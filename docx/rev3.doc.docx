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95DB61B" w14:textId="77777777" w:rsidR="0026283E" w:rsidRDefault="00CD77EA" w:rsidP="0026283E">
      <w:pPr>
        <w:spacing w:after="6000"/>
      </w:pPr>
      <w:bookmarkStart w:id="0" w:name="_GoBack"/>
      <w:bookmarkEnd w:id="0"/>
      <w:r>
        <w:rPr>
          <w:noProof/>
          <w:lang w:val="en-US" w:eastAsia="en-US"/>
        </w:rPr>
        <w:pict w14:anchorId="11207C0D">
          <v:shapetype id="_x0000_t202" coordsize="21600,21600" o:spt="202" path="m0,0l0,21600,21600,21600,21600,0xe">
            <v:stroke joinstyle="miter"/>
            <v:path gradientshapeok="t" o:connecttype="rect"/>
          </v:shapetype>
          <v:shape id="_x0000_s1195" type="#_x0000_t202" style="position:absolute;left:0;text-align:left;margin-left:-44.05pt;margin-top:63pt;width:275pt;height:162pt;z-index:251660800;mso-wrap-edited:f" wrapcoords="0 0 21600 0 21600 21600 0 21600 0 0" filled="f" stroked="f">
            <v:fill o:detectmouseclick="t"/>
            <v:textbox style="mso-next-textbox:#_x0000_s1195" inset=",7.2pt,,7.2pt">
              <w:txbxContent>
                <w:p w14:paraId="343B2F3F" w14:textId="77777777" w:rsidR="009E1F40" w:rsidRPr="006E08EC" w:rsidRDefault="009E1F40">
                  <w:pPr>
                    <w:rPr>
                      <w:rFonts w:ascii="Mistral" w:hAnsi="Mistral"/>
                      <w:sz w:val="260"/>
                      <w:szCs w:val="144"/>
                    </w:rPr>
                  </w:pPr>
                  <w:r w:rsidRPr="006E08EC">
                    <w:rPr>
                      <w:rFonts w:ascii="Mistral" w:hAnsi="Mistral"/>
                      <w:sz w:val="260"/>
                      <w:szCs w:val="144"/>
                    </w:rPr>
                    <w:t>Draft</w:t>
                  </w:r>
                </w:p>
              </w:txbxContent>
            </v:textbox>
            <w10:wrap type="tight"/>
          </v:shape>
        </w:pict>
      </w:r>
      <w:r w:rsidR="00DA3971">
        <w:rPr>
          <w:noProof/>
          <w:lang w:val="fr-CH" w:eastAsia="fr-CH"/>
        </w:rPr>
        <w:pict w14:anchorId="2643B220">
          <v:shape id="_x0000_s1194" type="#_x0000_t202" style="position:absolute;left:0;text-align:left;margin-left:320.05pt;margin-top:-69.85pt;width:198pt;height:36pt;z-index:251659776" filled="f" stroked="f">
            <v:textbox style="mso-next-textbox:#_x0000_s1194">
              <w:txbxContent>
                <w:p w14:paraId="02EA8277" w14:textId="77777777" w:rsidR="009E1F40" w:rsidRDefault="009E1F40" w:rsidP="00DA3971">
                  <w:pPr>
                    <w:pStyle w:val="ECMAWorkgroup"/>
                  </w:pPr>
                  <w:r>
                    <w:t>E</w:t>
                  </w:r>
                  <w:r>
                    <w:t>cma/TC39/2011/0xx</w:t>
                  </w:r>
                </w:p>
              </w:txbxContent>
            </v:textbox>
          </v:shape>
        </w:pict>
      </w:r>
      <w:r w:rsidR="00DA3971">
        <w:rPr>
          <w:noProof/>
          <w:lang w:val="fr-CH" w:eastAsia="fr-CH"/>
        </w:rPr>
        <w:pict w14:anchorId="0E154055">
          <v:shape id="_x0000_s1193" type="#_x0000_t202" style="position:absolute;left:0;text-align:left;margin-left:-3.85pt;margin-top:1.5pt;width:180pt;height:54pt;z-index:251658752" filled="f" stroked="f">
            <v:textbox style="mso-next-textbox:#_x0000_s1193">
              <w:txbxContent>
                <w:p w14:paraId="69D0F12C" w14:textId="77777777" w:rsidR="009E1F40" w:rsidRDefault="009E1F40" w:rsidP="00DA3971">
                  <w:pPr>
                    <w:pStyle w:val="StandardNumber"/>
                    <w:rPr>
                      <w:sz w:val="34"/>
                    </w:rPr>
                  </w:pPr>
                </w:p>
                <w:p w14:paraId="0FC11CCC" w14:textId="77777777" w:rsidR="009E1F40" w:rsidRDefault="009E1F40" w:rsidP="00DA3971">
                  <w:pPr>
                    <w:pStyle w:val="StandardNumber"/>
                    <w:jc w:val="right"/>
                  </w:pPr>
                  <w:r>
                    <w:t>Draft</w:t>
                  </w:r>
                </w:p>
                <w:p w14:paraId="7E7A8297" w14:textId="77777777" w:rsidR="009E1F40" w:rsidRDefault="009E1F40" w:rsidP="00DA3971"/>
              </w:txbxContent>
            </v:textbox>
          </v:shape>
        </w:pict>
      </w:r>
      <w:r w:rsidR="00C73632">
        <w:rPr>
          <w:noProof/>
          <w:lang w:val="en-US" w:eastAsia="en-US"/>
        </w:rPr>
        <w:pict w14:anchorId="6051B406">
          <v:shape id="_x0000_s1036" type="#_x0000_t202" style="position:absolute;left:0;text-align:left;margin-left:203.15pt;margin-top:101.65pt;width:4in;height:378pt;z-index:251656704" filled="f" stroked="f">
            <v:fill opacity=".5"/>
            <v:textbox style="mso-next-textbox:#_x0000_s1036">
              <w:txbxContent>
                <w:p w14:paraId="7F2D5EE6" w14:textId="77777777" w:rsidR="009E1F40" w:rsidRDefault="009E1F40" w:rsidP="00C73632">
                  <w:pPr>
                    <w:pStyle w:val="StandardTitle"/>
                  </w:pPr>
                  <w:r w:rsidRPr="00E3357A">
                    <w:rPr>
                      <w:szCs w:val="40"/>
                    </w:rPr>
                    <w:t>ECMAScript Language Specification</w:t>
                  </w:r>
                </w:p>
              </w:txbxContent>
            </v:textbox>
          </v:shape>
        </w:pict>
      </w:r>
      <w:r w:rsidR="00D82B97">
        <w:rPr>
          <w:noProof/>
          <w:lang w:val="en-US" w:eastAsia="en-US"/>
        </w:rPr>
        <w:pict w14:anchorId="39743E65">
          <v:shape id="_x0000_s1034" type="#_x0000_t202" style="position:absolute;left:0;text-align:left;margin-left:320.05pt;margin-top:2.15pt;width:225pt;height:1in;z-index:251655680" filled="f" stroked="f">
            <v:textbox style="mso-next-textbox:#_x0000_s1034">
              <w:txbxContent>
                <w:p w14:paraId="02A3C6D1" w14:textId="77777777" w:rsidR="009E1F40" w:rsidRDefault="009E1F40" w:rsidP="00D82B97">
                  <w:pPr>
                    <w:pStyle w:val="StandardNumber"/>
                    <w:rPr>
                      <w:sz w:val="34"/>
                    </w:rPr>
                  </w:pPr>
                </w:p>
                <w:p w14:paraId="600EE8D6" w14:textId="77777777" w:rsidR="009E1F40" w:rsidRDefault="009E1F40" w:rsidP="00D82B97">
                  <w:pPr>
                    <w:pStyle w:val="StandardNumber"/>
                  </w:pPr>
                  <w:r>
                    <w:t>ECMA-262</w:t>
                  </w:r>
                </w:p>
                <w:p w14:paraId="37073A54" w14:textId="77777777" w:rsidR="009E1F40" w:rsidRDefault="009E1F40" w:rsidP="00D82B97">
                  <w:pPr>
                    <w:pStyle w:val="DateTitle"/>
                    <w:rPr>
                      <w:b/>
                      <w:sz w:val="40"/>
                    </w:rPr>
                  </w:pPr>
                  <w:r>
                    <w:t>6</w:t>
                  </w:r>
                  <w:r w:rsidRPr="006A4840">
                    <w:rPr>
                      <w:vertAlign w:val="superscript"/>
                    </w:rPr>
                    <w:t>th</w:t>
                  </w:r>
                  <w:r>
                    <w:t xml:space="preserve"> Edition / Draft </w:t>
                  </w:r>
                  <w:ins w:id="1" w:author="Rev 3 Allen Wirfs-Brock" w:date="2011-09-23T08:45:00Z">
                    <w:r>
                      <w:t>September</w:t>
                    </w:r>
                  </w:ins>
                  <w:ins w:id="2" w:author="Rev 3 Allen Wirfs-Brock" w:date="2011-08-30T16:06:00Z">
                    <w:r>
                      <w:t xml:space="preserve"> </w:t>
                    </w:r>
                  </w:ins>
                  <w:ins w:id="3" w:author="Rev 3 Allen Wirfs-Brock" w:date="2011-09-23T08:45:00Z">
                    <w:r>
                      <w:t>23</w:t>
                    </w:r>
                  </w:ins>
                  <w:r>
                    <w:t>, 2011</w:t>
                  </w:r>
                </w:p>
              </w:txbxContent>
            </v:textbox>
          </v:shape>
        </w:pict>
      </w:r>
      <w:r w:rsidR="004D7160">
        <w:rPr>
          <w:noProof/>
          <w:lang w:val="en-US" w:eastAsia="en-US"/>
        </w:rPr>
        <w:pict w14:anchorId="3B8A7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61824;mso-position-horizontal-relative:page;mso-position-vertical-relative:page">
            <v:imagedata r:id="rId8" o:title="Couv ST"/>
            <o:lock v:ext="edit" aspectratio="f"/>
            <w10:wrap anchorx="page" anchory="page"/>
          </v:shape>
        </w:pict>
      </w:r>
    </w:p>
    <w:p w14:paraId="0B1FEF7F" w14:textId="77777777" w:rsidR="001A63F1" w:rsidRPr="00BB369E" w:rsidRDefault="0026283E" w:rsidP="001A63F1">
      <w:pPr>
        <w:spacing w:after="0"/>
        <w:rPr>
          <w:lang w:val="en-US"/>
        </w:rPr>
      </w:pPr>
      <w:r w:rsidRPr="00BB369E">
        <w:rPr>
          <w:lang w:val="en-US"/>
        </w:rPr>
        <w:br w:type="page"/>
      </w:r>
    </w:p>
    <w:p w14:paraId="63338BC3" w14:textId="77777777" w:rsidR="001A63F1" w:rsidRPr="00BB369E" w:rsidRDefault="001A63F1" w:rsidP="001A63F1">
      <w:pPr>
        <w:spacing w:after="0"/>
        <w:rPr>
          <w:lang w:val="en-US"/>
        </w:rPr>
        <w:sectPr w:rsidR="001A63F1" w:rsidRPr="00BB369E" w:rsidSect="00887CB2">
          <w:headerReference w:type="even" r:id="rId9"/>
          <w:headerReference w:type="default" r:id="rId10"/>
          <w:footerReference w:type="even" r:id="rId11"/>
          <w:footerReference w:type="default" r:id="rId12"/>
          <w:headerReference w:type="first" r:id="rId13"/>
          <w:footerReference w:type="first" r:id="rId14"/>
          <w:pgSz w:w="11907" w:h="16840" w:code="9"/>
          <w:pgMar w:top="4395" w:right="737" w:bottom="567" w:left="851" w:header="709" w:footer="284" w:gutter="567"/>
          <w:pgNumType w:fmt="lowerRoman" w:start="1"/>
          <w:cols w:space="454"/>
          <w:titlePg/>
          <w:docGrid w:linePitch="272"/>
        </w:sectPr>
      </w:pPr>
    </w:p>
    <w:p w14:paraId="4B85B39F" w14:textId="77777777" w:rsidR="003E745B" w:rsidRPr="00990F07" w:rsidRDefault="003E745B">
      <w:pPr>
        <w:pStyle w:val="zzContents"/>
        <w:tabs>
          <w:tab w:val="right" w:pos="9752"/>
        </w:tabs>
        <w:rPr>
          <w:lang w:val="fr-CH"/>
        </w:rPr>
      </w:pPr>
      <w:r w:rsidRPr="00990F07">
        <w:rPr>
          <w:lang w:val="fr-CH"/>
        </w:rPr>
        <w:t>Contents</w:t>
      </w:r>
      <w:r w:rsidRPr="00990F07">
        <w:rPr>
          <w:lang w:val="fr-CH"/>
        </w:rPr>
        <w:tab/>
      </w:r>
      <w:r w:rsidRPr="00990F07">
        <w:rPr>
          <w:b w:val="0"/>
          <w:sz w:val="20"/>
          <w:lang w:val="fr-CH"/>
        </w:rPr>
        <w:t>Page</w:t>
      </w:r>
    </w:p>
    <w:p w14:paraId="6348B74C" w14:textId="77777777" w:rsidR="00990F07" w:rsidRPr="000D7240" w:rsidRDefault="00990F07">
      <w:pPr>
        <w:pStyle w:val="12"/>
        <w:rPr>
          <w:lang w:val="en-US"/>
        </w:rPr>
      </w:pPr>
      <w:r w:rsidRPr="000D7240">
        <w:rPr>
          <w:lang w:val="en-US"/>
        </w:rPr>
        <w:t>Introduction</w:t>
      </w:r>
      <w:r w:rsidRPr="000D7240">
        <w:rPr>
          <w:lang w:val="en-US"/>
        </w:rPr>
        <w:tab/>
        <w:t>vii</w:t>
      </w:r>
    </w:p>
    <w:p w14:paraId="77ACC4F5" w14:textId="77777777" w:rsidR="00FA52F8" w:rsidRPr="00737E32" w:rsidRDefault="00F00556">
      <w:pPr>
        <w:pStyle w:val="12"/>
        <w:tabs>
          <w:tab w:val="left" w:pos="351"/>
        </w:tabs>
        <w:rPr>
          <w:rFonts w:ascii="Cambria" w:eastAsia="ＭＳ 明朝" w:hAnsi="Cambria"/>
          <w:b w:val="0"/>
          <w:noProof/>
          <w:sz w:val="24"/>
          <w:szCs w:val="24"/>
          <w:lang w:val="en-US"/>
        </w:rPr>
      </w:pPr>
      <w:r>
        <w:fldChar w:fldCharType="begin"/>
      </w:r>
      <w:r w:rsidRPr="000D7240">
        <w:rPr>
          <w:lang w:val="en-US"/>
        </w:rPr>
        <w:instrText xml:space="preserve"> TOC \o "1-3" \h \z </w:instrText>
      </w:r>
      <w:r>
        <w:fldChar w:fldCharType="separate"/>
      </w:r>
      <w:r w:rsidR="00FA52F8">
        <w:rPr>
          <w:noProof/>
        </w:rPr>
        <w:t>1</w:t>
      </w:r>
      <w:r w:rsidR="00FA52F8" w:rsidRPr="00737E32">
        <w:rPr>
          <w:rFonts w:ascii="Cambria" w:eastAsia="ＭＳ 明朝" w:hAnsi="Cambria"/>
          <w:b w:val="0"/>
          <w:noProof/>
          <w:sz w:val="24"/>
          <w:szCs w:val="24"/>
          <w:lang w:val="en-US"/>
        </w:rPr>
        <w:tab/>
      </w:r>
      <w:r w:rsidR="00FA52F8">
        <w:rPr>
          <w:noProof/>
        </w:rPr>
        <w:t>Scope</w:t>
      </w:r>
      <w:r w:rsidR="00FA52F8">
        <w:rPr>
          <w:noProof/>
        </w:rPr>
        <w:tab/>
      </w:r>
      <w:r w:rsidR="00FA52F8">
        <w:rPr>
          <w:noProof/>
        </w:rPr>
        <w:fldChar w:fldCharType="begin"/>
      </w:r>
      <w:r w:rsidR="00FA52F8">
        <w:rPr>
          <w:noProof/>
        </w:rPr>
        <w:instrText xml:space="preserve"> PAGEREF _Toc178386923 \h </w:instrText>
      </w:r>
      <w:r w:rsidR="00FA52F8">
        <w:rPr>
          <w:noProof/>
        </w:rPr>
      </w:r>
      <w:r w:rsidR="00FA52F8">
        <w:rPr>
          <w:noProof/>
        </w:rPr>
        <w:fldChar w:fldCharType="separate"/>
      </w:r>
      <w:r w:rsidR="00FA52F8">
        <w:rPr>
          <w:noProof/>
        </w:rPr>
        <w:t>1</w:t>
      </w:r>
      <w:r w:rsidR="00FA52F8">
        <w:rPr>
          <w:noProof/>
        </w:rPr>
        <w:fldChar w:fldCharType="end"/>
      </w:r>
    </w:p>
    <w:p w14:paraId="3A0CEFDA" w14:textId="77777777" w:rsidR="00FA52F8" w:rsidRPr="00737E32" w:rsidRDefault="00FA52F8">
      <w:pPr>
        <w:pStyle w:val="12"/>
        <w:tabs>
          <w:tab w:val="left" w:pos="351"/>
        </w:tabs>
        <w:rPr>
          <w:rFonts w:ascii="Cambria" w:eastAsia="ＭＳ 明朝" w:hAnsi="Cambria"/>
          <w:b w:val="0"/>
          <w:noProof/>
          <w:sz w:val="24"/>
          <w:szCs w:val="24"/>
          <w:lang w:val="en-US"/>
        </w:rPr>
      </w:pPr>
      <w:r>
        <w:rPr>
          <w:noProof/>
        </w:rPr>
        <w:t>2</w:t>
      </w:r>
      <w:r w:rsidRPr="00737E32">
        <w:rPr>
          <w:rFonts w:ascii="Cambria" w:eastAsia="ＭＳ 明朝" w:hAnsi="Cambria"/>
          <w:b w:val="0"/>
          <w:noProof/>
          <w:sz w:val="24"/>
          <w:szCs w:val="24"/>
          <w:lang w:val="en-US"/>
        </w:rPr>
        <w:tab/>
      </w:r>
      <w:r>
        <w:rPr>
          <w:noProof/>
        </w:rPr>
        <w:t>Conformance</w:t>
      </w:r>
      <w:r>
        <w:rPr>
          <w:noProof/>
        </w:rPr>
        <w:tab/>
      </w:r>
      <w:r>
        <w:rPr>
          <w:noProof/>
        </w:rPr>
        <w:fldChar w:fldCharType="begin"/>
      </w:r>
      <w:r>
        <w:rPr>
          <w:noProof/>
        </w:rPr>
        <w:instrText xml:space="preserve"> PAGEREF _Toc178386924 \h </w:instrText>
      </w:r>
      <w:r>
        <w:rPr>
          <w:noProof/>
        </w:rPr>
      </w:r>
      <w:r>
        <w:rPr>
          <w:noProof/>
        </w:rPr>
        <w:fldChar w:fldCharType="separate"/>
      </w:r>
      <w:r>
        <w:rPr>
          <w:noProof/>
        </w:rPr>
        <w:t>1</w:t>
      </w:r>
      <w:r>
        <w:rPr>
          <w:noProof/>
        </w:rPr>
        <w:fldChar w:fldCharType="end"/>
      </w:r>
    </w:p>
    <w:p w14:paraId="1D5A59FC" w14:textId="77777777" w:rsidR="00FA52F8" w:rsidRPr="00737E32" w:rsidRDefault="00FA52F8">
      <w:pPr>
        <w:pStyle w:val="12"/>
        <w:tabs>
          <w:tab w:val="left" w:pos="351"/>
        </w:tabs>
        <w:rPr>
          <w:rFonts w:ascii="Cambria" w:eastAsia="ＭＳ 明朝" w:hAnsi="Cambria"/>
          <w:b w:val="0"/>
          <w:noProof/>
          <w:sz w:val="24"/>
          <w:szCs w:val="24"/>
          <w:lang w:val="en-US"/>
        </w:rPr>
      </w:pPr>
      <w:r>
        <w:rPr>
          <w:noProof/>
        </w:rPr>
        <w:t>3</w:t>
      </w:r>
      <w:r w:rsidRPr="00737E32">
        <w:rPr>
          <w:rFonts w:ascii="Cambria" w:eastAsia="ＭＳ 明朝" w:hAnsi="Cambria"/>
          <w:b w:val="0"/>
          <w:noProof/>
          <w:sz w:val="24"/>
          <w:szCs w:val="24"/>
          <w:lang w:val="en-US"/>
        </w:rPr>
        <w:tab/>
      </w:r>
      <w:r>
        <w:rPr>
          <w:noProof/>
        </w:rPr>
        <w:t>Normative references</w:t>
      </w:r>
      <w:r>
        <w:rPr>
          <w:noProof/>
        </w:rPr>
        <w:tab/>
      </w:r>
      <w:r>
        <w:rPr>
          <w:noProof/>
        </w:rPr>
        <w:fldChar w:fldCharType="begin"/>
      </w:r>
      <w:r>
        <w:rPr>
          <w:noProof/>
        </w:rPr>
        <w:instrText xml:space="preserve"> PAGEREF _Toc178386925 \h </w:instrText>
      </w:r>
      <w:r>
        <w:rPr>
          <w:noProof/>
        </w:rPr>
      </w:r>
      <w:r>
        <w:rPr>
          <w:noProof/>
        </w:rPr>
        <w:fldChar w:fldCharType="separate"/>
      </w:r>
      <w:r>
        <w:rPr>
          <w:noProof/>
        </w:rPr>
        <w:t>1</w:t>
      </w:r>
      <w:r>
        <w:rPr>
          <w:noProof/>
        </w:rPr>
        <w:fldChar w:fldCharType="end"/>
      </w:r>
    </w:p>
    <w:p w14:paraId="2E3ADF95" w14:textId="77777777" w:rsidR="00FA52F8" w:rsidRPr="00737E32" w:rsidRDefault="00FA52F8">
      <w:pPr>
        <w:pStyle w:val="12"/>
        <w:tabs>
          <w:tab w:val="left" w:pos="351"/>
        </w:tabs>
        <w:rPr>
          <w:rFonts w:ascii="Cambria" w:eastAsia="ＭＳ 明朝" w:hAnsi="Cambria"/>
          <w:b w:val="0"/>
          <w:noProof/>
          <w:sz w:val="24"/>
          <w:szCs w:val="24"/>
          <w:lang w:val="en-US"/>
        </w:rPr>
      </w:pPr>
      <w:r>
        <w:rPr>
          <w:noProof/>
        </w:rPr>
        <w:t>4</w:t>
      </w:r>
      <w:r w:rsidRPr="00737E32">
        <w:rPr>
          <w:rFonts w:ascii="Cambria" w:eastAsia="ＭＳ 明朝" w:hAnsi="Cambria"/>
          <w:b w:val="0"/>
          <w:noProof/>
          <w:sz w:val="24"/>
          <w:szCs w:val="24"/>
          <w:lang w:val="en-US"/>
        </w:rPr>
        <w:tab/>
      </w:r>
      <w:r>
        <w:rPr>
          <w:noProof/>
        </w:rPr>
        <w:t>Overview</w:t>
      </w:r>
      <w:r>
        <w:rPr>
          <w:noProof/>
        </w:rPr>
        <w:tab/>
      </w:r>
      <w:r>
        <w:rPr>
          <w:noProof/>
        </w:rPr>
        <w:fldChar w:fldCharType="begin"/>
      </w:r>
      <w:r>
        <w:rPr>
          <w:noProof/>
        </w:rPr>
        <w:instrText xml:space="preserve"> PAGEREF _Toc178386926 \h </w:instrText>
      </w:r>
      <w:r>
        <w:rPr>
          <w:noProof/>
        </w:rPr>
      </w:r>
      <w:r>
        <w:rPr>
          <w:noProof/>
        </w:rPr>
        <w:fldChar w:fldCharType="separate"/>
      </w:r>
      <w:r>
        <w:rPr>
          <w:noProof/>
        </w:rPr>
        <w:t>1</w:t>
      </w:r>
      <w:r>
        <w:rPr>
          <w:noProof/>
        </w:rPr>
        <w:fldChar w:fldCharType="end"/>
      </w:r>
    </w:p>
    <w:p w14:paraId="23A01219"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4.1</w:t>
      </w:r>
      <w:r w:rsidRPr="00737E32">
        <w:rPr>
          <w:rFonts w:ascii="Cambria" w:eastAsia="ＭＳ 明朝" w:hAnsi="Cambria"/>
          <w:b w:val="0"/>
          <w:noProof/>
          <w:sz w:val="24"/>
          <w:szCs w:val="24"/>
          <w:lang w:val="en-US"/>
        </w:rPr>
        <w:tab/>
      </w:r>
      <w:r>
        <w:rPr>
          <w:noProof/>
        </w:rPr>
        <w:t>Web Scripting</w:t>
      </w:r>
      <w:r>
        <w:rPr>
          <w:noProof/>
        </w:rPr>
        <w:tab/>
      </w:r>
      <w:r>
        <w:rPr>
          <w:noProof/>
        </w:rPr>
        <w:fldChar w:fldCharType="begin"/>
      </w:r>
      <w:r>
        <w:rPr>
          <w:noProof/>
        </w:rPr>
        <w:instrText xml:space="preserve"> PAGEREF _Toc178386927 \h </w:instrText>
      </w:r>
      <w:r>
        <w:rPr>
          <w:noProof/>
        </w:rPr>
      </w:r>
      <w:r>
        <w:rPr>
          <w:noProof/>
        </w:rPr>
        <w:fldChar w:fldCharType="separate"/>
      </w:r>
      <w:r>
        <w:rPr>
          <w:noProof/>
        </w:rPr>
        <w:t>2</w:t>
      </w:r>
      <w:r>
        <w:rPr>
          <w:noProof/>
        </w:rPr>
        <w:fldChar w:fldCharType="end"/>
      </w:r>
    </w:p>
    <w:p w14:paraId="4EE3210C"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4.2</w:t>
      </w:r>
      <w:r w:rsidRPr="00737E32">
        <w:rPr>
          <w:rFonts w:ascii="Cambria" w:eastAsia="ＭＳ 明朝" w:hAnsi="Cambria"/>
          <w:b w:val="0"/>
          <w:noProof/>
          <w:sz w:val="24"/>
          <w:szCs w:val="24"/>
          <w:lang w:val="en-US"/>
        </w:rPr>
        <w:tab/>
      </w:r>
      <w:r>
        <w:rPr>
          <w:noProof/>
        </w:rPr>
        <w:t>Language Overview</w:t>
      </w:r>
      <w:r>
        <w:rPr>
          <w:noProof/>
        </w:rPr>
        <w:tab/>
      </w:r>
      <w:r>
        <w:rPr>
          <w:noProof/>
        </w:rPr>
        <w:fldChar w:fldCharType="begin"/>
      </w:r>
      <w:r>
        <w:rPr>
          <w:noProof/>
        </w:rPr>
        <w:instrText xml:space="preserve"> PAGEREF _Toc178386928 \h </w:instrText>
      </w:r>
      <w:r>
        <w:rPr>
          <w:noProof/>
        </w:rPr>
      </w:r>
      <w:r>
        <w:rPr>
          <w:noProof/>
        </w:rPr>
        <w:fldChar w:fldCharType="separate"/>
      </w:r>
      <w:r>
        <w:rPr>
          <w:noProof/>
        </w:rPr>
        <w:t>2</w:t>
      </w:r>
      <w:r>
        <w:rPr>
          <w:noProof/>
        </w:rPr>
        <w:fldChar w:fldCharType="end"/>
      </w:r>
    </w:p>
    <w:p w14:paraId="7A77ACA3"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4.2.1</w:t>
      </w:r>
      <w:r w:rsidRPr="00737E32">
        <w:rPr>
          <w:rFonts w:ascii="Cambria" w:eastAsia="ＭＳ 明朝" w:hAnsi="Cambria"/>
          <w:b w:val="0"/>
          <w:noProof/>
          <w:sz w:val="24"/>
          <w:szCs w:val="24"/>
          <w:lang w:val="en-US"/>
        </w:rPr>
        <w:tab/>
      </w:r>
      <w:r>
        <w:rPr>
          <w:noProof/>
        </w:rPr>
        <w:t>Objects</w:t>
      </w:r>
      <w:r>
        <w:rPr>
          <w:noProof/>
        </w:rPr>
        <w:tab/>
      </w:r>
      <w:r>
        <w:rPr>
          <w:noProof/>
        </w:rPr>
        <w:fldChar w:fldCharType="begin"/>
      </w:r>
      <w:r>
        <w:rPr>
          <w:noProof/>
        </w:rPr>
        <w:instrText xml:space="preserve"> PAGEREF _Toc178386929 \h </w:instrText>
      </w:r>
      <w:r>
        <w:rPr>
          <w:noProof/>
        </w:rPr>
      </w:r>
      <w:r>
        <w:rPr>
          <w:noProof/>
        </w:rPr>
        <w:fldChar w:fldCharType="separate"/>
      </w:r>
      <w:r>
        <w:rPr>
          <w:noProof/>
        </w:rPr>
        <w:t>3</w:t>
      </w:r>
      <w:r>
        <w:rPr>
          <w:noProof/>
        </w:rPr>
        <w:fldChar w:fldCharType="end"/>
      </w:r>
    </w:p>
    <w:p w14:paraId="5C26DCE7"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4.2.2</w:t>
      </w:r>
      <w:r w:rsidRPr="00737E32">
        <w:rPr>
          <w:rFonts w:ascii="Cambria" w:eastAsia="ＭＳ 明朝" w:hAnsi="Cambria"/>
          <w:b w:val="0"/>
          <w:noProof/>
          <w:sz w:val="24"/>
          <w:szCs w:val="24"/>
          <w:lang w:val="en-US"/>
        </w:rPr>
        <w:tab/>
      </w:r>
      <w:r>
        <w:rPr>
          <w:noProof/>
        </w:rPr>
        <w:t>The Strict Variant of ECMAScript</w:t>
      </w:r>
      <w:r>
        <w:rPr>
          <w:noProof/>
        </w:rPr>
        <w:tab/>
      </w:r>
      <w:r>
        <w:rPr>
          <w:noProof/>
        </w:rPr>
        <w:fldChar w:fldCharType="begin"/>
      </w:r>
      <w:r>
        <w:rPr>
          <w:noProof/>
        </w:rPr>
        <w:instrText xml:space="preserve"> PAGEREF _Toc178386930 \h </w:instrText>
      </w:r>
      <w:r>
        <w:rPr>
          <w:noProof/>
        </w:rPr>
      </w:r>
      <w:r>
        <w:rPr>
          <w:noProof/>
        </w:rPr>
        <w:fldChar w:fldCharType="separate"/>
      </w:r>
      <w:r>
        <w:rPr>
          <w:noProof/>
        </w:rPr>
        <w:t>4</w:t>
      </w:r>
      <w:r>
        <w:rPr>
          <w:noProof/>
        </w:rPr>
        <w:fldChar w:fldCharType="end"/>
      </w:r>
    </w:p>
    <w:p w14:paraId="59F57524"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4.3</w:t>
      </w:r>
      <w:r w:rsidRPr="00737E32">
        <w:rPr>
          <w:rFonts w:ascii="Cambria" w:eastAsia="ＭＳ 明朝" w:hAnsi="Cambria"/>
          <w:b w:val="0"/>
          <w:noProof/>
          <w:sz w:val="24"/>
          <w:szCs w:val="24"/>
          <w:lang w:val="en-US"/>
        </w:rPr>
        <w:tab/>
      </w:r>
      <w:r>
        <w:rPr>
          <w:noProof/>
        </w:rPr>
        <w:t>Terms and definitions</w:t>
      </w:r>
      <w:r>
        <w:rPr>
          <w:noProof/>
        </w:rPr>
        <w:tab/>
      </w:r>
      <w:r>
        <w:rPr>
          <w:noProof/>
        </w:rPr>
        <w:fldChar w:fldCharType="begin"/>
      </w:r>
      <w:r>
        <w:rPr>
          <w:noProof/>
        </w:rPr>
        <w:instrText xml:space="preserve"> PAGEREF _Toc178386931 \h </w:instrText>
      </w:r>
      <w:r>
        <w:rPr>
          <w:noProof/>
        </w:rPr>
      </w:r>
      <w:r>
        <w:rPr>
          <w:noProof/>
        </w:rPr>
        <w:fldChar w:fldCharType="separate"/>
      </w:r>
      <w:r>
        <w:rPr>
          <w:noProof/>
        </w:rPr>
        <w:t>4</w:t>
      </w:r>
      <w:r>
        <w:rPr>
          <w:noProof/>
        </w:rPr>
        <w:fldChar w:fldCharType="end"/>
      </w:r>
    </w:p>
    <w:p w14:paraId="389BBD25" w14:textId="77777777" w:rsidR="00FA52F8" w:rsidRPr="00737E32" w:rsidRDefault="00FA52F8">
      <w:pPr>
        <w:pStyle w:val="12"/>
        <w:tabs>
          <w:tab w:val="left" w:pos="351"/>
        </w:tabs>
        <w:rPr>
          <w:rFonts w:ascii="Cambria" w:eastAsia="ＭＳ 明朝" w:hAnsi="Cambria"/>
          <w:b w:val="0"/>
          <w:noProof/>
          <w:sz w:val="24"/>
          <w:szCs w:val="24"/>
          <w:lang w:val="en-US"/>
        </w:rPr>
      </w:pPr>
      <w:r>
        <w:rPr>
          <w:noProof/>
        </w:rPr>
        <w:t>5</w:t>
      </w:r>
      <w:r w:rsidRPr="00737E32">
        <w:rPr>
          <w:rFonts w:ascii="Cambria" w:eastAsia="ＭＳ 明朝" w:hAnsi="Cambria"/>
          <w:b w:val="0"/>
          <w:noProof/>
          <w:sz w:val="24"/>
          <w:szCs w:val="24"/>
          <w:lang w:val="en-US"/>
        </w:rPr>
        <w:tab/>
      </w:r>
      <w:r>
        <w:rPr>
          <w:noProof/>
        </w:rPr>
        <w:t>Notational Conventions</w:t>
      </w:r>
      <w:r>
        <w:rPr>
          <w:noProof/>
        </w:rPr>
        <w:tab/>
      </w:r>
      <w:r>
        <w:rPr>
          <w:noProof/>
        </w:rPr>
        <w:fldChar w:fldCharType="begin"/>
      </w:r>
      <w:r>
        <w:rPr>
          <w:noProof/>
        </w:rPr>
        <w:instrText xml:space="preserve"> PAGEREF _Toc178386932 \h </w:instrText>
      </w:r>
      <w:r>
        <w:rPr>
          <w:noProof/>
        </w:rPr>
      </w:r>
      <w:r>
        <w:rPr>
          <w:noProof/>
        </w:rPr>
        <w:fldChar w:fldCharType="separate"/>
      </w:r>
      <w:r>
        <w:rPr>
          <w:noProof/>
        </w:rPr>
        <w:t>7</w:t>
      </w:r>
      <w:r>
        <w:rPr>
          <w:noProof/>
        </w:rPr>
        <w:fldChar w:fldCharType="end"/>
      </w:r>
    </w:p>
    <w:p w14:paraId="49B410D4"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5.1</w:t>
      </w:r>
      <w:r w:rsidRPr="00737E32">
        <w:rPr>
          <w:rFonts w:ascii="Cambria" w:eastAsia="ＭＳ 明朝" w:hAnsi="Cambria"/>
          <w:b w:val="0"/>
          <w:noProof/>
          <w:sz w:val="24"/>
          <w:szCs w:val="24"/>
          <w:lang w:val="en-US"/>
        </w:rPr>
        <w:tab/>
      </w:r>
      <w:r>
        <w:rPr>
          <w:noProof/>
        </w:rPr>
        <w:t>Syntactic and Lexical Grammars</w:t>
      </w:r>
      <w:r>
        <w:rPr>
          <w:noProof/>
        </w:rPr>
        <w:tab/>
      </w:r>
      <w:r>
        <w:rPr>
          <w:noProof/>
        </w:rPr>
        <w:fldChar w:fldCharType="begin"/>
      </w:r>
      <w:r>
        <w:rPr>
          <w:noProof/>
        </w:rPr>
        <w:instrText xml:space="preserve"> PAGEREF _Toc178386933 \h </w:instrText>
      </w:r>
      <w:r>
        <w:rPr>
          <w:noProof/>
        </w:rPr>
      </w:r>
      <w:r>
        <w:rPr>
          <w:noProof/>
        </w:rPr>
        <w:fldChar w:fldCharType="separate"/>
      </w:r>
      <w:r>
        <w:rPr>
          <w:noProof/>
        </w:rPr>
        <w:t>7</w:t>
      </w:r>
      <w:r>
        <w:rPr>
          <w:noProof/>
        </w:rPr>
        <w:fldChar w:fldCharType="end"/>
      </w:r>
    </w:p>
    <w:p w14:paraId="1BF66D6F"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5.1.1</w:t>
      </w:r>
      <w:r w:rsidRPr="00737E32">
        <w:rPr>
          <w:rFonts w:ascii="Cambria" w:eastAsia="ＭＳ 明朝" w:hAnsi="Cambria"/>
          <w:b w:val="0"/>
          <w:noProof/>
          <w:sz w:val="24"/>
          <w:szCs w:val="24"/>
          <w:lang w:val="en-US"/>
        </w:rPr>
        <w:tab/>
      </w:r>
      <w:r>
        <w:rPr>
          <w:noProof/>
        </w:rPr>
        <w:t>Context-Free Grammars</w:t>
      </w:r>
      <w:r>
        <w:rPr>
          <w:noProof/>
        </w:rPr>
        <w:tab/>
      </w:r>
      <w:r>
        <w:rPr>
          <w:noProof/>
        </w:rPr>
        <w:fldChar w:fldCharType="begin"/>
      </w:r>
      <w:r>
        <w:rPr>
          <w:noProof/>
        </w:rPr>
        <w:instrText xml:space="preserve"> PAGEREF _Toc178386934 \h </w:instrText>
      </w:r>
      <w:r>
        <w:rPr>
          <w:noProof/>
        </w:rPr>
      </w:r>
      <w:r>
        <w:rPr>
          <w:noProof/>
        </w:rPr>
        <w:fldChar w:fldCharType="separate"/>
      </w:r>
      <w:r>
        <w:rPr>
          <w:noProof/>
        </w:rPr>
        <w:t>7</w:t>
      </w:r>
      <w:r>
        <w:rPr>
          <w:noProof/>
        </w:rPr>
        <w:fldChar w:fldCharType="end"/>
      </w:r>
    </w:p>
    <w:p w14:paraId="57D0FBB0"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5.1.2</w:t>
      </w:r>
      <w:r w:rsidRPr="00737E32">
        <w:rPr>
          <w:rFonts w:ascii="Cambria" w:eastAsia="ＭＳ 明朝" w:hAnsi="Cambria"/>
          <w:b w:val="0"/>
          <w:noProof/>
          <w:sz w:val="24"/>
          <w:szCs w:val="24"/>
          <w:lang w:val="en-US"/>
        </w:rPr>
        <w:tab/>
      </w:r>
      <w:r>
        <w:rPr>
          <w:noProof/>
        </w:rPr>
        <w:t>The Lexical and RegExp Grammars</w:t>
      </w:r>
      <w:r>
        <w:rPr>
          <w:noProof/>
        </w:rPr>
        <w:tab/>
      </w:r>
      <w:r>
        <w:rPr>
          <w:noProof/>
        </w:rPr>
        <w:fldChar w:fldCharType="begin"/>
      </w:r>
      <w:r>
        <w:rPr>
          <w:noProof/>
        </w:rPr>
        <w:instrText xml:space="preserve"> PAGEREF _Toc178386935 \h </w:instrText>
      </w:r>
      <w:r>
        <w:rPr>
          <w:noProof/>
        </w:rPr>
      </w:r>
      <w:r>
        <w:rPr>
          <w:noProof/>
        </w:rPr>
        <w:fldChar w:fldCharType="separate"/>
      </w:r>
      <w:r>
        <w:rPr>
          <w:noProof/>
        </w:rPr>
        <w:t>8</w:t>
      </w:r>
      <w:r>
        <w:rPr>
          <w:noProof/>
        </w:rPr>
        <w:fldChar w:fldCharType="end"/>
      </w:r>
    </w:p>
    <w:p w14:paraId="075469E7"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5.1.3</w:t>
      </w:r>
      <w:r w:rsidRPr="00737E32">
        <w:rPr>
          <w:rFonts w:ascii="Cambria" w:eastAsia="ＭＳ 明朝" w:hAnsi="Cambria"/>
          <w:b w:val="0"/>
          <w:noProof/>
          <w:sz w:val="24"/>
          <w:szCs w:val="24"/>
          <w:lang w:val="en-US"/>
        </w:rPr>
        <w:tab/>
      </w:r>
      <w:r>
        <w:rPr>
          <w:noProof/>
        </w:rPr>
        <w:t>The Numeric String Grammar</w:t>
      </w:r>
      <w:r>
        <w:rPr>
          <w:noProof/>
        </w:rPr>
        <w:tab/>
      </w:r>
      <w:r>
        <w:rPr>
          <w:noProof/>
        </w:rPr>
        <w:fldChar w:fldCharType="begin"/>
      </w:r>
      <w:r>
        <w:rPr>
          <w:noProof/>
        </w:rPr>
        <w:instrText xml:space="preserve"> PAGEREF _Toc178386936 \h </w:instrText>
      </w:r>
      <w:r>
        <w:rPr>
          <w:noProof/>
        </w:rPr>
      </w:r>
      <w:r>
        <w:rPr>
          <w:noProof/>
        </w:rPr>
        <w:fldChar w:fldCharType="separate"/>
      </w:r>
      <w:r>
        <w:rPr>
          <w:noProof/>
        </w:rPr>
        <w:t>8</w:t>
      </w:r>
      <w:r>
        <w:rPr>
          <w:noProof/>
        </w:rPr>
        <w:fldChar w:fldCharType="end"/>
      </w:r>
    </w:p>
    <w:p w14:paraId="4C6F8A06"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5.1.4</w:t>
      </w:r>
      <w:r w:rsidRPr="00737E32">
        <w:rPr>
          <w:rFonts w:ascii="Cambria" w:eastAsia="ＭＳ 明朝" w:hAnsi="Cambria"/>
          <w:b w:val="0"/>
          <w:noProof/>
          <w:sz w:val="24"/>
          <w:szCs w:val="24"/>
          <w:lang w:val="en-US"/>
        </w:rPr>
        <w:tab/>
      </w:r>
      <w:r>
        <w:rPr>
          <w:noProof/>
        </w:rPr>
        <w:t>The Syntactic Grammar</w:t>
      </w:r>
      <w:r>
        <w:rPr>
          <w:noProof/>
        </w:rPr>
        <w:tab/>
      </w:r>
      <w:r>
        <w:rPr>
          <w:noProof/>
        </w:rPr>
        <w:fldChar w:fldCharType="begin"/>
      </w:r>
      <w:r>
        <w:rPr>
          <w:noProof/>
        </w:rPr>
        <w:instrText xml:space="preserve"> PAGEREF _Toc178386937 \h </w:instrText>
      </w:r>
      <w:r>
        <w:rPr>
          <w:noProof/>
        </w:rPr>
      </w:r>
      <w:r>
        <w:rPr>
          <w:noProof/>
        </w:rPr>
        <w:fldChar w:fldCharType="separate"/>
      </w:r>
      <w:r>
        <w:rPr>
          <w:noProof/>
        </w:rPr>
        <w:t>8</w:t>
      </w:r>
      <w:r>
        <w:rPr>
          <w:noProof/>
        </w:rPr>
        <w:fldChar w:fldCharType="end"/>
      </w:r>
    </w:p>
    <w:p w14:paraId="6E0EF07A"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5.1.5</w:t>
      </w:r>
      <w:r w:rsidRPr="00737E32">
        <w:rPr>
          <w:rFonts w:ascii="Cambria" w:eastAsia="ＭＳ 明朝" w:hAnsi="Cambria"/>
          <w:b w:val="0"/>
          <w:noProof/>
          <w:sz w:val="24"/>
          <w:szCs w:val="24"/>
          <w:lang w:val="en-US"/>
        </w:rPr>
        <w:tab/>
      </w:r>
      <w:r>
        <w:rPr>
          <w:noProof/>
        </w:rPr>
        <w:t>The JSON Grammar</w:t>
      </w:r>
      <w:r>
        <w:rPr>
          <w:noProof/>
        </w:rPr>
        <w:tab/>
      </w:r>
      <w:r>
        <w:rPr>
          <w:noProof/>
        </w:rPr>
        <w:fldChar w:fldCharType="begin"/>
      </w:r>
      <w:r>
        <w:rPr>
          <w:noProof/>
        </w:rPr>
        <w:instrText xml:space="preserve"> PAGEREF _Toc178386938 \h </w:instrText>
      </w:r>
      <w:r>
        <w:rPr>
          <w:noProof/>
        </w:rPr>
      </w:r>
      <w:r>
        <w:rPr>
          <w:noProof/>
        </w:rPr>
        <w:fldChar w:fldCharType="separate"/>
      </w:r>
      <w:r>
        <w:rPr>
          <w:noProof/>
        </w:rPr>
        <w:t>9</w:t>
      </w:r>
      <w:r>
        <w:rPr>
          <w:noProof/>
        </w:rPr>
        <w:fldChar w:fldCharType="end"/>
      </w:r>
    </w:p>
    <w:p w14:paraId="4E2C7287"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5.1.6</w:t>
      </w:r>
      <w:r w:rsidRPr="00737E32">
        <w:rPr>
          <w:rFonts w:ascii="Cambria" w:eastAsia="ＭＳ 明朝" w:hAnsi="Cambria"/>
          <w:b w:val="0"/>
          <w:noProof/>
          <w:sz w:val="24"/>
          <w:szCs w:val="24"/>
          <w:lang w:val="en-US"/>
        </w:rPr>
        <w:tab/>
      </w:r>
      <w:r>
        <w:rPr>
          <w:noProof/>
        </w:rPr>
        <w:t>Grammar Notation</w:t>
      </w:r>
      <w:r>
        <w:rPr>
          <w:noProof/>
        </w:rPr>
        <w:tab/>
      </w:r>
      <w:r>
        <w:rPr>
          <w:noProof/>
        </w:rPr>
        <w:fldChar w:fldCharType="begin"/>
      </w:r>
      <w:r>
        <w:rPr>
          <w:noProof/>
        </w:rPr>
        <w:instrText xml:space="preserve"> PAGEREF _Toc178386939 \h </w:instrText>
      </w:r>
      <w:r>
        <w:rPr>
          <w:noProof/>
        </w:rPr>
      </w:r>
      <w:r>
        <w:rPr>
          <w:noProof/>
        </w:rPr>
        <w:fldChar w:fldCharType="separate"/>
      </w:r>
      <w:r>
        <w:rPr>
          <w:noProof/>
        </w:rPr>
        <w:t>9</w:t>
      </w:r>
      <w:r>
        <w:rPr>
          <w:noProof/>
        </w:rPr>
        <w:fldChar w:fldCharType="end"/>
      </w:r>
    </w:p>
    <w:p w14:paraId="1A3288C6"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5.2</w:t>
      </w:r>
      <w:r w:rsidRPr="00737E32">
        <w:rPr>
          <w:rFonts w:ascii="Cambria" w:eastAsia="ＭＳ 明朝" w:hAnsi="Cambria"/>
          <w:b w:val="0"/>
          <w:noProof/>
          <w:sz w:val="24"/>
          <w:szCs w:val="24"/>
          <w:lang w:val="en-US"/>
        </w:rPr>
        <w:tab/>
      </w:r>
      <w:r>
        <w:rPr>
          <w:noProof/>
        </w:rPr>
        <w:t>Algorithm Conventions</w:t>
      </w:r>
      <w:r>
        <w:rPr>
          <w:noProof/>
        </w:rPr>
        <w:tab/>
      </w:r>
      <w:r>
        <w:rPr>
          <w:noProof/>
        </w:rPr>
        <w:fldChar w:fldCharType="begin"/>
      </w:r>
      <w:r>
        <w:rPr>
          <w:noProof/>
        </w:rPr>
        <w:instrText xml:space="preserve"> PAGEREF _Toc178386940 \h </w:instrText>
      </w:r>
      <w:r>
        <w:rPr>
          <w:noProof/>
        </w:rPr>
      </w:r>
      <w:r>
        <w:rPr>
          <w:noProof/>
        </w:rPr>
        <w:fldChar w:fldCharType="separate"/>
      </w:r>
      <w:r>
        <w:rPr>
          <w:noProof/>
        </w:rPr>
        <w:t>12</w:t>
      </w:r>
      <w:r>
        <w:rPr>
          <w:noProof/>
        </w:rPr>
        <w:fldChar w:fldCharType="end"/>
      </w:r>
    </w:p>
    <w:p w14:paraId="1FB5E4B4" w14:textId="77777777" w:rsidR="00FA52F8" w:rsidRPr="00737E32" w:rsidRDefault="00FA52F8">
      <w:pPr>
        <w:pStyle w:val="2b"/>
        <w:rPr>
          <w:rFonts w:ascii="Cambria" w:eastAsia="ＭＳ 明朝" w:hAnsi="Cambria"/>
          <w:b w:val="0"/>
          <w:noProof/>
          <w:sz w:val="24"/>
          <w:szCs w:val="24"/>
          <w:lang w:val="en-US"/>
        </w:rPr>
      </w:pPr>
      <w:r>
        <w:rPr>
          <w:noProof/>
        </w:rPr>
        <w:t>5.3 Static Semantic Rules</w:t>
      </w:r>
      <w:r>
        <w:rPr>
          <w:noProof/>
        </w:rPr>
        <w:tab/>
      </w:r>
      <w:r>
        <w:rPr>
          <w:noProof/>
        </w:rPr>
        <w:fldChar w:fldCharType="begin"/>
      </w:r>
      <w:r>
        <w:rPr>
          <w:noProof/>
        </w:rPr>
        <w:instrText xml:space="preserve"> PAGEREF _Toc178386941 \h </w:instrText>
      </w:r>
      <w:r>
        <w:rPr>
          <w:noProof/>
        </w:rPr>
      </w:r>
      <w:r>
        <w:rPr>
          <w:noProof/>
        </w:rPr>
        <w:fldChar w:fldCharType="separate"/>
      </w:r>
      <w:r>
        <w:rPr>
          <w:noProof/>
        </w:rPr>
        <w:t>13</w:t>
      </w:r>
      <w:r>
        <w:rPr>
          <w:noProof/>
        </w:rPr>
        <w:fldChar w:fldCharType="end"/>
      </w:r>
    </w:p>
    <w:p w14:paraId="20139FE4" w14:textId="77777777" w:rsidR="00FA52F8" w:rsidRPr="00737E32" w:rsidRDefault="00FA52F8">
      <w:pPr>
        <w:pStyle w:val="12"/>
        <w:tabs>
          <w:tab w:val="left" w:pos="351"/>
        </w:tabs>
        <w:rPr>
          <w:rFonts w:ascii="Cambria" w:eastAsia="ＭＳ 明朝" w:hAnsi="Cambria"/>
          <w:b w:val="0"/>
          <w:noProof/>
          <w:sz w:val="24"/>
          <w:szCs w:val="24"/>
          <w:lang w:val="en-US"/>
        </w:rPr>
      </w:pPr>
      <w:r>
        <w:rPr>
          <w:noProof/>
        </w:rPr>
        <w:t>6</w:t>
      </w:r>
      <w:r w:rsidRPr="00737E32">
        <w:rPr>
          <w:rFonts w:ascii="Cambria" w:eastAsia="ＭＳ 明朝" w:hAnsi="Cambria"/>
          <w:b w:val="0"/>
          <w:noProof/>
          <w:sz w:val="24"/>
          <w:szCs w:val="24"/>
          <w:lang w:val="en-US"/>
        </w:rPr>
        <w:tab/>
      </w:r>
      <w:r>
        <w:rPr>
          <w:noProof/>
        </w:rPr>
        <w:t>Source Text</w:t>
      </w:r>
      <w:r>
        <w:rPr>
          <w:noProof/>
        </w:rPr>
        <w:tab/>
      </w:r>
      <w:r>
        <w:rPr>
          <w:noProof/>
        </w:rPr>
        <w:fldChar w:fldCharType="begin"/>
      </w:r>
      <w:r>
        <w:rPr>
          <w:noProof/>
        </w:rPr>
        <w:instrText xml:space="preserve"> PAGEREF _Toc178386942 \h </w:instrText>
      </w:r>
      <w:r>
        <w:rPr>
          <w:noProof/>
        </w:rPr>
      </w:r>
      <w:r>
        <w:rPr>
          <w:noProof/>
        </w:rPr>
        <w:fldChar w:fldCharType="separate"/>
      </w:r>
      <w:r>
        <w:rPr>
          <w:noProof/>
        </w:rPr>
        <w:t>13</w:t>
      </w:r>
      <w:r>
        <w:rPr>
          <w:noProof/>
        </w:rPr>
        <w:fldChar w:fldCharType="end"/>
      </w:r>
    </w:p>
    <w:p w14:paraId="2BE9A0C8" w14:textId="77777777" w:rsidR="00FA52F8" w:rsidRPr="00737E32" w:rsidRDefault="00FA52F8">
      <w:pPr>
        <w:pStyle w:val="12"/>
        <w:tabs>
          <w:tab w:val="left" w:pos="351"/>
        </w:tabs>
        <w:rPr>
          <w:rFonts w:ascii="Cambria" w:eastAsia="ＭＳ 明朝" w:hAnsi="Cambria"/>
          <w:b w:val="0"/>
          <w:noProof/>
          <w:sz w:val="24"/>
          <w:szCs w:val="24"/>
          <w:lang w:val="en-US"/>
        </w:rPr>
      </w:pPr>
      <w:r>
        <w:rPr>
          <w:noProof/>
        </w:rPr>
        <w:t>7</w:t>
      </w:r>
      <w:r w:rsidRPr="00737E32">
        <w:rPr>
          <w:rFonts w:ascii="Cambria" w:eastAsia="ＭＳ 明朝" w:hAnsi="Cambria"/>
          <w:b w:val="0"/>
          <w:noProof/>
          <w:sz w:val="24"/>
          <w:szCs w:val="24"/>
          <w:lang w:val="en-US"/>
        </w:rPr>
        <w:tab/>
      </w:r>
      <w:r>
        <w:rPr>
          <w:noProof/>
        </w:rPr>
        <w:t>Lexical Conventions</w:t>
      </w:r>
      <w:r>
        <w:rPr>
          <w:noProof/>
        </w:rPr>
        <w:tab/>
      </w:r>
      <w:r>
        <w:rPr>
          <w:noProof/>
        </w:rPr>
        <w:fldChar w:fldCharType="begin"/>
      </w:r>
      <w:r>
        <w:rPr>
          <w:noProof/>
        </w:rPr>
        <w:instrText xml:space="preserve"> PAGEREF _Toc178386943 \h </w:instrText>
      </w:r>
      <w:r>
        <w:rPr>
          <w:noProof/>
        </w:rPr>
      </w:r>
      <w:r>
        <w:rPr>
          <w:noProof/>
        </w:rPr>
        <w:fldChar w:fldCharType="separate"/>
      </w:r>
      <w:r>
        <w:rPr>
          <w:noProof/>
        </w:rPr>
        <w:t>14</w:t>
      </w:r>
      <w:r>
        <w:rPr>
          <w:noProof/>
        </w:rPr>
        <w:fldChar w:fldCharType="end"/>
      </w:r>
    </w:p>
    <w:p w14:paraId="3CC9DFEA"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7.1</w:t>
      </w:r>
      <w:r w:rsidRPr="00737E32">
        <w:rPr>
          <w:rFonts w:ascii="Cambria" w:eastAsia="ＭＳ 明朝" w:hAnsi="Cambria"/>
          <w:b w:val="0"/>
          <w:noProof/>
          <w:sz w:val="24"/>
          <w:szCs w:val="24"/>
          <w:lang w:val="en-US"/>
        </w:rPr>
        <w:tab/>
      </w:r>
      <w:r>
        <w:rPr>
          <w:noProof/>
        </w:rPr>
        <w:t>Unicode Format-Control Characters</w:t>
      </w:r>
      <w:r>
        <w:rPr>
          <w:noProof/>
        </w:rPr>
        <w:tab/>
      </w:r>
      <w:r>
        <w:rPr>
          <w:noProof/>
        </w:rPr>
        <w:fldChar w:fldCharType="begin"/>
      </w:r>
      <w:r>
        <w:rPr>
          <w:noProof/>
        </w:rPr>
        <w:instrText xml:space="preserve"> PAGEREF _Toc178386944 \h </w:instrText>
      </w:r>
      <w:r>
        <w:rPr>
          <w:noProof/>
        </w:rPr>
      </w:r>
      <w:r>
        <w:rPr>
          <w:noProof/>
        </w:rPr>
        <w:fldChar w:fldCharType="separate"/>
      </w:r>
      <w:r>
        <w:rPr>
          <w:noProof/>
        </w:rPr>
        <w:t>14</w:t>
      </w:r>
      <w:r>
        <w:rPr>
          <w:noProof/>
        </w:rPr>
        <w:fldChar w:fldCharType="end"/>
      </w:r>
    </w:p>
    <w:p w14:paraId="279FE3E2"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7.2</w:t>
      </w:r>
      <w:r w:rsidRPr="00737E32">
        <w:rPr>
          <w:rFonts w:ascii="Cambria" w:eastAsia="ＭＳ 明朝" w:hAnsi="Cambria"/>
          <w:b w:val="0"/>
          <w:noProof/>
          <w:sz w:val="24"/>
          <w:szCs w:val="24"/>
          <w:lang w:val="en-US"/>
        </w:rPr>
        <w:tab/>
      </w:r>
      <w:r>
        <w:rPr>
          <w:noProof/>
        </w:rPr>
        <w:t>White Space</w:t>
      </w:r>
      <w:r>
        <w:rPr>
          <w:noProof/>
        </w:rPr>
        <w:tab/>
      </w:r>
      <w:r>
        <w:rPr>
          <w:noProof/>
        </w:rPr>
        <w:fldChar w:fldCharType="begin"/>
      </w:r>
      <w:r>
        <w:rPr>
          <w:noProof/>
        </w:rPr>
        <w:instrText xml:space="preserve"> PAGEREF _Toc178386945 \h </w:instrText>
      </w:r>
      <w:r>
        <w:rPr>
          <w:noProof/>
        </w:rPr>
      </w:r>
      <w:r>
        <w:rPr>
          <w:noProof/>
        </w:rPr>
        <w:fldChar w:fldCharType="separate"/>
      </w:r>
      <w:r>
        <w:rPr>
          <w:noProof/>
        </w:rPr>
        <w:t>15</w:t>
      </w:r>
      <w:r>
        <w:rPr>
          <w:noProof/>
        </w:rPr>
        <w:fldChar w:fldCharType="end"/>
      </w:r>
    </w:p>
    <w:p w14:paraId="3BF620B4"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7.3</w:t>
      </w:r>
      <w:r w:rsidRPr="00737E32">
        <w:rPr>
          <w:rFonts w:ascii="Cambria" w:eastAsia="ＭＳ 明朝" w:hAnsi="Cambria"/>
          <w:b w:val="0"/>
          <w:noProof/>
          <w:sz w:val="24"/>
          <w:szCs w:val="24"/>
          <w:lang w:val="en-US"/>
        </w:rPr>
        <w:tab/>
      </w:r>
      <w:r>
        <w:rPr>
          <w:noProof/>
        </w:rPr>
        <w:t>Line Terminators</w:t>
      </w:r>
      <w:r>
        <w:rPr>
          <w:noProof/>
        </w:rPr>
        <w:tab/>
      </w:r>
      <w:r>
        <w:rPr>
          <w:noProof/>
        </w:rPr>
        <w:fldChar w:fldCharType="begin"/>
      </w:r>
      <w:r>
        <w:rPr>
          <w:noProof/>
        </w:rPr>
        <w:instrText xml:space="preserve"> PAGEREF _Toc178386946 \h </w:instrText>
      </w:r>
      <w:r>
        <w:rPr>
          <w:noProof/>
        </w:rPr>
      </w:r>
      <w:r>
        <w:rPr>
          <w:noProof/>
        </w:rPr>
        <w:fldChar w:fldCharType="separate"/>
      </w:r>
      <w:r>
        <w:rPr>
          <w:noProof/>
        </w:rPr>
        <w:t>15</w:t>
      </w:r>
      <w:r>
        <w:rPr>
          <w:noProof/>
        </w:rPr>
        <w:fldChar w:fldCharType="end"/>
      </w:r>
    </w:p>
    <w:p w14:paraId="6C517DCB"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7.4</w:t>
      </w:r>
      <w:r w:rsidRPr="00737E32">
        <w:rPr>
          <w:rFonts w:ascii="Cambria" w:eastAsia="ＭＳ 明朝" w:hAnsi="Cambria"/>
          <w:b w:val="0"/>
          <w:noProof/>
          <w:sz w:val="24"/>
          <w:szCs w:val="24"/>
          <w:lang w:val="en-US"/>
        </w:rPr>
        <w:tab/>
      </w:r>
      <w:r>
        <w:rPr>
          <w:noProof/>
        </w:rPr>
        <w:t>Comments</w:t>
      </w:r>
      <w:r>
        <w:rPr>
          <w:noProof/>
        </w:rPr>
        <w:tab/>
      </w:r>
      <w:r>
        <w:rPr>
          <w:noProof/>
        </w:rPr>
        <w:fldChar w:fldCharType="begin"/>
      </w:r>
      <w:r>
        <w:rPr>
          <w:noProof/>
        </w:rPr>
        <w:instrText xml:space="preserve"> PAGEREF _Toc178386947 \h </w:instrText>
      </w:r>
      <w:r>
        <w:rPr>
          <w:noProof/>
        </w:rPr>
      </w:r>
      <w:r>
        <w:rPr>
          <w:noProof/>
        </w:rPr>
        <w:fldChar w:fldCharType="separate"/>
      </w:r>
      <w:r>
        <w:rPr>
          <w:noProof/>
        </w:rPr>
        <w:t>16</w:t>
      </w:r>
      <w:r>
        <w:rPr>
          <w:noProof/>
        </w:rPr>
        <w:fldChar w:fldCharType="end"/>
      </w:r>
    </w:p>
    <w:p w14:paraId="0D53BDE0"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7.5</w:t>
      </w:r>
      <w:r w:rsidRPr="00737E32">
        <w:rPr>
          <w:rFonts w:ascii="Cambria" w:eastAsia="ＭＳ 明朝" w:hAnsi="Cambria"/>
          <w:b w:val="0"/>
          <w:noProof/>
          <w:sz w:val="24"/>
          <w:szCs w:val="24"/>
          <w:lang w:val="en-US"/>
        </w:rPr>
        <w:tab/>
      </w:r>
      <w:r>
        <w:rPr>
          <w:noProof/>
        </w:rPr>
        <w:t>Tokens</w:t>
      </w:r>
      <w:r>
        <w:rPr>
          <w:noProof/>
        </w:rPr>
        <w:tab/>
      </w:r>
      <w:r>
        <w:rPr>
          <w:noProof/>
        </w:rPr>
        <w:fldChar w:fldCharType="begin"/>
      </w:r>
      <w:r>
        <w:rPr>
          <w:noProof/>
        </w:rPr>
        <w:instrText xml:space="preserve"> PAGEREF _Toc178386948 \h </w:instrText>
      </w:r>
      <w:r>
        <w:rPr>
          <w:noProof/>
        </w:rPr>
      </w:r>
      <w:r>
        <w:rPr>
          <w:noProof/>
        </w:rPr>
        <w:fldChar w:fldCharType="separate"/>
      </w:r>
      <w:r>
        <w:rPr>
          <w:noProof/>
        </w:rPr>
        <w:t>17</w:t>
      </w:r>
      <w:r>
        <w:rPr>
          <w:noProof/>
        </w:rPr>
        <w:fldChar w:fldCharType="end"/>
      </w:r>
    </w:p>
    <w:p w14:paraId="60A7E7DB"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7.6</w:t>
      </w:r>
      <w:r w:rsidRPr="00737E32">
        <w:rPr>
          <w:rFonts w:ascii="Cambria" w:eastAsia="ＭＳ 明朝" w:hAnsi="Cambria"/>
          <w:b w:val="0"/>
          <w:noProof/>
          <w:sz w:val="24"/>
          <w:szCs w:val="24"/>
          <w:lang w:val="en-US"/>
        </w:rPr>
        <w:tab/>
      </w:r>
      <w:r>
        <w:rPr>
          <w:noProof/>
        </w:rPr>
        <w:t>Identifier Names and Identifiers</w:t>
      </w:r>
      <w:r>
        <w:rPr>
          <w:noProof/>
        </w:rPr>
        <w:tab/>
      </w:r>
      <w:r>
        <w:rPr>
          <w:noProof/>
        </w:rPr>
        <w:fldChar w:fldCharType="begin"/>
      </w:r>
      <w:r>
        <w:rPr>
          <w:noProof/>
        </w:rPr>
        <w:instrText xml:space="preserve"> PAGEREF _Toc178386949 \h </w:instrText>
      </w:r>
      <w:r>
        <w:rPr>
          <w:noProof/>
        </w:rPr>
      </w:r>
      <w:r>
        <w:rPr>
          <w:noProof/>
        </w:rPr>
        <w:fldChar w:fldCharType="separate"/>
      </w:r>
      <w:r>
        <w:rPr>
          <w:noProof/>
        </w:rPr>
        <w:t>17</w:t>
      </w:r>
      <w:r>
        <w:rPr>
          <w:noProof/>
        </w:rPr>
        <w:fldChar w:fldCharType="end"/>
      </w:r>
    </w:p>
    <w:p w14:paraId="2476A037"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7.6.1</w:t>
      </w:r>
      <w:r w:rsidRPr="00737E32">
        <w:rPr>
          <w:rFonts w:ascii="Cambria" w:eastAsia="ＭＳ 明朝" w:hAnsi="Cambria"/>
          <w:b w:val="0"/>
          <w:noProof/>
          <w:sz w:val="24"/>
          <w:szCs w:val="24"/>
          <w:lang w:val="en-US"/>
        </w:rPr>
        <w:tab/>
      </w:r>
      <w:r>
        <w:rPr>
          <w:noProof/>
        </w:rPr>
        <w:t>Reserved Words</w:t>
      </w:r>
      <w:r>
        <w:rPr>
          <w:noProof/>
        </w:rPr>
        <w:tab/>
      </w:r>
      <w:r>
        <w:rPr>
          <w:noProof/>
        </w:rPr>
        <w:fldChar w:fldCharType="begin"/>
      </w:r>
      <w:r>
        <w:rPr>
          <w:noProof/>
        </w:rPr>
        <w:instrText xml:space="preserve"> PAGEREF _Toc178386950 \h </w:instrText>
      </w:r>
      <w:r>
        <w:rPr>
          <w:noProof/>
        </w:rPr>
      </w:r>
      <w:r>
        <w:rPr>
          <w:noProof/>
        </w:rPr>
        <w:fldChar w:fldCharType="separate"/>
      </w:r>
      <w:r>
        <w:rPr>
          <w:noProof/>
        </w:rPr>
        <w:t>19</w:t>
      </w:r>
      <w:r>
        <w:rPr>
          <w:noProof/>
        </w:rPr>
        <w:fldChar w:fldCharType="end"/>
      </w:r>
    </w:p>
    <w:p w14:paraId="75ED27C8"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7.7</w:t>
      </w:r>
      <w:r w:rsidRPr="00737E32">
        <w:rPr>
          <w:rFonts w:ascii="Cambria" w:eastAsia="ＭＳ 明朝" w:hAnsi="Cambria"/>
          <w:b w:val="0"/>
          <w:noProof/>
          <w:sz w:val="24"/>
          <w:szCs w:val="24"/>
          <w:lang w:val="en-US"/>
        </w:rPr>
        <w:tab/>
      </w:r>
      <w:r>
        <w:rPr>
          <w:noProof/>
        </w:rPr>
        <w:t>Punctuators</w:t>
      </w:r>
      <w:r>
        <w:rPr>
          <w:noProof/>
        </w:rPr>
        <w:tab/>
      </w:r>
      <w:r>
        <w:rPr>
          <w:noProof/>
        </w:rPr>
        <w:fldChar w:fldCharType="begin"/>
      </w:r>
      <w:r>
        <w:rPr>
          <w:noProof/>
        </w:rPr>
        <w:instrText xml:space="preserve"> PAGEREF _Toc178386951 \h </w:instrText>
      </w:r>
      <w:r>
        <w:rPr>
          <w:noProof/>
        </w:rPr>
      </w:r>
      <w:r>
        <w:rPr>
          <w:noProof/>
        </w:rPr>
        <w:fldChar w:fldCharType="separate"/>
      </w:r>
      <w:r>
        <w:rPr>
          <w:noProof/>
        </w:rPr>
        <w:t>20</w:t>
      </w:r>
      <w:r>
        <w:rPr>
          <w:noProof/>
        </w:rPr>
        <w:fldChar w:fldCharType="end"/>
      </w:r>
    </w:p>
    <w:p w14:paraId="261C20A3"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7.8</w:t>
      </w:r>
      <w:r w:rsidRPr="00737E32">
        <w:rPr>
          <w:rFonts w:ascii="Cambria" w:eastAsia="ＭＳ 明朝" w:hAnsi="Cambria"/>
          <w:b w:val="0"/>
          <w:noProof/>
          <w:sz w:val="24"/>
          <w:szCs w:val="24"/>
          <w:lang w:val="en-US"/>
        </w:rPr>
        <w:tab/>
      </w:r>
      <w:r>
        <w:rPr>
          <w:noProof/>
        </w:rPr>
        <w:t>Literals</w:t>
      </w:r>
      <w:r>
        <w:rPr>
          <w:noProof/>
        </w:rPr>
        <w:tab/>
      </w:r>
      <w:r>
        <w:rPr>
          <w:noProof/>
        </w:rPr>
        <w:fldChar w:fldCharType="begin"/>
      </w:r>
      <w:r>
        <w:rPr>
          <w:noProof/>
        </w:rPr>
        <w:instrText xml:space="preserve"> PAGEREF _Toc178386952 \h </w:instrText>
      </w:r>
      <w:r>
        <w:rPr>
          <w:noProof/>
        </w:rPr>
      </w:r>
      <w:r>
        <w:rPr>
          <w:noProof/>
        </w:rPr>
        <w:fldChar w:fldCharType="separate"/>
      </w:r>
      <w:r>
        <w:rPr>
          <w:noProof/>
        </w:rPr>
        <w:t>20</w:t>
      </w:r>
      <w:r>
        <w:rPr>
          <w:noProof/>
        </w:rPr>
        <w:fldChar w:fldCharType="end"/>
      </w:r>
    </w:p>
    <w:p w14:paraId="201CE628"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7.8.1</w:t>
      </w:r>
      <w:r w:rsidRPr="00737E32">
        <w:rPr>
          <w:rFonts w:ascii="Cambria" w:eastAsia="ＭＳ 明朝" w:hAnsi="Cambria"/>
          <w:b w:val="0"/>
          <w:noProof/>
          <w:sz w:val="24"/>
          <w:szCs w:val="24"/>
          <w:lang w:val="en-US"/>
        </w:rPr>
        <w:tab/>
      </w:r>
      <w:r>
        <w:rPr>
          <w:noProof/>
        </w:rPr>
        <w:t>Null Literals</w:t>
      </w:r>
      <w:r>
        <w:rPr>
          <w:noProof/>
        </w:rPr>
        <w:tab/>
      </w:r>
      <w:r>
        <w:rPr>
          <w:noProof/>
        </w:rPr>
        <w:fldChar w:fldCharType="begin"/>
      </w:r>
      <w:r>
        <w:rPr>
          <w:noProof/>
        </w:rPr>
        <w:instrText xml:space="preserve"> PAGEREF _Toc178386953 \h </w:instrText>
      </w:r>
      <w:r>
        <w:rPr>
          <w:noProof/>
        </w:rPr>
      </w:r>
      <w:r>
        <w:rPr>
          <w:noProof/>
        </w:rPr>
        <w:fldChar w:fldCharType="separate"/>
      </w:r>
      <w:r>
        <w:rPr>
          <w:noProof/>
        </w:rPr>
        <w:t>20</w:t>
      </w:r>
      <w:r>
        <w:rPr>
          <w:noProof/>
        </w:rPr>
        <w:fldChar w:fldCharType="end"/>
      </w:r>
    </w:p>
    <w:p w14:paraId="0FB65750"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7.8.2</w:t>
      </w:r>
      <w:r w:rsidRPr="00737E32">
        <w:rPr>
          <w:rFonts w:ascii="Cambria" w:eastAsia="ＭＳ 明朝" w:hAnsi="Cambria"/>
          <w:b w:val="0"/>
          <w:noProof/>
          <w:sz w:val="24"/>
          <w:szCs w:val="24"/>
          <w:lang w:val="en-US"/>
        </w:rPr>
        <w:tab/>
      </w:r>
      <w:r>
        <w:rPr>
          <w:noProof/>
        </w:rPr>
        <w:t>Boolean Literals</w:t>
      </w:r>
      <w:r>
        <w:rPr>
          <w:noProof/>
        </w:rPr>
        <w:tab/>
      </w:r>
      <w:r>
        <w:rPr>
          <w:noProof/>
        </w:rPr>
        <w:fldChar w:fldCharType="begin"/>
      </w:r>
      <w:r>
        <w:rPr>
          <w:noProof/>
        </w:rPr>
        <w:instrText xml:space="preserve"> PAGEREF _Toc178386954 \h </w:instrText>
      </w:r>
      <w:r>
        <w:rPr>
          <w:noProof/>
        </w:rPr>
      </w:r>
      <w:r>
        <w:rPr>
          <w:noProof/>
        </w:rPr>
        <w:fldChar w:fldCharType="separate"/>
      </w:r>
      <w:r>
        <w:rPr>
          <w:noProof/>
        </w:rPr>
        <w:t>20</w:t>
      </w:r>
      <w:r>
        <w:rPr>
          <w:noProof/>
        </w:rPr>
        <w:fldChar w:fldCharType="end"/>
      </w:r>
    </w:p>
    <w:p w14:paraId="6140562D"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7.8.3</w:t>
      </w:r>
      <w:r w:rsidRPr="00737E32">
        <w:rPr>
          <w:rFonts w:ascii="Cambria" w:eastAsia="ＭＳ 明朝" w:hAnsi="Cambria"/>
          <w:b w:val="0"/>
          <w:noProof/>
          <w:sz w:val="24"/>
          <w:szCs w:val="24"/>
          <w:lang w:val="en-US"/>
        </w:rPr>
        <w:tab/>
      </w:r>
      <w:r>
        <w:rPr>
          <w:noProof/>
        </w:rPr>
        <w:t>Numeric Literals</w:t>
      </w:r>
      <w:r>
        <w:rPr>
          <w:noProof/>
        </w:rPr>
        <w:tab/>
      </w:r>
      <w:r>
        <w:rPr>
          <w:noProof/>
        </w:rPr>
        <w:fldChar w:fldCharType="begin"/>
      </w:r>
      <w:r>
        <w:rPr>
          <w:noProof/>
        </w:rPr>
        <w:instrText xml:space="preserve"> PAGEREF _Toc178386955 \h </w:instrText>
      </w:r>
      <w:r>
        <w:rPr>
          <w:noProof/>
        </w:rPr>
      </w:r>
      <w:r>
        <w:rPr>
          <w:noProof/>
        </w:rPr>
        <w:fldChar w:fldCharType="separate"/>
      </w:r>
      <w:r>
        <w:rPr>
          <w:noProof/>
        </w:rPr>
        <w:t>21</w:t>
      </w:r>
      <w:r>
        <w:rPr>
          <w:noProof/>
        </w:rPr>
        <w:fldChar w:fldCharType="end"/>
      </w:r>
    </w:p>
    <w:p w14:paraId="7C36EC70"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7.8.4</w:t>
      </w:r>
      <w:r w:rsidRPr="00737E32">
        <w:rPr>
          <w:rFonts w:ascii="Cambria" w:eastAsia="ＭＳ 明朝" w:hAnsi="Cambria"/>
          <w:b w:val="0"/>
          <w:noProof/>
          <w:sz w:val="24"/>
          <w:szCs w:val="24"/>
          <w:lang w:val="en-US"/>
        </w:rPr>
        <w:tab/>
      </w:r>
      <w:r>
        <w:rPr>
          <w:noProof/>
        </w:rPr>
        <w:t>String Literals</w:t>
      </w:r>
      <w:r>
        <w:rPr>
          <w:noProof/>
        </w:rPr>
        <w:tab/>
      </w:r>
      <w:r>
        <w:rPr>
          <w:noProof/>
        </w:rPr>
        <w:fldChar w:fldCharType="begin"/>
      </w:r>
      <w:r>
        <w:rPr>
          <w:noProof/>
        </w:rPr>
        <w:instrText xml:space="preserve"> PAGEREF _Toc178386956 \h </w:instrText>
      </w:r>
      <w:r>
        <w:rPr>
          <w:noProof/>
        </w:rPr>
      </w:r>
      <w:r>
        <w:rPr>
          <w:noProof/>
        </w:rPr>
        <w:fldChar w:fldCharType="separate"/>
      </w:r>
      <w:r>
        <w:rPr>
          <w:noProof/>
        </w:rPr>
        <w:t>23</w:t>
      </w:r>
      <w:r>
        <w:rPr>
          <w:noProof/>
        </w:rPr>
        <w:fldChar w:fldCharType="end"/>
      </w:r>
    </w:p>
    <w:p w14:paraId="62197AB3"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7.8.5</w:t>
      </w:r>
      <w:r w:rsidRPr="00737E32">
        <w:rPr>
          <w:rFonts w:ascii="Cambria" w:eastAsia="ＭＳ 明朝" w:hAnsi="Cambria"/>
          <w:b w:val="0"/>
          <w:noProof/>
          <w:sz w:val="24"/>
          <w:szCs w:val="24"/>
          <w:lang w:val="en-US"/>
        </w:rPr>
        <w:tab/>
      </w:r>
      <w:r>
        <w:rPr>
          <w:noProof/>
        </w:rPr>
        <w:t>Regular Expression Literals</w:t>
      </w:r>
      <w:r>
        <w:rPr>
          <w:noProof/>
        </w:rPr>
        <w:tab/>
      </w:r>
      <w:r>
        <w:rPr>
          <w:noProof/>
        </w:rPr>
        <w:fldChar w:fldCharType="begin"/>
      </w:r>
      <w:r>
        <w:rPr>
          <w:noProof/>
        </w:rPr>
        <w:instrText xml:space="preserve"> PAGEREF _Toc178386957 \h </w:instrText>
      </w:r>
      <w:r>
        <w:rPr>
          <w:noProof/>
        </w:rPr>
      </w:r>
      <w:r>
        <w:rPr>
          <w:noProof/>
        </w:rPr>
        <w:fldChar w:fldCharType="separate"/>
      </w:r>
      <w:r>
        <w:rPr>
          <w:noProof/>
        </w:rPr>
        <w:t>25</w:t>
      </w:r>
      <w:r>
        <w:rPr>
          <w:noProof/>
        </w:rPr>
        <w:fldChar w:fldCharType="end"/>
      </w:r>
    </w:p>
    <w:p w14:paraId="0685022B"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7.9</w:t>
      </w:r>
      <w:r w:rsidRPr="00737E32">
        <w:rPr>
          <w:rFonts w:ascii="Cambria" w:eastAsia="ＭＳ 明朝" w:hAnsi="Cambria"/>
          <w:b w:val="0"/>
          <w:noProof/>
          <w:sz w:val="24"/>
          <w:szCs w:val="24"/>
          <w:lang w:val="en-US"/>
        </w:rPr>
        <w:tab/>
      </w:r>
      <w:r>
        <w:rPr>
          <w:noProof/>
        </w:rPr>
        <w:t>Automatic Semicolon Insertion</w:t>
      </w:r>
      <w:r>
        <w:rPr>
          <w:noProof/>
        </w:rPr>
        <w:tab/>
      </w:r>
      <w:r>
        <w:rPr>
          <w:noProof/>
        </w:rPr>
        <w:fldChar w:fldCharType="begin"/>
      </w:r>
      <w:r>
        <w:rPr>
          <w:noProof/>
        </w:rPr>
        <w:instrText xml:space="preserve"> PAGEREF _Toc178386958 \h </w:instrText>
      </w:r>
      <w:r>
        <w:rPr>
          <w:noProof/>
        </w:rPr>
      </w:r>
      <w:r>
        <w:rPr>
          <w:noProof/>
        </w:rPr>
        <w:fldChar w:fldCharType="separate"/>
      </w:r>
      <w:r>
        <w:rPr>
          <w:noProof/>
        </w:rPr>
        <w:t>26</w:t>
      </w:r>
      <w:r>
        <w:rPr>
          <w:noProof/>
        </w:rPr>
        <w:fldChar w:fldCharType="end"/>
      </w:r>
    </w:p>
    <w:p w14:paraId="37B0D6A1"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7.9.1</w:t>
      </w:r>
      <w:r w:rsidRPr="00737E32">
        <w:rPr>
          <w:rFonts w:ascii="Cambria" w:eastAsia="ＭＳ 明朝" w:hAnsi="Cambria"/>
          <w:b w:val="0"/>
          <w:noProof/>
          <w:sz w:val="24"/>
          <w:szCs w:val="24"/>
          <w:lang w:val="en-US"/>
        </w:rPr>
        <w:tab/>
      </w:r>
      <w:r>
        <w:rPr>
          <w:noProof/>
        </w:rPr>
        <w:t>Rules of Automatic Semicolon Insertion</w:t>
      </w:r>
      <w:r>
        <w:rPr>
          <w:noProof/>
        </w:rPr>
        <w:tab/>
      </w:r>
      <w:r>
        <w:rPr>
          <w:noProof/>
        </w:rPr>
        <w:fldChar w:fldCharType="begin"/>
      </w:r>
      <w:r>
        <w:rPr>
          <w:noProof/>
        </w:rPr>
        <w:instrText xml:space="preserve"> PAGEREF _Toc178386959 \h </w:instrText>
      </w:r>
      <w:r>
        <w:rPr>
          <w:noProof/>
        </w:rPr>
      </w:r>
      <w:r>
        <w:rPr>
          <w:noProof/>
        </w:rPr>
        <w:fldChar w:fldCharType="separate"/>
      </w:r>
      <w:r>
        <w:rPr>
          <w:noProof/>
        </w:rPr>
        <w:t>26</w:t>
      </w:r>
      <w:r>
        <w:rPr>
          <w:noProof/>
        </w:rPr>
        <w:fldChar w:fldCharType="end"/>
      </w:r>
    </w:p>
    <w:p w14:paraId="1626C25F"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7.9.2</w:t>
      </w:r>
      <w:r w:rsidRPr="00737E32">
        <w:rPr>
          <w:rFonts w:ascii="Cambria" w:eastAsia="ＭＳ 明朝" w:hAnsi="Cambria"/>
          <w:b w:val="0"/>
          <w:noProof/>
          <w:sz w:val="24"/>
          <w:szCs w:val="24"/>
          <w:lang w:val="en-US"/>
        </w:rPr>
        <w:tab/>
      </w:r>
      <w:r>
        <w:rPr>
          <w:noProof/>
        </w:rPr>
        <w:t>Examples of Automatic Semicolon Insertion</w:t>
      </w:r>
      <w:r>
        <w:rPr>
          <w:noProof/>
        </w:rPr>
        <w:tab/>
      </w:r>
      <w:r>
        <w:rPr>
          <w:noProof/>
        </w:rPr>
        <w:fldChar w:fldCharType="begin"/>
      </w:r>
      <w:r>
        <w:rPr>
          <w:noProof/>
        </w:rPr>
        <w:instrText xml:space="preserve"> PAGEREF _Toc178386960 \h </w:instrText>
      </w:r>
      <w:r>
        <w:rPr>
          <w:noProof/>
        </w:rPr>
      </w:r>
      <w:r>
        <w:rPr>
          <w:noProof/>
        </w:rPr>
        <w:fldChar w:fldCharType="separate"/>
      </w:r>
      <w:r>
        <w:rPr>
          <w:noProof/>
        </w:rPr>
        <w:t>27</w:t>
      </w:r>
      <w:r>
        <w:rPr>
          <w:noProof/>
        </w:rPr>
        <w:fldChar w:fldCharType="end"/>
      </w:r>
    </w:p>
    <w:p w14:paraId="67FB6EDB" w14:textId="77777777" w:rsidR="00FA52F8" w:rsidRPr="00737E32" w:rsidRDefault="00FA52F8">
      <w:pPr>
        <w:pStyle w:val="12"/>
        <w:tabs>
          <w:tab w:val="left" w:pos="351"/>
        </w:tabs>
        <w:rPr>
          <w:rFonts w:ascii="Cambria" w:eastAsia="ＭＳ 明朝" w:hAnsi="Cambria"/>
          <w:b w:val="0"/>
          <w:noProof/>
          <w:sz w:val="24"/>
          <w:szCs w:val="24"/>
          <w:lang w:val="en-US"/>
        </w:rPr>
      </w:pPr>
      <w:r>
        <w:rPr>
          <w:noProof/>
        </w:rPr>
        <w:t>8</w:t>
      </w:r>
      <w:r w:rsidRPr="00737E32">
        <w:rPr>
          <w:rFonts w:ascii="Cambria" w:eastAsia="ＭＳ 明朝" w:hAnsi="Cambria"/>
          <w:b w:val="0"/>
          <w:noProof/>
          <w:sz w:val="24"/>
          <w:szCs w:val="24"/>
          <w:lang w:val="en-US"/>
        </w:rPr>
        <w:tab/>
      </w:r>
      <w:r>
        <w:rPr>
          <w:noProof/>
        </w:rPr>
        <w:t>Types</w:t>
      </w:r>
      <w:r>
        <w:rPr>
          <w:noProof/>
        </w:rPr>
        <w:tab/>
      </w:r>
      <w:r>
        <w:rPr>
          <w:noProof/>
        </w:rPr>
        <w:fldChar w:fldCharType="begin"/>
      </w:r>
      <w:r>
        <w:rPr>
          <w:noProof/>
        </w:rPr>
        <w:instrText xml:space="preserve"> PAGEREF _Toc178386961 \h </w:instrText>
      </w:r>
      <w:r>
        <w:rPr>
          <w:noProof/>
        </w:rPr>
      </w:r>
      <w:r>
        <w:rPr>
          <w:noProof/>
        </w:rPr>
        <w:fldChar w:fldCharType="separate"/>
      </w:r>
      <w:r>
        <w:rPr>
          <w:noProof/>
        </w:rPr>
        <w:t>29</w:t>
      </w:r>
      <w:r>
        <w:rPr>
          <w:noProof/>
        </w:rPr>
        <w:fldChar w:fldCharType="end"/>
      </w:r>
    </w:p>
    <w:p w14:paraId="33D8B82D"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8.1</w:t>
      </w:r>
      <w:r w:rsidRPr="00737E32">
        <w:rPr>
          <w:rFonts w:ascii="Cambria" w:eastAsia="ＭＳ 明朝" w:hAnsi="Cambria"/>
          <w:b w:val="0"/>
          <w:noProof/>
          <w:sz w:val="24"/>
          <w:szCs w:val="24"/>
          <w:lang w:val="en-US"/>
        </w:rPr>
        <w:tab/>
      </w:r>
      <w:r>
        <w:rPr>
          <w:noProof/>
        </w:rPr>
        <w:t>The Undefined Type</w:t>
      </w:r>
      <w:r>
        <w:rPr>
          <w:noProof/>
        </w:rPr>
        <w:tab/>
      </w:r>
      <w:r>
        <w:rPr>
          <w:noProof/>
        </w:rPr>
        <w:fldChar w:fldCharType="begin"/>
      </w:r>
      <w:r>
        <w:rPr>
          <w:noProof/>
        </w:rPr>
        <w:instrText xml:space="preserve"> PAGEREF _Toc178386962 \h </w:instrText>
      </w:r>
      <w:r>
        <w:rPr>
          <w:noProof/>
        </w:rPr>
      </w:r>
      <w:r>
        <w:rPr>
          <w:noProof/>
        </w:rPr>
        <w:fldChar w:fldCharType="separate"/>
      </w:r>
      <w:r>
        <w:rPr>
          <w:noProof/>
        </w:rPr>
        <w:t>29</w:t>
      </w:r>
      <w:r>
        <w:rPr>
          <w:noProof/>
        </w:rPr>
        <w:fldChar w:fldCharType="end"/>
      </w:r>
    </w:p>
    <w:p w14:paraId="1C1E706A"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8.2</w:t>
      </w:r>
      <w:r w:rsidRPr="00737E32">
        <w:rPr>
          <w:rFonts w:ascii="Cambria" w:eastAsia="ＭＳ 明朝" w:hAnsi="Cambria"/>
          <w:b w:val="0"/>
          <w:noProof/>
          <w:sz w:val="24"/>
          <w:szCs w:val="24"/>
          <w:lang w:val="en-US"/>
        </w:rPr>
        <w:tab/>
      </w:r>
      <w:r>
        <w:rPr>
          <w:noProof/>
        </w:rPr>
        <w:t>The Null Type</w:t>
      </w:r>
      <w:r>
        <w:rPr>
          <w:noProof/>
        </w:rPr>
        <w:tab/>
      </w:r>
      <w:r>
        <w:rPr>
          <w:noProof/>
        </w:rPr>
        <w:fldChar w:fldCharType="begin"/>
      </w:r>
      <w:r>
        <w:rPr>
          <w:noProof/>
        </w:rPr>
        <w:instrText xml:space="preserve"> PAGEREF _Toc178386963 \h </w:instrText>
      </w:r>
      <w:r>
        <w:rPr>
          <w:noProof/>
        </w:rPr>
      </w:r>
      <w:r>
        <w:rPr>
          <w:noProof/>
        </w:rPr>
        <w:fldChar w:fldCharType="separate"/>
      </w:r>
      <w:r>
        <w:rPr>
          <w:noProof/>
        </w:rPr>
        <w:t>29</w:t>
      </w:r>
      <w:r>
        <w:rPr>
          <w:noProof/>
        </w:rPr>
        <w:fldChar w:fldCharType="end"/>
      </w:r>
    </w:p>
    <w:p w14:paraId="56CB52B8"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8.3</w:t>
      </w:r>
      <w:r w:rsidRPr="00737E32">
        <w:rPr>
          <w:rFonts w:ascii="Cambria" w:eastAsia="ＭＳ 明朝" w:hAnsi="Cambria"/>
          <w:b w:val="0"/>
          <w:noProof/>
          <w:sz w:val="24"/>
          <w:szCs w:val="24"/>
          <w:lang w:val="en-US"/>
        </w:rPr>
        <w:tab/>
      </w:r>
      <w:r>
        <w:rPr>
          <w:noProof/>
        </w:rPr>
        <w:t>The Boolean Type</w:t>
      </w:r>
      <w:r>
        <w:rPr>
          <w:noProof/>
        </w:rPr>
        <w:tab/>
      </w:r>
      <w:r>
        <w:rPr>
          <w:noProof/>
        </w:rPr>
        <w:fldChar w:fldCharType="begin"/>
      </w:r>
      <w:r>
        <w:rPr>
          <w:noProof/>
        </w:rPr>
        <w:instrText xml:space="preserve"> PAGEREF _Toc178386964 \h </w:instrText>
      </w:r>
      <w:r>
        <w:rPr>
          <w:noProof/>
        </w:rPr>
      </w:r>
      <w:r>
        <w:rPr>
          <w:noProof/>
        </w:rPr>
        <w:fldChar w:fldCharType="separate"/>
      </w:r>
      <w:r>
        <w:rPr>
          <w:noProof/>
        </w:rPr>
        <w:t>29</w:t>
      </w:r>
      <w:r>
        <w:rPr>
          <w:noProof/>
        </w:rPr>
        <w:fldChar w:fldCharType="end"/>
      </w:r>
    </w:p>
    <w:p w14:paraId="5131503C"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8.4</w:t>
      </w:r>
      <w:r w:rsidRPr="00737E32">
        <w:rPr>
          <w:rFonts w:ascii="Cambria" w:eastAsia="ＭＳ 明朝" w:hAnsi="Cambria"/>
          <w:b w:val="0"/>
          <w:noProof/>
          <w:sz w:val="24"/>
          <w:szCs w:val="24"/>
          <w:lang w:val="en-US"/>
        </w:rPr>
        <w:tab/>
      </w:r>
      <w:r>
        <w:rPr>
          <w:noProof/>
        </w:rPr>
        <w:t>The String Type</w:t>
      </w:r>
      <w:r>
        <w:rPr>
          <w:noProof/>
        </w:rPr>
        <w:tab/>
      </w:r>
      <w:r>
        <w:rPr>
          <w:noProof/>
        </w:rPr>
        <w:fldChar w:fldCharType="begin"/>
      </w:r>
      <w:r>
        <w:rPr>
          <w:noProof/>
        </w:rPr>
        <w:instrText xml:space="preserve"> PAGEREF _Toc178386965 \h </w:instrText>
      </w:r>
      <w:r>
        <w:rPr>
          <w:noProof/>
        </w:rPr>
      </w:r>
      <w:r>
        <w:rPr>
          <w:noProof/>
        </w:rPr>
        <w:fldChar w:fldCharType="separate"/>
      </w:r>
      <w:r>
        <w:rPr>
          <w:noProof/>
        </w:rPr>
        <w:t>29</w:t>
      </w:r>
      <w:r>
        <w:rPr>
          <w:noProof/>
        </w:rPr>
        <w:fldChar w:fldCharType="end"/>
      </w:r>
    </w:p>
    <w:p w14:paraId="6BDFDD25"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8.5</w:t>
      </w:r>
      <w:r w:rsidRPr="00737E32">
        <w:rPr>
          <w:rFonts w:ascii="Cambria" w:eastAsia="ＭＳ 明朝" w:hAnsi="Cambria"/>
          <w:b w:val="0"/>
          <w:noProof/>
          <w:sz w:val="24"/>
          <w:szCs w:val="24"/>
          <w:lang w:val="en-US"/>
        </w:rPr>
        <w:tab/>
      </w:r>
      <w:r>
        <w:rPr>
          <w:noProof/>
        </w:rPr>
        <w:t>The Number Type</w:t>
      </w:r>
      <w:r>
        <w:rPr>
          <w:noProof/>
        </w:rPr>
        <w:tab/>
      </w:r>
      <w:r>
        <w:rPr>
          <w:noProof/>
        </w:rPr>
        <w:fldChar w:fldCharType="begin"/>
      </w:r>
      <w:r>
        <w:rPr>
          <w:noProof/>
        </w:rPr>
        <w:instrText xml:space="preserve"> PAGEREF _Toc178386966 \h </w:instrText>
      </w:r>
      <w:r>
        <w:rPr>
          <w:noProof/>
        </w:rPr>
      </w:r>
      <w:r>
        <w:rPr>
          <w:noProof/>
        </w:rPr>
        <w:fldChar w:fldCharType="separate"/>
      </w:r>
      <w:r>
        <w:rPr>
          <w:noProof/>
        </w:rPr>
        <w:t>30</w:t>
      </w:r>
      <w:r>
        <w:rPr>
          <w:noProof/>
        </w:rPr>
        <w:fldChar w:fldCharType="end"/>
      </w:r>
    </w:p>
    <w:p w14:paraId="0633BBFF"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8.6</w:t>
      </w:r>
      <w:r w:rsidRPr="00737E32">
        <w:rPr>
          <w:rFonts w:ascii="Cambria" w:eastAsia="ＭＳ 明朝" w:hAnsi="Cambria"/>
          <w:b w:val="0"/>
          <w:noProof/>
          <w:sz w:val="24"/>
          <w:szCs w:val="24"/>
          <w:lang w:val="en-US"/>
        </w:rPr>
        <w:tab/>
      </w:r>
      <w:r>
        <w:rPr>
          <w:noProof/>
        </w:rPr>
        <w:t>The Object Type</w:t>
      </w:r>
      <w:r>
        <w:rPr>
          <w:noProof/>
        </w:rPr>
        <w:tab/>
      </w:r>
      <w:r>
        <w:rPr>
          <w:noProof/>
        </w:rPr>
        <w:fldChar w:fldCharType="begin"/>
      </w:r>
      <w:r>
        <w:rPr>
          <w:noProof/>
        </w:rPr>
        <w:instrText xml:space="preserve"> PAGEREF _Toc178386967 \h </w:instrText>
      </w:r>
      <w:r>
        <w:rPr>
          <w:noProof/>
        </w:rPr>
      </w:r>
      <w:r>
        <w:rPr>
          <w:noProof/>
        </w:rPr>
        <w:fldChar w:fldCharType="separate"/>
      </w:r>
      <w:r>
        <w:rPr>
          <w:noProof/>
        </w:rPr>
        <w:t>31</w:t>
      </w:r>
      <w:r>
        <w:rPr>
          <w:noProof/>
        </w:rPr>
        <w:fldChar w:fldCharType="end"/>
      </w:r>
    </w:p>
    <w:p w14:paraId="09BFDA51"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8.6.1</w:t>
      </w:r>
      <w:r w:rsidRPr="00737E32">
        <w:rPr>
          <w:rFonts w:ascii="Cambria" w:eastAsia="ＭＳ 明朝" w:hAnsi="Cambria"/>
          <w:b w:val="0"/>
          <w:noProof/>
          <w:sz w:val="24"/>
          <w:szCs w:val="24"/>
          <w:lang w:val="en-US"/>
        </w:rPr>
        <w:tab/>
      </w:r>
      <w:r>
        <w:rPr>
          <w:noProof/>
        </w:rPr>
        <w:t>Property Attributes</w:t>
      </w:r>
      <w:r>
        <w:rPr>
          <w:noProof/>
        </w:rPr>
        <w:tab/>
      </w:r>
      <w:r>
        <w:rPr>
          <w:noProof/>
        </w:rPr>
        <w:fldChar w:fldCharType="begin"/>
      </w:r>
      <w:r>
        <w:rPr>
          <w:noProof/>
        </w:rPr>
        <w:instrText xml:space="preserve"> PAGEREF _Toc178386968 \h </w:instrText>
      </w:r>
      <w:r>
        <w:rPr>
          <w:noProof/>
        </w:rPr>
      </w:r>
      <w:r>
        <w:rPr>
          <w:noProof/>
        </w:rPr>
        <w:fldChar w:fldCharType="separate"/>
      </w:r>
      <w:r>
        <w:rPr>
          <w:noProof/>
        </w:rPr>
        <w:t>31</w:t>
      </w:r>
      <w:r>
        <w:rPr>
          <w:noProof/>
        </w:rPr>
        <w:fldChar w:fldCharType="end"/>
      </w:r>
    </w:p>
    <w:p w14:paraId="2026FD24"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8.6.2</w:t>
      </w:r>
      <w:r w:rsidRPr="00737E32">
        <w:rPr>
          <w:rFonts w:ascii="Cambria" w:eastAsia="ＭＳ 明朝" w:hAnsi="Cambria"/>
          <w:b w:val="0"/>
          <w:noProof/>
          <w:sz w:val="24"/>
          <w:szCs w:val="24"/>
          <w:lang w:val="en-US"/>
        </w:rPr>
        <w:tab/>
      </w:r>
      <w:r>
        <w:rPr>
          <w:noProof/>
        </w:rPr>
        <w:t>Object Internal Properties and Methods</w:t>
      </w:r>
      <w:r>
        <w:rPr>
          <w:noProof/>
        </w:rPr>
        <w:tab/>
      </w:r>
      <w:r>
        <w:rPr>
          <w:noProof/>
        </w:rPr>
        <w:fldChar w:fldCharType="begin"/>
      </w:r>
      <w:r>
        <w:rPr>
          <w:noProof/>
        </w:rPr>
        <w:instrText xml:space="preserve"> PAGEREF _Toc178386969 \h </w:instrText>
      </w:r>
      <w:r>
        <w:rPr>
          <w:noProof/>
        </w:rPr>
      </w:r>
      <w:r>
        <w:rPr>
          <w:noProof/>
        </w:rPr>
        <w:fldChar w:fldCharType="separate"/>
      </w:r>
      <w:r>
        <w:rPr>
          <w:noProof/>
        </w:rPr>
        <w:t>32</w:t>
      </w:r>
      <w:r>
        <w:rPr>
          <w:noProof/>
        </w:rPr>
        <w:fldChar w:fldCharType="end"/>
      </w:r>
    </w:p>
    <w:p w14:paraId="12CA0BE6"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8.7</w:t>
      </w:r>
      <w:r w:rsidRPr="00737E32">
        <w:rPr>
          <w:rFonts w:ascii="Cambria" w:eastAsia="ＭＳ 明朝" w:hAnsi="Cambria"/>
          <w:b w:val="0"/>
          <w:noProof/>
          <w:sz w:val="24"/>
          <w:szCs w:val="24"/>
          <w:lang w:val="en-US"/>
        </w:rPr>
        <w:tab/>
      </w:r>
      <w:r>
        <w:rPr>
          <w:noProof/>
        </w:rPr>
        <w:t>The Reference Specification Type</w:t>
      </w:r>
      <w:r>
        <w:rPr>
          <w:noProof/>
        </w:rPr>
        <w:tab/>
      </w:r>
      <w:r>
        <w:rPr>
          <w:noProof/>
        </w:rPr>
        <w:fldChar w:fldCharType="begin"/>
      </w:r>
      <w:r>
        <w:rPr>
          <w:noProof/>
        </w:rPr>
        <w:instrText xml:space="preserve"> PAGEREF _Toc178386970 \h </w:instrText>
      </w:r>
      <w:r>
        <w:rPr>
          <w:noProof/>
        </w:rPr>
      </w:r>
      <w:r>
        <w:rPr>
          <w:noProof/>
        </w:rPr>
        <w:fldChar w:fldCharType="separate"/>
      </w:r>
      <w:r>
        <w:rPr>
          <w:noProof/>
        </w:rPr>
        <w:t>36</w:t>
      </w:r>
      <w:r>
        <w:rPr>
          <w:noProof/>
        </w:rPr>
        <w:fldChar w:fldCharType="end"/>
      </w:r>
    </w:p>
    <w:p w14:paraId="6C372469"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8.7.1</w:t>
      </w:r>
      <w:r w:rsidRPr="00737E32">
        <w:rPr>
          <w:rFonts w:ascii="Cambria" w:eastAsia="ＭＳ 明朝" w:hAnsi="Cambria"/>
          <w:b w:val="0"/>
          <w:noProof/>
          <w:sz w:val="24"/>
          <w:szCs w:val="24"/>
          <w:lang w:val="en-US"/>
        </w:rPr>
        <w:tab/>
      </w:r>
      <w:r>
        <w:rPr>
          <w:noProof/>
        </w:rPr>
        <w:t>GetValue (V)</w:t>
      </w:r>
      <w:r>
        <w:rPr>
          <w:noProof/>
        </w:rPr>
        <w:tab/>
      </w:r>
      <w:r>
        <w:rPr>
          <w:noProof/>
        </w:rPr>
        <w:fldChar w:fldCharType="begin"/>
      </w:r>
      <w:r>
        <w:rPr>
          <w:noProof/>
        </w:rPr>
        <w:instrText xml:space="preserve"> PAGEREF _Toc178386971 \h </w:instrText>
      </w:r>
      <w:r>
        <w:rPr>
          <w:noProof/>
        </w:rPr>
      </w:r>
      <w:r>
        <w:rPr>
          <w:noProof/>
        </w:rPr>
        <w:fldChar w:fldCharType="separate"/>
      </w:r>
      <w:r>
        <w:rPr>
          <w:noProof/>
        </w:rPr>
        <w:t>36</w:t>
      </w:r>
      <w:r>
        <w:rPr>
          <w:noProof/>
        </w:rPr>
        <w:fldChar w:fldCharType="end"/>
      </w:r>
    </w:p>
    <w:p w14:paraId="1A7CB048"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8.7.2</w:t>
      </w:r>
      <w:r w:rsidRPr="00737E32">
        <w:rPr>
          <w:rFonts w:ascii="Cambria" w:eastAsia="ＭＳ 明朝" w:hAnsi="Cambria"/>
          <w:b w:val="0"/>
          <w:noProof/>
          <w:sz w:val="24"/>
          <w:szCs w:val="24"/>
          <w:lang w:val="en-US"/>
        </w:rPr>
        <w:tab/>
      </w:r>
      <w:r>
        <w:rPr>
          <w:noProof/>
        </w:rPr>
        <w:t>PutValue (V, W)</w:t>
      </w:r>
      <w:r>
        <w:rPr>
          <w:noProof/>
        </w:rPr>
        <w:tab/>
      </w:r>
      <w:r>
        <w:rPr>
          <w:noProof/>
        </w:rPr>
        <w:fldChar w:fldCharType="begin"/>
      </w:r>
      <w:r>
        <w:rPr>
          <w:noProof/>
        </w:rPr>
        <w:instrText xml:space="preserve"> PAGEREF _Toc178386972 \h </w:instrText>
      </w:r>
      <w:r>
        <w:rPr>
          <w:noProof/>
        </w:rPr>
      </w:r>
      <w:r>
        <w:rPr>
          <w:noProof/>
        </w:rPr>
        <w:fldChar w:fldCharType="separate"/>
      </w:r>
      <w:r>
        <w:rPr>
          <w:noProof/>
        </w:rPr>
        <w:t>37</w:t>
      </w:r>
      <w:r>
        <w:rPr>
          <w:noProof/>
        </w:rPr>
        <w:fldChar w:fldCharType="end"/>
      </w:r>
    </w:p>
    <w:p w14:paraId="3C836F6E"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8.8</w:t>
      </w:r>
      <w:r w:rsidRPr="00737E32">
        <w:rPr>
          <w:rFonts w:ascii="Cambria" w:eastAsia="ＭＳ 明朝" w:hAnsi="Cambria"/>
          <w:b w:val="0"/>
          <w:noProof/>
          <w:sz w:val="24"/>
          <w:szCs w:val="24"/>
          <w:lang w:val="en-US"/>
        </w:rPr>
        <w:tab/>
      </w:r>
      <w:r>
        <w:rPr>
          <w:noProof/>
        </w:rPr>
        <w:t>The List Specification Type</w:t>
      </w:r>
      <w:r>
        <w:rPr>
          <w:noProof/>
        </w:rPr>
        <w:tab/>
      </w:r>
      <w:r>
        <w:rPr>
          <w:noProof/>
        </w:rPr>
        <w:fldChar w:fldCharType="begin"/>
      </w:r>
      <w:r>
        <w:rPr>
          <w:noProof/>
        </w:rPr>
        <w:instrText xml:space="preserve"> PAGEREF _Toc178386973 \h </w:instrText>
      </w:r>
      <w:r>
        <w:rPr>
          <w:noProof/>
        </w:rPr>
      </w:r>
      <w:r>
        <w:rPr>
          <w:noProof/>
        </w:rPr>
        <w:fldChar w:fldCharType="separate"/>
      </w:r>
      <w:r>
        <w:rPr>
          <w:noProof/>
        </w:rPr>
        <w:t>38</w:t>
      </w:r>
      <w:r>
        <w:rPr>
          <w:noProof/>
        </w:rPr>
        <w:fldChar w:fldCharType="end"/>
      </w:r>
    </w:p>
    <w:p w14:paraId="1956AE6C"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8.9</w:t>
      </w:r>
      <w:r w:rsidRPr="00737E32">
        <w:rPr>
          <w:rFonts w:ascii="Cambria" w:eastAsia="ＭＳ 明朝" w:hAnsi="Cambria"/>
          <w:b w:val="0"/>
          <w:noProof/>
          <w:sz w:val="24"/>
          <w:szCs w:val="24"/>
          <w:lang w:val="en-US"/>
        </w:rPr>
        <w:tab/>
      </w:r>
      <w:r>
        <w:rPr>
          <w:noProof/>
        </w:rPr>
        <w:t>The Completion Specification Type</w:t>
      </w:r>
      <w:r>
        <w:rPr>
          <w:noProof/>
        </w:rPr>
        <w:tab/>
      </w:r>
      <w:r>
        <w:rPr>
          <w:noProof/>
        </w:rPr>
        <w:fldChar w:fldCharType="begin"/>
      </w:r>
      <w:r>
        <w:rPr>
          <w:noProof/>
        </w:rPr>
        <w:instrText xml:space="preserve"> PAGEREF _Toc178386974 \h </w:instrText>
      </w:r>
      <w:r>
        <w:rPr>
          <w:noProof/>
        </w:rPr>
      </w:r>
      <w:r>
        <w:rPr>
          <w:noProof/>
        </w:rPr>
        <w:fldChar w:fldCharType="separate"/>
      </w:r>
      <w:r>
        <w:rPr>
          <w:noProof/>
        </w:rPr>
        <w:t>38</w:t>
      </w:r>
      <w:r>
        <w:rPr>
          <w:noProof/>
        </w:rPr>
        <w:fldChar w:fldCharType="end"/>
      </w:r>
    </w:p>
    <w:p w14:paraId="2D6E2872" w14:textId="77777777" w:rsidR="00FA52F8" w:rsidRPr="00737E32" w:rsidRDefault="00FA52F8">
      <w:pPr>
        <w:pStyle w:val="2b"/>
        <w:tabs>
          <w:tab w:val="left" w:pos="685"/>
        </w:tabs>
        <w:rPr>
          <w:rFonts w:ascii="Cambria" w:eastAsia="ＭＳ 明朝" w:hAnsi="Cambria"/>
          <w:b w:val="0"/>
          <w:noProof/>
          <w:sz w:val="24"/>
          <w:szCs w:val="24"/>
          <w:lang w:val="en-US"/>
        </w:rPr>
      </w:pPr>
      <w:r>
        <w:rPr>
          <w:noProof/>
        </w:rPr>
        <w:t xml:space="preserve">8.10 </w:t>
      </w:r>
      <w:r w:rsidRPr="00737E32">
        <w:rPr>
          <w:rFonts w:ascii="Cambria" w:eastAsia="ＭＳ 明朝" w:hAnsi="Cambria"/>
          <w:b w:val="0"/>
          <w:noProof/>
          <w:sz w:val="24"/>
          <w:szCs w:val="24"/>
          <w:lang w:val="en-US"/>
        </w:rPr>
        <w:tab/>
      </w:r>
      <w:r>
        <w:rPr>
          <w:noProof/>
        </w:rPr>
        <w:t>The Property Descriptor and Property Identifier Specification Types</w:t>
      </w:r>
      <w:r>
        <w:rPr>
          <w:noProof/>
        </w:rPr>
        <w:tab/>
      </w:r>
      <w:r>
        <w:rPr>
          <w:noProof/>
        </w:rPr>
        <w:fldChar w:fldCharType="begin"/>
      </w:r>
      <w:r>
        <w:rPr>
          <w:noProof/>
        </w:rPr>
        <w:instrText xml:space="preserve"> PAGEREF _Toc178386975 \h </w:instrText>
      </w:r>
      <w:r>
        <w:rPr>
          <w:noProof/>
        </w:rPr>
      </w:r>
      <w:r>
        <w:rPr>
          <w:noProof/>
        </w:rPr>
        <w:fldChar w:fldCharType="separate"/>
      </w:r>
      <w:r>
        <w:rPr>
          <w:noProof/>
        </w:rPr>
        <w:t>38</w:t>
      </w:r>
      <w:r>
        <w:rPr>
          <w:noProof/>
        </w:rPr>
        <w:fldChar w:fldCharType="end"/>
      </w:r>
    </w:p>
    <w:p w14:paraId="761274A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8.10.1</w:t>
      </w:r>
      <w:r w:rsidRPr="00737E32">
        <w:rPr>
          <w:rFonts w:ascii="Cambria" w:eastAsia="ＭＳ 明朝" w:hAnsi="Cambria"/>
          <w:b w:val="0"/>
          <w:noProof/>
          <w:sz w:val="24"/>
          <w:szCs w:val="24"/>
          <w:lang w:val="en-US"/>
        </w:rPr>
        <w:tab/>
      </w:r>
      <w:r>
        <w:rPr>
          <w:noProof/>
        </w:rPr>
        <w:t>IsAccessorDescriptor ( Desc )</w:t>
      </w:r>
      <w:r>
        <w:rPr>
          <w:noProof/>
        </w:rPr>
        <w:tab/>
      </w:r>
      <w:r>
        <w:rPr>
          <w:noProof/>
        </w:rPr>
        <w:fldChar w:fldCharType="begin"/>
      </w:r>
      <w:r>
        <w:rPr>
          <w:noProof/>
        </w:rPr>
        <w:instrText xml:space="preserve"> PAGEREF _Toc178386976 \h </w:instrText>
      </w:r>
      <w:r>
        <w:rPr>
          <w:noProof/>
        </w:rPr>
      </w:r>
      <w:r>
        <w:rPr>
          <w:noProof/>
        </w:rPr>
        <w:fldChar w:fldCharType="separate"/>
      </w:r>
      <w:r>
        <w:rPr>
          <w:noProof/>
        </w:rPr>
        <w:t>39</w:t>
      </w:r>
      <w:r>
        <w:rPr>
          <w:noProof/>
        </w:rPr>
        <w:fldChar w:fldCharType="end"/>
      </w:r>
    </w:p>
    <w:p w14:paraId="3D112ED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8.10.2</w:t>
      </w:r>
      <w:r w:rsidRPr="00737E32">
        <w:rPr>
          <w:rFonts w:ascii="Cambria" w:eastAsia="ＭＳ 明朝" w:hAnsi="Cambria"/>
          <w:b w:val="0"/>
          <w:noProof/>
          <w:sz w:val="24"/>
          <w:szCs w:val="24"/>
          <w:lang w:val="en-US"/>
        </w:rPr>
        <w:tab/>
      </w:r>
      <w:r>
        <w:rPr>
          <w:noProof/>
        </w:rPr>
        <w:t>IsDataDescriptor ( Desc )</w:t>
      </w:r>
      <w:r>
        <w:rPr>
          <w:noProof/>
        </w:rPr>
        <w:tab/>
      </w:r>
      <w:r>
        <w:rPr>
          <w:noProof/>
        </w:rPr>
        <w:fldChar w:fldCharType="begin"/>
      </w:r>
      <w:r>
        <w:rPr>
          <w:noProof/>
        </w:rPr>
        <w:instrText xml:space="preserve"> PAGEREF _Toc178386977 \h </w:instrText>
      </w:r>
      <w:r>
        <w:rPr>
          <w:noProof/>
        </w:rPr>
      </w:r>
      <w:r>
        <w:rPr>
          <w:noProof/>
        </w:rPr>
        <w:fldChar w:fldCharType="separate"/>
      </w:r>
      <w:r>
        <w:rPr>
          <w:noProof/>
        </w:rPr>
        <w:t>39</w:t>
      </w:r>
      <w:r>
        <w:rPr>
          <w:noProof/>
        </w:rPr>
        <w:fldChar w:fldCharType="end"/>
      </w:r>
    </w:p>
    <w:p w14:paraId="573DB1C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8.10.3</w:t>
      </w:r>
      <w:r w:rsidRPr="00737E32">
        <w:rPr>
          <w:rFonts w:ascii="Cambria" w:eastAsia="ＭＳ 明朝" w:hAnsi="Cambria"/>
          <w:b w:val="0"/>
          <w:noProof/>
          <w:sz w:val="24"/>
          <w:szCs w:val="24"/>
          <w:lang w:val="en-US"/>
        </w:rPr>
        <w:tab/>
      </w:r>
      <w:r>
        <w:rPr>
          <w:noProof/>
        </w:rPr>
        <w:t>IsGenericDescriptor ( Desc )</w:t>
      </w:r>
      <w:r>
        <w:rPr>
          <w:noProof/>
        </w:rPr>
        <w:tab/>
      </w:r>
      <w:r>
        <w:rPr>
          <w:noProof/>
        </w:rPr>
        <w:fldChar w:fldCharType="begin"/>
      </w:r>
      <w:r>
        <w:rPr>
          <w:noProof/>
        </w:rPr>
        <w:instrText xml:space="preserve"> PAGEREF _Toc178386978 \h </w:instrText>
      </w:r>
      <w:r>
        <w:rPr>
          <w:noProof/>
        </w:rPr>
      </w:r>
      <w:r>
        <w:rPr>
          <w:noProof/>
        </w:rPr>
        <w:fldChar w:fldCharType="separate"/>
      </w:r>
      <w:r>
        <w:rPr>
          <w:noProof/>
        </w:rPr>
        <w:t>39</w:t>
      </w:r>
      <w:r>
        <w:rPr>
          <w:noProof/>
        </w:rPr>
        <w:fldChar w:fldCharType="end"/>
      </w:r>
    </w:p>
    <w:p w14:paraId="74DB40A4"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8.10.4</w:t>
      </w:r>
      <w:r w:rsidRPr="00737E32">
        <w:rPr>
          <w:rFonts w:ascii="Cambria" w:eastAsia="ＭＳ 明朝" w:hAnsi="Cambria"/>
          <w:b w:val="0"/>
          <w:noProof/>
          <w:sz w:val="24"/>
          <w:szCs w:val="24"/>
          <w:lang w:val="en-US"/>
        </w:rPr>
        <w:tab/>
      </w:r>
      <w:r>
        <w:rPr>
          <w:noProof/>
        </w:rPr>
        <w:t>FromPropertyDescriptor ( Desc )</w:t>
      </w:r>
      <w:r>
        <w:rPr>
          <w:noProof/>
        </w:rPr>
        <w:tab/>
      </w:r>
      <w:r>
        <w:rPr>
          <w:noProof/>
        </w:rPr>
        <w:fldChar w:fldCharType="begin"/>
      </w:r>
      <w:r>
        <w:rPr>
          <w:noProof/>
        </w:rPr>
        <w:instrText xml:space="preserve"> PAGEREF _Toc178386979 \h </w:instrText>
      </w:r>
      <w:r>
        <w:rPr>
          <w:noProof/>
        </w:rPr>
      </w:r>
      <w:r>
        <w:rPr>
          <w:noProof/>
        </w:rPr>
        <w:fldChar w:fldCharType="separate"/>
      </w:r>
      <w:r>
        <w:rPr>
          <w:noProof/>
        </w:rPr>
        <w:t>39</w:t>
      </w:r>
      <w:r>
        <w:rPr>
          <w:noProof/>
        </w:rPr>
        <w:fldChar w:fldCharType="end"/>
      </w:r>
    </w:p>
    <w:p w14:paraId="1A4BC9BE"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8.10.5</w:t>
      </w:r>
      <w:r w:rsidRPr="00737E32">
        <w:rPr>
          <w:rFonts w:ascii="Cambria" w:eastAsia="ＭＳ 明朝" w:hAnsi="Cambria"/>
          <w:b w:val="0"/>
          <w:noProof/>
          <w:sz w:val="24"/>
          <w:szCs w:val="24"/>
          <w:lang w:val="en-US"/>
        </w:rPr>
        <w:tab/>
      </w:r>
      <w:r>
        <w:rPr>
          <w:noProof/>
        </w:rPr>
        <w:t>ToPropertyDescriptor ( Obj )</w:t>
      </w:r>
      <w:r>
        <w:rPr>
          <w:noProof/>
        </w:rPr>
        <w:tab/>
      </w:r>
      <w:r>
        <w:rPr>
          <w:noProof/>
        </w:rPr>
        <w:fldChar w:fldCharType="begin"/>
      </w:r>
      <w:r>
        <w:rPr>
          <w:noProof/>
        </w:rPr>
        <w:instrText xml:space="preserve"> PAGEREF _Toc178386980 \h </w:instrText>
      </w:r>
      <w:r>
        <w:rPr>
          <w:noProof/>
        </w:rPr>
      </w:r>
      <w:r>
        <w:rPr>
          <w:noProof/>
        </w:rPr>
        <w:fldChar w:fldCharType="separate"/>
      </w:r>
      <w:r>
        <w:rPr>
          <w:noProof/>
        </w:rPr>
        <w:t>39</w:t>
      </w:r>
      <w:r>
        <w:rPr>
          <w:noProof/>
        </w:rPr>
        <w:fldChar w:fldCharType="end"/>
      </w:r>
    </w:p>
    <w:p w14:paraId="688742BB"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8.11</w:t>
      </w:r>
      <w:r w:rsidRPr="00737E32">
        <w:rPr>
          <w:rFonts w:ascii="Cambria" w:eastAsia="ＭＳ 明朝" w:hAnsi="Cambria"/>
          <w:b w:val="0"/>
          <w:noProof/>
          <w:sz w:val="24"/>
          <w:szCs w:val="24"/>
          <w:lang w:val="en-US"/>
        </w:rPr>
        <w:tab/>
      </w:r>
      <w:r>
        <w:rPr>
          <w:noProof/>
        </w:rPr>
        <w:t>The Lexical Environment and Environment Record Specification Types</w:t>
      </w:r>
      <w:r>
        <w:rPr>
          <w:noProof/>
        </w:rPr>
        <w:tab/>
      </w:r>
      <w:r>
        <w:rPr>
          <w:noProof/>
        </w:rPr>
        <w:fldChar w:fldCharType="begin"/>
      </w:r>
      <w:r>
        <w:rPr>
          <w:noProof/>
        </w:rPr>
        <w:instrText xml:space="preserve"> PAGEREF _Toc178386981 \h </w:instrText>
      </w:r>
      <w:r>
        <w:rPr>
          <w:noProof/>
        </w:rPr>
      </w:r>
      <w:r>
        <w:rPr>
          <w:noProof/>
        </w:rPr>
        <w:fldChar w:fldCharType="separate"/>
      </w:r>
      <w:r>
        <w:rPr>
          <w:noProof/>
        </w:rPr>
        <w:t>40</w:t>
      </w:r>
      <w:r>
        <w:rPr>
          <w:noProof/>
        </w:rPr>
        <w:fldChar w:fldCharType="end"/>
      </w:r>
    </w:p>
    <w:p w14:paraId="2817EF6E"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8.12</w:t>
      </w:r>
      <w:r w:rsidRPr="00737E32">
        <w:rPr>
          <w:rFonts w:ascii="Cambria" w:eastAsia="ＭＳ 明朝" w:hAnsi="Cambria"/>
          <w:b w:val="0"/>
          <w:noProof/>
          <w:sz w:val="24"/>
          <w:szCs w:val="24"/>
          <w:lang w:val="en-US"/>
        </w:rPr>
        <w:tab/>
      </w:r>
      <w:r>
        <w:rPr>
          <w:noProof/>
        </w:rPr>
        <w:t>Algorithms for Object Internal Methods</w:t>
      </w:r>
      <w:r>
        <w:rPr>
          <w:noProof/>
        </w:rPr>
        <w:tab/>
      </w:r>
      <w:r>
        <w:rPr>
          <w:noProof/>
        </w:rPr>
        <w:fldChar w:fldCharType="begin"/>
      </w:r>
      <w:r>
        <w:rPr>
          <w:noProof/>
        </w:rPr>
        <w:instrText xml:space="preserve"> PAGEREF _Toc178386982 \h </w:instrText>
      </w:r>
      <w:r>
        <w:rPr>
          <w:noProof/>
        </w:rPr>
      </w:r>
      <w:r>
        <w:rPr>
          <w:noProof/>
        </w:rPr>
        <w:fldChar w:fldCharType="separate"/>
      </w:r>
      <w:r>
        <w:rPr>
          <w:noProof/>
        </w:rPr>
        <w:t>40</w:t>
      </w:r>
      <w:r>
        <w:rPr>
          <w:noProof/>
        </w:rPr>
        <w:fldChar w:fldCharType="end"/>
      </w:r>
    </w:p>
    <w:p w14:paraId="39490D3A"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8.12.1</w:t>
      </w:r>
      <w:r w:rsidRPr="00737E32">
        <w:rPr>
          <w:rFonts w:ascii="Cambria" w:eastAsia="ＭＳ 明朝" w:hAnsi="Cambria"/>
          <w:b w:val="0"/>
          <w:noProof/>
          <w:sz w:val="24"/>
          <w:szCs w:val="24"/>
          <w:lang w:val="en-US"/>
        </w:rPr>
        <w:tab/>
      </w:r>
      <w:r>
        <w:rPr>
          <w:noProof/>
        </w:rPr>
        <w:t>[[GetOwnProperty]] (P)</w:t>
      </w:r>
      <w:r>
        <w:rPr>
          <w:noProof/>
        </w:rPr>
        <w:tab/>
      </w:r>
      <w:r>
        <w:rPr>
          <w:noProof/>
        </w:rPr>
        <w:fldChar w:fldCharType="begin"/>
      </w:r>
      <w:r>
        <w:rPr>
          <w:noProof/>
        </w:rPr>
        <w:instrText xml:space="preserve"> PAGEREF _Toc178386983 \h </w:instrText>
      </w:r>
      <w:r>
        <w:rPr>
          <w:noProof/>
        </w:rPr>
      </w:r>
      <w:r>
        <w:rPr>
          <w:noProof/>
        </w:rPr>
        <w:fldChar w:fldCharType="separate"/>
      </w:r>
      <w:r>
        <w:rPr>
          <w:noProof/>
        </w:rPr>
        <w:t>40</w:t>
      </w:r>
      <w:r>
        <w:rPr>
          <w:noProof/>
        </w:rPr>
        <w:fldChar w:fldCharType="end"/>
      </w:r>
    </w:p>
    <w:p w14:paraId="428D41BD"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8.12.2</w:t>
      </w:r>
      <w:r w:rsidRPr="00737E32">
        <w:rPr>
          <w:rFonts w:ascii="Cambria" w:eastAsia="ＭＳ 明朝" w:hAnsi="Cambria"/>
          <w:b w:val="0"/>
          <w:noProof/>
          <w:sz w:val="24"/>
          <w:szCs w:val="24"/>
          <w:lang w:val="en-US"/>
        </w:rPr>
        <w:tab/>
      </w:r>
      <w:r>
        <w:rPr>
          <w:noProof/>
        </w:rPr>
        <w:t>[[GetProperty]] (P)</w:t>
      </w:r>
      <w:r>
        <w:rPr>
          <w:noProof/>
        </w:rPr>
        <w:tab/>
      </w:r>
      <w:r>
        <w:rPr>
          <w:noProof/>
        </w:rPr>
        <w:fldChar w:fldCharType="begin"/>
      </w:r>
      <w:r>
        <w:rPr>
          <w:noProof/>
        </w:rPr>
        <w:instrText xml:space="preserve"> PAGEREF _Toc178386984 \h </w:instrText>
      </w:r>
      <w:r>
        <w:rPr>
          <w:noProof/>
        </w:rPr>
      </w:r>
      <w:r>
        <w:rPr>
          <w:noProof/>
        </w:rPr>
        <w:fldChar w:fldCharType="separate"/>
      </w:r>
      <w:r>
        <w:rPr>
          <w:noProof/>
        </w:rPr>
        <w:t>41</w:t>
      </w:r>
      <w:r>
        <w:rPr>
          <w:noProof/>
        </w:rPr>
        <w:fldChar w:fldCharType="end"/>
      </w:r>
    </w:p>
    <w:p w14:paraId="401FB71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8.12.3</w:t>
      </w:r>
      <w:r w:rsidRPr="00737E32">
        <w:rPr>
          <w:rFonts w:ascii="Cambria" w:eastAsia="ＭＳ 明朝" w:hAnsi="Cambria"/>
          <w:b w:val="0"/>
          <w:noProof/>
          <w:sz w:val="24"/>
          <w:szCs w:val="24"/>
          <w:lang w:val="en-US"/>
        </w:rPr>
        <w:tab/>
      </w:r>
      <w:r>
        <w:rPr>
          <w:noProof/>
        </w:rPr>
        <w:t>[[Get]] (P)</w:t>
      </w:r>
      <w:r>
        <w:rPr>
          <w:noProof/>
        </w:rPr>
        <w:tab/>
      </w:r>
      <w:r>
        <w:rPr>
          <w:noProof/>
        </w:rPr>
        <w:fldChar w:fldCharType="begin"/>
      </w:r>
      <w:r>
        <w:rPr>
          <w:noProof/>
        </w:rPr>
        <w:instrText xml:space="preserve"> PAGEREF _Toc178386985 \h </w:instrText>
      </w:r>
      <w:r>
        <w:rPr>
          <w:noProof/>
        </w:rPr>
      </w:r>
      <w:r>
        <w:rPr>
          <w:noProof/>
        </w:rPr>
        <w:fldChar w:fldCharType="separate"/>
      </w:r>
      <w:r>
        <w:rPr>
          <w:noProof/>
        </w:rPr>
        <w:t>41</w:t>
      </w:r>
      <w:r>
        <w:rPr>
          <w:noProof/>
        </w:rPr>
        <w:fldChar w:fldCharType="end"/>
      </w:r>
    </w:p>
    <w:p w14:paraId="1BBEE4FD"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8.12.4</w:t>
      </w:r>
      <w:r w:rsidRPr="00737E32">
        <w:rPr>
          <w:rFonts w:ascii="Cambria" w:eastAsia="ＭＳ 明朝" w:hAnsi="Cambria"/>
          <w:b w:val="0"/>
          <w:noProof/>
          <w:sz w:val="24"/>
          <w:szCs w:val="24"/>
          <w:lang w:val="en-US"/>
        </w:rPr>
        <w:tab/>
      </w:r>
      <w:r>
        <w:rPr>
          <w:noProof/>
        </w:rPr>
        <w:t>[[CanPut]] (P)</w:t>
      </w:r>
      <w:r>
        <w:rPr>
          <w:noProof/>
        </w:rPr>
        <w:tab/>
      </w:r>
      <w:r>
        <w:rPr>
          <w:noProof/>
        </w:rPr>
        <w:fldChar w:fldCharType="begin"/>
      </w:r>
      <w:r>
        <w:rPr>
          <w:noProof/>
        </w:rPr>
        <w:instrText xml:space="preserve"> PAGEREF _Toc178386986 \h </w:instrText>
      </w:r>
      <w:r>
        <w:rPr>
          <w:noProof/>
        </w:rPr>
      </w:r>
      <w:r>
        <w:rPr>
          <w:noProof/>
        </w:rPr>
        <w:fldChar w:fldCharType="separate"/>
      </w:r>
      <w:r>
        <w:rPr>
          <w:noProof/>
        </w:rPr>
        <w:t>41</w:t>
      </w:r>
      <w:r>
        <w:rPr>
          <w:noProof/>
        </w:rPr>
        <w:fldChar w:fldCharType="end"/>
      </w:r>
    </w:p>
    <w:p w14:paraId="05638146"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8.12.5</w:t>
      </w:r>
      <w:r w:rsidRPr="00737E32">
        <w:rPr>
          <w:rFonts w:ascii="Cambria" w:eastAsia="ＭＳ 明朝" w:hAnsi="Cambria"/>
          <w:b w:val="0"/>
          <w:noProof/>
          <w:sz w:val="24"/>
          <w:szCs w:val="24"/>
          <w:lang w:val="en-US"/>
        </w:rPr>
        <w:tab/>
      </w:r>
      <w:r>
        <w:rPr>
          <w:noProof/>
        </w:rPr>
        <w:t>[[Put]] ( P, V, Throw )</w:t>
      </w:r>
      <w:r>
        <w:rPr>
          <w:noProof/>
        </w:rPr>
        <w:tab/>
      </w:r>
      <w:r>
        <w:rPr>
          <w:noProof/>
        </w:rPr>
        <w:fldChar w:fldCharType="begin"/>
      </w:r>
      <w:r>
        <w:rPr>
          <w:noProof/>
        </w:rPr>
        <w:instrText xml:space="preserve"> PAGEREF _Toc178386987 \h </w:instrText>
      </w:r>
      <w:r>
        <w:rPr>
          <w:noProof/>
        </w:rPr>
      </w:r>
      <w:r>
        <w:rPr>
          <w:noProof/>
        </w:rPr>
        <w:fldChar w:fldCharType="separate"/>
      </w:r>
      <w:r>
        <w:rPr>
          <w:noProof/>
        </w:rPr>
        <w:t>41</w:t>
      </w:r>
      <w:r>
        <w:rPr>
          <w:noProof/>
        </w:rPr>
        <w:fldChar w:fldCharType="end"/>
      </w:r>
    </w:p>
    <w:p w14:paraId="55631938"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8.12.6</w:t>
      </w:r>
      <w:r w:rsidRPr="00737E32">
        <w:rPr>
          <w:rFonts w:ascii="Cambria" w:eastAsia="ＭＳ 明朝" w:hAnsi="Cambria"/>
          <w:b w:val="0"/>
          <w:noProof/>
          <w:sz w:val="24"/>
          <w:szCs w:val="24"/>
          <w:lang w:val="en-US"/>
        </w:rPr>
        <w:tab/>
      </w:r>
      <w:r>
        <w:rPr>
          <w:noProof/>
        </w:rPr>
        <w:t>[[HasProperty]] (P)</w:t>
      </w:r>
      <w:r>
        <w:rPr>
          <w:noProof/>
        </w:rPr>
        <w:tab/>
      </w:r>
      <w:r>
        <w:rPr>
          <w:noProof/>
        </w:rPr>
        <w:fldChar w:fldCharType="begin"/>
      </w:r>
      <w:r>
        <w:rPr>
          <w:noProof/>
        </w:rPr>
        <w:instrText xml:space="preserve"> PAGEREF _Toc178386988 \h </w:instrText>
      </w:r>
      <w:r>
        <w:rPr>
          <w:noProof/>
        </w:rPr>
      </w:r>
      <w:r>
        <w:rPr>
          <w:noProof/>
        </w:rPr>
        <w:fldChar w:fldCharType="separate"/>
      </w:r>
      <w:r>
        <w:rPr>
          <w:noProof/>
        </w:rPr>
        <w:t>42</w:t>
      </w:r>
      <w:r>
        <w:rPr>
          <w:noProof/>
        </w:rPr>
        <w:fldChar w:fldCharType="end"/>
      </w:r>
    </w:p>
    <w:p w14:paraId="55CB5B6D"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8.12.7</w:t>
      </w:r>
      <w:r w:rsidRPr="00737E32">
        <w:rPr>
          <w:rFonts w:ascii="Cambria" w:eastAsia="ＭＳ 明朝" w:hAnsi="Cambria"/>
          <w:b w:val="0"/>
          <w:noProof/>
          <w:sz w:val="24"/>
          <w:szCs w:val="24"/>
          <w:lang w:val="en-US"/>
        </w:rPr>
        <w:tab/>
      </w:r>
      <w:r>
        <w:rPr>
          <w:noProof/>
        </w:rPr>
        <w:t>[[Delete]] (P, Throw)</w:t>
      </w:r>
      <w:r>
        <w:rPr>
          <w:noProof/>
        </w:rPr>
        <w:tab/>
      </w:r>
      <w:r>
        <w:rPr>
          <w:noProof/>
        </w:rPr>
        <w:fldChar w:fldCharType="begin"/>
      </w:r>
      <w:r>
        <w:rPr>
          <w:noProof/>
        </w:rPr>
        <w:instrText xml:space="preserve"> PAGEREF _Toc178386989 \h </w:instrText>
      </w:r>
      <w:r>
        <w:rPr>
          <w:noProof/>
        </w:rPr>
      </w:r>
      <w:r>
        <w:rPr>
          <w:noProof/>
        </w:rPr>
        <w:fldChar w:fldCharType="separate"/>
      </w:r>
      <w:r>
        <w:rPr>
          <w:noProof/>
        </w:rPr>
        <w:t>42</w:t>
      </w:r>
      <w:r>
        <w:rPr>
          <w:noProof/>
        </w:rPr>
        <w:fldChar w:fldCharType="end"/>
      </w:r>
    </w:p>
    <w:p w14:paraId="757F3584"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8.12.8</w:t>
      </w:r>
      <w:r w:rsidRPr="00737E32">
        <w:rPr>
          <w:rFonts w:ascii="Cambria" w:eastAsia="ＭＳ 明朝" w:hAnsi="Cambria"/>
          <w:b w:val="0"/>
          <w:noProof/>
          <w:sz w:val="24"/>
          <w:szCs w:val="24"/>
          <w:lang w:val="en-US"/>
        </w:rPr>
        <w:tab/>
      </w:r>
      <w:r>
        <w:rPr>
          <w:noProof/>
        </w:rPr>
        <w:t>[[DefaultValue]] (hint)</w:t>
      </w:r>
      <w:r>
        <w:rPr>
          <w:noProof/>
        </w:rPr>
        <w:tab/>
      </w:r>
      <w:r>
        <w:rPr>
          <w:noProof/>
        </w:rPr>
        <w:fldChar w:fldCharType="begin"/>
      </w:r>
      <w:r>
        <w:rPr>
          <w:noProof/>
        </w:rPr>
        <w:instrText xml:space="preserve"> PAGEREF _Toc178386990 \h </w:instrText>
      </w:r>
      <w:r>
        <w:rPr>
          <w:noProof/>
        </w:rPr>
      </w:r>
      <w:r>
        <w:rPr>
          <w:noProof/>
        </w:rPr>
        <w:fldChar w:fldCharType="separate"/>
      </w:r>
      <w:r>
        <w:rPr>
          <w:noProof/>
        </w:rPr>
        <w:t>42</w:t>
      </w:r>
      <w:r>
        <w:rPr>
          <w:noProof/>
        </w:rPr>
        <w:fldChar w:fldCharType="end"/>
      </w:r>
    </w:p>
    <w:p w14:paraId="2C350FC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8.12.9</w:t>
      </w:r>
      <w:r w:rsidRPr="00737E32">
        <w:rPr>
          <w:rFonts w:ascii="Cambria" w:eastAsia="ＭＳ 明朝" w:hAnsi="Cambria"/>
          <w:b w:val="0"/>
          <w:noProof/>
          <w:sz w:val="24"/>
          <w:szCs w:val="24"/>
          <w:lang w:val="en-US"/>
        </w:rPr>
        <w:tab/>
      </w:r>
      <w:r>
        <w:rPr>
          <w:noProof/>
        </w:rPr>
        <w:t>[[DefineOwnProperty]] (P, Desc, Throw)</w:t>
      </w:r>
      <w:r>
        <w:rPr>
          <w:noProof/>
        </w:rPr>
        <w:tab/>
      </w:r>
      <w:r>
        <w:rPr>
          <w:noProof/>
        </w:rPr>
        <w:fldChar w:fldCharType="begin"/>
      </w:r>
      <w:r>
        <w:rPr>
          <w:noProof/>
        </w:rPr>
        <w:instrText xml:space="preserve"> PAGEREF _Toc178386991 \h </w:instrText>
      </w:r>
      <w:r>
        <w:rPr>
          <w:noProof/>
        </w:rPr>
      </w:r>
      <w:r>
        <w:rPr>
          <w:noProof/>
        </w:rPr>
        <w:fldChar w:fldCharType="separate"/>
      </w:r>
      <w:r>
        <w:rPr>
          <w:noProof/>
        </w:rPr>
        <w:t>43</w:t>
      </w:r>
      <w:r>
        <w:rPr>
          <w:noProof/>
        </w:rPr>
        <w:fldChar w:fldCharType="end"/>
      </w:r>
    </w:p>
    <w:p w14:paraId="0AAA09E7" w14:textId="77777777" w:rsidR="00FA52F8" w:rsidRPr="00737E32" w:rsidRDefault="00FA52F8">
      <w:pPr>
        <w:pStyle w:val="12"/>
        <w:tabs>
          <w:tab w:val="left" w:pos="351"/>
        </w:tabs>
        <w:rPr>
          <w:rFonts w:ascii="Cambria" w:eastAsia="ＭＳ 明朝" w:hAnsi="Cambria"/>
          <w:b w:val="0"/>
          <w:noProof/>
          <w:sz w:val="24"/>
          <w:szCs w:val="24"/>
          <w:lang w:val="en-US"/>
        </w:rPr>
      </w:pPr>
      <w:r>
        <w:rPr>
          <w:noProof/>
        </w:rPr>
        <w:t>9</w:t>
      </w:r>
      <w:r w:rsidRPr="00737E32">
        <w:rPr>
          <w:rFonts w:ascii="Cambria" w:eastAsia="ＭＳ 明朝" w:hAnsi="Cambria"/>
          <w:b w:val="0"/>
          <w:noProof/>
          <w:sz w:val="24"/>
          <w:szCs w:val="24"/>
          <w:lang w:val="en-US"/>
        </w:rPr>
        <w:tab/>
      </w:r>
      <w:r>
        <w:rPr>
          <w:noProof/>
        </w:rPr>
        <w:t>Type Conversion and Testing</w:t>
      </w:r>
      <w:r>
        <w:rPr>
          <w:noProof/>
        </w:rPr>
        <w:tab/>
      </w:r>
      <w:r>
        <w:rPr>
          <w:noProof/>
        </w:rPr>
        <w:fldChar w:fldCharType="begin"/>
      </w:r>
      <w:r>
        <w:rPr>
          <w:noProof/>
        </w:rPr>
        <w:instrText xml:space="preserve"> PAGEREF _Toc178386992 \h </w:instrText>
      </w:r>
      <w:r>
        <w:rPr>
          <w:noProof/>
        </w:rPr>
      </w:r>
      <w:r>
        <w:rPr>
          <w:noProof/>
        </w:rPr>
        <w:fldChar w:fldCharType="separate"/>
      </w:r>
      <w:r>
        <w:rPr>
          <w:noProof/>
        </w:rPr>
        <w:t>44</w:t>
      </w:r>
      <w:r>
        <w:rPr>
          <w:noProof/>
        </w:rPr>
        <w:fldChar w:fldCharType="end"/>
      </w:r>
    </w:p>
    <w:p w14:paraId="384A8B88"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9.1</w:t>
      </w:r>
      <w:r w:rsidRPr="00737E32">
        <w:rPr>
          <w:rFonts w:ascii="Cambria" w:eastAsia="ＭＳ 明朝" w:hAnsi="Cambria"/>
          <w:b w:val="0"/>
          <w:noProof/>
          <w:sz w:val="24"/>
          <w:szCs w:val="24"/>
          <w:lang w:val="en-US"/>
        </w:rPr>
        <w:tab/>
      </w:r>
      <w:r>
        <w:rPr>
          <w:noProof/>
        </w:rPr>
        <w:t>ToPrimitive</w:t>
      </w:r>
      <w:r>
        <w:rPr>
          <w:noProof/>
        </w:rPr>
        <w:tab/>
      </w:r>
      <w:r>
        <w:rPr>
          <w:noProof/>
        </w:rPr>
        <w:fldChar w:fldCharType="begin"/>
      </w:r>
      <w:r>
        <w:rPr>
          <w:noProof/>
        </w:rPr>
        <w:instrText xml:space="preserve"> PAGEREF _Toc178386993 \h </w:instrText>
      </w:r>
      <w:r>
        <w:rPr>
          <w:noProof/>
        </w:rPr>
      </w:r>
      <w:r>
        <w:rPr>
          <w:noProof/>
        </w:rPr>
        <w:fldChar w:fldCharType="separate"/>
      </w:r>
      <w:r>
        <w:rPr>
          <w:noProof/>
        </w:rPr>
        <w:t>44</w:t>
      </w:r>
      <w:r>
        <w:rPr>
          <w:noProof/>
        </w:rPr>
        <w:fldChar w:fldCharType="end"/>
      </w:r>
    </w:p>
    <w:p w14:paraId="1ED7A51E"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9.2</w:t>
      </w:r>
      <w:r w:rsidRPr="00737E32">
        <w:rPr>
          <w:rFonts w:ascii="Cambria" w:eastAsia="ＭＳ 明朝" w:hAnsi="Cambria"/>
          <w:b w:val="0"/>
          <w:noProof/>
          <w:sz w:val="24"/>
          <w:szCs w:val="24"/>
          <w:lang w:val="en-US"/>
        </w:rPr>
        <w:tab/>
      </w:r>
      <w:r>
        <w:rPr>
          <w:noProof/>
        </w:rPr>
        <w:t>ToBoolean</w:t>
      </w:r>
      <w:r>
        <w:rPr>
          <w:noProof/>
        </w:rPr>
        <w:tab/>
      </w:r>
      <w:r>
        <w:rPr>
          <w:noProof/>
        </w:rPr>
        <w:fldChar w:fldCharType="begin"/>
      </w:r>
      <w:r>
        <w:rPr>
          <w:noProof/>
        </w:rPr>
        <w:instrText xml:space="preserve"> PAGEREF _Toc178386994 \h </w:instrText>
      </w:r>
      <w:r>
        <w:rPr>
          <w:noProof/>
        </w:rPr>
      </w:r>
      <w:r>
        <w:rPr>
          <w:noProof/>
        </w:rPr>
        <w:fldChar w:fldCharType="separate"/>
      </w:r>
      <w:r>
        <w:rPr>
          <w:noProof/>
        </w:rPr>
        <w:t>44</w:t>
      </w:r>
      <w:r>
        <w:rPr>
          <w:noProof/>
        </w:rPr>
        <w:fldChar w:fldCharType="end"/>
      </w:r>
    </w:p>
    <w:p w14:paraId="51E63907"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9.3</w:t>
      </w:r>
      <w:r w:rsidRPr="00737E32">
        <w:rPr>
          <w:rFonts w:ascii="Cambria" w:eastAsia="ＭＳ 明朝" w:hAnsi="Cambria"/>
          <w:b w:val="0"/>
          <w:noProof/>
          <w:sz w:val="24"/>
          <w:szCs w:val="24"/>
          <w:lang w:val="en-US"/>
        </w:rPr>
        <w:tab/>
      </w:r>
      <w:r>
        <w:rPr>
          <w:noProof/>
        </w:rPr>
        <w:t>ToNumber</w:t>
      </w:r>
      <w:r>
        <w:rPr>
          <w:noProof/>
        </w:rPr>
        <w:tab/>
      </w:r>
      <w:r>
        <w:rPr>
          <w:noProof/>
        </w:rPr>
        <w:fldChar w:fldCharType="begin"/>
      </w:r>
      <w:r>
        <w:rPr>
          <w:noProof/>
        </w:rPr>
        <w:instrText xml:space="preserve"> PAGEREF _Toc178386995 \h </w:instrText>
      </w:r>
      <w:r>
        <w:rPr>
          <w:noProof/>
        </w:rPr>
      </w:r>
      <w:r>
        <w:rPr>
          <w:noProof/>
        </w:rPr>
        <w:fldChar w:fldCharType="separate"/>
      </w:r>
      <w:r>
        <w:rPr>
          <w:noProof/>
        </w:rPr>
        <w:t>45</w:t>
      </w:r>
      <w:r>
        <w:rPr>
          <w:noProof/>
        </w:rPr>
        <w:fldChar w:fldCharType="end"/>
      </w:r>
    </w:p>
    <w:p w14:paraId="0826A62D"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9.3.1</w:t>
      </w:r>
      <w:r w:rsidRPr="00737E32">
        <w:rPr>
          <w:rFonts w:ascii="Cambria" w:eastAsia="ＭＳ 明朝" w:hAnsi="Cambria"/>
          <w:b w:val="0"/>
          <w:noProof/>
          <w:sz w:val="24"/>
          <w:szCs w:val="24"/>
          <w:lang w:val="en-US"/>
        </w:rPr>
        <w:tab/>
      </w:r>
      <w:r>
        <w:rPr>
          <w:noProof/>
        </w:rPr>
        <w:t>ToNumber Applied to the String Type</w:t>
      </w:r>
      <w:r>
        <w:rPr>
          <w:noProof/>
        </w:rPr>
        <w:tab/>
      </w:r>
      <w:r>
        <w:rPr>
          <w:noProof/>
        </w:rPr>
        <w:fldChar w:fldCharType="begin"/>
      </w:r>
      <w:r>
        <w:rPr>
          <w:noProof/>
        </w:rPr>
        <w:instrText xml:space="preserve"> PAGEREF _Toc178386996 \h </w:instrText>
      </w:r>
      <w:r>
        <w:rPr>
          <w:noProof/>
        </w:rPr>
      </w:r>
      <w:r>
        <w:rPr>
          <w:noProof/>
        </w:rPr>
        <w:fldChar w:fldCharType="separate"/>
      </w:r>
      <w:r>
        <w:rPr>
          <w:noProof/>
        </w:rPr>
        <w:t>45</w:t>
      </w:r>
      <w:r>
        <w:rPr>
          <w:noProof/>
        </w:rPr>
        <w:fldChar w:fldCharType="end"/>
      </w:r>
    </w:p>
    <w:p w14:paraId="4DC1BDA6"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9.4</w:t>
      </w:r>
      <w:r w:rsidRPr="00737E32">
        <w:rPr>
          <w:rFonts w:ascii="Cambria" w:eastAsia="ＭＳ 明朝" w:hAnsi="Cambria"/>
          <w:b w:val="0"/>
          <w:noProof/>
          <w:sz w:val="24"/>
          <w:szCs w:val="24"/>
          <w:lang w:val="en-US"/>
        </w:rPr>
        <w:tab/>
      </w:r>
      <w:r>
        <w:rPr>
          <w:noProof/>
        </w:rPr>
        <w:t>ToInteger</w:t>
      </w:r>
      <w:r>
        <w:rPr>
          <w:noProof/>
        </w:rPr>
        <w:tab/>
      </w:r>
      <w:r>
        <w:rPr>
          <w:noProof/>
        </w:rPr>
        <w:fldChar w:fldCharType="begin"/>
      </w:r>
      <w:r>
        <w:rPr>
          <w:noProof/>
        </w:rPr>
        <w:instrText xml:space="preserve"> PAGEREF _Toc178386997 \h </w:instrText>
      </w:r>
      <w:r>
        <w:rPr>
          <w:noProof/>
        </w:rPr>
      </w:r>
      <w:r>
        <w:rPr>
          <w:noProof/>
        </w:rPr>
        <w:fldChar w:fldCharType="separate"/>
      </w:r>
      <w:r>
        <w:rPr>
          <w:noProof/>
        </w:rPr>
        <w:t>48</w:t>
      </w:r>
      <w:r>
        <w:rPr>
          <w:noProof/>
        </w:rPr>
        <w:fldChar w:fldCharType="end"/>
      </w:r>
    </w:p>
    <w:p w14:paraId="1C957714"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9.5</w:t>
      </w:r>
      <w:r w:rsidRPr="00737E32">
        <w:rPr>
          <w:rFonts w:ascii="Cambria" w:eastAsia="ＭＳ 明朝" w:hAnsi="Cambria"/>
          <w:b w:val="0"/>
          <w:noProof/>
          <w:sz w:val="24"/>
          <w:szCs w:val="24"/>
          <w:lang w:val="en-US"/>
        </w:rPr>
        <w:tab/>
      </w:r>
      <w:r>
        <w:rPr>
          <w:noProof/>
        </w:rPr>
        <w:t>ToInt32: (Signed 32 Bit Integer)</w:t>
      </w:r>
      <w:r>
        <w:rPr>
          <w:noProof/>
        </w:rPr>
        <w:tab/>
      </w:r>
      <w:r>
        <w:rPr>
          <w:noProof/>
        </w:rPr>
        <w:fldChar w:fldCharType="begin"/>
      </w:r>
      <w:r>
        <w:rPr>
          <w:noProof/>
        </w:rPr>
        <w:instrText xml:space="preserve"> PAGEREF _Toc178386998 \h </w:instrText>
      </w:r>
      <w:r>
        <w:rPr>
          <w:noProof/>
        </w:rPr>
      </w:r>
      <w:r>
        <w:rPr>
          <w:noProof/>
        </w:rPr>
        <w:fldChar w:fldCharType="separate"/>
      </w:r>
      <w:r>
        <w:rPr>
          <w:noProof/>
        </w:rPr>
        <w:t>48</w:t>
      </w:r>
      <w:r>
        <w:rPr>
          <w:noProof/>
        </w:rPr>
        <w:fldChar w:fldCharType="end"/>
      </w:r>
    </w:p>
    <w:p w14:paraId="2D05F1B7"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9.6</w:t>
      </w:r>
      <w:r w:rsidRPr="00737E32">
        <w:rPr>
          <w:rFonts w:ascii="Cambria" w:eastAsia="ＭＳ 明朝" w:hAnsi="Cambria"/>
          <w:b w:val="0"/>
          <w:noProof/>
          <w:sz w:val="24"/>
          <w:szCs w:val="24"/>
          <w:lang w:val="en-US"/>
        </w:rPr>
        <w:tab/>
      </w:r>
      <w:r>
        <w:rPr>
          <w:noProof/>
        </w:rPr>
        <w:t>ToUint32: (Unsigned 32 Bit Integer)</w:t>
      </w:r>
      <w:r>
        <w:rPr>
          <w:noProof/>
        </w:rPr>
        <w:tab/>
      </w:r>
      <w:r>
        <w:rPr>
          <w:noProof/>
        </w:rPr>
        <w:fldChar w:fldCharType="begin"/>
      </w:r>
      <w:r>
        <w:rPr>
          <w:noProof/>
        </w:rPr>
        <w:instrText xml:space="preserve"> PAGEREF _Toc178386999 \h </w:instrText>
      </w:r>
      <w:r>
        <w:rPr>
          <w:noProof/>
        </w:rPr>
      </w:r>
      <w:r>
        <w:rPr>
          <w:noProof/>
        </w:rPr>
        <w:fldChar w:fldCharType="separate"/>
      </w:r>
      <w:r>
        <w:rPr>
          <w:noProof/>
        </w:rPr>
        <w:t>48</w:t>
      </w:r>
      <w:r>
        <w:rPr>
          <w:noProof/>
        </w:rPr>
        <w:fldChar w:fldCharType="end"/>
      </w:r>
    </w:p>
    <w:p w14:paraId="5816BCD7"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9.7</w:t>
      </w:r>
      <w:r w:rsidRPr="00737E32">
        <w:rPr>
          <w:rFonts w:ascii="Cambria" w:eastAsia="ＭＳ 明朝" w:hAnsi="Cambria"/>
          <w:b w:val="0"/>
          <w:noProof/>
          <w:sz w:val="24"/>
          <w:szCs w:val="24"/>
          <w:lang w:val="en-US"/>
        </w:rPr>
        <w:tab/>
      </w:r>
      <w:r>
        <w:rPr>
          <w:noProof/>
        </w:rPr>
        <w:t>ToUint16: (Unsigned 16 Bit Integer)</w:t>
      </w:r>
      <w:r>
        <w:rPr>
          <w:noProof/>
        </w:rPr>
        <w:tab/>
      </w:r>
      <w:r>
        <w:rPr>
          <w:noProof/>
        </w:rPr>
        <w:fldChar w:fldCharType="begin"/>
      </w:r>
      <w:r>
        <w:rPr>
          <w:noProof/>
        </w:rPr>
        <w:instrText xml:space="preserve"> PAGEREF _Toc178387000 \h </w:instrText>
      </w:r>
      <w:r>
        <w:rPr>
          <w:noProof/>
        </w:rPr>
      </w:r>
      <w:r>
        <w:rPr>
          <w:noProof/>
        </w:rPr>
        <w:fldChar w:fldCharType="separate"/>
      </w:r>
      <w:r>
        <w:rPr>
          <w:noProof/>
        </w:rPr>
        <w:t>49</w:t>
      </w:r>
      <w:r>
        <w:rPr>
          <w:noProof/>
        </w:rPr>
        <w:fldChar w:fldCharType="end"/>
      </w:r>
    </w:p>
    <w:p w14:paraId="7B576941"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9.8</w:t>
      </w:r>
      <w:r w:rsidRPr="00737E32">
        <w:rPr>
          <w:rFonts w:ascii="Cambria" w:eastAsia="ＭＳ 明朝" w:hAnsi="Cambria"/>
          <w:b w:val="0"/>
          <w:noProof/>
          <w:sz w:val="24"/>
          <w:szCs w:val="24"/>
          <w:lang w:val="en-US"/>
        </w:rPr>
        <w:tab/>
      </w:r>
      <w:r>
        <w:rPr>
          <w:noProof/>
        </w:rPr>
        <w:t>ToString</w:t>
      </w:r>
      <w:r>
        <w:rPr>
          <w:noProof/>
        </w:rPr>
        <w:tab/>
      </w:r>
      <w:r>
        <w:rPr>
          <w:noProof/>
        </w:rPr>
        <w:fldChar w:fldCharType="begin"/>
      </w:r>
      <w:r>
        <w:rPr>
          <w:noProof/>
        </w:rPr>
        <w:instrText xml:space="preserve"> PAGEREF _Toc178387001 \h </w:instrText>
      </w:r>
      <w:r>
        <w:rPr>
          <w:noProof/>
        </w:rPr>
      </w:r>
      <w:r>
        <w:rPr>
          <w:noProof/>
        </w:rPr>
        <w:fldChar w:fldCharType="separate"/>
      </w:r>
      <w:r>
        <w:rPr>
          <w:noProof/>
        </w:rPr>
        <w:t>49</w:t>
      </w:r>
      <w:r>
        <w:rPr>
          <w:noProof/>
        </w:rPr>
        <w:fldChar w:fldCharType="end"/>
      </w:r>
    </w:p>
    <w:p w14:paraId="636DEB0E" w14:textId="77777777" w:rsidR="00FA52F8" w:rsidRPr="00737E32" w:rsidRDefault="00FA52F8">
      <w:pPr>
        <w:pStyle w:val="3a"/>
        <w:tabs>
          <w:tab w:val="left" w:pos="685"/>
        </w:tabs>
        <w:rPr>
          <w:rFonts w:ascii="Cambria" w:eastAsia="ＭＳ 明朝" w:hAnsi="Cambria"/>
          <w:b w:val="0"/>
          <w:noProof/>
          <w:sz w:val="24"/>
          <w:szCs w:val="24"/>
          <w:lang w:val="en-US"/>
        </w:rPr>
      </w:pPr>
      <w:r>
        <w:rPr>
          <w:noProof/>
        </w:rPr>
        <w:t>9.8.1</w:t>
      </w:r>
      <w:r w:rsidRPr="00737E32">
        <w:rPr>
          <w:rFonts w:ascii="Cambria" w:eastAsia="ＭＳ 明朝" w:hAnsi="Cambria"/>
          <w:b w:val="0"/>
          <w:noProof/>
          <w:sz w:val="24"/>
          <w:szCs w:val="24"/>
          <w:lang w:val="en-US"/>
        </w:rPr>
        <w:tab/>
      </w:r>
      <w:r>
        <w:rPr>
          <w:noProof/>
        </w:rPr>
        <w:t>ToString Applied to the Number Type</w:t>
      </w:r>
      <w:r>
        <w:rPr>
          <w:noProof/>
        </w:rPr>
        <w:tab/>
      </w:r>
      <w:r>
        <w:rPr>
          <w:noProof/>
        </w:rPr>
        <w:fldChar w:fldCharType="begin"/>
      </w:r>
      <w:r>
        <w:rPr>
          <w:noProof/>
        </w:rPr>
        <w:instrText xml:space="preserve"> PAGEREF _Toc178387002 \h </w:instrText>
      </w:r>
      <w:r>
        <w:rPr>
          <w:noProof/>
        </w:rPr>
      </w:r>
      <w:r>
        <w:rPr>
          <w:noProof/>
        </w:rPr>
        <w:fldChar w:fldCharType="separate"/>
      </w:r>
      <w:r>
        <w:rPr>
          <w:noProof/>
        </w:rPr>
        <w:t>49</w:t>
      </w:r>
      <w:r>
        <w:rPr>
          <w:noProof/>
        </w:rPr>
        <w:fldChar w:fldCharType="end"/>
      </w:r>
    </w:p>
    <w:p w14:paraId="0ADF6F73" w14:textId="77777777" w:rsidR="00FA52F8" w:rsidRPr="00737E32" w:rsidRDefault="00FA52F8">
      <w:pPr>
        <w:pStyle w:val="2b"/>
        <w:tabs>
          <w:tab w:val="left" w:pos="518"/>
        </w:tabs>
        <w:rPr>
          <w:rFonts w:ascii="Cambria" w:eastAsia="ＭＳ 明朝" w:hAnsi="Cambria"/>
          <w:b w:val="0"/>
          <w:noProof/>
          <w:sz w:val="24"/>
          <w:szCs w:val="24"/>
          <w:lang w:val="en-US"/>
        </w:rPr>
      </w:pPr>
      <w:r>
        <w:rPr>
          <w:noProof/>
        </w:rPr>
        <w:t>9.9</w:t>
      </w:r>
      <w:r w:rsidRPr="00737E32">
        <w:rPr>
          <w:rFonts w:ascii="Cambria" w:eastAsia="ＭＳ 明朝" w:hAnsi="Cambria"/>
          <w:b w:val="0"/>
          <w:noProof/>
          <w:sz w:val="24"/>
          <w:szCs w:val="24"/>
          <w:lang w:val="en-US"/>
        </w:rPr>
        <w:tab/>
      </w:r>
      <w:r>
        <w:rPr>
          <w:noProof/>
        </w:rPr>
        <w:t>ToObject</w:t>
      </w:r>
      <w:r>
        <w:rPr>
          <w:noProof/>
        </w:rPr>
        <w:tab/>
      </w:r>
      <w:r>
        <w:rPr>
          <w:noProof/>
        </w:rPr>
        <w:fldChar w:fldCharType="begin"/>
      </w:r>
      <w:r>
        <w:rPr>
          <w:noProof/>
        </w:rPr>
        <w:instrText xml:space="preserve"> PAGEREF _Toc178387003 \h </w:instrText>
      </w:r>
      <w:r>
        <w:rPr>
          <w:noProof/>
        </w:rPr>
      </w:r>
      <w:r>
        <w:rPr>
          <w:noProof/>
        </w:rPr>
        <w:fldChar w:fldCharType="separate"/>
      </w:r>
      <w:r>
        <w:rPr>
          <w:noProof/>
        </w:rPr>
        <w:t>50</w:t>
      </w:r>
      <w:r>
        <w:rPr>
          <w:noProof/>
        </w:rPr>
        <w:fldChar w:fldCharType="end"/>
      </w:r>
    </w:p>
    <w:p w14:paraId="38C34FD1"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9.10</w:t>
      </w:r>
      <w:r w:rsidRPr="00737E32">
        <w:rPr>
          <w:rFonts w:ascii="Cambria" w:eastAsia="ＭＳ 明朝" w:hAnsi="Cambria"/>
          <w:b w:val="0"/>
          <w:noProof/>
          <w:sz w:val="24"/>
          <w:szCs w:val="24"/>
          <w:lang w:val="en-US"/>
        </w:rPr>
        <w:tab/>
      </w:r>
      <w:r>
        <w:rPr>
          <w:noProof/>
        </w:rPr>
        <w:t>CheckObjectCoercible</w:t>
      </w:r>
      <w:r>
        <w:rPr>
          <w:noProof/>
        </w:rPr>
        <w:tab/>
      </w:r>
      <w:r>
        <w:rPr>
          <w:noProof/>
        </w:rPr>
        <w:fldChar w:fldCharType="begin"/>
      </w:r>
      <w:r>
        <w:rPr>
          <w:noProof/>
        </w:rPr>
        <w:instrText xml:space="preserve"> PAGEREF _Toc178387004 \h </w:instrText>
      </w:r>
      <w:r>
        <w:rPr>
          <w:noProof/>
        </w:rPr>
      </w:r>
      <w:r>
        <w:rPr>
          <w:noProof/>
        </w:rPr>
        <w:fldChar w:fldCharType="separate"/>
      </w:r>
      <w:r>
        <w:rPr>
          <w:noProof/>
        </w:rPr>
        <w:t>50</w:t>
      </w:r>
      <w:r>
        <w:rPr>
          <w:noProof/>
        </w:rPr>
        <w:fldChar w:fldCharType="end"/>
      </w:r>
    </w:p>
    <w:p w14:paraId="37D9D1E1"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9.11</w:t>
      </w:r>
      <w:r w:rsidRPr="00737E32">
        <w:rPr>
          <w:rFonts w:ascii="Cambria" w:eastAsia="ＭＳ 明朝" w:hAnsi="Cambria"/>
          <w:b w:val="0"/>
          <w:noProof/>
          <w:sz w:val="24"/>
          <w:szCs w:val="24"/>
          <w:lang w:val="en-US"/>
        </w:rPr>
        <w:tab/>
      </w:r>
      <w:r>
        <w:rPr>
          <w:noProof/>
        </w:rPr>
        <w:t>IsCallable</w:t>
      </w:r>
      <w:r>
        <w:rPr>
          <w:noProof/>
        </w:rPr>
        <w:tab/>
      </w:r>
      <w:r>
        <w:rPr>
          <w:noProof/>
        </w:rPr>
        <w:fldChar w:fldCharType="begin"/>
      </w:r>
      <w:r>
        <w:rPr>
          <w:noProof/>
        </w:rPr>
        <w:instrText xml:space="preserve"> PAGEREF _Toc178387005 \h </w:instrText>
      </w:r>
      <w:r>
        <w:rPr>
          <w:noProof/>
        </w:rPr>
      </w:r>
      <w:r>
        <w:rPr>
          <w:noProof/>
        </w:rPr>
        <w:fldChar w:fldCharType="separate"/>
      </w:r>
      <w:r>
        <w:rPr>
          <w:noProof/>
        </w:rPr>
        <w:t>51</w:t>
      </w:r>
      <w:r>
        <w:rPr>
          <w:noProof/>
        </w:rPr>
        <w:fldChar w:fldCharType="end"/>
      </w:r>
    </w:p>
    <w:p w14:paraId="3A556D1F" w14:textId="77777777" w:rsidR="00FA52F8" w:rsidRPr="00737E32" w:rsidRDefault="00FA52F8">
      <w:pPr>
        <w:pStyle w:val="2b"/>
        <w:tabs>
          <w:tab w:val="left" w:pos="629"/>
        </w:tabs>
        <w:rPr>
          <w:rFonts w:ascii="Cambria" w:eastAsia="ＭＳ 明朝" w:hAnsi="Cambria"/>
          <w:b w:val="0"/>
          <w:noProof/>
          <w:sz w:val="24"/>
          <w:szCs w:val="24"/>
          <w:lang w:val="en-US"/>
        </w:rPr>
      </w:pPr>
      <w:r w:rsidRPr="00C15C85">
        <w:rPr>
          <w:bCs/>
          <w:noProof/>
        </w:rPr>
        <w:t>9.12</w:t>
      </w:r>
      <w:r w:rsidRPr="00737E32">
        <w:rPr>
          <w:rFonts w:ascii="Cambria" w:eastAsia="ＭＳ 明朝" w:hAnsi="Cambria"/>
          <w:b w:val="0"/>
          <w:noProof/>
          <w:sz w:val="24"/>
          <w:szCs w:val="24"/>
          <w:lang w:val="en-US"/>
        </w:rPr>
        <w:tab/>
      </w:r>
      <w:r w:rsidRPr="00C15C85">
        <w:rPr>
          <w:bCs/>
          <w:noProof/>
        </w:rPr>
        <w:t>The SameValue Algorithm</w:t>
      </w:r>
      <w:r>
        <w:rPr>
          <w:noProof/>
        </w:rPr>
        <w:tab/>
      </w:r>
      <w:r>
        <w:rPr>
          <w:noProof/>
        </w:rPr>
        <w:fldChar w:fldCharType="begin"/>
      </w:r>
      <w:r>
        <w:rPr>
          <w:noProof/>
        </w:rPr>
        <w:instrText xml:space="preserve"> PAGEREF _Toc178387006 \h </w:instrText>
      </w:r>
      <w:r>
        <w:rPr>
          <w:noProof/>
        </w:rPr>
      </w:r>
      <w:r>
        <w:rPr>
          <w:noProof/>
        </w:rPr>
        <w:fldChar w:fldCharType="separate"/>
      </w:r>
      <w:r>
        <w:rPr>
          <w:noProof/>
        </w:rPr>
        <w:t>51</w:t>
      </w:r>
      <w:r>
        <w:rPr>
          <w:noProof/>
        </w:rPr>
        <w:fldChar w:fldCharType="end"/>
      </w:r>
    </w:p>
    <w:p w14:paraId="7A480391" w14:textId="77777777" w:rsidR="00FA52F8" w:rsidRPr="00737E32" w:rsidRDefault="00FA52F8">
      <w:pPr>
        <w:pStyle w:val="12"/>
        <w:tabs>
          <w:tab w:val="left" w:pos="462"/>
        </w:tabs>
        <w:rPr>
          <w:rFonts w:ascii="Cambria" w:eastAsia="ＭＳ 明朝" w:hAnsi="Cambria"/>
          <w:b w:val="0"/>
          <w:noProof/>
          <w:sz w:val="24"/>
          <w:szCs w:val="24"/>
          <w:lang w:val="en-US"/>
        </w:rPr>
      </w:pPr>
      <w:r>
        <w:rPr>
          <w:noProof/>
        </w:rPr>
        <w:t>10</w:t>
      </w:r>
      <w:r w:rsidRPr="00737E32">
        <w:rPr>
          <w:rFonts w:ascii="Cambria" w:eastAsia="ＭＳ 明朝" w:hAnsi="Cambria"/>
          <w:b w:val="0"/>
          <w:noProof/>
          <w:sz w:val="24"/>
          <w:szCs w:val="24"/>
          <w:lang w:val="en-US"/>
        </w:rPr>
        <w:tab/>
      </w:r>
      <w:r>
        <w:rPr>
          <w:noProof/>
        </w:rPr>
        <w:t>Executable Code and Execution Contexts</w:t>
      </w:r>
      <w:r>
        <w:rPr>
          <w:noProof/>
        </w:rPr>
        <w:tab/>
      </w:r>
      <w:r>
        <w:rPr>
          <w:noProof/>
        </w:rPr>
        <w:fldChar w:fldCharType="begin"/>
      </w:r>
      <w:r>
        <w:rPr>
          <w:noProof/>
        </w:rPr>
        <w:instrText xml:space="preserve"> PAGEREF _Toc178387007 \h </w:instrText>
      </w:r>
      <w:r>
        <w:rPr>
          <w:noProof/>
        </w:rPr>
      </w:r>
      <w:r>
        <w:rPr>
          <w:noProof/>
        </w:rPr>
        <w:fldChar w:fldCharType="separate"/>
      </w:r>
      <w:r>
        <w:rPr>
          <w:noProof/>
        </w:rPr>
        <w:t>51</w:t>
      </w:r>
      <w:r>
        <w:rPr>
          <w:noProof/>
        </w:rPr>
        <w:fldChar w:fldCharType="end"/>
      </w:r>
    </w:p>
    <w:p w14:paraId="37BDD28E"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10.1</w:t>
      </w:r>
      <w:r w:rsidRPr="00737E32">
        <w:rPr>
          <w:rFonts w:ascii="Cambria" w:eastAsia="ＭＳ 明朝" w:hAnsi="Cambria"/>
          <w:b w:val="0"/>
          <w:noProof/>
          <w:sz w:val="24"/>
          <w:szCs w:val="24"/>
          <w:lang w:val="en-US"/>
        </w:rPr>
        <w:tab/>
      </w:r>
      <w:r>
        <w:rPr>
          <w:noProof/>
        </w:rPr>
        <w:t>Types of Executable Code</w:t>
      </w:r>
      <w:r>
        <w:rPr>
          <w:noProof/>
        </w:rPr>
        <w:tab/>
      </w:r>
      <w:r>
        <w:rPr>
          <w:noProof/>
        </w:rPr>
        <w:fldChar w:fldCharType="begin"/>
      </w:r>
      <w:r>
        <w:rPr>
          <w:noProof/>
        </w:rPr>
        <w:instrText xml:space="preserve"> PAGEREF _Toc178387008 \h </w:instrText>
      </w:r>
      <w:r>
        <w:rPr>
          <w:noProof/>
        </w:rPr>
      </w:r>
      <w:r>
        <w:rPr>
          <w:noProof/>
        </w:rPr>
        <w:fldChar w:fldCharType="separate"/>
      </w:r>
      <w:r>
        <w:rPr>
          <w:noProof/>
        </w:rPr>
        <w:t>51</w:t>
      </w:r>
      <w:r>
        <w:rPr>
          <w:noProof/>
        </w:rPr>
        <w:fldChar w:fldCharType="end"/>
      </w:r>
    </w:p>
    <w:p w14:paraId="0843554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10.1.1</w:t>
      </w:r>
      <w:r w:rsidRPr="00737E32">
        <w:rPr>
          <w:rFonts w:ascii="Cambria" w:eastAsia="ＭＳ 明朝" w:hAnsi="Cambria"/>
          <w:b w:val="0"/>
          <w:noProof/>
          <w:sz w:val="24"/>
          <w:szCs w:val="24"/>
          <w:lang w:val="en-US"/>
        </w:rPr>
        <w:tab/>
      </w:r>
      <w:r>
        <w:rPr>
          <w:noProof/>
        </w:rPr>
        <w:t>Strict Mode Code</w:t>
      </w:r>
      <w:r>
        <w:rPr>
          <w:noProof/>
        </w:rPr>
        <w:tab/>
      </w:r>
      <w:r>
        <w:rPr>
          <w:noProof/>
        </w:rPr>
        <w:fldChar w:fldCharType="begin"/>
      </w:r>
      <w:r>
        <w:rPr>
          <w:noProof/>
        </w:rPr>
        <w:instrText xml:space="preserve"> PAGEREF _Toc178387009 \h </w:instrText>
      </w:r>
      <w:r>
        <w:rPr>
          <w:noProof/>
        </w:rPr>
      </w:r>
      <w:r>
        <w:rPr>
          <w:noProof/>
        </w:rPr>
        <w:fldChar w:fldCharType="separate"/>
      </w:r>
      <w:r>
        <w:rPr>
          <w:noProof/>
        </w:rPr>
        <w:t>52</w:t>
      </w:r>
      <w:r>
        <w:rPr>
          <w:noProof/>
        </w:rPr>
        <w:fldChar w:fldCharType="end"/>
      </w:r>
    </w:p>
    <w:p w14:paraId="1A2A2C8D"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10.1.2</w:t>
      </w:r>
      <w:r w:rsidRPr="00737E32">
        <w:rPr>
          <w:rFonts w:ascii="Cambria" w:eastAsia="ＭＳ 明朝" w:hAnsi="Cambria"/>
          <w:b w:val="0"/>
          <w:noProof/>
          <w:sz w:val="24"/>
          <w:szCs w:val="24"/>
          <w:lang w:val="en-US"/>
        </w:rPr>
        <w:tab/>
      </w:r>
      <w:r>
        <w:rPr>
          <w:noProof/>
        </w:rPr>
        <w:t>Extended Code</w:t>
      </w:r>
      <w:r>
        <w:rPr>
          <w:noProof/>
        </w:rPr>
        <w:tab/>
      </w:r>
      <w:r>
        <w:rPr>
          <w:noProof/>
        </w:rPr>
        <w:fldChar w:fldCharType="begin"/>
      </w:r>
      <w:r>
        <w:rPr>
          <w:noProof/>
        </w:rPr>
        <w:instrText xml:space="preserve"> PAGEREF _Toc178387010 \h </w:instrText>
      </w:r>
      <w:r>
        <w:rPr>
          <w:noProof/>
        </w:rPr>
      </w:r>
      <w:r>
        <w:rPr>
          <w:noProof/>
        </w:rPr>
        <w:fldChar w:fldCharType="separate"/>
      </w:r>
      <w:r>
        <w:rPr>
          <w:noProof/>
        </w:rPr>
        <w:t>52</w:t>
      </w:r>
      <w:r>
        <w:rPr>
          <w:noProof/>
        </w:rPr>
        <w:fldChar w:fldCharType="end"/>
      </w:r>
    </w:p>
    <w:p w14:paraId="5EFBEED1"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10.2</w:t>
      </w:r>
      <w:r w:rsidRPr="00737E32">
        <w:rPr>
          <w:rFonts w:ascii="Cambria" w:eastAsia="ＭＳ 明朝" w:hAnsi="Cambria"/>
          <w:b w:val="0"/>
          <w:noProof/>
          <w:sz w:val="24"/>
          <w:szCs w:val="24"/>
          <w:lang w:val="en-US"/>
        </w:rPr>
        <w:tab/>
      </w:r>
      <w:r>
        <w:rPr>
          <w:noProof/>
        </w:rPr>
        <w:t>Lexical Environments</w:t>
      </w:r>
      <w:r>
        <w:rPr>
          <w:noProof/>
        </w:rPr>
        <w:tab/>
      </w:r>
      <w:r>
        <w:rPr>
          <w:noProof/>
        </w:rPr>
        <w:fldChar w:fldCharType="begin"/>
      </w:r>
      <w:r>
        <w:rPr>
          <w:noProof/>
        </w:rPr>
        <w:instrText xml:space="preserve"> PAGEREF _Toc178387011 \h </w:instrText>
      </w:r>
      <w:r>
        <w:rPr>
          <w:noProof/>
        </w:rPr>
      </w:r>
      <w:r>
        <w:rPr>
          <w:noProof/>
        </w:rPr>
        <w:fldChar w:fldCharType="separate"/>
      </w:r>
      <w:r>
        <w:rPr>
          <w:noProof/>
        </w:rPr>
        <w:t>53</w:t>
      </w:r>
      <w:r>
        <w:rPr>
          <w:noProof/>
        </w:rPr>
        <w:fldChar w:fldCharType="end"/>
      </w:r>
    </w:p>
    <w:p w14:paraId="0205C0B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10.2.1</w:t>
      </w:r>
      <w:r w:rsidRPr="00737E32">
        <w:rPr>
          <w:rFonts w:ascii="Cambria" w:eastAsia="ＭＳ 明朝" w:hAnsi="Cambria"/>
          <w:b w:val="0"/>
          <w:noProof/>
          <w:sz w:val="24"/>
          <w:szCs w:val="24"/>
          <w:lang w:val="en-US"/>
        </w:rPr>
        <w:tab/>
      </w:r>
      <w:r>
        <w:rPr>
          <w:noProof/>
        </w:rPr>
        <w:t>Environment Records</w:t>
      </w:r>
      <w:r>
        <w:rPr>
          <w:noProof/>
        </w:rPr>
        <w:tab/>
      </w:r>
      <w:r>
        <w:rPr>
          <w:noProof/>
        </w:rPr>
        <w:fldChar w:fldCharType="begin"/>
      </w:r>
      <w:r>
        <w:rPr>
          <w:noProof/>
        </w:rPr>
        <w:instrText xml:space="preserve"> PAGEREF _Toc178387012 \h </w:instrText>
      </w:r>
      <w:r>
        <w:rPr>
          <w:noProof/>
        </w:rPr>
      </w:r>
      <w:r>
        <w:rPr>
          <w:noProof/>
        </w:rPr>
        <w:fldChar w:fldCharType="separate"/>
      </w:r>
      <w:r>
        <w:rPr>
          <w:noProof/>
        </w:rPr>
        <w:t>53</w:t>
      </w:r>
      <w:r>
        <w:rPr>
          <w:noProof/>
        </w:rPr>
        <w:fldChar w:fldCharType="end"/>
      </w:r>
    </w:p>
    <w:p w14:paraId="31BED87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10.2.2</w:t>
      </w:r>
      <w:r w:rsidRPr="00737E32">
        <w:rPr>
          <w:rFonts w:ascii="Cambria" w:eastAsia="ＭＳ 明朝" w:hAnsi="Cambria"/>
          <w:b w:val="0"/>
          <w:noProof/>
          <w:sz w:val="24"/>
          <w:szCs w:val="24"/>
          <w:lang w:val="en-US"/>
        </w:rPr>
        <w:tab/>
      </w:r>
      <w:r>
        <w:rPr>
          <w:noProof/>
        </w:rPr>
        <w:t>Lexical Environment Operations</w:t>
      </w:r>
      <w:r>
        <w:rPr>
          <w:noProof/>
        </w:rPr>
        <w:tab/>
      </w:r>
      <w:r>
        <w:rPr>
          <w:noProof/>
        </w:rPr>
        <w:fldChar w:fldCharType="begin"/>
      </w:r>
      <w:r>
        <w:rPr>
          <w:noProof/>
        </w:rPr>
        <w:instrText xml:space="preserve"> PAGEREF _Toc178387013 \h </w:instrText>
      </w:r>
      <w:r>
        <w:rPr>
          <w:noProof/>
        </w:rPr>
      </w:r>
      <w:r>
        <w:rPr>
          <w:noProof/>
        </w:rPr>
        <w:fldChar w:fldCharType="separate"/>
      </w:r>
      <w:r>
        <w:rPr>
          <w:noProof/>
        </w:rPr>
        <w:t>57</w:t>
      </w:r>
      <w:r>
        <w:rPr>
          <w:noProof/>
        </w:rPr>
        <w:fldChar w:fldCharType="end"/>
      </w:r>
    </w:p>
    <w:p w14:paraId="0183189D"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10.2.3</w:t>
      </w:r>
      <w:r w:rsidRPr="00737E32">
        <w:rPr>
          <w:rFonts w:ascii="Cambria" w:eastAsia="ＭＳ 明朝" w:hAnsi="Cambria"/>
          <w:b w:val="0"/>
          <w:noProof/>
          <w:sz w:val="24"/>
          <w:szCs w:val="24"/>
          <w:lang w:val="en-US"/>
        </w:rPr>
        <w:tab/>
      </w:r>
      <w:r>
        <w:rPr>
          <w:noProof/>
        </w:rPr>
        <w:t>The Global Environment</w:t>
      </w:r>
      <w:r>
        <w:rPr>
          <w:noProof/>
        </w:rPr>
        <w:tab/>
      </w:r>
      <w:r>
        <w:rPr>
          <w:noProof/>
        </w:rPr>
        <w:fldChar w:fldCharType="begin"/>
      </w:r>
      <w:r>
        <w:rPr>
          <w:noProof/>
        </w:rPr>
        <w:instrText xml:space="preserve"> PAGEREF _Toc178387014 \h </w:instrText>
      </w:r>
      <w:r>
        <w:rPr>
          <w:noProof/>
        </w:rPr>
      </w:r>
      <w:r>
        <w:rPr>
          <w:noProof/>
        </w:rPr>
        <w:fldChar w:fldCharType="separate"/>
      </w:r>
      <w:r>
        <w:rPr>
          <w:noProof/>
        </w:rPr>
        <w:t>58</w:t>
      </w:r>
      <w:r>
        <w:rPr>
          <w:noProof/>
        </w:rPr>
        <w:fldChar w:fldCharType="end"/>
      </w:r>
    </w:p>
    <w:p w14:paraId="1D53FF2D"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10.3</w:t>
      </w:r>
      <w:r w:rsidRPr="00737E32">
        <w:rPr>
          <w:rFonts w:ascii="Cambria" w:eastAsia="ＭＳ 明朝" w:hAnsi="Cambria"/>
          <w:b w:val="0"/>
          <w:noProof/>
          <w:sz w:val="24"/>
          <w:szCs w:val="24"/>
          <w:lang w:val="en-US"/>
        </w:rPr>
        <w:tab/>
      </w:r>
      <w:r>
        <w:rPr>
          <w:noProof/>
        </w:rPr>
        <w:t>Execution Contexts</w:t>
      </w:r>
      <w:r>
        <w:rPr>
          <w:noProof/>
        </w:rPr>
        <w:tab/>
      </w:r>
      <w:r>
        <w:rPr>
          <w:noProof/>
        </w:rPr>
        <w:fldChar w:fldCharType="begin"/>
      </w:r>
      <w:r>
        <w:rPr>
          <w:noProof/>
        </w:rPr>
        <w:instrText xml:space="preserve"> PAGEREF _Toc178387015 \h </w:instrText>
      </w:r>
      <w:r>
        <w:rPr>
          <w:noProof/>
        </w:rPr>
      </w:r>
      <w:r>
        <w:rPr>
          <w:noProof/>
        </w:rPr>
        <w:fldChar w:fldCharType="separate"/>
      </w:r>
      <w:r>
        <w:rPr>
          <w:noProof/>
        </w:rPr>
        <w:t>58</w:t>
      </w:r>
      <w:r>
        <w:rPr>
          <w:noProof/>
        </w:rPr>
        <w:fldChar w:fldCharType="end"/>
      </w:r>
    </w:p>
    <w:p w14:paraId="3A712768"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10.3.1</w:t>
      </w:r>
      <w:r w:rsidRPr="00737E32">
        <w:rPr>
          <w:rFonts w:ascii="Cambria" w:eastAsia="ＭＳ 明朝" w:hAnsi="Cambria"/>
          <w:b w:val="0"/>
          <w:noProof/>
          <w:sz w:val="24"/>
          <w:szCs w:val="24"/>
          <w:lang w:val="en-US"/>
        </w:rPr>
        <w:tab/>
      </w:r>
      <w:r>
        <w:rPr>
          <w:noProof/>
        </w:rPr>
        <w:t>Identifier Resolution</w:t>
      </w:r>
      <w:r>
        <w:rPr>
          <w:noProof/>
        </w:rPr>
        <w:tab/>
      </w:r>
      <w:r>
        <w:rPr>
          <w:noProof/>
        </w:rPr>
        <w:fldChar w:fldCharType="begin"/>
      </w:r>
      <w:r>
        <w:rPr>
          <w:noProof/>
        </w:rPr>
        <w:instrText xml:space="preserve"> PAGEREF _Toc178387016 \h </w:instrText>
      </w:r>
      <w:r>
        <w:rPr>
          <w:noProof/>
        </w:rPr>
      </w:r>
      <w:r>
        <w:rPr>
          <w:noProof/>
        </w:rPr>
        <w:fldChar w:fldCharType="separate"/>
      </w:r>
      <w:r>
        <w:rPr>
          <w:noProof/>
        </w:rPr>
        <w:t>59</w:t>
      </w:r>
      <w:r>
        <w:rPr>
          <w:noProof/>
        </w:rPr>
        <w:fldChar w:fldCharType="end"/>
      </w:r>
    </w:p>
    <w:p w14:paraId="22019FC1"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10.4</w:t>
      </w:r>
      <w:r w:rsidRPr="00737E32">
        <w:rPr>
          <w:rFonts w:ascii="Cambria" w:eastAsia="ＭＳ 明朝" w:hAnsi="Cambria"/>
          <w:b w:val="0"/>
          <w:noProof/>
          <w:sz w:val="24"/>
          <w:szCs w:val="24"/>
          <w:lang w:val="en-US"/>
        </w:rPr>
        <w:tab/>
      </w:r>
      <w:r>
        <w:rPr>
          <w:noProof/>
        </w:rPr>
        <w:t>Establishing an Execution Context</w:t>
      </w:r>
      <w:r>
        <w:rPr>
          <w:noProof/>
        </w:rPr>
        <w:tab/>
      </w:r>
      <w:r>
        <w:rPr>
          <w:noProof/>
        </w:rPr>
        <w:fldChar w:fldCharType="begin"/>
      </w:r>
      <w:r>
        <w:rPr>
          <w:noProof/>
        </w:rPr>
        <w:instrText xml:space="preserve"> PAGEREF _Toc178387017 \h </w:instrText>
      </w:r>
      <w:r>
        <w:rPr>
          <w:noProof/>
        </w:rPr>
      </w:r>
      <w:r>
        <w:rPr>
          <w:noProof/>
        </w:rPr>
        <w:fldChar w:fldCharType="separate"/>
      </w:r>
      <w:r>
        <w:rPr>
          <w:noProof/>
        </w:rPr>
        <w:t>59</w:t>
      </w:r>
      <w:r>
        <w:rPr>
          <w:noProof/>
        </w:rPr>
        <w:fldChar w:fldCharType="end"/>
      </w:r>
    </w:p>
    <w:p w14:paraId="335A7E8A"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10.4.1</w:t>
      </w:r>
      <w:r w:rsidRPr="00737E32">
        <w:rPr>
          <w:rFonts w:ascii="Cambria" w:eastAsia="ＭＳ 明朝" w:hAnsi="Cambria"/>
          <w:b w:val="0"/>
          <w:noProof/>
          <w:sz w:val="24"/>
          <w:szCs w:val="24"/>
          <w:lang w:val="en-US"/>
        </w:rPr>
        <w:tab/>
      </w:r>
      <w:r>
        <w:rPr>
          <w:noProof/>
        </w:rPr>
        <w:t>Entering Global Code</w:t>
      </w:r>
      <w:r>
        <w:rPr>
          <w:noProof/>
        </w:rPr>
        <w:tab/>
      </w:r>
      <w:r>
        <w:rPr>
          <w:noProof/>
        </w:rPr>
        <w:fldChar w:fldCharType="begin"/>
      </w:r>
      <w:r>
        <w:rPr>
          <w:noProof/>
        </w:rPr>
        <w:instrText xml:space="preserve"> PAGEREF _Toc178387018 \h </w:instrText>
      </w:r>
      <w:r>
        <w:rPr>
          <w:noProof/>
        </w:rPr>
      </w:r>
      <w:r>
        <w:rPr>
          <w:noProof/>
        </w:rPr>
        <w:fldChar w:fldCharType="separate"/>
      </w:r>
      <w:r>
        <w:rPr>
          <w:noProof/>
        </w:rPr>
        <w:t>59</w:t>
      </w:r>
      <w:r>
        <w:rPr>
          <w:noProof/>
        </w:rPr>
        <w:fldChar w:fldCharType="end"/>
      </w:r>
    </w:p>
    <w:p w14:paraId="31B53C4A"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10.4.2</w:t>
      </w:r>
      <w:r w:rsidRPr="00737E32">
        <w:rPr>
          <w:rFonts w:ascii="Cambria" w:eastAsia="ＭＳ 明朝" w:hAnsi="Cambria"/>
          <w:b w:val="0"/>
          <w:noProof/>
          <w:sz w:val="24"/>
          <w:szCs w:val="24"/>
          <w:lang w:val="en-US"/>
        </w:rPr>
        <w:tab/>
      </w:r>
      <w:r>
        <w:rPr>
          <w:noProof/>
        </w:rPr>
        <w:t>Entering Eval Code</w:t>
      </w:r>
      <w:r>
        <w:rPr>
          <w:noProof/>
        </w:rPr>
        <w:tab/>
      </w:r>
      <w:r>
        <w:rPr>
          <w:noProof/>
        </w:rPr>
        <w:fldChar w:fldCharType="begin"/>
      </w:r>
      <w:r>
        <w:rPr>
          <w:noProof/>
        </w:rPr>
        <w:instrText xml:space="preserve"> PAGEREF _Toc178387019 \h </w:instrText>
      </w:r>
      <w:r>
        <w:rPr>
          <w:noProof/>
        </w:rPr>
      </w:r>
      <w:r>
        <w:rPr>
          <w:noProof/>
        </w:rPr>
        <w:fldChar w:fldCharType="separate"/>
      </w:r>
      <w:r>
        <w:rPr>
          <w:noProof/>
        </w:rPr>
        <w:t>60</w:t>
      </w:r>
      <w:r>
        <w:rPr>
          <w:noProof/>
        </w:rPr>
        <w:fldChar w:fldCharType="end"/>
      </w:r>
    </w:p>
    <w:p w14:paraId="10D6B9A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10.4.3</w:t>
      </w:r>
      <w:r w:rsidRPr="00737E32">
        <w:rPr>
          <w:rFonts w:ascii="Cambria" w:eastAsia="ＭＳ 明朝" w:hAnsi="Cambria"/>
          <w:b w:val="0"/>
          <w:noProof/>
          <w:sz w:val="24"/>
          <w:szCs w:val="24"/>
          <w:lang w:val="en-US"/>
        </w:rPr>
        <w:tab/>
      </w:r>
      <w:r>
        <w:rPr>
          <w:noProof/>
        </w:rPr>
        <w:t>Entering Function Code</w:t>
      </w:r>
      <w:r>
        <w:rPr>
          <w:noProof/>
        </w:rPr>
        <w:tab/>
      </w:r>
      <w:r>
        <w:rPr>
          <w:noProof/>
        </w:rPr>
        <w:fldChar w:fldCharType="begin"/>
      </w:r>
      <w:r>
        <w:rPr>
          <w:noProof/>
        </w:rPr>
        <w:instrText xml:space="preserve"> PAGEREF _Toc178387020 \h </w:instrText>
      </w:r>
      <w:r>
        <w:rPr>
          <w:noProof/>
        </w:rPr>
      </w:r>
      <w:r>
        <w:rPr>
          <w:noProof/>
        </w:rPr>
        <w:fldChar w:fldCharType="separate"/>
      </w:r>
      <w:r>
        <w:rPr>
          <w:noProof/>
        </w:rPr>
        <w:t>60</w:t>
      </w:r>
      <w:r>
        <w:rPr>
          <w:noProof/>
        </w:rPr>
        <w:fldChar w:fldCharType="end"/>
      </w:r>
    </w:p>
    <w:p w14:paraId="189CFC2F"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10.5</w:t>
      </w:r>
      <w:r w:rsidRPr="00737E32">
        <w:rPr>
          <w:rFonts w:ascii="Cambria" w:eastAsia="ＭＳ 明朝" w:hAnsi="Cambria"/>
          <w:b w:val="0"/>
          <w:noProof/>
          <w:sz w:val="24"/>
          <w:szCs w:val="24"/>
          <w:lang w:val="en-US"/>
        </w:rPr>
        <w:tab/>
      </w:r>
      <w:r>
        <w:rPr>
          <w:noProof/>
        </w:rPr>
        <w:t>Declaration Binding Instantiation</w:t>
      </w:r>
      <w:r>
        <w:rPr>
          <w:noProof/>
        </w:rPr>
        <w:tab/>
      </w:r>
      <w:r>
        <w:rPr>
          <w:noProof/>
        </w:rPr>
        <w:fldChar w:fldCharType="begin"/>
      </w:r>
      <w:r>
        <w:rPr>
          <w:noProof/>
        </w:rPr>
        <w:instrText xml:space="preserve"> PAGEREF _Toc178387021 \h </w:instrText>
      </w:r>
      <w:r>
        <w:rPr>
          <w:noProof/>
        </w:rPr>
      </w:r>
      <w:r>
        <w:rPr>
          <w:noProof/>
        </w:rPr>
        <w:fldChar w:fldCharType="separate"/>
      </w:r>
      <w:r>
        <w:rPr>
          <w:noProof/>
        </w:rPr>
        <w:t>60</w:t>
      </w:r>
      <w:r>
        <w:rPr>
          <w:noProof/>
        </w:rPr>
        <w:fldChar w:fldCharType="end"/>
      </w:r>
    </w:p>
    <w:p w14:paraId="5983599C" w14:textId="77777777" w:rsidR="00FA52F8" w:rsidRPr="00737E32" w:rsidRDefault="00FA52F8">
      <w:pPr>
        <w:pStyle w:val="3a"/>
        <w:tabs>
          <w:tab w:val="left" w:pos="1140"/>
        </w:tabs>
        <w:rPr>
          <w:rFonts w:ascii="Cambria" w:eastAsia="ＭＳ 明朝" w:hAnsi="Cambria"/>
          <w:b w:val="0"/>
          <w:noProof/>
          <w:sz w:val="24"/>
          <w:szCs w:val="24"/>
          <w:lang w:val="en-US"/>
        </w:rPr>
      </w:pPr>
      <w:r>
        <w:rPr>
          <w:noProof/>
        </w:rPr>
        <w:t>10.5.XXX</w:t>
      </w:r>
      <w:r w:rsidRPr="00737E32">
        <w:rPr>
          <w:rFonts w:ascii="Cambria" w:eastAsia="ＭＳ 明朝" w:hAnsi="Cambria"/>
          <w:b w:val="0"/>
          <w:noProof/>
          <w:sz w:val="24"/>
          <w:szCs w:val="24"/>
          <w:lang w:val="en-US"/>
        </w:rPr>
        <w:tab/>
      </w:r>
      <w:r>
        <w:rPr>
          <w:noProof/>
        </w:rPr>
        <w:t>Block Declaration Instantiation</w:t>
      </w:r>
      <w:r>
        <w:rPr>
          <w:noProof/>
        </w:rPr>
        <w:tab/>
      </w:r>
      <w:r>
        <w:rPr>
          <w:noProof/>
        </w:rPr>
        <w:fldChar w:fldCharType="begin"/>
      </w:r>
      <w:r>
        <w:rPr>
          <w:noProof/>
        </w:rPr>
        <w:instrText xml:space="preserve"> PAGEREF _Toc178387022 \h </w:instrText>
      </w:r>
      <w:r>
        <w:rPr>
          <w:noProof/>
        </w:rPr>
      </w:r>
      <w:r>
        <w:rPr>
          <w:noProof/>
        </w:rPr>
        <w:fldChar w:fldCharType="separate"/>
      </w:r>
      <w:r>
        <w:rPr>
          <w:noProof/>
        </w:rPr>
        <w:t>62</w:t>
      </w:r>
      <w:r>
        <w:rPr>
          <w:noProof/>
        </w:rPr>
        <w:fldChar w:fldCharType="end"/>
      </w:r>
    </w:p>
    <w:p w14:paraId="1F119AE7"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10.6</w:t>
      </w:r>
      <w:r w:rsidRPr="00737E32">
        <w:rPr>
          <w:rFonts w:ascii="Cambria" w:eastAsia="ＭＳ 明朝" w:hAnsi="Cambria"/>
          <w:b w:val="0"/>
          <w:noProof/>
          <w:sz w:val="24"/>
          <w:szCs w:val="24"/>
          <w:lang w:val="en-US"/>
        </w:rPr>
        <w:tab/>
      </w:r>
      <w:r>
        <w:rPr>
          <w:noProof/>
        </w:rPr>
        <w:t>Arguments Object</w:t>
      </w:r>
      <w:r>
        <w:rPr>
          <w:noProof/>
        </w:rPr>
        <w:tab/>
      </w:r>
      <w:r>
        <w:rPr>
          <w:noProof/>
        </w:rPr>
        <w:fldChar w:fldCharType="begin"/>
      </w:r>
      <w:r>
        <w:rPr>
          <w:noProof/>
        </w:rPr>
        <w:instrText xml:space="preserve"> PAGEREF _Toc178387023 \h </w:instrText>
      </w:r>
      <w:r>
        <w:rPr>
          <w:noProof/>
        </w:rPr>
      </w:r>
      <w:r>
        <w:rPr>
          <w:noProof/>
        </w:rPr>
        <w:fldChar w:fldCharType="separate"/>
      </w:r>
      <w:r>
        <w:rPr>
          <w:noProof/>
        </w:rPr>
        <w:t>62</w:t>
      </w:r>
      <w:r>
        <w:rPr>
          <w:noProof/>
        </w:rPr>
        <w:fldChar w:fldCharType="end"/>
      </w:r>
    </w:p>
    <w:p w14:paraId="0170529C" w14:textId="77777777" w:rsidR="00FA52F8" w:rsidRPr="00737E32" w:rsidRDefault="00FA52F8">
      <w:pPr>
        <w:pStyle w:val="12"/>
        <w:tabs>
          <w:tab w:val="left" w:pos="462"/>
        </w:tabs>
        <w:rPr>
          <w:rFonts w:ascii="Cambria" w:eastAsia="ＭＳ 明朝" w:hAnsi="Cambria"/>
          <w:b w:val="0"/>
          <w:noProof/>
          <w:sz w:val="24"/>
          <w:szCs w:val="24"/>
          <w:lang w:val="en-US"/>
        </w:rPr>
      </w:pPr>
      <w:r>
        <w:rPr>
          <w:noProof/>
        </w:rPr>
        <w:t>11</w:t>
      </w:r>
      <w:r w:rsidRPr="00737E32">
        <w:rPr>
          <w:rFonts w:ascii="Cambria" w:eastAsia="ＭＳ 明朝" w:hAnsi="Cambria"/>
          <w:b w:val="0"/>
          <w:noProof/>
          <w:sz w:val="24"/>
          <w:szCs w:val="24"/>
          <w:lang w:val="en-US"/>
        </w:rPr>
        <w:tab/>
      </w:r>
      <w:r>
        <w:rPr>
          <w:noProof/>
        </w:rPr>
        <w:t>Expressions</w:t>
      </w:r>
      <w:r>
        <w:rPr>
          <w:noProof/>
        </w:rPr>
        <w:tab/>
      </w:r>
      <w:r>
        <w:rPr>
          <w:noProof/>
        </w:rPr>
        <w:fldChar w:fldCharType="begin"/>
      </w:r>
      <w:r>
        <w:rPr>
          <w:noProof/>
        </w:rPr>
        <w:instrText xml:space="preserve"> PAGEREF _Toc178387024 \h </w:instrText>
      </w:r>
      <w:r>
        <w:rPr>
          <w:noProof/>
        </w:rPr>
      </w:r>
      <w:r>
        <w:rPr>
          <w:noProof/>
        </w:rPr>
        <w:fldChar w:fldCharType="separate"/>
      </w:r>
      <w:r>
        <w:rPr>
          <w:noProof/>
        </w:rPr>
        <w:t>65</w:t>
      </w:r>
      <w:r>
        <w:rPr>
          <w:noProof/>
        </w:rPr>
        <w:fldChar w:fldCharType="end"/>
      </w:r>
    </w:p>
    <w:p w14:paraId="4D1DD11C"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11.1</w:t>
      </w:r>
      <w:r w:rsidRPr="00737E32">
        <w:rPr>
          <w:rFonts w:ascii="Cambria" w:eastAsia="ＭＳ 明朝" w:hAnsi="Cambria"/>
          <w:b w:val="0"/>
          <w:noProof/>
          <w:sz w:val="24"/>
          <w:szCs w:val="24"/>
          <w:lang w:val="en-US"/>
        </w:rPr>
        <w:tab/>
      </w:r>
      <w:r>
        <w:rPr>
          <w:noProof/>
        </w:rPr>
        <w:t>Primary Expressions</w:t>
      </w:r>
      <w:r>
        <w:rPr>
          <w:noProof/>
        </w:rPr>
        <w:tab/>
      </w:r>
      <w:r>
        <w:rPr>
          <w:noProof/>
        </w:rPr>
        <w:fldChar w:fldCharType="begin"/>
      </w:r>
      <w:r>
        <w:rPr>
          <w:noProof/>
        </w:rPr>
        <w:instrText xml:space="preserve"> PAGEREF _Toc178387025 \h </w:instrText>
      </w:r>
      <w:r>
        <w:rPr>
          <w:noProof/>
        </w:rPr>
      </w:r>
      <w:r>
        <w:rPr>
          <w:noProof/>
        </w:rPr>
        <w:fldChar w:fldCharType="separate"/>
      </w:r>
      <w:r>
        <w:rPr>
          <w:noProof/>
        </w:rPr>
        <w:t>65</w:t>
      </w:r>
      <w:r>
        <w:rPr>
          <w:noProof/>
        </w:rPr>
        <w:fldChar w:fldCharType="end"/>
      </w:r>
    </w:p>
    <w:p w14:paraId="0BEBFFFC"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11.1.1</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this</w:t>
      </w:r>
      <w:r>
        <w:rPr>
          <w:noProof/>
        </w:rPr>
        <w:t xml:space="preserve"> Keyword</w:t>
      </w:r>
      <w:r>
        <w:rPr>
          <w:noProof/>
        </w:rPr>
        <w:tab/>
      </w:r>
      <w:r>
        <w:rPr>
          <w:noProof/>
        </w:rPr>
        <w:fldChar w:fldCharType="begin"/>
      </w:r>
      <w:r>
        <w:rPr>
          <w:noProof/>
        </w:rPr>
        <w:instrText xml:space="preserve"> PAGEREF _Toc178387026 \h </w:instrText>
      </w:r>
      <w:r>
        <w:rPr>
          <w:noProof/>
        </w:rPr>
      </w:r>
      <w:r>
        <w:rPr>
          <w:noProof/>
        </w:rPr>
        <w:fldChar w:fldCharType="separate"/>
      </w:r>
      <w:r>
        <w:rPr>
          <w:noProof/>
        </w:rPr>
        <w:t>65</w:t>
      </w:r>
      <w:r>
        <w:rPr>
          <w:noProof/>
        </w:rPr>
        <w:fldChar w:fldCharType="end"/>
      </w:r>
    </w:p>
    <w:p w14:paraId="77C81932"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11.1.2</w:t>
      </w:r>
      <w:r w:rsidRPr="00737E32">
        <w:rPr>
          <w:rFonts w:ascii="Cambria" w:eastAsia="ＭＳ 明朝" w:hAnsi="Cambria"/>
          <w:b w:val="0"/>
          <w:noProof/>
          <w:sz w:val="24"/>
          <w:szCs w:val="24"/>
          <w:lang w:val="en-US"/>
        </w:rPr>
        <w:tab/>
      </w:r>
      <w:r>
        <w:rPr>
          <w:noProof/>
        </w:rPr>
        <w:t>Identifier Reference</w:t>
      </w:r>
      <w:r>
        <w:rPr>
          <w:noProof/>
        </w:rPr>
        <w:tab/>
      </w:r>
      <w:r>
        <w:rPr>
          <w:noProof/>
        </w:rPr>
        <w:fldChar w:fldCharType="begin"/>
      </w:r>
      <w:r>
        <w:rPr>
          <w:noProof/>
        </w:rPr>
        <w:instrText xml:space="preserve"> PAGEREF _Toc178387027 \h </w:instrText>
      </w:r>
      <w:r>
        <w:rPr>
          <w:noProof/>
        </w:rPr>
      </w:r>
      <w:r>
        <w:rPr>
          <w:noProof/>
        </w:rPr>
        <w:fldChar w:fldCharType="separate"/>
      </w:r>
      <w:r>
        <w:rPr>
          <w:noProof/>
        </w:rPr>
        <w:t>65</w:t>
      </w:r>
      <w:r>
        <w:rPr>
          <w:noProof/>
        </w:rPr>
        <w:fldChar w:fldCharType="end"/>
      </w:r>
    </w:p>
    <w:p w14:paraId="527B8B46"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11.1.3</w:t>
      </w:r>
      <w:r w:rsidRPr="00737E32">
        <w:rPr>
          <w:rFonts w:ascii="Cambria" w:eastAsia="ＭＳ 明朝" w:hAnsi="Cambria"/>
          <w:b w:val="0"/>
          <w:noProof/>
          <w:sz w:val="24"/>
          <w:szCs w:val="24"/>
          <w:lang w:val="en-US"/>
        </w:rPr>
        <w:tab/>
      </w:r>
      <w:r>
        <w:rPr>
          <w:noProof/>
        </w:rPr>
        <w:t>Literal Reference</w:t>
      </w:r>
      <w:r>
        <w:rPr>
          <w:noProof/>
        </w:rPr>
        <w:tab/>
      </w:r>
      <w:r>
        <w:rPr>
          <w:noProof/>
        </w:rPr>
        <w:fldChar w:fldCharType="begin"/>
      </w:r>
      <w:r>
        <w:rPr>
          <w:noProof/>
        </w:rPr>
        <w:instrText xml:space="preserve"> PAGEREF _Toc178387028 \h </w:instrText>
      </w:r>
      <w:r>
        <w:rPr>
          <w:noProof/>
        </w:rPr>
      </w:r>
      <w:r>
        <w:rPr>
          <w:noProof/>
        </w:rPr>
        <w:fldChar w:fldCharType="separate"/>
      </w:r>
      <w:r>
        <w:rPr>
          <w:noProof/>
        </w:rPr>
        <w:t>65</w:t>
      </w:r>
      <w:r>
        <w:rPr>
          <w:noProof/>
        </w:rPr>
        <w:fldChar w:fldCharType="end"/>
      </w:r>
    </w:p>
    <w:p w14:paraId="689ADCDC"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11.1.4</w:t>
      </w:r>
      <w:r w:rsidRPr="00737E32">
        <w:rPr>
          <w:rFonts w:ascii="Cambria" w:eastAsia="ＭＳ 明朝" w:hAnsi="Cambria"/>
          <w:b w:val="0"/>
          <w:noProof/>
          <w:sz w:val="24"/>
          <w:szCs w:val="24"/>
          <w:lang w:val="en-US"/>
        </w:rPr>
        <w:tab/>
      </w:r>
      <w:r>
        <w:rPr>
          <w:noProof/>
        </w:rPr>
        <w:t>Array Initialiser</w:t>
      </w:r>
      <w:r>
        <w:rPr>
          <w:noProof/>
        </w:rPr>
        <w:tab/>
      </w:r>
      <w:r>
        <w:rPr>
          <w:noProof/>
        </w:rPr>
        <w:fldChar w:fldCharType="begin"/>
      </w:r>
      <w:r>
        <w:rPr>
          <w:noProof/>
        </w:rPr>
        <w:instrText xml:space="preserve"> PAGEREF _Toc178387029 \h </w:instrText>
      </w:r>
      <w:r>
        <w:rPr>
          <w:noProof/>
        </w:rPr>
      </w:r>
      <w:r>
        <w:rPr>
          <w:noProof/>
        </w:rPr>
        <w:fldChar w:fldCharType="separate"/>
      </w:r>
      <w:r>
        <w:rPr>
          <w:noProof/>
        </w:rPr>
        <w:t>65</w:t>
      </w:r>
      <w:r>
        <w:rPr>
          <w:noProof/>
        </w:rPr>
        <w:fldChar w:fldCharType="end"/>
      </w:r>
    </w:p>
    <w:p w14:paraId="1817DB5C"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11.1.5</w:t>
      </w:r>
      <w:r w:rsidRPr="00737E32">
        <w:rPr>
          <w:rFonts w:ascii="Cambria" w:eastAsia="ＭＳ 明朝" w:hAnsi="Cambria"/>
          <w:b w:val="0"/>
          <w:noProof/>
          <w:sz w:val="24"/>
          <w:szCs w:val="24"/>
          <w:lang w:val="en-US"/>
        </w:rPr>
        <w:tab/>
      </w:r>
      <w:r>
        <w:rPr>
          <w:noProof/>
        </w:rPr>
        <w:t>Object Initialiser</w:t>
      </w:r>
      <w:r>
        <w:rPr>
          <w:noProof/>
        </w:rPr>
        <w:tab/>
      </w:r>
      <w:r>
        <w:rPr>
          <w:noProof/>
        </w:rPr>
        <w:fldChar w:fldCharType="begin"/>
      </w:r>
      <w:r>
        <w:rPr>
          <w:noProof/>
        </w:rPr>
        <w:instrText xml:space="preserve"> PAGEREF _Toc178387030 \h </w:instrText>
      </w:r>
      <w:r>
        <w:rPr>
          <w:noProof/>
        </w:rPr>
      </w:r>
      <w:r>
        <w:rPr>
          <w:noProof/>
        </w:rPr>
        <w:fldChar w:fldCharType="separate"/>
      </w:r>
      <w:r>
        <w:rPr>
          <w:noProof/>
        </w:rPr>
        <w:t>68</w:t>
      </w:r>
      <w:r>
        <w:rPr>
          <w:noProof/>
        </w:rPr>
        <w:fldChar w:fldCharType="end"/>
      </w:r>
    </w:p>
    <w:p w14:paraId="6647206D"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11.1.6</w:t>
      </w:r>
      <w:r w:rsidRPr="00737E32">
        <w:rPr>
          <w:rFonts w:ascii="Cambria" w:eastAsia="ＭＳ 明朝" w:hAnsi="Cambria"/>
          <w:b w:val="0"/>
          <w:noProof/>
          <w:sz w:val="24"/>
          <w:szCs w:val="24"/>
          <w:lang w:val="en-US"/>
        </w:rPr>
        <w:tab/>
      </w:r>
      <w:r>
        <w:rPr>
          <w:noProof/>
        </w:rPr>
        <w:t>The Grouping Operator</w:t>
      </w:r>
      <w:r>
        <w:rPr>
          <w:noProof/>
        </w:rPr>
        <w:tab/>
      </w:r>
      <w:r>
        <w:rPr>
          <w:noProof/>
        </w:rPr>
        <w:fldChar w:fldCharType="begin"/>
      </w:r>
      <w:r>
        <w:rPr>
          <w:noProof/>
        </w:rPr>
        <w:instrText xml:space="preserve"> PAGEREF _Toc178387031 \h </w:instrText>
      </w:r>
      <w:r>
        <w:rPr>
          <w:noProof/>
        </w:rPr>
      </w:r>
      <w:r>
        <w:rPr>
          <w:noProof/>
        </w:rPr>
        <w:fldChar w:fldCharType="separate"/>
      </w:r>
      <w:r>
        <w:rPr>
          <w:noProof/>
        </w:rPr>
        <w:t>71</w:t>
      </w:r>
      <w:r>
        <w:rPr>
          <w:noProof/>
        </w:rPr>
        <w:fldChar w:fldCharType="end"/>
      </w:r>
    </w:p>
    <w:p w14:paraId="51B3E4CA"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11.2</w:t>
      </w:r>
      <w:r w:rsidRPr="00737E32">
        <w:rPr>
          <w:rFonts w:ascii="Cambria" w:eastAsia="ＭＳ 明朝" w:hAnsi="Cambria"/>
          <w:b w:val="0"/>
          <w:noProof/>
          <w:sz w:val="24"/>
          <w:szCs w:val="24"/>
          <w:lang w:val="en-US"/>
        </w:rPr>
        <w:tab/>
      </w:r>
      <w:r>
        <w:rPr>
          <w:noProof/>
        </w:rPr>
        <w:t>Left-Hand-Side Expressions</w:t>
      </w:r>
      <w:r>
        <w:rPr>
          <w:noProof/>
        </w:rPr>
        <w:tab/>
      </w:r>
      <w:r>
        <w:rPr>
          <w:noProof/>
        </w:rPr>
        <w:fldChar w:fldCharType="begin"/>
      </w:r>
      <w:r>
        <w:rPr>
          <w:noProof/>
        </w:rPr>
        <w:instrText xml:space="preserve"> PAGEREF _Toc178387032 \h </w:instrText>
      </w:r>
      <w:r>
        <w:rPr>
          <w:noProof/>
        </w:rPr>
      </w:r>
      <w:r>
        <w:rPr>
          <w:noProof/>
        </w:rPr>
        <w:fldChar w:fldCharType="separate"/>
      </w:r>
      <w:r>
        <w:rPr>
          <w:noProof/>
        </w:rPr>
        <w:t>71</w:t>
      </w:r>
      <w:r>
        <w:rPr>
          <w:noProof/>
        </w:rPr>
        <w:fldChar w:fldCharType="end"/>
      </w:r>
    </w:p>
    <w:p w14:paraId="7D5D088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11.2.1</w:t>
      </w:r>
      <w:r w:rsidRPr="00737E32">
        <w:rPr>
          <w:rFonts w:ascii="Cambria" w:eastAsia="ＭＳ 明朝" w:hAnsi="Cambria"/>
          <w:b w:val="0"/>
          <w:noProof/>
          <w:sz w:val="24"/>
          <w:szCs w:val="24"/>
          <w:lang w:val="en-US"/>
        </w:rPr>
        <w:tab/>
      </w:r>
      <w:r>
        <w:rPr>
          <w:noProof/>
        </w:rPr>
        <w:t>Property Accessors</w:t>
      </w:r>
      <w:r>
        <w:rPr>
          <w:noProof/>
        </w:rPr>
        <w:tab/>
      </w:r>
      <w:r>
        <w:rPr>
          <w:noProof/>
        </w:rPr>
        <w:fldChar w:fldCharType="begin"/>
      </w:r>
      <w:r>
        <w:rPr>
          <w:noProof/>
        </w:rPr>
        <w:instrText xml:space="preserve"> PAGEREF _Toc178387033 \h </w:instrText>
      </w:r>
      <w:r>
        <w:rPr>
          <w:noProof/>
        </w:rPr>
      </w:r>
      <w:r>
        <w:rPr>
          <w:noProof/>
        </w:rPr>
        <w:fldChar w:fldCharType="separate"/>
      </w:r>
      <w:r>
        <w:rPr>
          <w:noProof/>
        </w:rPr>
        <w:t>72</w:t>
      </w:r>
      <w:r>
        <w:rPr>
          <w:noProof/>
        </w:rPr>
        <w:fldChar w:fldCharType="end"/>
      </w:r>
    </w:p>
    <w:p w14:paraId="751BFEA6"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11.2.2</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new</w:t>
      </w:r>
      <w:r>
        <w:rPr>
          <w:noProof/>
        </w:rPr>
        <w:t xml:space="preserve"> Operator</w:t>
      </w:r>
      <w:r>
        <w:rPr>
          <w:noProof/>
        </w:rPr>
        <w:tab/>
      </w:r>
      <w:r>
        <w:rPr>
          <w:noProof/>
        </w:rPr>
        <w:fldChar w:fldCharType="begin"/>
      </w:r>
      <w:r>
        <w:rPr>
          <w:noProof/>
        </w:rPr>
        <w:instrText xml:space="preserve"> PAGEREF _Toc178387034 \h </w:instrText>
      </w:r>
      <w:r>
        <w:rPr>
          <w:noProof/>
        </w:rPr>
      </w:r>
      <w:r>
        <w:rPr>
          <w:noProof/>
        </w:rPr>
        <w:fldChar w:fldCharType="separate"/>
      </w:r>
      <w:r>
        <w:rPr>
          <w:noProof/>
        </w:rPr>
        <w:t>72</w:t>
      </w:r>
      <w:r>
        <w:rPr>
          <w:noProof/>
        </w:rPr>
        <w:fldChar w:fldCharType="end"/>
      </w:r>
    </w:p>
    <w:p w14:paraId="4E0512BA"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11.2.3</w:t>
      </w:r>
      <w:r w:rsidRPr="00737E32">
        <w:rPr>
          <w:rFonts w:ascii="Cambria" w:eastAsia="ＭＳ 明朝" w:hAnsi="Cambria"/>
          <w:b w:val="0"/>
          <w:noProof/>
          <w:sz w:val="24"/>
          <w:szCs w:val="24"/>
          <w:lang w:val="en-US"/>
        </w:rPr>
        <w:tab/>
      </w:r>
      <w:r>
        <w:rPr>
          <w:noProof/>
        </w:rPr>
        <w:t>Function Calls</w:t>
      </w:r>
      <w:r>
        <w:rPr>
          <w:noProof/>
        </w:rPr>
        <w:tab/>
      </w:r>
      <w:r>
        <w:rPr>
          <w:noProof/>
        </w:rPr>
        <w:fldChar w:fldCharType="begin"/>
      </w:r>
      <w:r>
        <w:rPr>
          <w:noProof/>
        </w:rPr>
        <w:instrText xml:space="preserve"> PAGEREF _Toc178387035 \h </w:instrText>
      </w:r>
      <w:r>
        <w:rPr>
          <w:noProof/>
        </w:rPr>
      </w:r>
      <w:r>
        <w:rPr>
          <w:noProof/>
        </w:rPr>
        <w:fldChar w:fldCharType="separate"/>
      </w:r>
      <w:r>
        <w:rPr>
          <w:noProof/>
        </w:rPr>
        <w:t>73</w:t>
      </w:r>
      <w:r>
        <w:rPr>
          <w:noProof/>
        </w:rPr>
        <w:fldChar w:fldCharType="end"/>
      </w:r>
    </w:p>
    <w:p w14:paraId="33AC3D1E"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11.2.4</w:t>
      </w:r>
      <w:r w:rsidRPr="00737E32">
        <w:rPr>
          <w:rFonts w:ascii="Cambria" w:eastAsia="ＭＳ 明朝" w:hAnsi="Cambria"/>
          <w:b w:val="0"/>
          <w:noProof/>
          <w:sz w:val="24"/>
          <w:szCs w:val="24"/>
          <w:lang w:val="en-US"/>
        </w:rPr>
        <w:tab/>
      </w:r>
      <w:r>
        <w:rPr>
          <w:noProof/>
        </w:rPr>
        <w:t>Argument Lists</w:t>
      </w:r>
      <w:r>
        <w:rPr>
          <w:noProof/>
        </w:rPr>
        <w:tab/>
      </w:r>
      <w:r>
        <w:rPr>
          <w:noProof/>
        </w:rPr>
        <w:fldChar w:fldCharType="begin"/>
      </w:r>
      <w:r>
        <w:rPr>
          <w:noProof/>
        </w:rPr>
        <w:instrText xml:space="preserve"> PAGEREF _Toc178387036 \h </w:instrText>
      </w:r>
      <w:r>
        <w:rPr>
          <w:noProof/>
        </w:rPr>
      </w:r>
      <w:r>
        <w:rPr>
          <w:noProof/>
        </w:rPr>
        <w:fldChar w:fldCharType="separate"/>
      </w:r>
      <w:r>
        <w:rPr>
          <w:noProof/>
        </w:rPr>
        <w:t>73</w:t>
      </w:r>
      <w:r>
        <w:rPr>
          <w:noProof/>
        </w:rPr>
        <w:fldChar w:fldCharType="end"/>
      </w:r>
    </w:p>
    <w:p w14:paraId="71B16FAD"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11.2.5</w:t>
      </w:r>
      <w:r w:rsidRPr="00737E32">
        <w:rPr>
          <w:rFonts w:ascii="Cambria" w:eastAsia="ＭＳ 明朝" w:hAnsi="Cambria"/>
          <w:b w:val="0"/>
          <w:noProof/>
          <w:sz w:val="24"/>
          <w:szCs w:val="24"/>
          <w:lang w:val="en-US"/>
        </w:rPr>
        <w:tab/>
      </w:r>
      <w:r>
        <w:rPr>
          <w:noProof/>
        </w:rPr>
        <w:t>Function Expressions</w:t>
      </w:r>
      <w:r>
        <w:rPr>
          <w:noProof/>
        </w:rPr>
        <w:tab/>
      </w:r>
      <w:r>
        <w:rPr>
          <w:noProof/>
        </w:rPr>
        <w:fldChar w:fldCharType="begin"/>
      </w:r>
      <w:r>
        <w:rPr>
          <w:noProof/>
        </w:rPr>
        <w:instrText xml:space="preserve"> PAGEREF _Toc178387037 \h </w:instrText>
      </w:r>
      <w:r>
        <w:rPr>
          <w:noProof/>
        </w:rPr>
      </w:r>
      <w:r>
        <w:rPr>
          <w:noProof/>
        </w:rPr>
        <w:fldChar w:fldCharType="separate"/>
      </w:r>
      <w:r>
        <w:rPr>
          <w:noProof/>
        </w:rPr>
        <w:t>74</w:t>
      </w:r>
      <w:r>
        <w:rPr>
          <w:noProof/>
        </w:rPr>
        <w:fldChar w:fldCharType="end"/>
      </w:r>
    </w:p>
    <w:p w14:paraId="3F164080" w14:textId="77777777" w:rsidR="00FA52F8" w:rsidRPr="00737E32" w:rsidRDefault="00FA52F8">
      <w:pPr>
        <w:pStyle w:val="2b"/>
        <w:tabs>
          <w:tab w:val="left" w:pos="629"/>
        </w:tabs>
        <w:rPr>
          <w:rFonts w:ascii="Cambria" w:eastAsia="ＭＳ 明朝" w:hAnsi="Cambria"/>
          <w:b w:val="0"/>
          <w:noProof/>
          <w:sz w:val="24"/>
          <w:szCs w:val="24"/>
          <w:lang w:val="en-US"/>
        </w:rPr>
      </w:pPr>
      <w:r w:rsidRPr="00C15C85">
        <w:rPr>
          <w:noProof/>
          <w:lang w:val="en-US"/>
        </w:rPr>
        <w:t>11.3</w:t>
      </w:r>
      <w:r w:rsidRPr="00737E32">
        <w:rPr>
          <w:rFonts w:ascii="Cambria" w:eastAsia="ＭＳ 明朝" w:hAnsi="Cambria"/>
          <w:b w:val="0"/>
          <w:noProof/>
          <w:sz w:val="24"/>
          <w:szCs w:val="24"/>
          <w:lang w:val="en-US"/>
        </w:rPr>
        <w:tab/>
      </w:r>
      <w:r w:rsidRPr="00C15C85">
        <w:rPr>
          <w:noProof/>
          <w:lang w:val="en-US"/>
        </w:rPr>
        <w:t>Postfix Expressions</w:t>
      </w:r>
      <w:r>
        <w:rPr>
          <w:noProof/>
        </w:rPr>
        <w:tab/>
      </w:r>
      <w:r>
        <w:rPr>
          <w:noProof/>
        </w:rPr>
        <w:fldChar w:fldCharType="begin"/>
      </w:r>
      <w:r>
        <w:rPr>
          <w:noProof/>
        </w:rPr>
        <w:instrText xml:space="preserve"> PAGEREF _Toc178387038 \h </w:instrText>
      </w:r>
      <w:r>
        <w:rPr>
          <w:noProof/>
        </w:rPr>
      </w:r>
      <w:r>
        <w:rPr>
          <w:noProof/>
        </w:rPr>
        <w:fldChar w:fldCharType="separate"/>
      </w:r>
      <w:r>
        <w:rPr>
          <w:noProof/>
        </w:rPr>
        <w:t>75</w:t>
      </w:r>
      <w:r>
        <w:rPr>
          <w:noProof/>
        </w:rPr>
        <w:fldChar w:fldCharType="end"/>
      </w:r>
    </w:p>
    <w:p w14:paraId="53B543B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11.3.1</w:t>
      </w:r>
      <w:r w:rsidRPr="00737E32">
        <w:rPr>
          <w:rFonts w:ascii="Cambria" w:eastAsia="ＭＳ 明朝" w:hAnsi="Cambria"/>
          <w:b w:val="0"/>
          <w:noProof/>
          <w:sz w:val="24"/>
          <w:szCs w:val="24"/>
          <w:lang w:val="en-US"/>
        </w:rPr>
        <w:tab/>
      </w:r>
      <w:r>
        <w:rPr>
          <w:noProof/>
        </w:rPr>
        <w:t>Postfix Increment Operator</w:t>
      </w:r>
      <w:r>
        <w:rPr>
          <w:noProof/>
        </w:rPr>
        <w:tab/>
      </w:r>
      <w:r>
        <w:rPr>
          <w:noProof/>
        </w:rPr>
        <w:fldChar w:fldCharType="begin"/>
      </w:r>
      <w:r>
        <w:rPr>
          <w:noProof/>
        </w:rPr>
        <w:instrText xml:space="preserve"> PAGEREF _Toc178387039 \h </w:instrText>
      </w:r>
      <w:r>
        <w:rPr>
          <w:noProof/>
        </w:rPr>
      </w:r>
      <w:r>
        <w:rPr>
          <w:noProof/>
        </w:rPr>
        <w:fldChar w:fldCharType="separate"/>
      </w:r>
      <w:r>
        <w:rPr>
          <w:noProof/>
        </w:rPr>
        <w:t>75</w:t>
      </w:r>
      <w:r>
        <w:rPr>
          <w:noProof/>
        </w:rPr>
        <w:fldChar w:fldCharType="end"/>
      </w:r>
    </w:p>
    <w:p w14:paraId="6BF2CB4B"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11.3.2</w:t>
      </w:r>
      <w:r w:rsidRPr="00737E32">
        <w:rPr>
          <w:rFonts w:ascii="Cambria" w:eastAsia="ＭＳ 明朝" w:hAnsi="Cambria"/>
          <w:b w:val="0"/>
          <w:noProof/>
          <w:sz w:val="24"/>
          <w:szCs w:val="24"/>
          <w:lang w:val="en-US"/>
        </w:rPr>
        <w:tab/>
      </w:r>
      <w:r>
        <w:rPr>
          <w:noProof/>
        </w:rPr>
        <w:t>Postfix Decrement Operator</w:t>
      </w:r>
      <w:r>
        <w:rPr>
          <w:noProof/>
        </w:rPr>
        <w:tab/>
      </w:r>
      <w:r>
        <w:rPr>
          <w:noProof/>
        </w:rPr>
        <w:fldChar w:fldCharType="begin"/>
      </w:r>
      <w:r>
        <w:rPr>
          <w:noProof/>
        </w:rPr>
        <w:instrText xml:space="preserve"> PAGEREF _Toc178387040 \h </w:instrText>
      </w:r>
      <w:r>
        <w:rPr>
          <w:noProof/>
        </w:rPr>
      </w:r>
      <w:r>
        <w:rPr>
          <w:noProof/>
        </w:rPr>
        <w:fldChar w:fldCharType="separate"/>
      </w:r>
      <w:r>
        <w:rPr>
          <w:noProof/>
        </w:rPr>
        <w:t>75</w:t>
      </w:r>
      <w:r>
        <w:rPr>
          <w:noProof/>
        </w:rPr>
        <w:fldChar w:fldCharType="end"/>
      </w:r>
    </w:p>
    <w:p w14:paraId="5C6DEEF6"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11.4</w:t>
      </w:r>
      <w:r w:rsidRPr="00737E32">
        <w:rPr>
          <w:rFonts w:ascii="Cambria" w:eastAsia="ＭＳ 明朝" w:hAnsi="Cambria"/>
          <w:b w:val="0"/>
          <w:noProof/>
          <w:sz w:val="24"/>
          <w:szCs w:val="24"/>
          <w:lang w:val="en-US"/>
        </w:rPr>
        <w:tab/>
      </w:r>
      <w:r>
        <w:rPr>
          <w:noProof/>
        </w:rPr>
        <w:t>Unary Operators</w:t>
      </w:r>
      <w:r>
        <w:rPr>
          <w:noProof/>
        </w:rPr>
        <w:tab/>
      </w:r>
      <w:r>
        <w:rPr>
          <w:noProof/>
        </w:rPr>
        <w:fldChar w:fldCharType="begin"/>
      </w:r>
      <w:r>
        <w:rPr>
          <w:noProof/>
        </w:rPr>
        <w:instrText xml:space="preserve"> PAGEREF _Toc178387041 \h </w:instrText>
      </w:r>
      <w:r>
        <w:rPr>
          <w:noProof/>
        </w:rPr>
      </w:r>
      <w:r>
        <w:rPr>
          <w:noProof/>
        </w:rPr>
        <w:fldChar w:fldCharType="separate"/>
      </w:r>
      <w:r>
        <w:rPr>
          <w:noProof/>
        </w:rPr>
        <w:t>75</w:t>
      </w:r>
      <w:r>
        <w:rPr>
          <w:noProof/>
        </w:rPr>
        <w:fldChar w:fldCharType="end"/>
      </w:r>
    </w:p>
    <w:p w14:paraId="007530C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11.4.1</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delete</w:t>
      </w:r>
      <w:r>
        <w:rPr>
          <w:noProof/>
        </w:rPr>
        <w:t xml:space="preserve"> Operator</w:t>
      </w:r>
      <w:r>
        <w:rPr>
          <w:noProof/>
        </w:rPr>
        <w:tab/>
      </w:r>
      <w:r>
        <w:rPr>
          <w:noProof/>
        </w:rPr>
        <w:fldChar w:fldCharType="begin"/>
      </w:r>
      <w:r>
        <w:rPr>
          <w:noProof/>
        </w:rPr>
        <w:instrText xml:space="preserve"> PAGEREF _Toc178387042 \h </w:instrText>
      </w:r>
      <w:r>
        <w:rPr>
          <w:noProof/>
        </w:rPr>
      </w:r>
      <w:r>
        <w:rPr>
          <w:noProof/>
        </w:rPr>
        <w:fldChar w:fldCharType="separate"/>
      </w:r>
      <w:r>
        <w:rPr>
          <w:noProof/>
        </w:rPr>
        <w:t>76</w:t>
      </w:r>
      <w:r>
        <w:rPr>
          <w:noProof/>
        </w:rPr>
        <w:fldChar w:fldCharType="end"/>
      </w:r>
    </w:p>
    <w:p w14:paraId="2ADE15B8"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11.4.2</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void</w:t>
      </w:r>
      <w:r>
        <w:rPr>
          <w:noProof/>
        </w:rPr>
        <w:t xml:space="preserve"> Operator</w:t>
      </w:r>
      <w:r>
        <w:rPr>
          <w:noProof/>
        </w:rPr>
        <w:tab/>
      </w:r>
      <w:r>
        <w:rPr>
          <w:noProof/>
        </w:rPr>
        <w:fldChar w:fldCharType="begin"/>
      </w:r>
      <w:r>
        <w:rPr>
          <w:noProof/>
        </w:rPr>
        <w:instrText xml:space="preserve"> PAGEREF _Toc178387043 \h </w:instrText>
      </w:r>
      <w:r>
        <w:rPr>
          <w:noProof/>
        </w:rPr>
      </w:r>
      <w:r>
        <w:rPr>
          <w:noProof/>
        </w:rPr>
        <w:fldChar w:fldCharType="separate"/>
      </w:r>
      <w:r>
        <w:rPr>
          <w:noProof/>
        </w:rPr>
        <w:t>76</w:t>
      </w:r>
      <w:r>
        <w:rPr>
          <w:noProof/>
        </w:rPr>
        <w:fldChar w:fldCharType="end"/>
      </w:r>
    </w:p>
    <w:p w14:paraId="24F4073E"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11.4.3</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typeof</w:t>
      </w:r>
      <w:r>
        <w:rPr>
          <w:noProof/>
        </w:rPr>
        <w:t xml:space="preserve"> Operator</w:t>
      </w:r>
      <w:r>
        <w:rPr>
          <w:noProof/>
        </w:rPr>
        <w:tab/>
      </w:r>
      <w:r>
        <w:rPr>
          <w:noProof/>
        </w:rPr>
        <w:fldChar w:fldCharType="begin"/>
      </w:r>
      <w:r>
        <w:rPr>
          <w:noProof/>
        </w:rPr>
        <w:instrText xml:space="preserve"> PAGEREF _Toc178387044 \h </w:instrText>
      </w:r>
      <w:r>
        <w:rPr>
          <w:noProof/>
        </w:rPr>
      </w:r>
      <w:r>
        <w:rPr>
          <w:noProof/>
        </w:rPr>
        <w:fldChar w:fldCharType="separate"/>
      </w:r>
      <w:r>
        <w:rPr>
          <w:noProof/>
        </w:rPr>
        <w:t>76</w:t>
      </w:r>
      <w:r>
        <w:rPr>
          <w:noProof/>
        </w:rPr>
        <w:fldChar w:fldCharType="end"/>
      </w:r>
    </w:p>
    <w:p w14:paraId="40C69AD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11.4.4</w:t>
      </w:r>
      <w:r w:rsidRPr="00737E32">
        <w:rPr>
          <w:rFonts w:ascii="Cambria" w:eastAsia="ＭＳ 明朝" w:hAnsi="Cambria"/>
          <w:b w:val="0"/>
          <w:noProof/>
          <w:sz w:val="24"/>
          <w:szCs w:val="24"/>
          <w:lang w:val="en-US"/>
        </w:rPr>
        <w:tab/>
      </w:r>
      <w:r>
        <w:rPr>
          <w:noProof/>
        </w:rPr>
        <w:t>Prefix Increment Operator</w:t>
      </w:r>
      <w:r>
        <w:rPr>
          <w:noProof/>
        </w:rPr>
        <w:tab/>
      </w:r>
      <w:r>
        <w:rPr>
          <w:noProof/>
        </w:rPr>
        <w:fldChar w:fldCharType="begin"/>
      </w:r>
      <w:r>
        <w:rPr>
          <w:noProof/>
        </w:rPr>
        <w:instrText xml:space="preserve"> PAGEREF _Toc178387045 \h </w:instrText>
      </w:r>
      <w:r>
        <w:rPr>
          <w:noProof/>
        </w:rPr>
      </w:r>
      <w:r>
        <w:rPr>
          <w:noProof/>
        </w:rPr>
        <w:fldChar w:fldCharType="separate"/>
      </w:r>
      <w:r>
        <w:rPr>
          <w:noProof/>
        </w:rPr>
        <w:t>77</w:t>
      </w:r>
      <w:r>
        <w:rPr>
          <w:noProof/>
        </w:rPr>
        <w:fldChar w:fldCharType="end"/>
      </w:r>
    </w:p>
    <w:p w14:paraId="1E3027D4"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11.4.5</w:t>
      </w:r>
      <w:r w:rsidRPr="00737E32">
        <w:rPr>
          <w:rFonts w:ascii="Cambria" w:eastAsia="ＭＳ 明朝" w:hAnsi="Cambria"/>
          <w:b w:val="0"/>
          <w:noProof/>
          <w:sz w:val="24"/>
          <w:szCs w:val="24"/>
          <w:lang w:val="en-US"/>
        </w:rPr>
        <w:tab/>
      </w:r>
      <w:r>
        <w:rPr>
          <w:noProof/>
        </w:rPr>
        <w:t>Prefix Decrement Operator</w:t>
      </w:r>
      <w:r>
        <w:rPr>
          <w:noProof/>
        </w:rPr>
        <w:tab/>
      </w:r>
      <w:r>
        <w:rPr>
          <w:noProof/>
        </w:rPr>
        <w:fldChar w:fldCharType="begin"/>
      </w:r>
      <w:r>
        <w:rPr>
          <w:noProof/>
        </w:rPr>
        <w:instrText xml:space="preserve"> PAGEREF _Toc178387046 \h </w:instrText>
      </w:r>
      <w:r>
        <w:rPr>
          <w:noProof/>
        </w:rPr>
      </w:r>
      <w:r>
        <w:rPr>
          <w:noProof/>
        </w:rPr>
        <w:fldChar w:fldCharType="separate"/>
      </w:r>
      <w:r>
        <w:rPr>
          <w:noProof/>
        </w:rPr>
        <w:t>77</w:t>
      </w:r>
      <w:r>
        <w:rPr>
          <w:noProof/>
        </w:rPr>
        <w:fldChar w:fldCharType="end"/>
      </w:r>
    </w:p>
    <w:p w14:paraId="3874C4D6"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11.4.6</w:t>
      </w:r>
      <w:r w:rsidRPr="00737E32">
        <w:rPr>
          <w:rFonts w:ascii="Cambria" w:eastAsia="ＭＳ 明朝" w:hAnsi="Cambria"/>
          <w:b w:val="0"/>
          <w:noProof/>
          <w:sz w:val="24"/>
          <w:szCs w:val="24"/>
          <w:lang w:val="en-US"/>
        </w:rPr>
        <w:tab/>
      </w:r>
      <w:r>
        <w:rPr>
          <w:noProof/>
        </w:rPr>
        <w:t xml:space="preserve">Unary </w:t>
      </w:r>
      <w:r w:rsidRPr="00C15C85">
        <w:rPr>
          <w:rFonts w:ascii="Courier New" w:hAnsi="Courier New"/>
          <w:noProof/>
        </w:rPr>
        <w:t>+</w:t>
      </w:r>
      <w:r>
        <w:rPr>
          <w:noProof/>
        </w:rPr>
        <w:t xml:space="preserve"> Operator</w:t>
      </w:r>
      <w:r>
        <w:rPr>
          <w:noProof/>
        </w:rPr>
        <w:tab/>
      </w:r>
      <w:r>
        <w:rPr>
          <w:noProof/>
        </w:rPr>
        <w:fldChar w:fldCharType="begin"/>
      </w:r>
      <w:r>
        <w:rPr>
          <w:noProof/>
        </w:rPr>
        <w:instrText xml:space="preserve"> PAGEREF _Toc178387047 \h </w:instrText>
      </w:r>
      <w:r>
        <w:rPr>
          <w:noProof/>
        </w:rPr>
      </w:r>
      <w:r>
        <w:rPr>
          <w:noProof/>
        </w:rPr>
        <w:fldChar w:fldCharType="separate"/>
      </w:r>
      <w:r>
        <w:rPr>
          <w:noProof/>
        </w:rPr>
        <w:t>77</w:t>
      </w:r>
      <w:r>
        <w:rPr>
          <w:noProof/>
        </w:rPr>
        <w:fldChar w:fldCharType="end"/>
      </w:r>
    </w:p>
    <w:p w14:paraId="72B010E4"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11.4.7</w:t>
      </w:r>
      <w:r w:rsidRPr="00737E32">
        <w:rPr>
          <w:rFonts w:ascii="Cambria" w:eastAsia="ＭＳ 明朝" w:hAnsi="Cambria"/>
          <w:b w:val="0"/>
          <w:noProof/>
          <w:sz w:val="24"/>
          <w:szCs w:val="24"/>
          <w:lang w:val="en-US"/>
        </w:rPr>
        <w:tab/>
      </w:r>
      <w:r>
        <w:rPr>
          <w:noProof/>
        </w:rPr>
        <w:t xml:space="preserve">Unary </w:t>
      </w:r>
      <w:r w:rsidRPr="00C15C85">
        <w:rPr>
          <w:rFonts w:ascii="Courier New" w:hAnsi="Courier New"/>
          <w:noProof/>
        </w:rPr>
        <w:t>-</w:t>
      </w:r>
      <w:r>
        <w:rPr>
          <w:noProof/>
        </w:rPr>
        <w:t xml:space="preserve"> Operator</w:t>
      </w:r>
      <w:r>
        <w:rPr>
          <w:noProof/>
        </w:rPr>
        <w:tab/>
      </w:r>
      <w:r>
        <w:rPr>
          <w:noProof/>
        </w:rPr>
        <w:fldChar w:fldCharType="begin"/>
      </w:r>
      <w:r>
        <w:rPr>
          <w:noProof/>
        </w:rPr>
        <w:instrText xml:space="preserve"> PAGEREF _Toc178387048 \h </w:instrText>
      </w:r>
      <w:r>
        <w:rPr>
          <w:noProof/>
        </w:rPr>
      </w:r>
      <w:r>
        <w:rPr>
          <w:noProof/>
        </w:rPr>
        <w:fldChar w:fldCharType="separate"/>
      </w:r>
      <w:r>
        <w:rPr>
          <w:noProof/>
        </w:rPr>
        <w:t>77</w:t>
      </w:r>
      <w:r>
        <w:rPr>
          <w:noProof/>
        </w:rPr>
        <w:fldChar w:fldCharType="end"/>
      </w:r>
    </w:p>
    <w:p w14:paraId="67850226"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11.4.8</w:t>
      </w:r>
      <w:r w:rsidRPr="00737E32">
        <w:rPr>
          <w:rFonts w:ascii="Cambria" w:eastAsia="ＭＳ 明朝" w:hAnsi="Cambria"/>
          <w:b w:val="0"/>
          <w:noProof/>
          <w:sz w:val="24"/>
          <w:szCs w:val="24"/>
          <w:lang w:val="en-US"/>
        </w:rPr>
        <w:tab/>
      </w:r>
      <w:r>
        <w:rPr>
          <w:noProof/>
        </w:rPr>
        <w:t xml:space="preserve">Bitwise NOT Operator ( </w:t>
      </w:r>
      <w:r w:rsidRPr="00C15C85">
        <w:rPr>
          <w:rFonts w:ascii="Courier New" w:hAnsi="Courier New"/>
          <w:noProof/>
        </w:rPr>
        <w:t>~</w:t>
      </w:r>
      <w:r>
        <w:rPr>
          <w:noProof/>
        </w:rPr>
        <w:t xml:space="preserve"> )</w:t>
      </w:r>
      <w:r>
        <w:rPr>
          <w:noProof/>
        </w:rPr>
        <w:tab/>
      </w:r>
      <w:r>
        <w:rPr>
          <w:noProof/>
        </w:rPr>
        <w:fldChar w:fldCharType="begin"/>
      </w:r>
      <w:r>
        <w:rPr>
          <w:noProof/>
        </w:rPr>
        <w:instrText xml:space="preserve"> PAGEREF _Toc178387049 \h </w:instrText>
      </w:r>
      <w:r>
        <w:rPr>
          <w:noProof/>
        </w:rPr>
      </w:r>
      <w:r>
        <w:rPr>
          <w:noProof/>
        </w:rPr>
        <w:fldChar w:fldCharType="separate"/>
      </w:r>
      <w:r>
        <w:rPr>
          <w:noProof/>
        </w:rPr>
        <w:t>78</w:t>
      </w:r>
      <w:r>
        <w:rPr>
          <w:noProof/>
        </w:rPr>
        <w:fldChar w:fldCharType="end"/>
      </w:r>
    </w:p>
    <w:p w14:paraId="74B0477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11.4.9</w:t>
      </w:r>
      <w:r w:rsidRPr="00737E32">
        <w:rPr>
          <w:rFonts w:ascii="Cambria" w:eastAsia="ＭＳ 明朝" w:hAnsi="Cambria"/>
          <w:b w:val="0"/>
          <w:noProof/>
          <w:sz w:val="24"/>
          <w:szCs w:val="24"/>
          <w:lang w:val="en-US"/>
        </w:rPr>
        <w:tab/>
      </w:r>
      <w:r>
        <w:rPr>
          <w:noProof/>
        </w:rPr>
        <w:t xml:space="preserve">Logical NOT Operator ( </w:t>
      </w:r>
      <w:r w:rsidRPr="00C15C85">
        <w:rPr>
          <w:rFonts w:ascii="Courier New" w:hAnsi="Courier New"/>
          <w:noProof/>
        </w:rPr>
        <w:t>!</w:t>
      </w:r>
      <w:r>
        <w:rPr>
          <w:noProof/>
        </w:rPr>
        <w:t xml:space="preserve"> )</w:t>
      </w:r>
      <w:r>
        <w:rPr>
          <w:noProof/>
        </w:rPr>
        <w:tab/>
      </w:r>
      <w:r>
        <w:rPr>
          <w:noProof/>
        </w:rPr>
        <w:fldChar w:fldCharType="begin"/>
      </w:r>
      <w:r>
        <w:rPr>
          <w:noProof/>
        </w:rPr>
        <w:instrText xml:space="preserve"> PAGEREF _Toc178387050 \h </w:instrText>
      </w:r>
      <w:r>
        <w:rPr>
          <w:noProof/>
        </w:rPr>
      </w:r>
      <w:r>
        <w:rPr>
          <w:noProof/>
        </w:rPr>
        <w:fldChar w:fldCharType="separate"/>
      </w:r>
      <w:r>
        <w:rPr>
          <w:noProof/>
        </w:rPr>
        <w:t>78</w:t>
      </w:r>
      <w:r>
        <w:rPr>
          <w:noProof/>
        </w:rPr>
        <w:fldChar w:fldCharType="end"/>
      </w:r>
    </w:p>
    <w:p w14:paraId="29B19983"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11.5</w:t>
      </w:r>
      <w:r w:rsidRPr="00737E32">
        <w:rPr>
          <w:rFonts w:ascii="Cambria" w:eastAsia="ＭＳ 明朝" w:hAnsi="Cambria"/>
          <w:b w:val="0"/>
          <w:noProof/>
          <w:sz w:val="24"/>
          <w:szCs w:val="24"/>
          <w:lang w:val="en-US"/>
        </w:rPr>
        <w:tab/>
      </w:r>
      <w:r>
        <w:rPr>
          <w:noProof/>
        </w:rPr>
        <w:t>Multiplicative Operators</w:t>
      </w:r>
      <w:r>
        <w:rPr>
          <w:noProof/>
        </w:rPr>
        <w:tab/>
      </w:r>
      <w:r>
        <w:rPr>
          <w:noProof/>
        </w:rPr>
        <w:fldChar w:fldCharType="begin"/>
      </w:r>
      <w:r>
        <w:rPr>
          <w:noProof/>
        </w:rPr>
        <w:instrText xml:space="preserve"> PAGEREF _Toc178387051 \h </w:instrText>
      </w:r>
      <w:r>
        <w:rPr>
          <w:noProof/>
        </w:rPr>
      </w:r>
      <w:r>
        <w:rPr>
          <w:noProof/>
        </w:rPr>
        <w:fldChar w:fldCharType="separate"/>
      </w:r>
      <w:r>
        <w:rPr>
          <w:noProof/>
        </w:rPr>
        <w:t>78</w:t>
      </w:r>
      <w:r>
        <w:rPr>
          <w:noProof/>
        </w:rPr>
        <w:fldChar w:fldCharType="end"/>
      </w:r>
    </w:p>
    <w:p w14:paraId="1D5AF9F4"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11.5.1</w:t>
      </w:r>
      <w:r w:rsidRPr="00737E32">
        <w:rPr>
          <w:rFonts w:ascii="Cambria" w:eastAsia="ＭＳ 明朝" w:hAnsi="Cambria"/>
          <w:b w:val="0"/>
          <w:noProof/>
          <w:sz w:val="24"/>
          <w:szCs w:val="24"/>
          <w:lang w:val="en-US"/>
        </w:rPr>
        <w:tab/>
      </w:r>
      <w:r>
        <w:rPr>
          <w:noProof/>
        </w:rPr>
        <w:t xml:space="preserve">Applying the </w:t>
      </w:r>
      <w:r w:rsidRPr="00C15C85">
        <w:rPr>
          <w:rFonts w:ascii="Courier New" w:hAnsi="Courier New"/>
          <w:noProof/>
        </w:rPr>
        <w:t>*</w:t>
      </w:r>
      <w:r>
        <w:rPr>
          <w:noProof/>
        </w:rPr>
        <w:t xml:space="preserve"> Operator</w:t>
      </w:r>
      <w:r>
        <w:rPr>
          <w:noProof/>
        </w:rPr>
        <w:tab/>
      </w:r>
      <w:r>
        <w:rPr>
          <w:noProof/>
        </w:rPr>
        <w:fldChar w:fldCharType="begin"/>
      </w:r>
      <w:r>
        <w:rPr>
          <w:noProof/>
        </w:rPr>
        <w:instrText xml:space="preserve"> PAGEREF _Toc178387052 \h </w:instrText>
      </w:r>
      <w:r>
        <w:rPr>
          <w:noProof/>
        </w:rPr>
      </w:r>
      <w:r>
        <w:rPr>
          <w:noProof/>
        </w:rPr>
        <w:fldChar w:fldCharType="separate"/>
      </w:r>
      <w:r>
        <w:rPr>
          <w:noProof/>
        </w:rPr>
        <w:t>78</w:t>
      </w:r>
      <w:r>
        <w:rPr>
          <w:noProof/>
        </w:rPr>
        <w:fldChar w:fldCharType="end"/>
      </w:r>
    </w:p>
    <w:p w14:paraId="4633C46E"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11.5.2</w:t>
      </w:r>
      <w:r w:rsidRPr="00737E32">
        <w:rPr>
          <w:rFonts w:ascii="Cambria" w:eastAsia="ＭＳ 明朝" w:hAnsi="Cambria"/>
          <w:b w:val="0"/>
          <w:noProof/>
          <w:sz w:val="24"/>
          <w:szCs w:val="24"/>
          <w:lang w:val="en-US"/>
        </w:rPr>
        <w:tab/>
      </w:r>
      <w:r>
        <w:rPr>
          <w:noProof/>
        </w:rPr>
        <w:t xml:space="preserve">Applying the </w:t>
      </w:r>
      <w:r w:rsidRPr="00C15C85">
        <w:rPr>
          <w:rFonts w:ascii="Courier New" w:hAnsi="Courier New"/>
          <w:noProof/>
        </w:rPr>
        <w:t>/</w:t>
      </w:r>
      <w:r>
        <w:rPr>
          <w:noProof/>
        </w:rPr>
        <w:t xml:space="preserve"> Operator</w:t>
      </w:r>
      <w:r>
        <w:rPr>
          <w:noProof/>
        </w:rPr>
        <w:tab/>
      </w:r>
      <w:r>
        <w:rPr>
          <w:noProof/>
        </w:rPr>
        <w:fldChar w:fldCharType="begin"/>
      </w:r>
      <w:r>
        <w:rPr>
          <w:noProof/>
        </w:rPr>
        <w:instrText xml:space="preserve"> PAGEREF _Toc178387053 \h </w:instrText>
      </w:r>
      <w:r>
        <w:rPr>
          <w:noProof/>
        </w:rPr>
      </w:r>
      <w:r>
        <w:rPr>
          <w:noProof/>
        </w:rPr>
        <w:fldChar w:fldCharType="separate"/>
      </w:r>
      <w:r>
        <w:rPr>
          <w:noProof/>
        </w:rPr>
        <w:t>79</w:t>
      </w:r>
      <w:r>
        <w:rPr>
          <w:noProof/>
        </w:rPr>
        <w:fldChar w:fldCharType="end"/>
      </w:r>
    </w:p>
    <w:p w14:paraId="4B03920B"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11.5.3</w:t>
      </w:r>
      <w:r w:rsidRPr="00737E32">
        <w:rPr>
          <w:rFonts w:ascii="Cambria" w:eastAsia="ＭＳ 明朝" w:hAnsi="Cambria"/>
          <w:b w:val="0"/>
          <w:noProof/>
          <w:sz w:val="24"/>
          <w:szCs w:val="24"/>
          <w:lang w:val="en-US"/>
        </w:rPr>
        <w:tab/>
      </w:r>
      <w:r>
        <w:rPr>
          <w:noProof/>
        </w:rPr>
        <w:t xml:space="preserve">Applying the </w:t>
      </w:r>
      <w:r w:rsidRPr="00C15C85">
        <w:rPr>
          <w:rFonts w:ascii="Courier New" w:hAnsi="Courier New"/>
          <w:noProof/>
        </w:rPr>
        <w:t>%</w:t>
      </w:r>
      <w:r>
        <w:rPr>
          <w:noProof/>
        </w:rPr>
        <w:t xml:space="preserve"> Operator</w:t>
      </w:r>
      <w:r>
        <w:rPr>
          <w:noProof/>
        </w:rPr>
        <w:tab/>
      </w:r>
      <w:r>
        <w:rPr>
          <w:noProof/>
        </w:rPr>
        <w:fldChar w:fldCharType="begin"/>
      </w:r>
      <w:r>
        <w:rPr>
          <w:noProof/>
        </w:rPr>
        <w:instrText xml:space="preserve"> PAGEREF _Toc178387054 \h </w:instrText>
      </w:r>
      <w:r>
        <w:rPr>
          <w:noProof/>
        </w:rPr>
      </w:r>
      <w:r>
        <w:rPr>
          <w:noProof/>
        </w:rPr>
        <w:fldChar w:fldCharType="separate"/>
      </w:r>
      <w:r>
        <w:rPr>
          <w:noProof/>
        </w:rPr>
        <w:t>79</w:t>
      </w:r>
      <w:r>
        <w:rPr>
          <w:noProof/>
        </w:rPr>
        <w:fldChar w:fldCharType="end"/>
      </w:r>
    </w:p>
    <w:p w14:paraId="630680EB"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11.6</w:t>
      </w:r>
      <w:r w:rsidRPr="00737E32">
        <w:rPr>
          <w:rFonts w:ascii="Cambria" w:eastAsia="ＭＳ 明朝" w:hAnsi="Cambria"/>
          <w:b w:val="0"/>
          <w:noProof/>
          <w:sz w:val="24"/>
          <w:szCs w:val="24"/>
          <w:lang w:val="en-US"/>
        </w:rPr>
        <w:tab/>
      </w:r>
      <w:r>
        <w:rPr>
          <w:noProof/>
        </w:rPr>
        <w:t>Additive Operators</w:t>
      </w:r>
      <w:r>
        <w:rPr>
          <w:noProof/>
        </w:rPr>
        <w:tab/>
      </w:r>
      <w:r>
        <w:rPr>
          <w:noProof/>
        </w:rPr>
        <w:fldChar w:fldCharType="begin"/>
      </w:r>
      <w:r>
        <w:rPr>
          <w:noProof/>
        </w:rPr>
        <w:instrText xml:space="preserve"> PAGEREF _Toc178387055 \h </w:instrText>
      </w:r>
      <w:r>
        <w:rPr>
          <w:noProof/>
        </w:rPr>
      </w:r>
      <w:r>
        <w:rPr>
          <w:noProof/>
        </w:rPr>
        <w:fldChar w:fldCharType="separate"/>
      </w:r>
      <w:r>
        <w:rPr>
          <w:noProof/>
        </w:rPr>
        <w:t>80</w:t>
      </w:r>
      <w:r>
        <w:rPr>
          <w:noProof/>
        </w:rPr>
        <w:fldChar w:fldCharType="end"/>
      </w:r>
    </w:p>
    <w:p w14:paraId="0B8C97C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11.6.1</w:t>
      </w:r>
      <w:r w:rsidRPr="00737E32">
        <w:rPr>
          <w:rFonts w:ascii="Cambria" w:eastAsia="ＭＳ 明朝" w:hAnsi="Cambria"/>
          <w:b w:val="0"/>
          <w:noProof/>
          <w:sz w:val="24"/>
          <w:szCs w:val="24"/>
          <w:lang w:val="en-US"/>
        </w:rPr>
        <w:tab/>
      </w:r>
      <w:r>
        <w:rPr>
          <w:noProof/>
        </w:rPr>
        <w:t xml:space="preserve">The Addition operator ( </w:t>
      </w:r>
      <w:r w:rsidRPr="00C15C85">
        <w:rPr>
          <w:rFonts w:ascii="Courier New" w:hAnsi="Courier New"/>
          <w:noProof/>
        </w:rPr>
        <w:t>+</w:t>
      </w:r>
      <w:r>
        <w:rPr>
          <w:noProof/>
        </w:rPr>
        <w:t xml:space="preserve"> )</w:t>
      </w:r>
      <w:r>
        <w:rPr>
          <w:noProof/>
        </w:rPr>
        <w:tab/>
      </w:r>
      <w:r>
        <w:rPr>
          <w:noProof/>
        </w:rPr>
        <w:fldChar w:fldCharType="begin"/>
      </w:r>
      <w:r>
        <w:rPr>
          <w:noProof/>
        </w:rPr>
        <w:instrText xml:space="preserve"> PAGEREF _Toc178387056 \h </w:instrText>
      </w:r>
      <w:r>
        <w:rPr>
          <w:noProof/>
        </w:rPr>
      </w:r>
      <w:r>
        <w:rPr>
          <w:noProof/>
        </w:rPr>
        <w:fldChar w:fldCharType="separate"/>
      </w:r>
      <w:r>
        <w:rPr>
          <w:noProof/>
        </w:rPr>
        <w:t>80</w:t>
      </w:r>
      <w:r>
        <w:rPr>
          <w:noProof/>
        </w:rPr>
        <w:fldChar w:fldCharType="end"/>
      </w:r>
    </w:p>
    <w:p w14:paraId="2BA88AE9"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11.6.2</w:t>
      </w:r>
      <w:r w:rsidRPr="00737E32">
        <w:rPr>
          <w:rFonts w:ascii="Cambria" w:eastAsia="ＭＳ 明朝" w:hAnsi="Cambria"/>
          <w:b w:val="0"/>
          <w:noProof/>
          <w:sz w:val="24"/>
          <w:szCs w:val="24"/>
          <w:lang w:val="en-US"/>
        </w:rPr>
        <w:tab/>
      </w:r>
      <w:r>
        <w:rPr>
          <w:noProof/>
        </w:rPr>
        <w:t xml:space="preserve">The Subtraction Operator ( </w:t>
      </w:r>
      <w:r w:rsidRPr="00C15C85">
        <w:rPr>
          <w:rFonts w:ascii="Courier New" w:hAnsi="Courier New"/>
          <w:noProof/>
        </w:rPr>
        <w:t>-</w:t>
      </w:r>
      <w:r>
        <w:rPr>
          <w:noProof/>
        </w:rPr>
        <w:t xml:space="preserve"> )</w:t>
      </w:r>
      <w:r>
        <w:rPr>
          <w:noProof/>
        </w:rPr>
        <w:tab/>
      </w:r>
      <w:r>
        <w:rPr>
          <w:noProof/>
        </w:rPr>
        <w:fldChar w:fldCharType="begin"/>
      </w:r>
      <w:r>
        <w:rPr>
          <w:noProof/>
        </w:rPr>
        <w:instrText xml:space="preserve"> PAGEREF _Toc178387057 \h </w:instrText>
      </w:r>
      <w:r>
        <w:rPr>
          <w:noProof/>
        </w:rPr>
      </w:r>
      <w:r>
        <w:rPr>
          <w:noProof/>
        </w:rPr>
        <w:fldChar w:fldCharType="separate"/>
      </w:r>
      <w:r>
        <w:rPr>
          <w:noProof/>
        </w:rPr>
        <w:t>80</w:t>
      </w:r>
      <w:r>
        <w:rPr>
          <w:noProof/>
        </w:rPr>
        <w:fldChar w:fldCharType="end"/>
      </w:r>
    </w:p>
    <w:p w14:paraId="7BE5D4A6"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11.6.3</w:t>
      </w:r>
      <w:r w:rsidRPr="00737E32">
        <w:rPr>
          <w:rFonts w:ascii="Cambria" w:eastAsia="ＭＳ 明朝" w:hAnsi="Cambria"/>
          <w:b w:val="0"/>
          <w:noProof/>
          <w:sz w:val="24"/>
          <w:szCs w:val="24"/>
          <w:lang w:val="en-US"/>
        </w:rPr>
        <w:tab/>
      </w:r>
      <w:r>
        <w:rPr>
          <w:noProof/>
        </w:rPr>
        <w:t>Applying the Additive Operators to Numbers</w:t>
      </w:r>
      <w:r>
        <w:rPr>
          <w:noProof/>
        </w:rPr>
        <w:tab/>
      </w:r>
      <w:r>
        <w:rPr>
          <w:noProof/>
        </w:rPr>
        <w:fldChar w:fldCharType="begin"/>
      </w:r>
      <w:r>
        <w:rPr>
          <w:noProof/>
        </w:rPr>
        <w:instrText xml:space="preserve"> PAGEREF _Toc178387058 \h </w:instrText>
      </w:r>
      <w:r>
        <w:rPr>
          <w:noProof/>
        </w:rPr>
      </w:r>
      <w:r>
        <w:rPr>
          <w:noProof/>
        </w:rPr>
        <w:fldChar w:fldCharType="separate"/>
      </w:r>
      <w:r>
        <w:rPr>
          <w:noProof/>
        </w:rPr>
        <w:t>80</w:t>
      </w:r>
      <w:r>
        <w:rPr>
          <w:noProof/>
        </w:rPr>
        <w:fldChar w:fldCharType="end"/>
      </w:r>
    </w:p>
    <w:p w14:paraId="3B1BD380"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11.7</w:t>
      </w:r>
      <w:r w:rsidRPr="00737E32">
        <w:rPr>
          <w:rFonts w:ascii="Cambria" w:eastAsia="ＭＳ 明朝" w:hAnsi="Cambria"/>
          <w:b w:val="0"/>
          <w:noProof/>
          <w:sz w:val="24"/>
          <w:szCs w:val="24"/>
          <w:lang w:val="en-US"/>
        </w:rPr>
        <w:tab/>
      </w:r>
      <w:r>
        <w:rPr>
          <w:noProof/>
        </w:rPr>
        <w:t>Bitwise Shift Operators</w:t>
      </w:r>
      <w:r>
        <w:rPr>
          <w:noProof/>
        </w:rPr>
        <w:tab/>
      </w:r>
      <w:r>
        <w:rPr>
          <w:noProof/>
        </w:rPr>
        <w:fldChar w:fldCharType="begin"/>
      </w:r>
      <w:r>
        <w:rPr>
          <w:noProof/>
        </w:rPr>
        <w:instrText xml:space="preserve"> PAGEREF _Toc178387059 \h </w:instrText>
      </w:r>
      <w:r>
        <w:rPr>
          <w:noProof/>
        </w:rPr>
      </w:r>
      <w:r>
        <w:rPr>
          <w:noProof/>
        </w:rPr>
        <w:fldChar w:fldCharType="separate"/>
      </w:r>
      <w:r>
        <w:rPr>
          <w:noProof/>
        </w:rPr>
        <w:t>81</w:t>
      </w:r>
      <w:r>
        <w:rPr>
          <w:noProof/>
        </w:rPr>
        <w:fldChar w:fldCharType="end"/>
      </w:r>
    </w:p>
    <w:p w14:paraId="358D9E42"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11.7.1</w:t>
      </w:r>
      <w:r w:rsidRPr="00737E32">
        <w:rPr>
          <w:rFonts w:ascii="Cambria" w:eastAsia="ＭＳ 明朝" w:hAnsi="Cambria"/>
          <w:b w:val="0"/>
          <w:noProof/>
          <w:sz w:val="24"/>
          <w:szCs w:val="24"/>
          <w:lang w:val="en-US"/>
        </w:rPr>
        <w:tab/>
      </w:r>
      <w:r>
        <w:rPr>
          <w:noProof/>
        </w:rPr>
        <w:t xml:space="preserve">The Left Shift Operator ( </w:t>
      </w:r>
      <w:r w:rsidRPr="00C15C85">
        <w:rPr>
          <w:rFonts w:ascii="Courier New" w:hAnsi="Courier New"/>
          <w:noProof/>
        </w:rPr>
        <w:t>&lt;&lt;</w:t>
      </w:r>
      <w:r>
        <w:rPr>
          <w:noProof/>
        </w:rPr>
        <w:t xml:space="preserve"> )</w:t>
      </w:r>
      <w:r>
        <w:rPr>
          <w:noProof/>
        </w:rPr>
        <w:tab/>
      </w:r>
      <w:r>
        <w:rPr>
          <w:noProof/>
        </w:rPr>
        <w:fldChar w:fldCharType="begin"/>
      </w:r>
      <w:r>
        <w:rPr>
          <w:noProof/>
        </w:rPr>
        <w:instrText xml:space="preserve"> PAGEREF _Toc178387060 \h </w:instrText>
      </w:r>
      <w:r>
        <w:rPr>
          <w:noProof/>
        </w:rPr>
      </w:r>
      <w:r>
        <w:rPr>
          <w:noProof/>
        </w:rPr>
        <w:fldChar w:fldCharType="separate"/>
      </w:r>
      <w:r>
        <w:rPr>
          <w:noProof/>
        </w:rPr>
        <w:t>81</w:t>
      </w:r>
      <w:r>
        <w:rPr>
          <w:noProof/>
        </w:rPr>
        <w:fldChar w:fldCharType="end"/>
      </w:r>
    </w:p>
    <w:p w14:paraId="14FD0BC4"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11.7.2</w:t>
      </w:r>
      <w:r w:rsidRPr="00737E32">
        <w:rPr>
          <w:rFonts w:ascii="Cambria" w:eastAsia="ＭＳ 明朝" w:hAnsi="Cambria"/>
          <w:b w:val="0"/>
          <w:noProof/>
          <w:sz w:val="24"/>
          <w:szCs w:val="24"/>
          <w:lang w:val="en-US"/>
        </w:rPr>
        <w:tab/>
      </w:r>
      <w:r>
        <w:rPr>
          <w:noProof/>
        </w:rPr>
        <w:t xml:space="preserve">The Signed Right Shift Operator ( </w:t>
      </w:r>
      <w:r w:rsidRPr="00C15C85">
        <w:rPr>
          <w:rFonts w:ascii="Courier New" w:hAnsi="Courier New"/>
          <w:noProof/>
        </w:rPr>
        <w:t>&gt;&gt;</w:t>
      </w:r>
      <w:r>
        <w:rPr>
          <w:noProof/>
        </w:rPr>
        <w:t xml:space="preserve"> )</w:t>
      </w:r>
      <w:r>
        <w:rPr>
          <w:noProof/>
        </w:rPr>
        <w:tab/>
      </w:r>
      <w:r>
        <w:rPr>
          <w:noProof/>
        </w:rPr>
        <w:fldChar w:fldCharType="begin"/>
      </w:r>
      <w:r>
        <w:rPr>
          <w:noProof/>
        </w:rPr>
        <w:instrText xml:space="preserve"> PAGEREF _Toc178387061 \h </w:instrText>
      </w:r>
      <w:r>
        <w:rPr>
          <w:noProof/>
        </w:rPr>
      </w:r>
      <w:r>
        <w:rPr>
          <w:noProof/>
        </w:rPr>
        <w:fldChar w:fldCharType="separate"/>
      </w:r>
      <w:r>
        <w:rPr>
          <w:noProof/>
        </w:rPr>
        <w:t>81</w:t>
      </w:r>
      <w:r>
        <w:rPr>
          <w:noProof/>
        </w:rPr>
        <w:fldChar w:fldCharType="end"/>
      </w:r>
    </w:p>
    <w:p w14:paraId="4AB9241C"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11.7.3</w:t>
      </w:r>
      <w:r w:rsidRPr="00737E32">
        <w:rPr>
          <w:rFonts w:ascii="Cambria" w:eastAsia="ＭＳ 明朝" w:hAnsi="Cambria"/>
          <w:b w:val="0"/>
          <w:noProof/>
          <w:sz w:val="24"/>
          <w:szCs w:val="24"/>
          <w:lang w:val="en-US"/>
        </w:rPr>
        <w:tab/>
      </w:r>
      <w:r>
        <w:rPr>
          <w:noProof/>
        </w:rPr>
        <w:t xml:space="preserve">The Unsigned Right Shift Operator ( </w:t>
      </w:r>
      <w:r w:rsidRPr="00C15C85">
        <w:rPr>
          <w:rFonts w:ascii="Courier New" w:hAnsi="Courier New"/>
          <w:noProof/>
        </w:rPr>
        <w:t>&gt;&gt;&gt;</w:t>
      </w:r>
      <w:r>
        <w:rPr>
          <w:noProof/>
        </w:rPr>
        <w:t xml:space="preserve"> )</w:t>
      </w:r>
      <w:r>
        <w:rPr>
          <w:noProof/>
        </w:rPr>
        <w:tab/>
      </w:r>
      <w:r>
        <w:rPr>
          <w:noProof/>
        </w:rPr>
        <w:fldChar w:fldCharType="begin"/>
      </w:r>
      <w:r>
        <w:rPr>
          <w:noProof/>
        </w:rPr>
        <w:instrText xml:space="preserve"> PAGEREF _Toc178387062 \h </w:instrText>
      </w:r>
      <w:r>
        <w:rPr>
          <w:noProof/>
        </w:rPr>
      </w:r>
      <w:r>
        <w:rPr>
          <w:noProof/>
        </w:rPr>
        <w:fldChar w:fldCharType="separate"/>
      </w:r>
      <w:r>
        <w:rPr>
          <w:noProof/>
        </w:rPr>
        <w:t>82</w:t>
      </w:r>
      <w:r>
        <w:rPr>
          <w:noProof/>
        </w:rPr>
        <w:fldChar w:fldCharType="end"/>
      </w:r>
    </w:p>
    <w:p w14:paraId="3BAB3212"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11.8</w:t>
      </w:r>
      <w:r w:rsidRPr="00737E32">
        <w:rPr>
          <w:rFonts w:ascii="Cambria" w:eastAsia="ＭＳ 明朝" w:hAnsi="Cambria"/>
          <w:b w:val="0"/>
          <w:noProof/>
          <w:sz w:val="24"/>
          <w:szCs w:val="24"/>
          <w:lang w:val="en-US"/>
        </w:rPr>
        <w:tab/>
      </w:r>
      <w:r>
        <w:rPr>
          <w:noProof/>
        </w:rPr>
        <w:t>Relational Operators</w:t>
      </w:r>
      <w:r>
        <w:rPr>
          <w:noProof/>
        </w:rPr>
        <w:tab/>
      </w:r>
      <w:r>
        <w:rPr>
          <w:noProof/>
        </w:rPr>
        <w:fldChar w:fldCharType="begin"/>
      </w:r>
      <w:r>
        <w:rPr>
          <w:noProof/>
        </w:rPr>
        <w:instrText xml:space="preserve"> PAGEREF _Toc178387063 \h </w:instrText>
      </w:r>
      <w:r>
        <w:rPr>
          <w:noProof/>
        </w:rPr>
      </w:r>
      <w:r>
        <w:rPr>
          <w:noProof/>
        </w:rPr>
        <w:fldChar w:fldCharType="separate"/>
      </w:r>
      <w:r>
        <w:rPr>
          <w:noProof/>
        </w:rPr>
        <w:t>82</w:t>
      </w:r>
      <w:r>
        <w:rPr>
          <w:noProof/>
        </w:rPr>
        <w:fldChar w:fldCharType="end"/>
      </w:r>
    </w:p>
    <w:p w14:paraId="31ACA598"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11.8.1</w:t>
      </w:r>
      <w:r w:rsidRPr="00737E32">
        <w:rPr>
          <w:rFonts w:ascii="Cambria" w:eastAsia="ＭＳ 明朝" w:hAnsi="Cambria"/>
          <w:b w:val="0"/>
          <w:noProof/>
          <w:sz w:val="24"/>
          <w:szCs w:val="24"/>
          <w:lang w:val="en-US"/>
        </w:rPr>
        <w:tab/>
      </w:r>
      <w:r>
        <w:rPr>
          <w:noProof/>
        </w:rPr>
        <w:t xml:space="preserve">The Less-than Operator ( </w:t>
      </w:r>
      <w:r w:rsidRPr="00C15C85">
        <w:rPr>
          <w:rFonts w:ascii="Courier New" w:hAnsi="Courier New"/>
          <w:noProof/>
        </w:rPr>
        <w:t>&lt;</w:t>
      </w:r>
      <w:r>
        <w:rPr>
          <w:noProof/>
        </w:rPr>
        <w:t xml:space="preserve"> )</w:t>
      </w:r>
      <w:r>
        <w:rPr>
          <w:noProof/>
        </w:rPr>
        <w:tab/>
      </w:r>
      <w:r>
        <w:rPr>
          <w:noProof/>
        </w:rPr>
        <w:fldChar w:fldCharType="begin"/>
      </w:r>
      <w:r>
        <w:rPr>
          <w:noProof/>
        </w:rPr>
        <w:instrText xml:space="preserve"> PAGEREF _Toc178387064 \h </w:instrText>
      </w:r>
      <w:r>
        <w:rPr>
          <w:noProof/>
        </w:rPr>
      </w:r>
      <w:r>
        <w:rPr>
          <w:noProof/>
        </w:rPr>
        <w:fldChar w:fldCharType="separate"/>
      </w:r>
      <w:r>
        <w:rPr>
          <w:noProof/>
        </w:rPr>
        <w:t>83</w:t>
      </w:r>
      <w:r>
        <w:rPr>
          <w:noProof/>
        </w:rPr>
        <w:fldChar w:fldCharType="end"/>
      </w:r>
    </w:p>
    <w:p w14:paraId="475995E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11.8.2</w:t>
      </w:r>
      <w:r w:rsidRPr="00737E32">
        <w:rPr>
          <w:rFonts w:ascii="Cambria" w:eastAsia="ＭＳ 明朝" w:hAnsi="Cambria"/>
          <w:b w:val="0"/>
          <w:noProof/>
          <w:sz w:val="24"/>
          <w:szCs w:val="24"/>
          <w:lang w:val="en-US"/>
        </w:rPr>
        <w:tab/>
      </w:r>
      <w:r>
        <w:rPr>
          <w:noProof/>
        </w:rPr>
        <w:t xml:space="preserve">The Greater-than Operator ( </w:t>
      </w:r>
      <w:r w:rsidRPr="00C15C85">
        <w:rPr>
          <w:rFonts w:ascii="Courier New" w:hAnsi="Courier New"/>
          <w:noProof/>
        </w:rPr>
        <w:t>&gt;</w:t>
      </w:r>
      <w:r>
        <w:rPr>
          <w:noProof/>
        </w:rPr>
        <w:t xml:space="preserve"> )</w:t>
      </w:r>
      <w:r>
        <w:rPr>
          <w:noProof/>
        </w:rPr>
        <w:tab/>
      </w:r>
      <w:r>
        <w:rPr>
          <w:noProof/>
        </w:rPr>
        <w:fldChar w:fldCharType="begin"/>
      </w:r>
      <w:r>
        <w:rPr>
          <w:noProof/>
        </w:rPr>
        <w:instrText xml:space="preserve"> PAGEREF _Toc178387065 \h </w:instrText>
      </w:r>
      <w:r>
        <w:rPr>
          <w:noProof/>
        </w:rPr>
      </w:r>
      <w:r>
        <w:rPr>
          <w:noProof/>
        </w:rPr>
        <w:fldChar w:fldCharType="separate"/>
      </w:r>
      <w:r>
        <w:rPr>
          <w:noProof/>
        </w:rPr>
        <w:t>83</w:t>
      </w:r>
      <w:r>
        <w:rPr>
          <w:noProof/>
        </w:rPr>
        <w:fldChar w:fldCharType="end"/>
      </w:r>
    </w:p>
    <w:p w14:paraId="52D7B486"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11.8.3</w:t>
      </w:r>
      <w:r w:rsidRPr="00737E32">
        <w:rPr>
          <w:rFonts w:ascii="Cambria" w:eastAsia="ＭＳ 明朝" w:hAnsi="Cambria"/>
          <w:b w:val="0"/>
          <w:noProof/>
          <w:sz w:val="24"/>
          <w:szCs w:val="24"/>
          <w:lang w:val="en-US"/>
        </w:rPr>
        <w:tab/>
      </w:r>
      <w:r>
        <w:rPr>
          <w:noProof/>
        </w:rPr>
        <w:t xml:space="preserve">The Less-than-or-equal Operator ( </w:t>
      </w:r>
      <w:r w:rsidRPr="00C15C85">
        <w:rPr>
          <w:rFonts w:ascii="Courier New" w:hAnsi="Courier New"/>
          <w:noProof/>
        </w:rPr>
        <w:t>&lt;=</w:t>
      </w:r>
      <w:r>
        <w:rPr>
          <w:noProof/>
        </w:rPr>
        <w:t xml:space="preserve"> )</w:t>
      </w:r>
      <w:r>
        <w:rPr>
          <w:noProof/>
        </w:rPr>
        <w:tab/>
      </w:r>
      <w:r>
        <w:rPr>
          <w:noProof/>
        </w:rPr>
        <w:fldChar w:fldCharType="begin"/>
      </w:r>
      <w:r>
        <w:rPr>
          <w:noProof/>
        </w:rPr>
        <w:instrText xml:space="preserve"> PAGEREF _Toc178387066 \h </w:instrText>
      </w:r>
      <w:r>
        <w:rPr>
          <w:noProof/>
        </w:rPr>
      </w:r>
      <w:r>
        <w:rPr>
          <w:noProof/>
        </w:rPr>
        <w:fldChar w:fldCharType="separate"/>
      </w:r>
      <w:r>
        <w:rPr>
          <w:noProof/>
        </w:rPr>
        <w:t>83</w:t>
      </w:r>
      <w:r>
        <w:rPr>
          <w:noProof/>
        </w:rPr>
        <w:fldChar w:fldCharType="end"/>
      </w:r>
    </w:p>
    <w:p w14:paraId="38356613"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11.8.4</w:t>
      </w:r>
      <w:r w:rsidRPr="00737E32">
        <w:rPr>
          <w:rFonts w:ascii="Cambria" w:eastAsia="ＭＳ 明朝" w:hAnsi="Cambria"/>
          <w:b w:val="0"/>
          <w:noProof/>
          <w:sz w:val="24"/>
          <w:szCs w:val="24"/>
          <w:lang w:val="en-US"/>
        </w:rPr>
        <w:tab/>
      </w:r>
      <w:r>
        <w:rPr>
          <w:noProof/>
        </w:rPr>
        <w:t xml:space="preserve">The Greater-than-or-equal Operator ( </w:t>
      </w:r>
      <w:r w:rsidRPr="00C15C85">
        <w:rPr>
          <w:rFonts w:ascii="Courier New" w:hAnsi="Courier New"/>
          <w:noProof/>
        </w:rPr>
        <w:t>&gt;=</w:t>
      </w:r>
      <w:r>
        <w:rPr>
          <w:noProof/>
        </w:rPr>
        <w:t xml:space="preserve"> )</w:t>
      </w:r>
      <w:r>
        <w:rPr>
          <w:noProof/>
        </w:rPr>
        <w:tab/>
      </w:r>
      <w:r>
        <w:rPr>
          <w:noProof/>
        </w:rPr>
        <w:fldChar w:fldCharType="begin"/>
      </w:r>
      <w:r>
        <w:rPr>
          <w:noProof/>
        </w:rPr>
        <w:instrText xml:space="preserve"> PAGEREF _Toc178387067 \h </w:instrText>
      </w:r>
      <w:r>
        <w:rPr>
          <w:noProof/>
        </w:rPr>
      </w:r>
      <w:r>
        <w:rPr>
          <w:noProof/>
        </w:rPr>
        <w:fldChar w:fldCharType="separate"/>
      </w:r>
      <w:r>
        <w:rPr>
          <w:noProof/>
        </w:rPr>
        <w:t>83</w:t>
      </w:r>
      <w:r>
        <w:rPr>
          <w:noProof/>
        </w:rPr>
        <w:fldChar w:fldCharType="end"/>
      </w:r>
    </w:p>
    <w:p w14:paraId="7399C83B"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11.8.5</w:t>
      </w:r>
      <w:r w:rsidRPr="00737E32">
        <w:rPr>
          <w:rFonts w:ascii="Cambria" w:eastAsia="ＭＳ 明朝" w:hAnsi="Cambria"/>
          <w:b w:val="0"/>
          <w:noProof/>
          <w:sz w:val="24"/>
          <w:szCs w:val="24"/>
          <w:lang w:val="en-US"/>
        </w:rPr>
        <w:tab/>
      </w:r>
      <w:r>
        <w:rPr>
          <w:noProof/>
        </w:rPr>
        <w:t>The Abstract Relational Comparison Algorithm</w:t>
      </w:r>
      <w:r>
        <w:rPr>
          <w:noProof/>
        </w:rPr>
        <w:tab/>
      </w:r>
      <w:r>
        <w:rPr>
          <w:noProof/>
        </w:rPr>
        <w:fldChar w:fldCharType="begin"/>
      </w:r>
      <w:r>
        <w:rPr>
          <w:noProof/>
        </w:rPr>
        <w:instrText xml:space="preserve"> PAGEREF _Toc178387068 \h </w:instrText>
      </w:r>
      <w:r>
        <w:rPr>
          <w:noProof/>
        </w:rPr>
      </w:r>
      <w:r>
        <w:rPr>
          <w:noProof/>
        </w:rPr>
        <w:fldChar w:fldCharType="separate"/>
      </w:r>
      <w:r>
        <w:rPr>
          <w:noProof/>
        </w:rPr>
        <w:t>83</w:t>
      </w:r>
      <w:r>
        <w:rPr>
          <w:noProof/>
        </w:rPr>
        <w:fldChar w:fldCharType="end"/>
      </w:r>
    </w:p>
    <w:p w14:paraId="6DA37DC3"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11.8.6</w:t>
      </w:r>
      <w:r w:rsidRPr="00737E32">
        <w:rPr>
          <w:rFonts w:ascii="Cambria" w:eastAsia="ＭＳ 明朝" w:hAnsi="Cambria"/>
          <w:b w:val="0"/>
          <w:noProof/>
          <w:sz w:val="24"/>
          <w:szCs w:val="24"/>
          <w:lang w:val="en-US"/>
        </w:rPr>
        <w:tab/>
      </w:r>
      <w:r>
        <w:rPr>
          <w:noProof/>
        </w:rPr>
        <w:t>The instanceof operator</w:t>
      </w:r>
      <w:r>
        <w:rPr>
          <w:noProof/>
        </w:rPr>
        <w:tab/>
      </w:r>
      <w:r>
        <w:rPr>
          <w:noProof/>
        </w:rPr>
        <w:fldChar w:fldCharType="begin"/>
      </w:r>
      <w:r>
        <w:rPr>
          <w:noProof/>
        </w:rPr>
        <w:instrText xml:space="preserve"> PAGEREF _Toc178387069 \h </w:instrText>
      </w:r>
      <w:r>
        <w:rPr>
          <w:noProof/>
        </w:rPr>
      </w:r>
      <w:r>
        <w:rPr>
          <w:noProof/>
        </w:rPr>
        <w:fldChar w:fldCharType="separate"/>
      </w:r>
      <w:r>
        <w:rPr>
          <w:noProof/>
        </w:rPr>
        <w:t>84</w:t>
      </w:r>
      <w:r>
        <w:rPr>
          <w:noProof/>
        </w:rPr>
        <w:fldChar w:fldCharType="end"/>
      </w:r>
    </w:p>
    <w:p w14:paraId="341C8545"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11.8.7</w:t>
      </w:r>
      <w:r w:rsidRPr="00737E32">
        <w:rPr>
          <w:rFonts w:ascii="Cambria" w:eastAsia="ＭＳ 明朝" w:hAnsi="Cambria"/>
          <w:b w:val="0"/>
          <w:noProof/>
          <w:sz w:val="24"/>
          <w:szCs w:val="24"/>
          <w:lang w:val="en-US"/>
        </w:rPr>
        <w:tab/>
      </w:r>
      <w:r>
        <w:rPr>
          <w:noProof/>
        </w:rPr>
        <w:t>The in operator</w:t>
      </w:r>
      <w:r>
        <w:rPr>
          <w:noProof/>
        </w:rPr>
        <w:tab/>
      </w:r>
      <w:r>
        <w:rPr>
          <w:noProof/>
        </w:rPr>
        <w:fldChar w:fldCharType="begin"/>
      </w:r>
      <w:r>
        <w:rPr>
          <w:noProof/>
        </w:rPr>
        <w:instrText xml:space="preserve"> PAGEREF _Toc178387070 \h </w:instrText>
      </w:r>
      <w:r>
        <w:rPr>
          <w:noProof/>
        </w:rPr>
      </w:r>
      <w:r>
        <w:rPr>
          <w:noProof/>
        </w:rPr>
        <w:fldChar w:fldCharType="separate"/>
      </w:r>
      <w:r>
        <w:rPr>
          <w:noProof/>
        </w:rPr>
        <w:t>84</w:t>
      </w:r>
      <w:r>
        <w:rPr>
          <w:noProof/>
        </w:rPr>
        <w:fldChar w:fldCharType="end"/>
      </w:r>
    </w:p>
    <w:p w14:paraId="45318367"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11.9</w:t>
      </w:r>
      <w:r w:rsidRPr="00737E32">
        <w:rPr>
          <w:rFonts w:ascii="Cambria" w:eastAsia="ＭＳ 明朝" w:hAnsi="Cambria"/>
          <w:b w:val="0"/>
          <w:noProof/>
          <w:sz w:val="24"/>
          <w:szCs w:val="24"/>
          <w:lang w:val="en-US"/>
        </w:rPr>
        <w:tab/>
      </w:r>
      <w:r>
        <w:rPr>
          <w:noProof/>
        </w:rPr>
        <w:t>Equality Operators</w:t>
      </w:r>
      <w:r>
        <w:rPr>
          <w:noProof/>
        </w:rPr>
        <w:tab/>
      </w:r>
      <w:r>
        <w:rPr>
          <w:noProof/>
        </w:rPr>
        <w:fldChar w:fldCharType="begin"/>
      </w:r>
      <w:r>
        <w:rPr>
          <w:noProof/>
        </w:rPr>
        <w:instrText xml:space="preserve"> PAGEREF _Toc178387071 \h </w:instrText>
      </w:r>
      <w:r>
        <w:rPr>
          <w:noProof/>
        </w:rPr>
      </w:r>
      <w:r>
        <w:rPr>
          <w:noProof/>
        </w:rPr>
        <w:fldChar w:fldCharType="separate"/>
      </w:r>
      <w:r>
        <w:rPr>
          <w:noProof/>
        </w:rPr>
        <w:t>85</w:t>
      </w:r>
      <w:r>
        <w:rPr>
          <w:noProof/>
        </w:rPr>
        <w:fldChar w:fldCharType="end"/>
      </w:r>
    </w:p>
    <w:p w14:paraId="178AF05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11.9.1</w:t>
      </w:r>
      <w:r w:rsidRPr="00737E32">
        <w:rPr>
          <w:rFonts w:ascii="Cambria" w:eastAsia="ＭＳ 明朝" w:hAnsi="Cambria"/>
          <w:b w:val="0"/>
          <w:noProof/>
          <w:sz w:val="24"/>
          <w:szCs w:val="24"/>
          <w:lang w:val="en-US"/>
        </w:rPr>
        <w:tab/>
      </w:r>
      <w:r>
        <w:rPr>
          <w:noProof/>
        </w:rPr>
        <w:t xml:space="preserve">The Equals Operator ( </w:t>
      </w:r>
      <w:r w:rsidRPr="00C15C85">
        <w:rPr>
          <w:rFonts w:ascii="Courier New" w:hAnsi="Courier New"/>
          <w:noProof/>
        </w:rPr>
        <w:t>==</w:t>
      </w:r>
      <w:r>
        <w:rPr>
          <w:noProof/>
        </w:rPr>
        <w:t xml:space="preserve"> )</w:t>
      </w:r>
      <w:r>
        <w:rPr>
          <w:noProof/>
        </w:rPr>
        <w:tab/>
      </w:r>
      <w:r>
        <w:rPr>
          <w:noProof/>
        </w:rPr>
        <w:fldChar w:fldCharType="begin"/>
      </w:r>
      <w:r>
        <w:rPr>
          <w:noProof/>
        </w:rPr>
        <w:instrText xml:space="preserve"> PAGEREF _Toc178387072 \h </w:instrText>
      </w:r>
      <w:r>
        <w:rPr>
          <w:noProof/>
        </w:rPr>
      </w:r>
      <w:r>
        <w:rPr>
          <w:noProof/>
        </w:rPr>
        <w:fldChar w:fldCharType="separate"/>
      </w:r>
      <w:r>
        <w:rPr>
          <w:noProof/>
        </w:rPr>
        <w:t>85</w:t>
      </w:r>
      <w:r>
        <w:rPr>
          <w:noProof/>
        </w:rPr>
        <w:fldChar w:fldCharType="end"/>
      </w:r>
    </w:p>
    <w:p w14:paraId="483419D8"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11.9.2</w:t>
      </w:r>
      <w:r w:rsidRPr="00737E32">
        <w:rPr>
          <w:rFonts w:ascii="Cambria" w:eastAsia="ＭＳ 明朝" w:hAnsi="Cambria"/>
          <w:b w:val="0"/>
          <w:noProof/>
          <w:sz w:val="24"/>
          <w:szCs w:val="24"/>
          <w:lang w:val="en-US"/>
        </w:rPr>
        <w:tab/>
      </w:r>
      <w:r>
        <w:rPr>
          <w:noProof/>
        </w:rPr>
        <w:t xml:space="preserve">The Does-not-equals Operator ( </w:t>
      </w:r>
      <w:r w:rsidRPr="00C15C85">
        <w:rPr>
          <w:rFonts w:ascii="Courier New" w:hAnsi="Courier New"/>
          <w:noProof/>
        </w:rPr>
        <w:t>!=</w:t>
      </w:r>
      <w:r>
        <w:rPr>
          <w:noProof/>
        </w:rPr>
        <w:t xml:space="preserve"> )</w:t>
      </w:r>
      <w:r>
        <w:rPr>
          <w:noProof/>
        </w:rPr>
        <w:tab/>
      </w:r>
      <w:r>
        <w:rPr>
          <w:noProof/>
        </w:rPr>
        <w:fldChar w:fldCharType="begin"/>
      </w:r>
      <w:r>
        <w:rPr>
          <w:noProof/>
        </w:rPr>
        <w:instrText xml:space="preserve"> PAGEREF _Toc178387073 \h </w:instrText>
      </w:r>
      <w:r>
        <w:rPr>
          <w:noProof/>
        </w:rPr>
      </w:r>
      <w:r>
        <w:rPr>
          <w:noProof/>
        </w:rPr>
        <w:fldChar w:fldCharType="separate"/>
      </w:r>
      <w:r>
        <w:rPr>
          <w:noProof/>
        </w:rPr>
        <w:t>85</w:t>
      </w:r>
      <w:r>
        <w:rPr>
          <w:noProof/>
        </w:rPr>
        <w:fldChar w:fldCharType="end"/>
      </w:r>
    </w:p>
    <w:p w14:paraId="11D0493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11.9.3</w:t>
      </w:r>
      <w:r w:rsidRPr="00737E32">
        <w:rPr>
          <w:rFonts w:ascii="Cambria" w:eastAsia="ＭＳ 明朝" w:hAnsi="Cambria"/>
          <w:b w:val="0"/>
          <w:noProof/>
          <w:sz w:val="24"/>
          <w:szCs w:val="24"/>
          <w:lang w:val="en-US"/>
        </w:rPr>
        <w:tab/>
      </w:r>
      <w:r>
        <w:rPr>
          <w:noProof/>
        </w:rPr>
        <w:t>The Abstract Equality Comparison Algorithm</w:t>
      </w:r>
      <w:r>
        <w:rPr>
          <w:noProof/>
        </w:rPr>
        <w:tab/>
      </w:r>
      <w:r>
        <w:rPr>
          <w:noProof/>
        </w:rPr>
        <w:fldChar w:fldCharType="begin"/>
      </w:r>
      <w:r>
        <w:rPr>
          <w:noProof/>
        </w:rPr>
        <w:instrText xml:space="preserve"> PAGEREF _Toc178387074 \h </w:instrText>
      </w:r>
      <w:r>
        <w:rPr>
          <w:noProof/>
        </w:rPr>
      </w:r>
      <w:r>
        <w:rPr>
          <w:noProof/>
        </w:rPr>
        <w:fldChar w:fldCharType="separate"/>
      </w:r>
      <w:r>
        <w:rPr>
          <w:noProof/>
        </w:rPr>
        <w:t>85</w:t>
      </w:r>
      <w:r>
        <w:rPr>
          <w:noProof/>
        </w:rPr>
        <w:fldChar w:fldCharType="end"/>
      </w:r>
    </w:p>
    <w:p w14:paraId="7E94887B"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11.9.4</w:t>
      </w:r>
      <w:r w:rsidRPr="00737E32">
        <w:rPr>
          <w:rFonts w:ascii="Cambria" w:eastAsia="ＭＳ 明朝" w:hAnsi="Cambria"/>
          <w:b w:val="0"/>
          <w:noProof/>
          <w:sz w:val="24"/>
          <w:szCs w:val="24"/>
          <w:lang w:val="en-US"/>
        </w:rPr>
        <w:tab/>
      </w:r>
      <w:r>
        <w:rPr>
          <w:noProof/>
        </w:rPr>
        <w:t xml:space="preserve">The Strict Equals Operator ( </w:t>
      </w:r>
      <w:r w:rsidRPr="00C15C85">
        <w:rPr>
          <w:rFonts w:ascii="Courier New" w:hAnsi="Courier New"/>
          <w:noProof/>
        </w:rPr>
        <w:t>===</w:t>
      </w:r>
      <w:r>
        <w:rPr>
          <w:noProof/>
        </w:rPr>
        <w:t xml:space="preserve"> )</w:t>
      </w:r>
      <w:r>
        <w:rPr>
          <w:noProof/>
        </w:rPr>
        <w:tab/>
      </w:r>
      <w:r>
        <w:rPr>
          <w:noProof/>
        </w:rPr>
        <w:fldChar w:fldCharType="begin"/>
      </w:r>
      <w:r>
        <w:rPr>
          <w:noProof/>
        </w:rPr>
        <w:instrText xml:space="preserve"> PAGEREF _Toc178387075 \h </w:instrText>
      </w:r>
      <w:r>
        <w:rPr>
          <w:noProof/>
        </w:rPr>
      </w:r>
      <w:r>
        <w:rPr>
          <w:noProof/>
        </w:rPr>
        <w:fldChar w:fldCharType="separate"/>
      </w:r>
      <w:r>
        <w:rPr>
          <w:noProof/>
        </w:rPr>
        <w:t>86</w:t>
      </w:r>
      <w:r>
        <w:rPr>
          <w:noProof/>
        </w:rPr>
        <w:fldChar w:fldCharType="end"/>
      </w:r>
    </w:p>
    <w:p w14:paraId="2344D2EB"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11.9.5</w:t>
      </w:r>
      <w:r w:rsidRPr="00737E32">
        <w:rPr>
          <w:rFonts w:ascii="Cambria" w:eastAsia="ＭＳ 明朝" w:hAnsi="Cambria"/>
          <w:b w:val="0"/>
          <w:noProof/>
          <w:sz w:val="24"/>
          <w:szCs w:val="24"/>
          <w:lang w:val="en-US"/>
        </w:rPr>
        <w:tab/>
      </w:r>
      <w:r>
        <w:rPr>
          <w:noProof/>
        </w:rPr>
        <w:t xml:space="preserve">The Strict Does-not-equal Operator ( </w:t>
      </w:r>
      <w:r w:rsidRPr="00C15C85">
        <w:rPr>
          <w:rFonts w:ascii="Courier New" w:hAnsi="Courier New"/>
          <w:noProof/>
        </w:rPr>
        <w:t>!==</w:t>
      </w:r>
      <w:r>
        <w:rPr>
          <w:noProof/>
        </w:rPr>
        <w:t xml:space="preserve"> )</w:t>
      </w:r>
      <w:r>
        <w:rPr>
          <w:noProof/>
        </w:rPr>
        <w:tab/>
      </w:r>
      <w:r>
        <w:rPr>
          <w:noProof/>
        </w:rPr>
        <w:fldChar w:fldCharType="begin"/>
      </w:r>
      <w:r>
        <w:rPr>
          <w:noProof/>
        </w:rPr>
        <w:instrText xml:space="preserve"> PAGEREF _Toc178387076 \h </w:instrText>
      </w:r>
      <w:r>
        <w:rPr>
          <w:noProof/>
        </w:rPr>
      </w:r>
      <w:r>
        <w:rPr>
          <w:noProof/>
        </w:rPr>
        <w:fldChar w:fldCharType="separate"/>
      </w:r>
      <w:r>
        <w:rPr>
          <w:noProof/>
        </w:rPr>
        <w:t>87</w:t>
      </w:r>
      <w:r>
        <w:rPr>
          <w:noProof/>
        </w:rPr>
        <w:fldChar w:fldCharType="end"/>
      </w:r>
    </w:p>
    <w:p w14:paraId="225C3B25"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11.9.6</w:t>
      </w:r>
      <w:r w:rsidRPr="00737E32">
        <w:rPr>
          <w:rFonts w:ascii="Cambria" w:eastAsia="ＭＳ 明朝" w:hAnsi="Cambria"/>
          <w:b w:val="0"/>
          <w:noProof/>
          <w:sz w:val="24"/>
          <w:szCs w:val="24"/>
          <w:lang w:val="en-US"/>
        </w:rPr>
        <w:tab/>
      </w:r>
      <w:r>
        <w:rPr>
          <w:noProof/>
        </w:rPr>
        <w:t>The Strict Equality Comparison Algorithm</w:t>
      </w:r>
      <w:r>
        <w:rPr>
          <w:noProof/>
        </w:rPr>
        <w:tab/>
      </w:r>
      <w:r>
        <w:rPr>
          <w:noProof/>
        </w:rPr>
        <w:fldChar w:fldCharType="begin"/>
      </w:r>
      <w:r>
        <w:rPr>
          <w:noProof/>
        </w:rPr>
        <w:instrText xml:space="preserve"> PAGEREF _Toc178387077 \h </w:instrText>
      </w:r>
      <w:r>
        <w:rPr>
          <w:noProof/>
        </w:rPr>
      </w:r>
      <w:r>
        <w:rPr>
          <w:noProof/>
        </w:rPr>
        <w:fldChar w:fldCharType="separate"/>
      </w:r>
      <w:r>
        <w:rPr>
          <w:noProof/>
        </w:rPr>
        <w:t>87</w:t>
      </w:r>
      <w:r>
        <w:rPr>
          <w:noProof/>
        </w:rPr>
        <w:fldChar w:fldCharType="end"/>
      </w:r>
    </w:p>
    <w:p w14:paraId="4755AFA4"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11.10</w:t>
      </w:r>
      <w:r w:rsidRPr="00737E32">
        <w:rPr>
          <w:rFonts w:ascii="Cambria" w:eastAsia="ＭＳ 明朝" w:hAnsi="Cambria"/>
          <w:b w:val="0"/>
          <w:noProof/>
          <w:sz w:val="24"/>
          <w:szCs w:val="24"/>
          <w:lang w:val="en-US"/>
        </w:rPr>
        <w:tab/>
      </w:r>
      <w:r>
        <w:rPr>
          <w:noProof/>
        </w:rPr>
        <w:t>Binary Bitwise Operators</w:t>
      </w:r>
      <w:r>
        <w:rPr>
          <w:noProof/>
        </w:rPr>
        <w:tab/>
      </w:r>
      <w:r>
        <w:rPr>
          <w:noProof/>
        </w:rPr>
        <w:fldChar w:fldCharType="begin"/>
      </w:r>
      <w:r>
        <w:rPr>
          <w:noProof/>
        </w:rPr>
        <w:instrText xml:space="preserve"> PAGEREF _Toc178387078 \h </w:instrText>
      </w:r>
      <w:r>
        <w:rPr>
          <w:noProof/>
        </w:rPr>
      </w:r>
      <w:r>
        <w:rPr>
          <w:noProof/>
        </w:rPr>
        <w:fldChar w:fldCharType="separate"/>
      </w:r>
      <w:r>
        <w:rPr>
          <w:noProof/>
        </w:rPr>
        <w:t>87</w:t>
      </w:r>
      <w:r>
        <w:rPr>
          <w:noProof/>
        </w:rPr>
        <w:fldChar w:fldCharType="end"/>
      </w:r>
    </w:p>
    <w:p w14:paraId="3D3FFF12"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11.11</w:t>
      </w:r>
      <w:r w:rsidRPr="00737E32">
        <w:rPr>
          <w:rFonts w:ascii="Cambria" w:eastAsia="ＭＳ 明朝" w:hAnsi="Cambria"/>
          <w:b w:val="0"/>
          <w:noProof/>
          <w:sz w:val="24"/>
          <w:szCs w:val="24"/>
          <w:lang w:val="en-US"/>
        </w:rPr>
        <w:tab/>
      </w:r>
      <w:r>
        <w:rPr>
          <w:noProof/>
        </w:rPr>
        <w:t>Binary Logical Operators</w:t>
      </w:r>
      <w:r>
        <w:rPr>
          <w:noProof/>
        </w:rPr>
        <w:tab/>
      </w:r>
      <w:r>
        <w:rPr>
          <w:noProof/>
        </w:rPr>
        <w:fldChar w:fldCharType="begin"/>
      </w:r>
      <w:r>
        <w:rPr>
          <w:noProof/>
        </w:rPr>
        <w:instrText xml:space="preserve"> PAGEREF _Toc178387079 \h </w:instrText>
      </w:r>
      <w:r>
        <w:rPr>
          <w:noProof/>
        </w:rPr>
      </w:r>
      <w:r>
        <w:rPr>
          <w:noProof/>
        </w:rPr>
        <w:fldChar w:fldCharType="separate"/>
      </w:r>
      <w:r>
        <w:rPr>
          <w:noProof/>
        </w:rPr>
        <w:t>88</w:t>
      </w:r>
      <w:r>
        <w:rPr>
          <w:noProof/>
        </w:rPr>
        <w:fldChar w:fldCharType="end"/>
      </w:r>
    </w:p>
    <w:p w14:paraId="5B291CDF"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sidRPr="00C15C85">
        <w:rPr>
          <w:noProof/>
          <w:lang w:val="fr-CH"/>
        </w:rPr>
        <w:t>11.12</w:t>
      </w:r>
      <w:r w:rsidRPr="00737E32">
        <w:rPr>
          <w:rFonts w:ascii="Cambria" w:eastAsia="ＭＳ 明朝" w:hAnsi="Cambria"/>
          <w:b w:val="0"/>
          <w:noProof/>
          <w:sz w:val="24"/>
          <w:szCs w:val="24"/>
          <w:lang w:val="en-US"/>
        </w:rPr>
        <w:tab/>
      </w:r>
      <w:r w:rsidRPr="00C15C85">
        <w:rPr>
          <w:noProof/>
          <w:lang w:val="fr-CH"/>
        </w:rPr>
        <w:t>Conditional Operator (</w:t>
      </w:r>
      <w:r w:rsidRPr="00C15C85">
        <w:rPr>
          <w:rFonts w:ascii="Courier New" w:hAnsi="Courier New"/>
          <w:smallCaps/>
          <w:noProof/>
          <w:lang w:val="fr-CH"/>
        </w:rPr>
        <w:t xml:space="preserve"> ? : )</w:t>
      </w:r>
      <w:r>
        <w:rPr>
          <w:noProof/>
        </w:rPr>
        <w:tab/>
      </w:r>
      <w:r>
        <w:rPr>
          <w:noProof/>
        </w:rPr>
        <w:fldChar w:fldCharType="begin"/>
      </w:r>
      <w:r>
        <w:rPr>
          <w:noProof/>
        </w:rPr>
        <w:instrText xml:space="preserve"> PAGEREF _Toc178387080 \h </w:instrText>
      </w:r>
      <w:r>
        <w:rPr>
          <w:noProof/>
        </w:rPr>
      </w:r>
      <w:r>
        <w:rPr>
          <w:noProof/>
        </w:rPr>
        <w:fldChar w:fldCharType="separate"/>
      </w:r>
      <w:r>
        <w:rPr>
          <w:noProof/>
        </w:rPr>
        <w:t>89</w:t>
      </w:r>
      <w:r>
        <w:rPr>
          <w:noProof/>
        </w:rPr>
        <w:fldChar w:fldCharType="end"/>
      </w:r>
    </w:p>
    <w:p w14:paraId="53456DDA"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11.13</w:t>
      </w:r>
      <w:r w:rsidRPr="00737E32">
        <w:rPr>
          <w:rFonts w:ascii="Cambria" w:eastAsia="ＭＳ 明朝" w:hAnsi="Cambria"/>
          <w:b w:val="0"/>
          <w:noProof/>
          <w:sz w:val="24"/>
          <w:szCs w:val="24"/>
          <w:lang w:val="en-US"/>
        </w:rPr>
        <w:tab/>
      </w:r>
      <w:r>
        <w:rPr>
          <w:noProof/>
        </w:rPr>
        <w:t>Assignment Operators</w:t>
      </w:r>
      <w:r>
        <w:rPr>
          <w:noProof/>
        </w:rPr>
        <w:tab/>
      </w:r>
      <w:r>
        <w:rPr>
          <w:noProof/>
        </w:rPr>
        <w:fldChar w:fldCharType="begin"/>
      </w:r>
      <w:r>
        <w:rPr>
          <w:noProof/>
        </w:rPr>
        <w:instrText xml:space="preserve"> PAGEREF _Toc178387081 \h </w:instrText>
      </w:r>
      <w:r>
        <w:rPr>
          <w:noProof/>
        </w:rPr>
      </w:r>
      <w:r>
        <w:rPr>
          <w:noProof/>
        </w:rPr>
        <w:fldChar w:fldCharType="separate"/>
      </w:r>
      <w:r>
        <w:rPr>
          <w:noProof/>
        </w:rPr>
        <w:t>89</w:t>
      </w:r>
      <w:r>
        <w:rPr>
          <w:noProof/>
        </w:rPr>
        <w:fldChar w:fldCharType="end"/>
      </w:r>
    </w:p>
    <w:p w14:paraId="2994320B"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11.13.1</w:t>
      </w:r>
      <w:r w:rsidRPr="00737E32">
        <w:rPr>
          <w:rFonts w:ascii="Cambria" w:eastAsia="ＭＳ 明朝" w:hAnsi="Cambria"/>
          <w:b w:val="0"/>
          <w:noProof/>
          <w:sz w:val="24"/>
          <w:szCs w:val="24"/>
          <w:lang w:val="en-US"/>
        </w:rPr>
        <w:tab/>
      </w:r>
      <w:r>
        <w:rPr>
          <w:noProof/>
        </w:rPr>
        <w:t xml:space="preserve">Simple Assignment ( </w:t>
      </w:r>
      <w:r w:rsidRPr="00C15C85">
        <w:rPr>
          <w:rFonts w:ascii="Courier New" w:hAnsi="Courier New"/>
          <w:noProof/>
        </w:rPr>
        <w:t>=</w:t>
      </w:r>
      <w:r>
        <w:rPr>
          <w:noProof/>
        </w:rPr>
        <w:t xml:space="preserve"> )</w:t>
      </w:r>
      <w:r>
        <w:rPr>
          <w:noProof/>
        </w:rPr>
        <w:tab/>
      </w:r>
      <w:r>
        <w:rPr>
          <w:noProof/>
        </w:rPr>
        <w:fldChar w:fldCharType="begin"/>
      </w:r>
      <w:r>
        <w:rPr>
          <w:noProof/>
        </w:rPr>
        <w:instrText xml:space="preserve"> PAGEREF _Toc178387082 \h </w:instrText>
      </w:r>
      <w:r>
        <w:rPr>
          <w:noProof/>
        </w:rPr>
      </w:r>
      <w:r>
        <w:rPr>
          <w:noProof/>
        </w:rPr>
        <w:fldChar w:fldCharType="separate"/>
      </w:r>
      <w:r>
        <w:rPr>
          <w:noProof/>
        </w:rPr>
        <w:t>90</w:t>
      </w:r>
      <w:r>
        <w:rPr>
          <w:noProof/>
        </w:rPr>
        <w:fldChar w:fldCharType="end"/>
      </w:r>
    </w:p>
    <w:p w14:paraId="35508E6A"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11.13.2</w:t>
      </w:r>
      <w:r w:rsidRPr="00737E32">
        <w:rPr>
          <w:rFonts w:ascii="Cambria" w:eastAsia="ＭＳ 明朝" w:hAnsi="Cambria"/>
          <w:b w:val="0"/>
          <w:noProof/>
          <w:sz w:val="24"/>
          <w:szCs w:val="24"/>
          <w:lang w:val="en-US"/>
        </w:rPr>
        <w:tab/>
      </w:r>
      <w:r>
        <w:rPr>
          <w:noProof/>
        </w:rPr>
        <w:t xml:space="preserve">Compound Assignment ( </w:t>
      </w:r>
      <w:r w:rsidRPr="00C15C85">
        <w:rPr>
          <w:rFonts w:ascii="Courier New" w:hAnsi="Courier New"/>
          <w:noProof/>
        </w:rPr>
        <w:t>op=</w:t>
      </w:r>
      <w:r>
        <w:rPr>
          <w:noProof/>
        </w:rPr>
        <w:t xml:space="preserve"> )</w:t>
      </w:r>
      <w:r>
        <w:rPr>
          <w:noProof/>
        </w:rPr>
        <w:tab/>
      </w:r>
      <w:r>
        <w:rPr>
          <w:noProof/>
        </w:rPr>
        <w:fldChar w:fldCharType="begin"/>
      </w:r>
      <w:r>
        <w:rPr>
          <w:noProof/>
        </w:rPr>
        <w:instrText xml:space="preserve"> PAGEREF _Toc178387083 \h </w:instrText>
      </w:r>
      <w:r>
        <w:rPr>
          <w:noProof/>
        </w:rPr>
      </w:r>
      <w:r>
        <w:rPr>
          <w:noProof/>
        </w:rPr>
        <w:fldChar w:fldCharType="separate"/>
      </w:r>
      <w:r>
        <w:rPr>
          <w:noProof/>
        </w:rPr>
        <w:t>94</w:t>
      </w:r>
      <w:r>
        <w:rPr>
          <w:noProof/>
        </w:rPr>
        <w:fldChar w:fldCharType="end"/>
      </w:r>
    </w:p>
    <w:p w14:paraId="6E7437BF"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11.14</w:t>
      </w:r>
      <w:r w:rsidRPr="00737E32">
        <w:rPr>
          <w:rFonts w:ascii="Cambria" w:eastAsia="ＭＳ 明朝" w:hAnsi="Cambria"/>
          <w:b w:val="0"/>
          <w:noProof/>
          <w:sz w:val="24"/>
          <w:szCs w:val="24"/>
          <w:lang w:val="en-US"/>
        </w:rPr>
        <w:tab/>
      </w:r>
      <w:r>
        <w:rPr>
          <w:noProof/>
        </w:rPr>
        <w:t>Comma Operator (</w:t>
      </w:r>
      <w:r w:rsidRPr="00C15C85">
        <w:rPr>
          <w:rFonts w:ascii="Courier New" w:hAnsi="Courier New"/>
          <w:smallCaps/>
          <w:noProof/>
        </w:rPr>
        <w:t xml:space="preserve"> , )</w:t>
      </w:r>
      <w:r>
        <w:rPr>
          <w:noProof/>
        </w:rPr>
        <w:tab/>
      </w:r>
      <w:r>
        <w:rPr>
          <w:noProof/>
        </w:rPr>
        <w:fldChar w:fldCharType="begin"/>
      </w:r>
      <w:r>
        <w:rPr>
          <w:noProof/>
        </w:rPr>
        <w:instrText xml:space="preserve"> PAGEREF _Toc178387084 \h </w:instrText>
      </w:r>
      <w:r>
        <w:rPr>
          <w:noProof/>
        </w:rPr>
      </w:r>
      <w:r>
        <w:rPr>
          <w:noProof/>
        </w:rPr>
        <w:fldChar w:fldCharType="separate"/>
      </w:r>
      <w:r>
        <w:rPr>
          <w:noProof/>
        </w:rPr>
        <w:t>94</w:t>
      </w:r>
      <w:r>
        <w:rPr>
          <w:noProof/>
        </w:rPr>
        <w:fldChar w:fldCharType="end"/>
      </w:r>
    </w:p>
    <w:p w14:paraId="7B8B7FE9" w14:textId="77777777" w:rsidR="00FA52F8" w:rsidRPr="00737E32" w:rsidRDefault="00FA52F8">
      <w:pPr>
        <w:pStyle w:val="12"/>
        <w:tabs>
          <w:tab w:val="left" w:pos="462"/>
        </w:tabs>
        <w:rPr>
          <w:rFonts w:ascii="Cambria" w:eastAsia="ＭＳ 明朝" w:hAnsi="Cambria"/>
          <w:b w:val="0"/>
          <w:noProof/>
          <w:sz w:val="24"/>
          <w:szCs w:val="24"/>
          <w:lang w:val="en-US"/>
        </w:rPr>
      </w:pPr>
      <w:r>
        <w:rPr>
          <w:noProof/>
        </w:rPr>
        <w:t>12</w:t>
      </w:r>
      <w:r w:rsidRPr="00737E32">
        <w:rPr>
          <w:rFonts w:ascii="Cambria" w:eastAsia="ＭＳ 明朝" w:hAnsi="Cambria"/>
          <w:b w:val="0"/>
          <w:noProof/>
          <w:sz w:val="24"/>
          <w:szCs w:val="24"/>
          <w:lang w:val="en-US"/>
        </w:rPr>
        <w:tab/>
      </w:r>
      <w:r>
        <w:rPr>
          <w:noProof/>
        </w:rPr>
        <w:t>Statements and Declarations</w:t>
      </w:r>
      <w:r>
        <w:rPr>
          <w:noProof/>
        </w:rPr>
        <w:tab/>
      </w:r>
      <w:r>
        <w:rPr>
          <w:noProof/>
        </w:rPr>
        <w:fldChar w:fldCharType="begin"/>
      </w:r>
      <w:r>
        <w:rPr>
          <w:noProof/>
        </w:rPr>
        <w:instrText xml:space="preserve"> PAGEREF _Toc178387085 \h </w:instrText>
      </w:r>
      <w:r>
        <w:rPr>
          <w:noProof/>
        </w:rPr>
      </w:r>
      <w:r>
        <w:rPr>
          <w:noProof/>
        </w:rPr>
        <w:fldChar w:fldCharType="separate"/>
      </w:r>
      <w:r>
        <w:rPr>
          <w:noProof/>
        </w:rPr>
        <w:t>95</w:t>
      </w:r>
      <w:r>
        <w:rPr>
          <w:noProof/>
        </w:rPr>
        <w:fldChar w:fldCharType="end"/>
      </w:r>
    </w:p>
    <w:p w14:paraId="31B712A5"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12.1</w:t>
      </w:r>
      <w:r w:rsidRPr="00737E32">
        <w:rPr>
          <w:rFonts w:ascii="Cambria" w:eastAsia="ＭＳ 明朝" w:hAnsi="Cambria"/>
          <w:b w:val="0"/>
          <w:noProof/>
          <w:sz w:val="24"/>
          <w:szCs w:val="24"/>
          <w:lang w:val="en-US"/>
        </w:rPr>
        <w:tab/>
      </w:r>
      <w:r>
        <w:rPr>
          <w:noProof/>
        </w:rPr>
        <w:t>Block</w:t>
      </w:r>
      <w:r>
        <w:rPr>
          <w:noProof/>
        </w:rPr>
        <w:tab/>
      </w:r>
      <w:r>
        <w:rPr>
          <w:noProof/>
        </w:rPr>
        <w:fldChar w:fldCharType="begin"/>
      </w:r>
      <w:r>
        <w:rPr>
          <w:noProof/>
        </w:rPr>
        <w:instrText xml:space="preserve"> PAGEREF _Toc178387086 \h </w:instrText>
      </w:r>
      <w:r>
        <w:rPr>
          <w:noProof/>
        </w:rPr>
      </w:r>
      <w:r>
        <w:rPr>
          <w:noProof/>
        </w:rPr>
        <w:fldChar w:fldCharType="separate"/>
      </w:r>
      <w:r>
        <w:rPr>
          <w:noProof/>
        </w:rPr>
        <w:t>96</w:t>
      </w:r>
      <w:r>
        <w:rPr>
          <w:noProof/>
        </w:rPr>
        <w:fldChar w:fldCharType="end"/>
      </w:r>
    </w:p>
    <w:p w14:paraId="5753074D"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12.2</w:t>
      </w:r>
      <w:r w:rsidRPr="00737E32">
        <w:rPr>
          <w:rFonts w:ascii="Cambria" w:eastAsia="ＭＳ 明朝" w:hAnsi="Cambria"/>
          <w:b w:val="0"/>
          <w:noProof/>
          <w:sz w:val="24"/>
          <w:szCs w:val="24"/>
          <w:lang w:val="en-US"/>
        </w:rPr>
        <w:tab/>
      </w:r>
      <w:r>
        <w:rPr>
          <w:noProof/>
        </w:rPr>
        <w:t>Declarations and the Variable Statement</w:t>
      </w:r>
      <w:r>
        <w:rPr>
          <w:noProof/>
        </w:rPr>
        <w:tab/>
      </w:r>
      <w:r>
        <w:rPr>
          <w:noProof/>
        </w:rPr>
        <w:fldChar w:fldCharType="begin"/>
      </w:r>
      <w:r>
        <w:rPr>
          <w:noProof/>
        </w:rPr>
        <w:instrText xml:space="preserve"> PAGEREF _Toc178387087 \h </w:instrText>
      </w:r>
      <w:r>
        <w:rPr>
          <w:noProof/>
        </w:rPr>
      </w:r>
      <w:r>
        <w:rPr>
          <w:noProof/>
        </w:rPr>
        <w:fldChar w:fldCharType="separate"/>
      </w:r>
      <w:r>
        <w:rPr>
          <w:noProof/>
        </w:rPr>
        <w:t>99</w:t>
      </w:r>
      <w:r>
        <w:rPr>
          <w:noProof/>
        </w:rPr>
        <w:fldChar w:fldCharType="end"/>
      </w:r>
    </w:p>
    <w:p w14:paraId="274BFA2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12.2.1</w:t>
      </w:r>
      <w:r w:rsidRPr="00737E32">
        <w:rPr>
          <w:rFonts w:ascii="Cambria" w:eastAsia="ＭＳ 明朝" w:hAnsi="Cambria"/>
          <w:b w:val="0"/>
          <w:noProof/>
          <w:sz w:val="24"/>
          <w:szCs w:val="24"/>
          <w:lang w:val="en-US"/>
        </w:rPr>
        <w:tab/>
      </w:r>
      <w:r>
        <w:rPr>
          <w:noProof/>
        </w:rPr>
        <w:t>Let Declaration</w:t>
      </w:r>
      <w:r>
        <w:rPr>
          <w:noProof/>
        </w:rPr>
        <w:tab/>
      </w:r>
      <w:r>
        <w:rPr>
          <w:noProof/>
        </w:rPr>
        <w:fldChar w:fldCharType="begin"/>
      </w:r>
      <w:r>
        <w:rPr>
          <w:noProof/>
        </w:rPr>
        <w:instrText xml:space="preserve"> PAGEREF _Toc178387088 \h </w:instrText>
      </w:r>
      <w:r>
        <w:rPr>
          <w:noProof/>
        </w:rPr>
      </w:r>
      <w:r>
        <w:rPr>
          <w:noProof/>
        </w:rPr>
        <w:fldChar w:fldCharType="separate"/>
      </w:r>
      <w:r>
        <w:rPr>
          <w:noProof/>
        </w:rPr>
        <w:t>99</w:t>
      </w:r>
      <w:r>
        <w:rPr>
          <w:noProof/>
        </w:rPr>
        <w:fldChar w:fldCharType="end"/>
      </w:r>
    </w:p>
    <w:p w14:paraId="28C77FB5"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12.2.2</w:t>
      </w:r>
      <w:r w:rsidRPr="00737E32">
        <w:rPr>
          <w:rFonts w:ascii="Cambria" w:eastAsia="ＭＳ 明朝" w:hAnsi="Cambria"/>
          <w:b w:val="0"/>
          <w:noProof/>
          <w:sz w:val="24"/>
          <w:szCs w:val="24"/>
          <w:lang w:val="en-US"/>
        </w:rPr>
        <w:tab/>
      </w:r>
      <w:r>
        <w:rPr>
          <w:noProof/>
        </w:rPr>
        <w:t>Const Declaration</w:t>
      </w:r>
      <w:r>
        <w:rPr>
          <w:noProof/>
        </w:rPr>
        <w:tab/>
      </w:r>
      <w:r>
        <w:rPr>
          <w:noProof/>
        </w:rPr>
        <w:fldChar w:fldCharType="begin"/>
      </w:r>
      <w:r>
        <w:rPr>
          <w:noProof/>
        </w:rPr>
        <w:instrText xml:space="preserve"> PAGEREF _Toc178387089 \h </w:instrText>
      </w:r>
      <w:r>
        <w:rPr>
          <w:noProof/>
        </w:rPr>
      </w:r>
      <w:r>
        <w:rPr>
          <w:noProof/>
        </w:rPr>
        <w:fldChar w:fldCharType="separate"/>
      </w:r>
      <w:r>
        <w:rPr>
          <w:noProof/>
        </w:rPr>
        <w:t>101</w:t>
      </w:r>
      <w:r>
        <w:rPr>
          <w:noProof/>
        </w:rPr>
        <w:fldChar w:fldCharType="end"/>
      </w:r>
    </w:p>
    <w:p w14:paraId="087B13AE"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12.2.3</w:t>
      </w:r>
      <w:r w:rsidRPr="00737E32">
        <w:rPr>
          <w:rFonts w:ascii="Cambria" w:eastAsia="ＭＳ 明朝" w:hAnsi="Cambria"/>
          <w:b w:val="0"/>
          <w:noProof/>
          <w:sz w:val="24"/>
          <w:szCs w:val="24"/>
          <w:lang w:val="en-US"/>
        </w:rPr>
        <w:tab/>
      </w:r>
      <w:r>
        <w:rPr>
          <w:noProof/>
        </w:rPr>
        <w:t>Variable Statement</w:t>
      </w:r>
      <w:r>
        <w:rPr>
          <w:noProof/>
        </w:rPr>
        <w:tab/>
      </w:r>
      <w:r>
        <w:rPr>
          <w:noProof/>
        </w:rPr>
        <w:fldChar w:fldCharType="begin"/>
      </w:r>
      <w:r>
        <w:rPr>
          <w:noProof/>
        </w:rPr>
        <w:instrText xml:space="preserve"> PAGEREF _Toc178387090 \h </w:instrText>
      </w:r>
      <w:r>
        <w:rPr>
          <w:noProof/>
        </w:rPr>
      </w:r>
      <w:r>
        <w:rPr>
          <w:noProof/>
        </w:rPr>
        <w:fldChar w:fldCharType="separate"/>
      </w:r>
      <w:r>
        <w:rPr>
          <w:noProof/>
        </w:rPr>
        <w:t>102</w:t>
      </w:r>
      <w:r>
        <w:rPr>
          <w:noProof/>
        </w:rPr>
        <w:fldChar w:fldCharType="end"/>
      </w:r>
    </w:p>
    <w:p w14:paraId="74AEB44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12.2.4</w:t>
      </w:r>
      <w:r w:rsidRPr="00737E32">
        <w:rPr>
          <w:rFonts w:ascii="Cambria" w:eastAsia="ＭＳ 明朝" w:hAnsi="Cambria"/>
          <w:b w:val="0"/>
          <w:noProof/>
          <w:sz w:val="24"/>
          <w:szCs w:val="24"/>
          <w:lang w:val="en-US"/>
        </w:rPr>
        <w:tab/>
      </w:r>
      <w:r>
        <w:rPr>
          <w:noProof/>
        </w:rPr>
        <w:t>Destructuring Binding Patterns</w:t>
      </w:r>
      <w:r>
        <w:rPr>
          <w:noProof/>
        </w:rPr>
        <w:tab/>
      </w:r>
      <w:r>
        <w:rPr>
          <w:noProof/>
        </w:rPr>
        <w:fldChar w:fldCharType="begin"/>
      </w:r>
      <w:r>
        <w:rPr>
          <w:noProof/>
        </w:rPr>
        <w:instrText xml:space="preserve"> PAGEREF _Toc178387091 \h </w:instrText>
      </w:r>
      <w:r>
        <w:rPr>
          <w:noProof/>
        </w:rPr>
      </w:r>
      <w:r>
        <w:rPr>
          <w:noProof/>
        </w:rPr>
        <w:fldChar w:fldCharType="separate"/>
      </w:r>
      <w:r>
        <w:rPr>
          <w:noProof/>
        </w:rPr>
        <w:t>104</w:t>
      </w:r>
      <w:r>
        <w:rPr>
          <w:noProof/>
        </w:rPr>
        <w:fldChar w:fldCharType="end"/>
      </w:r>
    </w:p>
    <w:p w14:paraId="6D46FF3A"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12.3</w:t>
      </w:r>
      <w:r w:rsidRPr="00737E32">
        <w:rPr>
          <w:rFonts w:ascii="Cambria" w:eastAsia="ＭＳ 明朝" w:hAnsi="Cambria"/>
          <w:b w:val="0"/>
          <w:noProof/>
          <w:sz w:val="24"/>
          <w:szCs w:val="24"/>
          <w:lang w:val="en-US"/>
        </w:rPr>
        <w:tab/>
      </w:r>
      <w:r>
        <w:rPr>
          <w:noProof/>
        </w:rPr>
        <w:t>Empty Statement</w:t>
      </w:r>
      <w:r>
        <w:rPr>
          <w:noProof/>
        </w:rPr>
        <w:tab/>
      </w:r>
      <w:r>
        <w:rPr>
          <w:noProof/>
        </w:rPr>
        <w:fldChar w:fldCharType="begin"/>
      </w:r>
      <w:r>
        <w:rPr>
          <w:noProof/>
        </w:rPr>
        <w:instrText xml:space="preserve"> PAGEREF _Toc178387092 \h </w:instrText>
      </w:r>
      <w:r>
        <w:rPr>
          <w:noProof/>
        </w:rPr>
      </w:r>
      <w:r>
        <w:rPr>
          <w:noProof/>
        </w:rPr>
        <w:fldChar w:fldCharType="separate"/>
      </w:r>
      <w:r>
        <w:rPr>
          <w:noProof/>
        </w:rPr>
        <w:t>109</w:t>
      </w:r>
      <w:r>
        <w:rPr>
          <w:noProof/>
        </w:rPr>
        <w:fldChar w:fldCharType="end"/>
      </w:r>
    </w:p>
    <w:p w14:paraId="57BA4297"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12.4</w:t>
      </w:r>
      <w:r w:rsidRPr="00737E32">
        <w:rPr>
          <w:rFonts w:ascii="Cambria" w:eastAsia="ＭＳ 明朝" w:hAnsi="Cambria"/>
          <w:b w:val="0"/>
          <w:noProof/>
          <w:sz w:val="24"/>
          <w:szCs w:val="24"/>
          <w:lang w:val="en-US"/>
        </w:rPr>
        <w:tab/>
      </w:r>
      <w:r>
        <w:rPr>
          <w:noProof/>
        </w:rPr>
        <w:t>Expression Statement</w:t>
      </w:r>
      <w:r>
        <w:rPr>
          <w:noProof/>
        </w:rPr>
        <w:tab/>
      </w:r>
      <w:r>
        <w:rPr>
          <w:noProof/>
        </w:rPr>
        <w:fldChar w:fldCharType="begin"/>
      </w:r>
      <w:r>
        <w:rPr>
          <w:noProof/>
        </w:rPr>
        <w:instrText xml:space="preserve"> PAGEREF _Toc178387093 \h </w:instrText>
      </w:r>
      <w:r>
        <w:rPr>
          <w:noProof/>
        </w:rPr>
      </w:r>
      <w:r>
        <w:rPr>
          <w:noProof/>
        </w:rPr>
        <w:fldChar w:fldCharType="separate"/>
      </w:r>
      <w:r>
        <w:rPr>
          <w:noProof/>
        </w:rPr>
        <w:t>109</w:t>
      </w:r>
      <w:r>
        <w:rPr>
          <w:noProof/>
        </w:rPr>
        <w:fldChar w:fldCharType="end"/>
      </w:r>
    </w:p>
    <w:p w14:paraId="1F9971B3"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12.5</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if</w:t>
      </w:r>
      <w:r>
        <w:rPr>
          <w:noProof/>
        </w:rPr>
        <w:t xml:space="preserve"> Statement</w:t>
      </w:r>
      <w:r>
        <w:rPr>
          <w:noProof/>
        </w:rPr>
        <w:tab/>
      </w:r>
      <w:r>
        <w:rPr>
          <w:noProof/>
        </w:rPr>
        <w:fldChar w:fldCharType="begin"/>
      </w:r>
      <w:r>
        <w:rPr>
          <w:noProof/>
        </w:rPr>
        <w:instrText xml:space="preserve"> PAGEREF _Toc178387094 \h </w:instrText>
      </w:r>
      <w:r>
        <w:rPr>
          <w:noProof/>
        </w:rPr>
      </w:r>
      <w:r>
        <w:rPr>
          <w:noProof/>
        </w:rPr>
        <w:fldChar w:fldCharType="separate"/>
      </w:r>
      <w:r>
        <w:rPr>
          <w:noProof/>
        </w:rPr>
        <w:t>110</w:t>
      </w:r>
      <w:r>
        <w:rPr>
          <w:noProof/>
        </w:rPr>
        <w:fldChar w:fldCharType="end"/>
      </w:r>
    </w:p>
    <w:p w14:paraId="5CABA782"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12.6</w:t>
      </w:r>
      <w:r w:rsidRPr="00737E32">
        <w:rPr>
          <w:rFonts w:ascii="Cambria" w:eastAsia="ＭＳ 明朝" w:hAnsi="Cambria"/>
          <w:b w:val="0"/>
          <w:noProof/>
          <w:sz w:val="24"/>
          <w:szCs w:val="24"/>
          <w:lang w:val="en-US"/>
        </w:rPr>
        <w:tab/>
      </w:r>
      <w:r>
        <w:rPr>
          <w:noProof/>
        </w:rPr>
        <w:t>Iteration Statements</w:t>
      </w:r>
      <w:r>
        <w:rPr>
          <w:noProof/>
        </w:rPr>
        <w:tab/>
      </w:r>
      <w:r>
        <w:rPr>
          <w:noProof/>
        </w:rPr>
        <w:fldChar w:fldCharType="begin"/>
      </w:r>
      <w:r>
        <w:rPr>
          <w:noProof/>
        </w:rPr>
        <w:instrText xml:space="preserve"> PAGEREF _Toc178387095 \h </w:instrText>
      </w:r>
      <w:r>
        <w:rPr>
          <w:noProof/>
        </w:rPr>
      </w:r>
      <w:r>
        <w:rPr>
          <w:noProof/>
        </w:rPr>
        <w:fldChar w:fldCharType="separate"/>
      </w:r>
      <w:r>
        <w:rPr>
          <w:noProof/>
        </w:rPr>
        <w:t>110</w:t>
      </w:r>
      <w:r>
        <w:rPr>
          <w:noProof/>
        </w:rPr>
        <w:fldChar w:fldCharType="end"/>
      </w:r>
    </w:p>
    <w:p w14:paraId="40460B0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12.6.1</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do</w:t>
      </w:r>
      <w:r>
        <w:rPr>
          <w:noProof/>
        </w:rPr>
        <w:t>-</w:t>
      </w:r>
      <w:r w:rsidRPr="00C15C85">
        <w:rPr>
          <w:rFonts w:ascii="Courier New" w:hAnsi="Courier New"/>
          <w:noProof/>
        </w:rPr>
        <w:t>while</w:t>
      </w:r>
      <w:r>
        <w:rPr>
          <w:noProof/>
        </w:rPr>
        <w:t xml:space="preserve"> Statement</w:t>
      </w:r>
      <w:r>
        <w:rPr>
          <w:noProof/>
        </w:rPr>
        <w:tab/>
      </w:r>
      <w:r>
        <w:rPr>
          <w:noProof/>
        </w:rPr>
        <w:fldChar w:fldCharType="begin"/>
      </w:r>
      <w:r>
        <w:rPr>
          <w:noProof/>
        </w:rPr>
        <w:instrText xml:space="preserve"> PAGEREF _Toc178387096 \h </w:instrText>
      </w:r>
      <w:r>
        <w:rPr>
          <w:noProof/>
        </w:rPr>
      </w:r>
      <w:r>
        <w:rPr>
          <w:noProof/>
        </w:rPr>
        <w:fldChar w:fldCharType="separate"/>
      </w:r>
      <w:r>
        <w:rPr>
          <w:noProof/>
        </w:rPr>
        <w:t>110</w:t>
      </w:r>
      <w:r>
        <w:rPr>
          <w:noProof/>
        </w:rPr>
        <w:fldChar w:fldCharType="end"/>
      </w:r>
    </w:p>
    <w:p w14:paraId="5A210AF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12.6.2</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while</w:t>
      </w:r>
      <w:r>
        <w:rPr>
          <w:noProof/>
        </w:rPr>
        <w:t xml:space="preserve"> Statement</w:t>
      </w:r>
      <w:r>
        <w:rPr>
          <w:noProof/>
        </w:rPr>
        <w:tab/>
      </w:r>
      <w:r>
        <w:rPr>
          <w:noProof/>
        </w:rPr>
        <w:fldChar w:fldCharType="begin"/>
      </w:r>
      <w:r>
        <w:rPr>
          <w:noProof/>
        </w:rPr>
        <w:instrText xml:space="preserve"> PAGEREF _Toc178387097 \h </w:instrText>
      </w:r>
      <w:r>
        <w:rPr>
          <w:noProof/>
        </w:rPr>
      </w:r>
      <w:r>
        <w:rPr>
          <w:noProof/>
        </w:rPr>
        <w:fldChar w:fldCharType="separate"/>
      </w:r>
      <w:r>
        <w:rPr>
          <w:noProof/>
        </w:rPr>
        <w:t>111</w:t>
      </w:r>
      <w:r>
        <w:rPr>
          <w:noProof/>
        </w:rPr>
        <w:fldChar w:fldCharType="end"/>
      </w:r>
    </w:p>
    <w:p w14:paraId="40AE8B42"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12.6.3</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for</w:t>
      </w:r>
      <w:r>
        <w:rPr>
          <w:noProof/>
        </w:rPr>
        <w:t xml:space="preserve"> Statement</w:t>
      </w:r>
      <w:r>
        <w:rPr>
          <w:noProof/>
        </w:rPr>
        <w:tab/>
      </w:r>
      <w:r>
        <w:rPr>
          <w:noProof/>
        </w:rPr>
        <w:fldChar w:fldCharType="begin"/>
      </w:r>
      <w:r>
        <w:rPr>
          <w:noProof/>
        </w:rPr>
        <w:instrText xml:space="preserve"> PAGEREF _Toc178387098 \h </w:instrText>
      </w:r>
      <w:r>
        <w:rPr>
          <w:noProof/>
        </w:rPr>
      </w:r>
      <w:r>
        <w:rPr>
          <w:noProof/>
        </w:rPr>
        <w:fldChar w:fldCharType="separate"/>
      </w:r>
      <w:r>
        <w:rPr>
          <w:noProof/>
        </w:rPr>
        <w:t>111</w:t>
      </w:r>
      <w:r>
        <w:rPr>
          <w:noProof/>
        </w:rPr>
        <w:fldChar w:fldCharType="end"/>
      </w:r>
    </w:p>
    <w:p w14:paraId="0321418A"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12.6.4</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for</w:t>
      </w:r>
      <w:r>
        <w:rPr>
          <w:noProof/>
        </w:rPr>
        <w:t>-</w:t>
      </w:r>
      <w:r w:rsidRPr="00C15C85">
        <w:rPr>
          <w:rFonts w:ascii="Courier New" w:hAnsi="Courier New"/>
          <w:noProof/>
        </w:rPr>
        <w:t>in</w:t>
      </w:r>
      <w:r>
        <w:rPr>
          <w:noProof/>
        </w:rPr>
        <w:t xml:space="preserve"> Statement</w:t>
      </w:r>
      <w:r>
        <w:rPr>
          <w:noProof/>
        </w:rPr>
        <w:tab/>
      </w:r>
      <w:r>
        <w:rPr>
          <w:noProof/>
        </w:rPr>
        <w:fldChar w:fldCharType="begin"/>
      </w:r>
      <w:r>
        <w:rPr>
          <w:noProof/>
        </w:rPr>
        <w:instrText xml:space="preserve"> PAGEREF _Toc178387099 \h </w:instrText>
      </w:r>
      <w:r>
        <w:rPr>
          <w:noProof/>
        </w:rPr>
      </w:r>
      <w:r>
        <w:rPr>
          <w:noProof/>
        </w:rPr>
        <w:fldChar w:fldCharType="separate"/>
      </w:r>
      <w:r>
        <w:rPr>
          <w:noProof/>
        </w:rPr>
        <w:t>112</w:t>
      </w:r>
      <w:r>
        <w:rPr>
          <w:noProof/>
        </w:rPr>
        <w:fldChar w:fldCharType="end"/>
      </w:r>
    </w:p>
    <w:p w14:paraId="2DDC0774"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12.7</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continue</w:t>
      </w:r>
      <w:r>
        <w:rPr>
          <w:noProof/>
        </w:rPr>
        <w:t xml:space="preserve"> Statement</w:t>
      </w:r>
      <w:r>
        <w:rPr>
          <w:noProof/>
        </w:rPr>
        <w:tab/>
      </w:r>
      <w:r>
        <w:rPr>
          <w:noProof/>
        </w:rPr>
        <w:fldChar w:fldCharType="begin"/>
      </w:r>
      <w:r>
        <w:rPr>
          <w:noProof/>
        </w:rPr>
        <w:instrText xml:space="preserve"> PAGEREF _Toc178387100 \h </w:instrText>
      </w:r>
      <w:r>
        <w:rPr>
          <w:noProof/>
        </w:rPr>
      </w:r>
      <w:r>
        <w:rPr>
          <w:noProof/>
        </w:rPr>
        <w:fldChar w:fldCharType="separate"/>
      </w:r>
      <w:r>
        <w:rPr>
          <w:noProof/>
        </w:rPr>
        <w:t>113</w:t>
      </w:r>
      <w:r>
        <w:rPr>
          <w:noProof/>
        </w:rPr>
        <w:fldChar w:fldCharType="end"/>
      </w:r>
    </w:p>
    <w:p w14:paraId="6D16A915"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12.8</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break</w:t>
      </w:r>
      <w:r>
        <w:rPr>
          <w:noProof/>
        </w:rPr>
        <w:t xml:space="preserve"> Statement</w:t>
      </w:r>
      <w:r>
        <w:rPr>
          <w:noProof/>
        </w:rPr>
        <w:tab/>
      </w:r>
      <w:r>
        <w:rPr>
          <w:noProof/>
        </w:rPr>
        <w:fldChar w:fldCharType="begin"/>
      </w:r>
      <w:r>
        <w:rPr>
          <w:noProof/>
        </w:rPr>
        <w:instrText xml:space="preserve"> PAGEREF _Toc178387101 \h </w:instrText>
      </w:r>
      <w:r>
        <w:rPr>
          <w:noProof/>
        </w:rPr>
      </w:r>
      <w:r>
        <w:rPr>
          <w:noProof/>
        </w:rPr>
        <w:fldChar w:fldCharType="separate"/>
      </w:r>
      <w:r>
        <w:rPr>
          <w:noProof/>
        </w:rPr>
        <w:t>114</w:t>
      </w:r>
      <w:r>
        <w:rPr>
          <w:noProof/>
        </w:rPr>
        <w:fldChar w:fldCharType="end"/>
      </w:r>
    </w:p>
    <w:p w14:paraId="19618776"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12.9</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return</w:t>
      </w:r>
      <w:r>
        <w:rPr>
          <w:noProof/>
        </w:rPr>
        <w:t xml:space="preserve"> Statement</w:t>
      </w:r>
      <w:r>
        <w:rPr>
          <w:noProof/>
        </w:rPr>
        <w:tab/>
      </w:r>
      <w:r>
        <w:rPr>
          <w:noProof/>
        </w:rPr>
        <w:fldChar w:fldCharType="begin"/>
      </w:r>
      <w:r>
        <w:rPr>
          <w:noProof/>
        </w:rPr>
        <w:instrText xml:space="preserve"> PAGEREF _Toc178387102 \h </w:instrText>
      </w:r>
      <w:r>
        <w:rPr>
          <w:noProof/>
        </w:rPr>
      </w:r>
      <w:r>
        <w:rPr>
          <w:noProof/>
        </w:rPr>
        <w:fldChar w:fldCharType="separate"/>
      </w:r>
      <w:r>
        <w:rPr>
          <w:noProof/>
        </w:rPr>
        <w:t>114</w:t>
      </w:r>
      <w:r>
        <w:rPr>
          <w:noProof/>
        </w:rPr>
        <w:fldChar w:fldCharType="end"/>
      </w:r>
    </w:p>
    <w:p w14:paraId="4D968505"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12.10</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with</w:t>
      </w:r>
      <w:r>
        <w:rPr>
          <w:noProof/>
        </w:rPr>
        <w:t xml:space="preserve"> Statement</w:t>
      </w:r>
      <w:r>
        <w:rPr>
          <w:noProof/>
        </w:rPr>
        <w:tab/>
      </w:r>
      <w:r>
        <w:rPr>
          <w:noProof/>
        </w:rPr>
        <w:fldChar w:fldCharType="begin"/>
      </w:r>
      <w:r>
        <w:rPr>
          <w:noProof/>
        </w:rPr>
        <w:instrText xml:space="preserve"> PAGEREF _Toc178387103 \h </w:instrText>
      </w:r>
      <w:r>
        <w:rPr>
          <w:noProof/>
        </w:rPr>
      </w:r>
      <w:r>
        <w:rPr>
          <w:noProof/>
        </w:rPr>
        <w:fldChar w:fldCharType="separate"/>
      </w:r>
      <w:r>
        <w:rPr>
          <w:noProof/>
        </w:rPr>
        <w:t>114</w:t>
      </w:r>
      <w:r>
        <w:rPr>
          <w:noProof/>
        </w:rPr>
        <w:fldChar w:fldCharType="end"/>
      </w:r>
    </w:p>
    <w:p w14:paraId="2279F1C7"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12.11</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switch</w:t>
      </w:r>
      <w:r>
        <w:rPr>
          <w:noProof/>
        </w:rPr>
        <w:t xml:space="preserve"> Statement</w:t>
      </w:r>
      <w:r>
        <w:rPr>
          <w:noProof/>
        </w:rPr>
        <w:tab/>
      </w:r>
      <w:r>
        <w:rPr>
          <w:noProof/>
        </w:rPr>
        <w:fldChar w:fldCharType="begin"/>
      </w:r>
      <w:r>
        <w:rPr>
          <w:noProof/>
        </w:rPr>
        <w:instrText xml:space="preserve"> PAGEREF _Toc178387104 \h </w:instrText>
      </w:r>
      <w:r>
        <w:rPr>
          <w:noProof/>
        </w:rPr>
      </w:r>
      <w:r>
        <w:rPr>
          <w:noProof/>
        </w:rPr>
        <w:fldChar w:fldCharType="separate"/>
      </w:r>
      <w:r>
        <w:rPr>
          <w:noProof/>
        </w:rPr>
        <w:t>115</w:t>
      </w:r>
      <w:r>
        <w:rPr>
          <w:noProof/>
        </w:rPr>
        <w:fldChar w:fldCharType="end"/>
      </w:r>
    </w:p>
    <w:p w14:paraId="3B3D146B"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12.12</w:t>
      </w:r>
      <w:r w:rsidRPr="00737E32">
        <w:rPr>
          <w:rFonts w:ascii="Cambria" w:eastAsia="ＭＳ 明朝" w:hAnsi="Cambria"/>
          <w:b w:val="0"/>
          <w:noProof/>
          <w:sz w:val="24"/>
          <w:szCs w:val="24"/>
          <w:lang w:val="en-US"/>
        </w:rPr>
        <w:tab/>
      </w:r>
      <w:r>
        <w:rPr>
          <w:noProof/>
        </w:rPr>
        <w:t>Labelled Statements</w:t>
      </w:r>
      <w:r>
        <w:rPr>
          <w:noProof/>
        </w:rPr>
        <w:tab/>
      </w:r>
      <w:r>
        <w:rPr>
          <w:noProof/>
        </w:rPr>
        <w:fldChar w:fldCharType="begin"/>
      </w:r>
      <w:r>
        <w:rPr>
          <w:noProof/>
        </w:rPr>
        <w:instrText xml:space="preserve"> PAGEREF _Toc178387105 \h </w:instrText>
      </w:r>
      <w:r>
        <w:rPr>
          <w:noProof/>
        </w:rPr>
      </w:r>
      <w:r>
        <w:rPr>
          <w:noProof/>
        </w:rPr>
        <w:fldChar w:fldCharType="separate"/>
      </w:r>
      <w:r>
        <w:rPr>
          <w:noProof/>
        </w:rPr>
        <w:t>119</w:t>
      </w:r>
      <w:r>
        <w:rPr>
          <w:noProof/>
        </w:rPr>
        <w:fldChar w:fldCharType="end"/>
      </w:r>
    </w:p>
    <w:p w14:paraId="31451E65"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12.13</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throw</w:t>
      </w:r>
      <w:r>
        <w:rPr>
          <w:noProof/>
        </w:rPr>
        <w:t xml:space="preserve"> Statement</w:t>
      </w:r>
      <w:r>
        <w:rPr>
          <w:noProof/>
        </w:rPr>
        <w:tab/>
      </w:r>
      <w:r>
        <w:rPr>
          <w:noProof/>
        </w:rPr>
        <w:fldChar w:fldCharType="begin"/>
      </w:r>
      <w:r>
        <w:rPr>
          <w:noProof/>
        </w:rPr>
        <w:instrText xml:space="preserve"> PAGEREF _Toc178387106 \h </w:instrText>
      </w:r>
      <w:r>
        <w:rPr>
          <w:noProof/>
        </w:rPr>
      </w:r>
      <w:r>
        <w:rPr>
          <w:noProof/>
        </w:rPr>
        <w:fldChar w:fldCharType="separate"/>
      </w:r>
      <w:r>
        <w:rPr>
          <w:noProof/>
        </w:rPr>
        <w:t>120</w:t>
      </w:r>
      <w:r>
        <w:rPr>
          <w:noProof/>
        </w:rPr>
        <w:fldChar w:fldCharType="end"/>
      </w:r>
    </w:p>
    <w:p w14:paraId="43ABD425"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12.14</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try</w:t>
      </w:r>
      <w:r>
        <w:rPr>
          <w:noProof/>
        </w:rPr>
        <w:t xml:space="preserve"> Statement</w:t>
      </w:r>
      <w:r>
        <w:rPr>
          <w:noProof/>
        </w:rPr>
        <w:tab/>
      </w:r>
      <w:r>
        <w:rPr>
          <w:noProof/>
        </w:rPr>
        <w:fldChar w:fldCharType="begin"/>
      </w:r>
      <w:r>
        <w:rPr>
          <w:noProof/>
        </w:rPr>
        <w:instrText xml:space="preserve"> PAGEREF _Toc178387107 \h </w:instrText>
      </w:r>
      <w:r>
        <w:rPr>
          <w:noProof/>
        </w:rPr>
      </w:r>
      <w:r>
        <w:rPr>
          <w:noProof/>
        </w:rPr>
        <w:fldChar w:fldCharType="separate"/>
      </w:r>
      <w:r>
        <w:rPr>
          <w:noProof/>
        </w:rPr>
        <w:t>120</w:t>
      </w:r>
      <w:r>
        <w:rPr>
          <w:noProof/>
        </w:rPr>
        <w:fldChar w:fldCharType="end"/>
      </w:r>
    </w:p>
    <w:p w14:paraId="31F665E9"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12.15</w:t>
      </w:r>
      <w:r w:rsidRPr="00737E32">
        <w:rPr>
          <w:rFonts w:ascii="Cambria" w:eastAsia="ＭＳ 明朝" w:hAnsi="Cambria"/>
          <w:b w:val="0"/>
          <w:noProof/>
          <w:sz w:val="24"/>
          <w:szCs w:val="24"/>
          <w:lang w:val="en-US"/>
        </w:rPr>
        <w:tab/>
      </w:r>
      <w:r>
        <w:rPr>
          <w:noProof/>
        </w:rPr>
        <w:t xml:space="preserve">The </w:t>
      </w:r>
      <w:r w:rsidRPr="00C15C85">
        <w:rPr>
          <w:rFonts w:ascii="Courier New" w:hAnsi="Courier New"/>
          <w:noProof/>
        </w:rPr>
        <w:t>debugger</w:t>
      </w:r>
      <w:r>
        <w:rPr>
          <w:noProof/>
        </w:rPr>
        <w:t xml:space="preserve"> statement</w:t>
      </w:r>
      <w:r>
        <w:rPr>
          <w:noProof/>
        </w:rPr>
        <w:tab/>
      </w:r>
      <w:r>
        <w:rPr>
          <w:noProof/>
        </w:rPr>
        <w:fldChar w:fldCharType="begin"/>
      </w:r>
      <w:r>
        <w:rPr>
          <w:noProof/>
        </w:rPr>
        <w:instrText xml:space="preserve"> PAGEREF _Toc178387108 \h </w:instrText>
      </w:r>
      <w:r>
        <w:rPr>
          <w:noProof/>
        </w:rPr>
      </w:r>
      <w:r>
        <w:rPr>
          <w:noProof/>
        </w:rPr>
        <w:fldChar w:fldCharType="separate"/>
      </w:r>
      <w:r>
        <w:rPr>
          <w:noProof/>
        </w:rPr>
        <w:t>122</w:t>
      </w:r>
      <w:r>
        <w:rPr>
          <w:noProof/>
        </w:rPr>
        <w:fldChar w:fldCharType="end"/>
      </w:r>
    </w:p>
    <w:p w14:paraId="54B066A6" w14:textId="77777777" w:rsidR="00FA52F8" w:rsidRPr="00737E32" w:rsidRDefault="00FA52F8">
      <w:pPr>
        <w:pStyle w:val="12"/>
        <w:tabs>
          <w:tab w:val="left" w:pos="462"/>
        </w:tabs>
        <w:rPr>
          <w:rFonts w:ascii="Cambria" w:eastAsia="ＭＳ 明朝" w:hAnsi="Cambria"/>
          <w:b w:val="0"/>
          <w:noProof/>
          <w:sz w:val="24"/>
          <w:szCs w:val="24"/>
          <w:lang w:val="en-US"/>
        </w:rPr>
      </w:pPr>
      <w:r>
        <w:rPr>
          <w:noProof/>
        </w:rPr>
        <w:t>13</w:t>
      </w:r>
      <w:r w:rsidRPr="00737E32">
        <w:rPr>
          <w:rFonts w:ascii="Cambria" w:eastAsia="ＭＳ 明朝" w:hAnsi="Cambria"/>
          <w:b w:val="0"/>
          <w:noProof/>
          <w:sz w:val="24"/>
          <w:szCs w:val="24"/>
          <w:lang w:val="en-US"/>
        </w:rPr>
        <w:tab/>
      </w:r>
      <w:r>
        <w:rPr>
          <w:noProof/>
        </w:rPr>
        <w:t>Function Definition</w:t>
      </w:r>
      <w:r>
        <w:rPr>
          <w:noProof/>
        </w:rPr>
        <w:tab/>
      </w:r>
      <w:r>
        <w:rPr>
          <w:noProof/>
        </w:rPr>
        <w:fldChar w:fldCharType="begin"/>
      </w:r>
      <w:r>
        <w:rPr>
          <w:noProof/>
        </w:rPr>
        <w:instrText xml:space="preserve"> PAGEREF _Toc178387109 \h </w:instrText>
      </w:r>
      <w:r>
        <w:rPr>
          <w:noProof/>
        </w:rPr>
      </w:r>
      <w:r>
        <w:rPr>
          <w:noProof/>
        </w:rPr>
        <w:fldChar w:fldCharType="separate"/>
      </w:r>
      <w:r>
        <w:rPr>
          <w:noProof/>
        </w:rPr>
        <w:t>122</w:t>
      </w:r>
      <w:r>
        <w:rPr>
          <w:noProof/>
        </w:rPr>
        <w:fldChar w:fldCharType="end"/>
      </w:r>
    </w:p>
    <w:p w14:paraId="0E5EC154"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13.2</w:t>
      </w:r>
      <w:r w:rsidRPr="00737E32">
        <w:rPr>
          <w:rFonts w:ascii="Cambria" w:eastAsia="ＭＳ 明朝" w:hAnsi="Cambria"/>
          <w:b w:val="0"/>
          <w:noProof/>
          <w:sz w:val="24"/>
          <w:szCs w:val="24"/>
          <w:lang w:val="en-US"/>
        </w:rPr>
        <w:tab/>
      </w:r>
      <w:r>
        <w:rPr>
          <w:noProof/>
        </w:rPr>
        <w:t>Creating Function Objects</w:t>
      </w:r>
      <w:r>
        <w:rPr>
          <w:noProof/>
        </w:rPr>
        <w:tab/>
      </w:r>
      <w:r>
        <w:rPr>
          <w:noProof/>
        </w:rPr>
        <w:fldChar w:fldCharType="begin"/>
      </w:r>
      <w:r>
        <w:rPr>
          <w:noProof/>
        </w:rPr>
        <w:instrText xml:space="preserve"> PAGEREF _Toc178387110 \h </w:instrText>
      </w:r>
      <w:r>
        <w:rPr>
          <w:noProof/>
        </w:rPr>
      </w:r>
      <w:r>
        <w:rPr>
          <w:noProof/>
        </w:rPr>
        <w:fldChar w:fldCharType="separate"/>
      </w:r>
      <w:r>
        <w:rPr>
          <w:noProof/>
        </w:rPr>
        <w:t>125</w:t>
      </w:r>
      <w:r>
        <w:rPr>
          <w:noProof/>
        </w:rPr>
        <w:fldChar w:fldCharType="end"/>
      </w:r>
    </w:p>
    <w:p w14:paraId="642B70E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13.2.1</w:t>
      </w:r>
      <w:r w:rsidRPr="00737E32">
        <w:rPr>
          <w:rFonts w:ascii="Cambria" w:eastAsia="ＭＳ 明朝" w:hAnsi="Cambria"/>
          <w:b w:val="0"/>
          <w:noProof/>
          <w:sz w:val="24"/>
          <w:szCs w:val="24"/>
          <w:lang w:val="en-US"/>
        </w:rPr>
        <w:tab/>
      </w:r>
      <w:r>
        <w:rPr>
          <w:noProof/>
        </w:rPr>
        <w:t>[[Call]]</w:t>
      </w:r>
      <w:r>
        <w:rPr>
          <w:noProof/>
        </w:rPr>
        <w:tab/>
      </w:r>
      <w:r>
        <w:rPr>
          <w:noProof/>
        </w:rPr>
        <w:fldChar w:fldCharType="begin"/>
      </w:r>
      <w:r>
        <w:rPr>
          <w:noProof/>
        </w:rPr>
        <w:instrText xml:space="preserve"> PAGEREF _Toc178387111 \h </w:instrText>
      </w:r>
      <w:r>
        <w:rPr>
          <w:noProof/>
        </w:rPr>
      </w:r>
      <w:r>
        <w:rPr>
          <w:noProof/>
        </w:rPr>
        <w:fldChar w:fldCharType="separate"/>
      </w:r>
      <w:r>
        <w:rPr>
          <w:noProof/>
        </w:rPr>
        <w:t>126</w:t>
      </w:r>
      <w:r>
        <w:rPr>
          <w:noProof/>
        </w:rPr>
        <w:fldChar w:fldCharType="end"/>
      </w:r>
    </w:p>
    <w:p w14:paraId="71965ED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13.2.2</w:t>
      </w:r>
      <w:r w:rsidRPr="00737E32">
        <w:rPr>
          <w:rFonts w:ascii="Cambria" w:eastAsia="ＭＳ 明朝" w:hAnsi="Cambria"/>
          <w:b w:val="0"/>
          <w:noProof/>
          <w:sz w:val="24"/>
          <w:szCs w:val="24"/>
          <w:lang w:val="en-US"/>
        </w:rPr>
        <w:tab/>
      </w:r>
      <w:r>
        <w:rPr>
          <w:noProof/>
        </w:rPr>
        <w:t>[[Construct]]</w:t>
      </w:r>
      <w:r>
        <w:rPr>
          <w:noProof/>
        </w:rPr>
        <w:tab/>
      </w:r>
      <w:r>
        <w:rPr>
          <w:noProof/>
        </w:rPr>
        <w:fldChar w:fldCharType="begin"/>
      </w:r>
      <w:r>
        <w:rPr>
          <w:noProof/>
        </w:rPr>
        <w:instrText xml:space="preserve"> PAGEREF _Toc178387112 \h </w:instrText>
      </w:r>
      <w:r>
        <w:rPr>
          <w:noProof/>
        </w:rPr>
      </w:r>
      <w:r>
        <w:rPr>
          <w:noProof/>
        </w:rPr>
        <w:fldChar w:fldCharType="separate"/>
      </w:r>
      <w:r>
        <w:rPr>
          <w:noProof/>
        </w:rPr>
        <w:t>126</w:t>
      </w:r>
      <w:r>
        <w:rPr>
          <w:noProof/>
        </w:rPr>
        <w:fldChar w:fldCharType="end"/>
      </w:r>
    </w:p>
    <w:p w14:paraId="30C289D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13.2.3</w:t>
      </w:r>
      <w:r w:rsidRPr="00737E32">
        <w:rPr>
          <w:rFonts w:ascii="Cambria" w:eastAsia="ＭＳ 明朝" w:hAnsi="Cambria"/>
          <w:b w:val="0"/>
          <w:noProof/>
          <w:sz w:val="24"/>
          <w:szCs w:val="24"/>
          <w:lang w:val="en-US"/>
        </w:rPr>
        <w:tab/>
      </w:r>
      <w:r>
        <w:rPr>
          <w:noProof/>
        </w:rPr>
        <w:t>The [[ThrowTypeError]] Function Object</w:t>
      </w:r>
      <w:r>
        <w:rPr>
          <w:noProof/>
        </w:rPr>
        <w:tab/>
      </w:r>
      <w:r>
        <w:rPr>
          <w:noProof/>
        </w:rPr>
        <w:fldChar w:fldCharType="begin"/>
      </w:r>
      <w:r>
        <w:rPr>
          <w:noProof/>
        </w:rPr>
        <w:instrText xml:space="preserve"> PAGEREF _Toc178387113 \h </w:instrText>
      </w:r>
      <w:r>
        <w:rPr>
          <w:noProof/>
        </w:rPr>
      </w:r>
      <w:r>
        <w:rPr>
          <w:noProof/>
        </w:rPr>
        <w:fldChar w:fldCharType="separate"/>
      </w:r>
      <w:r>
        <w:rPr>
          <w:noProof/>
        </w:rPr>
        <w:t>126</w:t>
      </w:r>
      <w:r>
        <w:rPr>
          <w:noProof/>
        </w:rPr>
        <w:fldChar w:fldCharType="end"/>
      </w:r>
    </w:p>
    <w:p w14:paraId="32300967" w14:textId="77777777" w:rsidR="00FA52F8" w:rsidRPr="00737E32" w:rsidRDefault="00FA52F8">
      <w:pPr>
        <w:pStyle w:val="12"/>
        <w:tabs>
          <w:tab w:val="left" w:pos="462"/>
        </w:tabs>
        <w:rPr>
          <w:rFonts w:ascii="Cambria" w:eastAsia="ＭＳ 明朝" w:hAnsi="Cambria"/>
          <w:b w:val="0"/>
          <w:noProof/>
          <w:sz w:val="24"/>
          <w:szCs w:val="24"/>
          <w:lang w:val="en-US"/>
        </w:rPr>
      </w:pPr>
      <w:r>
        <w:rPr>
          <w:noProof/>
        </w:rPr>
        <w:t>14</w:t>
      </w:r>
      <w:r w:rsidRPr="00737E32">
        <w:rPr>
          <w:rFonts w:ascii="Cambria" w:eastAsia="ＭＳ 明朝" w:hAnsi="Cambria"/>
          <w:b w:val="0"/>
          <w:noProof/>
          <w:sz w:val="24"/>
          <w:szCs w:val="24"/>
          <w:lang w:val="en-US"/>
        </w:rPr>
        <w:tab/>
      </w:r>
      <w:r>
        <w:rPr>
          <w:noProof/>
        </w:rPr>
        <w:t>Program</w:t>
      </w:r>
      <w:r>
        <w:rPr>
          <w:noProof/>
        </w:rPr>
        <w:tab/>
      </w:r>
      <w:r>
        <w:rPr>
          <w:noProof/>
        </w:rPr>
        <w:fldChar w:fldCharType="begin"/>
      </w:r>
      <w:r>
        <w:rPr>
          <w:noProof/>
        </w:rPr>
        <w:instrText xml:space="preserve"> PAGEREF _Toc178387114 \h </w:instrText>
      </w:r>
      <w:r>
        <w:rPr>
          <w:noProof/>
        </w:rPr>
      </w:r>
      <w:r>
        <w:rPr>
          <w:noProof/>
        </w:rPr>
        <w:fldChar w:fldCharType="separate"/>
      </w:r>
      <w:r>
        <w:rPr>
          <w:noProof/>
        </w:rPr>
        <w:t>127</w:t>
      </w:r>
      <w:r>
        <w:rPr>
          <w:noProof/>
        </w:rPr>
        <w:fldChar w:fldCharType="end"/>
      </w:r>
    </w:p>
    <w:p w14:paraId="77E582A4"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14.1</w:t>
      </w:r>
      <w:r w:rsidRPr="00737E32">
        <w:rPr>
          <w:rFonts w:ascii="Cambria" w:eastAsia="ＭＳ 明朝" w:hAnsi="Cambria"/>
          <w:b w:val="0"/>
          <w:noProof/>
          <w:sz w:val="24"/>
          <w:szCs w:val="24"/>
          <w:lang w:val="en-US"/>
        </w:rPr>
        <w:tab/>
      </w:r>
      <w:r>
        <w:rPr>
          <w:noProof/>
        </w:rPr>
        <w:t>Directive Prologues and the Use Strict Directive</w:t>
      </w:r>
      <w:r>
        <w:rPr>
          <w:noProof/>
        </w:rPr>
        <w:tab/>
      </w:r>
      <w:r>
        <w:rPr>
          <w:noProof/>
        </w:rPr>
        <w:fldChar w:fldCharType="begin"/>
      </w:r>
      <w:r>
        <w:rPr>
          <w:noProof/>
        </w:rPr>
        <w:instrText xml:space="preserve"> PAGEREF _Toc178387115 \h </w:instrText>
      </w:r>
      <w:r>
        <w:rPr>
          <w:noProof/>
        </w:rPr>
      </w:r>
      <w:r>
        <w:rPr>
          <w:noProof/>
        </w:rPr>
        <w:fldChar w:fldCharType="separate"/>
      </w:r>
      <w:r>
        <w:rPr>
          <w:noProof/>
        </w:rPr>
        <w:t>127</w:t>
      </w:r>
      <w:r>
        <w:rPr>
          <w:noProof/>
        </w:rPr>
        <w:fldChar w:fldCharType="end"/>
      </w:r>
    </w:p>
    <w:p w14:paraId="3AD1BFB2" w14:textId="77777777" w:rsidR="00FA52F8" w:rsidRPr="00737E32" w:rsidRDefault="00FA52F8">
      <w:pPr>
        <w:pStyle w:val="12"/>
        <w:tabs>
          <w:tab w:val="left" w:pos="462"/>
        </w:tabs>
        <w:rPr>
          <w:rFonts w:ascii="Cambria" w:eastAsia="ＭＳ 明朝" w:hAnsi="Cambria"/>
          <w:b w:val="0"/>
          <w:noProof/>
          <w:sz w:val="24"/>
          <w:szCs w:val="24"/>
          <w:lang w:val="en-US"/>
        </w:rPr>
      </w:pPr>
      <w:r>
        <w:rPr>
          <w:noProof/>
        </w:rPr>
        <w:t>15</w:t>
      </w:r>
      <w:r w:rsidRPr="00737E32">
        <w:rPr>
          <w:rFonts w:ascii="Cambria" w:eastAsia="ＭＳ 明朝" w:hAnsi="Cambria"/>
          <w:b w:val="0"/>
          <w:noProof/>
          <w:sz w:val="24"/>
          <w:szCs w:val="24"/>
          <w:lang w:val="en-US"/>
        </w:rPr>
        <w:tab/>
      </w:r>
      <w:r>
        <w:rPr>
          <w:noProof/>
        </w:rPr>
        <w:t>Standard Built-in ECMAScript Objects</w:t>
      </w:r>
      <w:r>
        <w:rPr>
          <w:noProof/>
        </w:rPr>
        <w:tab/>
      </w:r>
      <w:r>
        <w:rPr>
          <w:noProof/>
        </w:rPr>
        <w:fldChar w:fldCharType="begin"/>
      </w:r>
      <w:r>
        <w:rPr>
          <w:noProof/>
        </w:rPr>
        <w:instrText xml:space="preserve"> PAGEREF _Toc178387116 \h </w:instrText>
      </w:r>
      <w:r>
        <w:rPr>
          <w:noProof/>
        </w:rPr>
      </w:r>
      <w:r>
        <w:rPr>
          <w:noProof/>
        </w:rPr>
        <w:fldChar w:fldCharType="separate"/>
      </w:r>
      <w:r>
        <w:rPr>
          <w:noProof/>
        </w:rPr>
        <w:t>128</w:t>
      </w:r>
      <w:r>
        <w:rPr>
          <w:noProof/>
        </w:rPr>
        <w:fldChar w:fldCharType="end"/>
      </w:r>
    </w:p>
    <w:p w14:paraId="1BB3DBB8"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15.1</w:t>
      </w:r>
      <w:r w:rsidRPr="00737E32">
        <w:rPr>
          <w:rFonts w:ascii="Cambria" w:eastAsia="ＭＳ 明朝" w:hAnsi="Cambria"/>
          <w:b w:val="0"/>
          <w:noProof/>
          <w:sz w:val="24"/>
          <w:szCs w:val="24"/>
          <w:lang w:val="en-US"/>
        </w:rPr>
        <w:tab/>
      </w:r>
      <w:r>
        <w:rPr>
          <w:noProof/>
        </w:rPr>
        <w:t>The Global Object</w:t>
      </w:r>
      <w:r>
        <w:rPr>
          <w:noProof/>
        </w:rPr>
        <w:tab/>
      </w:r>
      <w:r>
        <w:rPr>
          <w:noProof/>
        </w:rPr>
        <w:fldChar w:fldCharType="begin"/>
      </w:r>
      <w:r>
        <w:rPr>
          <w:noProof/>
        </w:rPr>
        <w:instrText xml:space="preserve"> PAGEREF _Toc178387117 \h </w:instrText>
      </w:r>
      <w:r>
        <w:rPr>
          <w:noProof/>
        </w:rPr>
      </w:r>
      <w:r>
        <w:rPr>
          <w:noProof/>
        </w:rPr>
        <w:fldChar w:fldCharType="separate"/>
      </w:r>
      <w:r>
        <w:rPr>
          <w:noProof/>
        </w:rPr>
        <w:t>129</w:t>
      </w:r>
      <w:r>
        <w:rPr>
          <w:noProof/>
        </w:rPr>
        <w:fldChar w:fldCharType="end"/>
      </w:r>
    </w:p>
    <w:p w14:paraId="5E00E354"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15.1.1</w:t>
      </w:r>
      <w:r w:rsidRPr="00737E32">
        <w:rPr>
          <w:rFonts w:ascii="Cambria" w:eastAsia="ＭＳ 明朝" w:hAnsi="Cambria"/>
          <w:b w:val="0"/>
          <w:noProof/>
          <w:sz w:val="24"/>
          <w:szCs w:val="24"/>
          <w:lang w:val="en-US"/>
        </w:rPr>
        <w:tab/>
      </w:r>
      <w:r>
        <w:rPr>
          <w:noProof/>
        </w:rPr>
        <w:t>Value Properties of the Global Object</w:t>
      </w:r>
      <w:r>
        <w:rPr>
          <w:noProof/>
        </w:rPr>
        <w:tab/>
      </w:r>
      <w:r>
        <w:rPr>
          <w:noProof/>
        </w:rPr>
        <w:fldChar w:fldCharType="begin"/>
      </w:r>
      <w:r>
        <w:rPr>
          <w:noProof/>
        </w:rPr>
        <w:instrText xml:space="preserve"> PAGEREF _Toc178387118 \h </w:instrText>
      </w:r>
      <w:r>
        <w:rPr>
          <w:noProof/>
        </w:rPr>
      </w:r>
      <w:r>
        <w:rPr>
          <w:noProof/>
        </w:rPr>
        <w:fldChar w:fldCharType="separate"/>
      </w:r>
      <w:r>
        <w:rPr>
          <w:noProof/>
        </w:rPr>
        <w:t>129</w:t>
      </w:r>
      <w:r>
        <w:rPr>
          <w:noProof/>
        </w:rPr>
        <w:fldChar w:fldCharType="end"/>
      </w:r>
    </w:p>
    <w:p w14:paraId="631E0446"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15.1.2</w:t>
      </w:r>
      <w:r w:rsidRPr="00737E32">
        <w:rPr>
          <w:rFonts w:ascii="Cambria" w:eastAsia="ＭＳ 明朝" w:hAnsi="Cambria"/>
          <w:b w:val="0"/>
          <w:noProof/>
          <w:sz w:val="24"/>
          <w:szCs w:val="24"/>
          <w:lang w:val="en-US"/>
        </w:rPr>
        <w:tab/>
      </w:r>
      <w:r>
        <w:rPr>
          <w:noProof/>
        </w:rPr>
        <w:t>Function Properties of the Global Object</w:t>
      </w:r>
      <w:r>
        <w:rPr>
          <w:noProof/>
        </w:rPr>
        <w:tab/>
      </w:r>
      <w:r>
        <w:rPr>
          <w:noProof/>
        </w:rPr>
        <w:fldChar w:fldCharType="begin"/>
      </w:r>
      <w:r>
        <w:rPr>
          <w:noProof/>
        </w:rPr>
        <w:instrText xml:space="preserve"> PAGEREF _Toc178387119 \h </w:instrText>
      </w:r>
      <w:r>
        <w:rPr>
          <w:noProof/>
        </w:rPr>
      </w:r>
      <w:r>
        <w:rPr>
          <w:noProof/>
        </w:rPr>
        <w:fldChar w:fldCharType="separate"/>
      </w:r>
      <w:r>
        <w:rPr>
          <w:noProof/>
        </w:rPr>
        <w:t>130</w:t>
      </w:r>
      <w:r>
        <w:rPr>
          <w:noProof/>
        </w:rPr>
        <w:fldChar w:fldCharType="end"/>
      </w:r>
    </w:p>
    <w:p w14:paraId="1196EDD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15.1.3</w:t>
      </w:r>
      <w:r w:rsidRPr="00737E32">
        <w:rPr>
          <w:rFonts w:ascii="Cambria" w:eastAsia="ＭＳ 明朝" w:hAnsi="Cambria"/>
          <w:b w:val="0"/>
          <w:noProof/>
          <w:sz w:val="24"/>
          <w:szCs w:val="24"/>
          <w:lang w:val="en-US"/>
        </w:rPr>
        <w:tab/>
      </w:r>
      <w:r>
        <w:rPr>
          <w:noProof/>
        </w:rPr>
        <w:t>URI Handling Function Properties</w:t>
      </w:r>
      <w:r>
        <w:rPr>
          <w:noProof/>
        </w:rPr>
        <w:tab/>
      </w:r>
      <w:r>
        <w:rPr>
          <w:noProof/>
        </w:rPr>
        <w:fldChar w:fldCharType="begin"/>
      </w:r>
      <w:r>
        <w:rPr>
          <w:noProof/>
        </w:rPr>
        <w:instrText xml:space="preserve"> PAGEREF _Toc178387120 \h </w:instrText>
      </w:r>
      <w:r>
        <w:rPr>
          <w:noProof/>
        </w:rPr>
      </w:r>
      <w:r>
        <w:rPr>
          <w:noProof/>
        </w:rPr>
        <w:fldChar w:fldCharType="separate"/>
      </w:r>
      <w:r>
        <w:rPr>
          <w:noProof/>
        </w:rPr>
        <w:t>131</w:t>
      </w:r>
      <w:r>
        <w:rPr>
          <w:noProof/>
        </w:rPr>
        <w:fldChar w:fldCharType="end"/>
      </w:r>
    </w:p>
    <w:p w14:paraId="662E0C1E"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15.1.4</w:t>
      </w:r>
      <w:r w:rsidRPr="00737E32">
        <w:rPr>
          <w:rFonts w:ascii="Cambria" w:eastAsia="ＭＳ 明朝" w:hAnsi="Cambria"/>
          <w:b w:val="0"/>
          <w:noProof/>
          <w:sz w:val="24"/>
          <w:szCs w:val="24"/>
          <w:lang w:val="en-US"/>
        </w:rPr>
        <w:tab/>
      </w:r>
      <w:r>
        <w:rPr>
          <w:noProof/>
        </w:rPr>
        <w:t>Constructor Properties of the Global Object</w:t>
      </w:r>
      <w:r>
        <w:rPr>
          <w:noProof/>
        </w:rPr>
        <w:tab/>
      </w:r>
      <w:r>
        <w:rPr>
          <w:noProof/>
        </w:rPr>
        <w:fldChar w:fldCharType="begin"/>
      </w:r>
      <w:r>
        <w:rPr>
          <w:noProof/>
        </w:rPr>
        <w:instrText xml:space="preserve"> PAGEREF _Toc178387121 \h </w:instrText>
      </w:r>
      <w:r>
        <w:rPr>
          <w:noProof/>
        </w:rPr>
      </w:r>
      <w:r>
        <w:rPr>
          <w:noProof/>
        </w:rPr>
        <w:fldChar w:fldCharType="separate"/>
      </w:r>
      <w:r>
        <w:rPr>
          <w:noProof/>
        </w:rPr>
        <w:t>136</w:t>
      </w:r>
      <w:r>
        <w:rPr>
          <w:noProof/>
        </w:rPr>
        <w:fldChar w:fldCharType="end"/>
      </w:r>
    </w:p>
    <w:p w14:paraId="0F93C6A6"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15.1.5</w:t>
      </w:r>
      <w:r w:rsidRPr="00737E32">
        <w:rPr>
          <w:rFonts w:ascii="Cambria" w:eastAsia="ＭＳ 明朝" w:hAnsi="Cambria"/>
          <w:b w:val="0"/>
          <w:noProof/>
          <w:sz w:val="24"/>
          <w:szCs w:val="24"/>
          <w:lang w:val="en-US"/>
        </w:rPr>
        <w:tab/>
      </w:r>
      <w:r>
        <w:rPr>
          <w:noProof/>
        </w:rPr>
        <w:t>Other Properties of the Global Object</w:t>
      </w:r>
      <w:r>
        <w:rPr>
          <w:noProof/>
        </w:rPr>
        <w:tab/>
      </w:r>
      <w:r>
        <w:rPr>
          <w:noProof/>
        </w:rPr>
        <w:fldChar w:fldCharType="begin"/>
      </w:r>
      <w:r>
        <w:rPr>
          <w:noProof/>
        </w:rPr>
        <w:instrText xml:space="preserve"> PAGEREF _Toc178387122 \h </w:instrText>
      </w:r>
      <w:r>
        <w:rPr>
          <w:noProof/>
        </w:rPr>
      </w:r>
      <w:r>
        <w:rPr>
          <w:noProof/>
        </w:rPr>
        <w:fldChar w:fldCharType="separate"/>
      </w:r>
      <w:r>
        <w:rPr>
          <w:noProof/>
        </w:rPr>
        <w:t>137</w:t>
      </w:r>
      <w:r>
        <w:rPr>
          <w:noProof/>
        </w:rPr>
        <w:fldChar w:fldCharType="end"/>
      </w:r>
    </w:p>
    <w:p w14:paraId="3338896D"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15.2</w:t>
      </w:r>
      <w:r w:rsidRPr="00737E32">
        <w:rPr>
          <w:rFonts w:ascii="Cambria" w:eastAsia="ＭＳ 明朝" w:hAnsi="Cambria"/>
          <w:b w:val="0"/>
          <w:noProof/>
          <w:sz w:val="24"/>
          <w:szCs w:val="24"/>
          <w:lang w:val="en-US"/>
        </w:rPr>
        <w:tab/>
      </w:r>
      <w:r>
        <w:rPr>
          <w:noProof/>
        </w:rPr>
        <w:t>Object Objects</w:t>
      </w:r>
      <w:r>
        <w:rPr>
          <w:noProof/>
        </w:rPr>
        <w:tab/>
      </w:r>
      <w:r>
        <w:rPr>
          <w:noProof/>
        </w:rPr>
        <w:fldChar w:fldCharType="begin"/>
      </w:r>
      <w:r>
        <w:rPr>
          <w:noProof/>
        </w:rPr>
        <w:instrText xml:space="preserve"> PAGEREF _Toc178387123 \h </w:instrText>
      </w:r>
      <w:r>
        <w:rPr>
          <w:noProof/>
        </w:rPr>
      </w:r>
      <w:r>
        <w:rPr>
          <w:noProof/>
        </w:rPr>
        <w:fldChar w:fldCharType="separate"/>
      </w:r>
      <w:r>
        <w:rPr>
          <w:noProof/>
        </w:rPr>
        <w:t>137</w:t>
      </w:r>
      <w:r>
        <w:rPr>
          <w:noProof/>
        </w:rPr>
        <w:fldChar w:fldCharType="end"/>
      </w:r>
    </w:p>
    <w:p w14:paraId="1AFCDA24"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15.2.1</w:t>
      </w:r>
      <w:r w:rsidRPr="00737E32">
        <w:rPr>
          <w:rFonts w:ascii="Cambria" w:eastAsia="ＭＳ 明朝" w:hAnsi="Cambria"/>
          <w:b w:val="0"/>
          <w:noProof/>
          <w:sz w:val="24"/>
          <w:szCs w:val="24"/>
          <w:lang w:val="en-US"/>
        </w:rPr>
        <w:tab/>
      </w:r>
      <w:r>
        <w:rPr>
          <w:noProof/>
        </w:rPr>
        <w:t>The Object Constructor Called as a Function</w:t>
      </w:r>
      <w:r>
        <w:rPr>
          <w:noProof/>
        </w:rPr>
        <w:tab/>
      </w:r>
      <w:r>
        <w:rPr>
          <w:noProof/>
        </w:rPr>
        <w:fldChar w:fldCharType="begin"/>
      </w:r>
      <w:r>
        <w:rPr>
          <w:noProof/>
        </w:rPr>
        <w:instrText xml:space="preserve"> PAGEREF _Toc178387124 \h </w:instrText>
      </w:r>
      <w:r>
        <w:rPr>
          <w:noProof/>
        </w:rPr>
      </w:r>
      <w:r>
        <w:rPr>
          <w:noProof/>
        </w:rPr>
        <w:fldChar w:fldCharType="separate"/>
      </w:r>
      <w:r>
        <w:rPr>
          <w:noProof/>
        </w:rPr>
        <w:t>137</w:t>
      </w:r>
      <w:r>
        <w:rPr>
          <w:noProof/>
        </w:rPr>
        <w:fldChar w:fldCharType="end"/>
      </w:r>
    </w:p>
    <w:p w14:paraId="71494BC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15.2.2</w:t>
      </w:r>
      <w:r w:rsidRPr="00737E32">
        <w:rPr>
          <w:rFonts w:ascii="Cambria" w:eastAsia="ＭＳ 明朝" w:hAnsi="Cambria"/>
          <w:b w:val="0"/>
          <w:noProof/>
          <w:sz w:val="24"/>
          <w:szCs w:val="24"/>
          <w:lang w:val="en-US"/>
        </w:rPr>
        <w:tab/>
      </w:r>
      <w:r>
        <w:rPr>
          <w:noProof/>
        </w:rPr>
        <w:t>The Object Constructor</w:t>
      </w:r>
      <w:r>
        <w:rPr>
          <w:noProof/>
        </w:rPr>
        <w:tab/>
      </w:r>
      <w:r>
        <w:rPr>
          <w:noProof/>
        </w:rPr>
        <w:fldChar w:fldCharType="begin"/>
      </w:r>
      <w:r>
        <w:rPr>
          <w:noProof/>
        </w:rPr>
        <w:instrText xml:space="preserve"> PAGEREF _Toc178387125 \h </w:instrText>
      </w:r>
      <w:r>
        <w:rPr>
          <w:noProof/>
        </w:rPr>
      </w:r>
      <w:r>
        <w:rPr>
          <w:noProof/>
        </w:rPr>
        <w:fldChar w:fldCharType="separate"/>
      </w:r>
      <w:r>
        <w:rPr>
          <w:noProof/>
        </w:rPr>
        <w:t>137</w:t>
      </w:r>
      <w:r>
        <w:rPr>
          <w:noProof/>
        </w:rPr>
        <w:fldChar w:fldCharType="end"/>
      </w:r>
    </w:p>
    <w:p w14:paraId="23EBF93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15.2.3</w:t>
      </w:r>
      <w:r w:rsidRPr="00737E32">
        <w:rPr>
          <w:rFonts w:ascii="Cambria" w:eastAsia="ＭＳ 明朝" w:hAnsi="Cambria"/>
          <w:b w:val="0"/>
          <w:noProof/>
          <w:sz w:val="24"/>
          <w:szCs w:val="24"/>
          <w:lang w:val="en-US"/>
        </w:rPr>
        <w:tab/>
      </w:r>
      <w:r>
        <w:rPr>
          <w:noProof/>
        </w:rPr>
        <w:t>Properties of the Object Constructor</w:t>
      </w:r>
      <w:r>
        <w:rPr>
          <w:noProof/>
        </w:rPr>
        <w:tab/>
      </w:r>
      <w:r>
        <w:rPr>
          <w:noProof/>
        </w:rPr>
        <w:fldChar w:fldCharType="begin"/>
      </w:r>
      <w:r>
        <w:rPr>
          <w:noProof/>
        </w:rPr>
        <w:instrText xml:space="preserve"> PAGEREF _Toc178387126 \h </w:instrText>
      </w:r>
      <w:r>
        <w:rPr>
          <w:noProof/>
        </w:rPr>
      </w:r>
      <w:r>
        <w:rPr>
          <w:noProof/>
        </w:rPr>
        <w:fldChar w:fldCharType="separate"/>
      </w:r>
      <w:r>
        <w:rPr>
          <w:noProof/>
        </w:rPr>
        <w:t>138</w:t>
      </w:r>
      <w:r>
        <w:rPr>
          <w:noProof/>
        </w:rPr>
        <w:fldChar w:fldCharType="end"/>
      </w:r>
    </w:p>
    <w:p w14:paraId="2EC38AC5"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15.2.4</w:t>
      </w:r>
      <w:r w:rsidRPr="00737E32">
        <w:rPr>
          <w:rFonts w:ascii="Cambria" w:eastAsia="ＭＳ 明朝" w:hAnsi="Cambria"/>
          <w:b w:val="0"/>
          <w:noProof/>
          <w:sz w:val="24"/>
          <w:szCs w:val="24"/>
          <w:lang w:val="en-US"/>
        </w:rPr>
        <w:tab/>
      </w:r>
      <w:r>
        <w:rPr>
          <w:noProof/>
        </w:rPr>
        <w:t>Properties of the Object Prototype Object</w:t>
      </w:r>
      <w:r>
        <w:rPr>
          <w:noProof/>
        </w:rPr>
        <w:tab/>
      </w:r>
      <w:r>
        <w:rPr>
          <w:noProof/>
        </w:rPr>
        <w:fldChar w:fldCharType="begin"/>
      </w:r>
      <w:r>
        <w:rPr>
          <w:noProof/>
        </w:rPr>
        <w:instrText xml:space="preserve"> PAGEREF _Toc178387127 \h </w:instrText>
      </w:r>
      <w:r>
        <w:rPr>
          <w:noProof/>
        </w:rPr>
      </w:r>
      <w:r>
        <w:rPr>
          <w:noProof/>
        </w:rPr>
        <w:fldChar w:fldCharType="separate"/>
      </w:r>
      <w:r>
        <w:rPr>
          <w:noProof/>
        </w:rPr>
        <w:t>141</w:t>
      </w:r>
      <w:r>
        <w:rPr>
          <w:noProof/>
        </w:rPr>
        <w:fldChar w:fldCharType="end"/>
      </w:r>
    </w:p>
    <w:p w14:paraId="1EAF635D"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15.2.5</w:t>
      </w:r>
      <w:r w:rsidRPr="00737E32">
        <w:rPr>
          <w:rFonts w:ascii="Cambria" w:eastAsia="ＭＳ 明朝" w:hAnsi="Cambria"/>
          <w:b w:val="0"/>
          <w:noProof/>
          <w:sz w:val="24"/>
          <w:szCs w:val="24"/>
          <w:lang w:val="en-US"/>
        </w:rPr>
        <w:tab/>
      </w:r>
      <w:r>
        <w:rPr>
          <w:noProof/>
        </w:rPr>
        <w:t>Properties of Object Instances</w:t>
      </w:r>
      <w:r>
        <w:rPr>
          <w:noProof/>
        </w:rPr>
        <w:tab/>
      </w:r>
      <w:r>
        <w:rPr>
          <w:noProof/>
        </w:rPr>
        <w:fldChar w:fldCharType="begin"/>
      </w:r>
      <w:r>
        <w:rPr>
          <w:noProof/>
        </w:rPr>
        <w:instrText xml:space="preserve"> PAGEREF _Toc178387128 \h </w:instrText>
      </w:r>
      <w:r>
        <w:rPr>
          <w:noProof/>
        </w:rPr>
      </w:r>
      <w:r>
        <w:rPr>
          <w:noProof/>
        </w:rPr>
        <w:fldChar w:fldCharType="separate"/>
      </w:r>
      <w:r>
        <w:rPr>
          <w:noProof/>
        </w:rPr>
        <w:t>143</w:t>
      </w:r>
      <w:r>
        <w:rPr>
          <w:noProof/>
        </w:rPr>
        <w:fldChar w:fldCharType="end"/>
      </w:r>
    </w:p>
    <w:p w14:paraId="49839850"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15.3</w:t>
      </w:r>
      <w:r w:rsidRPr="00737E32">
        <w:rPr>
          <w:rFonts w:ascii="Cambria" w:eastAsia="ＭＳ 明朝" w:hAnsi="Cambria"/>
          <w:b w:val="0"/>
          <w:noProof/>
          <w:sz w:val="24"/>
          <w:szCs w:val="24"/>
          <w:lang w:val="en-US"/>
        </w:rPr>
        <w:tab/>
      </w:r>
      <w:r>
        <w:rPr>
          <w:noProof/>
        </w:rPr>
        <w:t>Function Objects</w:t>
      </w:r>
      <w:r>
        <w:rPr>
          <w:noProof/>
        </w:rPr>
        <w:tab/>
      </w:r>
      <w:r>
        <w:rPr>
          <w:noProof/>
        </w:rPr>
        <w:fldChar w:fldCharType="begin"/>
      </w:r>
      <w:r>
        <w:rPr>
          <w:noProof/>
        </w:rPr>
        <w:instrText xml:space="preserve"> PAGEREF _Toc178387129 \h </w:instrText>
      </w:r>
      <w:r>
        <w:rPr>
          <w:noProof/>
        </w:rPr>
      </w:r>
      <w:r>
        <w:rPr>
          <w:noProof/>
        </w:rPr>
        <w:fldChar w:fldCharType="separate"/>
      </w:r>
      <w:r>
        <w:rPr>
          <w:noProof/>
        </w:rPr>
        <w:t>143</w:t>
      </w:r>
      <w:r>
        <w:rPr>
          <w:noProof/>
        </w:rPr>
        <w:fldChar w:fldCharType="end"/>
      </w:r>
    </w:p>
    <w:p w14:paraId="5877115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15.3.1</w:t>
      </w:r>
      <w:r w:rsidRPr="00737E32">
        <w:rPr>
          <w:rFonts w:ascii="Cambria" w:eastAsia="ＭＳ 明朝" w:hAnsi="Cambria"/>
          <w:b w:val="0"/>
          <w:noProof/>
          <w:sz w:val="24"/>
          <w:szCs w:val="24"/>
          <w:lang w:val="en-US"/>
        </w:rPr>
        <w:tab/>
      </w:r>
      <w:r>
        <w:rPr>
          <w:noProof/>
        </w:rPr>
        <w:t>The Function Constructor Called as a Function</w:t>
      </w:r>
      <w:r>
        <w:rPr>
          <w:noProof/>
        </w:rPr>
        <w:tab/>
      </w:r>
      <w:r>
        <w:rPr>
          <w:noProof/>
        </w:rPr>
        <w:fldChar w:fldCharType="begin"/>
      </w:r>
      <w:r>
        <w:rPr>
          <w:noProof/>
        </w:rPr>
        <w:instrText xml:space="preserve"> PAGEREF _Toc178387130 \h </w:instrText>
      </w:r>
      <w:r>
        <w:rPr>
          <w:noProof/>
        </w:rPr>
      </w:r>
      <w:r>
        <w:rPr>
          <w:noProof/>
        </w:rPr>
        <w:fldChar w:fldCharType="separate"/>
      </w:r>
      <w:r>
        <w:rPr>
          <w:noProof/>
        </w:rPr>
        <w:t>143</w:t>
      </w:r>
      <w:r>
        <w:rPr>
          <w:noProof/>
        </w:rPr>
        <w:fldChar w:fldCharType="end"/>
      </w:r>
    </w:p>
    <w:p w14:paraId="6AE26152"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15.3.2</w:t>
      </w:r>
      <w:r w:rsidRPr="00737E32">
        <w:rPr>
          <w:rFonts w:ascii="Cambria" w:eastAsia="ＭＳ 明朝" w:hAnsi="Cambria"/>
          <w:b w:val="0"/>
          <w:noProof/>
          <w:sz w:val="24"/>
          <w:szCs w:val="24"/>
          <w:lang w:val="en-US"/>
        </w:rPr>
        <w:tab/>
      </w:r>
      <w:r>
        <w:rPr>
          <w:noProof/>
        </w:rPr>
        <w:t>The Function Constructor</w:t>
      </w:r>
      <w:r>
        <w:rPr>
          <w:noProof/>
        </w:rPr>
        <w:tab/>
      </w:r>
      <w:r>
        <w:rPr>
          <w:noProof/>
        </w:rPr>
        <w:fldChar w:fldCharType="begin"/>
      </w:r>
      <w:r>
        <w:rPr>
          <w:noProof/>
        </w:rPr>
        <w:instrText xml:space="preserve"> PAGEREF _Toc178387131 \h </w:instrText>
      </w:r>
      <w:r>
        <w:rPr>
          <w:noProof/>
        </w:rPr>
      </w:r>
      <w:r>
        <w:rPr>
          <w:noProof/>
        </w:rPr>
        <w:fldChar w:fldCharType="separate"/>
      </w:r>
      <w:r>
        <w:rPr>
          <w:noProof/>
        </w:rPr>
        <w:t>143</w:t>
      </w:r>
      <w:r>
        <w:rPr>
          <w:noProof/>
        </w:rPr>
        <w:fldChar w:fldCharType="end"/>
      </w:r>
    </w:p>
    <w:p w14:paraId="09BC71A4"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15.3.3</w:t>
      </w:r>
      <w:r w:rsidRPr="00737E32">
        <w:rPr>
          <w:rFonts w:ascii="Cambria" w:eastAsia="ＭＳ 明朝" w:hAnsi="Cambria"/>
          <w:b w:val="0"/>
          <w:noProof/>
          <w:sz w:val="24"/>
          <w:szCs w:val="24"/>
          <w:lang w:val="en-US"/>
        </w:rPr>
        <w:tab/>
      </w:r>
      <w:r>
        <w:rPr>
          <w:noProof/>
        </w:rPr>
        <w:t>Properties of the Function Constructor</w:t>
      </w:r>
      <w:r>
        <w:rPr>
          <w:noProof/>
        </w:rPr>
        <w:tab/>
      </w:r>
      <w:r>
        <w:rPr>
          <w:noProof/>
        </w:rPr>
        <w:fldChar w:fldCharType="begin"/>
      </w:r>
      <w:r>
        <w:rPr>
          <w:noProof/>
        </w:rPr>
        <w:instrText xml:space="preserve"> PAGEREF _Toc178387132 \h </w:instrText>
      </w:r>
      <w:r>
        <w:rPr>
          <w:noProof/>
        </w:rPr>
      </w:r>
      <w:r>
        <w:rPr>
          <w:noProof/>
        </w:rPr>
        <w:fldChar w:fldCharType="separate"/>
      </w:r>
      <w:r>
        <w:rPr>
          <w:noProof/>
        </w:rPr>
        <w:t>144</w:t>
      </w:r>
      <w:r>
        <w:rPr>
          <w:noProof/>
        </w:rPr>
        <w:fldChar w:fldCharType="end"/>
      </w:r>
    </w:p>
    <w:p w14:paraId="1D6054F5"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15.3.4</w:t>
      </w:r>
      <w:r w:rsidRPr="00737E32">
        <w:rPr>
          <w:rFonts w:ascii="Cambria" w:eastAsia="ＭＳ 明朝" w:hAnsi="Cambria"/>
          <w:b w:val="0"/>
          <w:noProof/>
          <w:sz w:val="24"/>
          <w:szCs w:val="24"/>
          <w:lang w:val="en-US"/>
        </w:rPr>
        <w:tab/>
      </w:r>
      <w:r>
        <w:rPr>
          <w:noProof/>
        </w:rPr>
        <w:t>Properties of the Function Prototype Object</w:t>
      </w:r>
      <w:r>
        <w:rPr>
          <w:noProof/>
        </w:rPr>
        <w:tab/>
      </w:r>
      <w:r>
        <w:rPr>
          <w:noProof/>
        </w:rPr>
        <w:fldChar w:fldCharType="begin"/>
      </w:r>
      <w:r>
        <w:rPr>
          <w:noProof/>
        </w:rPr>
        <w:instrText xml:space="preserve"> PAGEREF _Toc178387133 \h </w:instrText>
      </w:r>
      <w:r>
        <w:rPr>
          <w:noProof/>
        </w:rPr>
      </w:r>
      <w:r>
        <w:rPr>
          <w:noProof/>
        </w:rPr>
        <w:fldChar w:fldCharType="separate"/>
      </w:r>
      <w:r>
        <w:rPr>
          <w:noProof/>
        </w:rPr>
        <w:t>144</w:t>
      </w:r>
      <w:r>
        <w:rPr>
          <w:noProof/>
        </w:rPr>
        <w:fldChar w:fldCharType="end"/>
      </w:r>
    </w:p>
    <w:p w14:paraId="13A7ED35"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15.3.5</w:t>
      </w:r>
      <w:r w:rsidRPr="00737E32">
        <w:rPr>
          <w:rFonts w:ascii="Cambria" w:eastAsia="ＭＳ 明朝" w:hAnsi="Cambria"/>
          <w:b w:val="0"/>
          <w:noProof/>
          <w:sz w:val="24"/>
          <w:szCs w:val="24"/>
          <w:lang w:val="en-US"/>
        </w:rPr>
        <w:tab/>
      </w:r>
      <w:r>
        <w:rPr>
          <w:noProof/>
        </w:rPr>
        <w:t>Properties of Function Instances</w:t>
      </w:r>
      <w:r>
        <w:rPr>
          <w:noProof/>
        </w:rPr>
        <w:tab/>
      </w:r>
      <w:r>
        <w:rPr>
          <w:noProof/>
        </w:rPr>
        <w:fldChar w:fldCharType="begin"/>
      </w:r>
      <w:r>
        <w:rPr>
          <w:noProof/>
        </w:rPr>
        <w:instrText xml:space="preserve"> PAGEREF _Toc178387134 \h </w:instrText>
      </w:r>
      <w:r>
        <w:rPr>
          <w:noProof/>
        </w:rPr>
      </w:r>
      <w:r>
        <w:rPr>
          <w:noProof/>
        </w:rPr>
        <w:fldChar w:fldCharType="separate"/>
      </w:r>
      <w:r>
        <w:rPr>
          <w:noProof/>
        </w:rPr>
        <w:t>147</w:t>
      </w:r>
      <w:r>
        <w:rPr>
          <w:noProof/>
        </w:rPr>
        <w:fldChar w:fldCharType="end"/>
      </w:r>
    </w:p>
    <w:p w14:paraId="2C43D88E"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15.4</w:t>
      </w:r>
      <w:r w:rsidRPr="00737E32">
        <w:rPr>
          <w:rFonts w:ascii="Cambria" w:eastAsia="ＭＳ 明朝" w:hAnsi="Cambria"/>
          <w:b w:val="0"/>
          <w:noProof/>
          <w:sz w:val="24"/>
          <w:szCs w:val="24"/>
          <w:lang w:val="en-US"/>
        </w:rPr>
        <w:tab/>
      </w:r>
      <w:r>
        <w:rPr>
          <w:noProof/>
        </w:rPr>
        <w:t>Array Objects</w:t>
      </w:r>
      <w:r>
        <w:rPr>
          <w:noProof/>
        </w:rPr>
        <w:tab/>
      </w:r>
      <w:r>
        <w:rPr>
          <w:noProof/>
        </w:rPr>
        <w:fldChar w:fldCharType="begin"/>
      </w:r>
      <w:r>
        <w:rPr>
          <w:noProof/>
        </w:rPr>
        <w:instrText xml:space="preserve"> PAGEREF _Toc178387135 \h </w:instrText>
      </w:r>
      <w:r>
        <w:rPr>
          <w:noProof/>
        </w:rPr>
      </w:r>
      <w:r>
        <w:rPr>
          <w:noProof/>
        </w:rPr>
        <w:fldChar w:fldCharType="separate"/>
      </w:r>
      <w:r>
        <w:rPr>
          <w:noProof/>
        </w:rPr>
        <w:t>148</w:t>
      </w:r>
      <w:r>
        <w:rPr>
          <w:noProof/>
        </w:rPr>
        <w:fldChar w:fldCharType="end"/>
      </w:r>
    </w:p>
    <w:p w14:paraId="41D7924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15.4.1</w:t>
      </w:r>
      <w:r w:rsidRPr="00737E32">
        <w:rPr>
          <w:rFonts w:ascii="Cambria" w:eastAsia="ＭＳ 明朝" w:hAnsi="Cambria"/>
          <w:b w:val="0"/>
          <w:noProof/>
          <w:sz w:val="24"/>
          <w:szCs w:val="24"/>
          <w:lang w:val="en-US"/>
        </w:rPr>
        <w:tab/>
      </w:r>
      <w:r>
        <w:rPr>
          <w:noProof/>
        </w:rPr>
        <w:t>The Array Constructor Called as a Function</w:t>
      </w:r>
      <w:r>
        <w:rPr>
          <w:noProof/>
        </w:rPr>
        <w:tab/>
      </w:r>
      <w:r>
        <w:rPr>
          <w:noProof/>
        </w:rPr>
        <w:fldChar w:fldCharType="begin"/>
      </w:r>
      <w:r>
        <w:rPr>
          <w:noProof/>
        </w:rPr>
        <w:instrText xml:space="preserve"> PAGEREF _Toc178387136 \h </w:instrText>
      </w:r>
      <w:r>
        <w:rPr>
          <w:noProof/>
        </w:rPr>
      </w:r>
      <w:r>
        <w:rPr>
          <w:noProof/>
        </w:rPr>
        <w:fldChar w:fldCharType="separate"/>
      </w:r>
      <w:r>
        <w:rPr>
          <w:noProof/>
        </w:rPr>
        <w:t>148</w:t>
      </w:r>
      <w:r>
        <w:rPr>
          <w:noProof/>
        </w:rPr>
        <w:fldChar w:fldCharType="end"/>
      </w:r>
    </w:p>
    <w:p w14:paraId="0614A88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15.4.2</w:t>
      </w:r>
      <w:r w:rsidRPr="00737E32">
        <w:rPr>
          <w:rFonts w:ascii="Cambria" w:eastAsia="ＭＳ 明朝" w:hAnsi="Cambria"/>
          <w:b w:val="0"/>
          <w:noProof/>
          <w:sz w:val="24"/>
          <w:szCs w:val="24"/>
          <w:lang w:val="en-US"/>
        </w:rPr>
        <w:tab/>
      </w:r>
      <w:r>
        <w:rPr>
          <w:noProof/>
        </w:rPr>
        <w:t>The Array Constructor</w:t>
      </w:r>
      <w:r>
        <w:rPr>
          <w:noProof/>
        </w:rPr>
        <w:tab/>
      </w:r>
      <w:r>
        <w:rPr>
          <w:noProof/>
        </w:rPr>
        <w:fldChar w:fldCharType="begin"/>
      </w:r>
      <w:r>
        <w:rPr>
          <w:noProof/>
        </w:rPr>
        <w:instrText xml:space="preserve"> PAGEREF _Toc178387137 \h </w:instrText>
      </w:r>
      <w:r>
        <w:rPr>
          <w:noProof/>
        </w:rPr>
      </w:r>
      <w:r>
        <w:rPr>
          <w:noProof/>
        </w:rPr>
        <w:fldChar w:fldCharType="separate"/>
      </w:r>
      <w:r>
        <w:rPr>
          <w:noProof/>
        </w:rPr>
        <w:t>148</w:t>
      </w:r>
      <w:r>
        <w:rPr>
          <w:noProof/>
        </w:rPr>
        <w:fldChar w:fldCharType="end"/>
      </w:r>
    </w:p>
    <w:p w14:paraId="619330D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15.4.3</w:t>
      </w:r>
      <w:r w:rsidRPr="00737E32">
        <w:rPr>
          <w:rFonts w:ascii="Cambria" w:eastAsia="ＭＳ 明朝" w:hAnsi="Cambria"/>
          <w:b w:val="0"/>
          <w:noProof/>
          <w:sz w:val="24"/>
          <w:szCs w:val="24"/>
          <w:lang w:val="en-US"/>
        </w:rPr>
        <w:tab/>
      </w:r>
      <w:r>
        <w:rPr>
          <w:noProof/>
        </w:rPr>
        <w:t>Properties of the Array Constructor</w:t>
      </w:r>
      <w:r>
        <w:rPr>
          <w:noProof/>
        </w:rPr>
        <w:tab/>
      </w:r>
      <w:r>
        <w:rPr>
          <w:noProof/>
        </w:rPr>
        <w:fldChar w:fldCharType="begin"/>
      </w:r>
      <w:r>
        <w:rPr>
          <w:noProof/>
        </w:rPr>
        <w:instrText xml:space="preserve"> PAGEREF _Toc178387138 \h </w:instrText>
      </w:r>
      <w:r>
        <w:rPr>
          <w:noProof/>
        </w:rPr>
      </w:r>
      <w:r>
        <w:rPr>
          <w:noProof/>
        </w:rPr>
        <w:fldChar w:fldCharType="separate"/>
      </w:r>
      <w:r>
        <w:rPr>
          <w:noProof/>
        </w:rPr>
        <w:t>149</w:t>
      </w:r>
      <w:r>
        <w:rPr>
          <w:noProof/>
        </w:rPr>
        <w:fldChar w:fldCharType="end"/>
      </w:r>
    </w:p>
    <w:p w14:paraId="66C59F7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15.4.4</w:t>
      </w:r>
      <w:r w:rsidRPr="00737E32">
        <w:rPr>
          <w:rFonts w:ascii="Cambria" w:eastAsia="ＭＳ 明朝" w:hAnsi="Cambria"/>
          <w:b w:val="0"/>
          <w:noProof/>
          <w:sz w:val="24"/>
          <w:szCs w:val="24"/>
          <w:lang w:val="en-US"/>
        </w:rPr>
        <w:tab/>
      </w:r>
      <w:r>
        <w:rPr>
          <w:noProof/>
        </w:rPr>
        <w:t>Properties of the Array Prototype Object</w:t>
      </w:r>
      <w:r>
        <w:rPr>
          <w:noProof/>
        </w:rPr>
        <w:tab/>
      </w:r>
      <w:r>
        <w:rPr>
          <w:noProof/>
        </w:rPr>
        <w:fldChar w:fldCharType="begin"/>
      </w:r>
      <w:r>
        <w:rPr>
          <w:noProof/>
        </w:rPr>
        <w:instrText xml:space="preserve"> PAGEREF _Toc178387139 \h </w:instrText>
      </w:r>
      <w:r>
        <w:rPr>
          <w:noProof/>
        </w:rPr>
      </w:r>
      <w:r>
        <w:rPr>
          <w:noProof/>
        </w:rPr>
        <w:fldChar w:fldCharType="separate"/>
      </w:r>
      <w:r>
        <w:rPr>
          <w:noProof/>
        </w:rPr>
        <w:t>149</w:t>
      </w:r>
      <w:r>
        <w:rPr>
          <w:noProof/>
        </w:rPr>
        <w:fldChar w:fldCharType="end"/>
      </w:r>
    </w:p>
    <w:p w14:paraId="46837FA2"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15.4.5</w:t>
      </w:r>
      <w:r w:rsidRPr="00737E32">
        <w:rPr>
          <w:rFonts w:ascii="Cambria" w:eastAsia="ＭＳ 明朝" w:hAnsi="Cambria"/>
          <w:b w:val="0"/>
          <w:noProof/>
          <w:sz w:val="24"/>
          <w:szCs w:val="24"/>
          <w:lang w:val="en-US"/>
        </w:rPr>
        <w:tab/>
      </w:r>
      <w:r>
        <w:rPr>
          <w:noProof/>
        </w:rPr>
        <w:t>Properties of Array Instances</w:t>
      </w:r>
      <w:r>
        <w:rPr>
          <w:noProof/>
        </w:rPr>
        <w:tab/>
      </w:r>
      <w:r>
        <w:rPr>
          <w:noProof/>
        </w:rPr>
        <w:fldChar w:fldCharType="begin"/>
      </w:r>
      <w:r>
        <w:rPr>
          <w:noProof/>
        </w:rPr>
        <w:instrText xml:space="preserve"> PAGEREF _Toc178387140 \h </w:instrText>
      </w:r>
      <w:r>
        <w:rPr>
          <w:noProof/>
        </w:rPr>
      </w:r>
      <w:r>
        <w:rPr>
          <w:noProof/>
        </w:rPr>
        <w:fldChar w:fldCharType="separate"/>
      </w:r>
      <w:r>
        <w:rPr>
          <w:noProof/>
        </w:rPr>
        <w:t>166</w:t>
      </w:r>
      <w:r>
        <w:rPr>
          <w:noProof/>
        </w:rPr>
        <w:fldChar w:fldCharType="end"/>
      </w:r>
    </w:p>
    <w:p w14:paraId="3DC436CE"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15.5</w:t>
      </w:r>
      <w:r w:rsidRPr="00737E32">
        <w:rPr>
          <w:rFonts w:ascii="Cambria" w:eastAsia="ＭＳ 明朝" w:hAnsi="Cambria"/>
          <w:b w:val="0"/>
          <w:noProof/>
          <w:sz w:val="24"/>
          <w:szCs w:val="24"/>
          <w:lang w:val="en-US"/>
        </w:rPr>
        <w:tab/>
      </w:r>
      <w:r>
        <w:rPr>
          <w:noProof/>
        </w:rPr>
        <w:t>String Objects</w:t>
      </w:r>
      <w:r>
        <w:rPr>
          <w:noProof/>
        </w:rPr>
        <w:tab/>
      </w:r>
      <w:r>
        <w:rPr>
          <w:noProof/>
        </w:rPr>
        <w:fldChar w:fldCharType="begin"/>
      </w:r>
      <w:r>
        <w:rPr>
          <w:noProof/>
        </w:rPr>
        <w:instrText xml:space="preserve"> PAGEREF _Toc178387141 \h </w:instrText>
      </w:r>
      <w:r>
        <w:rPr>
          <w:noProof/>
        </w:rPr>
      </w:r>
      <w:r>
        <w:rPr>
          <w:noProof/>
        </w:rPr>
        <w:fldChar w:fldCharType="separate"/>
      </w:r>
      <w:r>
        <w:rPr>
          <w:noProof/>
        </w:rPr>
        <w:t>167</w:t>
      </w:r>
      <w:r>
        <w:rPr>
          <w:noProof/>
        </w:rPr>
        <w:fldChar w:fldCharType="end"/>
      </w:r>
    </w:p>
    <w:p w14:paraId="2B774538"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15.5.1</w:t>
      </w:r>
      <w:r w:rsidRPr="00737E32">
        <w:rPr>
          <w:rFonts w:ascii="Cambria" w:eastAsia="ＭＳ 明朝" w:hAnsi="Cambria"/>
          <w:b w:val="0"/>
          <w:noProof/>
          <w:sz w:val="24"/>
          <w:szCs w:val="24"/>
          <w:lang w:val="en-US"/>
        </w:rPr>
        <w:tab/>
      </w:r>
      <w:r>
        <w:rPr>
          <w:noProof/>
        </w:rPr>
        <w:t>The String Constructor Called as a Function</w:t>
      </w:r>
      <w:r>
        <w:rPr>
          <w:noProof/>
        </w:rPr>
        <w:tab/>
      </w:r>
      <w:r>
        <w:rPr>
          <w:noProof/>
        </w:rPr>
        <w:fldChar w:fldCharType="begin"/>
      </w:r>
      <w:r>
        <w:rPr>
          <w:noProof/>
        </w:rPr>
        <w:instrText xml:space="preserve"> PAGEREF _Toc178387142 \h </w:instrText>
      </w:r>
      <w:r>
        <w:rPr>
          <w:noProof/>
        </w:rPr>
      </w:r>
      <w:r>
        <w:rPr>
          <w:noProof/>
        </w:rPr>
        <w:fldChar w:fldCharType="separate"/>
      </w:r>
      <w:r>
        <w:rPr>
          <w:noProof/>
        </w:rPr>
        <w:t>167</w:t>
      </w:r>
      <w:r>
        <w:rPr>
          <w:noProof/>
        </w:rPr>
        <w:fldChar w:fldCharType="end"/>
      </w:r>
    </w:p>
    <w:p w14:paraId="19A73AA8"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15.5.2</w:t>
      </w:r>
      <w:r w:rsidRPr="00737E32">
        <w:rPr>
          <w:rFonts w:ascii="Cambria" w:eastAsia="ＭＳ 明朝" w:hAnsi="Cambria"/>
          <w:b w:val="0"/>
          <w:noProof/>
          <w:sz w:val="24"/>
          <w:szCs w:val="24"/>
          <w:lang w:val="en-US"/>
        </w:rPr>
        <w:tab/>
      </w:r>
      <w:r>
        <w:rPr>
          <w:noProof/>
        </w:rPr>
        <w:t>The String Constructor</w:t>
      </w:r>
      <w:r>
        <w:rPr>
          <w:noProof/>
        </w:rPr>
        <w:tab/>
      </w:r>
      <w:r>
        <w:rPr>
          <w:noProof/>
        </w:rPr>
        <w:fldChar w:fldCharType="begin"/>
      </w:r>
      <w:r>
        <w:rPr>
          <w:noProof/>
        </w:rPr>
        <w:instrText xml:space="preserve"> PAGEREF _Toc178387143 \h </w:instrText>
      </w:r>
      <w:r>
        <w:rPr>
          <w:noProof/>
        </w:rPr>
      </w:r>
      <w:r>
        <w:rPr>
          <w:noProof/>
        </w:rPr>
        <w:fldChar w:fldCharType="separate"/>
      </w:r>
      <w:r>
        <w:rPr>
          <w:noProof/>
        </w:rPr>
        <w:t>168</w:t>
      </w:r>
      <w:r>
        <w:rPr>
          <w:noProof/>
        </w:rPr>
        <w:fldChar w:fldCharType="end"/>
      </w:r>
    </w:p>
    <w:p w14:paraId="3F81F32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15.5.3</w:t>
      </w:r>
      <w:r w:rsidRPr="00737E32">
        <w:rPr>
          <w:rFonts w:ascii="Cambria" w:eastAsia="ＭＳ 明朝" w:hAnsi="Cambria"/>
          <w:b w:val="0"/>
          <w:noProof/>
          <w:sz w:val="24"/>
          <w:szCs w:val="24"/>
          <w:lang w:val="en-US"/>
        </w:rPr>
        <w:tab/>
      </w:r>
      <w:r>
        <w:rPr>
          <w:noProof/>
        </w:rPr>
        <w:t>Properties of the String Constructor</w:t>
      </w:r>
      <w:r>
        <w:rPr>
          <w:noProof/>
        </w:rPr>
        <w:tab/>
      </w:r>
      <w:r>
        <w:rPr>
          <w:noProof/>
        </w:rPr>
        <w:fldChar w:fldCharType="begin"/>
      </w:r>
      <w:r>
        <w:rPr>
          <w:noProof/>
        </w:rPr>
        <w:instrText xml:space="preserve"> PAGEREF _Toc178387144 \h </w:instrText>
      </w:r>
      <w:r>
        <w:rPr>
          <w:noProof/>
        </w:rPr>
      </w:r>
      <w:r>
        <w:rPr>
          <w:noProof/>
        </w:rPr>
        <w:fldChar w:fldCharType="separate"/>
      </w:r>
      <w:r>
        <w:rPr>
          <w:noProof/>
        </w:rPr>
        <w:t>168</w:t>
      </w:r>
      <w:r>
        <w:rPr>
          <w:noProof/>
        </w:rPr>
        <w:fldChar w:fldCharType="end"/>
      </w:r>
    </w:p>
    <w:p w14:paraId="775B15BB"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15.5.4</w:t>
      </w:r>
      <w:r w:rsidRPr="00737E32">
        <w:rPr>
          <w:rFonts w:ascii="Cambria" w:eastAsia="ＭＳ 明朝" w:hAnsi="Cambria"/>
          <w:b w:val="0"/>
          <w:noProof/>
          <w:sz w:val="24"/>
          <w:szCs w:val="24"/>
          <w:lang w:val="en-US"/>
        </w:rPr>
        <w:tab/>
      </w:r>
      <w:r>
        <w:rPr>
          <w:noProof/>
        </w:rPr>
        <w:t>Properties of the String Prototype Object</w:t>
      </w:r>
      <w:r>
        <w:rPr>
          <w:noProof/>
        </w:rPr>
        <w:tab/>
      </w:r>
      <w:r>
        <w:rPr>
          <w:noProof/>
        </w:rPr>
        <w:fldChar w:fldCharType="begin"/>
      </w:r>
      <w:r>
        <w:rPr>
          <w:noProof/>
        </w:rPr>
        <w:instrText xml:space="preserve"> PAGEREF _Toc178387145 \h </w:instrText>
      </w:r>
      <w:r>
        <w:rPr>
          <w:noProof/>
        </w:rPr>
      </w:r>
      <w:r>
        <w:rPr>
          <w:noProof/>
        </w:rPr>
        <w:fldChar w:fldCharType="separate"/>
      </w:r>
      <w:r>
        <w:rPr>
          <w:noProof/>
        </w:rPr>
        <w:t>168</w:t>
      </w:r>
      <w:r>
        <w:rPr>
          <w:noProof/>
        </w:rPr>
        <w:fldChar w:fldCharType="end"/>
      </w:r>
    </w:p>
    <w:p w14:paraId="7C5DA7F5"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15.5.5</w:t>
      </w:r>
      <w:r w:rsidRPr="00737E32">
        <w:rPr>
          <w:rFonts w:ascii="Cambria" w:eastAsia="ＭＳ 明朝" w:hAnsi="Cambria"/>
          <w:b w:val="0"/>
          <w:noProof/>
          <w:sz w:val="24"/>
          <w:szCs w:val="24"/>
          <w:lang w:val="en-US"/>
        </w:rPr>
        <w:tab/>
      </w:r>
      <w:r>
        <w:rPr>
          <w:noProof/>
        </w:rPr>
        <w:t>Properties of String Instances</w:t>
      </w:r>
      <w:r>
        <w:rPr>
          <w:noProof/>
        </w:rPr>
        <w:tab/>
      </w:r>
      <w:r>
        <w:rPr>
          <w:noProof/>
        </w:rPr>
        <w:fldChar w:fldCharType="begin"/>
      </w:r>
      <w:r>
        <w:rPr>
          <w:noProof/>
        </w:rPr>
        <w:instrText xml:space="preserve"> PAGEREF _Toc178387146 \h </w:instrText>
      </w:r>
      <w:r>
        <w:rPr>
          <w:noProof/>
        </w:rPr>
      </w:r>
      <w:r>
        <w:rPr>
          <w:noProof/>
        </w:rPr>
        <w:fldChar w:fldCharType="separate"/>
      </w:r>
      <w:r>
        <w:rPr>
          <w:noProof/>
        </w:rPr>
        <w:t>177</w:t>
      </w:r>
      <w:r>
        <w:rPr>
          <w:noProof/>
        </w:rPr>
        <w:fldChar w:fldCharType="end"/>
      </w:r>
    </w:p>
    <w:p w14:paraId="30015A1E"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15.6</w:t>
      </w:r>
      <w:r w:rsidRPr="00737E32">
        <w:rPr>
          <w:rFonts w:ascii="Cambria" w:eastAsia="ＭＳ 明朝" w:hAnsi="Cambria"/>
          <w:b w:val="0"/>
          <w:noProof/>
          <w:sz w:val="24"/>
          <w:szCs w:val="24"/>
          <w:lang w:val="en-US"/>
        </w:rPr>
        <w:tab/>
      </w:r>
      <w:r>
        <w:rPr>
          <w:noProof/>
        </w:rPr>
        <w:t>Boolean Objects</w:t>
      </w:r>
      <w:r>
        <w:rPr>
          <w:noProof/>
        </w:rPr>
        <w:tab/>
      </w:r>
      <w:r>
        <w:rPr>
          <w:noProof/>
        </w:rPr>
        <w:fldChar w:fldCharType="begin"/>
      </w:r>
      <w:r>
        <w:rPr>
          <w:noProof/>
        </w:rPr>
        <w:instrText xml:space="preserve"> PAGEREF _Toc178387147 \h </w:instrText>
      </w:r>
      <w:r>
        <w:rPr>
          <w:noProof/>
        </w:rPr>
      </w:r>
      <w:r>
        <w:rPr>
          <w:noProof/>
        </w:rPr>
        <w:fldChar w:fldCharType="separate"/>
      </w:r>
      <w:r>
        <w:rPr>
          <w:noProof/>
        </w:rPr>
        <w:t>178</w:t>
      </w:r>
      <w:r>
        <w:rPr>
          <w:noProof/>
        </w:rPr>
        <w:fldChar w:fldCharType="end"/>
      </w:r>
    </w:p>
    <w:p w14:paraId="3EEAEAF8"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15.6.1</w:t>
      </w:r>
      <w:r w:rsidRPr="00737E32">
        <w:rPr>
          <w:rFonts w:ascii="Cambria" w:eastAsia="ＭＳ 明朝" w:hAnsi="Cambria"/>
          <w:b w:val="0"/>
          <w:noProof/>
          <w:sz w:val="24"/>
          <w:szCs w:val="24"/>
          <w:lang w:val="en-US"/>
        </w:rPr>
        <w:tab/>
      </w:r>
      <w:r>
        <w:rPr>
          <w:noProof/>
        </w:rPr>
        <w:t>The Boolean Constructor Called as a Function</w:t>
      </w:r>
      <w:r>
        <w:rPr>
          <w:noProof/>
        </w:rPr>
        <w:tab/>
      </w:r>
      <w:r>
        <w:rPr>
          <w:noProof/>
        </w:rPr>
        <w:fldChar w:fldCharType="begin"/>
      </w:r>
      <w:r>
        <w:rPr>
          <w:noProof/>
        </w:rPr>
        <w:instrText xml:space="preserve"> PAGEREF _Toc178387148 \h </w:instrText>
      </w:r>
      <w:r>
        <w:rPr>
          <w:noProof/>
        </w:rPr>
      </w:r>
      <w:r>
        <w:rPr>
          <w:noProof/>
        </w:rPr>
        <w:fldChar w:fldCharType="separate"/>
      </w:r>
      <w:r>
        <w:rPr>
          <w:noProof/>
        </w:rPr>
        <w:t>178</w:t>
      </w:r>
      <w:r>
        <w:rPr>
          <w:noProof/>
        </w:rPr>
        <w:fldChar w:fldCharType="end"/>
      </w:r>
    </w:p>
    <w:p w14:paraId="5544FD2A"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15.6.2</w:t>
      </w:r>
      <w:r w:rsidRPr="00737E32">
        <w:rPr>
          <w:rFonts w:ascii="Cambria" w:eastAsia="ＭＳ 明朝" w:hAnsi="Cambria"/>
          <w:b w:val="0"/>
          <w:noProof/>
          <w:sz w:val="24"/>
          <w:szCs w:val="24"/>
          <w:lang w:val="en-US"/>
        </w:rPr>
        <w:tab/>
      </w:r>
      <w:r>
        <w:rPr>
          <w:noProof/>
        </w:rPr>
        <w:t>The Boolean Constructor</w:t>
      </w:r>
      <w:r>
        <w:rPr>
          <w:noProof/>
        </w:rPr>
        <w:tab/>
      </w:r>
      <w:r>
        <w:rPr>
          <w:noProof/>
        </w:rPr>
        <w:fldChar w:fldCharType="begin"/>
      </w:r>
      <w:r>
        <w:rPr>
          <w:noProof/>
        </w:rPr>
        <w:instrText xml:space="preserve"> PAGEREF _Toc178387149 \h </w:instrText>
      </w:r>
      <w:r>
        <w:rPr>
          <w:noProof/>
        </w:rPr>
      </w:r>
      <w:r>
        <w:rPr>
          <w:noProof/>
        </w:rPr>
        <w:fldChar w:fldCharType="separate"/>
      </w:r>
      <w:r>
        <w:rPr>
          <w:noProof/>
        </w:rPr>
        <w:t>178</w:t>
      </w:r>
      <w:r>
        <w:rPr>
          <w:noProof/>
        </w:rPr>
        <w:fldChar w:fldCharType="end"/>
      </w:r>
    </w:p>
    <w:p w14:paraId="52B122A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15.6.3</w:t>
      </w:r>
      <w:r w:rsidRPr="00737E32">
        <w:rPr>
          <w:rFonts w:ascii="Cambria" w:eastAsia="ＭＳ 明朝" w:hAnsi="Cambria"/>
          <w:b w:val="0"/>
          <w:noProof/>
          <w:sz w:val="24"/>
          <w:szCs w:val="24"/>
          <w:lang w:val="en-US"/>
        </w:rPr>
        <w:tab/>
      </w:r>
      <w:r>
        <w:rPr>
          <w:noProof/>
        </w:rPr>
        <w:t>Properties of the Boolean Constructor</w:t>
      </w:r>
      <w:r>
        <w:rPr>
          <w:noProof/>
        </w:rPr>
        <w:tab/>
      </w:r>
      <w:r>
        <w:rPr>
          <w:noProof/>
        </w:rPr>
        <w:fldChar w:fldCharType="begin"/>
      </w:r>
      <w:r>
        <w:rPr>
          <w:noProof/>
        </w:rPr>
        <w:instrText xml:space="preserve"> PAGEREF _Toc178387150 \h </w:instrText>
      </w:r>
      <w:r>
        <w:rPr>
          <w:noProof/>
        </w:rPr>
      </w:r>
      <w:r>
        <w:rPr>
          <w:noProof/>
        </w:rPr>
        <w:fldChar w:fldCharType="separate"/>
      </w:r>
      <w:r>
        <w:rPr>
          <w:noProof/>
        </w:rPr>
        <w:t>179</w:t>
      </w:r>
      <w:r>
        <w:rPr>
          <w:noProof/>
        </w:rPr>
        <w:fldChar w:fldCharType="end"/>
      </w:r>
    </w:p>
    <w:p w14:paraId="708A4351"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15.6.4</w:t>
      </w:r>
      <w:r w:rsidRPr="00737E32">
        <w:rPr>
          <w:rFonts w:ascii="Cambria" w:eastAsia="ＭＳ 明朝" w:hAnsi="Cambria"/>
          <w:b w:val="0"/>
          <w:noProof/>
          <w:sz w:val="24"/>
          <w:szCs w:val="24"/>
          <w:lang w:val="en-US"/>
        </w:rPr>
        <w:tab/>
      </w:r>
      <w:r>
        <w:rPr>
          <w:noProof/>
        </w:rPr>
        <w:t>Properties of the Boolean Prototype Object</w:t>
      </w:r>
      <w:r>
        <w:rPr>
          <w:noProof/>
        </w:rPr>
        <w:tab/>
      </w:r>
      <w:r>
        <w:rPr>
          <w:noProof/>
        </w:rPr>
        <w:fldChar w:fldCharType="begin"/>
      </w:r>
      <w:r>
        <w:rPr>
          <w:noProof/>
        </w:rPr>
        <w:instrText xml:space="preserve"> PAGEREF _Toc178387151 \h </w:instrText>
      </w:r>
      <w:r>
        <w:rPr>
          <w:noProof/>
        </w:rPr>
      </w:r>
      <w:r>
        <w:rPr>
          <w:noProof/>
        </w:rPr>
        <w:fldChar w:fldCharType="separate"/>
      </w:r>
      <w:r>
        <w:rPr>
          <w:noProof/>
        </w:rPr>
        <w:t>179</w:t>
      </w:r>
      <w:r>
        <w:rPr>
          <w:noProof/>
        </w:rPr>
        <w:fldChar w:fldCharType="end"/>
      </w:r>
    </w:p>
    <w:p w14:paraId="0345698C"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15.6.5</w:t>
      </w:r>
      <w:r w:rsidRPr="00737E32">
        <w:rPr>
          <w:rFonts w:ascii="Cambria" w:eastAsia="ＭＳ 明朝" w:hAnsi="Cambria"/>
          <w:b w:val="0"/>
          <w:noProof/>
          <w:sz w:val="24"/>
          <w:szCs w:val="24"/>
          <w:lang w:val="en-US"/>
        </w:rPr>
        <w:tab/>
      </w:r>
      <w:r>
        <w:rPr>
          <w:noProof/>
        </w:rPr>
        <w:t>Properties of Boolean Instances</w:t>
      </w:r>
      <w:r>
        <w:rPr>
          <w:noProof/>
        </w:rPr>
        <w:tab/>
      </w:r>
      <w:r>
        <w:rPr>
          <w:noProof/>
        </w:rPr>
        <w:fldChar w:fldCharType="begin"/>
      </w:r>
      <w:r>
        <w:rPr>
          <w:noProof/>
        </w:rPr>
        <w:instrText xml:space="preserve"> PAGEREF _Toc178387152 \h </w:instrText>
      </w:r>
      <w:r>
        <w:rPr>
          <w:noProof/>
        </w:rPr>
      </w:r>
      <w:r>
        <w:rPr>
          <w:noProof/>
        </w:rPr>
        <w:fldChar w:fldCharType="separate"/>
      </w:r>
      <w:r>
        <w:rPr>
          <w:noProof/>
        </w:rPr>
        <w:t>179</w:t>
      </w:r>
      <w:r>
        <w:rPr>
          <w:noProof/>
        </w:rPr>
        <w:fldChar w:fldCharType="end"/>
      </w:r>
    </w:p>
    <w:p w14:paraId="18EEE1B9"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15.7</w:t>
      </w:r>
      <w:r w:rsidRPr="00737E32">
        <w:rPr>
          <w:rFonts w:ascii="Cambria" w:eastAsia="ＭＳ 明朝" w:hAnsi="Cambria"/>
          <w:b w:val="0"/>
          <w:noProof/>
          <w:sz w:val="24"/>
          <w:szCs w:val="24"/>
          <w:lang w:val="en-US"/>
        </w:rPr>
        <w:tab/>
      </w:r>
      <w:r>
        <w:rPr>
          <w:noProof/>
        </w:rPr>
        <w:t>Number Objects</w:t>
      </w:r>
      <w:r>
        <w:rPr>
          <w:noProof/>
        </w:rPr>
        <w:tab/>
      </w:r>
      <w:r>
        <w:rPr>
          <w:noProof/>
        </w:rPr>
        <w:fldChar w:fldCharType="begin"/>
      </w:r>
      <w:r>
        <w:rPr>
          <w:noProof/>
        </w:rPr>
        <w:instrText xml:space="preserve"> PAGEREF _Toc178387153 \h </w:instrText>
      </w:r>
      <w:r>
        <w:rPr>
          <w:noProof/>
        </w:rPr>
      </w:r>
      <w:r>
        <w:rPr>
          <w:noProof/>
        </w:rPr>
        <w:fldChar w:fldCharType="separate"/>
      </w:r>
      <w:r>
        <w:rPr>
          <w:noProof/>
        </w:rPr>
        <w:t>180</w:t>
      </w:r>
      <w:r>
        <w:rPr>
          <w:noProof/>
        </w:rPr>
        <w:fldChar w:fldCharType="end"/>
      </w:r>
    </w:p>
    <w:p w14:paraId="1F56431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15.7.1</w:t>
      </w:r>
      <w:r w:rsidRPr="00737E32">
        <w:rPr>
          <w:rFonts w:ascii="Cambria" w:eastAsia="ＭＳ 明朝" w:hAnsi="Cambria"/>
          <w:b w:val="0"/>
          <w:noProof/>
          <w:sz w:val="24"/>
          <w:szCs w:val="24"/>
          <w:lang w:val="en-US"/>
        </w:rPr>
        <w:tab/>
      </w:r>
      <w:r>
        <w:rPr>
          <w:noProof/>
        </w:rPr>
        <w:t>The Number Constructor Called as a Function</w:t>
      </w:r>
      <w:r>
        <w:rPr>
          <w:noProof/>
        </w:rPr>
        <w:tab/>
      </w:r>
      <w:r>
        <w:rPr>
          <w:noProof/>
        </w:rPr>
        <w:fldChar w:fldCharType="begin"/>
      </w:r>
      <w:r>
        <w:rPr>
          <w:noProof/>
        </w:rPr>
        <w:instrText xml:space="preserve"> PAGEREF _Toc178387154 \h </w:instrText>
      </w:r>
      <w:r>
        <w:rPr>
          <w:noProof/>
        </w:rPr>
      </w:r>
      <w:r>
        <w:rPr>
          <w:noProof/>
        </w:rPr>
        <w:fldChar w:fldCharType="separate"/>
      </w:r>
      <w:r>
        <w:rPr>
          <w:noProof/>
        </w:rPr>
        <w:t>180</w:t>
      </w:r>
      <w:r>
        <w:rPr>
          <w:noProof/>
        </w:rPr>
        <w:fldChar w:fldCharType="end"/>
      </w:r>
    </w:p>
    <w:p w14:paraId="4B587B68"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15.7.2</w:t>
      </w:r>
      <w:r w:rsidRPr="00737E32">
        <w:rPr>
          <w:rFonts w:ascii="Cambria" w:eastAsia="ＭＳ 明朝" w:hAnsi="Cambria"/>
          <w:b w:val="0"/>
          <w:noProof/>
          <w:sz w:val="24"/>
          <w:szCs w:val="24"/>
          <w:lang w:val="en-US"/>
        </w:rPr>
        <w:tab/>
      </w:r>
      <w:r>
        <w:rPr>
          <w:noProof/>
        </w:rPr>
        <w:t>The Number Constructor</w:t>
      </w:r>
      <w:r>
        <w:rPr>
          <w:noProof/>
        </w:rPr>
        <w:tab/>
      </w:r>
      <w:r>
        <w:rPr>
          <w:noProof/>
        </w:rPr>
        <w:fldChar w:fldCharType="begin"/>
      </w:r>
      <w:r>
        <w:rPr>
          <w:noProof/>
        </w:rPr>
        <w:instrText xml:space="preserve"> PAGEREF _Toc178387155 \h </w:instrText>
      </w:r>
      <w:r>
        <w:rPr>
          <w:noProof/>
        </w:rPr>
      </w:r>
      <w:r>
        <w:rPr>
          <w:noProof/>
        </w:rPr>
        <w:fldChar w:fldCharType="separate"/>
      </w:r>
      <w:r>
        <w:rPr>
          <w:noProof/>
        </w:rPr>
        <w:t>180</w:t>
      </w:r>
      <w:r>
        <w:rPr>
          <w:noProof/>
        </w:rPr>
        <w:fldChar w:fldCharType="end"/>
      </w:r>
    </w:p>
    <w:p w14:paraId="1C832B83"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15.7.3</w:t>
      </w:r>
      <w:r w:rsidRPr="00737E32">
        <w:rPr>
          <w:rFonts w:ascii="Cambria" w:eastAsia="ＭＳ 明朝" w:hAnsi="Cambria"/>
          <w:b w:val="0"/>
          <w:noProof/>
          <w:sz w:val="24"/>
          <w:szCs w:val="24"/>
          <w:lang w:val="en-US"/>
        </w:rPr>
        <w:tab/>
      </w:r>
      <w:r>
        <w:rPr>
          <w:noProof/>
        </w:rPr>
        <w:t>Properties of the Number Constructor</w:t>
      </w:r>
      <w:r>
        <w:rPr>
          <w:noProof/>
        </w:rPr>
        <w:tab/>
      </w:r>
      <w:r>
        <w:rPr>
          <w:noProof/>
        </w:rPr>
        <w:fldChar w:fldCharType="begin"/>
      </w:r>
      <w:r>
        <w:rPr>
          <w:noProof/>
        </w:rPr>
        <w:instrText xml:space="preserve"> PAGEREF _Toc178387156 \h </w:instrText>
      </w:r>
      <w:r>
        <w:rPr>
          <w:noProof/>
        </w:rPr>
      </w:r>
      <w:r>
        <w:rPr>
          <w:noProof/>
        </w:rPr>
        <w:fldChar w:fldCharType="separate"/>
      </w:r>
      <w:r>
        <w:rPr>
          <w:noProof/>
        </w:rPr>
        <w:t>180</w:t>
      </w:r>
      <w:r>
        <w:rPr>
          <w:noProof/>
        </w:rPr>
        <w:fldChar w:fldCharType="end"/>
      </w:r>
    </w:p>
    <w:p w14:paraId="6F28F53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15.7.4</w:t>
      </w:r>
      <w:r w:rsidRPr="00737E32">
        <w:rPr>
          <w:rFonts w:ascii="Cambria" w:eastAsia="ＭＳ 明朝" w:hAnsi="Cambria"/>
          <w:b w:val="0"/>
          <w:noProof/>
          <w:sz w:val="24"/>
          <w:szCs w:val="24"/>
          <w:lang w:val="en-US"/>
        </w:rPr>
        <w:tab/>
      </w:r>
      <w:r>
        <w:rPr>
          <w:noProof/>
        </w:rPr>
        <w:t>Properties of the Number Prototype Object</w:t>
      </w:r>
      <w:r>
        <w:rPr>
          <w:noProof/>
        </w:rPr>
        <w:tab/>
      </w:r>
      <w:r>
        <w:rPr>
          <w:noProof/>
        </w:rPr>
        <w:fldChar w:fldCharType="begin"/>
      </w:r>
      <w:r>
        <w:rPr>
          <w:noProof/>
        </w:rPr>
        <w:instrText xml:space="preserve"> PAGEREF _Toc178387157 \h </w:instrText>
      </w:r>
      <w:r>
        <w:rPr>
          <w:noProof/>
        </w:rPr>
      </w:r>
      <w:r>
        <w:rPr>
          <w:noProof/>
        </w:rPr>
        <w:fldChar w:fldCharType="separate"/>
      </w:r>
      <w:r>
        <w:rPr>
          <w:noProof/>
        </w:rPr>
        <w:t>181</w:t>
      </w:r>
      <w:r>
        <w:rPr>
          <w:noProof/>
        </w:rPr>
        <w:fldChar w:fldCharType="end"/>
      </w:r>
    </w:p>
    <w:p w14:paraId="11531FE9"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15.7.5</w:t>
      </w:r>
      <w:r w:rsidRPr="00737E32">
        <w:rPr>
          <w:rFonts w:ascii="Cambria" w:eastAsia="ＭＳ 明朝" w:hAnsi="Cambria"/>
          <w:b w:val="0"/>
          <w:noProof/>
          <w:sz w:val="24"/>
          <w:szCs w:val="24"/>
          <w:lang w:val="en-US"/>
        </w:rPr>
        <w:tab/>
      </w:r>
      <w:r>
        <w:rPr>
          <w:noProof/>
        </w:rPr>
        <w:t>Properties of Number Instances</w:t>
      </w:r>
      <w:r>
        <w:rPr>
          <w:noProof/>
        </w:rPr>
        <w:tab/>
      </w:r>
      <w:r>
        <w:rPr>
          <w:noProof/>
        </w:rPr>
        <w:fldChar w:fldCharType="begin"/>
      </w:r>
      <w:r>
        <w:rPr>
          <w:noProof/>
        </w:rPr>
        <w:instrText xml:space="preserve"> PAGEREF _Toc178387158 \h </w:instrText>
      </w:r>
      <w:r>
        <w:rPr>
          <w:noProof/>
        </w:rPr>
      </w:r>
      <w:r>
        <w:rPr>
          <w:noProof/>
        </w:rPr>
        <w:fldChar w:fldCharType="separate"/>
      </w:r>
      <w:r>
        <w:rPr>
          <w:noProof/>
        </w:rPr>
        <w:t>185</w:t>
      </w:r>
      <w:r>
        <w:rPr>
          <w:noProof/>
        </w:rPr>
        <w:fldChar w:fldCharType="end"/>
      </w:r>
    </w:p>
    <w:p w14:paraId="3CFBEFA8"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15.8</w:t>
      </w:r>
      <w:r w:rsidRPr="00737E32">
        <w:rPr>
          <w:rFonts w:ascii="Cambria" w:eastAsia="ＭＳ 明朝" w:hAnsi="Cambria"/>
          <w:b w:val="0"/>
          <w:noProof/>
          <w:sz w:val="24"/>
          <w:szCs w:val="24"/>
          <w:lang w:val="en-US"/>
        </w:rPr>
        <w:tab/>
      </w:r>
      <w:r>
        <w:rPr>
          <w:noProof/>
        </w:rPr>
        <w:t>The Math Object</w:t>
      </w:r>
      <w:r>
        <w:rPr>
          <w:noProof/>
        </w:rPr>
        <w:tab/>
      </w:r>
      <w:r>
        <w:rPr>
          <w:noProof/>
        </w:rPr>
        <w:fldChar w:fldCharType="begin"/>
      </w:r>
      <w:r>
        <w:rPr>
          <w:noProof/>
        </w:rPr>
        <w:instrText xml:space="preserve"> PAGEREF _Toc178387159 \h </w:instrText>
      </w:r>
      <w:r>
        <w:rPr>
          <w:noProof/>
        </w:rPr>
      </w:r>
      <w:r>
        <w:rPr>
          <w:noProof/>
        </w:rPr>
        <w:fldChar w:fldCharType="separate"/>
      </w:r>
      <w:r>
        <w:rPr>
          <w:noProof/>
        </w:rPr>
        <w:t>185</w:t>
      </w:r>
      <w:r>
        <w:rPr>
          <w:noProof/>
        </w:rPr>
        <w:fldChar w:fldCharType="end"/>
      </w:r>
    </w:p>
    <w:p w14:paraId="2825DAD9"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15.8.1</w:t>
      </w:r>
      <w:r w:rsidRPr="00737E32">
        <w:rPr>
          <w:rFonts w:ascii="Cambria" w:eastAsia="ＭＳ 明朝" w:hAnsi="Cambria"/>
          <w:b w:val="0"/>
          <w:noProof/>
          <w:sz w:val="24"/>
          <w:szCs w:val="24"/>
          <w:lang w:val="en-US"/>
        </w:rPr>
        <w:tab/>
      </w:r>
      <w:r>
        <w:rPr>
          <w:noProof/>
        </w:rPr>
        <w:t>Value Properties of the Math Object</w:t>
      </w:r>
      <w:r>
        <w:rPr>
          <w:noProof/>
        </w:rPr>
        <w:tab/>
      </w:r>
      <w:r>
        <w:rPr>
          <w:noProof/>
        </w:rPr>
        <w:fldChar w:fldCharType="begin"/>
      </w:r>
      <w:r>
        <w:rPr>
          <w:noProof/>
        </w:rPr>
        <w:instrText xml:space="preserve"> PAGEREF _Toc178387160 \h </w:instrText>
      </w:r>
      <w:r>
        <w:rPr>
          <w:noProof/>
        </w:rPr>
      </w:r>
      <w:r>
        <w:rPr>
          <w:noProof/>
        </w:rPr>
        <w:fldChar w:fldCharType="separate"/>
      </w:r>
      <w:r>
        <w:rPr>
          <w:noProof/>
        </w:rPr>
        <w:t>185</w:t>
      </w:r>
      <w:r>
        <w:rPr>
          <w:noProof/>
        </w:rPr>
        <w:fldChar w:fldCharType="end"/>
      </w:r>
    </w:p>
    <w:p w14:paraId="4F497000"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15.8.2</w:t>
      </w:r>
      <w:r w:rsidRPr="00737E32">
        <w:rPr>
          <w:rFonts w:ascii="Cambria" w:eastAsia="ＭＳ 明朝" w:hAnsi="Cambria"/>
          <w:b w:val="0"/>
          <w:noProof/>
          <w:sz w:val="24"/>
          <w:szCs w:val="24"/>
          <w:lang w:val="en-US"/>
        </w:rPr>
        <w:tab/>
      </w:r>
      <w:r>
        <w:rPr>
          <w:noProof/>
        </w:rPr>
        <w:t>Function Properties of the Math Object</w:t>
      </w:r>
      <w:r>
        <w:rPr>
          <w:noProof/>
        </w:rPr>
        <w:tab/>
      </w:r>
      <w:r>
        <w:rPr>
          <w:noProof/>
        </w:rPr>
        <w:fldChar w:fldCharType="begin"/>
      </w:r>
      <w:r>
        <w:rPr>
          <w:noProof/>
        </w:rPr>
        <w:instrText xml:space="preserve"> PAGEREF _Toc178387161 \h </w:instrText>
      </w:r>
      <w:r>
        <w:rPr>
          <w:noProof/>
        </w:rPr>
      </w:r>
      <w:r>
        <w:rPr>
          <w:noProof/>
        </w:rPr>
        <w:fldChar w:fldCharType="separate"/>
      </w:r>
      <w:r>
        <w:rPr>
          <w:noProof/>
        </w:rPr>
        <w:t>186</w:t>
      </w:r>
      <w:r>
        <w:rPr>
          <w:noProof/>
        </w:rPr>
        <w:fldChar w:fldCharType="end"/>
      </w:r>
    </w:p>
    <w:p w14:paraId="4F5AA08B" w14:textId="77777777" w:rsidR="00FA52F8" w:rsidRPr="00737E32" w:rsidRDefault="00FA52F8">
      <w:pPr>
        <w:pStyle w:val="2b"/>
        <w:tabs>
          <w:tab w:val="left" w:pos="629"/>
        </w:tabs>
        <w:rPr>
          <w:rFonts w:ascii="Cambria" w:eastAsia="ＭＳ 明朝" w:hAnsi="Cambria"/>
          <w:b w:val="0"/>
          <w:noProof/>
          <w:sz w:val="24"/>
          <w:szCs w:val="24"/>
          <w:lang w:val="en-US"/>
        </w:rPr>
      </w:pPr>
      <w:r>
        <w:rPr>
          <w:noProof/>
        </w:rPr>
        <w:t>15.9</w:t>
      </w:r>
      <w:r w:rsidRPr="00737E32">
        <w:rPr>
          <w:rFonts w:ascii="Cambria" w:eastAsia="ＭＳ 明朝" w:hAnsi="Cambria"/>
          <w:b w:val="0"/>
          <w:noProof/>
          <w:sz w:val="24"/>
          <w:szCs w:val="24"/>
          <w:lang w:val="en-US"/>
        </w:rPr>
        <w:tab/>
      </w:r>
      <w:r>
        <w:rPr>
          <w:noProof/>
        </w:rPr>
        <w:t>Date Objects</w:t>
      </w:r>
      <w:r>
        <w:rPr>
          <w:noProof/>
        </w:rPr>
        <w:tab/>
      </w:r>
      <w:r>
        <w:rPr>
          <w:noProof/>
        </w:rPr>
        <w:fldChar w:fldCharType="begin"/>
      </w:r>
      <w:r>
        <w:rPr>
          <w:noProof/>
        </w:rPr>
        <w:instrText xml:space="preserve"> PAGEREF _Toc178387162 \h </w:instrText>
      </w:r>
      <w:r>
        <w:rPr>
          <w:noProof/>
        </w:rPr>
      </w:r>
      <w:r>
        <w:rPr>
          <w:noProof/>
        </w:rPr>
        <w:fldChar w:fldCharType="separate"/>
      </w:r>
      <w:r>
        <w:rPr>
          <w:noProof/>
        </w:rPr>
        <w:t>191</w:t>
      </w:r>
      <w:r>
        <w:rPr>
          <w:noProof/>
        </w:rPr>
        <w:fldChar w:fldCharType="end"/>
      </w:r>
    </w:p>
    <w:p w14:paraId="62CDC79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15.9.1</w:t>
      </w:r>
      <w:r w:rsidRPr="00737E32">
        <w:rPr>
          <w:rFonts w:ascii="Cambria" w:eastAsia="ＭＳ 明朝" w:hAnsi="Cambria"/>
          <w:b w:val="0"/>
          <w:noProof/>
          <w:sz w:val="24"/>
          <w:szCs w:val="24"/>
          <w:lang w:val="en-US"/>
        </w:rPr>
        <w:tab/>
      </w:r>
      <w:r>
        <w:rPr>
          <w:noProof/>
        </w:rPr>
        <w:t>Overview of Date Objects and Definitions of Abstract Operators</w:t>
      </w:r>
      <w:r>
        <w:rPr>
          <w:noProof/>
        </w:rPr>
        <w:tab/>
      </w:r>
      <w:r>
        <w:rPr>
          <w:noProof/>
        </w:rPr>
        <w:fldChar w:fldCharType="begin"/>
      </w:r>
      <w:r>
        <w:rPr>
          <w:noProof/>
        </w:rPr>
        <w:instrText xml:space="preserve"> PAGEREF _Toc178387163 \h </w:instrText>
      </w:r>
      <w:r>
        <w:rPr>
          <w:noProof/>
        </w:rPr>
      </w:r>
      <w:r>
        <w:rPr>
          <w:noProof/>
        </w:rPr>
        <w:fldChar w:fldCharType="separate"/>
      </w:r>
      <w:r>
        <w:rPr>
          <w:noProof/>
        </w:rPr>
        <w:t>191</w:t>
      </w:r>
      <w:r>
        <w:rPr>
          <w:noProof/>
        </w:rPr>
        <w:fldChar w:fldCharType="end"/>
      </w:r>
    </w:p>
    <w:p w14:paraId="0B6ED68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15.9.2</w:t>
      </w:r>
      <w:r w:rsidRPr="00737E32">
        <w:rPr>
          <w:rFonts w:ascii="Cambria" w:eastAsia="ＭＳ 明朝" w:hAnsi="Cambria"/>
          <w:b w:val="0"/>
          <w:noProof/>
          <w:sz w:val="24"/>
          <w:szCs w:val="24"/>
          <w:lang w:val="en-US"/>
        </w:rPr>
        <w:tab/>
      </w:r>
      <w:r>
        <w:rPr>
          <w:noProof/>
        </w:rPr>
        <w:t>The Date Constructor Called as a Function</w:t>
      </w:r>
      <w:r>
        <w:rPr>
          <w:noProof/>
        </w:rPr>
        <w:tab/>
      </w:r>
      <w:r>
        <w:rPr>
          <w:noProof/>
        </w:rPr>
        <w:fldChar w:fldCharType="begin"/>
      </w:r>
      <w:r>
        <w:rPr>
          <w:noProof/>
        </w:rPr>
        <w:instrText xml:space="preserve"> PAGEREF _Toc178387164 \h </w:instrText>
      </w:r>
      <w:r>
        <w:rPr>
          <w:noProof/>
        </w:rPr>
      </w:r>
      <w:r>
        <w:rPr>
          <w:noProof/>
        </w:rPr>
        <w:fldChar w:fldCharType="separate"/>
      </w:r>
      <w:r>
        <w:rPr>
          <w:noProof/>
        </w:rPr>
        <w:t>196</w:t>
      </w:r>
      <w:r>
        <w:rPr>
          <w:noProof/>
        </w:rPr>
        <w:fldChar w:fldCharType="end"/>
      </w:r>
    </w:p>
    <w:p w14:paraId="3629D23D"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15.9.3</w:t>
      </w:r>
      <w:r w:rsidRPr="00737E32">
        <w:rPr>
          <w:rFonts w:ascii="Cambria" w:eastAsia="ＭＳ 明朝" w:hAnsi="Cambria"/>
          <w:b w:val="0"/>
          <w:noProof/>
          <w:sz w:val="24"/>
          <w:szCs w:val="24"/>
          <w:lang w:val="en-US"/>
        </w:rPr>
        <w:tab/>
      </w:r>
      <w:r>
        <w:rPr>
          <w:noProof/>
        </w:rPr>
        <w:t>The Date Constructor</w:t>
      </w:r>
      <w:r>
        <w:rPr>
          <w:noProof/>
        </w:rPr>
        <w:tab/>
      </w:r>
      <w:r>
        <w:rPr>
          <w:noProof/>
        </w:rPr>
        <w:fldChar w:fldCharType="begin"/>
      </w:r>
      <w:r>
        <w:rPr>
          <w:noProof/>
        </w:rPr>
        <w:instrText xml:space="preserve"> PAGEREF _Toc178387165 \h </w:instrText>
      </w:r>
      <w:r>
        <w:rPr>
          <w:noProof/>
        </w:rPr>
      </w:r>
      <w:r>
        <w:rPr>
          <w:noProof/>
        </w:rPr>
        <w:fldChar w:fldCharType="separate"/>
      </w:r>
      <w:r>
        <w:rPr>
          <w:noProof/>
        </w:rPr>
        <w:t>196</w:t>
      </w:r>
      <w:r>
        <w:rPr>
          <w:noProof/>
        </w:rPr>
        <w:fldChar w:fldCharType="end"/>
      </w:r>
    </w:p>
    <w:p w14:paraId="7D734107"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15.9.4</w:t>
      </w:r>
      <w:r w:rsidRPr="00737E32">
        <w:rPr>
          <w:rFonts w:ascii="Cambria" w:eastAsia="ＭＳ 明朝" w:hAnsi="Cambria"/>
          <w:b w:val="0"/>
          <w:noProof/>
          <w:sz w:val="24"/>
          <w:szCs w:val="24"/>
          <w:lang w:val="en-US"/>
        </w:rPr>
        <w:tab/>
      </w:r>
      <w:r>
        <w:rPr>
          <w:noProof/>
        </w:rPr>
        <w:t>Properties of the Date Constructor</w:t>
      </w:r>
      <w:r>
        <w:rPr>
          <w:noProof/>
        </w:rPr>
        <w:tab/>
      </w:r>
      <w:r>
        <w:rPr>
          <w:noProof/>
        </w:rPr>
        <w:fldChar w:fldCharType="begin"/>
      </w:r>
      <w:r>
        <w:rPr>
          <w:noProof/>
        </w:rPr>
        <w:instrText xml:space="preserve"> PAGEREF _Toc178387166 \h </w:instrText>
      </w:r>
      <w:r>
        <w:rPr>
          <w:noProof/>
        </w:rPr>
      </w:r>
      <w:r>
        <w:rPr>
          <w:noProof/>
        </w:rPr>
        <w:fldChar w:fldCharType="separate"/>
      </w:r>
      <w:r>
        <w:rPr>
          <w:noProof/>
        </w:rPr>
        <w:t>197</w:t>
      </w:r>
      <w:r>
        <w:rPr>
          <w:noProof/>
        </w:rPr>
        <w:fldChar w:fldCharType="end"/>
      </w:r>
    </w:p>
    <w:p w14:paraId="4992A5B3"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15.9.5</w:t>
      </w:r>
      <w:r w:rsidRPr="00737E32">
        <w:rPr>
          <w:rFonts w:ascii="Cambria" w:eastAsia="ＭＳ 明朝" w:hAnsi="Cambria"/>
          <w:b w:val="0"/>
          <w:noProof/>
          <w:sz w:val="24"/>
          <w:szCs w:val="24"/>
          <w:lang w:val="en-US"/>
        </w:rPr>
        <w:tab/>
      </w:r>
      <w:r>
        <w:rPr>
          <w:noProof/>
        </w:rPr>
        <w:t>Properties of the Date Prototype Object</w:t>
      </w:r>
      <w:r>
        <w:rPr>
          <w:noProof/>
        </w:rPr>
        <w:tab/>
      </w:r>
      <w:r>
        <w:rPr>
          <w:noProof/>
        </w:rPr>
        <w:fldChar w:fldCharType="begin"/>
      </w:r>
      <w:r>
        <w:rPr>
          <w:noProof/>
        </w:rPr>
        <w:instrText xml:space="preserve"> PAGEREF _Toc178387167 \h </w:instrText>
      </w:r>
      <w:r>
        <w:rPr>
          <w:noProof/>
        </w:rPr>
      </w:r>
      <w:r>
        <w:rPr>
          <w:noProof/>
        </w:rPr>
        <w:fldChar w:fldCharType="separate"/>
      </w:r>
      <w:r>
        <w:rPr>
          <w:noProof/>
        </w:rPr>
        <w:t>198</w:t>
      </w:r>
      <w:r>
        <w:rPr>
          <w:noProof/>
        </w:rPr>
        <w:fldChar w:fldCharType="end"/>
      </w:r>
    </w:p>
    <w:p w14:paraId="19EB9D1F" w14:textId="77777777" w:rsidR="00FA52F8" w:rsidRPr="00737E32" w:rsidRDefault="00FA52F8">
      <w:pPr>
        <w:pStyle w:val="3a"/>
        <w:tabs>
          <w:tab w:val="left" w:pos="796"/>
        </w:tabs>
        <w:rPr>
          <w:rFonts w:ascii="Cambria" w:eastAsia="ＭＳ 明朝" w:hAnsi="Cambria"/>
          <w:b w:val="0"/>
          <w:noProof/>
          <w:sz w:val="24"/>
          <w:szCs w:val="24"/>
          <w:lang w:val="en-US"/>
        </w:rPr>
      </w:pPr>
      <w:r>
        <w:rPr>
          <w:noProof/>
        </w:rPr>
        <w:t>15.9.6</w:t>
      </w:r>
      <w:r w:rsidRPr="00737E32">
        <w:rPr>
          <w:rFonts w:ascii="Cambria" w:eastAsia="ＭＳ 明朝" w:hAnsi="Cambria"/>
          <w:b w:val="0"/>
          <w:noProof/>
          <w:sz w:val="24"/>
          <w:szCs w:val="24"/>
          <w:lang w:val="en-US"/>
        </w:rPr>
        <w:tab/>
      </w:r>
      <w:r>
        <w:rPr>
          <w:noProof/>
        </w:rPr>
        <w:t>Properties of Date Instances</w:t>
      </w:r>
      <w:r>
        <w:rPr>
          <w:noProof/>
        </w:rPr>
        <w:tab/>
      </w:r>
      <w:r>
        <w:rPr>
          <w:noProof/>
        </w:rPr>
        <w:fldChar w:fldCharType="begin"/>
      </w:r>
      <w:r>
        <w:rPr>
          <w:noProof/>
        </w:rPr>
        <w:instrText xml:space="preserve"> PAGEREF _Toc178387168 \h </w:instrText>
      </w:r>
      <w:r>
        <w:rPr>
          <w:noProof/>
        </w:rPr>
      </w:r>
      <w:r>
        <w:rPr>
          <w:noProof/>
        </w:rPr>
        <w:fldChar w:fldCharType="separate"/>
      </w:r>
      <w:r>
        <w:rPr>
          <w:noProof/>
        </w:rPr>
        <w:t>206</w:t>
      </w:r>
      <w:r>
        <w:rPr>
          <w:noProof/>
        </w:rPr>
        <w:fldChar w:fldCharType="end"/>
      </w:r>
    </w:p>
    <w:p w14:paraId="7EF7609C"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15.10</w:t>
      </w:r>
      <w:r w:rsidRPr="00737E32">
        <w:rPr>
          <w:rFonts w:ascii="Cambria" w:eastAsia="ＭＳ 明朝" w:hAnsi="Cambria"/>
          <w:b w:val="0"/>
          <w:noProof/>
          <w:sz w:val="24"/>
          <w:szCs w:val="24"/>
          <w:lang w:val="en-US"/>
        </w:rPr>
        <w:tab/>
      </w:r>
      <w:r>
        <w:rPr>
          <w:noProof/>
        </w:rPr>
        <w:t>RegExp (Regular Expression) Objects</w:t>
      </w:r>
      <w:r>
        <w:rPr>
          <w:noProof/>
        </w:rPr>
        <w:tab/>
      </w:r>
      <w:r>
        <w:rPr>
          <w:noProof/>
        </w:rPr>
        <w:fldChar w:fldCharType="begin"/>
      </w:r>
      <w:r>
        <w:rPr>
          <w:noProof/>
        </w:rPr>
        <w:instrText xml:space="preserve"> PAGEREF _Toc178387169 \h </w:instrText>
      </w:r>
      <w:r>
        <w:rPr>
          <w:noProof/>
        </w:rPr>
      </w:r>
      <w:r>
        <w:rPr>
          <w:noProof/>
        </w:rPr>
        <w:fldChar w:fldCharType="separate"/>
      </w:r>
      <w:r>
        <w:rPr>
          <w:noProof/>
        </w:rPr>
        <w:t>206</w:t>
      </w:r>
      <w:r>
        <w:rPr>
          <w:noProof/>
        </w:rPr>
        <w:fldChar w:fldCharType="end"/>
      </w:r>
    </w:p>
    <w:p w14:paraId="73424345"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15.10.1</w:t>
      </w:r>
      <w:r w:rsidRPr="00737E32">
        <w:rPr>
          <w:rFonts w:ascii="Cambria" w:eastAsia="ＭＳ 明朝" w:hAnsi="Cambria"/>
          <w:b w:val="0"/>
          <w:noProof/>
          <w:sz w:val="24"/>
          <w:szCs w:val="24"/>
          <w:lang w:val="en-US"/>
        </w:rPr>
        <w:tab/>
      </w:r>
      <w:r>
        <w:rPr>
          <w:noProof/>
        </w:rPr>
        <w:t>Patterns</w:t>
      </w:r>
      <w:r>
        <w:rPr>
          <w:noProof/>
        </w:rPr>
        <w:tab/>
      </w:r>
      <w:r>
        <w:rPr>
          <w:noProof/>
        </w:rPr>
        <w:fldChar w:fldCharType="begin"/>
      </w:r>
      <w:r>
        <w:rPr>
          <w:noProof/>
        </w:rPr>
        <w:instrText xml:space="preserve"> PAGEREF _Toc178387170 \h </w:instrText>
      </w:r>
      <w:r>
        <w:rPr>
          <w:noProof/>
        </w:rPr>
      </w:r>
      <w:r>
        <w:rPr>
          <w:noProof/>
        </w:rPr>
        <w:fldChar w:fldCharType="separate"/>
      </w:r>
      <w:r>
        <w:rPr>
          <w:noProof/>
        </w:rPr>
        <w:t>206</w:t>
      </w:r>
      <w:r>
        <w:rPr>
          <w:noProof/>
        </w:rPr>
        <w:fldChar w:fldCharType="end"/>
      </w:r>
    </w:p>
    <w:p w14:paraId="501B9EFC"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15.10.2</w:t>
      </w:r>
      <w:r w:rsidRPr="00737E32">
        <w:rPr>
          <w:rFonts w:ascii="Cambria" w:eastAsia="ＭＳ 明朝" w:hAnsi="Cambria"/>
          <w:b w:val="0"/>
          <w:noProof/>
          <w:sz w:val="24"/>
          <w:szCs w:val="24"/>
          <w:lang w:val="en-US"/>
        </w:rPr>
        <w:tab/>
      </w:r>
      <w:r>
        <w:rPr>
          <w:noProof/>
        </w:rPr>
        <w:t>Pattern Semantics</w:t>
      </w:r>
      <w:r>
        <w:rPr>
          <w:noProof/>
        </w:rPr>
        <w:tab/>
      </w:r>
      <w:r>
        <w:rPr>
          <w:noProof/>
        </w:rPr>
        <w:fldChar w:fldCharType="begin"/>
      </w:r>
      <w:r>
        <w:rPr>
          <w:noProof/>
        </w:rPr>
        <w:instrText xml:space="preserve"> PAGEREF _Toc178387171 \h </w:instrText>
      </w:r>
      <w:r>
        <w:rPr>
          <w:noProof/>
        </w:rPr>
      </w:r>
      <w:r>
        <w:rPr>
          <w:noProof/>
        </w:rPr>
        <w:fldChar w:fldCharType="separate"/>
      </w:r>
      <w:r>
        <w:rPr>
          <w:noProof/>
        </w:rPr>
        <w:t>208</w:t>
      </w:r>
      <w:r>
        <w:rPr>
          <w:noProof/>
        </w:rPr>
        <w:fldChar w:fldCharType="end"/>
      </w:r>
    </w:p>
    <w:p w14:paraId="4EAEF932"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15.10.3</w:t>
      </w:r>
      <w:r w:rsidRPr="00737E32">
        <w:rPr>
          <w:rFonts w:ascii="Cambria" w:eastAsia="ＭＳ 明朝" w:hAnsi="Cambria"/>
          <w:b w:val="0"/>
          <w:noProof/>
          <w:sz w:val="24"/>
          <w:szCs w:val="24"/>
          <w:lang w:val="en-US"/>
        </w:rPr>
        <w:tab/>
      </w:r>
      <w:r>
        <w:rPr>
          <w:noProof/>
        </w:rPr>
        <w:t>The RegExp Constructor Called as a Function</w:t>
      </w:r>
      <w:r>
        <w:rPr>
          <w:noProof/>
        </w:rPr>
        <w:tab/>
      </w:r>
      <w:r>
        <w:rPr>
          <w:noProof/>
        </w:rPr>
        <w:fldChar w:fldCharType="begin"/>
      </w:r>
      <w:r>
        <w:rPr>
          <w:noProof/>
        </w:rPr>
        <w:instrText xml:space="preserve"> PAGEREF _Toc178387172 \h </w:instrText>
      </w:r>
      <w:r>
        <w:rPr>
          <w:noProof/>
        </w:rPr>
      </w:r>
      <w:r>
        <w:rPr>
          <w:noProof/>
        </w:rPr>
        <w:fldChar w:fldCharType="separate"/>
      </w:r>
      <w:r>
        <w:rPr>
          <w:noProof/>
        </w:rPr>
        <w:t>220</w:t>
      </w:r>
      <w:r>
        <w:rPr>
          <w:noProof/>
        </w:rPr>
        <w:fldChar w:fldCharType="end"/>
      </w:r>
    </w:p>
    <w:p w14:paraId="299AD03A"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15.10.4</w:t>
      </w:r>
      <w:r w:rsidRPr="00737E32">
        <w:rPr>
          <w:rFonts w:ascii="Cambria" w:eastAsia="ＭＳ 明朝" w:hAnsi="Cambria"/>
          <w:b w:val="0"/>
          <w:noProof/>
          <w:sz w:val="24"/>
          <w:szCs w:val="24"/>
          <w:lang w:val="en-US"/>
        </w:rPr>
        <w:tab/>
      </w:r>
      <w:r>
        <w:rPr>
          <w:noProof/>
        </w:rPr>
        <w:t>The RegExp Constructor</w:t>
      </w:r>
      <w:r>
        <w:rPr>
          <w:noProof/>
        </w:rPr>
        <w:tab/>
      </w:r>
      <w:r>
        <w:rPr>
          <w:noProof/>
        </w:rPr>
        <w:fldChar w:fldCharType="begin"/>
      </w:r>
      <w:r>
        <w:rPr>
          <w:noProof/>
        </w:rPr>
        <w:instrText xml:space="preserve"> PAGEREF _Toc178387173 \h </w:instrText>
      </w:r>
      <w:r>
        <w:rPr>
          <w:noProof/>
        </w:rPr>
      </w:r>
      <w:r>
        <w:rPr>
          <w:noProof/>
        </w:rPr>
        <w:fldChar w:fldCharType="separate"/>
      </w:r>
      <w:r>
        <w:rPr>
          <w:noProof/>
        </w:rPr>
        <w:t>220</w:t>
      </w:r>
      <w:r>
        <w:rPr>
          <w:noProof/>
        </w:rPr>
        <w:fldChar w:fldCharType="end"/>
      </w:r>
    </w:p>
    <w:p w14:paraId="33330B7A"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15.10.5</w:t>
      </w:r>
      <w:r w:rsidRPr="00737E32">
        <w:rPr>
          <w:rFonts w:ascii="Cambria" w:eastAsia="ＭＳ 明朝" w:hAnsi="Cambria"/>
          <w:b w:val="0"/>
          <w:noProof/>
          <w:sz w:val="24"/>
          <w:szCs w:val="24"/>
          <w:lang w:val="en-US"/>
        </w:rPr>
        <w:tab/>
      </w:r>
      <w:r>
        <w:rPr>
          <w:noProof/>
        </w:rPr>
        <w:t>Properties of the RegExp Constructor</w:t>
      </w:r>
      <w:r>
        <w:rPr>
          <w:noProof/>
        </w:rPr>
        <w:tab/>
      </w:r>
      <w:r>
        <w:rPr>
          <w:noProof/>
        </w:rPr>
        <w:fldChar w:fldCharType="begin"/>
      </w:r>
      <w:r>
        <w:rPr>
          <w:noProof/>
        </w:rPr>
        <w:instrText xml:space="preserve"> PAGEREF _Toc178387174 \h </w:instrText>
      </w:r>
      <w:r>
        <w:rPr>
          <w:noProof/>
        </w:rPr>
      </w:r>
      <w:r>
        <w:rPr>
          <w:noProof/>
        </w:rPr>
        <w:fldChar w:fldCharType="separate"/>
      </w:r>
      <w:r>
        <w:rPr>
          <w:noProof/>
        </w:rPr>
        <w:t>221</w:t>
      </w:r>
      <w:r>
        <w:rPr>
          <w:noProof/>
        </w:rPr>
        <w:fldChar w:fldCharType="end"/>
      </w:r>
    </w:p>
    <w:p w14:paraId="484C08F5"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15.10.6</w:t>
      </w:r>
      <w:r w:rsidRPr="00737E32">
        <w:rPr>
          <w:rFonts w:ascii="Cambria" w:eastAsia="ＭＳ 明朝" w:hAnsi="Cambria"/>
          <w:b w:val="0"/>
          <w:noProof/>
          <w:sz w:val="24"/>
          <w:szCs w:val="24"/>
          <w:lang w:val="en-US"/>
        </w:rPr>
        <w:tab/>
      </w:r>
      <w:r>
        <w:rPr>
          <w:noProof/>
        </w:rPr>
        <w:t>Properties of the RegExp Prototype Object</w:t>
      </w:r>
      <w:r>
        <w:rPr>
          <w:noProof/>
        </w:rPr>
        <w:tab/>
      </w:r>
      <w:r>
        <w:rPr>
          <w:noProof/>
        </w:rPr>
        <w:fldChar w:fldCharType="begin"/>
      </w:r>
      <w:r>
        <w:rPr>
          <w:noProof/>
        </w:rPr>
        <w:instrText xml:space="preserve"> PAGEREF _Toc178387175 \h </w:instrText>
      </w:r>
      <w:r>
        <w:rPr>
          <w:noProof/>
        </w:rPr>
      </w:r>
      <w:r>
        <w:rPr>
          <w:noProof/>
        </w:rPr>
        <w:fldChar w:fldCharType="separate"/>
      </w:r>
      <w:r>
        <w:rPr>
          <w:noProof/>
        </w:rPr>
        <w:t>221</w:t>
      </w:r>
      <w:r>
        <w:rPr>
          <w:noProof/>
        </w:rPr>
        <w:fldChar w:fldCharType="end"/>
      </w:r>
    </w:p>
    <w:p w14:paraId="28007D57"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15.10.7</w:t>
      </w:r>
      <w:r w:rsidRPr="00737E32">
        <w:rPr>
          <w:rFonts w:ascii="Cambria" w:eastAsia="ＭＳ 明朝" w:hAnsi="Cambria"/>
          <w:b w:val="0"/>
          <w:noProof/>
          <w:sz w:val="24"/>
          <w:szCs w:val="24"/>
          <w:lang w:val="en-US"/>
        </w:rPr>
        <w:tab/>
      </w:r>
      <w:r>
        <w:rPr>
          <w:noProof/>
        </w:rPr>
        <w:t>Properties of RegExp Instances</w:t>
      </w:r>
      <w:r>
        <w:rPr>
          <w:noProof/>
        </w:rPr>
        <w:tab/>
      </w:r>
      <w:r>
        <w:rPr>
          <w:noProof/>
        </w:rPr>
        <w:fldChar w:fldCharType="begin"/>
      </w:r>
      <w:r>
        <w:rPr>
          <w:noProof/>
        </w:rPr>
        <w:instrText xml:space="preserve"> PAGEREF _Toc178387176 \h </w:instrText>
      </w:r>
      <w:r>
        <w:rPr>
          <w:noProof/>
        </w:rPr>
      </w:r>
      <w:r>
        <w:rPr>
          <w:noProof/>
        </w:rPr>
        <w:fldChar w:fldCharType="separate"/>
      </w:r>
      <w:r>
        <w:rPr>
          <w:noProof/>
        </w:rPr>
        <w:t>223</w:t>
      </w:r>
      <w:r>
        <w:rPr>
          <w:noProof/>
        </w:rPr>
        <w:fldChar w:fldCharType="end"/>
      </w:r>
    </w:p>
    <w:p w14:paraId="35D54062"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15.11</w:t>
      </w:r>
      <w:r w:rsidRPr="00737E32">
        <w:rPr>
          <w:rFonts w:ascii="Cambria" w:eastAsia="ＭＳ 明朝" w:hAnsi="Cambria"/>
          <w:b w:val="0"/>
          <w:noProof/>
          <w:sz w:val="24"/>
          <w:szCs w:val="24"/>
          <w:lang w:val="en-US"/>
        </w:rPr>
        <w:tab/>
      </w:r>
      <w:r>
        <w:rPr>
          <w:noProof/>
        </w:rPr>
        <w:t>Error Objects</w:t>
      </w:r>
      <w:r>
        <w:rPr>
          <w:noProof/>
        </w:rPr>
        <w:tab/>
      </w:r>
      <w:r>
        <w:rPr>
          <w:noProof/>
        </w:rPr>
        <w:fldChar w:fldCharType="begin"/>
      </w:r>
      <w:r>
        <w:rPr>
          <w:noProof/>
        </w:rPr>
        <w:instrText xml:space="preserve"> PAGEREF _Toc178387177 \h </w:instrText>
      </w:r>
      <w:r>
        <w:rPr>
          <w:noProof/>
        </w:rPr>
      </w:r>
      <w:r>
        <w:rPr>
          <w:noProof/>
        </w:rPr>
        <w:fldChar w:fldCharType="separate"/>
      </w:r>
      <w:r>
        <w:rPr>
          <w:noProof/>
        </w:rPr>
        <w:t>223</w:t>
      </w:r>
      <w:r>
        <w:rPr>
          <w:noProof/>
        </w:rPr>
        <w:fldChar w:fldCharType="end"/>
      </w:r>
    </w:p>
    <w:p w14:paraId="5113B7E8"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15.11.1</w:t>
      </w:r>
      <w:r w:rsidRPr="00737E32">
        <w:rPr>
          <w:rFonts w:ascii="Cambria" w:eastAsia="ＭＳ 明朝" w:hAnsi="Cambria"/>
          <w:b w:val="0"/>
          <w:noProof/>
          <w:sz w:val="24"/>
          <w:szCs w:val="24"/>
          <w:lang w:val="en-US"/>
        </w:rPr>
        <w:tab/>
      </w:r>
      <w:r>
        <w:rPr>
          <w:noProof/>
        </w:rPr>
        <w:t>The Error Constructor Called as a Function</w:t>
      </w:r>
      <w:r>
        <w:rPr>
          <w:noProof/>
        </w:rPr>
        <w:tab/>
      </w:r>
      <w:r>
        <w:rPr>
          <w:noProof/>
        </w:rPr>
        <w:fldChar w:fldCharType="begin"/>
      </w:r>
      <w:r>
        <w:rPr>
          <w:noProof/>
        </w:rPr>
        <w:instrText xml:space="preserve"> PAGEREF _Toc178387178 \h </w:instrText>
      </w:r>
      <w:r>
        <w:rPr>
          <w:noProof/>
        </w:rPr>
      </w:r>
      <w:r>
        <w:rPr>
          <w:noProof/>
        </w:rPr>
        <w:fldChar w:fldCharType="separate"/>
      </w:r>
      <w:r>
        <w:rPr>
          <w:noProof/>
        </w:rPr>
        <w:t>224</w:t>
      </w:r>
      <w:r>
        <w:rPr>
          <w:noProof/>
        </w:rPr>
        <w:fldChar w:fldCharType="end"/>
      </w:r>
    </w:p>
    <w:p w14:paraId="7C8323FB"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15.11.2</w:t>
      </w:r>
      <w:r w:rsidRPr="00737E32">
        <w:rPr>
          <w:rFonts w:ascii="Cambria" w:eastAsia="ＭＳ 明朝" w:hAnsi="Cambria"/>
          <w:b w:val="0"/>
          <w:noProof/>
          <w:sz w:val="24"/>
          <w:szCs w:val="24"/>
          <w:lang w:val="en-US"/>
        </w:rPr>
        <w:tab/>
      </w:r>
      <w:r>
        <w:rPr>
          <w:noProof/>
        </w:rPr>
        <w:t>The Error Constructor</w:t>
      </w:r>
      <w:r>
        <w:rPr>
          <w:noProof/>
        </w:rPr>
        <w:tab/>
      </w:r>
      <w:r>
        <w:rPr>
          <w:noProof/>
        </w:rPr>
        <w:fldChar w:fldCharType="begin"/>
      </w:r>
      <w:r>
        <w:rPr>
          <w:noProof/>
        </w:rPr>
        <w:instrText xml:space="preserve"> PAGEREF _Toc178387179 \h </w:instrText>
      </w:r>
      <w:r>
        <w:rPr>
          <w:noProof/>
        </w:rPr>
      </w:r>
      <w:r>
        <w:rPr>
          <w:noProof/>
        </w:rPr>
        <w:fldChar w:fldCharType="separate"/>
      </w:r>
      <w:r>
        <w:rPr>
          <w:noProof/>
        </w:rPr>
        <w:t>224</w:t>
      </w:r>
      <w:r>
        <w:rPr>
          <w:noProof/>
        </w:rPr>
        <w:fldChar w:fldCharType="end"/>
      </w:r>
    </w:p>
    <w:p w14:paraId="4E08592E"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15.11.3</w:t>
      </w:r>
      <w:r w:rsidRPr="00737E32">
        <w:rPr>
          <w:rFonts w:ascii="Cambria" w:eastAsia="ＭＳ 明朝" w:hAnsi="Cambria"/>
          <w:b w:val="0"/>
          <w:noProof/>
          <w:sz w:val="24"/>
          <w:szCs w:val="24"/>
          <w:lang w:val="en-US"/>
        </w:rPr>
        <w:tab/>
      </w:r>
      <w:r>
        <w:rPr>
          <w:noProof/>
        </w:rPr>
        <w:t>Properties of the Error Constructor</w:t>
      </w:r>
      <w:r>
        <w:rPr>
          <w:noProof/>
        </w:rPr>
        <w:tab/>
      </w:r>
      <w:r>
        <w:rPr>
          <w:noProof/>
        </w:rPr>
        <w:fldChar w:fldCharType="begin"/>
      </w:r>
      <w:r>
        <w:rPr>
          <w:noProof/>
        </w:rPr>
        <w:instrText xml:space="preserve"> PAGEREF _Toc178387180 \h </w:instrText>
      </w:r>
      <w:r>
        <w:rPr>
          <w:noProof/>
        </w:rPr>
      </w:r>
      <w:r>
        <w:rPr>
          <w:noProof/>
        </w:rPr>
        <w:fldChar w:fldCharType="separate"/>
      </w:r>
      <w:r>
        <w:rPr>
          <w:noProof/>
        </w:rPr>
        <w:t>224</w:t>
      </w:r>
      <w:r>
        <w:rPr>
          <w:noProof/>
        </w:rPr>
        <w:fldChar w:fldCharType="end"/>
      </w:r>
    </w:p>
    <w:p w14:paraId="31522370"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15.11.4</w:t>
      </w:r>
      <w:r w:rsidRPr="00737E32">
        <w:rPr>
          <w:rFonts w:ascii="Cambria" w:eastAsia="ＭＳ 明朝" w:hAnsi="Cambria"/>
          <w:b w:val="0"/>
          <w:noProof/>
          <w:sz w:val="24"/>
          <w:szCs w:val="24"/>
          <w:lang w:val="en-US"/>
        </w:rPr>
        <w:tab/>
      </w:r>
      <w:r>
        <w:rPr>
          <w:noProof/>
        </w:rPr>
        <w:t>Properties of the Error Prototype Object</w:t>
      </w:r>
      <w:r>
        <w:rPr>
          <w:noProof/>
        </w:rPr>
        <w:tab/>
      </w:r>
      <w:r>
        <w:rPr>
          <w:noProof/>
        </w:rPr>
        <w:fldChar w:fldCharType="begin"/>
      </w:r>
      <w:r>
        <w:rPr>
          <w:noProof/>
        </w:rPr>
        <w:instrText xml:space="preserve"> PAGEREF _Toc178387181 \h </w:instrText>
      </w:r>
      <w:r>
        <w:rPr>
          <w:noProof/>
        </w:rPr>
      </w:r>
      <w:r>
        <w:rPr>
          <w:noProof/>
        </w:rPr>
        <w:fldChar w:fldCharType="separate"/>
      </w:r>
      <w:r>
        <w:rPr>
          <w:noProof/>
        </w:rPr>
        <w:t>224</w:t>
      </w:r>
      <w:r>
        <w:rPr>
          <w:noProof/>
        </w:rPr>
        <w:fldChar w:fldCharType="end"/>
      </w:r>
    </w:p>
    <w:p w14:paraId="37263E7A"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15.11.5</w:t>
      </w:r>
      <w:r w:rsidRPr="00737E32">
        <w:rPr>
          <w:rFonts w:ascii="Cambria" w:eastAsia="ＭＳ 明朝" w:hAnsi="Cambria"/>
          <w:b w:val="0"/>
          <w:noProof/>
          <w:sz w:val="24"/>
          <w:szCs w:val="24"/>
          <w:lang w:val="en-US"/>
        </w:rPr>
        <w:tab/>
      </w:r>
      <w:r>
        <w:rPr>
          <w:noProof/>
        </w:rPr>
        <w:t>Properties of Error Instances</w:t>
      </w:r>
      <w:r>
        <w:rPr>
          <w:noProof/>
        </w:rPr>
        <w:tab/>
      </w:r>
      <w:r>
        <w:rPr>
          <w:noProof/>
        </w:rPr>
        <w:fldChar w:fldCharType="begin"/>
      </w:r>
      <w:r>
        <w:rPr>
          <w:noProof/>
        </w:rPr>
        <w:instrText xml:space="preserve"> PAGEREF _Toc178387182 \h </w:instrText>
      </w:r>
      <w:r>
        <w:rPr>
          <w:noProof/>
        </w:rPr>
      </w:r>
      <w:r>
        <w:rPr>
          <w:noProof/>
        </w:rPr>
        <w:fldChar w:fldCharType="separate"/>
      </w:r>
      <w:r>
        <w:rPr>
          <w:noProof/>
        </w:rPr>
        <w:t>225</w:t>
      </w:r>
      <w:r>
        <w:rPr>
          <w:noProof/>
        </w:rPr>
        <w:fldChar w:fldCharType="end"/>
      </w:r>
    </w:p>
    <w:p w14:paraId="5137B067"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15.11.6</w:t>
      </w:r>
      <w:r w:rsidRPr="00737E32">
        <w:rPr>
          <w:rFonts w:ascii="Cambria" w:eastAsia="ＭＳ 明朝" w:hAnsi="Cambria"/>
          <w:b w:val="0"/>
          <w:noProof/>
          <w:sz w:val="24"/>
          <w:szCs w:val="24"/>
          <w:lang w:val="en-US"/>
        </w:rPr>
        <w:tab/>
      </w:r>
      <w:r>
        <w:rPr>
          <w:noProof/>
        </w:rPr>
        <w:t>Native Error Types Used in This Standard</w:t>
      </w:r>
      <w:r>
        <w:rPr>
          <w:noProof/>
        </w:rPr>
        <w:tab/>
      </w:r>
      <w:r>
        <w:rPr>
          <w:noProof/>
        </w:rPr>
        <w:fldChar w:fldCharType="begin"/>
      </w:r>
      <w:r>
        <w:rPr>
          <w:noProof/>
        </w:rPr>
        <w:instrText xml:space="preserve"> PAGEREF _Toc178387183 \h </w:instrText>
      </w:r>
      <w:r>
        <w:rPr>
          <w:noProof/>
        </w:rPr>
      </w:r>
      <w:r>
        <w:rPr>
          <w:noProof/>
        </w:rPr>
        <w:fldChar w:fldCharType="separate"/>
      </w:r>
      <w:r>
        <w:rPr>
          <w:noProof/>
        </w:rPr>
        <w:t>225</w:t>
      </w:r>
      <w:r>
        <w:rPr>
          <w:noProof/>
        </w:rPr>
        <w:fldChar w:fldCharType="end"/>
      </w:r>
    </w:p>
    <w:p w14:paraId="60773057"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15.11.7</w:t>
      </w:r>
      <w:r w:rsidRPr="00737E32">
        <w:rPr>
          <w:rFonts w:ascii="Cambria" w:eastAsia="ＭＳ 明朝" w:hAnsi="Cambria"/>
          <w:b w:val="0"/>
          <w:noProof/>
          <w:sz w:val="24"/>
          <w:szCs w:val="24"/>
          <w:lang w:val="en-US"/>
        </w:rPr>
        <w:tab/>
      </w:r>
      <w:r w:rsidRPr="00C15C85">
        <w:rPr>
          <w:i/>
          <w:noProof/>
        </w:rPr>
        <w:t>NativeError</w:t>
      </w:r>
      <w:r>
        <w:rPr>
          <w:noProof/>
        </w:rPr>
        <w:t xml:space="preserve"> Object Structure</w:t>
      </w:r>
      <w:r>
        <w:rPr>
          <w:noProof/>
        </w:rPr>
        <w:tab/>
      </w:r>
      <w:r>
        <w:rPr>
          <w:noProof/>
        </w:rPr>
        <w:fldChar w:fldCharType="begin"/>
      </w:r>
      <w:r>
        <w:rPr>
          <w:noProof/>
        </w:rPr>
        <w:instrText xml:space="preserve"> PAGEREF _Toc178387184 \h </w:instrText>
      </w:r>
      <w:r>
        <w:rPr>
          <w:noProof/>
        </w:rPr>
      </w:r>
      <w:r>
        <w:rPr>
          <w:noProof/>
        </w:rPr>
        <w:fldChar w:fldCharType="separate"/>
      </w:r>
      <w:r>
        <w:rPr>
          <w:noProof/>
        </w:rPr>
        <w:t>226</w:t>
      </w:r>
      <w:r>
        <w:rPr>
          <w:noProof/>
        </w:rPr>
        <w:fldChar w:fldCharType="end"/>
      </w:r>
    </w:p>
    <w:p w14:paraId="57865A09" w14:textId="77777777" w:rsidR="00FA52F8" w:rsidRPr="00737E32" w:rsidRDefault="00FA52F8">
      <w:pPr>
        <w:pStyle w:val="2b"/>
        <w:tabs>
          <w:tab w:val="clear" w:pos="720"/>
          <w:tab w:val="left" w:pos="740"/>
        </w:tabs>
        <w:rPr>
          <w:rFonts w:ascii="Cambria" w:eastAsia="ＭＳ 明朝" w:hAnsi="Cambria"/>
          <w:b w:val="0"/>
          <w:noProof/>
          <w:sz w:val="24"/>
          <w:szCs w:val="24"/>
          <w:lang w:val="en-US"/>
        </w:rPr>
      </w:pPr>
      <w:r>
        <w:rPr>
          <w:noProof/>
        </w:rPr>
        <w:t>15.12</w:t>
      </w:r>
      <w:r w:rsidRPr="00737E32">
        <w:rPr>
          <w:rFonts w:ascii="Cambria" w:eastAsia="ＭＳ 明朝" w:hAnsi="Cambria"/>
          <w:b w:val="0"/>
          <w:noProof/>
          <w:sz w:val="24"/>
          <w:szCs w:val="24"/>
          <w:lang w:val="en-US"/>
        </w:rPr>
        <w:tab/>
      </w:r>
      <w:r>
        <w:rPr>
          <w:noProof/>
        </w:rPr>
        <w:t>The JSON Object</w:t>
      </w:r>
      <w:r>
        <w:rPr>
          <w:noProof/>
        </w:rPr>
        <w:tab/>
      </w:r>
      <w:r>
        <w:rPr>
          <w:noProof/>
        </w:rPr>
        <w:fldChar w:fldCharType="begin"/>
      </w:r>
      <w:r>
        <w:rPr>
          <w:noProof/>
        </w:rPr>
        <w:instrText xml:space="preserve"> PAGEREF _Toc178387185 \h </w:instrText>
      </w:r>
      <w:r>
        <w:rPr>
          <w:noProof/>
        </w:rPr>
      </w:r>
      <w:r>
        <w:rPr>
          <w:noProof/>
        </w:rPr>
        <w:fldChar w:fldCharType="separate"/>
      </w:r>
      <w:r>
        <w:rPr>
          <w:noProof/>
        </w:rPr>
        <w:t>227</w:t>
      </w:r>
      <w:r>
        <w:rPr>
          <w:noProof/>
        </w:rPr>
        <w:fldChar w:fldCharType="end"/>
      </w:r>
    </w:p>
    <w:p w14:paraId="583902B4"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15.12.1</w:t>
      </w:r>
      <w:r w:rsidRPr="00737E32">
        <w:rPr>
          <w:rFonts w:ascii="Cambria" w:eastAsia="ＭＳ 明朝" w:hAnsi="Cambria"/>
          <w:b w:val="0"/>
          <w:noProof/>
          <w:sz w:val="24"/>
          <w:szCs w:val="24"/>
          <w:lang w:val="en-US"/>
        </w:rPr>
        <w:tab/>
      </w:r>
      <w:r>
        <w:rPr>
          <w:noProof/>
        </w:rPr>
        <w:t>The JSON Grammar</w:t>
      </w:r>
      <w:r>
        <w:rPr>
          <w:noProof/>
        </w:rPr>
        <w:tab/>
      </w:r>
      <w:r>
        <w:rPr>
          <w:noProof/>
        </w:rPr>
        <w:fldChar w:fldCharType="begin"/>
      </w:r>
      <w:r>
        <w:rPr>
          <w:noProof/>
        </w:rPr>
        <w:instrText xml:space="preserve"> PAGEREF _Toc178387186 \h </w:instrText>
      </w:r>
      <w:r>
        <w:rPr>
          <w:noProof/>
        </w:rPr>
      </w:r>
      <w:r>
        <w:rPr>
          <w:noProof/>
        </w:rPr>
        <w:fldChar w:fldCharType="separate"/>
      </w:r>
      <w:r>
        <w:rPr>
          <w:noProof/>
        </w:rPr>
        <w:t>228</w:t>
      </w:r>
      <w:r>
        <w:rPr>
          <w:noProof/>
        </w:rPr>
        <w:fldChar w:fldCharType="end"/>
      </w:r>
    </w:p>
    <w:p w14:paraId="1E29A1C3"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15.12.2</w:t>
      </w:r>
      <w:r w:rsidRPr="00737E32">
        <w:rPr>
          <w:rFonts w:ascii="Cambria" w:eastAsia="ＭＳ 明朝" w:hAnsi="Cambria"/>
          <w:b w:val="0"/>
          <w:noProof/>
          <w:sz w:val="24"/>
          <w:szCs w:val="24"/>
          <w:lang w:val="en-US"/>
        </w:rPr>
        <w:tab/>
      </w:r>
      <w:r>
        <w:rPr>
          <w:noProof/>
        </w:rPr>
        <w:t>parse ( text [ , reviver ] )</w:t>
      </w:r>
      <w:r>
        <w:rPr>
          <w:noProof/>
        </w:rPr>
        <w:tab/>
      </w:r>
      <w:r>
        <w:rPr>
          <w:noProof/>
        </w:rPr>
        <w:fldChar w:fldCharType="begin"/>
      </w:r>
      <w:r>
        <w:rPr>
          <w:noProof/>
        </w:rPr>
        <w:instrText xml:space="preserve"> PAGEREF _Toc178387187 \h </w:instrText>
      </w:r>
      <w:r>
        <w:rPr>
          <w:noProof/>
        </w:rPr>
      </w:r>
      <w:r>
        <w:rPr>
          <w:noProof/>
        </w:rPr>
        <w:fldChar w:fldCharType="separate"/>
      </w:r>
      <w:r>
        <w:rPr>
          <w:noProof/>
        </w:rPr>
        <w:t>229</w:t>
      </w:r>
      <w:r>
        <w:rPr>
          <w:noProof/>
        </w:rPr>
        <w:fldChar w:fldCharType="end"/>
      </w:r>
    </w:p>
    <w:p w14:paraId="3E2F7EAC" w14:textId="77777777" w:rsidR="00FA52F8" w:rsidRPr="00737E32" w:rsidRDefault="00FA52F8">
      <w:pPr>
        <w:pStyle w:val="3a"/>
        <w:tabs>
          <w:tab w:val="left" w:pos="907"/>
        </w:tabs>
        <w:rPr>
          <w:rFonts w:ascii="Cambria" w:eastAsia="ＭＳ 明朝" w:hAnsi="Cambria"/>
          <w:b w:val="0"/>
          <w:noProof/>
          <w:sz w:val="24"/>
          <w:szCs w:val="24"/>
          <w:lang w:val="en-US"/>
        </w:rPr>
      </w:pPr>
      <w:r>
        <w:rPr>
          <w:noProof/>
        </w:rPr>
        <w:t>15.12.3</w:t>
      </w:r>
      <w:r w:rsidRPr="00737E32">
        <w:rPr>
          <w:rFonts w:ascii="Cambria" w:eastAsia="ＭＳ 明朝" w:hAnsi="Cambria"/>
          <w:b w:val="0"/>
          <w:noProof/>
          <w:sz w:val="24"/>
          <w:szCs w:val="24"/>
          <w:lang w:val="en-US"/>
        </w:rPr>
        <w:tab/>
      </w:r>
      <w:r>
        <w:rPr>
          <w:noProof/>
        </w:rPr>
        <w:t>stringify ( value [ , replacer [ , space ] ] )</w:t>
      </w:r>
      <w:r>
        <w:rPr>
          <w:noProof/>
        </w:rPr>
        <w:tab/>
      </w:r>
      <w:r>
        <w:rPr>
          <w:noProof/>
        </w:rPr>
        <w:fldChar w:fldCharType="begin"/>
      </w:r>
      <w:r>
        <w:rPr>
          <w:noProof/>
        </w:rPr>
        <w:instrText xml:space="preserve"> PAGEREF _Toc178387188 \h </w:instrText>
      </w:r>
      <w:r>
        <w:rPr>
          <w:noProof/>
        </w:rPr>
      </w:r>
      <w:r>
        <w:rPr>
          <w:noProof/>
        </w:rPr>
        <w:fldChar w:fldCharType="separate"/>
      </w:r>
      <w:r>
        <w:rPr>
          <w:noProof/>
        </w:rPr>
        <w:t>231</w:t>
      </w:r>
      <w:r>
        <w:rPr>
          <w:noProof/>
        </w:rPr>
        <w:fldChar w:fldCharType="end"/>
      </w:r>
    </w:p>
    <w:p w14:paraId="3F1B553D" w14:textId="77777777" w:rsidR="00FA52F8" w:rsidRPr="00737E32" w:rsidRDefault="00FA52F8">
      <w:pPr>
        <w:pStyle w:val="12"/>
        <w:tabs>
          <w:tab w:val="left" w:pos="462"/>
        </w:tabs>
        <w:rPr>
          <w:rFonts w:ascii="Cambria" w:eastAsia="ＭＳ 明朝" w:hAnsi="Cambria"/>
          <w:b w:val="0"/>
          <w:noProof/>
          <w:sz w:val="24"/>
          <w:szCs w:val="24"/>
          <w:lang w:val="en-US"/>
        </w:rPr>
      </w:pPr>
      <w:r>
        <w:rPr>
          <w:noProof/>
        </w:rPr>
        <w:t>16</w:t>
      </w:r>
      <w:r w:rsidRPr="00737E32">
        <w:rPr>
          <w:rFonts w:ascii="Cambria" w:eastAsia="ＭＳ 明朝" w:hAnsi="Cambria"/>
          <w:b w:val="0"/>
          <w:noProof/>
          <w:sz w:val="24"/>
          <w:szCs w:val="24"/>
          <w:lang w:val="en-US"/>
        </w:rPr>
        <w:tab/>
      </w:r>
      <w:r>
        <w:rPr>
          <w:noProof/>
        </w:rPr>
        <w:t>Errors</w:t>
      </w:r>
      <w:r>
        <w:rPr>
          <w:noProof/>
        </w:rPr>
        <w:tab/>
      </w:r>
      <w:r>
        <w:rPr>
          <w:noProof/>
        </w:rPr>
        <w:fldChar w:fldCharType="begin"/>
      </w:r>
      <w:r>
        <w:rPr>
          <w:noProof/>
        </w:rPr>
        <w:instrText xml:space="preserve"> PAGEREF _Toc178387189 \h </w:instrText>
      </w:r>
      <w:r>
        <w:rPr>
          <w:noProof/>
        </w:rPr>
      </w:r>
      <w:r>
        <w:rPr>
          <w:noProof/>
        </w:rPr>
        <w:fldChar w:fldCharType="separate"/>
      </w:r>
      <w:r>
        <w:rPr>
          <w:noProof/>
        </w:rPr>
        <w:t>234</w:t>
      </w:r>
      <w:r>
        <w:rPr>
          <w:noProof/>
        </w:rPr>
        <w:fldChar w:fldCharType="end"/>
      </w:r>
    </w:p>
    <w:p w14:paraId="16A1ED50" w14:textId="77777777" w:rsidR="00FA52F8" w:rsidRPr="00737E32" w:rsidRDefault="00FA52F8">
      <w:pPr>
        <w:pStyle w:val="12"/>
        <w:rPr>
          <w:rFonts w:ascii="Cambria" w:eastAsia="ＭＳ 明朝" w:hAnsi="Cambria"/>
          <w:b w:val="0"/>
          <w:noProof/>
          <w:sz w:val="24"/>
          <w:szCs w:val="24"/>
          <w:lang w:val="en-US"/>
        </w:rPr>
      </w:pPr>
      <w:r>
        <w:rPr>
          <w:noProof/>
        </w:rPr>
        <w:t>Annex A</w:t>
      </w:r>
      <w:r w:rsidRPr="00C15C85">
        <w:rPr>
          <w:b w:val="0"/>
          <w:noProof/>
        </w:rPr>
        <w:t xml:space="preserve"> (informative)</w:t>
      </w:r>
      <w:r>
        <w:rPr>
          <w:noProof/>
        </w:rPr>
        <w:t xml:space="preserve">  Grammar Summary</w:t>
      </w:r>
      <w:r>
        <w:rPr>
          <w:noProof/>
        </w:rPr>
        <w:tab/>
      </w:r>
      <w:r>
        <w:rPr>
          <w:noProof/>
        </w:rPr>
        <w:fldChar w:fldCharType="begin"/>
      </w:r>
      <w:r>
        <w:rPr>
          <w:noProof/>
        </w:rPr>
        <w:instrText xml:space="preserve"> PAGEREF _Toc178387190 \h </w:instrText>
      </w:r>
      <w:r>
        <w:rPr>
          <w:noProof/>
        </w:rPr>
      </w:r>
      <w:r>
        <w:rPr>
          <w:noProof/>
        </w:rPr>
        <w:fldChar w:fldCharType="separate"/>
      </w:r>
      <w:r>
        <w:rPr>
          <w:noProof/>
        </w:rPr>
        <w:t>237</w:t>
      </w:r>
      <w:r>
        <w:rPr>
          <w:noProof/>
        </w:rPr>
        <w:fldChar w:fldCharType="end"/>
      </w:r>
    </w:p>
    <w:p w14:paraId="5D19DBF8"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A.1</w:t>
      </w:r>
      <w:r w:rsidRPr="00737E32">
        <w:rPr>
          <w:rFonts w:ascii="Cambria" w:eastAsia="ＭＳ 明朝" w:hAnsi="Cambria"/>
          <w:b w:val="0"/>
          <w:noProof/>
          <w:sz w:val="24"/>
          <w:szCs w:val="24"/>
          <w:lang w:val="en-US"/>
        </w:rPr>
        <w:tab/>
      </w:r>
      <w:r>
        <w:rPr>
          <w:noProof/>
        </w:rPr>
        <w:t>Lexical Grammar</w:t>
      </w:r>
      <w:r>
        <w:rPr>
          <w:noProof/>
        </w:rPr>
        <w:tab/>
      </w:r>
      <w:r>
        <w:rPr>
          <w:noProof/>
        </w:rPr>
        <w:fldChar w:fldCharType="begin"/>
      </w:r>
      <w:r>
        <w:rPr>
          <w:noProof/>
        </w:rPr>
        <w:instrText xml:space="preserve"> PAGEREF _Toc178387191 \h </w:instrText>
      </w:r>
      <w:r>
        <w:rPr>
          <w:noProof/>
        </w:rPr>
      </w:r>
      <w:r>
        <w:rPr>
          <w:noProof/>
        </w:rPr>
        <w:fldChar w:fldCharType="separate"/>
      </w:r>
      <w:r>
        <w:rPr>
          <w:noProof/>
        </w:rPr>
        <w:t>237</w:t>
      </w:r>
      <w:r>
        <w:rPr>
          <w:noProof/>
        </w:rPr>
        <w:fldChar w:fldCharType="end"/>
      </w:r>
    </w:p>
    <w:p w14:paraId="4418A4FE"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A.2</w:t>
      </w:r>
      <w:r w:rsidRPr="00737E32">
        <w:rPr>
          <w:rFonts w:ascii="Cambria" w:eastAsia="ＭＳ 明朝" w:hAnsi="Cambria"/>
          <w:b w:val="0"/>
          <w:noProof/>
          <w:sz w:val="24"/>
          <w:szCs w:val="24"/>
          <w:lang w:val="en-US"/>
        </w:rPr>
        <w:tab/>
      </w:r>
      <w:r>
        <w:rPr>
          <w:noProof/>
        </w:rPr>
        <w:t>Number Conversions</w:t>
      </w:r>
      <w:r>
        <w:rPr>
          <w:noProof/>
        </w:rPr>
        <w:tab/>
      </w:r>
      <w:r>
        <w:rPr>
          <w:noProof/>
        </w:rPr>
        <w:fldChar w:fldCharType="begin"/>
      </w:r>
      <w:r>
        <w:rPr>
          <w:noProof/>
        </w:rPr>
        <w:instrText xml:space="preserve"> PAGEREF _Toc178387192 \h </w:instrText>
      </w:r>
      <w:r>
        <w:rPr>
          <w:noProof/>
        </w:rPr>
      </w:r>
      <w:r>
        <w:rPr>
          <w:noProof/>
        </w:rPr>
        <w:fldChar w:fldCharType="separate"/>
      </w:r>
      <w:r>
        <w:rPr>
          <w:noProof/>
        </w:rPr>
        <w:t>243</w:t>
      </w:r>
      <w:r>
        <w:rPr>
          <w:noProof/>
        </w:rPr>
        <w:fldChar w:fldCharType="end"/>
      </w:r>
    </w:p>
    <w:p w14:paraId="007E6D55"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A.3</w:t>
      </w:r>
      <w:r w:rsidRPr="00737E32">
        <w:rPr>
          <w:rFonts w:ascii="Cambria" w:eastAsia="ＭＳ 明朝" w:hAnsi="Cambria"/>
          <w:b w:val="0"/>
          <w:noProof/>
          <w:sz w:val="24"/>
          <w:szCs w:val="24"/>
          <w:lang w:val="en-US"/>
        </w:rPr>
        <w:tab/>
      </w:r>
      <w:r>
        <w:rPr>
          <w:noProof/>
        </w:rPr>
        <w:t>Expressions</w:t>
      </w:r>
      <w:r>
        <w:rPr>
          <w:noProof/>
        </w:rPr>
        <w:tab/>
      </w:r>
      <w:r>
        <w:rPr>
          <w:noProof/>
        </w:rPr>
        <w:fldChar w:fldCharType="begin"/>
      </w:r>
      <w:r>
        <w:rPr>
          <w:noProof/>
        </w:rPr>
        <w:instrText xml:space="preserve"> PAGEREF _Toc178387193 \h </w:instrText>
      </w:r>
      <w:r>
        <w:rPr>
          <w:noProof/>
        </w:rPr>
      </w:r>
      <w:r>
        <w:rPr>
          <w:noProof/>
        </w:rPr>
        <w:fldChar w:fldCharType="separate"/>
      </w:r>
      <w:r>
        <w:rPr>
          <w:noProof/>
        </w:rPr>
        <w:t>244</w:t>
      </w:r>
      <w:r>
        <w:rPr>
          <w:noProof/>
        </w:rPr>
        <w:fldChar w:fldCharType="end"/>
      </w:r>
    </w:p>
    <w:p w14:paraId="0D350D2E"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A.4</w:t>
      </w:r>
      <w:r w:rsidRPr="00737E32">
        <w:rPr>
          <w:rFonts w:ascii="Cambria" w:eastAsia="ＭＳ 明朝" w:hAnsi="Cambria"/>
          <w:b w:val="0"/>
          <w:noProof/>
          <w:sz w:val="24"/>
          <w:szCs w:val="24"/>
          <w:lang w:val="en-US"/>
        </w:rPr>
        <w:tab/>
      </w:r>
      <w:r>
        <w:rPr>
          <w:noProof/>
        </w:rPr>
        <w:t>Statements</w:t>
      </w:r>
      <w:r>
        <w:rPr>
          <w:noProof/>
        </w:rPr>
        <w:tab/>
      </w:r>
      <w:r>
        <w:rPr>
          <w:noProof/>
        </w:rPr>
        <w:fldChar w:fldCharType="begin"/>
      </w:r>
      <w:r>
        <w:rPr>
          <w:noProof/>
        </w:rPr>
        <w:instrText xml:space="preserve"> PAGEREF _Toc178387194 \h </w:instrText>
      </w:r>
      <w:r>
        <w:rPr>
          <w:noProof/>
        </w:rPr>
      </w:r>
      <w:r>
        <w:rPr>
          <w:noProof/>
        </w:rPr>
        <w:fldChar w:fldCharType="separate"/>
      </w:r>
      <w:r>
        <w:rPr>
          <w:noProof/>
        </w:rPr>
        <w:t>248</w:t>
      </w:r>
      <w:r>
        <w:rPr>
          <w:noProof/>
        </w:rPr>
        <w:fldChar w:fldCharType="end"/>
      </w:r>
    </w:p>
    <w:p w14:paraId="47475323"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A.5</w:t>
      </w:r>
      <w:r w:rsidRPr="00737E32">
        <w:rPr>
          <w:rFonts w:ascii="Cambria" w:eastAsia="ＭＳ 明朝" w:hAnsi="Cambria"/>
          <w:b w:val="0"/>
          <w:noProof/>
          <w:sz w:val="24"/>
          <w:szCs w:val="24"/>
          <w:lang w:val="en-US"/>
        </w:rPr>
        <w:tab/>
      </w:r>
      <w:r>
        <w:rPr>
          <w:noProof/>
        </w:rPr>
        <w:t>Functions and Programs</w:t>
      </w:r>
      <w:r>
        <w:rPr>
          <w:noProof/>
        </w:rPr>
        <w:tab/>
      </w:r>
      <w:r>
        <w:rPr>
          <w:noProof/>
        </w:rPr>
        <w:fldChar w:fldCharType="begin"/>
      </w:r>
      <w:r>
        <w:rPr>
          <w:noProof/>
        </w:rPr>
        <w:instrText xml:space="preserve"> PAGEREF _Toc178387195 \h </w:instrText>
      </w:r>
      <w:r>
        <w:rPr>
          <w:noProof/>
        </w:rPr>
      </w:r>
      <w:r>
        <w:rPr>
          <w:noProof/>
        </w:rPr>
        <w:fldChar w:fldCharType="separate"/>
      </w:r>
      <w:r>
        <w:rPr>
          <w:noProof/>
        </w:rPr>
        <w:t>250</w:t>
      </w:r>
      <w:r>
        <w:rPr>
          <w:noProof/>
        </w:rPr>
        <w:fldChar w:fldCharType="end"/>
      </w:r>
    </w:p>
    <w:p w14:paraId="164D3840"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A.6</w:t>
      </w:r>
      <w:r w:rsidRPr="00737E32">
        <w:rPr>
          <w:rFonts w:ascii="Cambria" w:eastAsia="ＭＳ 明朝" w:hAnsi="Cambria"/>
          <w:b w:val="0"/>
          <w:noProof/>
          <w:sz w:val="24"/>
          <w:szCs w:val="24"/>
          <w:lang w:val="en-US"/>
        </w:rPr>
        <w:tab/>
      </w:r>
      <w:r>
        <w:rPr>
          <w:noProof/>
        </w:rPr>
        <w:t>Universal Resource Identifier Character Classes</w:t>
      </w:r>
      <w:r>
        <w:rPr>
          <w:noProof/>
        </w:rPr>
        <w:tab/>
      </w:r>
      <w:r>
        <w:rPr>
          <w:noProof/>
        </w:rPr>
        <w:fldChar w:fldCharType="begin"/>
      </w:r>
      <w:r>
        <w:rPr>
          <w:noProof/>
        </w:rPr>
        <w:instrText xml:space="preserve"> PAGEREF _Toc178387196 \h </w:instrText>
      </w:r>
      <w:r>
        <w:rPr>
          <w:noProof/>
        </w:rPr>
      </w:r>
      <w:r>
        <w:rPr>
          <w:noProof/>
        </w:rPr>
        <w:fldChar w:fldCharType="separate"/>
      </w:r>
      <w:r>
        <w:rPr>
          <w:noProof/>
        </w:rPr>
        <w:t>251</w:t>
      </w:r>
      <w:r>
        <w:rPr>
          <w:noProof/>
        </w:rPr>
        <w:fldChar w:fldCharType="end"/>
      </w:r>
    </w:p>
    <w:p w14:paraId="2B73B8D5"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A.7</w:t>
      </w:r>
      <w:r w:rsidRPr="00737E32">
        <w:rPr>
          <w:rFonts w:ascii="Cambria" w:eastAsia="ＭＳ 明朝" w:hAnsi="Cambria"/>
          <w:b w:val="0"/>
          <w:noProof/>
          <w:sz w:val="24"/>
          <w:szCs w:val="24"/>
          <w:lang w:val="en-US"/>
        </w:rPr>
        <w:tab/>
      </w:r>
      <w:r>
        <w:rPr>
          <w:noProof/>
        </w:rPr>
        <w:t>Regular Expressions</w:t>
      </w:r>
      <w:r>
        <w:rPr>
          <w:noProof/>
        </w:rPr>
        <w:tab/>
      </w:r>
      <w:r>
        <w:rPr>
          <w:noProof/>
        </w:rPr>
        <w:fldChar w:fldCharType="begin"/>
      </w:r>
      <w:r>
        <w:rPr>
          <w:noProof/>
        </w:rPr>
        <w:instrText xml:space="preserve"> PAGEREF _Toc178387197 \h </w:instrText>
      </w:r>
      <w:r>
        <w:rPr>
          <w:noProof/>
        </w:rPr>
      </w:r>
      <w:r>
        <w:rPr>
          <w:noProof/>
        </w:rPr>
        <w:fldChar w:fldCharType="separate"/>
      </w:r>
      <w:r>
        <w:rPr>
          <w:noProof/>
        </w:rPr>
        <w:t>251</w:t>
      </w:r>
      <w:r>
        <w:rPr>
          <w:noProof/>
        </w:rPr>
        <w:fldChar w:fldCharType="end"/>
      </w:r>
    </w:p>
    <w:p w14:paraId="11868518"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A.8</w:t>
      </w:r>
      <w:r w:rsidRPr="00737E32">
        <w:rPr>
          <w:rFonts w:ascii="Cambria" w:eastAsia="ＭＳ 明朝" w:hAnsi="Cambria"/>
          <w:b w:val="0"/>
          <w:noProof/>
          <w:sz w:val="24"/>
          <w:szCs w:val="24"/>
          <w:lang w:val="en-US"/>
        </w:rPr>
        <w:tab/>
      </w:r>
      <w:r>
        <w:rPr>
          <w:noProof/>
        </w:rPr>
        <w:t>JSON</w:t>
      </w:r>
      <w:r>
        <w:rPr>
          <w:noProof/>
        </w:rPr>
        <w:tab/>
      </w:r>
      <w:r>
        <w:rPr>
          <w:noProof/>
        </w:rPr>
        <w:fldChar w:fldCharType="begin"/>
      </w:r>
      <w:r>
        <w:rPr>
          <w:noProof/>
        </w:rPr>
        <w:instrText xml:space="preserve"> PAGEREF _Toc178387198 \h </w:instrText>
      </w:r>
      <w:r>
        <w:rPr>
          <w:noProof/>
        </w:rPr>
      </w:r>
      <w:r>
        <w:rPr>
          <w:noProof/>
        </w:rPr>
        <w:fldChar w:fldCharType="separate"/>
      </w:r>
      <w:r>
        <w:rPr>
          <w:noProof/>
        </w:rPr>
        <w:t>254</w:t>
      </w:r>
      <w:r>
        <w:rPr>
          <w:noProof/>
        </w:rPr>
        <w:fldChar w:fldCharType="end"/>
      </w:r>
    </w:p>
    <w:p w14:paraId="70ACA8A8"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A.8.1</w:t>
      </w:r>
      <w:r w:rsidRPr="00737E32">
        <w:rPr>
          <w:rFonts w:ascii="Cambria" w:eastAsia="ＭＳ 明朝" w:hAnsi="Cambria"/>
          <w:b w:val="0"/>
          <w:noProof/>
          <w:sz w:val="24"/>
          <w:szCs w:val="24"/>
          <w:lang w:val="en-US"/>
        </w:rPr>
        <w:tab/>
      </w:r>
      <w:r>
        <w:rPr>
          <w:noProof/>
        </w:rPr>
        <w:t>JSON Lexical Grammar</w:t>
      </w:r>
      <w:r>
        <w:rPr>
          <w:noProof/>
        </w:rPr>
        <w:tab/>
      </w:r>
      <w:r>
        <w:rPr>
          <w:noProof/>
        </w:rPr>
        <w:fldChar w:fldCharType="begin"/>
      </w:r>
      <w:r>
        <w:rPr>
          <w:noProof/>
        </w:rPr>
        <w:instrText xml:space="preserve"> PAGEREF _Toc178387199 \h </w:instrText>
      </w:r>
      <w:r>
        <w:rPr>
          <w:noProof/>
        </w:rPr>
      </w:r>
      <w:r>
        <w:rPr>
          <w:noProof/>
        </w:rPr>
        <w:fldChar w:fldCharType="separate"/>
      </w:r>
      <w:r>
        <w:rPr>
          <w:noProof/>
        </w:rPr>
        <w:t>254</w:t>
      </w:r>
      <w:r>
        <w:rPr>
          <w:noProof/>
        </w:rPr>
        <w:fldChar w:fldCharType="end"/>
      </w:r>
    </w:p>
    <w:p w14:paraId="2ACF250D"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A.8.2</w:t>
      </w:r>
      <w:r w:rsidRPr="00737E32">
        <w:rPr>
          <w:rFonts w:ascii="Cambria" w:eastAsia="ＭＳ 明朝" w:hAnsi="Cambria"/>
          <w:b w:val="0"/>
          <w:noProof/>
          <w:sz w:val="24"/>
          <w:szCs w:val="24"/>
          <w:lang w:val="en-US"/>
        </w:rPr>
        <w:tab/>
      </w:r>
      <w:r>
        <w:rPr>
          <w:noProof/>
        </w:rPr>
        <w:t>JSON Syntactic Grammar</w:t>
      </w:r>
      <w:r>
        <w:rPr>
          <w:noProof/>
        </w:rPr>
        <w:tab/>
      </w:r>
      <w:r>
        <w:rPr>
          <w:noProof/>
        </w:rPr>
        <w:fldChar w:fldCharType="begin"/>
      </w:r>
      <w:r>
        <w:rPr>
          <w:noProof/>
        </w:rPr>
        <w:instrText xml:space="preserve"> PAGEREF _Toc178387200 \h </w:instrText>
      </w:r>
      <w:r>
        <w:rPr>
          <w:noProof/>
        </w:rPr>
      </w:r>
      <w:r>
        <w:rPr>
          <w:noProof/>
        </w:rPr>
        <w:fldChar w:fldCharType="separate"/>
      </w:r>
      <w:r>
        <w:rPr>
          <w:noProof/>
        </w:rPr>
        <w:t>254</w:t>
      </w:r>
      <w:r>
        <w:rPr>
          <w:noProof/>
        </w:rPr>
        <w:fldChar w:fldCharType="end"/>
      </w:r>
    </w:p>
    <w:p w14:paraId="67CD2C7A" w14:textId="77777777" w:rsidR="00FA52F8" w:rsidRPr="00737E32" w:rsidRDefault="00FA52F8">
      <w:pPr>
        <w:pStyle w:val="12"/>
        <w:rPr>
          <w:rFonts w:ascii="Cambria" w:eastAsia="ＭＳ 明朝" w:hAnsi="Cambria"/>
          <w:b w:val="0"/>
          <w:noProof/>
          <w:sz w:val="24"/>
          <w:szCs w:val="24"/>
          <w:lang w:val="en-US"/>
        </w:rPr>
      </w:pPr>
      <w:r>
        <w:rPr>
          <w:noProof/>
        </w:rPr>
        <w:t>Annex B</w:t>
      </w:r>
      <w:r w:rsidRPr="00C15C85">
        <w:rPr>
          <w:b w:val="0"/>
          <w:noProof/>
          <w:lang w:val="fr-FR"/>
        </w:rPr>
        <w:t xml:space="preserve"> </w:t>
      </w:r>
      <w:r w:rsidRPr="00C15C85">
        <w:rPr>
          <w:b w:val="0"/>
          <w:noProof/>
        </w:rPr>
        <w:t xml:space="preserve"> (normative) </w:t>
      </w:r>
      <w:r>
        <w:rPr>
          <w:noProof/>
        </w:rPr>
        <w:t xml:space="preserve"> Additional ECMAScript Features for Web Browsers</w:t>
      </w:r>
      <w:r>
        <w:rPr>
          <w:noProof/>
        </w:rPr>
        <w:tab/>
      </w:r>
      <w:r>
        <w:rPr>
          <w:noProof/>
        </w:rPr>
        <w:fldChar w:fldCharType="begin"/>
      </w:r>
      <w:r>
        <w:rPr>
          <w:noProof/>
        </w:rPr>
        <w:instrText xml:space="preserve"> PAGEREF _Toc178387201 \h </w:instrText>
      </w:r>
      <w:r>
        <w:rPr>
          <w:noProof/>
        </w:rPr>
      </w:r>
      <w:r>
        <w:rPr>
          <w:noProof/>
        </w:rPr>
        <w:fldChar w:fldCharType="separate"/>
      </w:r>
      <w:r>
        <w:rPr>
          <w:noProof/>
        </w:rPr>
        <w:t>257</w:t>
      </w:r>
      <w:r>
        <w:rPr>
          <w:noProof/>
        </w:rPr>
        <w:fldChar w:fldCharType="end"/>
      </w:r>
    </w:p>
    <w:p w14:paraId="45302C78"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B.1</w:t>
      </w:r>
      <w:r w:rsidRPr="00737E32">
        <w:rPr>
          <w:rFonts w:ascii="Cambria" w:eastAsia="ＭＳ 明朝" w:hAnsi="Cambria"/>
          <w:b w:val="0"/>
          <w:noProof/>
          <w:sz w:val="24"/>
          <w:szCs w:val="24"/>
          <w:lang w:val="en-US"/>
        </w:rPr>
        <w:tab/>
      </w:r>
      <w:r>
        <w:rPr>
          <w:noProof/>
        </w:rPr>
        <w:t>Additional Syntax</w:t>
      </w:r>
      <w:r>
        <w:rPr>
          <w:noProof/>
        </w:rPr>
        <w:tab/>
      </w:r>
      <w:r>
        <w:rPr>
          <w:noProof/>
        </w:rPr>
        <w:fldChar w:fldCharType="begin"/>
      </w:r>
      <w:r>
        <w:rPr>
          <w:noProof/>
        </w:rPr>
        <w:instrText xml:space="preserve"> PAGEREF _Toc178387202 \h </w:instrText>
      </w:r>
      <w:r>
        <w:rPr>
          <w:noProof/>
        </w:rPr>
      </w:r>
      <w:r>
        <w:rPr>
          <w:noProof/>
        </w:rPr>
        <w:fldChar w:fldCharType="separate"/>
      </w:r>
      <w:r>
        <w:rPr>
          <w:noProof/>
        </w:rPr>
        <w:t>257</w:t>
      </w:r>
      <w:r>
        <w:rPr>
          <w:noProof/>
        </w:rPr>
        <w:fldChar w:fldCharType="end"/>
      </w:r>
    </w:p>
    <w:p w14:paraId="6426E3DD"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B.1.1</w:t>
      </w:r>
      <w:r w:rsidRPr="00737E32">
        <w:rPr>
          <w:rFonts w:ascii="Cambria" w:eastAsia="ＭＳ 明朝" w:hAnsi="Cambria"/>
          <w:b w:val="0"/>
          <w:noProof/>
          <w:sz w:val="24"/>
          <w:szCs w:val="24"/>
          <w:lang w:val="en-US"/>
        </w:rPr>
        <w:tab/>
      </w:r>
      <w:r>
        <w:rPr>
          <w:noProof/>
        </w:rPr>
        <w:t>Numeric Literals</w:t>
      </w:r>
      <w:r>
        <w:rPr>
          <w:noProof/>
        </w:rPr>
        <w:tab/>
      </w:r>
      <w:r>
        <w:rPr>
          <w:noProof/>
        </w:rPr>
        <w:fldChar w:fldCharType="begin"/>
      </w:r>
      <w:r>
        <w:rPr>
          <w:noProof/>
        </w:rPr>
        <w:instrText xml:space="preserve"> PAGEREF _Toc178387203 \h </w:instrText>
      </w:r>
      <w:r>
        <w:rPr>
          <w:noProof/>
        </w:rPr>
      </w:r>
      <w:r>
        <w:rPr>
          <w:noProof/>
        </w:rPr>
        <w:fldChar w:fldCharType="separate"/>
      </w:r>
      <w:r>
        <w:rPr>
          <w:noProof/>
        </w:rPr>
        <w:t>257</w:t>
      </w:r>
      <w:r>
        <w:rPr>
          <w:noProof/>
        </w:rPr>
        <w:fldChar w:fldCharType="end"/>
      </w:r>
    </w:p>
    <w:p w14:paraId="4300812F"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B.1.2</w:t>
      </w:r>
      <w:r w:rsidRPr="00737E32">
        <w:rPr>
          <w:rFonts w:ascii="Cambria" w:eastAsia="ＭＳ 明朝" w:hAnsi="Cambria"/>
          <w:b w:val="0"/>
          <w:noProof/>
          <w:sz w:val="24"/>
          <w:szCs w:val="24"/>
          <w:lang w:val="en-US"/>
        </w:rPr>
        <w:tab/>
      </w:r>
      <w:r>
        <w:rPr>
          <w:noProof/>
        </w:rPr>
        <w:t>String Literals</w:t>
      </w:r>
      <w:r>
        <w:rPr>
          <w:noProof/>
        </w:rPr>
        <w:tab/>
      </w:r>
      <w:r>
        <w:rPr>
          <w:noProof/>
        </w:rPr>
        <w:fldChar w:fldCharType="begin"/>
      </w:r>
      <w:r>
        <w:rPr>
          <w:noProof/>
        </w:rPr>
        <w:instrText xml:space="preserve"> PAGEREF _Toc178387204 \h </w:instrText>
      </w:r>
      <w:r>
        <w:rPr>
          <w:noProof/>
        </w:rPr>
      </w:r>
      <w:r>
        <w:rPr>
          <w:noProof/>
        </w:rPr>
        <w:fldChar w:fldCharType="separate"/>
      </w:r>
      <w:r>
        <w:rPr>
          <w:noProof/>
        </w:rPr>
        <w:t>257</w:t>
      </w:r>
      <w:r>
        <w:rPr>
          <w:noProof/>
        </w:rPr>
        <w:fldChar w:fldCharType="end"/>
      </w:r>
    </w:p>
    <w:p w14:paraId="0568B122" w14:textId="77777777" w:rsidR="00FA52F8" w:rsidRPr="00737E32" w:rsidRDefault="00FA52F8">
      <w:pPr>
        <w:pStyle w:val="2b"/>
        <w:tabs>
          <w:tab w:val="left" w:pos="551"/>
        </w:tabs>
        <w:rPr>
          <w:rFonts w:ascii="Cambria" w:eastAsia="ＭＳ 明朝" w:hAnsi="Cambria"/>
          <w:b w:val="0"/>
          <w:noProof/>
          <w:sz w:val="24"/>
          <w:szCs w:val="24"/>
          <w:lang w:val="en-US"/>
        </w:rPr>
      </w:pPr>
      <w:r>
        <w:rPr>
          <w:noProof/>
        </w:rPr>
        <w:t>B.2</w:t>
      </w:r>
      <w:r w:rsidRPr="00737E32">
        <w:rPr>
          <w:rFonts w:ascii="Cambria" w:eastAsia="ＭＳ 明朝" w:hAnsi="Cambria"/>
          <w:b w:val="0"/>
          <w:noProof/>
          <w:sz w:val="24"/>
          <w:szCs w:val="24"/>
          <w:lang w:val="en-US"/>
        </w:rPr>
        <w:tab/>
      </w:r>
      <w:r>
        <w:rPr>
          <w:noProof/>
        </w:rPr>
        <w:t>Additional Properties</w:t>
      </w:r>
      <w:r>
        <w:rPr>
          <w:noProof/>
        </w:rPr>
        <w:tab/>
      </w:r>
      <w:r>
        <w:rPr>
          <w:noProof/>
        </w:rPr>
        <w:fldChar w:fldCharType="begin"/>
      </w:r>
      <w:r>
        <w:rPr>
          <w:noProof/>
        </w:rPr>
        <w:instrText xml:space="preserve"> PAGEREF _Toc178387205 \h </w:instrText>
      </w:r>
      <w:r>
        <w:rPr>
          <w:noProof/>
        </w:rPr>
      </w:r>
      <w:r>
        <w:rPr>
          <w:noProof/>
        </w:rPr>
        <w:fldChar w:fldCharType="separate"/>
      </w:r>
      <w:r>
        <w:rPr>
          <w:noProof/>
        </w:rPr>
        <w:t>258</w:t>
      </w:r>
      <w:r>
        <w:rPr>
          <w:noProof/>
        </w:rPr>
        <w:fldChar w:fldCharType="end"/>
      </w:r>
    </w:p>
    <w:p w14:paraId="1C601CA7"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B.2.1</w:t>
      </w:r>
      <w:r w:rsidRPr="00737E32">
        <w:rPr>
          <w:rFonts w:ascii="Cambria" w:eastAsia="ＭＳ 明朝" w:hAnsi="Cambria"/>
          <w:b w:val="0"/>
          <w:noProof/>
          <w:sz w:val="24"/>
          <w:szCs w:val="24"/>
          <w:lang w:val="en-US"/>
        </w:rPr>
        <w:tab/>
      </w:r>
      <w:r>
        <w:rPr>
          <w:noProof/>
        </w:rPr>
        <w:t>escape (string)</w:t>
      </w:r>
      <w:r>
        <w:rPr>
          <w:noProof/>
        </w:rPr>
        <w:tab/>
      </w:r>
      <w:r>
        <w:rPr>
          <w:noProof/>
        </w:rPr>
        <w:fldChar w:fldCharType="begin"/>
      </w:r>
      <w:r>
        <w:rPr>
          <w:noProof/>
        </w:rPr>
        <w:instrText xml:space="preserve"> PAGEREF _Toc178387206 \h </w:instrText>
      </w:r>
      <w:r>
        <w:rPr>
          <w:noProof/>
        </w:rPr>
      </w:r>
      <w:r>
        <w:rPr>
          <w:noProof/>
        </w:rPr>
        <w:fldChar w:fldCharType="separate"/>
      </w:r>
      <w:r>
        <w:rPr>
          <w:noProof/>
        </w:rPr>
        <w:t>258</w:t>
      </w:r>
      <w:r>
        <w:rPr>
          <w:noProof/>
        </w:rPr>
        <w:fldChar w:fldCharType="end"/>
      </w:r>
    </w:p>
    <w:p w14:paraId="2E37E818"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B.2.2</w:t>
      </w:r>
      <w:r w:rsidRPr="00737E32">
        <w:rPr>
          <w:rFonts w:ascii="Cambria" w:eastAsia="ＭＳ 明朝" w:hAnsi="Cambria"/>
          <w:b w:val="0"/>
          <w:noProof/>
          <w:sz w:val="24"/>
          <w:szCs w:val="24"/>
          <w:lang w:val="en-US"/>
        </w:rPr>
        <w:tab/>
      </w:r>
      <w:r>
        <w:rPr>
          <w:noProof/>
        </w:rPr>
        <w:t>unescape (string)</w:t>
      </w:r>
      <w:r>
        <w:rPr>
          <w:noProof/>
        </w:rPr>
        <w:tab/>
      </w:r>
      <w:r>
        <w:rPr>
          <w:noProof/>
        </w:rPr>
        <w:fldChar w:fldCharType="begin"/>
      </w:r>
      <w:r>
        <w:rPr>
          <w:noProof/>
        </w:rPr>
        <w:instrText xml:space="preserve"> PAGEREF _Toc178387207 \h </w:instrText>
      </w:r>
      <w:r>
        <w:rPr>
          <w:noProof/>
        </w:rPr>
      </w:r>
      <w:r>
        <w:rPr>
          <w:noProof/>
        </w:rPr>
        <w:fldChar w:fldCharType="separate"/>
      </w:r>
      <w:r>
        <w:rPr>
          <w:noProof/>
        </w:rPr>
        <w:t>259</w:t>
      </w:r>
      <w:r>
        <w:rPr>
          <w:noProof/>
        </w:rPr>
        <w:fldChar w:fldCharType="end"/>
      </w:r>
    </w:p>
    <w:p w14:paraId="31CFA7C1"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B.2.3</w:t>
      </w:r>
      <w:r w:rsidRPr="00737E32">
        <w:rPr>
          <w:rFonts w:ascii="Cambria" w:eastAsia="ＭＳ 明朝" w:hAnsi="Cambria"/>
          <w:b w:val="0"/>
          <w:noProof/>
          <w:sz w:val="24"/>
          <w:szCs w:val="24"/>
          <w:lang w:val="en-US"/>
        </w:rPr>
        <w:tab/>
      </w:r>
      <w:r>
        <w:rPr>
          <w:noProof/>
        </w:rPr>
        <w:t>String.prototype.substr (start, length)</w:t>
      </w:r>
      <w:r>
        <w:rPr>
          <w:noProof/>
        </w:rPr>
        <w:tab/>
      </w:r>
      <w:r>
        <w:rPr>
          <w:noProof/>
        </w:rPr>
        <w:fldChar w:fldCharType="begin"/>
      </w:r>
      <w:r>
        <w:rPr>
          <w:noProof/>
        </w:rPr>
        <w:instrText xml:space="preserve"> PAGEREF _Toc178387208 \h </w:instrText>
      </w:r>
      <w:r>
        <w:rPr>
          <w:noProof/>
        </w:rPr>
      </w:r>
      <w:r>
        <w:rPr>
          <w:noProof/>
        </w:rPr>
        <w:fldChar w:fldCharType="separate"/>
      </w:r>
      <w:r>
        <w:rPr>
          <w:noProof/>
        </w:rPr>
        <w:t>260</w:t>
      </w:r>
      <w:r>
        <w:rPr>
          <w:noProof/>
        </w:rPr>
        <w:fldChar w:fldCharType="end"/>
      </w:r>
    </w:p>
    <w:p w14:paraId="06635216"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B.2.4</w:t>
      </w:r>
      <w:r w:rsidRPr="00737E32">
        <w:rPr>
          <w:rFonts w:ascii="Cambria" w:eastAsia="ＭＳ 明朝" w:hAnsi="Cambria"/>
          <w:b w:val="0"/>
          <w:noProof/>
          <w:sz w:val="24"/>
          <w:szCs w:val="24"/>
          <w:lang w:val="en-US"/>
        </w:rPr>
        <w:tab/>
      </w:r>
      <w:r>
        <w:rPr>
          <w:noProof/>
        </w:rPr>
        <w:t>Date.prototype.getYear ( )</w:t>
      </w:r>
      <w:r>
        <w:rPr>
          <w:noProof/>
        </w:rPr>
        <w:tab/>
      </w:r>
      <w:r>
        <w:rPr>
          <w:noProof/>
        </w:rPr>
        <w:fldChar w:fldCharType="begin"/>
      </w:r>
      <w:r>
        <w:rPr>
          <w:noProof/>
        </w:rPr>
        <w:instrText xml:space="preserve"> PAGEREF _Toc178387209 \h </w:instrText>
      </w:r>
      <w:r>
        <w:rPr>
          <w:noProof/>
        </w:rPr>
      </w:r>
      <w:r>
        <w:rPr>
          <w:noProof/>
        </w:rPr>
        <w:fldChar w:fldCharType="separate"/>
      </w:r>
      <w:r>
        <w:rPr>
          <w:noProof/>
        </w:rPr>
        <w:t>260</w:t>
      </w:r>
      <w:r>
        <w:rPr>
          <w:noProof/>
        </w:rPr>
        <w:fldChar w:fldCharType="end"/>
      </w:r>
    </w:p>
    <w:p w14:paraId="2B50C799"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B.2.5</w:t>
      </w:r>
      <w:r w:rsidRPr="00737E32">
        <w:rPr>
          <w:rFonts w:ascii="Cambria" w:eastAsia="ＭＳ 明朝" w:hAnsi="Cambria"/>
          <w:b w:val="0"/>
          <w:noProof/>
          <w:sz w:val="24"/>
          <w:szCs w:val="24"/>
          <w:lang w:val="en-US"/>
        </w:rPr>
        <w:tab/>
      </w:r>
      <w:r>
        <w:rPr>
          <w:noProof/>
        </w:rPr>
        <w:t>Date.prototype.setYear (year)</w:t>
      </w:r>
      <w:r>
        <w:rPr>
          <w:noProof/>
        </w:rPr>
        <w:tab/>
      </w:r>
      <w:r>
        <w:rPr>
          <w:noProof/>
        </w:rPr>
        <w:fldChar w:fldCharType="begin"/>
      </w:r>
      <w:r>
        <w:rPr>
          <w:noProof/>
        </w:rPr>
        <w:instrText xml:space="preserve"> PAGEREF _Toc178387210 \h </w:instrText>
      </w:r>
      <w:r>
        <w:rPr>
          <w:noProof/>
        </w:rPr>
      </w:r>
      <w:r>
        <w:rPr>
          <w:noProof/>
        </w:rPr>
        <w:fldChar w:fldCharType="separate"/>
      </w:r>
      <w:r>
        <w:rPr>
          <w:noProof/>
        </w:rPr>
        <w:t>260</w:t>
      </w:r>
      <w:r>
        <w:rPr>
          <w:noProof/>
        </w:rPr>
        <w:fldChar w:fldCharType="end"/>
      </w:r>
    </w:p>
    <w:p w14:paraId="5505F57F" w14:textId="77777777" w:rsidR="00FA52F8" w:rsidRPr="00737E32" w:rsidRDefault="00FA52F8">
      <w:pPr>
        <w:pStyle w:val="3a"/>
        <w:tabs>
          <w:tab w:val="clear" w:pos="720"/>
          <w:tab w:val="left" w:pos="718"/>
        </w:tabs>
        <w:rPr>
          <w:rFonts w:ascii="Cambria" w:eastAsia="ＭＳ 明朝" w:hAnsi="Cambria"/>
          <w:b w:val="0"/>
          <w:noProof/>
          <w:sz w:val="24"/>
          <w:szCs w:val="24"/>
          <w:lang w:val="en-US"/>
        </w:rPr>
      </w:pPr>
      <w:r>
        <w:rPr>
          <w:noProof/>
        </w:rPr>
        <w:t>B.2.6</w:t>
      </w:r>
      <w:r w:rsidRPr="00737E32">
        <w:rPr>
          <w:rFonts w:ascii="Cambria" w:eastAsia="ＭＳ 明朝" w:hAnsi="Cambria"/>
          <w:b w:val="0"/>
          <w:noProof/>
          <w:sz w:val="24"/>
          <w:szCs w:val="24"/>
          <w:lang w:val="en-US"/>
        </w:rPr>
        <w:tab/>
      </w:r>
      <w:r>
        <w:rPr>
          <w:noProof/>
        </w:rPr>
        <w:t>Date.prototype.toGMTString ( )</w:t>
      </w:r>
      <w:r>
        <w:rPr>
          <w:noProof/>
        </w:rPr>
        <w:tab/>
      </w:r>
      <w:r>
        <w:rPr>
          <w:noProof/>
        </w:rPr>
        <w:fldChar w:fldCharType="begin"/>
      </w:r>
      <w:r>
        <w:rPr>
          <w:noProof/>
        </w:rPr>
        <w:instrText xml:space="preserve"> PAGEREF _Toc178387211 \h </w:instrText>
      </w:r>
      <w:r>
        <w:rPr>
          <w:noProof/>
        </w:rPr>
      </w:r>
      <w:r>
        <w:rPr>
          <w:noProof/>
        </w:rPr>
        <w:fldChar w:fldCharType="separate"/>
      </w:r>
      <w:r>
        <w:rPr>
          <w:noProof/>
        </w:rPr>
        <w:t>260</w:t>
      </w:r>
      <w:r>
        <w:rPr>
          <w:noProof/>
        </w:rPr>
        <w:fldChar w:fldCharType="end"/>
      </w:r>
    </w:p>
    <w:p w14:paraId="60A7FCD3" w14:textId="77777777" w:rsidR="00FA52F8" w:rsidRPr="00737E32" w:rsidRDefault="00FA52F8">
      <w:pPr>
        <w:pStyle w:val="12"/>
        <w:rPr>
          <w:rFonts w:ascii="Cambria" w:eastAsia="ＭＳ 明朝" w:hAnsi="Cambria"/>
          <w:b w:val="0"/>
          <w:noProof/>
          <w:sz w:val="24"/>
          <w:szCs w:val="24"/>
          <w:lang w:val="en-US"/>
        </w:rPr>
      </w:pPr>
      <w:r>
        <w:rPr>
          <w:noProof/>
        </w:rPr>
        <w:t>Annex C</w:t>
      </w:r>
      <w:r w:rsidRPr="00C15C85">
        <w:rPr>
          <w:b w:val="0"/>
          <w:noProof/>
        </w:rPr>
        <w:t xml:space="preserve"> (informative) </w:t>
      </w:r>
      <w:r>
        <w:rPr>
          <w:noProof/>
        </w:rPr>
        <w:t xml:space="preserve"> The Strict Mode of ECMAScript</w:t>
      </w:r>
      <w:r>
        <w:rPr>
          <w:noProof/>
        </w:rPr>
        <w:tab/>
      </w:r>
      <w:r>
        <w:rPr>
          <w:noProof/>
        </w:rPr>
        <w:fldChar w:fldCharType="begin"/>
      </w:r>
      <w:r>
        <w:rPr>
          <w:noProof/>
        </w:rPr>
        <w:instrText xml:space="preserve"> PAGEREF _Toc178387212 \h </w:instrText>
      </w:r>
      <w:r>
        <w:rPr>
          <w:noProof/>
        </w:rPr>
      </w:r>
      <w:r>
        <w:rPr>
          <w:noProof/>
        </w:rPr>
        <w:fldChar w:fldCharType="separate"/>
      </w:r>
      <w:r>
        <w:rPr>
          <w:noProof/>
        </w:rPr>
        <w:t>261</w:t>
      </w:r>
      <w:r>
        <w:rPr>
          <w:noProof/>
        </w:rPr>
        <w:fldChar w:fldCharType="end"/>
      </w:r>
    </w:p>
    <w:p w14:paraId="279B15E0" w14:textId="77777777" w:rsidR="00FA52F8" w:rsidRPr="00737E32" w:rsidRDefault="00FA52F8">
      <w:pPr>
        <w:pStyle w:val="12"/>
        <w:rPr>
          <w:rFonts w:ascii="Cambria" w:eastAsia="ＭＳ 明朝" w:hAnsi="Cambria"/>
          <w:b w:val="0"/>
          <w:noProof/>
          <w:sz w:val="24"/>
          <w:szCs w:val="24"/>
          <w:lang w:val="en-US"/>
        </w:rPr>
      </w:pPr>
      <w:r>
        <w:rPr>
          <w:noProof/>
        </w:rPr>
        <w:t>Annex D</w:t>
      </w:r>
      <w:r w:rsidRPr="00C15C85">
        <w:rPr>
          <w:b w:val="0"/>
          <w:noProof/>
        </w:rPr>
        <w:t xml:space="preserve"> (informative) </w:t>
      </w:r>
      <w:r>
        <w:rPr>
          <w:noProof/>
        </w:rPr>
        <w:t xml:space="preserve"> Corrections and Clarifications in the 5</w:t>
      </w:r>
      <w:r w:rsidRPr="00C15C85">
        <w:rPr>
          <w:noProof/>
          <w:vertAlign w:val="superscript"/>
        </w:rPr>
        <w:t>th</w:t>
      </w:r>
      <w:r>
        <w:rPr>
          <w:noProof/>
        </w:rPr>
        <w:t xml:space="preserve"> Edition with Possible 3</w:t>
      </w:r>
      <w:r w:rsidRPr="00C15C85">
        <w:rPr>
          <w:noProof/>
          <w:vertAlign w:val="superscript"/>
        </w:rPr>
        <w:t>rd</w:t>
      </w:r>
      <w:r>
        <w:rPr>
          <w:noProof/>
        </w:rPr>
        <w:t xml:space="preserve"> Edition Compatibility Impact</w:t>
      </w:r>
      <w:r>
        <w:rPr>
          <w:noProof/>
        </w:rPr>
        <w:tab/>
      </w:r>
      <w:r>
        <w:rPr>
          <w:noProof/>
        </w:rPr>
        <w:fldChar w:fldCharType="begin"/>
      </w:r>
      <w:r>
        <w:rPr>
          <w:noProof/>
        </w:rPr>
        <w:instrText xml:space="preserve"> PAGEREF _Toc178387213 \h </w:instrText>
      </w:r>
      <w:r>
        <w:rPr>
          <w:noProof/>
        </w:rPr>
      </w:r>
      <w:r>
        <w:rPr>
          <w:noProof/>
        </w:rPr>
        <w:fldChar w:fldCharType="separate"/>
      </w:r>
      <w:r>
        <w:rPr>
          <w:noProof/>
        </w:rPr>
        <w:t>263</w:t>
      </w:r>
      <w:r>
        <w:rPr>
          <w:noProof/>
        </w:rPr>
        <w:fldChar w:fldCharType="end"/>
      </w:r>
    </w:p>
    <w:p w14:paraId="03A30972" w14:textId="77777777" w:rsidR="00FA52F8" w:rsidRPr="00737E32" w:rsidRDefault="00FA52F8">
      <w:pPr>
        <w:pStyle w:val="12"/>
        <w:rPr>
          <w:rFonts w:ascii="Cambria" w:eastAsia="ＭＳ 明朝" w:hAnsi="Cambria"/>
          <w:b w:val="0"/>
          <w:noProof/>
          <w:sz w:val="24"/>
          <w:szCs w:val="24"/>
          <w:lang w:val="en-US"/>
        </w:rPr>
      </w:pPr>
      <w:r>
        <w:rPr>
          <w:noProof/>
        </w:rPr>
        <w:t>Annex E</w:t>
      </w:r>
      <w:r w:rsidRPr="00C15C85">
        <w:rPr>
          <w:b w:val="0"/>
          <w:noProof/>
        </w:rPr>
        <w:t xml:space="preserve"> (informative) </w:t>
      </w:r>
      <w:r>
        <w:rPr>
          <w:noProof/>
        </w:rPr>
        <w:t xml:space="preserve"> Additions and Changes in the 5</w:t>
      </w:r>
      <w:r w:rsidRPr="00C15C85">
        <w:rPr>
          <w:noProof/>
          <w:vertAlign w:val="superscript"/>
        </w:rPr>
        <w:t>th</w:t>
      </w:r>
      <w:r>
        <w:rPr>
          <w:noProof/>
        </w:rPr>
        <w:t xml:space="preserve"> Edition that Introduce Incompatibilities with the 3</w:t>
      </w:r>
      <w:r w:rsidRPr="00C15C85">
        <w:rPr>
          <w:noProof/>
          <w:vertAlign w:val="superscript"/>
        </w:rPr>
        <w:t>rd</w:t>
      </w:r>
      <w:r>
        <w:rPr>
          <w:noProof/>
        </w:rPr>
        <w:t xml:space="preserve"> Edition</w:t>
      </w:r>
      <w:r>
        <w:rPr>
          <w:noProof/>
        </w:rPr>
        <w:tab/>
      </w:r>
      <w:r>
        <w:rPr>
          <w:noProof/>
        </w:rPr>
        <w:fldChar w:fldCharType="begin"/>
      </w:r>
      <w:r>
        <w:rPr>
          <w:noProof/>
        </w:rPr>
        <w:instrText xml:space="preserve"> PAGEREF _Toc178387214 \h </w:instrText>
      </w:r>
      <w:r>
        <w:rPr>
          <w:noProof/>
        </w:rPr>
      </w:r>
      <w:r>
        <w:rPr>
          <w:noProof/>
        </w:rPr>
        <w:fldChar w:fldCharType="separate"/>
      </w:r>
      <w:r>
        <w:rPr>
          <w:noProof/>
        </w:rPr>
        <w:t>265</w:t>
      </w:r>
      <w:r>
        <w:rPr>
          <w:noProof/>
        </w:rPr>
        <w:fldChar w:fldCharType="end"/>
      </w:r>
    </w:p>
    <w:p w14:paraId="20AE1071" w14:textId="77777777" w:rsidR="00FA52F8" w:rsidRPr="00737E32" w:rsidRDefault="00FA52F8">
      <w:pPr>
        <w:pStyle w:val="12"/>
        <w:rPr>
          <w:rFonts w:ascii="Cambria" w:eastAsia="ＭＳ 明朝" w:hAnsi="Cambria"/>
          <w:b w:val="0"/>
          <w:noProof/>
          <w:sz w:val="24"/>
          <w:szCs w:val="24"/>
          <w:lang w:val="en-US"/>
        </w:rPr>
      </w:pPr>
      <w:r>
        <w:rPr>
          <w:noProof/>
        </w:rPr>
        <w:t>Annex F</w:t>
      </w:r>
      <w:r w:rsidRPr="00C15C85">
        <w:rPr>
          <w:b w:val="0"/>
          <w:noProof/>
        </w:rPr>
        <w:t xml:space="preserve"> (informative) </w:t>
      </w:r>
      <w:r>
        <w:rPr>
          <w:noProof/>
        </w:rPr>
        <w:t xml:space="preserve"> Technically Significant Corrections and Clarifications in the 5</w:t>
      </w:r>
      <w:r w:rsidRPr="00C15C85">
        <w:rPr>
          <w:bCs/>
          <w:noProof/>
        </w:rPr>
        <w:t>.1</w:t>
      </w:r>
      <w:r>
        <w:rPr>
          <w:noProof/>
        </w:rPr>
        <w:t xml:space="preserve"> Edition</w:t>
      </w:r>
      <w:r>
        <w:rPr>
          <w:noProof/>
        </w:rPr>
        <w:tab/>
      </w:r>
      <w:r>
        <w:rPr>
          <w:noProof/>
        </w:rPr>
        <w:fldChar w:fldCharType="begin"/>
      </w:r>
      <w:r>
        <w:rPr>
          <w:noProof/>
        </w:rPr>
        <w:instrText xml:space="preserve"> PAGEREF _Toc178387215 \h </w:instrText>
      </w:r>
      <w:r>
        <w:rPr>
          <w:noProof/>
        </w:rPr>
      </w:r>
      <w:r>
        <w:rPr>
          <w:noProof/>
        </w:rPr>
        <w:fldChar w:fldCharType="separate"/>
      </w:r>
      <w:r>
        <w:rPr>
          <w:noProof/>
        </w:rPr>
        <w:t>269</w:t>
      </w:r>
      <w:r>
        <w:rPr>
          <w:noProof/>
        </w:rPr>
        <w:fldChar w:fldCharType="end"/>
      </w:r>
    </w:p>
    <w:p w14:paraId="50B9711A" w14:textId="77777777" w:rsidR="00887CB2" w:rsidRDefault="00F00556" w:rsidP="00BD219A">
      <w:pPr>
        <w:pStyle w:val="92"/>
        <w:spacing w:before="80" w:line="230" w:lineRule="exact"/>
        <w:ind w:right="499"/>
      </w:pPr>
      <w:r>
        <w:fldChar w:fldCharType="end"/>
      </w:r>
    </w:p>
    <w:p w14:paraId="7534D92B" w14:textId="77777777" w:rsidR="00990F07" w:rsidRDefault="00887CB2" w:rsidP="00887CB2">
      <w:r>
        <w:br w:type="page"/>
      </w:r>
    </w:p>
    <w:p w14:paraId="077C47F3" w14:textId="77777777" w:rsidR="003E745B" w:rsidRDefault="003E745B" w:rsidP="00990F07"/>
    <w:p w14:paraId="45E0FC89" w14:textId="77777777" w:rsidR="003E745B" w:rsidRDefault="003E745B" w:rsidP="003E745B">
      <w:pPr>
        <w:pStyle w:val="Introduction"/>
      </w:pPr>
      <w:r>
        <w:t>Introduction</w:t>
      </w:r>
    </w:p>
    <w:p w14:paraId="6344E3A4" w14:textId="77777777" w:rsidR="00990F07" w:rsidRDefault="00990F07" w:rsidP="00990F07">
      <w:pPr>
        <w:rPr>
          <w:lang w:val="en-US"/>
        </w:rPr>
      </w:pPr>
      <w:r>
        <w:rPr>
          <w:lang w:val="en-US"/>
        </w:rPr>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64DDFC8B" w14:textId="77777777" w:rsidR="00990F07" w:rsidRDefault="00990F07" w:rsidP="00990F07">
      <w:pPr>
        <w:rPr>
          <w:lang w:val="en-US"/>
        </w:rPr>
      </w:pPr>
      <w:r>
        <w:rPr>
          <w:lang w:val="en-US"/>
        </w:rPr>
        <w:t>The development of this Standard started in November 1996. The first edition of this Ecma Standard was adopted by the Ecma General Assembly of June 1997.</w:t>
      </w:r>
    </w:p>
    <w:p w14:paraId="332E44E7" w14:textId="77777777" w:rsidR="00990F07" w:rsidRDefault="00990F07" w:rsidP="00990F07">
      <w:pPr>
        <w:rPr>
          <w:lang w:val="en-US"/>
        </w:rPr>
      </w:pPr>
      <w:r>
        <w:rPr>
          <w:lang w:val="en-US"/>
        </w:rPr>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111614AF" w14:textId="77777777" w:rsidR="00990F07" w:rsidRDefault="00990F07" w:rsidP="00990F07">
      <w:pPr>
        <w:rPr>
          <w:lang w:val="en-US"/>
        </w:rPr>
      </w:pPr>
      <w:r>
        <w:rPr>
          <w:lang w:val="en-US"/>
        </w:rPr>
        <w:t>The third edition of the Standard introduced powerful regular expressions, better string handling, new control statements, try/catch exception handling, tighter definition of errors, formatting for numeric output and minor changes in anticipation of forthcoming</w:t>
      </w:r>
      <w:r w:rsidRPr="00B42A0D">
        <w:t xml:space="preserve"> internationalisation</w:t>
      </w:r>
      <w:r>
        <w:rPr>
          <w:lang w:val="en-US"/>
        </w:rPr>
        <w:t xml:space="preserve"> facilities and future language growth. The third edition of the ECMAScript standard was adopted by the Ecma General Assembly of December 1999 and published as </w:t>
      </w:r>
      <w:r w:rsidRPr="00FF4073">
        <w:rPr>
          <w:lang w:val="en-US"/>
        </w:rPr>
        <w:t>ISO/IEC 16262:2002</w:t>
      </w:r>
      <w:r>
        <w:rPr>
          <w:lang w:val="en-US"/>
        </w:rPr>
        <w:t xml:space="preserve"> in June 2002.</w:t>
      </w:r>
    </w:p>
    <w:p w14:paraId="17242AFC" w14:textId="77777777" w:rsidR="00990F07" w:rsidRDefault="00990F07" w:rsidP="00990F07">
      <w:pPr>
        <w:rPr>
          <w:lang w:val="en-US"/>
        </w:rPr>
      </w:pPr>
      <w:r w:rsidRPr="00B42A0D">
        <w:rPr>
          <w:lang w:val="en-US"/>
        </w:rPr>
        <w:t xml:space="preserve">Since publication of the third edition, ECMAScript has achieved massive adoption in conjunction with the World Wide Web where it has become the programming language that is supported by essentially all web browsers. </w:t>
      </w:r>
      <w:r>
        <w:rPr>
          <w:lang w:val="en-US"/>
        </w:rPr>
        <w:t>Significant work was done to develop a fourth edition of ECMAScript. Although that work was not completed and not published</w:t>
      </w:r>
      <w:r>
        <w:rPr>
          <w:rStyle w:val="aff2"/>
          <w:lang w:val="en-US"/>
        </w:rPr>
        <w:footnoteReference w:id="1"/>
      </w:r>
      <w:r>
        <w:rPr>
          <w:lang w:val="en-US"/>
        </w:rPr>
        <w:t xml:space="preserve"> as the fourth edition of ECMAScript, it informs continuing evolution of the language. </w:t>
      </w:r>
      <w:r w:rsidRPr="00B42A0D">
        <w:rPr>
          <w:lang w:val="en-US"/>
        </w:rPr>
        <w:t xml:space="preserve">The </w:t>
      </w:r>
      <w:r>
        <w:rPr>
          <w:lang w:val="en-US"/>
        </w:rPr>
        <w:t>fifth</w:t>
      </w:r>
      <w:r w:rsidRPr="00B42A0D">
        <w:rPr>
          <w:lang w:val="en-US"/>
        </w:rPr>
        <w:t xml:space="preserve"> edition </w:t>
      </w:r>
      <w:r>
        <w:rPr>
          <w:lang w:val="en-US"/>
        </w:rPr>
        <w:t>of ECMAScript (published as ECMA-262 5</w:t>
      </w:r>
      <w:r w:rsidRPr="00F91172">
        <w:rPr>
          <w:vertAlign w:val="superscript"/>
          <w:lang w:val="en-US"/>
        </w:rPr>
        <w:t>th</w:t>
      </w:r>
      <w:r>
        <w:rPr>
          <w:lang w:val="en-US"/>
        </w:rPr>
        <w:t xml:space="preserve"> edition) </w:t>
      </w:r>
      <w:r w:rsidRPr="00B42A0D">
        <w:rPr>
          <w:lang w:val="en-US"/>
        </w:rPr>
        <w:t>codifies de facto interpretations of the language specification that have become common among browser implementations and adds support for new features that have emerged since the publication of the third edition. Such features include</w:t>
      </w:r>
      <w:r>
        <w:rPr>
          <w:lang w:val="en-US"/>
        </w:rPr>
        <w:t xml:space="preserve"> </w:t>
      </w:r>
      <w:r w:rsidRPr="00B42A0D">
        <w:rPr>
          <w:lang w:val="en-US"/>
        </w:rPr>
        <w:t>accessor properties, reflective creation and inspection of objects, program control of property attribute</w:t>
      </w:r>
      <w:r>
        <w:rPr>
          <w:lang w:val="en-US"/>
        </w:rPr>
        <w:t>s</w:t>
      </w:r>
      <w:r w:rsidRPr="00B42A0D">
        <w:rPr>
          <w:lang w:val="en-US"/>
        </w:rPr>
        <w:t>, additional array manipulation functions, support for the JSON object encoding format, and a strict mode that provides enhanced error checking and program security.</w:t>
      </w:r>
    </w:p>
    <w:p w14:paraId="6191BBDE" w14:textId="77777777" w:rsidR="00365C38" w:rsidRDefault="0040057E" w:rsidP="00990F07">
      <w:pPr>
        <w:rPr>
          <w:lang w:val="en-US"/>
        </w:rPr>
      </w:pPr>
      <w:r>
        <w:rPr>
          <w:lang w:val="en-US"/>
        </w:rPr>
        <w:t xml:space="preserve">The </w:t>
      </w:r>
      <w:r w:rsidR="00365C38">
        <w:rPr>
          <w:lang w:val="en-US"/>
        </w:rPr>
        <w:t xml:space="preserve">edition 5.1 of the ECMAScript Standard </w:t>
      </w:r>
      <w:r>
        <w:rPr>
          <w:lang w:val="en-US"/>
        </w:rPr>
        <w:t>has been</w:t>
      </w:r>
      <w:r w:rsidR="00365C38">
        <w:rPr>
          <w:lang w:val="en-US"/>
        </w:rPr>
        <w:t xml:space="preserve"> fully aligned with</w:t>
      </w:r>
      <w:r>
        <w:rPr>
          <w:lang w:val="en-US"/>
        </w:rPr>
        <w:t xml:space="preserve"> the</w:t>
      </w:r>
      <w:r w:rsidR="00365C38">
        <w:rPr>
          <w:lang w:val="en-US"/>
        </w:rPr>
        <w:t xml:space="preserve"> </w:t>
      </w:r>
      <w:r w:rsidR="001825F8">
        <w:rPr>
          <w:lang w:val="en-US"/>
        </w:rPr>
        <w:t>third edition of</w:t>
      </w:r>
      <w:r w:rsidR="00365C38">
        <w:rPr>
          <w:lang w:val="en-US"/>
        </w:rPr>
        <w:t xml:space="preserve"> the international standard ISO/IEC 16262:2011.</w:t>
      </w:r>
    </w:p>
    <w:p w14:paraId="2EE127F0" w14:textId="77777777" w:rsidR="0040057E" w:rsidRDefault="0040057E" w:rsidP="00990F07">
      <w:pPr>
        <w:rPr>
          <w:lang w:val="en-US"/>
        </w:rPr>
      </w:pPr>
      <w:r>
        <w:rPr>
          <w:lang w:val="en-US"/>
        </w:rPr>
        <w:t>This present sixth edition of the Standard………</w:t>
      </w:r>
    </w:p>
    <w:p w14:paraId="0EC5F86F" w14:textId="77777777" w:rsidR="00990F07" w:rsidRDefault="00990F07" w:rsidP="00990F07">
      <w:r>
        <w:rPr>
          <w:lang w:val="en-US"/>
        </w:rPr>
        <w:t xml:space="preserve">ECMAScript is a vibrant language and the evolution of the language is not complete. Significant </w:t>
      </w:r>
      <w:r w:rsidRPr="00FF4073">
        <w:rPr>
          <w:lang w:val="en-US"/>
        </w:rPr>
        <w:t xml:space="preserve">technical enhancement will continue </w:t>
      </w:r>
      <w:r>
        <w:rPr>
          <w:lang w:val="en-US"/>
        </w:rPr>
        <w:t>with</w:t>
      </w:r>
      <w:r w:rsidRPr="00FF4073">
        <w:rPr>
          <w:lang w:val="en-US"/>
        </w:rPr>
        <w:t xml:space="preserve"> future editions of this specification.</w:t>
      </w:r>
    </w:p>
    <w:p w14:paraId="5BD8706C" w14:textId="77777777" w:rsidR="00990F07" w:rsidRDefault="00990F07" w:rsidP="00990F07"/>
    <w:p w14:paraId="195DBE9F" w14:textId="77777777" w:rsidR="00990F07" w:rsidRDefault="00990F07" w:rsidP="00990F07"/>
    <w:p w14:paraId="3C669601" w14:textId="77777777" w:rsidR="00990F07" w:rsidRDefault="00990F07" w:rsidP="00990F07"/>
    <w:p w14:paraId="46957FB3" w14:textId="77777777" w:rsidR="00990F07" w:rsidRDefault="00990F07" w:rsidP="00990F07">
      <w:pPr>
        <w:pStyle w:val="M0"/>
      </w:pPr>
      <w:r>
        <w:t xml:space="preserve">This Ecma Standard has been adopted by the General Assembly of </w:t>
      </w:r>
      <w:r w:rsidR="006A4840">
        <w:t>&lt;month&gt;</w:t>
      </w:r>
      <w:r w:rsidR="000B1504">
        <w:t xml:space="preserve"> </w:t>
      </w:r>
      <w:r w:rsidR="006A4840">
        <w:t>&lt;year&gt;</w:t>
      </w:r>
      <w:r>
        <w:t>.</w:t>
      </w:r>
    </w:p>
    <w:p w14:paraId="7050DFF9" w14:textId="77777777" w:rsidR="0012311B" w:rsidRDefault="0012311B" w:rsidP="00A45072"/>
    <w:p w14:paraId="69AD4D83" w14:textId="77777777" w:rsidR="004F385F" w:rsidRDefault="004F385F" w:rsidP="00A45072"/>
    <w:p w14:paraId="388396BF" w14:textId="77777777" w:rsidR="00E7049F" w:rsidRDefault="00E7049F" w:rsidP="00E7049F"/>
    <w:p w14:paraId="2B3AF667"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"DISCLAIMER</w:t>
      </w:r>
    </w:p>
    <w:p w14:paraId="100B9F2B"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28E5EE9E"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This disclaimer is valid only prior to final version of this document. After approval all rights on the standard are reserved by Ecma International.</w:t>
      </w:r>
    </w:p>
    <w:p w14:paraId="17FFED81" w14:textId="77777777" w:rsidR="00E7049F" w:rsidRDefault="00E7049F" w:rsidP="00E7049F">
      <w:pPr>
        <w:pStyle w:val="M0"/>
        <w:pBdr>
          <w:top w:val="single" w:sz="4" w:space="1" w:color="auto"/>
          <w:left w:val="single" w:sz="4" w:space="4" w:color="auto"/>
          <w:bottom w:val="single" w:sz="4" w:space="1" w:color="auto"/>
          <w:right w:val="single" w:sz="4" w:space="4" w:color="auto"/>
        </w:pBdr>
        <w:rPr>
          <w:i/>
        </w:rPr>
      </w:pPr>
      <w:r>
        <w:rPr>
          <w:i/>
        </w:rPr>
        <w:t>The limited permissions are granted through the standardization phase and will not be revoked by Ecma International or its successors or assigns during this time.</w:t>
      </w:r>
    </w:p>
    <w:p w14:paraId="504739FD" w14:textId="77777777" w:rsidR="00E7049F" w:rsidRDefault="00E7049F" w:rsidP="00E7049F">
      <w:pPr>
        <w:pBdr>
          <w:top w:val="single" w:sz="4" w:space="1" w:color="auto"/>
          <w:left w:val="single" w:sz="4" w:space="4" w:color="auto"/>
          <w:bottom w:val="single" w:sz="4" w:space="1" w:color="auto"/>
          <w:right w:val="single" w:sz="4" w:space="4" w:color="auto"/>
        </w:pBdr>
      </w:pPr>
      <w:r>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57888DBA" w14:textId="77777777" w:rsidR="00E7049F" w:rsidRDefault="00E7049F" w:rsidP="00E7049F"/>
    <w:p w14:paraId="2CB20B36" w14:textId="77777777" w:rsidR="000B1504" w:rsidRDefault="000B1504" w:rsidP="003E745B"/>
    <w:p w14:paraId="4564ED02" w14:textId="77777777" w:rsidR="000B1504" w:rsidRPr="003E745B" w:rsidRDefault="000B1504" w:rsidP="003E745B"/>
    <w:p w14:paraId="4BE55020" w14:textId="77777777" w:rsidR="003E745B" w:rsidRDefault="003E745B">
      <w:pPr>
        <w:sectPr w:rsidR="003E745B" w:rsidSect="006E638D">
          <w:headerReference w:type="even" r:id="rId15"/>
          <w:headerReference w:type="default" r:id="rId16"/>
          <w:footerReference w:type="even" r:id="rId17"/>
          <w:footerReference w:type="default" r:id="rId18"/>
          <w:headerReference w:type="first" r:id="rId19"/>
          <w:footerReference w:type="first" r:id="rId20"/>
          <w:pgSz w:w="11906" w:h="16838"/>
          <w:pgMar w:top="1083" w:right="737" w:bottom="567" w:left="850" w:header="851" w:footer="283" w:gutter="567"/>
          <w:pgNumType w:fmt="lowerRoman" w:start="1"/>
          <w:cols w:space="720"/>
          <w:docGrid w:linePitch="272"/>
        </w:sectPr>
      </w:pPr>
    </w:p>
    <w:p w14:paraId="373FB2C4" w14:textId="77777777" w:rsidR="00990F07" w:rsidRDefault="00990F07" w:rsidP="003E745B">
      <w:pPr>
        <w:pStyle w:val="zzSTDTitle"/>
        <w:rPr>
          <w:noProof/>
          <w:color w:val="auto"/>
          <w:lang w:val="en-US"/>
        </w:rPr>
      </w:pPr>
      <w:r>
        <w:rPr>
          <w:noProof/>
          <w:color w:val="auto"/>
          <w:lang w:val="en-US"/>
        </w:rPr>
        <w:t>ECMAScript Language Specification</w:t>
      </w:r>
    </w:p>
    <w:p w14:paraId="21B9EC8F" w14:textId="77777777" w:rsidR="004C02EF" w:rsidRPr="003A0C3A" w:rsidRDefault="004C02EF" w:rsidP="004C02EF">
      <w:pPr>
        <w:pStyle w:val="1"/>
        <w:tabs>
          <w:tab w:val="clear" w:pos="560"/>
        </w:tabs>
        <w:ind w:hanging="11"/>
      </w:pPr>
      <w:bookmarkStart w:id="4" w:name="_Toc276630915"/>
      <w:bookmarkStart w:id="5" w:name="_Toc178386923"/>
      <w:r w:rsidRPr="003A0C3A">
        <w:t>Scope</w:t>
      </w:r>
      <w:bookmarkEnd w:id="4"/>
      <w:bookmarkEnd w:id="5"/>
    </w:p>
    <w:p w14:paraId="74B4FE3E" w14:textId="77777777" w:rsidR="004C02EF" w:rsidRDefault="004C02EF" w:rsidP="004C02EF">
      <w:r w:rsidRPr="00FD14B5">
        <w:rPr>
          <w:rFonts w:eastAsia="Arial Unicode MS"/>
        </w:rPr>
        <w:t>This Standard defines the ECMAScript scripting language.</w:t>
      </w:r>
    </w:p>
    <w:p w14:paraId="5E8A77A0" w14:textId="77777777" w:rsidR="004C02EF" w:rsidRPr="009655CC" w:rsidRDefault="004C02EF" w:rsidP="004C02EF">
      <w:pPr>
        <w:pStyle w:val="1"/>
        <w:tabs>
          <w:tab w:val="clear" w:pos="560"/>
        </w:tabs>
        <w:ind w:hanging="11"/>
      </w:pPr>
      <w:bookmarkStart w:id="6" w:name="_Toc523562844"/>
      <w:bookmarkStart w:id="7" w:name="_Toc525704996"/>
      <w:bookmarkStart w:id="8" w:name="_Toc213731291"/>
      <w:bookmarkStart w:id="9" w:name="_Toc276630916"/>
      <w:bookmarkStart w:id="10" w:name="_Toc178386924"/>
      <w:r w:rsidRPr="009655CC">
        <w:t>Conformance</w:t>
      </w:r>
      <w:bookmarkEnd w:id="6"/>
      <w:bookmarkEnd w:id="7"/>
      <w:bookmarkEnd w:id="8"/>
      <w:bookmarkEnd w:id="9"/>
      <w:bookmarkEnd w:id="10"/>
    </w:p>
    <w:p w14:paraId="011C0C92" w14:textId="77777777" w:rsidR="004C02EF" w:rsidRPr="00FD14B5" w:rsidRDefault="004C02EF" w:rsidP="004C02EF">
      <w:pPr>
        <w:rPr>
          <w:rFonts w:eastAsia="Arial Unicode MS"/>
        </w:rPr>
      </w:pPr>
      <w:r w:rsidRPr="00FD14B5">
        <w:rPr>
          <w:rFonts w:eastAsia="Arial Unicode MS"/>
        </w:rPr>
        <w:t>A conforming implementation of ECMAScript must provide and support all the types, values, objects, properties, functions, and program syntax and semantics described in this specification.</w:t>
      </w:r>
    </w:p>
    <w:p w14:paraId="2C1AEF8B" w14:textId="77777777" w:rsidR="004C02EF" w:rsidRPr="00FD14B5" w:rsidRDefault="004C02EF" w:rsidP="004C02EF">
      <w:pPr>
        <w:rPr>
          <w:rFonts w:eastAsia="Arial Unicode MS"/>
        </w:rPr>
      </w:pPr>
      <w:r w:rsidRPr="00FD14B5">
        <w:rPr>
          <w:rFonts w:eastAsia="Arial Unicode MS"/>
        </w:rPr>
        <w:t xml:space="preserve">A conforming implementation of this </w:t>
      </w:r>
      <w:r>
        <w:rPr>
          <w:rFonts w:eastAsia="Arial Unicode MS"/>
        </w:rPr>
        <w:t>S</w:t>
      </w:r>
      <w:r w:rsidRPr="00FD14B5">
        <w:rPr>
          <w:rFonts w:eastAsia="Arial Unicode MS"/>
        </w:rPr>
        <w:t>tandard shall interpret characters in conformance with the Unicode Standard, Version 3.0 or later and ISO/IEC 10646-1 with either UCS-2 or UTF-16 as the adopted encoding form, implementation level 3. If the adopted ISO/IEC 10646-1 subset is not otherwise specified, it is presumed to be the BMP subset, collection 300. If the adopted encoding form is not otherwise specified, it presumed to be the UTF-16 encoding form.</w:t>
      </w:r>
    </w:p>
    <w:p w14:paraId="20646B4F" w14:textId="77777777" w:rsidR="004C02EF" w:rsidRPr="00FD14B5" w:rsidRDefault="004C02EF" w:rsidP="004C02EF">
      <w:pPr>
        <w:rPr>
          <w:rFonts w:eastAsia="Arial Unicode MS"/>
        </w:rPr>
      </w:pPr>
      <w:r w:rsidRPr="00FD14B5">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47758370" w14:textId="77777777" w:rsidR="004C02EF" w:rsidRDefault="004C02EF" w:rsidP="004C02EF">
      <w:pPr>
        <w:rPr>
          <w:rFonts w:eastAsia="Arial Unicode MS"/>
        </w:rPr>
      </w:pPr>
      <w:r w:rsidRPr="00FD14B5">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w:t>
      </w:r>
      <w:r>
        <w:rPr>
          <w:rFonts w:eastAsia="Arial Unicode MS"/>
        </w:rPr>
        <w:t>6.1.2</w:t>
      </w:r>
      <w:r w:rsidRPr="00FD14B5">
        <w:rPr>
          <w:rFonts w:eastAsia="Arial Unicode MS"/>
        </w:rPr>
        <w:t xml:space="preserve"> of this specification.</w:t>
      </w:r>
    </w:p>
    <w:p w14:paraId="024037B2" w14:textId="77777777" w:rsidR="004C02EF" w:rsidRPr="00080CAD" w:rsidRDefault="004C02EF" w:rsidP="004C02EF">
      <w:pPr>
        <w:pStyle w:val="1"/>
        <w:tabs>
          <w:tab w:val="clear" w:pos="560"/>
        </w:tabs>
        <w:ind w:hanging="11"/>
      </w:pPr>
      <w:bookmarkStart w:id="11" w:name="_Toc276630917"/>
      <w:bookmarkStart w:id="12" w:name="_Toc178386925"/>
      <w:r w:rsidRPr="00080CAD">
        <w:t>Normative references</w:t>
      </w:r>
      <w:bookmarkEnd w:id="11"/>
      <w:bookmarkEnd w:id="12"/>
    </w:p>
    <w:p w14:paraId="74A554EB" w14:textId="77777777" w:rsidR="004C02EF" w:rsidRDefault="004C02EF" w:rsidP="004C02EF">
      <w:pPr>
        <w:keepNext/>
        <w:keepLines/>
      </w:pPr>
      <w:r>
        <w:t>The following referenced documents are indispensable for the application of this document. For dated references, only the edition cited applies. For undated references, the latest edition of the referenced document (including any amendments) applies.</w:t>
      </w:r>
    </w:p>
    <w:p w14:paraId="05B7B07E" w14:textId="77777777" w:rsidR="004C02EF" w:rsidRDefault="004C02EF" w:rsidP="004C02EF">
      <w:pPr>
        <w:pStyle w:val="RefNorm"/>
        <w:spacing w:line="230" w:lineRule="exact"/>
        <w:rPr>
          <w:i/>
        </w:rPr>
      </w:pPr>
      <w:bookmarkStart w:id="13" w:name="_Toc136940934"/>
      <w:bookmarkStart w:id="14" w:name="_Toc136941001"/>
      <w:bookmarkStart w:id="15" w:name="_Toc136941270"/>
      <w:bookmarkStart w:id="16" w:name="_Toc136941398"/>
      <w:bookmarkStart w:id="17" w:name="_Toc136949347"/>
      <w:bookmarkStart w:id="18" w:name="_Toc141029224"/>
      <w:r w:rsidRPr="000171B7">
        <w:t>ISO/IEC</w:t>
      </w:r>
      <w:r>
        <w:t> 9899:1996</w:t>
      </w:r>
      <w:r w:rsidRPr="00FD14B5">
        <w:rPr>
          <w:i/>
        </w:rPr>
        <w:t>,</w:t>
      </w:r>
      <w:bookmarkEnd w:id="13"/>
      <w:bookmarkEnd w:id="14"/>
      <w:bookmarkEnd w:id="15"/>
      <w:bookmarkEnd w:id="16"/>
      <w:bookmarkEnd w:id="17"/>
      <w:bookmarkEnd w:id="18"/>
      <w:r w:rsidRPr="00FD14B5">
        <w:rPr>
          <w:i/>
        </w:rPr>
        <w:t xml:space="preserve"> Programming Languages – C, including amendment 1 and technical corrigenda 1 and 2</w:t>
      </w:r>
    </w:p>
    <w:p w14:paraId="72FA7237" w14:textId="77777777" w:rsidR="004C02EF" w:rsidRDefault="004C02EF" w:rsidP="004C02EF">
      <w:pPr>
        <w:pStyle w:val="RefNorm"/>
        <w:spacing w:line="230" w:lineRule="exact"/>
        <w:rPr>
          <w:i/>
        </w:rPr>
      </w:pPr>
      <w:r w:rsidRPr="000171B7">
        <w:t>ISO/IEC</w:t>
      </w:r>
      <w:r>
        <w:t> 10646-1:1993</w:t>
      </w:r>
      <w:r w:rsidRPr="00FD14B5">
        <w:rPr>
          <w:i/>
        </w:rPr>
        <w:t>, Information Technology – Universal Multiple-Octet Coded Character Set (UCS) plus its amendments and corrigenda</w:t>
      </w:r>
    </w:p>
    <w:p w14:paraId="0CFC9AC6" w14:textId="77777777" w:rsidR="004C02EF" w:rsidRDefault="004C02EF" w:rsidP="004C02EF">
      <w:pPr>
        <w:pStyle w:val="1"/>
        <w:numPr>
          <w:ilvl w:val="0"/>
          <w:numId w:val="0"/>
        </w:numPr>
      </w:pPr>
      <w:bookmarkStart w:id="19" w:name="_Toc276630918"/>
      <w:bookmarkStart w:id="20" w:name="_Toc178386926"/>
      <w:r>
        <w:t>4</w:t>
      </w:r>
      <w:r>
        <w:tab/>
        <w:t>Overview</w:t>
      </w:r>
      <w:bookmarkEnd w:id="19"/>
      <w:bookmarkEnd w:id="20"/>
    </w:p>
    <w:p w14:paraId="51CA5BE5" w14:textId="77777777" w:rsidR="004C02EF" w:rsidRPr="00224D29" w:rsidRDefault="004C02EF" w:rsidP="004C02EF">
      <w:r w:rsidRPr="00224D29">
        <w:t>This section contains a non-normative overview of the ECMAScript language.</w:t>
      </w:r>
    </w:p>
    <w:p w14:paraId="5B344259" w14:textId="77777777" w:rsidR="004C02EF" w:rsidRDefault="004C02EF" w:rsidP="004C02EF">
      <w:r>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r>
        <w:rPr>
          <w:i/>
        </w:rPr>
        <w:t xml:space="preserve">host </w:t>
      </w:r>
      <w:r>
        <w:t>objects, whose description and behaviour are beyond the scope of this specification except to indicate that they may provide certain properties that can be accessed and certain functions that can be called from an ECMAScript program.</w:t>
      </w:r>
    </w:p>
    <w:p w14:paraId="7EE22838" w14:textId="77777777" w:rsidR="004C02EF" w:rsidRDefault="004C02EF" w:rsidP="004C02EF">
      <w:r>
        <w:t xml:space="preserve">A </w:t>
      </w:r>
      <w:r>
        <w:rPr>
          <w:b/>
          <w:i/>
        </w:rPr>
        <w:t>scripting language</w:t>
      </w:r>
      <w:r>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452DEF05" w14:textId="77777777" w:rsidR="004C02EF" w:rsidRDefault="004C02EF" w:rsidP="004C02EF">
      <w:r>
        <w:t xml:space="preserve">ECMAScript was originally designed to be a </w:t>
      </w:r>
      <w:r>
        <w:rPr>
          <w:b/>
          <w:i/>
        </w:rPr>
        <w:t>Web scripting language</w:t>
      </w:r>
      <w:r>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0E376444" w14:textId="77777777" w:rsidR="004C02EF" w:rsidRDefault="004C02EF" w:rsidP="004C02EF">
      <w:r>
        <w:t>Some of the facilities of ECMAScript are similar to those used in other programming languages; in particular Java</w:t>
      </w:r>
      <w:r>
        <w:sym w:font="Symbol" w:char="F0E4"/>
      </w:r>
      <w:r>
        <w:t>, Self, and Scheme as described in:</w:t>
      </w:r>
    </w:p>
    <w:p w14:paraId="7E0E492F" w14:textId="77777777" w:rsidR="004C02EF" w:rsidRDefault="004C02EF" w:rsidP="004C02EF">
      <w:r>
        <w:t>Gosling, James, Bill Joy and Guy Steele. The Java</w:t>
      </w:r>
      <w:r>
        <w:rPr>
          <w:vertAlign w:val="superscript"/>
        </w:rPr>
        <w:sym w:font="Symbol" w:char="F0D4"/>
      </w:r>
      <w:r>
        <w:t xml:space="preserve"> Language Specification. Addison Wesley Publishing Co., 1996.</w:t>
      </w:r>
    </w:p>
    <w:p w14:paraId="051A9108" w14:textId="77777777" w:rsidR="004C02EF" w:rsidRDefault="004C02EF" w:rsidP="004C02EF">
      <w:r>
        <w:t>Ungar, David, and Smith, Randall B. Self: The Power of Simplicity. OOPSLA '87 Conference Proceedings, pp. 227–241, Orlando, FL, October 1987.</w:t>
      </w:r>
    </w:p>
    <w:p w14:paraId="673A843F" w14:textId="77777777" w:rsidR="004C02EF" w:rsidRDefault="004C02EF" w:rsidP="004C02EF">
      <w:r w:rsidRPr="00BF65AA">
        <w:t>IEEE Standard for the Scheme Programming Language. IEEE Std 1178-1990.</w:t>
      </w:r>
    </w:p>
    <w:p w14:paraId="4AF04266" w14:textId="77777777" w:rsidR="004C02EF" w:rsidRDefault="004C02EF" w:rsidP="004C02EF">
      <w:pPr>
        <w:pStyle w:val="20"/>
        <w:numPr>
          <w:ilvl w:val="0"/>
          <w:numId w:val="0"/>
        </w:numPr>
      </w:pPr>
      <w:bookmarkStart w:id="21" w:name="_Toc276630919"/>
      <w:bookmarkStart w:id="22" w:name="_Toc178386927"/>
      <w:r>
        <w:t>4.1</w:t>
      </w:r>
      <w:r>
        <w:tab/>
        <w:t>Web Scripting</w:t>
      </w:r>
      <w:bookmarkEnd w:id="21"/>
      <w:bookmarkEnd w:id="22"/>
    </w:p>
    <w:p w14:paraId="7E3010E7" w14:textId="77777777" w:rsidR="004C02EF" w:rsidRDefault="004C02EF" w:rsidP="004C02EF">
      <w:r>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1505638F" w14:textId="77777777" w:rsidR="004C02EF" w:rsidRDefault="004C02EF" w:rsidP="004C02EF">
      <w:r>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0AC91F52" w14:textId="77777777" w:rsidR="004C02EF" w:rsidRDefault="004C02EF" w:rsidP="004C02EF">
      <w:r>
        <w:t>Each Web browser and server that supports ECMAScript supplies its own host environment, completing the ECMAScript execution environment.</w:t>
      </w:r>
    </w:p>
    <w:p w14:paraId="60C3535F" w14:textId="77777777" w:rsidR="004C02EF" w:rsidRDefault="004C02EF" w:rsidP="004C02EF">
      <w:pPr>
        <w:pStyle w:val="20"/>
        <w:numPr>
          <w:ilvl w:val="0"/>
          <w:numId w:val="0"/>
        </w:numPr>
      </w:pPr>
      <w:bookmarkStart w:id="23" w:name="_Toc276630920"/>
      <w:bookmarkStart w:id="24" w:name="_Toc178386928"/>
      <w:r>
        <w:t>4.2</w:t>
      </w:r>
      <w:r>
        <w:tab/>
        <w:t>Language Overview</w:t>
      </w:r>
      <w:bookmarkEnd w:id="23"/>
      <w:bookmarkEnd w:id="24"/>
    </w:p>
    <w:p w14:paraId="40624166" w14:textId="77777777" w:rsidR="004C02EF" w:rsidRDefault="004C02EF" w:rsidP="004C02EF">
      <w:r>
        <w:t>The following is an informal overview of ECMAScript—not all parts of the language are described. This overview is not part of the standard proper.</w:t>
      </w:r>
    </w:p>
    <w:p w14:paraId="1473B063" w14:textId="77777777" w:rsidR="004C02EF" w:rsidRDefault="004C02EF" w:rsidP="004C02EF">
      <w:r>
        <w:t xml:space="preserve">ECMAScript is object-based: basic language and host facilities are provided by objects, and an ECMAScript program is a cluster of communicating objects. An ECMAScript </w:t>
      </w:r>
      <w:r>
        <w:rPr>
          <w:b/>
          <w:i/>
        </w:rPr>
        <w:t>object</w:t>
      </w:r>
      <w:r>
        <w:t xml:space="preserve"> is a collection of </w:t>
      </w:r>
      <w:r>
        <w:rPr>
          <w:b/>
          <w:i/>
        </w:rPr>
        <w:t>properties</w:t>
      </w:r>
      <w:r>
        <w:t xml:space="preserve"> each with zero or more </w:t>
      </w:r>
      <w:r>
        <w:rPr>
          <w:b/>
          <w:i/>
        </w:rPr>
        <w:t>attributes</w:t>
      </w:r>
      <w:r>
        <w:t xml:space="preserve"> that determine how each property can be used—for example, when the Writable attribute for a property is set to </w:t>
      </w:r>
      <w:r>
        <w:rPr>
          <w:b/>
        </w:rPr>
        <w:t>false</w:t>
      </w:r>
      <w:r>
        <w:t xml:space="preserve">, any attempt by executed ECMAScript code to change the value of the property fails. Properties are containers that hold other objects, </w:t>
      </w:r>
      <w:r>
        <w:rPr>
          <w:b/>
          <w:i/>
        </w:rPr>
        <w:t>primitive values</w:t>
      </w:r>
      <w:r>
        <w:t xml:space="preserve">, or </w:t>
      </w:r>
      <w:r>
        <w:rPr>
          <w:b/>
          <w:i/>
        </w:rPr>
        <w:t>functions</w:t>
      </w:r>
      <w:r>
        <w:t xml:space="preserve">. A primitive value is a member of one of the following built-in types: </w:t>
      </w:r>
      <w:r>
        <w:rPr>
          <w:b/>
        </w:rPr>
        <w:t>Undefined</w:t>
      </w:r>
      <w:r>
        <w:t xml:space="preserve">, </w:t>
      </w:r>
      <w:r>
        <w:rPr>
          <w:b/>
        </w:rPr>
        <w:t>Null</w:t>
      </w:r>
      <w:r>
        <w:t xml:space="preserve">, </w:t>
      </w:r>
      <w:r>
        <w:rPr>
          <w:b/>
        </w:rPr>
        <w:t>Boolean</w:t>
      </w:r>
      <w:r>
        <w:t xml:space="preserve">, </w:t>
      </w:r>
      <w:r>
        <w:rPr>
          <w:b/>
        </w:rPr>
        <w:t>Number</w:t>
      </w:r>
      <w:r>
        <w:t xml:space="preserve">, and </w:t>
      </w:r>
      <w:r>
        <w:rPr>
          <w:b/>
        </w:rPr>
        <w:t>String</w:t>
      </w:r>
      <w:r>
        <w:t xml:space="preserve">; an object is a member of the remaining built-in type </w:t>
      </w:r>
      <w:r>
        <w:rPr>
          <w:b/>
        </w:rPr>
        <w:t>Object</w:t>
      </w:r>
      <w:r>
        <w:t xml:space="preserve">; and a function is a callable object. A function that is associated with an object via a property is a </w:t>
      </w:r>
      <w:r w:rsidRPr="00D66DDF">
        <w:rPr>
          <w:b/>
          <w:i/>
        </w:rPr>
        <w:t>method</w:t>
      </w:r>
      <w:r>
        <w:t>.</w:t>
      </w:r>
    </w:p>
    <w:p w14:paraId="354280A2" w14:textId="77777777" w:rsidR="004C02EF" w:rsidRDefault="004C02EF" w:rsidP="004C02EF">
      <w:r>
        <w:t xml:space="preserve">ECMAScript defines a collection of </w:t>
      </w:r>
      <w:r>
        <w:rPr>
          <w:b/>
          <w:i/>
        </w:rPr>
        <w:t>built-in objects</w:t>
      </w:r>
      <w:r>
        <w:t xml:space="preserve"> that round out the definition of ECMAScript entities. These built-in objects include the </w:t>
      </w:r>
      <w:r w:rsidRPr="00E00A15">
        <w:t>global</w:t>
      </w:r>
      <w:r>
        <w:t xml:space="preserve"> object, the </w:t>
      </w:r>
      <w:r>
        <w:rPr>
          <w:b/>
        </w:rPr>
        <w:t>Object</w:t>
      </w:r>
      <w:r>
        <w:t xml:space="preserve"> object, the </w:t>
      </w:r>
      <w:r>
        <w:rPr>
          <w:b/>
        </w:rPr>
        <w:t>Function</w:t>
      </w:r>
      <w:r>
        <w:t xml:space="preserve"> object, the </w:t>
      </w:r>
      <w:r>
        <w:rPr>
          <w:b/>
        </w:rPr>
        <w:t>Array</w:t>
      </w:r>
      <w:r>
        <w:t xml:space="preserve"> object, the </w:t>
      </w:r>
      <w:r>
        <w:rPr>
          <w:b/>
        </w:rPr>
        <w:t>String</w:t>
      </w:r>
      <w:r>
        <w:t xml:space="preserve"> object, the </w:t>
      </w:r>
      <w:r>
        <w:rPr>
          <w:b/>
        </w:rPr>
        <w:t>Boolean</w:t>
      </w:r>
      <w:r>
        <w:t xml:space="preserve"> object, the </w:t>
      </w:r>
      <w:r>
        <w:rPr>
          <w:b/>
        </w:rPr>
        <w:t>Number</w:t>
      </w:r>
      <w:r>
        <w:t xml:space="preserve"> object, the </w:t>
      </w:r>
      <w:r>
        <w:rPr>
          <w:b/>
        </w:rPr>
        <w:t>Math</w:t>
      </w:r>
      <w:r>
        <w:t xml:space="preserve"> object, the </w:t>
      </w:r>
      <w:r>
        <w:rPr>
          <w:b/>
        </w:rPr>
        <w:t>Date</w:t>
      </w:r>
      <w:r>
        <w:t xml:space="preserve"> object, the </w:t>
      </w:r>
      <w:r>
        <w:rPr>
          <w:b/>
        </w:rPr>
        <w:t>RegExp</w:t>
      </w:r>
      <w:r>
        <w:t xml:space="preserve"> object, the </w:t>
      </w:r>
      <w:r w:rsidRPr="00453EE0">
        <w:rPr>
          <w:b/>
        </w:rPr>
        <w:t>JSON</w:t>
      </w:r>
      <w:r>
        <w:t xml:space="preserve"> object, and the Error objects </w:t>
      </w:r>
      <w:r>
        <w:rPr>
          <w:b/>
        </w:rPr>
        <w:t>Error, EvalError</w:t>
      </w:r>
      <w:r>
        <w:t xml:space="preserve">, </w:t>
      </w:r>
      <w:r>
        <w:rPr>
          <w:b/>
        </w:rPr>
        <w:t xml:space="preserve">RangeError, ReferenceError, SyntaxError, TypeError </w:t>
      </w:r>
      <w:r>
        <w:t xml:space="preserve">and </w:t>
      </w:r>
      <w:r>
        <w:rPr>
          <w:b/>
        </w:rPr>
        <w:t>URIError</w:t>
      </w:r>
      <w:r>
        <w:t>.</w:t>
      </w:r>
    </w:p>
    <w:p w14:paraId="534DA94E" w14:textId="77777777" w:rsidR="004C02EF" w:rsidRDefault="004C02EF" w:rsidP="004C02EF">
      <w:r>
        <w:t xml:space="preserve">ECMAScript also defines a set of built-in </w:t>
      </w:r>
      <w:r>
        <w:rPr>
          <w:b/>
          <w:i/>
        </w:rPr>
        <w:t>operators</w:t>
      </w:r>
      <w:r>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65650919" w14:textId="77777777" w:rsidR="004C02EF" w:rsidRDefault="004C02EF" w:rsidP="004C02EF">
      <w:r w:rsidRPr="00DE655B">
        <w:rPr>
          <w:lang w:val="fr-CH"/>
        </w:rPr>
        <w:t xml:space="preserve">ECMAScript syntax intentionally resembles Java syntax. </w:t>
      </w:r>
      <w:r>
        <w:t>ECMAScript syntax is relaxed to enable it to serve as an easy-to-use scripting language. For example, a variable is not required to have its type declared nor are types associated with properties, and defined functions are not required to have their declarations appear textually before calls to them.</w:t>
      </w:r>
    </w:p>
    <w:p w14:paraId="701AF645" w14:textId="77777777" w:rsidR="004C02EF" w:rsidRDefault="004C02EF" w:rsidP="004C02EF">
      <w:pPr>
        <w:pStyle w:val="30"/>
        <w:numPr>
          <w:ilvl w:val="0"/>
          <w:numId w:val="0"/>
        </w:numPr>
      </w:pPr>
      <w:bookmarkStart w:id="25" w:name="_Toc276630921"/>
      <w:bookmarkStart w:id="26" w:name="_Toc178386929"/>
      <w:r>
        <w:t>4.2.1</w:t>
      </w:r>
      <w:r>
        <w:tab/>
        <w:t>Objects</w:t>
      </w:r>
      <w:bookmarkEnd w:id="25"/>
      <w:bookmarkEnd w:id="26"/>
    </w:p>
    <w:p w14:paraId="5566AE60" w14:textId="77777777" w:rsidR="004C02EF" w:rsidRDefault="004C02EF" w:rsidP="004C02EF">
      <w:r>
        <w:t xml:space="preserve">ECMAScript does not use classes such as those in C++, Smalltalk, or Java. Instead objects may be created in various ways including via a literal notation or via </w:t>
      </w:r>
      <w:r>
        <w:rPr>
          <w:b/>
          <w:i/>
        </w:rPr>
        <w:t>constructors</w:t>
      </w:r>
      <w:r>
        <w:t xml:space="preserve"> which create objects and then execute code that initialises all or part of them by assigning initial values to their properties. Each constructor is a function that has a property named “</w:t>
      </w:r>
      <w:r w:rsidRPr="00386A7F">
        <w:rPr>
          <w:rFonts w:ascii="Courier New" w:hAnsi="Courier New" w:cs="Courier New"/>
          <w:b/>
        </w:rPr>
        <w:t>prototype</w:t>
      </w:r>
      <w:r>
        <w:t>”</w:t>
      </w:r>
      <w:r w:rsidRPr="00FE0130">
        <w:t xml:space="preserve"> </w:t>
      </w:r>
      <w:r>
        <w:t xml:space="preserve">that is used to implement </w:t>
      </w:r>
      <w:r>
        <w:rPr>
          <w:b/>
          <w:i/>
        </w:rPr>
        <w:t>prototype-based inheritance</w:t>
      </w:r>
      <w:r>
        <w:t xml:space="preserve"> and </w:t>
      </w:r>
      <w:r>
        <w:rPr>
          <w:b/>
          <w:i/>
        </w:rPr>
        <w:t>shared properties</w:t>
      </w:r>
      <w:r>
        <w:t xml:space="preserve">. Objects are created by using constructors in </w:t>
      </w:r>
      <w:r>
        <w:rPr>
          <w:b/>
        </w:rPr>
        <w:t>new</w:t>
      </w:r>
      <w:r>
        <w:t xml:space="preserve"> expressions; for example, </w:t>
      </w:r>
      <w:r w:rsidRPr="00386A7F">
        <w:rPr>
          <w:rFonts w:ascii="Courier New" w:hAnsi="Courier New"/>
          <w:b/>
          <w:sz w:val="19"/>
        </w:rPr>
        <w:t>new Date(2009,11)</w:t>
      </w:r>
      <w:r>
        <w:t xml:space="preserve"> creates a new Date object. Invoking a constructor without using </w:t>
      </w:r>
      <w:r>
        <w:rPr>
          <w:b/>
        </w:rPr>
        <w:t>new</w:t>
      </w:r>
      <w:r>
        <w:t xml:space="preserve"> has consequences that depend on the constructor. For example, </w:t>
      </w:r>
      <w:r w:rsidRPr="00386A7F">
        <w:rPr>
          <w:rFonts w:ascii="Courier New" w:hAnsi="Courier New"/>
          <w:b/>
          <w:sz w:val="19"/>
        </w:rPr>
        <w:t>Date()</w:t>
      </w:r>
      <w:r>
        <w:t xml:space="preserve"> produces a string representation of the current date and time rather than an object.</w:t>
      </w:r>
    </w:p>
    <w:p w14:paraId="5F3C75B6" w14:textId="77777777" w:rsidR="004C02EF" w:rsidRDefault="004C02EF" w:rsidP="004C02EF">
      <w:r>
        <w:t xml:space="preserve">Every object created by a constructor has an implicit reference (called the </w:t>
      </w:r>
      <w:r w:rsidRPr="00386A7F">
        <w:t>object’s</w:t>
      </w:r>
      <w:r>
        <w:rPr>
          <w:i/>
        </w:rPr>
        <w:t xml:space="preserve"> prototype</w:t>
      </w:r>
      <w:r>
        <w:t>) to the value of its constructor’s “</w:t>
      </w:r>
      <w:r w:rsidRPr="00386A7F">
        <w:rPr>
          <w:rFonts w:ascii="Courier New" w:hAnsi="Courier New" w:cs="Courier New"/>
          <w:b/>
        </w:rPr>
        <w:t>prototype</w:t>
      </w:r>
      <w:r>
        <w:t xml:space="preserve">” property. Furthermore, a prototype may have a non-null implicit reference to its prototype, and so on; this is called the </w:t>
      </w:r>
      <w:r>
        <w:rPr>
          <w:i/>
        </w:rPr>
        <w:t>prototype chain</w:t>
      </w:r>
      <w:r>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2D7CA2FB" w14:textId="77777777" w:rsidR="004C02EF" w:rsidRPr="00984A3F" w:rsidRDefault="004C02EF"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sidRPr="00E540B8">
        <w:rPr>
          <w:noProof/>
        </w:rPr>
        <w:pict w14:anchorId="4A291F50">
          <v:group id="_x0000_s1114" style="position:absolute;left:0;text-align:left;margin-left:25.45pt;margin-top:10.1pt;width:396.4pt;height:221.2pt;z-index:251657728"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08EFC053" w14:textId="77777777" w:rsidR="009E1F40" w:rsidRDefault="009E1F40" w:rsidP="004C02EF">
                                      <w:r>
                                        <w:rPr>
                                          <w:b/>
                                        </w:rPr>
                                        <w:t xml:space="preserve"> cf</w:t>
                                      </w:r>
                                      <w:r>
                                        <w:rPr>
                                          <w:b/>
                                          <w:vertAlign w:val="subscript"/>
                                        </w:rPr>
                                        <w:t>5</w:t>
                                      </w:r>
                                    </w:p>
                                    <w:p w14:paraId="70B1D431" w14:textId="77777777" w:rsidR="009E1F40" w:rsidRPr="009F344E" w:rsidRDefault="009E1F40" w:rsidP="004C02EF">
                                      <w:pPr>
                                        <w:contextualSpacing/>
                                        <w:rPr>
                                          <w:rFonts w:ascii="Courier New" w:hAnsi="Courier New" w:cs="Courier New"/>
                                          <w:sz w:val="19"/>
                                        </w:rPr>
                                      </w:pPr>
                                      <w:r w:rsidRPr="009F344E">
                                        <w:rPr>
                                          <w:rFonts w:ascii="Courier New" w:hAnsi="Courier New" w:cs="Courier New"/>
                                          <w:sz w:val="19"/>
                                        </w:rPr>
                                        <w:t xml:space="preserve"> q1</w:t>
                                      </w:r>
                                    </w:p>
                                    <w:p w14:paraId="712643CC" w14:textId="77777777" w:rsidR="009E1F40" w:rsidRPr="009F344E" w:rsidRDefault="009E1F40"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05C6EC0E" w14:textId="77777777" w:rsidR="009E1F40" w:rsidRDefault="009E1F40" w:rsidP="004C02EF">
                                                <w:r>
                                                  <w:rPr>
                                                    <w:b/>
                                                  </w:rPr>
                                                  <w:t xml:space="preserve"> cf</w:t>
                                                </w:r>
                                                <w:r>
                                                  <w:rPr>
                                                    <w:b/>
                                                    <w:vertAlign w:val="subscript"/>
                                                  </w:rPr>
                                                  <w:t>4</w:t>
                                                </w:r>
                                              </w:p>
                                              <w:p w14:paraId="3B5A7DFF" w14:textId="77777777" w:rsidR="009E1F40" w:rsidRPr="009F344E" w:rsidRDefault="009E1F40" w:rsidP="004C02EF">
                                                <w:pPr>
                                                  <w:contextualSpacing/>
                                                  <w:rPr>
                                                    <w:rFonts w:ascii="Courier New" w:hAnsi="Courier New" w:cs="Courier New"/>
                                                    <w:sz w:val="19"/>
                                                  </w:rPr>
                                                </w:pPr>
                                                <w:r w:rsidRPr="009F344E">
                                                  <w:rPr>
                                                    <w:rFonts w:ascii="Courier New" w:hAnsi="Courier New" w:cs="Courier New"/>
                                                    <w:sz w:val="19"/>
                                                  </w:rPr>
                                                  <w:t xml:space="preserve"> q1</w:t>
                                                </w:r>
                                              </w:p>
                                              <w:p w14:paraId="19A08039" w14:textId="77777777" w:rsidR="009E1F40" w:rsidRPr="009F344E" w:rsidRDefault="009E1F40"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374A39D3" w14:textId="77777777" w:rsidR="009E1F40" w:rsidRDefault="009E1F40" w:rsidP="004C02EF">
                                                    <w:r>
                                                      <w:rPr>
                                                        <w:b/>
                                                      </w:rPr>
                                                      <w:t xml:space="preserve"> cf</w:t>
                                                    </w:r>
                                                    <w:r>
                                                      <w:rPr>
                                                        <w:b/>
                                                        <w:vertAlign w:val="subscript"/>
                                                      </w:rPr>
                                                      <w:t>3</w:t>
                                                    </w:r>
                                                  </w:p>
                                                  <w:p w14:paraId="35991D3C" w14:textId="77777777" w:rsidR="009E1F40" w:rsidRPr="009F344E" w:rsidRDefault="009E1F40" w:rsidP="004C02EF">
                                                    <w:pPr>
                                                      <w:contextualSpacing/>
                                                      <w:rPr>
                                                        <w:rFonts w:ascii="Courier New" w:hAnsi="Courier New" w:cs="Courier New"/>
                                                        <w:sz w:val="19"/>
                                                      </w:rPr>
                                                    </w:pPr>
                                                    <w:r w:rsidRPr="009F344E">
                                                      <w:rPr>
                                                        <w:rFonts w:ascii="Courier New" w:hAnsi="Courier New" w:cs="Courier New"/>
                                                        <w:sz w:val="19"/>
                                                      </w:rPr>
                                                      <w:t xml:space="preserve"> q1</w:t>
                                                    </w:r>
                                                  </w:p>
                                                  <w:p w14:paraId="4E034882" w14:textId="77777777" w:rsidR="009E1F40" w:rsidRPr="009F344E" w:rsidRDefault="009E1F40"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28DF9310" w14:textId="77777777" w:rsidR="009E1F40" w:rsidRDefault="009E1F40" w:rsidP="004C02EF">
                                                                <w:r>
                                                                  <w:rPr>
                                                                    <w:b/>
                                                                  </w:rPr>
                                                                  <w:t xml:space="preserve"> CF</w:t>
                                                                </w:r>
                                                                <w:r>
                                                                  <w:rPr>
                                                                    <w:b/>
                                                                    <w:vertAlign w:val="subscript"/>
                                                                  </w:rPr>
                                                                  <w:t>p</w:t>
                                                                </w:r>
                                                              </w:p>
                                                              <w:p w14:paraId="24199592" w14:textId="77777777" w:rsidR="009E1F40" w:rsidRPr="009F344E" w:rsidRDefault="009E1F40"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00E461EE" w14:textId="77777777" w:rsidR="009E1F40" w:rsidRPr="00D436B4" w:rsidRDefault="009E1F40" w:rsidP="004C02EF">
                                                                    <w:pPr>
                                                                      <w:spacing w:after="0" w:line="276" w:lineRule="auto"/>
                                                                      <w:rPr>
                                                                        <w:sz w:val="8"/>
                                                                        <w:szCs w:val="8"/>
                                                                      </w:rPr>
                                                                    </w:pPr>
                                                                    <w:r w:rsidRPr="00D436B4">
                                                                      <w:rPr>
                                                                        <w:sz w:val="8"/>
                                                                        <w:szCs w:val="8"/>
                                                                      </w:rPr>
                                                                      <w:t xml:space="preserve"> </w:t>
                                                                    </w:r>
                                                                    <w:r w:rsidRPr="00FF4073">
                                                                      <w:rPr>
                                                                        <w:b/>
                                                                      </w:rPr>
                                                                      <w:t>CF</w:t>
                                                                    </w:r>
                                                                  </w:p>
                                                                  <w:p w14:paraId="548D86A1" w14:textId="77777777" w:rsidR="009E1F40" w:rsidRPr="00D436B4" w:rsidRDefault="009E1F40"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5472BDE8" w14:textId="77777777" w:rsidR="009E1F40" w:rsidRPr="009F344E" w:rsidRDefault="009E1F40"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50EC5668" w14:textId="77777777" w:rsidR="009E1F40" w:rsidRPr="009F344E" w:rsidRDefault="009E1F40"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5B17A8E8" w14:textId="77777777" w:rsidR="009E1F40" w:rsidRDefault="009E1F40" w:rsidP="004C02EF">
                                                                  <w:pPr>
                                                                    <w:rPr>
                                                                      <w:vertAlign w:val="subscript"/>
                                                                    </w:rPr>
                                                                  </w:pPr>
                                                                  <w:r>
                                                                    <w:rPr>
                                                                      <w:b/>
                                                                    </w:rPr>
                                                                    <w:t xml:space="preserve"> cf</w:t>
                                                                  </w:r>
                                                                  <w:r>
                                                                    <w:rPr>
                                                                      <w:b/>
                                                                      <w:vertAlign w:val="subscript"/>
                                                                    </w:rPr>
                                                                    <w:t>1</w:t>
                                                                  </w:r>
                                                                </w:p>
                                                                <w:p w14:paraId="35B7C092" w14:textId="77777777" w:rsidR="009E1F40" w:rsidRPr="009F344E" w:rsidRDefault="009E1F40"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65637748" w14:textId="77777777" w:rsidR="009E1F40" w:rsidRPr="009F344E" w:rsidRDefault="009E1F40"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485349C8" w14:textId="77777777" w:rsidR="009E1F40" w:rsidRDefault="009E1F40" w:rsidP="004C02EF">
                                                              <w:r>
                                                                <w:rPr>
                                                                  <w:b/>
                                                                </w:rPr>
                                                                <w:t xml:space="preserve"> cf</w:t>
                                                              </w:r>
                                                              <w:r>
                                                                <w:rPr>
                                                                  <w:b/>
                                                                  <w:vertAlign w:val="subscript"/>
                                                                </w:rPr>
                                                                <w:t>2</w:t>
                                                              </w:r>
                                                            </w:p>
                                                            <w:p w14:paraId="3E426043" w14:textId="77777777" w:rsidR="009E1F40" w:rsidRPr="009F344E" w:rsidRDefault="009E1F40"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1373C5AE" w14:textId="77777777" w:rsidR="009E1F40" w:rsidRPr="009F344E" w:rsidRDefault="009E1F40"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7561D0CD" w14:textId="77777777" w:rsidR="009E1F40" w:rsidRDefault="009E1F40"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0716CDA3" w14:textId="77777777" w:rsidR="009E1F40" w:rsidRPr="004E7DC4" w:rsidRDefault="009E1F40" w:rsidP="004C02EF">
                    <w:pPr>
                      <w:jc w:val="left"/>
                      <w:rPr>
                        <w:sz w:val="18"/>
                        <w:szCs w:val="18"/>
                      </w:rPr>
                    </w:pPr>
                    <w:r w:rsidRPr="004E7DC4">
                      <w:rPr>
                        <w:sz w:val="18"/>
                        <w:szCs w:val="18"/>
                      </w:rPr>
                      <w:t>explicit prototype property</w:t>
                    </w:r>
                  </w:p>
                </w:txbxContent>
              </v:textbox>
            </v:rect>
          </v:group>
        </w:pict>
      </w:r>
    </w:p>
    <w:p w14:paraId="21854530" w14:textId="77777777" w:rsidR="004C02EF" w:rsidRPr="000171B7" w:rsidRDefault="004C02EF" w:rsidP="004C02EF">
      <w:pPr>
        <w:pStyle w:val="Figuretitle"/>
        <w:spacing w:before="0" w:after="0" w:line="240" w:lineRule="auto"/>
        <w:rPr>
          <w:rFonts w:eastAsia="Arial Unicode MS" w:cs="Arial"/>
        </w:rPr>
      </w:pPr>
      <w:r w:rsidRPr="000956BB">
        <w:rPr>
          <w:rFonts w:eastAsia="Arial Unicode MS" w:hint="eastAsia"/>
        </w:rPr>
        <w:t xml:space="preserve">Figure 1 </w:t>
      </w:r>
      <w:r w:rsidRPr="000956BB">
        <w:rPr>
          <w:rFonts w:eastAsia="Arial Unicode MS"/>
        </w:rPr>
        <w:t xml:space="preserve">— </w:t>
      </w:r>
      <w:r>
        <w:rPr>
          <w:rFonts w:eastAsia="Arial Unicode MS"/>
        </w:rPr>
        <w:t>Object/Prototype Relationships</w:t>
      </w:r>
    </w:p>
    <w:p w14:paraId="10BBF94A" w14:textId="77777777" w:rsidR="004C02EF" w:rsidRDefault="004C02EF" w:rsidP="00086B3C">
      <w:pPr>
        <w:spacing w:before="240"/>
      </w:pPr>
      <w:r>
        <w:t>In a class-based object-oriented language, in general, state is carried by instances, methods are carried by classes, and inheritance is only of structure and behaviour. In ECMAScript, the state and methods are carried by objects, and structure, behaviour, and state are all inherited.</w:t>
      </w:r>
    </w:p>
    <w:p w14:paraId="16573DDD" w14:textId="77777777" w:rsidR="004C02EF" w:rsidRDefault="004C02EF" w:rsidP="004C02EF">
      <w:r>
        <w:t xml:space="preserve">All objects that do not directly contain a particular property that their prototype contains share that property and its value. </w:t>
      </w:r>
      <w:r w:rsidRPr="000956BB">
        <w:t>Figure 1</w:t>
      </w:r>
      <w:r>
        <w:t xml:space="preserve"> illustrates this:</w:t>
      </w:r>
    </w:p>
    <w:p w14:paraId="2BED00AF" w14:textId="77777777" w:rsidR="004C02EF" w:rsidRDefault="004C02EF" w:rsidP="004C02EF">
      <w:r w:rsidRPr="009F344E">
        <w:rPr>
          <w:b/>
        </w:rPr>
        <w:t>CF</w:t>
      </w:r>
      <w:r>
        <w:t xml:space="preserve"> is a constructor (and also an object). Five objects have been created by using </w:t>
      </w:r>
      <w:r>
        <w:rPr>
          <w:rFonts w:ascii="Courier New" w:hAnsi="Courier New"/>
          <w:b/>
        </w:rPr>
        <w:t>new</w:t>
      </w:r>
      <w:r>
        <w:t xml:space="preserve"> expressions: </w:t>
      </w:r>
      <w:r w:rsidRPr="009F344E">
        <w:rPr>
          <w:b/>
        </w:rPr>
        <w:t>cf</w:t>
      </w:r>
      <w:r w:rsidRPr="009F344E">
        <w:rPr>
          <w:b/>
          <w:vertAlign w:val="subscript"/>
        </w:rPr>
        <w:t>1</w:t>
      </w:r>
      <w:r>
        <w:t xml:space="preserve">, </w:t>
      </w:r>
      <w:r w:rsidRPr="009F344E">
        <w:rPr>
          <w:b/>
        </w:rPr>
        <w:t>cf</w:t>
      </w:r>
      <w:r w:rsidRPr="009F344E">
        <w:rPr>
          <w:b/>
          <w:vertAlign w:val="subscript"/>
        </w:rPr>
        <w:t>2</w:t>
      </w:r>
      <w:r>
        <w:t xml:space="preserve">, </w:t>
      </w:r>
      <w:r w:rsidRPr="009F344E">
        <w:rPr>
          <w:b/>
        </w:rPr>
        <w:t>cf</w:t>
      </w:r>
      <w:r w:rsidRPr="009F344E">
        <w:rPr>
          <w:b/>
          <w:vertAlign w:val="subscript"/>
        </w:rPr>
        <w:t>3</w:t>
      </w:r>
      <w:r>
        <w:t xml:space="preserve">, </w:t>
      </w:r>
      <w:r w:rsidRPr="009F344E">
        <w:rPr>
          <w:b/>
        </w:rPr>
        <w:t>cf</w:t>
      </w:r>
      <w:r w:rsidRPr="009F344E">
        <w:rPr>
          <w:b/>
          <w:vertAlign w:val="subscript"/>
        </w:rPr>
        <w:t>4</w:t>
      </w:r>
      <w:r>
        <w:t xml:space="preserve">, and </w:t>
      </w:r>
      <w:r w:rsidRPr="009F344E">
        <w:rPr>
          <w:b/>
        </w:rPr>
        <w:t>cf</w:t>
      </w:r>
      <w:r w:rsidRPr="009F344E">
        <w:rPr>
          <w:b/>
          <w:vertAlign w:val="subscript"/>
        </w:rPr>
        <w:t>5</w:t>
      </w:r>
      <w:r>
        <w:t xml:space="preserve">. Each of these objects contains properties named </w:t>
      </w:r>
      <w:r w:rsidRPr="009F344E">
        <w:rPr>
          <w:rFonts w:ascii="Courier New" w:hAnsi="Courier New" w:cs="Courier New"/>
        </w:rPr>
        <w:t>q1</w:t>
      </w:r>
      <w:r>
        <w:t xml:space="preserve"> and </w:t>
      </w:r>
      <w:r w:rsidRPr="009F344E">
        <w:rPr>
          <w:rFonts w:ascii="Courier New" w:hAnsi="Courier New" w:cs="Courier New"/>
        </w:rPr>
        <w:t>q2</w:t>
      </w:r>
      <w:r>
        <w:t xml:space="preserve">. The dashed lines represent the implicit prototype relationship; so, for example, </w:t>
      </w:r>
      <w:r w:rsidRPr="009F344E">
        <w:rPr>
          <w:b/>
        </w:rPr>
        <w:t>cf</w:t>
      </w:r>
      <w:r w:rsidRPr="009F344E">
        <w:rPr>
          <w:b/>
          <w:vertAlign w:val="subscript"/>
        </w:rPr>
        <w:t>3</w:t>
      </w:r>
      <w:r w:rsidRPr="00463A99">
        <w:t>’s</w:t>
      </w:r>
      <w:r>
        <w:t xml:space="preserve"> prototype is </w:t>
      </w:r>
      <w:r w:rsidRPr="009F344E">
        <w:rPr>
          <w:b/>
        </w:rPr>
        <w:t>CF</w:t>
      </w:r>
      <w:r w:rsidRPr="009F344E">
        <w:rPr>
          <w:b/>
          <w:vertAlign w:val="subscript"/>
        </w:rPr>
        <w:t>p</w:t>
      </w:r>
      <w:r>
        <w:t xml:space="preserve">. The constructor, </w:t>
      </w:r>
      <w:r w:rsidRPr="009F344E">
        <w:rPr>
          <w:b/>
        </w:rPr>
        <w:t>CF</w:t>
      </w:r>
      <w:r>
        <w:t xml:space="preserve">, has two properties itself, named </w:t>
      </w:r>
      <w:r w:rsidRPr="009F344E">
        <w:rPr>
          <w:rFonts w:ascii="Courier New" w:hAnsi="Courier New" w:cs="Courier New"/>
        </w:rPr>
        <w:t>P1</w:t>
      </w:r>
      <w:r>
        <w:t xml:space="preserve"> and </w:t>
      </w:r>
      <w:r w:rsidRPr="009F344E">
        <w:rPr>
          <w:rFonts w:ascii="Courier New" w:hAnsi="Courier New" w:cs="Courier New"/>
        </w:rPr>
        <w:t>P2</w:t>
      </w:r>
      <w:r>
        <w:t xml:space="preserve">, which are not visible to </w:t>
      </w:r>
      <w:r w:rsidRPr="009F344E">
        <w:rPr>
          <w:b/>
        </w:rPr>
        <w:t>CF</w:t>
      </w:r>
      <w:r w:rsidRPr="009F344E">
        <w:rPr>
          <w:b/>
          <w:vertAlign w:val="subscript"/>
        </w:rPr>
        <w:t>p</w:t>
      </w:r>
      <w:r>
        <w:t xml:space="preserve">, </w:t>
      </w:r>
      <w:r w:rsidRPr="009F344E">
        <w:rPr>
          <w:b/>
        </w:rPr>
        <w:t>cf</w:t>
      </w:r>
      <w:r w:rsidRPr="009F344E">
        <w:rPr>
          <w:b/>
          <w:vertAlign w:val="subscript"/>
        </w:rPr>
        <w:t>1</w:t>
      </w:r>
      <w:r>
        <w:t xml:space="preserve">, </w:t>
      </w:r>
      <w:r w:rsidRPr="009F344E">
        <w:rPr>
          <w:b/>
        </w:rPr>
        <w:t>cf</w:t>
      </w:r>
      <w:r w:rsidRPr="009F344E">
        <w:rPr>
          <w:b/>
          <w:vertAlign w:val="subscript"/>
        </w:rPr>
        <w:t>2</w:t>
      </w:r>
      <w:r>
        <w:t xml:space="preserve">, </w:t>
      </w:r>
      <w:r w:rsidRPr="009F344E">
        <w:rPr>
          <w:b/>
        </w:rPr>
        <w:t>cf</w:t>
      </w:r>
      <w:r w:rsidRPr="009F344E">
        <w:rPr>
          <w:b/>
          <w:vertAlign w:val="subscript"/>
        </w:rPr>
        <w:t>3</w:t>
      </w:r>
      <w:r>
        <w:t xml:space="preserve">, </w:t>
      </w:r>
      <w:r w:rsidRPr="009F344E">
        <w:rPr>
          <w:b/>
        </w:rPr>
        <w:t>cf</w:t>
      </w:r>
      <w:r w:rsidRPr="009F344E">
        <w:rPr>
          <w:b/>
          <w:vertAlign w:val="subscript"/>
        </w:rPr>
        <w:t>4</w:t>
      </w:r>
      <w:r>
        <w:t xml:space="preserve">, or </w:t>
      </w:r>
      <w:r w:rsidRPr="009F344E">
        <w:rPr>
          <w:b/>
        </w:rPr>
        <w:t>cf</w:t>
      </w:r>
      <w:r w:rsidRPr="009F344E">
        <w:rPr>
          <w:b/>
          <w:vertAlign w:val="subscript"/>
        </w:rPr>
        <w:t>5</w:t>
      </w:r>
      <w:r>
        <w:t xml:space="preserve">. The property named </w:t>
      </w:r>
      <w:r w:rsidRPr="00504287">
        <w:rPr>
          <w:rFonts w:ascii="Courier New" w:hAnsi="Courier New" w:cs="Courier New"/>
        </w:rPr>
        <w:t>CFP1</w:t>
      </w:r>
      <w:r>
        <w:t xml:space="preserve"> in </w:t>
      </w:r>
      <w:r w:rsidRPr="00504287">
        <w:rPr>
          <w:b/>
        </w:rPr>
        <w:t>CF</w:t>
      </w:r>
      <w:r w:rsidRPr="00504287">
        <w:rPr>
          <w:b/>
          <w:vertAlign w:val="subscript"/>
        </w:rPr>
        <w:t>p</w:t>
      </w:r>
      <w:r>
        <w:t xml:space="preserve"> is shared by </w:t>
      </w:r>
      <w:r w:rsidRPr="00504287">
        <w:rPr>
          <w:b/>
        </w:rPr>
        <w:t>cf</w:t>
      </w:r>
      <w:r w:rsidRPr="00504287">
        <w:rPr>
          <w:b/>
          <w:vertAlign w:val="subscript"/>
        </w:rPr>
        <w:t>1</w:t>
      </w:r>
      <w:r>
        <w:t xml:space="preserve">, </w:t>
      </w:r>
      <w:r w:rsidRPr="00504287">
        <w:rPr>
          <w:b/>
        </w:rPr>
        <w:t>cf</w:t>
      </w:r>
      <w:r w:rsidRPr="00504287">
        <w:rPr>
          <w:b/>
          <w:vertAlign w:val="subscript"/>
        </w:rPr>
        <w:t>2</w:t>
      </w:r>
      <w:r>
        <w:t xml:space="preserve">, </w:t>
      </w:r>
      <w:r w:rsidRPr="00504287">
        <w:rPr>
          <w:b/>
        </w:rPr>
        <w:t>cf</w:t>
      </w:r>
      <w:r w:rsidRPr="00504287">
        <w:rPr>
          <w:b/>
          <w:vertAlign w:val="subscript"/>
        </w:rPr>
        <w:t>3</w:t>
      </w:r>
      <w:r>
        <w:t xml:space="preserve">, </w:t>
      </w:r>
      <w:r w:rsidRPr="00504287">
        <w:rPr>
          <w:b/>
        </w:rPr>
        <w:t>cf</w:t>
      </w:r>
      <w:r w:rsidRPr="00504287">
        <w:rPr>
          <w:b/>
          <w:vertAlign w:val="subscript"/>
        </w:rPr>
        <w:t>4</w:t>
      </w:r>
      <w:r>
        <w:t xml:space="preserve">, and </w:t>
      </w:r>
      <w:r w:rsidRPr="00504287">
        <w:rPr>
          <w:b/>
        </w:rPr>
        <w:t>cf</w:t>
      </w:r>
      <w:r w:rsidRPr="00504287">
        <w:rPr>
          <w:b/>
          <w:vertAlign w:val="subscript"/>
        </w:rPr>
        <w:t>5</w:t>
      </w:r>
      <w:r>
        <w:t xml:space="preserve"> (but not by </w:t>
      </w:r>
      <w:r w:rsidRPr="00504287">
        <w:rPr>
          <w:b/>
        </w:rPr>
        <w:t>CF</w:t>
      </w:r>
      <w:r>
        <w:t xml:space="preserve">), as are any properties found in </w:t>
      </w:r>
      <w:r w:rsidRPr="00504287">
        <w:rPr>
          <w:b/>
        </w:rPr>
        <w:t>CF</w:t>
      </w:r>
      <w:r w:rsidRPr="007B1DC8">
        <w:rPr>
          <w:b/>
          <w:vertAlign w:val="subscript"/>
        </w:rPr>
        <w:t>p</w:t>
      </w:r>
      <w:r w:rsidRPr="007B1DC8">
        <w:t>’s</w:t>
      </w:r>
      <w:r>
        <w:t xml:space="preserve"> implicit prototype chain that are not named </w:t>
      </w:r>
      <w:r w:rsidRPr="00504287">
        <w:rPr>
          <w:rFonts w:ascii="Courier New" w:hAnsi="Courier New" w:cs="Courier New"/>
        </w:rPr>
        <w:t>q1</w:t>
      </w:r>
      <w:r>
        <w:t xml:space="preserve">, </w:t>
      </w:r>
      <w:r w:rsidRPr="00504287">
        <w:rPr>
          <w:rFonts w:ascii="Courier New" w:hAnsi="Courier New" w:cs="Courier New"/>
        </w:rPr>
        <w:t>q2</w:t>
      </w:r>
      <w:r>
        <w:t xml:space="preserve">, or </w:t>
      </w:r>
      <w:r w:rsidRPr="00504287">
        <w:rPr>
          <w:rFonts w:ascii="Courier New" w:hAnsi="Courier New" w:cs="Courier New"/>
        </w:rPr>
        <w:t>CFP1</w:t>
      </w:r>
      <w:r>
        <w:t xml:space="preserve">. Notice that there is no implicit prototype link between </w:t>
      </w:r>
      <w:r w:rsidRPr="00504287">
        <w:rPr>
          <w:b/>
        </w:rPr>
        <w:t>CF</w:t>
      </w:r>
      <w:r>
        <w:t xml:space="preserve"> and </w:t>
      </w:r>
      <w:r w:rsidRPr="00504287">
        <w:rPr>
          <w:b/>
        </w:rPr>
        <w:t>CF</w:t>
      </w:r>
      <w:r w:rsidRPr="00504287">
        <w:rPr>
          <w:b/>
          <w:vertAlign w:val="subscript"/>
        </w:rPr>
        <w:t>p</w:t>
      </w:r>
      <w:r>
        <w:t>.</w:t>
      </w:r>
    </w:p>
    <w:p w14:paraId="3E3FF24C" w14:textId="77777777" w:rsidR="004C02EF" w:rsidRDefault="004C02EF" w:rsidP="004C02EF">
      <w:r>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Pr>
          <w:b/>
        </w:rPr>
        <w:t>cf</w:t>
      </w:r>
      <w:r>
        <w:rPr>
          <w:b/>
          <w:vertAlign w:val="subscript"/>
        </w:rPr>
        <w:t>1</w:t>
      </w:r>
      <w:r>
        <w:t xml:space="preserve">, </w:t>
      </w:r>
      <w:r>
        <w:rPr>
          <w:b/>
        </w:rPr>
        <w:t>cf</w:t>
      </w:r>
      <w:r>
        <w:rPr>
          <w:b/>
          <w:vertAlign w:val="subscript"/>
        </w:rPr>
        <w:t>2</w:t>
      </w:r>
      <w:r>
        <w:t xml:space="preserve">, </w:t>
      </w:r>
      <w:r>
        <w:rPr>
          <w:b/>
        </w:rPr>
        <w:t>cf</w:t>
      </w:r>
      <w:r>
        <w:rPr>
          <w:b/>
          <w:vertAlign w:val="subscript"/>
        </w:rPr>
        <w:t>3</w:t>
      </w:r>
      <w:r>
        <w:t xml:space="preserve">, </w:t>
      </w:r>
      <w:r>
        <w:rPr>
          <w:b/>
        </w:rPr>
        <w:t>cf</w:t>
      </w:r>
      <w:r>
        <w:rPr>
          <w:b/>
          <w:vertAlign w:val="subscript"/>
        </w:rPr>
        <w:t>4</w:t>
      </w:r>
      <w:r>
        <w:t xml:space="preserve">, and </w:t>
      </w:r>
      <w:r>
        <w:rPr>
          <w:b/>
        </w:rPr>
        <w:t>cf</w:t>
      </w:r>
      <w:r>
        <w:rPr>
          <w:b/>
          <w:vertAlign w:val="subscript"/>
        </w:rPr>
        <w:t xml:space="preserve">5 </w:t>
      </w:r>
      <w:r>
        <w:t xml:space="preserve">by assigning a new value to the property in </w:t>
      </w:r>
      <w:r>
        <w:rPr>
          <w:b/>
        </w:rPr>
        <w:t>CF</w:t>
      </w:r>
      <w:r>
        <w:rPr>
          <w:b/>
          <w:vertAlign w:val="subscript"/>
        </w:rPr>
        <w:t>p</w:t>
      </w:r>
      <w:r>
        <w:t>.</w:t>
      </w:r>
    </w:p>
    <w:p w14:paraId="363F1458" w14:textId="77777777" w:rsidR="004C02EF" w:rsidRDefault="004C02EF" w:rsidP="004C02EF">
      <w:pPr>
        <w:pStyle w:val="30"/>
        <w:numPr>
          <w:ilvl w:val="0"/>
          <w:numId w:val="0"/>
        </w:numPr>
      </w:pPr>
      <w:bookmarkStart w:id="27" w:name="_Toc276630922"/>
      <w:bookmarkStart w:id="28" w:name="_Toc178386930"/>
      <w:r>
        <w:t>4.2.2</w:t>
      </w:r>
      <w:r>
        <w:tab/>
        <w:t>The Strict Variant of ECMAScript</w:t>
      </w:r>
      <w:bookmarkEnd w:id="27"/>
      <w:bookmarkEnd w:id="28"/>
    </w:p>
    <w:p w14:paraId="2CFC396E" w14:textId="77777777" w:rsidR="004C02EF" w:rsidRDefault="004C02EF" w:rsidP="004C02EF">
      <w:r>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6333F30C" w14:textId="77777777" w:rsidR="004C02EF" w:rsidRDefault="004C02EF" w:rsidP="004C02EF">
      <w:r>
        <w:t xml:space="preserve">The strict variant of ECMAScript is commonly referred to as the </w:t>
      </w:r>
      <w:r>
        <w:rPr>
          <w:i/>
        </w:rPr>
        <w:t>strict mode</w:t>
      </w:r>
      <w:r>
        <w:t xml:space="preserve"> of the language. Strict mode selection and use of the strict mode syntax and semantics of ECMAScript is explicitly made at the level of individual ECMAScript code units. Because strict mode is selected at the level of a syntactic </w:t>
      </w:r>
      <w:r w:rsidRPr="006F320F">
        <w:t>code</w:t>
      </w:r>
      <w:r>
        <w:t xml:space="preserve"> unit, strict mode only imposes restrictions that have local effect within such a </w:t>
      </w:r>
      <w:r w:rsidRPr="006F320F">
        <w:t xml:space="preserve">code </w:t>
      </w:r>
      <w:r>
        <w:t xml:space="preserve">unit. Strict mode does not restrict or modify any aspect of the ECMAScript semantics that must operate consistently across multiple </w:t>
      </w:r>
      <w:r w:rsidRPr="006F320F">
        <w:t xml:space="preserve">code </w:t>
      </w:r>
      <w:r>
        <w:t xml:space="preserve">units. A complete ECMAScript program may be composed for both strict mode and non-strict mode ECMAScript </w:t>
      </w:r>
      <w:r w:rsidRPr="006F320F">
        <w:t xml:space="preserve">code </w:t>
      </w:r>
      <w:r>
        <w:t xml:space="preserve">units. In this case, strict mode only applies when actually executing code that is defined within a strict mode </w:t>
      </w:r>
      <w:r w:rsidRPr="006F320F">
        <w:t xml:space="preserve">code </w:t>
      </w:r>
      <w:r>
        <w:t xml:space="preserve">unit. </w:t>
      </w:r>
    </w:p>
    <w:p w14:paraId="5AFFF524" w14:textId="77777777" w:rsidR="004C02EF" w:rsidRPr="00421C87" w:rsidRDefault="004C02EF" w:rsidP="004C02EF">
      <w:r>
        <w:t xml:space="preserve">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w:t>
      </w:r>
      <w:r w:rsidRPr="006F320F">
        <w:t xml:space="preserve">code </w:t>
      </w:r>
      <w:r>
        <w:t>units into a single composite program.</w:t>
      </w:r>
    </w:p>
    <w:p w14:paraId="286C417E" w14:textId="77777777" w:rsidR="004C02EF" w:rsidRPr="008169CF" w:rsidRDefault="004C02EF" w:rsidP="004C02EF">
      <w:pPr>
        <w:pStyle w:val="20"/>
        <w:numPr>
          <w:ilvl w:val="0"/>
          <w:numId w:val="0"/>
        </w:numPr>
      </w:pPr>
      <w:bookmarkStart w:id="29" w:name="_Toc276630923"/>
      <w:bookmarkStart w:id="30" w:name="_Toc178386931"/>
      <w:r>
        <w:t>4.3</w:t>
      </w:r>
      <w:r>
        <w:tab/>
      </w:r>
      <w:r w:rsidRPr="008169CF">
        <w:t>Terms and definitions</w:t>
      </w:r>
      <w:bookmarkEnd w:id="29"/>
      <w:bookmarkEnd w:id="30"/>
    </w:p>
    <w:p w14:paraId="5C194953" w14:textId="77777777" w:rsidR="004C02EF" w:rsidRDefault="004C02EF" w:rsidP="004C02EF">
      <w:r>
        <w:t>For the purposes of this document, the following terms and definitions apply.</w:t>
      </w:r>
    </w:p>
    <w:p w14:paraId="511EEB17" w14:textId="77777777" w:rsidR="004C02EF" w:rsidRDefault="004C02EF" w:rsidP="004C02EF">
      <w:pPr>
        <w:pStyle w:val="TermNum"/>
      </w:pPr>
      <w:bookmarkStart w:id="31" w:name="_Toc472818721"/>
      <w:bookmarkStart w:id="32" w:name="_Toc235503267"/>
      <w:r>
        <w:t>4.3.1</w:t>
      </w:r>
    </w:p>
    <w:bookmarkEnd w:id="31"/>
    <w:bookmarkEnd w:id="32"/>
    <w:p w14:paraId="2A2DA773" w14:textId="77777777" w:rsidR="004C02EF" w:rsidRPr="00AF5CF8" w:rsidRDefault="004C02EF" w:rsidP="004C02EF">
      <w:pPr>
        <w:pStyle w:val="Terms"/>
      </w:pPr>
      <w:r w:rsidRPr="00AF5CF8">
        <w:t>type</w:t>
      </w:r>
    </w:p>
    <w:p w14:paraId="347DB54E" w14:textId="77777777" w:rsidR="004C02EF" w:rsidRDefault="004C02EF" w:rsidP="004C02EF">
      <w:pPr>
        <w:pStyle w:val="Definition"/>
      </w:pPr>
      <w:r>
        <w:t>set of data values as defined in Clause 8 of this specification</w:t>
      </w:r>
    </w:p>
    <w:p w14:paraId="55A13299" w14:textId="77777777" w:rsidR="004C02EF" w:rsidRDefault="004C02EF" w:rsidP="004C02EF">
      <w:pPr>
        <w:pStyle w:val="TermNum"/>
      </w:pPr>
      <w:bookmarkStart w:id="33" w:name="_Toc385672087"/>
      <w:bookmarkStart w:id="34" w:name="_Toc393690178"/>
      <w:bookmarkStart w:id="35" w:name="_Toc472818722"/>
      <w:bookmarkStart w:id="36" w:name="_Toc235503268"/>
      <w:r>
        <w:t>4.3.2</w:t>
      </w:r>
    </w:p>
    <w:p w14:paraId="241EF971" w14:textId="77777777" w:rsidR="004C02EF" w:rsidRDefault="004C02EF" w:rsidP="004C02EF">
      <w:pPr>
        <w:pStyle w:val="Terms"/>
      </w:pPr>
      <w:r>
        <w:t xml:space="preserve">primitive </w:t>
      </w:r>
      <w:bookmarkEnd w:id="33"/>
      <w:bookmarkEnd w:id="34"/>
      <w:bookmarkEnd w:id="35"/>
      <w:bookmarkEnd w:id="36"/>
      <w:r>
        <w:t>value</w:t>
      </w:r>
    </w:p>
    <w:p w14:paraId="53542011" w14:textId="77777777" w:rsidR="004C02EF" w:rsidRDefault="004C02EF" w:rsidP="004C02EF">
      <w:pPr>
        <w:pStyle w:val="Definition"/>
      </w:pPr>
      <w:r>
        <w:t xml:space="preserve">member of one of the types </w:t>
      </w:r>
      <w:r w:rsidRPr="006B76BC">
        <w:t>Undefined</w:t>
      </w:r>
      <w:r>
        <w:t xml:space="preserve">, </w:t>
      </w:r>
      <w:r w:rsidRPr="006B76BC">
        <w:t>Null</w:t>
      </w:r>
      <w:r>
        <w:t xml:space="preserve">, </w:t>
      </w:r>
      <w:r w:rsidRPr="006B76BC">
        <w:t>Boolean</w:t>
      </w:r>
      <w:r>
        <w:t xml:space="preserve">, </w:t>
      </w:r>
      <w:r w:rsidRPr="006B76BC">
        <w:t>Number</w:t>
      </w:r>
      <w:r>
        <w:t xml:space="preserve">, or </w:t>
      </w:r>
      <w:r w:rsidRPr="006B76BC">
        <w:t>String</w:t>
      </w:r>
      <w:r>
        <w:t xml:space="preserve"> as defined in Clause 8</w:t>
      </w:r>
    </w:p>
    <w:p w14:paraId="5D5F18F8" w14:textId="77777777" w:rsidR="004C02EF" w:rsidRDefault="004C02EF" w:rsidP="004C02EF">
      <w:pPr>
        <w:pStyle w:val="Note"/>
      </w:pPr>
      <w:r>
        <w:t>NOTE</w:t>
      </w:r>
      <w:r>
        <w:tab/>
        <w:t>A primitive value is a datum that is represented directly at the lowest level of the language implementation.</w:t>
      </w:r>
      <w:bookmarkStart w:id="37" w:name="_Toc385672088"/>
      <w:bookmarkStart w:id="38" w:name="_Toc393690179"/>
    </w:p>
    <w:p w14:paraId="244DD868" w14:textId="77777777" w:rsidR="004C02EF" w:rsidRDefault="004C02EF" w:rsidP="004C02EF">
      <w:pPr>
        <w:pStyle w:val="TermNum"/>
      </w:pPr>
      <w:bookmarkStart w:id="39" w:name="_Toc472818723"/>
      <w:bookmarkStart w:id="40" w:name="_Toc235503269"/>
      <w:r>
        <w:t>4.3.3</w:t>
      </w:r>
    </w:p>
    <w:bookmarkEnd w:id="37"/>
    <w:bookmarkEnd w:id="38"/>
    <w:bookmarkEnd w:id="39"/>
    <w:bookmarkEnd w:id="40"/>
    <w:p w14:paraId="5973E05A" w14:textId="77777777" w:rsidR="004C02EF" w:rsidRDefault="004C02EF" w:rsidP="004C02EF">
      <w:pPr>
        <w:pStyle w:val="Terms"/>
      </w:pPr>
      <w:r>
        <w:t>object</w:t>
      </w:r>
    </w:p>
    <w:p w14:paraId="4D72BCFA" w14:textId="77777777" w:rsidR="004C02EF" w:rsidRDefault="004C02EF" w:rsidP="004C02EF">
      <w:pPr>
        <w:pStyle w:val="Definition"/>
      </w:pPr>
      <w:r>
        <w:t xml:space="preserve">member of the type </w:t>
      </w:r>
      <w:r w:rsidRPr="00463A99">
        <w:t>Object</w:t>
      </w:r>
    </w:p>
    <w:p w14:paraId="45C8AC52" w14:textId="77777777" w:rsidR="004C02EF" w:rsidRDefault="004C02EF" w:rsidP="004C02EF">
      <w:pPr>
        <w:pStyle w:val="Note"/>
      </w:pPr>
      <w:r>
        <w:t>NOTE</w:t>
      </w:r>
      <w:r>
        <w:tab/>
        <w:t>An object is a collection of properties</w:t>
      </w:r>
      <w:bookmarkStart w:id="41" w:name="_Toc385672089"/>
      <w:bookmarkStart w:id="42" w:name="_Toc393690180"/>
      <w:r>
        <w:t xml:space="preserve"> and has a single prototype object. The prototype may be the null value.</w:t>
      </w:r>
    </w:p>
    <w:p w14:paraId="3E87960A" w14:textId="77777777" w:rsidR="004C02EF" w:rsidRDefault="004C02EF" w:rsidP="004C02EF">
      <w:pPr>
        <w:pStyle w:val="TermNum"/>
      </w:pPr>
      <w:bookmarkStart w:id="43" w:name="_Ref457703927"/>
      <w:bookmarkStart w:id="44" w:name="_Toc472818724"/>
      <w:bookmarkStart w:id="45" w:name="_Toc235503270"/>
      <w:r>
        <w:t>4.3.4</w:t>
      </w:r>
    </w:p>
    <w:bookmarkEnd w:id="41"/>
    <w:bookmarkEnd w:id="42"/>
    <w:bookmarkEnd w:id="43"/>
    <w:bookmarkEnd w:id="44"/>
    <w:bookmarkEnd w:id="45"/>
    <w:p w14:paraId="7293C5B6" w14:textId="77777777" w:rsidR="004C02EF" w:rsidRDefault="004C02EF" w:rsidP="004C02EF">
      <w:pPr>
        <w:pStyle w:val="Terms"/>
      </w:pPr>
      <w:r>
        <w:t>constructor</w:t>
      </w:r>
    </w:p>
    <w:p w14:paraId="2A14CD48" w14:textId="77777777" w:rsidR="004C02EF" w:rsidRDefault="004C02EF" w:rsidP="004C02EF">
      <w:pPr>
        <w:pStyle w:val="Definition"/>
      </w:pPr>
      <w:r>
        <w:t>function object that creates and initialises objects</w:t>
      </w:r>
    </w:p>
    <w:p w14:paraId="7B1407DD" w14:textId="77777777" w:rsidR="004C02EF" w:rsidRDefault="004C02EF" w:rsidP="004C02EF">
      <w:pPr>
        <w:pStyle w:val="Note"/>
      </w:pPr>
      <w:r>
        <w:t>NOTE</w:t>
      </w:r>
      <w:r>
        <w:tab/>
        <w:t>The value of a constructor’s “</w:t>
      </w:r>
      <w:r w:rsidRPr="00C64D9D">
        <w:rPr>
          <w:rFonts w:ascii="Courier New" w:hAnsi="Courier New" w:cs="Courier New"/>
        </w:rPr>
        <w:t>prototype</w:t>
      </w:r>
      <w:r>
        <w:t>” property is a prototype object that is used to implement inheritance and shared properties.</w:t>
      </w:r>
      <w:bookmarkStart w:id="46" w:name="_Toc385672090"/>
      <w:bookmarkStart w:id="47" w:name="_Toc393690181"/>
    </w:p>
    <w:p w14:paraId="4A7E98C7" w14:textId="77777777" w:rsidR="004C02EF" w:rsidRDefault="004C02EF" w:rsidP="004C02EF">
      <w:pPr>
        <w:pStyle w:val="TermNum"/>
      </w:pPr>
      <w:bookmarkStart w:id="48" w:name="_Toc472818725"/>
      <w:bookmarkStart w:id="49" w:name="_Toc235503271"/>
      <w:r>
        <w:t>4.3.5</w:t>
      </w:r>
    </w:p>
    <w:bookmarkEnd w:id="46"/>
    <w:bookmarkEnd w:id="47"/>
    <w:bookmarkEnd w:id="48"/>
    <w:bookmarkEnd w:id="49"/>
    <w:p w14:paraId="75B7EEEB" w14:textId="77777777" w:rsidR="004C02EF" w:rsidRDefault="004C02EF" w:rsidP="004C02EF">
      <w:pPr>
        <w:pStyle w:val="Terms"/>
      </w:pPr>
      <w:r>
        <w:t>prototype</w:t>
      </w:r>
    </w:p>
    <w:p w14:paraId="2C55AB67" w14:textId="77777777" w:rsidR="004C02EF" w:rsidRDefault="004C02EF" w:rsidP="004C02EF">
      <w:pPr>
        <w:pStyle w:val="Definition"/>
      </w:pPr>
      <w:r>
        <w:t>object that provides shared properties for other objects</w:t>
      </w:r>
    </w:p>
    <w:p w14:paraId="6D9D55F9" w14:textId="77777777" w:rsidR="004C02EF" w:rsidRDefault="004C02EF" w:rsidP="004C02EF">
      <w:pPr>
        <w:pStyle w:val="Note"/>
      </w:pPr>
      <w:r>
        <w:t>NOTE</w:t>
      </w:r>
      <w:r>
        <w:tab/>
        <w:t>When a constructor creates an object, that object implicitly references the constructor’s “</w:t>
      </w:r>
      <w:r w:rsidRPr="00386A7F">
        <w:rPr>
          <w:rFonts w:ascii="Courier New" w:hAnsi="Courier New" w:cs="Courier New"/>
          <w:b/>
        </w:rPr>
        <w:t>prototype</w:t>
      </w:r>
      <w:r>
        <w:t>” property for the purpose of resolving property references. The constructor’s “</w:t>
      </w:r>
      <w:r w:rsidRPr="00386A7F">
        <w:rPr>
          <w:rFonts w:ascii="Courier New" w:hAnsi="Courier New" w:cs="Courier New"/>
          <w:b/>
        </w:rPr>
        <w:t>prototype</w:t>
      </w:r>
      <w:r>
        <w:t xml:space="preserve">” property can be referenced by the program expression </w:t>
      </w:r>
      <w:r>
        <w:rPr>
          <w:rFonts w:ascii="Courier New" w:hAnsi="Courier New"/>
          <w:i/>
          <w:sz w:val="19"/>
        </w:rPr>
        <w:t>constructor</w:t>
      </w:r>
      <w:r w:rsidRPr="00386A7F">
        <w:rPr>
          <w:rFonts w:ascii="Courier New" w:hAnsi="Courier New"/>
          <w:b/>
          <w:sz w:val="19"/>
        </w:rPr>
        <w:t>.prototype</w:t>
      </w:r>
      <w:r>
        <w:t>, and properties added to an object’s prototype are shared, through inheritance, by all objects sharing the prototype.</w:t>
      </w:r>
      <w:bookmarkStart w:id="50" w:name="_Toc385672091"/>
      <w:bookmarkStart w:id="51" w:name="_Toc393690182"/>
      <w:r>
        <w:t xml:space="preserve"> Alternatively, a new object may be created with an explicitly specified prototype by using the </w:t>
      </w:r>
      <w:r w:rsidRPr="00386A7F">
        <w:rPr>
          <w:rFonts w:ascii="Courier New" w:hAnsi="Courier New"/>
          <w:b/>
          <w:sz w:val="19"/>
        </w:rPr>
        <w:t>Object.create</w:t>
      </w:r>
      <w:r>
        <w:t xml:space="preserve"> built-in function.</w:t>
      </w:r>
    </w:p>
    <w:p w14:paraId="47F81D34" w14:textId="77777777" w:rsidR="004C02EF" w:rsidRDefault="004C02EF" w:rsidP="004C02EF">
      <w:pPr>
        <w:pStyle w:val="TermNum"/>
      </w:pPr>
      <w:bookmarkStart w:id="52" w:name="_Toc472818726"/>
      <w:bookmarkStart w:id="53" w:name="_Toc235503272"/>
      <w:r>
        <w:t>4.3.6</w:t>
      </w:r>
    </w:p>
    <w:p w14:paraId="14853586" w14:textId="77777777" w:rsidR="004C02EF" w:rsidRPr="00ED5D25" w:rsidRDefault="004C02EF" w:rsidP="004C02EF">
      <w:pPr>
        <w:pStyle w:val="Terms"/>
      </w:pPr>
      <w:r w:rsidRPr="00ED5D25">
        <w:t xml:space="preserve">native </w:t>
      </w:r>
      <w:bookmarkEnd w:id="50"/>
      <w:bookmarkEnd w:id="51"/>
      <w:bookmarkEnd w:id="52"/>
      <w:bookmarkEnd w:id="53"/>
      <w:r w:rsidRPr="00ED5D25">
        <w:t>object</w:t>
      </w:r>
    </w:p>
    <w:p w14:paraId="55632328" w14:textId="77777777" w:rsidR="004C02EF" w:rsidRDefault="004C02EF" w:rsidP="004C02EF">
      <w:pPr>
        <w:pStyle w:val="Definition"/>
      </w:pPr>
      <w:r>
        <w:t>object in an ECMAScript implementation whose semantics are fully defined by this specification rather than by  the host environment</w:t>
      </w:r>
    </w:p>
    <w:p w14:paraId="57488853" w14:textId="77777777" w:rsidR="004C02EF" w:rsidRDefault="004C02EF" w:rsidP="004C02EF">
      <w:pPr>
        <w:pStyle w:val="Note"/>
      </w:pPr>
      <w:r>
        <w:t>NOTE</w:t>
      </w:r>
      <w:r>
        <w:tab/>
        <w:t>Standard native objects are defined in this specification. Some native objects are built-in; others may be constructed during the course of execution of an ECMAScript program.</w:t>
      </w:r>
      <w:bookmarkStart w:id="54" w:name="_Toc393690183"/>
      <w:bookmarkStart w:id="55" w:name="_Toc385672092"/>
    </w:p>
    <w:p w14:paraId="14A2CD58" w14:textId="77777777" w:rsidR="004C02EF" w:rsidRDefault="004C02EF" w:rsidP="004C02EF">
      <w:pPr>
        <w:pStyle w:val="TermNum"/>
      </w:pPr>
      <w:bookmarkStart w:id="56" w:name="_Toc472818727"/>
      <w:bookmarkStart w:id="57" w:name="_Toc235503273"/>
      <w:r>
        <w:t>4.3.7</w:t>
      </w:r>
    </w:p>
    <w:p w14:paraId="44AC5FBE" w14:textId="77777777" w:rsidR="004C02EF" w:rsidRDefault="004C02EF" w:rsidP="004C02EF">
      <w:pPr>
        <w:pStyle w:val="TermNum"/>
      </w:pPr>
      <w:r>
        <w:t xml:space="preserve">built-in </w:t>
      </w:r>
      <w:bookmarkEnd w:id="54"/>
      <w:bookmarkEnd w:id="56"/>
      <w:bookmarkEnd w:id="57"/>
      <w:r>
        <w:t>object</w:t>
      </w:r>
    </w:p>
    <w:p w14:paraId="23E1CD66" w14:textId="77777777" w:rsidR="004C02EF" w:rsidRDefault="004C02EF" w:rsidP="004C02EF">
      <w:pPr>
        <w:pStyle w:val="Definition"/>
      </w:pPr>
      <w:r>
        <w:t>object supplied by an ECMAScript implementation, independent of the host environment, that is present at the start of the execution of an ECMAScript program</w:t>
      </w:r>
    </w:p>
    <w:p w14:paraId="28917F93" w14:textId="77777777" w:rsidR="004C02EF" w:rsidRDefault="004C02EF" w:rsidP="004C02EF">
      <w:pPr>
        <w:pStyle w:val="Note"/>
      </w:pPr>
      <w:r>
        <w:t>NOTE</w:t>
      </w:r>
      <w:r>
        <w:tab/>
        <w:t>Standard built-in objects are defined in this specification, and an ECMAScript implementation may specify and define others. Every built-in object is a native object.</w:t>
      </w:r>
      <w:bookmarkStart w:id="58" w:name="_Toc393690184"/>
      <w:r>
        <w:t xml:space="preserve"> A </w:t>
      </w:r>
      <w:r w:rsidRPr="00463A99">
        <w:rPr>
          <w:i/>
        </w:rPr>
        <w:t>built-in constructor</w:t>
      </w:r>
      <w:r w:rsidRPr="0090704F">
        <w:rPr>
          <w:b/>
          <w:i/>
        </w:rPr>
        <w:t xml:space="preserve"> </w:t>
      </w:r>
      <w:r>
        <w:t>is a built-in object that is also a constructor.</w:t>
      </w:r>
    </w:p>
    <w:p w14:paraId="70D7E2BF" w14:textId="77777777" w:rsidR="004C02EF" w:rsidRDefault="004C02EF" w:rsidP="004C02EF">
      <w:pPr>
        <w:pStyle w:val="TermNum"/>
      </w:pPr>
      <w:bookmarkStart w:id="59" w:name="_Toc472818728"/>
      <w:bookmarkStart w:id="60" w:name="_Toc235503274"/>
      <w:r>
        <w:t>4.3.8</w:t>
      </w:r>
    </w:p>
    <w:p w14:paraId="2522AA02" w14:textId="77777777" w:rsidR="004C02EF" w:rsidRDefault="004C02EF" w:rsidP="004C02EF">
      <w:pPr>
        <w:pStyle w:val="Terms"/>
      </w:pPr>
      <w:r>
        <w:t xml:space="preserve">host </w:t>
      </w:r>
      <w:bookmarkEnd w:id="55"/>
      <w:bookmarkEnd w:id="58"/>
      <w:bookmarkEnd w:id="59"/>
      <w:bookmarkEnd w:id="60"/>
      <w:r>
        <w:t>object</w:t>
      </w:r>
    </w:p>
    <w:p w14:paraId="3DE0C281" w14:textId="77777777" w:rsidR="004C02EF" w:rsidRDefault="004C02EF" w:rsidP="004C02EF">
      <w:pPr>
        <w:pStyle w:val="Definition"/>
      </w:pPr>
      <w:r>
        <w:t>object supplied by the host environment to complete the execution environment of ECMAScript</w:t>
      </w:r>
    </w:p>
    <w:p w14:paraId="7292960B" w14:textId="77777777" w:rsidR="004C02EF" w:rsidRDefault="004C02EF" w:rsidP="004C02EF">
      <w:pPr>
        <w:pStyle w:val="Note"/>
      </w:pPr>
      <w:r>
        <w:t>NOTE</w:t>
      </w:r>
      <w:r>
        <w:tab/>
        <w:t>Any object that is not native is a host object.</w:t>
      </w:r>
      <w:bookmarkStart w:id="61" w:name="_Toc385672093"/>
      <w:bookmarkStart w:id="62" w:name="_Toc393690185"/>
      <w:bookmarkStart w:id="63" w:name="_Toc410465335"/>
      <w:bookmarkStart w:id="64" w:name="_Toc410465807"/>
      <w:bookmarkStart w:id="65" w:name="_Toc410466906"/>
      <w:bookmarkStart w:id="66" w:name="_Toc410533182"/>
    </w:p>
    <w:p w14:paraId="7C931343" w14:textId="77777777" w:rsidR="004C02EF" w:rsidRDefault="004C02EF" w:rsidP="004C02EF">
      <w:pPr>
        <w:pStyle w:val="TermNum"/>
      </w:pPr>
      <w:bookmarkStart w:id="67" w:name="_Toc472818729"/>
      <w:bookmarkStart w:id="68" w:name="_Toc235503275"/>
      <w:r>
        <w:t>4.3.9</w:t>
      </w:r>
    </w:p>
    <w:bookmarkEnd w:id="61"/>
    <w:bookmarkEnd w:id="62"/>
    <w:bookmarkEnd w:id="63"/>
    <w:bookmarkEnd w:id="64"/>
    <w:bookmarkEnd w:id="65"/>
    <w:bookmarkEnd w:id="66"/>
    <w:p w14:paraId="3156E781" w14:textId="77777777" w:rsidR="004C02EF" w:rsidRDefault="004C02EF" w:rsidP="004C02EF">
      <w:pPr>
        <w:pStyle w:val="Terms"/>
      </w:pPr>
      <w:r>
        <w:t xml:space="preserve">undefined </w:t>
      </w:r>
      <w:bookmarkEnd w:id="67"/>
      <w:bookmarkEnd w:id="68"/>
      <w:r>
        <w:t>value</w:t>
      </w:r>
    </w:p>
    <w:p w14:paraId="6DFC0492" w14:textId="77777777" w:rsidR="004C02EF" w:rsidRDefault="004C02EF" w:rsidP="004C02EF">
      <w:pPr>
        <w:pStyle w:val="Definition"/>
      </w:pPr>
      <w:r>
        <w:t>primitive value used when a variabl</w:t>
      </w:r>
      <w:bookmarkStart w:id="69" w:name="_Toc385672094"/>
      <w:bookmarkStart w:id="70" w:name="_Toc393690186"/>
      <w:r>
        <w:t>e has not been assigned a value</w:t>
      </w:r>
    </w:p>
    <w:p w14:paraId="78484487" w14:textId="77777777" w:rsidR="004C02EF" w:rsidRDefault="004C02EF" w:rsidP="004C02EF">
      <w:pPr>
        <w:pStyle w:val="TermNum"/>
      </w:pPr>
      <w:bookmarkStart w:id="71" w:name="_Toc472818730"/>
      <w:bookmarkStart w:id="72" w:name="_Toc235503276"/>
      <w:r>
        <w:t>4.3.10</w:t>
      </w:r>
    </w:p>
    <w:p w14:paraId="0779FA0A" w14:textId="77777777" w:rsidR="004C02EF" w:rsidRDefault="004C02EF" w:rsidP="004C02EF">
      <w:pPr>
        <w:pStyle w:val="Terms"/>
      </w:pPr>
      <w:r>
        <w:t xml:space="preserve">Undefined </w:t>
      </w:r>
      <w:bookmarkEnd w:id="69"/>
      <w:bookmarkEnd w:id="70"/>
      <w:bookmarkEnd w:id="71"/>
      <w:bookmarkEnd w:id="72"/>
      <w:r>
        <w:t>type</w:t>
      </w:r>
    </w:p>
    <w:p w14:paraId="6D7A0302" w14:textId="77777777" w:rsidR="004C02EF" w:rsidRDefault="004C02EF" w:rsidP="004C02EF">
      <w:pPr>
        <w:pStyle w:val="Definition"/>
      </w:pPr>
      <w:r>
        <w:t>type whose sole val</w:t>
      </w:r>
      <w:bookmarkStart w:id="73" w:name="_Toc385672095"/>
      <w:bookmarkStart w:id="74" w:name="_Toc393690187"/>
      <w:r>
        <w:t>ue is the undefined value</w:t>
      </w:r>
    </w:p>
    <w:p w14:paraId="7CD25876" w14:textId="77777777" w:rsidR="004C02EF" w:rsidRDefault="004C02EF" w:rsidP="004C02EF">
      <w:pPr>
        <w:pStyle w:val="TermNum"/>
      </w:pPr>
      <w:bookmarkStart w:id="75" w:name="_Toc472818731"/>
      <w:bookmarkStart w:id="76" w:name="_Toc235503277"/>
      <w:r>
        <w:t>4.3.11</w:t>
      </w:r>
    </w:p>
    <w:bookmarkEnd w:id="73"/>
    <w:bookmarkEnd w:id="74"/>
    <w:p w14:paraId="2C98A712" w14:textId="77777777" w:rsidR="004C02EF" w:rsidRDefault="004C02EF" w:rsidP="004C02EF">
      <w:pPr>
        <w:pStyle w:val="Terms"/>
      </w:pPr>
      <w:r>
        <w:t xml:space="preserve">null </w:t>
      </w:r>
      <w:bookmarkEnd w:id="75"/>
      <w:bookmarkEnd w:id="76"/>
      <w:r>
        <w:t>value</w:t>
      </w:r>
    </w:p>
    <w:p w14:paraId="774E2F48" w14:textId="77777777" w:rsidR="004C02EF" w:rsidRDefault="004C02EF" w:rsidP="004C02EF">
      <w:pPr>
        <w:pStyle w:val="Definition"/>
      </w:pPr>
      <w:r>
        <w:t>primitive value that represents the intentio</w:t>
      </w:r>
      <w:bookmarkStart w:id="77" w:name="_Toc385672096"/>
      <w:bookmarkStart w:id="78" w:name="_Toc393690188"/>
      <w:r>
        <w:t>nal absence of any object value</w:t>
      </w:r>
    </w:p>
    <w:p w14:paraId="0D78E3E1" w14:textId="77777777" w:rsidR="004C02EF" w:rsidRDefault="004C02EF" w:rsidP="004C02EF">
      <w:pPr>
        <w:pStyle w:val="TermNum"/>
      </w:pPr>
      <w:bookmarkStart w:id="79" w:name="_Toc472818732"/>
      <w:bookmarkStart w:id="80" w:name="_Toc235503278"/>
      <w:r>
        <w:t>4.3.12</w:t>
      </w:r>
    </w:p>
    <w:p w14:paraId="71CAF8FD" w14:textId="77777777" w:rsidR="004C02EF" w:rsidRDefault="004C02EF" w:rsidP="004C02EF">
      <w:pPr>
        <w:pStyle w:val="Terms"/>
      </w:pPr>
      <w:r>
        <w:t xml:space="preserve">Null </w:t>
      </w:r>
      <w:bookmarkEnd w:id="77"/>
      <w:bookmarkEnd w:id="78"/>
      <w:bookmarkEnd w:id="79"/>
      <w:bookmarkEnd w:id="80"/>
      <w:r>
        <w:t>type</w:t>
      </w:r>
    </w:p>
    <w:p w14:paraId="12BF0257" w14:textId="77777777" w:rsidR="004C02EF" w:rsidRDefault="004C02EF" w:rsidP="004C02EF">
      <w:pPr>
        <w:pStyle w:val="Definition"/>
      </w:pPr>
      <w:r>
        <w:t>type who</w:t>
      </w:r>
      <w:bookmarkStart w:id="81" w:name="_Toc385672097"/>
      <w:bookmarkStart w:id="82" w:name="_Toc393690189"/>
      <w:r>
        <w:t>se sole value is the null value</w:t>
      </w:r>
    </w:p>
    <w:p w14:paraId="44C983F8" w14:textId="77777777" w:rsidR="004C02EF" w:rsidRDefault="004C02EF" w:rsidP="004C02EF">
      <w:pPr>
        <w:pStyle w:val="TermNum"/>
      </w:pPr>
      <w:bookmarkStart w:id="83" w:name="_Toc472818733"/>
      <w:bookmarkStart w:id="84" w:name="_Toc235503279"/>
      <w:r>
        <w:t>4.3.13</w:t>
      </w:r>
    </w:p>
    <w:p w14:paraId="01D89C10" w14:textId="77777777" w:rsidR="004C02EF" w:rsidRDefault="004C02EF" w:rsidP="004C02EF">
      <w:pPr>
        <w:pStyle w:val="Terms"/>
      </w:pPr>
      <w:r>
        <w:t xml:space="preserve">Boolean </w:t>
      </w:r>
      <w:bookmarkEnd w:id="81"/>
      <w:bookmarkEnd w:id="82"/>
      <w:bookmarkEnd w:id="83"/>
      <w:bookmarkEnd w:id="84"/>
      <w:r>
        <w:t>value</w:t>
      </w:r>
    </w:p>
    <w:p w14:paraId="6DE7B28E" w14:textId="77777777" w:rsidR="004C02EF" w:rsidRDefault="004C02EF" w:rsidP="004C02EF">
      <w:pPr>
        <w:pStyle w:val="Definition"/>
      </w:pPr>
      <w:r>
        <w:t xml:space="preserve">member of the </w:t>
      </w:r>
      <w:r w:rsidRPr="00463A99">
        <w:t>Boolean</w:t>
      </w:r>
      <w:r>
        <w:t xml:space="preserve"> type</w:t>
      </w:r>
    </w:p>
    <w:p w14:paraId="6CB9D9E3" w14:textId="77777777" w:rsidR="004C02EF" w:rsidRDefault="004C02EF" w:rsidP="004C02EF">
      <w:pPr>
        <w:pStyle w:val="Note"/>
      </w:pPr>
      <w:r>
        <w:t>NOTE</w:t>
      </w:r>
      <w:r>
        <w:tab/>
        <w:t xml:space="preserve">There are only two Boolean values, </w:t>
      </w:r>
      <w:r>
        <w:rPr>
          <w:b/>
        </w:rPr>
        <w:t>true</w:t>
      </w:r>
      <w:r>
        <w:t xml:space="preserve"> and </w:t>
      </w:r>
      <w:r>
        <w:rPr>
          <w:b/>
        </w:rPr>
        <w:t>false</w:t>
      </w:r>
      <w:r>
        <w:t>.</w:t>
      </w:r>
      <w:bookmarkStart w:id="85" w:name="_Toc385672098"/>
      <w:bookmarkStart w:id="86" w:name="_Toc393690190"/>
    </w:p>
    <w:p w14:paraId="30E8C464" w14:textId="77777777" w:rsidR="004C02EF" w:rsidRDefault="004C02EF" w:rsidP="004C02EF">
      <w:pPr>
        <w:pStyle w:val="TermNum"/>
      </w:pPr>
      <w:bookmarkStart w:id="87" w:name="_Toc472818734"/>
      <w:bookmarkStart w:id="88" w:name="_Toc235503280"/>
      <w:r>
        <w:t>4.3.14</w:t>
      </w:r>
    </w:p>
    <w:p w14:paraId="6CC2EB98" w14:textId="77777777" w:rsidR="004C02EF" w:rsidRDefault="004C02EF" w:rsidP="004C02EF">
      <w:pPr>
        <w:pStyle w:val="Terms"/>
      </w:pPr>
      <w:r>
        <w:t xml:space="preserve">Boolean </w:t>
      </w:r>
      <w:bookmarkEnd w:id="85"/>
      <w:bookmarkEnd w:id="86"/>
      <w:bookmarkEnd w:id="87"/>
      <w:bookmarkEnd w:id="88"/>
      <w:r>
        <w:t>type</w:t>
      </w:r>
    </w:p>
    <w:p w14:paraId="0CD51A10" w14:textId="77777777" w:rsidR="004C02EF" w:rsidRDefault="004C02EF" w:rsidP="004C02EF">
      <w:pPr>
        <w:pStyle w:val="Definition"/>
      </w:pPr>
      <w:r>
        <w:t xml:space="preserve">type consisting of the primitive values </w:t>
      </w:r>
      <w:r>
        <w:rPr>
          <w:b/>
        </w:rPr>
        <w:t>true</w:t>
      </w:r>
      <w:r>
        <w:t xml:space="preserve"> and </w:t>
      </w:r>
      <w:r>
        <w:rPr>
          <w:b/>
        </w:rPr>
        <w:t>false</w:t>
      </w:r>
      <w:bookmarkStart w:id="89" w:name="_Toc385672099"/>
      <w:bookmarkStart w:id="90" w:name="_Toc393690191"/>
    </w:p>
    <w:p w14:paraId="66558465" w14:textId="77777777" w:rsidR="004C02EF" w:rsidRDefault="004C02EF" w:rsidP="004C02EF">
      <w:pPr>
        <w:pStyle w:val="TermNum"/>
      </w:pPr>
      <w:bookmarkStart w:id="91" w:name="_Toc472818735"/>
      <w:bookmarkStart w:id="92" w:name="_Toc235503281"/>
      <w:r>
        <w:t>4.3.15</w:t>
      </w:r>
    </w:p>
    <w:p w14:paraId="79C4F373" w14:textId="77777777" w:rsidR="004C02EF" w:rsidRDefault="004C02EF" w:rsidP="004C02EF">
      <w:pPr>
        <w:pStyle w:val="Terms"/>
      </w:pPr>
      <w:r>
        <w:t xml:space="preserve">Boolean </w:t>
      </w:r>
      <w:bookmarkEnd w:id="89"/>
      <w:bookmarkEnd w:id="90"/>
      <w:bookmarkEnd w:id="91"/>
      <w:bookmarkEnd w:id="92"/>
      <w:r>
        <w:t>object</w:t>
      </w:r>
    </w:p>
    <w:p w14:paraId="13BC7E0A" w14:textId="77777777" w:rsidR="004C02EF" w:rsidRDefault="004C02EF" w:rsidP="004C02EF">
      <w:pPr>
        <w:pStyle w:val="Definition"/>
      </w:pPr>
      <w:r>
        <w:t xml:space="preserve">member of the </w:t>
      </w:r>
      <w:r w:rsidRPr="00463A99">
        <w:t>Object</w:t>
      </w:r>
      <w:r>
        <w:t xml:space="preserve"> type that is an instance of the standard built-in </w:t>
      </w:r>
      <w:r w:rsidRPr="00C05D7B">
        <w:rPr>
          <w:rFonts w:ascii="Courier New" w:hAnsi="Courier New" w:cs="Courier New"/>
          <w:b/>
        </w:rPr>
        <w:t>Boolean</w:t>
      </w:r>
      <w:r>
        <w:t xml:space="preserve"> constructor</w:t>
      </w:r>
    </w:p>
    <w:p w14:paraId="413BF177" w14:textId="77777777" w:rsidR="004C02EF" w:rsidRDefault="004C02EF" w:rsidP="004C02EF">
      <w:pPr>
        <w:pStyle w:val="Note"/>
      </w:pPr>
      <w:r>
        <w:t>NOTE</w:t>
      </w:r>
      <w:r>
        <w:tab/>
        <w:t xml:space="preserve">A Boolean object is created by using the </w:t>
      </w:r>
      <w:r w:rsidRPr="00B24078">
        <w:rPr>
          <w:rFonts w:ascii="Courier New" w:hAnsi="Courier New" w:cs="Courier New"/>
          <w:b/>
          <w:szCs w:val="18"/>
        </w:rPr>
        <w:t>Boolean</w:t>
      </w:r>
      <w:r>
        <w:t xml:space="preserve"> constructor in a </w:t>
      </w:r>
      <w:r>
        <w:rPr>
          <w:rFonts w:ascii="Courier New" w:hAnsi="Courier New"/>
          <w:b/>
        </w:rPr>
        <w:t>new</w:t>
      </w:r>
      <w:r>
        <w:t xml:space="preserve"> expression, supplying a Boolean value as an argument. The resulting object has an internal property whose value is the Boolean value. A Boolean object can be coerced to a Boolean value.</w:t>
      </w:r>
    </w:p>
    <w:p w14:paraId="33AB4609" w14:textId="77777777" w:rsidR="004C02EF" w:rsidRDefault="004C02EF" w:rsidP="004C02EF">
      <w:pPr>
        <w:pStyle w:val="TermNum"/>
      </w:pPr>
      <w:bookmarkStart w:id="93" w:name="_Toc385672100"/>
      <w:bookmarkStart w:id="94" w:name="_Toc393690192"/>
      <w:bookmarkStart w:id="95" w:name="_Toc472818736"/>
      <w:bookmarkStart w:id="96" w:name="_Toc235503282"/>
      <w:r>
        <w:t>4.3.16</w:t>
      </w:r>
    </w:p>
    <w:p w14:paraId="4CAA9F03" w14:textId="77777777" w:rsidR="004C02EF" w:rsidRDefault="004C02EF" w:rsidP="004C02EF">
      <w:pPr>
        <w:pStyle w:val="TermNum"/>
      </w:pPr>
      <w:r>
        <w:t xml:space="preserve">String </w:t>
      </w:r>
      <w:bookmarkEnd w:id="93"/>
      <w:bookmarkEnd w:id="94"/>
      <w:bookmarkEnd w:id="95"/>
      <w:bookmarkEnd w:id="96"/>
      <w:r>
        <w:t>value</w:t>
      </w:r>
    </w:p>
    <w:p w14:paraId="48A30477" w14:textId="77777777" w:rsidR="004C02EF" w:rsidRDefault="004C02EF" w:rsidP="004C02EF">
      <w:r>
        <w:t>primitive value that is a finite ordered sequence of zero o</w:t>
      </w:r>
      <w:bookmarkStart w:id="97" w:name="_Toc385672101"/>
      <w:bookmarkStart w:id="98" w:name="_Toc393690193"/>
      <w:r>
        <w:t>r more 16-bit unsigned integer</w:t>
      </w:r>
    </w:p>
    <w:p w14:paraId="30EF22EC" w14:textId="77777777" w:rsidR="004C02EF" w:rsidRDefault="004C02EF" w:rsidP="004C02EF">
      <w:pPr>
        <w:pStyle w:val="Note"/>
      </w:pPr>
      <w:r w:rsidRPr="000956BB">
        <w:t>NOTE</w:t>
      </w:r>
      <w:r w:rsidRPr="000956BB">
        <w:tab/>
      </w:r>
      <w:r>
        <w:t>A String value</w:t>
      </w:r>
      <w:r w:rsidRPr="00B24078">
        <w:t xml:space="preserve"> </w:t>
      </w:r>
      <w:r>
        <w:t xml:space="preserve">is a member of the </w:t>
      </w:r>
      <w:r w:rsidRPr="00463A99">
        <w:t>String</w:t>
      </w:r>
      <w:r>
        <w:t xml:space="preserve"> type. E</w:t>
      </w:r>
      <w:r w:rsidRPr="000956BB">
        <w:t xml:space="preserve">ach </w:t>
      </w:r>
      <w:r>
        <w:t xml:space="preserve">integer value in the sequence </w:t>
      </w:r>
      <w:r w:rsidRPr="000956BB">
        <w:t>usually represents a single 16-bit unit of UTF-16 text</w:t>
      </w:r>
      <w:r>
        <w:t>. However,</w:t>
      </w:r>
      <w:r w:rsidRPr="000956BB">
        <w:t xml:space="preserve"> </w:t>
      </w:r>
      <w:r>
        <w:t>ECMAScript</w:t>
      </w:r>
      <w:r w:rsidRPr="000956BB">
        <w:t xml:space="preserve"> does not place any restrictions or requirements on the values except that they must be 16-bit unsigned integers.</w:t>
      </w:r>
    </w:p>
    <w:p w14:paraId="611B7B78" w14:textId="77777777" w:rsidR="004C02EF" w:rsidRDefault="004C02EF" w:rsidP="004C02EF">
      <w:pPr>
        <w:pStyle w:val="TermNum"/>
      </w:pPr>
      <w:bookmarkStart w:id="99" w:name="_Toc472818737"/>
      <w:bookmarkStart w:id="100" w:name="_Toc235503283"/>
      <w:r>
        <w:t>4.3.17</w:t>
      </w:r>
    </w:p>
    <w:p w14:paraId="765C8C39" w14:textId="77777777" w:rsidR="004C02EF" w:rsidRDefault="004C02EF" w:rsidP="004C02EF">
      <w:pPr>
        <w:pStyle w:val="Terms"/>
      </w:pPr>
      <w:r>
        <w:t xml:space="preserve">String </w:t>
      </w:r>
      <w:bookmarkEnd w:id="97"/>
      <w:bookmarkEnd w:id="98"/>
      <w:bookmarkEnd w:id="99"/>
      <w:bookmarkEnd w:id="100"/>
      <w:r>
        <w:t>type</w:t>
      </w:r>
    </w:p>
    <w:p w14:paraId="577C5A8C" w14:textId="77777777" w:rsidR="004C02EF" w:rsidRDefault="004C02EF" w:rsidP="004C02EF">
      <w:pPr>
        <w:pStyle w:val="Definition"/>
      </w:pPr>
      <w:r>
        <w:t>se</w:t>
      </w:r>
      <w:bookmarkStart w:id="101" w:name="_Toc385672102"/>
      <w:bookmarkStart w:id="102" w:name="_Toc393690194"/>
      <w:r>
        <w:t>t of all possible String values</w:t>
      </w:r>
    </w:p>
    <w:p w14:paraId="58AA7FCE" w14:textId="77777777" w:rsidR="004C02EF" w:rsidRDefault="004C02EF" w:rsidP="004C02EF">
      <w:pPr>
        <w:pStyle w:val="TermNum"/>
      </w:pPr>
      <w:bookmarkStart w:id="103" w:name="_Ref457703934"/>
      <w:bookmarkStart w:id="104" w:name="_Toc472818738"/>
      <w:bookmarkStart w:id="105" w:name="_Toc235503284"/>
      <w:r>
        <w:t>4.3.18</w:t>
      </w:r>
    </w:p>
    <w:p w14:paraId="1FF5DE99" w14:textId="77777777" w:rsidR="004C02EF" w:rsidRDefault="004C02EF" w:rsidP="004C02EF">
      <w:pPr>
        <w:pStyle w:val="Terms"/>
      </w:pPr>
      <w:r>
        <w:t xml:space="preserve">String </w:t>
      </w:r>
      <w:bookmarkEnd w:id="101"/>
      <w:bookmarkEnd w:id="102"/>
      <w:bookmarkEnd w:id="103"/>
      <w:bookmarkEnd w:id="104"/>
      <w:bookmarkEnd w:id="105"/>
      <w:r>
        <w:t>object</w:t>
      </w:r>
    </w:p>
    <w:p w14:paraId="3669687A" w14:textId="77777777" w:rsidR="004C02EF" w:rsidRDefault="004C02EF" w:rsidP="004C02EF">
      <w:pPr>
        <w:pStyle w:val="Definition"/>
      </w:pPr>
      <w:r>
        <w:t xml:space="preserve">member of the </w:t>
      </w:r>
      <w:r w:rsidRPr="00463A99">
        <w:t>Object</w:t>
      </w:r>
      <w:r>
        <w:t xml:space="preserve"> type that is an instance of the standard built-in </w:t>
      </w:r>
      <w:r w:rsidRPr="00B24078">
        <w:rPr>
          <w:rFonts w:ascii="Courier New" w:hAnsi="Courier New" w:cs="Courier New"/>
          <w:b/>
        </w:rPr>
        <w:t>String</w:t>
      </w:r>
      <w:r>
        <w:t xml:space="preserve"> constructor</w:t>
      </w:r>
    </w:p>
    <w:p w14:paraId="04D9E272" w14:textId="77777777" w:rsidR="004C02EF" w:rsidRDefault="004C02EF" w:rsidP="004C02EF">
      <w:pPr>
        <w:pStyle w:val="Note"/>
      </w:pPr>
      <w:r>
        <w:t>NOTE</w:t>
      </w:r>
      <w:r>
        <w:tab/>
        <w:t xml:space="preserve">A String object is created by using the </w:t>
      </w:r>
      <w:r w:rsidRPr="00B24078">
        <w:rPr>
          <w:rFonts w:ascii="Courier New" w:hAnsi="Courier New" w:cs="Courier New"/>
          <w:b/>
          <w:szCs w:val="18"/>
        </w:rPr>
        <w:t>String</w:t>
      </w:r>
      <w:r>
        <w:t xml:space="preserve"> constructor in a </w:t>
      </w:r>
      <w:r>
        <w:rPr>
          <w:rFonts w:ascii="Courier New" w:hAnsi="Courier New"/>
          <w:b/>
        </w:rPr>
        <w:t>new</w:t>
      </w:r>
      <w:r>
        <w:t xml:space="preserve"> expression, supplying a String value as an argument. The resulting object has an internal property whose value is the String value. A String object can be coerced to a String value by calling the </w:t>
      </w:r>
      <w:r w:rsidRPr="00B24078">
        <w:rPr>
          <w:rFonts w:ascii="Courier New" w:hAnsi="Courier New" w:cs="Courier New"/>
          <w:b/>
          <w:szCs w:val="18"/>
        </w:rPr>
        <w:t>String</w:t>
      </w:r>
      <w:r>
        <w:t xml:space="preserve"> constructor as a function (15.5.1).</w:t>
      </w:r>
    </w:p>
    <w:p w14:paraId="35D0E5E3" w14:textId="77777777" w:rsidR="004C02EF" w:rsidRDefault="004C02EF" w:rsidP="004C02EF">
      <w:pPr>
        <w:pStyle w:val="TermNum"/>
      </w:pPr>
      <w:bookmarkStart w:id="106" w:name="_Toc385672103"/>
      <w:bookmarkStart w:id="107" w:name="_Toc393690195"/>
      <w:bookmarkStart w:id="108" w:name="_Toc472818739"/>
      <w:bookmarkStart w:id="109" w:name="_Toc235503285"/>
      <w:r>
        <w:t>4.3.19</w:t>
      </w:r>
    </w:p>
    <w:p w14:paraId="2A101154" w14:textId="77777777" w:rsidR="004C02EF" w:rsidRDefault="004C02EF" w:rsidP="004C02EF">
      <w:pPr>
        <w:pStyle w:val="Terms"/>
      </w:pPr>
      <w:r>
        <w:t xml:space="preserve">Number </w:t>
      </w:r>
      <w:bookmarkEnd w:id="106"/>
      <w:bookmarkEnd w:id="107"/>
      <w:bookmarkEnd w:id="108"/>
      <w:bookmarkEnd w:id="109"/>
      <w:r>
        <w:t>value</w:t>
      </w:r>
    </w:p>
    <w:p w14:paraId="45759184" w14:textId="77777777" w:rsidR="004C02EF" w:rsidRDefault="004C02EF" w:rsidP="004C02EF">
      <w:pPr>
        <w:pStyle w:val="Definition"/>
      </w:pPr>
      <w:r>
        <w:t>primitive value corresponding to a double-precision 64-bit binary format IEEE 754 value</w:t>
      </w:r>
    </w:p>
    <w:p w14:paraId="4A5C522A" w14:textId="77777777" w:rsidR="004C02EF" w:rsidRDefault="004C02EF" w:rsidP="004C02EF">
      <w:pPr>
        <w:pStyle w:val="Note"/>
      </w:pPr>
      <w:r>
        <w:t>NOTE</w:t>
      </w:r>
      <w:r>
        <w:tab/>
        <w:t xml:space="preserve">A Number value is a member of the </w:t>
      </w:r>
      <w:r w:rsidRPr="00463A99">
        <w:t>Number</w:t>
      </w:r>
      <w:r>
        <w:rPr>
          <w:b/>
        </w:rPr>
        <w:t xml:space="preserve"> </w:t>
      </w:r>
      <w:r>
        <w:t>type and is a direct representation of a number.</w:t>
      </w:r>
      <w:bookmarkStart w:id="110" w:name="_Toc385672104"/>
      <w:bookmarkStart w:id="111" w:name="_Toc393690196"/>
    </w:p>
    <w:p w14:paraId="52C8ED99" w14:textId="77777777" w:rsidR="004C02EF" w:rsidRDefault="004C02EF" w:rsidP="004C02EF">
      <w:pPr>
        <w:pStyle w:val="TermNum"/>
      </w:pPr>
      <w:bookmarkStart w:id="112" w:name="_Toc472818740"/>
      <w:bookmarkStart w:id="113" w:name="_Toc235503286"/>
      <w:r>
        <w:t>4.3.20</w:t>
      </w:r>
    </w:p>
    <w:p w14:paraId="014FE658" w14:textId="77777777" w:rsidR="004C02EF" w:rsidRDefault="004C02EF" w:rsidP="004C02EF">
      <w:pPr>
        <w:pStyle w:val="Terms"/>
      </w:pPr>
      <w:r>
        <w:t xml:space="preserve">Number </w:t>
      </w:r>
      <w:bookmarkEnd w:id="110"/>
      <w:bookmarkEnd w:id="111"/>
      <w:bookmarkEnd w:id="112"/>
      <w:bookmarkEnd w:id="113"/>
      <w:r>
        <w:t>type</w:t>
      </w:r>
    </w:p>
    <w:p w14:paraId="714476B0" w14:textId="77777777" w:rsidR="004C02EF" w:rsidRDefault="004C02EF" w:rsidP="004C02EF">
      <w:pPr>
        <w:pStyle w:val="Definition"/>
      </w:pPr>
      <w:r>
        <w:t xml:space="preserve">set of all possible Number values including the special “Not-a-Number” (NaN) values, positive </w:t>
      </w:r>
      <w:bookmarkStart w:id="114" w:name="_Toc385672105"/>
      <w:bookmarkStart w:id="115" w:name="_Toc393690197"/>
      <w:r>
        <w:t>infinity, and negative infinity</w:t>
      </w:r>
    </w:p>
    <w:p w14:paraId="6A8A2B08" w14:textId="77777777" w:rsidR="004C02EF" w:rsidRDefault="004C02EF" w:rsidP="004C02EF">
      <w:pPr>
        <w:pStyle w:val="TermNum"/>
      </w:pPr>
      <w:bookmarkStart w:id="116" w:name="_Toc472818741"/>
      <w:bookmarkStart w:id="117" w:name="_Toc235503287"/>
      <w:r>
        <w:t>4.3.21</w:t>
      </w:r>
    </w:p>
    <w:p w14:paraId="51A1C944" w14:textId="77777777" w:rsidR="004C02EF" w:rsidRPr="00544377" w:rsidRDefault="004C02EF" w:rsidP="004C02EF">
      <w:pPr>
        <w:pStyle w:val="Terms"/>
      </w:pPr>
      <w:r w:rsidRPr="00544377">
        <w:t xml:space="preserve">Number </w:t>
      </w:r>
      <w:bookmarkEnd w:id="114"/>
      <w:bookmarkEnd w:id="115"/>
      <w:bookmarkEnd w:id="116"/>
      <w:bookmarkEnd w:id="117"/>
      <w:r>
        <w:t>o</w:t>
      </w:r>
      <w:r w:rsidRPr="00544377">
        <w:t>bject</w:t>
      </w:r>
    </w:p>
    <w:p w14:paraId="46B31D1B" w14:textId="77777777" w:rsidR="004C02EF" w:rsidRDefault="004C02EF" w:rsidP="004C02EF">
      <w:r>
        <w:t xml:space="preserve">member of the </w:t>
      </w:r>
      <w:r w:rsidRPr="00463A99">
        <w:t>Object</w:t>
      </w:r>
      <w:r>
        <w:t xml:space="preserve"> type that is an instance of the standard built-in </w:t>
      </w:r>
      <w:r w:rsidRPr="00544377">
        <w:rPr>
          <w:rFonts w:ascii="Courier New" w:hAnsi="Courier New" w:cs="Courier New"/>
          <w:b/>
        </w:rPr>
        <w:t>Number</w:t>
      </w:r>
      <w:r>
        <w:t xml:space="preserve"> constructor</w:t>
      </w:r>
    </w:p>
    <w:p w14:paraId="607061C2" w14:textId="77777777" w:rsidR="004C02EF" w:rsidRDefault="004C02EF" w:rsidP="004C02EF">
      <w:pPr>
        <w:pStyle w:val="Note"/>
      </w:pPr>
      <w:r>
        <w:t>NOTE</w:t>
      </w:r>
      <w:r>
        <w:tab/>
        <w:t xml:space="preserve">A Number object is created by using the </w:t>
      </w:r>
      <w:r w:rsidRPr="007A5BA8">
        <w:rPr>
          <w:rFonts w:ascii="Courier New" w:hAnsi="Courier New" w:cs="Courier New"/>
          <w:b/>
        </w:rPr>
        <w:t>Number</w:t>
      </w:r>
      <w:r>
        <w:t xml:space="preserve"> constructor in a </w:t>
      </w:r>
      <w:r>
        <w:rPr>
          <w:rFonts w:ascii="Courier New" w:hAnsi="Courier New"/>
          <w:b/>
        </w:rPr>
        <w:t>new</w:t>
      </w:r>
      <w:r>
        <w:t xml:space="preserve"> expression, supplying a Number value as an argument. The resulting object has an internal property whose value is the Number value. A Number object can be coerced to a Number value by calling the </w:t>
      </w:r>
      <w:r w:rsidRPr="007A5BA8">
        <w:rPr>
          <w:rFonts w:ascii="Courier New" w:hAnsi="Courier New" w:cs="Courier New"/>
          <w:b/>
        </w:rPr>
        <w:t>Number</w:t>
      </w:r>
      <w:r>
        <w:t xml:space="preserve"> constructor as a function (15.7.1)</w:t>
      </w:r>
      <w:bookmarkStart w:id="118" w:name="_Toc385672106"/>
      <w:bookmarkStart w:id="119" w:name="_Toc393690198"/>
      <w:r>
        <w:t>.</w:t>
      </w:r>
    </w:p>
    <w:p w14:paraId="52633E38" w14:textId="77777777" w:rsidR="004C02EF" w:rsidRDefault="004C02EF" w:rsidP="004C02EF">
      <w:pPr>
        <w:pStyle w:val="TermNum"/>
      </w:pPr>
      <w:bookmarkStart w:id="120" w:name="_Toc472818742"/>
      <w:bookmarkStart w:id="121" w:name="_Toc235503288"/>
      <w:r>
        <w:t>4.3.22</w:t>
      </w:r>
    </w:p>
    <w:p w14:paraId="4456D604" w14:textId="77777777" w:rsidR="004C02EF" w:rsidRDefault="004C02EF" w:rsidP="004C02EF">
      <w:pPr>
        <w:pStyle w:val="Terms"/>
      </w:pPr>
      <w:r>
        <w:t>Infinit</w:t>
      </w:r>
      <w:bookmarkEnd w:id="118"/>
      <w:bookmarkEnd w:id="119"/>
      <w:r>
        <w:t>y</w:t>
      </w:r>
      <w:bookmarkEnd w:id="120"/>
      <w:bookmarkEnd w:id="121"/>
    </w:p>
    <w:p w14:paraId="525D31F7" w14:textId="77777777" w:rsidR="004C02EF" w:rsidRDefault="004C02EF" w:rsidP="004C02EF">
      <w:pPr>
        <w:pStyle w:val="Definition"/>
      </w:pPr>
      <w:r>
        <w:t xml:space="preserve">number value </w:t>
      </w:r>
      <w:r>
        <w:rPr>
          <w:sz w:val="19"/>
        </w:rPr>
        <w:t>that</w:t>
      </w:r>
      <w:r>
        <w:t xml:space="preserve"> is the</w:t>
      </w:r>
      <w:bookmarkStart w:id="122" w:name="_Toc385672107"/>
      <w:bookmarkStart w:id="123" w:name="_Toc393690199"/>
      <w:r>
        <w:t xml:space="preserve"> positive infinite Number value</w:t>
      </w:r>
    </w:p>
    <w:p w14:paraId="5C52BAC1" w14:textId="77777777" w:rsidR="004C02EF" w:rsidRDefault="004C02EF" w:rsidP="004C02EF">
      <w:pPr>
        <w:pStyle w:val="TermNum"/>
      </w:pPr>
      <w:bookmarkStart w:id="124" w:name="_Hlt424497426"/>
      <w:bookmarkStart w:id="125" w:name="_Toc472818743"/>
      <w:bookmarkStart w:id="126" w:name="_Toc235503289"/>
      <w:bookmarkEnd w:id="124"/>
      <w:r>
        <w:t>4.3.23</w:t>
      </w:r>
    </w:p>
    <w:p w14:paraId="6CD358C6" w14:textId="77777777" w:rsidR="004C02EF" w:rsidRDefault="004C02EF" w:rsidP="004C02EF">
      <w:pPr>
        <w:pStyle w:val="Terms"/>
      </w:pPr>
      <w:r>
        <w:t>Na</w:t>
      </w:r>
      <w:bookmarkEnd w:id="122"/>
      <w:bookmarkEnd w:id="123"/>
      <w:r>
        <w:t>N</w:t>
      </w:r>
      <w:bookmarkEnd w:id="125"/>
      <w:bookmarkEnd w:id="126"/>
    </w:p>
    <w:p w14:paraId="03019BE5" w14:textId="77777777" w:rsidR="004C02EF" w:rsidRDefault="004C02EF" w:rsidP="004C02EF">
      <w:r>
        <w:t>number value that</w:t>
      </w:r>
      <w:r w:rsidRPr="007A5BA8">
        <w:t xml:space="preserve"> is a</w:t>
      </w:r>
      <w:r>
        <w:t xml:space="preserve"> IEEE 754 “Not-a-Number” value</w:t>
      </w:r>
    </w:p>
    <w:p w14:paraId="6FC64C52" w14:textId="77777777" w:rsidR="004C02EF" w:rsidRDefault="004C02EF" w:rsidP="004C02EF">
      <w:pPr>
        <w:pStyle w:val="TermNum"/>
      </w:pPr>
      <w:bookmarkStart w:id="127" w:name="_Toc235503290"/>
      <w:r>
        <w:t>4.3.24</w:t>
      </w:r>
    </w:p>
    <w:bookmarkEnd w:id="127"/>
    <w:p w14:paraId="256AE579" w14:textId="77777777" w:rsidR="004C02EF" w:rsidRDefault="004C02EF" w:rsidP="004C02EF">
      <w:pPr>
        <w:pStyle w:val="Terms"/>
      </w:pPr>
      <w:r>
        <w:t>function</w:t>
      </w:r>
    </w:p>
    <w:p w14:paraId="10F20AEF" w14:textId="77777777" w:rsidR="004C02EF" w:rsidRDefault="004C02EF" w:rsidP="004C02EF">
      <w:r>
        <w:t xml:space="preserve">member of the </w:t>
      </w:r>
      <w:r w:rsidRPr="00463A99">
        <w:t>Object</w:t>
      </w:r>
      <w:r>
        <w:t xml:space="preserve"> type that is an instance of the standard built-in </w:t>
      </w:r>
      <w:r>
        <w:rPr>
          <w:rFonts w:ascii="Courier New" w:hAnsi="Courier New" w:cs="Courier New"/>
          <w:b/>
        </w:rPr>
        <w:t>Function</w:t>
      </w:r>
      <w:r>
        <w:t xml:space="preserve"> constructor and</w:t>
      </w:r>
      <w:r w:rsidRPr="00DA42CA">
        <w:t xml:space="preserve"> </w:t>
      </w:r>
      <w:r>
        <w:t>that may be invoked as a subroutine</w:t>
      </w:r>
    </w:p>
    <w:p w14:paraId="309A1A3D" w14:textId="77777777" w:rsidR="004C02EF" w:rsidRDefault="004C02EF" w:rsidP="004C02EF">
      <w:pPr>
        <w:pStyle w:val="Note"/>
      </w:pPr>
      <w:r>
        <w:t>NOTE</w:t>
      </w:r>
      <w:r>
        <w:tab/>
      </w:r>
      <w:r w:rsidRPr="00DA42CA">
        <w:t xml:space="preserve">In addition to its named properties, a function contains </w:t>
      </w:r>
      <w:r>
        <w:t xml:space="preserve">executable </w:t>
      </w:r>
      <w:r w:rsidRPr="00DA42CA">
        <w:t xml:space="preserve">code and state that determine how it behaves when invoked. A function’s code may </w:t>
      </w:r>
      <w:r>
        <w:t xml:space="preserve">or may not </w:t>
      </w:r>
      <w:r w:rsidRPr="00DA42CA">
        <w:t xml:space="preserve">be </w:t>
      </w:r>
      <w:r>
        <w:t xml:space="preserve">written </w:t>
      </w:r>
      <w:r w:rsidRPr="00DA42CA">
        <w:t>in ECMAScript.</w:t>
      </w:r>
    </w:p>
    <w:p w14:paraId="22ED5E78" w14:textId="77777777" w:rsidR="004C02EF" w:rsidRDefault="004C02EF" w:rsidP="004C02EF">
      <w:pPr>
        <w:pStyle w:val="TermNum"/>
      </w:pPr>
      <w:bookmarkStart w:id="128" w:name="_Toc235503291"/>
      <w:r>
        <w:t>4.3.</w:t>
      </w:r>
      <w:r w:rsidRPr="00E93637">
        <w:t>25</w:t>
      </w:r>
    </w:p>
    <w:p w14:paraId="074DDFF0" w14:textId="77777777" w:rsidR="004C02EF" w:rsidRPr="00E93637" w:rsidRDefault="004C02EF" w:rsidP="004C02EF">
      <w:pPr>
        <w:pStyle w:val="Terms"/>
      </w:pPr>
      <w:r>
        <w:t>built-in</w:t>
      </w:r>
      <w:r w:rsidRPr="00E93637">
        <w:t xml:space="preserve"> </w:t>
      </w:r>
      <w:bookmarkEnd w:id="128"/>
      <w:r>
        <w:t>f</w:t>
      </w:r>
      <w:r w:rsidRPr="00E93637">
        <w:t>unction</w:t>
      </w:r>
    </w:p>
    <w:p w14:paraId="5194B275" w14:textId="77777777" w:rsidR="004C02EF" w:rsidRDefault="004C02EF" w:rsidP="004C02EF">
      <w:r>
        <w:t xml:space="preserve">built-in object </w:t>
      </w:r>
      <w:r w:rsidRPr="00E93637">
        <w:t xml:space="preserve">that is a </w:t>
      </w:r>
      <w:r>
        <w:t>function</w:t>
      </w:r>
    </w:p>
    <w:p w14:paraId="508F1C27" w14:textId="77777777" w:rsidR="004C02EF" w:rsidRPr="00E93637" w:rsidRDefault="004C02EF" w:rsidP="004C02EF">
      <w:pPr>
        <w:pStyle w:val="Note"/>
        <w:rPr>
          <w:lang w:val="en-US"/>
        </w:rPr>
      </w:pPr>
      <w:r>
        <w:t>NOTE</w:t>
      </w:r>
      <w:r>
        <w:tab/>
        <w:t>Examples of built-in functions include</w:t>
      </w:r>
      <w:r w:rsidRPr="00E93637">
        <w:t xml:space="preserve"> </w:t>
      </w:r>
      <w:r w:rsidRPr="00476F4C">
        <w:rPr>
          <w:rFonts w:ascii="Courier New" w:hAnsi="Courier New" w:cs="Courier New"/>
          <w:b/>
        </w:rPr>
        <w:t>parseInt</w:t>
      </w:r>
      <w:r w:rsidRPr="00E93637">
        <w:t xml:space="preserve"> and </w:t>
      </w:r>
      <w:r w:rsidRPr="00476F4C">
        <w:rPr>
          <w:rFonts w:ascii="Courier New" w:hAnsi="Courier New" w:cs="Courier New"/>
          <w:b/>
        </w:rPr>
        <w:t>Math.exp</w:t>
      </w:r>
      <w:r w:rsidRPr="00E93637">
        <w:t xml:space="preserve">. An implementation may provide implementation-dependent </w:t>
      </w:r>
      <w:r>
        <w:t>built-in</w:t>
      </w:r>
      <w:r w:rsidRPr="00E93637">
        <w:t xml:space="preserve"> functions that are not described in this specification.</w:t>
      </w:r>
      <w:r w:rsidRPr="00E93637">
        <w:rPr>
          <w:lang w:val="en-US"/>
        </w:rPr>
        <w:t xml:space="preserve"> </w:t>
      </w:r>
    </w:p>
    <w:p w14:paraId="1D37E25B" w14:textId="77777777" w:rsidR="004C02EF" w:rsidRDefault="004C02EF" w:rsidP="004C02EF">
      <w:pPr>
        <w:pStyle w:val="TermNum"/>
      </w:pPr>
      <w:bookmarkStart w:id="129" w:name="_Toc235503292"/>
      <w:r>
        <w:t>4.3.26</w:t>
      </w:r>
    </w:p>
    <w:bookmarkEnd w:id="129"/>
    <w:p w14:paraId="03F37CE7" w14:textId="77777777" w:rsidR="004C02EF" w:rsidRDefault="004C02EF" w:rsidP="004C02EF">
      <w:pPr>
        <w:pStyle w:val="Terms"/>
      </w:pPr>
      <w:r>
        <w:t>property</w:t>
      </w:r>
    </w:p>
    <w:p w14:paraId="2F0B541B" w14:textId="77777777" w:rsidR="004C02EF" w:rsidRDefault="004C02EF" w:rsidP="004C02EF">
      <w:r>
        <w:t>association between a name and a value that is a part of an object</w:t>
      </w:r>
    </w:p>
    <w:p w14:paraId="60A64D66" w14:textId="77777777" w:rsidR="004C02EF" w:rsidRPr="006D57F3" w:rsidRDefault="004C02EF" w:rsidP="004C02EF">
      <w:pPr>
        <w:pStyle w:val="Note"/>
      </w:pPr>
      <w:r>
        <w:t>NOTE</w:t>
      </w:r>
      <w:r>
        <w:tab/>
        <w:t>Depending upon the form of the property the value may be represented either directly as a data value (a primitive value, an object, or a function object) or indirectly by a pair of accessor functions.</w:t>
      </w:r>
    </w:p>
    <w:p w14:paraId="66F427BB" w14:textId="77777777" w:rsidR="004C02EF" w:rsidRDefault="004C02EF" w:rsidP="004C02EF">
      <w:pPr>
        <w:pStyle w:val="TermNum"/>
      </w:pPr>
      <w:bookmarkStart w:id="130" w:name="_Toc235503293"/>
      <w:r>
        <w:t>4.3.27</w:t>
      </w:r>
    </w:p>
    <w:bookmarkEnd w:id="130"/>
    <w:p w14:paraId="3FA51D6E" w14:textId="77777777" w:rsidR="004C02EF" w:rsidRDefault="004C02EF" w:rsidP="004C02EF">
      <w:pPr>
        <w:pStyle w:val="Terms"/>
      </w:pPr>
      <w:r>
        <w:t>method</w:t>
      </w:r>
    </w:p>
    <w:p w14:paraId="3C66DF66" w14:textId="77777777" w:rsidR="004C02EF" w:rsidRDefault="004C02EF" w:rsidP="004C02EF">
      <w:r>
        <w:t>function that is the value of a property</w:t>
      </w:r>
    </w:p>
    <w:p w14:paraId="51952F1C" w14:textId="77777777" w:rsidR="004C02EF" w:rsidRPr="00BB245D" w:rsidRDefault="004C02EF" w:rsidP="004C02EF">
      <w:pPr>
        <w:pStyle w:val="Note"/>
      </w:pPr>
      <w:r>
        <w:t>NOTE</w:t>
      </w:r>
      <w:r>
        <w:tab/>
        <w:t xml:space="preserve">When a function is called as a method of an object, the object is passed to the function as its </w:t>
      </w:r>
      <w:r w:rsidRPr="001A6EDF">
        <w:rPr>
          <w:b/>
        </w:rPr>
        <w:t>this</w:t>
      </w:r>
      <w:r>
        <w:t xml:space="preserve"> value.</w:t>
      </w:r>
    </w:p>
    <w:p w14:paraId="633D23F4" w14:textId="77777777" w:rsidR="004C02EF" w:rsidRDefault="004C02EF" w:rsidP="004C02EF">
      <w:pPr>
        <w:pStyle w:val="TermNum"/>
      </w:pPr>
      <w:bookmarkStart w:id="131" w:name="_Toc235503294"/>
      <w:r>
        <w:t>4.3.28</w:t>
      </w:r>
    </w:p>
    <w:p w14:paraId="3B993F3A" w14:textId="77777777" w:rsidR="004C02EF" w:rsidRPr="0029794F" w:rsidRDefault="004C02EF" w:rsidP="004C02EF">
      <w:pPr>
        <w:pStyle w:val="Terms"/>
      </w:pPr>
      <w:r w:rsidRPr="0029794F">
        <w:t>built-in method</w:t>
      </w:r>
    </w:p>
    <w:p w14:paraId="011B6A04" w14:textId="77777777" w:rsidR="004C02EF" w:rsidRDefault="004C02EF" w:rsidP="004C02EF">
      <w:r>
        <w:t>method that is a built-in function</w:t>
      </w:r>
    </w:p>
    <w:p w14:paraId="13BEDC0B" w14:textId="77777777" w:rsidR="004C02EF" w:rsidRPr="00460002" w:rsidRDefault="004C02EF" w:rsidP="004C02EF">
      <w:pPr>
        <w:pStyle w:val="Note"/>
      </w:pPr>
      <w:r>
        <w:t>NOTE</w:t>
      </w:r>
      <w:r>
        <w:tab/>
        <w:t xml:space="preserve">Standard built-in methods are defined in this specification, and an ECMAScript implementation may specify and provide other additional built-in methods. </w:t>
      </w:r>
    </w:p>
    <w:p w14:paraId="1C0C5B81" w14:textId="77777777" w:rsidR="004C02EF" w:rsidRDefault="004C02EF" w:rsidP="004C02EF">
      <w:pPr>
        <w:pStyle w:val="TermNum"/>
      </w:pPr>
      <w:r>
        <w:t>4.3.29</w:t>
      </w:r>
    </w:p>
    <w:bookmarkEnd w:id="131"/>
    <w:p w14:paraId="211F2A1C" w14:textId="77777777" w:rsidR="004C02EF" w:rsidRDefault="004C02EF" w:rsidP="004C02EF">
      <w:pPr>
        <w:pStyle w:val="Terms"/>
      </w:pPr>
      <w:r>
        <w:t>a</w:t>
      </w:r>
      <w:r w:rsidRPr="00D43EA3">
        <w:t>ttribute</w:t>
      </w:r>
    </w:p>
    <w:p w14:paraId="439F45E2" w14:textId="77777777" w:rsidR="004C02EF" w:rsidRPr="00BB245D" w:rsidRDefault="004C02EF" w:rsidP="004C02EF">
      <w:r>
        <w:t>internal value that defines some characteristic of a property</w:t>
      </w:r>
    </w:p>
    <w:p w14:paraId="5048B8CB" w14:textId="77777777" w:rsidR="004C02EF" w:rsidRDefault="004C02EF" w:rsidP="004C02EF">
      <w:pPr>
        <w:pStyle w:val="TermNum"/>
      </w:pPr>
      <w:bookmarkStart w:id="132" w:name="_Toc235503295"/>
      <w:r>
        <w:t>4.3.30</w:t>
      </w:r>
    </w:p>
    <w:p w14:paraId="10E6230F" w14:textId="77777777" w:rsidR="004C02EF" w:rsidRDefault="004C02EF" w:rsidP="004C02EF">
      <w:pPr>
        <w:pStyle w:val="Terms"/>
      </w:pPr>
      <w:r>
        <w:t xml:space="preserve">own </w:t>
      </w:r>
      <w:bookmarkEnd w:id="132"/>
      <w:r>
        <w:t>property</w:t>
      </w:r>
    </w:p>
    <w:p w14:paraId="67DBABB9" w14:textId="77777777" w:rsidR="004C02EF" w:rsidRPr="00FB5C15" w:rsidRDefault="004C02EF" w:rsidP="004C02EF">
      <w:r>
        <w:t>property that is directly contained by its object</w:t>
      </w:r>
    </w:p>
    <w:p w14:paraId="7157B7AA" w14:textId="77777777" w:rsidR="004C02EF" w:rsidRDefault="004C02EF" w:rsidP="004C02EF">
      <w:pPr>
        <w:pStyle w:val="TermNum"/>
      </w:pPr>
      <w:bookmarkStart w:id="133" w:name="_Toc235503296"/>
      <w:r>
        <w:t>4.3.31</w:t>
      </w:r>
    </w:p>
    <w:p w14:paraId="4D2DDE55" w14:textId="77777777" w:rsidR="004C02EF" w:rsidRDefault="004C02EF" w:rsidP="004C02EF">
      <w:pPr>
        <w:pStyle w:val="Terms"/>
      </w:pPr>
      <w:r>
        <w:t xml:space="preserve">inherited </w:t>
      </w:r>
      <w:bookmarkEnd w:id="133"/>
      <w:r>
        <w:t>property</w:t>
      </w:r>
    </w:p>
    <w:p w14:paraId="73B73A2B" w14:textId="77777777" w:rsidR="004C02EF" w:rsidRDefault="004C02EF" w:rsidP="004C02EF">
      <w:r>
        <w:t>property of an object that is not an own property but is a property (either own or inherited) of the object’s prototype</w:t>
      </w:r>
    </w:p>
    <w:p w14:paraId="573F74E9" w14:textId="77777777" w:rsidR="004C02EF" w:rsidRDefault="004C02EF" w:rsidP="004C02EF">
      <w:pPr>
        <w:pStyle w:val="1"/>
        <w:numPr>
          <w:ilvl w:val="0"/>
          <w:numId w:val="0"/>
        </w:numPr>
      </w:pPr>
      <w:bookmarkStart w:id="134" w:name="_Toc472818744"/>
      <w:bookmarkStart w:id="135" w:name="_Toc235503298"/>
      <w:bookmarkStart w:id="136" w:name="_Toc241509073"/>
      <w:bookmarkStart w:id="137" w:name="_Toc244416560"/>
      <w:bookmarkStart w:id="138" w:name="_Toc276630924"/>
      <w:bookmarkStart w:id="139" w:name="_Toc178386932"/>
      <w:r>
        <w:t>5</w:t>
      </w:r>
      <w:r>
        <w:tab/>
        <w:t>Notational Conventions</w:t>
      </w:r>
      <w:bookmarkStart w:id="140" w:name="_Toc381513606"/>
      <w:bookmarkStart w:id="141" w:name="_Ref381520185"/>
      <w:bookmarkStart w:id="142" w:name="_Ref381520193"/>
      <w:bookmarkStart w:id="143" w:name="_Ref381520231"/>
      <w:bookmarkStart w:id="144" w:name="_Toc382202747"/>
      <w:bookmarkStart w:id="145" w:name="_Toc382202967"/>
      <w:bookmarkStart w:id="146" w:name="_Toc382212128"/>
      <w:bookmarkStart w:id="147" w:name="_Toc382212307"/>
      <w:bookmarkStart w:id="148" w:name="_Toc382291473"/>
      <w:bookmarkStart w:id="149" w:name="_Ref382710935"/>
      <w:bookmarkStart w:id="150" w:name="_Toc385672110"/>
      <w:bookmarkStart w:id="151" w:name="_Toc393690201"/>
      <w:bookmarkEnd w:id="134"/>
      <w:bookmarkEnd w:id="135"/>
      <w:bookmarkEnd w:id="136"/>
      <w:bookmarkEnd w:id="137"/>
      <w:bookmarkEnd w:id="138"/>
      <w:bookmarkEnd w:id="139"/>
    </w:p>
    <w:p w14:paraId="38750110" w14:textId="77777777" w:rsidR="004C02EF" w:rsidRDefault="004C02EF" w:rsidP="004C02EF">
      <w:pPr>
        <w:pStyle w:val="20"/>
        <w:numPr>
          <w:ilvl w:val="0"/>
          <w:numId w:val="0"/>
        </w:numPr>
      </w:pPr>
      <w:bookmarkStart w:id="152" w:name="_Toc472818745"/>
      <w:bookmarkStart w:id="153" w:name="_Toc235503299"/>
      <w:bookmarkStart w:id="154" w:name="_Toc241509074"/>
      <w:bookmarkStart w:id="155" w:name="_Toc244416561"/>
      <w:bookmarkStart w:id="156" w:name="_Toc276630925"/>
      <w:bookmarkStart w:id="157" w:name="_Toc178386933"/>
      <w:r>
        <w:t>5.1</w:t>
      </w:r>
      <w:r>
        <w:tab/>
        <w:t>Syntactic and Lexical Grammar</w:t>
      </w:r>
      <w:bookmarkEnd w:id="140"/>
      <w:bookmarkEnd w:id="141"/>
      <w:bookmarkEnd w:id="142"/>
      <w:bookmarkEnd w:id="143"/>
      <w:bookmarkEnd w:id="144"/>
      <w:bookmarkEnd w:id="145"/>
      <w:bookmarkEnd w:id="146"/>
      <w:bookmarkEnd w:id="147"/>
      <w:bookmarkEnd w:id="148"/>
      <w:bookmarkEnd w:id="149"/>
      <w:bookmarkEnd w:id="150"/>
      <w:bookmarkEnd w:id="151"/>
      <w:r>
        <w:t>s</w:t>
      </w:r>
      <w:bookmarkEnd w:id="152"/>
      <w:bookmarkEnd w:id="153"/>
      <w:bookmarkEnd w:id="154"/>
      <w:bookmarkEnd w:id="155"/>
      <w:bookmarkEnd w:id="156"/>
      <w:bookmarkEnd w:id="157"/>
    </w:p>
    <w:p w14:paraId="7BB6844C" w14:textId="77777777" w:rsidR="004C02EF" w:rsidRDefault="004C02EF" w:rsidP="004C02EF">
      <w:pPr>
        <w:pStyle w:val="30"/>
        <w:numPr>
          <w:ilvl w:val="0"/>
          <w:numId w:val="0"/>
        </w:numPr>
      </w:pPr>
      <w:bookmarkStart w:id="158" w:name="_Toc381513607"/>
      <w:bookmarkStart w:id="159" w:name="_Toc382202748"/>
      <w:bookmarkStart w:id="160" w:name="_Toc382202968"/>
      <w:bookmarkStart w:id="161" w:name="_Toc382212129"/>
      <w:bookmarkStart w:id="162" w:name="_Toc382212308"/>
      <w:bookmarkStart w:id="163" w:name="_Toc382291474"/>
      <w:bookmarkStart w:id="164" w:name="_Toc385672111"/>
      <w:bookmarkStart w:id="165" w:name="_Toc393690202"/>
      <w:bookmarkStart w:id="166" w:name="_Toc472818746"/>
      <w:bookmarkStart w:id="167" w:name="_Toc235503300"/>
      <w:bookmarkStart w:id="168" w:name="_Toc241509075"/>
      <w:bookmarkStart w:id="169" w:name="_Toc244416562"/>
      <w:bookmarkStart w:id="170" w:name="_Toc276630926"/>
      <w:bookmarkStart w:id="171" w:name="_Toc178386934"/>
      <w:r>
        <w:t>5.1.1</w:t>
      </w:r>
      <w:r>
        <w:tab/>
        <w:t>Context-Free Grammar</w:t>
      </w:r>
      <w:bookmarkEnd w:id="158"/>
      <w:bookmarkEnd w:id="159"/>
      <w:bookmarkEnd w:id="160"/>
      <w:bookmarkEnd w:id="161"/>
      <w:bookmarkEnd w:id="162"/>
      <w:bookmarkEnd w:id="163"/>
      <w:bookmarkEnd w:id="164"/>
      <w:bookmarkEnd w:id="165"/>
      <w:r>
        <w:t>s</w:t>
      </w:r>
      <w:bookmarkEnd w:id="166"/>
      <w:bookmarkEnd w:id="167"/>
      <w:bookmarkEnd w:id="168"/>
      <w:bookmarkEnd w:id="169"/>
      <w:bookmarkEnd w:id="170"/>
      <w:bookmarkEnd w:id="171"/>
    </w:p>
    <w:p w14:paraId="23FE4E5F" w14:textId="77777777" w:rsidR="004C02EF" w:rsidRDefault="004C02EF" w:rsidP="004C02EF">
      <w:r>
        <w:t xml:space="preserve">A </w:t>
      </w:r>
      <w:r>
        <w:rPr>
          <w:i/>
        </w:rPr>
        <w:t>context-free grammar</w:t>
      </w:r>
      <w:r>
        <w:t xml:space="preserve"> consists of a number of </w:t>
      </w:r>
      <w:r>
        <w:rPr>
          <w:i/>
        </w:rPr>
        <w:t>productions</w:t>
      </w:r>
      <w:r>
        <w:t xml:space="preserve">. Each production has an abstract symbol called a </w:t>
      </w:r>
      <w:r>
        <w:rPr>
          <w:i/>
        </w:rPr>
        <w:t>nonterminal</w:t>
      </w:r>
      <w:r>
        <w:t xml:space="preserve"> as its </w:t>
      </w:r>
      <w:r>
        <w:rPr>
          <w:i/>
        </w:rPr>
        <w:t>left-hand side</w:t>
      </w:r>
      <w:r>
        <w:t xml:space="preserve">, and a sequence of zero or more nonterminal and </w:t>
      </w:r>
      <w:r>
        <w:rPr>
          <w:i/>
        </w:rPr>
        <w:t>terminal</w:t>
      </w:r>
      <w:r>
        <w:t xml:space="preserve"> symbols as its </w:t>
      </w:r>
      <w:r>
        <w:rPr>
          <w:i/>
        </w:rPr>
        <w:t>right-hand side</w:t>
      </w:r>
      <w:r>
        <w:t>. For each grammar, the terminal symbols are drawn from a specified alphabet.</w:t>
      </w:r>
    </w:p>
    <w:p w14:paraId="6E11689A" w14:textId="77777777" w:rsidR="004C02EF" w:rsidRDefault="004C02EF" w:rsidP="004C02EF">
      <w:r>
        <w:t xml:space="preserve">Starting from a sentence consisting of a single distinguished nonterminal, called the </w:t>
      </w:r>
      <w:r>
        <w:rPr>
          <w:i/>
        </w:rPr>
        <w:t>goal symbol</w:t>
      </w:r>
      <w:r>
        <w:t xml:space="preserve">, a given context-free grammar specifies a </w:t>
      </w:r>
      <w:r>
        <w:rPr>
          <w:i/>
        </w:rPr>
        <w:t>language</w:t>
      </w:r>
      <w:r>
        <w:t>, namely, the (perhaps infinite) set of possible sequences of terminal symbols that can result from repeatedly replacing any nonterminal in the sequence with a right-hand side of a production for which the nonterminal is the left-hand side.</w:t>
      </w:r>
      <w:bookmarkStart w:id="172" w:name="_Toc381513608"/>
      <w:bookmarkStart w:id="173" w:name="_Toc382202749"/>
      <w:bookmarkStart w:id="174" w:name="_Toc382202969"/>
      <w:bookmarkStart w:id="175" w:name="_Toc382212130"/>
      <w:bookmarkStart w:id="176" w:name="_Toc382212309"/>
      <w:bookmarkStart w:id="177" w:name="_Toc382291475"/>
      <w:bookmarkStart w:id="178" w:name="_Ref382648155"/>
      <w:bookmarkStart w:id="179" w:name="_Ref384022086"/>
      <w:bookmarkStart w:id="180" w:name="_Toc385672112"/>
      <w:bookmarkStart w:id="181" w:name="_Toc393690203"/>
      <w:bookmarkStart w:id="182" w:name="_Ref404492853"/>
    </w:p>
    <w:p w14:paraId="2CE6D0D6" w14:textId="77777777" w:rsidR="004C02EF" w:rsidRDefault="004C02EF" w:rsidP="004C02EF">
      <w:pPr>
        <w:pStyle w:val="30"/>
        <w:numPr>
          <w:ilvl w:val="0"/>
          <w:numId w:val="0"/>
        </w:numPr>
      </w:pPr>
      <w:bookmarkStart w:id="183" w:name="_Ref424530657"/>
      <w:bookmarkStart w:id="184" w:name="_Toc472818747"/>
      <w:bookmarkStart w:id="185" w:name="_Toc235503301"/>
      <w:bookmarkStart w:id="186" w:name="_Toc241509076"/>
      <w:bookmarkStart w:id="187" w:name="_Toc244416563"/>
      <w:bookmarkStart w:id="188" w:name="_Toc276630927"/>
      <w:bookmarkStart w:id="189" w:name="_Toc178386935"/>
      <w:r>
        <w:t>5.1.2</w:t>
      </w:r>
      <w:r>
        <w:tab/>
        <w:t>The Lexical and RegExp Gramma</w:t>
      </w:r>
      <w:bookmarkEnd w:id="172"/>
      <w:bookmarkEnd w:id="173"/>
      <w:bookmarkEnd w:id="174"/>
      <w:bookmarkEnd w:id="175"/>
      <w:bookmarkEnd w:id="176"/>
      <w:bookmarkEnd w:id="177"/>
      <w:bookmarkEnd w:id="178"/>
      <w:bookmarkEnd w:id="179"/>
      <w:bookmarkEnd w:id="180"/>
      <w:bookmarkEnd w:id="181"/>
      <w:bookmarkEnd w:id="182"/>
      <w:r>
        <w:t>r</w:t>
      </w:r>
      <w:bookmarkEnd w:id="183"/>
      <w:r>
        <w:t>s</w:t>
      </w:r>
      <w:bookmarkEnd w:id="184"/>
      <w:bookmarkEnd w:id="185"/>
      <w:bookmarkEnd w:id="186"/>
      <w:bookmarkEnd w:id="187"/>
      <w:bookmarkEnd w:id="188"/>
      <w:bookmarkEnd w:id="189"/>
    </w:p>
    <w:p w14:paraId="2DE66302" w14:textId="77777777" w:rsidR="004C02EF" w:rsidRDefault="004C02EF" w:rsidP="004C02EF">
      <w:r>
        <w:t xml:space="preserve">A </w:t>
      </w:r>
      <w:r>
        <w:rPr>
          <w:i/>
        </w:rPr>
        <w:t>lexical grammar</w:t>
      </w:r>
      <w:r>
        <w:t xml:space="preserve"> for ECMAScript is given in clause 7. This grammar has as its terminal symbols characters (Unicode code units) that conform to the rules for </w:t>
      </w:r>
      <w:r w:rsidRPr="0040440B">
        <w:rPr>
          <w:rStyle w:val="bnf"/>
        </w:rPr>
        <w:t>SourceCharacter</w:t>
      </w:r>
      <w:r>
        <w:t xml:space="preserve"> defined in Clause 6. It defines a set of productions, starting from the goal symbol </w:t>
      </w:r>
      <w:r w:rsidRPr="0040440B">
        <w:rPr>
          <w:rStyle w:val="bnf"/>
        </w:rPr>
        <w:t>InputElementDiv</w:t>
      </w:r>
      <w:r>
        <w:t xml:space="preserve"> or </w:t>
      </w:r>
      <w:r w:rsidRPr="0040440B">
        <w:rPr>
          <w:rStyle w:val="bnf"/>
        </w:rPr>
        <w:t>InputElementRegExp</w:t>
      </w:r>
      <w:r>
        <w:t>, that describe how sequences of such characters are translated into a sequence of input elements.</w:t>
      </w:r>
    </w:p>
    <w:p w14:paraId="7A70FF37" w14:textId="77777777" w:rsidR="004C02EF" w:rsidRDefault="004C02EF" w:rsidP="004C02EF">
      <w:r>
        <w:t xml:space="preserve">Input elements other than white space and comments form the terminal symbols for the syntactic grammar for ECMAScript and are called ECMAScript </w:t>
      </w:r>
      <w:r>
        <w:rPr>
          <w:i/>
        </w:rPr>
        <w:t>tokens</w:t>
      </w:r>
      <w:r>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3D4267">
        <w:rPr>
          <w:rFonts w:ascii="Times New Roman" w:hAnsi="Times New Roman"/>
          <w:i/>
        </w:rPr>
        <w:t>MultiLineComment</w:t>
      </w:r>
      <w:r>
        <w:t xml:space="preserve"> (that is, a comment of the form “</w:t>
      </w:r>
      <w:r>
        <w:rPr>
          <w:rFonts w:ascii="Courier New" w:hAnsi="Courier New"/>
        </w:rPr>
        <w:t>/*</w:t>
      </w:r>
      <w:r>
        <w:t>…</w:t>
      </w:r>
      <w:r>
        <w:rPr>
          <w:rFonts w:ascii="Courier New" w:hAnsi="Courier New"/>
        </w:rPr>
        <w:t>*/</w:t>
      </w:r>
      <w:r>
        <w:t xml:space="preserve">” regardless of whether it spans more than one line) is likewise simply discarded if it contains no line terminator; but if a </w:t>
      </w:r>
      <w:r w:rsidRPr="003D4267">
        <w:rPr>
          <w:rFonts w:ascii="Times New Roman" w:hAnsi="Times New Roman"/>
          <w:i/>
        </w:rPr>
        <w:t>MultiLineComment</w:t>
      </w:r>
      <w:r>
        <w:t xml:space="preserve"> contains one or more line terminators, then it is replaced by a single line terminator, which becomes part of the stream of input elements for the syntactic grammar.</w:t>
      </w:r>
    </w:p>
    <w:p w14:paraId="5BFBE9B9" w14:textId="77777777" w:rsidR="004C02EF" w:rsidRDefault="004C02EF" w:rsidP="004C02EF">
      <w:r>
        <w:t xml:space="preserve">A </w:t>
      </w:r>
      <w:r>
        <w:rPr>
          <w:i/>
        </w:rPr>
        <w:t>RegExp grammar</w:t>
      </w:r>
      <w:r>
        <w:t xml:space="preserve"> for ECMAScript is given in 15.10. This grammar also has as its terminal symbols the characters as defined by </w:t>
      </w:r>
      <w:r w:rsidRPr="00892CCF">
        <w:rPr>
          <w:rStyle w:val="bnf"/>
        </w:rPr>
        <w:t>SourceCharacter</w:t>
      </w:r>
      <w:r>
        <w:t xml:space="preserve">. It defines a set of productions, starting from the goal symbol </w:t>
      </w:r>
      <w:r w:rsidRPr="00892CCF">
        <w:rPr>
          <w:rStyle w:val="bnf"/>
        </w:rPr>
        <w:t>Pattern</w:t>
      </w:r>
      <w:r>
        <w:t>, that describe how sequences of characters are translated into regular expression patterns.</w:t>
      </w:r>
    </w:p>
    <w:p w14:paraId="6A424B13" w14:textId="77777777" w:rsidR="004C02EF" w:rsidRDefault="004C02EF" w:rsidP="004C02EF">
      <w:r>
        <w:t>Productions of the lexical and RegExp grammars are distinguished by having two colons “</w:t>
      </w:r>
      <w:r w:rsidRPr="00892CCF">
        <w:rPr>
          <w:rFonts w:cs="Arial"/>
          <w:b/>
        </w:rPr>
        <w:t>::</w:t>
      </w:r>
      <w:r>
        <w:t>” as separating punctuation.</w:t>
      </w:r>
      <w:bookmarkStart w:id="190" w:name="_Toc381513609"/>
      <w:bookmarkStart w:id="191" w:name="_Toc382202750"/>
      <w:bookmarkStart w:id="192" w:name="_Toc382202970"/>
      <w:bookmarkStart w:id="193" w:name="_Toc382212131"/>
      <w:bookmarkStart w:id="194" w:name="_Toc382212310"/>
      <w:bookmarkStart w:id="195" w:name="_Toc382291476"/>
      <w:bookmarkStart w:id="196" w:name="_Toc385672113"/>
      <w:bookmarkStart w:id="197" w:name="_Toc393690204"/>
      <w:r>
        <w:t xml:space="preserve"> The lexical and RegExp grammars share some productions.</w:t>
      </w:r>
    </w:p>
    <w:p w14:paraId="0C471530" w14:textId="77777777" w:rsidR="004C02EF" w:rsidRDefault="004C02EF" w:rsidP="004C02EF">
      <w:pPr>
        <w:pStyle w:val="30"/>
        <w:numPr>
          <w:ilvl w:val="0"/>
          <w:numId w:val="0"/>
        </w:numPr>
      </w:pPr>
      <w:bookmarkStart w:id="198" w:name="_Toc472818748"/>
      <w:bookmarkStart w:id="199" w:name="_Toc235503302"/>
      <w:bookmarkStart w:id="200" w:name="_Toc241509077"/>
      <w:bookmarkStart w:id="201" w:name="_Toc244416564"/>
      <w:bookmarkStart w:id="202" w:name="_Toc276630928"/>
      <w:bookmarkStart w:id="203" w:name="_Toc178386936"/>
      <w:r>
        <w:t>5.1.3</w:t>
      </w:r>
      <w:r>
        <w:tab/>
        <w:t>The Numeric String Gramma</w:t>
      </w:r>
      <w:bookmarkEnd w:id="190"/>
      <w:bookmarkEnd w:id="191"/>
      <w:bookmarkEnd w:id="192"/>
      <w:bookmarkEnd w:id="193"/>
      <w:bookmarkEnd w:id="194"/>
      <w:bookmarkEnd w:id="195"/>
      <w:bookmarkEnd w:id="196"/>
      <w:bookmarkEnd w:id="197"/>
      <w:r>
        <w:t>r</w:t>
      </w:r>
      <w:bookmarkEnd w:id="198"/>
      <w:bookmarkEnd w:id="199"/>
      <w:bookmarkEnd w:id="200"/>
      <w:bookmarkEnd w:id="201"/>
      <w:bookmarkEnd w:id="202"/>
      <w:bookmarkEnd w:id="203"/>
    </w:p>
    <w:p w14:paraId="1E047A87" w14:textId="77777777" w:rsidR="004C02EF" w:rsidRDefault="004C02EF" w:rsidP="004C02EF">
      <w:r>
        <w:t xml:space="preserve">Another grammar is used for translating Strings into numeric values. This grammar is similar to the part of the lexical grammar having to do with numeric literals and has as its terminal symbols </w:t>
      </w:r>
      <w:r w:rsidRPr="0040440B">
        <w:rPr>
          <w:rStyle w:val="bnf"/>
        </w:rPr>
        <w:t>SourceCharacter</w:t>
      </w:r>
      <w:r>
        <w:t>. This grammar appears in 9.3.1.</w:t>
      </w:r>
      <w:bookmarkStart w:id="204" w:name="_Toc381513610"/>
    </w:p>
    <w:p w14:paraId="2CDD4757" w14:textId="77777777" w:rsidR="004C02EF" w:rsidRDefault="004C02EF" w:rsidP="004C02EF">
      <w:r>
        <w:t>Productions of the numeric string grammar are distinguished by having three colons “</w:t>
      </w:r>
      <w:r w:rsidRPr="00892CCF">
        <w:rPr>
          <w:rFonts w:cs="Arial"/>
          <w:b/>
        </w:rPr>
        <w:t>:::</w:t>
      </w:r>
      <w:r>
        <w:t>” as punctuation.</w:t>
      </w:r>
      <w:bookmarkStart w:id="205" w:name="_Toc382202751"/>
      <w:bookmarkStart w:id="206" w:name="_Toc382202971"/>
      <w:bookmarkStart w:id="207" w:name="_Toc382212132"/>
      <w:bookmarkStart w:id="208" w:name="_Toc382212311"/>
      <w:bookmarkStart w:id="209" w:name="_Toc382291477"/>
      <w:bookmarkStart w:id="210" w:name="_Ref384024372"/>
      <w:bookmarkStart w:id="211" w:name="_Toc385672114"/>
      <w:bookmarkStart w:id="212" w:name="_Toc393690205"/>
    </w:p>
    <w:p w14:paraId="40069438" w14:textId="77777777" w:rsidR="004C02EF" w:rsidRDefault="004C02EF" w:rsidP="004C02EF">
      <w:pPr>
        <w:pStyle w:val="30"/>
        <w:numPr>
          <w:ilvl w:val="0"/>
          <w:numId w:val="0"/>
        </w:numPr>
      </w:pPr>
      <w:bookmarkStart w:id="213" w:name="_Toc472818749"/>
      <w:bookmarkStart w:id="214" w:name="_Toc235503303"/>
      <w:bookmarkStart w:id="215" w:name="_Toc241509078"/>
      <w:bookmarkStart w:id="216" w:name="_Toc244416565"/>
      <w:bookmarkStart w:id="217" w:name="_Toc276630929"/>
      <w:bookmarkStart w:id="218" w:name="_Toc178386937"/>
      <w:r>
        <w:t>5.1.4</w:t>
      </w:r>
      <w:r>
        <w:tab/>
        <w:t>The Syntactic Gramma</w:t>
      </w:r>
      <w:bookmarkEnd w:id="204"/>
      <w:bookmarkEnd w:id="205"/>
      <w:bookmarkEnd w:id="206"/>
      <w:bookmarkEnd w:id="207"/>
      <w:bookmarkEnd w:id="208"/>
      <w:bookmarkEnd w:id="209"/>
      <w:bookmarkEnd w:id="210"/>
      <w:bookmarkEnd w:id="211"/>
      <w:bookmarkEnd w:id="212"/>
      <w:r>
        <w:t>r</w:t>
      </w:r>
      <w:bookmarkEnd w:id="213"/>
      <w:bookmarkEnd w:id="214"/>
      <w:bookmarkEnd w:id="215"/>
      <w:bookmarkEnd w:id="216"/>
      <w:bookmarkEnd w:id="217"/>
      <w:bookmarkEnd w:id="218"/>
    </w:p>
    <w:p w14:paraId="57710A59" w14:textId="77777777" w:rsidR="004C02EF" w:rsidRDefault="004C02EF" w:rsidP="004C02EF">
      <w:r>
        <w:t xml:space="preserve">The </w:t>
      </w:r>
      <w:r>
        <w:rPr>
          <w:i/>
        </w:rPr>
        <w:t>syntactic grammar</w:t>
      </w:r>
      <w:r>
        <w:t xml:space="preserve"> for ECMAScript is given in clauses 11, 12, 13 and 14. This grammar has ECMAScript tokens defined by the lexical grammar as its terminal symbols (5.1.2). It defines a set of productions, starting from the goal symbol </w:t>
      </w:r>
      <w:r w:rsidRPr="00892CCF">
        <w:rPr>
          <w:rStyle w:val="bnf"/>
        </w:rPr>
        <w:t>Program</w:t>
      </w:r>
      <w:r>
        <w:t>, that describe how sequences of tokens can form syntactically correct ECMAScript programs.</w:t>
      </w:r>
    </w:p>
    <w:p w14:paraId="26A6E8A7" w14:textId="77777777" w:rsidR="004C02EF" w:rsidRDefault="004C02EF" w:rsidP="004C02EF">
      <w:r>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892CCF">
        <w:rPr>
          <w:rStyle w:val="bnf"/>
        </w:rPr>
        <w:t>Program</w:t>
      </w:r>
      <w:r>
        <w:t>, with no tokens left over.</w:t>
      </w:r>
    </w:p>
    <w:p w14:paraId="6C380CDB" w14:textId="77777777" w:rsidR="004C02EF" w:rsidRDefault="004C02EF" w:rsidP="004C02EF">
      <w:r>
        <w:t>Productions of the syntactic grammar are distinguished by having just one colon “</w:t>
      </w:r>
      <w:r w:rsidRPr="00892CCF">
        <w:rPr>
          <w:rFonts w:cs="Arial"/>
          <w:b/>
        </w:rPr>
        <w:t>:</w:t>
      </w:r>
      <w:r>
        <w:t>” as punctuation.</w:t>
      </w:r>
    </w:p>
    <w:p w14:paraId="3D52249F" w14:textId="77777777" w:rsidR="004C02EF" w:rsidRDefault="004C02EF" w:rsidP="004C02EF">
      <w:pPr>
        <w:rPr>
          <w:ins w:id="219" w:author="Allen Wirfs-Brock" w:date="2011-07-02T12:04:00Z"/>
        </w:rPr>
      </w:pPr>
      <w:r>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20" w:name="_Toc381513611"/>
      <w:bookmarkStart w:id="221" w:name="_Toc382202752"/>
      <w:bookmarkStart w:id="222" w:name="_Toc382202972"/>
      <w:bookmarkStart w:id="223" w:name="_Toc382212133"/>
      <w:bookmarkStart w:id="224" w:name="_Toc382212312"/>
      <w:bookmarkStart w:id="225" w:name="_Toc382291478"/>
      <w:bookmarkStart w:id="226" w:name="_Ref382711005"/>
      <w:bookmarkStart w:id="227" w:name="_Toc385672115"/>
      <w:bookmarkStart w:id="228" w:name="_Toc393690206"/>
    </w:p>
    <w:p w14:paraId="1353B35E" w14:textId="77777777" w:rsidR="00DD2A89" w:rsidRDefault="00DD2A89" w:rsidP="004C02EF">
      <w:ins w:id="229" w:author="Allen Wirfs-Brock" w:date="2011-07-02T12:04:00Z">
        <w:r>
          <w:t xml:space="preserve">In certain cases in order to avoid </w:t>
        </w:r>
      </w:ins>
      <w:ins w:id="230" w:author="Allen Wirfs-Brock" w:date="2011-07-12T14:37:00Z">
        <w:r w:rsidR="00466989">
          <w:t>ambiguities</w:t>
        </w:r>
      </w:ins>
      <w:ins w:id="231" w:author="Allen Wirfs-Brock" w:date="2011-07-02T12:04:00Z">
        <w:r>
          <w:t xml:space="preserve"> the syntactic</w:t>
        </w:r>
      </w:ins>
      <w:ins w:id="232" w:author="Allen Wirfs-Brock" w:date="2011-07-02T12:16:00Z">
        <w:r w:rsidR="008669D1">
          <w:t xml:space="preserve"> grammar</w:t>
        </w:r>
      </w:ins>
      <w:ins w:id="233" w:author="Allen Wirfs-Brock" w:date="2011-07-02T12:04:00Z">
        <w:r>
          <w:t xml:space="preserve"> </w:t>
        </w:r>
      </w:ins>
      <w:ins w:id="234" w:author="Allen Wirfs-Brock" w:date="2011-07-02T12:06:00Z">
        <w:r>
          <w:t xml:space="preserve">uses productions that </w:t>
        </w:r>
      </w:ins>
      <w:ins w:id="235" w:author="Allen Wirfs-Brock" w:date="2011-07-02T12:07:00Z">
        <w:r>
          <w:t xml:space="preserve">permit token sequences that are not valid ECMAScript programs.  </w:t>
        </w:r>
      </w:ins>
      <w:ins w:id="236" w:author="Allen Wirfs-Brock" w:date="2011-07-02T12:17:00Z">
        <w:r w:rsidR="008669D1">
          <w:t xml:space="preserve">In such </w:t>
        </w:r>
      </w:ins>
      <w:ins w:id="237" w:author="Allen Wirfs-Brock" w:date="2011-07-02T12:18:00Z">
        <w:r w:rsidR="008669D1">
          <w:t>cases</w:t>
        </w:r>
      </w:ins>
      <w:ins w:id="238" w:author="Allen Wirfs-Brock" w:date="2011-07-02T12:17:00Z">
        <w:r w:rsidR="008669D1">
          <w:t xml:space="preserve"> </w:t>
        </w:r>
      </w:ins>
      <w:ins w:id="239" w:author="Allen Wirfs-Brock" w:date="2011-07-02T12:18:00Z">
        <w:r w:rsidR="008669D1">
          <w:t xml:space="preserve">a </w:t>
        </w:r>
      </w:ins>
      <w:ins w:id="240" w:author="Allen Wirfs-Brock" w:date="2011-07-02T12:20:00Z">
        <w:r w:rsidR="008669D1">
          <w:t xml:space="preserve">more restrictive </w:t>
        </w:r>
      </w:ins>
      <w:ins w:id="241" w:author="Allen Wirfs-Brock" w:date="2011-07-02T12:18:00Z">
        <w:r w:rsidR="008669D1" w:rsidRPr="008669D1">
          <w:rPr>
            <w:i/>
          </w:rPr>
          <w:t>supplemental</w:t>
        </w:r>
      </w:ins>
      <w:ins w:id="242" w:author="Allen Wirfs-Brock" w:date="2011-07-02T12:17:00Z">
        <w:r w:rsidR="008669D1" w:rsidRPr="008669D1">
          <w:rPr>
            <w:i/>
          </w:rPr>
          <w:t xml:space="preserve"> </w:t>
        </w:r>
      </w:ins>
      <w:ins w:id="243" w:author="Allen Wirfs-Brock" w:date="2011-07-02T12:18:00Z">
        <w:r w:rsidR="008669D1" w:rsidRPr="008669D1">
          <w:rPr>
            <w:i/>
          </w:rPr>
          <w:t>grammar</w:t>
        </w:r>
        <w:r w:rsidR="008669D1">
          <w:t xml:space="preserve"> is provided that further restricts </w:t>
        </w:r>
      </w:ins>
      <w:ins w:id="244" w:author="Allen Wirfs-Brock" w:date="2011-07-02T12:20:00Z">
        <w:r w:rsidR="008669D1">
          <w:t xml:space="preserve">the acceptable token sequences. </w:t>
        </w:r>
      </w:ins>
      <w:ins w:id="245" w:author="Allen Wirfs-Brock" w:date="2011-07-02T12:21:00Z">
        <w:r w:rsidR="008669D1">
          <w:t>In such situations</w:t>
        </w:r>
      </w:ins>
      <w:ins w:id="246" w:author="Allen Wirfs-Brock" w:date="2011-07-02T12:22:00Z">
        <w:r w:rsidR="008669D1">
          <w:t xml:space="preserve">, </w:t>
        </w:r>
      </w:ins>
      <w:ins w:id="247" w:author="Allen Wirfs-Brock" w:date="2011-07-02T12:23:00Z">
        <w:r w:rsidR="008669D1">
          <w:t>when</w:t>
        </w:r>
      </w:ins>
      <w:ins w:id="248" w:author="Allen Wirfs-Brock" w:date="2011-07-02T12:22:00Z">
        <w:r w:rsidR="008669D1">
          <w:t xml:space="preserve"> explicitly specific</w:t>
        </w:r>
      </w:ins>
      <w:ins w:id="249" w:author="Allen Wirfs-Brock" w:date="2011-07-12T14:37:00Z">
        <w:r w:rsidR="00466989">
          <w:t>, the</w:t>
        </w:r>
      </w:ins>
      <w:ins w:id="250" w:author="Allen Wirfs-Brock" w:date="2011-07-02T12:23:00Z">
        <w:r w:rsidR="008669D1">
          <w:t xml:space="preserve"> </w:t>
        </w:r>
      </w:ins>
      <w:ins w:id="251" w:author="Allen Wirfs-Brock" w:date="2011-07-02T12:29:00Z">
        <w:r w:rsidR="004571D2">
          <w:t>input elements</w:t>
        </w:r>
      </w:ins>
      <w:ins w:id="252" w:author="Allen Wirfs-Brock" w:date="2011-07-02T12:23:00Z">
        <w:r w:rsidR="008669D1">
          <w:t xml:space="preserve"> corresponding to</w:t>
        </w:r>
        <w:r w:rsidR="004571D2">
          <w:t xml:space="preserve"> such a production </w:t>
        </w:r>
      </w:ins>
      <w:ins w:id="253" w:author="Allen Wirfs-Brock" w:date="2011-07-02T12:27:00Z">
        <w:r w:rsidR="004571D2">
          <w:t>is</w:t>
        </w:r>
      </w:ins>
      <w:ins w:id="254" w:author="Allen Wirfs-Brock" w:date="2011-07-02T12:23:00Z">
        <w:r w:rsidR="004571D2">
          <w:t xml:space="preserve"> parsed again using </w:t>
        </w:r>
      </w:ins>
      <w:ins w:id="255" w:author="Allen Wirfs-Brock" w:date="2011-07-02T12:27:00Z">
        <w:r w:rsidR="004571D2">
          <w:t>a</w:t>
        </w:r>
      </w:ins>
      <w:ins w:id="256" w:author="Allen Wirfs-Brock" w:date="2011-07-02T12:23:00Z">
        <w:r w:rsidR="004571D2">
          <w:t xml:space="preserve"> goal symbol of a supplemental grammar.  </w:t>
        </w:r>
      </w:ins>
      <w:ins w:id="257" w:author="Allen Wirfs-Brock" w:date="2011-07-02T12:26:00Z">
        <w:r w:rsidR="004571D2">
          <w:t xml:space="preserve">The program is syntactically in error if the tokens in the stream of input elements cannot be parsed as a single instance of the </w:t>
        </w:r>
      </w:ins>
      <w:ins w:id="258" w:author="Allen Wirfs-Brock" w:date="2011-07-02T12:28:00Z">
        <w:r w:rsidR="004571D2">
          <w:t xml:space="preserve">supplemental </w:t>
        </w:r>
      </w:ins>
      <w:ins w:id="259" w:author="Allen Wirfs-Brock" w:date="2011-07-02T12:26:00Z">
        <w:r w:rsidR="004571D2">
          <w:t xml:space="preserve">goal </w:t>
        </w:r>
      </w:ins>
      <w:ins w:id="260" w:author="Allen Wirfs-Brock" w:date="2011-07-02T12:28:00Z">
        <w:r w:rsidR="004571D2">
          <w:t>symbol</w:t>
        </w:r>
      </w:ins>
      <w:ins w:id="261" w:author="Allen Wirfs-Brock" w:date="2011-07-02T12:26:00Z">
        <w:r w:rsidR="004571D2">
          <w:t>, with no tokens left over.</w:t>
        </w:r>
      </w:ins>
    </w:p>
    <w:p w14:paraId="0D14DB31" w14:textId="77777777" w:rsidR="004C02EF" w:rsidRDefault="004C02EF" w:rsidP="004C02EF">
      <w:pPr>
        <w:pStyle w:val="30"/>
        <w:numPr>
          <w:ilvl w:val="0"/>
          <w:numId w:val="0"/>
        </w:numPr>
      </w:pPr>
      <w:bookmarkStart w:id="262" w:name="_Toc235503304"/>
      <w:bookmarkStart w:id="263" w:name="_Toc241509079"/>
      <w:bookmarkStart w:id="264" w:name="_Toc244416566"/>
      <w:bookmarkStart w:id="265" w:name="_Toc276630930"/>
      <w:bookmarkStart w:id="266" w:name="_Toc178386938"/>
      <w:r>
        <w:t>5.1.5</w:t>
      </w:r>
      <w:r>
        <w:tab/>
        <w:t>The JSON Grammar</w:t>
      </w:r>
      <w:bookmarkEnd w:id="262"/>
      <w:bookmarkEnd w:id="263"/>
      <w:bookmarkEnd w:id="264"/>
      <w:bookmarkEnd w:id="265"/>
      <w:bookmarkEnd w:id="266"/>
    </w:p>
    <w:p w14:paraId="7429A98F" w14:textId="77777777" w:rsidR="004C02EF" w:rsidRDefault="004C02EF" w:rsidP="004C02EF">
      <w:r>
        <w:t>The JSON grammar is used to translate a String describing a set of ECMAScript objects into actual objects. The JSON grammar is given in 15.12.1.</w:t>
      </w:r>
    </w:p>
    <w:p w14:paraId="7D5ACD14" w14:textId="77777777" w:rsidR="004C02EF" w:rsidRDefault="004C02EF" w:rsidP="004C02EF">
      <w:r>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1F7A7B78" w14:textId="77777777" w:rsidR="004C02EF" w:rsidRPr="00CC46ED" w:rsidRDefault="004C02EF" w:rsidP="004C02EF">
      <w:r>
        <w:t>Productions of the JSON lexical grammar are distinguished by having two colons “</w:t>
      </w:r>
      <w:r w:rsidRPr="00892CCF">
        <w:rPr>
          <w:rFonts w:cs="Arial"/>
          <w:b/>
        </w:rPr>
        <w:t>::</w:t>
      </w:r>
      <w:r>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892CCF">
        <w:rPr>
          <w:rFonts w:cs="Arial"/>
          <w:b/>
        </w:rPr>
        <w:t>:</w:t>
      </w:r>
      <w:r>
        <w:t>” as separating punctuation.</w:t>
      </w:r>
    </w:p>
    <w:p w14:paraId="38DF602B" w14:textId="77777777" w:rsidR="004C02EF" w:rsidRDefault="004C02EF" w:rsidP="004C02EF">
      <w:pPr>
        <w:pStyle w:val="30"/>
        <w:numPr>
          <w:ilvl w:val="0"/>
          <w:numId w:val="0"/>
        </w:numPr>
      </w:pPr>
      <w:bookmarkStart w:id="267" w:name="_Ref456010386"/>
      <w:bookmarkStart w:id="268" w:name="_Toc472818750"/>
      <w:bookmarkStart w:id="269" w:name="_Toc235503305"/>
      <w:bookmarkStart w:id="270" w:name="_Toc241509080"/>
      <w:bookmarkStart w:id="271" w:name="_Toc244416567"/>
      <w:bookmarkStart w:id="272" w:name="_Toc276630931"/>
      <w:bookmarkStart w:id="273" w:name="_Toc178386939"/>
      <w:r>
        <w:t>5.1.6</w:t>
      </w:r>
      <w:r>
        <w:tab/>
        <w:t>Grammar Notatio</w:t>
      </w:r>
      <w:bookmarkEnd w:id="220"/>
      <w:bookmarkEnd w:id="221"/>
      <w:bookmarkEnd w:id="222"/>
      <w:bookmarkEnd w:id="223"/>
      <w:bookmarkEnd w:id="224"/>
      <w:bookmarkEnd w:id="225"/>
      <w:bookmarkEnd w:id="226"/>
      <w:bookmarkEnd w:id="227"/>
      <w:bookmarkEnd w:id="228"/>
      <w:r>
        <w:t>n</w:t>
      </w:r>
      <w:bookmarkEnd w:id="267"/>
      <w:bookmarkEnd w:id="268"/>
      <w:bookmarkEnd w:id="269"/>
      <w:bookmarkEnd w:id="270"/>
      <w:bookmarkEnd w:id="271"/>
      <w:bookmarkEnd w:id="272"/>
      <w:bookmarkEnd w:id="273"/>
    </w:p>
    <w:p w14:paraId="6C792696" w14:textId="77777777" w:rsidR="004C02EF" w:rsidRDefault="004C02EF" w:rsidP="004C02EF">
      <w:r>
        <w:t xml:space="preserve">Terminal symbols of the lexical, RegExp, and numeric string grammars, and some of the terminal symbols of the other grammars, are shown in </w:t>
      </w:r>
      <w:r>
        <w:rPr>
          <w:rFonts w:ascii="Courier New" w:hAnsi="Courier New"/>
          <w:b/>
        </w:rPr>
        <w:t>fixed width</w:t>
      </w:r>
      <w:r>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7ECA47F1" w14:textId="77777777" w:rsidR="004C02EF" w:rsidRDefault="004C02EF" w:rsidP="004C02EF">
      <w:r>
        <w:t xml:space="preserve">Nonterminal symbols are shown in </w:t>
      </w:r>
      <w:r w:rsidRPr="00892CCF">
        <w:rPr>
          <w:rFonts w:ascii="Times New Roman" w:hAnsi="Times New Roman"/>
          <w:i/>
        </w:rPr>
        <w:t>italic</w:t>
      </w:r>
      <w:r>
        <w:t xml:space="preserve"> type. The definition of a nonterminal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3136E7B5" w14:textId="77777777" w:rsidR="004C02EF" w:rsidRPr="00984A3F" w:rsidRDefault="004C02EF" w:rsidP="004C02EF">
      <w:pPr>
        <w:pStyle w:val="SyntaxRule2"/>
      </w:pPr>
      <w:r w:rsidRPr="00984A3F">
        <w:t xml:space="preserve">WhileStatement </w:t>
      </w:r>
      <w:r w:rsidRPr="00D04346">
        <w:rPr>
          <w:rFonts w:ascii="Arial" w:hAnsi="Arial" w:cs="Arial"/>
          <w:b/>
          <w:i w:val="0"/>
        </w:rPr>
        <w:t>:</w:t>
      </w:r>
    </w:p>
    <w:p w14:paraId="2263C7AC" w14:textId="77777777" w:rsidR="004C02EF" w:rsidRPr="00984A3F" w:rsidRDefault="004C02EF" w:rsidP="004C02EF">
      <w:pPr>
        <w:pStyle w:val="SyntaxDefinition2"/>
      </w:pPr>
      <w:r w:rsidRPr="004431E2">
        <w:rPr>
          <w:rFonts w:ascii="Courier New" w:hAnsi="Courier New"/>
          <w:b/>
          <w:i w:val="0"/>
        </w:rPr>
        <w:t>while</w:t>
      </w:r>
      <w:r w:rsidRPr="00984A3F">
        <w:rPr>
          <w:b/>
        </w:rPr>
        <w:t xml:space="preserve"> </w:t>
      </w:r>
      <w:r w:rsidRPr="004431E2">
        <w:rPr>
          <w:rFonts w:ascii="Courier New" w:hAnsi="Courier New"/>
          <w:b/>
          <w:i w:val="0"/>
        </w:rPr>
        <w:t>(</w:t>
      </w:r>
      <w:r w:rsidRPr="00984A3F">
        <w:rPr>
          <w:b/>
        </w:rPr>
        <w:t xml:space="preserve"> </w:t>
      </w:r>
      <w:r w:rsidRPr="00984A3F">
        <w:t>Expression</w:t>
      </w:r>
      <w:r w:rsidRPr="00984A3F">
        <w:rPr>
          <w:b/>
        </w:rPr>
        <w:t xml:space="preserve"> </w:t>
      </w:r>
      <w:r w:rsidRPr="004431E2">
        <w:rPr>
          <w:rFonts w:ascii="Courier New" w:hAnsi="Courier New"/>
          <w:b/>
          <w:i w:val="0"/>
        </w:rPr>
        <w:t>)</w:t>
      </w:r>
      <w:r w:rsidRPr="00984A3F">
        <w:rPr>
          <w:b/>
        </w:rPr>
        <w:t xml:space="preserve"> </w:t>
      </w:r>
      <w:r w:rsidRPr="00984A3F">
        <w:t>Statement</w:t>
      </w:r>
    </w:p>
    <w:p w14:paraId="68EFDECF" w14:textId="77777777" w:rsidR="004C02EF" w:rsidRDefault="004C02EF" w:rsidP="004C02EF">
      <w:r>
        <w:t xml:space="preserve">states that the nonterminal </w:t>
      </w:r>
      <w:r w:rsidRPr="00892CCF">
        <w:rPr>
          <w:rStyle w:val="bnf"/>
        </w:rPr>
        <w:t>WhileStatement</w:t>
      </w:r>
      <w:r>
        <w:t xml:space="preserve"> represents the token </w:t>
      </w:r>
      <w:r>
        <w:rPr>
          <w:rFonts w:ascii="Courier New" w:hAnsi="Courier New"/>
          <w:b/>
        </w:rPr>
        <w:t>while</w:t>
      </w:r>
      <w:r>
        <w:t xml:space="preserve">, followed by a left parenthesis token, followed by an </w:t>
      </w:r>
      <w:r w:rsidRPr="00892CCF">
        <w:rPr>
          <w:rStyle w:val="bnf"/>
        </w:rPr>
        <w:t>Expression</w:t>
      </w:r>
      <w:r>
        <w:t xml:space="preserve">, followed by a right parenthesis token, followed by a </w:t>
      </w:r>
      <w:r w:rsidRPr="00892CCF">
        <w:rPr>
          <w:rStyle w:val="bnf"/>
        </w:rPr>
        <w:t>Statement</w:t>
      </w:r>
      <w:r>
        <w:t xml:space="preserve">. The occurrences of </w:t>
      </w:r>
      <w:r w:rsidRPr="00892CCF">
        <w:rPr>
          <w:rStyle w:val="bnf"/>
        </w:rPr>
        <w:t>Expression</w:t>
      </w:r>
      <w:r>
        <w:t xml:space="preserve"> and </w:t>
      </w:r>
      <w:r w:rsidRPr="00892CCF">
        <w:rPr>
          <w:rStyle w:val="bnf"/>
        </w:rPr>
        <w:t>Statement</w:t>
      </w:r>
      <w:r>
        <w:t xml:space="preserve"> are themselves nonterminals. As another example, the syntactic definition:</w:t>
      </w:r>
    </w:p>
    <w:p w14:paraId="5543966C" w14:textId="77777777" w:rsidR="004C02EF" w:rsidRPr="00984A3F" w:rsidRDefault="004C02EF" w:rsidP="004C02EF">
      <w:pPr>
        <w:pStyle w:val="SyntaxRule2"/>
      </w:pPr>
      <w:r w:rsidRPr="00984A3F">
        <w:t>ArgumentList</w:t>
      </w:r>
      <w:r w:rsidRPr="00984A3F">
        <w:rPr>
          <w:b/>
        </w:rPr>
        <w:t xml:space="preserve"> </w:t>
      </w:r>
      <w:r w:rsidRPr="00D04346">
        <w:rPr>
          <w:rFonts w:ascii="Arial" w:hAnsi="Arial" w:cs="Arial"/>
          <w:b/>
          <w:i w:val="0"/>
        </w:rPr>
        <w:t>:</w:t>
      </w:r>
    </w:p>
    <w:p w14:paraId="1CEE844E" w14:textId="77777777" w:rsidR="004C02EF" w:rsidRPr="00984A3F" w:rsidRDefault="004C02EF" w:rsidP="004C02EF">
      <w:pPr>
        <w:pStyle w:val="SyntaxDefinition2"/>
      </w:pPr>
      <w:r w:rsidRPr="00984A3F">
        <w:t>AssignmentExpression</w:t>
      </w:r>
      <w:r w:rsidRPr="00984A3F">
        <w:br/>
        <w:t>ArgumentList</w:t>
      </w:r>
      <w:r w:rsidRPr="004431E2">
        <w:rPr>
          <w:rFonts w:ascii="Courier New" w:hAnsi="Courier New"/>
          <w:b/>
          <w:i w:val="0"/>
        </w:rPr>
        <w:t xml:space="preserve"> , </w:t>
      </w:r>
      <w:r w:rsidRPr="00984A3F">
        <w:t>AssignmentExpression</w:t>
      </w:r>
    </w:p>
    <w:p w14:paraId="05565A5D" w14:textId="77777777" w:rsidR="004C02EF" w:rsidRDefault="004C02EF" w:rsidP="004C02EF">
      <w:r>
        <w:t xml:space="preserve">states that an </w:t>
      </w:r>
      <w:r w:rsidRPr="00892CCF">
        <w:rPr>
          <w:rStyle w:val="bnf"/>
        </w:rPr>
        <w:t>ArgumentList</w:t>
      </w:r>
      <w:r>
        <w:t xml:space="preserve"> may represent either a single </w:t>
      </w:r>
      <w:r w:rsidRPr="00892CCF">
        <w:rPr>
          <w:rStyle w:val="bnf"/>
        </w:rPr>
        <w:t>AssignmentExpression</w:t>
      </w:r>
      <w:r>
        <w:t xml:space="preserve"> or an </w:t>
      </w:r>
      <w:r w:rsidRPr="00892CCF">
        <w:rPr>
          <w:rStyle w:val="bnf"/>
        </w:rPr>
        <w:t>ArgumentList</w:t>
      </w:r>
      <w:r>
        <w:t xml:space="preserve">, followed by a comma, followed by an </w:t>
      </w:r>
      <w:r w:rsidRPr="00892CCF">
        <w:rPr>
          <w:rStyle w:val="bnf"/>
        </w:rPr>
        <w:t>AssignmentExpression</w:t>
      </w:r>
      <w:r>
        <w:t xml:space="preserve">. This definition of </w:t>
      </w:r>
      <w:r w:rsidRPr="00892CCF">
        <w:rPr>
          <w:rStyle w:val="bnf"/>
        </w:rPr>
        <w:t>ArgumentList</w:t>
      </w:r>
      <w:r>
        <w:t xml:space="preserve"> is </w:t>
      </w:r>
      <w:r w:rsidRPr="00892CCF">
        <w:t>recursive</w:t>
      </w:r>
      <w:r>
        <w:t xml:space="preserve">, that is, it is defined in terms of itself. The result is that an </w:t>
      </w:r>
      <w:r w:rsidRPr="00892CCF">
        <w:rPr>
          <w:rStyle w:val="bnf"/>
        </w:rPr>
        <w:t>ArgumentList</w:t>
      </w:r>
      <w:r>
        <w:t xml:space="preserve"> may contain any positive number of arguments, separated by commas, where each argument expression is an </w:t>
      </w:r>
      <w:r w:rsidRPr="00892CCF">
        <w:rPr>
          <w:rStyle w:val="bnf"/>
        </w:rPr>
        <w:t>AssignmentExpression</w:t>
      </w:r>
      <w:r>
        <w:t>. Such recursive definitions of nonterminals are common.</w:t>
      </w:r>
    </w:p>
    <w:p w14:paraId="5CD553D6" w14:textId="77777777" w:rsidR="004C02EF" w:rsidRDefault="004C02EF" w:rsidP="004C02EF">
      <w:r>
        <w:t>The subscripted suffix “</w:t>
      </w:r>
      <w:r w:rsidRPr="00735D8D">
        <w:rPr>
          <w:vertAlign w:val="subscript"/>
        </w:rPr>
        <w:t>opt</w:t>
      </w:r>
      <w:r>
        <w:t xml:space="preserve">”, which may appear after a terminal or nonterminal, indicates an </w:t>
      </w:r>
      <w:r w:rsidRPr="00892CCF">
        <w:t>optional symbol.</w:t>
      </w:r>
      <w:r>
        <w:t xml:space="preserve"> The alternative containing the optional symbol actually specifies two right-hand sides, one that omits the optional element and one that includes it. This means that:</w:t>
      </w:r>
    </w:p>
    <w:p w14:paraId="7EFE1F77" w14:textId="77777777" w:rsidR="004C02EF" w:rsidRPr="00984A3F" w:rsidRDefault="004C02EF" w:rsidP="004C02EF">
      <w:pPr>
        <w:pStyle w:val="SyntaxRule2"/>
      </w:pPr>
      <w:r w:rsidRPr="00984A3F">
        <w:t>VariableDeclaration</w:t>
      </w:r>
      <w:r w:rsidRPr="00984A3F">
        <w:rPr>
          <w:b/>
        </w:rPr>
        <w:t xml:space="preserve"> </w:t>
      </w:r>
      <w:r w:rsidRPr="00D04346">
        <w:rPr>
          <w:rFonts w:ascii="Arial" w:hAnsi="Arial" w:cs="Arial"/>
          <w:b/>
          <w:i w:val="0"/>
        </w:rPr>
        <w:t>:</w:t>
      </w:r>
    </w:p>
    <w:p w14:paraId="760A198E" w14:textId="77777777" w:rsidR="004C02EF" w:rsidRPr="00984A3F" w:rsidRDefault="004C02EF" w:rsidP="004C02EF">
      <w:pPr>
        <w:pStyle w:val="SyntaxDefinition2"/>
        <w:rPr>
          <w:vertAlign w:val="subscript"/>
        </w:rPr>
      </w:pPr>
      <w:r w:rsidRPr="00984A3F">
        <w:t>Identifier Initialiser</w:t>
      </w:r>
      <w:r w:rsidRPr="005E74B3">
        <w:rPr>
          <w:rFonts w:ascii="Arial" w:hAnsi="Arial" w:cs="Arial"/>
          <w:i w:val="0"/>
          <w:vertAlign w:val="subscript"/>
        </w:rPr>
        <w:t>opt</w:t>
      </w:r>
    </w:p>
    <w:p w14:paraId="7C834A34" w14:textId="77777777" w:rsidR="004C02EF" w:rsidRDefault="004C02EF" w:rsidP="004C02EF">
      <w:r>
        <w:t>is a convenient abbreviation for:</w:t>
      </w:r>
    </w:p>
    <w:p w14:paraId="53C2A334" w14:textId="77777777" w:rsidR="004C02EF" w:rsidRPr="00984A3F" w:rsidRDefault="004C02EF" w:rsidP="004C02EF">
      <w:pPr>
        <w:pStyle w:val="SyntaxRule2"/>
      </w:pPr>
      <w:r w:rsidRPr="00984A3F">
        <w:t>VariableDeclaration</w:t>
      </w:r>
      <w:r w:rsidRPr="00984A3F">
        <w:rPr>
          <w:b/>
        </w:rPr>
        <w:t xml:space="preserve"> </w:t>
      </w:r>
      <w:r w:rsidRPr="00D04346">
        <w:rPr>
          <w:rFonts w:ascii="Arial" w:hAnsi="Arial" w:cs="Arial"/>
          <w:b/>
          <w:i w:val="0"/>
        </w:rPr>
        <w:t>:</w:t>
      </w:r>
    </w:p>
    <w:p w14:paraId="6CFBD489" w14:textId="77777777" w:rsidR="004C02EF" w:rsidRPr="00984A3F" w:rsidRDefault="004C02EF" w:rsidP="004C02EF">
      <w:pPr>
        <w:pStyle w:val="SyntaxDefinition2"/>
      </w:pPr>
      <w:r w:rsidRPr="00984A3F">
        <w:t>Identifier</w:t>
      </w:r>
      <w:r w:rsidRPr="00984A3F">
        <w:br/>
        <w:t>Identifier Initialiser</w:t>
      </w:r>
    </w:p>
    <w:p w14:paraId="14157306" w14:textId="77777777" w:rsidR="004C02EF" w:rsidRDefault="004C02EF" w:rsidP="004C02EF">
      <w:r>
        <w:t>and that:</w:t>
      </w:r>
    </w:p>
    <w:p w14:paraId="15EA6C59"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5D4B4A87" w14:textId="77777777" w:rsidR="004C02EF" w:rsidRPr="00984A3F" w:rsidRDefault="004C02EF" w:rsidP="004C02EF">
      <w:pPr>
        <w:pStyle w:val="SyntaxDefinition2"/>
      </w:pPr>
      <w:r w:rsidRPr="004431E2">
        <w:rPr>
          <w:rFonts w:ascii="Courier New" w:hAnsi="Courier New"/>
          <w:b/>
          <w:i w:val="0"/>
        </w:rPr>
        <w:t xml:space="preserve">for ( </w:t>
      </w:r>
      <w:r w:rsidRPr="00984A3F">
        <w:t>ExpressionNoIn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Statement</w:t>
      </w:r>
    </w:p>
    <w:p w14:paraId="2C76FFBA" w14:textId="77777777" w:rsidR="004C02EF" w:rsidRDefault="004C02EF" w:rsidP="004C02EF">
      <w:r>
        <w:t>is a convenient abbreviation for:</w:t>
      </w:r>
    </w:p>
    <w:p w14:paraId="6C3D3E83"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04940D6C" w14:textId="77777777" w:rsidR="004C02EF" w:rsidRPr="00984A3F" w:rsidRDefault="004C02EF" w:rsidP="004C02EF">
      <w:pPr>
        <w:pStyle w:val="SyntaxDefinition2"/>
      </w:pPr>
      <w:r w:rsidRPr="004431E2">
        <w:rPr>
          <w:rFonts w:ascii="Courier New" w:hAnsi="Courier New"/>
          <w:b/>
          <w:i w:val="0"/>
        </w:rPr>
        <w:t xml:space="preserve">for (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Statement</w:t>
      </w:r>
      <w:r>
        <w:rPr>
          <w:rFonts w:ascii="Courier New" w:hAnsi="Courier New"/>
          <w:b/>
          <w:i w:val="0"/>
        </w:rPr>
        <w:br/>
      </w:r>
      <w:r w:rsidRPr="004431E2">
        <w:rPr>
          <w:rFonts w:ascii="Courier New" w:hAnsi="Courier New"/>
          <w:b/>
          <w:i w:val="0"/>
        </w:rPr>
        <w:t xml:space="preserve">for ( </w:t>
      </w:r>
      <w:r w:rsidRPr="00984A3F">
        <w:t>ExpressionNoIn</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4431E2">
        <w:rPr>
          <w:rFonts w:ascii="Courier New" w:hAnsi="Courier New"/>
          <w:b/>
          <w:i w:val="0"/>
        </w:rPr>
        <w:t xml:space="preserve"> ) </w:t>
      </w:r>
      <w:r w:rsidRPr="00984A3F">
        <w:t>Statement</w:t>
      </w:r>
    </w:p>
    <w:p w14:paraId="3ED39604" w14:textId="77777777" w:rsidR="004C02EF" w:rsidRDefault="004C02EF" w:rsidP="004C02EF">
      <w:r>
        <w:t>which in turn is an abbreviation for:</w:t>
      </w:r>
    </w:p>
    <w:p w14:paraId="562EF09E"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61D1BD15" w14:textId="77777777" w:rsidR="004C02EF" w:rsidRPr="00984A3F" w:rsidRDefault="004C02EF" w:rsidP="004C02EF">
      <w:pPr>
        <w:pStyle w:val="SyntaxDefinition2"/>
      </w:pPr>
      <w:r w:rsidRPr="004431E2">
        <w:rPr>
          <w:rFonts w:ascii="Courier New" w:hAnsi="Courier New"/>
          <w:b/>
          <w:i w:val="0"/>
        </w:rPr>
        <w:t xml:space="preserve">for ( ; ; </w:t>
      </w:r>
      <w:r w:rsidRPr="00984A3F">
        <w:t>Expression</w:t>
      </w:r>
      <w:r w:rsidRPr="005E74B3">
        <w:rPr>
          <w:rFonts w:ascii="Arial" w:hAnsi="Arial"/>
          <w:i w:val="0"/>
          <w:vertAlign w:val="subscript"/>
        </w:rPr>
        <w:t>opt</w:t>
      </w:r>
      <w:r w:rsidRPr="004431E2">
        <w:rPr>
          <w:rFonts w:ascii="Courier New" w:hAnsi="Courier New"/>
          <w:b/>
          <w:i w:val="0"/>
        </w:rPr>
        <w:t xml:space="preserve"> ) </w:t>
      </w:r>
      <w:r w:rsidRPr="00984A3F">
        <w:t>Statement</w:t>
      </w:r>
      <w:r>
        <w:rPr>
          <w:rFonts w:ascii="Courier New" w:hAnsi="Courier New"/>
          <w:b/>
          <w:i w:val="0"/>
        </w:rPr>
        <w:br/>
      </w:r>
      <w:r w:rsidRPr="004431E2">
        <w:rPr>
          <w:rFonts w:ascii="Courier New" w:hAnsi="Courier New"/>
          <w:b/>
          <w:i w:val="0"/>
        </w:rPr>
        <w:t xml:space="preserve">for ( ; </w:t>
      </w:r>
      <w:r w:rsidRPr="00984A3F">
        <w:t>Expression</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892CCF">
        <w:rPr>
          <w:rFonts w:ascii="Arial" w:hAnsi="Arial" w:cs="Arial"/>
          <w:vertAlign w:val="subscript"/>
        </w:rPr>
        <w:t xml:space="preserve"> </w:t>
      </w:r>
      <w:r w:rsidRPr="004431E2">
        <w:rPr>
          <w:rFonts w:ascii="Courier New" w:hAnsi="Courier New"/>
          <w:b/>
          <w:i w:val="0"/>
        </w:rPr>
        <w:t xml:space="preserve">) </w:t>
      </w:r>
      <w:r w:rsidRPr="00984A3F">
        <w:t>Statement</w:t>
      </w:r>
      <w:r>
        <w:rPr>
          <w:rFonts w:ascii="Courier New" w:hAnsi="Courier New"/>
          <w:b/>
          <w:i w:val="0"/>
        </w:rPr>
        <w:br/>
      </w:r>
      <w:r w:rsidRPr="004431E2">
        <w:rPr>
          <w:rFonts w:ascii="Courier New" w:hAnsi="Courier New"/>
          <w:b/>
          <w:i w:val="0"/>
        </w:rPr>
        <w:t xml:space="preserve">for ( </w:t>
      </w:r>
      <w:r w:rsidRPr="00984A3F">
        <w:t>ExpressionNoIn</w:t>
      </w:r>
      <w:r w:rsidRPr="004431E2">
        <w:rPr>
          <w:rFonts w:ascii="Courier New" w:hAnsi="Courier New"/>
          <w:b/>
          <w:i w:val="0"/>
        </w:rPr>
        <w:t xml:space="preserve"> ; ; </w:t>
      </w:r>
      <w:r w:rsidRPr="00984A3F">
        <w:t>Expression</w:t>
      </w:r>
      <w:r w:rsidRPr="005E74B3">
        <w:rPr>
          <w:rFonts w:ascii="Arial" w:hAnsi="Arial" w:cs="Arial"/>
          <w:i w:val="0"/>
          <w:vertAlign w:val="subscript"/>
        </w:rPr>
        <w:t>opt</w:t>
      </w:r>
      <w:r w:rsidRPr="00892CCF">
        <w:rPr>
          <w:rFonts w:ascii="Arial" w:hAnsi="Arial" w:cs="Arial"/>
          <w:vertAlign w:val="subscript"/>
        </w:rPr>
        <w:t xml:space="preserve"> </w:t>
      </w:r>
      <w:r w:rsidRPr="004431E2">
        <w:rPr>
          <w:rFonts w:ascii="Courier New" w:hAnsi="Courier New"/>
          <w:b/>
          <w:i w:val="0"/>
        </w:rPr>
        <w:t xml:space="preserve">) </w:t>
      </w:r>
      <w:r w:rsidRPr="00984A3F">
        <w:t>Statement</w:t>
      </w:r>
      <w:r>
        <w:rPr>
          <w:rFonts w:ascii="Courier New" w:hAnsi="Courier New"/>
          <w:b/>
          <w:i w:val="0"/>
        </w:rPr>
        <w:br/>
      </w:r>
      <w:r w:rsidRPr="004431E2">
        <w:rPr>
          <w:rFonts w:ascii="Courier New" w:hAnsi="Courier New"/>
          <w:b/>
          <w:i w:val="0"/>
        </w:rPr>
        <w:t xml:space="preserve">for ( </w:t>
      </w:r>
      <w:r w:rsidRPr="00984A3F">
        <w:t>ExpressionNoIn</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Expression</w:t>
      </w:r>
      <w:r w:rsidRPr="005E74B3">
        <w:rPr>
          <w:rFonts w:ascii="Arial" w:hAnsi="Arial" w:cs="Arial"/>
          <w:i w:val="0"/>
          <w:vertAlign w:val="subscript"/>
        </w:rPr>
        <w:t>opt</w:t>
      </w:r>
      <w:r w:rsidRPr="00892CCF">
        <w:rPr>
          <w:rFonts w:ascii="Arial" w:hAnsi="Arial" w:cs="Arial"/>
          <w:vertAlign w:val="subscript"/>
        </w:rPr>
        <w:t xml:space="preserve"> </w:t>
      </w:r>
      <w:r w:rsidRPr="004431E2">
        <w:rPr>
          <w:rFonts w:ascii="Courier New" w:hAnsi="Courier New"/>
          <w:b/>
          <w:i w:val="0"/>
        </w:rPr>
        <w:t xml:space="preserve">) </w:t>
      </w:r>
      <w:r w:rsidRPr="00984A3F">
        <w:t>Statement</w:t>
      </w:r>
    </w:p>
    <w:p w14:paraId="464FA6BF" w14:textId="77777777" w:rsidR="004C02EF" w:rsidRDefault="004C02EF" w:rsidP="004C02EF">
      <w:r>
        <w:t>which in turn is an abbreviation for:</w:t>
      </w:r>
    </w:p>
    <w:p w14:paraId="78BCB83D" w14:textId="77777777" w:rsidR="004C02EF" w:rsidRPr="00984A3F" w:rsidRDefault="004C02EF" w:rsidP="004C02EF">
      <w:pPr>
        <w:pStyle w:val="SyntaxRule2"/>
      </w:pPr>
      <w:r w:rsidRPr="00984A3F">
        <w:t>IterationStatement</w:t>
      </w:r>
      <w:r w:rsidRPr="00984A3F">
        <w:rPr>
          <w:b/>
        </w:rPr>
        <w:t xml:space="preserve"> </w:t>
      </w:r>
      <w:r w:rsidRPr="00D04346">
        <w:rPr>
          <w:rFonts w:ascii="Arial" w:hAnsi="Arial" w:cs="Arial"/>
          <w:b/>
          <w:i w:val="0"/>
        </w:rPr>
        <w:t>:</w:t>
      </w:r>
    </w:p>
    <w:p w14:paraId="7AF4E79B" w14:textId="77777777" w:rsidR="004C02EF" w:rsidRDefault="004C02EF" w:rsidP="004C02EF">
      <w:pPr>
        <w:pStyle w:val="SyntaxDefinition2"/>
      </w:pPr>
      <w:r w:rsidRPr="004431E2">
        <w:rPr>
          <w:rFonts w:ascii="Courier New" w:hAnsi="Courier New" w:cs="Courier New"/>
          <w:b/>
          <w:i w:val="0"/>
        </w:rPr>
        <w:t xml:space="preserve">for ( ; ; ) </w:t>
      </w:r>
      <w:r w:rsidRPr="00984A3F">
        <w:t>Statement</w:t>
      </w:r>
      <w:r>
        <w:br/>
      </w:r>
      <w:r w:rsidRPr="004431E2">
        <w:rPr>
          <w:rFonts w:ascii="Courier New" w:hAnsi="Courier New"/>
          <w:b/>
          <w:i w:val="0"/>
        </w:rPr>
        <w:t xml:space="preserve">for ( ; ; </w:t>
      </w:r>
      <w:r w:rsidRPr="00984A3F">
        <w:t>Expression</w:t>
      </w:r>
      <w:r w:rsidRPr="004431E2">
        <w:rPr>
          <w:rFonts w:ascii="Courier New" w:hAnsi="Courier New"/>
          <w:b/>
          <w:i w:val="0"/>
        </w:rPr>
        <w:t xml:space="preserve"> ) </w:t>
      </w:r>
      <w:r w:rsidRPr="00984A3F">
        <w:t>Statement</w:t>
      </w:r>
      <w:r w:rsidRPr="004431E2">
        <w:rPr>
          <w:rFonts w:ascii="Courier New" w:hAnsi="Courier New"/>
          <w:b/>
          <w:i w:val="0"/>
        </w:rPr>
        <w:br/>
        <w:t xml:space="preserve">for ( ; </w:t>
      </w:r>
      <w:r w:rsidRPr="00984A3F">
        <w:t>Expression</w:t>
      </w:r>
      <w:r w:rsidRPr="004431E2">
        <w:rPr>
          <w:rFonts w:ascii="Courier New" w:hAnsi="Courier New"/>
          <w:b/>
          <w:i w:val="0"/>
        </w:rPr>
        <w:t xml:space="preserve"> ; ) </w:t>
      </w:r>
      <w:r w:rsidRPr="00984A3F">
        <w:t>Statement</w:t>
      </w:r>
      <w:r w:rsidRPr="004431E2">
        <w:rPr>
          <w:rFonts w:ascii="Courier New" w:hAnsi="Courier New"/>
          <w:b/>
          <w:i w:val="0"/>
        </w:rPr>
        <w:br/>
        <w:t xml:space="preserve">for ( ; </w:t>
      </w:r>
      <w:r w:rsidRPr="00984A3F">
        <w:t>Expression</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w:t>
      </w:r>
      <w:r w:rsidRPr="00984A3F">
        <w:t>Expression</w:t>
      </w:r>
      <w:r w:rsidRPr="004431E2">
        <w:rPr>
          <w:rFonts w:ascii="Courier New" w:hAnsi="Courier New"/>
          <w:b/>
          <w:i w:val="0"/>
        </w:rPr>
        <w:t xml:space="preserve"> ; ) </w:t>
      </w:r>
      <w:r w:rsidRPr="00984A3F">
        <w:t>Statement</w:t>
      </w:r>
      <w:r w:rsidRPr="004431E2">
        <w:rPr>
          <w:rFonts w:ascii="Courier New" w:hAnsi="Courier New"/>
          <w:b/>
          <w:i w:val="0"/>
        </w:rPr>
        <w:br/>
        <w:t xml:space="preserve">for ( </w:t>
      </w:r>
      <w:r w:rsidRPr="00984A3F">
        <w:t xml:space="preserve">ExpressionNoIn </w:t>
      </w:r>
      <w:r w:rsidRPr="004431E2">
        <w:rPr>
          <w:rFonts w:ascii="Courier New" w:hAnsi="Courier New"/>
          <w:b/>
          <w:i w:val="0"/>
        </w:rPr>
        <w:t xml:space="preserve">; </w:t>
      </w:r>
      <w:r w:rsidRPr="00984A3F">
        <w:t>Expression</w:t>
      </w:r>
      <w:r w:rsidRPr="004431E2">
        <w:rPr>
          <w:rFonts w:ascii="Courier New" w:hAnsi="Courier New"/>
          <w:b/>
          <w:i w:val="0"/>
        </w:rPr>
        <w:t xml:space="preserve"> ; </w:t>
      </w:r>
      <w:r w:rsidRPr="00984A3F">
        <w:t>Expression</w:t>
      </w:r>
      <w:r w:rsidRPr="004431E2">
        <w:rPr>
          <w:rFonts w:ascii="Courier New" w:hAnsi="Courier New"/>
          <w:b/>
          <w:i w:val="0"/>
        </w:rPr>
        <w:t xml:space="preserve"> ) </w:t>
      </w:r>
      <w:r w:rsidRPr="00984A3F">
        <w:t>Statement</w:t>
      </w:r>
    </w:p>
    <w:p w14:paraId="2066116F" w14:textId="77777777" w:rsidR="004C02EF" w:rsidRDefault="004C02EF" w:rsidP="004C02EF">
      <w:r>
        <w:t xml:space="preserve">so the nonterminal </w:t>
      </w:r>
      <w:r w:rsidRPr="00BB68EA">
        <w:rPr>
          <w:rStyle w:val="bnf"/>
        </w:rPr>
        <w:t>IterationStatement</w:t>
      </w:r>
      <w:r>
        <w:t xml:space="preserve"> actually has eight alternative right-hand sides.</w:t>
      </w:r>
    </w:p>
    <w:p w14:paraId="06B78700" w14:textId="77777777" w:rsidR="004C02EF" w:rsidRDefault="004C02EF" w:rsidP="004C02EF">
      <w:r>
        <w:t>When the words “</w:t>
      </w:r>
      <w:r>
        <w:rPr>
          <w:b/>
        </w:rPr>
        <w:t>one of</w:t>
      </w:r>
      <w:r>
        <w:t>” follow the colon(s) in a grammar definition, they signify that each of the terminal symbols on the following line or lines is an alternative definition. For example, the lexical grammar for ECMAScript contains the production:</w:t>
      </w:r>
    </w:p>
    <w:p w14:paraId="49C2BCE7" w14:textId="77777777" w:rsidR="004C02EF" w:rsidRPr="00984A3F" w:rsidRDefault="004C02EF" w:rsidP="004C02EF">
      <w:pPr>
        <w:pStyle w:val="SyntaxRule2"/>
        <w:rPr>
          <w:b/>
        </w:rPr>
      </w:pPr>
      <w:r w:rsidRPr="00984A3F">
        <w:t xml:space="preserve">NonZeroDigit </w:t>
      </w:r>
      <w:r w:rsidRPr="007A29B2">
        <w:rPr>
          <w:rFonts w:ascii="Arial" w:hAnsi="Arial" w:cs="Arial"/>
          <w:b/>
          <w:i w:val="0"/>
        </w:rPr>
        <w:t>::</w:t>
      </w:r>
      <w:r w:rsidRPr="00892CCF">
        <w:rPr>
          <w:rFonts w:ascii="Arial" w:hAnsi="Arial" w:cs="Arial"/>
          <w:b/>
        </w:rPr>
        <w:t xml:space="preserve"> </w:t>
      </w:r>
      <w:r w:rsidRPr="007A29B2">
        <w:rPr>
          <w:rFonts w:ascii="Arial" w:hAnsi="Arial" w:cs="Arial"/>
          <w:b/>
          <w:i w:val="0"/>
        </w:rPr>
        <w:t>one of</w:t>
      </w:r>
    </w:p>
    <w:p w14:paraId="4ED5C2B5" w14:textId="77777777" w:rsidR="004C02EF" w:rsidRPr="00735D8D" w:rsidRDefault="004C02EF" w:rsidP="004C02EF">
      <w:pPr>
        <w:pStyle w:val="SyntaxDefinition2"/>
        <w:rPr>
          <w:rFonts w:ascii="Courier New" w:hAnsi="Courier New" w:cs="Courier New"/>
          <w:b/>
          <w:i w:val="0"/>
        </w:rPr>
      </w:pPr>
      <w:r w:rsidRPr="00735D8D">
        <w:rPr>
          <w:rFonts w:ascii="Courier New" w:hAnsi="Courier New" w:cs="Courier New"/>
          <w:b/>
          <w:i w:val="0"/>
        </w:rPr>
        <w:t>1  2  3  4  5  6  7  8  9</w:t>
      </w:r>
    </w:p>
    <w:p w14:paraId="799B7CF5" w14:textId="77777777" w:rsidR="004C02EF" w:rsidRDefault="004C02EF" w:rsidP="004C02EF">
      <w:r>
        <w:t>which is merely a convenient abbreviation for:</w:t>
      </w:r>
    </w:p>
    <w:p w14:paraId="5D15AFB9" w14:textId="77777777" w:rsidR="004C02EF" w:rsidRPr="00984A3F" w:rsidRDefault="004C02EF" w:rsidP="004C02EF">
      <w:pPr>
        <w:pStyle w:val="SyntaxRule2"/>
        <w:rPr>
          <w:b/>
        </w:rPr>
      </w:pPr>
      <w:r w:rsidRPr="00F5506E">
        <w:t>NonZeroDigit</w:t>
      </w:r>
      <w:r w:rsidRPr="00984A3F">
        <w:t xml:space="preserve"> </w:t>
      </w:r>
      <w:r w:rsidRPr="007A29B2">
        <w:rPr>
          <w:rFonts w:ascii="Arial" w:hAnsi="Arial" w:cs="Arial"/>
          <w:b/>
          <w:i w:val="0"/>
        </w:rPr>
        <w:t>::</w:t>
      </w:r>
    </w:p>
    <w:p w14:paraId="24033BA1" w14:textId="77777777" w:rsidR="004C02EF" w:rsidRPr="00735D8D" w:rsidRDefault="004C02EF" w:rsidP="004C02EF">
      <w:pPr>
        <w:pStyle w:val="SyntaxDefinition2"/>
        <w:rPr>
          <w:rFonts w:ascii="Courier New" w:hAnsi="Courier New" w:cs="Courier New"/>
          <w:b/>
          <w:i w:val="0"/>
        </w:rPr>
      </w:pPr>
      <w:r w:rsidRPr="00735D8D">
        <w:rPr>
          <w:rFonts w:ascii="Courier New" w:hAnsi="Courier New" w:cs="Courier New"/>
          <w:b/>
          <w:i w:val="0"/>
        </w:rPr>
        <w:t>1</w:t>
      </w:r>
      <w:r w:rsidRPr="00735D8D">
        <w:rPr>
          <w:rFonts w:ascii="Courier New" w:hAnsi="Courier New" w:cs="Courier New"/>
          <w:b/>
          <w:i w:val="0"/>
        </w:rPr>
        <w:br/>
        <w:t>2</w:t>
      </w:r>
      <w:r w:rsidRPr="00735D8D">
        <w:rPr>
          <w:rFonts w:ascii="Courier New" w:hAnsi="Courier New" w:cs="Courier New"/>
          <w:b/>
          <w:i w:val="0"/>
        </w:rPr>
        <w:br/>
        <w:t>3</w:t>
      </w:r>
      <w:r w:rsidRPr="00735D8D">
        <w:rPr>
          <w:rFonts w:ascii="Courier New" w:hAnsi="Courier New" w:cs="Courier New"/>
          <w:b/>
          <w:i w:val="0"/>
        </w:rPr>
        <w:br/>
        <w:t>4</w:t>
      </w:r>
      <w:r w:rsidRPr="00735D8D">
        <w:rPr>
          <w:rFonts w:ascii="Courier New" w:hAnsi="Courier New" w:cs="Courier New"/>
          <w:b/>
          <w:i w:val="0"/>
        </w:rPr>
        <w:br/>
        <w:t>5</w:t>
      </w:r>
      <w:r w:rsidRPr="00735D8D">
        <w:rPr>
          <w:rFonts w:ascii="Courier New" w:hAnsi="Courier New" w:cs="Courier New"/>
          <w:b/>
          <w:i w:val="0"/>
        </w:rPr>
        <w:br/>
        <w:t>6</w:t>
      </w:r>
      <w:r w:rsidRPr="00735D8D">
        <w:rPr>
          <w:rFonts w:ascii="Courier New" w:hAnsi="Courier New" w:cs="Courier New"/>
          <w:b/>
          <w:i w:val="0"/>
        </w:rPr>
        <w:br/>
        <w:t>7</w:t>
      </w:r>
      <w:r w:rsidRPr="00735D8D">
        <w:rPr>
          <w:rFonts w:ascii="Courier New" w:hAnsi="Courier New" w:cs="Courier New"/>
          <w:b/>
          <w:i w:val="0"/>
        </w:rPr>
        <w:br/>
        <w:t>8</w:t>
      </w:r>
      <w:r w:rsidRPr="00735D8D">
        <w:rPr>
          <w:rFonts w:ascii="Courier New" w:hAnsi="Courier New" w:cs="Courier New"/>
          <w:b/>
          <w:i w:val="0"/>
        </w:rPr>
        <w:br/>
        <w:t>9</w:t>
      </w:r>
    </w:p>
    <w:p w14:paraId="2B1346C9" w14:textId="77777777" w:rsidR="004C02EF" w:rsidRDefault="004C02EF" w:rsidP="004C02EF">
      <w:r>
        <w:t>If the phrase “</w:t>
      </w:r>
      <w:r>
        <w:rPr>
          <w:sz w:val="16"/>
        </w:rPr>
        <w:t>[empty]</w:t>
      </w:r>
      <w:r>
        <w:t>” appears as the right-hand side of a production, it indicates that the production's right-hand side contains no terminals or nonterminals.</w:t>
      </w:r>
    </w:p>
    <w:p w14:paraId="1D8F68CF" w14:textId="77777777" w:rsidR="004C02EF" w:rsidRDefault="004C02EF" w:rsidP="004C02EF">
      <w:r>
        <w:t>If the phrase “</w:t>
      </w:r>
      <w:r>
        <w:rPr>
          <w:sz w:val="16"/>
        </w:rPr>
        <w:t xml:space="preserve">[lookahead </w:t>
      </w:r>
      <w:r>
        <w:rPr>
          <w:sz w:val="16"/>
        </w:rPr>
        <w:sym w:font="Symbol" w:char="F0CF"/>
      </w:r>
      <w:r>
        <w:rPr>
          <w:sz w:val="16"/>
        </w:rPr>
        <w:t xml:space="preserve"> </w:t>
      </w:r>
      <w:r w:rsidRPr="00BB68EA">
        <w:rPr>
          <w:rFonts w:ascii="Times New Roman" w:hAnsi="Times New Roman"/>
          <w:i/>
          <w:sz w:val="16"/>
        </w:rPr>
        <w:t>set</w:t>
      </w:r>
      <w:r>
        <w:rPr>
          <w:sz w:val="16"/>
        </w:rPr>
        <w:t>]</w:t>
      </w:r>
      <w:r>
        <w:t xml:space="preserve">” appears in the right-hand side of a production, it indicates that the production may not be used if the immediately following input token is a member of the given </w:t>
      </w:r>
      <w:r w:rsidRPr="00BB68EA">
        <w:rPr>
          <w:rStyle w:val="bnf"/>
        </w:rPr>
        <w:t>set</w:t>
      </w:r>
      <w:r>
        <w:t xml:space="preserve">. The </w:t>
      </w:r>
      <w:r w:rsidRPr="00BB68EA">
        <w:rPr>
          <w:rStyle w:val="bnf"/>
        </w:rPr>
        <w:t>set</w:t>
      </w:r>
      <w:r>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21B4943C" w14:textId="77777777" w:rsidR="004C02EF" w:rsidRPr="00984A3F" w:rsidRDefault="004C02EF" w:rsidP="004C02EF">
      <w:pPr>
        <w:pStyle w:val="SyntaxRule2"/>
        <w:rPr>
          <w:b/>
        </w:rPr>
      </w:pPr>
      <w:r w:rsidRPr="00984A3F">
        <w:t xml:space="preserve">DecimalDigit </w:t>
      </w:r>
      <w:r w:rsidRPr="007A29B2">
        <w:rPr>
          <w:rFonts w:ascii="Arial" w:hAnsi="Arial" w:cs="Arial"/>
          <w:b/>
          <w:i w:val="0"/>
        </w:rPr>
        <w:t>::</w:t>
      </w:r>
      <w:r w:rsidRPr="00892CCF">
        <w:rPr>
          <w:rFonts w:ascii="Arial" w:hAnsi="Arial" w:cs="Arial"/>
          <w:b/>
        </w:rPr>
        <w:t xml:space="preserve"> </w:t>
      </w:r>
      <w:r w:rsidRPr="007A29B2">
        <w:rPr>
          <w:rFonts w:ascii="Arial" w:hAnsi="Arial" w:cs="Arial"/>
          <w:b/>
          <w:i w:val="0"/>
        </w:rPr>
        <w:t>one of</w:t>
      </w:r>
    </w:p>
    <w:p w14:paraId="27A77CC4" w14:textId="77777777" w:rsidR="004C02EF" w:rsidRPr="004431E2" w:rsidRDefault="004C02EF" w:rsidP="004C02EF">
      <w:pPr>
        <w:pStyle w:val="SyntaxDefinition2"/>
        <w:rPr>
          <w:rFonts w:ascii="Courier New" w:hAnsi="Courier New" w:cs="Courier New"/>
          <w:b/>
          <w:i w:val="0"/>
        </w:rPr>
      </w:pPr>
      <w:r w:rsidRPr="004431E2">
        <w:rPr>
          <w:rFonts w:ascii="Courier New" w:hAnsi="Courier New" w:cs="Courier New"/>
          <w:b/>
          <w:i w:val="0"/>
        </w:rPr>
        <w:t>0  1  2  3  4  5  6  7  8  9</w:t>
      </w:r>
    </w:p>
    <w:p w14:paraId="5F6A432B" w14:textId="77777777" w:rsidR="004C02EF" w:rsidRPr="00984A3F" w:rsidRDefault="004C02EF" w:rsidP="004C02EF">
      <w:pPr>
        <w:pStyle w:val="SyntaxRule2"/>
        <w:rPr>
          <w:b/>
        </w:rPr>
      </w:pPr>
      <w:r w:rsidRPr="00984A3F">
        <w:t>DecimalDigits</w:t>
      </w:r>
      <w:r w:rsidRPr="00892CCF">
        <w:rPr>
          <w:rFonts w:ascii="Arial" w:hAnsi="Arial" w:cs="Arial"/>
          <w:b/>
        </w:rPr>
        <w:t xml:space="preserve"> </w:t>
      </w:r>
      <w:r w:rsidRPr="007A29B2">
        <w:rPr>
          <w:rFonts w:ascii="Arial" w:hAnsi="Arial" w:cs="Arial"/>
          <w:b/>
          <w:i w:val="0"/>
        </w:rPr>
        <w:t>::</w:t>
      </w:r>
    </w:p>
    <w:p w14:paraId="0A9FABE8" w14:textId="77777777" w:rsidR="004C02EF" w:rsidRPr="00984A3F" w:rsidRDefault="004C02EF" w:rsidP="004C02EF">
      <w:pPr>
        <w:pStyle w:val="SyntaxDefinition2"/>
      </w:pPr>
      <w:r w:rsidRPr="00984A3F">
        <w:t>DecimalDigit</w:t>
      </w:r>
      <w:r w:rsidRPr="00984A3F">
        <w:br/>
        <w:t>DecimalDigits DecimalDigit</w:t>
      </w:r>
    </w:p>
    <w:p w14:paraId="2A928A3F" w14:textId="77777777" w:rsidR="004C02EF" w:rsidRDefault="004C02EF" w:rsidP="004C02EF">
      <w:r>
        <w:t>the definition</w:t>
      </w:r>
    </w:p>
    <w:p w14:paraId="52CE57BF" w14:textId="77777777" w:rsidR="004C02EF" w:rsidRPr="00984A3F" w:rsidRDefault="004C02EF" w:rsidP="004C02EF">
      <w:pPr>
        <w:pStyle w:val="SyntaxRule2"/>
      </w:pPr>
      <w:r w:rsidRPr="00984A3F">
        <w:t>LookaheadExample</w:t>
      </w:r>
      <w:r w:rsidRPr="00984A3F">
        <w:rPr>
          <w:b/>
        </w:rPr>
        <w:t xml:space="preserve"> </w:t>
      </w:r>
      <w:r w:rsidRPr="007A29B2">
        <w:rPr>
          <w:rFonts w:ascii="Arial" w:hAnsi="Arial" w:cs="Arial"/>
          <w:b/>
          <w:i w:val="0"/>
        </w:rPr>
        <w:t>::</w:t>
      </w:r>
    </w:p>
    <w:p w14:paraId="51091174" w14:textId="77777777" w:rsidR="004C02EF" w:rsidRPr="00984A3F" w:rsidRDefault="004C02EF" w:rsidP="004C02EF">
      <w:pPr>
        <w:pStyle w:val="SyntaxDefinition2"/>
      </w:pPr>
      <w:r w:rsidRPr="004431E2">
        <w:rPr>
          <w:rFonts w:ascii="Courier New" w:hAnsi="Courier New"/>
          <w:b/>
          <w:i w:val="0"/>
        </w:rPr>
        <w:t>n</w:t>
      </w:r>
      <w:r w:rsidRPr="004431E2">
        <w:rPr>
          <w:i w:val="0"/>
        </w:rPr>
        <w:t xml:space="preserve"> </w:t>
      </w:r>
      <w:r w:rsidRPr="004431E2">
        <w:rPr>
          <w:rFonts w:ascii="Arial" w:hAnsi="Arial" w:cs="Arial"/>
          <w:i w:val="0"/>
          <w:sz w:val="16"/>
          <w:szCs w:val="16"/>
        </w:rPr>
        <w:t xml:space="preserve">[lookahead </w:t>
      </w:r>
      <w:r w:rsidRPr="004431E2">
        <w:rPr>
          <w:rFonts w:ascii="Arial" w:hAnsi="Arial" w:cs="Arial"/>
          <w:i w:val="0"/>
          <w:sz w:val="16"/>
          <w:szCs w:val="16"/>
        </w:rPr>
        <w:sym w:font="Symbol" w:char="F0CF"/>
      </w:r>
      <w:r w:rsidRPr="004431E2">
        <w:rPr>
          <w:rFonts w:ascii="Arial" w:hAnsi="Arial" w:cs="Arial"/>
          <w:i w:val="0"/>
          <w:sz w:val="16"/>
          <w:szCs w:val="16"/>
        </w:rPr>
        <w:t xml:space="preserve"> {</w:t>
      </w:r>
      <w:r w:rsidRPr="004431E2">
        <w:rPr>
          <w:rFonts w:ascii="Courier New" w:hAnsi="Courier New"/>
          <w:b/>
          <w:i w:val="0"/>
          <w:sz w:val="16"/>
          <w:szCs w:val="16"/>
        </w:rPr>
        <w:t>1</w:t>
      </w:r>
      <w:r w:rsidRPr="004431E2">
        <w:rPr>
          <w:sz w:val="16"/>
          <w:szCs w:val="16"/>
        </w:rPr>
        <w:t xml:space="preserve">, </w:t>
      </w:r>
      <w:r w:rsidRPr="004431E2">
        <w:rPr>
          <w:rFonts w:ascii="Courier New" w:hAnsi="Courier New"/>
          <w:b/>
          <w:i w:val="0"/>
          <w:sz w:val="16"/>
          <w:szCs w:val="16"/>
        </w:rPr>
        <w:t>3</w:t>
      </w:r>
      <w:r w:rsidRPr="004431E2">
        <w:rPr>
          <w:sz w:val="16"/>
          <w:szCs w:val="16"/>
        </w:rPr>
        <w:t xml:space="preserve">, </w:t>
      </w:r>
      <w:r w:rsidRPr="004431E2">
        <w:rPr>
          <w:rFonts w:ascii="Courier New" w:hAnsi="Courier New"/>
          <w:b/>
          <w:i w:val="0"/>
          <w:sz w:val="16"/>
          <w:szCs w:val="16"/>
        </w:rPr>
        <w:t>5</w:t>
      </w:r>
      <w:r w:rsidRPr="004431E2">
        <w:rPr>
          <w:sz w:val="16"/>
          <w:szCs w:val="16"/>
        </w:rPr>
        <w:t xml:space="preserve">, </w:t>
      </w:r>
      <w:r w:rsidRPr="004431E2">
        <w:rPr>
          <w:rFonts w:ascii="Courier New" w:hAnsi="Courier New"/>
          <w:b/>
          <w:i w:val="0"/>
          <w:sz w:val="16"/>
          <w:szCs w:val="16"/>
        </w:rPr>
        <w:t>7</w:t>
      </w:r>
      <w:r w:rsidRPr="004431E2">
        <w:rPr>
          <w:sz w:val="16"/>
          <w:szCs w:val="16"/>
        </w:rPr>
        <w:t xml:space="preserve">, </w:t>
      </w:r>
      <w:r w:rsidRPr="004431E2">
        <w:rPr>
          <w:rFonts w:ascii="Courier New" w:hAnsi="Courier New"/>
          <w:b/>
          <w:i w:val="0"/>
          <w:sz w:val="16"/>
          <w:szCs w:val="16"/>
        </w:rPr>
        <w:t>9</w:t>
      </w:r>
      <w:r w:rsidRPr="004431E2">
        <w:rPr>
          <w:rFonts w:ascii="Arial" w:hAnsi="Arial" w:cs="Arial"/>
          <w:i w:val="0"/>
          <w:sz w:val="16"/>
          <w:szCs w:val="16"/>
        </w:rPr>
        <w:t>}]</w:t>
      </w:r>
      <w:r w:rsidRPr="00984A3F">
        <w:t xml:space="preserve"> DecimalDigits</w:t>
      </w:r>
      <w:r>
        <w:br/>
      </w:r>
      <w:r w:rsidRPr="00984A3F">
        <w:t xml:space="preserve">DecimalDigit </w:t>
      </w:r>
      <w:r w:rsidRPr="00892CCF">
        <w:rPr>
          <w:rFonts w:ascii="Arial" w:hAnsi="Arial" w:cs="Arial"/>
        </w:rPr>
        <w:t xml:space="preserve"> </w:t>
      </w:r>
      <w:r w:rsidRPr="004431E2">
        <w:rPr>
          <w:rFonts w:ascii="Arial" w:hAnsi="Arial" w:cs="Arial"/>
          <w:i w:val="0"/>
          <w:sz w:val="16"/>
          <w:szCs w:val="16"/>
        </w:rPr>
        <w:t xml:space="preserve">[lookahead </w:t>
      </w:r>
      <w:r w:rsidRPr="004431E2">
        <w:rPr>
          <w:rFonts w:ascii="Arial" w:hAnsi="Arial" w:cs="Arial"/>
          <w:i w:val="0"/>
          <w:sz w:val="16"/>
          <w:szCs w:val="16"/>
        </w:rPr>
        <w:sym w:font="Symbol" w:char="F0CF"/>
      </w:r>
      <w:r w:rsidRPr="004431E2">
        <w:rPr>
          <w:i w:val="0"/>
          <w:sz w:val="16"/>
          <w:szCs w:val="16"/>
        </w:rPr>
        <w:t xml:space="preserve"> </w:t>
      </w:r>
      <w:r w:rsidRPr="004431E2">
        <w:rPr>
          <w:sz w:val="16"/>
          <w:szCs w:val="16"/>
        </w:rPr>
        <w:t xml:space="preserve">DecimalDigit </w:t>
      </w:r>
      <w:r w:rsidRPr="004431E2">
        <w:rPr>
          <w:rFonts w:ascii="Arial" w:hAnsi="Arial" w:cs="Arial"/>
          <w:i w:val="0"/>
          <w:sz w:val="16"/>
          <w:szCs w:val="16"/>
        </w:rPr>
        <w:t>]</w:t>
      </w:r>
    </w:p>
    <w:p w14:paraId="63EF6B86" w14:textId="77777777" w:rsidR="004C02EF" w:rsidRDefault="004C02EF" w:rsidP="004C02EF">
      <w:r>
        <w:t xml:space="preserve">matches either the letter </w:t>
      </w:r>
      <w:r>
        <w:rPr>
          <w:rFonts w:ascii="Courier New" w:hAnsi="Courier New"/>
          <w:b/>
        </w:rPr>
        <w:t>n</w:t>
      </w:r>
      <w:r>
        <w:t xml:space="preserve"> followed by one or more decimal digits the first of which is even, or a decimal digit not followed by another decimal digit.</w:t>
      </w:r>
    </w:p>
    <w:p w14:paraId="72FCF275" w14:textId="77777777" w:rsidR="004C02EF" w:rsidRDefault="004C02EF" w:rsidP="004C02EF">
      <w:r>
        <w:t>If the phrase “</w:t>
      </w:r>
      <w:r>
        <w:rPr>
          <w:sz w:val="16"/>
        </w:rPr>
        <w:t xml:space="preserve">[no </w:t>
      </w:r>
      <w:r w:rsidRPr="003D4267">
        <w:rPr>
          <w:rFonts w:ascii="Times New Roman" w:hAnsi="Times New Roman"/>
          <w:i/>
          <w:sz w:val="16"/>
        </w:rPr>
        <w:t>LineTerminator</w:t>
      </w:r>
      <w:r>
        <w:rPr>
          <w:sz w:val="16"/>
        </w:rPr>
        <w:t xml:space="preserve"> here]</w:t>
      </w:r>
      <w:r>
        <w:t xml:space="preserve">” appears in the right-hand side of a production of the syntactic grammar, it indicates that the production is </w:t>
      </w:r>
      <w:r>
        <w:rPr>
          <w:i/>
        </w:rPr>
        <w:t>a restricted production</w:t>
      </w:r>
      <w:r>
        <w:t xml:space="preserve">: it may not be used if a </w:t>
      </w:r>
      <w:r w:rsidRPr="00BB68EA">
        <w:rPr>
          <w:rStyle w:val="bnf"/>
        </w:rPr>
        <w:t>LineTerminator</w:t>
      </w:r>
      <w:r>
        <w:t xml:space="preserve"> occurs in the input stream at the indicated position. For example, the production:</w:t>
      </w:r>
    </w:p>
    <w:p w14:paraId="6CEE593A" w14:textId="77777777" w:rsidR="004C02EF" w:rsidRPr="00984A3F" w:rsidRDefault="00330F2A" w:rsidP="004C02EF">
      <w:pPr>
        <w:pStyle w:val="SyntaxRule2"/>
      </w:pPr>
      <w:r>
        <w:t>Throw</w:t>
      </w:r>
      <w:r w:rsidRPr="00984A3F">
        <w:t>Statement</w:t>
      </w:r>
      <w:r w:rsidRPr="00984A3F">
        <w:rPr>
          <w:b/>
        </w:rPr>
        <w:t xml:space="preserve"> </w:t>
      </w:r>
      <w:r w:rsidR="004C02EF" w:rsidRPr="004431E2">
        <w:rPr>
          <w:rFonts w:ascii="Arial" w:hAnsi="Arial" w:cs="Arial"/>
          <w:b/>
          <w:i w:val="0"/>
        </w:rPr>
        <w:t>:</w:t>
      </w:r>
    </w:p>
    <w:p w14:paraId="0EE2077A" w14:textId="77777777" w:rsidR="004C02EF" w:rsidRPr="00984A3F" w:rsidRDefault="00330F2A" w:rsidP="004C02EF">
      <w:pPr>
        <w:pStyle w:val="SyntaxDefinition2"/>
      </w:pPr>
      <w:r>
        <w:rPr>
          <w:rFonts w:ascii="Courier New" w:hAnsi="Courier New"/>
          <w:b/>
          <w:i w:val="0"/>
        </w:rPr>
        <w:t>throw</w:t>
      </w:r>
      <w:r w:rsidRPr="004431E2">
        <w:rPr>
          <w:rFonts w:ascii="Courier New" w:hAnsi="Courier New"/>
          <w:b/>
          <w:i w:val="0"/>
        </w:rPr>
        <w:t xml:space="preserve"> </w:t>
      </w:r>
      <w:r w:rsidR="004C02EF" w:rsidRPr="004431E2">
        <w:rPr>
          <w:rFonts w:ascii="Arial" w:hAnsi="Arial" w:cs="Arial"/>
          <w:i w:val="0"/>
          <w:sz w:val="16"/>
        </w:rPr>
        <w:t xml:space="preserve">[no </w:t>
      </w:r>
      <w:r w:rsidR="004C02EF" w:rsidRPr="00735D8D">
        <w:rPr>
          <w:sz w:val="16"/>
        </w:rPr>
        <w:t>LineTerminator</w:t>
      </w:r>
      <w:r w:rsidR="004C02EF" w:rsidRPr="004431E2">
        <w:rPr>
          <w:rFonts w:ascii="Arial" w:hAnsi="Arial" w:cs="Arial"/>
          <w:i w:val="0"/>
          <w:sz w:val="16"/>
        </w:rPr>
        <w:t xml:space="preserve"> here]</w:t>
      </w:r>
      <w:r w:rsidR="004C02EF" w:rsidRPr="004431E2">
        <w:rPr>
          <w:rFonts w:ascii="Courier New" w:hAnsi="Courier New"/>
          <w:b/>
          <w:i w:val="0"/>
        </w:rPr>
        <w:t xml:space="preserve"> </w:t>
      </w:r>
      <w:r w:rsidR="004C02EF" w:rsidRPr="00984A3F">
        <w:t xml:space="preserve">Expression </w:t>
      </w:r>
      <w:r w:rsidR="004C02EF" w:rsidRPr="004431E2">
        <w:rPr>
          <w:rFonts w:ascii="Courier New" w:hAnsi="Courier New"/>
          <w:b/>
          <w:i w:val="0"/>
        </w:rPr>
        <w:t>;</w:t>
      </w:r>
    </w:p>
    <w:p w14:paraId="10457B1C" w14:textId="77777777" w:rsidR="004C02EF" w:rsidRDefault="004C02EF" w:rsidP="004C02EF">
      <w:r>
        <w:t xml:space="preserve">indicates that the production may not be used if a </w:t>
      </w:r>
      <w:r w:rsidRPr="00BB68EA">
        <w:rPr>
          <w:rStyle w:val="bnf"/>
        </w:rPr>
        <w:t>LineTerminator</w:t>
      </w:r>
      <w:r>
        <w:t xml:space="preserve"> occurs in the program between the </w:t>
      </w:r>
      <w:r w:rsidR="00086B3C">
        <w:rPr>
          <w:rFonts w:ascii="Courier New" w:hAnsi="Courier New"/>
          <w:b/>
        </w:rPr>
        <w:t>throw</w:t>
      </w:r>
      <w:r w:rsidR="00086B3C">
        <w:t xml:space="preserve"> </w:t>
      </w:r>
      <w:r>
        <w:t xml:space="preserve">token and the </w:t>
      </w:r>
      <w:r w:rsidRPr="00BB68EA">
        <w:rPr>
          <w:rStyle w:val="bnf"/>
        </w:rPr>
        <w:t>Expression</w:t>
      </w:r>
      <w:r>
        <w:t>.</w:t>
      </w:r>
    </w:p>
    <w:p w14:paraId="5490A5F5" w14:textId="77777777" w:rsidR="004C02EF" w:rsidRDefault="004C02EF" w:rsidP="004C02EF">
      <w:r>
        <w:t xml:space="preserve">Unless the presence of a </w:t>
      </w:r>
      <w:r w:rsidRPr="00BB68EA">
        <w:rPr>
          <w:rStyle w:val="bnf"/>
        </w:rPr>
        <w:t>LineTerminator</w:t>
      </w:r>
      <w:r>
        <w:t xml:space="preserve"> is forbidden by a restricted production, any number of occurrences of </w:t>
      </w:r>
      <w:r w:rsidRPr="00BB68EA">
        <w:rPr>
          <w:rStyle w:val="bnf"/>
        </w:rPr>
        <w:t>LineTerminator</w:t>
      </w:r>
      <w:r>
        <w:t xml:space="preserve"> may appear between any two consecutive tokens in the stream of input elements without affecting the syntactic acceptability of the program.</w:t>
      </w:r>
    </w:p>
    <w:p w14:paraId="4C3B781A" w14:textId="77777777" w:rsidR="004C02EF" w:rsidRDefault="004C02EF" w:rsidP="004C02EF">
      <w:r>
        <w:t>When an alternative in a production of the lexical grammar or the numeric string grammar appears to be a multi-character token, it represents the sequence of characters that would make up such a token.</w:t>
      </w:r>
    </w:p>
    <w:p w14:paraId="207B5DF5" w14:textId="77777777" w:rsidR="004C02EF" w:rsidRDefault="004C02EF" w:rsidP="004C02EF">
      <w:r>
        <w:t>The right-hand side of a production may specify that certain expansions are not permitted by using the phrase “</w:t>
      </w:r>
      <w:r>
        <w:rPr>
          <w:b/>
        </w:rPr>
        <w:t>but not</w:t>
      </w:r>
      <w:r>
        <w:t>” and then indicating the expansions to be excluded. For example, the production:</w:t>
      </w:r>
    </w:p>
    <w:p w14:paraId="37D031AF" w14:textId="77777777" w:rsidR="004C02EF" w:rsidRPr="00984A3F" w:rsidRDefault="004C02EF" w:rsidP="004C02EF">
      <w:pPr>
        <w:pStyle w:val="SyntaxRule2"/>
      </w:pPr>
      <w:r w:rsidRPr="00984A3F">
        <w:t>Identifier</w:t>
      </w:r>
      <w:r w:rsidRPr="00984A3F">
        <w:rPr>
          <w:b/>
        </w:rPr>
        <w:t xml:space="preserve"> </w:t>
      </w:r>
      <w:r w:rsidRPr="007A29B2">
        <w:rPr>
          <w:rFonts w:ascii="Arial" w:hAnsi="Arial" w:cs="Arial"/>
          <w:b/>
          <w:i w:val="0"/>
        </w:rPr>
        <w:t>::</w:t>
      </w:r>
    </w:p>
    <w:p w14:paraId="490ECA76" w14:textId="77777777" w:rsidR="004C02EF" w:rsidRPr="00984A3F" w:rsidRDefault="004C02EF" w:rsidP="004C02EF">
      <w:pPr>
        <w:pStyle w:val="SyntaxDefinition2"/>
      </w:pPr>
      <w:r w:rsidRPr="00F5506E">
        <w:t>IdentifierName</w:t>
      </w:r>
      <w:r w:rsidRPr="00984A3F">
        <w:t xml:space="preserve"> </w:t>
      </w:r>
      <w:r w:rsidRPr="007A29B2">
        <w:rPr>
          <w:rFonts w:ascii="Arial" w:hAnsi="Arial" w:cs="Arial"/>
          <w:b/>
          <w:i w:val="0"/>
        </w:rPr>
        <w:t>but not</w:t>
      </w:r>
      <w:r w:rsidRPr="00984A3F">
        <w:t xml:space="preserve"> ReservedWord</w:t>
      </w:r>
    </w:p>
    <w:p w14:paraId="5779DA12" w14:textId="77777777" w:rsidR="004C02EF" w:rsidRDefault="004C02EF" w:rsidP="004C02EF">
      <w:r>
        <w:t xml:space="preserve">means that the nonterminal </w:t>
      </w:r>
      <w:r w:rsidRPr="00BB68EA">
        <w:rPr>
          <w:rStyle w:val="bnf"/>
        </w:rPr>
        <w:t>Identifier</w:t>
      </w:r>
      <w:r>
        <w:t xml:space="preserve"> may be replaced by any sequence of characters that could replace </w:t>
      </w:r>
      <w:r w:rsidRPr="00BB68EA">
        <w:rPr>
          <w:rStyle w:val="bnf"/>
        </w:rPr>
        <w:t>IdentifierName</w:t>
      </w:r>
      <w:r>
        <w:t xml:space="preserve"> provided that the same sequence of characters could not replace </w:t>
      </w:r>
      <w:r w:rsidRPr="00BB68EA">
        <w:rPr>
          <w:rStyle w:val="bnf"/>
        </w:rPr>
        <w:t>ReservedWord</w:t>
      </w:r>
      <w:r>
        <w:t>.</w:t>
      </w:r>
    </w:p>
    <w:p w14:paraId="78AFD022" w14:textId="77777777" w:rsidR="004C02EF" w:rsidRDefault="004C02EF" w:rsidP="004C02EF">
      <w:r>
        <w:t>Finally, a few nonterminal symbols are described by a descriptive phrase in sans-serif type in cases where it would be impractical to list all the alternatives:</w:t>
      </w:r>
    </w:p>
    <w:p w14:paraId="0BD0A243" w14:textId="77777777" w:rsidR="004C02EF" w:rsidRPr="00984A3F" w:rsidRDefault="004C02EF" w:rsidP="004C02EF">
      <w:pPr>
        <w:pStyle w:val="SyntaxRule2"/>
      </w:pPr>
      <w:r w:rsidRPr="00984A3F">
        <w:t>SourceCharacter</w:t>
      </w:r>
      <w:r w:rsidRPr="00984A3F">
        <w:rPr>
          <w:b/>
        </w:rPr>
        <w:t xml:space="preserve"> </w:t>
      </w:r>
      <w:r w:rsidRPr="007A29B2">
        <w:rPr>
          <w:rFonts w:ascii="Arial" w:hAnsi="Arial" w:cs="Arial"/>
          <w:b/>
          <w:i w:val="0"/>
        </w:rPr>
        <w:t>::</w:t>
      </w:r>
    </w:p>
    <w:p w14:paraId="5DEDAC32" w14:textId="77777777" w:rsidR="004C02EF" w:rsidRPr="00735D8D" w:rsidRDefault="004C02EF" w:rsidP="004C02EF">
      <w:pPr>
        <w:pStyle w:val="SyntaxDefinition2"/>
        <w:rPr>
          <w:rFonts w:ascii="Arial" w:hAnsi="Arial" w:cs="Arial"/>
          <w:i w:val="0"/>
        </w:rPr>
      </w:pPr>
      <w:r w:rsidRPr="00735D8D">
        <w:rPr>
          <w:rFonts w:ascii="Arial" w:hAnsi="Arial" w:cs="Arial"/>
          <w:i w:val="0"/>
        </w:rPr>
        <w:t>any Unicode code unit</w:t>
      </w:r>
      <w:bookmarkStart w:id="274" w:name="_Toc381513612"/>
      <w:bookmarkStart w:id="275" w:name="_Toc382202753"/>
      <w:bookmarkStart w:id="276" w:name="_Toc382202973"/>
      <w:bookmarkStart w:id="277" w:name="_Toc382212134"/>
      <w:bookmarkStart w:id="278" w:name="_Toc382212313"/>
      <w:bookmarkStart w:id="279" w:name="_Toc382291479"/>
      <w:bookmarkStart w:id="280" w:name="_Ref385215256"/>
      <w:bookmarkStart w:id="281" w:name="_Ref385215268"/>
      <w:bookmarkStart w:id="282" w:name="_Toc385672116"/>
      <w:bookmarkStart w:id="283" w:name="_Toc393690207"/>
    </w:p>
    <w:p w14:paraId="01F3DB6D" w14:textId="77777777" w:rsidR="004C02EF" w:rsidRDefault="004C02EF" w:rsidP="004C02EF">
      <w:pPr>
        <w:pStyle w:val="20"/>
        <w:numPr>
          <w:ilvl w:val="0"/>
          <w:numId w:val="0"/>
        </w:numPr>
      </w:pPr>
      <w:bookmarkStart w:id="284" w:name="_Ref455935214"/>
      <w:bookmarkStart w:id="285" w:name="_Ref456011133"/>
      <w:bookmarkStart w:id="286" w:name="_Toc472818751"/>
      <w:bookmarkStart w:id="287" w:name="_Toc235503306"/>
      <w:bookmarkStart w:id="288" w:name="_Toc241509081"/>
      <w:bookmarkStart w:id="289" w:name="_Toc244416568"/>
      <w:bookmarkStart w:id="290" w:name="_Toc276630932"/>
      <w:bookmarkStart w:id="291" w:name="_Toc178386940"/>
      <w:r>
        <w:t>5.2</w:t>
      </w:r>
      <w:r>
        <w:tab/>
        <w:t>Algorithm Convention</w:t>
      </w:r>
      <w:bookmarkEnd w:id="274"/>
      <w:bookmarkEnd w:id="275"/>
      <w:bookmarkEnd w:id="276"/>
      <w:bookmarkEnd w:id="277"/>
      <w:bookmarkEnd w:id="278"/>
      <w:bookmarkEnd w:id="279"/>
      <w:bookmarkEnd w:id="280"/>
      <w:bookmarkEnd w:id="281"/>
      <w:bookmarkEnd w:id="282"/>
      <w:bookmarkEnd w:id="283"/>
      <w:r>
        <w:t>s</w:t>
      </w:r>
      <w:bookmarkEnd w:id="284"/>
      <w:bookmarkEnd w:id="285"/>
      <w:bookmarkEnd w:id="286"/>
      <w:bookmarkEnd w:id="287"/>
      <w:bookmarkEnd w:id="288"/>
      <w:bookmarkEnd w:id="289"/>
      <w:bookmarkEnd w:id="290"/>
      <w:bookmarkEnd w:id="291"/>
    </w:p>
    <w:p w14:paraId="03358F3C" w14:textId="77777777" w:rsidR="004C02EF" w:rsidRDefault="004C02EF" w:rsidP="004C02EF">
      <w:r>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38C4B1D6" w14:textId="77777777" w:rsidR="004C02EF" w:rsidRDefault="004C02EF" w:rsidP="004C02EF">
      <w:r w:rsidRPr="0082718F">
        <w:t>In order to facilitate their use in multiple parts of this specification</w:t>
      </w:r>
      <w:r>
        <w:t>,</w:t>
      </w:r>
      <w:r w:rsidRPr="0082718F">
        <w:t xml:space="preserve"> some algorit</w:t>
      </w:r>
      <w:r>
        <w:t>h</w:t>
      </w:r>
      <w:r w:rsidRPr="0082718F">
        <w:t xml:space="preserve">ms, called </w:t>
      </w:r>
      <w:r w:rsidRPr="0082718F">
        <w:rPr>
          <w:i/>
        </w:rPr>
        <w:t>abstract</w:t>
      </w:r>
      <w:r w:rsidRPr="0082718F">
        <w:t xml:space="preserve"> </w:t>
      </w:r>
      <w:r w:rsidRPr="0082718F">
        <w:rPr>
          <w:i/>
        </w:rPr>
        <w:t>operations</w:t>
      </w:r>
      <w:r w:rsidRPr="0082718F">
        <w:t>, are named and written in parameteri</w:t>
      </w:r>
      <w:r>
        <w:t>s</w:t>
      </w:r>
      <w:r w:rsidRPr="0082718F">
        <w:t>ed functional form so that they may be referenced by name from within other algorithms.</w:t>
      </w:r>
    </w:p>
    <w:p w14:paraId="6CE742B0" w14:textId="77777777" w:rsidR="004C02EF" w:rsidRDefault="004C02EF" w:rsidP="004C02EF">
      <w:r>
        <w:t>When an algorithm is to produce a value as a result, the directive “</w:t>
      </w:r>
      <w:r w:rsidRPr="003D4267">
        <w:rPr>
          <w:rFonts w:ascii="Times New Roman" w:hAnsi="Times New Roman"/>
        </w:rPr>
        <w:t xml:space="preserve">return </w:t>
      </w:r>
      <w:r w:rsidRPr="003D4267">
        <w:rPr>
          <w:rFonts w:ascii="Times New Roman" w:hAnsi="Times New Roman"/>
          <w:i/>
        </w:rPr>
        <w:t>x</w:t>
      </w:r>
      <w:r>
        <w:t xml:space="preserve">” is used to indicate that the result of the algorithm is the value of </w:t>
      </w:r>
      <w:r w:rsidRPr="003D4267">
        <w:rPr>
          <w:rFonts w:ascii="Times New Roman" w:hAnsi="Times New Roman"/>
          <w:i/>
        </w:rPr>
        <w:t>x</w:t>
      </w:r>
      <w:r>
        <w:t xml:space="preserve"> and that the algorithm should terminate. The notation </w:t>
      </w:r>
      <w:r w:rsidRPr="003D4267">
        <w:rPr>
          <w:rFonts w:ascii="Times New Roman" w:hAnsi="Times New Roman"/>
        </w:rPr>
        <w:t>Result(</w:t>
      </w:r>
      <w:r w:rsidRPr="003D4267">
        <w:rPr>
          <w:rFonts w:ascii="Times New Roman" w:hAnsi="Times New Roman"/>
          <w:i/>
        </w:rPr>
        <w:t>n</w:t>
      </w:r>
      <w:r w:rsidRPr="003D4267">
        <w:rPr>
          <w:rFonts w:ascii="Times New Roman" w:hAnsi="Times New Roman"/>
        </w:rPr>
        <w:t>)</w:t>
      </w:r>
      <w:r>
        <w:t xml:space="preserve"> is used as shorthand for “the </w:t>
      </w:r>
      <w:r w:rsidRPr="003D4267">
        <w:rPr>
          <w:rFonts w:ascii="Times New Roman" w:hAnsi="Times New Roman"/>
        </w:rPr>
        <w:t xml:space="preserve">result of step </w:t>
      </w:r>
      <w:r w:rsidRPr="003D4267">
        <w:rPr>
          <w:rFonts w:ascii="Times New Roman" w:hAnsi="Times New Roman"/>
          <w:i/>
        </w:rPr>
        <w:t>n</w:t>
      </w:r>
      <w:r>
        <w:t xml:space="preserve">”. </w:t>
      </w:r>
    </w:p>
    <w:p w14:paraId="7EF65E55" w14:textId="77777777" w:rsidR="004C02EF" w:rsidRDefault="004C02EF" w:rsidP="004C02EF">
      <w:r>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4C8DE195" w14:textId="77777777" w:rsidR="004C02EF" w:rsidRPr="003D4267" w:rsidRDefault="004C02EF" w:rsidP="004C02EF">
      <w:pPr>
        <w:numPr>
          <w:ilvl w:val="0"/>
          <w:numId w:val="397"/>
        </w:numPr>
        <w:contextualSpacing/>
        <w:rPr>
          <w:rFonts w:ascii="Times New Roman" w:hAnsi="Times New Roman"/>
        </w:rPr>
      </w:pPr>
      <w:r w:rsidRPr="003D4267">
        <w:rPr>
          <w:rFonts w:ascii="Times New Roman" w:hAnsi="Times New Roman"/>
        </w:rPr>
        <w:t>Top-level step</w:t>
      </w:r>
    </w:p>
    <w:p w14:paraId="7A13F0F5" w14:textId="77777777" w:rsidR="004C02EF" w:rsidRPr="003D4267" w:rsidRDefault="004C02EF" w:rsidP="004C02EF">
      <w:pPr>
        <w:numPr>
          <w:ilvl w:val="1"/>
          <w:numId w:val="397"/>
        </w:numPr>
        <w:contextualSpacing/>
        <w:rPr>
          <w:rFonts w:ascii="Times New Roman" w:hAnsi="Times New Roman"/>
        </w:rPr>
      </w:pPr>
      <w:r w:rsidRPr="003D4267">
        <w:rPr>
          <w:rFonts w:ascii="Times New Roman" w:hAnsi="Times New Roman"/>
        </w:rPr>
        <w:t>Substep.</w:t>
      </w:r>
    </w:p>
    <w:p w14:paraId="6A0FF36B" w14:textId="77777777" w:rsidR="004C02EF" w:rsidRPr="003D4267" w:rsidRDefault="004C02EF" w:rsidP="004C02EF">
      <w:pPr>
        <w:numPr>
          <w:ilvl w:val="1"/>
          <w:numId w:val="397"/>
        </w:numPr>
        <w:contextualSpacing/>
        <w:rPr>
          <w:rFonts w:ascii="Times New Roman" w:hAnsi="Times New Roman"/>
        </w:rPr>
      </w:pPr>
      <w:r w:rsidRPr="003D4267">
        <w:rPr>
          <w:rFonts w:ascii="Times New Roman" w:hAnsi="Times New Roman"/>
        </w:rPr>
        <w:t xml:space="preserve">Substep </w:t>
      </w:r>
    </w:p>
    <w:p w14:paraId="00FA3900" w14:textId="77777777" w:rsidR="004C02EF" w:rsidRPr="003D4267" w:rsidRDefault="004C02EF" w:rsidP="004C02EF">
      <w:pPr>
        <w:numPr>
          <w:ilvl w:val="2"/>
          <w:numId w:val="397"/>
        </w:numPr>
        <w:contextualSpacing/>
        <w:rPr>
          <w:rFonts w:ascii="Times New Roman" w:hAnsi="Times New Roman"/>
        </w:rPr>
      </w:pPr>
      <w:r w:rsidRPr="003D4267">
        <w:rPr>
          <w:rFonts w:ascii="Times New Roman" w:hAnsi="Times New Roman"/>
        </w:rPr>
        <w:t>Subsubstep.</w:t>
      </w:r>
    </w:p>
    <w:p w14:paraId="1A696269" w14:textId="77777777" w:rsidR="004C02EF" w:rsidRPr="003D4267" w:rsidRDefault="004C02EF" w:rsidP="004C02EF">
      <w:pPr>
        <w:numPr>
          <w:ilvl w:val="2"/>
          <w:numId w:val="397"/>
        </w:numPr>
        <w:contextualSpacing/>
        <w:rPr>
          <w:rFonts w:ascii="Times New Roman" w:hAnsi="Times New Roman"/>
        </w:rPr>
      </w:pPr>
      <w:r w:rsidRPr="003D4267">
        <w:rPr>
          <w:rFonts w:ascii="Times New Roman" w:hAnsi="Times New Roman"/>
        </w:rPr>
        <w:t>Subsubstep.</w:t>
      </w:r>
    </w:p>
    <w:p w14:paraId="57F10C78" w14:textId="77777777" w:rsidR="004C02EF" w:rsidRPr="003D4267" w:rsidRDefault="004C02EF" w:rsidP="004C02EF">
      <w:pPr>
        <w:numPr>
          <w:ilvl w:val="3"/>
          <w:numId w:val="397"/>
        </w:numPr>
        <w:contextualSpacing/>
        <w:rPr>
          <w:rFonts w:ascii="Times New Roman" w:hAnsi="Times New Roman"/>
        </w:rPr>
      </w:pPr>
      <w:r w:rsidRPr="003D4267">
        <w:rPr>
          <w:rFonts w:ascii="Times New Roman" w:hAnsi="Times New Roman"/>
        </w:rPr>
        <w:t>Subsubsubstep</w:t>
      </w:r>
    </w:p>
    <w:p w14:paraId="55783105" w14:textId="77777777" w:rsidR="004C02EF" w:rsidRPr="003D4267" w:rsidRDefault="004C02EF" w:rsidP="004C02EF">
      <w:pPr>
        <w:numPr>
          <w:ilvl w:val="4"/>
          <w:numId w:val="397"/>
        </w:numPr>
        <w:contextualSpacing/>
        <w:rPr>
          <w:rFonts w:ascii="Times New Roman" w:hAnsi="Times New Roman"/>
        </w:rPr>
      </w:pPr>
      <w:r w:rsidRPr="003D4267">
        <w:rPr>
          <w:rFonts w:ascii="Times New Roman" w:hAnsi="Times New Roman"/>
        </w:rPr>
        <w:t>Subsubsubsubstep</w:t>
      </w:r>
    </w:p>
    <w:p w14:paraId="7EFD71AB" w14:textId="77777777" w:rsidR="004C02EF" w:rsidRDefault="004C02EF" w:rsidP="004C02EF">
      <w:r>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5BFE99B1" w14:textId="77777777" w:rsidR="004C02EF" w:rsidRDefault="004C02EF" w:rsidP="004C02EF">
      <w:r>
        <w:t>A step may specify the iterative application of its substeps.</w:t>
      </w:r>
    </w:p>
    <w:p w14:paraId="515AFCC8" w14:textId="77777777" w:rsidR="004C02EF" w:rsidRPr="00612C55" w:rsidRDefault="004C02EF" w:rsidP="004C02EF">
      <w:r w:rsidRPr="00612C55">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2AA06A8F" w14:textId="77777777" w:rsidR="004C02EF" w:rsidRDefault="004C02EF" w:rsidP="004C02EF">
      <w:r>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BB68EA">
        <w:rPr>
          <w:rFonts w:ascii="Times New Roman" w:hAnsi="Times New Roman"/>
          <w:b/>
        </w:rPr>
        <w:t>+0</w:t>
      </w:r>
      <w:r>
        <w:t xml:space="preserve"> or </w:t>
      </w:r>
      <w:r w:rsidRPr="00BB68EA">
        <w:rPr>
          <w:rFonts w:ascii="Times New Roman" w:hAnsi="Times New Roman"/>
          <w:b/>
        </w:rPr>
        <w:sym w:font="Symbol" w:char="F02D"/>
      </w:r>
      <w:r w:rsidRPr="00BB68EA">
        <w:rPr>
          <w:rFonts w:ascii="Times New Roman" w:hAnsi="Times New Roman"/>
          <w:b/>
        </w:rPr>
        <w:t>0</w:t>
      </w:r>
      <w:r>
        <w:t xml:space="preserve"> then the corresponding mathematical value is simply </w:t>
      </w:r>
      <w:r w:rsidRPr="00BB68EA">
        <w:rPr>
          <w:rFonts w:ascii="Times New Roman" w:hAnsi="Times New Roman"/>
          <w:b/>
        </w:rPr>
        <w:t>0</w:t>
      </w:r>
      <w:r>
        <w:t>.</w:t>
      </w:r>
    </w:p>
    <w:p w14:paraId="6724CAFC" w14:textId="77777777" w:rsidR="004C02EF" w:rsidRDefault="004C02EF" w:rsidP="004C02EF">
      <w:r>
        <w:t xml:space="preserve">The mathematical function </w:t>
      </w:r>
      <w:r w:rsidRPr="00BB68EA">
        <w:rPr>
          <w:rFonts w:ascii="Times New Roman" w:hAnsi="Times New Roman"/>
        </w:rPr>
        <w:t>abs(</w:t>
      </w:r>
      <w:r w:rsidRPr="00BB68EA">
        <w:rPr>
          <w:rFonts w:ascii="Times New Roman" w:hAnsi="Times New Roman"/>
          <w:i/>
        </w:rPr>
        <w:t>x</w:t>
      </w:r>
      <w:r w:rsidRPr="00BB68EA">
        <w:rPr>
          <w:rFonts w:ascii="Times New Roman" w:hAnsi="Times New Roman"/>
        </w:rPr>
        <w:t>)</w:t>
      </w:r>
      <w:r>
        <w:t xml:space="preserve"> yields the absolute value of </w:t>
      </w:r>
      <w:r w:rsidRPr="00BB68EA">
        <w:rPr>
          <w:rFonts w:ascii="Times New Roman" w:hAnsi="Times New Roman"/>
          <w:i/>
        </w:rPr>
        <w:t>x</w:t>
      </w:r>
      <w:r>
        <w:t xml:space="preserve">, which is </w:t>
      </w:r>
      <w:r w:rsidRPr="00BB68EA">
        <w:rPr>
          <w:rFonts w:ascii="Times New Roman" w:hAnsi="Times New Roman"/>
        </w:rPr>
        <w:sym w:font="Symbol" w:char="F02D"/>
      </w:r>
      <w:r w:rsidRPr="00BB68EA">
        <w:rPr>
          <w:rFonts w:ascii="Times New Roman" w:hAnsi="Times New Roman"/>
          <w:i/>
        </w:rPr>
        <w:t>x</w:t>
      </w:r>
      <w:r>
        <w:t xml:space="preserve"> if </w:t>
      </w:r>
      <w:r w:rsidRPr="00BB68EA">
        <w:rPr>
          <w:rFonts w:ascii="Times New Roman" w:hAnsi="Times New Roman"/>
          <w:i/>
        </w:rPr>
        <w:t>x</w:t>
      </w:r>
      <w:r>
        <w:t xml:space="preserve"> is negative (less than zero) and otherwise is </w:t>
      </w:r>
      <w:r w:rsidRPr="00BB68EA">
        <w:rPr>
          <w:rFonts w:ascii="Times New Roman" w:hAnsi="Times New Roman"/>
          <w:i/>
        </w:rPr>
        <w:t>x</w:t>
      </w:r>
      <w:r>
        <w:t xml:space="preserve"> itself.</w:t>
      </w:r>
    </w:p>
    <w:p w14:paraId="098C19FD" w14:textId="77777777" w:rsidR="004C02EF" w:rsidRDefault="004C02EF" w:rsidP="004C02EF">
      <w:r>
        <w:t xml:space="preserve">The mathematical function </w:t>
      </w:r>
      <w:r w:rsidRPr="00BB68EA">
        <w:rPr>
          <w:rFonts w:ascii="Times New Roman" w:hAnsi="Times New Roman"/>
        </w:rPr>
        <w:t>sign(</w:t>
      </w:r>
      <w:r w:rsidRPr="00BB68EA">
        <w:rPr>
          <w:rFonts w:ascii="Times New Roman" w:hAnsi="Times New Roman"/>
          <w:i/>
        </w:rPr>
        <w:t>x</w:t>
      </w:r>
      <w:r w:rsidRPr="00BB68EA">
        <w:rPr>
          <w:rFonts w:ascii="Times New Roman" w:hAnsi="Times New Roman"/>
        </w:rPr>
        <w:t>)</w:t>
      </w:r>
      <w:r>
        <w:t xml:space="preserve"> yields </w:t>
      </w:r>
      <w:r w:rsidRPr="00BB68EA">
        <w:rPr>
          <w:rFonts w:ascii="Times New Roman" w:hAnsi="Times New Roman"/>
        </w:rPr>
        <w:t>1</w:t>
      </w:r>
      <w:r>
        <w:t xml:space="preserve"> if </w:t>
      </w:r>
      <w:r w:rsidRPr="00BB68EA">
        <w:rPr>
          <w:rFonts w:ascii="Times New Roman" w:hAnsi="Times New Roman"/>
          <w:i/>
        </w:rPr>
        <w:t>x</w:t>
      </w:r>
      <w:r>
        <w:t xml:space="preserve"> is positive and </w:t>
      </w:r>
      <w:r w:rsidRPr="00BB68EA">
        <w:rPr>
          <w:rFonts w:ascii="Times New Roman" w:hAnsi="Times New Roman"/>
        </w:rPr>
        <w:sym w:font="Symbol" w:char="F02D"/>
      </w:r>
      <w:r w:rsidRPr="00BB68EA">
        <w:rPr>
          <w:rFonts w:ascii="Times New Roman" w:hAnsi="Times New Roman"/>
        </w:rPr>
        <w:t>1</w:t>
      </w:r>
      <w:r>
        <w:t xml:space="preserve"> if </w:t>
      </w:r>
      <w:r w:rsidRPr="00BB68EA">
        <w:rPr>
          <w:rFonts w:ascii="Times New Roman" w:hAnsi="Times New Roman"/>
          <w:i/>
        </w:rPr>
        <w:t>x</w:t>
      </w:r>
      <w:r>
        <w:t xml:space="preserve"> is negative. The sign function is not used in this standard for cases when </w:t>
      </w:r>
      <w:r w:rsidRPr="00BB68EA">
        <w:rPr>
          <w:rFonts w:ascii="Times New Roman" w:hAnsi="Times New Roman"/>
          <w:i/>
        </w:rPr>
        <w:t>x</w:t>
      </w:r>
      <w:r>
        <w:t xml:space="preserve"> is zero.</w:t>
      </w:r>
    </w:p>
    <w:p w14:paraId="5ECDBCB9" w14:textId="77777777" w:rsidR="004C02EF" w:rsidRDefault="004C02EF" w:rsidP="004C02EF">
      <w:r>
        <w:t>The notation “</w:t>
      </w:r>
      <w:r w:rsidRPr="00BB68EA">
        <w:rPr>
          <w:rFonts w:ascii="Times New Roman" w:hAnsi="Times New Roman"/>
          <w:i/>
        </w:rPr>
        <w:t xml:space="preserve">x </w:t>
      </w:r>
      <w:r w:rsidRPr="00BB68EA">
        <w:rPr>
          <w:rFonts w:ascii="Times New Roman" w:hAnsi="Times New Roman"/>
        </w:rPr>
        <w:t>modulo</w:t>
      </w:r>
      <w:r w:rsidRPr="00BB68EA">
        <w:rPr>
          <w:rFonts w:ascii="Times New Roman" w:hAnsi="Times New Roman"/>
          <w:i/>
        </w:rPr>
        <w:t xml:space="preserve"> y</w:t>
      </w:r>
      <w:r>
        <w:t>” (</w:t>
      </w:r>
      <w:r w:rsidRPr="00BB68EA">
        <w:rPr>
          <w:rFonts w:ascii="Times New Roman" w:hAnsi="Times New Roman"/>
          <w:i/>
        </w:rPr>
        <w:t>y</w:t>
      </w:r>
      <w:r>
        <w:t xml:space="preserve"> must be finite and nonzero) computes a value </w:t>
      </w:r>
      <w:r w:rsidRPr="00BB68EA">
        <w:rPr>
          <w:rFonts w:ascii="Times New Roman" w:hAnsi="Times New Roman"/>
          <w:i/>
        </w:rPr>
        <w:t>k</w:t>
      </w:r>
      <w:r>
        <w:t xml:space="preserve"> of the same sign as </w:t>
      </w:r>
      <w:r w:rsidRPr="00BB68EA">
        <w:rPr>
          <w:rFonts w:ascii="Times New Roman" w:hAnsi="Times New Roman"/>
          <w:i/>
        </w:rPr>
        <w:t>y</w:t>
      </w:r>
      <w:r>
        <w:t xml:space="preserve"> (or zero) such that </w:t>
      </w:r>
      <w:r w:rsidRPr="00BB68EA">
        <w:rPr>
          <w:rFonts w:ascii="Times New Roman" w:hAnsi="Times New Roman"/>
        </w:rPr>
        <w:t>abs(</w:t>
      </w:r>
      <w:r w:rsidRPr="00BB68EA">
        <w:rPr>
          <w:rFonts w:ascii="Times New Roman" w:hAnsi="Times New Roman"/>
          <w:i/>
        </w:rPr>
        <w:t>k</w:t>
      </w:r>
      <w:r w:rsidRPr="00BB68EA">
        <w:rPr>
          <w:rFonts w:ascii="Times New Roman" w:hAnsi="Times New Roman"/>
        </w:rPr>
        <w:t>) &lt; abs(</w:t>
      </w:r>
      <w:r w:rsidRPr="00BB68EA">
        <w:rPr>
          <w:rFonts w:ascii="Times New Roman" w:hAnsi="Times New Roman"/>
          <w:i/>
        </w:rPr>
        <w:t>y</w:t>
      </w:r>
      <w:r w:rsidRPr="00BB68EA">
        <w:rPr>
          <w:rFonts w:ascii="Times New Roman" w:hAnsi="Times New Roman"/>
        </w:rPr>
        <w:t xml:space="preserve">) and </w:t>
      </w:r>
      <w:r w:rsidRPr="00BB68EA">
        <w:rPr>
          <w:rFonts w:ascii="Times New Roman" w:hAnsi="Times New Roman"/>
          <w:i/>
        </w:rPr>
        <w:t>x</w:t>
      </w:r>
      <w:r w:rsidRPr="00BB68EA">
        <w:rPr>
          <w:rFonts w:ascii="Times New Roman" w:hAnsi="Times New Roman"/>
        </w:rPr>
        <w:sym w:font="Symbol" w:char="F02D"/>
      </w:r>
      <w:r w:rsidRPr="00BB68EA">
        <w:rPr>
          <w:rFonts w:ascii="Times New Roman" w:hAnsi="Times New Roman"/>
          <w:i/>
        </w:rPr>
        <w:t xml:space="preserve">k </w:t>
      </w:r>
      <w:r w:rsidRPr="00BB68EA">
        <w:rPr>
          <w:rFonts w:ascii="Times New Roman" w:hAnsi="Times New Roman"/>
        </w:rPr>
        <w:t xml:space="preserve">= </w:t>
      </w:r>
      <w:r w:rsidRPr="00BB68EA">
        <w:rPr>
          <w:rFonts w:ascii="Times New Roman" w:hAnsi="Times New Roman"/>
          <w:i/>
        </w:rPr>
        <w:t>q</w:t>
      </w:r>
      <w:r w:rsidRPr="00BB68EA">
        <w:rPr>
          <w:rFonts w:ascii="Times New Roman" w:hAnsi="Times New Roman"/>
        </w:rPr>
        <w:t xml:space="preserve"> </w:t>
      </w:r>
      <w:r w:rsidRPr="00BB68EA">
        <w:rPr>
          <w:rFonts w:ascii="Times New Roman" w:hAnsi="Times New Roman"/>
        </w:rPr>
        <w:sym w:font="Symbol" w:char="F0B4"/>
      </w:r>
      <w:r w:rsidRPr="00BB68EA">
        <w:rPr>
          <w:rFonts w:ascii="Times New Roman" w:hAnsi="Times New Roman"/>
        </w:rPr>
        <w:t xml:space="preserve"> </w:t>
      </w:r>
      <w:r w:rsidRPr="00BB68EA">
        <w:rPr>
          <w:rFonts w:ascii="Times New Roman" w:hAnsi="Times New Roman"/>
          <w:i/>
        </w:rPr>
        <w:t>y</w:t>
      </w:r>
      <w:r>
        <w:t xml:space="preserve"> for some integer </w:t>
      </w:r>
      <w:r w:rsidRPr="00BB68EA">
        <w:rPr>
          <w:rFonts w:ascii="Times New Roman" w:hAnsi="Times New Roman"/>
          <w:i/>
        </w:rPr>
        <w:t>q</w:t>
      </w:r>
      <w:r>
        <w:t>.</w:t>
      </w:r>
    </w:p>
    <w:p w14:paraId="15CDFFCB" w14:textId="77777777" w:rsidR="004C02EF" w:rsidRDefault="004C02EF" w:rsidP="004C02EF">
      <w:r>
        <w:t xml:space="preserve">The mathematical function </w:t>
      </w:r>
      <w:r w:rsidRPr="003D4267">
        <w:rPr>
          <w:rFonts w:ascii="Times New Roman" w:hAnsi="Times New Roman"/>
        </w:rPr>
        <w:t>floor(</w:t>
      </w:r>
      <w:r w:rsidRPr="003D4267">
        <w:rPr>
          <w:rFonts w:ascii="Times New Roman" w:hAnsi="Times New Roman"/>
          <w:i/>
        </w:rPr>
        <w:t>x</w:t>
      </w:r>
      <w:r w:rsidRPr="003D4267">
        <w:rPr>
          <w:rFonts w:ascii="Times New Roman" w:hAnsi="Times New Roman"/>
        </w:rPr>
        <w:t>)</w:t>
      </w:r>
      <w:r>
        <w:t xml:space="preserve"> yields the largest integer (closest to positive infinity) that is not larger than </w:t>
      </w:r>
      <w:r w:rsidRPr="003D4267">
        <w:rPr>
          <w:rFonts w:ascii="Times New Roman" w:hAnsi="Times New Roman"/>
          <w:i/>
        </w:rPr>
        <w:t>x</w:t>
      </w:r>
      <w:r>
        <w:t>.</w:t>
      </w:r>
    </w:p>
    <w:p w14:paraId="1ADAC885" w14:textId="77777777" w:rsidR="004C02EF" w:rsidRPr="000956BB" w:rsidRDefault="004C02EF" w:rsidP="004C02EF">
      <w:pPr>
        <w:pStyle w:val="Note"/>
      </w:pPr>
      <w:r w:rsidRPr="00BB68EA">
        <w:t>NOTE</w:t>
      </w:r>
      <w:r w:rsidRPr="00BB68EA">
        <w:tab/>
      </w:r>
      <w:r w:rsidRPr="00BB68EA">
        <w:rPr>
          <w:rFonts w:ascii="Times New Roman" w:hAnsi="Times New Roman"/>
        </w:rPr>
        <w:t>floor(</w:t>
      </w:r>
      <w:r w:rsidRPr="00BB68EA">
        <w:rPr>
          <w:rFonts w:ascii="Times New Roman" w:hAnsi="Times New Roman"/>
          <w:i/>
        </w:rPr>
        <w:t>x</w:t>
      </w:r>
      <w:r w:rsidRPr="00BB68EA">
        <w:rPr>
          <w:rFonts w:ascii="Times New Roman" w:hAnsi="Times New Roman"/>
        </w:rPr>
        <w:t xml:space="preserve">) = </w:t>
      </w:r>
      <w:r w:rsidRPr="00BB68EA">
        <w:rPr>
          <w:rFonts w:ascii="Times New Roman" w:hAnsi="Times New Roman"/>
          <w:i/>
        </w:rPr>
        <w:t>x</w:t>
      </w:r>
      <w:r w:rsidRPr="00BB68EA">
        <w:rPr>
          <w:rFonts w:ascii="Times New Roman" w:hAnsi="Times New Roman"/>
        </w:rPr>
        <w:sym w:font="Symbol" w:char="F02D"/>
      </w:r>
      <w:r w:rsidRPr="00BB68EA">
        <w:rPr>
          <w:rFonts w:ascii="Times New Roman" w:hAnsi="Times New Roman"/>
        </w:rPr>
        <w:t>(</w:t>
      </w:r>
      <w:r w:rsidRPr="00BB68EA">
        <w:rPr>
          <w:rFonts w:ascii="Times New Roman" w:hAnsi="Times New Roman"/>
          <w:i/>
        </w:rPr>
        <w:t>x</w:t>
      </w:r>
      <w:r w:rsidRPr="00BB68EA">
        <w:rPr>
          <w:rFonts w:ascii="Times New Roman" w:hAnsi="Times New Roman"/>
        </w:rPr>
        <w:t xml:space="preserve"> modulo 1)</w:t>
      </w:r>
      <w:r w:rsidRPr="00BB68EA">
        <w:t>.</w:t>
      </w:r>
    </w:p>
    <w:p w14:paraId="564B4B84" w14:textId="77777777" w:rsidR="00DB2A0E" w:rsidRDefault="004C02EF" w:rsidP="004C02EF">
      <w:pPr>
        <w:pStyle w:val="Note"/>
        <w:rPr>
          <w:ins w:id="292" w:author="Allen Wirfs-Brock" w:date="2011-07-04T19:18:00Z"/>
          <w:sz w:val="20"/>
        </w:rPr>
      </w:pPr>
      <w:r w:rsidRPr="00BB68EA">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293" w:name="_Hlt410626652"/>
    </w:p>
    <w:p w14:paraId="219CDF72" w14:textId="77777777" w:rsidR="00DB2A0E" w:rsidRDefault="00DB2A0E" w:rsidP="00DB2A0E">
      <w:pPr>
        <w:pStyle w:val="20"/>
        <w:numPr>
          <w:ilvl w:val="0"/>
          <w:numId w:val="0"/>
        </w:numPr>
        <w:rPr>
          <w:ins w:id="294" w:author="Allen Wirfs-Brock" w:date="2011-07-04T19:19:00Z"/>
          <w:highlight w:val="yellow"/>
        </w:rPr>
      </w:pPr>
      <w:bookmarkStart w:id="295" w:name="_Toc178386941"/>
      <w:ins w:id="296" w:author="Allen Wirfs-Brock" w:date="2011-07-04T19:19:00Z">
        <w:r w:rsidRPr="00DB2A0E">
          <w:t>5.3 Static Semantic Rules</w:t>
        </w:r>
        <w:bookmarkEnd w:id="295"/>
      </w:ins>
    </w:p>
    <w:p w14:paraId="1A34DFC0" w14:textId="77777777" w:rsidR="004F5297" w:rsidRDefault="00DB2A0E" w:rsidP="00DB2A0E">
      <w:pPr>
        <w:rPr>
          <w:ins w:id="297" w:author="Allen Wirfs-Brock" w:date="2011-07-04T19:41:00Z"/>
        </w:rPr>
      </w:pPr>
      <w:ins w:id="298" w:author="Allen Wirfs-Brock" w:date="2011-07-04T19:21:00Z">
        <w:r w:rsidRPr="00DB2A0E">
          <w:t>Context-</w:t>
        </w:r>
      </w:ins>
      <w:ins w:id="299" w:author="Allen Wirfs-Brock" w:date="2011-07-04T19:25:00Z">
        <w:r w:rsidR="002A0666">
          <w:t>f</w:t>
        </w:r>
      </w:ins>
      <w:ins w:id="300" w:author="Allen Wirfs-Brock" w:date="2011-07-04T19:21:00Z">
        <w:r w:rsidRPr="00DB2A0E">
          <w:t xml:space="preserve">ree </w:t>
        </w:r>
      </w:ins>
      <w:ins w:id="301" w:author="Allen Wirfs-Brock" w:date="2011-07-04T19:25:00Z">
        <w:r w:rsidR="002A0666">
          <w:t>g</w:t>
        </w:r>
      </w:ins>
      <w:ins w:id="302" w:author="Allen Wirfs-Brock" w:date="2011-07-04T19:21:00Z">
        <w:r w:rsidRPr="00DB2A0E">
          <w:t xml:space="preserve">rammars are not </w:t>
        </w:r>
      </w:ins>
      <w:ins w:id="303" w:author="Allen Wirfs-Brock rev2" w:date="2011-07-20T13:25:00Z">
        <w:r w:rsidR="00CD7A72">
          <w:t xml:space="preserve">sufficiently </w:t>
        </w:r>
      </w:ins>
      <w:ins w:id="304" w:author="Allen Wirfs-Brock" w:date="2011-07-04T19:21:00Z">
        <w:r w:rsidRPr="00DB2A0E">
          <w:t xml:space="preserve">powerful to express all the rules that define </w:t>
        </w:r>
      </w:ins>
      <w:ins w:id="305" w:author="Allen Wirfs-Brock" w:date="2011-07-04T19:20:00Z">
        <w:r w:rsidR="002A0666">
          <w:t>whether a stream of input</w:t>
        </w:r>
      </w:ins>
      <w:ins w:id="306" w:author="Allen Wirfs-Brock" w:date="2011-07-04T19:24:00Z">
        <w:r w:rsidR="002A0666">
          <w:t xml:space="preserve"> elements make up a valid ECMAScript program that may be evaluated. </w:t>
        </w:r>
      </w:ins>
      <w:ins w:id="307" w:author="Allen Wirfs-Brock" w:date="2011-07-04T19:20:00Z">
        <w:r w:rsidR="002A0666">
          <w:t xml:space="preserve"> </w:t>
        </w:r>
      </w:ins>
      <w:ins w:id="308" w:author="Allen Wirfs-Brock" w:date="2011-07-04T19:25:00Z">
        <w:r w:rsidR="002A0666">
          <w:t>In some situations addi</w:t>
        </w:r>
      </w:ins>
      <w:ins w:id="309" w:author="Allen Wirfs-Brock" w:date="2011-07-04T19:29:00Z">
        <w:r w:rsidR="002A0666">
          <w:t>ti</w:t>
        </w:r>
      </w:ins>
      <w:ins w:id="310" w:author="Allen Wirfs-Brock" w:date="2011-07-04T19:25:00Z">
        <w:r w:rsidR="002A0666">
          <w:t xml:space="preserve">onal rules are needed that </w:t>
        </w:r>
      </w:ins>
      <w:ins w:id="311" w:author="Allen Wirfs-Brock" w:date="2011-07-04T19:29:00Z">
        <w:r w:rsidR="002A0666">
          <w:t>may</w:t>
        </w:r>
      </w:ins>
      <w:ins w:id="312" w:author="Allen Wirfs-Brock" w:date="2011-07-04T19:25:00Z">
        <w:r w:rsidR="002A0666">
          <w:t xml:space="preserve"> be expressed using </w:t>
        </w:r>
      </w:ins>
      <w:ins w:id="313" w:author="Allen Wirfs-Brock" w:date="2011-07-04T19:28:00Z">
        <w:r w:rsidR="002A0666">
          <w:t xml:space="preserve">either </w:t>
        </w:r>
      </w:ins>
      <w:ins w:id="314" w:author="Allen Wirfs-Brock" w:date="2011-07-04T19:25:00Z">
        <w:r w:rsidR="002A0666">
          <w:t xml:space="preserve">ECMAScript </w:t>
        </w:r>
      </w:ins>
      <w:ins w:id="315" w:author="Allen Wirfs-Brock" w:date="2011-07-04T19:27:00Z">
        <w:r w:rsidR="002A0666">
          <w:t>algorithm</w:t>
        </w:r>
      </w:ins>
      <w:ins w:id="316" w:author="Allen Wirfs-Brock" w:date="2011-07-04T19:25:00Z">
        <w:r w:rsidR="002A0666">
          <w:t xml:space="preserve"> </w:t>
        </w:r>
      </w:ins>
      <w:ins w:id="317" w:author="Allen Wirfs-Brock" w:date="2011-07-04T19:27:00Z">
        <w:r w:rsidR="002A0666">
          <w:t xml:space="preserve">conventions or </w:t>
        </w:r>
      </w:ins>
      <w:ins w:id="318" w:author="Allen Wirfs-Brock" w:date="2011-07-04T19:28:00Z">
        <w:r w:rsidR="002A0666">
          <w:t xml:space="preserve">prose requirements. </w:t>
        </w:r>
      </w:ins>
      <w:ins w:id="319" w:author="Allen Wirfs-Brock" w:date="2011-07-04T19:30:00Z">
        <w:r w:rsidR="002A0666">
          <w:t>Such rules are always associate</w:t>
        </w:r>
      </w:ins>
      <w:ins w:id="320" w:author="Allen Wirfs-Brock rev2" w:date="2011-07-20T13:25:00Z">
        <w:r w:rsidR="00CD7A72">
          <w:t>d</w:t>
        </w:r>
      </w:ins>
      <w:ins w:id="321" w:author="Allen Wirfs-Brock" w:date="2011-07-04T19:30:00Z">
        <w:r w:rsidR="002A0666">
          <w:t xml:space="preserve"> with a production of a grammar and are called the </w:t>
        </w:r>
        <w:r w:rsidR="002A0666" w:rsidRPr="004F5297">
          <w:rPr>
            <w:i/>
          </w:rPr>
          <w:t>static semantics</w:t>
        </w:r>
        <w:r w:rsidR="002A0666">
          <w:t xml:space="preserve"> of the production.</w:t>
        </w:r>
      </w:ins>
    </w:p>
    <w:p w14:paraId="7978793A" w14:textId="77777777" w:rsidR="004C02EF" w:rsidRPr="00E24D73" w:rsidRDefault="004F5297" w:rsidP="00DB2A0E">
      <w:commentRangeStart w:id="322"/>
      <w:ins w:id="323" w:author="Allen Wirfs-Brock" w:date="2011-07-04T19:41:00Z">
        <w:r>
          <w:t xml:space="preserve">An implementation must validate all of the static semantic rules </w:t>
        </w:r>
      </w:ins>
      <w:ins w:id="324" w:author="Allen Wirfs-Brock" w:date="2011-07-04T19:43:00Z">
        <w:r>
          <w:t xml:space="preserve">used to parse </w:t>
        </w:r>
      </w:ins>
      <w:ins w:id="325" w:author="Allen Wirfs-Brock" w:date="2011-07-04T19:41:00Z">
        <w:r>
          <w:t xml:space="preserve">a </w:t>
        </w:r>
        <w:r w:rsidRPr="00895113">
          <w:rPr>
            <w:rFonts w:ascii="Times New Roman" w:hAnsi="Times New Roman"/>
            <w:i/>
          </w:rPr>
          <w:t>Program</w:t>
        </w:r>
        <w:r>
          <w:t xml:space="preserve"> prior to the first evaluation of that </w:t>
        </w:r>
        <w:r w:rsidRPr="00895113">
          <w:rPr>
            <w:rFonts w:ascii="Times New Roman" w:hAnsi="Times New Roman"/>
            <w:i/>
          </w:rPr>
          <w:t>Program</w:t>
        </w:r>
        <w:r>
          <w:t xml:space="preserve">. </w:t>
        </w:r>
      </w:ins>
      <w:ins w:id="326" w:author="Allen Wirfs-Brock" w:date="2011-07-04T19:43:00Z">
        <w:r>
          <w:t xml:space="preserve">If any of the static semantic rules are violated the </w:t>
        </w:r>
      </w:ins>
      <w:ins w:id="327" w:author="Allen Wirfs-Brock" w:date="2011-07-04T19:44:00Z">
        <w:r w:rsidRPr="00895113">
          <w:rPr>
            <w:rFonts w:ascii="Times New Roman" w:hAnsi="Times New Roman"/>
            <w:i/>
          </w:rPr>
          <w:t>Program</w:t>
        </w:r>
        <w:r>
          <w:t xml:space="preserve"> is invalid and can not be evaluated.  Static semantic rule violations are </w:t>
        </w:r>
      </w:ins>
      <w:ins w:id="328" w:author="Allen Wirfs-Brock" w:date="2011-07-04T19:45:00Z">
        <w:r>
          <w:t>early</w:t>
        </w:r>
      </w:ins>
      <w:ins w:id="329" w:author="Allen Wirfs-Brock" w:date="2011-07-04T19:44:00Z">
        <w:r>
          <w:t xml:space="preserve"> errors (</w:t>
        </w:r>
      </w:ins>
      <w:ins w:id="330" w:author="Allen Wirfs-Brock" w:date="2011-07-04T19:45:00Z">
        <w:r>
          <w:t>see c</w:t>
        </w:r>
      </w:ins>
      <w:ins w:id="331" w:author="Allen Wirfs-Brock" w:date="2011-07-04T19:44:00Z">
        <w:r>
          <w:t xml:space="preserve">lause 16) </w:t>
        </w:r>
      </w:ins>
      <w:ins w:id="332" w:author="Allen Wirfs-Brock" w:date="2011-07-04T19:47:00Z">
        <w:r>
          <w:t>and reported in the same manner as syntax errors</w:t>
        </w:r>
      </w:ins>
      <w:ins w:id="333" w:author="Allen Wirfs-Brock" w:date="2011-07-04T19:45:00Z">
        <w:r>
          <w:t>.</w:t>
        </w:r>
      </w:ins>
      <w:ins w:id="334" w:author="Allen Wirfs-Brock" w:date="2011-07-04T19:44:00Z">
        <w:r>
          <w:t xml:space="preserve"> </w:t>
        </w:r>
      </w:ins>
      <w:r w:rsidR="004C02EF" w:rsidRPr="004A037C">
        <w:rPr>
          <w:highlight w:val="yellow"/>
        </w:rPr>
        <w:fldChar w:fldCharType="begin"/>
      </w:r>
      <w:r w:rsidR="004C02EF" w:rsidRPr="004A037C">
        <w:rPr>
          <w:highlight w:val="yellow"/>
        </w:rPr>
        <w:fldChar w:fldCharType="end"/>
      </w:r>
      <w:bookmarkStart w:id="335" w:name="_Toc375031117"/>
      <w:bookmarkStart w:id="336" w:name="_Toc381513613"/>
      <w:bookmarkStart w:id="337" w:name="_Toc382202754"/>
      <w:bookmarkStart w:id="338" w:name="_Toc382202974"/>
      <w:bookmarkStart w:id="339" w:name="_Toc382212135"/>
      <w:bookmarkStart w:id="340" w:name="_Toc382212314"/>
      <w:bookmarkStart w:id="341" w:name="_Toc382291480"/>
      <w:bookmarkStart w:id="342" w:name="_Ref382705463"/>
      <w:bookmarkStart w:id="343" w:name="_Ref382705468"/>
      <w:bookmarkStart w:id="344" w:name="_Toc385672117"/>
      <w:bookmarkStart w:id="345" w:name="_Toc393690208"/>
      <w:bookmarkStart w:id="346" w:name="_Ref421431579"/>
      <w:bookmarkStart w:id="347" w:name="_Ref421432870"/>
      <w:bookmarkStart w:id="348" w:name="_Ref421433084"/>
      <w:bookmarkStart w:id="349" w:name="_Ref424530778"/>
      <w:bookmarkStart w:id="350" w:name="_Ref424530884"/>
      <w:bookmarkEnd w:id="293"/>
      <w:commentRangeEnd w:id="322"/>
      <w:r>
        <w:rPr>
          <w:rStyle w:val="af4"/>
        </w:rPr>
        <w:commentReference w:id="322"/>
      </w:r>
    </w:p>
    <w:p w14:paraId="1DCF93EB" w14:textId="77777777" w:rsidR="004C02EF" w:rsidRDefault="004C02EF" w:rsidP="004C02EF">
      <w:pPr>
        <w:pStyle w:val="1"/>
        <w:numPr>
          <w:ilvl w:val="0"/>
          <w:numId w:val="0"/>
        </w:numPr>
      </w:pPr>
      <w:bookmarkStart w:id="351" w:name="_Ref440449662"/>
      <w:bookmarkStart w:id="352" w:name="_Ref457437433"/>
      <w:bookmarkStart w:id="353" w:name="_Ref459624386"/>
      <w:bookmarkStart w:id="354" w:name="_Ref459624423"/>
      <w:bookmarkStart w:id="355" w:name="_Ref459647164"/>
      <w:bookmarkStart w:id="356" w:name="_Toc472818752"/>
      <w:bookmarkStart w:id="357" w:name="_Toc235503307"/>
      <w:bookmarkStart w:id="358" w:name="_Toc241509082"/>
      <w:bookmarkStart w:id="359" w:name="_Toc244416569"/>
      <w:bookmarkStart w:id="360" w:name="_Toc276630933"/>
      <w:bookmarkStart w:id="361" w:name="_Toc178386942"/>
      <w:r>
        <w:t>6</w:t>
      </w:r>
      <w:r>
        <w:tab/>
        <w:t>Source Tex</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r>
        <w:t>t</w:t>
      </w:r>
      <w:bookmarkStart w:id="362" w:name="_Toc382202756"/>
      <w:bookmarkStart w:id="363" w:name="_Toc382202976"/>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3F6A5CF0" w14:textId="77777777" w:rsidR="004C02EF" w:rsidRDefault="004C02EF" w:rsidP="004C02EF">
      <w:r>
        <w:t>ECMAScript source text is represented as a sequence of characters in the Unicode character encoding, version 3.0 or later. The text is expected to have been normalised to Unicode Normalization Form C (canonical composition), as described in Unicode Technical Report #15. Conforming ECMAScript implementations are not required to perform any normalisation of text, or behave as though they were performing normalisation of text, themselves.  ECMAScript source text is assumed to be a sequence of 16-bit code units for the purposes of this specification. Such a source text may include sequences of 16-bit code units that are not valid UTF-16 character encodings. If an actual source text is encoded in a form other than 16-bit code units it must be processed as if it was first converted to UTF-16.</w:t>
      </w:r>
    </w:p>
    <w:p w14:paraId="6E7C305C" w14:textId="77777777" w:rsidR="004C02EF" w:rsidRPr="00B955D6" w:rsidRDefault="004C02EF" w:rsidP="004C02EF">
      <w:pPr>
        <w:pStyle w:val="Syntax"/>
        <w:rPr>
          <w:lang w:val="fr-CH"/>
        </w:rPr>
      </w:pPr>
      <w:r w:rsidRPr="00B955D6">
        <w:rPr>
          <w:lang w:val="fr-CH"/>
        </w:rPr>
        <w:t>Syntax</w:t>
      </w:r>
    </w:p>
    <w:p w14:paraId="2D583D13" w14:textId="77777777" w:rsidR="004C02EF" w:rsidRPr="00B955D6" w:rsidRDefault="004C02EF" w:rsidP="004C02EF">
      <w:pPr>
        <w:pStyle w:val="SyntaxRule2"/>
        <w:rPr>
          <w:lang w:val="fr-CH"/>
        </w:rPr>
      </w:pPr>
      <w:r w:rsidRPr="00B955D6">
        <w:rPr>
          <w:lang w:val="fr-CH"/>
        </w:rPr>
        <w:t xml:space="preserve">SourceCharacter </w:t>
      </w:r>
      <w:r w:rsidRPr="00B955D6">
        <w:rPr>
          <w:rFonts w:ascii="Arial" w:hAnsi="Arial"/>
          <w:b/>
          <w:i w:val="0"/>
          <w:lang w:val="fr-CH"/>
        </w:rPr>
        <w:t>::</w:t>
      </w:r>
    </w:p>
    <w:p w14:paraId="2D2BBAED" w14:textId="77777777" w:rsidR="004C02EF" w:rsidRPr="00B955D6" w:rsidRDefault="004C02EF" w:rsidP="004C02EF">
      <w:pPr>
        <w:pStyle w:val="SyntaxDefinition2"/>
        <w:rPr>
          <w:rFonts w:ascii="Arial" w:hAnsi="Arial" w:cs="Arial"/>
          <w:i w:val="0"/>
          <w:lang w:val="fr-CH"/>
        </w:rPr>
      </w:pPr>
      <w:r w:rsidRPr="00B955D6">
        <w:rPr>
          <w:rFonts w:ascii="Arial" w:hAnsi="Arial" w:cs="Arial"/>
          <w:i w:val="0"/>
          <w:lang w:val="fr-CH"/>
        </w:rPr>
        <w:t>any Unicode code unit</w:t>
      </w:r>
    </w:p>
    <w:p w14:paraId="01AED258" w14:textId="77777777" w:rsidR="004C02EF" w:rsidRDefault="004C02EF" w:rsidP="004C02EF">
      <w:r>
        <w:t>Throughout the rest of this document, the phrase “code unit” and the word “character” will be used to refer to a 16-bit unsigned value used to represent a single 16-bit unit of text. The phrase “Unicode character” will be used to refer to the abstract linguistic or typographical unit represented by a single Unicode scalar value (which may be longer than 16 bits and thus may be represented by more than one code unit). The phrase “code point” refers to 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2AC82EF2" w14:textId="77777777" w:rsidR="004C02EF" w:rsidRDefault="004C02EF" w:rsidP="004C02EF">
      <w:r>
        <w:t xml:space="preserve">In string literals, regular expression literals, and identifiers, any character (code unit) may also be expressed as a Unicode escape sequence consisting of six characters, namely </w:t>
      </w:r>
      <w:r>
        <w:rPr>
          <w:rFonts w:ascii="Courier New" w:hAnsi="Courier New"/>
          <w:b/>
        </w:rPr>
        <w:t>\u</w:t>
      </w:r>
      <w:r>
        <w:t xml:space="preserve"> plus four hexadecimal digits. Within a comment, such an escape sequence is effectively ignored as part of the comment. Within a string literal or regular expression literal, the Unicode escape sequence contributes one character to the value of the literal. Within an identifier, the escape sequence contributes one character to the identifier.</w:t>
      </w:r>
    </w:p>
    <w:p w14:paraId="5CBDBD80" w14:textId="77777777" w:rsidR="004C02EF" w:rsidRPr="00841D84" w:rsidRDefault="004C02EF" w:rsidP="004C02EF">
      <w:pPr>
        <w:pStyle w:val="Note"/>
      </w:pPr>
      <w:r w:rsidRPr="000956BB">
        <w:t>NOTE</w:t>
      </w:r>
      <w:r w:rsidRPr="000956BB">
        <w:tab/>
        <w: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t>
      </w:r>
    </w:p>
    <w:p w14:paraId="761BC232" w14:textId="77777777" w:rsidR="004C02EF" w:rsidRPr="000956BB" w:rsidRDefault="004C02EF" w:rsidP="004C02EF">
      <w:r w:rsidRPr="000956BB">
        <w:t xml:space="preserve">ECMAScript differs from the Java programming language in the behaviour of Unicode escape sequences. In a Java program, if the Unicode escape sequence </w:t>
      </w:r>
      <w:r w:rsidRPr="000956BB">
        <w:rPr>
          <w:rFonts w:ascii="Courier New" w:hAnsi="Courier New"/>
          <w:b/>
        </w:rPr>
        <w:t>\u000A</w:t>
      </w:r>
      <w:r w:rsidRPr="000956BB">
        <w:t xml:space="preserve">, for example, occurs within a single-line comment, it is interpreted as a line terminator (Unicode character </w:t>
      </w:r>
      <w:r w:rsidRPr="000956BB">
        <w:rPr>
          <w:rFonts w:ascii="Courier New" w:hAnsi="Courier New"/>
          <w:b/>
        </w:rPr>
        <w:t>000A</w:t>
      </w:r>
      <w:r w:rsidRPr="000956BB">
        <w:t xml:space="preserve"> is line feed) and therefore the next character is not part of the comment. Similarly, if the Unicode escape sequence </w:t>
      </w:r>
      <w:r w:rsidRPr="000956BB">
        <w:rPr>
          <w:rFonts w:ascii="Courier New" w:hAnsi="Courier New"/>
          <w:b/>
        </w:rPr>
        <w:t>\u000A</w:t>
      </w:r>
      <w:r w:rsidRPr="000956BB">
        <w:t xml:space="preserve"> occurs within a string literal in a Java program, it is likewise interpreted as a line terminator, which is not allowed within a string literal—one must write </w:t>
      </w:r>
      <w:r w:rsidRPr="000956BB">
        <w:rPr>
          <w:rFonts w:ascii="Courier New" w:hAnsi="Courier New"/>
          <w:b/>
        </w:rPr>
        <w:t>\n</w:t>
      </w:r>
      <w:r w:rsidRPr="000956BB">
        <w:t xml:space="preserve"> instead of </w:t>
      </w:r>
      <w:r w:rsidRPr="000956BB">
        <w:rPr>
          <w:rFonts w:ascii="Courier New" w:hAnsi="Courier New"/>
          <w:b/>
        </w:rPr>
        <w:t>\u000A</w:t>
      </w:r>
      <w:r w:rsidRPr="000956BB">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character to the </w:t>
      </w:r>
      <w:r>
        <w:t>String</w:t>
      </w:r>
      <w:r w:rsidRPr="000956BB">
        <w:t xml:space="preserve"> value of the literal and is never interpreted as a line terminator or as a quote mark that might terminate the string literal.</w:t>
      </w:r>
      <w:bookmarkStart w:id="364" w:name="_Toc381513616"/>
      <w:bookmarkStart w:id="365" w:name="_Toc382202758"/>
      <w:bookmarkStart w:id="366" w:name="_Toc382202978"/>
      <w:bookmarkStart w:id="367" w:name="_Toc382212138"/>
      <w:bookmarkStart w:id="368" w:name="_Toc382212317"/>
      <w:bookmarkStart w:id="369" w:name="_Toc382291483"/>
      <w:bookmarkStart w:id="370" w:name="_Toc385672118"/>
      <w:bookmarkStart w:id="371" w:name="_Ref386878476"/>
      <w:bookmarkStart w:id="372" w:name="_Toc393690209"/>
    </w:p>
    <w:p w14:paraId="21F5EB2E" w14:textId="77777777" w:rsidR="004C02EF" w:rsidRDefault="004C02EF" w:rsidP="004C02EF">
      <w:pPr>
        <w:pStyle w:val="1"/>
        <w:numPr>
          <w:ilvl w:val="0"/>
          <w:numId w:val="0"/>
        </w:numPr>
      </w:pPr>
      <w:bookmarkStart w:id="373" w:name="_Ref456010393"/>
      <w:bookmarkStart w:id="374" w:name="_Ref457437434"/>
      <w:bookmarkStart w:id="375" w:name="_Ref463686584"/>
      <w:bookmarkStart w:id="376" w:name="_Toc472818753"/>
      <w:bookmarkStart w:id="377" w:name="_Toc235503308"/>
      <w:bookmarkStart w:id="378" w:name="_Toc241509083"/>
      <w:bookmarkStart w:id="379" w:name="_Toc244416570"/>
      <w:bookmarkStart w:id="380" w:name="_Toc276630934"/>
      <w:bookmarkStart w:id="381" w:name="_Toc178386943"/>
      <w:r>
        <w:t>7</w:t>
      </w:r>
      <w:r>
        <w:tab/>
        <w:t>Lexical Convention</w:t>
      </w:r>
      <w:bookmarkEnd w:id="364"/>
      <w:bookmarkEnd w:id="365"/>
      <w:bookmarkEnd w:id="366"/>
      <w:bookmarkEnd w:id="367"/>
      <w:bookmarkEnd w:id="368"/>
      <w:bookmarkEnd w:id="369"/>
      <w:bookmarkEnd w:id="370"/>
      <w:bookmarkEnd w:id="371"/>
      <w:bookmarkEnd w:id="372"/>
      <w:r>
        <w:t>s</w:t>
      </w:r>
      <w:bookmarkEnd w:id="373"/>
      <w:bookmarkEnd w:id="374"/>
      <w:bookmarkEnd w:id="375"/>
      <w:bookmarkEnd w:id="376"/>
      <w:bookmarkEnd w:id="377"/>
      <w:bookmarkEnd w:id="378"/>
      <w:bookmarkEnd w:id="379"/>
      <w:bookmarkEnd w:id="380"/>
      <w:bookmarkEnd w:id="381"/>
    </w:p>
    <w:p w14:paraId="724C16A7" w14:textId="77777777" w:rsidR="004C02EF" w:rsidRDefault="004C02EF" w:rsidP="004C02EF">
      <w:r>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6C0E07CA" w14:textId="77777777" w:rsidR="004C02EF" w:rsidRDefault="004C02EF" w:rsidP="004C02EF">
      <w:r>
        <w:t xml:space="preserve">There are two goal symbols for the lexical grammar. The </w:t>
      </w:r>
      <w:r w:rsidRPr="006F7870">
        <w:rPr>
          <w:rStyle w:val="bnf"/>
        </w:rPr>
        <w:t>InputElementDiv</w:t>
      </w:r>
      <w:r>
        <w:t xml:space="preserve"> symbol is used in those syntactic grammar contexts where a leading division (</w:t>
      </w:r>
      <w:r>
        <w:rPr>
          <w:rFonts w:ascii="Courier New" w:hAnsi="Courier New"/>
          <w:b/>
        </w:rPr>
        <w:t>/</w:t>
      </w:r>
      <w:r>
        <w:t>) or division-assignment (</w:t>
      </w:r>
      <w:r>
        <w:rPr>
          <w:rFonts w:ascii="Courier New" w:hAnsi="Courier New"/>
          <w:b/>
        </w:rPr>
        <w:t>/=</w:t>
      </w:r>
      <w:r>
        <w:t xml:space="preserve">) operator is permitted. The </w:t>
      </w:r>
      <w:r w:rsidRPr="006F7870">
        <w:rPr>
          <w:rStyle w:val="bnf"/>
        </w:rPr>
        <w:t>InputElementRegExp</w:t>
      </w:r>
      <w:r>
        <w:t xml:space="preserve"> symbol is used in other syntactic grammar contexts.</w:t>
      </w:r>
    </w:p>
    <w:p w14:paraId="714DCBC9" w14:textId="77777777" w:rsidR="004C02EF" w:rsidRPr="009624C1" w:rsidRDefault="004C02EF" w:rsidP="004C02EF">
      <w:pPr>
        <w:pStyle w:val="Note"/>
        <w:rPr>
          <w:i/>
        </w:rPr>
      </w:pPr>
      <w:r w:rsidRPr="009624C1">
        <w:t>NOTE</w:t>
      </w:r>
      <w:r w:rsidRPr="009624C1">
        <w:tab/>
        <w:t xml:space="preserve">There are no syntactic grammar contexts where both a leading division or division-assignment, and a leading </w:t>
      </w:r>
      <w:r w:rsidRPr="006F7870">
        <w:rPr>
          <w:rStyle w:val="bnf"/>
        </w:rPr>
        <w:t>RegularExpressionLiteral</w:t>
      </w:r>
      <w:r w:rsidRPr="009624C1">
        <w:t xml:space="preserve"> are permitted. This is not affected by semicolon insertion (see 7.9); in examples such as the following:</w:t>
      </w:r>
    </w:p>
    <w:p w14:paraId="508FE484" w14:textId="77777777" w:rsidR="004C02EF" w:rsidRPr="003D4267"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lang w:val="en-US"/>
        </w:rPr>
      </w:pPr>
      <w:r w:rsidRPr="003D4267">
        <w:rPr>
          <w:rFonts w:ascii="Courier New" w:hAnsi="Courier New" w:cs="Courier New"/>
          <w:b/>
          <w:color w:val="000000"/>
          <w:sz w:val="18"/>
          <w:szCs w:val="18"/>
          <w:lang w:val="en-US"/>
        </w:rPr>
        <w:t>a = b</w:t>
      </w:r>
      <w:r w:rsidRPr="003D4267">
        <w:rPr>
          <w:rFonts w:ascii="Courier New" w:hAnsi="Courier New" w:cs="Courier New"/>
          <w:b/>
          <w:color w:val="000000"/>
          <w:sz w:val="18"/>
          <w:szCs w:val="18"/>
          <w:lang w:val="en-US"/>
        </w:rPr>
        <w:br/>
        <w:t>/hi/g.exec(c).map(d);</w:t>
      </w:r>
    </w:p>
    <w:p w14:paraId="3B3E7797" w14:textId="77777777" w:rsidR="004C02EF" w:rsidRPr="009624C1" w:rsidRDefault="004C02EF" w:rsidP="004C02EF">
      <w:pPr>
        <w:pStyle w:val="Note"/>
      </w:pPr>
      <w:r w:rsidRPr="009624C1">
        <w:t xml:space="preserve">where the first non-whitespace, non-comment character after a </w:t>
      </w:r>
      <w:r w:rsidRPr="006F7870">
        <w:rPr>
          <w:rFonts w:ascii="Times New Roman" w:hAnsi="Times New Roman"/>
          <w:i/>
        </w:rPr>
        <w:t>LineTerminator</w:t>
      </w:r>
      <w:r w:rsidRPr="009624C1">
        <w:t xml:space="preserve"> is slash (</w:t>
      </w:r>
      <w:r w:rsidRPr="009624C1">
        <w:rPr>
          <w:rFonts w:ascii="Courier New" w:hAnsi="Courier New" w:cs="Courier New"/>
          <w:b/>
          <w:bCs/>
        </w:rPr>
        <w:t>/</w:t>
      </w:r>
      <w:r w:rsidRPr="009624C1">
        <w:t xml:space="preserve">) and the syntactic context allows division or division-assignment, no semicolon is inserted at the </w:t>
      </w:r>
      <w:r w:rsidRPr="006F7870">
        <w:rPr>
          <w:rFonts w:ascii="Times New Roman" w:hAnsi="Times New Roman"/>
          <w:i/>
        </w:rPr>
        <w:t>LineTerminator</w:t>
      </w:r>
      <w:r w:rsidRPr="009624C1">
        <w:t>. That is, the above example is interpreted in the same way as:</w:t>
      </w:r>
    </w:p>
    <w:p w14:paraId="667EBB50" w14:textId="77777777" w:rsidR="004C02EF" w:rsidRPr="003D4267"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lang w:val="en-US"/>
        </w:rPr>
      </w:pPr>
      <w:r w:rsidRPr="003D4267">
        <w:rPr>
          <w:rFonts w:ascii="Courier New" w:hAnsi="Courier New" w:cs="Courier New"/>
          <w:b/>
          <w:color w:val="000000"/>
          <w:sz w:val="18"/>
          <w:szCs w:val="18"/>
        </w:rPr>
        <w:t>a = b / hi / g.</w:t>
      </w:r>
      <w:r w:rsidRPr="003D4267">
        <w:rPr>
          <w:rFonts w:ascii="Courier New" w:hAnsi="Courier New" w:cs="Courier New"/>
          <w:b/>
          <w:color w:val="000000"/>
          <w:sz w:val="18"/>
          <w:szCs w:val="18"/>
          <w:lang w:val="en-US"/>
        </w:rPr>
        <w:t>exec</w:t>
      </w:r>
      <w:r w:rsidRPr="003D4267">
        <w:rPr>
          <w:rFonts w:ascii="Courier New" w:hAnsi="Courier New" w:cs="Courier New"/>
          <w:b/>
          <w:color w:val="000000"/>
          <w:sz w:val="18"/>
          <w:szCs w:val="18"/>
        </w:rPr>
        <w:t>(c).map(d);</w:t>
      </w:r>
    </w:p>
    <w:p w14:paraId="26E4D5A3" w14:textId="77777777" w:rsidR="004C02EF" w:rsidRDefault="004C02EF" w:rsidP="004C02EF">
      <w:pPr>
        <w:pStyle w:val="Syntax"/>
      </w:pPr>
      <w:r w:rsidRPr="00841D84">
        <w:t>Syntax</w:t>
      </w:r>
    </w:p>
    <w:p w14:paraId="33E4A56F" w14:textId="77777777" w:rsidR="004C02EF" w:rsidRPr="00984A3F" w:rsidRDefault="004C02EF" w:rsidP="004C02EF">
      <w:pPr>
        <w:pStyle w:val="SyntaxRule"/>
      </w:pPr>
      <w:bookmarkStart w:id="382" w:name="_Ref451679175"/>
      <w:bookmarkStart w:id="383" w:name="_Ref378386056"/>
      <w:bookmarkStart w:id="384" w:name="_Toc381513617"/>
      <w:bookmarkStart w:id="385" w:name="_Toc382202759"/>
      <w:bookmarkStart w:id="386" w:name="_Toc382202979"/>
      <w:bookmarkStart w:id="387" w:name="_Toc382212139"/>
      <w:bookmarkStart w:id="388" w:name="_Toc382212318"/>
      <w:bookmarkStart w:id="389" w:name="_Toc382291484"/>
      <w:bookmarkStart w:id="390" w:name="_Toc385672119"/>
      <w:bookmarkStart w:id="391" w:name="_Toc393690210"/>
      <w:bookmarkStart w:id="392" w:name="_Ref449966391"/>
      <w:r w:rsidRPr="00F5506E">
        <w:t>InputElementDiv</w:t>
      </w:r>
      <w:r w:rsidRPr="00984A3F">
        <w:t xml:space="preserve"> </w:t>
      </w:r>
      <w:r w:rsidRPr="007A29B2">
        <w:rPr>
          <w:rFonts w:ascii="Arial" w:hAnsi="Arial" w:cs="Arial"/>
          <w:b/>
          <w:i w:val="0"/>
        </w:rPr>
        <w:t>::</w:t>
      </w:r>
    </w:p>
    <w:p w14:paraId="65AB5748" w14:textId="77777777" w:rsidR="004C02EF" w:rsidRPr="00984A3F" w:rsidRDefault="004C02EF" w:rsidP="004C02EF">
      <w:pPr>
        <w:pStyle w:val="SyntaxDefinition"/>
      </w:pPr>
      <w:r w:rsidRPr="00984A3F">
        <w:t>WhiteSpace</w:t>
      </w:r>
      <w:r w:rsidRPr="00984A3F">
        <w:br/>
        <w:t>LineTerminator</w:t>
      </w:r>
      <w:r w:rsidRPr="00984A3F">
        <w:br/>
        <w:t>Comment</w:t>
      </w:r>
      <w:r w:rsidRPr="00984A3F">
        <w:br/>
        <w:t>Token</w:t>
      </w:r>
      <w:r w:rsidRPr="00984A3F">
        <w:br/>
        <w:t>DivPunctuator</w:t>
      </w:r>
      <w:r>
        <w:br/>
      </w:r>
    </w:p>
    <w:p w14:paraId="79405BB1" w14:textId="77777777" w:rsidR="004C02EF" w:rsidRPr="00984A3F" w:rsidRDefault="004C02EF" w:rsidP="004C02EF">
      <w:pPr>
        <w:pStyle w:val="SyntaxRule"/>
      </w:pPr>
      <w:r w:rsidRPr="00984A3F">
        <w:t xml:space="preserve">InputElementRegExp </w:t>
      </w:r>
      <w:r w:rsidRPr="007A29B2">
        <w:rPr>
          <w:rFonts w:ascii="Arial" w:hAnsi="Arial" w:cs="Arial"/>
          <w:b/>
          <w:i w:val="0"/>
        </w:rPr>
        <w:t>::</w:t>
      </w:r>
    </w:p>
    <w:p w14:paraId="350A7CC7" w14:textId="77777777" w:rsidR="004C02EF" w:rsidRPr="00984A3F" w:rsidRDefault="004C02EF" w:rsidP="004C02EF">
      <w:pPr>
        <w:pStyle w:val="SyntaxDefinition"/>
      </w:pPr>
      <w:r w:rsidRPr="00984A3F">
        <w:t>WhiteSpace</w:t>
      </w:r>
      <w:r w:rsidRPr="00984A3F">
        <w:br/>
        <w:t>LineTerminator</w:t>
      </w:r>
      <w:r w:rsidRPr="00984A3F">
        <w:br/>
        <w:t>Comment</w:t>
      </w:r>
      <w:r w:rsidRPr="00984A3F">
        <w:br/>
        <w:t>Token</w:t>
      </w:r>
      <w:r w:rsidRPr="00984A3F">
        <w:br/>
        <w:t>RegularExpressionLiteral</w:t>
      </w:r>
    </w:p>
    <w:p w14:paraId="6E61B249" w14:textId="77777777" w:rsidR="004C02EF" w:rsidRDefault="004C02EF" w:rsidP="004C02EF">
      <w:pPr>
        <w:pStyle w:val="20"/>
        <w:numPr>
          <w:ilvl w:val="0"/>
          <w:numId w:val="0"/>
        </w:numPr>
      </w:pPr>
      <w:bookmarkStart w:id="393" w:name="_Ref456028559"/>
      <w:bookmarkStart w:id="394" w:name="_Toc472818754"/>
      <w:bookmarkStart w:id="395" w:name="_Toc235503309"/>
      <w:bookmarkStart w:id="396" w:name="_Toc241509084"/>
      <w:bookmarkStart w:id="397" w:name="_Toc244416571"/>
      <w:bookmarkStart w:id="398" w:name="_Toc276630935"/>
      <w:bookmarkStart w:id="399" w:name="_Toc178386944"/>
      <w:r>
        <w:t>7.1</w:t>
      </w:r>
      <w:r>
        <w:tab/>
        <w:t>Unicode Format-Control Characters</w:t>
      </w:r>
      <w:bookmarkEnd w:id="382"/>
      <w:bookmarkEnd w:id="393"/>
      <w:bookmarkEnd w:id="394"/>
      <w:bookmarkEnd w:id="395"/>
      <w:bookmarkEnd w:id="396"/>
      <w:bookmarkEnd w:id="397"/>
      <w:bookmarkEnd w:id="398"/>
      <w:bookmarkEnd w:id="399"/>
    </w:p>
    <w:p w14:paraId="35018C1D" w14:textId="77777777" w:rsidR="004C02EF" w:rsidRDefault="004C02EF" w:rsidP="004C02EF">
      <w:r>
        <w:t xml:space="preserve">The Unicode format-control characters (i.e., the characters in category “Cf” in the Unicode Character Database such as </w:t>
      </w:r>
      <w:r>
        <w:rPr>
          <w:smallCaps/>
        </w:rPr>
        <w:t>left-to-right mark</w:t>
      </w:r>
      <w:r>
        <w:t xml:space="preserve"> or </w:t>
      </w:r>
      <w:r>
        <w:rPr>
          <w:smallCaps/>
        </w:rPr>
        <w:t>right-to-left mark</w:t>
      </w:r>
      <w:r>
        <w:t>) are control codes used to control the formatting of a range of text in the absence of higher-level protocols for this (such as mark-up languages).</w:t>
      </w:r>
    </w:p>
    <w:p w14:paraId="1768F61A" w14:textId="77777777" w:rsidR="004C02EF" w:rsidRDefault="004C02EF" w:rsidP="004C02EF">
      <w:r>
        <w:t>It is useful to allow format-control characters in source text to facilitate editing and display.</w:t>
      </w:r>
      <w:r w:rsidDel="002D0994">
        <w:t xml:space="preserve"> </w:t>
      </w:r>
      <w:r>
        <w:t>All format control characters may be used within comments, and within string literals and regular expression literals.</w:t>
      </w:r>
    </w:p>
    <w:p w14:paraId="30B5F473" w14:textId="77777777" w:rsidR="004C02EF" w:rsidRDefault="004C02EF" w:rsidP="004C02EF">
      <w:r w:rsidRPr="00B40698">
        <w:rPr>
          <w:rFonts w:ascii="Times New Roman" w:hAnsi="Times New Roman"/>
        </w:rPr>
        <w:t>&lt;ZWNJ&gt;</w:t>
      </w:r>
      <w:r>
        <w:t xml:space="preserve"> and </w:t>
      </w:r>
      <w:r w:rsidRPr="00B40698">
        <w:rPr>
          <w:rFonts w:ascii="Times New Roman" w:hAnsi="Times New Roman"/>
        </w:rPr>
        <w:t>&lt;ZWJ&gt;</w:t>
      </w:r>
      <w:r>
        <w:t xml:space="preserve"> are format-control characters that are used to make necessary distinctions when forming words or phrases in certain languages. In ECMAScript source text, </w:t>
      </w:r>
      <w:r w:rsidRPr="00B40698">
        <w:rPr>
          <w:rFonts w:ascii="Times New Roman" w:hAnsi="Times New Roman"/>
        </w:rPr>
        <w:t xml:space="preserve">&lt;ZWNJ&gt; </w:t>
      </w:r>
      <w:r>
        <w:t xml:space="preserve">and </w:t>
      </w:r>
      <w:r w:rsidRPr="00B40698">
        <w:rPr>
          <w:rFonts w:ascii="Times New Roman" w:hAnsi="Times New Roman"/>
        </w:rPr>
        <w:t>&lt;ZWJ&gt;</w:t>
      </w:r>
      <w:r>
        <w:t xml:space="preserve"> may also be used in an identifier after the first character. </w:t>
      </w:r>
    </w:p>
    <w:p w14:paraId="4F6FB1AC" w14:textId="77777777" w:rsidR="004C02EF" w:rsidRDefault="004C02EF" w:rsidP="004C02EF">
      <w:r w:rsidRPr="00B40698">
        <w:rPr>
          <w:rFonts w:ascii="Times New Roman" w:hAnsi="Times New Roman"/>
        </w:rPr>
        <w:t>&lt;BOM&gt;</w:t>
      </w:r>
      <w:r>
        <w:t xml:space="preserve"> is a format-control character used primarily at the start of a text to mark it as Unicode and to allow detection of the text's encoding and byte order. </w:t>
      </w:r>
      <w:r w:rsidRPr="00B40698">
        <w:rPr>
          <w:rFonts w:ascii="Times New Roman" w:hAnsi="Times New Roman"/>
        </w:rPr>
        <w:t>&lt;BOM&gt;</w:t>
      </w:r>
      <w:r>
        <w:t xml:space="preserve"> characters intended for this purpose can sometimes also appear after the start of a text, for example as a result of concatenating files. &lt;BOM&gt; characters are treated as white space characters (see 7.2). </w:t>
      </w:r>
    </w:p>
    <w:p w14:paraId="0B0001C8" w14:textId="77777777" w:rsidR="004C02EF" w:rsidRDefault="004C02EF" w:rsidP="004C02EF">
      <w:pPr>
        <w:spacing w:after="120"/>
      </w:pPr>
      <w:r w:rsidRPr="002A16DE">
        <w:t xml:space="preserve">The special treatment of certain format-control characters outside of comments, string literals, and regular expression literals is </w:t>
      </w:r>
      <w:r>
        <w:t>summarised</w:t>
      </w:r>
      <w:r w:rsidRPr="002A16DE">
        <w:t xml:space="preserve"> in Table 1</w:t>
      </w:r>
      <w:r>
        <w:t>.</w:t>
      </w:r>
    </w:p>
    <w:p w14:paraId="1A511785" w14:textId="77777777" w:rsidR="004C02EF" w:rsidRPr="000171B7" w:rsidRDefault="004C02EF" w:rsidP="004C02EF">
      <w:pPr>
        <w:pStyle w:val="Tabletitle"/>
        <w:rPr>
          <w:rFonts w:eastAsia="Arial Unicode MS"/>
        </w:rPr>
      </w:pPr>
      <w:r w:rsidRPr="002A16DE">
        <w:rPr>
          <w:rFonts w:eastAsia="Arial Unicode MS"/>
        </w:rPr>
        <w:t xml:space="preserve">Table 1 — </w:t>
      </w:r>
      <w:r>
        <w:rPr>
          <w:rFonts w:eastAsia="Arial Unicode MS"/>
        </w:rPr>
        <w:t>Format-Control Character Usage</w:t>
      </w:r>
    </w:p>
    <w:tbl>
      <w:tblPr>
        <w:tblW w:w="0" w:type="auto"/>
        <w:jc w:val="center"/>
        <w:tblInd w:w="-705" w:type="dxa"/>
        <w:tblLayout w:type="fixed"/>
        <w:tblCellMar>
          <w:left w:w="288" w:type="dxa"/>
          <w:right w:w="288" w:type="dxa"/>
        </w:tblCellMar>
        <w:tblLook w:val="0007" w:firstRow="0" w:lastRow="0" w:firstColumn="0" w:lastColumn="0" w:noHBand="0" w:noVBand="0"/>
      </w:tblPr>
      <w:tblGrid>
        <w:gridCol w:w="2245"/>
        <w:gridCol w:w="2610"/>
        <w:gridCol w:w="2112"/>
        <w:gridCol w:w="1890"/>
      </w:tblGrid>
      <w:tr w:rsidR="004C02EF" w:rsidRPr="00984A3F" w14:paraId="60E4A685" w14:textId="77777777" w:rsidTr="003A4B22">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34001632" w14:textId="77777777" w:rsidR="004C02EF" w:rsidRPr="009F344E" w:rsidRDefault="004C02EF" w:rsidP="003A4B22">
            <w:pPr>
              <w:keepNext/>
              <w:shd w:val="solid" w:color="C0C0C0" w:fill="FFFFFF"/>
              <w:spacing w:after="0"/>
              <w:jc w:val="left"/>
              <w:rPr>
                <w:b/>
                <w:i/>
                <w:color w:val="000000"/>
                <w:shd w:val="solid" w:color="C0C0C0" w:fill="FFFFFF"/>
              </w:rPr>
            </w:pPr>
            <w:r w:rsidRPr="009F344E">
              <w:rPr>
                <w:b/>
                <w:i/>
                <w:color w:val="000000"/>
                <w:shd w:val="solid" w:color="C0C0C0" w:fill="FFFFFF"/>
              </w:rPr>
              <w:t>Code Unit</w:t>
            </w:r>
            <w:r>
              <w:rPr>
                <w:b/>
                <w:i/>
                <w:color w:val="000000"/>
                <w:shd w:val="solid" w:color="C0C0C0" w:fill="FFFFFF"/>
              </w:rPr>
              <w:t xml:space="preserve"> </w:t>
            </w:r>
            <w:r w:rsidRPr="009F344E">
              <w:rPr>
                <w:b/>
                <w:i/>
                <w:color w:val="000000"/>
                <w:shd w:val="solid" w:color="C0C0C0" w:fill="FFFFFF"/>
              </w:rPr>
              <w:t>Value</w:t>
            </w:r>
          </w:p>
        </w:tc>
        <w:tc>
          <w:tcPr>
            <w:tcW w:w="2610" w:type="dxa"/>
            <w:tcBorders>
              <w:top w:val="single" w:sz="12" w:space="0" w:color="000000"/>
              <w:bottom w:val="single" w:sz="6" w:space="0" w:color="000000"/>
            </w:tcBorders>
            <w:shd w:val="solid" w:color="C0C0C0" w:fill="FFFFFF"/>
          </w:tcPr>
          <w:p w14:paraId="02603D95"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41272032"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150AF84F" w14:textId="77777777" w:rsidR="004C02EF" w:rsidRPr="00984A3F" w:rsidRDefault="004C02EF" w:rsidP="003A4B22">
            <w:pPr>
              <w:keepNext/>
              <w:shd w:val="solid" w:color="C0C0C0" w:fill="FFFFFF"/>
              <w:spacing w:after="0"/>
              <w:rPr>
                <w:b/>
                <w:i/>
                <w:color w:val="000000"/>
                <w:shd w:val="solid" w:color="C0C0C0" w:fill="FFFFFF"/>
              </w:rPr>
            </w:pPr>
            <w:r>
              <w:rPr>
                <w:b/>
                <w:i/>
                <w:color w:val="000000"/>
                <w:shd w:val="solid" w:color="C0C0C0" w:fill="FFFFFF"/>
              </w:rPr>
              <w:t>Usage</w:t>
            </w:r>
          </w:p>
        </w:tc>
      </w:tr>
      <w:tr w:rsidR="004C02EF" w:rsidRPr="006F7870" w14:paraId="06E04D3E" w14:textId="77777777" w:rsidTr="003A4B22">
        <w:trPr>
          <w:jc w:val="center"/>
        </w:trPr>
        <w:tc>
          <w:tcPr>
            <w:tcW w:w="2245" w:type="dxa"/>
            <w:tcBorders>
              <w:left w:val="single" w:sz="6" w:space="0" w:color="000000"/>
            </w:tcBorders>
          </w:tcPr>
          <w:p w14:paraId="3ED52285" w14:textId="77777777" w:rsidR="004C02EF" w:rsidRPr="008419F8" w:rsidRDefault="004C02EF" w:rsidP="003A4B22">
            <w:pPr>
              <w:keepNext/>
              <w:spacing w:after="40"/>
              <w:rPr>
                <w:rFonts w:ascii="Courier New" w:hAnsi="Courier New" w:cs="Courier New"/>
                <w:b/>
              </w:rPr>
            </w:pPr>
            <w:r w:rsidRPr="008419F8">
              <w:rPr>
                <w:rFonts w:ascii="Courier New" w:hAnsi="Courier New" w:cs="Courier New"/>
                <w:b/>
              </w:rPr>
              <w:t>\u200C</w:t>
            </w:r>
          </w:p>
        </w:tc>
        <w:tc>
          <w:tcPr>
            <w:tcW w:w="2610" w:type="dxa"/>
          </w:tcPr>
          <w:p w14:paraId="119A18DE" w14:textId="77777777" w:rsidR="004C02EF" w:rsidRPr="008419F8" w:rsidRDefault="004C02EF" w:rsidP="003A4B22">
            <w:pPr>
              <w:keepNext/>
              <w:spacing w:after="40"/>
              <w:rPr>
                <w:rFonts w:cs="Arial"/>
              </w:rPr>
            </w:pPr>
            <w:r w:rsidRPr="008419F8">
              <w:rPr>
                <w:rFonts w:cs="Arial"/>
              </w:rPr>
              <w:t>Zero width non-joiner</w:t>
            </w:r>
          </w:p>
        </w:tc>
        <w:tc>
          <w:tcPr>
            <w:tcW w:w="2112" w:type="dxa"/>
          </w:tcPr>
          <w:p w14:paraId="5FB8BA3D" w14:textId="77777777" w:rsidR="004C02EF" w:rsidRPr="008419F8" w:rsidRDefault="004C02EF" w:rsidP="003A4B22">
            <w:pPr>
              <w:keepNext/>
              <w:spacing w:after="40"/>
              <w:rPr>
                <w:rFonts w:cs="Arial"/>
              </w:rPr>
            </w:pPr>
            <w:r w:rsidRPr="008419F8">
              <w:rPr>
                <w:rFonts w:cs="Arial"/>
              </w:rPr>
              <w:t>&lt;ZWNJ&gt;</w:t>
            </w:r>
          </w:p>
        </w:tc>
        <w:tc>
          <w:tcPr>
            <w:tcW w:w="1890" w:type="dxa"/>
            <w:tcBorders>
              <w:left w:val="nil"/>
              <w:right w:val="single" w:sz="6" w:space="0" w:color="000000"/>
            </w:tcBorders>
          </w:tcPr>
          <w:p w14:paraId="4CCD9BD6" w14:textId="77777777" w:rsidR="004C02EF" w:rsidRPr="006F7870" w:rsidRDefault="004C02EF" w:rsidP="003A4B22">
            <w:pPr>
              <w:keepNext/>
              <w:spacing w:after="40"/>
              <w:rPr>
                <w:rFonts w:ascii="Times New Roman" w:hAnsi="Times New Roman"/>
                <w:i/>
              </w:rPr>
            </w:pPr>
            <w:r w:rsidRPr="006F7870">
              <w:rPr>
                <w:rFonts w:ascii="Times New Roman" w:hAnsi="Times New Roman"/>
                <w:i/>
              </w:rPr>
              <w:t>IdentifierPart</w:t>
            </w:r>
          </w:p>
        </w:tc>
      </w:tr>
      <w:tr w:rsidR="004C02EF" w:rsidRPr="006F7870" w14:paraId="77B4B0A6" w14:textId="77777777" w:rsidTr="003A4B22">
        <w:trPr>
          <w:jc w:val="center"/>
        </w:trPr>
        <w:tc>
          <w:tcPr>
            <w:tcW w:w="2245" w:type="dxa"/>
            <w:tcBorders>
              <w:left w:val="single" w:sz="6" w:space="0" w:color="000000"/>
            </w:tcBorders>
          </w:tcPr>
          <w:p w14:paraId="65FFF799" w14:textId="77777777" w:rsidR="004C02EF" w:rsidRPr="008419F8" w:rsidRDefault="004C02EF" w:rsidP="003A4B22">
            <w:pPr>
              <w:keepNext/>
              <w:spacing w:after="40"/>
              <w:rPr>
                <w:rFonts w:ascii="Courier New" w:hAnsi="Courier New" w:cs="Courier New"/>
                <w:b/>
              </w:rPr>
            </w:pPr>
            <w:r w:rsidRPr="008419F8">
              <w:rPr>
                <w:rFonts w:ascii="Courier New" w:hAnsi="Courier New" w:cs="Courier New"/>
                <w:b/>
              </w:rPr>
              <w:t>\u200</w:t>
            </w:r>
            <w:r>
              <w:rPr>
                <w:rFonts w:ascii="Courier New" w:hAnsi="Courier New" w:cs="Courier New"/>
                <w:b/>
              </w:rPr>
              <w:t>D</w:t>
            </w:r>
          </w:p>
        </w:tc>
        <w:tc>
          <w:tcPr>
            <w:tcW w:w="2610" w:type="dxa"/>
          </w:tcPr>
          <w:p w14:paraId="27CA8BA4" w14:textId="77777777" w:rsidR="004C02EF" w:rsidRPr="008419F8" w:rsidRDefault="004C02EF" w:rsidP="003A4B22">
            <w:pPr>
              <w:keepNext/>
              <w:spacing w:after="40"/>
              <w:rPr>
                <w:rFonts w:cs="Arial"/>
              </w:rPr>
            </w:pPr>
            <w:r w:rsidRPr="008419F8">
              <w:rPr>
                <w:rFonts w:cs="Arial"/>
              </w:rPr>
              <w:t>Zero width joiner</w:t>
            </w:r>
          </w:p>
        </w:tc>
        <w:tc>
          <w:tcPr>
            <w:tcW w:w="2112" w:type="dxa"/>
          </w:tcPr>
          <w:p w14:paraId="205BCB00" w14:textId="77777777" w:rsidR="004C02EF" w:rsidRPr="008419F8" w:rsidRDefault="004C02EF" w:rsidP="003A4B22">
            <w:pPr>
              <w:keepNext/>
              <w:spacing w:after="40"/>
              <w:rPr>
                <w:rFonts w:cs="Arial"/>
              </w:rPr>
            </w:pPr>
            <w:r w:rsidRPr="008419F8">
              <w:rPr>
                <w:rFonts w:cs="Arial"/>
              </w:rPr>
              <w:t>&lt;ZWJ&gt;</w:t>
            </w:r>
          </w:p>
        </w:tc>
        <w:tc>
          <w:tcPr>
            <w:tcW w:w="1890" w:type="dxa"/>
            <w:tcBorders>
              <w:left w:val="nil"/>
              <w:right w:val="single" w:sz="6" w:space="0" w:color="000000"/>
            </w:tcBorders>
          </w:tcPr>
          <w:p w14:paraId="7C879038" w14:textId="77777777" w:rsidR="004C02EF" w:rsidRPr="006F7870" w:rsidRDefault="004C02EF" w:rsidP="003A4B22">
            <w:pPr>
              <w:keepNext/>
              <w:spacing w:after="40"/>
              <w:rPr>
                <w:rFonts w:ascii="Times New Roman" w:hAnsi="Times New Roman"/>
                <w:i/>
              </w:rPr>
            </w:pPr>
            <w:r w:rsidRPr="006F7870">
              <w:rPr>
                <w:rFonts w:ascii="Times New Roman" w:hAnsi="Times New Roman"/>
                <w:i/>
              </w:rPr>
              <w:t>IdentifierPart</w:t>
            </w:r>
          </w:p>
        </w:tc>
      </w:tr>
      <w:tr w:rsidR="004C02EF" w:rsidRPr="006F7870" w14:paraId="7C8D7B1F" w14:textId="77777777" w:rsidTr="003A4B22">
        <w:trPr>
          <w:jc w:val="center"/>
        </w:trPr>
        <w:tc>
          <w:tcPr>
            <w:tcW w:w="2245" w:type="dxa"/>
            <w:tcBorders>
              <w:left w:val="single" w:sz="6" w:space="0" w:color="000000"/>
              <w:bottom w:val="single" w:sz="12" w:space="0" w:color="000000"/>
            </w:tcBorders>
          </w:tcPr>
          <w:p w14:paraId="69E9B754" w14:textId="77777777" w:rsidR="004C02EF" w:rsidRPr="008419F8" w:rsidRDefault="004C02EF" w:rsidP="003A4B22">
            <w:pPr>
              <w:spacing w:after="40"/>
              <w:rPr>
                <w:rFonts w:ascii="Courier New" w:hAnsi="Courier New" w:cs="Courier New"/>
              </w:rPr>
            </w:pPr>
            <w:r w:rsidRPr="008419F8">
              <w:rPr>
                <w:rFonts w:ascii="Courier New" w:hAnsi="Courier New" w:cs="Courier New"/>
                <w:b/>
              </w:rPr>
              <w:t>\uFEFF</w:t>
            </w:r>
          </w:p>
        </w:tc>
        <w:tc>
          <w:tcPr>
            <w:tcW w:w="2610" w:type="dxa"/>
            <w:tcBorders>
              <w:bottom w:val="single" w:sz="12" w:space="0" w:color="000000"/>
            </w:tcBorders>
          </w:tcPr>
          <w:p w14:paraId="462B086D" w14:textId="77777777" w:rsidR="004C02EF" w:rsidRPr="008419F8" w:rsidRDefault="004C02EF" w:rsidP="003A4B22">
            <w:pPr>
              <w:spacing w:after="40"/>
              <w:rPr>
                <w:rFonts w:cs="Arial"/>
              </w:rPr>
            </w:pPr>
            <w:r w:rsidRPr="008419F8">
              <w:rPr>
                <w:rFonts w:cs="Arial"/>
              </w:rPr>
              <w:t>Byte Order Mark</w:t>
            </w:r>
          </w:p>
        </w:tc>
        <w:tc>
          <w:tcPr>
            <w:tcW w:w="2112" w:type="dxa"/>
            <w:tcBorders>
              <w:bottom w:val="single" w:sz="12" w:space="0" w:color="000000"/>
            </w:tcBorders>
          </w:tcPr>
          <w:p w14:paraId="7BEF218C" w14:textId="77777777" w:rsidR="004C02EF" w:rsidRPr="008419F8" w:rsidRDefault="004C02EF" w:rsidP="003A4B22">
            <w:pPr>
              <w:spacing w:after="40"/>
              <w:rPr>
                <w:rFonts w:cs="Arial"/>
              </w:rPr>
            </w:pPr>
            <w:r w:rsidRPr="008419F8">
              <w:rPr>
                <w:rFonts w:cs="Arial"/>
              </w:rPr>
              <w:t>&lt;BOM&gt;</w:t>
            </w:r>
          </w:p>
        </w:tc>
        <w:tc>
          <w:tcPr>
            <w:tcW w:w="1890" w:type="dxa"/>
            <w:tcBorders>
              <w:left w:val="nil"/>
              <w:bottom w:val="single" w:sz="12" w:space="0" w:color="000000"/>
              <w:right w:val="single" w:sz="6" w:space="0" w:color="000000"/>
            </w:tcBorders>
          </w:tcPr>
          <w:p w14:paraId="1FE703E7" w14:textId="77777777" w:rsidR="004C02EF" w:rsidRPr="006F7870" w:rsidRDefault="004C02EF" w:rsidP="003A4B22">
            <w:pPr>
              <w:spacing w:after="40"/>
              <w:rPr>
                <w:rFonts w:ascii="Times New Roman" w:hAnsi="Times New Roman"/>
                <w:i/>
              </w:rPr>
            </w:pPr>
            <w:r w:rsidRPr="006F7870">
              <w:rPr>
                <w:rFonts w:ascii="Times New Roman" w:hAnsi="Times New Roman"/>
                <w:i/>
              </w:rPr>
              <w:t>Whitespace</w:t>
            </w:r>
          </w:p>
        </w:tc>
      </w:tr>
    </w:tbl>
    <w:p w14:paraId="5AB95C08" w14:textId="77777777" w:rsidR="004C02EF" w:rsidRDefault="004C02EF" w:rsidP="004C02EF">
      <w:pPr>
        <w:pStyle w:val="20"/>
        <w:numPr>
          <w:ilvl w:val="0"/>
          <w:numId w:val="0"/>
        </w:numPr>
        <w:spacing w:before="240"/>
      </w:pPr>
      <w:bookmarkStart w:id="400" w:name="_Ref451679260"/>
      <w:bookmarkStart w:id="401" w:name="_Toc472818755"/>
      <w:bookmarkStart w:id="402" w:name="_Toc235503310"/>
      <w:bookmarkStart w:id="403" w:name="_Toc241509085"/>
      <w:bookmarkStart w:id="404" w:name="_Toc244416572"/>
      <w:bookmarkStart w:id="405" w:name="_Toc276630936"/>
      <w:bookmarkStart w:id="406" w:name="_Toc178386945"/>
      <w:r>
        <w:t>7.2</w:t>
      </w:r>
      <w:r>
        <w:tab/>
        <w:t>White Spac</w:t>
      </w:r>
      <w:bookmarkEnd w:id="383"/>
      <w:bookmarkEnd w:id="384"/>
      <w:bookmarkEnd w:id="385"/>
      <w:bookmarkEnd w:id="386"/>
      <w:bookmarkEnd w:id="387"/>
      <w:bookmarkEnd w:id="388"/>
      <w:bookmarkEnd w:id="389"/>
      <w:bookmarkEnd w:id="390"/>
      <w:bookmarkEnd w:id="391"/>
      <w:r>
        <w:t>e</w:t>
      </w:r>
      <w:bookmarkEnd w:id="392"/>
      <w:bookmarkEnd w:id="400"/>
      <w:bookmarkEnd w:id="401"/>
      <w:bookmarkEnd w:id="402"/>
      <w:bookmarkEnd w:id="403"/>
      <w:bookmarkEnd w:id="404"/>
      <w:bookmarkEnd w:id="405"/>
      <w:bookmarkEnd w:id="406"/>
    </w:p>
    <w:p w14:paraId="140C7DD8" w14:textId="77777777" w:rsidR="004C02EF" w:rsidRDefault="004C02EF" w:rsidP="004C02EF">
      <w:r>
        <w:t>White space characters are used to improve source text readability and to separate tokens (indivisible lexical units) from each other, but are otherwise insignificant. White space characters may occur between any two tokens</w:t>
      </w:r>
      <w:r w:rsidRPr="002967F1">
        <w:t xml:space="preserve"> </w:t>
      </w:r>
      <w:r>
        <w:t xml:space="preserve">and at the start or end of input. White space characters may also occur within a </w:t>
      </w:r>
      <w:r w:rsidRPr="006F7870">
        <w:rPr>
          <w:rFonts w:ascii="Times New Roman" w:hAnsi="Times New Roman"/>
          <w:i/>
        </w:rPr>
        <w:t>StringLiteral</w:t>
      </w:r>
      <w:r>
        <w:t xml:space="preserve"> or a </w:t>
      </w:r>
      <w:r w:rsidRPr="006F7870">
        <w:rPr>
          <w:rFonts w:ascii="Times New Roman" w:hAnsi="Times New Roman"/>
          <w:i/>
        </w:rPr>
        <w:t>RegularExpressionLiteral</w:t>
      </w:r>
      <w:r>
        <w:t xml:space="preserve"> (where they are considered significant characters forming part of the literal value) or within a </w:t>
      </w:r>
      <w:r w:rsidRPr="006F7870">
        <w:rPr>
          <w:rFonts w:ascii="Times New Roman" w:hAnsi="Times New Roman"/>
          <w:i/>
        </w:rPr>
        <w:t>Comment</w:t>
      </w:r>
      <w:r>
        <w:t>, but cannot appear within any other kind of token.</w:t>
      </w:r>
    </w:p>
    <w:p w14:paraId="3E448044" w14:textId="77777777" w:rsidR="004C02EF" w:rsidRDefault="004C02EF" w:rsidP="004C02EF">
      <w:pPr>
        <w:spacing w:after="120"/>
      </w:pPr>
      <w:r w:rsidRPr="002A16DE">
        <w:t>The ECMAScript white space characters are listed in Table 2</w:t>
      </w:r>
      <w:r>
        <w:t>.</w:t>
      </w:r>
    </w:p>
    <w:p w14:paraId="64F97E67" w14:textId="77777777" w:rsidR="004C02EF" w:rsidRPr="000171B7" w:rsidRDefault="004C02EF" w:rsidP="004C02EF">
      <w:pPr>
        <w:pStyle w:val="Tabletitle"/>
        <w:rPr>
          <w:rFonts w:eastAsia="Arial Unicode MS"/>
        </w:rPr>
      </w:pPr>
      <w:r w:rsidRPr="002A16DE">
        <w:rPr>
          <w:rFonts w:eastAsia="Arial Unicode MS"/>
        </w:rPr>
        <w:t xml:space="preserve">Table 2 — </w:t>
      </w:r>
      <w:r>
        <w:rPr>
          <w:rFonts w:eastAsia="Arial Unicode MS"/>
        </w:rPr>
        <w:t>Whitespace Characters</w:t>
      </w:r>
    </w:p>
    <w:tbl>
      <w:tblPr>
        <w:tblW w:w="0" w:type="auto"/>
        <w:jc w:val="center"/>
        <w:tblLayout w:type="fixed"/>
        <w:tblCellMar>
          <w:left w:w="288" w:type="dxa"/>
          <w:right w:w="288" w:type="dxa"/>
        </w:tblCellMar>
        <w:tblLook w:val="0007" w:firstRow="0" w:lastRow="0" w:firstColumn="0" w:lastColumn="0" w:noHBand="0" w:noVBand="0"/>
      </w:tblPr>
      <w:tblGrid>
        <w:gridCol w:w="9"/>
        <w:gridCol w:w="2387"/>
        <w:gridCol w:w="2399"/>
        <w:gridCol w:w="13"/>
        <w:gridCol w:w="1967"/>
        <w:gridCol w:w="13"/>
      </w:tblGrid>
      <w:tr w:rsidR="004C02EF" w:rsidRPr="00984A3F" w14:paraId="63E40D66" w14:textId="77777777" w:rsidTr="003A4B22">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52731D1E" w14:textId="77777777" w:rsidR="004C02EF" w:rsidRPr="009F344E" w:rsidRDefault="004C02EF" w:rsidP="003A4B22">
            <w:pPr>
              <w:keepNext/>
              <w:keepLines/>
              <w:shd w:val="solid" w:color="C0C0C0" w:fill="FFFFFF"/>
              <w:spacing w:after="0"/>
              <w:rPr>
                <w:b/>
                <w:i/>
                <w:color w:val="000000"/>
                <w:shd w:val="solid" w:color="C0C0C0" w:fill="FFFFFF"/>
              </w:rPr>
            </w:pPr>
            <w:r w:rsidRPr="009F344E">
              <w:rPr>
                <w:b/>
                <w:i/>
                <w:color w:val="000000"/>
                <w:shd w:val="solid" w:color="C0C0C0" w:fill="FFFFFF"/>
              </w:rPr>
              <w:t>Code Unit Value</w:t>
            </w:r>
          </w:p>
        </w:tc>
        <w:tc>
          <w:tcPr>
            <w:tcW w:w="2399" w:type="dxa"/>
            <w:tcBorders>
              <w:top w:val="single" w:sz="12" w:space="0" w:color="000000"/>
              <w:bottom w:val="single" w:sz="6" w:space="0" w:color="000000"/>
            </w:tcBorders>
            <w:shd w:val="solid" w:color="C0C0C0" w:fill="FFFFFF"/>
          </w:tcPr>
          <w:p w14:paraId="2530F0BA"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618FC777"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Formal Name</w:t>
            </w:r>
          </w:p>
        </w:tc>
      </w:tr>
      <w:tr w:rsidR="004C02EF" w:rsidRPr="00984A3F" w14:paraId="1069C299" w14:textId="77777777" w:rsidTr="003A4B22">
        <w:trPr>
          <w:gridAfter w:val="1"/>
          <w:wAfter w:w="13" w:type="dxa"/>
          <w:jc w:val="center"/>
        </w:trPr>
        <w:tc>
          <w:tcPr>
            <w:tcW w:w="2396" w:type="dxa"/>
            <w:gridSpan w:val="2"/>
            <w:tcBorders>
              <w:left w:val="single" w:sz="6" w:space="0" w:color="000000"/>
            </w:tcBorders>
          </w:tcPr>
          <w:p w14:paraId="3EE2F4D8" w14:textId="77777777" w:rsidR="004C02EF" w:rsidRDefault="004C02EF" w:rsidP="003A4B22">
            <w:pPr>
              <w:keepNext/>
              <w:keepLines/>
              <w:spacing w:after="40"/>
              <w:rPr>
                <w:rFonts w:ascii="Courier New" w:hAnsi="Courier New"/>
                <w:b/>
                <w:lang w:val="fr-CH"/>
              </w:rPr>
            </w:pPr>
            <w:r w:rsidRPr="009F344E">
              <w:rPr>
                <w:rFonts w:ascii="Courier New" w:hAnsi="Courier New"/>
                <w:b/>
              </w:rPr>
              <w:t>\u0009</w:t>
            </w:r>
          </w:p>
        </w:tc>
        <w:tc>
          <w:tcPr>
            <w:tcW w:w="2399" w:type="dxa"/>
          </w:tcPr>
          <w:p w14:paraId="23D7E6CD" w14:textId="77777777" w:rsidR="004C02EF" w:rsidRDefault="004C02EF" w:rsidP="003A4B22">
            <w:pPr>
              <w:keepNext/>
              <w:keepLines/>
              <w:spacing w:after="40"/>
              <w:rPr>
                <w:lang w:val="fr-CH"/>
              </w:rPr>
            </w:pPr>
            <w:r w:rsidRPr="009F344E">
              <w:t>Tab</w:t>
            </w:r>
          </w:p>
        </w:tc>
        <w:tc>
          <w:tcPr>
            <w:tcW w:w="1980" w:type="dxa"/>
            <w:gridSpan w:val="2"/>
            <w:tcBorders>
              <w:right w:val="single" w:sz="6" w:space="0" w:color="000000"/>
            </w:tcBorders>
          </w:tcPr>
          <w:p w14:paraId="2CBE0244" w14:textId="77777777" w:rsidR="004C02EF" w:rsidRPr="009F344E" w:rsidRDefault="004C02EF" w:rsidP="003A4B22">
            <w:pPr>
              <w:keepNext/>
              <w:keepLines/>
              <w:spacing w:after="40"/>
            </w:pPr>
            <w:r w:rsidRPr="009F344E">
              <w:t>&lt;TAB&gt;</w:t>
            </w:r>
          </w:p>
        </w:tc>
      </w:tr>
      <w:tr w:rsidR="004C02EF" w:rsidRPr="00984A3F" w14:paraId="474BD1BC" w14:textId="77777777" w:rsidTr="003A4B22">
        <w:trPr>
          <w:gridAfter w:val="1"/>
          <w:wAfter w:w="13" w:type="dxa"/>
          <w:jc w:val="center"/>
        </w:trPr>
        <w:tc>
          <w:tcPr>
            <w:tcW w:w="2396" w:type="dxa"/>
            <w:gridSpan w:val="2"/>
            <w:tcBorders>
              <w:left w:val="single" w:sz="6" w:space="0" w:color="000000"/>
            </w:tcBorders>
          </w:tcPr>
          <w:p w14:paraId="445B1D88" w14:textId="77777777" w:rsidR="004C02EF" w:rsidRDefault="004C02EF" w:rsidP="003A4B22">
            <w:pPr>
              <w:keepNext/>
              <w:keepLines/>
              <w:spacing w:after="40"/>
              <w:rPr>
                <w:rFonts w:ascii="Courier New" w:hAnsi="Courier New"/>
                <w:b/>
              </w:rPr>
            </w:pPr>
            <w:r>
              <w:rPr>
                <w:rFonts w:ascii="Courier New" w:hAnsi="Courier New"/>
                <w:b/>
              </w:rPr>
              <w:t>\u000B</w:t>
            </w:r>
          </w:p>
        </w:tc>
        <w:tc>
          <w:tcPr>
            <w:tcW w:w="2399" w:type="dxa"/>
          </w:tcPr>
          <w:p w14:paraId="7688BBDA" w14:textId="77777777" w:rsidR="004C02EF" w:rsidRDefault="004C02EF" w:rsidP="003A4B22">
            <w:pPr>
              <w:keepNext/>
              <w:keepLines/>
              <w:spacing w:after="40"/>
            </w:pPr>
            <w:r w:rsidRPr="00984A3F">
              <w:t>Vertical Tab</w:t>
            </w:r>
          </w:p>
        </w:tc>
        <w:tc>
          <w:tcPr>
            <w:tcW w:w="1980" w:type="dxa"/>
            <w:gridSpan w:val="2"/>
            <w:tcBorders>
              <w:right w:val="single" w:sz="6" w:space="0" w:color="000000"/>
            </w:tcBorders>
          </w:tcPr>
          <w:p w14:paraId="769B850A" w14:textId="77777777" w:rsidR="004C02EF" w:rsidRDefault="004C02EF" w:rsidP="003A4B22">
            <w:pPr>
              <w:keepNext/>
              <w:keepLines/>
              <w:spacing w:after="40"/>
            </w:pPr>
            <w:r w:rsidRPr="00984A3F">
              <w:t>&lt;VT&gt;</w:t>
            </w:r>
          </w:p>
        </w:tc>
      </w:tr>
      <w:tr w:rsidR="004C02EF" w:rsidRPr="00984A3F" w14:paraId="3ED6501D" w14:textId="77777777" w:rsidTr="003A4B22">
        <w:trPr>
          <w:gridBefore w:val="1"/>
          <w:wBefore w:w="9" w:type="dxa"/>
          <w:jc w:val="center"/>
        </w:trPr>
        <w:tc>
          <w:tcPr>
            <w:tcW w:w="2387" w:type="dxa"/>
            <w:tcBorders>
              <w:left w:val="single" w:sz="6" w:space="0" w:color="000000"/>
            </w:tcBorders>
          </w:tcPr>
          <w:p w14:paraId="42B9F1F0" w14:textId="77777777" w:rsidR="004C02EF" w:rsidRDefault="004C02EF" w:rsidP="003A4B22">
            <w:pPr>
              <w:keepNext/>
              <w:keepLines/>
              <w:spacing w:after="40"/>
              <w:rPr>
                <w:rFonts w:ascii="Courier New" w:hAnsi="Courier New"/>
                <w:b/>
              </w:rPr>
            </w:pPr>
            <w:r>
              <w:rPr>
                <w:rFonts w:ascii="Courier New" w:hAnsi="Courier New"/>
                <w:b/>
              </w:rPr>
              <w:t>\u000C</w:t>
            </w:r>
          </w:p>
        </w:tc>
        <w:tc>
          <w:tcPr>
            <w:tcW w:w="2412" w:type="dxa"/>
            <w:gridSpan w:val="2"/>
          </w:tcPr>
          <w:p w14:paraId="72835974" w14:textId="77777777" w:rsidR="004C02EF" w:rsidRDefault="004C02EF" w:rsidP="003A4B22">
            <w:pPr>
              <w:keepNext/>
              <w:keepLines/>
              <w:spacing w:after="40"/>
            </w:pPr>
            <w:r w:rsidRPr="00984A3F">
              <w:t>Form Feed</w:t>
            </w:r>
          </w:p>
        </w:tc>
        <w:tc>
          <w:tcPr>
            <w:tcW w:w="1980" w:type="dxa"/>
            <w:gridSpan w:val="2"/>
            <w:tcBorders>
              <w:right w:val="single" w:sz="6" w:space="0" w:color="000000"/>
            </w:tcBorders>
          </w:tcPr>
          <w:p w14:paraId="340BAC1B" w14:textId="77777777" w:rsidR="004C02EF" w:rsidRDefault="004C02EF" w:rsidP="003A4B22">
            <w:pPr>
              <w:keepNext/>
              <w:keepLines/>
              <w:spacing w:after="40"/>
            </w:pPr>
            <w:r w:rsidRPr="00984A3F">
              <w:t>&lt;FF&gt;</w:t>
            </w:r>
          </w:p>
        </w:tc>
      </w:tr>
      <w:tr w:rsidR="004C02EF" w:rsidRPr="00984A3F" w14:paraId="375EF4E1" w14:textId="77777777" w:rsidTr="003A4B22">
        <w:trPr>
          <w:gridAfter w:val="1"/>
          <w:wAfter w:w="13" w:type="dxa"/>
          <w:jc w:val="center"/>
        </w:trPr>
        <w:tc>
          <w:tcPr>
            <w:tcW w:w="2396" w:type="dxa"/>
            <w:gridSpan w:val="2"/>
            <w:tcBorders>
              <w:left w:val="single" w:sz="6" w:space="0" w:color="000000"/>
            </w:tcBorders>
          </w:tcPr>
          <w:p w14:paraId="3ECC4D3D" w14:textId="77777777" w:rsidR="004C02EF" w:rsidRDefault="004C02EF" w:rsidP="003A4B22">
            <w:pPr>
              <w:keepNext/>
              <w:keepLines/>
              <w:spacing w:after="40"/>
              <w:rPr>
                <w:rFonts w:ascii="Courier New" w:hAnsi="Courier New"/>
                <w:b/>
              </w:rPr>
            </w:pPr>
            <w:r>
              <w:rPr>
                <w:rFonts w:ascii="Courier New" w:hAnsi="Courier New"/>
                <w:b/>
              </w:rPr>
              <w:t>\u0020</w:t>
            </w:r>
          </w:p>
        </w:tc>
        <w:tc>
          <w:tcPr>
            <w:tcW w:w="2399" w:type="dxa"/>
          </w:tcPr>
          <w:p w14:paraId="3EBBFBCC" w14:textId="77777777" w:rsidR="004C02EF" w:rsidRDefault="004C02EF" w:rsidP="003A4B22">
            <w:pPr>
              <w:keepNext/>
              <w:keepLines/>
              <w:spacing w:after="40"/>
            </w:pPr>
            <w:r w:rsidRPr="00984A3F">
              <w:t>Space</w:t>
            </w:r>
          </w:p>
        </w:tc>
        <w:tc>
          <w:tcPr>
            <w:tcW w:w="1980" w:type="dxa"/>
            <w:gridSpan w:val="2"/>
            <w:tcBorders>
              <w:right w:val="single" w:sz="6" w:space="0" w:color="000000"/>
            </w:tcBorders>
          </w:tcPr>
          <w:p w14:paraId="4CB78465" w14:textId="77777777" w:rsidR="004C02EF" w:rsidRDefault="004C02EF" w:rsidP="003A4B22">
            <w:pPr>
              <w:keepNext/>
              <w:keepLines/>
              <w:spacing w:after="40"/>
            </w:pPr>
            <w:r w:rsidRPr="00984A3F">
              <w:t>&lt;SP&gt;</w:t>
            </w:r>
          </w:p>
        </w:tc>
      </w:tr>
      <w:tr w:rsidR="004C02EF" w:rsidRPr="00984A3F" w14:paraId="1D0E3122" w14:textId="77777777" w:rsidTr="003A4B22">
        <w:trPr>
          <w:gridAfter w:val="1"/>
          <w:wAfter w:w="13" w:type="dxa"/>
          <w:jc w:val="center"/>
        </w:trPr>
        <w:tc>
          <w:tcPr>
            <w:tcW w:w="2396" w:type="dxa"/>
            <w:gridSpan w:val="2"/>
            <w:tcBorders>
              <w:left w:val="single" w:sz="6" w:space="0" w:color="000000"/>
            </w:tcBorders>
          </w:tcPr>
          <w:p w14:paraId="50E51B94" w14:textId="77777777" w:rsidR="004C02EF" w:rsidRDefault="004C02EF" w:rsidP="003A4B22">
            <w:pPr>
              <w:keepNext/>
              <w:keepLines/>
              <w:spacing w:after="40"/>
              <w:rPr>
                <w:rFonts w:ascii="Courier New" w:hAnsi="Courier New"/>
                <w:b/>
              </w:rPr>
            </w:pPr>
            <w:r>
              <w:rPr>
                <w:rFonts w:ascii="Courier New" w:hAnsi="Courier New"/>
                <w:b/>
              </w:rPr>
              <w:t>\u00A0</w:t>
            </w:r>
          </w:p>
        </w:tc>
        <w:tc>
          <w:tcPr>
            <w:tcW w:w="2399" w:type="dxa"/>
          </w:tcPr>
          <w:p w14:paraId="005FCD51" w14:textId="77777777" w:rsidR="004C02EF" w:rsidRDefault="004C02EF" w:rsidP="003A4B22">
            <w:pPr>
              <w:keepNext/>
              <w:keepLines/>
              <w:spacing w:after="40"/>
            </w:pPr>
            <w:r w:rsidRPr="00984A3F">
              <w:t>No-break space</w:t>
            </w:r>
          </w:p>
        </w:tc>
        <w:tc>
          <w:tcPr>
            <w:tcW w:w="1980" w:type="dxa"/>
            <w:gridSpan w:val="2"/>
            <w:tcBorders>
              <w:right w:val="single" w:sz="6" w:space="0" w:color="000000"/>
            </w:tcBorders>
          </w:tcPr>
          <w:p w14:paraId="76545A04" w14:textId="77777777" w:rsidR="004C02EF" w:rsidRDefault="004C02EF" w:rsidP="003A4B22">
            <w:pPr>
              <w:keepNext/>
              <w:keepLines/>
              <w:spacing w:after="40"/>
            </w:pPr>
            <w:r w:rsidRPr="00984A3F">
              <w:t>&lt;NBSP&gt;</w:t>
            </w:r>
          </w:p>
        </w:tc>
      </w:tr>
      <w:tr w:rsidR="004C02EF" w:rsidRPr="00984A3F" w14:paraId="32CF5DF6" w14:textId="77777777" w:rsidTr="003A4B22">
        <w:trPr>
          <w:gridAfter w:val="1"/>
          <w:wAfter w:w="13" w:type="dxa"/>
          <w:jc w:val="center"/>
        </w:trPr>
        <w:tc>
          <w:tcPr>
            <w:tcW w:w="2396" w:type="dxa"/>
            <w:gridSpan w:val="2"/>
            <w:tcBorders>
              <w:left w:val="single" w:sz="6" w:space="0" w:color="000000"/>
              <w:bottom w:val="single" w:sz="12" w:space="0" w:color="000000"/>
            </w:tcBorders>
          </w:tcPr>
          <w:p w14:paraId="447FB9F2" w14:textId="77777777" w:rsidR="004C02EF" w:rsidRPr="00D716A5" w:rsidRDefault="004C02EF" w:rsidP="003A4B22">
            <w:pPr>
              <w:keepLines/>
              <w:spacing w:after="40"/>
              <w:rPr>
                <w:rFonts w:ascii="Courier New" w:hAnsi="Courier New" w:cs="Courier New"/>
                <w:b/>
              </w:rPr>
            </w:pPr>
            <w:r w:rsidRPr="00D716A5">
              <w:rPr>
                <w:rFonts w:ascii="Courier New" w:hAnsi="Courier New" w:cs="Courier New"/>
                <w:b/>
              </w:rPr>
              <w:t>\uFEFF</w:t>
            </w:r>
          </w:p>
          <w:p w14:paraId="730D5586" w14:textId="77777777" w:rsidR="004C02EF" w:rsidRDefault="004C02EF" w:rsidP="003A4B22">
            <w:pPr>
              <w:keepLines/>
              <w:spacing w:after="40"/>
            </w:pPr>
            <w:r w:rsidRPr="00984A3F">
              <w:t>Other category “Zs”</w:t>
            </w:r>
          </w:p>
        </w:tc>
        <w:tc>
          <w:tcPr>
            <w:tcW w:w="2399" w:type="dxa"/>
            <w:tcBorders>
              <w:bottom w:val="single" w:sz="12" w:space="0" w:color="000000"/>
            </w:tcBorders>
          </w:tcPr>
          <w:p w14:paraId="6196E300" w14:textId="77777777" w:rsidR="004C02EF" w:rsidRPr="00984A3F" w:rsidRDefault="004C02EF" w:rsidP="003A4B22">
            <w:pPr>
              <w:keepLines/>
              <w:spacing w:after="40"/>
            </w:pPr>
            <w:r w:rsidRPr="00984A3F">
              <w:t>Byte Order Mark</w:t>
            </w:r>
          </w:p>
          <w:p w14:paraId="748F5170" w14:textId="77777777" w:rsidR="004C02EF" w:rsidRDefault="004C02EF" w:rsidP="003A4B22">
            <w:pPr>
              <w:keepLines/>
              <w:spacing w:after="40"/>
            </w:pPr>
            <w:r w:rsidRPr="00984A3F">
              <w:t>Any other Unicode “space separator”</w:t>
            </w:r>
          </w:p>
        </w:tc>
        <w:tc>
          <w:tcPr>
            <w:tcW w:w="1980" w:type="dxa"/>
            <w:gridSpan w:val="2"/>
            <w:tcBorders>
              <w:bottom w:val="single" w:sz="12" w:space="0" w:color="000000"/>
              <w:right w:val="single" w:sz="6" w:space="0" w:color="000000"/>
            </w:tcBorders>
          </w:tcPr>
          <w:p w14:paraId="393418BE" w14:textId="77777777" w:rsidR="004C02EF" w:rsidRPr="00984A3F" w:rsidRDefault="004C02EF" w:rsidP="003A4B22">
            <w:pPr>
              <w:keepLines/>
              <w:spacing w:after="40"/>
            </w:pPr>
            <w:r w:rsidRPr="00984A3F">
              <w:t>&lt;BOM&gt;</w:t>
            </w:r>
          </w:p>
          <w:p w14:paraId="1EA60FF6" w14:textId="77777777" w:rsidR="004C02EF" w:rsidRPr="00984A3F" w:rsidRDefault="004C02EF" w:rsidP="003A4B22">
            <w:pPr>
              <w:keepLines/>
              <w:spacing w:after="40"/>
            </w:pPr>
            <w:r w:rsidRPr="00984A3F">
              <w:t>&lt;USP&gt;</w:t>
            </w:r>
          </w:p>
          <w:p w14:paraId="63BF0929" w14:textId="77777777" w:rsidR="004C02EF" w:rsidRPr="00984A3F" w:rsidRDefault="004C02EF" w:rsidP="003A4B22">
            <w:pPr>
              <w:keepLines/>
              <w:spacing w:after="40"/>
            </w:pPr>
          </w:p>
        </w:tc>
      </w:tr>
    </w:tbl>
    <w:p w14:paraId="585467B4" w14:textId="77777777" w:rsidR="004C02EF" w:rsidRDefault="004C02EF" w:rsidP="004C02EF">
      <w:pPr>
        <w:spacing w:after="120"/>
      </w:pPr>
    </w:p>
    <w:p w14:paraId="391B4D37" w14:textId="77777777" w:rsidR="004C02EF" w:rsidRDefault="004C02EF" w:rsidP="004C02EF">
      <w:r>
        <w:t>ECMAScript implementations must recognise all of the white space characters defined in Unicode 3.0. Later editions of the Unicode Standard may define other white space characters. ECMAScript implementations may recognise white space characters from later editions of the Unicode Standard.</w:t>
      </w:r>
    </w:p>
    <w:p w14:paraId="676E153D" w14:textId="77777777" w:rsidR="004C02EF" w:rsidRPr="0093584C" w:rsidRDefault="004C02EF" w:rsidP="004C02EF">
      <w:pPr>
        <w:pStyle w:val="Syntax"/>
      </w:pPr>
      <w:r w:rsidRPr="0093584C">
        <w:t>Syntax</w:t>
      </w:r>
    </w:p>
    <w:p w14:paraId="0531B256" w14:textId="77777777" w:rsidR="004C02EF" w:rsidRPr="00984A3F" w:rsidRDefault="004C02EF" w:rsidP="004C02EF">
      <w:pPr>
        <w:pStyle w:val="SyntaxRule"/>
      </w:pPr>
      <w:r w:rsidRPr="00984A3F">
        <w:t>WhiteSpace</w:t>
      </w:r>
      <w:r w:rsidRPr="001175D0">
        <w:rPr>
          <w:rFonts w:ascii="Arial" w:hAnsi="Arial" w:cs="Arial"/>
          <w:b/>
        </w:rPr>
        <w:t xml:space="preserve"> </w:t>
      </w:r>
      <w:r w:rsidRPr="007A29B2">
        <w:rPr>
          <w:rFonts w:ascii="Arial" w:hAnsi="Arial" w:cs="Arial"/>
          <w:b/>
          <w:i w:val="0"/>
        </w:rPr>
        <w:t>::</w:t>
      </w:r>
    </w:p>
    <w:p w14:paraId="5E93334E" w14:textId="77777777" w:rsidR="004C02EF" w:rsidRPr="00B40698" w:rsidRDefault="004C02EF" w:rsidP="004C02EF">
      <w:pPr>
        <w:pStyle w:val="SyntaxDefinition"/>
        <w:rPr>
          <w:i w:val="0"/>
        </w:rPr>
      </w:pPr>
      <w:r w:rsidRPr="00B40698">
        <w:rPr>
          <w:i w:val="0"/>
        </w:rPr>
        <w:t>&lt;TAB&gt;</w:t>
      </w:r>
      <w:r w:rsidRPr="00B40698">
        <w:rPr>
          <w:i w:val="0"/>
        </w:rPr>
        <w:br/>
        <w:t>&lt;VT&gt;</w:t>
      </w:r>
      <w:r w:rsidRPr="00B40698">
        <w:rPr>
          <w:i w:val="0"/>
        </w:rPr>
        <w:br/>
        <w:t>&lt;FF&gt;</w:t>
      </w:r>
      <w:r w:rsidRPr="00B40698">
        <w:rPr>
          <w:i w:val="0"/>
        </w:rPr>
        <w:br/>
        <w:t>&lt;SP&gt;</w:t>
      </w:r>
      <w:bookmarkStart w:id="407" w:name="_Toc385672120"/>
      <w:bookmarkStart w:id="408" w:name="_Toc393690211"/>
      <w:r w:rsidRPr="00B40698">
        <w:rPr>
          <w:i w:val="0"/>
        </w:rPr>
        <w:br/>
        <w:t>&lt;NBSP&gt;</w:t>
      </w:r>
      <w:r w:rsidRPr="00B40698">
        <w:rPr>
          <w:i w:val="0"/>
        </w:rPr>
        <w:br/>
        <w:t>&lt;BOM&gt;</w:t>
      </w:r>
      <w:r w:rsidRPr="00B40698">
        <w:rPr>
          <w:i w:val="0"/>
        </w:rPr>
        <w:br/>
        <w:t>&lt;USP&gt;</w:t>
      </w:r>
    </w:p>
    <w:p w14:paraId="50241BAA" w14:textId="77777777" w:rsidR="004C02EF" w:rsidRDefault="004C02EF" w:rsidP="004C02EF">
      <w:pPr>
        <w:pStyle w:val="20"/>
        <w:numPr>
          <w:ilvl w:val="0"/>
          <w:numId w:val="0"/>
        </w:numPr>
      </w:pPr>
      <w:bookmarkStart w:id="409" w:name="_Ref449966403"/>
      <w:bookmarkStart w:id="410" w:name="_Toc472818756"/>
      <w:bookmarkStart w:id="411" w:name="_Toc235503311"/>
      <w:bookmarkStart w:id="412" w:name="_Toc241509086"/>
      <w:bookmarkStart w:id="413" w:name="_Toc244416573"/>
      <w:bookmarkStart w:id="414" w:name="_Toc276630937"/>
      <w:bookmarkStart w:id="415" w:name="_Toc178386946"/>
      <w:r>
        <w:t>7.3</w:t>
      </w:r>
      <w:r>
        <w:tab/>
        <w:t>Line Terminator</w:t>
      </w:r>
      <w:bookmarkEnd w:id="407"/>
      <w:bookmarkEnd w:id="408"/>
      <w:r>
        <w:t>s</w:t>
      </w:r>
      <w:bookmarkEnd w:id="409"/>
      <w:bookmarkEnd w:id="410"/>
      <w:bookmarkEnd w:id="411"/>
      <w:bookmarkEnd w:id="412"/>
      <w:bookmarkEnd w:id="413"/>
      <w:bookmarkEnd w:id="414"/>
      <w:bookmarkEnd w:id="415"/>
    </w:p>
    <w:p w14:paraId="14462AEB" w14:textId="77777777" w:rsidR="004C02EF" w:rsidRDefault="004C02EF" w:rsidP="004C02EF">
      <w:r>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6F7870">
        <w:rPr>
          <w:rFonts w:ascii="Times New Roman" w:hAnsi="Times New Roman"/>
          <w:i/>
        </w:rPr>
        <w:t>StringLiteral</w:t>
      </w:r>
      <w:r>
        <w:t xml:space="preserve">. Line terminators may only occur within a </w:t>
      </w:r>
      <w:r w:rsidRPr="006F7870">
        <w:rPr>
          <w:rFonts w:ascii="Times New Roman" w:hAnsi="Times New Roman"/>
          <w:i/>
        </w:rPr>
        <w:t>StringLiteral</w:t>
      </w:r>
      <w:r>
        <w:t xml:space="preserve"> token as part of a </w:t>
      </w:r>
      <w:r w:rsidRPr="008419F8">
        <w:rPr>
          <w:rFonts w:ascii="Times New Roman" w:hAnsi="Times New Roman"/>
          <w:i/>
        </w:rPr>
        <w:t>LineContinuation</w:t>
      </w:r>
      <w:r>
        <w:t xml:space="preserve">. </w:t>
      </w:r>
    </w:p>
    <w:p w14:paraId="62E92AE6" w14:textId="77777777" w:rsidR="004C02EF" w:rsidRDefault="004C02EF" w:rsidP="004C02EF">
      <w:r>
        <w:t xml:space="preserve">A line terminator can occur within a </w:t>
      </w:r>
      <w:r w:rsidRPr="006F7870">
        <w:rPr>
          <w:rFonts w:ascii="Times New Roman" w:hAnsi="Times New Roman"/>
          <w:i/>
        </w:rPr>
        <w:t>MultiLineComment</w:t>
      </w:r>
      <w:r w:rsidRPr="00984A3F">
        <w:t xml:space="preserve"> </w:t>
      </w:r>
      <w:r>
        <w:t xml:space="preserve">(7.4) but cannot occur within a </w:t>
      </w:r>
      <w:r w:rsidRPr="006F7870">
        <w:rPr>
          <w:rFonts w:ascii="Times New Roman" w:hAnsi="Times New Roman"/>
          <w:i/>
        </w:rPr>
        <w:t>SingleLineComment</w:t>
      </w:r>
      <w:r>
        <w:t xml:space="preserve">. </w:t>
      </w:r>
    </w:p>
    <w:p w14:paraId="261F95DE" w14:textId="77777777" w:rsidR="004C02EF" w:rsidRDefault="004C02EF" w:rsidP="004C02EF">
      <w:r>
        <w:t xml:space="preserve">Line terminators are included in the set of white space characters that are matched by the </w:t>
      </w:r>
      <w:r w:rsidRPr="00B410DA">
        <w:rPr>
          <w:rFonts w:ascii="Courier New" w:hAnsi="Courier New" w:cs="Courier New"/>
          <w:b/>
        </w:rPr>
        <w:t>\s</w:t>
      </w:r>
      <w:r>
        <w:t xml:space="preserve"> class in regular expressions.</w:t>
      </w:r>
    </w:p>
    <w:p w14:paraId="24C53719" w14:textId="77777777" w:rsidR="004C02EF" w:rsidRDefault="004C02EF" w:rsidP="004C02EF">
      <w:pPr>
        <w:spacing w:after="120"/>
      </w:pPr>
      <w:r w:rsidRPr="002A16DE">
        <w:t>The ECMAScript line terminator characters are listed in Table 3</w:t>
      </w:r>
      <w:r>
        <w:t>.</w:t>
      </w:r>
    </w:p>
    <w:p w14:paraId="3CDF7E91" w14:textId="77777777" w:rsidR="004C02EF" w:rsidRPr="000171B7" w:rsidRDefault="004C02EF" w:rsidP="004C02EF">
      <w:pPr>
        <w:pStyle w:val="Tabletitle"/>
        <w:rPr>
          <w:rFonts w:eastAsia="Arial Unicode MS"/>
        </w:rPr>
      </w:pPr>
      <w:r w:rsidRPr="002A16DE">
        <w:rPr>
          <w:rFonts w:eastAsia="Arial Unicode MS"/>
        </w:rPr>
        <w:t xml:space="preserve">Table 3 — </w:t>
      </w:r>
      <w:r>
        <w:rPr>
          <w:rFonts w:eastAsia="Arial Unicode MS"/>
        </w:rPr>
        <w:t>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8" w:type="dxa"/>
          <w:right w:w="288" w:type="dxa"/>
        </w:tblCellMar>
        <w:tblLook w:val="0007" w:firstRow="0" w:lastRow="0" w:firstColumn="0" w:lastColumn="0" w:noHBand="0" w:noVBand="0"/>
      </w:tblPr>
      <w:tblGrid>
        <w:gridCol w:w="2292"/>
        <w:gridCol w:w="2520"/>
        <w:gridCol w:w="2449"/>
      </w:tblGrid>
      <w:tr w:rsidR="004C02EF" w:rsidRPr="00984A3F" w14:paraId="79D04234" w14:textId="77777777" w:rsidTr="003A4B22">
        <w:trPr>
          <w:trHeight w:val="317"/>
          <w:jc w:val="center"/>
        </w:trPr>
        <w:tc>
          <w:tcPr>
            <w:tcW w:w="2292" w:type="dxa"/>
            <w:shd w:val="solid" w:color="C0C0C0" w:fill="FFFFFF"/>
          </w:tcPr>
          <w:p w14:paraId="65075B43" w14:textId="77777777" w:rsidR="004C02EF" w:rsidRPr="009F344E" w:rsidRDefault="004C02EF" w:rsidP="003A4B22">
            <w:pPr>
              <w:keepNext/>
              <w:keepLines/>
              <w:shd w:val="solid" w:color="C0C0C0" w:fill="FFFFFF"/>
              <w:spacing w:after="0"/>
              <w:rPr>
                <w:b/>
                <w:i/>
                <w:color w:val="000000"/>
                <w:shd w:val="solid" w:color="C0C0C0" w:fill="FFFFFF"/>
              </w:rPr>
            </w:pPr>
            <w:r w:rsidRPr="009F344E">
              <w:rPr>
                <w:b/>
                <w:i/>
                <w:color w:val="000000"/>
                <w:shd w:val="solid" w:color="C0C0C0" w:fill="FFFFFF"/>
              </w:rPr>
              <w:t>Code Unit Value</w:t>
            </w:r>
          </w:p>
        </w:tc>
        <w:tc>
          <w:tcPr>
            <w:tcW w:w="2520" w:type="dxa"/>
            <w:shd w:val="solid" w:color="C0C0C0" w:fill="FFFFFF"/>
          </w:tcPr>
          <w:p w14:paraId="66450A54"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Name</w:t>
            </w:r>
          </w:p>
        </w:tc>
        <w:tc>
          <w:tcPr>
            <w:tcW w:w="2449" w:type="dxa"/>
            <w:shd w:val="solid" w:color="C0C0C0" w:fill="FFFFFF"/>
          </w:tcPr>
          <w:p w14:paraId="01AA356D" w14:textId="77777777" w:rsidR="004C02EF" w:rsidRDefault="004C02EF" w:rsidP="003A4B22">
            <w:pPr>
              <w:keepNext/>
              <w:keepLines/>
              <w:shd w:val="solid" w:color="C0C0C0" w:fill="FFFFFF"/>
              <w:spacing w:after="0"/>
              <w:rPr>
                <w:b/>
                <w:i/>
                <w:color w:val="000000"/>
                <w:shd w:val="solid" w:color="C0C0C0" w:fill="FFFFFF"/>
              </w:rPr>
            </w:pPr>
            <w:r w:rsidRPr="00984A3F">
              <w:rPr>
                <w:b/>
                <w:i/>
                <w:color w:val="000000"/>
                <w:shd w:val="solid" w:color="C0C0C0" w:fill="FFFFFF"/>
              </w:rPr>
              <w:t>Formal Name</w:t>
            </w:r>
          </w:p>
        </w:tc>
      </w:tr>
      <w:tr w:rsidR="004C02EF" w:rsidRPr="00984A3F" w14:paraId="01B83486" w14:textId="77777777" w:rsidTr="003A4B22">
        <w:trPr>
          <w:jc w:val="center"/>
        </w:trPr>
        <w:tc>
          <w:tcPr>
            <w:tcW w:w="2292" w:type="dxa"/>
          </w:tcPr>
          <w:p w14:paraId="4588BA28" w14:textId="77777777" w:rsidR="004C02EF" w:rsidRDefault="004C02EF" w:rsidP="003A4B22">
            <w:pPr>
              <w:keepNext/>
              <w:keepLines/>
              <w:spacing w:after="60"/>
              <w:rPr>
                <w:rFonts w:ascii="Courier New" w:hAnsi="Courier New"/>
                <w:b/>
              </w:rPr>
            </w:pPr>
            <w:r>
              <w:rPr>
                <w:rFonts w:ascii="Courier New" w:hAnsi="Courier New"/>
                <w:b/>
              </w:rPr>
              <w:t>\u000A</w:t>
            </w:r>
          </w:p>
        </w:tc>
        <w:tc>
          <w:tcPr>
            <w:tcW w:w="2520" w:type="dxa"/>
          </w:tcPr>
          <w:p w14:paraId="295A59E3" w14:textId="77777777" w:rsidR="004C02EF" w:rsidRDefault="004C02EF" w:rsidP="003A4B22">
            <w:pPr>
              <w:keepNext/>
              <w:keepLines/>
              <w:spacing w:after="60"/>
            </w:pPr>
            <w:r w:rsidRPr="00984A3F">
              <w:t>Line Feed</w:t>
            </w:r>
          </w:p>
        </w:tc>
        <w:tc>
          <w:tcPr>
            <w:tcW w:w="2449" w:type="dxa"/>
          </w:tcPr>
          <w:p w14:paraId="0A372CA4" w14:textId="77777777" w:rsidR="004C02EF" w:rsidRDefault="004C02EF" w:rsidP="003A4B22">
            <w:pPr>
              <w:keepNext/>
              <w:keepLines/>
              <w:spacing w:after="60"/>
            </w:pPr>
            <w:r w:rsidRPr="00984A3F">
              <w:t>&lt;LF&gt;</w:t>
            </w:r>
          </w:p>
        </w:tc>
      </w:tr>
      <w:tr w:rsidR="004C02EF" w:rsidRPr="00984A3F" w14:paraId="610CF1EA" w14:textId="77777777" w:rsidTr="003A4B22">
        <w:trPr>
          <w:jc w:val="center"/>
        </w:trPr>
        <w:tc>
          <w:tcPr>
            <w:tcW w:w="2292" w:type="dxa"/>
          </w:tcPr>
          <w:p w14:paraId="12C39ADA" w14:textId="77777777" w:rsidR="004C02EF" w:rsidRDefault="004C02EF" w:rsidP="003A4B22">
            <w:pPr>
              <w:keepNext/>
              <w:keepLines/>
              <w:spacing w:after="60"/>
              <w:rPr>
                <w:b/>
              </w:rPr>
            </w:pPr>
            <w:r>
              <w:rPr>
                <w:rFonts w:ascii="Courier New" w:hAnsi="Courier New"/>
                <w:b/>
              </w:rPr>
              <w:t>\u000D</w:t>
            </w:r>
          </w:p>
        </w:tc>
        <w:tc>
          <w:tcPr>
            <w:tcW w:w="2520" w:type="dxa"/>
          </w:tcPr>
          <w:p w14:paraId="75184A14" w14:textId="77777777" w:rsidR="004C02EF" w:rsidRDefault="004C02EF" w:rsidP="003A4B22">
            <w:pPr>
              <w:keepNext/>
              <w:keepLines/>
              <w:spacing w:after="60"/>
            </w:pPr>
            <w:r w:rsidRPr="00984A3F">
              <w:t xml:space="preserve">Carriage Return </w:t>
            </w:r>
          </w:p>
        </w:tc>
        <w:tc>
          <w:tcPr>
            <w:tcW w:w="2449" w:type="dxa"/>
          </w:tcPr>
          <w:p w14:paraId="3FDECA8A" w14:textId="77777777" w:rsidR="004C02EF" w:rsidRDefault="004C02EF" w:rsidP="003A4B22">
            <w:pPr>
              <w:keepNext/>
              <w:keepLines/>
              <w:spacing w:after="60"/>
            </w:pPr>
            <w:r w:rsidRPr="00984A3F">
              <w:t>&lt;CR&gt;</w:t>
            </w:r>
          </w:p>
        </w:tc>
      </w:tr>
      <w:tr w:rsidR="004C02EF" w:rsidRPr="00984A3F" w14:paraId="603BAF18" w14:textId="77777777" w:rsidTr="003A4B22">
        <w:trPr>
          <w:jc w:val="center"/>
        </w:trPr>
        <w:tc>
          <w:tcPr>
            <w:tcW w:w="2292" w:type="dxa"/>
          </w:tcPr>
          <w:p w14:paraId="48A9796C" w14:textId="77777777" w:rsidR="004C02EF" w:rsidRDefault="004C02EF" w:rsidP="003A4B22">
            <w:pPr>
              <w:keepNext/>
              <w:keepLines/>
              <w:spacing w:after="60"/>
              <w:rPr>
                <w:rFonts w:ascii="Courier New" w:hAnsi="Courier New"/>
                <w:b/>
              </w:rPr>
            </w:pPr>
            <w:r>
              <w:rPr>
                <w:rFonts w:ascii="Courier New" w:hAnsi="Courier New"/>
                <w:b/>
              </w:rPr>
              <w:t>\u2028</w:t>
            </w:r>
          </w:p>
        </w:tc>
        <w:tc>
          <w:tcPr>
            <w:tcW w:w="2520" w:type="dxa"/>
          </w:tcPr>
          <w:p w14:paraId="28A3EECA" w14:textId="77777777" w:rsidR="004C02EF" w:rsidRDefault="004C02EF" w:rsidP="003A4B22">
            <w:pPr>
              <w:keepNext/>
              <w:keepLines/>
              <w:spacing w:after="60"/>
            </w:pPr>
            <w:r w:rsidRPr="00984A3F">
              <w:t>Line separator</w:t>
            </w:r>
          </w:p>
        </w:tc>
        <w:tc>
          <w:tcPr>
            <w:tcW w:w="2449" w:type="dxa"/>
          </w:tcPr>
          <w:p w14:paraId="340C8AF5" w14:textId="77777777" w:rsidR="004C02EF" w:rsidRDefault="004C02EF" w:rsidP="003A4B22">
            <w:pPr>
              <w:keepNext/>
              <w:keepLines/>
              <w:spacing w:after="60"/>
            </w:pPr>
            <w:r w:rsidRPr="00984A3F">
              <w:t>&lt;LS&gt;</w:t>
            </w:r>
          </w:p>
        </w:tc>
      </w:tr>
      <w:tr w:rsidR="004C02EF" w:rsidRPr="00984A3F" w14:paraId="719F0876" w14:textId="77777777" w:rsidTr="003A4B22">
        <w:trPr>
          <w:jc w:val="center"/>
        </w:trPr>
        <w:tc>
          <w:tcPr>
            <w:tcW w:w="2292" w:type="dxa"/>
          </w:tcPr>
          <w:p w14:paraId="6CB9209B" w14:textId="77777777" w:rsidR="004C02EF" w:rsidRDefault="004C02EF" w:rsidP="003A4B22">
            <w:pPr>
              <w:keepLines/>
              <w:spacing w:after="60"/>
              <w:rPr>
                <w:rFonts w:ascii="Courier New" w:hAnsi="Courier New"/>
                <w:b/>
              </w:rPr>
            </w:pPr>
            <w:r>
              <w:rPr>
                <w:rFonts w:ascii="Courier New" w:hAnsi="Courier New"/>
                <w:b/>
              </w:rPr>
              <w:t>\u2029</w:t>
            </w:r>
          </w:p>
        </w:tc>
        <w:tc>
          <w:tcPr>
            <w:tcW w:w="2520" w:type="dxa"/>
          </w:tcPr>
          <w:p w14:paraId="1524C1F0" w14:textId="77777777" w:rsidR="004C02EF" w:rsidRDefault="004C02EF" w:rsidP="003A4B22">
            <w:pPr>
              <w:keepLines/>
              <w:spacing w:after="60"/>
            </w:pPr>
            <w:r w:rsidRPr="00984A3F">
              <w:t>Paragraph separator</w:t>
            </w:r>
          </w:p>
        </w:tc>
        <w:tc>
          <w:tcPr>
            <w:tcW w:w="2449" w:type="dxa"/>
          </w:tcPr>
          <w:p w14:paraId="3E30CFC2" w14:textId="77777777" w:rsidR="004C02EF" w:rsidRPr="00984A3F" w:rsidRDefault="004C02EF" w:rsidP="003A4B22">
            <w:pPr>
              <w:keepLines/>
              <w:spacing w:after="60"/>
            </w:pPr>
            <w:r w:rsidRPr="00984A3F">
              <w:t>&lt;PS&gt;</w:t>
            </w:r>
          </w:p>
        </w:tc>
      </w:tr>
    </w:tbl>
    <w:p w14:paraId="7D147F8A" w14:textId="77777777" w:rsidR="004C02EF" w:rsidRDefault="004C02EF" w:rsidP="004C02EF">
      <w:r>
        <w:t>Only the characters in Table 3 are treated as line terminators. Other new line or line breaking characters are treated as white space but not as line terminators. The character sequence &lt;CR&gt;&lt;LF&gt; is commonly used as a line terminator. It should be considered a single character for the purpose of reporting line numbers.</w:t>
      </w:r>
    </w:p>
    <w:p w14:paraId="166DC7E6" w14:textId="77777777" w:rsidR="004C02EF" w:rsidRPr="0093584C" w:rsidRDefault="004C02EF" w:rsidP="004C02EF">
      <w:pPr>
        <w:pStyle w:val="Syntax"/>
      </w:pPr>
      <w:r w:rsidRPr="0093584C">
        <w:t>Syntax</w:t>
      </w:r>
    </w:p>
    <w:p w14:paraId="0C9A724A" w14:textId="77777777" w:rsidR="004C02EF" w:rsidRPr="00984A3F" w:rsidRDefault="004C02EF" w:rsidP="004C02EF">
      <w:pPr>
        <w:pStyle w:val="SyntaxRule"/>
      </w:pPr>
      <w:r w:rsidRPr="00984A3F">
        <w:t xml:space="preserve">LineTerminator </w:t>
      </w:r>
      <w:r w:rsidRPr="007A29B2">
        <w:rPr>
          <w:rFonts w:ascii="Arial" w:hAnsi="Arial" w:cs="Arial"/>
          <w:b/>
          <w:i w:val="0"/>
        </w:rPr>
        <w:t>::</w:t>
      </w:r>
    </w:p>
    <w:p w14:paraId="1C1F290C" w14:textId="77777777" w:rsidR="004C02EF" w:rsidRPr="00B40698" w:rsidRDefault="004C02EF" w:rsidP="004C02EF">
      <w:pPr>
        <w:pStyle w:val="SyntaxDefinition"/>
        <w:rPr>
          <w:i w:val="0"/>
        </w:rPr>
      </w:pPr>
      <w:r w:rsidRPr="00B40698">
        <w:rPr>
          <w:i w:val="0"/>
        </w:rPr>
        <w:t>&lt;LF&gt;</w:t>
      </w:r>
      <w:r w:rsidRPr="00B40698">
        <w:rPr>
          <w:i w:val="0"/>
        </w:rPr>
        <w:br/>
        <w:t>&lt;CR&gt;</w:t>
      </w:r>
      <w:bookmarkStart w:id="416" w:name="_Ref379871138"/>
      <w:bookmarkStart w:id="417" w:name="_Toc381513618"/>
      <w:bookmarkStart w:id="418" w:name="_Toc382202760"/>
      <w:bookmarkStart w:id="419" w:name="_Toc382202980"/>
      <w:bookmarkStart w:id="420" w:name="_Toc382212140"/>
      <w:bookmarkStart w:id="421" w:name="_Toc382212319"/>
      <w:bookmarkStart w:id="422" w:name="_Toc382291485"/>
      <w:bookmarkStart w:id="423" w:name="_Toc385672121"/>
      <w:bookmarkStart w:id="424" w:name="_Toc393690212"/>
      <w:r w:rsidRPr="00B40698">
        <w:rPr>
          <w:i w:val="0"/>
        </w:rPr>
        <w:br/>
        <w:t>&lt;LS&gt;</w:t>
      </w:r>
      <w:r w:rsidRPr="00B40698">
        <w:rPr>
          <w:i w:val="0"/>
        </w:rPr>
        <w:br/>
        <w:t>&lt;PS&gt;</w:t>
      </w:r>
    </w:p>
    <w:p w14:paraId="7276729F" w14:textId="77777777" w:rsidR="004C02EF" w:rsidRPr="00984A3F" w:rsidRDefault="004C02EF" w:rsidP="004C02EF">
      <w:pPr>
        <w:pStyle w:val="SyntaxRule"/>
      </w:pPr>
      <w:r w:rsidRPr="00984A3F">
        <w:t xml:space="preserve">LineTerminatorSequence </w:t>
      </w:r>
      <w:r w:rsidRPr="007A29B2">
        <w:rPr>
          <w:rFonts w:ascii="Arial" w:hAnsi="Arial" w:cs="Arial"/>
          <w:b/>
          <w:i w:val="0"/>
        </w:rPr>
        <w:t>::</w:t>
      </w:r>
    </w:p>
    <w:p w14:paraId="45181F9E" w14:textId="77777777" w:rsidR="004C02EF" w:rsidRPr="001175D0" w:rsidRDefault="004C02EF" w:rsidP="004C02EF">
      <w:pPr>
        <w:pStyle w:val="SyntaxDefinition"/>
      </w:pPr>
      <w:r w:rsidRPr="00B40698">
        <w:rPr>
          <w:i w:val="0"/>
        </w:rPr>
        <w:t>&lt;LF&gt;</w:t>
      </w:r>
      <w:r w:rsidRPr="00B40698">
        <w:rPr>
          <w:i w:val="0"/>
        </w:rPr>
        <w:br/>
        <w:t xml:space="preserve">&lt;CR&gt; </w:t>
      </w:r>
      <w:r w:rsidRPr="00B40698">
        <w:rPr>
          <w:rFonts w:ascii="Arial" w:hAnsi="Arial" w:cs="Arial"/>
          <w:i w:val="0"/>
          <w:sz w:val="16"/>
        </w:rPr>
        <w:t>[lookahead</w:t>
      </w:r>
      <w:r w:rsidRPr="00B40698">
        <w:rPr>
          <w:i w:val="0"/>
          <w:sz w:val="16"/>
        </w:rPr>
        <w:t xml:space="preserve"> </w:t>
      </w:r>
      <w:r w:rsidRPr="00B40698">
        <w:rPr>
          <w:rFonts w:ascii="Arial" w:hAnsi="Arial" w:cs="Arial"/>
          <w:i w:val="0"/>
          <w:sz w:val="16"/>
        </w:rPr>
        <w:sym w:font="Symbol" w:char="F0CF"/>
      </w:r>
      <w:r w:rsidRPr="00B40698">
        <w:rPr>
          <w:i w:val="0"/>
          <w:sz w:val="16"/>
        </w:rPr>
        <w:t xml:space="preserve"> &lt;LF&gt;</w:t>
      </w:r>
      <w:r w:rsidRPr="00B40698">
        <w:rPr>
          <w:i w:val="0"/>
        </w:rPr>
        <w:t xml:space="preserve"> </w:t>
      </w:r>
      <w:r w:rsidRPr="00B40698">
        <w:rPr>
          <w:rFonts w:ascii="Arial" w:hAnsi="Arial" w:cs="Arial"/>
          <w:i w:val="0"/>
          <w:sz w:val="16"/>
        </w:rPr>
        <w:t>]</w:t>
      </w:r>
      <w:r w:rsidRPr="00B40698">
        <w:rPr>
          <w:i w:val="0"/>
        </w:rPr>
        <w:br/>
        <w:t>&lt;LS&gt;</w:t>
      </w:r>
      <w:r w:rsidRPr="00B40698">
        <w:rPr>
          <w:i w:val="0"/>
        </w:rPr>
        <w:br/>
        <w:t>&lt;PS&gt;</w:t>
      </w:r>
      <w:r>
        <w:rPr>
          <w:i w:val="0"/>
        </w:rPr>
        <w:br/>
      </w:r>
      <w:r w:rsidRPr="00B40698">
        <w:rPr>
          <w:i w:val="0"/>
        </w:rPr>
        <w:t>&lt;CR&gt; &lt;LF&gt;</w:t>
      </w:r>
    </w:p>
    <w:p w14:paraId="4981D2EE" w14:textId="77777777" w:rsidR="004C02EF" w:rsidRDefault="004C02EF" w:rsidP="004C02EF">
      <w:pPr>
        <w:pStyle w:val="20"/>
        <w:numPr>
          <w:ilvl w:val="0"/>
          <w:numId w:val="0"/>
        </w:numPr>
      </w:pPr>
      <w:bookmarkStart w:id="425" w:name="_Ref457437441"/>
      <w:bookmarkStart w:id="426" w:name="_Ref457437442"/>
      <w:bookmarkStart w:id="427" w:name="_Ref457437443"/>
      <w:bookmarkStart w:id="428" w:name="_Ref457437444"/>
      <w:bookmarkStart w:id="429" w:name="_Ref457437448"/>
      <w:bookmarkStart w:id="430" w:name="_Ref457437449"/>
      <w:bookmarkStart w:id="431" w:name="_Ref457437450"/>
      <w:bookmarkStart w:id="432" w:name="_Ref457437451"/>
      <w:bookmarkStart w:id="433" w:name="_Ref457437452"/>
      <w:bookmarkStart w:id="434" w:name="_Toc472818757"/>
      <w:bookmarkStart w:id="435" w:name="_Toc235503312"/>
      <w:bookmarkStart w:id="436" w:name="_Toc241509087"/>
      <w:bookmarkStart w:id="437" w:name="_Toc244416574"/>
      <w:bookmarkStart w:id="438" w:name="_Toc276630938"/>
      <w:bookmarkStart w:id="439" w:name="_Toc178386947"/>
      <w:r>
        <w:t>7.4</w:t>
      </w:r>
      <w:r>
        <w:tab/>
        <w:t>Comment</w:t>
      </w:r>
      <w:bookmarkEnd w:id="416"/>
      <w:bookmarkEnd w:id="417"/>
      <w:bookmarkEnd w:id="418"/>
      <w:bookmarkEnd w:id="419"/>
      <w:bookmarkEnd w:id="420"/>
      <w:bookmarkEnd w:id="421"/>
      <w:bookmarkEnd w:id="422"/>
      <w:bookmarkEnd w:id="423"/>
      <w:bookmarkEnd w:id="424"/>
      <w:r>
        <w:t>s</w:t>
      </w:r>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p>
    <w:p w14:paraId="1485C8D5" w14:textId="77777777" w:rsidR="004C02EF" w:rsidRDefault="004C02EF" w:rsidP="004C02EF">
      <w:r>
        <w:t>Comments can be either single or multi-line. Multi-line comments cannot nest.</w:t>
      </w:r>
    </w:p>
    <w:p w14:paraId="6B765B15" w14:textId="77777777" w:rsidR="004C02EF" w:rsidRDefault="004C02EF" w:rsidP="004C02EF">
      <w:r>
        <w:t xml:space="preserve">Because a single-line comment can contain any character except a </w:t>
      </w:r>
      <w:r w:rsidRPr="006F7870">
        <w:rPr>
          <w:rFonts w:ascii="Times New Roman" w:hAnsi="Times New Roman"/>
          <w:i/>
        </w:rPr>
        <w:t>LineTerminator</w:t>
      </w:r>
      <w:r>
        <w:t xml:space="preserve"> character, and because of the general rule that a token is always as long as possible, a single-line comment always consists of all characters from the </w:t>
      </w:r>
      <w:r>
        <w:rPr>
          <w:rFonts w:ascii="Courier New" w:hAnsi="Courier New"/>
          <w:b/>
        </w:rPr>
        <w:t>//</w:t>
      </w:r>
      <w:r>
        <w:t xml:space="preserve"> marker to the end of the line. However, the </w:t>
      </w:r>
      <w:r w:rsidRPr="006F7870">
        <w:rPr>
          <w:rFonts w:ascii="Times New Roman" w:hAnsi="Times New Roman"/>
          <w:i/>
        </w:rPr>
        <w:t>LineTerminator</w:t>
      </w:r>
      <w:r>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36912E50" w14:textId="77777777" w:rsidR="004C02EF" w:rsidRDefault="004C02EF" w:rsidP="004C02EF">
      <w:r>
        <w:t xml:space="preserve">Comments behave like white space and are discarded except that, if a </w:t>
      </w:r>
      <w:r w:rsidRPr="006F7870">
        <w:rPr>
          <w:rFonts w:ascii="Times New Roman" w:hAnsi="Times New Roman"/>
          <w:i/>
        </w:rPr>
        <w:t>MultiLineComment</w:t>
      </w:r>
      <w:r>
        <w:t xml:space="preserve"> contains a line terminator character, then the entire comment is considered to be a </w:t>
      </w:r>
      <w:r w:rsidRPr="006F7870">
        <w:rPr>
          <w:rFonts w:ascii="Times New Roman" w:hAnsi="Times New Roman"/>
          <w:i/>
        </w:rPr>
        <w:t>LineTerminator</w:t>
      </w:r>
      <w:r>
        <w:t xml:space="preserve"> for purposes of parsing by the syntactic grammar.</w:t>
      </w:r>
    </w:p>
    <w:p w14:paraId="7AAA8C4D" w14:textId="77777777" w:rsidR="004C02EF" w:rsidRDefault="004C02EF" w:rsidP="004C02EF">
      <w:pPr>
        <w:pStyle w:val="Syntax"/>
      </w:pPr>
      <w:r w:rsidRPr="00E76086">
        <w:t>Syntax</w:t>
      </w:r>
    </w:p>
    <w:p w14:paraId="7BD54C9F" w14:textId="77777777" w:rsidR="004C02EF" w:rsidRPr="00984A3F" w:rsidRDefault="004C02EF" w:rsidP="004C02EF">
      <w:pPr>
        <w:pStyle w:val="SyntaxRule"/>
      </w:pPr>
      <w:r w:rsidRPr="00984A3F">
        <w:t xml:space="preserve">Comment </w:t>
      </w:r>
      <w:r w:rsidRPr="007A29B2">
        <w:rPr>
          <w:rFonts w:ascii="Arial" w:hAnsi="Arial" w:cs="Arial"/>
          <w:b/>
          <w:i w:val="0"/>
        </w:rPr>
        <w:t>::</w:t>
      </w:r>
    </w:p>
    <w:p w14:paraId="40E96A45" w14:textId="77777777" w:rsidR="004C02EF" w:rsidRPr="00984A3F" w:rsidRDefault="004C02EF" w:rsidP="004C02EF">
      <w:pPr>
        <w:pStyle w:val="SyntaxDefinition"/>
      </w:pPr>
      <w:r w:rsidRPr="00984A3F">
        <w:t>MultiLineComment</w:t>
      </w:r>
      <w:r w:rsidRPr="00984A3F">
        <w:br/>
        <w:t>SingleLineComment</w:t>
      </w:r>
    </w:p>
    <w:p w14:paraId="559EB24E" w14:textId="77777777" w:rsidR="004C02EF" w:rsidRPr="00984A3F" w:rsidRDefault="004C02EF" w:rsidP="004C02EF">
      <w:pPr>
        <w:pStyle w:val="SyntaxRule"/>
      </w:pPr>
      <w:r w:rsidRPr="00984A3F">
        <w:t xml:space="preserve">MultiLineComment </w:t>
      </w:r>
      <w:r w:rsidRPr="007A29B2">
        <w:rPr>
          <w:rFonts w:ascii="Arial" w:hAnsi="Arial" w:cs="Arial"/>
          <w:b/>
          <w:i w:val="0"/>
        </w:rPr>
        <w:t>::</w:t>
      </w:r>
    </w:p>
    <w:p w14:paraId="442B40FD" w14:textId="77777777" w:rsidR="004C02EF" w:rsidRPr="00984A3F" w:rsidRDefault="004C02EF" w:rsidP="004C02EF">
      <w:pPr>
        <w:pStyle w:val="SyntaxDefinition"/>
      </w:pPr>
      <w:r w:rsidRPr="004431E2">
        <w:rPr>
          <w:rFonts w:ascii="Courier New" w:hAnsi="Courier New"/>
          <w:b/>
          <w:i w:val="0"/>
        </w:rPr>
        <w:t>/*</w:t>
      </w:r>
      <w:r w:rsidRPr="00984A3F">
        <w:t xml:space="preserve"> MultiLineCommentChars</w:t>
      </w:r>
      <w:r w:rsidRPr="005E74B3">
        <w:rPr>
          <w:rFonts w:ascii="Arial" w:hAnsi="Arial"/>
          <w:i w:val="0"/>
          <w:vertAlign w:val="subscript"/>
        </w:rPr>
        <w:t>opt</w:t>
      </w:r>
      <w:r w:rsidRPr="00984A3F">
        <w:t xml:space="preserve"> </w:t>
      </w:r>
      <w:r w:rsidRPr="004431E2">
        <w:rPr>
          <w:rFonts w:ascii="Courier New" w:hAnsi="Courier New"/>
          <w:b/>
          <w:i w:val="0"/>
        </w:rPr>
        <w:t>*/</w:t>
      </w:r>
    </w:p>
    <w:p w14:paraId="4A68FDE8" w14:textId="77777777" w:rsidR="004C02EF" w:rsidRPr="00984A3F" w:rsidRDefault="004C02EF" w:rsidP="004C02EF">
      <w:pPr>
        <w:pStyle w:val="SyntaxRule"/>
      </w:pPr>
      <w:r w:rsidRPr="00984A3F">
        <w:t xml:space="preserve">MultiLineCommentChars </w:t>
      </w:r>
      <w:r w:rsidRPr="007A29B2">
        <w:rPr>
          <w:rFonts w:ascii="Arial" w:hAnsi="Arial" w:cs="Arial"/>
          <w:b/>
          <w:i w:val="0"/>
        </w:rPr>
        <w:t>::</w:t>
      </w:r>
    </w:p>
    <w:p w14:paraId="38E17883" w14:textId="77777777" w:rsidR="004C02EF" w:rsidRPr="00984A3F" w:rsidRDefault="004C02EF" w:rsidP="004C02EF">
      <w:pPr>
        <w:pStyle w:val="SyntaxDefinition"/>
      </w:pPr>
      <w:r w:rsidRPr="00984A3F">
        <w:t>MultiLineNotAsteriskChar MultiLineCommentChars</w:t>
      </w:r>
      <w:r w:rsidRPr="005E74B3">
        <w:rPr>
          <w:rFonts w:ascii="Arial" w:hAnsi="Arial"/>
          <w:i w:val="0"/>
          <w:vertAlign w:val="subscript"/>
        </w:rPr>
        <w:t>opt</w:t>
      </w:r>
      <w:r w:rsidRPr="00984A3F">
        <w:br/>
      </w:r>
      <w:r w:rsidRPr="004431E2">
        <w:rPr>
          <w:rFonts w:ascii="Courier New" w:hAnsi="Courier New"/>
          <w:b/>
          <w:i w:val="0"/>
        </w:rPr>
        <w:t>*</w:t>
      </w:r>
      <w:r w:rsidRPr="00984A3F">
        <w:t xml:space="preserve"> PostAsteriskCommentChars</w:t>
      </w:r>
      <w:r w:rsidRPr="005E74B3">
        <w:rPr>
          <w:rFonts w:ascii="Arial" w:hAnsi="Arial"/>
          <w:i w:val="0"/>
          <w:vertAlign w:val="subscript"/>
        </w:rPr>
        <w:t>opt</w:t>
      </w:r>
    </w:p>
    <w:p w14:paraId="3CD8FB27" w14:textId="77777777" w:rsidR="004C02EF" w:rsidRPr="00984A3F" w:rsidRDefault="004C02EF" w:rsidP="004C02EF">
      <w:pPr>
        <w:pStyle w:val="SyntaxRule"/>
      </w:pPr>
      <w:r w:rsidRPr="00984A3F">
        <w:t xml:space="preserve">PostAsteriskCommentChars </w:t>
      </w:r>
      <w:r w:rsidRPr="007A29B2">
        <w:rPr>
          <w:rFonts w:ascii="Arial" w:hAnsi="Arial" w:cs="Arial"/>
          <w:b/>
          <w:i w:val="0"/>
        </w:rPr>
        <w:t>::</w:t>
      </w:r>
    </w:p>
    <w:p w14:paraId="6B27DE88" w14:textId="77777777" w:rsidR="004C02EF" w:rsidRPr="00984A3F" w:rsidRDefault="004C02EF" w:rsidP="004C02EF">
      <w:pPr>
        <w:pStyle w:val="SyntaxDefinition"/>
        <w:rPr>
          <w:vertAlign w:val="subscript"/>
        </w:rPr>
      </w:pPr>
      <w:r w:rsidRPr="00984A3F">
        <w:t>MultiLineNotForwardSlashOrAsteriskChar MultiLineCommentChars</w:t>
      </w:r>
      <w:r w:rsidRPr="005E74B3">
        <w:rPr>
          <w:rFonts w:ascii="Arial" w:hAnsi="Arial"/>
          <w:i w:val="0"/>
          <w:vertAlign w:val="subscript"/>
        </w:rPr>
        <w:t>opt</w:t>
      </w:r>
      <w:r w:rsidRPr="00984A3F">
        <w:br/>
      </w:r>
      <w:r w:rsidRPr="004431E2">
        <w:rPr>
          <w:rFonts w:ascii="Courier New" w:hAnsi="Courier New"/>
          <w:b/>
          <w:i w:val="0"/>
        </w:rPr>
        <w:t>*</w:t>
      </w:r>
      <w:r w:rsidRPr="00984A3F">
        <w:t xml:space="preserve"> PostAsteriskCommentChars</w:t>
      </w:r>
      <w:r w:rsidRPr="005E74B3">
        <w:rPr>
          <w:rFonts w:ascii="Arial" w:hAnsi="Arial"/>
          <w:i w:val="0"/>
          <w:vertAlign w:val="subscript"/>
        </w:rPr>
        <w:t>opt</w:t>
      </w:r>
    </w:p>
    <w:p w14:paraId="7390FFAA" w14:textId="77777777" w:rsidR="004C02EF" w:rsidRPr="00984A3F" w:rsidRDefault="004C02EF" w:rsidP="004C02EF">
      <w:pPr>
        <w:pStyle w:val="SyntaxRule"/>
      </w:pPr>
      <w:r w:rsidRPr="00984A3F">
        <w:t>MultiLineNotAsteriskChar</w:t>
      </w:r>
      <w:r w:rsidRPr="001175D0">
        <w:rPr>
          <w:rFonts w:ascii="Arial" w:hAnsi="Arial" w:cs="Arial"/>
          <w:b/>
        </w:rPr>
        <w:t xml:space="preserve"> </w:t>
      </w:r>
      <w:r w:rsidRPr="007A29B2">
        <w:rPr>
          <w:rFonts w:ascii="Arial" w:hAnsi="Arial" w:cs="Arial"/>
          <w:b/>
          <w:i w:val="0"/>
        </w:rPr>
        <w:t>::</w:t>
      </w:r>
    </w:p>
    <w:p w14:paraId="1CAD0B21" w14:textId="77777777" w:rsidR="004C02EF" w:rsidRPr="00984A3F" w:rsidRDefault="004C02EF" w:rsidP="004C02EF">
      <w:pPr>
        <w:pStyle w:val="SyntaxDefinition"/>
      </w:pPr>
      <w:r w:rsidRPr="00F5506E">
        <w:t>SourceCharacter</w:t>
      </w:r>
      <w:r w:rsidRPr="00984A3F">
        <w:t xml:space="preserve"> </w:t>
      </w:r>
      <w:r w:rsidRPr="007A29B2">
        <w:rPr>
          <w:rFonts w:ascii="Arial" w:hAnsi="Arial" w:cs="Arial"/>
          <w:b/>
          <w:i w:val="0"/>
        </w:rPr>
        <w:t>but not</w:t>
      </w:r>
      <w:r w:rsidRPr="00984A3F">
        <w:t xml:space="preserve"> </w:t>
      </w:r>
      <w:r w:rsidRPr="004431E2">
        <w:rPr>
          <w:rFonts w:ascii="Courier New" w:hAnsi="Courier New"/>
          <w:b/>
          <w:i w:val="0"/>
        </w:rPr>
        <w:t>*</w:t>
      </w:r>
    </w:p>
    <w:p w14:paraId="3590B9E5" w14:textId="77777777" w:rsidR="004C02EF" w:rsidRPr="00984A3F" w:rsidRDefault="004C02EF" w:rsidP="004C02EF">
      <w:pPr>
        <w:pStyle w:val="SyntaxRule"/>
      </w:pPr>
      <w:r w:rsidRPr="00984A3F">
        <w:t xml:space="preserve">MultiLineNotForwardSlashOrAsteriskChar </w:t>
      </w:r>
      <w:r w:rsidRPr="007A29B2">
        <w:rPr>
          <w:rFonts w:ascii="Arial" w:hAnsi="Arial" w:cs="Arial"/>
          <w:b/>
          <w:i w:val="0"/>
        </w:rPr>
        <w:t>::</w:t>
      </w:r>
    </w:p>
    <w:p w14:paraId="0C3855EB" w14:textId="77777777" w:rsidR="004C02EF" w:rsidRPr="00984A3F" w:rsidRDefault="004C02EF" w:rsidP="004C02EF">
      <w:pPr>
        <w:pStyle w:val="SyntaxDefinition"/>
      </w:pPr>
      <w:r w:rsidRPr="00984A3F">
        <w:t>SourceCharacter</w:t>
      </w:r>
      <w:r w:rsidRPr="001175D0">
        <w:rPr>
          <w:rFonts w:ascii="Arial" w:hAnsi="Arial" w:cs="Arial"/>
          <w:b/>
        </w:rPr>
        <w:t xml:space="preserve">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984A3F">
        <w:t xml:space="preserve"> </w:t>
      </w:r>
      <w:r w:rsidRPr="004431E2">
        <w:rPr>
          <w:rFonts w:ascii="Courier New" w:hAnsi="Courier New"/>
          <w:b/>
          <w:i w:val="0"/>
        </w:rPr>
        <w:t>*</w:t>
      </w:r>
    </w:p>
    <w:p w14:paraId="6844D609" w14:textId="77777777" w:rsidR="004C02EF" w:rsidRPr="00984A3F" w:rsidRDefault="004C02EF" w:rsidP="004C02EF">
      <w:pPr>
        <w:pStyle w:val="SyntaxRule"/>
      </w:pPr>
      <w:r w:rsidRPr="00984A3F">
        <w:t xml:space="preserve">SingleLineComment </w:t>
      </w:r>
      <w:r w:rsidRPr="007A29B2">
        <w:rPr>
          <w:rFonts w:ascii="Arial" w:hAnsi="Arial" w:cs="Arial"/>
          <w:b/>
          <w:i w:val="0"/>
        </w:rPr>
        <w:t>::</w:t>
      </w:r>
    </w:p>
    <w:p w14:paraId="33D403EB" w14:textId="77777777" w:rsidR="004C02EF" w:rsidRPr="00984A3F" w:rsidRDefault="004C02EF" w:rsidP="004C02EF">
      <w:pPr>
        <w:pStyle w:val="SyntaxDefinition"/>
      </w:pPr>
      <w:r w:rsidRPr="004431E2">
        <w:rPr>
          <w:rFonts w:ascii="Courier New" w:hAnsi="Courier New"/>
          <w:b/>
          <w:i w:val="0"/>
        </w:rPr>
        <w:t>//</w:t>
      </w:r>
      <w:r w:rsidRPr="00984A3F">
        <w:t xml:space="preserve"> SingleLineCommentChars</w:t>
      </w:r>
      <w:r w:rsidRPr="005E74B3">
        <w:rPr>
          <w:rFonts w:ascii="Arial" w:hAnsi="Arial"/>
          <w:i w:val="0"/>
          <w:vertAlign w:val="subscript"/>
        </w:rPr>
        <w:t>opt</w:t>
      </w:r>
    </w:p>
    <w:p w14:paraId="67A71061" w14:textId="77777777" w:rsidR="004C02EF" w:rsidRPr="00984A3F" w:rsidRDefault="004C02EF" w:rsidP="004C02EF">
      <w:pPr>
        <w:pStyle w:val="SyntaxRule"/>
      </w:pPr>
      <w:r w:rsidRPr="00984A3F">
        <w:t xml:space="preserve">SingleLineCommentChars </w:t>
      </w:r>
      <w:r w:rsidRPr="007A29B2">
        <w:rPr>
          <w:rFonts w:ascii="Arial" w:hAnsi="Arial" w:cs="Arial"/>
          <w:b/>
          <w:i w:val="0"/>
        </w:rPr>
        <w:t>::</w:t>
      </w:r>
    </w:p>
    <w:p w14:paraId="0F2C5A6B" w14:textId="77777777" w:rsidR="004C02EF" w:rsidRPr="00984A3F" w:rsidRDefault="004C02EF" w:rsidP="004C02EF">
      <w:pPr>
        <w:pStyle w:val="SyntaxDefinition"/>
        <w:rPr>
          <w:vertAlign w:val="subscript"/>
        </w:rPr>
      </w:pPr>
      <w:r w:rsidRPr="00984A3F">
        <w:t>SingleLineCommentChar SingleLineCommentChars</w:t>
      </w:r>
      <w:r w:rsidRPr="005E74B3">
        <w:rPr>
          <w:rFonts w:ascii="Arial" w:hAnsi="Arial"/>
          <w:i w:val="0"/>
          <w:vertAlign w:val="subscript"/>
        </w:rPr>
        <w:t>opt</w:t>
      </w:r>
    </w:p>
    <w:p w14:paraId="3395740B" w14:textId="77777777" w:rsidR="004C02EF" w:rsidRPr="00984A3F" w:rsidRDefault="004C02EF" w:rsidP="004C02EF">
      <w:pPr>
        <w:pStyle w:val="SyntaxRule"/>
      </w:pPr>
      <w:r w:rsidRPr="00984A3F">
        <w:t xml:space="preserve">SingleLineCommentChar </w:t>
      </w:r>
      <w:r w:rsidRPr="007A29B2">
        <w:rPr>
          <w:rFonts w:ascii="Arial" w:hAnsi="Arial" w:cs="Arial"/>
          <w:b/>
          <w:i w:val="0"/>
        </w:rPr>
        <w:t>::</w:t>
      </w:r>
    </w:p>
    <w:p w14:paraId="0791942E" w14:textId="77777777" w:rsidR="004C02EF" w:rsidRPr="00984A3F" w:rsidRDefault="004C02EF" w:rsidP="004C02EF">
      <w:pPr>
        <w:pStyle w:val="SyntaxDefinition"/>
      </w:pPr>
      <w:r w:rsidRPr="00984A3F">
        <w:t>SourceCharacter</w:t>
      </w:r>
      <w:r w:rsidRPr="00984A3F">
        <w:rPr>
          <w:b/>
        </w:rPr>
        <w:t xml:space="preserve"> </w:t>
      </w:r>
      <w:r w:rsidRPr="007A29B2">
        <w:rPr>
          <w:rFonts w:ascii="Arial" w:hAnsi="Arial" w:cs="Arial"/>
          <w:b/>
          <w:i w:val="0"/>
        </w:rPr>
        <w:t>but not</w:t>
      </w:r>
      <w:r w:rsidRPr="00984A3F">
        <w:rPr>
          <w:b/>
        </w:rPr>
        <w:t xml:space="preserve"> </w:t>
      </w:r>
      <w:r w:rsidRPr="00984A3F">
        <w:t>LineTerminator</w:t>
      </w:r>
      <w:bookmarkStart w:id="440" w:name="_Toc381513619"/>
      <w:bookmarkStart w:id="441" w:name="_Toc382202761"/>
      <w:bookmarkStart w:id="442" w:name="_Toc382202981"/>
      <w:bookmarkStart w:id="443" w:name="_Toc382212141"/>
      <w:bookmarkStart w:id="444" w:name="_Toc382212320"/>
      <w:bookmarkStart w:id="445" w:name="_Toc382291486"/>
      <w:bookmarkStart w:id="446" w:name="_Toc385672122"/>
      <w:bookmarkStart w:id="447" w:name="_Toc393690213"/>
    </w:p>
    <w:p w14:paraId="76EE5571" w14:textId="77777777" w:rsidR="004C02EF" w:rsidRDefault="004C02EF" w:rsidP="004C02EF">
      <w:pPr>
        <w:pStyle w:val="20"/>
        <w:numPr>
          <w:ilvl w:val="0"/>
          <w:numId w:val="0"/>
        </w:numPr>
      </w:pPr>
      <w:bookmarkStart w:id="448" w:name="_Ref457437455"/>
      <w:bookmarkStart w:id="449" w:name="_Toc472818758"/>
      <w:bookmarkStart w:id="450" w:name="_Toc235503313"/>
      <w:bookmarkStart w:id="451" w:name="_Toc241509088"/>
      <w:bookmarkStart w:id="452" w:name="_Toc244416575"/>
      <w:bookmarkStart w:id="453" w:name="_Toc276630939"/>
      <w:bookmarkStart w:id="454" w:name="_Toc178386948"/>
      <w:r>
        <w:t>7.5</w:t>
      </w:r>
      <w:r>
        <w:tab/>
        <w:t>Token</w:t>
      </w:r>
      <w:bookmarkEnd w:id="440"/>
      <w:bookmarkEnd w:id="441"/>
      <w:bookmarkEnd w:id="442"/>
      <w:bookmarkEnd w:id="443"/>
      <w:bookmarkEnd w:id="444"/>
      <w:bookmarkEnd w:id="445"/>
      <w:bookmarkEnd w:id="446"/>
      <w:bookmarkEnd w:id="447"/>
      <w:r>
        <w:t>s</w:t>
      </w:r>
      <w:bookmarkEnd w:id="448"/>
      <w:bookmarkEnd w:id="449"/>
      <w:bookmarkEnd w:id="450"/>
      <w:bookmarkEnd w:id="451"/>
      <w:bookmarkEnd w:id="452"/>
      <w:bookmarkEnd w:id="453"/>
      <w:bookmarkEnd w:id="454"/>
    </w:p>
    <w:p w14:paraId="3050BAC0" w14:textId="77777777" w:rsidR="004C02EF" w:rsidRPr="00F5506E" w:rsidRDefault="004C02EF" w:rsidP="004C02EF">
      <w:pPr>
        <w:pStyle w:val="Syntax"/>
      </w:pPr>
      <w:r w:rsidRPr="00F5506E">
        <w:t>Syntax</w:t>
      </w:r>
    </w:p>
    <w:p w14:paraId="24192467" w14:textId="77777777" w:rsidR="004C02EF" w:rsidRPr="00984A3F" w:rsidRDefault="004C02EF" w:rsidP="004C02EF">
      <w:pPr>
        <w:pStyle w:val="SyntaxRule"/>
      </w:pPr>
      <w:r w:rsidRPr="00984A3F">
        <w:t xml:space="preserve">Token </w:t>
      </w:r>
      <w:r w:rsidRPr="007A29B2">
        <w:rPr>
          <w:rFonts w:ascii="Arial" w:hAnsi="Arial" w:cs="Arial"/>
          <w:b/>
          <w:i w:val="0"/>
        </w:rPr>
        <w:t>::</w:t>
      </w:r>
    </w:p>
    <w:p w14:paraId="73965649" w14:textId="77777777" w:rsidR="004C02EF" w:rsidRDefault="004C02EF" w:rsidP="004C02EF">
      <w:pPr>
        <w:pStyle w:val="SyntaxDefinition"/>
      </w:pPr>
      <w:r w:rsidRPr="00984A3F">
        <w:t>IdentifierName</w:t>
      </w:r>
      <w:r w:rsidRPr="00984A3F">
        <w:br/>
        <w:t>Punctuator</w:t>
      </w:r>
      <w:r w:rsidRPr="00984A3F">
        <w:br/>
        <w:t>NumericLiteral</w:t>
      </w:r>
      <w:r w:rsidRPr="00984A3F">
        <w:br/>
        <w:t>StringLiteral</w:t>
      </w:r>
      <w:bookmarkStart w:id="455" w:name="_Toc381513620"/>
      <w:bookmarkStart w:id="456" w:name="_Toc382202762"/>
      <w:bookmarkStart w:id="457" w:name="_Toc382202982"/>
      <w:bookmarkStart w:id="458" w:name="_Toc382212142"/>
      <w:bookmarkStart w:id="459" w:name="_Toc382212321"/>
      <w:bookmarkStart w:id="460" w:name="_Toc382291487"/>
      <w:bookmarkStart w:id="461" w:name="_Toc385672123"/>
      <w:bookmarkStart w:id="462" w:name="_Toc393690214"/>
    </w:p>
    <w:p w14:paraId="69792AAC" w14:textId="77777777" w:rsidR="004C02EF" w:rsidRPr="000B10C5" w:rsidRDefault="004C02EF" w:rsidP="004C02EF">
      <w:pPr>
        <w:pStyle w:val="Note"/>
        <w:rPr>
          <w:lang w:val="en-US"/>
        </w:rPr>
      </w:pPr>
      <w:r w:rsidRPr="000956BB">
        <w:t>NOTE</w:t>
      </w:r>
      <w:r w:rsidRPr="000956BB">
        <w:tab/>
        <w:t xml:space="preserve">The </w:t>
      </w:r>
      <w:r w:rsidRPr="000956BB">
        <w:rPr>
          <w:rFonts w:ascii="Times New Roman" w:hAnsi="Times New Roman"/>
          <w:i/>
        </w:rPr>
        <w:t>DivPunctuator</w:t>
      </w:r>
      <w:r w:rsidRPr="000956BB">
        <w:t xml:space="preserve"> and </w:t>
      </w:r>
      <w:r w:rsidRPr="000956BB">
        <w:rPr>
          <w:rFonts w:ascii="Times New Roman" w:hAnsi="Times New Roman"/>
          <w:i/>
        </w:rPr>
        <w:t>RegularExpressionLiteral</w:t>
      </w:r>
      <w:r w:rsidRPr="000956BB">
        <w:t xml:space="preserve"> productions define tokens, but are not included in the </w:t>
      </w:r>
      <w:r w:rsidRPr="000956BB">
        <w:rPr>
          <w:rFonts w:ascii="Times New Roman" w:hAnsi="Times New Roman"/>
          <w:i/>
        </w:rPr>
        <w:t>Token</w:t>
      </w:r>
      <w:r w:rsidRPr="000956BB">
        <w:t xml:space="preserve"> production.</w:t>
      </w:r>
      <w:bookmarkStart w:id="463" w:name="_Toc381513623"/>
      <w:bookmarkStart w:id="464" w:name="_Toc382202765"/>
      <w:bookmarkStart w:id="465" w:name="_Toc382202985"/>
      <w:bookmarkStart w:id="466" w:name="_Toc382212145"/>
      <w:bookmarkStart w:id="467" w:name="_Toc382212324"/>
      <w:bookmarkStart w:id="468" w:name="_Toc382291490"/>
      <w:bookmarkStart w:id="469" w:name="_Ref382709859"/>
      <w:bookmarkStart w:id="470" w:name="_Toc385672126"/>
      <w:bookmarkStart w:id="471" w:name="_Toc393690217"/>
      <w:bookmarkEnd w:id="455"/>
      <w:bookmarkEnd w:id="456"/>
      <w:bookmarkEnd w:id="457"/>
      <w:bookmarkEnd w:id="458"/>
      <w:bookmarkEnd w:id="459"/>
      <w:bookmarkEnd w:id="460"/>
      <w:bookmarkEnd w:id="461"/>
      <w:bookmarkEnd w:id="462"/>
    </w:p>
    <w:p w14:paraId="686707EF" w14:textId="77777777" w:rsidR="004C02EF" w:rsidRDefault="004C02EF" w:rsidP="004C02EF">
      <w:pPr>
        <w:pStyle w:val="20"/>
        <w:numPr>
          <w:ilvl w:val="0"/>
          <w:numId w:val="0"/>
        </w:numPr>
      </w:pPr>
      <w:bookmarkStart w:id="472" w:name="_Ref451679320"/>
      <w:bookmarkStart w:id="473" w:name="_Toc472818762"/>
      <w:bookmarkStart w:id="474" w:name="_Toc235503314"/>
      <w:bookmarkStart w:id="475" w:name="_Toc241509089"/>
      <w:bookmarkStart w:id="476" w:name="_Toc244416576"/>
      <w:bookmarkStart w:id="477" w:name="_Toc276630940"/>
      <w:bookmarkStart w:id="478" w:name="_Toc178386949"/>
      <w:r>
        <w:t>7.6</w:t>
      </w:r>
      <w:r>
        <w:tab/>
        <w:t>Identifier Names and Identifier</w:t>
      </w:r>
      <w:bookmarkEnd w:id="463"/>
      <w:bookmarkEnd w:id="464"/>
      <w:bookmarkEnd w:id="465"/>
      <w:bookmarkEnd w:id="466"/>
      <w:bookmarkEnd w:id="467"/>
      <w:bookmarkEnd w:id="468"/>
      <w:bookmarkEnd w:id="469"/>
      <w:bookmarkEnd w:id="470"/>
      <w:bookmarkEnd w:id="471"/>
      <w:r>
        <w:t>s</w:t>
      </w:r>
      <w:bookmarkEnd w:id="472"/>
      <w:bookmarkEnd w:id="473"/>
      <w:bookmarkEnd w:id="474"/>
      <w:bookmarkEnd w:id="475"/>
      <w:bookmarkEnd w:id="476"/>
      <w:bookmarkEnd w:id="477"/>
      <w:bookmarkEnd w:id="478"/>
    </w:p>
    <w:p w14:paraId="53A85AE7" w14:textId="77777777" w:rsidR="004C02EF" w:rsidRDefault="004C02EF" w:rsidP="004C02EF">
      <w:r>
        <w:t xml:space="preserve">Identifier Names are tokens that are interpreted according to the grammar given in the “Identifiers” section of chapter 5 of the Unicode standard, with some small modifications. An </w:t>
      </w:r>
      <w:r w:rsidRPr="006F7870">
        <w:rPr>
          <w:rFonts w:ascii="Times New Roman" w:hAnsi="Times New Roman"/>
          <w:i/>
        </w:rPr>
        <w:t>Identifier</w:t>
      </w:r>
      <w:r>
        <w:t xml:space="preserve"> is an </w:t>
      </w:r>
      <w:r w:rsidRPr="006F7870">
        <w:rPr>
          <w:rFonts w:ascii="Times New Roman" w:hAnsi="Times New Roman"/>
          <w:i/>
        </w:rPr>
        <w:t>IdentifierName</w:t>
      </w:r>
      <w:r>
        <w:t xml:space="preserve"> that is not a </w:t>
      </w:r>
      <w:r w:rsidRPr="006F7870">
        <w:rPr>
          <w:rFonts w:ascii="Times New Roman" w:hAnsi="Times New Roman"/>
          <w:i/>
        </w:rPr>
        <w:t>ReservedWord</w:t>
      </w:r>
      <w:r>
        <w:t xml:space="preserve"> (see 7.6.1). The Unicode identifier grammar is based on both normative and informative character categories specified by the Unicode Standard. The characters in the specified categories in version 3.0 of the Unicode standard must be treated as in those categories by all conforming ECMAScript implementations.</w:t>
      </w:r>
    </w:p>
    <w:p w14:paraId="7CB42C27" w14:textId="77777777" w:rsidR="004C02EF" w:rsidRDefault="004C02EF" w:rsidP="004C02EF">
      <w:r>
        <w:t>This standard specifies specific character additions: The dollar sign (</w:t>
      </w:r>
      <w:r w:rsidRPr="00705B28">
        <w:rPr>
          <w:rFonts w:ascii="Courier New" w:hAnsi="Courier New" w:cs="Courier New"/>
          <w:b/>
        </w:rPr>
        <w:t>$</w:t>
      </w:r>
      <w:r>
        <w:t>) and the underscore (</w:t>
      </w:r>
      <w:r w:rsidRPr="00705B28">
        <w:rPr>
          <w:rFonts w:ascii="Courier New" w:hAnsi="Courier New" w:cs="Courier New"/>
          <w:b/>
        </w:rPr>
        <w:t>_</w:t>
      </w:r>
      <w:r>
        <w:t xml:space="preserve">) are permitted anywhere in an </w:t>
      </w:r>
      <w:r w:rsidRPr="006F7870">
        <w:rPr>
          <w:rFonts w:ascii="Times New Roman" w:hAnsi="Times New Roman"/>
          <w:i/>
        </w:rPr>
        <w:t>IdentifierName</w:t>
      </w:r>
      <w:r>
        <w:t>.</w:t>
      </w:r>
    </w:p>
    <w:p w14:paraId="270EC503" w14:textId="77777777" w:rsidR="004C02EF" w:rsidRDefault="004C02EF" w:rsidP="004C02EF">
      <w:r>
        <w:t xml:space="preserve">Unicode escape sequences are also permitted in an </w:t>
      </w:r>
      <w:r w:rsidRPr="006F7870">
        <w:rPr>
          <w:rFonts w:ascii="Times New Roman" w:hAnsi="Times New Roman"/>
          <w:i/>
        </w:rPr>
        <w:t>IdentifierName</w:t>
      </w:r>
      <w:r>
        <w:t xml:space="preserve">, where they contribute a single character to the </w:t>
      </w:r>
      <w:r w:rsidRPr="006F7870">
        <w:rPr>
          <w:rFonts w:ascii="Times New Roman" w:hAnsi="Times New Roman"/>
          <w:i/>
        </w:rPr>
        <w:t>IdentifierName</w:t>
      </w:r>
      <w:r>
        <w:t xml:space="preserve">, as computed by the CV of the </w:t>
      </w:r>
      <w:r w:rsidRPr="006F7870">
        <w:rPr>
          <w:rFonts w:ascii="Times New Roman" w:hAnsi="Times New Roman"/>
          <w:i/>
        </w:rPr>
        <w:t>UnicodeEscapeSequence</w:t>
      </w:r>
      <w:r>
        <w:t xml:space="preserve"> (see 7.8.4). The </w:t>
      </w:r>
      <w:r>
        <w:rPr>
          <w:rFonts w:ascii="Courier New" w:hAnsi="Courier New"/>
          <w:b/>
        </w:rPr>
        <w:t>\</w:t>
      </w:r>
      <w:r>
        <w:t xml:space="preserve"> preceding the </w:t>
      </w:r>
      <w:r w:rsidRPr="006F7870">
        <w:rPr>
          <w:rFonts w:ascii="Times New Roman" w:hAnsi="Times New Roman"/>
          <w:i/>
        </w:rPr>
        <w:t>UnicodeEscapeSequence</w:t>
      </w:r>
      <w:r>
        <w:t xml:space="preserve"> does not contribute a character to the </w:t>
      </w:r>
      <w:r w:rsidRPr="006F7870">
        <w:rPr>
          <w:rFonts w:ascii="Times New Roman" w:hAnsi="Times New Roman"/>
          <w:i/>
        </w:rPr>
        <w:t>IdentifierName</w:t>
      </w:r>
      <w:r>
        <w:t xml:space="preserve">. A </w:t>
      </w:r>
      <w:r w:rsidRPr="006F7870">
        <w:rPr>
          <w:rFonts w:ascii="Times New Roman" w:hAnsi="Times New Roman"/>
          <w:i/>
        </w:rPr>
        <w:t>UnicodeEscapeSequence</w:t>
      </w:r>
      <w:r>
        <w:t xml:space="preserve"> cannot be used to put a character into an </w:t>
      </w:r>
      <w:r w:rsidRPr="006F7870">
        <w:rPr>
          <w:rFonts w:ascii="Times New Roman" w:hAnsi="Times New Roman"/>
          <w:i/>
        </w:rPr>
        <w:t xml:space="preserve">IdentifierName </w:t>
      </w:r>
      <w:r>
        <w:t xml:space="preserve">that would otherwise be illegal. In other words, if a </w:t>
      </w:r>
      <w:r>
        <w:rPr>
          <w:rFonts w:ascii="Courier New" w:hAnsi="Courier New"/>
          <w:b/>
        </w:rPr>
        <w:t xml:space="preserve">\ </w:t>
      </w:r>
      <w:r w:rsidRPr="006F7870">
        <w:rPr>
          <w:rFonts w:ascii="Times New Roman" w:hAnsi="Times New Roman"/>
          <w:i/>
        </w:rPr>
        <w:t>UnicodeEscapeSequence</w:t>
      </w:r>
      <w:r>
        <w:t xml:space="preserve"> sequence were replaced by its </w:t>
      </w:r>
      <w:r w:rsidRPr="006F7870">
        <w:rPr>
          <w:rFonts w:ascii="Times New Roman" w:hAnsi="Times New Roman"/>
          <w:i/>
        </w:rPr>
        <w:t>UnicodeEscapeSequence</w:t>
      </w:r>
      <w:r>
        <w:t xml:space="preserve">'s CV, the result must still be a valid </w:t>
      </w:r>
      <w:r w:rsidRPr="006F7870">
        <w:rPr>
          <w:rFonts w:ascii="Times New Roman" w:hAnsi="Times New Roman"/>
          <w:i/>
        </w:rPr>
        <w:t xml:space="preserve">IdentifierName </w:t>
      </w:r>
      <w:r>
        <w:t xml:space="preserve">that has the exact same sequence of characters as the original </w:t>
      </w:r>
      <w:r w:rsidRPr="006F7870">
        <w:rPr>
          <w:rFonts w:ascii="Times New Roman" w:hAnsi="Times New Roman"/>
          <w:i/>
        </w:rPr>
        <w:t>IdentifierName</w:t>
      </w:r>
      <w:r>
        <w:t>. All interpretations of identifiers within this specification are based upon their actual characters regardless of whether or not an escape sequence was used to contribute any particular characters.</w:t>
      </w:r>
    </w:p>
    <w:p w14:paraId="7CA8CCD8" w14:textId="77777777" w:rsidR="004C02EF" w:rsidRDefault="004C02EF" w:rsidP="004C02EF">
      <w:r>
        <w:t xml:space="preserve">Two </w:t>
      </w:r>
      <w:r w:rsidRPr="006F7870">
        <w:rPr>
          <w:rFonts w:ascii="Times New Roman" w:hAnsi="Times New Roman"/>
          <w:i/>
        </w:rPr>
        <w:t xml:space="preserve">IdentifierName </w:t>
      </w:r>
      <w:r>
        <w:t xml:space="preserve">that are canonically equivalent according to the Unicode standard are </w:t>
      </w:r>
      <w:r>
        <w:rPr>
          <w:i/>
        </w:rPr>
        <w:t>not</w:t>
      </w:r>
      <w:r>
        <w:t xml:space="preserve"> equal unless they are represented by the exact same sequence of code units (in other words, conforming ECMAScript implementations are only required to do bitwise comparison on </w:t>
      </w:r>
      <w:r w:rsidRPr="00CC7081">
        <w:t>IdentifierName</w:t>
      </w:r>
      <w:r>
        <w:t xml:space="preserve"> values). The intent is that the incoming source text has been converted to normalised form C before it reaches the compiler.</w:t>
      </w:r>
    </w:p>
    <w:p w14:paraId="72C7629E" w14:textId="77777777" w:rsidR="004C02EF" w:rsidRDefault="004C02EF" w:rsidP="004C02EF">
      <w:r>
        <w:t>ECMAScript implementations may recognise identifier characters defined in later editions of the Unicode Standard. If portability is a concern, programmers should only employ identifier characters defined in Unicode 3.0.</w:t>
      </w:r>
    </w:p>
    <w:p w14:paraId="661F33D1" w14:textId="77777777" w:rsidR="004C02EF" w:rsidRDefault="004C02EF" w:rsidP="004C02EF">
      <w:pPr>
        <w:pStyle w:val="Syntax"/>
      </w:pPr>
      <w:r w:rsidRPr="00EF7C57">
        <w:t>Syntax</w:t>
      </w:r>
    </w:p>
    <w:p w14:paraId="5613D2D5" w14:textId="77777777" w:rsidR="004C02EF" w:rsidRPr="00984A3F" w:rsidRDefault="004C02EF" w:rsidP="004C02EF">
      <w:pPr>
        <w:pStyle w:val="SyntaxRule"/>
      </w:pPr>
      <w:r w:rsidRPr="00984A3F">
        <w:t xml:space="preserve">Identifier </w:t>
      </w:r>
      <w:r w:rsidRPr="007A29B2">
        <w:rPr>
          <w:rFonts w:ascii="Arial" w:hAnsi="Arial" w:cs="Arial"/>
          <w:b/>
          <w:i w:val="0"/>
        </w:rPr>
        <w:t>::</w:t>
      </w:r>
    </w:p>
    <w:p w14:paraId="518C2386" w14:textId="77777777" w:rsidR="004C02EF" w:rsidRPr="00984A3F" w:rsidRDefault="004C02EF" w:rsidP="004C02EF">
      <w:pPr>
        <w:pStyle w:val="SyntaxDefinition"/>
      </w:pPr>
      <w:r w:rsidRPr="00984A3F">
        <w:t xml:space="preserve">IdentifierName </w:t>
      </w:r>
      <w:r w:rsidRPr="007A29B2">
        <w:rPr>
          <w:rFonts w:ascii="Arial" w:hAnsi="Arial" w:cs="Arial"/>
          <w:b/>
          <w:i w:val="0"/>
        </w:rPr>
        <w:t>but not</w:t>
      </w:r>
      <w:r w:rsidRPr="00984A3F">
        <w:t xml:space="preserve"> ReservedWord</w:t>
      </w:r>
    </w:p>
    <w:p w14:paraId="083BA5F9" w14:textId="77777777" w:rsidR="004C02EF" w:rsidRPr="00984A3F" w:rsidRDefault="004C02EF" w:rsidP="004C02EF">
      <w:pPr>
        <w:pStyle w:val="SyntaxRule"/>
      </w:pPr>
      <w:r w:rsidRPr="00984A3F">
        <w:t>IdentifierName</w:t>
      </w:r>
      <w:r w:rsidRPr="001175D0">
        <w:rPr>
          <w:rFonts w:ascii="Arial" w:hAnsi="Arial" w:cs="Arial"/>
          <w:b/>
        </w:rPr>
        <w:t xml:space="preserve"> </w:t>
      </w:r>
      <w:r w:rsidRPr="007A29B2">
        <w:rPr>
          <w:rFonts w:ascii="Arial" w:hAnsi="Arial" w:cs="Arial"/>
          <w:b/>
          <w:i w:val="0"/>
        </w:rPr>
        <w:t>::</w:t>
      </w:r>
    </w:p>
    <w:p w14:paraId="735AF036" w14:textId="77777777" w:rsidR="004C02EF" w:rsidRPr="00984A3F" w:rsidRDefault="004C02EF" w:rsidP="004C02EF">
      <w:pPr>
        <w:pStyle w:val="SyntaxDefinition"/>
      </w:pPr>
      <w:r w:rsidRPr="00984A3F">
        <w:t>IdentifierStart</w:t>
      </w:r>
      <w:r w:rsidRPr="00984A3F">
        <w:br/>
        <w:t>IdentifierName IdentifierPart</w:t>
      </w:r>
    </w:p>
    <w:p w14:paraId="02BE2EA6" w14:textId="77777777" w:rsidR="004C02EF" w:rsidRPr="00984A3F" w:rsidRDefault="004C02EF" w:rsidP="004C02EF">
      <w:pPr>
        <w:pStyle w:val="SyntaxRule"/>
      </w:pPr>
      <w:bookmarkStart w:id="479" w:name="_Toc381513624"/>
      <w:bookmarkStart w:id="480" w:name="_Toc382202766"/>
      <w:bookmarkStart w:id="481" w:name="_Toc382202986"/>
      <w:bookmarkStart w:id="482" w:name="_Toc382212146"/>
      <w:bookmarkStart w:id="483" w:name="_Toc382212325"/>
      <w:bookmarkStart w:id="484" w:name="_Toc382291491"/>
      <w:bookmarkStart w:id="485" w:name="_Ref382710006"/>
      <w:bookmarkStart w:id="486" w:name="_Toc385672127"/>
      <w:bookmarkStart w:id="487" w:name="_Toc393690218"/>
      <w:r w:rsidRPr="00984A3F">
        <w:t xml:space="preserve">IdentifierStart </w:t>
      </w:r>
      <w:r w:rsidRPr="007A29B2">
        <w:rPr>
          <w:rFonts w:ascii="Arial" w:hAnsi="Arial" w:cs="Arial"/>
          <w:b/>
          <w:i w:val="0"/>
        </w:rPr>
        <w:t>::</w:t>
      </w:r>
    </w:p>
    <w:p w14:paraId="5510407D" w14:textId="77777777" w:rsidR="004C02EF" w:rsidRPr="00984A3F" w:rsidRDefault="004C02EF" w:rsidP="004C02EF">
      <w:pPr>
        <w:pStyle w:val="SyntaxDefinition"/>
      </w:pPr>
      <w:r w:rsidRPr="00984A3F">
        <w:t>UnicodeLetter</w:t>
      </w:r>
      <w:r w:rsidRPr="00984A3F">
        <w:br/>
      </w:r>
      <w:r w:rsidRPr="004431E2">
        <w:rPr>
          <w:rFonts w:ascii="Courier New" w:hAnsi="Courier New"/>
          <w:b/>
          <w:i w:val="0"/>
        </w:rPr>
        <w:t>$</w:t>
      </w:r>
      <w:r w:rsidRPr="004431E2">
        <w:rPr>
          <w:rFonts w:ascii="Courier New" w:hAnsi="Courier New"/>
          <w:b/>
          <w:i w:val="0"/>
        </w:rPr>
        <w:br/>
        <w:t>_</w:t>
      </w:r>
      <w:r w:rsidRPr="00984A3F">
        <w:br/>
      </w:r>
      <w:r w:rsidRPr="004431E2">
        <w:rPr>
          <w:rFonts w:ascii="Courier New" w:hAnsi="Courier New"/>
          <w:b/>
          <w:i w:val="0"/>
        </w:rPr>
        <w:t xml:space="preserve">\ </w:t>
      </w:r>
      <w:r w:rsidRPr="00984A3F">
        <w:t>UnicodeEscapeSequence</w:t>
      </w:r>
    </w:p>
    <w:p w14:paraId="6B86DF5D" w14:textId="77777777" w:rsidR="004C02EF" w:rsidRPr="00984A3F" w:rsidRDefault="004C02EF" w:rsidP="004C02EF">
      <w:pPr>
        <w:pStyle w:val="SyntaxRule"/>
      </w:pPr>
      <w:r w:rsidRPr="00984A3F">
        <w:t xml:space="preserve">IdentifierPart </w:t>
      </w:r>
      <w:r w:rsidRPr="007A29B2">
        <w:rPr>
          <w:rFonts w:ascii="Arial" w:hAnsi="Arial" w:cs="Arial"/>
          <w:b/>
          <w:i w:val="0"/>
        </w:rPr>
        <w:t>::</w:t>
      </w:r>
    </w:p>
    <w:p w14:paraId="3033EF78" w14:textId="77777777" w:rsidR="004C02EF" w:rsidRPr="00984A3F" w:rsidRDefault="004C02EF" w:rsidP="004C02EF">
      <w:pPr>
        <w:pStyle w:val="SyntaxDefinition"/>
      </w:pPr>
      <w:r w:rsidRPr="00984A3F">
        <w:t>IdentifierStart</w:t>
      </w:r>
      <w:r w:rsidRPr="00984A3F">
        <w:br/>
        <w:t>UnicodeCombiningMark</w:t>
      </w:r>
      <w:r w:rsidRPr="00984A3F">
        <w:br/>
        <w:t>UnicodeDigit</w:t>
      </w:r>
      <w:r w:rsidRPr="00984A3F">
        <w:br/>
        <w:t>UnicodeConnectorPunctuation</w:t>
      </w:r>
      <w:r>
        <w:br/>
      </w:r>
      <w:r w:rsidRPr="0062419A">
        <w:rPr>
          <w:i w:val="0"/>
        </w:rPr>
        <w:t>&lt;ZWNJ&gt;</w:t>
      </w:r>
      <w:r w:rsidRPr="0062419A">
        <w:rPr>
          <w:i w:val="0"/>
        </w:rPr>
        <w:br/>
        <w:t>&lt;ZWJ&gt;</w:t>
      </w:r>
    </w:p>
    <w:p w14:paraId="53768BA9" w14:textId="77777777" w:rsidR="004C02EF" w:rsidRPr="00984A3F" w:rsidRDefault="004C02EF" w:rsidP="004C02EF">
      <w:pPr>
        <w:pStyle w:val="SyntaxRule"/>
      </w:pPr>
      <w:r w:rsidRPr="00984A3F">
        <w:t xml:space="preserve">UnicodeLetter </w:t>
      </w:r>
      <w:r w:rsidRPr="007A29B2">
        <w:rPr>
          <w:rFonts w:ascii="Arial" w:hAnsi="Arial" w:cs="Arial"/>
          <w:b/>
          <w:i w:val="0"/>
        </w:rPr>
        <w:t>::</w:t>
      </w:r>
    </w:p>
    <w:p w14:paraId="05D8ADA9" w14:textId="77777777" w:rsidR="004C02EF" w:rsidRPr="0062419A" w:rsidRDefault="004C02EF" w:rsidP="004C02EF">
      <w:pPr>
        <w:pStyle w:val="SyntaxDefinition"/>
        <w:rPr>
          <w:rFonts w:ascii="Arial" w:hAnsi="Arial" w:cs="Arial"/>
          <w:i w:val="0"/>
        </w:rPr>
      </w:pPr>
      <w:r w:rsidRPr="0062419A">
        <w:rPr>
          <w:rFonts w:ascii="Arial" w:hAnsi="Arial" w:cs="Arial"/>
          <w:i w:val="0"/>
        </w:rPr>
        <w:t>any character in the Unicode categories “Uppercase letter (Lu)”, “Lowercase letter (Ll)”, “Titlecase letter (Lt)”, “Modifier letter (Lm)”, “Other letter (Lo)”, or “Letter number (Nl)”.</w:t>
      </w:r>
    </w:p>
    <w:p w14:paraId="648AE902" w14:textId="77777777" w:rsidR="004C02EF" w:rsidRPr="00984A3F" w:rsidRDefault="004C02EF" w:rsidP="004C02EF">
      <w:pPr>
        <w:pStyle w:val="SyntaxRule"/>
      </w:pPr>
      <w:r w:rsidRPr="00984A3F">
        <w:t xml:space="preserve">UnicodeCombiningMark </w:t>
      </w:r>
      <w:r w:rsidRPr="007A29B2">
        <w:rPr>
          <w:rFonts w:ascii="Arial" w:hAnsi="Arial" w:cs="Arial"/>
          <w:b/>
          <w:i w:val="0"/>
        </w:rPr>
        <w:t>::</w:t>
      </w:r>
    </w:p>
    <w:p w14:paraId="4019EFE8" w14:textId="77777777" w:rsidR="004C02EF" w:rsidRPr="0062419A" w:rsidRDefault="004C02EF" w:rsidP="004C02EF">
      <w:pPr>
        <w:pStyle w:val="SyntaxDefinition"/>
        <w:rPr>
          <w:rFonts w:ascii="Arial" w:hAnsi="Arial" w:cs="Arial"/>
          <w:i w:val="0"/>
        </w:rPr>
      </w:pPr>
      <w:r w:rsidRPr="0062419A">
        <w:rPr>
          <w:rFonts w:ascii="Arial" w:hAnsi="Arial" w:cs="Arial"/>
          <w:i w:val="0"/>
        </w:rPr>
        <w:t>any character in the Unicode categories “Non-spacing mark (Mn)” or “Combining spacing mark (Mc)”</w:t>
      </w:r>
    </w:p>
    <w:p w14:paraId="3E156CA0" w14:textId="77777777" w:rsidR="004C02EF" w:rsidRPr="00984A3F" w:rsidRDefault="004C02EF" w:rsidP="004C02EF">
      <w:pPr>
        <w:pStyle w:val="SyntaxRule"/>
      </w:pPr>
      <w:r w:rsidRPr="00984A3F">
        <w:t xml:space="preserve">UnicodeDigit </w:t>
      </w:r>
      <w:r w:rsidRPr="007A29B2">
        <w:rPr>
          <w:rFonts w:ascii="Arial" w:hAnsi="Arial" w:cs="Arial"/>
          <w:b/>
          <w:i w:val="0"/>
        </w:rPr>
        <w:t>::</w:t>
      </w:r>
    </w:p>
    <w:p w14:paraId="56F50BB1" w14:textId="77777777" w:rsidR="004C02EF" w:rsidRPr="00B90A98" w:rsidRDefault="004C02EF" w:rsidP="004C02EF">
      <w:pPr>
        <w:pStyle w:val="SyntaxDefinition"/>
        <w:rPr>
          <w:rFonts w:ascii="Arial" w:hAnsi="Arial" w:cs="Arial"/>
          <w:i w:val="0"/>
        </w:rPr>
      </w:pPr>
      <w:r w:rsidRPr="00B90A98">
        <w:rPr>
          <w:rFonts w:ascii="Arial" w:hAnsi="Arial" w:cs="Arial"/>
          <w:i w:val="0"/>
        </w:rPr>
        <w:t>any character in the Unicode category “Decimal number (Nd)”</w:t>
      </w:r>
    </w:p>
    <w:p w14:paraId="11CE6FC7" w14:textId="77777777" w:rsidR="004C02EF" w:rsidRPr="00984A3F" w:rsidRDefault="004C02EF" w:rsidP="004C02EF">
      <w:pPr>
        <w:pStyle w:val="SyntaxRule"/>
      </w:pPr>
      <w:r w:rsidRPr="00984A3F">
        <w:t xml:space="preserve">UnicodeConnectorPunctuation </w:t>
      </w:r>
      <w:r w:rsidRPr="007A29B2">
        <w:rPr>
          <w:rFonts w:ascii="Arial" w:hAnsi="Arial" w:cs="Arial"/>
          <w:b/>
          <w:i w:val="0"/>
        </w:rPr>
        <w:t>::</w:t>
      </w:r>
    </w:p>
    <w:p w14:paraId="37A2DD0A" w14:textId="77777777" w:rsidR="004C02EF" w:rsidRPr="0062419A" w:rsidRDefault="004C02EF" w:rsidP="004C02EF">
      <w:pPr>
        <w:pStyle w:val="SyntaxDefinition"/>
        <w:rPr>
          <w:rFonts w:ascii="Arial" w:hAnsi="Arial" w:cs="Arial"/>
          <w:i w:val="0"/>
        </w:rPr>
      </w:pPr>
      <w:r w:rsidRPr="0062419A">
        <w:rPr>
          <w:rFonts w:ascii="Arial" w:hAnsi="Arial" w:cs="Arial"/>
          <w:i w:val="0"/>
        </w:rPr>
        <w:t>any character in the Unicode category “Connector punctuation (Pc)”</w:t>
      </w:r>
    </w:p>
    <w:p w14:paraId="7E06A7DD" w14:textId="77777777" w:rsidR="004C02EF" w:rsidRDefault="004C02EF" w:rsidP="004C02EF">
      <w:r>
        <w:t xml:space="preserve">The definitions of the nonterminal </w:t>
      </w:r>
      <w:r>
        <w:rPr>
          <w:rFonts w:ascii="Times New Roman" w:hAnsi="Times New Roman"/>
          <w:i/>
        </w:rPr>
        <w:t>UnicodeEscapeSequence</w:t>
      </w:r>
      <w:r>
        <w:t xml:space="preserve"> is given in 7.8.4</w:t>
      </w:r>
    </w:p>
    <w:p w14:paraId="6062C451" w14:textId="77777777" w:rsidR="009D6071" w:rsidRPr="0093584C" w:rsidRDefault="009D6071" w:rsidP="009D6071">
      <w:pPr>
        <w:pStyle w:val="Syntax"/>
        <w:rPr>
          <w:ins w:id="488" w:author="Rev 3 Allen Wirfs-Brock" w:date="2011-09-22T13:54:00Z"/>
        </w:rPr>
      </w:pPr>
      <w:bookmarkStart w:id="489" w:name="_Toc235503315"/>
      <w:bookmarkStart w:id="490" w:name="_Toc241509090"/>
      <w:bookmarkStart w:id="491" w:name="_Toc244416577"/>
      <w:bookmarkStart w:id="492" w:name="_Toc276630941"/>
      <w:ins w:id="493" w:author="Rev 3 Allen Wirfs-Brock" w:date="2011-09-22T13:54:00Z">
        <w:r w:rsidRPr="0093584C">
          <w:t>Semantics</w:t>
        </w:r>
      </w:ins>
    </w:p>
    <w:p w14:paraId="48123B28" w14:textId="77777777" w:rsidR="009D6071" w:rsidRDefault="009D6071" w:rsidP="009D6071">
      <w:pPr>
        <w:rPr>
          <w:ins w:id="494" w:author="Rev 3 Allen Wirfs-Brock" w:date="2011-09-22T13:54:00Z"/>
        </w:rPr>
      </w:pPr>
      <w:ins w:id="495" w:author="Rev 3 Allen Wirfs-Brock" w:date="2011-09-22T13:54:00Z">
        <w:r>
          <w:t xml:space="preserve">The </w:t>
        </w:r>
        <w:r>
          <w:rPr>
            <w:rFonts w:ascii="Times New Roman" w:eastAsia="Times New Roman" w:hAnsi="Times New Roman"/>
            <w:spacing w:val="6"/>
            <w:lang w:eastAsia="en-US"/>
          </w:rPr>
          <w:t xml:space="preserve">String value </w:t>
        </w:r>
        <w:r>
          <w:t xml:space="preserve">of </w:t>
        </w:r>
      </w:ins>
      <w:ins w:id="496" w:author="Rev 3 Allen Wirfs-Brock" w:date="2011-09-22T13:55:00Z">
        <w:r>
          <w:t>the production</w:t>
        </w:r>
      </w:ins>
      <w:ins w:id="497" w:author="Rev 3 Allen Wirfs-Brock" w:date="2011-09-22T13:54:00Z">
        <w:r>
          <w:t xml:space="preserve"> </w:t>
        </w:r>
        <w:r>
          <w:rPr>
            <w:rStyle w:val="bnf"/>
          </w:rPr>
          <w:t>Identifier</w:t>
        </w:r>
        <w:r>
          <w:t xml:space="preserve"> </w:t>
        </w:r>
      </w:ins>
      <w:ins w:id="498" w:author="Rev 3 Allen Wirfs-Brock" w:date="2011-09-22T13:56:00Z">
        <w:r w:rsidRPr="009D6071">
          <w:rPr>
            <w:b/>
          </w:rPr>
          <w:t>::</w:t>
        </w:r>
        <w:r w:rsidR="006B058A" w:rsidRPr="006B058A">
          <w:t xml:space="preserve"> </w:t>
        </w:r>
        <w:r w:rsidR="006B058A" w:rsidRPr="006B058A">
          <w:rPr>
            <w:rStyle w:val="bnf"/>
          </w:rPr>
          <w:t>IdentifierName</w:t>
        </w:r>
        <w:r w:rsidR="006B058A" w:rsidRPr="00984A3F">
          <w:t xml:space="preserve"> </w:t>
        </w:r>
        <w:r w:rsidR="006B058A" w:rsidRPr="006B058A">
          <w:rPr>
            <w:rFonts w:cs="Arial"/>
            <w:b/>
          </w:rPr>
          <w:t>but not</w:t>
        </w:r>
        <w:r w:rsidR="006B058A" w:rsidRPr="00984A3F">
          <w:t xml:space="preserve"> </w:t>
        </w:r>
        <w:r w:rsidR="006B058A" w:rsidRPr="006B058A">
          <w:rPr>
            <w:rStyle w:val="bnf"/>
          </w:rPr>
          <w:t>ReservedWord</w:t>
        </w:r>
        <w:r>
          <w:rPr>
            <w:b/>
            <w:i/>
          </w:rPr>
          <w:t xml:space="preserve"> </w:t>
        </w:r>
      </w:ins>
      <w:ins w:id="499" w:author="Rev 3 Allen Wirfs-Brock" w:date="2011-09-22T13:54:00Z">
        <w:r>
          <w:t>is determined as follows:</w:t>
        </w:r>
      </w:ins>
    </w:p>
    <w:p w14:paraId="7E743E4D" w14:textId="77777777" w:rsidR="009D6071" w:rsidRDefault="009D6071" w:rsidP="009D6071">
      <w:pPr>
        <w:pStyle w:val="Alg4"/>
        <w:numPr>
          <w:ilvl w:val="0"/>
          <w:numId w:val="479"/>
        </w:numPr>
        <w:spacing w:after="220"/>
        <w:contextualSpacing/>
        <w:rPr>
          <w:ins w:id="500" w:author="Rev 3 Allen Wirfs-Brock" w:date="2011-09-22T13:54:00Z"/>
        </w:rPr>
      </w:pPr>
      <w:ins w:id="501" w:author="Rev 3 Allen Wirfs-Brock" w:date="2011-09-22T13:54:00Z">
        <w:r>
          <w:t xml:space="preserve">Return </w:t>
        </w:r>
      </w:ins>
      <w:ins w:id="502" w:author="Rev 3 Allen Wirfs-Brock" w:date="2011-09-22T13:57:00Z">
        <w:r w:rsidR="006B058A">
          <w:t>the</w:t>
        </w:r>
      </w:ins>
      <w:ins w:id="503" w:author="Rev 3 Allen Wirfs-Brock" w:date="2011-09-22T13:54:00Z">
        <w:r>
          <w:t xml:space="preserve"> String value consisting of </w:t>
        </w:r>
        <w:r w:rsidRPr="00DF5EB3">
          <w:rPr>
            <w:rStyle w:val="bnf"/>
          </w:rPr>
          <w:t>Identifier</w:t>
        </w:r>
        <w:r>
          <w:rPr>
            <w:rStyle w:val="bnf"/>
          </w:rPr>
          <w:t>Name</w:t>
        </w:r>
        <w:r>
          <w:t>.</w:t>
        </w:r>
      </w:ins>
    </w:p>
    <w:p w14:paraId="4C8708D5" w14:textId="77777777" w:rsidR="006B058A" w:rsidRDefault="006B058A" w:rsidP="006B058A">
      <w:pPr>
        <w:rPr>
          <w:ins w:id="504" w:author="Rev 3 Allen Wirfs-Brock" w:date="2011-09-22T13:58:00Z"/>
        </w:rPr>
      </w:pPr>
      <w:ins w:id="505" w:author="Rev 3 Allen Wirfs-Brock" w:date="2011-09-22T13:58:00Z">
        <w:r>
          <w:t xml:space="preserve">The </w:t>
        </w:r>
        <w:r>
          <w:rPr>
            <w:rFonts w:ascii="Times New Roman" w:eastAsia="Times New Roman" w:hAnsi="Times New Roman"/>
            <w:spacing w:val="6"/>
            <w:lang w:eastAsia="en-US"/>
          </w:rPr>
          <w:t xml:space="preserve">String value </w:t>
        </w:r>
        <w:r>
          <w:t xml:space="preserve">of </w:t>
        </w:r>
        <w:r w:rsidRPr="006B058A">
          <w:rPr>
            <w:rStyle w:val="bnf"/>
          </w:rPr>
          <w:t>IdentifierName</w:t>
        </w:r>
        <w:r w:rsidRPr="00984A3F">
          <w:t xml:space="preserve"> </w:t>
        </w:r>
        <w:r>
          <w:t>is determined as follows:</w:t>
        </w:r>
      </w:ins>
    </w:p>
    <w:p w14:paraId="736AACC4" w14:textId="77777777" w:rsidR="006B058A" w:rsidRDefault="006B058A" w:rsidP="006B058A">
      <w:pPr>
        <w:pStyle w:val="Alg4"/>
        <w:numPr>
          <w:ilvl w:val="0"/>
          <w:numId w:val="594"/>
        </w:numPr>
        <w:spacing w:after="220"/>
        <w:contextualSpacing/>
        <w:rPr>
          <w:ins w:id="506" w:author="Rev 3 Allen Wirfs-Brock" w:date="2011-09-22T13:58:00Z"/>
        </w:rPr>
      </w:pPr>
      <w:ins w:id="507" w:author="Rev 3 Allen Wirfs-Brock" w:date="2011-09-22T13:58:00Z">
        <w:r>
          <w:t>Return the String value consisting of</w:t>
        </w:r>
      </w:ins>
      <w:ins w:id="508" w:author="Rev 3 Allen Wirfs-Brock" w:date="2011-09-22T13:59:00Z">
        <w:r>
          <w:t xml:space="preserve"> the sequence of characters corresponding to</w:t>
        </w:r>
      </w:ins>
      <w:ins w:id="509" w:author="Rev 3 Allen Wirfs-Brock" w:date="2011-09-22T13:58:00Z">
        <w:r>
          <w:t xml:space="preserve"> </w:t>
        </w:r>
        <w:r w:rsidRPr="00DF5EB3">
          <w:rPr>
            <w:rStyle w:val="bnf"/>
          </w:rPr>
          <w:t>Identifier</w:t>
        </w:r>
        <w:r>
          <w:rPr>
            <w:rStyle w:val="bnf"/>
          </w:rPr>
          <w:t>Name</w:t>
        </w:r>
        <w:r>
          <w:t>.</w:t>
        </w:r>
      </w:ins>
    </w:p>
    <w:p w14:paraId="5E72CFCA" w14:textId="77777777" w:rsidR="004C02EF" w:rsidRDefault="004C02EF" w:rsidP="004C02EF">
      <w:pPr>
        <w:pStyle w:val="30"/>
        <w:numPr>
          <w:ilvl w:val="0"/>
          <w:numId w:val="0"/>
        </w:numPr>
      </w:pPr>
      <w:bookmarkStart w:id="510" w:name="_Toc178386950"/>
      <w:r>
        <w:t>7.6.1</w:t>
      </w:r>
      <w:r>
        <w:tab/>
        <w:t>Reserved Words</w:t>
      </w:r>
      <w:bookmarkEnd w:id="489"/>
      <w:bookmarkEnd w:id="490"/>
      <w:bookmarkEnd w:id="491"/>
      <w:bookmarkEnd w:id="492"/>
      <w:bookmarkEnd w:id="510"/>
    </w:p>
    <w:p w14:paraId="759A6A7F" w14:textId="77777777" w:rsidR="004C02EF" w:rsidRDefault="004C02EF" w:rsidP="004C02EF">
      <w:r>
        <w:t xml:space="preserve">A reserved word is an </w:t>
      </w:r>
      <w:r w:rsidRPr="006F7870">
        <w:rPr>
          <w:rFonts w:ascii="Times New Roman" w:hAnsi="Times New Roman"/>
          <w:i/>
        </w:rPr>
        <w:t>IdentifierName</w:t>
      </w:r>
      <w:r>
        <w:t xml:space="preserve"> that cannot be used as an </w:t>
      </w:r>
      <w:r w:rsidRPr="006F7870">
        <w:rPr>
          <w:rFonts w:ascii="Times New Roman" w:hAnsi="Times New Roman"/>
          <w:i/>
        </w:rPr>
        <w:t>Identifier</w:t>
      </w:r>
      <w:r>
        <w:t>.</w:t>
      </w:r>
    </w:p>
    <w:p w14:paraId="3FF47C7A" w14:textId="77777777" w:rsidR="004C02EF" w:rsidRDefault="004C02EF" w:rsidP="004C02EF">
      <w:pPr>
        <w:pStyle w:val="Syntax"/>
      </w:pPr>
      <w:r w:rsidRPr="00795B25">
        <w:t>Syntax</w:t>
      </w:r>
    </w:p>
    <w:p w14:paraId="2158355B" w14:textId="77777777" w:rsidR="004C02EF" w:rsidRPr="00984A3F" w:rsidRDefault="004C02EF" w:rsidP="004C02EF">
      <w:pPr>
        <w:pStyle w:val="SyntaxRule"/>
      </w:pPr>
      <w:r w:rsidRPr="00984A3F">
        <w:t>ReservedWord</w:t>
      </w:r>
      <w:r w:rsidRPr="001175D0">
        <w:rPr>
          <w:rFonts w:ascii="Arial" w:hAnsi="Arial" w:cs="Arial"/>
          <w:b/>
        </w:rPr>
        <w:t xml:space="preserve"> </w:t>
      </w:r>
      <w:r w:rsidRPr="007A29B2">
        <w:rPr>
          <w:rFonts w:ascii="Arial" w:hAnsi="Arial" w:cs="Arial"/>
          <w:b/>
          <w:i w:val="0"/>
        </w:rPr>
        <w:t>::</w:t>
      </w:r>
    </w:p>
    <w:p w14:paraId="5003A027" w14:textId="77777777" w:rsidR="004C02EF" w:rsidRPr="00984A3F" w:rsidRDefault="004C02EF" w:rsidP="004C02EF">
      <w:pPr>
        <w:pStyle w:val="SyntaxDefinition"/>
      </w:pPr>
      <w:r w:rsidRPr="00984A3F">
        <w:t>Keyword</w:t>
      </w:r>
      <w:r w:rsidRPr="00984A3F">
        <w:br/>
        <w:t>FutureReservedWord</w:t>
      </w:r>
      <w:r w:rsidRPr="00984A3F">
        <w:br/>
        <w:t>NullLiteral</w:t>
      </w:r>
      <w:r w:rsidRPr="00984A3F">
        <w:br/>
        <w:t>BooleanLiteral</w:t>
      </w:r>
    </w:p>
    <w:p w14:paraId="3623C592" w14:textId="77777777" w:rsidR="004C02EF" w:rsidRDefault="004C02EF" w:rsidP="004C02EF">
      <w:pPr>
        <w:pStyle w:val="40"/>
        <w:numPr>
          <w:ilvl w:val="0"/>
          <w:numId w:val="0"/>
        </w:numPr>
      </w:pPr>
      <w:r>
        <w:t>7.6.1.1</w:t>
      </w:r>
      <w:r>
        <w:tab/>
        <w:t>Keywords</w:t>
      </w:r>
    </w:p>
    <w:p w14:paraId="155F3DDF" w14:textId="77777777" w:rsidR="004C02EF" w:rsidRDefault="004C02EF" w:rsidP="004C02EF">
      <w:r>
        <w:t xml:space="preserve">The following tokens are ECMAScript keywords and may not be used as </w:t>
      </w:r>
      <w:r w:rsidRPr="006F7870">
        <w:rPr>
          <w:rFonts w:ascii="Times New Roman" w:hAnsi="Times New Roman"/>
          <w:i/>
        </w:rPr>
        <w:t>Identifiers</w:t>
      </w:r>
      <w:r>
        <w:t xml:space="preserve"> in ECMAScript programs.</w:t>
      </w:r>
    </w:p>
    <w:p w14:paraId="01D54099" w14:textId="77777777" w:rsidR="004C02EF" w:rsidRDefault="004C02EF" w:rsidP="004C02EF">
      <w:pPr>
        <w:pStyle w:val="Syntax"/>
      </w:pPr>
      <w:r w:rsidRPr="00795B25">
        <w:t>Syntax</w:t>
      </w:r>
    </w:p>
    <w:p w14:paraId="6D1BE3FA" w14:textId="77777777" w:rsidR="004C02EF" w:rsidRPr="00984A3F" w:rsidRDefault="004C02EF" w:rsidP="004C02EF">
      <w:pPr>
        <w:pStyle w:val="SyntaxRule"/>
      </w:pPr>
      <w:r w:rsidRPr="00984A3F">
        <w:t xml:space="preserve">Keyword </w:t>
      </w:r>
      <w:r w:rsidRPr="007A29B2">
        <w:rPr>
          <w:rFonts w:ascii="Arial" w:hAnsi="Arial" w:cs="Arial"/>
          <w:i w:val="0"/>
        </w:rPr>
        <w:t>::</w:t>
      </w:r>
      <w:r w:rsidRPr="0040440B">
        <w:rPr>
          <w:rFonts w:ascii="Arial" w:hAnsi="Arial" w:cs="Arial"/>
        </w:rPr>
        <w:t xml:space="preserve"> </w:t>
      </w:r>
      <w:r w:rsidRPr="007A29B2">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984A3F" w14:paraId="1CBCB392" w14:textId="77777777" w:rsidTr="003A4B22">
        <w:trPr>
          <w:trHeight w:hRule="exact" w:val="240"/>
        </w:trPr>
        <w:tc>
          <w:tcPr>
            <w:tcW w:w="1895" w:type="dxa"/>
          </w:tcPr>
          <w:p w14:paraId="6205E914" w14:textId="77777777" w:rsidR="004C02EF" w:rsidRDefault="004C02EF" w:rsidP="003A4B22">
            <w:pPr>
              <w:pStyle w:val="SyntaxOneOf"/>
              <w:keepNext/>
            </w:pPr>
            <w:r>
              <w:t>break</w:t>
            </w:r>
          </w:p>
        </w:tc>
        <w:tc>
          <w:tcPr>
            <w:tcW w:w="1895" w:type="dxa"/>
          </w:tcPr>
          <w:p w14:paraId="17CB8D65" w14:textId="77777777" w:rsidR="004C02EF" w:rsidRDefault="004C02EF" w:rsidP="003A4B22">
            <w:pPr>
              <w:pStyle w:val="SyntaxOneOf"/>
              <w:keepNext/>
            </w:pPr>
            <w:r>
              <w:t>do</w:t>
            </w:r>
            <w:r w:rsidDel="00777190">
              <w:t xml:space="preserve"> </w:t>
            </w:r>
          </w:p>
        </w:tc>
        <w:tc>
          <w:tcPr>
            <w:tcW w:w="1895" w:type="dxa"/>
          </w:tcPr>
          <w:p w14:paraId="76FC0918" w14:textId="77777777" w:rsidR="004C02EF" w:rsidRDefault="004C02EF" w:rsidP="003A4B22">
            <w:pPr>
              <w:pStyle w:val="SyntaxOneOf"/>
              <w:keepNext/>
            </w:pPr>
            <w:r>
              <w:t>instanceof</w:t>
            </w:r>
            <w:r w:rsidDel="00777190">
              <w:t xml:space="preserve"> </w:t>
            </w:r>
          </w:p>
        </w:tc>
        <w:tc>
          <w:tcPr>
            <w:tcW w:w="1895" w:type="dxa"/>
          </w:tcPr>
          <w:p w14:paraId="3DF5E0C5" w14:textId="77777777" w:rsidR="004C02EF" w:rsidRDefault="004C02EF" w:rsidP="003A4B22">
            <w:pPr>
              <w:pStyle w:val="SyntaxOneOf"/>
              <w:keepNext/>
            </w:pPr>
            <w:r>
              <w:t>typeof</w:t>
            </w:r>
            <w:r w:rsidDel="00777190">
              <w:t xml:space="preserve"> </w:t>
            </w:r>
          </w:p>
        </w:tc>
      </w:tr>
      <w:tr w:rsidR="004C02EF" w:rsidRPr="00984A3F" w14:paraId="663C3D24" w14:textId="77777777" w:rsidTr="003A4B22">
        <w:trPr>
          <w:trHeight w:hRule="exact" w:val="240"/>
        </w:trPr>
        <w:tc>
          <w:tcPr>
            <w:tcW w:w="1895" w:type="dxa"/>
          </w:tcPr>
          <w:p w14:paraId="0E419EE4" w14:textId="77777777" w:rsidR="004C02EF" w:rsidRDefault="004C02EF" w:rsidP="003A4B22">
            <w:pPr>
              <w:pStyle w:val="SyntaxOneOf"/>
              <w:keepNext/>
            </w:pPr>
            <w:r>
              <w:t>case</w:t>
            </w:r>
          </w:p>
        </w:tc>
        <w:tc>
          <w:tcPr>
            <w:tcW w:w="1895" w:type="dxa"/>
          </w:tcPr>
          <w:p w14:paraId="067942CF" w14:textId="77777777" w:rsidR="004C02EF" w:rsidRDefault="004C02EF" w:rsidP="003A4B22">
            <w:pPr>
              <w:pStyle w:val="SyntaxOneOf"/>
              <w:keepNext/>
            </w:pPr>
            <w:r>
              <w:t>else</w:t>
            </w:r>
          </w:p>
        </w:tc>
        <w:tc>
          <w:tcPr>
            <w:tcW w:w="1895" w:type="dxa"/>
          </w:tcPr>
          <w:p w14:paraId="7504B897" w14:textId="77777777" w:rsidR="004C02EF" w:rsidRDefault="004C02EF" w:rsidP="003A4B22">
            <w:pPr>
              <w:pStyle w:val="SyntaxOneOf"/>
              <w:keepNext/>
            </w:pPr>
            <w:r>
              <w:t>new</w:t>
            </w:r>
          </w:p>
        </w:tc>
        <w:tc>
          <w:tcPr>
            <w:tcW w:w="1895" w:type="dxa"/>
          </w:tcPr>
          <w:p w14:paraId="512A7E4D" w14:textId="77777777" w:rsidR="004C02EF" w:rsidRDefault="004C02EF" w:rsidP="003A4B22">
            <w:pPr>
              <w:pStyle w:val="SyntaxOneOf"/>
              <w:keepNext/>
            </w:pPr>
            <w:r>
              <w:t>var</w:t>
            </w:r>
          </w:p>
        </w:tc>
      </w:tr>
      <w:tr w:rsidR="004C02EF" w:rsidRPr="00984A3F" w14:paraId="6438982B" w14:textId="77777777" w:rsidTr="003A4B22">
        <w:trPr>
          <w:trHeight w:hRule="exact" w:val="240"/>
        </w:trPr>
        <w:tc>
          <w:tcPr>
            <w:tcW w:w="1895" w:type="dxa"/>
          </w:tcPr>
          <w:p w14:paraId="300280DF" w14:textId="77777777" w:rsidR="004C02EF" w:rsidRDefault="004C02EF" w:rsidP="003A4B22">
            <w:pPr>
              <w:pStyle w:val="SyntaxOneOf"/>
              <w:keepNext/>
            </w:pPr>
            <w:r>
              <w:t>catch</w:t>
            </w:r>
          </w:p>
        </w:tc>
        <w:tc>
          <w:tcPr>
            <w:tcW w:w="1895" w:type="dxa"/>
          </w:tcPr>
          <w:p w14:paraId="6B16A8FA" w14:textId="77777777" w:rsidR="004C02EF" w:rsidRDefault="004C02EF" w:rsidP="003A4B22">
            <w:pPr>
              <w:pStyle w:val="SyntaxOneOf"/>
              <w:keepNext/>
            </w:pPr>
            <w:r>
              <w:t>finally</w:t>
            </w:r>
          </w:p>
        </w:tc>
        <w:tc>
          <w:tcPr>
            <w:tcW w:w="1895" w:type="dxa"/>
          </w:tcPr>
          <w:p w14:paraId="5F5D60FA" w14:textId="77777777" w:rsidR="004C02EF" w:rsidRDefault="004C02EF" w:rsidP="003A4B22">
            <w:pPr>
              <w:pStyle w:val="SyntaxOneOf"/>
              <w:keepNext/>
            </w:pPr>
            <w:r>
              <w:t>return</w:t>
            </w:r>
          </w:p>
        </w:tc>
        <w:tc>
          <w:tcPr>
            <w:tcW w:w="1895" w:type="dxa"/>
          </w:tcPr>
          <w:p w14:paraId="1C5E2EDD" w14:textId="77777777" w:rsidR="004C02EF" w:rsidRDefault="004C02EF" w:rsidP="003A4B22">
            <w:pPr>
              <w:pStyle w:val="SyntaxOneOf"/>
              <w:keepNext/>
            </w:pPr>
            <w:r>
              <w:t>void</w:t>
            </w:r>
          </w:p>
        </w:tc>
      </w:tr>
      <w:tr w:rsidR="004C02EF" w:rsidRPr="00984A3F" w14:paraId="626A150A" w14:textId="77777777" w:rsidTr="003A4B22">
        <w:trPr>
          <w:trHeight w:hRule="exact" w:val="240"/>
        </w:trPr>
        <w:tc>
          <w:tcPr>
            <w:tcW w:w="1895" w:type="dxa"/>
          </w:tcPr>
          <w:p w14:paraId="6A329930" w14:textId="77777777" w:rsidR="004C02EF" w:rsidRDefault="004C02EF" w:rsidP="003A4B22">
            <w:pPr>
              <w:pStyle w:val="SyntaxOneOf"/>
              <w:keepNext/>
            </w:pPr>
            <w:r>
              <w:t>continue</w:t>
            </w:r>
          </w:p>
        </w:tc>
        <w:tc>
          <w:tcPr>
            <w:tcW w:w="1895" w:type="dxa"/>
          </w:tcPr>
          <w:p w14:paraId="322BB209" w14:textId="77777777" w:rsidR="004C02EF" w:rsidRDefault="004C02EF" w:rsidP="003A4B22">
            <w:pPr>
              <w:pStyle w:val="SyntaxOneOf"/>
              <w:keepNext/>
            </w:pPr>
            <w:r>
              <w:t>for</w:t>
            </w:r>
          </w:p>
        </w:tc>
        <w:tc>
          <w:tcPr>
            <w:tcW w:w="1895" w:type="dxa"/>
          </w:tcPr>
          <w:p w14:paraId="5159D6D0" w14:textId="77777777" w:rsidR="004C02EF" w:rsidRDefault="004C02EF" w:rsidP="003A4B22">
            <w:pPr>
              <w:pStyle w:val="SyntaxOneOf"/>
              <w:keepNext/>
            </w:pPr>
            <w:r>
              <w:t>switch</w:t>
            </w:r>
          </w:p>
        </w:tc>
        <w:tc>
          <w:tcPr>
            <w:tcW w:w="1895" w:type="dxa"/>
          </w:tcPr>
          <w:p w14:paraId="7E92D7B4" w14:textId="77777777" w:rsidR="004C02EF" w:rsidRDefault="004C02EF" w:rsidP="003A4B22">
            <w:pPr>
              <w:pStyle w:val="SyntaxOneOf"/>
              <w:keepNext/>
            </w:pPr>
            <w:r>
              <w:t>while</w:t>
            </w:r>
          </w:p>
        </w:tc>
      </w:tr>
      <w:tr w:rsidR="004C02EF" w:rsidRPr="00984A3F" w14:paraId="31070E88" w14:textId="77777777" w:rsidTr="003A4B22">
        <w:trPr>
          <w:trHeight w:hRule="exact" w:val="240"/>
        </w:trPr>
        <w:tc>
          <w:tcPr>
            <w:tcW w:w="1895" w:type="dxa"/>
          </w:tcPr>
          <w:p w14:paraId="1AB61C31" w14:textId="77777777" w:rsidR="004C02EF" w:rsidRDefault="004C02EF" w:rsidP="003A4B22">
            <w:pPr>
              <w:pStyle w:val="SyntaxOneOf"/>
            </w:pPr>
            <w:r>
              <w:t>debugger</w:t>
            </w:r>
            <w:r w:rsidDel="00777190">
              <w:t xml:space="preserve"> </w:t>
            </w:r>
          </w:p>
        </w:tc>
        <w:tc>
          <w:tcPr>
            <w:tcW w:w="1895" w:type="dxa"/>
          </w:tcPr>
          <w:p w14:paraId="57644B6E" w14:textId="77777777" w:rsidR="004C02EF" w:rsidRDefault="004C02EF" w:rsidP="003A4B22">
            <w:pPr>
              <w:pStyle w:val="SyntaxOneOf"/>
            </w:pPr>
            <w:r>
              <w:t>function</w:t>
            </w:r>
          </w:p>
        </w:tc>
        <w:tc>
          <w:tcPr>
            <w:tcW w:w="1895" w:type="dxa"/>
          </w:tcPr>
          <w:p w14:paraId="3DAEADAD" w14:textId="77777777" w:rsidR="004C02EF" w:rsidRDefault="004C02EF" w:rsidP="003A4B22">
            <w:pPr>
              <w:pStyle w:val="SyntaxOneOf"/>
            </w:pPr>
            <w:r>
              <w:t>this</w:t>
            </w:r>
          </w:p>
        </w:tc>
        <w:tc>
          <w:tcPr>
            <w:tcW w:w="1895" w:type="dxa"/>
          </w:tcPr>
          <w:p w14:paraId="7149A335" w14:textId="77777777" w:rsidR="004C02EF" w:rsidRDefault="004C02EF" w:rsidP="003A4B22">
            <w:pPr>
              <w:pStyle w:val="SyntaxOneOf"/>
            </w:pPr>
            <w:r>
              <w:t>with</w:t>
            </w:r>
          </w:p>
        </w:tc>
      </w:tr>
      <w:tr w:rsidR="004C02EF" w:rsidRPr="00984A3F" w14:paraId="63A2BF0F" w14:textId="77777777" w:rsidTr="003A4B22">
        <w:trPr>
          <w:trHeight w:hRule="exact" w:val="240"/>
        </w:trPr>
        <w:tc>
          <w:tcPr>
            <w:tcW w:w="1895" w:type="dxa"/>
          </w:tcPr>
          <w:p w14:paraId="76C54EFF" w14:textId="77777777" w:rsidR="004C02EF" w:rsidRDefault="004C02EF" w:rsidP="003A4B22">
            <w:pPr>
              <w:pStyle w:val="SyntaxOneOf"/>
            </w:pPr>
            <w:r>
              <w:t>default</w:t>
            </w:r>
          </w:p>
        </w:tc>
        <w:tc>
          <w:tcPr>
            <w:tcW w:w="1895" w:type="dxa"/>
          </w:tcPr>
          <w:p w14:paraId="0A747371" w14:textId="77777777" w:rsidR="004C02EF" w:rsidRDefault="004C02EF" w:rsidP="003A4B22">
            <w:pPr>
              <w:pStyle w:val="SyntaxOneOf"/>
            </w:pPr>
            <w:r>
              <w:t>if</w:t>
            </w:r>
          </w:p>
        </w:tc>
        <w:tc>
          <w:tcPr>
            <w:tcW w:w="1895" w:type="dxa"/>
          </w:tcPr>
          <w:p w14:paraId="307D719F" w14:textId="77777777" w:rsidR="004C02EF" w:rsidRDefault="004C02EF" w:rsidP="003A4B22">
            <w:pPr>
              <w:pStyle w:val="SyntaxOneOf"/>
            </w:pPr>
            <w:r>
              <w:t>throw</w:t>
            </w:r>
          </w:p>
        </w:tc>
        <w:tc>
          <w:tcPr>
            <w:tcW w:w="1895" w:type="dxa"/>
          </w:tcPr>
          <w:p w14:paraId="577CA3BF" w14:textId="77777777" w:rsidR="004C02EF" w:rsidRDefault="004C02EF" w:rsidP="003A4B22">
            <w:pPr>
              <w:pStyle w:val="SyntaxOneOf"/>
            </w:pPr>
          </w:p>
        </w:tc>
      </w:tr>
      <w:tr w:rsidR="004C02EF" w:rsidRPr="00984A3F" w14:paraId="032DDC12" w14:textId="77777777" w:rsidTr="003A4B22">
        <w:trPr>
          <w:trHeight w:hRule="exact" w:val="240"/>
        </w:trPr>
        <w:tc>
          <w:tcPr>
            <w:tcW w:w="1895" w:type="dxa"/>
          </w:tcPr>
          <w:p w14:paraId="75889922" w14:textId="77777777" w:rsidR="004C02EF" w:rsidRDefault="004C02EF" w:rsidP="003A4B22">
            <w:pPr>
              <w:pStyle w:val="SyntaxOneOf"/>
            </w:pPr>
            <w:r>
              <w:t>delete</w:t>
            </w:r>
          </w:p>
        </w:tc>
        <w:tc>
          <w:tcPr>
            <w:tcW w:w="1895" w:type="dxa"/>
          </w:tcPr>
          <w:p w14:paraId="1467A2C4" w14:textId="77777777" w:rsidR="004C02EF" w:rsidRDefault="004C02EF" w:rsidP="003A4B22">
            <w:pPr>
              <w:pStyle w:val="SyntaxOneOf"/>
            </w:pPr>
            <w:r>
              <w:t>in</w:t>
            </w:r>
          </w:p>
        </w:tc>
        <w:tc>
          <w:tcPr>
            <w:tcW w:w="1895" w:type="dxa"/>
          </w:tcPr>
          <w:p w14:paraId="66DC04F4" w14:textId="77777777" w:rsidR="004C02EF" w:rsidRDefault="004C02EF" w:rsidP="003A4B22">
            <w:pPr>
              <w:pStyle w:val="SyntaxOneOf"/>
            </w:pPr>
            <w:r>
              <w:t>try</w:t>
            </w:r>
          </w:p>
        </w:tc>
        <w:tc>
          <w:tcPr>
            <w:tcW w:w="1895" w:type="dxa"/>
          </w:tcPr>
          <w:p w14:paraId="21B6F6FC" w14:textId="77777777" w:rsidR="004C02EF" w:rsidRDefault="004C02EF" w:rsidP="003A4B22">
            <w:pPr>
              <w:pStyle w:val="SyntaxOneOf"/>
            </w:pPr>
          </w:p>
        </w:tc>
      </w:tr>
    </w:tbl>
    <w:p w14:paraId="11604CB3" w14:textId="77777777" w:rsidR="004C02EF" w:rsidRDefault="004C02EF" w:rsidP="004C02EF">
      <w:pPr>
        <w:pStyle w:val="40"/>
        <w:numPr>
          <w:ilvl w:val="0"/>
          <w:numId w:val="0"/>
        </w:numPr>
      </w:pPr>
      <w:r>
        <w:t>7.6.1.2</w:t>
      </w:r>
      <w:r>
        <w:tab/>
        <w:t>Future Reserved Words</w:t>
      </w:r>
    </w:p>
    <w:p w14:paraId="366B1E4F" w14:textId="77777777" w:rsidR="004C02EF" w:rsidRDefault="004C02EF" w:rsidP="004C02EF">
      <w:r>
        <w:t>The following words are used as keywords in proposed extensions and are therefore reserved to allow for the possibility of future adoption of those extensions.</w:t>
      </w:r>
    </w:p>
    <w:p w14:paraId="46769EC8" w14:textId="77777777" w:rsidR="004C02EF" w:rsidRDefault="004C02EF" w:rsidP="004C02EF">
      <w:pPr>
        <w:pStyle w:val="Syntax"/>
      </w:pPr>
      <w:r w:rsidRPr="00795B25">
        <w:t>Syntax</w:t>
      </w:r>
    </w:p>
    <w:p w14:paraId="4FB62F94" w14:textId="77777777" w:rsidR="004C02EF" w:rsidRPr="00984A3F" w:rsidRDefault="004C02EF" w:rsidP="004C02EF">
      <w:pPr>
        <w:pStyle w:val="SyntaxRule"/>
      </w:pPr>
      <w:r w:rsidRPr="00984A3F">
        <w:t>FutureReservedWord</w:t>
      </w:r>
      <w:r w:rsidRPr="00984A3F">
        <w:rPr>
          <w:b/>
        </w:rPr>
        <w:t xml:space="preserve"> </w:t>
      </w:r>
      <w:r w:rsidRPr="007A29B2">
        <w:rPr>
          <w:rFonts w:ascii="Arial" w:hAnsi="Arial" w:cs="Arial"/>
          <w:b/>
          <w:i w:val="0"/>
        </w:rPr>
        <w:t>::</w:t>
      </w:r>
      <w:r w:rsidRPr="0040440B">
        <w:rPr>
          <w:rFonts w:ascii="Arial" w:hAnsi="Arial" w:cs="Arial"/>
          <w:b/>
        </w:rPr>
        <w:t xml:space="preserve"> </w:t>
      </w:r>
      <w:r w:rsidRPr="006E58D8">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984A3F" w14:paraId="78546CB6" w14:textId="77777777" w:rsidTr="003A4B22">
        <w:trPr>
          <w:trHeight w:hRule="exact" w:val="240"/>
        </w:trPr>
        <w:tc>
          <w:tcPr>
            <w:tcW w:w="1895" w:type="dxa"/>
          </w:tcPr>
          <w:p w14:paraId="1B4C2133" w14:textId="77777777" w:rsidR="004C02EF" w:rsidRDefault="004C02EF" w:rsidP="003A4B22">
            <w:pPr>
              <w:pStyle w:val="SyntaxOneOf"/>
            </w:pPr>
            <w:r>
              <w:t>class</w:t>
            </w:r>
          </w:p>
        </w:tc>
        <w:tc>
          <w:tcPr>
            <w:tcW w:w="1895" w:type="dxa"/>
          </w:tcPr>
          <w:p w14:paraId="52A27299" w14:textId="77777777" w:rsidR="004C02EF" w:rsidRDefault="004C02EF" w:rsidP="003A4B22">
            <w:pPr>
              <w:pStyle w:val="SyntaxOneOf"/>
            </w:pPr>
            <w:r>
              <w:t>enum</w:t>
            </w:r>
          </w:p>
        </w:tc>
        <w:tc>
          <w:tcPr>
            <w:tcW w:w="1895" w:type="dxa"/>
          </w:tcPr>
          <w:p w14:paraId="3D1345F4" w14:textId="77777777" w:rsidR="004C02EF" w:rsidRDefault="004C02EF" w:rsidP="003A4B22">
            <w:pPr>
              <w:pStyle w:val="SyntaxOneOf"/>
            </w:pPr>
            <w:r>
              <w:t>extends</w:t>
            </w:r>
          </w:p>
        </w:tc>
        <w:tc>
          <w:tcPr>
            <w:tcW w:w="1895" w:type="dxa"/>
          </w:tcPr>
          <w:p w14:paraId="276F6A79" w14:textId="77777777" w:rsidR="004C02EF" w:rsidRDefault="004C02EF" w:rsidP="003A4B22">
            <w:pPr>
              <w:pStyle w:val="SyntaxOneOf"/>
            </w:pPr>
            <w:r>
              <w:t>super</w:t>
            </w:r>
          </w:p>
        </w:tc>
      </w:tr>
      <w:tr w:rsidR="004C02EF" w:rsidRPr="00984A3F" w14:paraId="2823449B" w14:textId="77777777" w:rsidTr="003A4B22">
        <w:trPr>
          <w:trHeight w:hRule="exact" w:val="240"/>
        </w:trPr>
        <w:tc>
          <w:tcPr>
            <w:tcW w:w="1895" w:type="dxa"/>
          </w:tcPr>
          <w:p w14:paraId="59DB6A44" w14:textId="77777777" w:rsidR="004C02EF" w:rsidRDefault="004C02EF" w:rsidP="003A4B22">
            <w:pPr>
              <w:pStyle w:val="SyntaxOneOf"/>
            </w:pPr>
            <w:r>
              <w:t>const</w:t>
            </w:r>
          </w:p>
        </w:tc>
        <w:tc>
          <w:tcPr>
            <w:tcW w:w="1895" w:type="dxa"/>
          </w:tcPr>
          <w:p w14:paraId="51889F20" w14:textId="77777777" w:rsidR="004C02EF" w:rsidRDefault="004C02EF" w:rsidP="003A4B22">
            <w:pPr>
              <w:pStyle w:val="SyntaxOneOf"/>
            </w:pPr>
            <w:r>
              <w:t>export</w:t>
            </w:r>
          </w:p>
        </w:tc>
        <w:tc>
          <w:tcPr>
            <w:tcW w:w="1895" w:type="dxa"/>
          </w:tcPr>
          <w:p w14:paraId="014D6219" w14:textId="77777777" w:rsidR="004C02EF" w:rsidRDefault="004C02EF" w:rsidP="003A4B22">
            <w:pPr>
              <w:pStyle w:val="SyntaxOneOf"/>
            </w:pPr>
            <w:r>
              <w:t>import</w:t>
            </w:r>
          </w:p>
        </w:tc>
        <w:tc>
          <w:tcPr>
            <w:tcW w:w="1895" w:type="dxa"/>
          </w:tcPr>
          <w:p w14:paraId="10B919E6" w14:textId="77777777" w:rsidR="004C02EF" w:rsidRDefault="004C02EF" w:rsidP="003A4B22">
            <w:pPr>
              <w:pStyle w:val="SyntaxOneOf"/>
            </w:pPr>
          </w:p>
        </w:tc>
      </w:tr>
    </w:tbl>
    <w:p w14:paraId="6C0BA830" w14:textId="77777777" w:rsidR="004C02EF" w:rsidRDefault="004C02EF" w:rsidP="004C02EF"/>
    <w:p w14:paraId="164032A3" w14:textId="77777777" w:rsidR="004C02EF" w:rsidRDefault="004C02EF" w:rsidP="004C02EF">
      <w:pPr>
        <w:rPr>
          <w:lang w:val="en-US"/>
        </w:rPr>
      </w:pPr>
      <w:r w:rsidRPr="004E7F72">
        <w:t xml:space="preserve">The </w:t>
      </w:r>
      <w:r>
        <w:t>following tokens</w:t>
      </w:r>
      <w:r w:rsidRPr="004E7F72">
        <w:t xml:space="preserve"> </w:t>
      </w:r>
      <w:r>
        <w:t xml:space="preserve">are also considered to be </w:t>
      </w:r>
      <w:r w:rsidRPr="006F7870">
        <w:rPr>
          <w:rFonts w:ascii="Times New Roman" w:hAnsi="Times New Roman"/>
          <w:i/>
        </w:rPr>
        <w:t>FutureReservedWords</w:t>
      </w:r>
      <w:r>
        <w:t xml:space="preserve"> when they occur within strict mode code (see 10.1.1)</w:t>
      </w:r>
      <w:r w:rsidRPr="004E7F72">
        <w:t>.</w:t>
      </w:r>
      <w:r>
        <w:t xml:space="preserve"> </w:t>
      </w:r>
      <w:r w:rsidRPr="000B10C5">
        <w:rPr>
          <w:lang w:val="en-US"/>
        </w:rPr>
        <w:t xml:space="preserve">The occurrence of </w:t>
      </w:r>
      <w:r>
        <w:rPr>
          <w:lang w:val="en-US"/>
        </w:rPr>
        <w:t>any</w:t>
      </w:r>
      <w:r w:rsidRPr="000B10C5">
        <w:rPr>
          <w:lang w:val="en-US"/>
        </w:rPr>
        <w:t xml:space="preserve"> of these tokens within strict mode code in a</w:t>
      </w:r>
      <w:r>
        <w:rPr>
          <w:lang w:val="en-US"/>
        </w:rPr>
        <w:t>ny</w:t>
      </w:r>
      <w:r w:rsidRPr="000B10C5">
        <w:rPr>
          <w:lang w:val="en-US"/>
        </w:rPr>
        <w:t xml:space="preserve"> context where the occurrence of a </w:t>
      </w:r>
      <w:r w:rsidRPr="006F7870">
        <w:rPr>
          <w:rFonts w:ascii="Times New Roman" w:hAnsi="Times New Roman"/>
          <w:i/>
          <w:lang w:val="en-US"/>
        </w:rPr>
        <w:t>FutureReservedWord</w:t>
      </w:r>
      <w:r w:rsidRPr="000B10C5">
        <w:rPr>
          <w:lang w:val="en-US"/>
        </w:rPr>
        <w:t xml:space="preserve"> would produce an error must also produce an equivalent error</w:t>
      </w:r>
      <w:r>
        <w:rPr>
          <w:lang w:val="en-US"/>
        </w:rPr>
        <w:t>:</w:t>
      </w:r>
    </w:p>
    <w:tbl>
      <w:tblPr>
        <w:tblW w:w="0" w:type="auto"/>
        <w:tblLayout w:type="fixed"/>
        <w:tblLook w:val="0000" w:firstRow="0" w:lastRow="0" w:firstColumn="0" w:lastColumn="0" w:noHBand="0" w:noVBand="0"/>
      </w:tblPr>
      <w:tblGrid>
        <w:gridCol w:w="1895"/>
        <w:gridCol w:w="1895"/>
        <w:gridCol w:w="1895"/>
        <w:gridCol w:w="1895"/>
        <w:gridCol w:w="1895"/>
      </w:tblGrid>
      <w:tr w:rsidR="004C02EF" w14:paraId="5940DC45" w14:textId="77777777" w:rsidTr="003A4B22">
        <w:trPr>
          <w:trHeight w:hRule="exact" w:val="240"/>
        </w:trPr>
        <w:tc>
          <w:tcPr>
            <w:tcW w:w="1895" w:type="dxa"/>
          </w:tcPr>
          <w:p w14:paraId="37E35661" w14:textId="77777777" w:rsidR="004C02EF" w:rsidRDefault="004C02EF" w:rsidP="003A4B22">
            <w:pPr>
              <w:pStyle w:val="SyntaxOneOf"/>
            </w:pPr>
            <w:r>
              <w:t>implements</w:t>
            </w:r>
          </w:p>
        </w:tc>
        <w:tc>
          <w:tcPr>
            <w:tcW w:w="1895" w:type="dxa"/>
          </w:tcPr>
          <w:p w14:paraId="2775A5CD" w14:textId="77777777" w:rsidR="004C02EF" w:rsidRDefault="004C02EF" w:rsidP="003A4B22">
            <w:pPr>
              <w:pStyle w:val="SyntaxOneOf"/>
            </w:pPr>
            <w:r>
              <w:t>let</w:t>
            </w:r>
          </w:p>
        </w:tc>
        <w:tc>
          <w:tcPr>
            <w:tcW w:w="1895" w:type="dxa"/>
          </w:tcPr>
          <w:p w14:paraId="676665CA" w14:textId="77777777" w:rsidR="004C02EF" w:rsidRDefault="004C02EF" w:rsidP="003A4B22">
            <w:pPr>
              <w:pStyle w:val="SyntaxOneOf"/>
            </w:pPr>
            <w:r>
              <w:t>private</w:t>
            </w:r>
          </w:p>
        </w:tc>
        <w:tc>
          <w:tcPr>
            <w:tcW w:w="1895" w:type="dxa"/>
          </w:tcPr>
          <w:p w14:paraId="5E5BD8B0" w14:textId="77777777" w:rsidR="004C02EF" w:rsidRDefault="004C02EF" w:rsidP="003A4B22">
            <w:pPr>
              <w:pStyle w:val="SyntaxOneOf"/>
            </w:pPr>
            <w:r>
              <w:t>public</w:t>
            </w:r>
          </w:p>
        </w:tc>
        <w:tc>
          <w:tcPr>
            <w:tcW w:w="1895" w:type="dxa"/>
          </w:tcPr>
          <w:p w14:paraId="0494BDC5" w14:textId="77777777" w:rsidR="004C02EF" w:rsidRDefault="004C02EF" w:rsidP="003A4B22">
            <w:pPr>
              <w:pStyle w:val="SyntaxOneOf"/>
            </w:pPr>
            <w:r>
              <w:t>yield</w:t>
            </w:r>
          </w:p>
        </w:tc>
      </w:tr>
      <w:tr w:rsidR="004C02EF" w14:paraId="4CBDB7B9" w14:textId="77777777" w:rsidTr="003A4B22">
        <w:trPr>
          <w:trHeight w:hRule="exact" w:val="240"/>
        </w:trPr>
        <w:tc>
          <w:tcPr>
            <w:tcW w:w="1895" w:type="dxa"/>
          </w:tcPr>
          <w:p w14:paraId="284F3BA1" w14:textId="77777777" w:rsidR="004C02EF" w:rsidRDefault="004C02EF" w:rsidP="003A4B22">
            <w:pPr>
              <w:pStyle w:val="SyntaxOneOf"/>
            </w:pPr>
            <w:r>
              <w:t>interface</w:t>
            </w:r>
          </w:p>
        </w:tc>
        <w:tc>
          <w:tcPr>
            <w:tcW w:w="1895" w:type="dxa"/>
          </w:tcPr>
          <w:p w14:paraId="02AF4CEF" w14:textId="77777777" w:rsidR="004C02EF" w:rsidRDefault="004C02EF" w:rsidP="003A4B22">
            <w:pPr>
              <w:pStyle w:val="SyntaxOneOf"/>
            </w:pPr>
            <w:r>
              <w:t>package</w:t>
            </w:r>
          </w:p>
        </w:tc>
        <w:tc>
          <w:tcPr>
            <w:tcW w:w="1895" w:type="dxa"/>
          </w:tcPr>
          <w:p w14:paraId="1A271E34" w14:textId="77777777" w:rsidR="004C02EF" w:rsidRDefault="004C02EF" w:rsidP="003A4B22">
            <w:pPr>
              <w:pStyle w:val="SyntaxOneOf"/>
            </w:pPr>
            <w:r>
              <w:t>protected</w:t>
            </w:r>
          </w:p>
        </w:tc>
        <w:tc>
          <w:tcPr>
            <w:tcW w:w="1895" w:type="dxa"/>
          </w:tcPr>
          <w:p w14:paraId="69BE7F44" w14:textId="77777777" w:rsidR="004C02EF" w:rsidRDefault="004C02EF" w:rsidP="003A4B22">
            <w:pPr>
              <w:pStyle w:val="SyntaxOneOf"/>
            </w:pPr>
            <w:r>
              <w:t>static</w:t>
            </w:r>
          </w:p>
        </w:tc>
        <w:tc>
          <w:tcPr>
            <w:tcW w:w="1895" w:type="dxa"/>
          </w:tcPr>
          <w:p w14:paraId="4C254465" w14:textId="77777777" w:rsidR="004C02EF" w:rsidRDefault="004C02EF" w:rsidP="003A4B22">
            <w:pPr>
              <w:pStyle w:val="SyntaxOneOf"/>
            </w:pPr>
          </w:p>
        </w:tc>
      </w:tr>
    </w:tbl>
    <w:p w14:paraId="253E16AA" w14:textId="77777777" w:rsidR="004C02EF" w:rsidRPr="00984A3F" w:rsidRDefault="004C02EF" w:rsidP="004C02EF">
      <w:pPr>
        <w:pStyle w:val="SyntaxDefinition"/>
      </w:pPr>
    </w:p>
    <w:p w14:paraId="59F84528" w14:textId="77777777" w:rsidR="004C02EF" w:rsidRDefault="004C02EF" w:rsidP="004C02EF">
      <w:pPr>
        <w:pStyle w:val="20"/>
        <w:numPr>
          <w:ilvl w:val="0"/>
          <w:numId w:val="0"/>
        </w:numPr>
      </w:pPr>
      <w:bookmarkStart w:id="511" w:name="_Ref456010399"/>
      <w:bookmarkStart w:id="512" w:name="_Toc472818763"/>
      <w:bookmarkStart w:id="513" w:name="_Toc235503316"/>
      <w:bookmarkStart w:id="514" w:name="_Toc241509091"/>
      <w:bookmarkStart w:id="515" w:name="_Toc244416578"/>
      <w:bookmarkStart w:id="516" w:name="_Toc276630942"/>
      <w:bookmarkStart w:id="517" w:name="_Toc178386951"/>
      <w:r>
        <w:t>7.7</w:t>
      </w:r>
      <w:r>
        <w:tab/>
        <w:t>Punctuator</w:t>
      </w:r>
      <w:bookmarkEnd w:id="479"/>
      <w:bookmarkEnd w:id="480"/>
      <w:bookmarkEnd w:id="481"/>
      <w:bookmarkEnd w:id="482"/>
      <w:bookmarkEnd w:id="483"/>
      <w:bookmarkEnd w:id="484"/>
      <w:bookmarkEnd w:id="485"/>
      <w:bookmarkEnd w:id="486"/>
      <w:bookmarkEnd w:id="487"/>
      <w:r>
        <w:t>s</w:t>
      </w:r>
      <w:bookmarkEnd w:id="511"/>
      <w:bookmarkEnd w:id="512"/>
      <w:bookmarkEnd w:id="513"/>
      <w:bookmarkEnd w:id="514"/>
      <w:bookmarkEnd w:id="515"/>
      <w:bookmarkEnd w:id="516"/>
      <w:bookmarkEnd w:id="517"/>
    </w:p>
    <w:p w14:paraId="248201B9" w14:textId="77777777" w:rsidR="004C02EF" w:rsidRDefault="004C02EF" w:rsidP="004C02EF">
      <w:pPr>
        <w:pStyle w:val="Syntax"/>
      </w:pPr>
      <w:bookmarkStart w:id="518" w:name="_Ref377322467"/>
      <w:bookmarkStart w:id="519" w:name="_Ref377322512"/>
      <w:bookmarkStart w:id="520" w:name="_Toc381513625"/>
      <w:bookmarkStart w:id="521" w:name="_Toc382202767"/>
      <w:bookmarkStart w:id="522" w:name="_Toc382202987"/>
      <w:bookmarkStart w:id="523" w:name="_Toc382212147"/>
      <w:bookmarkStart w:id="524" w:name="_Toc382212326"/>
      <w:bookmarkStart w:id="525" w:name="_Toc382291492"/>
      <w:bookmarkStart w:id="526" w:name="_Toc385672128"/>
      <w:bookmarkStart w:id="527" w:name="_Toc393690219"/>
      <w:r w:rsidRPr="001B762B">
        <w:t>Syntax</w:t>
      </w:r>
    </w:p>
    <w:p w14:paraId="2A88E927" w14:textId="77777777" w:rsidR="004C02EF" w:rsidRPr="00984A3F" w:rsidRDefault="004C02EF" w:rsidP="004C02EF">
      <w:pPr>
        <w:pStyle w:val="SyntaxRule"/>
      </w:pPr>
      <w:r w:rsidRPr="00984A3F">
        <w:t xml:space="preserve">Punctuator </w:t>
      </w:r>
      <w:r w:rsidRPr="007A29B2">
        <w:rPr>
          <w:rFonts w:ascii="Arial" w:hAnsi="Arial" w:cs="Arial"/>
          <w:b/>
          <w:i w:val="0"/>
        </w:rPr>
        <w:t>::</w:t>
      </w:r>
      <w:r w:rsidRPr="001175D0">
        <w:rPr>
          <w:rFonts w:ascii="Arial" w:hAnsi="Arial" w:cs="Arial"/>
        </w:rPr>
        <w:t xml:space="preserve"> </w:t>
      </w:r>
      <w:r w:rsidRPr="007A29B2">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984A3F" w14:paraId="119D6D8B" w14:textId="77777777" w:rsidTr="003A4B22">
        <w:tc>
          <w:tcPr>
            <w:tcW w:w="1263" w:type="dxa"/>
          </w:tcPr>
          <w:p w14:paraId="616559ED" w14:textId="77777777" w:rsidR="004C02EF" w:rsidRDefault="004C02EF" w:rsidP="003A4B22">
            <w:pPr>
              <w:pStyle w:val="SyntaxOneOf"/>
              <w:keepNext/>
            </w:pPr>
            <w:r>
              <w:t>{</w:t>
            </w:r>
          </w:p>
        </w:tc>
        <w:tc>
          <w:tcPr>
            <w:tcW w:w="1263" w:type="dxa"/>
          </w:tcPr>
          <w:p w14:paraId="0837D45C" w14:textId="77777777" w:rsidR="004C02EF" w:rsidRDefault="004C02EF" w:rsidP="003A4B22">
            <w:pPr>
              <w:pStyle w:val="SyntaxOneOf"/>
              <w:keepNext/>
            </w:pPr>
            <w:r>
              <w:t>}</w:t>
            </w:r>
          </w:p>
        </w:tc>
        <w:tc>
          <w:tcPr>
            <w:tcW w:w="1263" w:type="dxa"/>
          </w:tcPr>
          <w:p w14:paraId="60DA792E" w14:textId="77777777" w:rsidR="004C02EF" w:rsidRDefault="004C02EF" w:rsidP="003A4B22">
            <w:pPr>
              <w:pStyle w:val="SyntaxOneOf"/>
              <w:keepNext/>
            </w:pPr>
            <w:r>
              <w:t>(</w:t>
            </w:r>
          </w:p>
        </w:tc>
        <w:tc>
          <w:tcPr>
            <w:tcW w:w="1263" w:type="dxa"/>
          </w:tcPr>
          <w:p w14:paraId="3867B68C" w14:textId="77777777" w:rsidR="004C02EF" w:rsidRDefault="004C02EF" w:rsidP="003A4B22">
            <w:pPr>
              <w:pStyle w:val="SyntaxOneOf"/>
              <w:keepNext/>
            </w:pPr>
            <w:r>
              <w:t>)</w:t>
            </w:r>
          </w:p>
        </w:tc>
        <w:tc>
          <w:tcPr>
            <w:tcW w:w="1263" w:type="dxa"/>
          </w:tcPr>
          <w:p w14:paraId="7DD2F4B8" w14:textId="77777777" w:rsidR="004C02EF" w:rsidRDefault="004C02EF" w:rsidP="003A4B22">
            <w:pPr>
              <w:pStyle w:val="SyntaxOneOf"/>
              <w:keepNext/>
            </w:pPr>
            <w:r>
              <w:t>[</w:t>
            </w:r>
          </w:p>
        </w:tc>
        <w:tc>
          <w:tcPr>
            <w:tcW w:w="1263" w:type="dxa"/>
          </w:tcPr>
          <w:p w14:paraId="21032B36" w14:textId="77777777" w:rsidR="004C02EF" w:rsidRDefault="004C02EF" w:rsidP="003A4B22">
            <w:pPr>
              <w:pStyle w:val="SyntaxOneOf"/>
              <w:keepNext/>
            </w:pPr>
            <w:r>
              <w:t>]</w:t>
            </w:r>
          </w:p>
        </w:tc>
      </w:tr>
      <w:tr w:rsidR="004C02EF" w:rsidRPr="00984A3F" w14:paraId="40685BEA" w14:textId="77777777" w:rsidTr="003A4B22">
        <w:tc>
          <w:tcPr>
            <w:tcW w:w="1263" w:type="dxa"/>
          </w:tcPr>
          <w:p w14:paraId="5F802671" w14:textId="77777777" w:rsidR="004C02EF" w:rsidRDefault="004C02EF" w:rsidP="003A4B22">
            <w:pPr>
              <w:pStyle w:val="SyntaxOneOf"/>
              <w:keepNext/>
            </w:pPr>
            <w:r>
              <w:t>.</w:t>
            </w:r>
          </w:p>
        </w:tc>
        <w:tc>
          <w:tcPr>
            <w:tcW w:w="1263" w:type="dxa"/>
          </w:tcPr>
          <w:p w14:paraId="524F98B0" w14:textId="77777777" w:rsidR="004C02EF" w:rsidRDefault="004C02EF" w:rsidP="003A4B22">
            <w:pPr>
              <w:pStyle w:val="SyntaxOneOf"/>
              <w:keepNext/>
            </w:pPr>
            <w:r>
              <w:t>;</w:t>
            </w:r>
          </w:p>
        </w:tc>
        <w:tc>
          <w:tcPr>
            <w:tcW w:w="1263" w:type="dxa"/>
          </w:tcPr>
          <w:p w14:paraId="52A17765" w14:textId="77777777" w:rsidR="004C02EF" w:rsidRDefault="004C02EF" w:rsidP="003A4B22">
            <w:pPr>
              <w:pStyle w:val="SyntaxOneOf"/>
              <w:keepNext/>
            </w:pPr>
            <w:r>
              <w:t>,</w:t>
            </w:r>
          </w:p>
        </w:tc>
        <w:tc>
          <w:tcPr>
            <w:tcW w:w="1263" w:type="dxa"/>
          </w:tcPr>
          <w:p w14:paraId="176E4745" w14:textId="77777777" w:rsidR="004C02EF" w:rsidRDefault="004C02EF" w:rsidP="003A4B22">
            <w:pPr>
              <w:pStyle w:val="SyntaxOneOf"/>
              <w:keepNext/>
            </w:pPr>
            <w:r>
              <w:t>&lt;</w:t>
            </w:r>
          </w:p>
        </w:tc>
        <w:tc>
          <w:tcPr>
            <w:tcW w:w="1263" w:type="dxa"/>
          </w:tcPr>
          <w:p w14:paraId="7CB0D2EB" w14:textId="77777777" w:rsidR="004C02EF" w:rsidRDefault="004C02EF" w:rsidP="003A4B22">
            <w:pPr>
              <w:pStyle w:val="SyntaxOneOf"/>
              <w:keepNext/>
            </w:pPr>
            <w:r>
              <w:t>&gt;</w:t>
            </w:r>
          </w:p>
        </w:tc>
        <w:tc>
          <w:tcPr>
            <w:tcW w:w="1263" w:type="dxa"/>
          </w:tcPr>
          <w:p w14:paraId="26986BB2" w14:textId="77777777" w:rsidR="004C02EF" w:rsidRDefault="004C02EF" w:rsidP="003A4B22">
            <w:pPr>
              <w:pStyle w:val="SyntaxOneOf"/>
              <w:keepNext/>
            </w:pPr>
            <w:r>
              <w:t>&lt;=</w:t>
            </w:r>
          </w:p>
        </w:tc>
      </w:tr>
      <w:tr w:rsidR="004C02EF" w:rsidRPr="00984A3F" w14:paraId="42209112" w14:textId="77777777" w:rsidTr="003A4B22">
        <w:tc>
          <w:tcPr>
            <w:tcW w:w="1263" w:type="dxa"/>
          </w:tcPr>
          <w:p w14:paraId="7E9AE816" w14:textId="77777777" w:rsidR="004C02EF" w:rsidRDefault="004C02EF" w:rsidP="003A4B22">
            <w:pPr>
              <w:pStyle w:val="SyntaxOneOf"/>
              <w:keepNext/>
            </w:pPr>
            <w:r>
              <w:t>&gt;=</w:t>
            </w:r>
          </w:p>
        </w:tc>
        <w:tc>
          <w:tcPr>
            <w:tcW w:w="1263" w:type="dxa"/>
          </w:tcPr>
          <w:p w14:paraId="17C68A28" w14:textId="77777777" w:rsidR="004C02EF" w:rsidRDefault="004C02EF" w:rsidP="003A4B22">
            <w:pPr>
              <w:pStyle w:val="SyntaxOneOf"/>
              <w:keepNext/>
            </w:pPr>
            <w:r>
              <w:t>==</w:t>
            </w:r>
          </w:p>
        </w:tc>
        <w:tc>
          <w:tcPr>
            <w:tcW w:w="1263" w:type="dxa"/>
          </w:tcPr>
          <w:p w14:paraId="36AEE53E" w14:textId="77777777" w:rsidR="004C02EF" w:rsidRDefault="004C02EF" w:rsidP="003A4B22">
            <w:pPr>
              <w:pStyle w:val="SyntaxOneOf"/>
              <w:keepNext/>
            </w:pPr>
            <w:r>
              <w:t>!=</w:t>
            </w:r>
          </w:p>
        </w:tc>
        <w:tc>
          <w:tcPr>
            <w:tcW w:w="1263" w:type="dxa"/>
          </w:tcPr>
          <w:p w14:paraId="6E9D44A7" w14:textId="77777777" w:rsidR="004C02EF" w:rsidRDefault="004C02EF" w:rsidP="003A4B22">
            <w:pPr>
              <w:pStyle w:val="SyntaxOneOf"/>
              <w:keepNext/>
            </w:pPr>
            <w:r>
              <w:t>===</w:t>
            </w:r>
          </w:p>
        </w:tc>
        <w:tc>
          <w:tcPr>
            <w:tcW w:w="1263" w:type="dxa"/>
          </w:tcPr>
          <w:p w14:paraId="225F9F4C" w14:textId="77777777" w:rsidR="004C02EF" w:rsidRDefault="004C02EF" w:rsidP="003A4B22">
            <w:pPr>
              <w:pStyle w:val="SyntaxOneOf"/>
              <w:keepNext/>
            </w:pPr>
            <w:r>
              <w:t>!==</w:t>
            </w:r>
          </w:p>
        </w:tc>
        <w:tc>
          <w:tcPr>
            <w:tcW w:w="1263" w:type="dxa"/>
          </w:tcPr>
          <w:p w14:paraId="496EFE5A" w14:textId="77777777" w:rsidR="004C02EF" w:rsidRDefault="004C02EF" w:rsidP="003A4B22">
            <w:pPr>
              <w:pStyle w:val="SyntaxOneOf"/>
              <w:keepNext/>
            </w:pPr>
          </w:p>
        </w:tc>
      </w:tr>
      <w:tr w:rsidR="004C02EF" w:rsidRPr="00984A3F" w14:paraId="300FD25B" w14:textId="77777777" w:rsidTr="003A4B22">
        <w:tc>
          <w:tcPr>
            <w:tcW w:w="1263" w:type="dxa"/>
          </w:tcPr>
          <w:p w14:paraId="766A393A" w14:textId="77777777" w:rsidR="004C02EF" w:rsidRDefault="004C02EF" w:rsidP="003A4B22">
            <w:pPr>
              <w:pStyle w:val="SyntaxOneOf"/>
              <w:keepNext/>
            </w:pPr>
            <w:r>
              <w:t>+</w:t>
            </w:r>
          </w:p>
        </w:tc>
        <w:tc>
          <w:tcPr>
            <w:tcW w:w="1263" w:type="dxa"/>
          </w:tcPr>
          <w:p w14:paraId="6422502B" w14:textId="77777777" w:rsidR="004C02EF" w:rsidRDefault="004C02EF" w:rsidP="003A4B22">
            <w:pPr>
              <w:pStyle w:val="SyntaxOneOf"/>
              <w:keepNext/>
            </w:pPr>
            <w:r>
              <w:t>-</w:t>
            </w:r>
          </w:p>
        </w:tc>
        <w:tc>
          <w:tcPr>
            <w:tcW w:w="1263" w:type="dxa"/>
          </w:tcPr>
          <w:p w14:paraId="136A6341" w14:textId="77777777" w:rsidR="004C02EF" w:rsidRDefault="004C02EF" w:rsidP="003A4B22">
            <w:pPr>
              <w:pStyle w:val="SyntaxOneOf"/>
              <w:keepNext/>
            </w:pPr>
            <w:r>
              <w:t>*</w:t>
            </w:r>
          </w:p>
        </w:tc>
        <w:tc>
          <w:tcPr>
            <w:tcW w:w="1263" w:type="dxa"/>
          </w:tcPr>
          <w:p w14:paraId="736E8216" w14:textId="77777777" w:rsidR="004C02EF" w:rsidRDefault="004C02EF" w:rsidP="003A4B22">
            <w:pPr>
              <w:pStyle w:val="SyntaxOneOf"/>
              <w:keepNext/>
            </w:pPr>
            <w:r>
              <w:t>%</w:t>
            </w:r>
          </w:p>
        </w:tc>
        <w:tc>
          <w:tcPr>
            <w:tcW w:w="1263" w:type="dxa"/>
          </w:tcPr>
          <w:p w14:paraId="71817F26" w14:textId="77777777" w:rsidR="004C02EF" w:rsidRDefault="004C02EF" w:rsidP="003A4B22">
            <w:pPr>
              <w:pStyle w:val="SyntaxOneOf"/>
              <w:keepNext/>
            </w:pPr>
            <w:r>
              <w:t>++</w:t>
            </w:r>
          </w:p>
        </w:tc>
        <w:tc>
          <w:tcPr>
            <w:tcW w:w="1263" w:type="dxa"/>
          </w:tcPr>
          <w:p w14:paraId="0FF7CA12" w14:textId="77777777" w:rsidR="004C02EF" w:rsidRDefault="004C02EF" w:rsidP="003A4B22">
            <w:pPr>
              <w:pStyle w:val="SyntaxOneOf"/>
              <w:keepNext/>
            </w:pPr>
            <w:r>
              <w:t>--</w:t>
            </w:r>
          </w:p>
        </w:tc>
      </w:tr>
      <w:tr w:rsidR="004C02EF" w:rsidRPr="00984A3F" w14:paraId="3B471392" w14:textId="77777777" w:rsidTr="003A4B22">
        <w:tc>
          <w:tcPr>
            <w:tcW w:w="1263" w:type="dxa"/>
          </w:tcPr>
          <w:p w14:paraId="6A05C147" w14:textId="77777777" w:rsidR="004C02EF" w:rsidRDefault="004C02EF" w:rsidP="003A4B22">
            <w:pPr>
              <w:pStyle w:val="SyntaxOneOf"/>
              <w:keepNext/>
            </w:pPr>
            <w:r>
              <w:t>&lt;&lt;</w:t>
            </w:r>
          </w:p>
        </w:tc>
        <w:tc>
          <w:tcPr>
            <w:tcW w:w="1263" w:type="dxa"/>
          </w:tcPr>
          <w:p w14:paraId="79D4A0EC" w14:textId="77777777" w:rsidR="004C02EF" w:rsidRDefault="004C02EF" w:rsidP="003A4B22">
            <w:pPr>
              <w:pStyle w:val="SyntaxOneOf"/>
              <w:keepNext/>
            </w:pPr>
            <w:r>
              <w:t>&gt;&gt;</w:t>
            </w:r>
          </w:p>
        </w:tc>
        <w:tc>
          <w:tcPr>
            <w:tcW w:w="1263" w:type="dxa"/>
          </w:tcPr>
          <w:p w14:paraId="6D2E7FA8" w14:textId="77777777" w:rsidR="004C02EF" w:rsidRDefault="004C02EF" w:rsidP="003A4B22">
            <w:pPr>
              <w:pStyle w:val="SyntaxOneOf"/>
              <w:keepNext/>
            </w:pPr>
            <w:r>
              <w:t>&gt;&gt;&gt;</w:t>
            </w:r>
          </w:p>
        </w:tc>
        <w:tc>
          <w:tcPr>
            <w:tcW w:w="1263" w:type="dxa"/>
          </w:tcPr>
          <w:p w14:paraId="2BE44F09" w14:textId="77777777" w:rsidR="004C02EF" w:rsidRDefault="004C02EF" w:rsidP="003A4B22">
            <w:pPr>
              <w:pStyle w:val="SyntaxOneOf"/>
              <w:keepNext/>
            </w:pPr>
            <w:r>
              <w:t>&amp;</w:t>
            </w:r>
          </w:p>
        </w:tc>
        <w:tc>
          <w:tcPr>
            <w:tcW w:w="1263" w:type="dxa"/>
          </w:tcPr>
          <w:p w14:paraId="70B8E19C" w14:textId="77777777" w:rsidR="004C02EF" w:rsidRDefault="004C02EF" w:rsidP="003A4B22">
            <w:pPr>
              <w:pStyle w:val="SyntaxOneOf"/>
              <w:keepNext/>
            </w:pPr>
            <w:r>
              <w:t>|</w:t>
            </w:r>
          </w:p>
        </w:tc>
        <w:tc>
          <w:tcPr>
            <w:tcW w:w="1263" w:type="dxa"/>
          </w:tcPr>
          <w:p w14:paraId="7FB4199A" w14:textId="77777777" w:rsidR="004C02EF" w:rsidRDefault="004C02EF" w:rsidP="003A4B22">
            <w:pPr>
              <w:pStyle w:val="SyntaxOneOf"/>
              <w:keepNext/>
            </w:pPr>
            <w:r>
              <w:t>^</w:t>
            </w:r>
          </w:p>
        </w:tc>
      </w:tr>
      <w:tr w:rsidR="004C02EF" w:rsidRPr="00984A3F" w14:paraId="60A909C7" w14:textId="77777777" w:rsidTr="003A4B22">
        <w:tc>
          <w:tcPr>
            <w:tcW w:w="1263" w:type="dxa"/>
          </w:tcPr>
          <w:p w14:paraId="30C68DCC" w14:textId="77777777" w:rsidR="004C02EF" w:rsidRDefault="004C02EF" w:rsidP="003A4B22">
            <w:pPr>
              <w:pStyle w:val="SyntaxOneOf"/>
              <w:keepNext/>
            </w:pPr>
            <w:r>
              <w:t>!</w:t>
            </w:r>
          </w:p>
        </w:tc>
        <w:tc>
          <w:tcPr>
            <w:tcW w:w="1263" w:type="dxa"/>
          </w:tcPr>
          <w:p w14:paraId="4C3AA912" w14:textId="77777777" w:rsidR="004C02EF" w:rsidRDefault="004C02EF" w:rsidP="003A4B22">
            <w:pPr>
              <w:pStyle w:val="SyntaxOneOf"/>
              <w:keepNext/>
            </w:pPr>
            <w:r>
              <w:t>~</w:t>
            </w:r>
          </w:p>
        </w:tc>
        <w:tc>
          <w:tcPr>
            <w:tcW w:w="1263" w:type="dxa"/>
          </w:tcPr>
          <w:p w14:paraId="0174E8D7" w14:textId="77777777" w:rsidR="004C02EF" w:rsidRDefault="004C02EF" w:rsidP="003A4B22">
            <w:pPr>
              <w:pStyle w:val="SyntaxOneOf"/>
              <w:keepNext/>
            </w:pPr>
            <w:r>
              <w:t>&amp;&amp;</w:t>
            </w:r>
          </w:p>
        </w:tc>
        <w:tc>
          <w:tcPr>
            <w:tcW w:w="1263" w:type="dxa"/>
          </w:tcPr>
          <w:p w14:paraId="7D1536A6" w14:textId="77777777" w:rsidR="004C02EF" w:rsidRDefault="004C02EF" w:rsidP="003A4B22">
            <w:pPr>
              <w:pStyle w:val="SyntaxOneOf"/>
              <w:keepNext/>
            </w:pPr>
            <w:r>
              <w:t>||</w:t>
            </w:r>
          </w:p>
        </w:tc>
        <w:tc>
          <w:tcPr>
            <w:tcW w:w="1263" w:type="dxa"/>
          </w:tcPr>
          <w:p w14:paraId="31DE8780" w14:textId="77777777" w:rsidR="004C02EF" w:rsidRDefault="004C02EF" w:rsidP="003A4B22">
            <w:pPr>
              <w:pStyle w:val="SyntaxOneOf"/>
              <w:keepNext/>
            </w:pPr>
            <w:r>
              <w:t>?</w:t>
            </w:r>
          </w:p>
        </w:tc>
        <w:tc>
          <w:tcPr>
            <w:tcW w:w="1263" w:type="dxa"/>
          </w:tcPr>
          <w:p w14:paraId="41010EFE" w14:textId="77777777" w:rsidR="004C02EF" w:rsidRDefault="004C02EF" w:rsidP="003A4B22">
            <w:pPr>
              <w:pStyle w:val="SyntaxOneOf"/>
              <w:keepNext/>
            </w:pPr>
            <w:r>
              <w:t>:</w:t>
            </w:r>
          </w:p>
        </w:tc>
      </w:tr>
      <w:tr w:rsidR="004C02EF" w:rsidRPr="00984A3F" w14:paraId="753C45DD" w14:textId="77777777" w:rsidTr="003A4B22">
        <w:tc>
          <w:tcPr>
            <w:tcW w:w="1263" w:type="dxa"/>
          </w:tcPr>
          <w:p w14:paraId="4FE8F986" w14:textId="77777777" w:rsidR="004C02EF" w:rsidRDefault="004C02EF" w:rsidP="003A4B22">
            <w:pPr>
              <w:pStyle w:val="SyntaxOneOf"/>
              <w:keepNext/>
            </w:pPr>
            <w:r>
              <w:t>=</w:t>
            </w:r>
          </w:p>
        </w:tc>
        <w:tc>
          <w:tcPr>
            <w:tcW w:w="1263" w:type="dxa"/>
          </w:tcPr>
          <w:p w14:paraId="37B9688A" w14:textId="77777777" w:rsidR="004C02EF" w:rsidRDefault="004C02EF" w:rsidP="003A4B22">
            <w:pPr>
              <w:pStyle w:val="SyntaxOneOf"/>
              <w:keepNext/>
            </w:pPr>
            <w:r>
              <w:t>+=</w:t>
            </w:r>
          </w:p>
        </w:tc>
        <w:tc>
          <w:tcPr>
            <w:tcW w:w="1263" w:type="dxa"/>
          </w:tcPr>
          <w:p w14:paraId="5EEC4E52" w14:textId="77777777" w:rsidR="004C02EF" w:rsidRDefault="004C02EF" w:rsidP="003A4B22">
            <w:pPr>
              <w:pStyle w:val="SyntaxOneOf"/>
              <w:keepNext/>
            </w:pPr>
            <w:r>
              <w:t>-=</w:t>
            </w:r>
          </w:p>
        </w:tc>
        <w:tc>
          <w:tcPr>
            <w:tcW w:w="1263" w:type="dxa"/>
          </w:tcPr>
          <w:p w14:paraId="2A8597FA" w14:textId="77777777" w:rsidR="004C02EF" w:rsidRDefault="004C02EF" w:rsidP="003A4B22">
            <w:pPr>
              <w:pStyle w:val="SyntaxOneOf"/>
              <w:keepNext/>
            </w:pPr>
            <w:r>
              <w:t>*=</w:t>
            </w:r>
          </w:p>
        </w:tc>
        <w:tc>
          <w:tcPr>
            <w:tcW w:w="1263" w:type="dxa"/>
          </w:tcPr>
          <w:p w14:paraId="622412C8" w14:textId="77777777" w:rsidR="004C02EF" w:rsidRDefault="004C02EF" w:rsidP="003A4B22">
            <w:pPr>
              <w:pStyle w:val="SyntaxOneOf"/>
              <w:keepNext/>
            </w:pPr>
            <w:r>
              <w:t>%=</w:t>
            </w:r>
          </w:p>
        </w:tc>
        <w:tc>
          <w:tcPr>
            <w:tcW w:w="1263" w:type="dxa"/>
          </w:tcPr>
          <w:p w14:paraId="1CF16F01" w14:textId="77777777" w:rsidR="004C02EF" w:rsidRDefault="004C02EF" w:rsidP="003A4B22">
            <w:pPr>
              <w:pStyle w:val="SyntaxOneOf"/>
              <w:keepNext/>
            </w:pPr>
            <w:r>
              <w:t>&lt;&lt;=</w:t>
            </w:r>
          </w:p>
        </w:tc>
      </w:tr>
      <w:tr w:rsidR="004C02EF" w:rsidRPr="00984A3F" w14:paraId="40F03A40" w14:textId="77777777" w:rsidTr="003A4B22">
        <w:tc>
          <w:tcPr>
            <w:tcW w:w="1263" w:type="dxa"/>
          </w:tcPr>
          <w:p w14:paraId="24511A96" w14:textId="77777777" w:rsidR="004C02EF" w:rsidRDefault="004C02EF" w:rsidP="003A4B22">
            <w:pPr>
              <w:pStyle w:val="SyntaxOneOf"/>
            </w:pPr>
            <w:r>
              <w:t>&gt;&gt;=</w:t>
            </w:r>
          </w:p>
        </w:tc>
        <w:tc>
          <w:tcPr>
            <w:tcW w:w="1263" w:type="dxa"/>
          </w:tcPr>
          <w:p w14:paraId="5675A42A" w14:textId="77777777" w:rsidR="004C02EF" w:rsidRDefault="004C02EF" w:rsidP="003A4B22">
            <w:pPr>
              <w:pStyle w:val="SyntaxOneOf"/>
            </w:pPr>
            <w:r>
              <w:t>&gt;&gt;&gt;=</w:t>
            </w:r>
          </w:p>
        </w:tc>
        <w:tc>
          <w:tcPr>
            <w:tcW w:w="1263" w:type="dxa"/>
          </w:tcPr>
          <w:p w14:paraId="7A27B785" w14:textId="77777777" w:rsidR="004C02EF" w:rsidRDefault="004C02EF" w:rsidP="003A4B22">
            <w:pPr>
              <w:pStyle w:val="SyntaxOneOf"/>
            </w:pPr>
            <w:r>
              <w:t>&amp;=</w:t>
            </w:r>
          </w:p>
        </w:tc>
        <w:tc>
          <w:tcPr>
            <w:tcW w:w="1263" w:type="dxa"/>
          </w:tcPr>
          <w:p w14:paraId="60B86878" w14:textId="77777777" w:rsidR="004C02EF" w:rsidRDefault="004C02EF" w:rsidP="003A4B22">
            <w:pPr>
              <w:pStyle w:val="SyntaxOneOf"/>
            </w:pPr>
            <w:r>
              <w:t>|=</w:t>
            </w:r>
          </w:p>
        </w:tc>
        <w:tc>
          <w:tcPr>
            <w:tcW w:w="1263" w:type="dxa"/>
          </w:tcPr>
          <w:p w14:paraId="1D8CA6E0" w14:textId="77777777" w:rsidR="004C02EF" w:rsidRDefault="004C02EF" w:rsidP="003A4B22">
            <w:pPr>
              <w:pStyle w:val="SyntaxOneOf"/>
            </w:pPr>
            <w:r>
              <w:t>^=</w:t>
            </w:r>
          </w:p>
        </w:tc>
        <w:tc>
          <w:tcPr>
            <w:tcW w:w="1263" w:type="dxa"/>
          </w:tcPr>
          <w:p w14:paraId="37EAACB4" w14:textId="77777777" w:rsidR="004C02EF" w:rsidRDefault="004C02EF" w:rsidP="003A4B22">
            <w:pPr>
              <w:pStyle w:val="SyntaxOneOf"/>
            </w:pPr>
          </w:p>
        </w:tc>
      </w:tr>
    </w:tbl>
    <w:p w14:paraId="5AF78051" w14:textId="77777777" w:rsidR="004C02EF" w:rsidRPr="00984A3F" w:rsidRDefault="004C02EF" w:rsidP="004C02EF">
      <w:pPr>
        <w:pStyle w:val="SyntaxRule"/>
      </w:pPr>
      <w:r w:rsidRPr="00984A3F">
        <w:t xml:space="preserve">DivPunctuator </w:t>
      </w:r>
      <w:r w:rsidRPr="007A29B2">
        <w:rPr>
          <w:rFonts w:ascii="Arial" w:hAnsi="Arial" w:cs="Arial"/>
          <w:b/>
          <w:i w:val="0"/>
        </w:rPr>
        <w:t>::</w:t>
      </w:r>
      <w:r w:rsidRPr="001175D0">
        <w:rPr>
          <w:rFonts w:ascii="Arial" w:hAnsi="Arial" w:cs="Arial"/>
        </w:rPr>
        <w:t xml:space="preserve"> </w:t>
      </w:r>
      <w:r w:rsidRPr="007A29B2">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984A3F" w14:paraId="12EE0924" w14:textId="77777777" w:rsidTr="003A4B22">
        <w:tc>
          <w:tcPr>
            <w:tcW w:w="1263" w:type="dxa"/>
          </w:tcPr>
          <w:p w14:paraId="64027FCF" w14:textId="77777777" w:rsidR="004C02EF" w:rsidRDefault="004C02EF" w:rsidP="003A4B22">
            <w:pPr>
              <w:pStyle w:val="SyntaxOneOf"/>
            </w:pPr>
            <w:r>
              <w:t>/</w:t>
            </w:r>
          </w:p>
        </w:tc>
        <w:tc>
          <w:tcPr>
            <w:tcW w:w="1263" w:type="dxa"/>
          </w:tcPr>
          <w:p w14:paraId="4EEE26FA" w14:textId="77777777" w:rsidR="004C02EF" w:rsidRDefault="004C02EF" w:rsidP="003A4B22">
            <w:pPr>
              <w:pStyle w:val="SyntaxOneOf"/>
            </w:pPr>
            <w:r>
              <w:t>/=</w:t>
            </w:r>
          </w:p>
        </w:tc>
        <w:tc>
          <w:tcPr>
            <w:tcW w:w="1263" w:type="dxa"/>
          </w:tcPr>
          <w:p w14:paraId="215A2B8D" w14:textId="77777777" w:rsidR="004C02EF" w:rsidRDefault="004C02EF" w:rsidP="003A4B22">
            <w:pPr>
              <w:pStyle w:val="SyntaxOneOf"/>
            </w:pPr>
          </w:p>
        </w:tc>
        <w:tc>
          <w:tcPr>
            <w:tcW w:w="1263" w:type="dxa"/>
          </w:tcPr>
          <w:p w14:paraId="1B4574D3" w14:textId="77777777" w:rsidR="004C02EF" w:rsidRDefault="004C02EF" w:rsidP="003A4B22">
            <w:pPr>
              <w:pStyle w:val="SyntaxOneOf"/>
            </w:pPr>
          </w:p>
        </w:tc>
        <w:tc>
          <w:tcPr>
            <w:tcW w:w="1263" w:type="dxa"/>
          </w:tcPr>
          <w:p w14:paraId="529F89C2" w14:textId="77777777" w:rsidR="004C02EF" w:rsidRDefault="004C02EF" w:rsidP="003A4B22">
            <w:pPr>
              <w:pStyle w:val="SyntaxOneOf"/>
            </w:pPr>
          </w:p>
        </w:tc>
        <w:tc>
          <w:tcPr>
            <w:tcW w:w="1263" w:type="dxa"/>
          </w:tcPr>
          <w:p w14:paraId="4D74BFC7" w14:textId="77777777" w:rsidR="004C02EF" w:rsidRDefault="004C02EF" w:rsidP="003A4B22">
            <w:pPr>
              <w:pStyle w:val="SyntaxOneOf"/>
            </w:pPr>
          </w:p>
        </w:tc>
      </w:tr>
    </w:tbl>
    <w:p w14:paraId="50E1675E" w14:textId="77777777" w:rsidR="004C02EF" w:rsidRDefault="004C02EF" w:rsidP="004C02EF">
      <w:pPr>
        <w:pStyle w:val="20"/>
        <w:numPr>
          <w:ilvl w:val="0"/>
          <w:numId w:val="0"/>
        </w:numPr>
      </w:pPr>
      <w:bookmarkStart w:id="528" w:name="_Ref431982634"/>
      <w:bookmarkStart w:id="529" w:name="_Toc472818764"/>
      <w:bookmarkStart w:id="530" w:name="_Toc235503317"/>
      <w:bookmarkStart w:id="531" w:name="_Toc241509092"/>
      <w:bookmarkStart w:id="532" w:name="_Toc244416579"/>
      <w:bookmarkStart w:id="533" w:name="_Toc276630943"/>
      <w:bookmarkStart w:id="534" w:name="_Toc178386952"/>
      <w:r>
        <w:t>7.8</w:t>
      </w:r>
      <w:r>
        <w:tab/>
        <w:t>Literal</w:t>
      </w:r>
      <w:bookmarkEnd w:id="518"/>
      <w:bookmarkEnd w:id="519"/>
      <w:bookmarkEnd w:id="520"/>
      <w:bookmarkEnd w:id="521"/>
      <w:bookmarkEnd w:id="522"/>
      <w:bookmarkEnd w:id="523"/>
      <w:bookmarkEnd w:id="524"/>
      <w:bookmarkEnd w:id="525"/>
      <w:bookmarkEnd w:id="526"/>
      <w:bookmarkEnd w:id="527"/>
      <w:r>
        <w:t>s</w:t>
      </w:r>
      <w:bookmarkEnd w:id="528"/>
      <w:bookmarkEnd w:id="529"/>
      <w:bookmarkEnd w:id="530"/>
      <w:bookmarkEnd w:id="531"/>
      <w:bookmarkEnd w:id="532"/>
      <w:bookmarkEnd w:id="533"/>
      <w:bookmarkEnd w:id="534"/>
    </w:p>
    <w:p w14:paraId="72477150" w14:textId="77777777" w:rsidR="004C02EF" w:rsidRDefault="004C02EF" w:rsidP="004C02EF">
      <w:pPr>
        <w:pStyle w:val="Syntax"/>
      </w:pPr>
      <w:r w:rsidRPr="001B762B">
        <w:t>Syntax</w:t>
      </w:r>
    </w:p>
    <w:p w14:paraId="39D3070B" w14:textId="77777777" w:rsidR="004C02EF" w:rsidRPr="00984A3F" w:rsidRDefault="004C02EF" w:rsidP="004C02EF">
      <w:pPr>
        <w:pStyle w:val="SyntaxRule"/>
      </w:pPr>
      <w:r w:rsidRPr="00984A3F">
        <w:t xml:space="preserve">Literal </w:t>
      </w:r>
      <w:r w:rsidRPr="007A29B2">
        <w:rPr>
          <w:rFonts w:ascii="Arial" w:hAnsi="Arial" w:cs="Arial"/>
          <w:b/>
          <w:i w:val="0"/>
        </w:rPr>
        <w:t>::</w:t>
      </w:r>
    </w:p>
    <w:p w14:paraId="6FC209EF" w14:textId="77777777" w:rsidR="004C02EF" w:rsidRPr="00984A3F" w:rsidRDefault="004C02EF" w:rsidP="004C02EF">
      <w:pPr>
        <w:pStyle w:val="SyntaxDefinition"/>
      </w:pPr>
      <w:r w:rsidRPr="00984A3F">
        <w:t>NullLiteral</w:t>
      </w:r>
      <w:r w:rsidRPr="00984A3F">
        <w:br/>
        <w:t>BooleanLiteral</w:t>
      </w:r>
      <w:r w:rsidRPr="00984A3F">
        <w:br/>
        <w:t>NumericLiteral</w:t>
      </w:r>
      <w:r w:rsidRPr="00984A3F">
        <w:br/>
        <w:t>StringLiteral</w:t>
      </w:r>
      <w:bookmarkStart w:id="535" w:name="_Toc381513626"/>
      <w:bookmarkStart w:id="536" w:name="_Ref381608289"/>
      <w:bookmarkStart w:id="537" w:name="_Toc382202768"/>
      <w:bookmarkStart w:id="538" w:name="_Toc382202988"/>
      <w:bookmarkStart w:id="539" w:name="_Toc382212148"/>
      <w:bookmarkStart w:id="540" w:name="_Toc382212327"/>
      <w:bookmarkStart w:id="541" w:name="_Toc382291493"/>
      <w:bookmarkStart w:id="542" w:name="_Toc385672129"/>
      <w:bookmarkStart w:id="543" w:name="_Toc393690220"/>
      <w:r w:rsidRPr="00705B28">
        <w:t xml:space="preserve"> </w:t>
      </w:r>
      <w:r>
        <w:br/>
        <w:t>RegularExpressionLiteral</w:t>
      </w:r>
    </w:p>
    <w:p w14:paraId="020406F8" w14:textId="77777777" w:rsidR="004C02EF" w:rsidRDefault="004C02EF" w:rsidP="004C02EF">
      <w:pPr>
        <w:pStyle w:val="30"/>
        <w:numPr>
          <w:ilvl w:val="0"/>
          <w:numId w:val="0"/>
        </w:numPr>
      </w:pPr>
      <w:bookmarkStart w:id="544" w:name="_Ref457437478"/>
      <w:bookmarkStart w:id="545" w:name="_Toc472818765"/>
      <w:bookmarkStart w:id="546" w:name="_Toc235503318"/>
      <w:bookmarkStart w:id="547" w:name="_Toc241509093"/>
      <w:bookmarkStart w:id="548" w:name="_Toc244416580"/>
      <w:bookmarkStart w:id="549" w:name="_Toc276630944"/>
      <w:bookmarkStart w:id="550" w:name="_Toc178386953"/>
      <w:r>
        <w:t>7.8.1</w:t>
      </w:r>
      <w:r>
        <w:tab/>
        <w:t>Null Literal</w:t>
      </w:r>
      <w:bookmarkEnd w:id="535"/>
      <w:bookmarkEnd w:id="536"/>
      <w:bookmarkEnd w:id="537"/>
      <w:bookmarkEnd w:id="538"/>
      <w:bookmarkEnd w:id="539"/>
      <w:bookmarkEnd w:id="540"/>
      <w:bookmarkEnd w:id="541"/>
      <w:bookmarkEnd w:id="542"/>
      <w:bookmarkEnd w:id="543"/>
      <w:r>
        <w:t>s</w:t>
      </w:r>
      <w:bookmarkEnd w:id="544"/>
      <w:bookmarkEnd w:id="545"/>
      <w:bookmarkEnd w:id="546"/>
      <w:bookmarkEnd w:id="547"/>
      <w:bookmarkEnd w:id="548"/>
      <w:bookmarkEnd w:id="549"/>
      <w:bookmarkEnd w:id="550"/>
    </w:p>
    <w:p w14:paraId="6F8C165B" w14:textId="77777777" w:rsidR="004C02EF" w:rsidRDefault="004C02EF" w:rsidP="004C02EF">
      <w:pPr>
        <w:pStyle w:val="Syntax"/>
      </w:pPr>
      <w:r w:rsidRPr="001B762B">
        <w:t>Syntax</w:t>
      </w:r>
    </w:p>
    <w:p w14:paraId="6C429F17" w14:textId="77777777" w:rsidR="004C02EF" w:rsidRPr="00984A3F" w:rsidRDefault="004C02EF" w:rsidP="004C02EF">
      <w:pPr>
        <w:pStyle w:val="SyntaxRule"/>
      </w:pPr>
      <w:r w:rsidRPr="00984A3F">
        <w:t xml:space="preserve">NullLiteral </w:t>
      </w:r>
      <w:r w:rsidRPr="007A29B2">
        <w:rPr>
          <w:rFonts w:ascii="Arial" w:hAnsi="Arial" w:cs="Arial"/>
          <w:b/>
          <w:i w:val="0"/>
        </w:rPr>
        <w:t>::</w:t>
      </w:r>
    </w:p>
    <w:p w14:paraId="52DE13D7"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null</w:t>
      </w:r>
    </w:p>
    <w:p w14:paraId="2CABFAE5" w14:textId="77777777" w:rsidR="004C02EF" w:rsidRPr="001B762B" w:rsidRDefault="004C02EF" w:rsidP="004C02EF">
      <w:pPr>
        <w:pStyle w:val="Syntax"/>
      </w:pPr>
      <w:bookmarkStart w:id="551" w:name="_Toc381513627"/>
      <w:bookmarkStart w:id="552" w:name="_Ref381607899"/>
      <w:r w:rsidRPr="001B762B">
        <w:t>Semantics</w:t>
      </w:r>
    </w:p>
    <w:p w14:paraId="5CC4EA39" w14:textId="77777777" w:rsidR="004C02EF" w:rsidRDefault="004C02EF" w:rsidP="004C02EF">
      <w:r>
        <w:t xml:space="preserve">The value of the null literal </w:t>
      </w:r>
      <w:r>
        <w:rPr>
          <w:rFonts w:ascii="Courier New" w:hAnsi="Courier New"/>
          <w:b/>
        </w:rPr>
        <w:t>null</w:t>
      </w:r>
      <w:r>
        <w:t xml:space="preserve"> is the sole value of the Null type, namely </w:t>
      </w:r>
      <w:r>
        <w:rPr>
          <w:b/>
        </w:rPr>
        <w:t>null</w:t>
      </w:r>
      <w:r>
        <w:t>.</w:t>
      </w:r>
      <w:bookmarkStart w:id="553" w:name="_Toc382202769"/>
      <w:bookmarkStart w:id="554" w:name="_Toc382202989"/>
      <w:bookmarkStart w:id="555" w:name="_Toc382212149"/>
      <w:bookmarkStart w:id="556" w:name="_Toc382212328"/>
      <w:bookmarkStart w:id="557" w:name="_Toc382291494"/>
      <w:bookmarkStart w:id="558" w:name="_Toc385672130"/>
      <w:bookmarkStart w:id="559" w:name="_Toc393690221"/>
    </w:p>
    <w:p w14:paraId="095A6E0B" w14:textId="77777777" w:rsidR="004C02EF" w:rsidRDefault="004C02EF" w:rsidP="004C02EF">
      <w:pPr>
        <w:pStyle w:val="30"/>
        <w:numPr>
          <w:ilvl w:val="0"/>
          <w:numId w:val="0"/>
        </w:numPr>
      </w:pPr>
      <w:bookmarkStart w:id="560" w:name="_Ref457437479"/>
      <w:bookmarkStart w:id="561" w:name="_Toc472818766"/>
      <w:bookmarkStart w:id="562" w:name="_Toc235503319"/>
      <w:bookmarkStart w:id="563" w:name="_Toc241509094"/>
      <w:bookmarkStart w:id="564" w:name="_Toc244416581"/>
      <w:bookmarkStart w:id="565" w:name="_Toc276630945"/>
      <w:bookmarkStart w:id="566" w:name="_Toc178386954"/>
      <w:r>
        <w:t>7.8.2</w:t>
      </w:r>
      <w:r>
        <w:tab/>
        <w:t>Boolean Literal</w:t>
      </w:r>
      <w:bookmarkEnd w:id="551"/>
      <w:bookmarkEnd w:id="552"/>
      <w:bookmarkEnd w:id="553"/>
      <w:bookmarkEnd w:id="554"/>
      <w:bookmarkEnd w:id="555"/>
      <w:bookmarkEnd w:id="556"/>
      <w:bookmarkEnd w:id="557"/>
      <w:bookmarkEnd w:id="558"/>
      <w:bookmarkEnd w:id="559"/>
      <w:r>
        <w:t>s</w:t>
      </w:r>
      <w:bookmarkEnd w:id="560"/>
      <w:bookmarkEnd w:id="561"/>
      <w:bookmarkEnd w:id="562"/>
      <w:bookmarkEnd w:id="563"/>
      <w:bookmarkEnd w:id="564"/>
      <w:bookmarkEnd w:id="565"/>
      <w:bookmarkEnd w:id="566"/>
    </w:p>
    <w:p w14:paraId="6D3C4D99" w14:textId="77777777" w:rsidR="004C02EF" w:rsidRDefault="004C02EF" w:rsidP="004C02EF">
      <w:pPr>
        <w:pStyle w:val="Syntax"/>
      </w:pPr>
      <w:r w:rsidRPr="001B762B">
        <w:t>Syntax</w:t>
      </w:r>
    </w:p>
    <w:p w14:paraId="3D79C9DD" w14:textId="77777777" w:rsidR="004C02EF" w:rsidRPr="00984A3F" w:rsidRDefault="004C02EF" w:rsidP="004C02EF">
      <w:pPr>
        <w:pStyle w:val="SyntaxRule"/>
      </w:pPr>
      <w:r w:rsidRPr="00984A3F">
        <w:t xml:space="preserve">BooleanLiteral </w:t>
      </w:r>
      <w:r w:rsidRPr="007A29B2">
        <w:rPr>
          <w:rFonts w:ascii="Arial" w:hAnsi="Arial" w:cs="Arial"/>
          <w:b/>
          <w:i w:val="0"/>
        </w:rPr>
        <w:t>::</w:t>
      </w:r>
    </w:p>
    <w:p w14:paraId="0441F0B1"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true</w:t>
      </w:r>
      <w:r w:rsidRPr="0062419A">
        <w:rPr>
          <w:rFonts w:ascii="Courier New" w:hAnsi="Courier New" w:cs="Courier New"/>
          <w:b/>
          <w:i w:val="0"/>
        </w:rPr>
        <w:br/>
        <w:t>false</w:t>
      </w:r>
    </w:p>
    <w:p w14:paraId="70BB5BC3" w14:textId="77777777" w:rsidR="004C02EF" w:rsidRPr="001B762B" w:rsidRDefault="004C02EF" w:rsidP="004C02EF">
      <w:pPr>
        <w:pStyle w:val="Syntax"/>
      </w:pPr>
      <w:r w:rsidRPr="001B762B">
        <w:t>Semantics</w:t>
      </w:r>
    </w:p>
    <w:p w14:paraId="5EBC4126" w14:textId="77777777" w:rsidR="004C02EF" w:rsidRDefault="004C02EF" w:rsidP="004C02EF">
      <w:r>
        <w:t xml:space="preserve">The value of the Boolean literal </w:t>
      </w:r>
      <w:r>
        <w:rPr>
          <w:rFonts w:ascii="Courier New" w:hAnsi="Courier New"/>
          <w:b/>
        </w:rPr>
        <w:t>true</w:t>
      </w:r>
      <w:r>
        <w:t xml:space="preserve"> is a value of the Boolean type, namely </w:t>
      </w:r>
      <w:r>
        <w:rPr>
          <w:b/>
        </w:rPr>
        <w:t>true</w:t>
      </w:r>
      <w:r>
        <w:t>.</w:t>
      </w:r>
    </w:p>
    <w:p w14:paraId="771C2BA3" w14:textId="77777777" w:rsidR="004C02EF" w:rsidRDefault="004C02EF" w:rsidP="004C02EF">
      <w:r>
        <w:t xml:space="preserve">The value of the Boolean literal </w:t>
      </w:r>
      <w:r>
        <w:rPr>
          <w:rFonts w:ascii="Courier New" w:hAnsi="Courier New"/>
          <w:b/>
        </w:rPr>
        <w:t>false</w:t>
      </w:r>
      <w:r>
        <w:t xml:space="preserve"> is a value of the Boolean type, namely </w:t>
      </w:r>
      <w:r>
        <w:rPr>
          <w:b/>
        </w:rPr>
        <w:t>false</w:t>
      </w:r>
      <w:bookmarkStart w:id="567" w:name="_Ref379263013"/>
      <w:bookmarkStart w:id="568" w:name="_Toc381513628"/>
      <w:r>
        <w:t>.</w:t>
      </w:r>
      <w:bookmarkStart w:id="569" w:name="_Toc382202770"/>
      <w:bookmarkStart w:id="570" w:name="_Toc382202990"/>
      <w:bookmarkStart w:id="571" w:name="_Toc382212150"/>
      <w:bookmarkStart w:id="572" w:name="_Toc382212329"/>
      <w:bookmarkStart w:id="573" w:name="_Toc382291495"/>
      <w:bookmarkStart w:id="574" w:name="_Ref382706882"/>
      <w:bookmarkStart w:id="575" w:name="_Ref382707062"/>
      <w:bookmarkStart w:id="576" w:name="_Ref383597354"/>
      <w:bookmarkStart w:id="577" w:name="_Toc385672131"/>
      <w:bookmarkStart w:id="578" w:name="_Toc393690222"/>
      <w:bookmarkStart w:id="579" w:name="_Ref404492947"/>
      <w:bookmarkStart w:id="580" w:name="_Ref404492964"/>
      <w:bookmarkStart w:id="581" w:name="_Ref404493248"/>
      <w:bookmarkStart w:id="582" w:name="_Ref404493273"/>
    </w:p>
    <w:p w14:paraId="0EC30E72" w14:textId="77777777" w:rsidR="004C02EF" w:rsidRDefault="004C02EF" w:rsidP="004C02EF">
      <w:pPr>
        <w:pStyle w:val="30"/>
        <w:numPr>
          <w:ilvl w:val="0"/>
          <w:numId w:val="0"/>
        </w:numPr>
      </w:pPr>
      <w:bookmarkStart w:id="583" w:name="_Hlt424531226"/>
      <w:bookmarkStart w:id="584" w:name="_Ref424530746"/>
      <w:bookmarkStart w:id="585" w:name="_Ref424530811"/>
      <w:bookmarkStart w:id="586" w:name="_Ref424531213"/>
      <w:bookmarkStart w:id="587" w:name="_Ref424531238"/>
      <w:bookmarkStart w:id="588" w:name="_Toc472818767"/>
      <w:bookmarkStart w:id="589" w:name="_Toc235503320"/>
      <w:bookmarkStart w:id="590" w:name="_Toc241509095"/>
      <w:bookmarkStart w:id="591" w:name="_Toc244416582"/>
      <w:bookmarkStart w:id="592" w:name="_Toc276630946"/>
      <w:bookmarkStart w:id="593" w:name="_Toc178386955"/>
      <w:bookmarkEnd w:id="583"/>
      <w:r>
        <w:t>7.8.3</w:t>
      </w:r>
      <w:r>
        <w:tab/>
        <w:t>Numeric Literal</w:t>
      </w:r>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t>s</w:t>
      </w:r>
      <w:bookmarkEnd w:id="584"/>
      <w:bookmarkEnd w:id="585"/>
      <w:bookmarkEnd w:id="586"/>
      <w:bookmarkEnd w:id="587"/>
      <w:bookmarkEnd w:id="588"/>
      <w:bookmarkEnd w:id="589"/>
      <w:bookmarkEnd w:id="590"/>
      <w:bookmarkEnd w:id="591"/>
      <w:bookmarkEnd w:id="592"/>
      <w:bookmarkEnd w:id="593"/>
    </w:p>
    <w:p w14:paraId="6C0DD333" w14:textId="77777777" w:rsidR="004C02EF" w:rsidRDefault="004C02EF" w:rsidP="004C02EF">
      <w:pPr>
        <w:pStyle w:val="Syntax"/>
      </w:pPr>
      <w:r w:rsidRPr="001B762B">
        <w:t>Syntax</w:t>
      </w:r>
    </w:p>
    <w:p w14:paraId="696C36AC" w14:textId="77777777" w:rsidR="004C02EF" w:rsidRPr="00984A3F" w:rsidRDefault="004C02EF" w:rsidP="004C02EF">
      <w:pPr>
        <w:pStyle w:val="SyntaxRule"/>
      </w:pPr>
      <w:r w:rsidRPr="00984A3F">
        <w:t>NumericLiteral</w:t>
      </w:r>
      <w:r w:rsidRPr="0040440B">
        <w:rPr>
          <w:rFonts w:ascii="Arial" w:hAnsi="Arial" w:cs="Arial"/>
          <w:b/>
        </w:rPr>
        <w:t xml:space="preserve"> </w:t>
      </w:r>
      <w:r w:rsidRPr="007A29B2">
        <w:rPr>
          <w:rFonts w:ascii="Arial" w:hAnsi="Arial" w:cs="Arial"/>
          <w:b/>
          <w:i w:val="0"/>
        </w:rPr>
        <w:t>::</w:t>
      </w:r>
    </w:p>
    <w:p w14:paraId="777A5B18" w14:textId="77777777" w:rsidR="004C02EF" w:rsidRPr="00984A3F" w:rsidRDefault="004C02EF" w:rsidP="004C02EF">
      <w:pPr>
        <w:pStyle w:val="SyntaxDefinition"/>
      </w:pPr>
      <w:r w:rsidRPr="00984A3F">
        <w:t>DecimalLiteral</w:t>
      </w:r>
      <w:r w:rsidRPr="00984A3F">
        <w:br/>
        <w:t>HexIntegerLiteral</w:t>
      </w:r>
    </w:p>
    <w:p w14:paraId="2C05962A" w14:textId="77777777" w:rsidR="004C02EF" w:rsidRPr="00984A3F" w:rsidRDefault="004C02EF" w:rsidP="004C02EF">
      <w:pPr>
        <w:pStyle w:val="SyntaxRule"/>
      </w:pPr>
      <w:r w:rsidRPr="00984A3F">
        <w:t xml:space="preserve">DecimalLiteral </w:t>
      </w:r>
      <w:r w:rsidRPr="007A29B2">
        <w:rPr>
          <w:rFonts w:ascii="Arial" w:hAnsi="Arial" w:cs="Arial"/>
          <w:b/>
          <w:i w:val="0"/>
        </w:rPr>
        <w:t>::</w:t>
      </w:r>
    </w:p>
    <w:p w14:paraId="6D5E9934" w14:textId="77777777" w:rsidR="004C02EF" w:rsidRPr="00984A3F" w:rsidRDefault="004C02EF" w:rsidP="004C02EF">
      <w:pPr>
        <w:pStyle w:val="SyntaxDefinition"/>
      </w:pPr>
      <w:r w:rsidRPr="00984A3F">
        <w:t xml:space="preserve">DecimalIntegerLiteral </w:t>
      </w:r>
      <w:r w:rsidRPr="004431E2">
        <w:rPr>
          <w:rFonts w:ascii="Courier New" w:hAnsi="Courier New"/>
          <w:b/>
          <w:i w:val="0"/>
        </w:rPr>
        <w:t>.</w:t>
      </w:r>
      <w:r w:rsidRPr="00984A3F">
        <w:t xml:space="preserve"> DecimalDigits</w:t>
      </w:r>
      <w:r w:rsidRPr="005E74B3">
        <w:rPr>
          <w:rFonts w:ascii="Arial" w:hAnsi="Arial"/>
          <w:i w:val="0"/>
          <w:vertAlign w:val="subscript"/>
        </w:rPr>
        <w:t>opt</w:t>
      </w:r>
      <w:r w:rsidRPr="00984A3F">
        <w:rPr>
          <w:vertAlign w:val="subscript"/>
        </w:rPr>
        <w:t xml:space="preserve"> </w:t>
      </w:r>
      <w:r w:rsidRPr="00984A3F">
        <w:t xml:space="preserve">  ExponentPart</w:t>
      </w:r>
      <w:r w:rsidRPr="005E74B3">
        <w:rPr>
          <w:rFonts w:ascii="Arial" w:hAnsi="Arial"/>
          <w:i w:val="0"/>
          <w:vertAlign w:val="subscript"/>
        </w:rPr>
        <w:t>opt</w:t>
      </w:r>
      <w:r w:rsidRPr="00984A3F">
        <w:br/>
      </w:r>
      <w:r w:rsidRPr="004431E2">
        <w:rPr>
          <w:rFonts w:ascii="Courier New" w:hAnsi="Courier New"/>
          <w:b/>
          <w:i w:val="0"/>
        </w:rPr>
        <w:t>.</w:t>
      </w:r>
      <w:r w:rsidRPr="00984A3F">
        <w:t xml:space="preserve"> DecimalDigits ExponentPart</w:t>
      </w:r>
      <w:r w:rsidRPr="005E74B3">
        <w:rPr>
          <w:rFonts w:ascii="Arial" w:hAnsi="Arial"/>
          <w:i w:val="0"/>
          <w:vertAlign w:val="subscript"/>
        </w:rPr>
        <w:t>opt</w:t>
      </w:r>
      <w:r w:rsidRPr="00984A3F">
        <w:br/>
        <w:t>DecimalIntegerLiteral ExponentPart</w:t>
      </w:r>
      <w:r w:rsidRPr="005E74B3">
        <w:rPr>
          <w:rFonts w:ascii="Arial" w:hAnsi="Arial"/>
          <w:i w:val="0"/>
          <w:vertAlign w:val="subscript"/>
        </w:rPr>
        <w:t>opt</w:t>
      </w:r>
    </w:p>
    <w:p w14:paraId="612858D3" w14:textId="77777777" w:rsidR="004C02EF" w:rsidRPr="00984A3F" w:rsidRDefault="004C02EF" w:rsidP="004C02EF">
      <w:pPr>
        <w:pStyle w:val="SyntaxRule"/>
      </w:pPr>
      <w:r w:rsidRPr="00984A3F">
        <w:t>DecimalIntegerLiteral</w:t>
      </w:r>
      <w:r w:rsidRPr="0040440B">
        <w:rPr>
          <w:rFonts w:ascii="Arial" w:hAnsi="Arial" w:cs="Arial"/>
          <w:b/>
        </w:rPr>
        <w:t xml:space="preserve"> </w:t>
      </w:r>
      <w:r w:rsidRPr="007A29B2">
        <w:rPr>
          <w:rFonts w:ascii="Arial" w:hAnsi="Arial" w:cs="Arial"/>
          <w:b/>
          <w:i w:val="0"/>
        </w:rPr>
        <w:t>::</w:t>
      </w:r>
    </w:p>
    <w:p w14:paraId="63E47715" w14:textId="77777777" w:rsidR="004C02EF" w:rsidRPr="00984A3F" w:rsidRDefault="004C02EF" w:rsidP="004C02EF">
      <w:pPr>
        <w:pStyle w:val="SyntaxDefinition"/>
        <w:rPr>
          <w:vertAlign w:val="subscript"/>
        </w:rPr>
      </w:pPr>
      <w:r w:rsidRPr="004431E2">
        <w:rPr>
          <w:rFonts w:ascii="Courier New" w:hAnsi="Courier New"/>
          <w:b/>
          <w:i w:val="0"/>
        </w:rPr>
        <w:t>0</w:t>
      </w:r>
      <w:r w:rsidRPr="00984A3F">
        <w:br/>
        <w:t>NonZeroDigit DecimalDigits</w:t>
      </w:r>
      <w:r w:rsidRPr="005E74B3">
        <w:rPr>
          <w:rFonts w:ascii="Arial" w:hAnsi="Arial"/>
          <w:i w:val="0"/>
          <w:vertAlign w:val="subscript"/>
        </w:rPr>
        <w:t>opt</w:t>
      </w:r>
    </w:p>
    <w:p w14:paraId="4EB95810" w14:textId="77777777" w:rsidR="004C02EF" w:rsidRPr="00984A3F" w:rsidRDefault="004C02EF" w:rsidP="004C02EF">
      <w:pPr>
        <w:pStyle w:val="SyntaxRule"/>
      </w:pPr>
      <w:r w:rsidRPr="00984A3F">
        <w:t xml:space="preserve">DecimalDigits </w:t>
      </w:r>
      <w:r w:rsidRPr="007A29B2">
        <w:rPr>
          <w:rFonts w:ascii="Arial" w:hAnsi="Arial" w:cs="Arial"/>
          <w:b/>
          <w:i w:val="0"/>
        </w:rPr>
        <w:t>::</w:t>
      </w:r>
    </w:p>
    <w:p w14:paraId="37744C2F" w14:textId="77777777" w:rsidR="004C02EF" w:rsidRPr="00984A3F" w:rsidRDefault="004C02EF" w:rsidP="004C02EF">
      <w:pPr>
        <w:pStyle w:val="SyntaxDefinition"/>
      </w:pPr>
      <w:r w:rsidRPr="00984A3F">
        <w:t>DecimalDigit</w:t>
      </w:r>
      <w:r w:rsidRPr="00984A3F">
        <w:br/>
        <w:t>DecimalDigits DecimalDigit</w:t>
      </w:r>
    </w:p>
    <w:p w14:paraId="039B6FE9" w14:textId="77777777" w:rsidR="004C02EF" w:rsidRPr="00984A3F" w:rsidRDefault="004C02EF" w:rsidP="004C02EF">
      <w:pPr>
        <w:pStyle w:val="SyntaxRule"/>
      </w:pPr>
      <w:r w:rsidRPr="00984A3F">
        <w:t xml:space="preserve">DecimalDigit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7D20E009"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0  1  2  3  4  5  6  7  8  9</w:t>
      </w:r>
    </w:p>
    <w:p w14:paraId="713FA16B" w14:textId="77777777" w:rsidR="004C02EF" w:rsidRPr="00984A3F" w:rsidRDefault="004C02EF" w:rsidP="004C02EF">
      <w:pPr>
        <w:pStyle w:val="SyntaxRule"/>
      </w:pPr>
      <w:r w:rsidRPr="00984A3F">
        <w:t xml:space="preserve">NonZeroDigit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3120724B"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1  2  3  4  5  6  7  8  9</w:t>
      </w:r>
    </w:p>
    <w:p w14:paraId="44CD7ACB" w14:textId="77777777" w:rsidR="004C02EF" w:rsidRPr="00984A3F" w:rsidRDefault="004C02EF" w:rsidP="004C02EF">
      <w:pPr>
        <w:pStyle w:val="SyntaxRule"/>
      </w:pPr>
      <w:r w:rsidRPr="00984A3F">
        <w:t xml:space="preserve">ExponentPart </w:t>
      </w:r>
      <w:r w:rsidRPr="007A29B2">
        <w:rPr>
          <w:rFonts w:ascii="Arial" w:hAnsi="Arial" w:cs="Arial"/>
          <w:b/>
          <w:i w:val="0"/>
        </w:rPr>
        <w:t>::</w:t>
      </w:r>
    </w:p>
    <w:p w14:paraId="19EC8588" w14:textId="77777777" w:rsidR="004C02EF" w:rsidRPr="00984A3F" w:rsidRDefault="004C02EF" w:rsidP="004C02EF">
      <w:pPr>
        <w:pStyle w:val="SyntaxDefinition"/>
      </w:pPr>
      <w:r w:rsidRPr="00984A3F">
        <w:t>ExponentIndicator SignedInteger</w:t>
      </w:r>
    </w:p>
    <w:p w14:paraId="21CB6655" w14:textId="77777777" w:rsidR="004C02EF" w:rsidRPr="00984A3F" w:rsidRDefault="004C02EF" w:rsidP="004C02EF">
      <w:pPr>
        <w:pStyle w:val="SyntaxRule"/>
      </w:pPr>
      <w:r w:rsidRPr="00984A3F">
        <w:t xml:space="preserve">ExponentIndicator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1321A000" w14:textId="77777777" w:rsidR="004C02EF" w:rsidRPr="0062419A" w:rsidRDefault="004C02EF" w:rsidP="004C02EF">
      <w:pPr>
        <w:pStyle w:val="SyntaxDefinition"/>
        <w:rPr>
          <w:rFonts w:ascii="Courier New" w:hAnsi="Courier New" w:cs="Courier New"/>
          <w:b/>
          <w:i w:val="0"/>
        </w:rPr>
      </w:pPr>
      <w:r w:rsidRPr="0062419A">
        <w:rPr>
          <w:rFonts w:ascii="Courier New" w:hAnsi="Courier New" w:cs="Courier New"/>
          <w:b/>
          <w:i w:val="0"/>
        </w:rPr>
        <w:t>e  E</w:t>
      </w:r>
    </w:p>
    <w:p w14:paraId="0C03E0AB" w14:textId="77777777" w:rsidR="004C02EF" w:rsidRPr="00984A3F" w:rsidRDefault="004C02EF" w:rsidP="004C02EF">
      <w:pPr>
        <w:pStyle w:val="SyntaxRule"/>
      </w:pPr>
      <w:r w:rsidRPr="00984A3F">
        <w:t>SignedInteger</w:t>
      </w:r>
      <w:r w:rsidRPr="0040440B">
        <w:rPr>
          <w:rFonts w:ascii="Arial" w:hAnsi="Arial" w:cs="Arial"/>
          <w:b/>
        </w:rPr>
        <w:t xml:space="preserve"> </w:t>
      </w:r>
      <w:r w:rsidRPr="007A29B2">
        <w:rPr>
          <w:rFonts w:ascii="Arial" w:hAnsi="Arial" w:cs="Arial"/>
          <w:b/>
          <w:i w:val="0"/>
        </w:rPr>
        <w:t>::</w:t>
      </w:r>
    </w:p>
    <w:p w14:paraId="0BCEAA3C" w14:textId="77777777" w:rsidR="004C02EF" w:rsidRPr="00984A3F" w:rsidRDefault="004C02EF" w:rsidP="004C02EF">
      <w:pPr>
        <w:pStyle w:val="SyntaxDefinition"/>
      </w:pPr>
      <w:r w:rsidRPr="00984A3F">
        <w:t>DecimalDigits</w:t>
      </w:r>
      <w:r w:rsidRPr="00984A3F">
        <w:br/>
      </w:r>
      <w:r w:rsidRPr="004431E2">
        <w:rPr>
          <w:rFonts w:ascii="Courier New" w:hAnsi="Courier New"/>
          <w:b/>
          <w:i w:val="0"/>
        </w:rPr>
        <w:t>+</w:t>
      </w:r>
      <w:r w:rsidRPr="00984A3F">
        <w:t xml:space="preserve"> DecimalDigits</w:t>
      </w:r>
      <w:r w:rsidRPr="00984A3F">
        <w:br/>
      </w:r>
      <w:r w:rsidRPr="004431E2">
        <w:rPr>
          <w:rFonts w:ascii="Courier New" w:hAnsi="Courier New"/>
          <w:b/>
          <w:i w:val="0"/>
        </w:rPr>
        <w:t>-</w:t>
      </w:r>
      <w:r w:rsidRPr="00984A3F">
        <w:t xml:space="preserve"> DecimalDigits</w:t>
      </w:r>
    </w:p>
    <w:p w14:paraId="1265766C" w14:textId="77777777" w:rsidR="004C02EF" w:rsidRPr="00984A3F" w:rsidRDefault="004C02EF" w:rsidP="004C02EF">
      <w:pPr>
        <w:pStyle w:val="SyntaxRule"/>
      </w:pPr>
      <w:r w:rsidRPr="00984A3F">
        <w:t xml:space="preserve">HexIntegerLiteral </w:t>
      </w:r>
      <w:r w:rsidRPr="007A29B2">
        <w:rPr>
          <w:rFonts w:ascii="Arial" w:hAnsi="Arial"/>
          <w:b/>
          <w:i w:val="0"/>
        </w:rPr>
        <w:t>::</w:t>
      </w:r>
    </w:p>
    <w:p w14:paraId="597CD0AB" w14:textId="77777777" w:rsidR="004C02EF" w:rsidRDefault="004C02EF" w:rsidP="004C02EF">
      <w:pPr>
        <w:pStyle w:val="SyntaxDefinition"/>
      </w:pPr>
      <w:r w:rsidRPr="004431E2">
        <w:rPr>
          <w:rFonts w:ascii="Courier New" w:hAnsi="Courier New"/>
          <w:b/>
          <w:i w:val="0"/>
        </w:rPr>
        <w:t>0x</w:t>
      </w:r>
      <w:r w:rsidRPr="00984A3F">
        <w:t xml:space="preserve"> HexDigit</w:t>
      </w:r>
      <w:r w:rsidRPr="00984A3F">
        <w:br/>
      </w:r>
      <w:r w:rsidRPr="004431E2">
        <w:rPr>
          <w:rFonts w:ascii="Courier New" w:hAnsi="Courier New"/>
          <w:b/>
          <w:i w:val="0"/>
        </w:rPr>
        <w:t>0X</w:t>
      </w:r>
      <w:r w:rsidRPr="00984A3F">
        <w:t xml:space="preserve"> HexDigit</w:t>
      </w:r>
      <w:r w:rsidRPr="00984A3F">
        <w:br/>
        <w:t>HexIntegerLiteral HexDigit</w:t>
      </w:r>
    </w:p>
    <w:p w14:paraId="245E1C3F" w14:textId="77777777" w:rsidR="004C02EF" w:rsidRPr="00984A3F" w:rsidRDefault="004C02EF" w:rsidP="004C02EF">
      <w:pPr>
        <w:pStyle w:val="SyntaxRule"/>
      </w:pPr>
      <w:r w:rsidRPr="00984A3F">
        <w:t xml:space="preserve">HexDigit </w:t>
      </w:r>
      <w:r w:rsidRPr="007A29B2">
        <w:rPr>
          <w:rFonts w:ascii="Arial" w:hAnsi="Arial" w:cs="Arial"/>
          <w:i w:val="0"/>
        </w:rPr>
        <w:t>::</w:t>
      </w:r>
      <w:r w:rsidRPr="0040440B">
        <w:rPr>
          <w:rFonts w:ascii="Arial" w:hAnsi="Arial" w:cs="Arial"/>
        </w:rPr>
        <w:t xml:space="preserve"> </w:t>
      </w:r>
      <w:r w:rsidRPr="007A29B2">
        <w:rPr>
          <w:rFonts w:ascii="Arial" w:hAnsi="Arial" w:cs="Arial"/>
          <w:i w:val="0"/>
        </w:rPr>
        <w:t>one of</w:t>
      </w:r>
      <w:r>
        <w:tab/>
      </w:r>
    </w:p>
    <w:p w14:paraId="496E547C" w14:textId="77777777" w:rsidR="004C02EF" w:rsidRPr="004431E2" w:rsidRDefault="004C02EF" w:rsidP="004C02EF">
      <w:pPr>
        <w:pStyle w:val="SyntaxDefinition"/>
        <w:rPr>
          <w:rFonts w:ascii="Courier New" w:hAnsi="Courier New" w:cs="Courier New"/>
          <w:b/>
          <w:i w:val="0"/>
        </w:rPr>
      </w:pPr>
      <w:r w:rsidRPr="004431E2">
        <w:rPr>
          <w:rFonts w:ascii="Courier New" w:hAnsi="Courier New" w:cs="Courier New"/>
          <w:b/>
          <w:i w:val="0"/>
        </w:rPr>
        <w:t>0  1  2  3  4  5  6  7  8  9  a  b  c  d  e  f  A  B  C  D  E  F</w:t>
      </w:r>
    </w:p>
    <w:p w14:paraId="28ABEA59" w14:textId="77777777" w:rsidR="004C02EF" w:rsidRDefault="004C02EF" w:rsidP="004C02EF">
      <w:r>
        <w:t xml:space="preserve">The source character immediately following a </w:t>
      </w:r>
      <w:r w:rsidRPr="001D2D31">
        <w:rPr>
          <w:rFonts w:ascii="Times New Roman" w:hAnsi="Times New Roman"/>
          <w:i/>
        </w:rPr>
        <w:t>NumericLiteral</w:t>
      </w:r>
      <w:r>
        <w:t xml:space="preserve"> must not be an </w:t>
      </w:r>
      <w:r w:rsidRPr="001D2D31">
        <w:rPr>
          <w:rFonts w:ascii="Times New Roman" w:hAnsi="Times New Roman"/>
          <w:i/>
        </w:rPr>
        <w:t>IdentifierStart</w:t>
      </w:r>
      <w:r>
        <w:t xml:space="preserve"> or </w:t>
      </w:r>
      <w:r w:rsidRPr="001D2D31">
        <w:rPr>
          <w:rFonts w:ascii="Times New Roman" w:hAnsi="Times New Roman"/>
          <w:i/>
        </w:rPr>
        <w:t>DecimalDigit</w:t>
      </w:r>
      <w:r>
        <w:t>.</w:t>
      </w:r>
    </w:p>
    <w:p w14:paraId="664A0EE1" w14:textId="77777777" w:rsidR="004C02EF" w:rsidRPr="00705B28" w:rsidRDefault="004C02EF" w:rsidP="004C02EF">
      <w:pPr>
        <w:pStyle w:val="Note"/>
        <w:keepNext/>
        <w:spacing w:after="60"/>
      </w:pPr>
      <w:r w:rsidRPr="00705B28">
        <w:t>NOTE</w:t>
      </w:r>
      <w:r w:rsidRPr="00705B28">
        <w:tab/>
        <w:t>For example:</w:t>
      </w:r>
    </w:p>
    <w:p w14:paraId="4229B092" w14:textId="77777777" w:rsidR="004C02EF" w:rsidRPr="00705B28" w:rsidRDefault="004C02EF" w:rsidP="004C02EF">
      <w:pPr>
        <w:pStyle w:val="CodeSample3"/>
        <w:keepNext/>
        <w:spacing w:after="60"/>
        <w:ind w:left="1440"/>
        <w:rPr>
          <w:sz w:val="18"/>
          <w:szCs w:val="18"/>
        </w:rPr>
      </w:pPr>
      <w:r w:rsidRPr="00705B28">
        <w:rPr>
          <w:sz w:val="18"/>
          <w:szCs w:val="18"/>
        </w:rPr>
        <w:t>3in</w:t>
      </w:r>
    </w:p>
    <w:p w14:paraId="54679AEB" w14:textId="77777777" w:rsidR="004C02EF" w:rsidRDefault="004C02EF" w:rsidP="004C02EF">
      <w:pPr>
        <w:pStyle w:val="Note"/>
      </w:pPr>
      <w:r w:rsidRPr="00705B28">
        <w:t xml:space="preserve">is an error and not the two input elements </w:t>
      </w:r>
      <w:r w:rsidRPr="00705B28">
        <w:rPr>
          <w:rFonts w:ascii="Courier New" w:hAnsi="Courier New" w:cs="Courier New"/>
          <w:b/>
        </w:rPr>
        <w:t>3</w:t>
      </w:r>
      <w:r w:rsidRPr="00705B28">
        <w:t xml:space="preserve"> and </w:t>
      </w:r>
      <w:r w:rsidRPr="00705B28">
        <w:rPr>
          <w:rFonts w:ascii="Courier New" w:hAnsi="Courier New" w:cs="Courier New"/>
          <w:b/>
        </w:rPr>
        <w:t>in</w:t>
      </w:r>
      <w:r w:rsidRPr="00705B28">
        <w:t>.</w:t>
      </w:r>
    </w:p>
    <w:p w14:paraId="25AF06F5" w14:textId="77777777" w:rsidR="004C02EF" w:rsidRPr="0093584C" w:rsidRDefault="004C02EF" w:rsidP="004C02EF">
      <w:pPr>
        <w:pStyle w:val="Syntax"/>
      </w:pPr>
      <w:r w:rsidRPr="0093584C">
        <w:t>Semantics</w:t>
      </w:r>
    </w:p>
    <w:p w14:paraId="46AAB9D3" w14:textId="77777777" w:rsidR="004C02EF" w:rsidRDefault="004C02EF" w:rsidP="004C02EF">
      <w:r>
        <w:t>A numeric literal stands for a value of the Number type. This value is determined in two steps: first, a mathematical value (MV) is derived from the literal; second, this mathematical value is rounded as described below.</w:t>
      </w:r>
    </w:p>
    <w:p w14:paraId="1EA79ECF" w14:textId="77777777" w:rsidR="004C02EF" w:rsidRPr="00984A3F" w:rsidRDefault="004C02EF" w:rsidP="004C02EF">
      <w:pPr>
        <w:pStyle w:val="MathSpecialCase3"/>
        <w:numPr>
          <w:ilvl w:val="2"/>
          <w:numId w:val="31"/>
        </w:numPr>
        <w:tabs>
          <w:tab w:val="left" w:pos="450"/>
        </w:tabs>
        <w:spacing w:after="0"/>
        <w:ind w:left="446" w:hanging="446"/>
      </w:pPr>
      <w:bookmarkStart w:id="594" w:name="_Ref378386289"/>
      <w:bookmarkStart w:id="595" w:name="_Toc381513629"/>
      <w:r w:rsidRPr="00B75B50">
        <w:rPr>
          <w:rFonts w:ascii="Arial" w:hAnsi="Arial" w:cs="Arial"/>
        </w:rPr>
        <w:t>The MV of</w:t>
      </w:r>
      <w:r w:rsidRPr="00984A3F">
        <w:t xml:space="preserve"> </w:t>
      </w:r>
      <w:r w:rsidRPr="00984A3F">
        <w:rPr>
          <w:i/>
        </w:rPr>
        <w:t>NumericLiteral</w:t>
      </w:r>
      <w:r w:rsidRPr="00984A3F">
        <w:t xml:space="preserve"> </w:t>
      </w:r>
      <w:r w:rsidRPr="006F7870">
        <w:rPr>
          <w:rFonts w:ascii="Arial" w:hAnsi="Arial"/>
          <w:b/>
        </w:rPr>
        <w:t>::</w:t>
      </w:r>
      <w:r w:rsidRPr="00984A3F">
        <w:t xml:space="preserve"> </w:t>
      </w:r>
      <w:r w:rsidRPr="00984A3F">
        <w:rPr>
          <w:i/>
        </w:rPr>
        <w:t>DecimalLiteral</w:t>
      </w:r>
      <w:r w:rsidRPr="00984A3F">
        <w:t xml:space="preserve"> </w:t>
      </w:r>
      <w:r w:rsidRPr="00B75B50">
        <w:rPr>
          <w:rFonts w:ascii="Arial" w:hAnsi="Arial" w:cs="Arial"/>
        </w:rPr>
        <w:t>is the MV of</w:t>
      </w:r>
      <w:r w:rsidRPr="00984A3F">
        <w:t xml:space="preserve"> </w:t>
      </w:r>
      <w:r w:rsidRPr="00984A3F">
        <w:rPr>
          <w:i/>
        </w:rPr>
        <w:t>DecimalLiteral</w:t>
      </w:r>
      <w:r w:rsidRPr="00984A3F">
        <w:t>.</w:t>
      </w:r>
    </w:p>
    <w:p w14:paraId="1F8425CC"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NumericLiteral</w:t>
      </w:r>
      <w:r w:rsidRPr="00984A3F">
        <w:t xml:space="preserve"> </w:t>
      </w:r>
      <w:r w:rsidRPr="006F7870">
        <w:rPr>
          <w:rFonts w:ascii="Arial" w:hAnsi="Arial"/>
          <w:b/>
        </w:rPr>
        <w:t>::</w:t>
      </w:r>
      <w:r w:rsidRPr="00984A3F">
        <w:t xml:space="preserve"> </w:t>
      </w:r>
      <w:r w:rsidRPr="00984A3F">
        <w:rPr>
          <w:i/>
        </w:rPr>
        <w:t>HexIntegerLiteral</w:t>
      </w:r>
      <w:r w:rsidRPr="00984A3F">
        <w:t xml:space="preserve"> </w:t>
      </w:r>
      <w:r w:rsidRPr="00B75B50">
        <w:rPr>
          <w:rFonts w:ascii="Arial" w:hAnsi="Arial"/>
        </w:rPr>
        <w:t xml:space="preserve">is the MV of </w:t>
      </w:r>
      <w:r w:rsidRPr="00984A3F">
        <w:rPr>
          <w:i/>
        </w:rPr>
        <w:t>HexIntegerLiteral</w:t>
      </w:r>
      <w:r w:rsidRPr="00984A3F">
        <w:t>.</w:t>
      </w:r>
    </w:p>
    <w:p w14:paraId="2BAAB83C"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b/>
          <w:i/>
        </w:rPr>
        <w:t xml:space="preserve"> </w:t>
      </w:r>
      <w:r w:rsidRPr="00B75B50">
        <w:rPr>
          <w:rFonts w:ascii="Arial" w:hAnsi="Arial"/>
        </w:rPr>
        <w:t xml:space="preserve">is the MV of </w:t>
      </w:r>
      <w:r w:rsidRPr="00984A3F">
        <w:rPr>
          <w:i/>
        </w:rPr>
        <w:t>DecimalIntegerLiteral</w:t>
      </w:r>
      <w:r w:rsidRPr="00984A3F">
        <w:t>.</w:t>
      </w:r>
    </w:p>
    <w:p w14:paraId="4F6AA751"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i/>
        </w:rPr>
        <w:t xml:space="preserve"> DecimalDigits</w:t>
      </w:r>
      <w:r w:rsidRPr="00984A3F">
        <w:rPr>
          <w:b/>
          <w:i/>
        </w:rPr>
        <w:t xml:space="preserve"> </w:t>
      </w:r>
      <w:r w:rsidRPr="00B75B50">
        <w:rPr>
          <w:rFonts w:ascii="Arial" w:hAnsi="Arial"/>
        </w:rPr>
        <w:t xml:space="preserve">is the MV of </w:t>
      </w:r>
      <w:r w:rsidRPr="00984A3F">
        <w:rPr>
          <w:i/>
        </w:rPr>
        <w:t>DecimalIntegerLiteral</w:t>
      </w:r>
      <w:r w:rsidRPr="00984A3F">
        <w:t xml:space="preserve"> </w:t>
      </w:r>
      <w:r w:rsidRPr="00B75B50">
        <w:rPr>
          <w:rFonts w:ascii="Arial" w:hAnsi="Arial" w:cs="Arial"/>
        </w:rPr>
        <w:t xml:space="preserve">plus (the MV of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vertAlign w:val="superscript"/>
        </w:rPr>
        <w:t>–</w:t>
      </w:r>
      <w:r w:rsidRPr="006F7870">
        <w:rPr>
          <w:i/>
          <w:vertAlign w:val="superscript"/>
        </w:rPr>
        <w:t>n</w:t>
      </w:r>
      <w:r w:rsidRPr="00B75B50">
        <w:rPr>
          <w:rFonts w:ascii="Arial" w:hAnsi="Arial" w:cs="Arial"/>
        </w:rPr>
        <w:t xml:space="preserve">), where </w:t>
      </w:r>
      <w:r w:rsidRPr="006F7870">
        <w:rPr>
          <w:rFonts w:cs="Arial"/>
          <w:i/>
        </w:rPr>
        <w:t>n</w:t>
      </w:r>
      <w:r w:rsidRPr="00B75B50">
        <w:rPr>
          <w:rFonts w:ascii="Arial" w:hAnsi="Arial" w:cs="Arial"/>
        </w:rPr>
        <w:t xml:space="preserve"> is the number of characters in </w:t>
      </w:r>
      <w:r w:rsidRPr="00984A3F">
        <w:rPr>
          <w:i/>
        </w:rPr>
        <w:t>DecimalDigit</w:t>
      </w:r>
      <w:r w:rsidRPr="00984A3F">
        <w:t>s.</w:t>
      </w:r>
    </w:p>
    <w:p w14:paraId="49A1C03E"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i/>
        </w:rPr>
        <w:t xml:space="preserve"> ExponentPart </w:t>
      </w:r>
      <w:r w:rsidRPr="00B75B50">
        <w:rPr>
          <w:rFonts w:ascii="Arial" w:hAnsi="Arial"/>
        </w:rPr>
        <w:t xml:space="preserve">is the MV of </w:t>
      </w:r>
      <w:r w:rsidRPr="00984A3F">
        <w:rPr>
          <w:i/>
        </w:rPr>
        <w:t>DecimalIntegerLiteral</w:t>
      </w:r>
      <w:r w:rsidRPr="00984A3F">
        <w:t xml:space="preserve"> </w:t>
      </w:r>
      <w:r w:rsidRPr="00B75B50">
        <w:rPr>
          <w:rFonts w:ascii="Arial" w:hAnsi="Arial" w:cs="Arial"/>
        </w:rPr>
        <w:t xml:space="preserve">times </w:t>
      </w:r>
      <w:r w:rsidRPr="006F7870">
        <w:t>10</w:t>
      </w:r>
      <w:r w:rsidRPr="006F7870">
        <w:rPr>
          <w:i/>
          <w:vertAlign w:val="superscript"/>
        </w:rPr>
        <w:t>e</w:t>
      </w:r>
      <w:r w:rsidRPr="00B75B50">
        <w:rPr>
          <w:rFonts w:ascii="Arial" w:hAnsi="Arial" w:cs="Arial"/>
        </w:rPr>
        <w:t xml:space="preserve">, where </w:t>
      </w:r>
      <w:r w:rsidRPr="006F7870">
        <w:rPr>
          <w:rFonts w:cs="Arial"/>
          <w:i/>
        </w:rPr>
        <w:t>e</w:t>
      </w:r>
      <w:r w:rsidRPr="00B75B50">
        <w:rPr>
          <w:rFonts w:ascii="Arial" w:hAnsi="Arial" w:cs="Arial"/>
        </w:rPr>
        <w:t xml:space="preserve"> </w:t>
      </w:r>
      <w:r w:rsidRPr="00B75B50">
        <w:rPr>
          <w:rFonts w:ascii="Arial" w:hAnsi="Arial"/>
        </w:rPr>
        <w:t xml:space="preserve">is the MV of </w:t>
      </w:r>
      <w:r w:rsidRPr="00984A3F">
        <w:rPr>
          <w:i/>
        </w:rPr>
        <w:t>ExponentPart</w:t>
      </w:r>
      <w:r w:rsidRPr="00984A3F">
        <w:t>.</w:t>
      </w:r>
    </w:p>
    <w:p w14:paraId="5D58E0FD"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w:t>
      </w:r>
      <w:r w:rsidRPr="004431E2">
        <w:rPr>
          <w:rFonts w:ascii="Courier New" w:hAnsi="Courier New"/>
          <w:b/>
        </w:rPr>
        <w:t>.</w:t>
      </w:r>
      <w:r w:rsidRPr="00984A3F">
        <w:rPr>
          <w:i/>
        </w:rPr>
        <w:t xml:space="preserve"> DecimalDigits ExponentPart </w:t>
      </w:r>
      <w:r w:rsidRPr="00B75B50">
        <w:rPr>
          <w:rFonts w:ascii="Arial" w:hAnsi="Arial" w:cs="Arial"/>
        </w:rPr>
        <w:t>is (the MV of</w:t>
      </w:r>
      <w:r w:rsidRPr="00984A3F">
        <w:t xml:space="preserve"> </w:t>
      </w:r>
      <w:r w:rsidRPr="00984A3F">
        <w:rPr>
          <w:i/>
        </w:rPr>
        <w:t>DecimalIntegerLiteral</w:t>
      </w:r>
      <w:r w:rsidRPr="00984A3F">
        <w:t xml:space="preserve"> </w:t>
      </w:r>
      <w:r w:rsidRPr="00B75B50">
        <w:rPr>
          <w:rFonts w:ascii="Arial" w:hAnsi="Arial" w:cs="Arial"/>
        </w:rPr>
        <w:t>plus (the MV of</w:t>
      </w:r>
      <w:r w:rsidRPr="00984A3F">
        <w:t xml:space="preserve">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vertAlign w:val="superscript"/>
        </w:rPr>
        <w:t>–</w:t>
      </w:r>
      <w:r w:rsidRPr="006F7870">
        <w:rPr>
          <w:i/>
          <w:vertAlign w:val="superscript"/>
        </w:rPr>
        <w:t>n</w:t>
      </w:r>
      <w:r w:rsidRPr="00B75B50">
        <w:rPr>
          <w:rFonts w:ascii="Arial" w:hAnsi="Arial" w:cs="Arial"/>
        </w:rPr>
        <w:t xml:space="preserve">)) times </w:t>
      </w:r>
      <w:r w:rsidRPr="006F7870">
        <w:t>10</w:t>
      </w:r>
      <w:r w:rsidRPr="006F7870">
        <w:rPr>
          <w:i/>
          <w:vertAlign w:val="superscript"/>
        </w:rPr>
        <w:t>e</w:t>
      </w:r>
      <w:r w:rsidRPr="00B75B50">
        <w:rPr>
          <w:rFonts w:ascii="Arial" w:hAnsi="Arial" w:cs="Arial"/>
        </w:rPr>
        <w:t xml:space="preserve">, where </w:t>
      </w:r>
      <w:r w:rsidRPr="006F7870">
        <w:rPr>
          <w:rFonts w:cs="Arial"/>
          <w:i/>
        </w:rPr>
        <w:t>n</w:t>
      </w:r>
      <w:r w:rsidRPr="00B75B50">
        <w:rPr>
          <w:rFonts w:ascii="Arial" w:hAnsi="Arial" w:cs="Arial"/>
        </w:rPr>
        <w:t xml:space="preserve"> is the number of characters in </w:t>
      </w:r>
      <w:r w:rsidRPr="00984A3F">
        <w:rPr>
          <w:i/>
        </w:rPr>
        <w:t>DecimalDigit</w:t>
      </w:r>
      <w:r w:rsidRPr="00984A3F">
        <w:t xml:space="preserve">s </w:t>
      </w:r>
      <w:r w:rsidRPr="00B75B50">
        <w:rPr>
          <w:rFonts w:ascii="Courier New" w:hAnsi="Courier New" w:cs="Courier New"/>
        </w:rPr>
        <w:t xml:space="preserve">and </w:t>
      </w:r>
      <w:r w:rsidRPr="004431E2">
        <w:rPr>
          <w:rFonts w:ascii="Courier New" w:hAnsi="Courier New" w:cs="Courier New"/>
        </w:rPr>
        <w:t>e</w:t>
      </w:r>
      <w:r w:rsidRPr="00984A3F">
        <w:t xml:space="preserve"> </w:t>
      </w:r>
      <w:r w:rsidRPr="00B75B50">
        <w:rPr>
          <w:rFonts w:ascii="Arial" w:hAnsi="Arial"/>
        </w:rPr>
        <w:t xml:space="preserve">is the MV of </w:t>
      </w:r>
      <w:r w:rsidRPr="00984A3F">
        <w:rPr>
          <w:i/>
        </w:rPr>
        <w:t>ExponentPart</w:t>
      </w:r>
      <w:r w:rsidRPr="00984A3F">
        <w:t>.</w:t>
      </w:r>
    </w:p>
    <w:p w14:paraId="35BC3B47"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DecimalLiteral </w:t>
      </w:r>
      <w:r w:rsidRPr="006F7870">
        <w:rPr>
          <w:rFonts w:ascii="Arial" w:hAnsi="Arial"/>
          <w:b/>
        </w:rPr>
        <w:t>::</w:t>
      </w:r>
      <w:r w:rsidRPr="00B75B50">
        <w:rPr>
          <w:rFonts w:ascii="Courier New" w:hAnsi="Courier New"/>
          <w:b/>
        </w:rPr>
        <w:t>.</w:t>
      </w:r>
      <w:r w:rsidRPr="00984A3F">
        <w:rPr>
          <w:i/>
        </w:rPr>
        <w:t xml:space="preserve"> DecimalDigits</w:t>
      </w:r>
      <w:r w:rsidRPr="00984A3F">
        <w:t xml:space="preserve"> </w:t>
      </w:r>
      <w:r w:rsidRPr="00B75B50">
        <w:rPr>
          <w:rFonts w:ascii="Arial" w:hAnsi="Arial"/>
        </w:rPr>
        <w:t xml:space="preserve">is the MV of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vertAlign w:val="superscript"/>
        </w:rPr>
        <w:t>–</w:t>
      </w:r>
      <w:r w:rsidRPr="006F7870">
        <w:rPr>
          <w:i/>
          <w:vertAlign w:val="superscript"/>
        </w:rPr>
        <w:t>n</w:t>
      </w:r>
      <w:r w:rsidRPr="00B75B50">
        <w:rPr>
          <w:rFonts w:ascii="Arial" w:hAnsi="Arial" w:cs="Arial"/>
        </w:rPr>
        <w:t xml:space="preserve">, where </w:t>
      </w:r>
      <w:r w:rsidRPr="006F7870">
        <w:rPr>
          <w:rFonts w:cs="Arial"/>
          <w:i/>
        </w:rPr>
        <w:t>n</w:t>
      </w:r>
      <w:r w:rsidRPr="00B75B50">
        <w:rPr>
          <w:rFonts w:ascii="Arial" w:hAnsi="Arial" w:cs="Arial"/>
        </w:rPr>
        <w:t xml:space="preserve"> is the number of characters in</w:t>
      </w:r>
      <w:r w:rsidRPr="00984A3F">
        <w:t xml:space="preserve"> </w:t>
      </w:r>
      <w:r w:rsidRPr="00984A3F">
        <w:rPr>
          <w:i/>
        </w:rPr>
        <w:t>DecimalDigit</w:t>
      </w:r>
      <w:r w:rsidRPr="00984A3F">
        <w:t>s.</w:t>
      </w:r>
    </w:p>
    <w:p w14:paraId="113AE5D1"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w:t>
      </w:r>
      <w:r w:rsidRPr="001D2D31">
        <w:rPr>
          <w:rFonts w:ascii="Arial" w:hAnsi="Arial" w:cs="Arial"/>
        </w:rPr>
        <w:t>MV</w:t>
      </w:r>
      <w:r w:rsidRPr="00B75B50">
        <w:rPr>
          <w:rFonts w:ascii="Arial" w:hAnsi="Arial"/>
        </w:rPr>
        <w:t xml:space="preserve"> of </w:t>
      </w:r>
      <w:r w:rsidRPr="00984A3F">
        <w:rPr>
          <w:i/>
        </w:rPr>
        <w:t xml:space="preserve">DecimalLiteral </w:t>
      </w:r>
      <w:r w:rsidRPr="006F7870">
        <w:rPr>
          <w:rFonts w:ascii="Arial" w:hAnsi="Arial"/>
          <w:b/>
        </w:rPr>
        <w:t>::</w:t>
      </w:r>
      <w:r w:rsidRPr="00B75B50">
        <w:rPr>
          <w:rFonts w:ascii="Courier New" w:hAnsi="Courier New"/>
          <w:b/>
        </w:rPr>
        <w:t>.</w:t>
      </w:r>
      <w:r w:rsidRPr="00984A3F">
        <w:rPr>
          <w:i/>
        </w:rPr>
        <w:t xml:space="preserve"> DecimalDigits ExponentPart </w:t>
      </w:r>
      <w:r w:rsidRPr="00B75B50">
        <w:rPr>
          <w:rFonts w:ascii="Arial" w:hAnsi="Arial"/>
        </w:rPr>
        <w:t xml:space="preserve">is the MV of </w:t>
      </w:r>
      <w:r w:rsidRPr="00984A3F">
        <w:rPr>
          <w:i/>
        </w:rPr>
        <w:t>DecimalDigits</w:t>
      </w:r>
      <w:r w:rsidRPr="00984A3F">
        <w:rPr>
          <w:b/>
          <w:i/>
        </w:rPr>
        <w:t xml:space="preserve"> </w:t>
      </w:r>
      <w:r w:rsidRPr="00B75B50">
        <w:rPr>
          <w:rFonts w:ascii="Arial" w:hAnsi="Arial" w:cs="Arial"/>
        </w:rPr>
        <w:t xml:space="preserve">times </w:t>
      </w:r>
      <w:r w:rsidRPr="006F7870">
        <w:t>10</w:t>
      </w:r>
      <w:r w:rsidRPr="006F7870">
        <w:rPr>
          <w:i/>
          <w:vertAlign w:val="superscript"/>
        </w:rPr>
        <w:t>e</w:t>
      </w:r>
      <w:r w:rsidRPr="006F7870">
        <w:rPr>
          <w:vertAlign w:val="superscript"/>
        </w:rPr>
        <w:t>–</w:t>
      </w:r>
      <w:r w:rsidRPr="006F7870">
        <w:rPr>
          <w:i/>
          <w:vertAlign w:val="superscript"/>
        </w:rPr>
        <w:t>n</w:t>
      </w:r>
      <w:r w:rsidRPr="00B75B50">
        <w:rPr>
          <w:rFonts w:ascii="Arial" w:hAnsi="Arial" w:cs="Arial"/>
        </w:rPr>
        <w:t xml:space="preserve">, where </w:t>
      </w:r>
      <w:r w:rsidRPr="006F7870">
        <w:rPr>
          <w:i/>
        </w:rPr>
        <w:t>n</w:t>
      </w:r>
      <w:r w:rsidRPr="00B75B50">
        <w:rPr>
          <w:rFonts w:ascii="Arial" w:hAnsi="Arial" w:cs="Arial"/>
        </w:rPr>
        <w:t xml:space="preserve"> is the number of characters in</w:t>
      </w:r>
      <w:r w:rsidRPr="00984A3F">
        <w:t xml:space="preserve"> </w:t>
      </w:r>
      <w:r w:rsidRPr="00984A3F">
        <w:rPr>
          <w:i/>
        </w:rPr>
        <w:t>DecimalDigit</w:t>
      </w:r>
      <w:r w:rsidRPr="00984A3F">
        <w:t xml:space="preserve">s </w:t>
      </w:r>
      <w:r w:rsidRPr="00B75B50">
        <w:rPr>
          <w:rFonts w:ascii="Arial" w:hAnsi="Arial" w:cs="Arial"/>
        </w:rPr>
        <w:t xml:space="preserve">and </w:t>
      </w:r>
      <w:r w:rsidRPr="006F7870">
        <w:rPr>
          <w:rFonts w:cs="Arial"/>
          <w:i/>
        </w:rPr>
        <w:t>e</w:t>
      </w:r>
      <w:r w:rsidRPr="00984A3F">
        <w:t xml:space="preserve"> </w:t>
      </w:r>
      <w:r w:rsidRPr="00B75B50">
        <w:rPr>
          <w:rFonts w:ascii="Arial" w:hAnsi="Arial"/>
        </w:rPr>
        <w:t xml:space="preserve">is the MV of </w:t>
      </w:r>
      <w:r w:rsidRPr="00984A3F">
        <w:rPr>
          <w:i/>
        </w:rPr>
        <w:t>ExponentPart</w:t>
      </w:r>
      <w:r w:rsidRPr="00984A3F">
        <w:t>.</w:t>
      </w:r>
    </w:p>
    <w:p w14:paraId="1B8F404B"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DecimalLiteral </w:t>
      </w:r>
      <w:r w:rsidRPr="006F7870">
        <w:rPr>
          <w:rFonts w:ascii="Arial" w:hAnsi="Arial"/>
          <w:b/>
        </w:rPr>
        <w:t>::</w:t>
      </w:r>
      <w:r w:rsidRPr="00984A3F">
        <w:rPr>
          <w:b/>
        </w:rPr>
        <w:t xml:space="preserve"> </w:t>
      </w:r>
      <w:r w:rsidRPr="00984A3F">
        <w:rPr>
          <w:i/>
        </w:rPr>
        <w:t>DecimalIntegerLiteral</w:t>
      </w:r>
      <w:r w:rsidRPr="00984A3F">
        <w:rPr>
          <w:b/>
          <w:i/>
        </w:rPr>
        <w:t xml:space="preserve"> </w:t>
      </w:r>
      <w:r w:rsidRPr="00B75B50">
        <w:rPr>
          <w:rFonts w:ascii="Arial" w:hAnsi="Arial"/>
        </w:rPr>
        <w:t xml:space="preserve">is the MV of </w:t>
      </w:r>
      <w:r w:rsidRPr="00984A3F">
        <w:rPr>
          <w:i/>
        </w:rPr>
        <w:t>DecimalIntegerLiteral</w:t>
      </w:r>
      <w:r w:rsidRPr="00984A3F">
        <w:t>.</w:t>
      </w:r>
    </w:p>
    <w:p w14:paraId="61A24E04"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DecimalLiteral </w:t>
      </w:r>
      <w:r w:rsidRPr="006F7870">
        <w:rPr>
          <w:rFonts w:ascii="Arial" w:hAnsi="Arial"/>
          <w:b/>
        </w:rPr>
        <w:t>::</w:t>
      </w:r>
      <w:r w:rsidRPr="00984A3F">
        <w:rPr>
          <w:b/>
        </w:rPr>
        <w:t xml:space="preserve"> </w:t>
      </w:r>
      <w:r w:rsidRPr="00984A3F">
        <w:rPr>
          <w:i/>
        </w:rPr>
        <w:t xml:space="preserve">DecimalIntegerLiteral ExponentPart </w:t>
      </w:r>
      <w:r w:rsidRPr="00B75B50">
        <w:rPr>
          <w:rFonts w:ascii="Arial" w:hAnsi="Arial"/>
        </w:rPr>
        <w:t xml:space="preserve">is the MV of </w:t>
      </w:r>
      <w:r w:rsidRPr="00984A3F">
        <w:rPr>
          <w:i/>
        </w:rPr>
        <w:t>DecimalIntegerLiteral</w:t>
      </w:r>
      <w:r w:rsidRPr="00984A3F">
        <w:t xml:space="preserve"> </w:t>
      </w:r>
      <w:r w:rsidRPr="00B75B50">
        <w:rPr>
          <w:rFonts w:ascii="Arial" w:hAnsi="Arial" w:cs="Arial"/>
        </w:rPr>
        <w:t xml:space="preserve">times </w:t>
      </w:r>
      <w:r w:rsidRPr="006F7870">
        <w:t>10</w:t>
      </w:r>
      <w:r w:rsidRPr="006F7870">
        <w:rPr>
          <w:i/>
          <w:vertAlign w:val="superscript"/>
        </w:rPr>
        <w:t>e</w:t>
      </w:r>
      <w:r w:rsidRPr="00B75B50">
        <w:rPr>
          <w:rFonts w:ascii="Arial" w:hAnsi="Arial" w:cs="Arial"/>
        </w:rPr>
        <w:t xml:space="preserve">, where </w:t>
      </w:r>
      <w:r w:rsidRPr="006F7870">
        <w:rPr>
          <w:rFonts w:cs="Arial"/>
          <w:i/>
        </w:rPr>
        <w:t>e</w:t>
      </w:r>
      <w:r w:rsidRPr="00984A3F">
        <w:t xml:space="preserve"> </w:t>
      </w:r>
      <w:r w:rsidRPr="00B75B50">
        <w:rPr>
          <w:rFonts w:ascii="Arial" w:hAnsi="Arial"/>
        </w:rPr>
        <w:t xml:space="preserve">is the MV of </w:t>
      </w:r>
      <w:r w:rsidRPr="00984A3F">
        <w:rPr>
          <w:i/>
        </w:rPr>
        <w:t>ExponentPart</w:t>
      </w:r>
      <w:r w:rsidRPr="00984A3F">
        <w:t>.</w:t>
      </w:r>
    </w:p>
    <w:p w14:paraId="2A97E850"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DecimalIntegerLiteral</w:t>
      </w:r>
      <w:r w:rsidRPr="00984A3F">
        <w:t xml:space="preserve"> </w:t>
      </w:r>
      <w:r w:rsidRPr="006F7870">
        <w:rPr>
          <w:rFonts w:ascii="Arial" w:hAnsi="Arial"/>
          <w:b/>
        </w:rPr>
        <w:t>::</w:t>
      </w:r>
      <w:r w:rsidRPr="00984A3F">
        <w:t xml:space="preserve"> </w:t>
      </w:r>
      <w:r>
        <w:rPr>
          <w:rFonts w:ascii="Courier New" w:hAnsi="Courier New"/>
          <w:b/>
        </w:rPr>
        <w:t>0</w:t>
      </w:r>
      <w:r w:rsidRPr="00984A3F">
        <w:t xml:space="preserve"> is </w:t>
      </w:r>
      <w:r w:rsidRPr="00B75B50">
        <w:rPr>
          <w:rFonts w:ascii="Arial" w:hAnsi="Arial" w:cs="Arial"/>
        </w:rPr>
        <w:t>0.</w:t>
      </w:r>
    </w:p>
    <w:p w14:paraId="20B81E61" w14:textId="77777777" w:rsidR="004C02EF" w:rsidRPr="005558EB"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DecimalIntegerLiteral</w:t>
      </w:r>
      <w:r w:rsidRPr="00984A3F">
        <w:t xml:space="preserve"> </w:t>
      </w:r>
      <w:r w:rsidRPr="006F7870">
        <w:rPr>
          <w:rFonts w:ascii="Arial" w:hAnsi="Arial"/>
          <w:b/>
        </w:rPr>
        <w:t>::</w:t>
      </w:r>
      <w:r w:rsidRPr="00984A3F">
        <w:t xml:space="preserve"> </w:t>
      </w:r>
      <w:r w:rsidRPr="00984A3F">
        <w:rPr>
          <w:i/>
        </w:rPr>
        <w:t>NonZeroDigit</w:t>
      </w:r>
      <w:r w:rsidRPr="00984A3F">
        <w:t xml:space="preserve"> </w:t>
      </w:r>
      <w:r w:rsidRPr="00B75B50">
        <w:rPr>
          <w:rFonts w:ascii="Arial" w:hAnsi="Arial" w:cs="Arial"/>
        </w:rPr>
        <w:t>is</w:t>
      </w:r>
      <w:r>
        <w:rPr>
          <w:rFonts w:ascii="Arial" w:hAnsi="Arial" w:cs="Arial"/>
        </w:rPr>
        <w:t xml:space="preserve"> the MV of </w:t>
      </w:r>
      <w:r w:rsidRPr="00984A3F">
        <w:rPr>
          <w:i/>
        </w:rPr>
        <w:t>NonZeroDigit</w:t>
      </w:r>
      <w:r>
        <w:rPr>
          <w:i/>
        </w:rPr>
        <w:t>.</w:t>
      </w:r>
    </w:p>
    <w:p w14:paraId="5272367F"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DecimalIntegerLiteral</w:t>
      </w:r>
      <w:r w:rsidRPr="00984A3F">
        <w:t xml:space="preserve"> </w:t>
      </w:r>
      <w:r w:rsidRPr="006F7870">
        <w:rPr>
          <w:rFonts w:ascii="Arial" w:hAnsi="Arial"/>
          <w:b/>
        </w:rPr>
        <w:t>::</w:t>
      </w:r>
      <w:r w:rsidRPr="00984A3F">
        <w:t xml:space="preserve"> </w:t>
      </w:r>
      <w:r w:rsidRPr="00984A3F">
        <w:rPr>
          <w:i/>
        </w:rPr>
        <w:t>NonZeroDigit</w:t>
      </w:r>
      <w:r w:rsidRPr="00984A3F">
        <w:t xml:space="preserve"> </w:t>
      </w:r>
      <w:r w:rsidRPr="00984A3F">
        <w:rPr>
          <w:i/>
        </w:rPr>
        <w:t>DecimalDigits</w:t>
      </w:r>
      <w:r w:rsidRPr="00984A3F">
        <w:t xml:space="preserve"> </w:t>
      </w:r>
      <w:r w:rsidRPr="00B75B50">
        <w:rPr>
          <w:rFonts w:ascii="Arial" w:hAnsi="Arial" w:cs="Arial"/>
        </w:rPr>
        <w:t>is (the MV of</w:t>
      </w:r>
      <w:r w:rsidRPr="00984A3F">
        <w:t xml:space="preserve"> </w:t>
      </w:r>
      <w:r w:rsidRPr="00984A3F">
        <w:rPr>
          <w:i/>
        </w:rPr>
        <w:t>NonZeroDigit</w:t>
      </w:r>
      <w:r w:rsidRPr="00984A3F">
        <w:t xml:space="preserve"> </w:t>
      </w:r>
      <w:r w:rsidRPr="00B75B50">
        <w:rPr>
          <w:rFonts w:ascii="Arial" w:hAnsi="Arial" w:cs="Arial"/>
        </w:rPr>
        <w:t xml:space="preserve">times </w:t>
      </w:r>
      <w:r w:rsidRPr="006F7870">
        <w:t>10</w:t>
      </w:r>
      <w:r w:rsidRPr="003D4267">
        <w:rPr>
          <w:rFonts w:cs="Arial"/>
          <w:i/>
          <w:vertAlign w:val="superscript"/>
        </w:rPr>
        <w:t>n</w:t>
      </w:r>
      <w:r w:rsidRPr="00B75B50">
        <w:rPr>
          <w:rFonts w:ascii="Arial" w:hAnsi="Arial" w:cs="Arial"/>
        </w:rPr>
        <w:t>) plus the MV of</w:t>
      </w:r>
      <w:r w:rsidRPr="00984A3F">
        <w:t xml:space="preserve"> </w:t>
      </w:r>
      <w:r w:rsidRPr="00984A3F">
        <w:rPr>
          <w:i/>
        </w:rPr>
        <w:t>DecimalDigits</w:t>
      </w:r>
      <w:r w:rsidRPr="00B75B50">
        <w:rPr>
          <w:rFonts w:ascii="Arial" w:hAnsi="Arial" w:cs="Arial"/>
        </w:rPr>
        <w:t>,</w:t>
      </w:r>
      <w:r w:rsidRPr="00984A3F">
        <w:t xml:space="preserve"> </w:t>
      </w:r>
      <w:r w:rsidRPr="00B75B50">
        <w:rPr>
          <w:rFonts w:ascii="Arial" w:hAnsi="Arial" w:cs="Arial"/>
        </w:rPr>
        <w:t xml:space="preserve">where </w:t>
      </w:r>
      <w:r w:rsidRPr="006F7870">
        <w:rPr>
          <w:rFonts w:cs="Arial"/>
          <w:i/>
        </w:rPr>
        <w:t>n</w:t>
      </w:r>
      <w:r w:rsidRPr="00B75B50">
        <w:rPr>
          <w:rFonts w:ascii="Arial" w:hAnsi="Arial" w:cs="Arial"/>
        </w:rPr>
        <w:t xml:space="preserve"> is the number of characters in</w:t>
      </w:r>
      <w:r w:rsidRPr="00984A3F">
        <w:t xml:space="preserve"> </w:t>
      </w:r>
      <w:r w:rsidRPr="00984A3F">
        <w:rPr>
          <w:i/>
        </w:rPr>
        <w:t>DecimalDigits</w:t>
      </w:r>
      <w:r w:rsidRPr="00984A3F">
        <w:t>.</w:t>
      </w:r>
    </w:p>
    <w:p w14:paraId="02A17604"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DecimalDigits</w:t>
      </w:r>
      <w:r w:rsidRPr="00984A3F">
        <w:t xml:space="preserve"> </w:t>
      </w:r>
      <w:r w:rsidRPr="006F7870">
        <w:rPr>
          <w:rFonts w:ascii="Arial" w:hAnsi="Arial"/>
          <w:b/>
        </w:rPr>
        <w:t>::</w:t>
      </w:r>
      <w:r w:rsidRPr="00984A3F">
        <w:t xml:space="preserve"> </w:t>
      </w:r>
      <w:r w:rsidRPr="00984A3F">
        <w:rPr>
          <w:i/>
        </w:rPr>
        <w:t>DecimalDigit</w:t>
      </w:r>
      <w:r w:rsidRPr="00984A3F">
        <w:t xml:space="preserve"> </w:t>
      </w:r>
      <w:r w:rsidRPr="00B75B50">
        <w:rPr>
          <w:rFonts w:ascii="Arial" w:hAnsi="Arial"/>
        </w:rPr>
        <w:t xml:space="preserve">is the MV of </w:t>
      </w:r>
      <w:r w:rsidRPr="00984A3F">
        <w:rPr>
          <w:i/>
        </w:rPr>
        <w:t>DecimalDigit</w:t>
      </w:r>
      <w:r w:rsidRPr="00B75B50">
        <w:rPr>
          <w:rFonts w:ascii="Arial" w:hAnsi="Arial" w:cs="Arial"/>
        </w:rPr>
        <w:t>.</w:t>
      </w:r>
    </w:p>
    <w:p w14:paraId="07391CB2"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DecimalDigits</w:t>
      </w:r>
      <w:r w:rsidRPr="00984A3F">
        <w:t xml:space="preserve"> </w:t>
      </w:r>
      <w:r w:rsidRPr="006F7870">
        <w:rPr>
          <w:rFonts w:ascii="Arial" w:hAnsi="Arial"/>
          <w:b/>
        </w:rPr>
        <w:t>::</w:t>
      </w:r>
      <w:r w:rsidRPr="00984A3F">
        <w:t xml:space="preserve"> </w:t>
      </w:r>
      <w:r w:rsidRPr="00984A3F">
        <w:rPr>
          <w:i/>
        </w:rPr>
        <w:t>DecimalDigits</w:t>
      </w:r>
      <w:r w:rsidRPr="00984A3F">
        <w:t xml:space="preserve"> </w:t>
      </w:r>
      <w:r w:rsidRPr="00984A3F">
        <w:rPr>
          <w:i/>
        </w:rPr>
        <w:t>DecimalDigit</w:t>
      </w:r>
      <w:r w:rsidRPr="00984A3F">
        <w:t xml:space="preserve"> </w:t>
      </w:r>
      <w:r w:rsidRPr="00B75B50">
        <w:rPr>
          <w:rFonts w:ascii="Arial" w:hAnsi="Arial" w:cs="Arial"/>
        </w:rPr>
        <w:t>is (the MV of</w:t>
      </w:r>
      <w:r w:rsidRPr="00984A3F">
        <w:t xml:space="preserve"> </w:t>
      </w:r>
      <w:r w:rsidRPr="00984A3F">
        <w:rPr>
          <w:i/>
        </w:rPr>
        <w:t>DecimalDigits</w:t>
      </w:r>
      <w:r w:rsidRPr="00984A3F">
        <w:t xml:space="preserve"> </w:t>
      </w:r>
      <w:r w:rsidRPr="00B75B50">
        <w:rPr>
          <w:rFonts w:ascii="Arial" w:hAnsi="Arial" w:cs="Arial"/>
        </w:rPr>
        <w:t>times 10) plus the MV of</w:t>
      </w:r>
      <w:r w:rsidRPr="00984A3F">
        <w:t xml:space="preserve"> </w:t>
      </w:r>
      <w:r w:rsidRPr="00984A3F">
        <w:rPr>
          <w:i/>
        </w:rPr>
        <w:t>DecimalDigit</w:t>
      </w:r>
      <w:r w:rsidRPr="00984A3F">
        <w:t>.</w:t>
      </w:r>
    </w:p>
    <w:p w14:paraId="350E96B5"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ExponentPart </w:t>
      </w:r>
      <w:r w:rsidRPr="006F7870">
        <w:rPr>
          <w:rFonts w:ascii="Arial" w:hAnsi="Arial"/>
          <w:b/>
        </w:rPr>
        <w:t>::</w:t>
      </w:r>
      <w:r w:rsidRPr="00984A3F">
        <w:rPr>
          <w:b/>
        </w:rPr>
        <w:t xml:space="preserve"> </w:t>
      </w:r>
      <w:r w:rsidRPr="00984A3F">
        <w:rPr>
          <w:i/>
        </w:rPr>
        <w:t>ExponentIndicator SignedInteger</w:t>
      </w:r>
      <w:r w:rsidRPr="00984A3F">
        <w:rPr>
          <w:b/>
          <w:i/>
        </w:rPr>
        <w:t xml:space="preserve"> </w:t>
      </w:r>
      <w:r w:rsidRPr="00B75B50">
        <w:rPr>
          <w:rFonts w:ascii="Arial" w:hAnsi="Arial"/>
        </w:rPr>
        <w:t xml:space="preserve">is the MV of </w:t>
      </w:r>
      <w:r w:rsidRPr="00984A3F">
        <w:rPr>
          <w:i/>
        </w:rPr>
        <w:t>SignedInteger</w:t>
      </w:r>
      <w:r w:rsidRPr="00984A3F">
        <w:t>.</w:t>
      </w:r>
    </w:p>
    <w:p w14:paraId="0BB87783"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SignedInteger </w:t>
      </w:r>
      <w:r w:rsidRPr="006F7870">
        <w:rPr>
          <w:rFonts w:ascii="Arial" w:hAnsi="Arial"/>
          <w:b/>
        </w:rPr>
        <w:t>::</w:t>
      </w:r>
      <w:r w:rsidRPr="00984A3F">
        <w:rPr>
          <w:b/>
        </w:rPr>
        <w:t xml:space="preserve"> </w:t>
      </w:r>
      <w:r w:rsidRPr="00984A3F">
        <w:rPr>
          <w:i/>
        </w:rPr>
        <w:t>DecimalDigits</w:t>
      </w:r>
      <w:r w:rsidRPr="00984A3F">
        <w:rPr>
          <w:b/>
          <w:i/>
        </w:rPr>
        <w:t xml:space="preserve"> </w:t>
      </w:r>
      <w:r w:rsidRPr="00B75B50">
        <w:rPr>
          <w:rFonts w:ascii="Arial" w:hAnsi="Arial"/>
        </w:rPr>
        <w:t xml:space="preserve">is the MV of </w:t>
      </w:r>
      <w:r w:rsidRPr="00984A3F">
        <w:rPr>
          <w:i/>
        </w:rPr>
        <w:t>DecimalDigits</w:t>
      </w:r>
      <w:r w:rsidRPr="00984A3F">
        <w:t>.</w:t>
      </w:r>
    </w:p>
    <w:p w14:paraId="3ECD980C"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SignedInteger </w:t>
      </w:r>
      <w:r w:rsidRPr="006F7870">
        <w:rPr>
          <w:rFonts w:ascii="Arial" w:hAnsi="Arial"/>
          <w:b/>
        </w:rPr>
        <w:t>::</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B75B50">
        <w:rPr>
          <w:rFonts w:ascii="Arial" w:hAnsi="Arial"/>
        </w:rPr>
        <w:t xml:space="preserve">is the MV of </w:t>
      </w:r>
      <w:r w:rsidRPr="00984A3F">
        <w:rPr>
          <w:i/>
        </w:rPr>
        <w:t>DecimalDigits</w:t>
      </w:r>
      <w:r w:rsidRPr="00984A3F">
        <w:t>.</w:t>
      </w:r>
    </w:p>
    <w:p w14:paraId="704ED012"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 xml:space="preserve">SignedInteger </w:t>
      </w:r>
      <w:r w:rsidRPr="006F7870">
        <w:rPr>
          <w:rFonts w:ascii="Arial" w:hAnsi="Arial"/>
          <w:b/>
        </w:rPr>
        <w:t>::</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B75B50">
        <w:rPr>
          <w:rFonts w:ascii="Arial" w:hAnsi="Arial" w:cs="Arial"/>
        </w:rPr>
        <w:t>is the negative of the MV of</w:t>
      </w:r>
      <w:r w:rsidRPr="00984A3F">
        <w:t xml:space="preserve"> </w:t>
      </w:r>
      <w:r w:rsidRPr="00984A3F">
        <w:rPr>
          <w:i/>
        </w:rPr>
        <w:t>DecimalDigits</w:t>
      </w:r>
      <w:r w:rsidRPr="00984A3F">
        <w:t>.</w:t>
      </w:r>
    </w:p>
    <w:p w14:paraId="1A91449E"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0</w:t>
      </w:r>
      <w:r w:rsidRPr="00984A3F">
        <w:t xml:space="preserve"> </w:t>
      </w:r>
      <w:r w:rsidRPr="00B75B50">
        <w:rPr>
          <w:rFonts w:ascii="Arial" w:hAnsi="Arial" w:cs="Arial"/>
        </w:rPr>
        <w:t>or of</w:t>
      </w:r>
      <w:r w:rsidRPr="00984A3F">
        <w:t xml:space="preserve">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0</w:t>
      </w:r>
      <w:r w:rsidRPr="00984A3F">
        <w:t xml:space="preserve"> </w:t>
      </w:r>
      <w:r w:rsidRPr="00B75B50">
        <w:rPr>
          <w:rFonts w:ascii="Arial" w:hAnsi="Arial" w:cs="Arial"/>
        </w:rPr>
        <w:t xml:space="preserve">is </w:t>
      </w:r>
      <w:r w:rsidRPr="006F7870">
        <w:t>0</w:t>
      </w:r>
      <w:r w:rsidRPr="00B75B50">
        <w:rPr>
          <w:rFonts w:ascii="Arial" w:hAnsi="Arial" w:cs="Arial"/>
        </w:rPr>
        <w:t>.</w:t>
      </w:r>
    </w:p>
    <w:p w14:paraId="52022176"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1</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1</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1</w:t>
      </w:r>
      <w:r w:rsidRPr="00984A3F">
        <w:t xml:space="preserve"> </w:t>
      </w:r>
      <w:r w:rsidRPr="00B75B50">
        <w:rPr>
          <w:rFonts w:ascii="Arial" w:hAnsi="Arial" w:cs="Arial"/>
        </w:rPr>
        <w:t xml:space="preserve">is </w:t>
      </w:r>
      <w:r w:rsidRPr="006F7870">
        <w:t>1</w:t>
      </w:r>
      <w:r w:rsidRPr="00B75B50">
        <w:rPr>
          <w:rFonts w:ascii="Arial" w:hAnsi="Arial" w:cs="Arial"/>
        </w:rPr>
        <w:t>.</w:t>
      </w:r>
    </w:p>
    <w:p w14:paraId="36CA9152"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2</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2</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2</w:t>
      </w:r>
      <w:r w:rsidRPr="00984A3F">
        <w:t xml:space="preserve"> </w:t>
      </w:r>
      <w:r w:rsidRPr="00B75B50">
        <w:rPr>
          <w:rFonts w:ascii="Arial" w:hAnsi="Arial" w:cs="Arial"/>
        </w:rPr>
        <w:t xml:space="preserve">is </w:t>
      </w:r>
      <w:r w:rsidRPr="006F7870">
        <w:t>2</w:t>
      </w:r>
      <w:r w:rsidRPr="00B75B50">
        <w:rPr>
          <w:rFonts w:ascii="Arial" w:hAnsi="Arial" w:cs="Arial"/>
        </w:rPr>
        <w:t>.</w:t>
      </w:r>
    </w:p>
    <w:p w14:paraId="1435CE62"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3</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3</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3</w:t>
      </w:r>
      <w:r w:rsidRPr="00984A3F">
        <w:t xml:space="preserve"> </w:t>
      </w:r>
      <w:r w:rsidRPr="00B75B50">
        <w:rPr>
          <w:rFonts w:ascii="Arial" w:hAnsi="Arial" w:cs="Arial"/>
        </w:rPr>
        <w:t xml:space="preserve">is </w:t>
      </w:r>
      <w:r w:rsidRPr="006F7870">
        <w:t>3</w:t>
      </w:r>
      <w:r w:rsidRPr="00B75B50">
        <w:rPr>
          <w:rFonts w:ascii="Arial" w:hAnsi="Arial" w:cs="Arial"/>
        </w:rPr>
        <w:t>.</w:t>
      </w:r>
    </w:p>
    <w:p w14:paraId="6F3B460A"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4</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4</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4</w:t>
      </w:r>
      <w:r w:rsidRPr="00984A3F">
        <w:t xml:space="preserve"> </w:t>
      </w:r>
      <w:r w:rsidRPr="00B75B50">
        <w:rPr>
          <w:rFonts w:ascii="Arial" w:hAnsi="Arial" w:cs="Arial"/>
        </w:rPr>
        <w:t xml:space="preserve">is </w:t>
      </w:r>
      <w:r w:rsidRPr="006F7870">
        <w:t>4</w:t>
      </w:r>
      <w:r w:rsidRPr="00B75B50">
        <w:rPr>
          <w:rFonts w:ascii="Arial" w:hAnsi="Arial" w:cs="Arial"/>
        </w:rPr>
        <w:t>.</w:t>
      </w:r>
    </w:p>
    <w:p w14:paraId="4FFACF90"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5</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5</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5</w:t>
      </w:r>
      <w:r w:rsidRPr="00984A3F">
        <w:t xml:space="preserve"> </w:t>
      </w:r>
      <w:r w:rsidRPr="00B75B50">
        <w:rPr>
          <w:rFonts w:ascii="Arial" w:hAnsi="Arial" w:cs="Arial"/>
        </w:rPr>
        <w:t xml:space="preserve">is </w:t>
      </w:r>
      <w:r w:rsidRPr="006F7870">
        <w:t>5</w:t>
      </w:r>
      <w:r w:rsidRPr="00B75B50">
        <w:rPr>
          <w:rFonts w:ascii="Arial" w:hAnsi="Arial" w:cs="Arial"/>
        </w:rPr>
        <w:t>.</w:t>
      </w:r>
    </w:p>
    <w:p w14:paraId="63F9B0BC"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6</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6</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6</w:t>
      </w:r>
      <w:r w:rsidRPr="00984A3F">
        <w:t xml:space="preserve"> </w:t>
      </w:r>
      <w:r w:rsidRPr="00B75B50">
        <w:rPr>
          <w:rFonts w:ascii="Arial" w:hAnsi="Arial" w:cs="Arial"/>
        </w:rPr>
        <w:t xml:space="preserve">is </w:t>
      </w:r>
      <w:r w:rsidRPr="006F7870">
        <w:t>6</w:t>
      </w:r>
      <w:r w:rsidRPr="00B75B50">
        <w:rPr>
          <w:rFonts w:ascii="Arial" w:hAnsi="Arial" w:cs="Arial"/>
        </w:rPr>
        <w:t>.</w:t>
      </w:r>
    </w:p>
    <w:p w14:paraId="7CFE0BF0"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7</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7</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7</w:t>
      </w:r>
      <w:r w:rsidRPr="00984A3F">
        <w:t xml:space="preserve"> </w:t>
      </w:r>
      <w:r w:rsidRPr="00B75B50">
        <w:rPr>
          <w:rFonts w:ascii="Arial" w:hAnsi="Arial" w:cs="Arial"/>
        </w:rPr>
        <w:t>is 7.</w:t>
      </w:r>
    </w:p>
    <w:p w14:paraId="391CE8C1"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8</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8</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8</w:t>
      </w:r>
      <w:r w:rsidRPr="00984A3F">
        <w:t xml:space="preserve"> </w:t>
      </w:r>
      <w:r w:rsidRPr="00B75B50">
        <w:rPr>
          <w:rFonts w:ascii="Arial" w:hAnsi="Arial" w:cs="Arial"/>
        </w:rPr>
        <w:t xml:space="preserve">is </w:t>
      </w:r>
      <w:r w:rsidRPr="006F7870">
        <w:t>8</w:t>
      </w:r>
      <w:r w:rsidRPr="00B75B50">
        <w:rPr>
          <w:rFonts w:ascii="Arial" w:hAnsi="Arial" w:cs="Arial"/>
        </w:rPr>
        <w:t>.</w:t>
      </w:r>
    </w:p>
    <w:p w14:paraId="251A039D"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DecimalDigit</w:t>
      </w:r>
      <w:r w:rsidRPr="00984A3F">
        <w:t xml:space="preserve"> </w:t>
      </w:r>
      <w:r w:rsidRPr="006F7870">
        <w:rPr>
          <w:rFonts w:ascii="Arial" w:hAnsi="Arial"/>
          <w:b/>
        </w:rPr>
        <w:t>::</w:t>
      </w:r>
      <w:r w:rsidRPr="00984A3F">
        <w:t xml:space="preserve"> </w:t>
      </w:r>
      <w:r>
        <w:rPr>
          <w:rFonts w:ascii="Courier New" w:hAnsi="Courier New"/>
          <w:b/>
        </w:rPr>
        <w:t>9</w:t>
      </w:r>
      <w:r w:rsidRPr="00984A3F">
        <w:t xml:space="preserve"> </w:t>
      </w:r>
      <w:r w:rsidRPr="00B75B50">
        <w:rPr>
          <w:rFonts w:ascii="Arial" w:hAnsi="Arial"/>
        </w:rPr>
        <w:t xml:space="preserve">or of </w:t>
      </w:r>
      <w:r w:rsidRPr="00984A3F">
        <w:rPr>
          <w:i/>
        </w:rPr>
        <w:t>NonZeroDigit</w:t>
      </w:r>
      <w:r w:rsidRPr="00984A3F">
        <w:t xml:space="preserve"> </w:t>
      </w:r>
      <w:r w:rsidRPr="006F7870">
        <w:rPr>
          <w:rFonts w:ascii="Arial" w:hAnsi="Arial"/>
          <w:b/>
        </w:rPr>
        <w:t>::</w:t>
      </w:r>
      <w:r w:rsidRPr="00984A3F">
        <w:t xml:space="preserve"> </w:t>
      </w:r>
      <w:r>
        <w:rPr>
          <w:rFonts w:ascii="Courier New" w:hAnsi="Courier New"/>
          <w:b/>
        </w:rPr>
        <w:t>9</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9</w:t>
      </w:r>
      <w:r w:rsidRPr="00984A3F">
        <w:t xml:space="preserve"> </w:t>
      </w:r>
      <w:r w:rsidRPr="00B75B50">
        <w:rPr>
          <w:rFonts w:ascii="Arial" w:hAnsi="Arial" w:cs="Arial"/>
        </w:rPr>
        <w:t xml:space="preserve">is </w:t>
      </w:r>
      <w:r w:rsidRPr="006F7870">
        <w:t>9</w:t>
      </w:r>
      <w:r w:rsidRPr="00B75B50">
        <w:rPr>
          <w:rFonts w:ascii="Arial" w:hAnsi="Arial" w:cs="Arial"/>
        </w:rPr>
        <w:t>.</w:t>
      </w:r>
    </w:p>
    <w:p w14:paraId="72096D28"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a</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A</w:t>
      </w:r>
      <w:r w:rsidRPr="00984A3F">
        <w:t xml:space="preserve"> </w:t>
      </w:r>
      <w:r w:rsidRPr="00B75B50">
        <w:rPr>
          <w:rFonts w:ascii="Arial" w:hAnsi="Arial" w:cs="Arial"/>
        </w:rPr>
        <w:t xml:space="preserve">is </w:t>
      </w:r>
      <w:r w:rsidRPr="006F7870">
        <w:t>10</w:t>
      </w:r>
      <w:r w:rsidRPr="00B75B50">
        <w:rPr>
          <w:rFonts w:ascii="Arial" w:hAnsi="Arial" w:cs="Arial"/>
        </w:rPr>
        <w:t>.</w:t>
      </w:r>
    </w:p>
    <w:p w14:paraId="6EAD908A"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b</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B</w:t>
      </w:r>
      <w:r w:rsidRPr="00984A3F">
        <w:t xml:space="preserve"> </w:t>
      </w:r>
      <w:r w:rsidRPr="00B75B50">
        <w:rPr>
          <w:rFonts w:ascii="Arial" w:hAnsi="Arial" w:cs="Arial"/>
        </w:rPr>
        <w:t xml:space="preserve">is </w:t>
      </w:r>
      <w:r w:rsidRPr="006F7870">
        <w:t>11</w:t>
      </w:r>
      <w:r w:rsidRPr="00B75B50">
        <w:rPr>
          <w:rFonts w:ascii="Arial" w:hAnsi="Arial" w:cs="Arial"/>
        </w:rPr>
        <w:t>.</w:t>
      </w:r>
    </w:p>
    <w:p w14:paraId="138EE576"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c</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C</w:t>
      </w:r>
      <w:r w:rsidRPr="00984A3F">
        <w:t xml:space="preserve"> </w:t>
      </w:r>
      <w:r w:rsidRPr="00B75B50">
        <w:rPr>
          <w:rFonts w:ascii="Arial" w:hAnsi="Arial" w:cs="Arial"/>
        </w:rPr>
        <w:t xml:space="preserve">is </w:t>
      </w:r>
      <w:r w:rsidRPr="006F7870">
        <w:t>12</w:t>
      </w:r>
      <w:r w:rsidRPr="00B75B50">
        <w:rPr>
          <w:rFonts w:ascii="Arial" w:hAnsi="Arial" w:cs="Arial"/>
        </w:rPr>
        <w:t>.</w:t>
      </w:r>
    </w:p>
    <w:p w14:paraId="6C05A5EC"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d</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D</w:t>
      </w:r>
      <w:r w:rsidRPr="00984A3F">
        <w:t xml:space="preserve"> </w:t>
      </w:r>
      <w:r w:rsidRPr="00B75B50">
        <w:rPr>
          <w:rFonts w:ascii="Arial" w:hAnsi="Arial" w:cs="Arial"/>
        </w:rPr>
        <w:t xml:space="preserve">is </w:t>
      </w:r>
      <w:r w:rsidRPr="006F7870">
        <w:t>13</w:t>
      </w:r>
      <w:r w:rsidRPr="00B75B50">
        <w:rPr>
          <w:rFonts w:ascii="Arial" w:hAnsi="Arial" w:cs="Arial"/>
        </w:rPr>
        <w:t>.</w:t>
      </w:r>
    </w:p>
    <w:p w14:paraId="2FBB4892"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e</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E</w:t>
      </w:r>
      <w:r w:rsidRPr="00984A3F">
        <w:t xml:space="preserve"> </w:t>
      </w:r>
      <w:r w:rsidRPr="00B75B50">
        <w:rPr>
          <w:rFonts w:ascii="Arial" w:hAnsi="Arial" w:cs="Arial"/>
        </w:rPr>
        <w:t xml:space="preserve">is </w:t>
      </w:r>
      <w:r w:rsidRPr="006F7870">
        <w:t>14</w:t>
      </w:r>
      <w:r w:rsidRPr="00B75B50">
        <w:rPr>
          <w:rFonts w:ascii="Arial" w:hAnsi="Arial" w:cs="Arial"/>
        </w:rPr>
        <w:t>.</w:t>
      </w:r>
    </w:p>
    <w:p w14:paraId="3EDBCA01" w14:textId="77777777" w:rsidR="004C02EF" w:rsidRPr="00984A3F" w:rsidRDefault="004C02EF" w:rsidP="004C02EF">
      <w:pPr>
        <w:pStyle w:val="MathSpecialCase3"/>
        <w:numPr>
          <w:ilvl w:val="2"/>
          <w:numId w:val="31"/>
        </w:numPr>
        <w:tabs>
          <w:tab w:val="left" w:pos="450"/>
        </w:tabs>
        <w:spacing w:after="0"/>
        <w:ind w:left="446" w:hanging="446"/>
      </w:pPr>
      <w:r w:rsidRPr="00B75B50">
        <w:rPr>
          <w:rFonts w:ascii="Arial" w:hAnsi="Arial"/>
        </w:rPr>
        <w:t xml:space="preserve">The MV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f</w:t>
      </w:r>
      <w:r w:rsidRPr="00984A3F">
        <w:t xml:space="preserve"> </w:t>
      </w:r>
      <w:r w:rsidRPr="00B75B50">
        <w:rPr>
          <w:rFonts w:ascii="Arial" w:hAnsi="Arial"/>
        </w:rPr>
        <w:t xml:space="preserve">or of </w:t>
      </w:r>
      <w:r w:rsidRPr="00984A3F">
        <w:rPr>
          <w:i/>
        </w:rPr>
        <w:t>HexDigit</w:t>
      </w:r>
      <w:r w:rsidRPr="00984A3F">
        <w:t xml:space="preserve"> </w:t>
      </w:r>
      <w:r w:rsidRPr="006F7870">
        <w:rPr>
          <w:rFonts w:ascii="Arial" w:hAnsi="Arial"/>
          <w:b/>
        </w:rPr>
        <w:t>::</w:t>
      </w:r>
      <w:r w:rsidRPr="00984A3F">
        <w:t xml:space="preserve"> </w:t>
      </w:r>
      <w:r>
        <w:rPr>
          <w:rFonts w:ascii="Courier New" w:hAnsi="Courier New"/>
          <w:b/>
        </w:rPr>
        <w:t>F</w:t>
      </w:r>
      <w:r w:rsidRPr="00984A3F">
        <w:t xml:space="preserve"> </w:t>
      </w:r>
      <w:r w:rsidRPr="00B75B50">
        <w:rPr>
          <w:rFonts w:ascii="Arial" w:hAnsi="Arial" w:cs="Arial"/>
        </w:rPr>
        <w:t xml:space="preserve">is </w:t>
      </w:r>
      <w:r w:rsidRPr="006F7870">
        <w:t>15</w:t>
      </w:r>
      <w:r w:rsidRPr="00B75B50">
        <w:rPr>
          <w:rFonts w:ascii="Arial" w:hAnsi="Arial" w:cs="Arial"/>
        </w:rPr>
        <w:t>.</w:t>
      </w:r>
    </w:p>
    <w:p w14:paraId="10E14E59"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HexIntegerLiteral </w:t>
      </w:r>
      <w:r w:rsidRPr="006F7870">
        <w:rPr>
          <w:rFonts w:ascii="Arial" w:hAnsi="Arial"/>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2E8778D6" w14:textId="77777777" w:rsidR="004C02EF" w:rsidRPr="00984A3F" w:rsidRDefault="004C02EF" w:rsidP="004C02EF">
      <w:pPr>
        <w:pStyle w:val="MathSpecialCase3"/>
        <w:numPr>
          <w:ilvl w:val="2"/>
          <w:numId w:val="31"/>
        </w:numPr>
        <w:tabs>
          <w:tab w:val="left" w:pos="450"/>
        </w:tabs>
        <w:spacing w:after="0"/>
        <w:ind w:left="446" w:hanging="446"/>
      </w:pPr>
      <w:r w:rsidRPr="001D2D31">
        <w:rPr>
          <w:rFonts w:ascii="Arial" w:hAnsi="Arial" w:cs="Arial"/>
        </w:rPr>
        <w:t>The</w:t>
      </w:r>
      <w:r w:rsidRPr="00B75B50">
        <w:rPr>
          <w:rFonts w:ascii="Arial" w:hAnsi="Arial"/>
        </w:rPr>
        <w:t xml:space="preserve"> MV of </w:t>
      </w:r>
      <w:r w:rsidRPr="00984A3F">
        <w:rPr>
          <w:i/>
        </w:rPr>
        <w:t xml:space="preserve">HexIntegerLiteral </w:t>
      </w:r>
      <w:r w:rsidRPr="006F7870">
        <w:rPr>
          <w:rFonts w:ascii="Arial" w:hAnsi="Arial"/>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1E336EAE" w14:textId="77777777" w:rsidR="004C02EF" w:rsidRPr="00984A3F" w:rsidRDefault="004C02EF" w:rsidP="004C02EF">
      <w:pPr>
        <w:pStyle w:val="MathSpecialCase3"/>
        <w:numPr>
          <w:ilvl w:val="2"/>
          <w:numId w:val="31"/>
        </w:numPr>
        <w:tabs>
          <w:tab w:val="left" w:pos="450"/>
        </w:tabs>
        <w:spacing w:after="240"/>
        <w:ind w:left="446" w:hanging="446"/>
      </w:pPr>
      <w:r w:rsidRPr="001D2D31">
        <w:rPr>
          <w:rFonts w:ascii="Arial" w:hAnsi="Arial" w:cs="Arial"/>
        </w:rPr>
        <w:t>The</w:t>
      </w:r>
      <w:r w:rsidRPr="00B75B50">
        <w:rPr>
          <w:rFonts w:ascii="Arial" w:hAnsi="Arial"/>
        </w:rPr>
        <w:t xml:space="preserve"> MV of </w:t>
      </w:r>
      <w:r w:rsidRPr="00984A3F">
        <w:rPr>
          <w:i/>
        </w:rPr>
        <w:t xml:space="preserve">HexIntegerLiteral </w:t>
      </w:r>
      <w:r w:rsidRPr="006F7870">
        <w:rPr>
          <w:rFonts w:ascii="Arial" w:hAnsi="Arial"/>
          <w:b/>
        </w:rPr>
        <w:t>::</w:t>
      </w:r>
      <w:r w:rsidRPr="00984A3F">
        <w:t xml:space="preserve"> </w:t>
      </w:r>
      <w:r w:rsidRPr="00984A3F">
        <w:rPr>
          <w:i/>
        </w:rPr>
        <w:t>HexIntegerLiteral</w:t>
      </w:r>
      <w:r w:rsidRPr="00984A3F">
        <w:t xml:space="preserve"> </w:t>
      </w:r>
      <w:r w:rsidRPr="00984A3F">
        <w:rPr>
          <w:i/>
        </w:rPr>
        <w:t>HexDigit</w:t>
      </w:r>
      <w:r w:rsidRPr="00984A3F">
        <w:t xml:space="preserve"> </w:t>
      </w:r>
      <w:r w:rsidRPr="00B75B50">
        <w:rPr>
          <w:rFonts w:ascii="Arial" w:hAnsi="Arial" w:cs="Arial"/>
        </w:rPr>
        <w:t>is (the MV of</w:t>
      </w:r>
      <w:r w:rsidRPr="00984A3F">
        <w:t xml:space="preserve"> </w:t>
      </w:r>
      <w:r w:rsidRPr="00984A3F">
        <w:rPr>
          <w:i/>
        </w:rPr>
        <w:t>HexIntegerLiteral</w:t>
      </w:r>
      <w:r w:rsidRPr="00984A3F">
        <w:t xml:space="preserve"> </w:t>
      </w:r>
      <w:r w:rsidRPr="00B75B50">
        <w:rPr>
          <w:rFonts w:ascii="Arial" w:hAnsi="Arial" w:cs="Arial"/>
        </w:rPr>
        <w:t xml:space="preserve">times </w:t>
      </w:r>
      <w:r w:rsidRPr="006F7870">
        <w:t>16</w:t>
      </w:r>
      <w:r w:rsidRPr="00B75B50">
        <w:rPr>
          <w:rFonts w:ascii="Arial" w:hAnsi="Arial" w:cs="Arial"/>
        </w:rPr>
        <w:t>) plus the MV of</w:t>
      </w:r>
      <w:r w:rsidRPr="00984A3F">
        <w:t xml:space="preserve"> </w:t>
      </w:r>
      <w:r w:rsidRPr="00984A3F">
        <w:rPr>
          <w:i/>
        </w:rPr>
        <w:t>HexDigit</w:t>
      </w:r>
      <w:r w:rsidRPr="00B75B50">
        <w:rPr>
          <w:rFonts w:ascii="Arial" w:hAnsi="Arial" w:cs="Arial"/>
        </w:rPr>
        <w:t>.</w:t>
      </w:r>
    </w:p>
    <w:p w14:paraId="3629C0E2" w14:textId="77777777" w:rsidR="004C02EF" w:rsidRDefault="004C02EF" w:rsidP="004C02EF">
      <w:pPr>
        <w:spacing w:after="120"/>
      </w:pPr>
      <w:r>
        <w:t xml:space="preserve">Once the exact MV for a numeric literal has been determined, it is then rounded to a value of the Number type. If the MV is 0, then the rounded value is </w:t>
      </w:r>
      <w:r w:rsidRPr="00C40478">
        <w:rPr>
          <w:rFonts w:ascii="Times New Roman" w:hAnsi="Times New Roman"/>
          <w:b/>
        </w:rPr>
        <w:t>+0</w:t>
      </w:r>
      <w:r>
        <w:t xml:space="preserve">; otherwise, the rounded value must be </w:t>
      </w:r>
      <w:r w:rsidRPr="00612C55">
        <w:t>the</w:t>
      </w:r>
      <w:r>
        <w:t xml:space="preserve"> Number value for the MV (as specified in 8.5), unless the literal is a </w:t>
      </w:r>
      <w:r w:rsidRPr="00B75B50">
        <w:rPr>
          <w:rFonts w:ascii="Times New Roman" w:hAnsi="Times New Roman"/>
          <w:i/>
        </w:rPr>
        <w:t>DecimalLiteral</w:t>
      </w:r>
      <w:r>
        <w:t xml:space="preserve"> and the literal has more than 20 significant digits, in which case the Number value may be either the Number value for the MV of a literal produced by replacing each significant digit after the 20th with a </w:t>
      </w:r>
      <w:r>
        <w:rPr>
          <w:rFonts w:ascii="Courier New" w:hAnsi="Courier New"/>
          <w:b/>
        </w:rPr>
        <w:t>0</w:t>
      </w:r>
      <w:r>
        <w:t xml:space="preserve"> digit or the Number value for the MV of a literal produced by replacing each significant digit after the 20th with a </w:t>
      </w:r>
      <w:r>
        <w:rPr>
          <w:rFonts w:ascii="Courier New" w:hAnsi="Courier New"/>
          <w:b/>
        </w:rPr>
        <w:t>0</w:t>
      </w:r>
      <w:r>
        <w:t xml:space="preserve"> digit and then incrementing the literal at the 20th significant digit position. A digit is </w:t>
      </w:r>
      <w:r>
        <w:rPr>
          <w:i/>
        </w:rPr>
        <w:t>significant</w:t>
      </w:r>
      <w:r>
        <w:t xml:space="preserve"> if it is not part of an </w:t>
      </w:r>
      <w:r w:rsidRPr="00B75B50">
        <w:rPr>
          <w:rFonts w:ascii="Times New Roman" w:hAnsi="Times New Roman"/>
          <w:i/>
        </w:rPr>
        <w:t>ExponentPart</w:t>
      </w:r>
      <w:r>
        <w:t xml:space="preserve"> and</w:t>
      </w:r>
    </w:p>
    <w:p w14:paraId="7AD9765D" w14:textId="77777777" w:rsidR="004C02EF" w:rsidRPr="00B75B50" w:rsidRDefault="004C02EF" w:rsidP="004C02EF">
      <w:pPr>
        <w:pStyle w:val="MathSpecialCase3"/>
        <w:numPr>
          <w:ilvl w:val="2"/>
          <w:numId w:val="31"/>
        </w:numPr>
        <w:tabs>
          <w:tab w:val="left" w:pos="450"/>
        </w:tabs>
        <w:spacing w:after="0"/>
        <w:ind w:left="446" w:hanging="446"/>
        <w:rPr>
          <w:rFonts w:ascii="Arial" w:hAnsi="Arial" w:cs="Arial"/>
        </w:rPr>
      </w:pPr>
      <w:r w:rsidRPr="00B75B50">
        <w:rPr>
          <w:rFonts w:ascii="Arial" w:hAnsi="Arial" w:cs="Arial"/>
        </w:rPr>
        <w:t xml:space="preserve">it is not </w:t>
      </w:r>
      <w:r w:rsidRPr="00B75B50">
        <w:rPr>
          <w:rFonts w:ascii="Courier New" w:hAnsi="Courier New" w:cs="Courier New"/>
          <w:b/>
        </w:rPr>
        <w:t>0</w:t>
      </w:r>
      <w:r w:rsidRPr="00B75B50">
        <w:rPr>
          <w:rFonts w:ascii="Arial" w:hAnsi="Arial" w:cs="Arial"/>
        </w:rPr>
        <w:t>; or</w:t>
      </w:r>
    </w:p>
    <w:p w14:paraId="039ECCF1" w14:textId="77777777" w:rsidR="004C02EF" w:rsidRPr="00B75B50" w:rsidRDefault="004C02EF" w:rsidP="004C02EF">
      <w:pPr>
        <w:pStyle w:val="MathSpecialCase3"/>
        <w:numPr>
          <w:ilvl w:val="2"/>
          <w:numId w:val="31"/>
        </w:numPr>
        <w:tabs>
          <w:tab w:val="left" w:pos="450"/>
        </w:tabs>
        <w:spacing w:after="240"/>
        <w:ind w:left="446" w:hanging="446"/>
        <w:rPr>
          <w:rFonts w:ascii="Arial" w:hAnsi="Arial" w:cs="Arial"/>
        </w:rPr>
      </w:pPr>
      <w:r w:rsidRPr="001D2D31">
        <w:rPr>
          <w:rFonts w:ascii="Arial" w:hAnsi="Arial"/>
        </w:rPr>
        <w:t>there</w:t>
      </w:r>
      <w:r w:rsidRPr="00B75B50">
        <w:rPr>
          <w:rFonts w:ascii="Arial" w:hAnsi="Arial" w:cs="Arial"/>
        </w:rPr>
        <w:t xml:space="preserve"> is a nonzero digit to its left and there is a nonzero digit, not in the </w:t>
      </w:r>
      <w:r w:rsidRPr="00B75B50">
        <w:rPr>
          <w:i/>
        </w:rPr>
        <w:t>ExponentPart</w:t>
      </w:r>
      <w:r w:rsidRPr="00B75B50">
        <w:rPr>
          <w:rFonts w:ascii="Arial" w:hAnsi="Arial" w:cs="Arial"/>
        </w:rPr>
        <w:t>, to its right.</w:t>
      </w:r>
      <w:bookmarkStart w:id="596" w:name="_Toc382202771"/>
      <w:bookmarkStart w:id="597" w:name="_Toc382202991"/>
      <w:bookmarkStart w:id="598" w:name="_Toc382212151"/>
      <w:bookmarkStart w:id="599" w:name="_Toc382212330"/>
      <w:bookmarkStart w:id="600" w:name="_Toc382291496"/>
      <w:bookmarkStart w:id="601" w:name="_Ref382709603"/>
      <w:bookmarkStart w:id="602" w:name="_Ref382709689"/>
      <w:bookmarkStart w:id="603" w:name="_Toc385672132"/>
      <w:bookmarkStart w:id="604" w:name="_Toc393690223"/>
    </w:p>
    <w:p w14:paraId="7E28F677" w14:textId="77777777" w:rsidR="004C02EF" w:rsidRDefault="004C02EF" w:rsidP="004C02EF">
      <w:r>
        <w:t xml:space="preserve">A conforming implementation, when processing strict mode code (see 10.1.1), must not extend the syntax of </w:t>
      </w:r>
      <w:r w:rsidRPr="00C12FD4">
        <w:rPr>
          <w:rFonts w:ascii="Times New Roman" w:hAnsi="Times New Roman"/>
          <w:i/>
        </w:rPr>
        <w:t>NumericLiteral</w:t>
      </w:r>
      <w:r>
        <w:t xml:space="preserve"> to include </w:t>
      </w:r>
      <w:r w:rsidRPr="00C12FD4">
        <w:rPr>
          <w:rFonts w:ascii="Times New Roman" w:hAnsi="Times New Roman"/>
          <w:i/>
        </w:rPr>
        <w:t>OctalIntegerLiteral</w:t>
      </w:r>
      <w:r>
        <w:t xml:space="preserve"> as described in B.1.1.</w:t>
      </w:r>
    </w:p>
    <w:p w14:paraId="048426EC" w14:textId="77777777" w:rsidR="004C02EF" w:rsidRDefault="004C02EF" w:rsidP="004C02EF">
      <w:pPr>
        <w:pStyle w:val="30"/>
        <w:numPr>
          <w:ilvl w:val="0"/>
          <w:numId w:val="0"/>
        </w:numPr>
      </w:pPr>
      <w:bookmarkStart w:id="605" w:name="_Hlt463778258"/>
      <w:bookmarkStart w:id="606" w:name="_Ref440437891"/>
      <w:bookmarkStart w:id="607" w:name="_Toc472818768"/>
      <w:bookmarkStart w:id="608" w:name="_Toc235503321"/>
      <w:bookmarkStart w:id="609" w:name="_Toc241509096"/>
      <w:bookmarkStart w:id="610" w:name="_Toc244416583"/>
      <w:bookmarkStart w:id="611" w:name="_Toc276630947"/>
      <w:bookmarkStart w:id="612" w:name="_Toc178386956"/>
      <w:bookmarkEnd w:id="605"/>
      <w:r>
        <w:t>7.8.4</w:t>
      </w:r>
      <w:r>
        <w:tab/>
        <w:t>String Literal</w:t>
      </w:r>
      <w:bookmarkEnd w:id="594"/>
      <w:bookmarkEnd w:id="595"/>
      <w:bookmarkEnd w:id="596"/>
      <w:bookmarkEnd w:id="597"/>
      <w:bookmarkEnd w:id="598"/>
      <w:bookmarkEnd w:id="599"/>
      <w:bookmarkEnd w:id="600"/>
      <w:bookmarkEnd w:id="601"/>
      <w:bookmarkEnd w:id="602"/>
      <w:bookmarkEnd w:id="603"/>
      <w:bookmarkEnd w:id="604"/>
      <w:r>
        <w:t>s</w:t>
      </w:r>
      <w:bookmarkEnd w:id="606"/>
      <w:bookmarkEnd w:id="607"/>
      <w:bookmarkEnd w:id="608"/>
      <w:bookmarkEnd w:id="609"/>
      <w:bookmarkEnd w:id="610"/>
      <w:bookmarkEnd w:id="611"/>
      <w:bookmarkEnd w:id="612"/>
    </w:p>
    <w:p w14:paraId="5CD5F098" w14:textId="77777777" w:rsidR="004C02EF" w:rsidRDefault="004C02EF" w:rsidP="004C02EF">
      <w:r>
        <w:t>A string literal is zero or more characters enclosed in single or double quotes. Each character may be represented by an escape sequence. All characters may appear literally in a string literal except for the closing quote character, backslash, carriage return, line separator, paragraph separator, and line feed. Any character may appear in the form of an escape sequence.</w:t>
      </w:r>
    </w:p>
    <w:p w14:paraId="167BCE4A" w14:textId="77777777" w:rsidR="004C02EF" w:rsidRDefault="004C02EF" w:rsidP="004C02EF">
      <w:pPr>
        <w:pStyle w:val="Syntax"/>
      </w:pPr>
      <w:r w:rsidRPr="001B762B">
        <w:t>Syntax</w:t>
      </w:r>
    </w:p>
    <w:p w14:paraId="26A5A2E8" w14:textId="77777777" w:rsidR="004C02EF" w:rsidRPr="00984A3F" w:rsidRDefault="004C02EF" w:rsidP="004C02EF">
      <w:pPr>
        <w:pStyle w:val="SyntaxRule"/>
      </w:pPr>
      <w:r w:rsidRPr="00984A3F">
        <w:t xml:space="preserve">StringLiteral </w:t>
      </w:r>
      <w:r w:rsidRPr="007A29B2">
        <w:rPr>
          <w:rFonts w:ascii="Arial" w:hAnsi="Arial" w:cs="Arial"/>
          <w:b/>
          <w:i w:val="0"/>
        </w:rPr>
        <w:t>::</w:t>
      </w:r>
    </w:p>
    <w:p w14:paraId="3B6776B2" w14:textId="77777777" w:rsidR="004C02EF" w:rsidRPr="00984A3F" w:rsidRDefault="004C02EF" w:rsidP="004C02EF">
      <w:pPr>
        <w:pStyle w:val="SyntaxDefinition"/>
      </w:pPr>
      <w:r w:rsidRPr="007D710A">
        <w:rPr>
          <w:rFonts w:ascii="Courier New" w:hAnsi="Courier New"/>
          <w:b/>
          <w:i w:val="0"/>
        </w:rPr>
        <w:t>"</w:t>
      </w:r>
      <w:r w:rsidRPr="00984A3F">
        <w:t xml:space="preserve"> DoubleStringCharacters</w:t>
      </w:r>
      <w:r w:rsidRPr="005E74B3">
        <w:rPr>
          <w:rFonts w:ascii="Arial" w:hAnsi="Arial"/>
          <w:i w:val="0"/>
          <w:vertAlign w:val="subscript"/>
        </w:rPr>
        <w:t>opt</w:t>
      </w:r>
      <w:r w:rsidRPr="00984A3F">
        <w:rPr>
          <w:b/>
        </w:rPr>
        <w:t xml:space="preserve"> </w:t>
      </w:r>
      <w:r w:rsidRPr="007D710A">
        <w:rPr>
          <w:rFonts w:ascii="Courier New" w:hAnsi="Courier New"/>
          <w:b/>
          <w:i w:val="0"/>
        </w:rPr>
        <w:t>"</w:t>
      </w:r>
      <w:r w:rsidRPr="004431E2">
        <w:rPr>
          <w:rFonts w:ascii="Courier New" w:hAnsi="Courier New"/>
          <w:b/>
          <w:i w:val="0"/>
        </w:rPr>
        <w:br/>
      </w:r>
      <w:r w:rsidRPr="007D710A">
        <w:rPr>
          <w:rFonts w:ascii="Courier New" w:hAnsi="Courier New"/>
          <w:b/>
          <w:i w:val="0"/>
        </w:rPr>
        <w:t>'</w:t>
      </w:r>
      <w:r w:rsidRPr="00984A3F">
        <w:t xml:space="preserve"> SingleStringCharacters</w:t>
      </w:r>
      <w:r w:rsidRPr="005E74B3">
        <w:rPr>
          <w:rFonts w:ascii="Arial" w:hAnsi="Arial"/>
          <w:i w:val="0"/>
          <w:vertAlign w:val="subscript"/>
        </w:rPr>
        <w:t>opt</w:t>
      </w:r>
      <w:r w:rsidRPr="00984A3F">
        <w:rPr>
          <w:vertAlign w:val="subscript"/>
        </w:rPr>
        <w:t xml:space="preserve"> </w:t>
      </w:r>
      <w:r w:rsidRPr="00984A3F">
        <w:t xml:space="preserve"> </w:t>
      </w:r>
      <w:r w:rsidRPr="007D710A">
        <w:rPr>
          <w:rFonts w:ascii="Courier New" w:hAnsi="Courier New"/>
          <w:b/>
          <w:i w:val="0"/>
        </w:rPr>
        <w:t>'</w:t>
      </w:r>
    </w:p>
    <w:p w14:paraId="0B417165" w14:textId="77777777" w:rsidR="004C02EF" w:rsidRPr="00984A3F" w:rsidRDefault="004C02EF" w:rsidP="004C02EF">
      <w:pPr>
        <w:pStyle w:val="SyntaxRule"/>
      </w:pPr>
      <w:r w:rsidRPr="00984A3F">
        <w:t xml:space="preserve">DoubleStringCharacters </w:t>
      </w:r>
      <w:r w:rsidRPr="007A29B2">
        <w:rPr>
          <w:rFonts w:ascii="Arial" w:hAnsi="Arial" w:cs="Arial"/>
          <w:b/>
          <w:i w:val="0"/>
        </w:rPr>
        <w:t>::</w:t>
      </w:r>
    </w:p>
    <w:p w14:paraId="68A7E44A" w14:textId="77777777" w:rsidR="004C02EF" w:rsidRPr="00984A3F" w:rsidRDefault="004C02EF" w:rsidP="004C02EF">
      <w:pPr>
        <w:pStyle w:val="SyntaxDefinition"/>
        <w:rPr>
          <w:vertAlign w:val="subscript"/>
        </w:rPr>
      </w:pPr>
      <w:r w:rsidRPr="00984A3F">
        <w:t>DoubleStringCharacter DoubleStringCharacters</w:t>
      </w:r>
      <w:r w:rsidRPr="005E74B3">
        <w:rPr>
          <w:rFonts w:ascii="Arial" w:hAnsi="Arial"/>
          <w:i w:val="0"/>
          <w:vertAlign w:val="subscript"/>
        </w:rPr>
        <w:t>opt</w:t>
      </w:r>
    </w:p>
    <w:p w14:paraId="0BEDD85B" w14:textId="77777777" w:rsidR="004C02EF" w:rsidRPr="00984A3F" w:rsidRDefault="004C02EF" w:rsidP="004C02EF">
      <w:pPr>
        <w:pStyle w:val="SyntaxRule"/>
      </w:pPr>
      <w:r w:rsidRPr="00984A3F">
        <w:t xml:space="preserve">SingleStringCharacters </w:t>
      </w:r>
      <w:r w:rsidRPr="007A29B2">
        <w:rPr>
          <w:rFonts w:ascii="Arial" w:hAnsi="Arial" w:cs="Arial"/>
          <w:b/>
          <w:i w:val="0"/>
        </w:rPr>
        <w:t>::</w:t>
      </w:r>
    </w:p>
    <w:p w14:paraId="3E91DCFF" w14:textId="77777777" w:rsidR="004C02EF" w:rsidRPr="00984A3F" w:rsidRDefault="004C02EF" w:rsidP="004C02EF">
      <w:pPr>
        <w:pStyle w:val="SyntaxDefinition"/>
        <w:rPr>
          <w:vertAlign w:val="subscript"/>
        </w:rPr>
      </w:pPr>
      <w:r w:rsidRPr="00984A3F">
        <w:t>SingleStringCharacter SingleStringCharacters</w:t>
      </w:r>
      <w:r w:rsidRPr="005E74B3">
        <w:rPr>
          <w:rFonts w:ascii="Arial" w:hAnsi="Arial"/>
          <w:i w:val="0"/>
          <w:vertAlign w:val="subscript"/>
        </w:rPr>
        <w:t>opt</w:t>
      </w:r>
    </w:p>
    <w:p w14:paraId="7CD7F67A" w14:textId="77777777" w:rsidR="004C02EF" w:rsidRPr="00984A3F" w:rsidRDefault="004C02EF" w:rsidP="004C02EF">
      <w:pPr>
        <w:pStyle w:val="SyntaxRule"/>
      </w:pPr>
      <w:r w:rsidRPr="00984A3F">
        <w:t xml:space="preserve">DoubleStringCharacter </w:t>
      </w:r>
      <w:r w:rsidRPr="007A29B2">
        <w:rPr>
          <w:rFonts w:ascii="Arial" w:hAnsi="Arial" w:cs="Arial"/>
          <w:b/>
          <w:i w:val="0"/>
        </w:rPr>
        <w:t>::</w:t>
      </w:r>
    </w:p>
    <w:p w14:paraId="0417B058" w14:textId="77777777" w:rsidR="004C02EF" w:rsidRPr="00984A3F" w:rsidRDefault="004C02EF" w:rsidP="004C02EF">
      <w:pPr>
        <w:pStyle w:val="SyntaxDefinition"/>
      </w:pPr>
      <w:r w:rsidRPr="00984A3F">
        <w:t xml:space="preserve">SourceCharacter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40440B">
        <w:rPr>
          <w:rFonts w:ascii="Arial" w:hAnsi="Arial" w:cs="Arial"/>
          <w:b/>
        </w:rPr>
        <w:t xml:space="preserve"> </w:t>
      </w:r>
      <w:r w:rsidRPr="004431E2">
        <w:rPr>
          <w:rFonts w:ascii="Courier New" w:hAnsi="Courier New"/>
          <w:b/>
          <w:i w:val="0"/>
        </w:rPr>
        <w:t>\</w:t>
      </w:r>
      <w:r w:rsidRPr="00984A3F">
        <w:t xml:space="preserve"> </w:t>
      </w:r>
      <w:r w:rsidRPr="007A29B2">
        <w:rPr>
          <w:rFonts w:ascii="Arial" w:hAnsi="Arial" w:cs="Arial"/>
          <w:b/>
          <w:i w:val="0"/>
        </w:rPr>
        <w:t>or</w:t>
      </w:r>
      <w:r w:rsidRPr="00984A3F">
        <w:rPr>
          <w:b/>
        </w:rPr>
        <w:t xml:space="preserve"> </w:t>
      </w:r>
      <w:r w:rsidRPr="00984A3F">
        <w:t>LineTerminator</w:t>
      </w:r>
      <w:r w:rsidRPr="00984A3F">
        <w:br/>
      </w:r>
      <w:r w:rsidRPr="004431E2">
        <w:rPr>
          <w:rFonts w:ascii="Courier New" w:hAnsi="Courier New"/>
          <w:b/>
          <w:i w:val="0"/>
        </w:rPr>
        <w:t xml:space="preserve">\ </w:t>
      </w:r>
      <w:r w:rsidRPr="00984A3F">
        <w:t>EscapeSequence</w:t>
      </w:r>
      <w:r>
        <w:br/>
      </w:r>
      <w:r w:rsidRPr="00984A3F">
        <w:t>LineContinuation</w:t>
      </w:r>
    </w:p>
    <w:p w14:paraId="1BD4C390" w14:textId="77777777" w:rsidR="004C02EF" w:rsidRPr="00984A3F" w:rsidRDefault="004C02EF" w:rsidP="004C02EF">
      <w:pPr>
        <w:pStyle w:val="SyntaxRule"/>
      </w:pPr>
      <w:r w:rsidRPr="00984A3F">
        <w:t xml:space="preserve">SingleStringCharacter </w:t>
      </w:r>
      <w:r w:rsidRPr="007A29B2">
        <w:rPr>
          <w:rFonts w:ascii="Arial" w:hAnsi="Arial" w:cs="Arial"/>
          <w:b/>
          <w:i w:val="0"/>
        </w:rPr>
        <w:t>::</w:t>
      </w:r>
    </w:p>
    <w:p w14:paraId="4C5F2981" w14:textId="77777777" w:rsidR="004C02EF" w:rsidRPr="00984A3F" w:rsidRDefault="004C02EF" w:rsidP="004C02EF">
      <w:pPr>
        <w:pStyle w:val="SyntaxDefinition"/>
      </w:pPr>
      <w:r w:rsidRPr="00984A3F">
        <w:t xml:space="preserve">SourceCharacter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984A3F">
        <w:t xml:space="preserve"> </w:t>
      </w:r>
      <w:r w:rsidRPr="004431E2">
        <w:rPr>
          <w:rFonts w:ascii="Courier New" w:hAnsi="Courier New"/>
          <w:b/>
          <w:i w:val="0"/>
        </w:rPr>
        <w:t>\</w:t>
      </w:r>
      <w:r w:rsidRPr="00984A3F">
        <w:t xml:space="preserve"> </w:t>
      </w:r>
      <w:r w:rsidRPr="007A29B2">
        <w:rPr>
          <w:rFonts w:ascii="Arial" w:hAnsi="Arial" w:cs="Arial"/>
          <w:b/>
          <w:i w:val="0"/>
        </w:rPr>
        <w:t>or</w:t>
      </w:r>
      <w:r w:rsidRPr="00984A3F">
        <w:rPr>
          <w:b/>
        </w:rPr>
        <w:t xml:space="preserve"> </w:t>
      </w:r>
      <w:r w:rsidRPr="00984A3F">
        <w:t>LineTerminator</w:t>
      </w:r>
      <w:r w:rsidRPr="00984A3F">
        <w:br/>
      </w:r>
      <w:r w:rsidRPr="004431E2">
        <w:rPr>
          <w:rFonts w:ascii="Courier New" w:hAnsi="Courier New"/>
          <w:b/>
          <w:i w:val="0"/>
        </w:rPr>
        <w:t xml:space="preserve">\ </w:t>
      </w:r>
      <w:r w:rsidRPr="00984A3F">
        <w:t>EscapeSequence</w:t>
      </w:r>
      <w:r>
        <w:br/>
      </w:r>
      <w:r w:rsidRPr="00984A3F">
        <w:t>LineContinuation</w:t>
      </w:r>
    </w:p>
    <w:p w14:paraId="79C80A8F" w14:textId="77777777" w:rsidR="004C02EF" w:rsidRPr="00984A3F" w:rsidRDefault="004C02EF" w:rsidP="004C02EF">
      <w:pPr>
        <w:pStyle w:val="SyntaxRule"/>
        <w:rPr>
          <w:b/>
        </w:rPr>
      </w:pPr>
      <w:r w:rsidRPr="00984A3F">
        <w:t xml:space="preserve">LineContinuation </w:t>
      </w:r>
      <w:r w:rsidRPr="007A29B2">
        <w:rPr>
          <w:rFonts w:ascii="Arial" w:hAnsi="Arial" w:cs="Arial"/>
          <w:b/>
          <w:i w:val="0"/>
        </w:rPr>
        <w:t>::</w:t>
      </w:r>
    </w:p>
    <w:p w14:paraId="0A4A01D8" w14:textId="77777777" w:rsidR="004C02EF" w:rsidRPr="00984A3F" w:rsidRDefault="004C02EF" w:rsidP="004C02EF">
      <w:pPr>
        <w:pStyle w:val="SyntaxDefinition"/>
      </w:pPr>
      <w:r w:rsidRPr="004431E2">
        <w:rPr>
          <w:rFonts w:ascii="Courier New" w:hAnsi="Courier New" w:cs="Courier New"/>
          <w:b/>
          <w:i w:val="0"/>
        </w:rPr>
        <w:t xml:space="preserve">\ </w:t>
      </w:r>
      <w:r w:rsidRPr="00984A3F">
        <w:t>LineTerminatorSequence</w:t>
      </w:r>
    </w:p>
    <w:p w14:paraId="5435728A" w14:textId="77777777" w:rsidR="004C02EF" w:rsidRPr="00984A3F" w:rsidRDefault="004C02EF" w:rsidP="004C02EF">
      <w:pPr>
        <w:pStyle w:val="SyntaxRule"/>
      </w:pPr>
      <w:r w:rsidRPr="00984A3F">
        <w:t xml:space="preserve">EscapeSequence </w:t>
      </w:r>
      <w:r w:rsidRPr="007A29B2">
        <w:rPr>
          <w:rFonts w:ascii="Arial" w:hAnsi="Arial" w:cs="Arial"/>
          <w:b/>
          <w:i w:val="0"/>
        </w:rPr>
        <w:t>::</w:t>
      </w:r>
    </w:p>
    <w:p w14:paraId="21780561" w14:textId="77777777" w:rsidR="004C02EF" w:rsidRPr="00984A3F" w:rsidRDefault="004C02EF" w:rsidP="004C02EF">
      <w:pPr>
        <w:pStyle w:val="SyntaxDefinition"/>
      </w:pPr>
      <w:r w:rsidRPr="00984A3F">
        <w:t>CharacterEscapeSequence</w:t>
      </w:r>
      <w:r w:rsidRPr="00984A3F">
        <w:br/>
      </w:r>
      <w:r w:rsidRPr="004431E2">
        <w:rPr>
          <w:rFonts w:ascii="Courier New" w:hAnsi="Courier New"/>
          <w:b/>
          <w:i w:val="0"/>
        </w:rPr>
        <w:t>0</w:t>
      </w:r>
      <w:r w:rsidRPr="00984A3F">
        <w:t xml:space="preserve">  </w:t>
      </w:r>
      <w:r w:rsidRPr="004431E2">
        <w:rPr>
          <w:rFonts w:ascii="Arial" w:hAnsi="Arial" w:cs="Arial"/>
          <w:i w:val="0"/>
          <w:sz w:val="16"/>
        </w:rPr>
        <w:t xml:space="preserve">[lookahead </w:t>
      </w:r>
      <w:r w:rsidRPr="004431E2">
        <w:rPr>
          <w:rFonts w:ascii="Arial" w:hAnsi="Arial" w:cs="Arial"/>
          <w:i w:val="0"/>
          <w:sz w:val="16"/>
        </w:rPr>
        <w:sym w:font="Symbol" w:char="F0CF"/>
      </w:r>
      <w:r w:rsidRPr="004431E2">
        <w:rPr>
          <w:rFonts w:ascii="Arial" w:hAnsi="Arial" w:cs="Arial"/>
          <w:i w:val="0"/>
          <w:sz w:val="16"/>
        </w:rPr>
        <w:t xml:space="preserve"> </w:t>
      </w:r>
      <w:r w:rsidRPr="004431E2">
        <w:rPr>
          <w:sz w:val="16"/>
        </w:rPr>
        <w:t>DecimalDigit</w:t>
      </w:r>
      <w:r w:rsidRPr="004431E2">
        <w:rPr>
          <w:rFonts w:ascii="Arial" w:hAnsi="Arial" w:cs="Arial"/>
          <w:i w:val="0"/>
          <w:sz w:val="16"/>
        </w:rPr>
        <w:t>]</w:t>
      </w:r>
      <w:r w:rsidRPr="00984A3F">
        <w:br/>
        <w:t>HexEscapeSequence</w:t>
      </w:r>
      <w:r w:rsidRPr="00984A3F">
        <w:br/>
        <w:t>UnicodeEscapeSequence</w:t>
      </w:r>
    </w:p>
    <w:p w14:paraId="14732DA3" w14:textId="77777777" w:rsidR="004C02EF" w:rsidRPr="00984A3F" w:rsidRDefault="004C02EF" w:rsidP="004C02EF">
      <w:pPr>
        <w:pStyle w:val="SyntaxRule"/>
      </w:pPr>
      <w:r w:rsidRPr="00984A3F">
        <w:t xml:space="preserve">CharacterEscapeSequence </w:t>
      </w:r>
      <w:r w:rsidRPr="007A29B2">
        <w:rPr>
          <w:rFonts w:ascii="Arial" w:hAnsi="Arial" w:cs="Arial"/>
          <w:b/>
          <w:i w:val="0"/>
        </w:rPr>
        <w:t>::</w:t>
      </w:r>
    </w:p>
    <w:p w14:paraId="21AA8010" w14:textId="77777777" w:rsidR="004C02EF" w:rsidRPr="00984A3F" w:rsidRDefault="004C02EF" w:rsidP="004C02EF">
      <w:pPr>
        <w:pStyle w:val="SyntaxDefinition"/>
      </w:pPr>
      <w:r w:rsidRPr="00984A3F">
        <w:t>SingleEscapeCharacter</w:t>
      </w:r>
      <w:r w:rsidRPr="00984A3F">
        <w:br/>
        <w:t>NonEscapeCharacter</w:t>
      </w:r>
    </w:p>
    <w:p w14:paraId="24FFA1FB" w14:textId="77777777" w:rsidR="004C02EF" w:rsidRPr="00984A3F" w:rsidRDefault="004C02EF" w:rsidP="004C02EF">
      <w:pPr>
        <w:pStyle w:val="SyntaxRule"/>
      </w:pPr>
      <w:r w:rsidRPr="00984A3F">
        <w:t xml:space="preserve">SingleEscapeCharacter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p>
    <w:p w14:paraId="7DF5EE8D" w14:textId="77777777" w:rsidR="004C02EF" w:rsidRPr="004431E2" w:rsidRDefault="004C02EF" w:rsidP="004C02EF">
      <w:pPr>
        <w:pStyle w:val="SyntaxDefinition"/>
        <w:rPr>
          <w:rFonts w:ascii="Courier New" w:hAnsi="Courier New" w:cs="Courier New"/>
          <w:b/>
          <w:i w:val="0"/>
          <w:lang w:val="en-US"/>
        </w:rPr>
      </w:pPr>
      <w:r w:rsidRPr="004431E2">
        <w:rPr>
          <w:rFonts w:ascii="Courier New" w:hAnsi="Courier New" w:cs="Courier New"/>
          <w:b/>
          <w:i w:val="0"/>
          <w:lang w:val="en-US"/>
        </w:rPr>
        <w:t>'  "  \  b  f  n  r  t  v</w:t>
      </w:r>
    </w:p>
    <w:p w14:paraId="5ECD854A" w14:textId="77777777" w:rsidR="004C02EF" w:rsidRPr="00984A3F" w:rsidRDefault="004C02EF" w:rsidP="004C02EF">
      <w:pPr>
        <w:pStyle w:val="SyntaxRule"/>
      </w:pPr>
      <w:r w:rsidRPr="00984A3F">
        <w:t>NonEscapeCharacter</w:t>
      </w:r>
      <w:r w:rsidRPr="0040440B">
        <w:rPr>
          <w:rFonts w:ascii="Arial" w:hAnsi="Arial" w:cs="Arial"/>
          <w:b/>
        </w:rPr>
        <w:t xml:space="preserve"> </w:t>
      </w:r>
      <w:r w:rsidRPr="007A29B2">
        <w:rPr>
          <w:rFonts w:ascii="Arial" w:hAnsi="Arial" w:cs="Arial"/>
          <w:b/>
          <w:i w:val="0"/>
        </w:rPr>
        <w:t>::</w:t>
      </w:r>
    </w:p>
    <w:p w14:paraId="0D7F61A5" w14:textId="77777777" w:rsidR="004C02EF" w:rsidRPr="00984A3F" w:rsidRDefault="004C02EF" w:rsidP="004C02EF">
      <w:pPr>
        <w:pStyle w:val="SyntaxDefinition"/>
      </w:pPr>
      <w:r w:rsidRPr="00984A3F">
        <w:t>SourceCharacter</w:t>
      </w:r>
      <w:r w:rsidRPr="00984A3F">
        <w:rPr>
          <w:b/>
        </w:rPr>
        <w:t xml:space="preserve"> </w:t>
      </w:r>
      <w:r w:rsidRPr="004431E2">
        <w:rPr>
          <w:rFonts w:ascii="Arial" w:hAnsi="Arial" w:cs="Arial"/>
          <w:b/>
          <w:i w:val="0"/>
        </w:rPr>
        <w:t>but not</w:t>
      </w:r>
      <w:r>
        <w:rPr>
          <w:rFonts w:ascii="Arial" w:hAnsi="Arial" w:cs="Arial"/>
          <w:b/>
          <w:i w:val="0"/>
        </w:rPr>
        <w:t xml:space="preserve"> one of</w:t>
      </w:r>
      <w:r w:rsidRPr="00984A3F">
        <w:t xml:space="preserve"> EscapeCharacter </w:t>
      </w:r>
      <w:r w:rsidRPr="004431E2">
        <w:rPr>
          <w:rFonts w:ascii="Arial" w:hAnsi="Arial" w:cs="Arial"/>
          <w:b/>
          <w:i w:val="0"/>
        </w:rPr>
        <w:t>or</w:t>
      </w:r>
      <w:r w:rsidRPr="00984A3F">
        <w:rPr>
          <w:b/>
        </w:rPr>
        <w:t xml:space="preserve"> </w:t>
      </w:r>
      <w:r w:rsidRPr="00984A3F">
        <w:t>LineTerminator</w:t>
      </w:r>
    </w:p>
    <w:p w14:paraId="6AD1B0C9" w14:textId="77777777" w:rsidR="004C02EF" w:rsidRPr="00984A3F" w:rsidRDefault="004C02EF" w:rsidP="004C02EF">
      <w:pPr>
        <w:pStyle w:val="SyntaxRule"/>
      </w:pPr>
      <w:r w:rsidRPr="00984A3F">
        <w:t xml:space="preserve">EscapeCharacter </w:t>
      </w:r>
      <w:r w:rsidRPr="007A29B2">
        <w:rPr>
          <w:rFonts w:ascii="Arial" w:hAnsi="Arial" w:cs="Arial"/>
          <w:b/>
          <w:i w:val="0"/>
        </w:rPr>
        <w:t>::</w:t>
      </w:r>
    </w:p>
    <w:p w14:paraId="0977F18E" w14:textId="77777777" w:rsidR="004C02EF" w:rsidRPr="00984A3F" w:rsidRDefault="004C02EF" w:rsidP="004C02EF">
      <w:pPr>
        <w:pStyle w:val="SyntaxDefinition"/>
      </w:pPr>
      <w:r w:rsidRPr="00984A3F">
        <w:t>SingleEscapeCharacter</w:t>
      </w:r>
      <w:r w:rsidRPr="00984A3F">
        <w:br/>
        <w:t>DecimalDigit</w:t>
      </w:r>
      <w:r w:rsidRPr="00984A3F">
        <w:br/>
      </w:r>
      <w:r w:rsidRPr="004431E2">
        <w:rPr>
          <w:rFonts w:ascii="Courier New" w:hAnsi="Courier New"/>
          <w:b/>
          <w:i w:val="0"/>
        </w:rPr>
        <w:t>x</w:t>
      </w:r>
      <w:r w:rsidRPr="00984A3F">
        <w:rPr>
          <w:b/>
        </w:rPr>
        <w:br/>
      </w:r>
      <w:r w:rsidRPr="004431E2">
        <w:rPr>
          <w:rFonts w:ascii="Courier New" w:hAnsi="Courier New"/>
          <w:b/>
          <w:i w:val="0"/>
        </w:rPr>
        <w:t>u</w:t>
      </w:r>
    </w:p>
    <w:p w14:paraId="597A82AA" w14:textId="77777777" w:rsidR="004C02EF" w:rsidRPr="00984A3F" w:rsidRDefault="004C02EF" w:rsidP="004C02EF">
      <w:pPr>
        <w:pStyle w:val="SyntaxRule"/>
      </w:pPr>
      <w:r w:rsidRPr="00984A3F">
        <w:t xml:space="preserve">HexEscapeSequence </w:t>
      </w:r>
      <w:r w:rsidRPr="007A29B2">
        <w:rPr>
          <w:rFonts w:ascii="Arial" w:hAnsi="Arial" w:cs="Arial"/>
          <w:b/>
          <w:i w:val="0"/>
        </w:rPr>
        <w:t>::</w:t>
      </w:r>
    </w:p>
    <w:p w14:paraId="4BF3A8CC" w14:textId="77777777" w:rsidR="004C02EF" w:rsidRPr="00984A3F" w:rsidRDefault="004C02EF" w:rsidP="004C02EF">
      <w:pPr>
        <w:pStyle w:val="SyntaxDefinition"/>
      </w:pPr>
      <w:r w:rsidRPr="004431E2">
        <w:rPr>
          <w:rFonts w:ascii="Courier New" w:hAnsi="Courier New"/>
          <w:b/>
          <w:i w:val="0"/>
        </w:rPr>
        <w:t xml:space="preserve">x </w:t>
      </w:r>
      <w:r w:rsidRPr="00984A3F">
        <w:t>HexDigit HexDigit</w:t>
      </w:r>
    </w:p>
    <w:p w14:paraId="5D9F694F" w14:textId="77777777" w:rsidR="004C02EF" w:rsidRPr="00984A3F" w:rsidRDefault="004C02EF" w:rsidP="004C02EF">
      <w:pPr>
        <w:pStyle w:val="SyntaxRule"/>
      </w:pPr>
      <w:r w:rsidRPr="00984A3F">
        <w:t xml:space="preserve">UnicodeEscapeSequence </w:t>
      </w:r>
      <w:r w:rsidRPr="007A29B2">
        <w:rPr>
          <w:rFonts w:ascii="Arial" w:hAnsi="Arial" w:cs="Arial"/>
          <w:b/>
          <w:i w:val="0"/>
        </w:rPr>
        <w:t>::</w:t>
      </w:r>
    </w:p>
    <w:p w14:paraId="4797D550" w14:textId="77777777" w:rsidR="004C02EF" w:rsidRPr="00984A3F" w:rsidRDefault="004C02EF" w:rsidP="004C02EF">
      <w:pPr>
        <w:pStyle w:val="SyntaxDefinition"/>
      </w:pPr>
      <w:r w:rsidRPr="004431E2">
        <w:rPr>
          <w:rFonts w:ascii="Courier New" w:hAnsi="Courier New"/>
          <w:b/>
          <w:i w:val="0"/>
        </w:rPr>
        <w:t>u</w:t>
      </w:r>
      <w:r w:rsidRPr="00984A3F">
        <w:t xml:space="preserve"> HexDigit HexDigit HexDigit HexDigit</w:t>
      </w:r>
    </w:p>
    <w:p w14:paraId="26DF4132" w14:textId="77777777" w:rsidR="004C02EF" w:rsidRDefault="004C02EF" w:rsidP="004C02EF">
      <w:r>
        <w:t xml:space="preserve">The definition of the nonterminal </w:t>
      </w:r>
      <w:r w:rsidRPr="00C12FD4">
        <w:rPr>
          <w:rFonts w:ascii="Times New Roman" w:hAnsi="Times New Roman"/>
          <w:i/>
        </w:rPr>
        <w:t>HexDigit</w:t>
      </w:r>
      <w:r>
        <w:t xml:space="preserve"> is given in 7.8.3. </w:t>
      </w:r>
      <w:r w:rsidRPr="00C12FD4">
        <w:rPr>
          <w:rFonts w:ascii="Times New Roman" w:hAnsi="Times New Roman"/>
          <w:i/>
        </w:rPr>
        <w:t>SourceCharacter</w:t>
      </w:r>
      <w:r>
        <w:t xml:space="preserve"> is defined in clause 6.</w:t>
      </w:r>
    </w:p>
    <w:p w14:paraId="5DD4DA8D" w14:textId="77777777" w:rsidR="004C02EF" w:rsidRPr="0093584C" w:rsidRDefault="004C02EF" w:rsidP="004C02EF">
      <w:pPr>
        <w:pStyle w:val="Syntax"/>
      </w:pPr>
      <w:r w:rsidRPr="0093584C">
        <w:t>Semantics</w:t>
      </w:r>
    </w:p>
    <w:p w14:paraId="49D146B0" w14:textId="77777777" w:rsidR="004C02EF" w:rsidRDefault="004C02EF" w:rsidP="004C02EF">
      <w:r>
        <w:t>A string literal stands for a value of the String type. The String value (SV) of the literal is described in terms of character values (CV) contributed by the various parts of the string literal. As part of this process, some characters within the string literal are interpreted as having a mathematical value (MV), as described below or in 7.8.3.</w:t>
      </w:r>
    </w:p>
    <w:p w14:paraId="7C91A440"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2900A0">
        <w:rPr>
          <w:rFonts w:ascii="Arial" w:hAnsi="Arial"/>
        </w:rPr>
        <w:t>is the empty character sequence.</w:t>
      </w:r>
    </w:p>
    <w:p w14:paraId="7A57350A"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2900A0">
        <w:rPr>
          <w:rFonts w:ascii="Arial" w:hAnsi="Arial"/>
        </w:rPr>
        <w:t>is the empty character sequence.</w:t>
      </w:r>
    </w:p>
    <w:p w14:paraId="7E9AC255"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984A3F">
        <w:rPr>
          <w:i/>
        </w:rPr>
        <w:t>DoubleStringCharacters</w:t>
      </w:r>
      <w:r w:rsidRPr="00984A3F">
        <w:t xml:space="preserve"> </w:t>
      </w:r>
      <w:r>
        <w:rPr>
          <w:rFonts w:ascii="Courier New" w:hAnsi="Courier New"/>
          <w:b/>
        </w:rPr>
        <w:t>"</w:t>
      </w:r>
      <w:r w:rsidRPr="00984A3F">
        <w:t xml:space="preserve"> </w:t>
      </w:r>
      <w:r w:rsidRPr="002900A0">
        <w:rPr>
          <w:rFonts w:ascii="Arial" w:hAnsi="Arial" w:cs="Arial"/>
        </w:rPr>
        <w:t>is the SV</w:t>
      </w:r>
      <w:r w:rsidRPr="00984A3F">
        <w:t xml:space="preserve"> of </w:t>
      </w:r>
      <w:r w:rsidRPr="00984A3F">
        <w:rPr>
          <w:i/>
        </w:rPr>
        <w:t>DoubleStringCharacters</w:t>
      </w:r>
      <w:r w:rsidRPr="00984A3F">
        <w:t>.</w:t>
      </w:r>
    </w:p>
    <w:p w14:paraId="121E20E8"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StringLiteral</w:t>
      </w:r>
      <w:r w:rsidRPr="00984A3F">
        <w:t xml:space="preserve"> </w:t>
      </w:r>
      <w:r w:rsidRPr="00C40478">
        <w:rPr>
          <w:rFonts w:ascii="Arial" w:hAnsi="Arial"/>
          <w:b/>
        </w:rPr>
        <w:t>::</w:t>
      </w:r>
      <w:r w:rsidRPr="00984A3F">
        <w:t xml:space="preserve"> </w:t>
      </w:r>
      <w:r>
        <w:rPr>
          <w:rFonts w:ascii="Courier New" w:hAnsi="Courier New"/>
          <w:b/>
        </w:rPr>
        <w:t>'</w:t>
      </w:r>
      <w:r w:rsidRPr="00984A3F">
        <w:t xml:space="preserve"> </w:t>
      </w:r>
      <w:r w:rsidRPr="00984A3F">
        <w:rPr>
          <w:i/>
        </w:rPr>
        <w:t>SingleStringCharacters</w:t>
      </w:r>
      <w:r w:rsidRPr="00984A3F">
        <w:t xml:space="preserve"> </w:t>
      </w:r>
      <w:r>
        <w:rPr>
          <w:rFonts w:ascii="Courier New" w:hAnsi="Courier New"/>
          <w:b/>
        </w:rPr>
        <w:t>'</w:t>
      </w:r>
      <w:r w:rsidRPr="00984A3F">
        <w:t xml:space="preserve"> </w:t>
      </w:r>
      <w:r w:rsidRPr="002900A0">
        <w:rPr>
          <w:rFonts w:ascii="Arial" w:hAnsi="Arial" w:cs="Arial"/>
        </w:rPr>
        <w:t>is the SV</w:t>
      </w:r>
      <w:r w:rsidRPr="00984A3F">
        <w:t xml:space="preserve"> of </w:t>
      </w:r>
      <w:r w:rsidRPr="00984A3F">
        <w:rPr>
          <w:i/>
        </w:rPr>
        <w:t>SingleStringCharacters</w:t>
      </w:r>
      <w:r w:rsidRPr="00984A3F">
        <w:t>.</w:t>
      </w:r>
    </w:p>
    <w:p w14:paraId="28E118A8"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DoubleStringCharacters </w:t>
      </w:r>
      <w:r w:rsidRPr="00C40478">
        <w:rPr>
          <w:rFonts w:ascii="Arial" w:hAnsi="Arial"/>
          <w:b/>
        </w:rPr>
        <w:t>::</w:t>
      </w:r>
      <w:r w:rsidRPr="00984A3F">
        <w:t xml:space="preserve"> </w:t>
      </w:r>
      <w:r w:rsidRPr="00984A3F">
        <w:rPr>
          <w:i/>
        </w:rPr>
        <w:t>DoubleStringCharacter</w:t>
      </w:r>
      <w:r w:rsidRPr="00984A3F">
        <w:t xml:space="preserve"> </w:t>
      </w:r>
      <w:r w:rsidRPr="002900A0">
        <w:rPr>
          <w:rFonts w:ascii="Arial" w:hAnsi="Arial" w:cs="Arial"/>
        </w:rPr>
        <w:t xml:space="preserve">is a sequence of one character, the CV of </w:t>
      </w:r>
      <w:r w:rsidRPr="00984A3F">
        <w:rPr>
          <w:i/>
        </w:rPr>
        <w:t>DoubleStringCharacter</w:t>
      </w:r>
      <w:r w:rsidRPr="00984A3F">
        <w:t>.</w:t>
      </w:r>
    </w:p>
    <w:p w14:paraId="5E7BBD98"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DoubleStringCharacters </w:t>
      </w:r>
      <w:r w:rsidRPr="00C40478">
        <w:rPr>
          <w:rFonts w:ascii="Arial" w:hAnsi="Arial"/>
          <w:b/>
        </w:rPr>
        <w:t>::</w:t>
      </w:r>
      <w:r w:rsidRPr="00984A3F">
        <w:t xml:space="preserve"> </w:t>
      </w:r>
      <w:r w:rsidRPr="00984A3F">
        <w:rPr>
          <w:i/>
        </w:rPr>
        <w:t>DoubleStringCharacter</w:t>
      </w:r>
      <w:r w:rsidRPr="00984A3F">
        <w:t xml:space="preserve"> </w:t>
      </w:r>
      <w:r w:rsidRPr="00984A3F">
        <w:rPr>
          <w:i/>
        </w:rPr>
        <w:t xml:space="preserve">DoubleStringCharacters </w:t>
      </w:r>
      <w:r w:rsidRPr="002900A0">
        <w:rPr>
          <w:rFonts w:ascii="Arial" w:hAnsi="Arial" w:cs="Arial"/>
        </w:rPr>
        <w:t>is a sequence of the CV of</w:t>
      </w:r>
      <w:r w:rsidRPr="00984A3F">
        <w:t xml:space="preserve"> </w:t>
      </w:r>
      <w:r w:rsidRPr="00984A3F">
        <w:rPr>
          <w:i/>
        </w:rPr>
        <w:t>DoubleStringCharacter</w:t>
      </w:r>
      <w:r w:rsidRPr="00984A3F">
        <w:t xml:space="preserve"> followed </w:t>
      </w:r>
      <w:r w:rsidRPr="002900A0">
        <w:rPr>
          <w:rFonts w:ascii="Arial" w:hAnsi="Arial" w:cs="Arial"/>
        </w:rPr>
        <w:t xml:space="preserve">by all the characters in the SV of </w:t>
      </w:r>
      <w:r w:rsidRPr="00984A3F">
        <w:rPr>
          <w:i/>
        </w:rPr>
        <w:t>DoubleStringCharacters</w:t>
      </w:r>
      <w:r w:rsidRPr="002900A0">
        <w:rPr>
          <w:rFonts w:ascii="Arial" w:hAnsi="Arial" w:cs="Arial"/>
        </w:rPr>
        <w:t xml:space="preserve"> in order.</w:t>
      </w:r>
    </w:p>
    <w:p w14:paraId="4C2564E2"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SingleStringCharacters </w:t>
      </w:r>
      <w:r w:rsidRPr="00C40478">
        <w:rPr>
          <w:rFonts w:ascii="Arial" w:hAnsi="Arial"/>
          <w:b/>
        </w:rPr>
        <w:t>::</w:t>
      </w:r>
      <w:r w:rsidRPr="00984A3F">
        <w:t xml:space="preserve"> </w:t>
      </w:r>
      <w:r w:rsidRPr="00984A3F">
        <w:rPr>
          <w:i/>
        </w:rPr>
        <w:t>SingleStringCharacter</w:t>
      </w:r>
      <w:r w:rsidRPr="00984A3F">
        <w:t xml:space="preserve"> </w:t>
      </w:r>
      <w:r w:rsidRPr="002900A0">
        <w:rPr>
          <w:rFonts w:ascii="Arial" w:hAnsi="Arial" w:cs="Arial"/>
        </w:rPr>
        <w:t>is a sequence of one character, the CV of</w:t>
      </w:r>
      <w:r w:rsidRPr="00984A3F">
        <w:t xml:space="preserve"> </w:t>
      </w:r>
      <w:r w:rsidRPr="00984A3F">
        <w:rPr>
          <w:i/>
        </w:rPr>
        <w:t>SingleStringCharacter</w:t>
      </w:r>
      <w:r w:rsidRPr="00984A3F">
        <w:t>.</w:t>
      </w:r>
    </w:p>
    <w:p w14:paraId="519C04D2"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 xml:space="preserve">SingleStringCharacters </w:t>
      </w:r>
      <w:r w:rsidRPr="00C40478">
        <w:rPr>
          <w:rFonts w:ascii="Arial" w:hAnsi="Arial"/>
          <w:b/>
        </w:rPr>
        <w:t>::</w:t>
      </w:r>
      <w:r w:rsidRPr="00984A3F">
        <w:t xml:space="preserve"> </w:t>
      </w:r>
      <w:r w:rsidRPr="00984A3F">
        <w:rPr>
          <w:i/>
        </w:rPr>
        <w:t>SingleStringCharacter</w:t>
      </w:r>
      <w:r w:rsidRPr="00984A3F">
        <w:t xml:space="preserve"> </w:t>
      </w:r>
      <w:r w:rsidRPr="008B723A">
        <w:rPr>
          <w:i/>
          <w:rPrChange w:id="613" w:author="Rev 3 Allen Wirfs-Brock" w:date="2011-08-30T11:02:00Z">
            <w:rPr>
              <w:rFonts w:ascii="Arial" w:hAnsi="Arial" w:cs="Arial"/>
            </w:rPr>
          </w:rPrChange>
        </w:rPr>
        <w:t>SingleStringCharacters</w:t>
      </w:r>
      <w:r w:rsidRPr="002900A0">
        <w:rPr>
          <w:rFonts w:ascii="Arial" w:hAnsi="Arial" w:cs="Arial"/>
        </w:rPr>
        <w:t xml:space="preserve"> is a sequence of the CV of</w:t>
      </w:r>
      <w:r w:rsidRPr="00984A3F">
        <w:t xml:space="preserve"> </w:t>
      </w:r>
      <w:r w:rsidRPr="00984A3F">
        <w:rPr>
          <w:i/>
        </w:rPr>
        <w:t>SingleStringCharacter</w:t>
      </w:r>
      <w:r w:rsidRPr="00984A3F">
        <w:t xml:space="preserve"> </w:t>
      </w:r>
      <w:r w:rsidRPr="002900A0">
        <w:rPr>
          <w:rFonts w:ascii="Arial" w:hAnsi="Arial" w:cs="Arial"/>
        </w:rPr>
        <w:t>followed by all the characters in the SV of</w:t>
      </w:r>
      <w:r w:rsidRPr="00984A3F">
        <w:t xml:space="preserve"> </w:t>
      </w:r>
      <w:r w:rsidRPr="00984A3F">
        <w:rPr>
          <w:i/>
        </w:rPr>
        <w:t>SingleStringCharacters</w:t>
      </w:r>
      <w:r w:rsidRPr="00984A3F">
        <w:t xml:space="preserve"> </w:t>
      </w:r>
      <w:r w:rsidRPr="002900A0">
        <w:rPr>
          <w:rFonts w:ascii="Arial" w:hAnsi="Arial" w:cs="Arial"/>
        </w:rPr>
        <w:t>in order.</w:t>
      </w:r>
    </w:p>
    <w:p w14:paraId="6971DA82"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SV of</w:t>
      </w:r>
      <w:r w:rsidRPr="00984A3F">
        <w:t xml:space="preserve"> </w:t>
      </w:r>
      <w:r w:rsidRPr="00984A3F">
        <w:rPr>
          <w:i/>
        </w:rPr>
        <w:t>LineContinuation</w:t>
      </w:r>
      <w:r w:rsidRPr="00984A3F">
        <w:t xml:space="preserve"> </w:t>
      </w:r>
      <w:r w:rsidRPr="00C40478">
        <w:rPr>
          <w:rFonts w:ascii="Arial" w:hAnsi="Arial"/>
          <w:b/>
        </w:rPr>
        <w:t>::</w:t>
      </w:r>
      <w:r w:rsidRPr="00984A3F">
        <w:t xml:space="preserve"> </w:t>
      </w:r>
      <w:r w:rsidRPr="0069001C">
        <w:rPr>
          <w:rFonts w:ascii="Courier New" w:hAnsi="Courier New" w:cs="Courier New"/>
          <w:b/>
        </w:rPr>
        <w:t>\</w:t>
      </w:r>
      <w:r w:rsidRPr="00984A3F">
        <w:t xml:space="preserve"> </w:t>
      </w:r>
      <w:r w:rsidRPr="00984A3F">
        <w:rPr>
          <w:i/>
        </w:rPr>
        <w:t>LineTerminatorSequence</w:t>
      </w:r>
      <w:r w:rsidRPr="00984A3F">
        <w:t xml:space="preserve"> </w:t>
      </w:r>
      <w:r w:rsidRPr="002900A0">
        <w:rPr>
          <w:rFonts w:ascii="Arial" w:hAnsi="Arial"/>
        </w:rPr>
        <w:t>is the empty character sequence.</w:t>
      </w:r>
    </w:p>
    <w:p w14:paraId="4FD88E7C"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DoubleStringCharacter</w:t>
      </w:r>
      <w:r w:rsidRPr="00984A3F">
        <w:t xml:space="preserve"> </w:t>
      </w:r>
      <w:r w:rsidRPr="00C40478">
        <w:rPr>
          <w:rFonts w:ascii="Arial" w:hAnsi="Arial"/>
          <w:b/>
        </w:rPr>
        <w:t>::</w:t>
      </w:r>
      <w:r w:rsidRPr="00984A3F">
        <w:t xml:space="preserve"> </w:t>
      </w:r>
      <w:r w:rsidRPr="00984A3F">
        <w:rPr>
          <w:i/>
        </w:rPr>
        <w:t>SourceCharacter</w:t>
      </w:r>
      <w:r w:rsidRPr="00984A3F">
        <w:t xml:space="preserve"> </w:t>
      </w:r>
      <w:r w:rsidRPr="00C40478">
        <w:rPr>
          <w:rFonts w:ascii="Arial" w:hAnsi="Arial" w:cs="Arial"/>
          <w:b/>
        </w:rPr>
        <w:t>but not</w:t>
      </w:r>
      <w:r>
        <w:rPr>
          <w:rFonts w:ascii="Arial" w:hAnsi="Arial" w:cs="Arial"/>
          <w:b/>
        </w:rPr>
        <w:t xml:space="preserve"> one of</w:t>
      </w:r>
      <w:r w:rsidRPr="00984A3F">
        <w:t xml:space="preserve"> </w:t>
      </w:r>
      <w:r>
        <w:rPr>
          <w:rFonts w:ascii="Courier New" w:hAnsi="Courier New"/>
          <w:b/>
        </w:rPr>
        <w:t>"</w:t>
      </w:r>
      <w:r w:rsidRPr="00984A3F">
        <w:rPr>
          <w:b/>
        </w:rPr>
        <w:t xml:space="preserve"> </w:t>
      </w:r>
      <w:r w:rsidRPr="00C40478">
        <w:rPr>
          <w:rFonts w:ascii="Arial" w:hAnsi="Arial" w:cs="Arial"/>
          <w:b/>
        </w:rPr>
        <w:t>or</w:t>
      </w:r>
      <w:r w:rsidRPr="00984A3F">
        <w:rPr>
          <w:b/>
        </w:rPr>
        <w:t xml:space="preserve"> </w:t>
      </w:r>
      <w:r>
        <w:rPr>
          <w:rFonts w:ascii="Courier New" w:hAnsi="Courier New"/>
          <w:b/>
        </w:rPr>
        <w:t>\</w:t>
      </w:r>
      <w:r w:rsidRPr="00984A3F">
        <w:t xml:space="preserve"> </w:t>
      </w:r>
      <w:r w:rsidRPr="00C40478">
        <w:rPr>
          <w:rFonts w:ascii="Arial" w:hAnsi="Arial" w:cs="Arial"/>
          <w:b/>
        </w:rPr>
        <w:t>or</w:t>
      </w:r>
      <w:r w:rsidRPr="00984A3F">
        <w:rPr>
          <w:b/>
        </w:rPr>
        <w:t xml:space="preserve"> </w:t>
      </w:r>
      <w:r w:rsidRPr="00984A3F">
        <w:rPr>
          <w:i/>
        </w:rPr>
        <w:t>LineTerminator</w:t>
      </w:r>
      <w:r w:rsidRPr="00984A3F">
        <w:t xml:space="preserve"> </w:t>
      </w:r>
      <w:r w:rsidRPr="002900A0">
        <w:rPr>
          <w:rFonts w:ascii="Arial" w:hAnsi="Arial" w:cs="Arial"/>
        </w:rPr>
        <w:t>is the</w:t>
      </w:r>
      <w:r w:rsidRPr="00984A3F">
        <w:rPr>
          <w:i/>
        </w:rPr>
        <w:t xml:space="preserve"> SourceCharacter</w:t>
      </w:r>
      <w:r w:rsidRPr="00984A3F">
        <w:t xml:space="preserve"> </w:t>
      </w:r>
      <w:r w:rsidRPr="002900A0">
        <w:rPr>
          <w:rFonts w:ascii="Arial" w:hAnsi="Arial" w:cs="Arial"/>
        </w:rPr>
        <w:t>character itself.</w:t>
      </w:r>
    </w:p>
    <w:p w14:paraId="41DEFC0B"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DoubleStringCharacter</w:t>
      </w:r>
      <w:r w:rsidRPr="00984A3F">
        <w:t xml:space="preserve"> </w:t>
      </w:r>
      <w:r w:rsidRPr="00C40478">
        <w:rPr>
          <w:rFonts w:ascii="Arial" w:hAnsi="Arial"/>
          <w:b/>
        </w:rPr>
        <w:t>::</w:t>
      </w:r>
      <w:r w:rsidRPr="00984A3F">
        <w:t xml:space="preserve"> </w:t>
      </w:r>
      <w:r>
        <w:rPr>
          <w:rFonts w:ascii="Courier New" w:hAnsi="Courier New"/>
          <w:b/>
        </w:rPr>
        <w:t>\</w:t>
      </w:r>
      <w:r>
        <w:rPr>
          <w:rFonts w:ascii="Courier New" w:hAnsi="Courier New"/>
        </w:rPr>
        <w:t xml:space="preserve"> </w:t>
      </w:r>
      <w:r w:rsidRPr="00984A3F">
        <w:rPr>
          <w:i/>
        </w:rPr>
        <w:t>EscapeSequence</w:t>
      </w:r>
      <w:r w:rsidRPr="00984A3F">
        <w:t xml:space="preserve"> </w:t>
      </w:r>
      <w:r w:rsidRPr="002900A0">
        <w:rPr>
          <w:rFonts w:ascii="Arial" w:hAnsi="Arial" w:cs="Arial"/>
        </w:rPr>
        <w:t>is the CV of the</w:t>
      </w:r>
      <w:r w:rsidRPr="00984A3F">
        <w:rPr>
          <w:i/>
        </w:rPr>
        <w:t xml:space="preserve"> EscapeSequence</w:t>
      </w:r>
      <w:r w:rsidRPr="00984A3F">
        <w:t>.</w:t>
      </w:r>
    </w:p>
    <w:p w14:paraId="22781966" w14:textId="77777777" w:rsidR="004C02EF" w:rsidRPr="001A3EA2"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DoubleStringCharacter</w:t>
      </w:r>
      <w:r w:rsidRPr="00984A3F">
        <w:t xml:space="preserve"> </w:t>
      </w:r>
      <w:r w:rsidRPr="00C40478">
        <w:rPr>
          <w:rFonts w:ascii="Arial" w:hAnsi="Arial"/>
          <w:b/>
        </w:rPr>
        <w:t>::</w:t>
      </w:r>
      <w:r w:rsidRPr="00984A3F">
        <w:t xml:space="preserve"> </w:t>
      </w:r>
      <w:r w:rsidRPr="00984A3F">
        <w:rPr>
          <w:i/>
        </w:rPr>
        <w:t>LineContinuation</w:t>
      </w:r>
      <w:r w:rsidRPr="00984A3F">
        <w:t xml:space="preserve"> </w:t>
      </w:r>
      <w:r w:rsidRPr="002900A0">
        <w:rPr>
          <w:rFonts w:ascii="Arial" w:hAnsi="Arial" w:cs="Arial"/>
        </w:rPr>
        <w:t xml:space="preserve">is the </w:t>
      </w:r>
      <w:r>
        <w:rPr>
          <w:rFonts w:ascii="Arial" w:hAnsi="Arial" w:cs="Arial"/>
        </w:rPr>
        <w:t>empty character sequence</w:t>
      </w:r>
      <w:r w:rsidRPr="00984A3F">
        <w:t>.</w:t>
      </w:r>
    </w:p>
    <w:p w14:paraId="74732B01"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SingleStringCharacter</w:t>
      </w:r>
      <w:r w:rsidRPr="00984A3F">
        <w:t xml:space="preserve"> </w:t>
      </w:r>
      <w:r w:rsidRPr="00C40478">
        <w:rPr>
          <w:rFonts w:ascii="Arial" w:hAnsi="Arial"/>
          <w:b/>
        </w:rPr>
        <w:t>::</w:t>
      </w:r>
      <w:r w:rsidRPr="00984A3F">
        <w:t xml:space="preserve"> </w:t>
      </w:r>
      <w:r w:rsidRPr="00984A3F">
        <w:rPr>
          <w:i/>
        </w:rPr>
        <w:t>SourceCharacter</w:t>
      </w:r>
      <w:r w:rsidRPr="00984A3F">
        <w:t xml:space="preserve"> </w:t>
      </w:r>
      <w:r w:rsidRPr="00C40478">
        <w:rPr>
          <w:rFonts w:ascii="Arial" w:hAnsi="Arial" w:cs="Arial"/>
          <w:b/>
        </w:rPr>
        <w:t>but not</w:t>
      </w:r>
      <w:r>
        <w:rPr>
          <w:rFonts w:ascii="Arial" w:hAnsi="Arial" w:cs="Arial"/>
          <w:b/>
        </w:rPr>
        <w:t xml:space="preserve"> one of</w:t>
      </w:r>
      <w:r w:rsidRPr="00984A3F">
        <w:t xml:space="preserve"> </w:t>
      </w:r>
      <w:r>
        <w:rPr>
          <w:rFonts w:ascii="Courier New" w:hAnsi="Courier New"/>
          <w:b/>
        </w:rPr>
        <w:t>'</w:t>
      </w:r>
      <w:r w:rsidRPr="00984A3F">
        <w:rPr>
          <w:b/>
        </w:rPr>
        <w:t xml:space="preserve"> </w:t>
      </w:r>
      <w:r w:rsidRPr="00C40478">
        <w:rPr>
          <w:rFonts w:ascii="Arial" w:hAnsi="Arial" w:cs="Arial"/>
          <w:b/>
        </w:rPr>
        <w:t>or</w:t>
      </w:r>
      <w:r w:rsidRPr="00984A3F">
        <w:rPr>
          <w:b/>
        </w:rPr>
        <w:t xml:space="preserve"> </w:t>
      </w:r>
      <w:r>
        <w:rPr>
          <w:rFonts w:ascii="Courier New" w:hAnsi="Courier New"/>
          <w:b/>
        </w:rPr>
        <w:t>\</w:t>
      </w:r>
      <w:r w:rsidRPr="00984A3F">
        <w:t xml:space="preserve"> </w:t>
      </w:r>
      <w:r w:rsidRPr="00C40478">
        <w:rPr>
          <w:rFonts w:ascii="Arial" w:hAnsi="Arial" w:cs="Arial"/>
          <w:b/>
        </w:rPr>
        <w:t>or</w:t>
      </w:r>
      <w:r w:rsidRPr="00984A3F">
        <w:rPr>
          <w:b/>
        </w:rPr>
        <w:t xml:space="preserve"> </w:t>
      </w:r>
      <w:r w:rsidRPr="00984A3F">
        <w:rPr>
          <w:i/>
        </w:rPr>
        <w:t>LineTerminator</w:t>
      </w:r>
      <w:r w:rsidRPr="00984A3F">
        <w:t xml:space="preserve"> </w:t>
      </w:r>
      <w:r w:rsidRPr="002900A0">
        <w:rPr>
          <w:rFonts w:ascii="Arial" w:hAnsi="Arial" w:cs="Arial"/>
        </w:rPr>
        <w:t>is the</w:t>
      </w:r>
      <w:r w:rsidRPr="00984A3F">
        <w:rPr>
          <w:i/>
        </w:rPr>
        <w:t xml:space="preserve"> SourceCharacter</w:t>
      </w:r>
      <w:r w:rsidRPr="00984A3F">
        <w:t xml:space="preserve"> </w:t>
      </w:r>
      <w:r w:rsidRPr="002900A0">
        <w:rPr>
          <w:rFonts w:ascii="Arial" w:hAnsi="Arial" w:cs="Arial"/>
        </w:rPr>
        <w:t>character itself.</w:t>
      </w:r>
    </w:p>
    <w:p w14:paraId="0145B41D"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SingleStringCharacter</w:t>
      </w:r>
      <w:r w:rsidRPr="00984A3F">
        <w:t xml:space="preserve"> </w:t>
      </w:r>
      <w:r w:rsidRPr="00C40478">
        <w:rPr>
          <w:rFonts w:ascii="Arial" w:hAnsi="Arial"/>
          <w:b/>
        </w:rPr>
        <w:t>::</w:t>
      </w:r>
      <w:r w:rsidRPr="00984A3F">
        <w:rPr>
          <w:b/>
        </w:rPr>
        <w:t xml:space="preserve"> </w:t>
      </w:r>
      <w:r>
        <w:rPr>
          <w:rFonts w:ascii="Courier New" w:hAnsi="Courier New"/>
          <w:b/>
        </w:rPr>
        <w:t>\</w:t>
      </w:r>
      <w:r>
        <w:rPr>
          <w:rFonts w:ascii="Courier New" w:hAnsi="Courier New"/>
        </w:rPr>
        <w:t xml:space="preserve"> </w:t>
      </w:r>
      <w:r w:rsidRPr="00984A3F">
        <w:rPr>
          <w:i/>
        </w:rPr>
        <w:t>EscapeSequence</w:t>
      </w:r>
      <w:r w:rsidRPr="00984A3F">
        <w:t xml:space="preserve"> </w:t>
      </w:r>
      <w:r w:rsidRPr="002900A0">
        <w:rPr>
          <w:rFonts w:ascii="Arial" w:hAnsi="Arial" w:cs="Arial"/>
        </w:rPr>
        <w:t>is the CV of the</w:t>
      </w:r>
      <w:r w:rsidRPr="00984A3F">
        <w:rPr>
          <w:i/>
        </w:rPr>
        <w:t xml:space="preserve"> EscapeSequence</w:t>
      </w:r>
      <w:r w:rsidRPr="00984A3F">
        <w:t>.</w:t>
      </w:r>
    </w:p>
    <w:p w14:paraId="6A1B5BA1" w14:textId="77777777" w:rsidR="004C02EF" w:rsidRPr="001A3EA2"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SingleStringCharacter</w:t>
      </w:r>
      <w:r w:rsidRPr="00984A3F">
        <w:t xml:space="preserve"> </w:t>
      </w:r>
      <w:r w:rsidRPr="00C40478">
        <w:rPr>
          <w:rFonts w:ascii="Arial" w:hAnsi="Arial"/>
          <w:b/>
        </w:rPr>
        <w:t>::</w:t>
      </w:r>
      <w:r>
        <w:rPr>
          <w:rFonts w:ascii="Arial" w:hAnsi="Arial"/>
          <w:b/>
        </w:rPr>
        <w:t xml:space="preserve"> </w:t>
      </w:r>
      <w:r w:rsidRPr="00984A3F">
        <w:rPr>
          <w:i/>
        </w:rPr>
        <w:t>LineContinuation</w:t>
      </w:r>
      <w:r w:rsidRPr="00984A3F">
        <w:t xml:space="preserve"> </w:t>
      </w:r>
      <w:r w:rsidRPr="002900A0">
        <w:rPr>
          <w:rFonts w:ascii="Arial" w:hAnsi="Arial" w:cs="Arial"/>
        </w:rPr>
        <w:t xml:space="preserve">is the </w:t>
      </w:r>
      <w:r>
        <w:rPr>
          <w:rFonts w:ascii="Arial" w:hAnsi="Arial" w:cs="Arial"/>
        </w:rPr>
        <w:t>empty character sequence</w:t>
      </w:r>
      <w:r w:rsidRPr="00984A3F">
        <w:t>.</w:t>
      </w:r>
    </w:p>
    <w:p w14:paraId="369717F1"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 xml:space="preserve">EscapeSequence </w:t>
      </w:r>
      <w:r w:rsidRPr="00C40478">
        <w:rPr>
          <w:rFonts w:ascii="Arial" w:hAnsi="Arial"/>
          <w:b/>
        </w:rPr>
        <w:t>::</w:t>
      </w:r>
      <w:r w:rsidRPr="00984A3F">
        <w:t xml:space="preserve"> </w:t>
      </w:r>
      <w:r w:rsidRPr="00984A3F">
        <w:rPr>
          <w:i/>
        </w:rPr>
        <w:t>CharacterEscapeSequence</w:t>
      </w:r>
      <w:r w:rsidRPr="00984A3F">
        <w:t xml:space="preserve"> </w:t>
      </w:r>
      <w:r w:rsidRPr="002900A0">
        <w:rPr>
          <w:rFonts w:ascii="Arial" w:hAnsi="Arial" w:cs="Arial"/>
        </w:rPr>
        <w:t>is the CV of the</w:t>
      </w:r>
      <w:r w:rsidRPr="00984A3F">
        <w:rPr>
          <w:i/>
        </w:rPr>
        <w:t xml:space="preserve"> CharacterEscapeSequence</w:t>
      </w:r>
      <w:r w:rsidRPr="00984A3F">
        <w:t>.</w:t>
      </w:r>
    </w:p>
    <w:p w14:paraId="5D7E3F6E"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 xml:space="preserve">EscapeSequence </w:t>
      </w:r>
      <w:r w:rsidRPr="00C40478">
        <w:rPr>
          <w:rFonts w:ascii="Arial" w:hAnsi="Arial"/>
          <w:b/>
        </w:rPr>
        <w:t>::</w:t>
      </w:r>
      <w:r w:rsidRPr="00984A3F">
        <w:t xml:space="preserve"> </w:t>
      </w:r>
      <w:r>
        <w:rPr>
          <w:rFonts w:ascii="Courier New" w:hAnsi="Courier New"/>
          <w:b/>
        </w:rPr>
        <w:t>0</w:t>
      </w:r>
      <w:r w:rsidRPr="00984A3F">
        <w:t xml:space="preserve">  </w:t>
      </w:r>
      <w:r w:rsidRPr="00B3070A">
        <w:rPr>
          <w:rFonts w:ascii="Arial" w:hAnsi="Arial" w:cs="Arial"/>
          <w:sz w:val="16"/>
        </w:rPr>
        <w:t xml:space="preserve">[lookahead </w:t>
      </w:r>
      <w:r w:rsidRPr="00B3070A">
        <w:rPr>
          <w:rFonts w:ascii="Arial" w:hAnsi="Arial" w:cs="Arial"/>
          <w:sz w:val="16"/>
        </w:rPr>
        <w:sym w:font="Symbol" w:char="F0CF"/>
      </w:r>
      <w:r w:rsidRPr="00984A3F">
        <w:rPr>
          <w:sz w:val="16"/>
        </w:rPr>
        <w:t xml:space="preserve"> </w:t>
      </w:r>
      <w:r w:rsidRPr="00984A3F">
        <w:rPr>
          <w:i/>
          <w:sz w:val="16"/>
        </w:rPr>
        <w:t>DecimalDigit</w:t>
      </w:r>
      <w:r w:rsidRPr="00B3070A">
        <w:rPr>
          <w:rFonts w:ascii="Arial" w:hAnsi="Arial" w:cs="Arial"/>
          <w:sz w:val="16"/>
        </w:rPr>
        <w:t>]</w:t>
      </w:r>
      <w:r>
        <w:rPr>
          <w:rFonts w:ascii="Arial" w:hAnsi="Arial" w:cs="Arial"/>
          <w:sz w:val="16"/>
        </w:rPr>
        <w:t xml:space="preserve"> </w:t>
      </w:r>
      <w:r w:rsidRPr="002900A0">
        <w:rPr>
          <w:rFonts w:ascii="Arial" w:hAnsi="Arial" w:cs="Arial"/>
        </w:rPr>
        <w:t>is a &lt;NUL&gt; character (Unicode value 0000).</w:t>
      </w:r>
    </w:p>
    <w:p w14:paraId="4F5458B8" w14:textId="77777777" w:rsidR="004C02EF" w:rsidRPr="00984A3F" w:rsidRDefault="004C02EF" w:rsidP="004C02EF">
      <w:pPr>
        <w:pStyle w:val="MathSpecialCase3"/>
        <w:numPr>
          <w:ilvl w:val="2"/>
          <w:numId w:val="31"/>
        </w:numPr>
        <w:tabs>
          <w:tab w:val="left" w:pos="450"/>
        </w:tabs>
        <w:spacing w:after="0"/>
        <w:ind w:left="446" w:hanging="446"/>
      </w:pPr>
      <w:r w:rsidRPr="00E57342">
        <w:rPr>
          <w:rFonts w:ascii="Arial" w:hAnsi="Arial"/>
        </w:rPr>
        <w:t>The</w:t>
      </w:r>
      <w:r w:rsidRPr="002900A0">
        <w:rPr>
          <w:rFonts w:ascii="Arial" w:hAnsi="Arial"/>
        </w:rPr>
        <w:t xml:space="preserve"> CV of</w:t>
      </w:r>
      <w:r w:rsidRPr="00984A3F">
        <w:t xml:space="preserve"> </w:t>
      </w:r>
      <w:r w:rsidRPr="00984A3F">
        <w:rPr>
          <w:i/>
        </w:rPr>
        <w:t xml:space="preserve">EscapeSequence </w:t>
      </w:r>
      <w:r w:rsidRPr="00C40478">
        <w:rPr>
          <w:rFonts w:ascii="Arial" w:hAnsi="Arial"/>
          <w:b/>
        </w:rPr>
        <w:t>::</w:t>
      </w:r>
      <w:r w:rsidRPr="00984A3F">
        <w:t xml:space="preserve"> </w:t>
      </w:r>
      <w:r w:rsidRPr="00984A3F">
        <w:rPr>
          <w:i/>
        </w:rPr>
        <w:t>HexEscapeSequence</w:t>
      </w:r>
      <w:r w:rsidRPr="00984A3F">
        <w:t xml:space="preserve"> </w:t>
      </w:r>
      <w:r w:rsidRPr="002900A0">
        <w:rPr>
          <w:rFonts w:ascii="Arial" w:hAnsi="Arial" w:cs="Arial"/>
        </w:rPr>
        <w:t>is the CV of the</w:t>
      </w:r>
      <w:r w:rsidRPr="00984A3F">
        <w:rPr>
          <w:i/>
        </w:rPr>
        <w:t xml:space="preserve"> HexEscapeSequence</w:t>
      </w:r>
      <w:r w:rsidRPr="00984A3F">
        <w:t>.</w:t>
      </w:r>
    </w:p>
    <w:p w14:paraId="71DC6B0D"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 xml:space="preserve">The </w:t>
      </w:r>
      <w:r w:rsidRPr="00E57342">
        <w:rPr>
          <w:rFonts w:ascii="Arial" w:hAnsi="Arial"/>
        </w:rPr>
        <w:t>CV</w:t>
      </w:r>
      <w:r w:rsidRPr="002900A0">
        <w:rPr>
          <w:rFonts w:ascii="Arial" w:hAnsi="Arial"/>
        </w:rPr>
        <w:t xml:space="preserve"> of</w:t>
      </w:r>
      <w:r w:rsidRPr="00984A3F">
        <w:t xml:space="preserve"> </w:t>
      </w:r>
      <w:r w:rsidRPr="00984A3F">
        <w:rPr>
          <w:i/>
        </w:rPr>
        <w:t xml:space="preserve">EscapeSequence </w:t>
      </w:r>
      <w:r w:rsidRPr="00C40478">
        <w:rPr>
          <w:rFonts w:ascii="Arial" w:hAnsi="Arial"/>
          <w:b/>
        </w:rPr>
        <w:t>::</w:t>
      </w:r>
      <w:r w:rsidRPr="00984A3F">
        <w:t xml:space="preserve"> </w:t>
      </w:r>
      <w:r w:rsidRPr="00984A3F">
        <w:rPr>
          <w:i/>
        </w:rPr>
        <w:t>UnicodeEscapeSequence</w:t>
      </w:r>
      <w:r w:rsidRPr="00984A3F">
        <w:t xml:space="preserve"> </w:t>
      </w:r>
      <w:r w:rsidRPr="002900A0">
        <w:rPr>
          <w:rFonts w:ascii="Arial" w:hAnsi="Arial" w:cs="Arial"/>
        </w:rPr>
        <w:t>is the CV of the</w:t>
      </w:r>
      <w:r w:rsidRPr="00984A3F">
        <w:rPr>
          <w:i/>
        </w:rPr>
        <w:t xml:space="preserve"> UnicodeEscapeSequence</w:t>
      </w:r>
      <w:r w:rsidRPr="00984A3F">
        <w:t>.</w:t>
      </w:r>
    </w:p>
    <w:p w14:paraId="3003B441" w14:textId="77777777" w:rsidR="004C02EF" w:rsidRPr="00432507" w:rsidRDefault="004C02EF" w:rsidP="004C02EF">
      <w:pPr>
        <w:pStyle w:val="MathSpecialCase3"/>
        <w:numPr>
          <w:ilvl w:val="2"/>
          <w:numId w:val="31"/>
        </w:numPr>
        <w:tabs>
          <w:tab w:val="left" w:pos="450"/>
        </w:tabs>
        <w:spacing w:after="60"/>
        <w:ind w:left="446" w:hanging="446"/>
        <w:rPr>
          <w:rFonts w:ascii="Arial" w:hAnsi="Arial" w:cs="Arial"/>
          <w:i/>
        </w:rPr>
      </w:pPr>
      <w:r w:rsidRPr="00E57342">
        <w:rPr>
          <w:rFonts w:ascii="Arial" w:hAnsi="Arial"/>
        </w:rPr>
        <w:t>The</w:t>
      </w:r>
      <w:r w:rsidRPr="00E57342">
        <w:rPr>
          <w:rFonts w:ascii="Arial" w:hAnsi="Arial"/>
          <w:i/>
        </w:rPr>
        <w:t xml:space="preserve"> </w:t>
      </w:r>
      <w:r w:rsidRPr="00E57342">
        <w:rPr>
          <w:rFonts w:ascii="Arial" w:hAnsi="Arial"/>
        </w:rPr>
        <w:t>CV</w:t>
      </w:r>
      <w:r w:rsidRPr="00E57342">
        <w:rPr>
          <w:rFonts w:ascii="Arial" w:hAnsi="Arial"/>
          <w:i/>
        </w:rPr>
        <w:t xml:space="preserve"> </w:t>
      </w:r>
      <w:r w:rsidRPr="00E57342">
        <w:rPr>
          <w:rFonts w:ascii="Arial" w:hAnsi="Arial"/>
        </w:rPr>
        <w:t>of</w:t>
      </w:r>
      <w:r w:rsidRPr="00E57342">
        <w:rPr>
          <w:i/>
        </w:rPr>
        <w:t xml:space="preserve"> CharacterEscapeSequence </w:t>
      </w:r>
      <w:r w:rsidRPr="00C40478">
        <w:rPr>
          <w:rFonts w:ascii="Arial" w:hAnsi="Arial"/>
          <w:b/>
        </w:rPr>
        <w:t>::</w:t>
      </w:r>
      <w:r w:rsidRPr="00E57342">
        <w:rPr>
          <w:i/>
        </w:rPr>
        <w:t xml:space="preserve"> SingleEscapeCharacter </w:t>
      </w:r>
      <w:r w:rsidRPr="00E57342">
        <w:rPr>
          <w:rFonts w:ascii="Arial" w:hAnsi="Arial" w:cs="Arial"/>
        </w:rPr>
        <w:t>is the character whose code unit value is determined by  the</w:t>
      </w:r>
      <w:r w:rsidRPr="00E57342">
        <w:rPr>
          <w:i/>
        </w:rPr>
        <w:t xml:space="preserve"> SingleEscapeCharacter </w:t>
      </w:r>
      <w:r w:rsidRPr="00E57342">
        <w:rPr>
          <w:rFonts w:ascii="Arial" w:hAnsi="Arial" w:cs="Arial"/>
        </w:rPr>
        <w:t>according to Table 4:</w:t>
      </w:r>
    </w:p>
    <w:p w14:paraId="1926F60F" w14:textId="77777777" w:rsidR="004C02EF" w:rsidRPr="000171B7" w:rsidRDefault="004C02EF" w:rsidP="004C02EF">
      <w:pPr>
        <w:pStyle w:val="Tabletitle"/>
        <w:keepNext w:val="0"/>
        <w:widowControl w:val="0"/>
        <w:rPr>
          <w:rFonts w:eastAsia="Arial Unicode MS"/>
        </w:rPr>
      </w:pPr>
      <w:r w:rsidRPr="002A16DE">
        <w:rPr>
          <w:rFonts w:eastAsia="Arial Unicode MS"/>
        </w:rPr>
        <w:t xml:space="preserve">Table 4 — </w:t>
      </w:r>
      <w:r>
        <w:rPr>
          <w:rFonts w:eastAsia="Arial Unicode MS"/>
        </w:rPr>
        <w:t>String Single Character Escape Sequences</w:t>
      </w:r>
    </w:p>
    <w:tbl>
      <w:tblPr>
        <w:tblW w:w="0" w:type="auto"/>
        <w:jc w:val="center"/>
        <w:tblLayout w:type="fixed"/>
        <w:tblCellMar>
          <w:left w:w="216" w:type="dxa"/>
          <w:right w:w="216" w:type="dxa"/>
        </w:tblCellMar>
        <w:tblLook w:val="0007" w:firstRow="0" w:lastRow="0" w:firstColumn="0" w:lastColumn="0" w:noHBand="0" w:noVBand="0"/>
      </w:tblPr>
      <w:tblGrid>
        <w:gridCol w:w="2198"/>
        <w:gridCol w:w="2160"/>
        <w:gridCol w:w="2148"/>
        <w:gridCol w:w="1264"/>
      </w:tblGrid>
      <w:tr w:rsidR="004C02EF" w:rsidRPr="00984A3F" w14:paraId="47311E22" w14:textId="77777777" w:rsidTr="003A4B22">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14:paraId="06BA6C21"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14:paraId="38D2D6D3"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14:paraId="0B883645"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14:paraId="0396B1D6"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Symbol</w:t>
            </w:r>
          </w:p>
        </w:tc>
      </w:tr>
      <w:tr w:rsidR="004C02EF" w:rsidRPr="00984A3F" w14:paraId="60BE80F9" w14:textId="77777777" w:rsidTr="003A4B22">
        <w:trPr>
          <w:jc w:val="center"/>
        </w:trPr>
        <w:tc>
          <w:tcPr>
            <w:tcW w:w="2198" w:type="dxa"/>
            <w:tcBorders>
              <w:left w:val="single" w:sz="6" w:space="0" w:color="000000"/>
            </w:tcBorders>
          </w:tcPr>
          <w:p w14:paraId="425DCB74" w14:textId="77777777" w:rsidR="004C02EF" w:rsidRPr="00984A3F" w:rsidRDefault="004C02EF" w:rsidP="003A4B22">
            <w:pPr>
              <w:keepNext/>
              <w:spacing w:after="60"/>
              <w:jc w:val="center"/>
            </w:pPr>
            <w:r>
              <w:rPr>
                <w:rFonts w:ascii="Courier New" w:hAnsi="Courier New"/>
                <w:b/>
              </w:rPr>
              <w:t>\b</w:t>
            </w:r>
          </w:p>
        </w:tc>
        <w:tc>
          <w:tcPr>
            <w:tcW w:w="2160" w:type="dxa"/>
          </w:tcPr>
          <w:p w14:paraId="2352F776" w14:textId="77777777" w:rsidR="004C02EF" w:rsidRDefault="004C02EF" w:rsidP="003A4B22">
            <w:pPr>
              <w:keepNext/>
              <w:spacing w:after="60"/>
            </w:pPr>
            <w:r>
              <w:rPr>
                <w:rFonts w:ascii="Courier New" w:hAnsi="Courier New"/>
                <w:b/>
              </w:rPr>
              <w:t>\u0008</w:t>
            </w:r>
          </w:p>
        </w:tc>
        <w:tc>
          <w:tcPr>
            <w:tcW w:w="2148" w:type="dxa"/>
          </w:tcPr>
          <w:p w14:paraId="40EC26EF" w14:textId="77777777" w:rsidR="004C02EF" w:rsidRDefault="004C02EF" w:rsidP="003A4B22">
            <w:pPr>
              <w:keepNext/>
              <w:spacing w:after="60"/>
            </w:pPr>
            <w:r w:rsidRPr="00984A3F">
              <w:t>backspace</w:t>
            </w:r>
          </w:p>
        </w:tc>
        <w:tc>
          <w:tcPr>
            <w:tcW w:w="1264" w:type="dxa"/>
            <w:tcBorders>
              <w:right w:val="single" w:sz="6" w:space="0" w:color="000000"/>
            </w:tcBorders>
          </w:tcPr>
          <w:p w14:paraId="3E9E7A16" w14:textId="77777777" w:rsidR="004C02EF" w:rsidRDefault="004C02EF" w:rsidP="003A4B22">
            <w:pPr>
              <w:keepNext/>
              <w:spacing w:after="60"/>
            </w:pPr>
            <w:r w:rsidRPr="00984A3F">
              <w:t>&lt;BS&gt;</w:t>
            </w:r>
          </w:p>
        </w:tc>
      </w:tr>
      <w:tr w:rsidR="004C02EF" w:rsidRPr="00984A3F" w14:paraId="563333C8" w14:textId="77777777" w:rsidTr="003A4B22">
        <w:trPr>
          <w:jc w:val="center"/>
        </w:trPr>
        <w:tc>
          <w:tcPr>
            <w:tcW w:w="2198" w:type="dxa"/>
            <w:tcBorders>
              <w:left w:val="single" w:sz="6" w:space="0" w:color="000000"/>
            </w:tcBorders>
          </w:tcPr>
          <w:p w14:paraId="0766A847" w14:textId="77777777" w:rsidR="004C02EF" w:rsidRDefault="004C02EF" w:rsidP="003A4B22">
            <w:pPr>
              <w:keepNext/>
              <w:spacing w:after="60"/>
              <w:jc w:val="center"/>
              <w:rPr>
                <w:rFonts w:ascii="Courier" w:hAnsi="Courier"/>
                <w:b/>
              </w:rPr>
            </w:pPr>
            <w:r>
              <w:rPr>
                <w:rFonts w:ascii="Courier New" w:hAnsi="Courier New"/>
                <w:b/>
              </w:rPr>
              <w:t>\t</w:t>
            </w:r>
          </w:p>
        </w:tc>
        <w:tc>
          <w:tcPr>
            <w:tcW w:w="2160" w:type="dxa"/>
          </w:tcPr>
          <w:p w14:paraId="08525AC7" w14:textId="77777777" w:rsidR="004C02EF" w:rsidRDefault="004C02EF" w:rsidP="003A4B22">
            <w:pPr>
              <w:keepNext/>
              <w:spacing w:after="60"/>
              <w:rPr>
                <w:rFonts w:ascii="Courier" w:hAnsi="Courier"/>
                <w:b/>
              </w:rPr>
            </w:pPr>
            <w:r>
              <w:rPr>
                <w:rFonts w:ascii="Courier New" w:hAnsi="Courier New"/>
                <w:b/>
              </w:rPr>
              <w:t>\u0009</w:t>
            </w:r>
          </w:p>
        </w:tc>
        <w:tc>
          <w:tcPr>
            <w:tcW w:w="2148" w:type="dxa"/>
          </w:tcPr>
          <w:p w14:paraId="5A71337F" w14:textId="77777777" w:rsidR="004C02EF" w:rsidRDefault="004C02EF" w:rsidP="003A4B22">
            <w:pPr>
              <w:keepNext/>
              <w:spacing w:after="60"/>
            </w:pPr>
            <w:r w:rsidRPr="00984A3F">
              <w:t>horizontal tab</w:t>
            </w:r>
          </w:p>
        </w:tc>
        <w:tc>
          <w:tcPr>
            <w:tcW w:w="1264" w:type="dxa"/>
            <w:tcBorders>
              <w:right w:val="single" w:sz="6" w:space="0" w:color="000000"/>
            </w:tcBorders>
          </w:tcPr>
          <w:p w14:paraId="43D1799C" w14:textId="77777777" w:rsidR="004C02EF" w:rsidRDefault="004C02EF" w:rsidP="003A4B22">
            <w:pPr>
              <w:keepNext/>
              <w:spacing w:after="60"/>
            </w:pPr>
            <w:r w:rsidRPr="00984A3F">
              <w:t>&lt;HT&gt;</w:t>
            </w:r>
          </w:p>
        </w:tc>
      </w:tr>
      <w:tr w:rsidR="004C02EF" w:rsidRPr="00984A3F" w14:paraId="6E720AF2" w14:textId="77777777" w:rsidTr="003A4B22">
        <w:trPr>
          <w:jc w:val="center"/>
        </w:trPr>
        <w:tc>
          <w:tcPr>
            <w:tcW w:w="2198" w:type="dxa"/>
            <w:tcBorders>
              <w:left w:val="single" w:sz="6" w:space="0" w:color="000000"/>
            </w:tcBorders>
          </w:tcPr>
          <w:p w14:paraId="05565EE5" w14:textId="77777777" w:rsidR="004C02EF" w:rsidRDefault="004C02EF" w:rsidP="003A4B22">
            <w:pPr>
              <w:keepNext/>
              <w:spacing w:after="60"/>
              <w:jc w:val="center"/>
              <w:rPr>
                <w:rFonts w:ascii="Courier" w:hAnsi="Courier"/>
                <w:b/>
              </w:rPr>
            </w:pPr>
            <w:r>
              <w:rPr>
                <w:rFonts w:ascii="Courier New" w:hAnsi="Courier New"/>
                <w:b/>
              </w:rPr>
              <w:t>\n</w:t>
            </w:r>
          </w:p>
        </w:tc>
        <w:tc>
          <w:tcPr>
            <w:tcW w:w="2160" w:type="dxa"/>
          </w:tcPr>
          <w:p w14:paraId="5D83257F" w14:textId="77777777" w:rsidR="004C02EF" w:rsidRDefault="004C02EF" w:rsidP="003A4B22">
            <w:pPr>
              <w:keepNext/>
              <w:spacing w:after="60"/>
            </w:pPr>
            <w:r>
              <w:rPr>
                <w:rFonts w:ascii="Courier New" w:hAnsi="Courier New"/>
                <w:b/>
              </w:rPr>
              <w:t>\u000A</w:t>
            </w:r>
          </w:p>
        </w:tc>
        <w:tc>
          <w:tcPr>
            <w:tcW w:w="2148" w:type="dxa"/>
          </w:tcPr>
          <w:p w14:paraId="0B425CB8" w14:textId="77777777" w:rsidR="004C02EF" w:rsidRDefault="004C02EF" w:rsidP="003A4B22">
            <w:pPr>
              <w:keepNext/>
              <w:spacing w:after="60"/>
            </w:pPr>
            <w:r w:rsidRPr="00984A3F">
              <w:t>line feed (new line)</w:t>
            </w:r>
          </w:p>
        </w:tc>
        <w:tc>
          <w:tcPr>
            <w:tcW w:w="1264" w:type="dxa"/>
            <w:tcBorders>
              <w:right w:val="single" w:sz="6" w:space="0" w:color="000000"/>
            </w:tcBorders>
          </w:tcPr>
          <w:p w14:paraId="0BEBC1AF" w14:textId="77777777" w:rsidR="004C02EF" w:rsidRDefault="004C02EF" w:rsidP="003A4B22">
            <w:pPr>
              <w:keepNext/>
              <w:spacing w:after="60"/>
            </w:pPr>
            <w:r w:rsidRPr="00984A3F">
              <w:t>&lt;LF&gt;</w:t>
            </w:r>
          </w:p>
        </w:tc>
      </w:tr>
      <w:tr w:rsidR="004C02EF" w:rsidRPr="00984A3F" w14:paraId="698A9252" w14:textId="77777777" w:rsidTr="003A4B22">
        <w:tblPrEx>
          <w:tblLook w:val="0000" w:firstRow="0" w:lastRow="0" w:firstColumn="0" w:lastColumn="0" w:noHBand="0" w:noVBand="0"/>
        </w:tblPrEx>
        <w:trPr>
          <w:jc w:val="center"/>
        </w:trPr>
        <w:tc>
          <w:tcPr>
            <w:tcW w:w="2198" w:type="dxa"/>
            <w:tcBorders>
              <w:left w:val="single" w:sz="6" w:space="0" w:color="000000"/>
            </w:tcBorders>
          </w:tcPr>
          <w:p w14:paraId="281AE4D8" w14:textId="77777777" w:rsidR="004C02EF" w:rsidRDefault="004C02EF" w:rsidP="003A4B22">
            <w:pPr>
              <w:keepNext/>
              <w:spacing w:after="60"/>
              <w:jc w:val="center"/>
              <w:rPr>
                <w:rFonts w:ascii="Courier New" w:hAnsi="Courier New"/>
                <w:b/>
              </w:rPr>
            </w:pPr>
            <w:r>
              <w:rPr>
                <w:rFonts w:ascii="Courier New" w:hAnsi="Courier New"/>
                <w:b/>
              </w:rPr>
              <w:t>\v</w:t>
            </w:r>
          </w:p>
        </w:tc>
        <w:tc>
          <w:tcPr>
            <w:tcW w:w="2160" w:type="dxa"/>
          </w:tcPr>
          <w:p w14:paraId="2ACA00EC" w14:textId="77777777" w:rsidR="004C02EF" w:rsidRDefault="004C02EF" w:rsidP="003A4B22">
            <w:pPr>
              <w:keepNext/>
              <w:spacing w:after="60"/>
              <w:rPr>
                <w:rFonts w:ascii="Courier New" w:hAnsi="Courier New"/>
                <w:b/>
              </w:rPr>
            </w:pPr>
            <w:r>
              <w:rPr>
                <w:rFonts w:ascii="Courier New" w:hAnsi="Courier New"/>
                <w:b/>
              </w:rPr>
              <w:t>\u000B</w:t>
            </w:r>
          </w:p>
        </w:tc>
        <w:tc>
          <w:tcPr>
            <w:tcW w:w="2148" w:type="dxa"/>
          </w:tcPr>
          <w:p w14:paraId="22921808" w14:textId="77777777" w:rsidR="004C02EF" w:rsidRDefault="004C02EF" w:rsidP="003A4B22">
            <w:pPr>
              <w:keepNext/>
              <w:spacing w:after="60"/>
            </w:pPr>
            <w:r w:rsidRPr="00984A3F">
              <w:t>vertical tab</w:t>
            </w:r>
          </w:p>
        </w:tc>
        <w:tc>
          <w:tcPr>
            <w:tcW w:w="1264" w:type="dxa"/>
            <w:tcBorders>
              <w:right w:val="single" w:sz="6" w:space="0" w:color="000000"/>
            </w:tcBorders>
          </w:tcPr>
          <w:p w14:paraId="59B0AA85" w14:textId="77777777" w:rsidR="004C02EF" w:rsidRPr="009F344E" w:rsidRDefault="004C02EF" w:rsidP="003A4B22">
            <w:pPr>
              <w:keepNext/>
              <w:spacing w:after="60"/>
            </w:pPr>
            <w:r w:rsidRPr="009F344E">
              <w:t>&lt;VT&gt;</w:t>
            </w:r>
          </w:p>
        </w:tc>
      </w:tr>
      <w:tr w:rsidR="004C02EF" w:rsidRPr="00984A3F" w14:paraId="32CDB8D7" w14:textId="77777777" w:rsidTr="003A4B22">
        <w:trPr>
          <w:jc w:val="center"/>
        </w:trPr>
        <w:tc>
          <w:tcPr>
            <w:tcW w:w="2198" w:type="dxa"/>
            <w:tcBorders>
              <w:left w:val="single" w:sz="6" w:space="0" w:color="000000"/>
            </w:tcBorders>
          </w:tcPr>
          <w:p w14:paraId="041C441C" w14:textId="77777777" w:rsidR="004C02EF" w:rsidRDefault="004C02EF" w:rsidP="003A4B22">
            <w:pPr>
              <w:keepNext/>
              <w:spacing w:after="60"/>
              <w:jc w:val="center"/>
              <w:rPr>
                <w:rFonts w:ascii="Courier" w:hAnsi="Courier"/>
                <w:b/>
                <w:lang w:val="fr-CH"/>
              </w:rPr>
            </w:pPr>
            <w:r w:rsidRPr="009F344E">
              <w:rPr>
                <w:rFonts w:ascii="Courier New" w:hAnsi="Courier New"/>
                <w:b/>
              </w:rPr>
              <w:t>\f</w:t>
            </w:r>
          </w:p>
        </w:tc>
        <w:tc>
          <w:tcPr>
            <w:tcW w:w="2160" w:type="dxa"/>
          </w:tcPr>
          <w:p w14:paraId="4B6DA45D" w14:textId="77777777" w:rsidR="004C02EF" w:rsidRPr="009F344E" w:rsidRDefault="004C02EF" w:rsidP="003A4B22">
            <w:pPr>
              <w:keepNext/>
              <w:spacing w:after="60"/>
            </w:pPr>
            <w:r w:rsidRPr="009F344E">
              <w:rPr>
                <w:rFonts w:ascii="Courier New" w:hAnsi="Courier New"/>
                <w:b/>
              </w:rPr>
              <w:t>\u000C</w:t>
            </w:r>
          </w:p>
        </w:tc>
        <w:tc>
          <w:tcPr>
            <w:tcW w:w="2148" w:type="dxa"/>
          </w:tcPr>
          <w:p w14:paraId="4847547C" w14:textId="77777777" w:rsidR="004C02EF" w:rsidRDefault="004C02EF" w:rsidP="003A4B22">
            <w:pPr>
              <w:keepNext/>
              <w:spacing w:after="60"/>
            </w:pPr>
            <w:r w:rsidRPr="00984A3F">
              <w:t>form feed</w:t>
            </w:r>
          </w:p>
        </w:tc>
        <w:tc>
          <w:tcPr>
            <w:tcW w:w="1264" w:type="dxa"/>
            <w:tcBorders>
              <w:right w:val="single" w:sz="6" w:space="0" w:color="000000"/>
            </w:tcBorders>
          </w:tcPr>
          <w:p w14:paraId="7380E492" w14:textId="77777777" w:rsidR="004C02EF" w:rsidRDefault="004C02EF" w:rsidP="003A4B22">
            <w:pPr>
              <w:keepNext/>
              <w:spacing w:after="60"/>
            </w:pPr>
            <w:r w:rsidRPr="00984A3F">
              <w:t>&lt;FF&gt;</w:t>
            </w:r>
          </w:p>
        </w:tc>
      </w:tr>
      <w:tr w:rsidR="004C02EF" w:rsidRPr="00984A3F" w14:paraId="7ED7AA47" w14:textId="77777777" w:rsidTr="003A4B22">
        <w:trPr>
          <w:jc w:val="center"/>
        </w:trPr>
        <w:tc>
          <w:tcPr>
            <w:tcW w:w="2198" w:type="dxa"/>
            <w:tcBorders>
              <w:left w:val="single" w:sz="6" w:space="0" w:color="000000"/>
            </w:tcBorders>
          </w:tcPr>
          <w:p w14:paraId="1938D711" w14:textId="77777777" w:rsidR="004C02EF" w:rsidRPr="00984A3F" w:rsidRDefault="004C02EF" w:rsidP="003A4B22">
            <w:pPr>
              <w:keepNext/>
              <w:spacing w:after="60"/>
              <w:jc w:val="center"/>
            </w:pPr>
            <w:r>
              <w:rPr>
                <w:rFonts w:ascii="Courier New" w:hAnsi="Courier New"/>
                <w:b/>
              </w:rPr>
              <w:t>\r</w:t>
            </w:r>
          </w:p>
        </w:tc>
        <w:tc>
          <w:tcPr>
            <w:tcW w:w="2160" w:type="dxa"/>
          </w:tcPr>
          <w:p w14:paraId="349F5B2D" w14:textId="77777777" w:rsidR="004C02EF" w:rsidRDefault="004C02EF" w:rsidP="003A4B22">
            <w:pPr>
              <w:keepNext/>
              <w:spacing w:after="60"/>
            </w:pPr>
            <w:r>
              <w:rPr>
                <w:rFonts w:ascii="Courier New" w:hAnsi="Courier New"/>
                <w:b/>
              </w:rPr>
              <w:t>\u000D</w:t>
            </w:r>
          </w:p>
        </w:tc>
        <w:tc>
          <w:tcPr>
            <w:tcW w:w="2148" w:type="dxa"/>
          </w:tcPr>
          <w:p w14:paraId="6079A96F" w14:textId="77777777" w:rsidR="004C02EF" w:rsidRDefault="004C02EF" w:rsidP="003A4B22">
            <w:pPr>
              <w:keepNext/>
              <w:spacing w:after="60"/>
            </w:pPr>
            <w:r w:rsidRPr="00984A3F">
              <w:t>carriage return</w:t>
            </w:r>
          </w:p>
        </w:tc>
        <w:tc>
          <w:tcPr>
            <w:tcW w:w="1264" w:type="dxa"/>
            <w:tcBorders>
              <w:right w:val="single" w:sz="6" w:space="0" w:color="000000"/>
            </w:tcBorders>
          </w:tcPr>
          <w:p w14:paraId="3665EA3B" w14:textId="77777777" w:rsidR="004C02EF" w:rsidRPr="009F344E" w:rsidRDefault="004C02EF" w:rsidP="003A4B22">
            <w:pPr>
              <w:keepNext/>
              <w:spacing w:after="60"/>
            </w:pPr>
            <w:r w:rsidRPr="009F344E">
              <w:t>&lt;CR&gt;</w:t>
            </w:r>
          </w:p>
        </w:tc>
      </w:tr>
      <w:tr w:rsidR="004C02EF" w:rsidRPr="00984A3F" w14:paraId="68F19871" w14:textId="77777777" w:rsidTr="003A4B22">
        <w:trPr>
          <w:jc w:val="center"/>
        </w:trPr>
        <w:tc>
          <w:tcPr>
            <w:tcW w:w="2198" w:type="dxa"/>
            <w:tcBorders>
              <w:left w:val="single" w:sz="6" w:space="0" w:color="000000"/>
            </w:tcBorders>
          </w:tcPr>
          <w:p w14:paraId="32AC659F" w14:textId="77777777" w:rsidR="004C02EF" w:rsidRPr="00984A3F" w:rsidRDefault="004C02EF" w:rsidP="003A4B22">
            <w:pPr>
              <w:keepNext/>
              <w:spacing w:after="60"/>
              <w:jc w:val="center"/>
              <w:rPr>
                <w:lang w:val="fr-CH"/>
              </w:rPr>
            </w:pPr>
            <w:r w:rsidRPr="009F344E">
              <w:rPr>
                <w:rFonts w:ascii="Courier New" w:hAnsi="Courier New"/>
                <w:b/>
              </w:rPr>
              <w:t>\"</w:t>
            </w:r>
          </w:p>
        </w:tc>
        <w:tc>
          <w:tcPr>
            <w:tcW w:w="2160" w:type="dxa"/>
          </w:tcPr>
          <w:p w14:paraId="1AC35A1C" w14:textId="77777777" w:rsidR="004C02EF" w:rsidRDefault="004C02EF" w:rsidP="003A4B22">
            <w:pPr>
              <w:keepNext/>
              <w:spacing w:after="60"/>
              <w:rPr>
                <w:lang w:val="fr-CH"/>
              </w:rPr>
            </w:pPr>
            <w:r w:rsidRPr="009F344E">
              <w:rPr>
                <w:rFonts w:ascii="Courier New" w:hAnsi="Courier New"/>
                <w:b/>
              </w:rPr>
              <w:t>\u0022</w:t>
            </w:r>
          </w:p>
        </w:tc>
        <w:tc>
          <w:tcPr>
            <w:tcW w:w="2148" w:type="dxa"/>
          </w:tcPr>
          <w:p w14:paraId="53649360" w14:textId="77777777" w:rsidR="004C02EF" w:rsidRPr="009F344E" w:rsidRDefault="004C02EF" w:rsidP="003A4B22">
            <w:pPr>
              <w:keepNext/>
              <w:spacing w:after="60"/>
            </w:pPr>
            <w:r w:rsidRPr="009F344E">
              <w:t>double</w:t>
            </w:r>
            <w:r w:rsidRPr="00B42A0D">
              <w:t xml:space="preserve"> quote</w:t>
            </w:r>
          </w:p>
        </w:tc>
        <w:tc>
          <w:tcPr>
            <w:tcW w:w="1264" w:type="dxa"/>
            <w:tcBorders>
              <w:right w:val="single" w:sz="6" w:space="0" w:color="000000"/>
            </w:tcBorders>
          </w:tcPr>
          <w:p w14:paraId="5476B459" w14:textId="77777777" w:rsidR="004C02EF" w:rsidRDefault="004C02EF" w:rsidP="003A4B22">
            <w:pPr>
              <w:keepNext/>
              <w:spacing w:after="60"/>
              <w:rPr>
                <w:rFonts w:ascii="Courier New" w:hAnsi="Courier New"/>
              </w:rPr>
            </w:pPr>
            <w:r>
              <w:rPr>
                <w:rFonts w:ascii="Courier New" w:hAnsi="Courier New"/>
                <w:b/>
              </w:rPr>
              <w:t>"</w:t>
            </w:r>
          </w:p>
        </w:tc>
      </w:tr>
      <w:tr w:rsidR="004C02EF" w:rsidRPr="00984A3F" w14:paraId="6E7F5767" w14:textId="77777777" w:rsidTr="003A4B22">
        <w:trPr>
          <w:jc w:val="center"/>
        </w:trPr>
        <w:tc>
          <w:tcPr>
            <w:tcW w:w="2198" w:type="dxa"/>
            <w:tcBorders>
              <w:left w:val="single" w:sz="6" w:space="0" w:color="000000"/>
            </w:tcBorders>
          </w:tcPr>
          <w:p w14:paraId="1772064A" w14:textId="77777777" w:rsidR="004C02EF" w:rsidRDefault="004C02EF" w:rsidP="003A4B22">
            <w:pPr>
              <w:keepNext/>
              <w:spacing w:after="60"/>
              <w:jc w:val="center"/>
              <w:rPr>
                <w:rFonts w:ascii="Courier" w:hAnsi="Courier"/>
                <w:b/>
              </w:rPr>
            </w:pPr>
            <w:r>
              <w:rPr>
                <w:rFonts w:ascii="Courier New" w:hAnsi="Courier New"/>
                <w:b/>
              </w:rPr>
              <w:t>\'</w:t>
            </w:r>
          </w:p>
        </w:tc>
        <w:tc>
          <w:tcPr>
            <w:tcW w:w="2160" w:type="dxa"/>
          </w:tcPr>
          <w:p w14:paraId="0C67F331" w14:textId="77777777" w:rsidR="004C02EF" w:rsidRDefault="004C02EF" w:rsidP="003A4B22">
            <w:pPr>
              <w:keepNext/>
              <w:spacing w:after="60"/>
            </w:pPr>
            <w:r>
              <w:rPr>
                <w:rFonts w:ascii="Courier New" w:hAnsi="Courier New"/>
                <w:b/>
              </w:rPr>
              <w:t>\u0027</w:t>
            </w:r>
          </w:p>
        </w:tc>
        <w:tc>
          <w:tcPr>
            <w:tcW w:w="2148" w:type="dxa"/>
          </w:tcPr>
          <w:p w14:paraId="0AE95C05" w14:textId="77777777" w:rsidR="004C02EF" w:rsidRPr="00984A3F" w:rsidRDefault="004C02EF" w:rsidP="003A4B22">
            <w:pPr>
              <w:keepNext/>
              <w:spacing w:after="60"/>
            </w:pPr>
            <w:r w:rsidRPr="00984A3F">
              <w:t>single quote</w:t>
            </w:r>
          </w:p>
        </w:tc>
        <w:tc>
          <w:tcPr>
            <w:tcW w:w="1264" w:type="dxa"/>
            <w:tcBorders>
              <w:right w:val="single" w:sz="6" w:space="0" w:color="000000"/>
            </w:tcBorders>
          </w:tcPr>
          <w:p w14:paraId="357BEEA7" w14:textId="77777777" w:rsidR="004C02EF" w:rsidRDefault="004C02EF" w:rsidP="003A4B22">
            <w:pPr>
              <w:keepNext/>
              <w:spacing w:after="60"/>
            </w:pPr>
            <w:r>
              <w:rPr>
                <w:rFonts w:ascii="Courier New" w:hAnsi="Courier New"/>
                <w:b/>
              </w:rPr>
              <w:t>'</w:t>
            </w:r>
          </w:p>
        </w:tc>
      </w:tr>
      <w:tr w:rsidR="004C02EF" w:rsidRPr="00984A3F" w14:paraId="668646A3" w14:textId="77777777" w:rsidTr="003A4B22">
        <w:trPr>
          <w:jc w:val="center"/>
        </w:trPr>
        <w:tc>
          <w:tcPr>
            <w:tcW w:w="2198" w:type="dxa"/>
            <w:tcBorders>
              <w:left w:val="single" w:sz="6" w:space="0" w:color="000000"/>
              <w:bottom w:val="single" w:sz="12" w:space="0" w:color="000000"/>
            </w:tcBorders>
          </w:tcPr>
          <w:p w14:paraId="26490959" w14:textId="77777777" w:rsidR="004C02EF" w:rsidRDefault="004C02EF" w:rsidP="003A4B22">
            <w:pPr>
              <w:keepNext/>
              <w:spacing w:after="60"/>
              <w:jc w:val="center"/>
              <w:rPr>
                <w:rFonts w:ascii="Courier" w:hAnsi="Courier"/>
                <w:b/>
              </w:rPr>
            </w:pPr>
            <w:r>
              <w:rPr>
                <w:rFonts w:ascii="Courier New" w:hAnsi="Courier New"/>
                <w:b/>
              </w:rPr>
              <w:t>\\</w:t>
            </w:r>
          </w:p>
        </w:tc>
        <w:tc>
          <w:tcPr>
            <w:tcW w:w="2160" w:type="dxa"/>
            <w:tcBorders>
              <w:bottom w:val="single" w:sz="12" w:space="0" w:color="000000"/>
            </w:tcBorders>
          </w:tcPr>
          <w:p w14:paraId="5AF869C8" w14:textId="77777777" w:rsidR="004C02EF" w:rsidRDefault="004C02EF" w:rsidP="003A4B22">
            <w:pPr>
              <w:keepNext/>
              <w:spacing w:after="60"/>
              <w:rPr>
                <w:rFonts w:ascii="Courier" w:hAnsi="Courier"/>
                <w:b/>
              </w:rPr>
            </w:pPr>
            <w:r>
              <w:rPr>
                <w:rFonts w:ascii="Courier New" w:hAnsi="Courier New"/>
                <w:b/>
              </w:rPr>
              <w:t>\u005C</w:t>
            </w:r>
          </w:p>
        </w:tc>
        <w:tc>
          <w:tcPr>
            <w:tcW w:w="2148" w:type="dxa"/>
            <w:tcBorders>
              <w:bottom w:val="single" w:sz="12" w:space="0" w:color="000000"/>
            </w:tcBorders>
          </w:tcPr>
          <w:p w14:paraId="06FEFE51" w14:textId="77777777" w:rsidR="004C02EF" w:rsidRPr="00984A3F" w:rsidRDefault="004C02EF" w:rsidP="003A4B22">
            <w:pPr>
              <w:keepNext/>
              <w:spacing w:after="60"/>
            </w:pPr>
            <w:r w:rsidRPr="00984A3F">
              <w:t>backslash</w:t>
            </w:r>
          </w:p>
        </w:tc>
        <w:tc>
          <w:tcPr>
            <w:tcW w:w="1264" w:type="dxa"/>
            <w:tcBorders>
              <w:bottom w:val="single" w:sz="12" w:space="0" w:color="000000"/>
              <w:right w:val="single" w:sz="6" w:space="0" w:color="000000"/>
            </w:tcBorders>
          </w:tcPr>
          <w:p w14:paraId="7F6F2909" w14:textId="77777777" w:rsidR="004C02EF" w:rsidRDefault="004C02EF" w:rsidP="003A4B22">
            <w:pPr>
              <w:keepNext/>
              <w:spacing w:after="60"/>
              <w:rPr>
                <w:rFonts w:ascii="Courier" w:hAnsi="Courier"/>
                <w:b/>
              </w:rPr>
            </w:pPr>
            <w:r>
              <w:rPr>
                <w:rFonts w:ascii="Courier New" w:hAnsi="Courier New"/>
                <w:b/>
              </w:rPr>
              <w:t>\</w:t>
            </w:r>
          </w:p>
        </w:tc>
      </w:tr>
    </w:tbl>
    <w:p w14:paraId="4850CB88" w14:textId="77777777" w:rsidR="004C02EF" w:rsidRPr="00984A3F" w:rsidRDefault="004C02EF" w:rsidP="004C02EF">
      <w:bookmarkStart w:id="614" w:name="_Toc375031153"/>
      <w:bookmarkStart w:id="615" w:name="_Ref378393823"/>
      <w:bookmarkStart w:id="616" w:name="_Ref379172559"/>
      <w:bookmarkStart w:id="617" w:name="_Ref379873477"/>
      <w:bookmarkStart w:id="618" w:name="_Ref381174987"/>
      <w:bookmarkStart w:id="619" w:name="_Ref381506868"/>
      <w:bookmarkStart w:id="620" w:name="_Toc381513630"/>
      <w:bookmarkStart w:id="621" w:name="_Toc382202772"/>
      <w:bookmarkStart w:id="622" w:name="_Toc382202992"/>
      <w:bookmarkStart w:id="623" w:name="_Toc382212152"/>
      <w:bookmarkStart w:id="624" w:name="_Toc382212331"/>
      <w:bookmarkStart w:id="625" w:name="_Toc382291497"/>
      <w:bookmarkStart w:id="626" w:name="_Ref382649260"/>
      <w:bookmarkStart w:id="627" w:name="_Ref382649794"/>
    </w:p>
    <w:p w14:paraId="5E9D04F5"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CharacterEscapeSequence</w:t>
      </w:r>
      <w:r w:rsidRPr="00984A3F">
        <w:t xml:space="preserve"> </w:t>
      </w:r>
      <w:r w:rsidRPr="00C40478">
        <w:rPr>
          <w:rFonts w:ascii="Arial" w:hAnsi="Arial"/>
          <w:b/>
        </w:rPr>
        <w:t>::</w:t>
      </w:r>
      <w:r w:rsidRPr="00984A3F">
        <w:t xml:space="preserve"> </w:t>
      </w:r>
      <w:r w:rsidRPr="00984A3F">
        <w:rPr>
          <w:i/>
        </w:rPr>
        <w:t>NonEscapeCharacter</w:t>
      </w:r>
      <w:r w:rsidRPr="00984A3F">
        <w:t xml:space="preserve"> </w:t>
      </w:r>
      <w:r w:rsidRPr="002900A0">
        <w:rPr>
          <w:rFonts w:ascii="Arial" w:hAnsi="Arial" w:cs="Arial"/>
        </w:rPr>
        <w:t>is the CV of the</w:t>
      </w:r>
      <w:r w:rsidRPr="00984A3F">
        <w:rPr>
          <w:i/>
        </w:rPr>
        <w:t xml:space="preserve"> NonEscapeCharacter</w:t>
      </w:r>
      <w:r w:rsidRPr="00984A3F">
        <w:t>.</w:t>
      </w:r>
    </w:p>
    <w:p w14:paraId="48D42211" w14:textId="77777777" w:rsidR="004C02EF" w:rsidRPr="002900A0" w:rsidRDefault="004C02EF" w:rsidP="004C02EF">
      <w:pPr>
        <w:pStyle w:val="MathSpecialCase3"/>
        <w:numPr>
          <w:ilvl w:val="2"/>
          <w:numId w:val="31"/>
        </w:numPr>
        <w:tabs>
          <w:tab w:val="left" w:pos="450"/>
        </w:tabs>
        <w:spacing w:after="0"/>
        <w:ind w:left="446" w:hanging="446"/>
        <w:rPr>
          <w:rFonts w:ascii="Arial" w:hAnsi="Arial" w:cs="Arial"/>
        </w:rPr>
      </w:pPr>
      <w:r w:rsidRPr="002900A0">
        <w:rPr>
          <w:rFonts w:ascii="Arial" w:hAnsi="Arial"/>
        </w:rPr>
        <w:t>The CV of</w:t>
      </w:r>
      <w:r w:rsidRPr="00984A3F">
        <w:t xml:space="preserve"> </w:t>
      </w:r>
      <w:r w:rsidRPr="00984A3F">
        <w:rPr>
          <w:i/>
        </w:rPr>
        <w:t>NonEscapeCharacter</w:t>
      </w:r>
      <w:r w:rsidRPr="00984A3F">
        <w:t xml:space="preserve"> </w:t>
      </w:r>
      <w:r w:rsidRPr="00C40478">
        <w:rPr>
          <w:rFonts w:ascii="Arial" w:hAnsi="Arial"/>
          <w:b/>
        </w:rPr>
        <w:t>::</w:t>
      </w:r>
      <w:r w:rsidRPr="00984A3F">
        <w:t xml:space="preserve"> </w:t>
      </w:r>
      <w:r w:rsidRPr="00984A3F">
        <w:rPr>
          <w:i/>
        </w:rPr>
        <w:t>SourceCharacter</w:t>
      </w:r>
      <w:r w:rsidRPr="00984A3F">
        <w:rPr>
          <w:b/>
        </w:rPr>
        <w:t xml:space="preserve"> </w:t>
      </w:r>
      <w:r w:rsidRPr="00B3070A">
        <w:rPr>
          <w:rFonts w:ascii="Arial" w:hAnsi="Arial" w:cs="Arial"/>
          <w:b/>
        </w:rPr>
        <w:t>but not</w:t>
      </w:r>
      <w:r>
        <w:rPr>
          <w:rFonts w:ascii="Arial" w:hAnsi="Arial" w:cs="Arial"/>
          <w:b/>
        </w:rPr>
        <w:t xml:space="preserve"> one of</w:t>
      </w:r>
      <w:r w:rsidRPr="00984A3F">
        <w:t xml:space="preserve"> </w:t>
      </w:r>
      <w:r w:rsidRPr="00984A3F">
        <w:rPr>
          <w:i/>
        </w:rPr>
        <w:t>EscapeCharacter</w:t>
      </w:r>
      <w:r w:rsidRPr="00984A3F">
        <w:t xml:space="preserve"> </w:t>
      </w:r>
      <w:r w:rsidRPr="00B3070A">
        <w:rPr>
          <w:rFonts w:ascii="Arial" w:hAnsi="Arial" w:cs="Arial"/>
          <w:b/>
        </w:rPr>
        <w:t>or</w:t>
      </w:r>
      <w:r w:rsidRPr="00984A3F">
        <w:rPr>
          <w:b/>
        </w:rPr>
        <w:t xml:space="preserve"> </w:t>
      </w:r>
      <w:r w:rsidRPr="00984A3F">
        <w:rPr>
          <w:i/>
        </w:rPr>
        <w:t>LineTerminator</w:t>
      </w:r>
      <w:r w:rsidRPr="00984A3F">
        <w:t xml:space="preserve"> </w:t>
      </w:r>
      <w:r w:rsidRPr="002900A0">
        <w:rPr>
          <w:rFonts w:ascii="Arial" w:hAnsi="Arial" w:cs="Arial"/>
        </w:rPr>
        <w:t xml:space="preserve">is the </w:t>
      </w:r>
      <w:r w:rsidRPr="00984A3F">
        <w:rPr>
          <w:i/>
        </w:rPr>
        <w:t>SourceCharacter</w:t>
      </w:r>
      <w:r w:rsidRPr="00984A3F">
        <w:t xml:space="preserve"> </w:t>
      </w:r>
      <w:r w:rsidRPr="002900A0">
        <w:rPr>
          <w:rFonts w:ascii="Arial" w:hAnsi="Arial" w:cs="Arial"/>
        </w:rPr>
        <w:t>character itself.</w:t>
      </w:r>
    </w:p>
    <w:p w14:paraId="0D2BB1B5" w14:textId="77777777" w:rsidR="004C02EF" w:rsidRPr="00984A3F" w:rsidRDefault="004C02EF" w:rsidP="004C02EF">
      <w:pPr>
        <w:pStyle w:val="MathSpecialCase3"/>
        <w:numPr>
          <w:ilvl w:val="2"/>
          <w:numId w:val="31"/>
        </w:numPr>
        <w:tabs>
          <w:tab w:val="left" w:pos="450"/>
        </w:tabs>
        <w:spacing w:after="0"/>
        <w:ind w:left="446" w:hanging="446"/>
      </w:pPr>
      <w:r w:rsidRPr="002900A0">
        <w:rPr>
          <w:rFonts w:ascii="Arial" w:hAnsi="Arial"/>
        </w:rPr>
        <w:t>The CV of</w:t>
      </w:r>
      <w:r w:rsidRPr="00984A3F">
        <w:t xml:space="preserve"> </w:t>
      </w:r>
      <w:r w:rsidRPr="00984A3F">
        <w:rPr>
          <w:i/>
        </w:rPr>
        <w:t>HexEscapeSequence</w:t>
      </w:r>
      <w:r w:rsidRPr="00984A3F">
        <w:t xml:space="preserve"> </w:t>
      </w:r>
      <w:r w:rsidRPr="00C40478">
        <w:rPr>
          <w:rFonts w:ascii="Arial" w:hAnsi="Arial"/>
          <w:b/>
        </w:rPr>
        <w:t>::</w:t>
      </w:r>
      <w:r w:rsidRPr="00984A3F">
        <w:t xml:space="preserve"> </w:t>
      </w:r>
      <w:r>
        <w:rPr>
          <w:rFonts w:ascii="Courier New" w:hAnsi="Courier New"/>
          <w:b/>
        </w:rPr>
        <w:t>x</w:t>
      </w:r>
      <w:r w:rsidRPr="00984A3F">
        <w:rPr>
          <w:i/>
        </w:rPr>
        <w:t xml:space="preserve"> HexDigit</w:t>
      </w:r>
      <w:r w:rsidRPr="00984A3F">
        <w:t xml:space="preserve"> </w:t>
      </w:r>
      <w:r w:rsidRPr="00984A3F">
        <w:rPr>
          <w:i/>
        </w:rPr>
        <w:t>HexDigit</w:t>
      </w:r>
      <w:r w:rsidRPr="00984A3F">
        <w:t xml:space="preserve"> </w:t>
      </w:r>
      <w:r w:rsidRPr="002900A0">
        <w:rPr>
          <w:rFonts w:ascii="Arial" w:hAnsi="Arial" w:cs="Arial"/>
        </w:rPr>
        <w:t>is the character whose code unit value is (</w:t>
      </w:r>
      <w:r w:rsidRPr="00B3070A">
        <w:t>16</w:t>
      </w:r>
      <w:r w:rsidRPr="002900A0">
        <w:rPr>
          <w:rFonts w:ascii="Arial" w:hAnsi="Arial" w:cs="Arial"/>
        </w:rPr>
        <w:t xml:space="preserve"> times the MV of the first</w:t>
      </w:r>
      <w:r w:rsidRPr="00984A3F">
        <w:t xml:space="preserve"> </w:t>
      </w:r>
      <w:r w:rsidRPr="00984A3F">
        <w:rPr>
          <w:i/>
        </w:rPr>
        <w:t>HexDigit</w:t>
      </w:r>
      <w:r w:rsidRPr="003A47AF">
        <w:rPr>
          <w:rFonts w:ascii="Arial" w:hAnsi="Arial" w:cs="Arial"/>
        </w:rPr>
        <w:t>) plus the MV of the second</w:t>
      </w:r>
      <w:r w:rsidRPr="00984A3F">
        <w:t xml:space="preserve"> </w:t>
      </w:r>
      <w:r w:rsidRPr="00984A3F">
        <w:rPr>
          <w:i/>
        </w:rPr>
        <w:t>HexDigit</w:t>
      </w:r>
      <w:r w:rsidRPr="00984A3F">
        <w:t>.</w:t>
      </w:r>
    </w:p>
    <w:p w14:paraId="604D23D3" w14:textId="77777777" w:rsidR="004C02EF" w:rsidRPr="00984A3F" w:rsidRDefault="004C02EF" w:rsidP="004C02EF">
      <w:pPr>
        <w:pStyle w:val="MathSpecialCase3"/>
        <w:numPr>
          <w:ilvl w:val="2"/>
          <w:numId w:val="31"/>
        </w:numPr>
        <w:tabs>
          <w:tab w:val="left" w:pos="450"/>
        </w:tabs>
        <w:spacing w:after="240"/>
        <w:ind w:left="450" w:hanging="450"/>
      </w:pPr>
      <w:r w:rsidRPr="002900A0">
        <w:rPr>
          <w:rFonts w:ascii="Arial" w:hAnsi="Arial"/>
        </w:rPr>
        <w:t>The CV of</w:t>
      </w:r>
      <w:r w:rsidRPr="00984A3F">
        <w:t xml:space="preserve"> </w:t>
      </w:r>
      <w:r w:rsidRPr="00984A3F">
        <w:rPr>
          <w:i/>
        </w:rPr>
        <w:t>UnicodeEscapeSequence</w:t>
      </w:r>
      <w:r w:rsidRPr="00984A3F">
        <w:t xml:space="preserve"> </w:t>
      </w:r>
      <w:r w:rsidRPr="00C40478">
        <w:rPr>
          <w:rFonts w:ascii="Arial" w:hAnsi="Arial"/>
          <w:b/>
        </w:rPr>
        <w:t>::</w:t>
      </w:r>
      <w:r w:rsidRPr="00984A3F">
        <w:t xml:space="preserve"> </w:t>
      </w:r>
      <w:r>
        <w:rPr>
          <w:rFonts w:ascii="Courier New" w:hAnsi="Courier New"/>
          <w:b/>
        </w:rPr>
        <w:t>u</w:t>
      </w:r>
      <w:r w:rsidRPr="00984A3F">
        <w:rPr>
          <w:i/>
        </w:rPr>
        <w:t xml:space="preserve"> </w:t>
      </w:r>
      <w:r w:rsidRPr="00F97C9A">
        <w:rPr>
          <w:rStyle w:val="bnf"/>
        </w:rPr>
        <w:t>HexDigit</w:t>
      </w:r>
      <w:r w:rsidRPr="00984A3F">
        <w:t xml:space="preserve"> </w:t>
      </w:r>
      <w:r w:rsidRPr="00984A3F">
        <w:rPr>
          <w:i/>
        </w:rPr>
        <w:t>HexDigit</w:t>
      </w:r>
      <w:r w:rsidRPr="00984A3F">
        <w:t xml:space="preserve"> </w:t>
      </w:r>
      <w:r w:rsidRPr="00984A3F">
        <w:rPr>
          <w:i/>
        </w:rPr>
        <w:t>HexDigit</w:t>
      </w:r>
      <w:r w:rsidRPr="00984A3F">
        <w:t xml:space="preserve"> </w:t>
      </w:r>
      <w:r w:rsidRPr="00984A3F">
        <w:rPr>
          <w:i/>
        </w:rPr>
        <w:t>HexDigit</w:t>
      </w:r>
      <w:r w:rsidRPr="00984A3F">
        <w:t xml:space="preserve"> is </w:t>
      </w:r>
      <w:r w:rsidRPr="003A47AF">
        <w:rPr>
          <w:rFonts w:ascii="Arial" w:hAnsi="Arial" w:cs="Arial"/>
        </w:rPr>
        <w:t>the character whose code unit value is (</w:t>
      </w:r>
      <w:r w:rsidRPr="00B3070A">
        <w:t>4096</w:t>
      </w:r>
      <w:r w:rsidRPr="003A47AF">
        <w:rPr>
          <w:rFonts w:ascii="Arial" w:hAnsi="Arial" w:cs="Arial"/>
        </w:rPr>
        <w:t xml:space="preserve"> times the MV of the first</w:t>
      </w:r>
      <w:r w:rsidRPr="00984A3F">
        <w:t xml:space="preserve"> </w:t>
      </w:r>
      <w:r w:rsidRPr="00984A3F">
        <w:rPr>
          <w:i/>
        </w:rPr>
        <w:t>HexDigit</w:t>
      </w:r>
      <w:r w:rsidRPr="003A47AF">
        <w:rPr>
          <w:rFonts w:ascii="Arial" w:hAnsi="Arial" w:cs="Arial"/>
        </w:rPr>
        <w:t>) plus (</w:t>
      </w:r>
      <w:r w:rsidRPr="00B3070A">
        <w:t>256</w:t>
      </w:r>
      <w:r w:rsidRPr="003A47AF">
        <w:rPr>
          <w:rFonts w:ascii="Arial" w:hAnsi="Arial" w:cs="Arial"/>
        </w:rPr>
        <w:t xml:space="preserve"> times the MV of the second</w:t>
      </w:r>
      <w:r w:rsidRPr="00984A3F">
        <w:t xml:space="preserve"> </w:t>
      </w:r>
      <w:r w:rsidRPr="00984A3F">
        <w:rPr>
          <w:i/>
        </w:rPr>
        <w:t>HexDigit</w:t>
      </w:r>
      <w:r w:rsidRPr="003A47AF">
        <w:rPr>
          <w:rFonts w:ascii="Arial" w:hAnsi="Arial" w:cs="Arial"/>
        </w:rPr>
        <w:t>) plus (</w:t>
      </w:r>
      <w:r w:rsidRPr="00B3070A">
        <w:t>16</w:t>
      </w:r>
      <w:r w:rsidRPr="003A47AF">
        <w:rPr>
          <w:rFonts w:ascii="Arial" w:hAnsi="Arial" w:cs="Arial"/>
        </w:rPr>
        <w:t xml:space="preserve"> times the MV of the third</w:t>
      </w:r>
      <w:r w:rsidRPr="00984A3F">
        <w:t xml:space="preserve"> </w:t>
      </w:r>
      <w:r w:rsidRPr="00984A3F">
        <w:rPr>
          <w:i/>
        </w:rPr>
        <w:t>HexDigit</w:t>
      </w:r>
      <w:r w:rsidRPr="003A47AF">
        <w:rPr>
          <w:rFonts w:ascii="Arial" w:hAnsi="Arial" w:cs="Arial"/>
        </w:rPr>
        <w:t>) plus the MV of the fourth</w:t>
      </w:r>
      <w:r w:rsidRPr="00984A3F">
        <w:t xml:space="preserve"> </w:t>
      </w:r>
      <w:r w:rsidRPr="00984A3F">
        <w:rPr>
          <w:i/>
        </w:rPr>
        <w:t>HexDigit</w:t>
      </w:r>
      <w:r w:rsidRPr="00984A3F">
        <w:t>.</w:t>
      </w:r>
    </w:p>
    <w:p w14:paraId="0A6442E7" w14:textId="77777777" w:rsidR="004C02EF" w:rsidRDefault="004C02EF" w:rsidP="004C02EF">
      <w:r>
        <w:t xml:space="preserve">A conforming implementation, when processing strict mode code (see 10.1.1), may not extend the syntax of </w:t>
      </w:r>
      <w:r w:rsidRPr="00C12FD4">
        <w:rPr>
          <w:rFonts w:ascii="Times New Roman" w:hAnsi="Times New Roman"/>
          <w:i/>
        </w:rPr>
        <w:t>EscapeSequence</w:t>
      </w:r>
      <w:r>
        <w:t xml:space="preserve"> to include </w:t>
      </w:r>
      <w:r w:rsidRPr="00C12FD4">
        <w:rPr>
          <w:rFonts w:ascii="Times New Roman" w:hAnsi="Times New Roman"/>
          <w:i/>
        </w:rPr>
        <w:t>OctalEscapeSequence</w:t>
      </w:r>
      <w:r>
        <w:t xml:space="preserve"> as described in B.1.2.</w:t>
      </w:r>
    </w:p>
    <w:p w14:paraId="436744F3" w14:textId="77777777" w:rsidR="004C02EF" w:rsidRDefault="004C02EF" w:rsidP="004C02EF">
      <w:pPr>
        <w:pStyle w:val="Note"/>
      </w:pPr>
      <w:r w:rsidRPr="00432507">
        <w:t>NOTE</w:t>
      </w:r>
      <w:r w:rsidRPr="00432507">
        <w:tab/>
        <w:t xml:space="preserve">A line terminator character cannot appear in a string literal, except as part of a </w:t>
      </w:r>
      <w:r w:rsidRPr="00432507">
        <w:rPr>
          <w:rStyle w:val="bnf"/>
        </w:rPr>
        <w:t>LineContinuation</w:t>
      </w:r>
      <w:r w:rsidRPr="00432507">
        <w:t xml:space="preserve"> to produce the empty character sequence. The correct way to cause a line terminator character to be part of the </w:t>
      </w:r>
      <w:r>
        <w:t>String</w:t>
      </w:r>
      <w:r w:rsidRPr="00432507">
        <w:t xml:space="preserve"> value of a string literal is to use an escape sequence such as </w:t>
      </w:r>
      <w:r w:rsidRPr="00432507">
        <w:rPr>
          <w:rFonts w:ascii="Courier New" w:hAnsi="Courier New"/>
          <w:b/>
        </w:rPr>
        <w:t>\n</w:t>
      </w:r>
      <w:r w:rsidRPr="00432507">
        <w:t xml:space="preserve"> or </w:t>
      </w:r>
      <w:r w:rsidRPr="00432507">
        <w:rPr>
          <w:rFonts w:ascii="Courier New" w:hAnsi="Courier New"/>
          <w:b/>
        </w:rPr>
        <w:t>\u000A</w:t>
      </w:r>
      <w:r w:rsidRPr="00432507">
        <w:t>.</w:t>
      </w:r>
      <w:bookmarkStart w:id="628" w:name="_Ref383594745"/>
      <w:bookmarkStart w:id="629" w:name="_Toc385672133"/>
      <w:bookmarkStart w:id="630" w:name="_Toc393690224"/>
    </w:p>
    <w:p w14:paraId="6BCCFE7C" w14:textId="77777777" w:rsidR="004C02EF" w:rsidRDefault="004C02EF" w:rsidP="004C02EF">
      <w:pPr>
        <w:pStyle w:val="30"/>
        <w:numPr>
          <w:ilvl w:val="0"/>
          <w:numId w:val="0"/>
        </w:numPr>
      </w:pPr>
      <w:bookmarkStart w:id="631" w:name="_Toc432237481"/>
      <w:bookmarkStart w:id="632" w:name="_Toc432984690"/>
      <w:bookmarkStart w:id="633" w:name="_Ref456010409"/>
      <w:bookmarkStart w:id="634" w:name="_Ref457437516"/>
      <w:bookmarkStart w:id="635" w:name="_Ref457437517"/>
      <w:bookmarkStart w:id="636" w:name="_Ref457437518"/>
      <w:bookmarkStart w:id="637" w:name="_Ref457437523"/>
      <w:bookmarkStart w:id="638" w:name="_Ref457437524"/>
      <w:bookmarkStart w:id="639" w:name="_Ref457437525"/>
      <w:bookmarkStart w:id="640" w:name="_Ref457437526"/>
      <w:bookmarkStart w:id="641" w:name="_Ref457437527"/>
      <w:bookmarkStart w:id="642" w:name="_Ref457705277"/>
      <w:bookmarkStart w:id="643" w:name="_Ref457705317"/>
      <w:bookmarkStart w:id="644" w:name="_Ref457792658"/>
      <w:bookmarkStart w:id="645" w:name="_Ref457792662"/>
      <w:bookmarkStart w:id="646" w:name="_Toc472818769"/>
      <w:bookmarkStart w:id="647" w:name="_Ref424530589"/>
      <w:bookmarkStart w:id="648" w:name="_Ref424535009"/>
      <w:bookmarkStart w:id="649" w:name="_Toc235503322"/>
      <w:bookmarkStart w:id="650" w:name="_Toc241509097"/>
      <w:bookmarkStart w:id="651" w:name="_Toc244416584"/>
      <w:bookmarkStart w:id="652" w:name="_Toc276630948"/>
      <w:bookmarkStart w:id="653" w:name="_Toc178386957"/>
      <w:r>
        <w:t>7.8.5</w:t>
      </w:r>
      <w:r>
        <w:tab/>
        <w:t>Regular Expression Literals</w:t>
      </w:r>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9"/>
      <w:bookmarkEnd w:id="650"/>
      <w:bookmarkEnd w:id="651"/>
      <w:bookmarkEnd w:id="652"/>
      <w:bookmarkEnd w:id="653"/>
    </w:p>
    <w:p w14:paraId="324BBD94" w14:textId="77777777" w:rsidR="004C02EF" w:rsidRDefault="004C02EF" w:rsidP="004C02EF">
      <w:r>
        <w:t xml:space="preserve">A regular expression literal is an input element that is converted to a RegExp object (see 15.10) each time the literal is evaluated. Two regular expression literals in a program evaluate to regular expression objects that never compare as </w:t>
      </w:r>
      <w:r>
        <w:rPr>
          <w:rFonts w:ascii="Courier New" w:hAnsi="Courier New"/>
          <w:b/>
        </w:rPr>
        <w:t>===</w:t>
      </w:r>
      <w:r>
        <w:t xml:space="preserve"> to each other even if the two literals' contents are identical. A RegExp</w:t>
      </w:r>
      <w:r>
        <w:rPr>
          <w:b/>
        </w:rPr>
        <w:t xml:space="preserve"> </w:t>
      </w:r>
      <w:r>
        <w:t xml:space="preserve">object may also be created at runtime by </w:t>
      </w:r>
      <w:r>
        <w:rPr>
          <w:rFonts w:ascii="Courier New" w:hAnsi="Courier New"/>
          <w:b/>
        </w:rPr>
        <w:t>new RegExp</w:t>
      </w:r>
      <w:r>
        <w:t xml:space="preserve"> (see 15.10.4) or calling the </w:t>
      </w:r>
      <w:r>
        <w:rPr>
          <w:rFonts w:ascii="Courier New" w:hAnsi="Courier New"/>
          <w:b/>
        </w:rPr>
        <w:t>RegExp</w:t>
      </w:r>
      <w:r>
        <w:t xml:space="preserve"> constructor as a function (15.10.3).</w:t>
      </w:r>
    </w:p>
    <w:p w14:paraId="1EB4AB36" w14:textId="77777777" w:rsidR="004C02EF" w:rsidRDefault="004C02EF" w:rsidP="004C02EF">
      <w:r>
        <w:t xml:space="preserve">The productions below describe the syntax for a regular expression literal and are used by the input element scanner to find the end of the regular expression literal. The Strings of characters comprising the </w:t>
      </w:r>
      <w:r w:rsidRPr="00F97C9A">
        <w:rPr>
          <w:rStyle w:val="bnf"/>
        </w:rPr>
        <w:t>RegularExpressionBody</w:t>
      </w:r>
      <w:r>
        <w:t xml:space="preserve"> and the </w:t>
      </w:r>
      <w:r w:rsidRPr="00F97C9A">
        <w:rPr>
          <w:rStyle w:val="bnf"/>
        </w:rPr>
        <w:t>RegularExpressionFlags</w:t>
      </w:r>
      <w:r>
        <w:t xml:space="preserve"> are passed uninterpreted to the regular expression constructor, which interprets them according to its own, more stringent grammar. An implementation may extend the regular expression constructor's grammar, but it must not extend the </w:t>
      </w:r>
      <w:r w:rsidRPr="00F97C9A">
        <w:rPr>
          <w:rStyle w:val="bnf"/>
        </w:rPr>
        <w:t>RegularExpressionBody</w:t>
      </w:r>
      <w:r>
        <w:t xml:space="preserve"> and </w:t>
      </w:r>
      <w:r w:rsidRPr="00F97C9A">
        <w:rPr>
          <w:rStyle w:val="bnf"/>
        </w:rPr>
        <w:t>RegularExpressionFlags</w:t>
      </w:r>
      <w:r>
        <w:t xml:space="preserve"> productions or the productions used by these productions.</w:t>
      </w:r>
    </w:p>
    <w:p w14:paraId="1419054B" w14:textId="77777777" w:rsidR="004C02EF" w:rsidRDefault="004C02EF" w:rsidP="004C02EF">
      <w:pPr>
        <w:pStyle w:val="Syntax"/>
      </w:pPr>
      <w:r w:rsidRPr="001B762B">
        <w:t>Syntax</w:t>
      </w:r>
    </w:p>
    <w:p w14:paraId="1EECDD73" w14:textId="77777777" w:rsidR="004C02EF" w:rsidRPr="00984A3F" w:rsidRDefault="004C02EF" w:rsidP="004C02EF">
      <w:pPr>
        <w:pStyle w:val="SyntaxRule"/>
      </w:pPr>
      <w:r w:rsidRPr="00984A3F">
        <w:t xml:space="preserve">RegularExpressionLiteral </w:t>
      </w:r>
      <w:r w:rsidRPr="007A29B2">
        <w:rPr>
          <w:rFonts w:ascii="Arial" w:hAnsi="Arial" w:cs="Arial"/>
          <w:b/>
          <w:i w:val="0"/>
        </w:rPr>
        <w:t>::</w:t>
      </w:r>
    </w:p>
    <w:p w14:paraId="7FF83806" w14:textId="77777777" w:rsidR="004C02EF" w:rsidRPr="00984A3F" w:rsidRDefault="004C02EF" w:rsidP="004C02EF">
      <w:pPr>
        <w:pStyle w:val="SyntaxDefinition"/>
      </w:pPr>
      <w:r w:rsidRPr="004431E2">
        <w:rPr>
          <w:rFonts w:ascii="Courier New" w:hAnsi="Courier New"/>
          <w:b/>
          <w:i w:val="0"/>
        </w:rPr>
        <w:t>/</w:t>
      </w:r>
      <w:r w:rsidRPr="00984A3F">
        <w:t xml:space="preserve"> RegularExpressionBody</w:t>
      </w:r>
      <w:r w:rsidRPr="00984A3F">
        <w:rPr>
          <w:b/>
        </w:rPr>
        <w:t xml:space="preserve"> </w:t>
      </w:r>
      <w:r w:rsidRPr="004431E2">
        <w:rPr>
          <w:rFonts w:ascii="Courier New" w:hAnsi="Courier New"/>
          <w:b/>
          <w:i w:val="0"/>
        </w:rPr>
        <w:t>/</w:t>
      </w:r>
      <w:r w:rsidRPr="00984A3F">
        <w:rPr>
          <w:b/>
        </w:rPr>
        <w:t xml:space="preserve"> </w:t>
      </w:r>
      <w:r w:rsidRPr="00984A3F">
        <w:t>RegularExpressionFlags</w:t>
      </w:r>
    </w:p>
    <w:p w14:paraId="708A47AC" w14:textId="77777777" w:rsidR="004C02EF" w:rsidRPr="00984A3F" w:rsidRDefault="004C02EF" w:rsidP="004C02EF">
      <w:pPr>
        <w:pStyle w:val="SyntaxRule"/>
      </w:pPr>
      <w:r w:rsidRPr="00984A3F">
        <w:t>RegularExpressionBody</w:t>
      </w:r>
      <w:r w:rsidRPr="0040440B">
        <w:rPr>
          <w:rFonts w:ascii="Arial" w:hAnsi="Arial" w:cs="Arial"/>
          <w:b/>
        </w:rPr>
        <w:t xml:space="preserve"> </w:t>
      </w:r>
      <w:r w:rsidRPr="007A29B2">
        <w:rPr>
          <w:rFonts w:ascii="Arial" w:hAnsi="Arial" w:cs="Arial"/>
          <w:b/>
          <w:i w:val="0"/>
        </w:rPr>
        <w:t>::</w:t>
      </w:r>
    </w:p>
    <w:p w14:paraId="03EC7751" w14:textId="77777777" w:rsidR="004C02EF" w:rsidRPr="00984A3F" w:rsidRDefault="004C02EF" w:rsidP="004C02EF">
      <w:pPr>
        <w:pStyle w:val="SyntaxDefinition"/>
      </w:pPr>
      <w:r w:rsidRPr="00984A3F">
        <w:t>RegularExpressionFirstChar RegularExpressionChars</w:t>
      </w:r>
    </w:p>
    <w:p w14:paraId="21AA0C36" w14:textId="77777777" w:rsidR="004C02EF" w:rsidRPr="00984A3F" w:rsidRDefault="004C02EF" w:rsidP="004C02EF">
      <w:pPr>
        <w:pStyle w:val="SyntaxRule"/>
      </w:pPr>
      <w:r w:rsidRPr="00984A3F">
        <w:t xml:space="preserve">RegularExpressionChars </w:t>
      </w:r>
      <w:r w:rsidRPr="007A29B2">
        <w:rPr>
          <w:rFonts w:ascii="Arial" w:hAnsi="Arial" w:cs="Arial"/>
          <w:b/>
          <w:i w:val="0"/>
        </w:rPr>
        <w:t>::</w:t>
      </w:r>
    </w:p>
    <w:p w14:paraId="13A3266C" w14:textId="77777777" w:rsidR="004C02EF" w:rsidRPr="00984A3F" w:rsidRDefault="004C02EF" w:rsidP="004C02EF">
      <w:pPr>
        <w:pStyle w:val="SyntaxDefinition"/>
        <w:rPr>
          <w:vertAlign w:val="subscript"/>
        </w:rPr>
      </w:pPr>
      <w:r w:rsidRPr="0062419A">
        <w:rPr>
          <w:rFonts w:ascii="Arial" w:hAnsi="Arial" w:cs="Arial"/>
          <w:i w:val="0"/>
          <w:sz w:val="16"/>
        </w:rPr>
        <w:t>[empty]</w:t>
      </w:r>
      <w:r w:rsidRPr="00984A3F">
        <w:br/>
        <w:t>RegularExpressionChars RegularExpressionChar</w:t>
      </w:r>
    </w:p>
    <w:p w14:paraId="7505B68D" w14:textId="77777777" w:rsidR="004C02EF" w:rsidRPr="00984A3F" w:rsidRDefault="004C02EF" w:rsidP="004C02EF">
      <w:pPr>
        <w:pStyle w:val="SyntaxRule"/>
      </w:pPr>
      <w:r w:rsidRPr="00984A3F">
        <w:t xml:space="preserve">RegularExpressionFirstChar </w:t>
      </w:r>
      <w:r w:rsidRPr="007A29B2">
        <w:rPr>
          <w:rFonts w:ascii="Arial" w:hAnsi="Arial" w:cs="Arial"/>
          <w:b/>
          <w:i w:val="0"/>
        </w:rPr>
        <w:t>::</w:t>
      </w:r>
    </w:p>
    <w:p w14:paraId="77393DB3" w14:textId="77777777" w:rsidR="004C02EF" w:rsidRPr="00984A3F" w:rsidRDefault="004C02EF" w:rsidP="004C02EF">
      <w:pPr>
        <w:pStyle w:val="SyntaxDefinition"/>
      </w:pPr>
      <w:r w:rsidRPr="00984A3F">
        <w:t xml:space="preserve">RegularExpressionNonTerminator </w:t>
      </w:r>
      <w:r w:rsidRPr="007A29B2">
        <w:rPr>
          <w:rFonts w:ascii="Arial" w:hAnsi="Arial" w:cs="Arial"/>
          <w:b/>
          <w:i w:val="0"/>
        </w:rPr>
        <w:t>but not</w:t>
      </w:r>
      <w:r>
        <w:rPr>
          <w:rFonts w:ascii="Arial" w:hAnsi="Arial" w:cs="Arial"/>
          <w:b/>
          <w:i w:val="0"/>
        </w:rPr>
        <w:t xml:space="preserve"> one of</w:t>
      </w:r>
      <w:r w:rsidRPr="00984A3F">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984A3F">
        <w:rPr>
          <w:b/>
        </w:rPr>
        <w:t xml:space="preserve"> </w:t>
      </w:r>
      <w:r w:rsidRPr="004431E2">
        <w:rPr>
          <w:rFonts w:ascii="Courier New" w:hAnsi="Courier New"/>
          <w:b/>
          <w:i w:val="0"/>
        </w:rPr>
        <w:t>\</w:t>
      </w:r>
      <w:r w:rsidRPr="00984A3F">
        <w:t xml:space="preserve"> </w:t>
      </w:r>
      <w:r w:rsidRPr="007A29B2">
        <w:rPr>
          <w:rFonts w:ascii="Arial" w:hAnsi="Arial" w:cs="Arial"/>
          <w:b/>
          <w:i w:val="0"/>
        </w:rPr>
        <w:t>or</w:t>
      </w:r>
      <w:r w:rsidRPr="00984A3F">
        <w:rPr>
          <w:b/>
        </w:rPr>
        <w:t xml:space="preserve"> </w:t>
      </w:r>
      <w:r w:rsidRPr="004431E2">
        <w:rPr>
          <w:rFonts w:ascii="Courier New" w:hAnsi="Courier New"/>
          <w:b/>
          <w:i w:val="0"/>
        </w:rPr>
        <w:t xml:space="preserve">/ </w:t>
      </w:r>
      <w:r w:rsidRPr="007A29B2">
        <w:rPr>
          <w:rFonts w:ascii="Arial" w:hAnsi="Arial" w:cs="Arial"/>
          <w:b/>
          <w:i w:val="0"/>
        </w:rPr>
        <w:t>or</w:t>
      </w:r>
      <w:r w:rsidRPr="004431E2">
        <w:rPr>
          <w:rFonts w:ascii="Courier New" w:hAnsi="Courier New"/>
          <w:b/>
          <w:i w:val="0"/>
        </w:rPr>
        <w:t xml:space="preserve"> [</w:t>
      </w:r>
      <w:r w:rsidRPr="00984A3F">
        <w:br/>
        <w:t>RegularExpressionBackslashSequence</w:t>
      </w:r>
      <w:r>
        <w:br/>
      </w:r>
      <w:r w:rsidRPr="00984A3F">
        <w:t>RegularExpressionClass</w:t>
      </w:r>
    </w:p>
    <w:p w14:paraId="6A00ED3E" w14:textId="77777777" w:rsidR="004C02EF" w:rsidRPr="00984A3F" w:rsidRDefault="004C02EF" w:rsidP="004C02EF">
      <w:pPr>
        <w:pStyle w:val="SyntaxRule"/>
      </w:pPr>
      <w:r w:rsidRPr="00984A3F">
        <w:t xml:space="preserve">RegularExpressionChar </w:t>
      </w:r>
      <w:r w:rsidRPr="007A29B2">
        <w:rPr>
          <w:rFonts w:ascii="Arial" w:hAnsi="Arial" w:cs="Arial"/>
          <w:b/>
          <w:i w:val="0"/>
        </w:rPr>
        <w:t>::</w:t>
      </w:r>
    </w:p>
    <w:p w14:paraId="409A4F0C" w14:textId="77777777" w:rsidR="004C02EF" w:rsidRPr="00984A3F" w:rsidRDefault="004C02EF" w:rsidP="004C02EF">
      <w:pPr>
        <w:pStyle w:val="SyntaxDefinition"/>
      </w:pPr>
      <w:r w:rsidRPr="00984A3F">
        <w:t>RegularExpressionNonTerminator</w:t>
      </w:r>
      <w:r w:rsidRPr="00B3070A">
        <w:rPr>
          <w:rFonts w:ascii="Arial" w:hAnsi="Arial" w:cs="Arial"/>
          <w:b/>
        </w:rPr>
        <w:t xml:space="preserve"> </w:t>
      </w:r>
      <w:r w:rsidRPr="007A29B2">
        <w:rPr>
          <w:rFonts w:ascii="Arial" w:hAnsi="Arial" w:cs="Arial"/>
          <w:b/>
          <w:i w:val="0"/>
        </w:rPr>
        <w:t>but not</w:t>
      </w:r>
      <w:r>
        <w:rPr>
          <w:rFonts w:ascii="Arial" w:hAnsi="Arial" w:cs="Arial"/>
          <w:b/>
          <w:i w:val="0"/>
        </w:rPr>
        <w:t xml:space="preserve"> one of</w:t>
      </w:r>
      <w:r w:rsidRPr="00984A3F">
        <w:rPr>
          <w:b/>
        </w:rPr>
        <w:t xml:space="preserve"> </w:t>
      </w:r>
      <w:r w:rsidRPr="004431E2">
        <w:rPr>
          <w:rFonts w:ascii="Courier New" w:hAnsi="Courier New"/>
          <w:b/>
          <w:i w:val="0"/>
        </w:rPr>
        <w:t>\</w:t>
      </w:r>
      <w:r w:rsidRPr="00984A3F">
        <w:rPr>
          <w:b/>
        </w:rPr>
        <w:t xml:space="preserve"> </w:t>
      </w:r>
      <w:r w:rsidRPr="007A29B2">
        <w:rPr>
          <w:rFonts w:ascii="Arial" w:hAnsi="Arial" w:cs="Arial"/>
          <w:b/>
          <w:i w:val="0"/>
        </w:rPr>
        <w:t>or</w:t>
      </w:r>
      <w:r w:rsidRPr="0040440B">
        <w:rPr>
          <w:rFonts w:ascii="Arial" w:hAnsi="Arial" w:cs="Arial"/>
          <w:b/>
        </w:rPr>
        <w:t xml:space="preserve"> </w:t>
      </w:r>
      <w:r w:rsidRPr="004431E2">
        <w:rPr>
          <w:rFonts w:ascii="Courier New" w:hAnsi="Courier New"/>
          <w:b/>
          <w:i w:val="0"/>
        </w:rPr>
        <w:t xml:space="preserve">/ </w:t>
      </w:r>
      <w:r w:rsidRPr="007A29B2">
        <w:rPr>
          <w:rFonts w:ascii="Arial" w:hAnsi="Arial" w:cs="Arial"/>
          <w:b/>
          <w:i w:val="0"/>
        </w:rPr>
        <w:t>or</w:t>
      </w:r>
      <w:r w:rsidRPr="004431E2">
        <w:rPr>
          <w:rFonts w:ascii="Courier New" w:hAnsi="Courier New"/>
          <w:b/>
          <w:i w:val="0"/>
        </w:rPr>
        <w:t xml:space="preserve"> [</w:t>
      </w:r>
      <w:r w:rsidRPr="00984A3F">
        <w:br/>
        <w:t>RegularExpressionBackslashSequence</w:t>
      </w:r>
      <w:r>
        <w:br/>
      </w:r>
      <w:r w:rsidRPr="00984A3F">
        <w:t>RegularExpressionClass</w:t>
      </w:r>
    </w:p>
    <w:p w14:paraId="7AD74BEF" w14:textId="77777777" w:rsidR="004C02EF" w:rsidRPr="00984A3F" w:rsidRDefault="004C02EF" w:rsidP="004C02EF">
      <w:pPr>
        <w:pStyle w:val="SyntaxRule"/>
      </w:pPr>
      <w:r w:rsidRPr="00984A3F">
        <w:t xml:space="preserve">RegularExpressionBackslashSequence </w:t>
      </w:r>
      <w:r w:rsidRPr="007A29B2">
        <w:rPr>
          <w:rFonts w:ascii="Arial" w:hAnsi="Arial" w:cs="Arial"/>
          <w:b/>
          <w:i w:val="0"/>
        </w:rPr>
        <w:t>::</w:t>
      </w:r>
    </w:p>
    <w:p w14:paraId="30890217" w14:textId="77777777" w:rsidR="004C02EF" w:rsidRPr="00984A3F" w:rsidRDefault="004C02EF" w:rsidP="004C02EF">
      <w:pPr>
        <w:pStyle w:val="SyntaxDefinition"/>
      </w:pPr>
      <w:r w:rsidRPr="004431E2">
        <w:rPr>
          <w:rFonts w:ascii="Courier New" w:hAnsi="Courier New"/>
          <w:b/>
          <w:i w:val="0"/>
        </w:rPr>
        <w:t>\</w:t>
      </w:r>
      <w:r w:rsidRPr="00984A3F">
        <w:t xml:space="preserve"> RegularExpressionNonTerminator</w:t>
      </w:r>
    </w:p>
    <w:p w14:paraId="13220659" w14:textId="77777777" w:rsidR="004C02EF" w:rsidRPr="00984A3F" w:rsidRDefault="004C02EF" w:rsidP="004C02EF">
      <w:pPr>
        <w:pStyle w:val="SyntaxRule"/>
      </w:pPr>
      <w:r w:rsidRPr="00984A3F">
        <w:t xml:space="preserve">RegularExpressionNonTerminator </w:t>
      </w:r>
      <w:r w:rsidRPr="007A29B2">
        <w:rPr>
          <w:rFonts w:ascii="Arial" w:hAnsi="Arial" w:cs="Arial"/>
          <w:b/>
          <w:i w:val="0"/>
        </w:rPr>
        <w:t>::</w:t>
      </w:r>
    </w:p>
    <w:p w14:paraId="1B5A3D94" w14:textId="77777777" w:rsidR="004C02EF" w:rsidRPr="00984A3F" w:rsidRDefault="004C02EF" w:rsidP="004C02EF">
      <w:pPr>
        <w:pStyle w:val="SyntaxDefinition"/>
      </w:pPr>
      <w:r w:rsidRPr="00984A3F">
        <w:t>SourceCharacter</w:t>
      </w:r>
      <w:r w:rsidRPr="00B3070A">
        <w:rPr>
          <w:rFonts w:ascii="Arial" w:hAnsi="Arial" w:cs="Arial"/>
          <w:b/>
        </w:rPr>
        <w:t xml:space="preserve"> </w:t>
      </w:r>
      <w:r w:rsidRPr="007A29B2">
        <w:rPr>
          <w:rFonts w:ascii="Arial" w:hAnsi="Arial" w:cs="Arial"/>
          <w:b/>
          <w:i w:val="0"/>
        </w:rPr>
        <w:t>but not</w:t>
      </w:r>
      <w:r w:rsidRPr="00984A3F">
        <w:rPr>
          <w:b/>
        </w:rPr>
        <w:t xml:space="preserve"> </w:t>
      </w:r>
      <w:r w:rsidRPr="00984A3F">
        <w:t>LineTerminator</w:t>
      </w:r>
    </w:p>
    <w:p w14:paraId="6FF927E9" w14:textId="77777777" w:rsidR="004C02EF" w:rsidRPr="00984A3F" w:rsidRDefault="004C02EF" w:rsidP="004C02EF">
      <w:pPr>
        <w:pStyle w:val="SyntaxRule"/>
      </w:pPr>
      <w:r w:rsidRPr="00984A3F">
        <w:t xml:space="preserve">RegularExpressionClass </w:t>
      </w:r>
      <w:r w:rsidRPr="007A29B2">
        <w:rPr>
          <w:rFonts w:ascii="Arial" w:hAnsi="Arial" w:cs="Arial"/>
          <w:b/>
          <w:i w:val="0"/>
        </w:rPr>
        <w:t>::</w:t>
      </w:r>
    </w:p>
    <w:p w14:paraId="447D0AFB" w14:textId="77777777" w:rsidR="004C02EF" w:rsidRPr="00984A3F" w:rsidRDefault="004C02EF" w:rsidP="004C02EF">
      <w:pPr>
        <w:pStyle w:val="SyntaxDefinition"/>
      </w:pPr>
      <w:r w:rsidRPr="004431E2">
        <w:rPr>
          <w:rFonts w:ascii="Courier New" w:hAnsi="Courier New"/>
          <w:b/>
          <w:i w:val="0"/>
        </w:rPr>
        <w:t xml:space="preserve">[ </w:t>
      </w:r>
      <w:r w:rsidRPr="00984A3F">
        <w:t>RegularExpressionClassChars</w:t>
      </w:r>
      <w:r w:rsidRPr="004431E2">
        <w:rPr>
          <w:rFonts w:ascii="Courier New" w:hAnsi="Courier New"/>
          <w:b/>
          <w:i w:val="0"/>
        </w:rPr>
        <w:t xml:space="preserve"> ]</w:t>
      </w:r>
    </w:p>
    <w:p w14:paraId="0C1B2A69" w14:textId="77777777" w:rsidR="004C02EF" w:rsidRPr="00984A3F" w:rsidRDefault="004C02EF" w:rsidP="004C02EF">
      <w:pPr>
        <w:pStyle w:val="SyntaxRule"/>
      </w:pPr>
      <w:r w:rsidRPr="00984A3F">
        <w:t>RegularExpressionClassChars</w:t>
      </w:r>
      <w:r w:rsidRPr="004431E2">
        <w:rPr>
          <w:rFonts w:ascii="Courier New" w:hAnsi="Courier New"/>
          <w:b/>
          <w:i w:val="0"/>
        </w:rPr>
        <w:t xml:space="preserve"> </w:t>
      </w:r>
      <w:r w:rsidRPr="007A29B2">
        <w:rPr>
          <w:rFonts w:ascii="Arial" w:hAnsi="Arial" w:cs="Arial"/>
          <w:b/>
          <w:i w:val="0"/>
        </w:rPr>
        <w:t>::</w:t>
      </w:r>
    </w:p>
    <w:p w14:paraId="0936AEDA" w14:textId="77777777" w:rsidR="004C02EF" w:rsidRPr="00984A3F" w:rsidRDefault="004C02EF" w:rsidP="004C02EF">
      <w:pPr>
        <w:pStyle w:val="SyntaxDefinition"/>
      </w:pPr>
      <w:r w:rsidRPr="004431E2">
        <w:rPr>
          <w:rFonts w:ascii="Arial" w:hAnsi="Arial" w:cs="Arial"/>
          <w:i w:val="0"/>
          <w:sz w:val="16"/>
        </w:rPr>
        <w:t>[empty]</w:t>
      </w:r>
      <w:r w:rsidRPr="00984A3F">
        <w:br/>
        <w:t>RegularExpressionClassChars</w:t>
      </w:r>
      <w:r w:rsidRPr="004431E2">
        <w:rPr>
          <w:rFonts w:ascii="Courier New" w:hAnsi="Courier New"/>
          <w:b/>
          <w:i w:val="0"/>
        </w:rPr>
        <w:t xml:space="preserve"> </w:t>
      </w:r>
      <w:r w:rsidRPr="00984A3F">
        <w:t>RegularExpressionClassChar</w:t>
      </w:r>
    </w:p>
    <w:p w14:paraId="11DE9739" w14:textId="77777777" w:rsidR="004C02EF" w:rsidRPr="00984A3F" w:rsidRDefault="004C02EF" w:rsidP="004C02EF">
      <w:pPr>
        <w:pStyle w:val="SyntaxRule"/>
      </w:pPr>
      <w:r w:rsidRPr="00984A3F">
        <w:t>RegularExpressionClassChar</w:t>
      </w:r>
      <w:r w:rsidRPr="004431E2">
        <w:rPr>
          <w:rFonts w:ascii="Courier New" w:hAnsi="Courier New"/>
          <w:b/>
          <w:i w:val="0"/>
        </w:rPr>
        <w:t xml:space="preserve"> </w:t>
      </w:r>
      <w:r w:rsidRPr="007A29B2">
        <w:rPr>
          <w:rFonts w:ascii="Arial" w:hAnsi="Arial" w:cs="Arial"/>
          <w:b/>
          <w:i w:val="0"/>
        </w:rPr>
        <w:t>::</w:t>
      </w:r>
    </w:p>
    <w:p w14:paraId="235C17C3" w14:textId="77777777" w:rsidR="004C02EF" w:rsidRPr="00984A3F" w:rsidRDefault="004C02EF" w:rsidP="004C02EF">
      <w:pPr>
        <w:pStyle w:val="SyntaxDefinition"/>
      </w:pPr>
      <w:r w:rsidRPr="00984A3F">
        <w:t>RegularExpressionNonTerminator</w:t>
      </w:r>
      <w:r w:rsidRPr="00984A3F">
        <w:rPr>
          <w:b/>
        </w:rPr>
        <w:t xml:space="preserve"> </w:t>
      </w:r>
      <w:r w:rsidRPr="007A29B2">
        <w:rPr>
          <w:rFonts w:ascii="Arial" w:hAnsi="Arial" w:cs="Arial"/>
          <w:b/>
          <w:i w:val="0"/>
        </w:rPr>
        <w:t>but not</w:t>
      </w:r>
      <w:r>
        <w:rPr>
          <w:rFonts w:ascii="Arial" w:hAnsi="Arial" w:cs="Arial"/>
          <w:b/>
          <w:i w:val="0"/>
        </w:rPr>
        <w:t xml:space="preserve"> one of</w:t>
      </w:r>
      <w:r w:rsidRPr="00293484">
        <w:rPr>
          <w:b/>
        </w:rPr>
        <w:t xml:space="preserve"> </w:t>
      </w:r>
      <w:r w:rsidRPr="00792021">
        <w:rPr>
          <w:rFonts w:ascii="Courier New" w:hAnsi="Courier New" w:cs="Courier New"/>
          <w:b/>
          <w:i w:val="0"/>
        </w:rPr>
        <w:t>]</w:t>
      </w:r>
      <w:r w:rsidRPr="00984A3F">
        <w:rPr>
          <w:b/>
        </w:rPr>
        <w:t xml:space="preserve"> </w:t>
      </w:r>
      <w:r w:rsidRPr="007A29B2">
        <w:rPr>
          <w:rFonts w:ascii="Arial" w:hAnsi="Arial" w:cs="Arial"/>
          <w:b/>
          <w:i w:val="0"/>
        </w:rPr>
        <w:t>or</w:t>
      </w:r>
      <w:r w:rsidRPr="00984A3F">
        <w:rPr>
          <w:b/>
        </w:rPr>
        <w:t xml:space="preserve"> </w:t>
      </w:r>
      <w:r w:rsidRPr="004431E2">
        <w:rPr>
          <w:rFonts w:ascii="Courier New" w:hAnsi="Courier New" w:cs="Courier New"/>
          <w:b/>
          <w:i w:val="0"/>
        </w:rPr>
        <w:t>\</w:t>
      </w:r>
      <w:r>
        <w:rPr>
          <w:b/>
        </w:rPr>
        <w:br/>
      </w:r>
      <w:r w:rsidRPr="00984A3F">
        <w:t>RegularExpressionBackslashSequence</w:t>
      </w:r>
    </w:p>
    <w:p w14:paraId="1F085435" w14:textId="77777777" w:rsidR="004C02EF" w:rsidRPr="00984A3F" w:rsidRDefault="004C02EF" w:rsidP="004C02EF">
      <w:pPr>
        <w:pStyle w:val="SyntaxRule"/>
      </w:pPr>
      <w:r w:rsidRPr="00984A3F">
        <w:t>RegularExpressionFlags</w:t>
      </w:r>
      <w:r w:rsidRPr="0040440B">
        <w:rPr>
          <w:rFonts w:ascii="Arial" w:hAnsi="Arial" w:cs="Arial"/>
          <w:b/>
        </w:rPr>
        <w:t xml:space="preserve"> </w:t>
      </w:r>
      <w:r w:rsidRPr="007A29B2">
        <w:rPr>
          <w:rFonts w:ascii="Arial" w:hAnsi="Arial" w:cs="Arial"/>
          <w:b/>
          <w:i w:val="0"/>
        </w:rPr>
        <w:t>::</w:t>
      </w:r>
    </w:p>
    <w:p w14:paraId="1D9329DB" w14:textId="77777777" w:rsidR="004C02EF" w:rsidRPr="00984A3F" w:rsidRDefault="004C02EF" w:rsidP="004C02EF">
      <w:pPr>
        <w:pStyle w:val="SyntaxDefinition"/>
      </w:pPr>
      <w:r w:rsidRPr="0062419A">
        <w:rPr>
          <w:rFonts w:ascii="Arial" w:hAnsi="Arial" w:cs="Arial"/>
          <w:i w:val="0"/>
          <w:sz w:val="16"/>
        </w:rPr>
        <w:t>[empty]</w:t>
      </w:r>
      <w:r w:rsidRPr="00984A3F">
        <w:br/>
        <w:t>RegularExpressionFlags IdentifierPart</w:t>
      </w:r>
    </w:p>
    <w:p w14:paraId="31B97DAB" w14:textId="77777777" w:rsidR="004C02EF" w:rsidRDefault="004C02EF" w:rsidP="004C02EF">
      <w:pPr>
        <w:pStyle w:val="Note"/>
      </w:pPr>
      <w:r w:rsidRPr="00432507">
        <w:t>NOTE</w:t>
      </w:r>
      <w:r w:rsidRPr="00432507">
        <w:tab/>
        <w:t xml:space="preserve">Regular expression literals may not be empty; instead of representing an empty regular expression literal, the characters </w:t>
      </w:r>
      <w:r w:rsidRPr="00432507">
        <w:rPr>
          <w:rFonts w:ascii="Courier New" w:hAnsi="Courier New"/>
          <w:b/>
        </w:rPr>
        <w:t>//</w:t>
      </w:r>
      <w:r w:rsidRPr="00432507">
        <w:t xml:space="preserve"> start a single-line comment. To specify an empty regular expression, use</w:t>
      </w:r>
      <w:r>
        <w:t xml:space="preserve">: </w:t>
      </w:r>
      <w:r w:rsidRPr="00432507">
        <w:t xml:space="preserve"> </w:t>
      </w:r>
      <w:r w:rsidRPr="00432507">
        <w:rPr>
          <w:rFonts w:ascii="Courier New" w:hAnsi="Courier New"/>
          <w:b/>
        </w:rPr>
        <w:t>/(?:)/</w:t>
      </w:r>
      <w:r w:rsidRPr="00432507">
        <w:t>.</w:t>
      </w:r>
    </w:p>
    <w:p w14:paraId="3416CB0F" w14:textId="77777777" w:rsidR="004C02EF" w:rsidRPr="00432507" w:rsidRDefault="004C02EF" w:rsidP="004C02EF">
      <w:pPr>
        <w:pStyle w:val="Syntax"/>
      </w:pPr>
      <w:r w:rsidRPr="00432507">
        <w:t>Semantics</w:t>
      </w:r>
    </w:p>
    <w:p w14:paraId="6978D24B" w14:textId="77777777" w:rsidR="004C02EF" w:rsidRDefault="004C02EF" w:rsidP="004C02EF">
      <w:r>
        <w:t xml:space="preserve">A regular expression literal evaluates to a value of the Object type that is an instance of the standard built-in constructor RegExp. This value is determined in two steps: first, the characters comprising the regular expression's </w:t>
      </w:r>
      <w:r w:rsidRPr="00080A1A">
        <w:rPr>
          <w:rFonts w:ascii="Times New Roman" w:hAnsi="Times New Roman"/>
          <w:i/>
        </w:rPr>
        <w:t>RegularExpressionBody</w:t>
      </w:r>
      <w:r>
        <w:t xml:space="preserve"> and </w:t>
      </w:r>
      <w:r w:rsidRPr="00080A1A">
        <w:rPr>
          <w:rFonts w:ascii="Times New Roman" w:hAnsi="Times New Roman"/>
          <w:i/>
        </w:rPr>
        <w:t>RegularExpressionFlags</w:t>
      </w:r>
      <w:r>
        <w:t xml:space="preserve"> production expansions are collected uninterpreted into two Strings Pattern and Flags, respectively. Then each time the literal is evaluated, a new object is created as if by the expression </w:t>
      </w:r>
      <w:r>
        <w:rPr>
          <w:rFonts w:ascii="Courier New" w:hAnsi="Courier New"/>
          <w:b/>
        </w:rPr>
        <w:t>new RegExp(</w:t>
      </w:r>
      <w:r w:rsidRPr="006F1933">
        <w:rPr>
          <w:rFonts w:ascii="Courier New" w:hAnsi="Courier New"/>
        </w:rPr>
        <w:t>Pattern, Flags</w:t>
      </w:r>
      <w:r>
        <w:rPr>
          <w:rFonts w:ascii="Courier New" w:hAnsi="Courier New"/>
          <w:b/>
        </w:rPr>
        <w:t>)</w:t>
      </w:r>
      <w:r>
        <w:t xml:space="preserve"> where RegExp is the standard built-in constructor with that name. The newly constructed object becomes the value of the </w:t>
      </w:r>
      <w:r w:rsidRPr="00080A1A">
        <w:rPr>
          <w:rFonts w:ascii="Times New Roman" w:hAnsi="Times New Roman"/>
          <w:i/>
        </w:rPr>
        <w:t>RegularExpressionLiteral</w:t>
      </w:r>
      <w:r>
        <w:t xml:space="preserve">. If the call to </w:t>
      </w:r>
      <w:r>
        <w:rPr>
          <w:rFonts w:ascii="Courier New" w:hAnsi="Courier New"/>
          <w:b/>
        </w:rPr>
        <w:t>new RegExp</w:t>
      </w:r>
      <w:r>
        <w:t xml:space="preserve"> would generate an error as specified in 15.10.4.1, the error must be treated as an early error (Clause 16).</w:t>
      </w:r>
    </w:p>
    <w:p w14:paraId="5B286AE6" w14:textId="77777777" w:rsidR="004C02EF" w:rsidRDefault="004C02EF" w:rsidP="004C02EF">
      <w:pPr>
        <w:pStyle w:val="20"/>
        <w:numPr>
          <w:ilvl w:val="0"/>
          <w:numId w:val="0"/>
        </w:numPr>
      </w:pPr>
      <w:bookmarkStart w:id="654" w:name="_Ref463859562"/>
      <w:bookmarkStart w:id="655" w:name="_Toc472818770"/>
      <w:bookmarkStart w:id="656" w:name="_Toc235503323"/>
      <w:bookmarkStart w:id="657" w:name="_Toc241509098"/>
      <w:bookmarkStart w:id="658" w:name="_Toc244416585"/>
      <w:bookmarkStart w:id="659" w:name="_Toc276630949"/>
      <w:bookmarkStart w:id="660" w:name="_Toc178386958"/>
      <w:r>
        <w:t>7.9</w:t>
      </w:r>
      <w:r>
        <w:tab/>
        <w:t>Automatic Semicolon Insertio</w:t>
      </w:r>
      <w:bookmarkStart w:id="661" w:name="_Toc382202773"/>
      <w:bookmarkStart w:id="662" w:name="_Toc38220299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61"/>
      <w:bookmarkEnd w:id="662"/>
      <w:r>
        <w:t>n</w:t>
      </w:r>
      <w:bookmarkEnd w:id="647"/>
      <w:bookmarkEnd w:id="648"/>
      <w:bookmarkEnd w:id="654"/>
      <w:bookmarkEnd w:id="655"/>
      <w:bookmarkEnd w:id="656"/>
      <w:bookmarkEnd w:id="657"/>
      <w:bookmarkEnd w:id="658"/>
      <w:bookmarkEnd w:id="659"/>
      <w:bookmarkEnd w:id="660"/>
    </w:p>
    <w:p w14:paraId="3899E9B9" w14:textId="77777777" w:rsidR="004C02EF" w:rsidRDefault="004C02EF" w:rsidP="004C02EF">
      <w:r>
        <w:t xml:space="preserve">Certain ECMAScript statements (empty statement, variable statement, expression statement, </w:t>
      </w:r>
      <w:r>
        <w:rPr>
          <w:rFonts w:ascii="Courier New" w:hAnsi="Courier New"/>
          <w:b/>
        </w:rPr>
        <w:t>do</w:t>
      </w:r>
      <w:r>
        <w:t>-</w:t>
      </w:r>
      <w:r>
        <w:rPr>
          <w:rFonts w:ascii="Courier New" w:hAnsi="Courier New"/>
          <w:b/>
        </w:rPr>
        <w:t>while</w:t>
      </w:r>
      <w:r>
        <w:t xml:space="preserve"> statement, </w:t>
      </w:r>
      <w:r>
        <w:rPr>
          <w:rFonts w:ascii="Courier New" w:hAnsi="Courier New"/>
          <w:b/>
        </w:rPr>
        <w:t>continue</w:t>
      </w:r>
      <w:r>
        <w:t xml:space="preserve"> statement, </w:t>
      </w:r>
      <w:r>
        <w:rPr>
          <w:rFonts w:ascii="Courier New" w:hAnsi="Courier New"/>
          <w:b/>
        </w:rPr>
        <w:t>break</w:t>
      </w:r>
      <w:r>
        <w:t xml:space="preserve"> statement, </w:t>
      </w:r>
      <w:r>
        <w:rPr>
          <w:rFonts w:ascii="Courier New" w:hAnsi="Courier New"/>
          <w:b/>
        </w:rPr>
        <w:t>return</w:t>
      </w:r>
      <w:r>
        <w:t xml:space="preserve"> statement, and </w:t>
      </w:r>
      <w:r>
        <w:rPr>
          <w:rFonts w:ascii="Courier New" w:hAnsi="Courier New"/>
          <w:b/>
        </w:rPr>
        <w:t>throw</w:t>
      </w:r>
      <w:r>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663" w:name="_Toc393690225"/>
    </w:p>
    <w:p w14:paraId="03A834D4" w14:textId="77777777" w:rsidR="004C02EF" w:rsidRDefault="004C02EF" w:rsidP="004C02EF">
      <w:pPr>
        <w:pStyle w:val="30"/>
        <w:numPr>
          <w:ilvl w:val="0"/>
          <w:numId w:val="0"/>
        </w:numPr>
      </w:pPr>
      <w:bookmarkStart w:id="664" w:name="_Ref456011139"/>
      <w:bookmarkStart w:id="665" w:name="_Toc472818771"/>
      <w:bookmarkStart w:id="666" w:name="_Toc235503324"/>
      <w:bookmarkStart w:id="667" w:name="_Toc241509099"/>
      <w:bookmarkStart w:id="668" w:name="_Toc244416586"/>
      <w:bookmarkStart w:id="669" w:name="_Toc276630950"/>
      <w:bookmarkStart w:id="670" w:name="_Toc178386959"/>
      <w:r>
        <w:t>7.9.1</w:t>
      </w:r>
      <w:r>
        <w:tab/>
        <w:t>Rules of Automatic Semicolon Insertio</w:t>
      </w:r>
      <w:bookmarkEnd w:id="663"/>
      <w:r>
        <w:t>n</w:t>
      </w:r>
      <w:bookmarkEnd w:id="664"/>
      <w:bookmarkEnd w:id="665"/>
      <w:bookmarkEnd w:id="666"/>
      <w:bookmarkEnd w:id="667"/>
      <w:bookmarkEnd w:id="668"/>
      <w:bookmarkEnd w:id="669"/>
      <w:bookmarkEnd w:id="670"/>
    </w:p>
    <w:p w14:paraId="66FF5B97" w14:textId="77777777" w:rsidR="004C02EF" w:rsidRPr="002F5672" w:rsidRDefault="004C02EF" w:rsidP="004C02EF">
      <w:r>
        <w:t>There are three basic rules of semicolon insertion:</w:t>
      </w:r>
    </w:p>
    <w:p w14:paraId="6D69A0FF" w14:textId="77777777" w:rsidR="004C02EF" w:rsidRPr="00F97C9A" w:rsidRDefault="004C02EF" w:rsidP="004C02EF">
      <w:pPr>
        <w:pStyle w:val="MathSpecialCase3"/>
        <w:numPr>
          <w:ilvl w:val="2"/>
          <w:numId w:val="33"/>
        </w:numPr>
        <w:tabs>
          <w:tab w:val="left" w:pos="450"/>
        </w:tabs>
        <w:ind w:left="446" w:hanging="446"/>
        <w:rPr>
          <w:rFonts w:ascii="Arial" w:hAnsi="Arial" w:cs="Arial"/>
        </w:rPr>
      </w:pPr>
      <w:r w:rsidRPr="00F97C9A">
        <w:rPr>
          <w:rFonts w:ascii="Arial" w:hAnsi="Arial" w:cs="Arial"/>
        </w:rPr>
        <w:t xml:space="preserve">When, as the program is parsed from left to right, a token (called the </w:t>
      </w:r>
      <w:r w:rsidRPr="00F97C9A">
        <w:rPr>
          <w:rFonts w:ascii="Arial" w:hAnsi="Arial" w:cs="Arial"/>
          <w:i/>
        </w:rPr>
        <w:t>offending token</w:t>
      </w:r>
      <w:r w:rsidRPr="00F97C9A">
        <w:rPr>
          <w:rFonts w:ascii="Arial" w:hAnsi="Arial" w:cs="Arial"/>
        </w:rPr>
        <w:t>) is encountered that is not allowed by any production of the grammar, then a semicolon is automatically inserted before the offending token if one or more of the following conditions is true:</w:t>
      </w:r>
    </w:p>
    <w:p w14:paraId="08523B1F" w14:textId="77777777" w:rsidR="004C02EF" w:rsidRDefault="004C02EF" w:rsidP="004C02EF">
      <w:pPr>
        <w:numPr>
          <w:ilvl w:val="0"/>
          <w:numId w:val="32"/>
        </w:numPr>
        <w:tabs>
          <w:tab w:val="clear" w:pos="360"/>
          <w:tab w:val="num" w:pos="810"/>
        </w:tabs>
        <w:spacing w:after="0"/>
        <w:ind w:firstLine="86"/>
      </w:pPr>
      <w:r>
        <w:t xml:space="preserve">The offending token is separated from the previous token by at least one </w:t>
      </w:r>
      <w:r w:rsidRPr="00F97C9A">
        <w:rPr>
          <w:rStyle w:val="bnf"/>
        </w:rPr>
        <w:t>LineTerminator</w:t>
      </w:r>
      <w:r>
        <w:t>.</w:t>
      </w:r>
    </w:p>
    <w:p w14:paraId="55B2B7B4" w14:textId="77777777" w:rsidR="004C02EF" w:rsidRDefault="004C02EF" w:rsidP="004C02EF">
      <w:pPr>
        <w:numPr>
          <w:ilvl w:val="0"/>
          <w:numId w:val="32"/>
        </w:numPr>
        <w:tabs>
          <w:tab w:val="clear" w:pos="360"/>
          <w:tab w:val="num" w:pos="810"/>
        </w:tabs>
        <w:ind w:firstLine="90"/>
      </w:pPr>
      <w:r>
        <w:t xml:space="preserve">The offending token is </w:t>
      </w:r>
      <w:r>
        <w:rPr>
          <w:rFonts w:ascii="Courier New" w:hAnsi="Courier New"/>
          <w:b/>
        </w:rPr>
        <w:t>}</w:t>
      </w:r>
      <w:r>
        <w:t>.</w:t>
      </w:r>
    </w:p>
    <w:p w14:paraId="443E4B02" w14:textId="77777777" w:rsidR="004C02EF" w:rsidRPr="00F97C9A" w:rsidRDefault="004C02EF" w:rsidP="004C02EF">
      <w:pPr>
        <w:pStyle w:val="MathSpecialCase3"/>
        <w:numPr>
          <w:ilvl w:val="2"/>
          <w:numId w:val="33"/>
        </w:numPr>
        <w:tabs>
          <w:tab w:val="left" w:pos="450"/>
        </w:tabs>
        <w:spacing w:after="240"/>
        <w:ind w:left="450" w:hanging="450"/>
        <w:rPr>
          <w:rFonts w:ascii="Arial" w:hAnsi="Arial" w:cs="Arial"/>
        </w:rPr>
      </w:pPr>
      <w:r w:rsidRPr="00F97C9A">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F97C9A">
        <w:rPr>
          <w:rStyle w:val="bnf"/>
        </w:rPr>
        <w:t>Program</w:t>
      </w:r>
      <w:r w:rsidRPr="00F97C9A">
        <w:rPr>
          <w:rFonts w:ascii="Arial" w:hAnsi="Arial" w:cs="Arial"/>
        </w:rPr>
        <w:t>, then a semicolon is automatically inserted at the end of the input stream.</w:t>
      </w:r>
    </w:p>
    <w:p w14:paraId="24D064AB" w14:textId="77777777" w:rsidR="004C02EF" w:rsidRPr="00F97C9A" w:rsidRDefault="004C02EF" w:rsidP="004C02EF">
      <w:pPr>
        <w:pStyle w:val="MathSpecialCase3"/>
        <w:numPr>
          <w:ilvl w:val="2"/>
          <w:numId w:val="33"/>
        </w:numPr>
        <w:tabs>
          <w:tab w:val="left" w:pos="450"/>
        </w:tabs>
        <w:spacing w:after="240"/>
        <w:ind w:left="450" w:hanging="450"/>
        <w:rPr>
          <w:rFonts w:ascii="Arial" w:hAnsi="Arial" w:cs="Arial"/>
        </w:rPr>
      </w:pPr>
      <w:r w:rsidRPr="00F97C9A">
        <w:rPr>
          <w:rFonts w:ascii="Arial" w:hAnsi="Arial" w:cs="Arial"/>
        </w:rPr>
        <w:t xml:space="preserve">When, as the program is parsed from left to right, a token is encountered that is allowed by some production of the grammar, but the production is a </w:t>
      </w:r>
      <w:r w:rsidRPr="00F97C9A">
        <w:rPr>
          <w:rFonts w:ascii="Arial" w:hAnsi="Arial" w:cs="Arial"/>
          <w:i/>
        </w:rPr>
        <w:t>restricted production</w:t>
      </w:r>
      <w:r w:rsidRPr="00F97C9A">
        <w:rPr>
          <w:rFonts w:ascii="Arial" w:hAnsi="Arial" w:cs="Arial"/>
        </w:rPr>
        <w:t xml:space="preserve"> and the token would be the first token for a terminal or nonterminal immediately following the annotation </w:t>
      </w:r>
      <w:r>
        <w:t>“</w:t>
      </w:r>
      <w:r w:rsidRPr="00B3070A">
        <w:rPr>
          <w:rFonts w:ascii="Arial" w:hAnsi="Arial" w:cs="Arial"/>
          <w:sz w:val="16"/>
        </w:rPr>
        <w:t>[no</w:t>
      </w:r>
      <w:r>
        <w:rPr>
          <w:sz w:val="16"/>
        </w:rPr>
        <w:t xml:space="preserve"> </w:t>
      </w:r>
      <w:r>
        <w:rPr>
          <w:i/>
          <w:sz w:val="16"/>
        </w:rPr>
        <w:t>LineTerminator</w:t>
      </w:r>
      <w:r>
        <w:rPr>
          <w:sz w:val="16"/>
        </w:rPr>
        <w:t xml:space="preserve"> </w:t>
      </w:r>
      <w:r w:rsidRPr="00B3070A">
        <w:rPr>
          <w:rFonts w:ascii="Arial" w:hAnsi="Arial" w:cs="Arial"/>
          <w:sz w:val="16"/>
        </w:rPr>
        <w:t>here]</w:t>
      </w:r>
      <w:r>
        <w:t xml:space="preserve">” </w:t>
      </w:r>
      <w:r w:rsidRPr="00F97C9A">
        <w:rPr>
          <w:rFonts w:ascii="Arial" w:hAnsi="Arial" w:cs="Arial"/>
        </w:rPr>
        <w:t xml:space="preserve">within the restricted production (and therefore such a token is called a restricted token), and the restricted token is separated from the previous token by at least one </w:t>
      </w:r>
      <w:r w:rsidRPr="00F97C9A">
        <w:rPr>
          <w:rStyle w:val="bnf"/>
        </w:rPr>
        <w:t>LineTerminator</w:t>
      </w:r>
      <w:r w:rsidRPr="00F97C9A">
        <w:rPr>
          <w:rFonts w:ascii="Arial" w:hAnsi="Arial" w:cs="Arial"/>
        </w:rPr>
        <w:t>, then a semicolon is automatically inserted before the restricted token.</w:t>
      </w:r>
    </w:p>
    <w:p w14:paraId="69B2BEE6" w14:textId="77777777" w:rsidR="004C02EF" w:rsidRDefault="004C02EF" w:rsidP="004C02EF">
      <w:r>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Pr>
          <w:rFonts w:ascii="Courier New" w:hAnsi="Courier New"/>
          <w:b/>
        </w:rPr>
        <w:t>for</w:t>
      </w:r>
      <w:r>
        <w:t xml:space="preserve"> statement (see 12.6.3).</w:t>
      </w:r>
    </w:p>
    <w:p w14:paraId="0952620A" w14:textId="77777777" w:rsidR="004C02EF" w:rsidRDefault="004C02EF" w:rsidP="004C02EF">
      <w:pPr>
        <w:pStyle w:val="Note"/>
        <w:spacing w:after="120"/>
      </w:pPr>
      <w:bookmarkStart w:id="671" w:name="_Toc393690226"/>
      <w:bookmarkStart w:id="672" w:name="_Ref404492883"/>
      <w:bookmarkStart w:id="673" w:name="_Ref404492911"/>
      <w:r w:rsidRPr="000956BB">
        <w:t>NOTE</w:t>
      </w:r>
      <w:r w:rsidRPr="000956BB">
        <w:tab/>
      </w:r>
      <w:r>
        <w:t>The following</w:t>
      </w:r>
      <w:r w:rsidRPr="000956BB">
        <w:t xml:space="preserve"> are the only restricted productions in the grammar:</w:t>
      </w:r>
    </w:p>
    <w:p w14:paraId="3887BD00" w14:textId="77777777" w:rsidR="004C02EF" w:rsidRPr="00792021" w:rsidRDefault="004C02EF" w:rsidP="004C02EF">
      <w:pPr>
        <w:pStyle w:val="SyntaxRule2"/>
        <w:rPr>
          <w:sz w:val="18"/>
          <w:szCs w:val="18"/>
        </w:rPr>
      </w:pPr>
      <w:r w:rsidRPr="00792021">
        <w:rPr>
          <w:sz w:val="18"/>
          <w:szCs w:val="18"/>
        </w:rPr>
        <w:t xml:space="preserve">PostfixExpression </w:t>
      </w:r>
      <w:r w:rsidRPr="00792021">
        <w:rPr>
          <w:rFonts w:ascii="Arial" w:hAnsi="Arial" w:cs="Arial"/>
          <w:b/>
          <w:i w:val="0"/>
          <w:sz w:val="18"/>
          <w:szCs w:val="18"/>
        </w:rPr>
        <w:t>:</w:t>
      </w:r>
    </w:p>
    <w:p w14:paraId="4A6A78A6" w14:textId="77777777" w:rsidR="004C02EF" w:rsidRPr="00792021" w:rsidRDefault="004C02EF" w:rsidP="004C02EF">
      <w:pPr>
        <w:pStyle w:val="SyntaxDefinition2"/>
        <w:rPr>
          <w:sz w:val="18"/>
        </w:rPr>
      </w:pPr>
      <w:r w:rsidRPr="00792021">
        <w:rPr>
          <w:sz w:val="18"/>
          <w:szCs w:val="18"/>
        </w:rPr>
        <w:t>LeftHandSideExpression</w:t>
      </w:r>
      <w:r w:rsidRPr="004431E2">
        <w:rPr>
          <w:rFonts w:ascii="Courier New" w:hAnsi="Courier New"/>
          <w:b/>
          <w:i w:val="0"/>
        </w:rPr>
        <w:t xml:space="preserve"> </w:t>
      </w:r>
      <w:r w:rsidRPr="00792021">
        <w:rPr>
          <w:rFonts w:ascii="Arial" w:hAnsi="Arial" w:cs="Arial"/>
          <w:i w:val="0"/>
          <w:sz w:val="14"/>
        </w:rPr>
        <w:t xml:space="preserve">[no </w:t>
      </w:r>
      <w:r w:rsidRPr="00792021">
        <w:rPr>
          <w:sz w:val="14"/>
        </w:rPr>
        <w:t>LineTerminator</w:t>
      </w:r>
      <w:r w:rsidRPr="00792021">
        <w:rPr>
          <w:rFonts w:ascii="Arial" w:hAnsi="Arial" w:cs="Arial"/>
          <w:i w:val="0"/>
          <w:sz w:val="14"/>
        </w:rPr>
        <w:t xml:space="preserve"> here]</w:t>
      </w:r>
      <w:r w:rsidRPr="00792021">
        <w:rPr>
          <w:rFonts w:ascii="Courier New" w:hAnsi="Courier New"/>
          <w:b/>
          <w:i w:val="0"/>
          <w:sz w:val="18"/>
        </w:rPr>
        <w:t xml:space="preserve"> ++</w:t>
      </w:r>
      <w:r w:rsidRPr="00984A3F">
        <w:br/>
      </w:r>
      <w:r w:rsidRPr="00792021">
        <w:rPr>
          <w:sz w:val="18"/>
        </w:rPr>
        <w:t>LeftHandSideExpression</w:t>
      </w:r>
      <w:r w:rsidRPr="00792021">
        <w:rPr>
          <w:rFonts w:ascii="Courier New" w:hAnsi="Courier New"/>
          <w:b/>
          <w:i w:val="0"/>
          <w:sz w:val="18"/>
        </w:rPr>
        <w:t xml:space="preserve"> </w:t>
      </w:r>
      <w:r w:rsidRPr="00792021">
        <w:rPr>
          <w:rFonts w:ascii="Arial" w:hAnsi="Arial" w:cs="Arial"/>
          <w:i w:val="0"/>
          <w:sz w:val="14"/>
        </w:rPr>
        <w:t xml:space="preserve">[no </w:t>
      </w:r>
      <w:r w:rsidRPr="00792021">
        <w:rPr>
          <w:sz w:val="14"/>
        </w:rPr>
        <w:t>LineTerminator</w:t>
      </w:r>
      <w:r w:rsidRPr="00792021">
        <w:rPr>
          <w:rFonts w:ascii="Arial" w:hAnsi="Arial" w:cs="Arial"/>
          <w:i w:val="0"/>
          <w:sz w:val="14"/>
        </w:rPr>
        <w:t xml:space="preserve"> here]</w:t>
      </w:r>
      <w:r w:rsidRPr="00792021">
        <w:rPr>
          <w:rFonts w:ascii="Courier New" w:hAnsi="Courier New"/>
          <w:b/>
          <w:i w:val="0"/>
          <w:sz w:val="18"/>
        </w:rPr>
        <w:t xml:space="preserve"> --</w:t>
      </w:r>
    </w:p>
    <w:p w14:paraId="71A3555D" w14:textId="77777777" w:rsidR="004C02EF" w:rsidRPr="00792021" w:rsidRDefault="004C02EF" w:rsidP="004C02EF">
      <w:pPr>
        <w:pStyle w:val="SyntaxRule2"/>
        <w:rPr>
          <w:sz w:val="18"/>
        </w:rPr>
      </w:pPr>
      <w:r w:rsidRPr="00792021">
        <w:rPr>
          <w:sz w:val="18"/>
        </w:rPr>
        <w:t xml:space="preserve">ContinueStatement </w:t>
      </w:r>
      <w:r w:rsidRPr="00792021">
        <w:rPr>
          <w:rFonts w:ascii="Arial" w:hAnsi="Arial" w:cs="Arial"/>
          <w:b/>
          <w:i w:val="0"/>
          <w:sz w:val="18"/>
        </w:rPr>
        <w:t>:</w:t>
      </w:r>
    </w:p>
    <w:p w14:paraId="220EC18E" w14:textId="77777777" w:rsidR="004C02EF" w:rsidRPr="00792021" w:rsidRDefault="004C02EF" w:rsidP="004C02EF">
      <w:pPr>
        <w:pStyle w:val="SyntaxDefinition2"/>
        <w:rPr>
          <w:sz w:val="18"/>
        </w:rPr>
      </w:pPr>
      <w:r w:rsidRPr="00792021">
        <w:rPr>
          <w:rFonts w:ascii="Courier New" w:hAnsi="Courier New"/>
          <w:b/>
          <w:i w:val="0"/>
          <w:sz w:val="18"/>
        </w:rPr>
        <w:t xml:space="preserve">continue </w:t>
      </w:r>
      <w:r w:rsidRPr="00792021">
        <w:rPr>
          <w:rFonts w:ascii="Arial" w:hAnsi="Arial" w:cs="Arial"/>
          <w:i w:val="0"/>
          <w:sz w:val="14"/>
          <w:szCs w:val="16"/>
        </w:rPr>
        <w:t>[</w:t>
      </w:r>
      <w:r w:rsidRPr="00792021">
        <w:rPr>
          <w:rFonts w:ascii="Arial" w:hAnsi="Arial" w:cs="Arial"/>
          <w:i w:val="0"/>
          <w:sz w:val="14"/>
        </w:rPr>
        <w:t xml:space="preserve">no </w:t>
      </w:r>
      <w:r w:rsidRPr="00792021">
        <w:rPr>
          <w:sz w:val="14"/>
        </w:rPr>
        <w:t>LineTerminator</w:t>
      </w:r>
      <w:r w:rsidRPr="00792021">
        <w:rPr>
          <w:rFonts w:ascii="Arial" w:hAnsi="Arial" w:cs="Arial"/>
          <w:i w:val="0"/>
          <w:sz w:val="14"/>
        </w:rPr>
        <w:t xml:space="preserve"> here] </w:t>
      </w:r>
      <w:r w:rsidRPr="00792021">
        <w:rPr>
          <w:sz w:val="18"/>
        </w:rPr>
        <w:t xml:space="preserve">Identifier </w:t>
      </w:r>
      <w:r w:rsidRPr="00792021">
        <w:rPr>
          <w:rFonts w:ascii="Courier New" w:hAnsi="Courier New"/>
          <w:b/>
          <w:i w:val="0"/>
          <w:sz w:val="18"/>
        </w:rPr>
        <w:t>;</w:t>
      </w:r>
    </w:p>
    <w:p w14:paraId="2B24264D" w14:textId="77777777" w:rsidR="004C02EF" w:rsidRPr="00792021" w:rsidRDefault="004C02EF" w:rsidP="004C02EF">
      <w:pPr>
        <w:pStyle w:val="SyntaxRule2"/>
        <w:rPr>
          <w:sz w:val="18"/>
        </w:rPr>
      </w:pPr>
      <w:r w:rsidRPr="00792021">
        <w:rPr>
          <w:sz w:val="18"/>
        </w:rPr>
        <w:t xml:space="preserve">BreakStatement </w:t>
      </w:r>
      <w:r w:rsidRPr="00792021">
        <w:rPr>
          <w:rFonts w:ascii="Arial" w:hAnsi="Arial" w:cs="Arial"/>
          <w:b/>
          <w:i w:val="0"/>
          <w:sz w:val="18"/>
        </w:rPr>
        <w:t>:</w:t>
      </w:r>
    </w:p>
    <w:p w14:paraId="24DE16EA" w14:textId="77777777" w:rsidR="004C02EF" w:rsidRPr="00984A3F" w:rsidRDefault="004C02EF" w:rsidP="004C02EF">
      <w:pPr>
        <w:pStyle w:val="SyntaxDefinition2"/>
      </w:pPr>
      <w:r w:rsidRPr="004431E2">
        <w:rPr>
          <w:rFonts w:ascii="Courier New" w:hAnsi="Courier New"/>
          <w:b/>
          <w:i w:val="0"/>
          <w:sz w:val="18"/>
        </w:rPr>
        <w:t xml:space="preserve">break </w:t>
      </w:r>
      <w:r w:rsidRPr="00792021">
        <w:rPr>
          <w:rFonts w:ascii="Arial" w:hAnsi="Arial" w:cs="Arial"/>
          <w:i w:val="0"/>
          <w:sz w:val="14"/>
          <w:szCs w:val="14"/>
        </w:rPr>
        <w:t xml:space="preserve">[no </w:t>
      </w:r>
      <w:r w:rsidRPr="00792021">
        <w:rPr>
          <w:sz w:val="14"/>
          <w:szCs w:val="14"/>
        </w:rPr>
        <w:t>LineTerminator</w:t>
      </w:r>
      <w:r w:rsidRPr="00792021">
        <w:rPr>
          <w:rFonts w:ascii="Arial" w:hAnsi="Arial" w:cs="Arial"/>
          <w:i w:val="0"/>
          <w:sz w:val="14"/>
          <w:szCs w:val="14"/>
        </w:rPr>
        <w:t xml:space="preserve"> here]</w:t>
      </w:r>
      <w:r>
        <w:rPr>
          <w:rFonts w:ascii="Arial" w:hAnsi="Arial" w:cs="Arial"/>
          <w:i w:val="0"/>
          <w:sz w:val="16"/>
        </w:rPr>
        <w:t xml:space="preserve"> </w:t>
      </w:r>
      <w:r w:rsidRPr="00984A3F">
        <w:rPr>
          <w:sz w:val="18"/>
        </w:rPr>
        <w:t xml:space="preserve">Identifier </w:t>
      </w:r>
      <w:r w:rsidRPr="004431E2">
        <w:rPr>
          <w:rFonts w:ascii="Courier New" w:hAnsi="Courier New"/>
          <w:b/>
          <w:i w:val="0"/>
          <w:sz w:val="18"/>
        </w:rPr>
        <w:t>;</w:t>
      </w:r>
    </w:p>
    <w:p w14:paraId="7721D8A9" w14:textId="77777777" w:rsidR="004C02EF" w:rsidRPr="00792021" w:rsidRDefault="004C02EF" w:rsidP="004C02EF">
      <w:pPr>
        <w:pStyle w:val="SyntaxRule2"/>
        <w:rPr>
          <w:sz w:val="18"/>
        </w:rPr>
      </w:pPr>
      <w:r w:rsidRPr="00792021">
        <w:rPr>
          <w:sz w:val="18"/>
        </w:rPr>
        <w:t xml:space="preserve">ReturnStatement </w:t>
      </w:r>
      <w:r w:rsidRPr="00792021">
        <w:rPr>
          <w:rFonts w:ascii="Arial" w:hAnsi="Arial" w:cs="Arial"/>
          <w:b/>
          <w:i w:val="0"/>
          <w:sz w:val="18"/>
        </w:rPr>
        <w:t>:</w:t>
      </w:r>
    </w:p>
    <w:p w14:paraId="6881BA70" w14:textId="77777777" w:rsidR="004C02EF" w:rsidRPr="00984A3F" w:rsidRDefault="004C02EF" w:rsidP="004C02EF">
      <w:pPr>
        <w:pStyle w:val="SyntaxDefinition2"/>
      </w:pPr>
      <w:r w:rsidRPr="004431E2">
        <w:rPr>
          <w:rFonts w:ascii="Courier New" w:hAnsi="Courier New"/>
          <w:b/>
          <w:i w:val="0"/>
          <w:sz w:val="18"/>
        </w:rPr>
        <w:t xml:space="preserve">return </w:t>
      </w:r>
      <w:r w:rsidRPr="004431E2">
        <w:rPr>
          <w:rFonts w:ascii="Arial" w:hAnsi="Arial" w:cs="Arial"/>
          <w:i w:val="0"/>
          <w:sz w:val="16"/>
        </w:rPr>
        <w:t>[</w:t>
      </w:r>
      <w:r w:rsidRPr="00792021">
        <w:rPr>
          <w:rFonts w:ascii="Arial" w:hAnsi="Arial" w:cs="Arial"/>
          <w:i w:val="0"/>
          <w:sz w:val="14"/>
          <w:szCs w:val="14"/>
        </w:rPr>
        <w:t xml:space="preserve">no </w:t>
      </w:r>
      <w:r w:rsidRPr="00792021">
        <w:rPr>
          <w:sz w:val="14"/>
          <w:szCs w:val="14"/>
        </w:rPr>
        <w:t>LineTerminator</w:t>
      </w:r>
      <w:r w:rsidRPr="00792021">
        <w:rPr>
          <w:rFonts w:ascii="Arial" w:hAnsi="Arial" w:cs="Arial"/>
          <w:i w:val="0"/>
          <w:sz w:val="14"/>
          <w:szCs w:val="14"/>
        </w:rPr>
        <w:t xml:space="preserve"> here]</w:t>
      </w:r>
      <w:r w:rsidRPr="004431E2">
        <w:rPr>
          <w:rFonts w:ascii="Courier New" w:hAnsi="Courier New"/>
          <w:b/>
          <w:i w:val="0"/>
          <w:sz w:val="18"/>
        </w:rPr>
        <w:t xml:space="preserve"> </w:t>
      </w:r>
      <w:r w:rsidRPr="00984A3F">
        <w:rPr>
          <w:sz w:val="18"/>
        </w:rPr>
        <w:t xml:space="preserve">Expression </w:t>
      </w:r>
      <w:r w:rsidRPr="004431E2">
        <w:rPr>
          <w:rFonts w:ascii="Courier New" w:hAnsi="Courier New"/>
          <w:b/>
          <w:i w:val="0"/>
          <w:sz w:val="18"/>
        </w:rPr>
        <w:t>;</w:t>
      </w:r>
    </w:p>
    <w:p w14:paraId="53DA3C05" w14:textId="77777777" w:rsidR="004C02EF" w:rsidRPr="00792021" w:rsidRDefault="004C02EF" w:rsidP="004C02EF">
      <w:pPr>
        <w:pStyle w:val="SyntaxRule2"/>
        <w:rPr>
          <w:sz w:val="18"/>
        </w:rPr>
      </w:pPr>
      <w:r w:rsidRPr="00792021">
        <w:rPr>
          <w:sz w:val="18"/>
        </w:rPr>
        <w:t>ThrowStatement</w:t>
      </w:r>
      <w:r w:rsidRPr="00792021">
        <w:rPr>
          <w:b/>
          <w:sz w:val="18"/>
        </w:rPr>
        <w:t xml:space="preserve"> </w:t>
      </w:r>
      <w:r w:rsidRPr="00792021">
        <w:rPr>
          <w:rFonts w:ascii="Arial" w:hAnsi="Arial" w:cs="Arial"/>
          <w:b/>
          <w:i w:val="0"/>
          <w:sz w:val="18"/>
        </w:rPr>
        <w:t>:</w:t>
      </w:r>
    </w:p>
    <w:p w14:paraId="763D63C7" w14:textId="77777777" w:rsidR="004C02EF" w:rsidRPr="00984A3F" w:rsidRDefault="004C02EF" w:rsidP="004C02EF">
      <w:pPr>
        <w:pStyle w:val="SyntaxDefinition2"/>
        <w:rPr>
          <w:sz w:val="18"/>
        </w:rPr>
      </w:pPr>
      <w:r w:rsidRPr="00612C55">
        <w:rPr>
          <w:rFonts w:ascii="Courier New" w:hAnsi="Courier New" w:cs="Courier New"/>
          <w:b/>
          <w:i w:val="0"/>
          <w:sz w:val="18"/>
        </w:rPr>
        <w:t>throw</w:t>
      </w:r>
      <w:r>
        <w:rPr>
          <w:rFonts w:ascii="Arial" w:hAnsi="Arial" w:cs="Arial"/>
        </w:rPr>
        <w:t xml:space="preserve"> </w:t>
      </w:r>
      <w:r w:rsidRPr="00792021">
        <w:rPr>
          <w:rFonts w:ascii="Arial" w:hAnsi="Arial" w:cs="Arial"/>
          <w:i w:val="0"/>
          <w:sz w:val="14"/>
          <w:szCs w:val="14"/>
        </w:rPr>
        <w:t xml:space="preserve">[no </w:t>
      </w:r>
      <w:r w:rsidRPr="00792021">
        <w:rPr>
          <w:sz w:val="14"/>
          <w:szCs w:val="14"/>
        </w:rPr>
        <w:t>LineTerminator</w:t>
      </w:r>
      <w:r w:rsidRPr="00792021">
        <w:rPr>
          <w:rFonts w:ascii="Arial" w:hAnsi="Arial" w:cs="Arial"/>
          <w:i w:val="0"/>
          <w:sz w:val="14"/>
          <w:szCs w:val="14"/>
        </w:rPr>
        <w:t xml:space="preserve"> here] </w:t>
      </w:r>
      <w:r w:rsidRPr="00984A3F">
        <w:rPr>
          <w:sz w:val="18"/>
        </w:rPr>
        <w:t xml:space="preserve">Expression </w:t>
      </w:r>
      <w:r>
        <w:rPr>
          <w:b/>
          <w:sz w:val="18"/>
        </w:rPr>
        <w:t>;</w:t>
      </w:r>
    </w:p>
    <w:p w14:paraId="2C29D2F0" w14:textId="77777777" w:rsidR="004C02EF" w:rsidRPr="00E26B53" w:rsidRDefault="004C02EF" w:rsidP="004C02EF">
      <w:pPr>
        <w:rPr>
          <w:sz w:val="18"/>
        </w:rPr>
      </w:pPr>
      <w:bookmarkStart w:id="674" w:name="_Ref424532635"/>
      <w:bookmarkStart w:id="675" w:name="_Ref424532665"/>
      <w:r w:rsidRPr="00E26B53">
        <w:rPr>
          <w:sz w:val="18"/>
        </w:rPr>
        <w:t>The practical effect of these restricted productions is as follows:</w:t>
      </w:r>
    </w:p>
    <w:p w14:paraId="5B8E0E96" w14:textId="77777777" w:rsidR="004C02EF" w:rsidRPr="00E26B53" w:rsidRDefault="004C02EF" w:rsidP="004C02EF">
      <w:pPr>
        <w:spacing w:after="220"/>
        <w:ind w:left="400"/>
        <w:rPr>
          <w:sz w:val="18"/>
        </w:rPr>
      </w:pPr>
      <w:r w:rsidRPr="00E26B53">
        <w:rPr>
          <w:sz w:val="18"/>
        </w:rPr>
        <w:t xml:space="preserve">When a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token is encountered where the parser would treat it as a postfix operator, and at least one </w:t>
      </w:r>
      <w:r w:rsidRPr="00E26B53">
        <w:rPr>
          <w:rStyle w:val="bnf"/>
        </w:rPr>
        <w:t>LineTerminator</w:t>
      </w:r>
      <w:r w:rsidRPr="00E26B53">
        <w:rPr>
          <w:sz w:val="18"/>
        </w:rPr>
        <w:t xml:space="preserve"> occurred between the preceding token and the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token, then a semicolon is automatically inserted before the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token.</w:t>
      </w:r>
    </w:p>
    <w:p w14:paraId="73D282AE" w14:textId="77777777" w:rsidR="004C02EF" w:rsidRPr="00E26B53" w:rsidRDefault="004C02EF" w:rsidP="004C02EF">
      <w:pPr>
        <w:spacing w:after="220"/>
        <w:ind w:left="400"/>
        <w:rPr>
          <w:sz w:val="18"/>
        </w:rPr>
      </w:pPr>
      <w:r w:rsidRPr="00E26B53">
        <w:rPr>
          <w:sz w:val="18"/>
        </w:rPr>
        <w:t xml:space="preserve">When a </w:t>
      </w:r>
      <w:r w:rsidRPr="00E26B53">
        <w:rPr>
          <w:rFonts w:ascii="Courier New" w:hAnsi="Courier New"/>
          <w:b/>
          <w:sz w:val="18"/>
        </w:rPr>
        <w:t>continue</w:t>
      </w:r>
      <w:r w:rsidRPr="00E26B53">
        <w:rPr>
          <w:sz w:val="18"/>
        </w:rPr>
        <w:t xml:space="preserve">, </w:t>
      </w:r>
      <w:r w:rsidRPr="00E26B53">
        <w:rPr>
          <w:rFonts w:ascii="Courier New" w:hAnsi="Courier New"/>
          <w:b/>
          <w:sz w:val="18"/>
        </w:rPr>
        <w:t>break</w:t>
      </w:r>
      <w:r w:rsidRPr="00E26B53">
        <w:rPr>
          <w:sz w:val="18"/>
        </w:rPr>
        <w:t xml:space="preserve">,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token is encountered and a </w:t>
      </w:r>
      <w:r w:rsidRPr="00E26B53">
        <w:rPr>
          <w:rStyle w:val="bnf"/>
        </w:rPr>
        <w:t>LineTerminator</w:t>
      </w:r>
      <w:r w:rsidRPr="00E26B53">
        <w:rPr>
          <w:sz w:val="18"/>
        </w:rPr>
        <w:t xml:space="preserve"> is encountered before the next token, a semicolon is automatically inserted after the </w:t>
      </w:r>
      <w:r w:rsidRPr="00E26B53">
        <w:rPr>
          <w:rFonts w:ascii="Courier New" w:hAnsi="Courier New"/>
          <w:b/>
          <w:sz w:val="18"/>
        </w:rPr>
        <w:t>continue</w:t>
      </w:r>
      <w:r w:rsidRPr="00E26B53">
        <w:rPr>
          <w:sz w:val="18"/>
        </w:rPr>
        <w:t xml:space="preserve">, </w:t>
      </w:r>
      <w:r w:rsidRPr="00E26B53">
        <w:rPr>
          <w:rFonts w:ascii="Courier New" w:hAnsi="Courier New"/>
          <w:b/>
          <w:sz w:val="18"/>
        </w:rPr>
        <w:t>break</w:t>
      </w:r>
      <w:r w:rsidRPr="00E26B53">
        <w:rPr>
          <w:sz w:val="18"/>
        </w:rPr>
        <w:t xml:space="preserve">,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token.</w:t>
      </w:r>
    </w:p>
    <w:p w14:paraId="6DEC4684" w14:textId="77777777" w:rsidR="004C02EF" w:rsidRPr="00E26B53" w:rsidRDefault="004C02EF" w:rsidP="004C02EF">
      <w:pPr>
        <w:spacing w:after="220"/>
        <w:ind w:left="400"/>
        <w:rPr>
          <w:sz w:val="18"/>
        </w:rPr>
      </w:pPr>
      <w:r w:rsidRPr="00E26B53">
        <w:rPr>
          <w:sz w:val="18"/>
        </w:rPr>
        <w:t>The resulting practical advice to ECMAScript programmers is:</w:t>
      </w:r>
    </w:p>
    <w:p w14:paraId="1C5A3928" w14:textId="77777777" w:rsidR="004C02EF" w:rsidRPr="00E26B53" w:rsidRDefault="004C02EF" w:rsidP="004C02EF">
      <w:pPr>
        <w:spacing w:after="220"/>
        <w:ind w:left="400"/>
        <w:rPr>
          <w:sz w:val="18"/>
        </w:rPr>
      </w:pPr>
      <w:r w:rsidRPr="00E26B53">
        <w:rPr>
          <w:sz w:val="18"/>
        </w:rPr>
        <w:t xml:space="preserve">A postfix </w:t>
      </w:r>
      <w:r w:rsidRPr="00E26B53">
        <w:rPr>
          <w:rFonts w:ascii="Courier New" w:hAnsi="Courier New"/>
          <w:b/>
          <w:sz w:val="18"/>
        </w:rPr>
        <w:t>++</w:t>
      </w:r>
      <w:r w:rsidRPr="00E26B53">
        <w:rPr>
          <w:sz w:val="18"/>
        </w:rPr>
        <w:t xml:space="preserve"> or </w:t>
      </w:r>
      <w:r w:rsidRPr="00E26B53">
        <w:rPr>
          <w:rFonts w:ascii="Courier New" w:hAnsi="Courier New"/>
          <w:b/>
          <w:sz w:val="18"/>
        </w:rPr>
        <w:t>--</w:t>
      </w:r>
      <w:r w:rsidRPr="00E26B53">
        <w:rPr>
          <w:sz w:val="18"/>
        </w:rPr>
        <w:t xml:space="preserve"> operator should appear on the same line as its operand.</w:t>
      </w:r>
    </w:p>
    <w:p w14:paraId="4C4F691B" w14:textId="77777777" w:rsidR="004C02EF" w:rsidRPr="00E26B53" w:rsidRDefault="004C02EF" w:rsidP="004C02EF">
      <w:pPr>
        <w:spacing w:after="220"/>
        <w:ind w:left="400"/>
        <w:rPr>
          <w:sz w:val="18"/>
        </w:rPr>
      </w:pPr>
      <w:r w:rsidRPr="00E26B53">
        <w:rPr>
          <w:sz w:val="18"/>
        </w:rPr>
        <w:t xml:space="preserve">An </w:t>
      </w:r>
      <w:r w:rsidRPr="00E26B53">
        <w:rPr>
          <w:rStyle w:val="bnf"/>
        </w:rPr>
        <w:t>Expression</w:t>
      </w:r>
      <w:r w:rsidRPr="00E26B53">
        <w:rPr>
          <w:sz w:val="18"/>
        </w:rPr>
        <w:t xml:space="preserve"> in a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statement should start on the same line as the </w:t>
      </w:r>
      <w:r w:rsidRPr="00E26B53">
        <w:rPr>
          <w:rFonts w:ascii="Courier New" w:hAnsi="Courier New"/>
          <w:b/>
          <w:sz w:val="18"/>
        </w:rPr>
        <w:t>return</w:t>
      </w:r>
      <w:r w:rsidRPr="00E26B53">
        <w:rPr>
          <w:sz w:val="18"/>
        </w:rPr>
        <w:t xml:space="preserve"> or </w:t>
      </w:r>
      <w:r w:rsidRPr="00E26B53">
        <w:rPr>
          <w:rFonts w:ascii="Courier New" w:hAnsi="Courier New"/>
          <w:b/>
          <w:sz w:val="18"/>
        </w:rPr>
        <w:t>throw</w:t>
      </w:r>
      <w:r w:rsidRPr="00E26B53">
        <w:rPr>
          <w:sz w:val="18"/>
        </w:rPr>
        <w:t xml:space="preserve"> token.</w:t>
      </w:r>
    </w:p>
    <w:p w14:paraId="1D8005C8" w14:textId="77777777" w:rsidR="004C02EF" w:rsidRPr="00E26B53" w:rsidRDefault="004C02EF" w:rsidP="004C02EF">
      <w:pPr>
        <w:ind w:left="400"/>
        <w:rPr>
          <w:sz w:val="18"/>
        </w:rPr>
      </w:pPr>
      <w:r w:rsidRPr="00E26B53">
        <w:rPr>
          <w:sz w:val="18"/>
        </w:rPr>
        <w:t>A</w:t>
      </w:r>
      <w:r>
        <w:rPr>
          <w:sz w:val="18"/>
        </w:rPr>
        <w:t>n</w:t>
      </w:r>
      <w:r w:rsidRPr="00E26B53">
        <w:rPr>
          <w:sz w:val="18"/>
        </w:rPr>
        <w:t xml:space="preserve"> </w:t>
      </w:r>
      <w:r w:rsidRPr="00E26B53">
        <w:rPr>
          <w:rStyle w:val="bnf"/>
        </w:rPr>
        <w:t>Identifier</w:t>
      </w:r>
      <w:r w:rsidRPr="00E26B53">
        <w:rPr>
          <w:sz w:val="18"/>
        </w:rPr>
        <w:t xml:space="preserve"> in a </w:t>
      </w:r>
      <w:r w:rsidRPr="00E26B53">
        <w:rPr>
          <w:rFonts w:ascii="Courier New" w:hAnsi="Courier New"/>
          <w:b/>
          <w:sz w:val="18"/>
        </w:rPr>
        <w:t>break</w:t>
      </w:r>
      <w:r w:rsidRPr="00E26B53">
        <w:rPr>
          <w:sz w:val="18"/>
        </w:rPr>
        <w:t xml:space="preserve"> or </w:t>
      </w:r>
      <w:r w:rsidRPr="00E26B53">
        <w:rPr>
          <w:rFonts w:ascii="Courier New" w:hAnsi="Courier New"/>
          <w:b/>
          <w:sz w:val="18"/>
        </w:rPr>
        <w:t>continue</w:t>
      </w:r>
      <w:r w:rsidRPr="00E26B53">
        <w:rPr>
          <w:sz w:val="18"/>
        </w:rPr>
        <w:t xml:space="preserve"> statement should be on the same line as the </w:t>
      </w:r>
      <w:r w:rsidRPr="00E26B53">
        <w:rPr>
          <w:rFonts w:ascii="Courier New" w:hAnsi="Courier New"/>
          <w:b/>
          <w:sz w:val="18"/>
        </w:rPr>
        <w:t>break</w:t>
      </w:r>
      <w:r w:rsidRPr="00E26B53">
        <w:rPr>
          <w:sz w:val="18"/>
        </w:rPr>
        <w:t xml:space="preserve"> or </w:t>
      </w:r>
      <w:r w:rsidRPr="00E26B53">
        <w:rPr>
          <w:rFonts w:ascii="Courier New" w:hAnsi="Courier New"/>
          <w:b/>
          <w:sz w:val="18"/>
        </w:rPr>
        <w:t>continue</w:t>
      </w:r>
      <w:r w:rsidRPr="00E26B53">
        <w:rPr>
          <w:sz w:val="18"/>
        </w:rPr>
        <w:t xml:space="preserve"> token.</w:t>
      </w:r>
    </w:p>
    <w:p w14:paraId="536A7C62" w14:textId="77777777" w:rsidR="004C02EF" w:rsidRDefault="004C02EF" w:rsidP="004C02EF">
      <w:pPr>
        <w:pStyle w:val="30"/>
        <w:numPr>
          <w:ilvl w:val="0"/>
          <w:numId w:val="0"/>
        </w:numPr>
      </w:pPr>
      <w:bookmarkStart w:id="676" w:name="_Toc472818772"/>
      <w:bookmarkStart w:id="677" w:name="_Toc235503325"/>
      <w:bookmarkStart w:id="678" w:name="_Toc241509100"/>
      <w:bookmarkStart w:id="679" w:name="_Toc244416587"/>
      <w:bookmarkStart w:id="680" w:name="_Toc276630951"/>
      <w:bookmarkStart w:id="681" w:name="_Toc178386960"/>
      <w:r>
        <w:t>7.9.2</w:t>
      </w:r>
      <w:r>
        <w:tab/>
        <w:t>Examples of Automatic Semicolon Insertio</w:t>
      </w:r>
      <w:bookmarkEnd w:id="671"/>
      <w:bookmarkEnd w:id="672"/>
      <w:bookmarkEnd w:id="673"/>
      <w:r>
        <w:t>n</w:t>
      </w:r>
      <w:bookmarkEnd w:id="674"/>
      <w:bookmarkEnd w:id="675"/>
      <w:bookmarkEnd w:id="676"/>
      <w:bookmarkEnd w:id="677"/>
      <w:bookmarkEnd w:id="678"/>
      <w:bookmarkEnd w:id="679"/>
      <w:bookmarkEnd w:id="680"/>
      <w:bookmarkEnd w:id="681"/>
    </w:p>
    <w:p w14:paraId="37329451" w14:textId="77777777" w:rsidR="004C02EF" w:rsidRDefault="004C02EF" w:rsidP="004C02EF">
      <w:pPr>
        <w:keepNext/>
        <w:spacing w:after="60"/>
      </w:pPr>
      <w:r>
        <w:t>The source</w:t>
      </w:r>
    </w:p>
    <w:p w14:paraId="2A70C3AA" w14:textId="77777777" w:rsidR="004C02EF" w:rsidRDefault="004C02EF" w:rsidP="004C02EF">
      <w:pPr>
        <w:pStyle w:val="CodeSample3"/>
        <w:spacing w:after="60"/>
        <w:ind w:left="1440"/>
        <w:jc w:val="left"/>
      </w:pPr>
      <w:r>
        <w:t>{ 1 2 } 3</w:t>
      </w:r>
    </w:p>
    <w:p w14:paraId="430F1B3D" w14:textId="77777777" w:rsidR="004C02EF" w:rsidRDefault="004C02EF" w:rsidP="004C02EF">
      <w:pPr>
        <w:spacing w:after="60"/>
      </w:pPr>
      <w:r>
        <w:t>is not a valid sentence in the ECMAScript grammar, even with the automatic semicolon insertion rules. In contrast, the source</w:t>
      </w:r>
    </w:p>
    <w:p w14:paraId="3594BBC4" w14:textId="77777777" w:rsidR="004C02EF" w:rsidRDefault="004C02EF" w:rsidP="004C02EF">
      <w:pPr>
        <w:pStyle w:val="CodeSample3"/>
        <w:ind w:left="1440"/>
        <w:jc w:val="left"/>
      </w:pPr>
      <w:r>
        <w:t>{ 1</w:t>
      </w:r>
      <w:r>
        <w:br/>
        <w:t>2 } 3</w:t>
      </w:r>
    </w:p>
    <w:p w14:paraId="25F4286B" w14:textId="77777777" w:rsidR="004C02EF" w:rsidRDefault="004C02EF" w:rsidP="004C02EF">
      <w:pPr>
        <w:spacing w:after="60"/>
      </w:pPr>
      <w:r>
        <w:t>is also not a valid ECMAScript sentence, but is transformed by automatic semicolon insertion into the following:</w:t>
      </w:r>
    </w:p>
    <w:p w14:paraId="22BF5F06" w14:textId="77777777" w:rsidR="004C02EF" w:rsidRDefault="004C02EF" w:rsidP="004C02EF">
      <w:pPr>
        <w:pStyle w:val="CodeSample3"/>
        <w:spacing w:after="60"/>
        <w:ind w:left="1440"/>
        <w:jc w:val="left"/>
      </w:pPr>
      <w:r>
        <w:t>{ 1</w:t>
      </w:r>
      <w:r>
        <w:br/>
        <w:t>;2 ;} 3;</w:t>
      </w:r>
    </w:p>
    <w:p w14:paraId="22AD2DF7" w14:textId="77777777" w:rsidR="004C02EF" w:rsidRDefault="004C02EF" w:rsidP="004C02EF">
      <w:r>
        <w:t>which is a valid ECMAScript sentence.</w:t>
      </w:r>
    </w:p>
    <w:p w14:paraId="68C92CD4" w14:textId="77777777" w:rsidR="004C02EF" w:rsidRDefault="004C02EF" w:rsidP="004C02EF">
      <w:pPr>
        <w:spacing w:after="60"/>
      </w:pPr>
      <w:r>
        <w:t>The source</w:t>
      </w:r>
    </w:p>
    <w:p w14:paraId="08C9A187" w14:textId="77777777" w:rsidR="004C02EF" w:rsidRDefault="004C02EF" w:rsidP="004C02EF">
      <w:pPr>
        <w:pStyle w:val="CodeSample3"/>
        <w:spacing w:after="60"/>
        <w:ind w:left="1440"/>
        <w:jc w:val="left"/>
      </w:pPr>
      <w:r>
        <w:t>for (a; b</w:t>
      </w:r>
      <w:r>
        <w:br/>
        <w:t>)</w:t>
      </w:r>
    </w:p>
    <w:p w14:paraId="3A4669B9" w14:textId="77777777" w:rsidR="004C02EF" w:rsidRDefault="004C02EF" w:rsidP="004C02EF">
      <w:r>
        <w:t xml:space="preserve">is not a valid ECMAScript sentence and is not altered by automatic semicolon insertion because the semicolon is needed for the header of a </w:t>
      </w:r>
      <w:r>
        <w:rPr>
          <w:rFonts w:ascii="Courier New" w:hAnsi="Courier New"/>
          <w:b/>
        </w:rPr>
        <w:t>for</w:t>
      </w:r>
      <w:r>
        <w:t xml:space="preserve"> statement. Automatic semicolon insertion never inserts one of the two semicolons in the header of a </w:t>
      </w:r>
      <w:r>
        <w:rPr>
          <w:rFonts w:ascii="Courier New" w:hAnsi="Courier New"/>
          <w:b/>
        </w:rPr>
        <w:t>for</w:t>
      </w:r>
      <w:r>
        <w:t xml:space="preserve"> statement.</w:t>
      </w:r>
    </w:p>
    <w:p w14:paraId="3A52A218" w14:textId="77777777" w:rsidR="004C02EF" w:rsidRDefault="004C02EF" w:rsidP="004C02EF">
      <w:pPr>
        <w:spacing w:after="60"/>
      </w:pPr>
      <w:r>
        <w:t>The source</w:t>
      </w:r>
    </w:p>
    <w:p w14:paraId="0F213BED" w14:textId="77777777" w:rsidR="004C02EF" w:rsidRDefault="004C02EF" w:rsidP="004C02EF">
      <w:pPr>
        <w:pStyle w:val="CodeSample3"/>
        <w:spacing w:after="60"/>
        <w:ind w:left="1440"/>
      </w:pPr>
      <w:r>
        <w:t>return</w:t>
      </w:r>
      <w:r>
        <w:br/>
        <w:t>a + b</w:t>
      </w:r>
    </w:p>
    <w:p w14:paraId="0904B856" w14:textId="77777777" w:rsidR="004C02EF" w:rsidRDefault="004C02EF" w:rsidP="004C02EF">
      <w:pPr>
        <w:spacing w:after="60"/>
      </w:pPr>
      <w:r>
        <w:t>is transformed by automatic semicolon insertion into the following:</w:t>
      </w:r>
    </w:p>
    <w:p w14:paraId="1520686D" w14:textId="77777777" w:rsidR="004C02EF" w:rsidRDefault="004C02EF" w:rsidP="004C02EF">
      <w:pPr>
        <w:pStyle w:val="CodeSample3"/>
        <w:ind w:left="1440"/>
      </w:pPr>
      <w:r>
        <w:t>return;</w:t>
      </w:r>
      <w:r>
        <w:br/>
        <w:t>a + b;</w:t>
      </w:r>
    </w:p>
    <w:p w14:paraId="1752E562" w14:textId="77777777" w:rsidR="004C02EF" w:rsidRDefault="004C02EF" w:rsidP="004C02EF">
      <w:pPr>
        <w:pStyle w:val="Note"/>
      </w:pPr>
      <w:r w:rsidRPr="000956BB">
        <w:t>NOTE</w:t>
      </w:r>
      <w:r w:rsidRPr="000956BB">
        <w:tab/>
        <w:t xml:space="preserve">The expression </w:t>
      </w:r>
      <w:r w:rsidRPr="000956BB">
        <w:rPr>
          <w:rFonts w:ascii="Courier New" w:hAnsi="Courier New"/>
          <w:b/>
        </w:rPr>
        <w:t>a + b</w:t>
      </w:r>
      <w:r w:rsidRPr="000956BB">
        <w:t xml:space="preserve"> is not treated as a value to be returned by the </w:t>
      </w:r>
      <w:r w:rsidRPr="000956BB">
        <w:rPr>
          <w:rFonts w:ascii="Courier New" w:hAnsi="Courier New"/>
          <w:b/>
        </w:rPr>
        <w:t>return</w:t>
      </w:r>
      <w:r w:rsidRPr="000956BB">
        <w:t xml:space="preserve"> statement, because a </w:t>
      </w:r>
      <w:r w:rsidRPr="000956BB">
        <w:rPr>
          <w:rStyle w:val="bnf"/>
        </w:rPr>
        <w:t>LineTerminator</w:t>
      </w:r>
      <w:r w:rsidRPr="000956BB">
        <w:t xml:space="preserve"> separates it from the token </w:t>
      </w:r>
      <w:r w:rsidRPr="000956BB">
        <w:rPr>
          <w:rFonts w:ascii="Courier New" w:hAnsi="Courier New"/>
          <w:b/>
        </w:rPr>
        <w:t>return</w:t>
      </w:r>
      <w:r w:rsidRPr="000956BB">
        <w:t>.</w:t>
      </w:r>
    </w:p>
    <w:p w14:paraId="62369486" w14:textId="77777777" w:rsidR="004C02EF" w:rsidRDefault="004C02EF" w:rsidP="004C02EF">
      <w:pPr>
        <w:spacing w:after="60"/>
      </w:pPr>
      <w:r>
        <w:t>The source</w:t>
      </w:r>
    </w:p>
    <w:p w14:paraId="62ECD429" w14:textId="77777777" w:rsidR="004C02EF" w:rsidRDefault="004C02EF" w:rsidP="004C02EF">
      <w:pPr>
        <w:pStyle w:val="CodeSample3"/>
        <w:spacing w:after="60"/>
        <w:ind w:left="1440"/>
        <w:jc w:val="left"/>
      </w:pPr>
      <w:r>
        <w:t>a = b</w:t>
      </w:r>
      <w:r>
        <w:br/>
        <w:t>++c</w:t>
      </w:r>
    </w:p>
    <w:p w14:paraId="32940FEC" w14:textId="77777777" w:rsidR="004C02EF" w:rsidRDefault="004C02EF" w:rsidP="004C02EF">
      <w:pPr>
        <w:spacing w:after="60"/>
      </w:pPr>
      <w:r>
        <w:t>is transformed by automatic semicolon insertion into the following:</w:t>
      </w:r>
    </w:p>
    <w:p w14:paraId="7533A134" w14:textId="77777777" w:rsidR="004C02EF" w:rsidRDefault="004C02EF" w:rsidP="004C02EF">
      <w:pPr>
        <w:pStyle w:val="CodeSample3"/>
        <w:ind w:left="1440"/>
        <w:jc w:val="left"/>
      </w:pPr>
      <w:r>
        <w:t>a = b;</w:t>
      </w:r>
      <w:r>
        <w:br/>
        <w:t>++c;</w:t>
      </w:r>
    </w:p>
    <w:p w14:paraId="58BC4B3D" w14:textId="77777777" w:rsidR="004C02EF" w:rsidRDefault="004C02EF" w:rsidP="004C02EF">
      <w:pPr>
        <w:pStyle w:val="Note"/>
      </w:pPr>
      <w:r w:rsidRPr="000956BB">
        <w:t>NOTE</w:t>
      </w:r>
      <w:r w:rsidRPr="000956BB">
        <w:tab/>
        <w:t xml:space="preserve">The token </w:t>
      </w:r>
      <w:r w:rsidRPr="000956BB">
        <w:rPr>
          <w:rFonts w:ascii="Courier New" w:hAnsi="Courier New"/>
          <w:b/>
        </w:rPr>
        <w:t>++</w:t>
      </w:r>
      <w:r w:rsidRPr="000956BB">
        <w:t xml:space="preserve"> is not treated as a postfix operator applying to the variable </w:t>
      </w:r>
      <w:r w:rsidRPr="000956BB">
        <w:rPr>
          <w:rFonts w:ascii="Courier New" w:hAnsi="Courier New"/>
          <w:b/>
        </w:rPr>
        <w:t>b</w:t>
      </w:r>
      <w:r w:rsidRPr="000956BB">
        <w:t xml:space="preserve">, because a </w:t>
      </w:r>
      <w:r w:rsidRPr="000956BB">
        <w:rPr>
          <w:rStyle w:val="bnf"/>
        </w:rPr>
        <w:t>LineTerminator</w:t>
      </w:r>
      <w:r w:rsidRPr="000956BB">
        <w:t xml:space="preserve"> occurs between </w:t>
      </w:r>
      <w:r w:rsidRPr="000956BB">
        <w:rPr>
          <w:rFonts w:ascii="Courier New" w:hAnsi="Courier New"/>
          <w:b/>
        </w:rPr>
        <w:t>b</w:t>
      </w:r>
      <w:r w:rsidRPr="000956BB">
        <w:t xml:space="preserve"> and </w:t>
      </w:r>
      <w:r w:rsidRPr="000956BB">
        <w:rPr>
          <w:rFonts w:ascii="Courier New" w:hAnsi="Courier New"/>
          <w:b/>
        </w:rPr>
        <w:t>++</w:t>
      </w:r>
      <w:r w:rsidRPr="000956BB">
        <w:t>.</w:t>
      </w:r>
    </w:p>
    <w:p w14:paraId="4A9F4D09" w14:textId="77777777" w:rsidR="004C02EF" w:rsidRDefault="004C02EF" w:rsidP="004C02EF">
      <w:pPr>
        <w:spacing w:after="60"/>
      </w:pPr>
      <w:r>
        <w:t>The source</w:t>
      </w:r>
    </w:p>
    <w:p w14:paraId="5C5B1EFF" w14:textId="77777777" w:rsidR="004C02EF" w:rsidRDefault="004C02EF" w:rsidP="004C02EF">
      <w:pPr>
        <w:pStyle w:val="CodeSample3"/>
        <w:spacing w:after="60"/>
        <w:ind w:left="1440"/>
        <w:jc w:val="left"/>
      </w:pPr>
      <w:r>
        <w:t>if (a &gt; b)</w:t>
      </w:r>
      <w:r>
        <w:br/>
        <w:t>else c = d</w:t>
      </w:r>
    </w:p>
    <w:p w14:paraId="2EC0F67A" w14:textId="77777777" w:rsidR="004C02EF" w:rsidRDefault="004C02EF" w:rsidP="004C02EF">
      <w:r>
        <w:t xml:space="preserve">is not a valid ECMAScript sentence and is not altered by automatic semicolon insertion before the </w:t>
      </w:r>
      <w:r>
        <w:rPr>
          <w:rFonts w:ascii="Courier New" w:hAnsi="Courier New"/>
          <w:b/>
        </w:rPr>
        <w:t>else</w:t>
      </w:r>
      <w:r>
        <w:t xml:space="preserve"> token, even though no production of the grammar applies at that point, because an automatically inserted semicolon would then be parsed as an empty statement.</w:t>
      </w:r>
      <w:bookmarkStart w:id="682" w:name="_Toc381513631"/>
      <w:bookmarkStart w:id="683" w:name="_Toc382202774"/>
      <w:bookmarkStart w:id="684" w:name="_Toc382202994"/>
      <w:bookmarkStart w:id="685" w:name="_Toc382212153"/>
      <w:bookmarkStart w:id="686" w:name="_Toc382212332"/>
      <w:bookmarkStart w:id="687" w:name="_Toc382291498"/>
      <w:bookmarkStart w:id="688" w:name="_Toc385672134"/>
    </w:p>
    <w:p w14:paraId="3BBC77FE" w14:textId="77777777" w:rsidR="004C02EF" w:rsidRDefault="004C02EF" w:rsidP="004C02EF">
      <w:pPr>
        <w:spacing w:after="60"/>
      </w:pPr>
      <w:r>
        <w:t>The source</w:t>
      </w:r>
    </w:p>
    <w:p w14:paraId="485424AA" w14:textId="77777777" w:rsidR="004C02EF" w:rsidRDefault="004C02EF" w:rsidP="004C02EF">
      <w:pPr>
        <w:pStyle w:val="CodeSample3"/>
        <w:spacing w:after="60"/>
        <w:ind w:left="1440"/>
        <w:jc w:val="left"/>
      </w:pPr>
      <w:r>
        <w:t>a = b + c</w:t>
      </w:r>
      <w:r>
        <w:br/>
        <w:t>(d + e).print()</w:t>
      </w:r>
    </w:p>
    <w:p w14:paraId="5F0F5BFB" w14:textId="77777777" w:rsidR="004C02EF" w:rsidRDefault="004C02EF" w:rsidP="004C02EF">
      <w:pPr>
        <w:spacing w:after="60"/>
      </w:pPr>
      <w:r>
        <w:t xml:space="preserve">is </w:t>
      </w:r>
      <w:r>
        <w:rPr>
          <w:i/>
        </w:rPr>
        <w:t>not</w:t>
      </w:r>
      <w:r>
        <w:t xml:space="preserve"> transformed by automatic semicolon insertion, because the parenthesised expression that begins the second line can be interpreted as an argument list for a function call:</w:t>
      </w:r>
    </w:p>
    <w:p w14:paraId="6B489E4C" w14:textId="77777777" w:rsidR="004C02EF" w:rsidRDefault="004C02EF" w:rsidP="004C02EF">
      <w:pPr>
        <w:pStyle w:val="CodeSample3"/>
        <w:ind w:firstLine="720"/>
      </w:pPr>
      <w:r>
        <w:t>a = b + c(d + e).print()</w:t>
      </w:r>
    </w:p>
    <w:p w14:paraId="5BEDBBF3" w14:textId="77777777" w:rsidR="004C02EF" w:rsidRDefault="004C02EF" w:rsidP="004C02EF">
      <w:r>
        <w:t>In the circumstance that an assignment statement must begin with a left parenthesis, it is a good idea for the programmer to provide an explicit semicolon at the end of the preceding statement rather than to rely on automatic semicolon insertion.</w:t>
      </w:r>
      <w:bookmarkStart w:id="689" w:name="_Toc393690227"/>
    </w:p>
    <w:p w14:paraId="4A503A4F" w14:textId="77777777" w:rsidR="004C02EF" w:rsidRDefault="004C02EF" w:rsidP="004C02EF">
      <w:pPr>
        <w:pStyle w:val="1"/>
        <w:numPr>
          <w:ilvl w:val="0"/>
          <w:numId w:val="0"/>
        </w:numPr>
        <w:spacing w:after="120"/>
      </w:pPr>
      <w:bookmarkStart w:id="690" w:name="_Toc472818773"/>
      <w:bookmarkStart w:id="691" w:name="_Toc235503326"/>
      <w:bookmarkStart w:id="692" w:name="_Toc241509101"/>
      <w:bookmarkStart w:id="693" w:name="_Toc244416588"/>
      <w:bookmarkStart w:id="694" w:name="_Toc276630952"/>
      <w:bookmarkStart w:id="695" w:name="_Toc178386961"/>
      <w:r>
        <w:t>8</w:t>
      </w:r>
      <w:r>
        <w:tab/>
        <w:t>Type</w:t>
      </w:r>
      <w:bookmarkEnd w:id="682"/>
      <w:bookmarkEnd w:id="683"/>
      <w:bookmarkEnd w:id="684"/>
      <w:bookmarkEnd w:id="685"/>
      <w:bookmarkEnd w:id="686"/>
      <w:bookmarkEnd w:id="687"/>
      <w:bookmarkEnd w:id="688"/>
      <w:bookmarkEnd w:id="689"/>
      <w:r>
        <w:t>s</w:t>
      </w:r>
      <w:bookmarkEnd w:id="690"/>
      <w:bookmarkEnd w:id="691"/>
      <w:bookmarkEnd w:id="692"/>
      <w:bookmarkEnd w:id="693"/>
      <w:bookmarkEnd w:id="694"/>
      <w:bookmarkEnd w:id="695"/>
    </w:p>
    <w:p w14:paraId="02D9CB29" w14:textId="77777777" w:rsidR="004C02EF" w:rsidRPr="00EA0345" w:rsidRDefault="004C02EF" w:rsidP="004C02EF">
      <w:r w:rsidRPr="00EA0345">
        <w:t xml:space="preserve">Algorithms within this specification manipulate values each of which has an associated type. The possible value types are exactly those defined in this </w:t>
      </w:r>
      <w:r>
        <w:t>clause</w:t>
      </w:r>
      <w:r w:rsidRPr="00EA0345">
        <w:t>. Types are further subclassified into ECMAScript language types and specification types.</w:t>
      </w:r>
    </w:p>
    <w:p w14:paraId="78538AEE" w14:textId="77777777" w:rsidR="004C02EF" w:rsidRPr="00EA0345" w:rsidRDefault="004C02EF" w:rsidP="004C02EF">
      <w:r w:rsidRPr="00EA0345">
        <w:t>A</w:t>
      </w:r>
      <w:r>
        <w:t>n</w:t>
      </w:r>
      <w:r w:rsidRPr="00EA0345">
        <w:t xml:space="preserve"> ECMAScript language type corresponds to values that are directly manipulated by an ECMAScript programmer using the ECMAScr</w:t>
      </w:r>
      <w:r>
        <w:t>i</w:t>
      </w:r>
      <w:r w:rsidRPr="00EA0345">
        <w:t>pt language. The ECMAScript language types are Undefined, Null, Boolean, String, Number, and Object.</w:t>
      </w:r>
    </w:p>
    <w:p w14:paraId="3805BEA8" w14:textId="77777777" w:rsidR="004C02EF" w:rsidRDefault="004C02EF" w:rsidP="004C02EF">
      <w:r w:rsidRPr="00EA0345">
        <w:t>A specification type corresponds to meta-values that are used within algorithms to describe the semantics of ECMAScript lan</w:t>
      </w:r>
      <w:r>
        <w:t>gua</w:t>
      </w:r>
      <w:r w:rsidRPr="00EA0345">
        <w:t>ge constructs and ECMAScript language types. The specification types are Reference, List, Completion, Property Descriptor, Property Identifier, Lexical Environment, and Environment Record. Specification type values are specification art</w:t>
      </w:r>
      <w:r>
        <w:t>e</w:t>
      </w:r>
      <w:r w:rsidRPr="00EA0345">
        <w:t>facts that do not necessarily correspond to any specific entity within an ECMAScript implementa</w:t>
      </w:r>
      <w:r>
        <w:t>tio</w:t>
      </w:r>
      <w:r w:rsidRPr="00EA0345">
        <w:t xml:space="preserve">n. Specification type values </w:t>
      </w:r>
      <w:r>
        <w:t>may be</w:t>
      </w:r>
      <w:r w:rsidRPr="00EA0345">
        <w:t xml:space="preserve"> used to describe intermediate results of ECMAScript expression evaluation but such values cannot be stored as properties of objects or values of ECMAScript language variables.</w:t>
      </w:r>
    </w:p>
    <w:p w14:paraId="4F6FF6B1" w14:textId="77777777" w:rsidR="004C02EF" w:rsidRDefault="004C02EF" w:rsidP="004C02EF">
      <w:r>
        <w:t>Within this specification, the notation “</w:t>
      </w:r>
      <w:r w:rsidRPr="00E91749">
        <w:rPr>
          <w:rFonts w:ascii="Times New Roman" w:hAnsi="Times New Roman"/>
        </w:rPr>
        <w:t>Type(</w:t>
      </w:r>
      <w:r w:rsidRPr="00E91749">
        <w:rPr>
          <w:rFonts w:ascii="Times New Roman" w:hAnsi="Times New Roman"/>
          <w:i/>
        </w:rPr>
        <w:t>x</w:t>
      </w:r>
      <w:r w:rsidRPr="00E91749">
        <w:rPr>
          <w:rFonts w:ascii="Times New Roman" w:hAnsi="Times New Roman"/>
        </w:rPr>
        <w:t>)</w:t>
      </w:r>
      <w:r>
        <w:t>” is used as shorthand for “</w:t>
      </w:r>
      <w:r w:rsidRPr="00E91749">
        <w:rPr>
          <w:rFonts w:ascii="Times New Roman" w:hAnsi="Times New Roman"/>
        </w:rPr>
        <w:t xml:space="preserve">the type of </w:t>
      </w:r>
      <w:r w:rsidRPr="00E91749">
        <w:rPr>
          <w:rFonts w:ascii="Times New Roman" w:hAnsi="Times New Roman"/>
          <w:i/>
        </w:rPr>
        <w:t>x</w:t>
      </w:r>
      <w:r>
        <w:t>” where “</w:t>
      </w:r>
      <w:r w:rsidRPr="00E91749">
        <w:rPr>
          <w:rFonts w:ascii="Times New Roman" w:hAnsi="Times New Roman"/>
        </w:rPr>
        <w:t>type</w:t>
      </w:r>
      <w:r>
        <w:t>” refers to the ECMAScript language and specification types defined in this clause.</w:t>
      </w:r>
      <w:bookmarkStart w:id="696" w:name="_Toc381513632"/>
      <w:bookmarkStart w:id="697" w:name="_Toc382202775"/>
      <w:bookmarkStart w:id="698" w:name="_Toc382202995"/>
      <w:bookmarkStart w:id="699" w:name="_Toc382212154"/>
      <w:bookmarkStart w:id="700" w:name="_Toc382212333"/>
      <w:bookmarkStart w:id="701" w:name="_Toc382291499"/>
      <w:bookmarkStart w:id="702" w:name="_Toc385672135"/>
      <w:bookmarkStart w:id="703" w:name="_Toc393690228"/>
    </w:p>
    <w:p w14:paraId="1557BEF8" w14:textId="77777777" w:rsidR="004C02EF" w:rsidRDefault="004C02EF" w:rsidP="004C02EF">
      <w:pPr>
        <w:pStyle w:val="20"/>
        <w:numPr>
          <w:ilvl w:val="0"/>
          <w:numId w:val="0"/>
        </w:numPr>
      </w:pPr>
      <w:bookmarkStart w:id="704" w:name="_Ref449763253"/>
      <w:bookmarkStart w:id="705" w:name="_Toc472818774"/>
      <w:bookmarkStart w:id="706" w:name="_Toc235503327"/>
      <w:bookmarkStart w:id="707" w:name="_Toc241509102"/>
      <w:bookmarkStart w:id="708" w:name="_Toc244416589"/>
      <w:bookmarkStart w:id="709" w:name="_Toc276630953"/>
      <w:bookmarkStart w:id="710" w:name="_Toc178386962"/>
      <w:r>
        <w:t>8.1</w:t>
      </w:r>
      <w:r>
        <w:tab/>
        <w:t>The Undefined Typ</w:t>
      </w:r>
      <w:bookmarkEnd w:id="696"/>
      <w:bookmarkEnd w:id="697"/>
      <w:bookmarkEnd w:id="698"/>
      <w:bookmarkEnd w:id="699"/>
      <w:bookmarkEnd w:id="700"/>
      <w:bookmarkEnd w:id="701"/>
      <w:bookmarkEnd w:id="702"/>
      <w:bookmarkEnd w:id="703"/>
      <w:r>
        <w:t>e</w:t>
      </w:r>
      <w:bookmarkEnd w:id="704"/>
      <w:bookmarkEnd w:id="705"/>
      <w:bookmarkEnd w:id="706"/>
      <w:bookmarkEnd w:id="707"/>
      <w:bookmarkEnd w:id="708"/>
      <w:bookmarkEnd w:id="709"/>
      <w:bookmarkEnd w:id="710"/>
    </w:p>
    <w:p w14:paraId="6245DB53" w14:textId="77777777" w:rsidR="004C02EF" w:rsidRDefault="004C02EF" w:rsidP="004C02EF">
      <w:r>
        <w:t xml:space="preserve">The Undefined type has exactly one value, called </w:t>
      </w:r>
      <w:r>
        <w:rPr>
          <w:b/>
        </w:rPr>
        <w:t>undefined</w:t>
      </w:r>
      <w:r w:rsidRPr="003D4267">
        <w:t xml:space="preserve">. </w:t>
      </w:r>
      <w:r>
        <w:t xml:space="preserve">Any variable that has not been assigned a value has the value </w:t>
      </w:r>
      <w:r>
        <w:rPr>
          <w:b/>
        </w:rPr>
        <w:t>undefined</w:t>
      </w:r>
      <w:r>
        <w:t>.</w:t>
      </w:r>
      <w:bookmarkStart w:id="711" w:name="_Toc381513633"/>
      <w:bookmarkStart w:id="712" w:name="_Toc382202776"/>
      <w:bookmarkStart w:id="713" w:name="_Toc382202996"/>
      <w:bookmarkStart w:id="714" w:name="_Toc382212155"/>
      <w:bookmarkStart w:id="715" w:name="_Toc382212334"/>
      <w:bookmarkStart w:id="716" w:name="_Toc382291500"/>
      <w:bookmarkStart w:id="717" w:name="_Toc385672136"/>
      <w:bookmarkStart w:id="718" w:name="_Toc393690229"/>
    </w:p>
    <w:p w14:paraId="2CFBF7F0" w14:textId="77777777" w:rsidR="004C02EF" w:rsidRDefault="004C02EF" w:rsidP="004C02EF">
      <w:pPr>
        <w:pStyle w:val="20"/>
        <w:numPr>
          <w:ilvl w:val="0"/>
          <w:numId w:val="0"/>
        </w:numPr>
      </w:pPr>
      <w:bookmarkStart w:id="719" w:name="_Toc472818775"/>
      <w:bookmarkStart w:id="720" w:name="_Toc235503328"/>
      <w:bookmarkStart w:id="721" w:name="_Toc241509103"/>
      <w:bookmarkStart w:id="722" w:name="_Toc244416590"/>
      <w:bookmarkStart w:id="723" w:name="_Toc276630954"/>
      <w:bookmarkStart w:id="724" w:name="_Toc178386963"/>
      <w:r>
        <w:t>8.2</w:t>
      </w:r>
      <w:r>
        <w:tab/>
        <w:t>The Null Typ</w:t>
      </w:r>
      <w:bookmarkEnd w:id="711"/>
      <w:bookmarkEnd w:id="712"/>
      <w:bookmarkEnd w:id="713"/>
      <w:bookmarkEnd w:id="714"/>
      <w:bookmarkEnd w:id="715"/>
      <w:bookmarkEnd w:id="716"/>
      <w:bookmarkEnd w:id="717"/>
      <w:bookmarkEnd w:id="718"/>
      <w:r>
        <w:t>e</w:t>
      </w:r>
      <w:bookmarkEnd w:id="719"/>
      <w:bookmarkEnd w:id="720"/>
      <w:bookmarkEnd w:id="721"/>
      <w:bookmarkEnd w:id="722"/>
      <w:bookmarkEnd w:id="723"/>
      <w:bookmarkEnd w:id="724"/>
    </w:p>
    <w:p w14:paraId="59638488" w14:textId="77777777" w:rsidR="004C02EF" w:rsidRDefault="004C02EF" w:rsidP="004C02EF">
      <w:r>
        <w:t xml:space="preserve">The Null type has exactly one value, called </w:t>
      </w:r>
      <w:r>
        <w:rPr>
          <w:b/>
        </w:rPr>
        <w:t>null</w:t>
      </w:r>
      <w:r>
        <w:t>.</w:t>
      </w:r>
      <w:bookmarkStart w:id="725" w:name="_Toc381513634"/>
      <w:bookmarkStart w:id="726" w:name="_Toc382202777"/>
      <w:bookmarkStart w:id="727" w:name="_Toc382202997"/>
      <w:bookmarkStart w:id="728" w:name="_Toc382212156"/>
      <w:bookmarkStart w:id="729" w:name="_Toc382212335"/>
      <w:bookmarkStart w:id="730" w:name="_Toc382291501"/>
      <w:bookmarkStart w:id="731" w:name="_Toc385672137"/>
      <w:bookmarkStart w:id="732" w:name="_Toc393690230"/>
    </w:p>
    <w:p w14:paraId="59E04725" w14:textId="77777777" w:rsidR="004C02EF" w:rsidRDefault="004C02EF" w:rsidP="004C02EF">
      <w:pPr>
        <w:pStyle w:val="20"/>
        <w:numPr>
          <w:ilvl w:val="0"/>
          <w:numId w:val="0"/>
        </w:numPr>
      </w:pPr>
      <w:bookmarkStart w:id="733" w:name="_Toc472818776"/>
      <w:bookmarkStart w:id="734" w:name="_Toc235503329"/>
      <w:bookmarkStart w:id="735" w:name="_Toc241509104"/>
      <w:bookmarkStart w:id="736" w:name="_Toc244416591"/>
      <w:bookmarkStart w:id="737" w:name="_Toc276630955"/>
      <w:bookmarkStart w:id="738" w:name="_Toc178386964"/>
      <w:r>
        <w:t>8.3</w:t>
      </w:r>
      <w:r>
        <w:tab/>
        <w:t>The Boolean Typ</w:t>
      </w:r>
      <w:bookmarkEnd w:id="725"/>
      <w:bookmarkEnd w:id="726"/>
      <w:bookmarkEnd w:id="727"/>
      <w:bookmarkEnd w:id="728"/>
      <w:bookmarkEnd w:id="729"/>
      <w:bookmarkEnd w:id="730"/>
      <w:bookmarkEnd w:id="731"/>
      <w:bookmarkEnd w:id="732"/>
      <w:r>
        <w:t>e</w:t>
      </w:r>
      <w:bookmarkEnd w:id="733"/>
      <w:bookmarkEnd w:id="734"/>
      <w:bookmarkEnd w:id="735"/>
      <w:bookmarkEnd w:id="736"/>
      <w:bookmarkEnd w:id="737"/>
      <w:bookmarkEnd w:id="738"/>
    </w:p>
    <w:p w14:paraId="0C164C4F" w14:textId="77777777" w:rsidR="004C02EF" w:rsidRDefault="004C02EF" w:rsidP="004C02EF">
      <w:r>
        <w:t xml:space="preserve">The Boolean type represents a logical entity having two values, called </w:t>
      </w:r>
      <w:r>
        <w:rPr>
          <w:b/>
        </w:rPr>
        <w:t xml:space="preserve">true </w:t>
      </w:r>
      <w:r>
        <w:t xml:space="preserve">and </w:t>
      </w:r>
      <w:r>
        <w:rPr>
          <w:b/>
        </w:rPr>
        <w:t>false</w:t>
      </w:r>
      <w:r>
        <w:t>.</w:t>
      </w:r>
      <w:bookmarkStart w:id="739" w:name="_Ref384033349"/>
      <w:bookmarkStart w:id="740" w:name="_Toc385672138"/>
      <w:bookmarkStart w:id="741" w:name="_Toc393690231"/>
      <w:bookmarkStart w:id="742" w:name="_Ref379873913"/>
      <w:bookmarkStart w:id="743" w:name="_Ref379873915"/>
      <w:bookmarkStart w:id="744" w:name="_Toc381513635"/>
      <w:bookmarkStart w:id="745" w:name="_Toc382202778"/>
      <w:bookmarkStart w:id="746" w:name="_Toc382202998"/>
      <w:bookmarkStart w:id="747" w:name="_Toc382212157"/>
      <w:bookmarkStart w:id="748" w:name="_Toc382212336"/>
      <w:bookmarkStart w:id="749" w:name="_Toc382291502"/>
    </w:p>
    <w:p w14:paraId="4E7A1B76" w14:textId="77777777" w:rsidR="004C02EF" w:rsidRDefault="004C02EF" w:rsidP="004C02EF">
      <w:pPr>
        <w:pStyle w:val="20"/>
        <w:numPr>
          <w:ilvl w:val="0"/>
          <w:numId w:val="0"/>
        </w:numPr>
      </w:pPr>
      <w:bookmarkStart w:id="750" w:name="_Ref451679925"/>
      <w:bookmarkStart w:id="751" w:name="_Toc472818777"/>
      <w:bookmarkStart w:id="752" w:name="_Toc235503330"/>
      <w:bookmarkStart w:id="753" w:name="_Toc241509105"/>
      <w:bookmarkStart w:id="754" w:name="_Toc244416592"/>
      <w:bookmarkStart w:id="755" w:name="_Toc276630956"/>
      <w:bookmarkStart w:id="756" w:name="_Toc178386965"/>
      <w:r>
        <w:t>8.4</w:t>
      </w:r>
      <w:r>
        <w:tab/>
        <w:t xml:space="preserve">The String </w:t>
      </w:r>
      <w:bookmarkEnd w:id="739"/>
      <w:bookmarkEnd w:id="740"/>
      <w:bookmarkEnd w:id="741"/>
      <w:r>
        <w:t>Type</w:t>
      </w:r>
      <w:bookmarkEnd w:id="750"/>
      <w:bookmarkEnd w:id="751"/>
      <w:bookmarkEnd w:id="752"/>
      <w:bookmarkEnd w:id="753"/>
      <w:bookmarkEnd w:id="754"/>
      <w:bookmarkEnd w:id="755"/>
      <w:bookmarkEnd w:id="756"/>
    </w:p>
    <w:p w14:paraId="3D7C5083" w14:textId="77777777" w:rsidR="004C02EF" w:rsidRDefault="004C02EF" w:rsidP="004C02EF">
      <w:r>
        <w:t>The String type is the set of all finite ordered sequences of zero or more 16-bit unsigned integer values (“elements”). The String type is generally used to represent textual data in a running ECMAScript program, in which case each element in the String is treated as a code unit value (see Clause 6).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757" w:name="_Toc385672139"/>
      <w:bookmarkStart w:id="758" w:name="_Ref393616595"/>
      <w:bookmarkStart w:id="759" w:name="_Toc393690232"/>
      <w:bookmarkStart w:id="760" w:name="_Ref404492926"/>
      <w:bookmarkStart w:id="761" w:name="_Ref404493293"/>
      <w:bookmarkStart w:id="762" w:name="_Ref404504794"/>
    </w:p>
    <w:p w14:paraId="652998D7" w14:textId="77777777" w:rsidR="004C02EF" w:rsidRDefault="004C02EF" w:rsidP="004C02EF">
      <w:r>
        <w:t>When a String contains actual textual data, each element is considered to be a single UTF-16 code unit. Whether or not this is the actual storage format of a String, the characters 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t>
      </w:r>
    </w:p>
    <w:p w14:paraId="07D9557D" w14:textId="77777777" w:rsidR="004C02EF" w:rsidRPr="00E56D45" w:rsidRDefault="004C02EF" w:rsidP="004C02EF">
      <w:pPr>
        <w:pStyle w:val="Note"/>
      </w:pPr>
      <w:r w:rsidRPr="00E26B53">
        <w:t>NOTE</w:t>
      </w:r>
      <w:r w:rsidRPr="00E26B53">
        <w:tab/>
        <w:t xml:space="preserve">The rationale behind </w:t>
      </w:r>
      <w:r>
        <w:t>this design</w:t>
      </w:r>
      <w:r w:rsidRPr="00E26B53">
        <w:t xml:space="preserve"> was to keep the implementation of Strings as simple and high-performing as possible. 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Since it is recommended that ECMAScript source code be in Normalised Form C, string literals are guaranteed to be normalised (if source text is guaranteed to be normalised), as long as they do not contain any Unicode escape sequences.</w:t>
      </w:r>
    </w:p>
    <w:p w14:paraId="37B146AC" w14:textId="77777777" w:rsidR="004C02EF" w:rsidRDefault="004C02EF" w:rsidP="004C02EF">
      <w:pPr>
        <w:pStyle w:val="20"/>
        <w:numPr>
          <w:ilvl w:val="0"/>
          <w:numId w:val="0"/>
        </w:numPr>
      </w:pPr>
      <w:bookmarkStart w:id="763" w:name="_Ref424530687"/>
      <w:bookmarkStart w:id="764" w:name="_Ref424531262"/>
      <w:bookmarkStart w:id="765" w:name="_Ref424532158"/>
      <w:bookmarkStart w:id="766" w:name="_Toc472818778"/>
      <w:bookmarkStart w:id="767" w:name="_Toc235503331"/>
      <w:bookmarkStart w:id="768" w:name="_Toc241509106"/>
      <w:bookmarkStart w:id="769" w:name="_Toc244416593"/>
      <w:bookmarkStart w:id="770" w:name="_Toc276630957"/>
      <w:bookmarkStart w:id="771" w:name="_Toc178386966"/>
      <w:r>
        <w:t>8.5</w:t>
      </w:r>
      <w:r>
        <w:tab/>
        <w:t>The Number Typ</w:t>
      </w:r>
      <w:bookmarkEnd w:id="742"/>
      <w:bookmarkEnd w:id="743"/>
      <w:bookmarkEnd w:id="744"/>
      <w:bookmarkEnd w:id="745"/>
      <w:bookmarkEnd w:id="746"/>
      <w:bookmarkEnd w:id="747"/>
      <w:bookmarkEnd w:id="748"/>
      <w:bookmarkEnd w:id="749"/>
      <w:bookmarkEnd w:id="757"/>
      <w:bookmarkEnd w:id="758"/>
      <w:bookmarkEnd w:id="759"/>
      <w:bookmarkEnd w:id="760"/>
      <w:bookmarkEnd w:id="761"/>
      <w:bookmarkEnd w:id="762"/>
      <w:r>
        <w:t>e</w:t>
      </w:r>
      <w:bookmarkEnd w:id="763"/>
      <w:bookmarkEnd w:id="764"/>
      <w:bookmarkEnd w:id="765"/>
      <w:bookmarkEnd w:id="766"/>
      <w:bookmarkEnd w:id="767"/>
      <w:bookmarkEnd w:id="768"/>
      <w:bookmarkEnd w:id="769"/>
      <w:bookmarkEnd w:id="770"/>
      <w:bookmarkEnd w:id="771"/>
    </w:p>
    <w:p w14:paraId="26F0F90C" w14:textId="77777777" w:rsidR="004C02EF" w:rsidRDefault="004C02EF" w:rsidP="004C02EF">
      <w:r>
        <w:t xml:space="preserve">The Number type has exactly </w:t>
      </w:r>
      <w:r w:rsidRPr="00B3070A">
        <w:rPr>
          <w:rFonts w:ascii="Times New Roman" w:hAnsi="Times New Roman"/>
        </w:rPr>
        <w:t>18437736874454810627</w:t>
      </w:r>
      <w:r>
        <w:t xml:space="preserve"> (that is, </w:t>
      </w:r>
      <w:r w:rsidRPr="00B3070A">
        <w:rPr>
          <w:rFonts w:ascii="Times New Roman" w:hAnsi="Times New Roman"/>
        </w:rPr>
        <w:t>2</w:t>
      </w:r>
      <w:r w:rsidRPr="00B3070A">
        <w:rPr>
          <w:rFonts w:ascii="Times New Roman" w:hAnsi="Times New Roman"/>
          <w:vertAlign w:val="superscript"/>
        </w:rPr>
        <w:t>64</w:t>
      </w:r>
      <w:r w:rsidRPr="00B3070A">
        <w:rPr>
          <w:rFonts w:ascii="Times New Roman" w:hAnsi="Times New Roman"/>
        </w:rPr>
        <w:sym w:font="Symbol" w:char="F02D"/>
      </w:r>
      <w:r w:rsidRPr="00B3070A">
        <w:rPr>
          <w:rFonts w:ascii="Times New Roman" w:hAnsi="Times New Roman"/>
        </w:rPr>
        <w:t>2</w:t>
      </w:r>
      <w:r w:rsidRPr="00B3070A">
        <w:rPr>
          <w:rFonts w:ascii="Times New Roman" w:hAnsi="Times New Roman"/>
          <w:vertAlign w:val="superscript"/>
        </w:rPr>
        <w:t>53</w:t>
      </w:r>
      <w:r w:rsidRPr="00B3070A">
        <w:rPr>
          <w:rFonts w:ascii="Times New Roman" w:hAnsi="Times New Roman"/>
        </w:rPr>
        <w:t>+3</w:t>
      </w:r>
      <w:r>
        <w:t xml:space="preserve">) values, representing the double-precision 64-bit format IEEE 754 values as specified in the IEEE Standard for Binary Floating-Point Arithmetic, except that the </w:t>
      </w:r>
      <w:r w:rsidRPr="00B3070A">
        <w:rPr>
          <w:rFonts w:ascii="Times New Roman" w:hAnsi="Times New Roman"/>
        </w:rPr>
        <w:t>9007199254740990</w:t>
      </w:r>
      <w:r>
        <w:t xml:space="preserve"> (that is, </w:t>
      </w:r>
      <w:r w:rsidRPr="00B3070A">
        <w:rPr>
          <w:rFonts w:ascii="Times New Roman" w:hAnsi="Times New Roman"/>
        </w:rPr>
        <w:t>2</w:t>
      </w:r>
      <w:r w:rsidRPr="00B3070A">
        <w:rPr>
          <w:rFonts w:ascii="Times New Roman" w:hAnsi="Times New Roman"/>
          <w:vertAlign w:val="superscript"/>
        </w:rPr>
        <w:t>53</w:t>
      </w:r>
      <w:r w:rsidRPr="00B3070A">
        <w:rPr>
          <w:rFonts w:ascii="Times New Roman" w:hAnsi="Times New Roman"/>
        </w:rPr>
        <w:sym w:font="Symbol" w:char="F02D"/>
      </w:r>
      <w:r w:rsidRPr="00B3070A">
        <w:rPr>
          <w:rFonts w:ascii="Times New Roman" w:hAnsi="Times New Roman"/>
        </w:rPr>
        <w:t>2</w:t>
      </w:r>
      <w:r>
        <w:t xml:space="preserve">) distinct “Not-a-Number” values of the IEEE Standard are represented in ECMAScript as a single special </w:t>
      </w:r>
      <w:r>
        <w:rPr>
          <w:b/>
        </w:rPr>
        <w:t>NaN</w:t>
      </w:r>
      <w:r>
        <w:t xml:space="preserve"> value. (Note that the </w:t>
      </w:r>
      <w:r>
        <w:rPr>
          <w:b/>
        </w:rPr>
        <w:t>NaN</w:t>
      </w:r>
      <w:r>
        <w:t xml:space="preserve"> value is produced by the program expression </w:t>
      </w:r>
      <w:r>
        <w:rPr>
          <w:rFonts w:ascii="Courier New" w:hAnsi="Courier New"/>
          <w:b/>
        </w:rPr>
        <w:t>NaN</w:t>
      </w:r>
      <w:r>
        <w:t>.) In some implementations, external code might be able to detect a difference between various Not-a-Number values, but such behaviour is implementation-dependent; to ECMAScript code, all NaN values are indistinguishable from each other.</w:t>
      </w:r>
    </w:p>
    <w:p w14:paraId="058EFC8E" w14:textId="77777777" w:rsidR="004C02EF" w:rsidRDefault="004C02EF" w:rsidP="004C02EF">
      <w:r>
        <w:t xml:space="preserve">There are two other special values, called </w:t>
      </w:r>
      <w:r>
        <w:rPr>
          <w:b/>
        </w:rPr>
        <w:t>positive Infinity</w:t>
      </w:r>
      <w:r>
        <w:t xml:space="preserve"> and </w:t>
      </w:r>
      <w:r>
        <w:rPr>
          <w:b/>
        </w:rPr>
        <w:t>negative Infinity</w:t>
      </w:r>
      <w:r>
        <w:t xml:space="preserve">. For brevity, these values are also referred to for expository purposes by the symbols </w:t>
      </w:r>
      <w:r w:rsidRPr="00B3070A">
        <w:rPr>
          <w:rFonts w:ascii="Times New Roman" w:hAnsi="Times New Roman"/>
          <w:b/>
        </w:rPr>
        <w:t>+</w:t>
      </w:r>
      <w:r w:rsidRPr="00B3070A">
        <w:rPr>
          <w:rFonts w:ascii="Times New Roman" w:hAnsi="Times New Roman"/>
          <w:b/>
        </w:rPr>
        <w:sym w:font="Symbol" w:char="F0A5"/>
      </w:r>
      <w:r>
        <w:t xml:space="preserve"> and </w:t>
      </w:r>
      <w:r w:rsidRPr="00B3070A">
        <w:rPr>
          <w:rFonts w:ascii="Times New Roman" w:hAnsi="Times New Roman"/>
          <w:b/>
        </w:rPr>
        <w:sym w:font="Symbol" w:char="F02D"/>
      </w:r>
      <w:r w:rsidRPr="00B3070A">
        <w:rPr>
          <w:rFonts w:ascii="Times New Roman" w:hAnsi="Times New Roman"/>
          <w:b/>
        </w:rPr>
        <w:sym w:font="Symbol" w:char="F0A5"/>
      </w:r>
      <w:r>
        <w:t xml:space="preserve">, respectively. (Note that these two infinite Number values are produced by the program expressions </w:t>
      </w:r>
      <w:r>
        <w:rPr>
          <w:rFonts w:ascii="Courier New" w:hAnsi="Courier New"/>
          <w:b/>
        </w:rPr>
        <w:t>+Infinity</w:t>
      </w:r>
      <w:r>
        <w:t xml:space="preserve"> (or simply </w:t>
      </w:r>
      <w:r>
        <w:rPr>
          <w:rFonts w:ascii="Courier New" w:hAnsi="Courier New"/>
          <w:b/>
        </w:rPr>
        <w:t>Infinity</w:t>
      </w:r>
      <w:r>
        <w:t xml:space="preserve">) and </w:t>
      </w:r>
      <w:r>
        <w:rPr>
          <w:rFonts w:ascii="Courier New" w:hAnsi="Courier New"/>
          <w:b/>
        </w:rPr>
        <w:t>-Infinity</w:t>
      </w:r>
      <w:r>
        <w:t>.)</w:t>
      </w:r>
    </w:p>
    <w:p w14:paraId="597B9A18" w14:textId="77777777" w:rsidR="004C02EF" w:rsidRDefault="004C02EF" w:rsidP="004C02EF">
      <w:r>
        <w:t xml:space="preserve">The other </w:t>
      </w:r>
      <w:r w:rsidRPr="00B3070A">
        <w:rPr>
          <w:rFonts w:ascii="Times New Roman" w:hAnsi="Times New Roman"/>
        </w:rPr>
        <w:t>18437736874454810624</w:t>
      </w:r>
      <w:r>
        <w:t xml:space="preserve"> (that is, </w:t>
      </w:r>
      <w:r w:rsidRPr="00B3070A">
        <w:rPr>
          <w:rFonts w:ascii="Times New Roman" w:hAnsi="Times New Roman"/>
        </w:rPr>
        <w:t>2</w:t>
      </w:r>
      <w:r w:rsidRPr="00B3070A">
        <w:rPr>
          <w:rFonts w:ascii="Times New Roman" w:hAnsi="Times New Roman"/>
          <w:vertAlign w:val="superscript"/>
        </w:rPr>
        <w:t>64</w:t>
      </w:r>
      <w:r w:rsidRPr="00B3070A">
        <w:rPr>
          <w:rFonts w:ascii="Times New Roman" w:hAnsi="Times New Roman"/>
        </w:rPr>
        <w:sym w:font="Symbol" w:char="F02D"/>
      </w:r>
      <w:r w:rsidRPr="00B3070A">
        <w:rPr>
          <w:rFonts w:ascii="Times New Roman" w:hAnsi="Times New Roman"/>
        </w:rPr>
        <w:t>2</w:t>
      </w:r>
      <w:r w:rsidRPr="00B3070A">
        <w:rPr>
          <w:rFonts w:ascii="Times New Roman" w:hAnsi="Times New Roman"/>
          <w:vertAlign w:val="superscript"/>
        </w:rPr>
        <w:t>53</w:t>
      </w:r>
      <w:r>
        <w:t>) values are called the finite numbers. Half of these are positive numbers and half are negative numbers; for every finite positive Number value there is a corresponding negative value having the same magnitude.</w:t>
      </w:r>
    </w:p>
    <w:p w14:paraId="75D361A2" w14:textId="77777777" w:rsidR="004C02EF" w:rsidRDefault="004C02EF" w:rsidP="004C02EF">
      <w:r>
        <w:t xml:space="preserve">Note that there is both a </w:t>
      </w:r>
      <w:r>
        <w:rPr>
          <w:b/>
        </w:rPr>
        <w:t>positive zero</w:t>
      </w:r>
      <w:r>
        <w:t xml:space="preserve"> and a </w:t>
      </w:r>
      <w:r>
        <w:rPr>
          <w:b/>
        </w:rPr>
        <w:t>negative zero</w:t>
      </w:r>
      <w:r>
        <w:t xml:space="preserve">. For brevity, these values are also referred to for expository purposes by the symbols </w:t>
      </w:r>
      <w:r w:rsidRPr="00B3070A">
        <w:rPr>
          <w:rFonts w:ascii="Times New Roman" w:hAnsi="Times New Roman"/>
          <w:b/>
        </w:rPr>
        <w:t>+0</w:t>
      </w:r>
      <w:r>
        <w:t xml:space="preserve"> and </w:t>
      </w:r>
      <w:r w:rsidRPr="008423A7">
        <w:rPr>
          <w:rFonts w:ascii="Times New Roman" w:hAnsi="Times New Roman"/>
          <w:b/>
        </w:rPr>
        <w:sym w:font="Symbol" w:char="F02D"/>
      </w:r>
      <w:r w:rsidRPr="008423A7">
        <w:rPr>
          <w:rFonts w:ascii="Times New Roman" w:hAnsi="Times New Roman"/>
          <w:b/>
        </w:rPr>
        <w:t>0</w:t>
      </w:r>
      <w:r>
        <w:t xml:space="preserve">, respectively. (Note that these two different zero Number values are produced by the program expressions </w:t>
      </w:r>
      <w:r>
        <w:rPr>
          <w:rFonts w:ascii="Courier New" w:hAnsi="Courier New"/>
          <w:b/>
        </w:rPr>
        <w:t>+0</w:t>
      </w:r>
      <w:r>
        <w:t xml:space="preserve"> (or simply </w:t>
      </w:r>
      <w:r>
        <w:rPr>
          <w:rFonts w:ascii="Courier New" w:hAnsi="Courier New"/>
          <w:b/>
        </w:rPr>
        <w:t>0</w:t>
      </w:r>
      <w:r>
        <w:t xml:space="preserve">) and </w:t>
      </w:r>
      <w:r>
        <w:rPr>
          <w:rFonts w:ascii="Courier New" w:hAnsi="Courier New"/>
          <w:b/>
        </w:rPr>
        <w:t>-0</w:t>
      </w:r>
      <w:r>
        <w:t>.)</w:t>
      </w:r>
    </w:p>
    <w:p w14:paraId="495578AA" w14:textId="77777777" w:rsidR="004C02EF" w:rsidRDefault="004C02EF" w:rsidP="004C02EF">
      <w:r>
        <w:t xml:space="preserve">The </w:t>
      </w:r>
      <w:r w:rsidRPr="00D420A6">
        <w:rPr>
          <w:rFonts w:ascii="Times New Roman" w:hAnsi="Times New Roman"/>
        </w:rPr>
        <w:t>18437736874454810622</w:t>
      </w:r>
      <w:r>
        <w:t xml:space="preserve"> (that is, </w:t>
      </w:r>
      <w:r w:rsidRPr="00D420A6">
        <w:rPr>
          <w:rFonts w:ascii="Times New Roman" w:hAnsi="Times New Roman"/>
        </w:rPr>
        <w:t>2</w:t>
      </w:r>
      <w:r w:rsidRPr="00D420A6">
        <w:rPr>
          <w:rFonts w:ascii="Times New Roman" w:hAnsi="Times New Roman"/>
          <w:vertAlign w:val="superscript"/>
        </w:rPr>
        <w:t>64</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53</w:t>
      </w:r>
      <w:r w:rsidRPr="00D420A6">
        <w:rPr>
          <w:rFonts w:ascii="Times New Roman" w:hAnsi="Times New Roman"/>
        </w:rPr>
        <w:sym w:font="Symbol" w:char="F02D"/>
      </w:r>
      <w:r w:rsidRPr="00D420A6">
        <w:rPr>
          <w:rFonts w:ascii="Times New Roman" w:hAnsi="Times New Roman"/>
        </w:rPr>
        <w:t>2</w:t>
      </w:r>
      <w:r>
        <w:t>) finite nonzero values are of two kinds:</w:t>
      </w:r>
    </w:p>
    <w:p w14:paraId="6F02F27D" w14:textId="77777777" w:rsidR="004C02EF" w:rsidRDefault="004C02EF" w:rsidP="004C02EF">
      <w:r w:rsidRPr="00D420A6">
        <w:rPr>
          <w:rFonts w:ascii="Times New Roman" w:hAnsi="Times New Roman"/>
        </w:rPr>
        <w:t>18428729675200069632</w:t>
      </w:r>
      <w:r>
        <w:t xml:space="preserve"> (that is, </w:t>
      </w:r>
      <w:r w:rsidRPr="00D420A6">
        <w:rPr>
          <w:rFonts w:ascii="Times New Roman" w:hAnsi="Times New Roman"/>
        </w:rPr>
        <w:t>2</w:t>
      </w:r>
      <w:r w:rsidRPr="00D420A6">
        <w:rPr>
          <w:rFonts w:ascii="Times New Roman" w:hAnsi="Times New Roman"/>
          <w:vertAlign w:val="superscript"/>
        </w:rPr>
        <w:t>64</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54</w:t>
      </w:r>
      <w:r>
        <w:t>) of them are normalised, having the form</w:t>
      </w:r>
    </w:p>
    <w:p w14:paraId="5F1D925B" w14:textId="77777777" w:rsidR="004C02EF" w:rsidRDefault="004C02EF" w:rsidP="004C02EF">
      <w:pPr>
        <w:pStyle w:val="M20"/>
        <w:ind w:left="763" w:firstLine="677"/>
      </w:pPr>
      <w:r>
        <w:rPr>
          <w:i/>
        </w:rPr>
        <w:t>s</w:t>
      </w:r>
      <w:r>
        <w:t xml:space="preserve"> </w:t>
      </w:r>
      <w:r>
        <w:sym w:font="Symbol" w:char="F0B4"/>
      </w:r>
      <w:r>
        <w:t xml:space="preserve"> </w:t>
      </w:r>
      <w:r>
        <w:rPr>
          <w:i/>
        </w:rPr>
        <w:t>m</w:t>
      </w:r>
      <w:r>
        <w:t xml:space="preserve"> </w:t>
      </w:r>
      <w:r>
        <w:sym w:font="Symbol" w:char="F0B4"/>
      </w:r>
      <w:r>
        <w:t xml:space="preserve"> 2</w:t>
      </w:r>
      <w:r>
        <w:rPr>
          <w:i/>
          <w:vertAlign w:val="superscript"/>
        </w:rPr>
        <w:t>e</w:t>
      </w:r>
    </w:p>
    <w:p w14:paraId="0C848B19" w14:textId="77777777" w:rsidR="004C02EF" w:rsidRDefault="004C02EF" w:rsidP="004C02EF">
      <w:r>
        <w:t xml:space="preserve">where </w:t>
      </w:r>
      <w:r w:rsidRPr="00D420A6">
        <w:rPr>
          <w:rFonts w:ascii="Times New Roman" w:hAnsi="Times New Roman"/>
          <w:i/>
        </w:rPr>
        <w:t>s</w:t>
      </w:r>
      <w:r>
        <w:t xml:space="preserve"> is </w:t>
      </w:r>
      <w:r w:rsidRPr="00D420A6">
        <w:rPr>
          <w:rFonts w:ascii="Times New Roman" w:hAnsi="Times New Roman"/>
        </w:rPr>
        <w:t>+1</w:t>
      </w:r>
      <w:r>
        <w:t xml:space="preserve"> or </w:t>
      </w:r>
      <w:r w:rsidRPr="00D420A6">
        <w:rPr>
          <w:rFonts w:ascii="Times New Roman" w:hAnsi="Times New Roman"/>
        </w:rPr>
        <w:sym w:font="Symbol" w:char="F02D"/>
      </w:r>
      <w:r w:rsidRPr="00D420A6">
        <w:rPr>
          <w:rFonts w:ascii="Times New Roman" w:hAnsi="Times New Roman"/>
        </w:rPr>
        <w:t>1</w:t>
      </w:r>
      <w:r>
        <w:t xml:space="preserve">, </w:t>
      </w:r>
      <w:r w:rsidRPr="00D420A6">
        <w:rPr>
          <w:rFonts w:ascii="Times New Roman" w:hAnsi="Times New Roman"/>
          <w:i/>
        </w:rPr>
        <w:t>m</w:t>
      </w:r>
      <w:r>
        <w:t xml:space="preserve"> is a positive integer less than </w:t>
      </w:r>
      <w:r w:rsidRPr="00D420A6">
        <w:rPr>
          <w:rFonts w:ascii="Times New Roman" w:hAnsi="Times New Roman"/>
        </w:rPr>
        <w:t>2</w:t>
      </w:r>
      <w:r w:rsidRPr="00D420A6">
        <w:rPr>
          <w:rFonts w:ascii="Times New Roman" w:hAnsi="Times New Roman"/>
          <w:vertAlign w:val="superscript"/>
        </w:rPr>
        <w:t>53</w:t>
      </w:r>
      <w:r>
        <w:t xml:space="preserve"> but not less than </w:t>
      </w:r>
      <w:r w:rsidRPr="00D420A6">
        <w:rPr>
          <w:rFonts w:ascii="Times New Roman" w:hAnsi="Times New Roman"/>
        </w:rPr>
        <w:t>2</w:t>
      </w:r>
      <w:r w:rsidRPr="00D420A6">
        <w:rPr>
          <w:rFonts w:ascii="Times New Roman" w:hAnsi="Times New Roman"/>
          <w:vertAlign w:val="superscript"/>
        </w:rPr>
        <w:t>52</w:t>
      </w:r>
      <w:r>
        <w:t xml:space="preserve">, and </w:t>
      </w:r>
      <w:r w:rsidRPr="00D420A6">
        <w:rPr>
          <w:rFonts w:ascii="Times New Roman" w:hAnsi="Times New Roman"/>
          <w:i/>
        </w:rPr>
        <w:t>e</w:t>
      </w:r>
      <w:r>
        <w:t xml:space="preserve"> is an integer ranging from </w:t>
      </w:r>
      <w:r w:rsidRPr="00D420A6">
        <w:rPr>
          <w:rFonts w:ascii="Times New Roman" w:hAnsi="Times New Roman"/>
        </w:rPr>
        <w:sym w:font="Symbol" w:char="F02D"/>
      </w:r>
      <w:r w:rsidRPr="00D420A6">
        <w:rPr>
          <w:rFonts w:ascii="Times New Roman" w:hAnsi="Times New Roman"/>
        </w:rPr>
        <w:t>1074</w:t>
      </w:r>
      <w:r>
        <w:t xml:space="preserve"> to </w:t>
      </w:r>
      <w:r w:rsidRPr="00D420A6">
        <w:rPr>
          <w:rFonts w:ascii="Times New Roman" w:hAnsi="Times New Roman"/>
        </w:rPr>
        <w:t>971</w:t>
      </w:r>
      <w:r>
        <w:t>, inclusive.</w:t>
      </w:r>
    </w:p>
    <w:p w14:paraId="53D8EFFC" w14:textId="77777777" w:rsidR="004C02EF" w:rsidRDefault="004C02EF" w:rsidP="004C02EF">
      <w:r>
        <w:t xml:space="preserve">The remaining </w:t>
      </w:r>
      <w:r w:rsidRPr="00D420A6">
        <w:rPr>
          <w:rFonts w:ascii="Times New Roman" w:hAnsi="Times New Roman"/>
        </w:rPr>
        <w:t>9007199254740990</w:t>
      </w:r>
      <w:r>
        <w:t xml:space="preserve"> (that is, </w:t>
      </w:r>
      <w:r w:rsidRPr="00D420A6">
        <w:rPr>
          <w:rFonts w:ascii="Times New Roman" w:hAnsi="Times New Roman"/>
        </w:rPr>
        <w:t>2</w:t>
      </w:r>
      <w:r w:rsidRPr="00D420A6">
        <w:rPr>
          <w:rFonts w:ascii="Times New Roman" w:hAnsi="Times New Roman"/>
          <w:vertAlign w:val="superscript"/>
        </w:rPr>
        <w:t>53</w:t>
      </w:r>
      <w:r w:rsidRPr="00D420A6">
        <w:rPr>
          <w:rFonts w:ascii="Times New Roman" w:hAnsi="Times New Roman"/>
        </w:rPr>
        <w:sym w:font="Symbol" w:char="F02D"/>
      </w:r>
      <w:r w:rsidRPr="00D420A6">
        <w:rPr>
          <w:rFonts w:ascii="Times New Roman" w:hAnsi="Times New Roman"/>
        </w:rPr>
        <w:t>2</w:t>
      </w:r>
      <w:r>
        <w:t>) values are denormalised, having the form</w:t>
      </w:r>
    </w:p>
    <w:p w14:paraId="447B6F56" w14:textId="77777777" w:rsidR="004C02EF" w:rsidRDefault="004C02EF" w:rsidP="004C02EF">
      <w:pPr>
        <w:pStyle w:val="M20"/>
        <w:ind w:left="763" w:firstLine="677"/>
      </w:pPr>
      <w:r>
        <w:rPr>
          <w:i/>
        </w:rPr>
        <w:t>s</w:t>
      </w:r>
      <w:r>
        <w:t xml:space="preserve"> </w:t>
      </w:r>
      <w:r>
        <w:sym w:font="Symbol" w:char="F0B4"/>
      </w:r>
      <w:r>
        <w:t xml:space="preserve"> </w:t>
      </w:r>
      <w:r>
        <w:rPr>
          <w:i/>
        </w:rPr>
        <w:t>m</w:t>
      </w:r>
      <w:r>
        <w:t xml:space="preserve"> </w:t>
      </w:r>
      <w:r>
        <w:sym w:font="Symbol" w:char="F0B4"/>
      </w:r>
      <w:r>
        <w:t xml:space="preserve"> 2</w:t>
      </w:r>
      <w:r>
        <w:rPr>
          <w:i/>
          <w:vertAlign w:val="superscript"/>
        </w:rPr>
        <w:t>e</w:t>
      </w:r>
    </w:p>
    <w:p w14:paraId="4E6B1972" w14:textId="77777777" w:rsidR="004C02EF" w:rsidRDefault="004C02EF" w:rsidP="004C02EF">
      <w:r>
        <w:t xml:space="preserve">where </w:t>
      </w:r>
      <w:r w:rsidRPr="00D420A6">
        <w:rPr>
          <w:rFonts w:ascii="Times New Roman" w:hAnsi="Times New Roman"/>
          <w:i/>
        </w:rPr>
        <w:t>s</w:t>
      </w:r>
      <w:r w:rsidRPr="00D420A6">
        <w:rPr>
          <w:rFonts w:ascii="Times New Roman" w:hAnsi="Times New Roman"/>
        </w:rPr>
        <w:t xml:space="preserve"> </w:t>
      </w:r>
      <w:r>
        <w:t xml:space="preserve">is </w:t>
      </w:r>
      <w:r w:rsidRPr="00D420A6">
        <w:rPr>
          <w:rFonts w:ascii="Times New Roman" w:hAnsi="Times New Roman"/>
        </w:rPr>
        <w:t>+1</w:t>
      </w:r>
      <w:r>
        <w:t xml:space="preserve"> or </w:t>
      </w:r>
      <w:r w:rsidRPr="00D420A6">
        <w:rPr>
          <w:rFonts w:ascii="Times New Roman" w:hAnsi="Times New Roman"/>
        </w:rPr>
        <w:sym w:font="Symbol" w:char="F02D"/>
      </w:r>
      <w:r w:rsidRPr="00D420A6">
        <w:rPr>
          <w:rFonts w:ascii="Times New Roman" w:hAnsi="Times New Roman"/>
        </w:rPr>
        <w:t>1</w:t>
      </w:r>
      <w:r>
        <w:t xml:space="preserve">, </w:t>
      </w:r>
      <w:r w:rsidRPr="00D420A6">
        <w:rPr>
          <w:rFonts w:ascii="Times New Roman" w:hAnsi="Times New Roman"/>
          <w:i/>
        </w:rPr>
        <w:t>m</w:t>
      </w:r>
      <w:r>
        <w:t xml:space="preserve"> is a positive integer less than </w:t>
      </w:r>
      <w:r w:rsidRPr="00D420A6">
        <w:rPr>
          <w:rFonts w:ascii="Times New Roman" w:hAnsi="Times New Roman"/>
        </w:rPr>
        <w:t>2</w:t>
      </w:r>
      <w:r w:rsidRPr="00D420A6">
        <w:rPr>
          <w:rFonts w:ascii="Times New Roman" w:hAnsi="Times New Roman"/>
          <w:vertAlign w:val="superscript"/>
        </w:rPr>
        <w:t>52</w:t>
      </w:r>
      <w:r>
        <w:t xml:space="preserve">, and </w:t>
      </w:r>
      <w:r w:rsidRPr="00D420A6">
        <w:rPr>
          <w:rFonts w:ascii="Times New Roman" w:hAnsi="Times New Roman"/>
          <w:i/>
        </w:rPr>
        <w:t>e</w:t>
      </w:r>
      <w:r>
        <w:t xml:space="preserve"> is </w:t>
      </w:r>
      <w:r w:rsidRPr="00D420A6">
        <w:rPr>
          <w:rFonts w:ascii="Times New Roman" w:hAnsi="Times New Roman"/>
        </w:rPr>
        <w:sym w:font="Symbol" w:char="F02D"/>
      </w:r>
      <w:r w:rsidRPr="00D420A6">
        <w:rPr>
          <w:rFonts w:ascii="Times New Roman" w:hAnsi="Times New Roman"/>
        </w:rPr>
        <w:t>1074</w:t>
      </w:r>
      <w:r>
        <w:t>.</w:t>
      </w:r>
    </w:p>
    <w:p w14:paraId="7DBC1722" w14:textId="77777777" w:rsidR="004C02EF" w:rsidRDefault="004C02EF" w:rsidP="004C02EF">
      <w:r>
        <w:t xml:space="preserve">Note that all the positive and negative integers whose magnitude is no greater than </w:t>
      </w:r>
      <w:r w:rsidRPr="00D420A6">
        <w:rPr>
          <w:rFonts w:ascii="Times New Roman" w:hAnsi="Times New Roman"/>
        </w:rPr>
        <w:t>2</w:t>
      </w:r>
      <w:r w:rsidRPr="00D420A6">
        <w:rPr>
          <w:rFonts w:ascii="Times New Roman" w:hAnsi="Times New Roman"/>
          <w:vertAlign w:val="superscript"/>
        </w:rPr>
        <w:t>53</w:t>
      </w:r>
      <w:r>
        <w:t xml:space="preserve"> are representable in the Number type (indeed, the integer </w:t>
      </w:r>
      <w:r w:rsidRPr="00D420A6">
        <w:rPr>
          <w:rFonts w:ascii="Times New Roman" w:hAnsi="Times New Roman"/>
        </w:rPr>
        <w:t>0</w:t>
      </w:r>
      <w:r>
        <w:t xml:space="preserve"> has two representations, </w:t>
      </w:r>
      <w:r>
        <w:rPr>
          <w:rFonts w:ascii="Courier New" w:hAnsi="Courier New"/>
          <w:b/>
        </w:rPr>
        <w:t>+0</w:t>
      </w:r>
      <w:r>
        <w:t xml:space="preserve"> and </w:t>
      </w:r>
      <w:r>
        <w:rPr>
          <w:rFonts w:ascii="Courier New" w:hAnsi="Courier New"/>
          <w:b/>
        </w:rPr>
        <w:t>-0</w:t>
      </w:r>
      <w:r>
        <w:t>).</w:t>
      </w:r>
    </w:p>
    <w:p w14:paraId="33D062B2" w14:textId="77777777" w:rsidR="004C02EF" w:rsidRDefault="004C02EF" w:rsidP="004C02EF">
      <w:r>
        <w:t xml:space="preserve">A finite number has an </w:t>
      </w:r>
      <w:r>
        <w:rPr>
          <w:i/>
        </w:rPr>
        <w:t>odd significand</w:t>
      </w:r>
      <w:r>
        <w:t xml:space="preserve"> if it is nonzero and the integer </w:t>
      </w:r>
      <w:r w:rsidRPr="00D420A6">
        <w:rPr>
          <w:rFonts w:ascii="Times New Roman" w:hAnsi="Times New Roman"/>
          <w:i/>
        </w:rPr>
        <w:t>m</w:t>
      </w:r>
      <w:r>
        <w:t xml:space="preserve"> used to express it (in one of the two forms shown above) is odd. Otherwise, it has an </w:t>
      </w:r>
      <w:r>
        <w:rPr>
          <w:i/>
        </w:rPr>
        <w:t>even significand</w:t>
      </w:r>
      <w:r>
        <w:t>.</w:t>
      </w:r>
    </w:p>
    <w:p w14:paraId="5C671D81" w14:textId="77777777" w:rsidR="004C02EF" w:rsidRDefault="004C02EF" w:rsidP="004C02EF">
      <w:r>
        <w:t>In this specification, the phrase “</w:t>
      </w:r>
      <w:r w:rsidRPr="00E91749">
        <w:rPr>
          <w:rFonts w:ascii="Times New Roman" w:hAnsi="Times New Roman"/>
        </w:rPr>
        <w:t xml:space="preserve">the </w:t>
      </w:r>
      <w:r>
        <w:rPr>
          <w:rFonts w:ascii="Times New Roman" w:hAnsi="Times New Roman"/>
        </w:rPr>
        <w:t>Number</w:t>
      </w:r>
      <w:r w:rsidRPr="00E91749">
        <w:rPr>
          <w:rFonts w:ascii="Times New Roman" w:hAnsi="Times New Roman"/>
        </w:rPr>
        <w:t xml:space="preserve"> value for </w:t>
      </w:r>
      <w:r w:rsidRPr="00E91749">
        <w:rPr>
          <w:rFonts w:ascii="Times New Roman" w:hAnsi="Times New Roman"/>
          <w:i/>
        </w:rPr>
        <w:t>x</w:t>
      </w:r>
      <w:r>
        <w:t xml:space="preserve">” where </w:t>
      </w:r>
      <w:r w:rsidRPr="00E91749">
        <w:rPr>
          <w:rFonts w:ascii="Times New Roman" w:hAnsi="Times New Roman"/>
          <w:i/>
        </w:rPr>
        <w:t>x</w:t>
      </w:r>
      <w:r>
        <w:t xml:space="preserve"> represents an exact nonzero real mathematical quantity (which might even be an irrational number such as </w:t>
      </w:r>
      <w:r w:rsidRPr="00D420A6">
        <w:rPr>
          <w:rFonts w:ascii="Times New Roman" w:hAnsi="Times New Roman"/>
        </w:rPr>
        <w:sym w:font="Symbol" w:char="F070"/>
      </w:r>
      <w:r>
        <w:t xml:space="preserve">) means a Number value chosen in the following manner. Consider the set of all finite values of the Number type, with </w:t>
      </w:r>
      <w:r w:rsidRPr="007B1DC8">
        <w:rPr>
          <w:rFonts w:ascii="Times New Roman" w:hAnsi="Times New Roman"/>
          <w:b/>
        </w:rPr>
        <w:sym w:font="Symbol" w:char="F02D"/>
      </w:r>
      <w:r w:rsidRPr="007B1DC8">
        <w:rPr>
          <w:rFonts w:ascii="Times New Roman" w:hAnsi="Times New Roman"/>
          <w:b/>
        </w:rPr>
        <w:t>0</w:t>
      </w:r>
      <w:r>
        <w:t xml:space="preserve"> removed and with two additional values added to it that are not representable in the Number type, namely </w:t>
      </w:r>
      <w:r w:rsidRPr="00D420A6">
        <w:rPr>
          <w:rFonts w:ascii="Times New Roman" w:hAnsi="Times New Roman"/>
        </w:rPr>
        <w:t>2</w:t>
      </w:r>
      <w:r w:rsidRPr="00D420A6">
        <w:rPr>
          <w:rFonts w:ascii="Times New Roman" w:hAnsi="Times New Roman"/>
          <w:vertAlign w:val="superscript"/>
        </w:rPr>
        <w:t>1024</w:t>
      </w:r>
      <w:r>
        <w:t xml:space="preserve"> (which is </w:t>
      </w:r>
      <w:r w:rsidRPr="00D420A6">
        <w:rPr>
          <w:rFonts w:ascii="Times New Roman" w:hAnsi="Times New Roman"/>
        </w:rPr>
        <w:t xml:space="preserve">+1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53</w:t>
      </w:r>
      <w:r w:rsidRPr="00D420A6">
        <w:rPr>
          <w:rFonts w:ascii="Times New Roman" w:hAnsi="Times New Roman"/>
        </w:rPr>
        <w:t xml:space="preserve">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971</w:t>
      </w:r>
      <w:r>
        <w:t xml:space="preserve">) and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1024</w:t>
      </w:r>
      <w:r>
        <w:t xml:space="preserve"> (which is </w:t>
      </w:r>
      <w:r w:rsidRPr="00D420A6">
        <w:rPr>
          <w:rFonts w:ascii="Times New Roman" w:hAnsi="Times New Roman"/>
        </w:rPr>
        <w:sym w:font="Symbol" w:char="F02D"/>
      </w:r>
      <w:r w:rsidRPr="00D420A6">
        <w:rPr>
          <w:rFonts w:ascii="Times New Roman" w:hAnsi="Times New Roman"/>
        </w:rPr>
        <w:t xml:space="preserve">1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53</w:t>
      </w:r>
      <w:r w:rsidRPr="00D420A6">
        <w:rPr>
          <w:rFonts w:ascii="Times New Roman" w:hAnsi="Times New Roman"/>
        </w:rPr>
        <w:t xml:space="preserve"> </w:t>
      </w:r>
      <w:r w:rsidRPr="00D420A6">
        <w:rPr>
          <w:rFonts w:ascii="Times New Roman" w:hAnsi="Times New Roman"/>
        </w:rPr>
        <w:sym w:font="Symbol" w:char="F0B4"/>
      </w:r>
      <w:r w:rsidRPr="00D420A6">
        <w:rPr>
          <w:rFonts w:ascii="Times New Roman" w:hAnsi="Times New Roman"/>
        </w:rPr>
        <w:t xml:space="preserve"> 2</w:t>
      </w:r>
      <w:r w:rsidRPr="00D420A6">
        <w:rPr>
          <w:rFonts w:ascii="Times New Roman" w:hAnsi="Times New Roman"/>
          <w:vertAlign w:val="superscript"/>
        </w:rPr>
        <w:t>971</w:t>
      </w:r>
      <w:r>
        <w:t xml:space="preserve">). Choose the member of this set that is closest in value to </w:t>
      </w:r>
      <w:r w:rsidRPr="00E91749">
        <w:rPr>
          <w:rFonts w:ascii="Times New Roman" w:hAnsi="Times New Roman"/>
          <w:i/>
        </w:rPr>
        <w:t>x</w:t>
      </w:r>
      <w:r>
        <w:t xml:space="preserve">. If two values of the set are equally close, then the one with an even significand is chosen; for this purpose, the two extra values </w:t>
      </w:r>
      <w:r w:rsidRPr="00D420A6">
        <w:rPr>
          <w:rFonts w:ascii="Times New Roman" w:hAnsi="Times New Roman"/>
        </w:rPr>
        <w:t>2</w:t>
      </w:r>
      <w:r w:rsidRPr="00D420A6">
        <w:rPr>
          <w:rFonts w:ascii="Times New Roman" w:hAnsi="Times New Roman"/>
          <w:vertAlign w:val="superscript"/>
        </w:rPr>
        <w:t>1024</w:t>
      </w:r>
      <w:r>
        <w:t xml:space="preserve"> and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1024</w:t>
      </w:r>
      <w:r>
        <w:t xml:space="preserve"> are considered to have even significands. Finally, if </w:t>
      </w:r>
      <w:r w:rsidRPr="00D420A6">
        <w:rPr>
          <w:rFonts w:ascii="Times New Roman" w:hAnsi="Times New Roman"/>
        </w:rPr>
        <w:t>2</w:t>
      </w:r>
      <w:r w:rsidRPr="00D420A6">
        <w:rPr>
          <w:rFonts w:ascii="Times New Roman" w:hAnsi="Times New Roman"/>
          <w:vertAlign w:val="superscript"/>
        </w:rPr>
        <w:t>1024</w:t>
      </w:r>
      <w:r>
        <w:t xml:space="preserve"> was chosen, replace it with </w:t>
      </w:r>
      <w:r w:rsidRPr="007B1DC8">
        <w:rPr>
          <w:rFonts w:ascii="Times New Roman" w:hAnsi="Times New Roman"/>
          <w:b/>
        </w:rPr>
        <w:t>+</w:t>
      </w:r>
      <w:r w:rsidRPr="007B1DC8">
        <w:rPr>
          <w:rFonts w:ascii="Times New Roman" w:hAnsi="Times New Roman"/>
          <w:b/>
        </w:rPr>
        <w:sym w:font="Symbol" w:char="F0A5"/>
      </w:r>
      <w:r>
        <w:t xml:space="preserve">; if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1024</w:t>
      </w:r>
      <w:r>
        <w:t xml:space="preserve"> was chosen, replace it with </w:t>
      </w:r>
      <w:r w:rsidRPr="00D420A6">
        <w:rPr>
          <w:rFonts w:ascii="Times New Roman" w:hAnsi="Times New Roman"/>
          <w:b/>
        </w:rPr>
        <w:sym w:font="Symbol" w:char="F02D"/>
      </w:r>
      <w:r w:rsidRPr="00D420A6">
        <w:rPr>
          <w:rFonts w:ascii="Times New Roman" w:hAnsi="Times New Roman"/>
          <w:b/>
        </w:rPr>
        <w:sym w:font="Symbol" w:char="F0A5"/>
      </w:r>
      <w:r>
        <w:t xml:space="preserve">; if </w:t>
      </w:r>
      <w:r w:rsidRPr="007B1DC8">
        <w:rPr>
          <w:rFonts w:ascii="Times New Roman" w:hAnsi="Times New Roman"/>
          <w:b/>
        </w:rPr>
        <w:t>+0</w:t>
      </w:r>
      <w:r>
        <w:t xml:space="preserve"> was chosen, replace it with </w:t>
      </w:r>
      <w:r w:rsidRPr="007B1DC8">
        <w:rPr>
          <w:rFonts w:ascii="Times New Roman" w:hAnsi="Times New Roman"/>
          <w:b/>
        </w:rPr>
        <w:sym w:font="Symbol" w:char="F02D"/>
      </w:r>
      <w:r w:rsidRPr="007B1DC8">
        <w:rPr>
          <w:rFonts w:ascii="Times New Roman" w:hAnsi="Times New Roman"/>
          <w:b/>
        </w:rPr>
        <w:t>0</w:t>
      </w:r>
      <w:r>
        <w:t xml:space="preserve"> if and only if </w:t>
      </w:r>
      <w:r w:rsidRPr="00E91749">
        <w:rPr>
          <w:rFonts w:ascii="Times New Roman" w:hAnsi="Times New Roman"/>
          <w:i/>
        </w:rPr>
        <w:t>x</w:t>
      </w:r>
      <w:r>
        <w:t xml:space="preserve"> is less than zero; any other chosen value is used unchanged. The result is the Number value for </w:t>
      </w:r>
      <w:r w:rsidRPr="00E91749">
        <w:rPr>
          <w:rFonts w:ascii="Times New Roman" w:hAnsi="Times New Roman"/>
          <w:i/>
        </w:rPr>
        <w:t>x</w:t>
      </w:r>
      <w:r>
        <w:t>. (This procedure corresponds exactly to the behaviour of the IEEE 754 “round to nearest” mode.)</w:t>
      </w:r>
    </w:p>
    <w:p w14:paraId="7AE3CBB4" w14:textId="77777777" w:rsidR="004C02EF" w:rsidRDefault="004C02EF" w:rsidP="004C02EF">
      <w:r>
        <w:t xml:space="preserve">Some ECMAScript operators deal only with integers in the range </w:t>
      </w:r>
      <w:r w:rsidRPr="00D420A6">
        <w:rPr>
          <w:rFonts w:ascii="Times New Roman" w:hAnsi="Times New Roman"/>
        </w:rPr>
        <w:sym w:font="Symbol" w:char="F02D"/>
      </w:r>
      <w:r w:rsidRPr="00D420A6">
        <w:rPr>
          <w:rFonts w:ascii="Times New Roman" w:hAnsi="Times New Roman"/>
        </w:rPr>
        <w:t>2</w:t>
      </w:r>
      <w:r w:rsidRPr="00D420A6">
        <w:rPr>
          <w:rFonts w:ascii="Times New Roman" w:hAnsi="Times New Roman"/>
          <w:vertAlign w:val="superscript"/>
        </w:rPr>
        <w:t>31</w:t>
      </w:r>
      <w:r>
        <w:t xml:space="preserve"> through </w:t>
      </w:r>
      <w:r w:rsidRPr="00D420A6">
        <w:rPr>
          <w:rFonts w:ascii="Times New Roman" w:hAnsi="Times New Roman"/>
        </w:rPr>
        <w:t>2</w:t>
      </w:r>
      <w:r w:rsidRPr="00D420A6">
        <w:rPr>
          <w:rFonts w:ascii="Times New Roman" w:hAnsi="Times New Roman"/>
          <w:vertAlign w:val="superscript"/>
        </w:rPr>
        <w:t>31</w:t>
      </w:r>
      <w:r w:rsidRPr="00D420A6">
        <w:rPr>
          <w:rFonts w:ascii="Times New Roman" w:hAnsi="Times New Roman"/>
        </w:rPr>
        <w:sym w:font="Symbol" w:char="F02D"/>
      </w:r>
      <w:r w:rsidRPr="00D420A6">
        <w:rPr>
          <w:rFonts w:ascii="Times New Roman" w:hAnsi="Times New Roman"/>
        </w:rPr>
        <w:t>1</w:t>
      </w:r>
      <w:r>
        <w:t xml:space="preserve">, inclusive, or in the range </w:t>
      </w:r>
      <w:r w:rsidRPr="00D420A6">
        <w:rPr>
          <w:rFonts w:ascii="Times New Roman" w:hAnsi="Times New Roman"/>
        </w:rPr>
        <w:t>0</w:t>
      </w:r>
      <w:r>
        <w:t xml:space="preserve"> through </w:t>
      </w:r>
      <w:r w:rsidRPr="00D420A6">
        <w:rPr>
          <w:rFonts w:ascii="Times New Roman" w:hAnsi="Times New Roman"/>
        </w:rPr>
        <w:t>2</w:t>
      </w:r>
      <w:r w:rsidRPr="00D420A6">
        <w:rPr>
          <w:rFonts w:ascii="Times New Roman" w:hAnsi="Times New Roman"/>
          <w:vertAlign w:val="superscript"/>
        </w:rPr>
        <w:t>32</w:t>
      </w:r>
      <w:r w:rsidRPr="00D420A6">
        <w:rPr>
          <w:rFonts w:ascii="Times New Roman" w:hAnsi="Times New Roman"/>
        </w:rPr>
        <w:sym w:font="Symbol" w:char="F02D"/>
      </w:r>
      <w:r w:rsidRPr="00D420A6">
        <w:rPr>
          <w:rFonts w:ascii="Times New Roman" w:hAnsi="Times New Roman"/>
        </w:rPr>
        <w:t>1</w:t>
      </w:r>
      <w:r>
        <w:t xml:space="preserve">, inclusive. These operators accept any value of the Number type but first convert each such value to one of </w:t>
      </w:r>
      <w:r w:rsidRPr="00D420A6">
        <w:rPr>
          <w:rFonts w:ascii="Times New Roman" w:hAnsi="Times New Roman"/>
        </w:rPr>
        <w:t>2</w:t>
      </w:r>
      <w:r w:rsidRPr="00D420A6">
        <w:rPr>
          <w:rFonts w:ascii="Times New Roman" w:hAnsi="Times New Roman"/>
          <w:vertAlign w:val="superscript"/>
        </w:rPr>
        <w:t>32</w:t>
      </w:r>
      <w:r>
        <w:t xml:space="preserve"> integer values. See the descriptions of the ToInt32 and ToUint32 operators in 9.5 and 9.6, respectively.</w:t>
      </w:r>
      <w:bookmarkStart w:id="772" w:name="_Toc381513636"/>
      <w:bookmarkStart w:id="773" w:name="_Toc382202779"/>
      <w:bookmarkStart w:id="774" w:name="_Toc382202999"/>
      <w:bookmarkStart w:id="775" w:name="_Toc382212158"/>
      <w:bookmarkStart w:id="776" w:name="_Toc382212337"/>
      <w:bookmarkStart w:id="777" w:name="_Toc382291503"/>
      <w:bookmarkStart w:id="778" w:name="_Toc385672140"/>
      <w:bookmarkStart w:id="779" w:name="_Toc393690233"/>
    </w:p>
    <w:p w14:paraId="100AC389" w14:textId="77777777" w:rsidR="004C02EF" w:rsidRDefault="004C02EF" w:rsidP="004C02EF">
      <w:pPr>
        <w:pStyle w:val="20"/>
        <w:numPr>
          <w:ilvl w:val="0"/>
          <w:numId w:val="0"/>
        </w:numPr>
      </w:pPr>
      <w:bookmarkStart w:id="780" w:name="_Toc472818779"/>
      <w:bookmarkStart w:id="781" w:name="_Toc235503332"/>
      <w:bookmarkStart w:id="782" w:name="_Toc241509107"/>
      <w:bookmarkStart w:id="783" w:name="_Toc244416594"/>
      <w:bookmarkStart w:id="784" w:name="_Toc276630958"/>
      <w:bookmarkStart w:id="785" w:name="_Toc178386967"/>
      <w:r>
        <w:t>8.6</w:t>
      </w:r>
      <w:r>
        <w:tab/>
        <w:t>The Object Typ</w:t>
      </w:r>
      <w:bookmarkEnd w:id="772"/>
      <w:bookmarkEnd w:id="773"/>
      <w:bookmarkEnd w:id="774"/>
      <w:bookmarkEnd w:id="775"/>
      <w:bookmarkEnd w:id="776"/>
      <w:bookmarkEnd w:id="777"/>
      <w:bookmarkEnd w:id="778"/>
      <w:bookmarkEnd w:id="779"/>
      <w:r>
        <w:t>e</w:t>
      </w:r>
      <w:bookmarkEnd w:id="780"/>
      <w:bookmarkEnd w:id="781"/>
      <w:bookmarkEnd w:id="782"/>
      <w:bookmarkEnd w:id="783"/>
      <w:bookmarkEnd w:id="784"/>
      <w:bookmarkEnd w:id="785"/>
    </w:p>
    <w:p w14:paraId="07FC1E16" w14:textId="77777777" w:rsidR="004C02EF" w:rsidRDefault="004C02EF" w:rsidP="004C02EF">
      <w:r>
        <w:t>An Object is a collection of properties.</w:t>
      </w:r>
      <w:r>
        <w:rPr>
          <w:i/>
        </w:rPr>
        <w:t xml:space="preserve"> </w:t>
      </w:r>
      <w:r>
        <w:t>Each property is either a named data property, a named accessor property, or an internal property:</w:t>
      </w:r>
    </w:p>
    <w:p w14:paraId="6E1AF81F" w14:textId="77777777" w:rsidR="004C02EF" w:rsidRDefault="004C02EF" w:rsidP="004C02EF">
      <w:pPr>
        <w:numPr>
          <w:ilvl w:val="0"/>
          <w:numId w:val="34"/>
        </w:numPr>
      </w:pPr>
      <w:r w:rsidRPr="00291F0B">
        <w:t xml:space="preserve">A </w:t>
      </w:r>
      <w:r w:rsidRPr="00291F0B">
        <w:rPr>
          <w:i/>
        </w:rPr>
        <w:t>named data property</w:t>
      </w:r>
      <w:r w:rsidRPr="00291F0B">
        <w:t xml:space="preserve"> associates a name with a</w:t>
      </w:r>
      <w:r>
        <w:t>n</w:t>
      </w:r>
      <w:r w:rsidRPr="00291F0B">
        <w:t xml:space="preserve"> </w:t>
      </w:r>
      <w:r>
        <w:t xml:space="preserve">ECMAScript language </w:t>
      </w:r>
      <w:r w:rsidRPr="00291F0B">
        <w:t>value</w:t>
      </w:r>
      <w:r>
        <w:t xml:space="preserve"> </w:t>
      </w:r>
      <w:r w:rsidRPr="00291F0B">
        <w:t xml:space="preserve">and a set of </w:t>
      </w:r>
      <w:r>
        <w:t xml:space="preserve">Boolean </w:t>
      </w:r>
      <w:r w:rsidRPr="00291F0B">
        <w:t>attributes.</w:t>
      </w:r>
    </w:p>
    <w:p w14:paraId="1BADBE11" w14:textId="77777777" w:rsidR="004C02EF" w:rsidRDefault="004C02EF" w:rsidP="004C02EF">
      <w:pPr>
        <w:numPr>
          <w:ilvl w:val="0"/>
          <w:numId w:val="34"/>
        </w:numPr>
      </w:pPr>
      <w:r w:rsidRPr="00291F0B">
        <w:t xml:space="preserve">A </w:t>
      </w:r>
      <w:r w:rsidRPr="00291F0B">
        <w:rPr>
          <w:i/>
        </w:rPr>
        <w:t xml:space="preserve">named </w:t>
      </w:r>
      <w:r>
        <w:rPr>
          <w:i/>
        </w:rPr>
        <w:t>accessor</w:t>
      </w:r>
      <w:r w:rsidRPr="00291F0B">
        <w:rPr>
          <w:i/>
        </w:rPr>
        <w:t xml:space="preserve"> property</w:t>
      </w:r>
      <w:r w:rsidRPr="00291F0B">
        <w:t xml:space="preserve"> associates a name with </w:t>
      </w:r>
      <w:r>
        <w:t>one or two accessor</w:t>
      </w:r>
      <w:r w:rsidRPr="00291F0B">
        <w:t xml:space="preserve"> </w:t>
      </w:r>
      <w:r>
        <w:t>functions</w:t>
      </w:r>
      <w:r w:rsidRPr="00291F0B">
        <w:t xml:space="preserve">, and a set of </w:t>
      </w:r>
      <w:r>
        <w:t>B</w:t>
      </w:r>
      <w:r w:rsidRPr="00291F0B">
        <w:t xml:space="preserve">oolean </w:t>
      </w:r>
      <w:r>
        <w:t xml:space="preserve">attributes. The accessor functions are used to store or retrieve an ECMAScript language value that is associated with the property. </w:t>
      </w:r>
    </w:p>
    <w:p w14:paraId="73614EF1" w14:textId="77777777" w:rsidR="004C02EF" w:rsidRDefault="004C02EF" w:rsidP="004C02EF">
      <w:pPr>
        <w:numPr>
          <w:ilvl w:val="0"/>
          <w:numId w:val="34"/>
        </w:numPr>
      </w:pPr>
      <w:r w:rsidRPr="00291F0B">
        <w:t xml:space="preserve">An </w:t>
      </w:r>
      <w:r w:rsidRPr="00291F0B">
        <w:rPr>
          <w:i/>
        </w:rPr>
        <w:t>internal property</w:t>
      </w:r>
      <w:r w:rsidRPr="00291F0B">
        <w:t xml:space="preserve"> has no name and is not directly accessible via </w:t>
      </w:r>
      <w:r>
        <w:t>ECMAScript language</w:t>
      </w:r>
      <w:r w:rsidRPr="00291F0B">
        <w:t xml:space="preserve"> operators. Internal properties exist purely for </w:t>
      </w:r>
      <w:r>
        <w:t>specification</w:t>
      </w:r>
      <w:r w:rsidRPr="00291F0B">
        <w:t xml:space="preserve"> purposes. </w:t>
      </w:r>
    </w:p>
    <w:p w14:paraId="771E594D" w14:textId="77777777" w:rsidR="004C02EF" w:rsidRDefault="004C02EF" w:rsidP="004C02EF">
      <w:r>
        <w:t xml:space="preserve">There are two kinds of access for named (non-internal) properties: </w:t>
      </w:r>
      <w:r w:rsidRPr="00E0304D">
        <w:rPr>
          <w:i/>
        </w:rPr>
        <w:t xml:space="preserve">get </w:t>
      </w:r>
      <w:r>
        <w:t xml:space="preserve">and </w:t>
      </w:r>
      <w:r w:rsidRPr="00E0304D">
        <w:rPr>
          <w:i/>
        </w:rPr>
        <w:t>put</w:t>
      </w:r>
      <w:r>
        <w:t>, corresponding to retrieval and assignment, respectively.</w:t>
      </w:r>
    </w:p>
    <w:p w14:paraId="6254D296" w14:textId="77777777" w:rsidR="004C02EF" w:rsidRDefault="004C02EF" w:rsidP="004C02EF">
      <w:pPr>
        <w:pStyle w:val="30"/>
        <w:numPr>
          <w:ilvl w:val="0"/>
          <w:numId w:val="0"/>
        </w:numPr>
      </w:pPr>
      <w:bookmarkStart w:id="786" w:name="_Ref379172771"/>
      <w:bookmarkStart w:id="787" w:name="_Toc381513637"/>
      <w:bookmarkStart w:id="788" w:name="_Toc382202780"/>
      <w:bookmarkStart w:id="789" w:name="_Toc382203000"/>
      <w:bookmarkStart w:id="790" w:name="_Toc382212159"/>
      <w:bookmarkStart w:id="791" w:name="_Toc382212338"/>
      <w:bookmarkStart w:id="792" w:name="_Toc382291504"/>
      <w:bookmarkStart w:id="793" w:name="_Toc385672141"/>
      <w:bookmarkStart w:id="794" w:name="_Toc393690234"/>
      <w:bookmarkStart w:id="795" w:name="_Ref457707512"/>
      <w:bookmarkStart w:id="796" w:name="_Toc472818780"/>
      <w:bookmarkStart w:id="797" w:name="_Toc235503333"/>
      <w:bookmarkStart w:id="798" w:name="_Toc241509108"/>
      <w:bookmarkStart w:id="799" w:name="_Toc244416595"/>
      <w:bookmarkStart w:id="800" w:name="_Toc276630959"/>
      <w:bookmarkStart w:id="801" w:name="_Toc178386968"/>
      <w:r>
        <w:t>8.6.1</w:t>
      </w:r>
      <w:r>
        <w:tab/>
        <w:t>Property Attribute</w:t>
      </w:r>
      <w:bookmarkEnd w:id="786"/>
      <w:bookmarkEnd w:id="787"/>
      <w:bookmarkEnd w:id="788"/>
      <w:bookmarkEnd w:id="789"/>
      <w:bookmarkEnd w:id="790"/>
      <w:bookmarkEnd w:id="791"/>
      <w:bookmarkEnd w:id="792"/>
      <w:bookmarkEnd w:id="793"/>
      <w:bookmarkEnd w:id="794"/>
      <w:r>
        <w:t>s</w:t>
      </w:r>
      <w:bookmarkEnd w:id="795"/>
      <w:bookmarkEnd w:id="796"/>
      <w:bookmarkEnd w:id="797"/>
      <w:bookmarkEnd w:id="798"/>
      <w:bookmarkEnd w:id="799"/>
      <w:bookmarkEnd w:id="800"/>
      <w:bookmarkEnd w:id="801"/>
    </w:p>
    <w:p w14:paraId="6B1FA8D2" w14:textId="77777777" w:rsidR="004C02EF" w:rsidRDefault="004C02EF" w:rsidP="004C02EF">
      <w:r>
        <w:t xml:space="preserve">Attributes are used in this specification to define and explain the state of named properties. </w:t>
      </w:r>
      <w:r w:rsidRPr="00712500">
        <w:t xml:space="preserve">A named data property associates a name with the </w:t>
      </w:r>
      <w:r>
        <w:t>attributes listed in Table 5</w:t>
      </w:r>
    </w:p>
    <w:p w14:paraId="389C6272" w14:textId="77777777" w:rsidR="004C02EF" w:rsidRPr="000171B7" w:rsidRDefault="004C02EF" w:rsidP="004C02EF">
      <w:pPr>
        <w:pStyle w:val="Tabletitle"/>
        <w:keepLines/>
        <w:widowControl w:val="0"/>
        <w:rPr>
          <w:rFonts w:eastAsia="Arial Unicode MS"/>
        </w:rPr>
      </w:pPr>
      <w:r w:rsidRPr="00004BD3">
        <w:rPr>
          <w:rFonts w:eastAsia="Arial Unicode MS"/>
        </w:rPr>
        <w:t xml:space="preserve">Table 5 — </w:t>
      </w:r>
      <w:r w:rsidRPr="00320565">
        <w:t xml:space="preserve">Attributes of a </w:t>
      </w:r>
      <w:r>
        <w:t>N</w:t>
      </w:r>
      <w:r w:rsidRPr="00320565">
        <w:t xml:space="preserve">amed </w:t>
      </w:r>
      <w:r>
        <w:t>D</w:t>
      </w:r>
      <w:r w:rsidRPr="00320565">
        <w:t xml:space="preserve">ata </w:t>
      </w:r>
      <w:r>
        <w:t>P</w:t>
      </w:r>
      <w:r w:rsidRPr="00320565">
        <w:t>roperty</w:t>
      </w:r>
    </w:p>
    <w:tbl>
      <w:tblPr>
        <w:tblW w:w="9090" w:type="dxa"/>
        <w:tblInd w:w="648" w:type="dxa"/>
        <w:tblLook w:val="04A0" w:firstRow="1" w:lastRow="0" w:firstColumn="1" w:lastColumn="0" w:noHBand="0" w:noVBand="1"/>
      </w:tblPr>
      <w:tblGrid>
        <w:gridCol w:w="1710"/>
        <w:gridCol w:w="1925"/>
        <w:gridCol w:w="5455"/>
      </w:tblGrid>
      <w:tr w:rsidR="004C02EF" w:rsidRPr="00612538" w14:paraId="13332D15"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62798774" w14:textId="77777777" w:rsidR="004C02EF" w:rsidRPr="00612538" w:rsidRDefault="004C02EF" w:rsidP="003A4B22">
            <w:pPr>
              <w:keepNext/>
              <w:keepLines/>
              <w:spacing w:after="0"/>
              <w:jc w:val="center"/>
              <w:rPr>
                <w:b/>
                <w:i/>
              </w:rPr>
            </w:pPr>
            <w:r w:rsidRPr="00984A3F">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6B4E5763" w14:textId="77777777" w:rsidR="004C02EF" w:rsidRPr="00612538" w:rsidRDefault="004C02EF" w:rsidP="003A4B22">
            <w:pPr>
              <w:keepNext/>
              <w:keepLines/>
              <w:spacing w:after="0"/>
              <w:jc w:val="center"/>
              <w:rPr>
                <w:b/>
                <w:i/>
              </w:rPr>
            </w:pPr>
            <w:r w:rsidRPr="00984A3F">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377B6089" w14:textId="77777777" w:rsidR="004C02EF" w:rsidRPr="00612538" w:rsidRDefault="004C02EF" w:rsidP="003A4B22">
            <w:pPr>
              <w:keepNext/>
              <w:keepLines/>
              <w:spacing w:after="0"/>
              <w:jc w:val="center"/>
              <w:rPr>
                <w:b/>
                <w:i/>
              </w:rPr>
            </w:pPr>
            <w:r w:rsidRPr="00984A3F">
              <w:rPr>
                <w:b/>
                <w:i/>
              </w:rPr>
              <w:t>Description</w:t>
            </w:r>
          </w:p>
        </w:tc>
      </w:tr>
      <w:tr w:rsidR="004C02EF" w:rsidRPr="00712500" w14:paraId="75EC1FF3"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2D5532C8" w14:textId="77777777" w:rsidR="004C02EF" w:rsidRPr="00712500" w:rsidRDefault="004C02EF" w:rsidP="003A4B22">
            <w:pPr>
              <w:keepNext/>
              <w:keepLines/>
              <w:spacing w:after="0"/>
              <w:jc w:val="left"/>
            </w:pPr>
            <w:r w:rsidRPr="00984A3F">
              <w:t xml:space="preserve">[[Value]] </w:t>
            </w:r>
          </w:p>
        </w:tc>
        <w:tc>
          <w:tcPr>
            <w:tcW w:w="1925" w:type="dxa"/>
            <w:tcBorders>
              <w:top w:val="nil"/>
              <w:left w:val="nil"/>
              <w:bottom w:val="single" w:sz="8" w:space="0" w:color="auto"/>
              <w:right w:val="single" w:sz="8" w:space="0" w:color="auto"/>
            </w:tcBorders>
            <w:shd w:val="clear" w:color="auto" w:fill="auto"/>
            <w:hideMark/>
          </w:tcPr>
          <w:p w14:paraId="3889E651" w14:textId="77777777" w:rsidR="004C02EF" w:rsidRPr="00712500" w:rsidRDefault="004C02EF" w:rsidP="003A4B22">
            <w:pPr>
              <w:keepNext/>
              <w:keepLines/>
              <w:spacing w:after="0"/>
              <w:jc w:val="left"/>
            </w:pPr>
            <w:r w:rsidRPr="00984A3F">
              <w:t>Any ECMAScript language type</w:t>
            </w:r>
          </w:p>
        </w:tc>
        <w:tc>
          <w:tcPr>
            <w:tcW w:w="5455" w:type="dxa"/>
            <w:tcBorders>
              <w:top w:val="nil"/>
              <w:left w:val="nil"/>
              <w:bottom w:val="single" w:sz="8" w:space="0" w:color="auto"/>
              <w:right w:val="single" w:sz="8" w:space="0" w:color="auto"/>
            </w:tcBorders>
            <w:shd w:val="clear" w:color="auto" w:fill="auto"/>
            <w:hideMark/>
          </w:tcPr>
          <w:p w14:paraId="1D558C17" w14:textId="77777777" w:rsidR="004C02EF" w:rsidRPr="00712500" w:rsidRDefault="004C02EF" w:rsidP="003A4B22">
            <w:pPr>
              <w:keepNext/>
              <w:keepLines/>
              <w:spacing w:after="0"/>
              <w:jc w:val="left"/>
            </w:pPr>
            <w:r w:rsidRPr="00984A3F">
              <w:t>The value retrieved by reading the property.</w:t>
            </w:r>
          </w:p>
        </w:tc>
      </w:tr>
      <w:tr w:rsidR="004C02EF" w:rsidRPr="00712500" w14:paraId="607392CC"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7E92A60F" w14:textId="77777777" w:rsidR="004C02EF" w:rsidRPr="00712500" w:rsidRDefault="004C02EF" w:rsidP="003A4B22">
            <w:pPr>
              <w:keepNext/>
              <w:keepLines/>
              <w:spacing w:after="0"/>
              <w:jc w:val="left"/>
            </w:pPr>
            <w:r w:rsidRPr="00984A3F">
              <w:t xml:space="preserve">[[Writable]] </w:t>
            </w:r>
          </w:p>
        </w:tc>
        <w:tc>
          <w:tcPr>
            <w:tcW w:w="1925" w:type="dxa"/>
            <w:tcBorders>
              <w:top w:val="nil"/>
              <w:left w:val="nil"/>
              <w:bottom w:val="single" w:sz="8" w:space="0" w:color="auto"/>
              <w:right w:val="single" w:sz="8" w:space="0" w:color="auto"/>
            </w:tcBorders>
            <w:shd w:val="clear" w:color="auto" w:fill="auto"/>
            <w:hideMark/>
          </w:tcPr>
          <w:p w14:paraId="5AF98628" w14:textId="77777777" w:rsidR="004C02EF" w:rsidRPr="00712500" w:rsidRDefault="004C02EF" w:rsidP="003A4B22">
            <w:pPr>
              <w:keepNext/>
              <w:keepLines/>
              <w:spacing w:after="0"/>
              <w:jc w:val="left"/>
            </w:pPr>
            <w:r w:rsidRPr="00984A3F">
              <w:t>Boolean</w:t>
            </w:r>
          </w:p>
        </w:tc>
        <w:tc>
          <w:tcPr>
            <w:tcW w:w="5455" w:type="dxa"/>
            <w:tcBorders>
              <w:top w:val="nil"/>
              <w:left w:val="nil"/>
              <w:bottom w:val="single" w:sz="8" w:space="0" w:color="auto"/>
              <w:right w:val="single" w:sz="8" w:space="0" w:color="auto"/>
            </w:tcBorders>
            <w:shd w:val="clear" w:color="auto" w:fill="auto"/>
            <w:hideMark/>
          </w:tcPr>
          <w:p w14:paraId="319C9E59" w14:textId="77777777" w:rsidR="004C02EF" w:rsidRPr="00712500" w:rsidRDefault="004C02EF" w:rsidP="003A4B22">
            <w:pPr>
              <w:keepNext/>
              <w:keepLines/>
              <w:spacing w:after="0"/>
              <w:jc w:val="left"/>
            </w:pPr>
            <w:r w:rsidRPr="00984A3F">
              <w:t xml:space="preserve">If </w:t>
            </w:r>
            <w:r w:rsidRPr="00984A3F">
              <w:rPr>
                <w:b/>
              </w:rPr>
              <w:t>false</w:t>
            </w:r>
            <w:r w:rsidRPr="00984A3F">
              <w:t xml:space="preserve">, attempts by ECMAScript code to </w:t>
            </w:r>
            <w:r>
              <w:t>change</w:t>
            </w:r>
            <w:r w:rsidRPr="00984A3F">
              <w:t xml:space="preserve"> the property’s </w:t>
            </w:r>
            <w:r>
              <w:t>[[V</w:t>
            </w:r>
            <w:r w:rsidRPr="00984A3F">
              <w:t>alue</w:t>
            </w:r>
            <w:r>
              <w:t xml:space="preserve">]] attribute using [[Put]] </w:t>
            </w:r>
            <w:r w:rsidRPr="00984A3F">
              <w:t>will not succeed.</w:t>
            </w:r>
          </w:p>
        </w:tc>
      </w:tr>
      <w:tr w:rsidR="004C02EF" w:rsidRPr="00712500" w14:paraId="3157C117"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4CD38D7A" w14:textId="77777777" w:rsidR="004C02EF" w:rsidRPr="00712500" w:rsidRDefault="004C02EF" w:rsidP="003A4B22">
            <w:pPr>
              <w:keepNext/>
              <w:keepLines/>
              <w:spacing w:after="0"/>
              <w:jc w:val="left"/>
            </w:pPr>
            <w:r w:rsidRPr="00984A3F">
              <w:t>[[Enumerable]]</w:t>
            </w:r>
          </w:p>
        </w:tc>
        <w:tc>
          <w:tcPr>
            <w:tcW w:w="1925" w:type="dxa"/>
            <w:tcBorders>
              <w:top w:val="nil"/>
              <w:left w:val="nil"/>
              <w:bottom w:val="single" w:sz="8" w:space="0" w:color="auto"/>
              <w:right w:val="single" w:sz="8" w:space="0" w:color="auto"/>
            </w:tcBorders>
            <w:shd w:val="clear" w:color="auto" w:fill="auto"/>
            <w:hideMark/>
          </w:tcPr>
          <w:p w14:paraId="6AE75457" w14:textId="77777777" w:rsidR="004C02EF" w:rsidRPr="00712500" w:rsidRDefault="004C02EF" w:rsidP="003A4B22">
            <w:pPr>
              <w:keepNext/>
              <w:keepLines/>
              <w:spacing w:after="0"/>
              <w:jc w:val="left"/>
            </w:pPr>
            <w:r w:rsidRPr="00984A3F">
              <w:t>Boolean</w:t>
            </w:r>
          </w:p>
        </w:tc>
        <w:tc>
          <w:tcPr>
            <w:tcW w:w="5455" w:type="dxa"/>
            <w:tcBorders>
              <w:top w:val="nil"/>
              <w:left w:val="nil"/>
              <w:bottom w:val="single" w:sz="8" w:space="0" w:color="auto"/>
              <w:right w:val="single" w:sz="8" w:space="0" w:color="auto"/>
            </w:tcBorders>
            <w:shd w:val="clear" w:color="auto" w:fill="auto"/>
            <w:hideMark/>
          </w:tcPr>
          <w:p w14:paraId="479B7156" w14:textId="77777777" w:rsidR="004C02EF" w:rsidRPr="00712500" w:rsidRDefault="004C02EF" w:rsidP="003A4B22">
            <w:pPr>
              <w:keepNext/>
              <w:keepLines/>
              <w:spacing w:after="0"/>
              <w:jc w:val="left"/>
            </w:pPr>
            <w:r w:rsidRPr="00984A3F">
              <w:t xml:space="preserve">If </w:t>
            </w:r>
            <w:r w:rsidRPr="00984A3F">
              <w:rPr>
                <w:b/>
              </w:rPr>
              <w:t>true</w:t>
            </w:r>
            <w:r w:rsidRPr="00984A3F">
              <w:t>, the property will be enumerated by a for-in enumeration (</w:t>
            </w:r>
            <w:r>
              <w:t xml:space="preserve">see </w:t>
            </w:r>
            <w:r w:rsidRPr="00984A3F">
              <w:t>12.6.4). Otherwise, the property is said to be non-enumerable.</w:t>
            </w:r>
          </w:p>
        </w:tc>
      </w:tr>
      <w:tr w:rsidR="004C02EF" w:rsidRPr="00984A3F" w14:paraId="6509C890"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0E9768D3" w14:textId="77777777" w:rsidR="004C02EF" w:rsidRPr="00712500" w:rsidRDefault="004C02EF" w:rsidP="003A4B22">
            <w:pPr>
              <w:keepNext/>
              <w:keepLines/>
              <w:spacing w:after="0"/>
              <w:jc w:val="left"/>
            </w:pPr>
            <w:r w:rsidRPr="00984A3F">
              <w:t>[[Configurable]]</w:t>
            </w:r>
          </w:p>
        </w:tc>
        <w:tc>
          <w:tcPr>
            <w:tcW w:w="1925" w:type="dxa"/>
            <w:tcBorders>
              <w:top w:val="nil"/>
              <w:left w:val="nil"/>
              <w:bottom w:val="single" w:sz="8" w:space="0" w:color="auto"/>
              <w:right w:val="single" w:sz="8" w:space="0" w:color="auto"/>
            </w:tcBorders>
            <w:shd w:val="clear" w:color="auto" w:fill="auto"/>
            <w:hideMark/>
          </w:tcPr>
          <w:p w14:paraId="619D157B" w14:textId="77777777" w:rsidR="004C02EF" w:rsidRPr="00712500" w:rsidRDefault="004C02EF" w:rsidP="003A4B22">
            <w:pPr>
              <w:keepNext/>
              <w:keepLines/>
              <w:spacing w:after="0"/>
              <w:jc w:val="left"/>
            </w:pPr>
            <w:r w:rsidRPr="00984A3F">
              <w:t>Boolean</w:t>
            </w:r>
          </w:p>
        </w:tc>
        <w:tc>
          <w:tcPr>
            <w:tcW w:w="5455" w:type="dxa"/>
            <w:tcBorders>
              <w:top w:val="nil"/>
              <w:left w:val="nil"/>
              <w:bottom w:val="single" w:sz="8" w:space="0" w:color="auto"/>
              <w:right w:val="single" w:sz="8" w:space="0" w:color="auto"/>
            </w:tcBorders>
            <w:shd w:val="clear" w:color="auto" w:fill="auto"/>
            <w:hideMark/>
          </w:tcPr>
          <w:p w14:paraId="624DFDAD" w14:textId="77777777" w:rsidR="004C02EF" w:rsidRPr="00984A3F" w:rsidRDefault="004C02EF" w:rsidP="003A4B22">
            <w:pPr>
              <w:keepNext/>
              <w:keepLines/>
              <w:spacing w:after="0"/>
              <w:jc w:val="left"/>
            </w:pPr>
            <w:r w:rsidRPr="00984A3F">
              <w:t xml:space="preserve">If </w:t>
            </w:r>
            <w:r w:rsidRPr="00984A3F">
              <w:rPr>
                <w:b/>
              </w:rPr>
              <w:t>false</w:t>
            </w:r>
            <w:r w:rsidRPr="00984A3F">
              <w:t xml:space="preserve">, attempts to delete the property, change the property to be an accessor property, or change its attributes </w:t>
            </w:r>
            <w:r>
              <w:t xml:space="preserve">(other than [[Value]]) </w:t>
            </w:r>
            <w:r w:rsidRPr="00984A3F">
              <w:t>will fail.</w:t>
            </w:r>
          </w:p>
        </w:tc>
      </w:tr>
    </w:tbl>
    <w:p w14:paraId="436019AC" w14:textId="77777777" w:rsidR="004C02EF" w:rsidRPr="00984A3F" w:rsidRDefault="004C02EF" w:rsidP="004C02EF">
      <w:pPr>
        <w:spacing w:after="0"/>
      </w:pPr>
    </w:p>
    <w:p w14:paraId="58C5C1C3" w14:textId="77777777" w:rsidR="004C02EF" w:rsidRDefault="004C02EF" w:rsidP="004C02EF">
      <w:pPr>
        <w:spacing w:after="120"/>
      </w:pPr>
      <w:r w:rsidRPr="00712500">
        <w:t xml:space="preserve">A named </w:t>
      </w:r>
      <w:r>
        <w:t>accessor</w:t>
      </w:r>
      <w:r w:rsidRPr="00712500">
        <w:t xml:space="preserve"> property associates a name with the </w:t>
      </w:r>
      <w:r>
        <w:t>attributes listed in Table 6.</w:t>
      </w:r>
    </w:p>
    <w:p w14:paraId="35A72D5B" w14:textId="77777777" w:rsidR="004C02EF" w:rsidRPr="00712500" w:rsidRDefault="004C02EF" w:rsidP="004C02EF">
      <w:pPr>
        <w:pStyle w:val="Tabletitle"/>
        <w:widowControl w:val="0"/>
      </w:pPr>
      <w:r w:rsidRPr="00004BD3">
        <w:rPr>
          <w:rFonts w:eastAsia="Arial Unicode MS"/>
        </w:rPr>
        <w:t xml:space="preserve">Table 6 — </w:t>
      </w:r>
      <w:r w:rsidRPr="00320565">
        <w:t xml:space="preserve">Attributes of a </w:t>
      </w:r>
      <w:r>
        <w:t>N</w:t>
      </w:r>
      <w:r w:rsidRPr="00320565">
        <w:t xml:space="preserve">amed </w:t>
      </w:r>
      <w:r>
        <w:t>Accessor P</w:t>
      </w:r>
      <w:r w:rsidRPr="00320565">
        <w:t>roperty</w:t>
      </w:r>
    </w:p>
    <w:tbl>
      <w:tblPr>
        <w:tblW w:w="9090" w:type="dxa"/>
        <w:tblInd w:w="648" w:type="dxa"/>
        <w:tblLook w:val="04A0" w:firstRow="1" w:lastRow="0" w:firstColumn="1" w:lastColumn="0" w:noHBand="0" w:noVBand="1"/>
      </w:tblPr>
      <w:tblGrid>
        <w:gridCol w:w="1710"/>
        <w:gridCol w:w="1890"/>
        <w:gridCol w:w="5490"/>
      </w:tblGrid>
      <w:tr w:rsidR="004C02EF" w:rsidRPr="00612538" w14:paraId="01472952"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6983DBE4" w14:textId="77777777" w:rsidR="004C02EF" w:rsidRPr="00612538" w:rsidRDefault="004C02EF" w:rsidP="003A4B22">
            <w:pPr>
              <w:keepNext/>
              <w:spacing w:after="0"/>
              <w:contextualSpacing/>
              <w:jc w:val="center"/>
              <w:rPr>
                <w:b/>
                <w:i/>
              </w:rPr>
            </w:pPr>
            <w:r w:rsidRPr="00984A3F">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02979FE2" w14:textId="77777777" w:rsidR="004C02EF" w:rsidRPr="00612538" w:rsidRDefault="004C02EF" w:rsidP="003A4B22">
            <w:pPr>
              <w:keepNext/>
              <w:spacing w:after="0"/>
              <w:contextualSpacing/>
              <w:jc w:val="center"/>
              <w:rPr>
                <w:b/>
                <w:i/>
              </w:rPr>
            </w:pPr>
            <w:r w:rsidRPr="00984A3F">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0DDD63B7" w14:textId="77777777" w:rsidR="004C02EF" w:rsidRPr="00612538" w:rsidRDefault="004C02EF" w:rsidP="003A4B22">
            <w:pPr>
              <w:keepNext/>
              <w:spacing w:after="0"/>
              <w:contextualSpacing/>
              <w:jc w:val="center"/>
              <w:rPr>
                <w:b/>
                <w:i/>
              </w:rPr>
            </w:pPr>
            <w:r w:rsidRPr="00984A3F">
              <w:rPr>
                <w:b/>
                <w:i/>
              </w:rPr>
              <w:t>Description</w:t>
            </w:r>
          </w:p>
        </w:tc>
      </w:tr>
      <w:tr w:rsidR="004C02EF" w:rsidRPr="00712500" w14:paraId="64E6277B"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2208DDFF" w14:textId="77777777" w:rsidR="004C02EF" w:rsidRPr="00712500" w:rsidRDefault="004C02EF" w:rsidP="003A4B22">
            <w:pPr>
              <w:keepNext/>
              <w:spacing w:after="0"/>
              <w:contextualSpacing/>
              <w:jc w:val="left"/>
            </w:pPr>
            <w:r w:rsidRPr="00984A3F">
              <w:t>[[Get]]</w:t>
            </w:r>
          </w:p>
        </w:tc>
        <w:tc>
          <w:tcPr>
            <w:tcW w:w="1890" w:type="dxa"/>
            <w:tcBorders>
              <w:top w:val="nil"/>
              <w:left w:val="nil"/>
              <w:bottom w:val="single" w:sz="8" w:space="0" w:color="auto"/>
              <w:right w:val="single" w:sz="8" w:space="0" w:color="auto"/>
            </w:tcBorders>
            <w:shd w:val="clear" w:color="auto" w:fill="auto"/>
            <w:hideMark/>
          </w:tcPr>
          <w:p w14:paraId="493943BF" w14:textId="77777777" w:rsidR="004C02EF" w:rsidRPr="00712500" w:rsidRDefault="004C02EF" w:rsidP="003A4B22">
            <w:pPr>
              <w:keepNext/>
              <w:spacing w:after="0"/>
              <w:contextualSpacing/>
              <w:jc w:val="left"/>
            </w:pPr>
            <w:r w:rsidRPr="00984A3F">
              <w:t xml:space="preserve">Object </w:t>
            </w:r>
            <w:r w:rsidRPr="00984A3F">
              <w:rPr>
                <w:i/>
              </w:rPr>
              <w:t xml:space="preserve">or </w:t>
            </w:r>
            <w:r w:rsidRPr="00984A3F">
              <w:t>Undefined</w:t>
            </w:r>
          </w:p>
        </w:tc>
        <w:tc>
          <w:tcPr>
            <w:tcW w:w="5490" w:type="dxa"/>
            <w:tcBorders>
              <w:top w:val="nil"/>
              <w:left w:val="nil"/>
              <w:bottom w:val="single" w:sz="8" w:space="0" w:color="auto"/>
              <w:right w:val="single" w:sz="8" w:space="0" w:color="auto"/>
            </w:tcBorders>
            <w:shd w:val="clear" w:color="auto" w:fill="auto"/>
            <w:hideMark/>
          </w:tcPr>
          <w:p w14:paraId="34E8E000" w14:textId="77777777" w:rsidR="004C02EF" w:rsidRPr="00712500" w:rsidRDefault="004C02EF" w:rsidP="003A4B22">
            <w:pPr>
              <w:keepNext/>
              <w:spacing w:after="0"/>
              <w:contextualSpacing/>
              <w:jc w:val="left"/>
            </w:pPr>
            <w:r w:rsidRPr="00984A3F">
              <w:t>If the value is an Object it must be a function</w:t>
            </w:r>
            <w:r>
              <w:t xml:space="preserve"> Object</w:t>
            </w:r>
            <w:r w:rsidRPr="00984A3F">
              <w:t>.  The function</w:t>
            </w:r>
            <w:r>
              <w:t>’s [[Call]] internal method (8.6.2)</w:t>
            </w:r>
            <w:r w:rsidRPr="00984A3F">
              <w:t xml:space="preserve"> is called </w:t>
            </w:r>
            <w:r>
              <w:t xml:space="preserve">with an empty </w:t>
            </w:r>
            <w:r w:rsidRPr="00984A3F">
              <w:t xml:space="preserve">arguments </w:t>
            </w:r>
            <w:r>
              <w:t xml:space="preserve">list </w:t>
            </w:r>
            <w:r w:rsidRPr="00984A3F">
              <w:t xml:space="preserve">to return the property value each time </w:t>
            </w:r>
            <w:r>
              <w:t>a get access of the</w:t>
            </w:r>
            <w:r w:rsidRPr="00984A3F">
              <w:t xml:space="preserve"> property is </w:t>
            </w:r>
            <w:r>
              <w:t>performed</w:t>
            </w:r>
            <w:r w:rsidRPr="00984A3F">
              <w:t>.</w:t>
            </w:r>
          </w:p>
        </w:tc>
      </w:tr>
      <w:tr w:rsidR="004C02EF" w:rsidRPr="00712500" w14:paraId="1800EAD3"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6C857E76" w14:textId="77777777" w:rsidR="004C02EF" w:rsidRPr="00712500" w:rsidRDefault="004C02EF" w:rsidP="003A4B22">
            <w:pPr>
              <w:keepNext/>
              <w:spacing w:after="0"/>
              <w:contextualSpacing/>
              <w:jc w:val="left"/>
            </w:pPr>
            <w:r w:rsidRPr="00984A3F">
              <w:t>[[Set]]</w:t>
            </w:r>
          </w:p>
        </w:tc>
        <w:tc>
          <w:tcPr>
            <w:tcW w:w="1890" w:type="dxa"/>
            <w:tcBorders>
              <w:top w:val="nil"/>
              <w:left w:val="nil"/>
              <w:bottom w:val="single" w:sz="8" w:space="0" w:color="auto"/>
              <w:right w:val="single" w:sz="8" w:space="0" w:color="auto"/>
            </w:tcBorders>
            <w:shd w:val="clear" w:color="auto" w:fill="auto"/>
            <w:hideMark/>
          </w:tcPr>
          <w:p w14:paraId="58515A78" w14:textId="77777777" w:rsidR="004C02EF" w:rsidRPr="00712500" w:rsidRDefault="004C02EF" w:rsidP="003A4B22">
            <w:pPr>
              <w:keepNext/>
              <w:spacing w:after="0"/>
              <w:contextualSpacing/>
              <w:jc w:val="left"/>
            </w:pPr>
            <w:r w:rsidRPr="00984A3F">
              <w:t xml:space="preserve">Object </w:t>
            </w:r>
            <w:r w:rsidRPr="00984A3F">
              <w:rPr>
                <w:i/>
              </w:rPr>
              <w:t xml:space="preserve">or </w:t>
            </w:r>
            <w:r w:rsidRPr="00984A3F">
              <w:t xml:space="preserve"> Undefined</w:t>
            </w:r>
          </w:p>
        </w:tc>
        <w:tc>
          <w:tcPr>
            <w:tcW w:w="5490" w:type="dxa"/>
            <w:tcBorders>
              <w:top w:val="nil"/>
              <w:left w:val="nil"/>
              <w:bottom w:val="single" w:sz="8" w:space="0" w:color="auto"/>
              <w:right w:val="single" w:sz="8" w:space="0" w:color="auto"/>
            </w:tcBorders>
            <w:shd w:val="clear" w:color="auto" w:fill="auto"/>
            <w:hideMark/>
          </w:tcPr>
          <w:p w14:paraId="4408931F" w14:textId="77777777" w:rsidR="004C02EF" w:rsidRPr="00712500" w:rsidRDefault="004C02EF" w:rsidP="003A4B22">
            <w:pPr>
              <w:keepNext/>
              <w:spacing w:after="0"/>
              <w:contextualSpacing/>
              <w:jc w:val="left"/>
            </w:pPr>
            <w:r w:rsidRPr="00984A3F">
              <w:t>If the value is an Object it must be a function</w:t>
            </w:r>
            <w:r>
              <w:t xml:space="preserve"> Object</w:t>
            </w:r>
            <w:r w:rsidRPr="00984A3F">
              <w:t>.  The function</w:t>
            </w:r>
            <w:r>
              <w:t>’s [[Call]] internal method (8.6.2)</w:t>
            </w:r>
            <w:r w:rsidRPr="00984A3F">
              <w:t xml:space="preserve"> is called </w:t>
            </w:r>
            <w:r>
              <w:t>with</w:t>
            </w:r>
            <w:r w:rsidRPr="00984A3F">
              <w:t xml:space="preserve"> </w:t>
            </w:r>
            <w:r>
              <w:t xml:space="preserve">an </w:t>
            </w:r>
            <w:r w:rsidRPr="00984A3F">
              <w:t xml:space="preserve">arguments </w:t>
            </w:r>
            <w:r>
              <w:t>list containing</w:t>
            </w:r>
            <w:r w:rsidRPr="00984A3F">
              <w:t xml:space="preserve"> the assigned value as its sole argument each time </w:t>
            </w:r>
            <w:r>
              <w:t>a set access of the</w:t>
            </w:r>
            <w:r w:rsidRPr="00984A3F">
              <w:t xml:space="preserve"> property is </w:t>
            </w:r>
            <w:r>
              <w:t>performed</w:t>
            </w:r>
            <w:r w:rsidRPr="00984A3F">
              <w:t xml:space="preserve">. The effect of a property's [[Set]] </w:t>
            </w:r>
            <w:r>
              <w:t xml:space="preserve">internal </w:t>
            </w:r>
            <w:r w:rsidRPr="00984A3F">
              <w:t xml:space="preserve">method may, but is not required to, have an effect on the value returned by subsequent calls to the property's [[Get]] </w:t>
            </w:r>
            <w:r>
              <w:t>internal method</w:t>
            </w:r>
            <w:r w:rsidRPr="00984A3F">
              <w:t>.</w:t>
            </w:r>
          </w:p>
        </w:tc>
      </w:tr>
      <w:tr w:rsidR="004C02EF" w:rsidRPr="00712500" w14:paraId="7779A02B"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763D5CF7" w14:textId="77777777" w:rsidR="004C02EF" w:rsidRPr="00712500" w:rsidRDefault="004C02EF" w:rsidP="003A4B22">
            <w:pPr>
              <w:keepNext/>
              <w:spacing w:after="0"/>
              <w:contextualSpacing/>
              <w:jc w:val="left"/>
            </w:pPr>
            <w:r w:rsidRPr="00984A3F">
              <w:t>[[Enumerable]]</w:t>
            </w:r>
          </w:p>
        </w:tc>
        <w:tc>
          <w:tcPr>
            <w:tcW w:w="1890" w:type="dxa"/>
            <w:tcBorders>
              <w:top w:val="nil"/>
              <w:left w:val="nil"/>
              <w:bottom w:val="single" w:sz="8" w:space="0" w:color="auto"/>
              <w:right w:val="single" w:sz="8" w:space="0" w:color="auto"/>
            </w:tcBorders>
            <w:shd w:val="clear" w:color="auto" w:fill="auto"/>
            <w:hideMark/>
          </w:tcPr>
          <w:p w14:paraId="2B247867" w14:textId="77777777" w:rsidR="004C02EF" w:rsidRPr="00712500" w:rsidRDefault="004C02EF" w:rsidP="003A4B22">
            <w:pPr>
              <w:keepNext/>
              <w:spacing w:after="0"/>
              <w:contextualSpacing/>
              <w:jc w:val="left"/>
            </w:pPr>
            <w:r w:rsidRPr="00984A3F">
              <w:t>Boolean</w:t>
            </w:r>
          </w:p>
        </w:tc>
        <w:tc>
          <w:tcPr>
            <w:tcW w:w="5490" w:type="dxa"/>
            <w:tcBorders>
              <w:top w:val="nil"/>
              <w:left w:val="nil"/>
              <w:bottom w:val="single" w:sz="8" w:space="0" w:color="auto"/>
              <w:right w:val="single" w:sz="8" w:space="0" w:color="auto"/>
            </w:tcBorders>
            <w:shd w:val="clear" w:color="auto" w:fill="auto"/>
            <w:hideMark/>
          </w:tcPr>
          <w:p w14:paraId="312BC6E2" w14:textId="77777777" w:rsidR="004C02EF" w:rsidRPr="00712500" w:rsidRDefault="004C02EF" w:rsidP="003A4B22">
            <w:pPr>
              <w:keepNext/>
              <w:spacing w:after="0"/>
              <w:contextualSpacing/>
              <w:jc w:val="left"/>
            </w:pPr>
            <w:r w:rsidRPr="00984A3F">
              <w:t xml:space="preserve">If </w:t>
            </w:r>
            <w:r w:rsidRPr="00984A3F">
              <w:rPr>
                <w:b/>
              </w:rPr>
              <w:t>true</w:t>
            </w:r>
            <w:r w:rsidRPr="00984A3F">
              <w:t>, the property is to be enumerated by a for-in enumeration (</w:t>
            </w:r>
            <w:r>
              <w:t>see</w:t>
            </w:r>
            <w:r w:rsidRPr="00984A3F">
              <w:t xml:space="preserve"> 12.6.4). Otherwise, the property is said to be non-enumerable.</w:t>
            </w:r>
          </w:p>
        </w:tc>
      </w:tr>
      <w:tr w:rsidR="004C02EF" w:rsidRPr="00984A3F" w14:paraId="5AEE61EE"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10028A2F" w14:textId="77777777" w:rsidR="004C02EF" w:rsidRPr="00712500" w:rsidRDefault="004C02EF" w:rsidP="003A4B22">
            <w:pPr>
              <w:jc w:val="left"/>
            </w:pPr>
            <w:r w:rsidRPr="00984A3F">
              <w:t>[[Configurable]]</w:t>
            </w:r>
          </w:p>
        </w:tc>
        <w:tc>
          <w:tcPr>
            <w:tcW w:w="1890" w:type="dxa"/>
            <w:tcBorders>
              <w:top w:val="nil"/>
              <w:left w:val="nil"/>
              <w:bottom w:val="single" w:sz="8" w:space="0" w:color="auto"/>
              <w:right w:val="single" w:sz="8" w:space="0" w:color="auto"/>
            </w:tcBorders>
            <w:shd w:val="clear" w:color="auto" w:fill="auto"/>
            <w:hideMark/>
          </w:tcPr>
          <w:p w14:paraId="4C7BEA97" w14:textId="77777777" w:rsidR="004C02EF" w:rsidRPr="00712500" w:rsidRDefault="004C02EF" w:rsidP="003A4B22">
            <w:pPr>
              <w:jc w:val="left"/>
            </w:pPr>
            <w:r w:rsidRPr="00984A3F">
              <w:t>Boolean</w:t>
            </w:r>
          </w:p>
        </w:tc>
        <w:tc>
          <w:tcPr>
            <w:tcW w:w="5490" w:type="dxa"/>
            <w:tcBorders>
              <w:top w:val="nil"/>
              <w:left w:val="nil"/>
              <w:bottom w:val="single" w:sz="8" w:space="0" w:color="auto"/>
              <w:right w:val="single" w:sz="8" w:space="0" w:color="auto"/>
            </w:tcBorders>
            <w:shd w:val="clear" w:color="auto" w:fill="auto"/>
            <w:hideMark/>
          </w:tcPr>
          <w:p w14:paraId="48E38191" w14:textId="77777777" w:rsidR="004C02EF" w:rsidRPr="00984A3F" w:rsidRDefault="004C02EF" w:rsidP="003A4B22">
            <w:pPr>
              <w:spacing w:after="0"/>
              <w:contextualSpacing/>
              <w:jc w:val="left"/>
            </w:pPr>
            <w:r w:rsidRPr="00984A3F">
              <w:t xml:space="preserve">If </w:t>
            </w:r>
            <w:r w:rsidRPr="00984A3F">
              <w:rPr>
                <w:b/>
              </w:rPr>
              <w:t>false</w:t>
            </w:r>
            <w:r w:rsidRPr="00984A3F">
              <w:t>, attempts to delete the property, change the property to be a data property, or change its attributes will fail.</w:t>
            </w:r>
          </w:p>
        </w:tc>
      </w:tr>
    </w:tbl>
    <w:p w14:paraId="062FC187" w14:textId="77777777" w:rsidR="004C02EF" w:rsidRDefault="004C02EF" w:rsidP="004C02EF">
      <w:pPr>
        <w:spacing w:after="120"/>
      </w:pPr>
      <w:bookmarkStart w:id="802" w:name="_Toc381513638"/>
      <w:bookmarkStart w:id="803" w:name="_Toc382202781"/>
      <w:bookmarkStart w:id="804" w:name="_Toc382203001"/>
      <w:bookmarkStart w:id="805" w:name="_Toc382212160"/>
      <w:bookmarkStart w:id="806" w:name="_Toc382212339"/>
      <w:bookmarkStart w:id="807" w:name="_Toc382291505"/>
      <w:bookmarkStart w:id="808" w:name="_Ref382731829"/>
      <w:bookmarkStart w:id="809" w:name="_Toc385672142"/>
      <w:bookmarkStart w:id="810" w:name="_Toc393690235"/>
      <w:bookmarkStart w:id="811" w:name="_Ref440438264"/>
      <w:bookmarkStart w:id="812" w:name="_Toc472818781"/>
    </w:p>
    <w:p w14:paraId="71201841" w14:textId="77777777" w:rsidR="004C02EF" w:rsidRDefault="004C02EF" w:rsidP="004C02EF">
      <w:r>
        <w:t xml:space="preserve">If the value of an attribute is not explicitly specified by this specification for a named property, the default value defined in </w:t>
      </w:r>
      <w:r w:rsidRPr="006674D0">
        <w:t>Table 7</w:t>
      </w:r>
      <w:r>
        <w:t xml:space="preserve"> is used.</w:t>
      </w:r>
    </w:p>
    <w:p w14:paraId="774F6900" w14:textId="77777777" w:rsidR="004C02EF" w:rsidRPr="000171B7" w:rsidRDefault="004C02EF" w:rsidP="004C02EF">
      <w:pPr>
        <w:pStyle w:val="Tabletitle"/>
        <w:widowControl w:val="0"/>
        <w:rPr>
          <w:rFonts w:eastAsia="Arial Unicode MS"/>
        </w:rPr>
      </w:pPr>
      <w:r w:rsidRPr="00004BD3">
        <w:rPr>
          <w:rFonts w:eastAsia="Arial Unicode MS"/>
        </w:rPr>
        <w:t xml:space="preserve">Table 7 — </w:t>
      </w:r>
      <w:r w:rsidRPr="00004BD3">
        <w:t>Default Attribute Values</w:t>
      </w:r>
    </w:p>
    <w:tbl>
      <w:tblPr>
        <w:tblW w:w="3560" w:type="dxa"/>
        <w:tblInd w:w="3333" w:type="dxa"/>
        <w:tblLook w:val="04A0" w:firstRow="1" w:lastRow="0" w:firstColumn="1" w:lastColumn="0" w:noHBand="0" w:noVBand="1"/>
      </w:tblPr>
      <w:tblGrid>
        <w:gridCol w:w="1890"/>
        <w:gridCol w:w="1670"/>
      </w:tblGrid>
      <w:tr w:rsidR="004C02EF" w:rsidRPr="00320565" w14:paraId="72121DE1"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3C7C1AB7" w14:textId="77777777" w:rsidR="004C02EF" w:rsidRPr="00320565" w:rsidRDefault="004C02EF" w:rsidP="003A4B22">
            <w:pPr>
              <w:keepNext/>
              <w:spacing w:after="0"/>
              <w:jc w:val="center"/>
              <w:rPr>
                <w:b/>
              </w:rPr>
            </w:pPr>
            <w:r w:rsidRPr="00984A3F">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00199FBF" w14:textId="77777777" w:rsidR="004C02EF" w:rsidRPr="00320565" w:rsidRDefault="004C02EF" w:rsidP="003A4B22">
            <w:pPr>
              <w:keepNext/>
              <w:spacing w:after="0"/>
              <w:jc w:val="center"/>
              <w:rPr>
                <w:b/>
              </w:rPr>
            </w:pPr>
            <w:r w:rsidRPr="00984A3F">
              <w:rPr>
                <w:b/>
              </w:rPr>
              <w:t>Default Value</w:t>
            </w:r>
          </w:p>
        </w:tc>
      </w:tr>
      <w:tr w:rsidR="004C02EF" w:rsidRPr="00320565" w14:paraId="75B6DEF1"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3C11231F" w14:textId="77777777" w:rsidR="004C02EF" w:rsidRPr="00A42AA5" w:rsidRDefault="004C02EF" w:rsidP="003A4B22">
            <w:pPr>
              <w:keepNext/>
              <w:spacing w:after="0"/>
              <w:jc w:val="left"/>
            </w:pPr>
            <w:r w:rsidRPr="00984A3F">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787D3067" w14:textId="77777777" w:rsidR="004C02EF" w:rsidRPr="00A42AA5" w:rsidRDefault="004C02EF" w:rsidP="003A4B22">
            <w:pPr>
              <w:keepNext/>
              <w:spacing w:after="0"/>
              <w:jc w:val="left"/>
              <w:rPr>
                <w:b/>
              </w:rPr>
            </w:pPr>
            <w:r w:rsidRPr="00984A3F">
              <w:rPr>
                <w:b/>
              </w:rPr>
              <w:t>undefined</w:t>
            </w:r>
          </w:p>
        </w:tc>
      </w:tr>
      <w:tr w:rsidR="004C02EF" w:rsidRPr="00712500" w14:paraId="0461B389"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0393C9C0" w14:textId="77777777" w:rsidR="004C02EF" w:rsidRPr="00A42AA5" w:rsidRDefault="004C02EF" w:rsidP="003A4B22">
            <w:pPr>
              <w:keepNext/>
              <w:spacing w:after="0"/>
              <w:jc w:val="left"/>
            </w:pPr>
            <w:r w:rsidRPr="00984A3F">
              <w:t>[[Get]]</w:t>
            </w:r>
          </w:p>
        </w:tc>
        <w:tc>
          <w:tcPr>
            <w:tcW w:w="1670" w:type="dxa"/>
            <w:tcBorders>
              <w:top w:val="nil"/>
              <w:left w:val="nil"/>
              <w:bottom w:val="single" w:sz="8" w:space="0" w:color="auto"/>
              <w:right w:val="single" w:sz="8" w:space="0" w:color="auto"/>
            </w:tcBorders>
            <w:shd w:val="clear" w:color="auto" w:fill="auto"/>
            <w:hideMark/>
          </w:tcPr>
          <w:p w14:paraId="57AF8A83" w14:textId="77777777" w:rsidR="004C02EF" w:rsidRPr="00A42AA5" w:rsidRDefault="004C02EF" w:rsidP="003A4B22">
            <w:pPr>
              <w:keepNext/>
              <w:spacing w:after="0"/>
              <w:jc w:val="left"/>
              <w:rPr>
                <w:b/>
              </w:rPr>
            </w:pPr>
            <w:r w:rsidRPr="00984A3F">
              <w:rPr>
                <w:b/>
              </w:rPr>
              <w:t>undefined</w:t>
            </w:r>
          </w:p>
        </w:tc>
      </w:tr>
      <w:tr w:rsidR="004C02EF" w:rsidRPr="00712500" w14:paraId="65ADAA90"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331507C" w14:textId="77777777" w:rsidR="004C02EF" w:rsidRPr="00A42AA5" w:rsidRDefault="004C02EF" w:rsidP="003A4B22">
            <w:pPr>
              <w:keepNext/>
              <w:spacing w:after="0"/>
              <w:jc w:val="left"/>
            </w:pPr>
            <w:r w:rsidRPr="00984A3F">
              <w:t>[[Set]]</w:t>
            </w:r>
          </w:p>
        </w:tc>
        <w:tc>
          <w:tcPr>
            <w:tcW w:w="1670" w:type="dxa"/>
            <w:tcBorders>
              <w:top w:val="nil"/>
              <w:left w:val="nil"/>
              <w:bottom w:val="single" w:sz="8" w:space="0" w:color="auto"/>
              <w:right w:val="single" w:sz="8" w:space="0" w:color="auto"/>
            </w:tcBorders>
            <w:shd w:val="clear" w:color="auto" w:fill="auto"/>
            <w:hideMark/>
          </w:tcPr>
          <w:p w14:paraId="05E963FE" w14:textId="77777777" w:rsidR="004C02EF" w:rsidRPr="00A42AA5" w:rsidRDefault="004C02EF" w:rsidP="003A4B22">
            <w:pPr>
              <w:keepNext/>
              <w:spacing w:after="0"/>
              <w:jc w:val="left"/>
              <w:rPr>
                <w:b/>
              </w:rPr>
            </w:pPr>
            <w:r w:rsidRPr="00984A3F">
              <w:rPr>
                <w:b/>
              </w:rPr>
              <w:t>undefined</w:t>
            </w:r>
          </w:p>
        </w:tc>
      </w:tr>
      <w:tr w:rsidR="004C02EF" w:rsidRPr="00712500" w14:paraId="3054358E"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5275455B" w14:textId="77777777" w:rsidR="004C02EF" w:rsidRPr="00A42AA5" w:rsidRDefault="004C02EF" w:rsidP="003A4B22">
            <w:pPr>
              <w:keepNext/>
              <w:spacing w:after="0"/>
              <w:jc w:val="left"/>
            </w:pPr>
            <w:r w:rsidRPr="00984A3F">
              <w:t>[[Writable]]</w:t>
            </w:r>
          </w:p>
        </w:tc>
        <w:tc>
          <w:tcPr>
            <w:tcW w:w="1670" w:type="dxa"/>
            <w:tcBorders>
              <w:top w:val="nil"/>
              <w:left w:val="nil"/>
              <w:bottom w:val="single" w:sz="8" w:space="0" w:color="auto"/>
              <w:right w:val="single" w:sz="8" w:space="0" w:color="auto"/>
            </w:tcBorders>
            <w:shd w:val="clear" w:color="auto" w:fill="auto"/>
            <w:hideMark/>
          </w:tcPr>
          <w:p w14:paraId="77F2953D" w14:textId="77777777" w:rsidR="004C02EF" w:rsidRPr="00A42AA5" w:rsidRDefault="004C02EF" w:rsidP="003A4B22">
            <w:pPr>
              <w:keepNext/>
              <w:spacing w:after="0"/>
              <w:jc w:val="left"/>
              <w:rPr>
                <w:b/>
              </w:rPr>
            </w:pPr>
            <w:r w:rsidRPr="00984A3F">
              <w:rPr>
                <w:b/>
              </w:rPr>
              <w:t>false</w:t>
            </w:r>
          </w:p>
        </w:tc>
      </w:tr>
      <w:tr w:rsidR="004C02EF" w:rsidRPr="00712500" w14:paraId="6DC423A1"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29974DBF" w14:textId="77777777" w:rsidR="004C02EF" w:rsidRPr="00A42AA5" w:rsidRDefault="004C02EF" w:rsidP="003A4B22">
            <w:pPr>
              <w:keepNext/>
              <w:spacing w:after="0"/>
              <w:jc w:val="left"/>
            </w:pPr>
            <w:r w:rsidRPr="00984A3F">
              <w:t>[[Enumerable]]</w:t>
            </w:r>
          </w:p>
        </w:tc>
        <w:tc>
          <w:tcPr>
            <w:tcW w:w="1670" w:type="dxa"/>
            <w:tcBorders>
              <w:top w:val="nil"/>
              <w:left w:val="nil"/>
              <w:bottom w:val="single" w:sz="8" w:space="0" w:color="auto"/>
              <w:right w:val="single" w:sz="8" w:space="0" w:color="auto"/>
            </w:tcBorders>
            <w:shd w:val="clear" w:color="auto" w:fill="auto"/>
            <w:hideMark/>
          </w:tcPr>
          <w:p w14:paraId="2C8E64F7" w14:textId="77777777" w:rsidR="004C02EF" w:rsidRPr="00A42AA5" w:rsidRDefault="004C02EF" w:rsidP="003A4B22">
            <w:pPr>
              <w:keepNext/>
              <w:spacing w:after="0"/>
              <w:jc w:val="left"/>
              <w:rPr>
                <w:b/>
              </w:rPr>
            </w:pPr>
            <w:r w:rsidRPr="00984A3F">
              <w:rPr>
                <w:b/>
              </w:rPr>
              <w:t>false</w:t>
            </w:r>
          </w:p>
        </w:tc>
      </w:tr>
      <w:tr w:rsidR="004C02EF" w:rsidRPr="00984A3F" w14:paraId="0F9FFDBE"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1897D7C5" w14:textId="77777777" w:rsidR="004C02EF" w:rsidRPr="00A42AA5" w:rsidRDefault="004C02EF" w:rsidP="003A4B22">
            <w:pPr>
              <w:spacing w:after="0"/>
              <w:jc w:val="left"/>
            </w:pPr>
            <w:r w:rsidRPr="00984A3F">
              <w:t>[[Configurable]]</w:t>
            </w:r>
          </w:p>
        </w:tc>
        <w:tc>
          <w:tcPr>
            <w:tcW w:w="1670" w:type="dxa"/>
            <w:tcBorders>
              <w:top w:val="nil"/>
              <w:left w:val="nil"/>
              <w:bottom w:val="single" w:sz="8" w:space="0" w:color="auto"/>
              <w:right w:val="single" w:sz="8" w:space="0" w:color="auto"/>
            </w:tcBorders>
            <w:shd w:val="clear" w:color="auto" w:fill="auto"/>
            <w:hideMark/>
          </w:tcPr>
          <w:p w14:paraId="143D52D9" w14:textId="77777777" w:rsidR="004C02EF" w:rsidRPr="00984A3F" w:rsidRDefault="004C02EF" w:rsidP="003A4B22">
            <w:pPr>
              <w:spacing w:after="0"/>
              <w:jc w:val="left"/>
              <w:rPr>
                <w:b/>
              </w:rPr>
            </w:pPr>
            <w:r w:rsidRPr="00984A3F">
              <w:rPr>
                <w:b/>
              </w:rPr>
              <w:t>false</w:t>
            </w:r>
          </w:p>
        </w:tc>
      </w:tr>
    </w:tbl>
    <w:p w14:paraId="07D60A44" w14:textId="77777777" w:rsidR="004C02EF" w:rsidRDefault="004C02EF" w:rsidP="004C02EF">
      <w:bookmarkStart w:id="813" w:name="_Toc235503334"/>
    </w:p>
    <w:p w14:paraId="39547492" w14:textId="77777777" w:rsidR="004C02EF" w:rsidRDefault="004C02EF" w:rsidP="004C02EF">
      <w:pPr>
        <w:pStyle w:val="30"/>
        <w:numPr>
          <w:ilvl w:val="0"/>
          <w:numId w:val="0"/>
        </w:numPr>
      </w:pPr>
      <w:bookmarkStart w:id="814" w:name="_Toc241509109"/>
      <w:bookmarkStart w:id="815" w:name="_Toc244416596"/>
      <w:bookmarkStart w:id="816" w:name="_Toc276630960"/>
      <w:bookmarkStart w:id="817" w:name="_Toc178386969"/>
      <w:r>
        <w:t>8.6.2</w:t>
      </w:r>
      <w:r>
        <w:tab/>
        <w:t>Object Internal Properties and Method</w:t>
      </w:r>
      <w:bookmarkEnd w:id="802"/>
      <w:bookmarkEnd w:id="803"/>
      <w:bookmarkEnd w:id="804"/>
      <w:bookmarkEnd w:id="805"/>
      <w:bookmarkEnd w:id="806"/>
      <w:bookmarkEnd w:id="807"/>
      <w:bookmarkEnd w:id="808"/>
      <w:bookmarkEnd w:id="809"/>
      <w:bookmarkEnd w:id="810"/>
      <w:r>
        <w:t>s</w:t>
      </w:r>
      <w:bookmarkEnd w:id="811"/>
      <w:bookmarkEnd w:id="812"/>
      <w:bookmarkEnd w:id="813"/>
      <w:bookmarkEnd w:id="814"/>
      <w:bookmarkEnd w:id="815"/>
      <w:bookmarkEnd w:id="816"/>
      <w:bookmarkEnd w:id="817"/>
    </w:p>
    <w:p w14:paraId="7808E2C5" w14:textId="77777777" w:rsidR="004C02EF" w:rsidRDefault="004C02EF" w:rsidP="004C02EF">
      <w:r>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Pr>
          <w:b/>
        </w:rPr>
        <w:t>TypeError</w:t>
      </w:r>
      <w:r>
        <w:t xml:space="preserve"> exception is thrown.</w:t>
      </w:r>
    </w:p>
    <w:p w14:paraId="07F0A8B0" w14:textId="77777777" w:rsidR="004C02EF" w:rsidRDefault="004C02EF" w:rsidP="004C02EF">
      <w:pPr>
        <w:rPr>
          <w:ins w:id="818" w:author="Allen Wirfs-Brock" w:date="2011-07-02T12:59:00Z"/>
        </w:rPr>
      </w:pPr>
      <w:r>
        <w:t>The Table 8 summarises the internal properties used by this specification that are applicable to all ECMAScript objects. The Table 9 summarises the internal properties used by this specification that are only applicable to some ECMAScript objects. The descriptions in these tables indicate their behaviour for native ECMAScript objects</w:t>
      </w:r>
      <w:r w:rsidRPr="00A161FF">
        <w:t xml:space="preserve">, unless stated otherwise in this document for particular </w:t>
      </w:r>
      <w:r>
        <w:t>kinds</w:t>
      </w:r>
      <w:r w:rsidRPr="00A161FF">
        <w:t xml:space="preserve"> of</w:t>
      </w:r>
      <w:r>
        <w:t xml:space="preserve"> native</w:t>
      </w:r>
      <w:r w:rsidRPr="00A161FF">
        <w:t xml:space="preserve"> ECMAScript objects. </w:t>
      </w:r>
      <w:r>
        <w:t>Host objects may support these internal properties with any implementation-dependent behaviour as long as it is consistent with the specific host object restrictions stated in this document.</w:t>
      </w:r>
    </w:p>
    <w:p w14:paraId="36842B00" w14:textId="77777777" w:rsidR="004C02EF" w:rsidRDefault="004C02EF" w:rsidP="004C02EF">
      <w:r w:rsidRPr="00891198">
        <w:t xml:space="preserve">The “Value Type Domain” columns of the following tables define the types of values associated with internal properties. The type names refer to the types defined in </w:t>
      </w:r>
      <w:r>
        <w:t xml:space="preserve">Clause </w:t>
      </w:r>
      <w:r w:rsidRPr="00891198">
        <w:t>8 augmented by the following additional names. “</w:t>
      </w:r>
      <w:r w:rsidRPr="00891198">
        <w:rPr>
          <w:i/>
        </w:rPr>
        <w:t>any</w:t>
      </w:r>
      <w:r w:rsidRPr="00891198">
        <w:t>” means the value may be any ECMAScript language type. “</w:t>
      </w:r>
      <w:r w:rsidRPr="00891198">
        <w:rPr>
          <w:i/>
        </w:rPr>
        <w:t>primitive</w:t>
      </w:r>
      <w:r w:rsidRPr="00891198">
        <w:t>” means Undefined, Nul</w:t>
      </w:r>
      <w:r>
        <w:t>l, Boolean, String, or Number. “</w:t>
      </w:r>
      <w:r w:rsidRPr="00891198">
        <w:rPr>
          <w:i/>
        </w:rPr>
        <w:t>SpecOp</w:t>
      </w:r>
      <w:r w:rsidRPr="00891198">
        <w:t xml:space="preserve">” means the internal property is an </w:t>
      </w:r>
      <w:r>
        <w:t xml:space="preserve">internal method, an </w:t>
      </w:r>
      <w:r w:rsidRPr="00891198">
        <w:t>implementation provided procedure defined by an abstract operation specification. “SpecOp” is followed by a list of descriptive parameter names. If a parameter name is the same as a type name</w:t>
      </w:r>
      <w:r>
        <w:t xml:space="preserve"> then the name describes the ty</w:t>
      </w:r>
      <w:r w:rsidRPr="00891198">
        <w:t>pe of the parameter. If a “SpecOp” returns a value</w:t>
      </w:r>
      <w:r>
        <w:t>,</w:t>
      </w:r>
      <w:r w:rsidRPr="00891198">
        <w:t xml:space="preserve"> its parameter list is followed by the symbol </w:t>
      </w:r>
      <w:r w:rsidRPr="00E91749">
        <w:t>“</w:t>
      </w:r>
      <w:r w:rsidRPr="00D420A6">
        <w:t>→</w:t>
      </w:r>
      <w:r w:rsidRPr="00E91749">
        <w:t>”</w:t>
      </w:r>
      <w:r w:rsidRPr="00891198">
        <w:t xml:space="preserve"> and the type of the returned value.</w:t>
      </w:r>
    </w:p>
    <w:p w14:paraId="07726849" w14:textId="77777777" w:rsidR="004C02EF" w:rsidRPr="00712500" w:rsidRDefault="004C02EF" w:rsidP="004C02EF">
      <w:pPr>
        <w:pStyle w:val="Tabletitle"/>
        <w:widowControl w:val="0"/>
      </w:pPr>
      <w:r w:rsidRPr="00004BD3">
        <w:rPr>
          <w:rFonts w:eastAsia="Arial Unicode MS"/>
        </w:rPr>
        <w:t xml:space="preserve">Table 8 — </w:t>
      </w:r>
      <w:r w:rsidRPr="00004BD3">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4C02EF" w14:paraId="38ED8AAE" w14:textId="77777777" w:rsidTr="003A4B22">
        <w:trPr>
          <w:jc w:val="right"/>
        </w:trPr>
        <w:tc>
          <w:tcPr>
            <w:tcW w:w="2245" w:type="dxa"/>
            <w:tcBorders>
              <w:top w:val="single" w:sz="12" w:space="0" w:color="000000"/>
              <w:left w:val="single" w:sz="6" w:space="0" w:color="000000"/>
              <w:bottom w:val="single" w:sz="6" w:space="0" w:color="000000"/>
              <w:right w:val="nil"/>
            </w:tcBorders>
            <w:shd w:val="solid" w:color="C0C0C0" w:fill="FFFFFF"/>
          </w:tcPr>
          <w:p w14:paraId="4B175E5C"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
          <w:p w14:paraId="5A8BBED8" w14:textId="77777777" w:rsidR="004C02EF" w:rsidRDefault="004C02EF" w:rsidP="003A4B22">
            <w:pPr>
              <w:keepNext/>
              <w:shd w:val="solid" w:color="C0C0C0" w:fill="FFFFFF"/>
              <w:spacing w:after="0"/>
              <w:jc w:val="left"/>
              <w:rPr>
                <w:b/>
                <w:i/>
                <w:color w:val="000000"/>
                <w:shd w:val="solid" w:color="C0C0C0" w:fill="FFFFFF"/>
              </w:rPr>
            </w:pPr>
            <w:r w:rsidRPr="00984A3F">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
          <w:p w14:paraId="3E2552FD"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Description</w:t>
            </w:r>
          </w:p>
        </w:tc>
      </w:tr>
      <w:tr w:rsidR="004C02EF" w14:paraId="368ACA52" w14:textId="77777777" w:rsidTr="003A4B22">
        <w:trPr>
          <w:jc w:val="right"/>
        </w:trPr>
        <w:tc>
          <w:tcPr>
            <w:tcW w:w="2245" w:type="dxa"/>
            <w:tcBorders>
              <w:top w:val="nil"/>
            </w:tcBorders>
          </w:tcPr>
          <w:p w14:paraId="0BEDF5BA" w14:textId="77777777" w:rsidR="004C02EF" w:rsidRDefault="004C02EF" w:rsidP="003A4B22">
            <w:pPr>
              <w:keepNext/>
              <w:spacing w:after="0"/>
            </w:pPr>
            <w:r w:rsidRPr="00984A3F">
              <w:t>[[Prototype]]</w:t>
            </w:r>
          </w:p>
        </w:tc>
        <w:tc>
          <w:tcPr>
            <w:tcW w:w="2697" w:type="dxa"/>
            <w:tcBorders>
              <w:top w:val="nil"/>
            </w:tcBorders>
          </w:tcPr>
          <w:p w14:paraId="42F8A31B" w14:textId="77777777" w:rsidR="004C02EF" w:rsidRPr="00891198" w:rsidRDefault="004C02EF" w:rsidP="003A4B22">
            <w:pPr>
              <w:keepNext/>
              <w:spacing w:after="0"/>
              <w:jc w:val="left"/>
            </w:pPr>
            <w:r w:rsidRPr="00984A3F">
              <w:t xml:space="preserve">Object </w:t>
            </w:r>
            <w:r w:rsidRPr="00984A3F">
              <w:rPr>
                <w:i/>
              </w:rPr>
              <w:t xml:space="preserve">or </w:t>
            </w:r>
            <w:r w:rsidRPr="00984A3F">
              <w:t>Null</w:t>
            </w:r>
          </w:p>
        </w:tc>
        <w:tc>
          <w:tcPr>
            <w:tcW w:w="4553" w:type="dxa"/>
            <w:tcBorders>
              <w:top w:val="nil"/>
            </w:tcBorders>
          </w:tcPr>
          <w:p w14:paraId="57962809" w14:textId="77777777" w:rsidR="004C02EF" w:rsidRDefault="004C02EF" w:rsidP="003A4B22">
            <w:pPr>
              <w:keepNext/>
              <w:spacing w:after="0"/>
            </w:pPr>
            <w:r w:rsidRPr="00984A3F">
              <w:t>The prototype of this object.</w:t>
            </w:r>
          </w:p>
        </w:tc>
      </w:tr>
      <w:tr w:rsidR="004C02EF" w:rsidDel="000011A1" w14:paraId="4BEA1C77" w14:textId="77777777" w:rsidTr="003A4B22">
        <w:trPr>
          <w:jc w:val="right"/>
          <w:del w:id="819" w:author="Allen Wirfs-Brock" w:date="2011-07-02T13:14:00Z"/>
        </w:trPr>
        <w:tc>
          <w:tcPr>
            <w:tcW w:w="2245" w:type="dxa"/>
          </w:tcPr>
          <w:p w14:paraId="05807898" w14:textId="77777777" w:rsidR="004C02EF" w:rsidDel="000011A1" w:rsidRDefault="004C02EF" w:rsidP="003A4B22">
            <w:pPr>
              <w:keepNext/>
              <w:spacing w:after="0"/>
              <w:rPr>
                <w:del w:id="820" w:author="Allen Wirfs-Brock" w:date="2011-07-02T13:14:00Z"/>
              </w:rPr>
            </w:pPr>
            <w:del w:id="821" w:author="Allen Wirfs-Brock" w:date="2011-07-02T13:14:00Z">
              <w:r w:rsidRPr="00984A3F" w:rsidDel="000011A1">
                <w:delText>[[Class]]</w:delText>
              </w:r>
            </w:del>
          </w:p>
        </w:tc>
        <w:tc>
          <w:tcPr>
            <w:tcW w:w="2697" w:type="dxa"/>
          </w:tcPr>
          <w:p w14:paraId="2C9F19AA" w14:textId="77777777" w:rsidR="004C02EF" w:rsidDel="000011A1" w:rsidRDefault="004C02EF" w:rsidP="003A4B22">
            <w:pPr>
              <w:keepNext/>
              <w:spacing w:after="0"/>
              <w:jc w:val="left"/>
              <w:rPr>
                <w:del w:id="822" w:author="Allen Wirfs-Brock" w:date="2011-07-02T13:14:00Z"/>
              </w:rPr>
            </w:pPr>
            <w:del w:id="823" w:author="Allen Wirfs-Brock" w:date="2011-07-02T13:14:00Z">
              <w:r w:rsidRPr="00984A3F" w:rsidDel="000011A1">
                <w:delText>String</w:delText>
              </w:r>
            </w:del>
          </w:p>
        </w:tc>
        <w:tc>
          <w:tcPr>
            <w:tcW w:w="4553" w:type="dxa"/>
          </w:tcPr>
          <w:p w14:paraId="6EA85C4E" w14:textId="77777777" w:rsidR="004C02EF" w:rsidDel="000011A1" w:rsidRDefault="004C02EF" w:rsidP="003A4B22">
            <w:pPr>
              <w:keepNext/>
              <w:spacing w:after="0"/>
              <w:rPr>
                <w:del w:id="824" w:author="Allen Wirfs-Brock" w:date="2011-07-02T13:14:00Z"/>
              </w:rPr>
            </w:pPr>
            <w:del w:id="825" w:author="Allen Wirfs-Brock" w:date="2011-07-02T13:14:00Z">
              <w:r w:rsidRPr="00984A3F" w:rsidDel="000011A1">
                <w:delText xml:space="preserve">A </w:delText>
              </w:r>
              <w:r w:rsidDel="000011A1">
                <w:delText>String</w:delText>
              </w:r>
              <w:r w:rsidRPr="00984A3F" w:rsidDel="000011A1">
                <w:delText xml:space="preserve"> value indicating a specification defined classification of objects.</w:delText>
              </w:r>
            </w:del>
          </w:p>
        </w:tc>
      </w:tr>
      <w:tr w:rsidR="004C02EF" w14:paraId="122EAA25" w14:textId="77777777" w:rsidTr="003A4B22">
        <w:trPr>
          <w:jc w:val="right"/>
        </w:trPr>
        <w:tc>
          <w:tcPr>
            <w:tcW w:w="2245" w:type="dxa"/>
          </w:tcPr>
          <w:p w14:paraId="6F52CC15" w14:textId="77777777" w:rsidR="004C02EF" w:rsidRDefault="004C02EF" w:rsidP="003A4B22">
            <w:pPr>
              <w:keepNext/>
              <w:spacing w:after="0"/>
            </w:pPr>
            <w:r w:rsidRPr="00984A3F">
              <w:t>[[Extensible]]</w:t>
            </w:r>
          </w:p>
        </w:tc>
        <w:tc>
          <w:tcPr>
            <w:tcW w:w="2697" w:type="dxa"/>
          </w:tcPr>
          <w:p w14:paraId="566C2D13" w14:textId="77777777" w:rsidR="004C02EF" w:rsidRDefault="004C02EF" w:rsidP="003A4B22">
            <w:pPr>
              <w:keepNext/>
              <w:spacing w:after="0"/>
              <w:jc w:val="left"/>
            </w:pPr>
            <w:r w:rsidRPr="00984A3F">
              <w:t>Boolean</w:t>
            </w:r>
          </w:p>
        </w:tc>
        <w:tc>
          <w:tcPr>
            <w:tcW w:w="4553" w:type="dxa"/>
          </w:tcPr>
          <w:p w14:paraId="0F0A1E07" w14:textId="77777777" w:rsidR="004C02EF" w:rsidRDefault="004C02EF" w:rsidP="003A4B22">
            <w:pPr>
              <w:keepNext/>
              <w:spacing w:after="0"/>
            </w:pPr>
            <w:r w:rsidRPr="00984A3F">
              <w:t xml:space="preserve">If </w:t>
            </w:r>
            <w:r w:rsidRPr="00984A3F">
              <w:rPr>
                <w:b/>
              </w:rPr>
              <w:t>true</w:t>
            </w:r>
            <w:r w:rsidRPr="00984A3F">
              <w:t>, own properties may be added to the object.</w:t>
            </w:r>
          </w:p>
        </w:tc>
      </w:tr>
      <w:tr w:rsidR="004C02EF" w14:paraId="64E42113" w14:textId="77777777" w:rsidTr="003A4B22">
        <w:trPr>
          <w:jc w:val="right"/>
        </w:trPr>
        <w:tc>
          <w:tcPr>
            <w:tcW w:w="2245" w:type="dxa"/>
          </w:tcPr>
          <w:p w14:paraId="2341F861" w14:textId="77777777" w:rsidR="004C02EF" w:rsidRDefault="004C02EF" w:rsidP="003A4B22">
            <w:pPr>
              <w:keepNext/>
              <w:spacing w:after="0"/>
            </w:pPr>
            <w:r w:rsidRPr="00984A3F">
              <w:t>[[Get]]</w:t>
            </w:r>
          </w:p>
        </w:tc>
        <w:tc>
          <w:tcPr>
            <w:tcW w:w="2697" w:type="dxa"/>
          </w:tcPr>
          <w:p w14:paraId="34E257C9" w14:textId="77777777" w:rsidR="004C02EF" w:rsidRDefault="004C02EF" w:rsidP="003A4B22">
            <w:pPr>
              <w:keepNext/>
              <w:spacing w:after="0"/>
              <w:jc w:val="left"/>
            </w:pPr>
            <w:r w:rsidRPr="00984A3F">
              <w:t>SpecOp(</w:t>
            </w:r>
            <w:r w:rsidRPr="00984A3F">
              <w:rPr>
                <w:i/>
              </w:rPr>
              <w:t>propertyName</w:t>
            </w:r>
            <w:r w:rsidRPr="00984A3F">
              <w:t xml:space="preserve">) </w:t>
            </w:r>
            <w:r w:rsidRPr="00984A3F">
              <w:rPr>
                <w:b/>
                <w:i/>
                <w:color w:val="000000"/>
              </w:rPr>
              <w:t>→</w:t>
            </w:r>
            <w:r w:rsidRPr="00984A3F">
              <w:t xml:space="preserve"> any</w:t>
            </w:r>
          </w:p>
        </w:tc>
        <w:tc>
          <w:tcPr>
            <w:tcW w:w="4553" w:type="dxa"/>
          </w:tcPr>
          <w:p w14:paraId="6A4E9CD9" w14:textId="77777777" w:rsidR="004C02EF" w:rsidRDefault="004C02EF" w:rsidP="003A4B22">
            <w:pPr>
              <w:keepNext/>
              <w:spacing w:after="0"/>
            </w:pPr>
            <w:r w:rsidRPr="00984A3F">
              <w:t>Returns the value of the named property.</w:t>
            </w:r>
          </w:p>
        </w:tc>
      </w:tr>
      <w:tr w:rsidR="004C02EF" w14:paraId="38A84B44" w14:textId="77777777" w:rsidTr="003A4B22">
        <w:trPr>
          <w:jc w:val="right"/>
        </w:trPr>
        <w:tc>
          <w:tcPr>
            <w:tcW w:w="2245" w:type="dxa"/>
          </w:tcPr>
          <w:p w14:paraId="1ED5B37D" w14:textId="77777777" w:rsidR="004C02EF" w:rsidRDefault="004C02EF" w:rsidP="003A4B22">
            <w:pPr>
              <w:keepNext/>
              <w:spacing w:after="0"/>
            </w:pPr>
            <w:r w:rsidRPr="00984A3F">
              <w:t>[[GetOwnProperty]]</w:t>
            </w:r>
          </w:p>
        </w:tc>
        <w:tc>
          <w:tcPr>
            <w:tcW w:w="2697" w:type="dxa"/>
          </w:tcPr>
          <w:p w14:paraId="0753973C" w14:textId="77777777" w:rsidR="004C02EF" w:rsidRPr="00984A3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p>
          <w:p w14:paraId="2CDD7D97" w14:textId="77777777" w:rsidR="004C02EF" w:rsidRPr="00F51AE9" w:rsidRDefault="004C02EF" w:rsidP="003A4B22">
            <w:pPr>
              <w:keepNext/>
              <w:spacing w:after="0"/>
              <w:jc w:val="left"/>
              <w:rPr>
                <w:i/>
              </w:rPr>
            </w:pPr>
            <w:r w:rsidRPr="00984A3F">
              <w:t>Undefined</w:t>
            </w:r>
            <w:r w:rsidRPr="00984A3F">
              <w:rPr>
                <w:i/>
              </w:rPr>
              <w:t xml:space="preserve"> or </w:t>
            </w:r>
            <w:r w:rsidRPr="00984A3F">
              <w:t>Property Descriptor</w:t>
            </w:r>
          </w:p>
        </w:tc>
        <w:tc>
          <w:tcPr>
            <w:tcW w:w="4553" w:type="dxa"/>
          </w:tcPr>
          <w:p w14:paraId="4827C473" w14:textId="77777777" w:rsidR="004C02EF" w:rsidRDefault="004C02EF" w:rsidP="003A4B22">
            <w:pPr>
              <w:keepNext/>
              <w:spacing w:after="0"/>
            </w:pPr>
            <w:r w:rsidRPr="00984A3F">
              <w:t xml:space="preserve">Returns the Property Descriptor of the named own property of this object, or </w:t>
            </w:r>
            <w:r w:rsidRPr="00984A3F">
              <w:rPr>
                <w:b/>
              </w:rPr>
              <w:t xml:space="preserve">undefined </w:t>
            </w:r>
            <w:r w:rsidRPr="00984A3F">
              <w:t>if absent.</w:t>
            </w:r>
          </w:p>
        </w:tc>
      </w:tr>
      <w:tr w:rsidR="004C02EF" w14:paraId="4765E438" w14:textId="77777777" w:rsidTr="003A4B22">
        <w:trPr>
          <w:jc w:val="right"/>
        </w:trPr>
        <w:tc>
          <w:tcPr>
            <w:tcW w:w="2245" w:type="dxa"/>
          </w:tcPr>
          <w:p w14:paraId="2B5C413A" w14:textId="77777777" w:rsidR="004C02EF" w:rsidRDefault="004C02EF" w:rsidP="003A4B22">
            <w:pPr>
              <w:keepNext/>
              <w:spacing w:after="0"/>
            </w:pPr>
            <w:r w:rsidRPr="00984A3F">
              <w:t>[[GetProperty]]</w:t>
            </w:r>
          </w:p>
        </w:tc>
        <w:tc>
          <w:tcPr>
            <w:tcW w:w="2697" w:type="dxa"/>
          </w:tcPr>
          <w:p w14:paraId="0D3F1987" w14:textId="77777777" w:rsidR="004C02EF" w:rsidRPr="00984A3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p>
          <w:p w14:paraId="48C30026" w14:textId="77777777" w:rsidR="004C02EF" w:rsidRPr="00F51AE9" w:rsidRDefault="004C02EF" w:rsidP="003A4B22">
            <w:pPr>
              <w:keepNext/>
              <w:spacing w:after="0"/>
              <w:jc w:val="left"/>
              <w:rPr>
                <w:i/>
              </w:rPr>
            </w:pPr>
            <w:r w:rsidRPr="00984A3F">
              <w:t>Undefined</w:t>
            </w:r>
            <w:r w:rsidRPr="00984A3F">
              <w:rPr>
                <w:i/>
              </w:rPr>
              <w:t xml:space="preserve"> or </w:t>
            </w:r>
            <w:r w:rsidRPr="00984A3F">
              <w:t>Property Descriptor</w:t>
            </w:r>
          </w:p>
        </w:tc>
        <w:tc>
          <w:tcPr>
            <w:tcW w:w="4553" w:type="dxa"/>
          </w:tcPr>
          <w:p w14:paraId="7BE97CCE" w14:textId="77777777" w:rsidR="004C02EF" w:rsidRDefault="004C02EF" w:rsidP="003A4B22">
            <w:pPr>
              <w:keepNext/>
              <w:spacing w:after="0"/>
            </w:pPr>
            <w:r w:rsidRPr="00984A3F">
              <w:t xml:space="preserve">Returns the fully populated Property Descriptor of the named property of this object, or </w:t>
            </w:r>
            <w:r w:rsidRPr="00984A3F">
              <w:rPr>
                <w:b/>
              </w:rPr>
              <w:t xml:space="preserve">undefined </w:t>
            </w:r>
            <w:r w:rsidRPr="00984A3F">
              <w:t>if absent.</w:t>
            </w:r>
          </w:p>
        </w:tc>
      </w:tr>
      <w:tr w:rsidR="004C02EF" w14:paraId="672DA95B" w14:textId="77777777" w:rsidTr="003A4B22">
        <w:trPr>
          <w:jc w:val="right"/>
        </w:trPr>
        <w:tc>
          <w:tcPr>
            <w:tcW w:w="2245" w:type="dxa"/>
            <w:tcBorders>
              <w:bottom w:val="nil"/>
            </w:tcBorders>
          </w:tcPr>
          <w:p w14:paraId="2AF11C13" w14:textId="77777777" w:rsidR="004C02EF" w:rsidRDefault="004C02EF" w:rsidP="003A4B22">
            <w:pPr>
              <w:keepNext/>
              <w:spacing w:after="0"/>
            </w:pPr>
            <w:r w:rsidRPr="00984A3F">
              <w:t>[[Put]]</w:t>
            </w:r>
          </w:p>
        </w:tc>
        <w:tc>
          <w:tcPr>
            <w:tcW w:w="2697" w:type="dxa"/>
          </w:tcPr>
          <w:p w14:paraId="7ECED5AC" w14:textId="77777777" w:rsidR="004C02EF" w:rsidRDefault="004C02EF" w:rsidP="003A4B22">
            <w:pPr>
              <w:keepNext/>
              <w:spacing w:after="0"/>
              <w:jc w:val="left"/>
            </w:pPr>
            <w:r w:rsidRPr="00984A3F">
              <w:t>SpecOp (</w:t>
            </w:r>
            <w:r w:rsidRPr="00984A3F">
              <w:rPr>
                <w:i/>
              </w:rPr>
              <w:t>propertyName</w:t>
            </w:r>
            <w:r w:rsidRPr="00984A3F">
              <w:t xml:space="preserve">, </w:t>
            </w:r>
            <w:r w:rsidRPr="00984A3F">
              <w:rPr>
                <w:i/>
              </w:rPr>
              <w:t>any</w:t>
            </w:r>
            <w:r>
              <w:rPr>
                <w:i/>
              </w:rPr>
              <w:t xml:space="preserve">, </w:t>
            </w:r>
            <w:r w:rsidRPr="00D420A6">
              <w:rPr>
                <w:i/>
              </w:rPr>
              <w:t>Boolean</w:t>
            </w:r>
            <w:r w:rsidRPr="00984A3F">
              <w:t>)</w:t>
            </w:r>
          </w:p>
        </w:tc>
        <w:tc>
          <w:tcPr>
            <w:tcW w:w="4553" w:type="dxa"/>
          </w:tcPr>
          <w:p w14:paraId="5FE82058" w14:textId="77777777" w:rsidR="004C02EF" w:rsidRDefault="004C02EF" w:rsidP="003A4B22">
            <w:pPr>
              <w:keepNext/>
              <w:spacing w:after="0"/>
            </w:pPr>
            <w:r w:rsidRPr="00984A3F">
              <w:t>Sets the specified named property to the value of the second parameter.</w:t>
            </w:r>
            <w:r>
              <w:t xml:space="preserve"> </w:t>
            </w:r>
            <w:r w:rsidRPr="00984A3F">
              <w:t>The flag controls failure handling.</w:t>
            </w:r>
          </w:p>
        </w:tc>
      </w:tr>
      <w:tr w:rsidR="004C02EF" w14:paraId="1D892D7B" w14:textId="77777777" w:rsidTr="003A4B22">
        <w:trPr>
          <w:jc w:val="right"/>
        </w:trPr>
        <w:tc>
          <w:tcPr>
            <w:tcW w:w="2245" w:type="dxa"/>
          </w:tcPr>
          <w:p w14:paraId="5DC6FCA5" w14:textId="77777777" w:rsidR="004C02EF" w:rsidRDefault="004C02EF" w:rsidP="003A4B22">
            <w:pPr>
              <w:keepNext/>
              <w:spacing w:after="0"/>
            </w:pPr>
            <w:r w:rsidRPr="00984A3F">
              <w:t>[[CanPut]]</w:t>
            </w:r>
          </w:p>
        </w:tc>
        <w:tc>
          <w:tcPr>
            <w:tcW w:w="2697" w:type="dxa"/>
          </w:tcPr>
          <w:p w14:paraId="35D7380F" w14:textId="77777777" w:rsidR="004C02E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r w:rsidRPr="00984A3F">
              <w:t xml:space="preserve"> </w:t>
            </w:r>
            <w:r w:rsidRPr="00D420A6">
              <w:t>Boolean</w:t>
            </w:r>
          </w:p>
        </w:tc>
        <w:tc>
          <w:tcPr>
            <w:tcW w:w="4553" w:type="dxa"/>
          </w:tcPr>
          <w:p w14:paraId="1C8E636E" w14:textId="77777777" w:rsidR="004C02EF" w:rsidRDefault="004C02EF" w:rsidP="003A4B22">
            <w:pPr>
              <w:keepNext/>
              <w:spacing w:after="0"/>
            </w:pPr>
            <w:r w:rsidRPr="00984A3F">
              <w:t xml:space="preserve">Returns a Boolean value indicating whether a [[Put]] operation with </w:t>
            </w:r>
            <w:r w:rsidRPr="00984A3F">
              <w:rPr>
                <w:i/>
              </w:rPr>
              <w:t>PropertyName</w:t>
            </w:r>
            <w:r w:rsidRPr="00984A3F">
              <w:t xml:space="preserve"> can be performed.</w:t>
            </w:r>
          </w:p>
        </w:tc>
      </w:tr>
      <w:tr w:rsidR="004C02EF" w14:paraId="60D2D4D2" w14:textId="77777777" w:rsidTr="003A4B22">
        <w:trPr>
          <w:jc w:val="right"/>
        </w:trPr>
        <w:tc>
          <w:tcPr>
            <w:tcW w:w="2245" w:type="dxa"/>
          </w:tcPr>
          <w:p w14:paraId="32A29C34" w14:textId="77777777" w:rsidR="004C02EF" w:rsidRDefault="004C02EF" w:rsidP="003A4B22">
            <w:pPr>
              <w:keepNext/>
              <w:spacing w:after="0"/>
            </w:pPr>
            <w:r w:rsidRPr="00984A3F">
              <w:t>[[HasProperty]]</w:t>
            </w:r>
          </w:p>
        </w:tc>
        <w:tc>
          <w:tcPr>
            <w:tcW w:w="2697" w:type="dxa"/>
          </w:tcPr>
          <w:p w14:paraId="234F4C89" w14:textId="77777777" w:rsidR="004C02EF" w:rsidRDefault="004C02EF" w:rsidP="003A4B22">
            <w:pPr>
              <w:keepNext/>
              <w:spacing w:after="0"/>
              <w:jc w:val="left"/>
            </w:pPr>
            <w:r w:rsidRPr="00984A3F">
              <w:t>SpecOp (</w:t>
            </w:r>
            <w:r w:rsidRPr="00984A3F">
              <w:rPr>
                <w:i/>
              </w:rPr>
              <w:t>propertyName</w:t>
            </w:r>
            <w:r w:rsidRPr="00984A3F">
              <w:t xml:space="preserve">) </w:t>
            </w:r>
            <w:r w:rsidRPr="00984A3F">
              <w:rPr>
                <w:b/>
                <w:i/>
                <w:color w:val="000000"/>
              </w:rPr>
              <w:t>→</w:t>
            </w:r>
            <w:r w:rsidRPr="00984A3F">
              <w:t xml:space="preserve"> </w:t>
            </w:r>
            <w:r w:rsidRPr="00D420A6">
              <w:rPr>
                <w:i/>
              </w:rPr>
              <w:t>Boolean</w:t>
            </w:r>
          </w:p>
        </w:tc>
        <w:tc>
          <w:tcPr>
            <w:tcW w:w="4553" w:type="dxa"/>
          </w:tcPr>
          <w:p w14:paraId="3437EED9" w14:textId="77777777" w:rsidR="004C02EF" w:rsidRDefault="004C02EF" w:rsidP="003A4B22">
            <w:pPr>
              <w:keepNext/>
              <w:spacing w:after="0"/>
            </w:pPr>
            <w:r w:rsidRPr="00984A3F">
              <w:t>Returns a Boolean value indicating whether the object already has a property with the given name.</w:t>
            </w:r>
          </w:p>
        </w:tc>
      </w:tr>
      <w:tr w:rsidR="004C02EF" w14:paraId="18C6D1DC" w14:textId="77777777" w:rsidTr="003A4B22">
        <w:trPr>
          <w:jc w:val="right"/>
        </w:trPr>
        <w:tc>
          <w:tcPr>
            <w:tcW w:w="2245" w:type="dxa"/>
          </w:tcPr>
          <w:p w14:paraId="133B5BE7" w14:textId="77777777" w:rsidR="004C02EF" w:rsidRDefault="004C02EF" w:rsidP="003A4B22">
            <w:pPr>
              <w:keepNext/>
              <w:spacing w:after="0"/>
            </w:pPr>
            <w:r w:rsidRPr="00984A3F">
              <w:t>[[Delete]]</w:t>
            </w:r>
          </w:p>
        </w:tc>
        <w:tc>
          <w:tcPr>
            <w:tcW w:w="2697" w:type="dxa"/>
          </w:tcPr>
          <w:p w14:paraId="674157B3" w14:textId="77777777" w:rsidR="004C02EF" w:rsidRDefault="004C02EF" w:rsidP="003A4B22">
            <w:pPr>
              <w:keepNext/>
              <w:spacing w:after="0"/>
              <w:jc w:val="left"/>
            </w:pPr>
            <w:r w:rsidRPr="00984A3F">
              <w:t>SpecOp (</w:t>
            </w:r>
            <w:r>
              <w:rPr>
                <w:i/>
              </w:rPr>
              <w:t>p</w:t>
            </w:r>
            <w:r w:rsidRPr="00984A3F">
              <w:rPr>
                <w:i/>
              </w:rPr>
              <w:t xml:space="preserve">ropertyName, </w:t>
            </w:r>
            <w:r w:rsidRPr="00D420A6">
              <w:rPr>
                <w:i/>
              </w:rPr>
              <w:t>Boolean</w:t>
            </w:r>
            <w:r w:rsidRPr="00984A3F">
              <w:t xml:space="preserve">) </w:t>
            </w:r>
            <w:r w:rsidRPr="00984A3F">
              <w:rPr>
                <w:b/>
                <w:i/>
                <w:color w:val="000000"/>
              </w:rPr>
              <w:t>→</w:t>
            </w:r>
            <w:r w:rsidRPr="00984A3F">
              <w:t xml:space="preserve"> </w:t>
            </w:r>
            <w:r w:rsidRPr="00D420A6">
              <w:t>Boolean</w:t>
            </w:r>
          </w:p>
        </w:tc>
        <w:tc>
          <w:tcPr>
            <w:tcW w:w="4553" w:type="dxa"/>
          </w:tcPr>
          <w:p w14:paraId="50CE635D" w14:textId="77777777" w:rsidR="004C02EF" w:rsidRDefault="004C02EF" w:rsidP="003A4B22">
            <w:pPr>
              <w:keepNext/>
              <w:spacing w:after="0"/>
            </w:pPr>
            <w:r w:rsidRPr="00984A3F">
              <w:t>Removes the specified named own property from the object. The flag controls failure handling.</w:t>
            </w:r>
          </w:p>
        </w:tc>
      </w:tr>
      <w:tr w:rsidR="004C02EF" w14:paraId="2A997058" w14:textId="77777777" w:rsidTr="003A4B22">
        <w:trPr>
          <w:jc w:val="right"/>
        </w:trPr>
        <w:tc>
          <w:tcPr>
            <w:tcW w:w="2245" w:type="dxa"/>
          </w:tcPr>
          <w:p w14:paraId="1E6DAE0E" w14:textId="77777777" w:rsidR="004C02EF" w:rsidRDefault="004C02EF" w:rsidP="003A4B22">
            <w:pPr>
              <w:keepNext/>
              <w:spacing w:after="0"/>
            </w:pPr>
            <w:r w:rsidRPr="00984A3F">
              <w:t>[[DefaultValue]]</w:t>
            </w:r>
          </w:p>
        </w:tc>
        <w:tc>
          <w:tcPr>
            <w:tcW w:w="2697" w:type="dxa"/>
          </w:tcPr>
          <w:p w14:paraId="70BB0D59" w14:textId="77777777" w:rsidR="004C02EF" w:rsidRDefault="004C02EF" w:rsidP="003A4B22">
            <w:pPr>
              <w:keepNext/>
              <w:spacing w:after="0"/>
              <w:jc w:val="left"/>
            </w:pPr>
            <w:r w:rsidRPr="00984A3F">
              <w:t>SpecOp (</w:t>
            </w:r>
            <w:r w:rsidRPr="00984A3F">
              <w:rPr>
                <w:i/>
              </w:rPr>
              <w:t>Hint</w:t>
            </w:r>
            <w:r w:rsidRPr="00984A3F">
              <w:t xml:space="preserve">) </w:t>
            </w:r>
            <w:r w:rsidRPr="00984A3F">
              <w:rPr>
                <w:b/>
                <w:i/>
                <w:color w:val="000000"/>
              </w:rPr>
              <w:t>→</w:t>
            </w:r>
            <w:r w:rsidRPr="00984A3F">
              <w:t xml:space="preserve"> </w:t>
            </w:r>
            <w:r w:rsidRPr="00984A3F">
              <w:rPr>
                <w:i/>
              </w:rPr>
              <w:t>primitive</w:t>
            </w:r>
          </w:p>
        </w:tc>
        <w:tc>
          <w:tcPr>
            <w:tcW w:w="4553" w:type="dxa"/>
          </w:tcPr>
          <w:p w14:paraId="52FC0D5C" w14:textId="77777777" w:rsidR="004C02EF" w:rsidRDefault="004C02EF" w:rsidP="003A4B22">
            <w:pPr>
              <w:keepNext/>
              <w:spacing w:after="0"/>
            </w:pPr>
            <w:r w:rsidRPr="00984A3F">
              <w:t xml:space="preserve">Hint is a </w:t>
            </w:r>
            <w:r>
              <w:t>S</w:t>
            </w:r>
            <w:r w:rsidRPr="00984A3F">
              <w:t>tring. Returns a default value for the object.</w:t>
            </w:r>
          </w:p>
        </w:tc>
      </w:tr>
      <w:tr w:rsidR="004C02EF" w14:paraId="7DE90D49" w14:textId="77777777" w:rsidTr="003A4B22">
        <w:trPr>
          <w:jc w:val="right"/>
        </w:trPr>
        <w:tc>
          <w:tcPr>
            <w:tcW w:w="2245" w:type="dxa"/>
          </w:tcPr>
          <w:p w14:paraId="5B77A55A" w14:textId="77777777" w:rsidR="004C02EF" w:rsidRDefault="004C02EF" w:rsidP="003A4B22">
            <w:pPr>
              <w:keepNext/>
              <w:spacing w:after="0"/>
            </w:pPr>
            <w:r w:rsidRPr="00984A3F">
              <w:t>[[DefineOwnProperty]]</w:t>
            </w:r>
          </w:p>
        </w:tc>
        <w:tc>
          <w:tcPr>
            <w:tcW w:w="2697" w:type="dxa"/>
          </w:tcPr>
          <w:p w14:paraId="180F4F2E" w14:textId="77777777" w:rsidR="004C02EF" w:rsidRDefault="004C02EF" w:rsidP="003A4B22">
            <w:pPr>
              <w:keepNext/>
              <w:spacing w:after="0"/>
              <w:jc w:val="left"/>
            </w:pPr>
            <w:r w:rsidRPr="00984A3F">
              <w:t>SpecOp (</w:t>
            </w:r>
            <w:r w:rsidRPr="00984A3F">
              <w:rPr>
                <w:i/>
              </w:rPr>
              <w:t xml:space="preserve">propertyName, PropertyDescriptor, </w:t>
            </w:r>
            <w:r w:rsidRPr="00D420A6">
              <w:rPr>
                <w:i/>
              </w:rPr>
              <w:t>Boolean</w:t>
            </w:r>
            <w:r w:rsidRPr="00984A3F">
              <w:t>)</w:t>
            </w:r>
            <w:r w:rsidRPr="00984A3F">
              <w:rPr>
                <w:b/>
                <w:i/>
                <w:color w:val="000000"/>
              </w:rPr>
              <w:t xml:space="preserve"> →</w:t>
            </w:r>
            <w:r w:rsidRPr="00984A3F">
              <w:t xml:space="preserve"> </w:t>
            </w:r>
            <w:r w:rsidRPr="00D420A6">
              <w:t>Boolean</w:t>
            </w:r>
          </w:p>
        </w:tc>
        <w:tc>
          <w:tcPr>
            <w:tcW w:w="4553" w:type="dxa"/>
          </w:tcPr>
          <w:p w14:paraId="1E5D5741" w14:textId="77777777" w:rsidR="004C02EF" w:rsidRDefault="004C02EF" w:rsidP="003A4B22">
            <w:pPr>
              <w:keepNext/>
              <w:spacing w:after="0"/>
            </w:pPr>
            <w:r w:rsidRPr="00984A3F">
              <w:t>Creates or alters the named own property to have the state described by a Property Descriptor. The flag controls failure handling.</w:t>
            </w:r>
          </w:p>
        </w:tc>
      </w:tr>
    </w:tbl>
    <w:p w14:paraId="70AF9DF5" w14:textId="77777777" w:rsidR="004C02EF" w:rsidRPr="00984A3F" w:rsidRDefault="004C02EF" w:rsidP="004C02EF">
      <w:pPr>
        <w:spacing w:after="120"/>
      </w:pPr>
    </w:p>
    <w:p w14:paraId="1C4BA456" w14:textId="77777777" w:rsidR="004C02EF" w:rsidRDefault="004C02EF" w:rsidP="004C02EF">
      <w:r>
        <w:t xml:space="preserve">Every object (including host objects) must implement all of the internal properties listed in </w:t>
      </w:r>
      <w:r w:rsidRPr="00004BD3">
        <w:t>Table 8.</w:t>
      </w:r>
      <w:r>
        <w:t xml:space="preserve"> However, the [[DefaultValue]] internal method may, for some objects, simply throw a </w:t>
      </w:r>
      <w:r>
        <w:rPr>
          <w:b/>
        </w:rPr>
        <w:t>TypeError</w:t>
      </w:r>
      <w:r>
        <w:t xml:space="preserve"> exception.</w:t>
      </w:r>
    </w:p>
    <w:p w14:paraId="1CEC331D" w14:textId="77777777" w:rsidR="004C02EF" w:rsidRDefault="004C02EF" w:rsidP="004C02EF">
      <w:r w:rsidRPr="00851833">
        <w:t xml:space="preserve">All objects have an internal property called [[Prototype]]. The value of this property is either </w:t>
      </w:r>
      <w:r w:rsidRPr="00851833">
        <w:rPr>
          <w:b/>
        </w:rPr>
        <w:t>null</w:t>
      </w:r>
      <w:r w:rsidRPr="00851833">
        <w:t xml:space="preserve"> or an object and is used for implementing inheritance. </w:t>
      </w:r>
      <w:r>
        <w:t xml:space="preserve">Whether or not a native object can have a host object as its [[Prototype]] depends on the implementation. Every [[Prototype]] chain must have finite length (that is, starting from any object, recursively accessing the [[Prototype]] internal property must eventually lead to a </w:t>
      </w:r>
      <w:r>
        <w:rPr>
          <w:b/>
        </w:rPr>
        <w:t>null</w:t>
      </w:r>
      <w:r>
        <w:t xml:space="preserve"> value). </w:t>
      </w:r>
      <w:r w:rsidRPr="00851833">
        <w:t>Named data properties of the [[Prototype]] object are inherited (are visible as properties of the child object) for the purposes of get access, but not for put access. Named accessor properties are inherited for both get access and put access.</w:t>
      </w:r>
    </w:p>
    <w:p w14:paraId="2C719808" w14:textId="77777777" w:rsidR="004C02EF" w:rsidRDefault="004C02EF" w:rsidP="004C02EF">
      <w:r>
        <w:t xml:space="preserve">Every ECMAScript object has a Boolean-valued [[Extensible]] internal property that controls whether or not named properties may be added to the object. If the value of the [[Extensible]] internal property is </w:t>
      </w:r>
      <w:r w:rsidRPr="00610244">
        <w:rPr>
          <w:b/>
        </w:rPr>
        <w:t>false</w:t>
      </w:r>
      <w:r>
        <w:t xml:space="preserve"> then additional named properties may not be added to the object.  In addition, if [[Extensible]] is </w:t>
      </w:r>
      <w:r w:rsidRPr="00610244">
        <w:rPr>
          <w:b/>
        </w:rPr>
        <w:t>false</w:t>
      </w:r>
      <w:r>
        <w:t xml:space="preserve"> the value of </w:t>
      </w:r>
      <w:del w:id="826" w:author="Allen Wirfs-Brock" w:date="2011-07-02T13:16:00Z">
        <w:r w:rsidDel="000011A1">
          <w:delText xml:space="preserve">the [[Class]] and </w:delText>
        </w:r>
      </w:del>
      <w:r>
        <w:t xml:space="preserve">[[Prototype]] internal properties of the object may not be modified.  Once the value of an [[Extensible]] internal property has been set to </w:t>
      </w:r>
      <w:r w:rsidRPr="00610244">
        <w:rPr>
          <w:b/>
        </w:rPr>
        <w:t>false</w:t>
      </w:r>
      <w:r>
        <w:t xml:space="preserve"> it may not be subsequently changed to </w:t>
      </w:r>
      <w:r w:rsidRPr="00610244">
        <w:rPr>
          <w:b/>
        </w:rPr>
        <w:t>true</w:t>
      </w:r>
      <w:r>
        <w:t>.</w:t>
      </w:r>
    </w:p>
    <w:p w14:paraId="1CE24319" w14:textId="77777777" w:rsidR="004C02EF" w:rsidRPr="009B47C3" w:rsidRDefault="004C02EF" w:rsidP="004C02EF">
      <w:pPr>
        <w:pStyle w:val="Note"/>
      </w:pPr>
      <w:r w:rsidRPr="00004BD3">
        <w:t>NOTE</w:t>
      </w:r>
      <w:r w:rsidRPr="00004BD3">
        <w:tab/>
        <w:t xml:space="preserve">This specification defines no ECMAScript language operators or built-in functions that permit a program to modify an object’s </w:t>
      </w:r>
      <w:del w:id="827" w:author="Allen Wirfs-Brock" w:date="2011-07-02T13:16:00Z">
        <w:r w:rsidRPr="00004BD3" w:rsidDel="000011A1">
          <w:delText xml:space="preserve">[[Class]] or </w:delText>
        </w:r>
      </w:del>
      <w:r w:rsidRPr="00004BD3">
        <w:t xml:space="preserve">[[Prototype]] internal properties or to change the value of [[Extensible]] from </w:t>
      </w:r>
      <w:r w:rsidRPr="00004BD3">
        <w:rPr>
          <w:b/>
        </w:rPr>
        <w:t>false</w:t>
      </w:r>
      <w:r w:rsidRPr="00004BD3">
        <w:t xml:space="preserve"> to </w:t>
      </w:r>
      <w:r w:rsidRPr="00004BD3">
        <w:rPr>
          <w:b/>
        </w:rPr>
        <w:t>true</w:t>
      </w:r>
      <w:r w:rsidRPr="00004BD3">
        <w:t xml:space="preserve">. Implementation specific extensions that modify </w:t>
      </w:r>
      <w:del w:id="828" w:author="Allen Wirfs-Brock" w:date="2011-07-02T13:16:00Z">
        <w:r w:rsidRPr="00004BD3" w:rsidDel="000011A1">
          <w:delText xml:space="preserve">[[Class]], </w:delText>
        </w:r>
      </w:del>
      <w:r w:rsidRPr="00004BD3">
        <w:t>[[Prototype]] or [[Extensible]] must not violate the invariants defined in the preceding paragraph.</w:t>
      </w:r>
    </w:p>
    <w:p w14:paraId="2F34E7E8" w14:textId="77777777" w:rsidR="004C02EF" w:rsidDel="000011A1" w:rsidRDefault="004C02EF" w:rsidP="004C02EF">
      <w:pPr>
        <w:rPr>
          <w:del w:id="829" w:author="Allen Wirfs-Brock" w:date="2011-07-02T13:17:00Z"/>
        </w:rPr>
      </w:pPr>
      <w:del w:id="830" w:author="Allen Wirfs-Brock" w:date="2011-07-02T13:17:00Z">
        <w:r w:rsidDel="000011A1">
          <w:delText xml:space="preserve">The value of the [[Class]] internal property is defined by this specification for every kind of built-in object. The value of the [[Class]] internal property of a host object may be any String value except one of </w:delText>
        </w:r>
        <w:r w:rsidDel="000011A1">
          <w:rPr>
            <w:rFonts w:ascii="Courier New" w:hAnsi="Courier New" w:cs="Courier New"/>
            <w:b/>
          </w:rPr>
          <w:delText>"Arguments"</w:delText>
        </w:r>
        <w:r w:rsidDel="000011A1">
          <w:delText xml:space="preserve">, </w:delText>
        </w:r>
        <w:r w:rsidDel="000011A1">
          <w:rPr>
            <w:rFonts w:ascii="Courier New" w:hAnsi="Courier New" w:cs="Courier New"/>
            <w:b/>
          </w:rPr>
          <w:delText>"Array"</w:delText>
        </w:r>
        <w:r w:rsidDel="000011A1">
          <w:delText xml:space="preserve">, </w:delText>
        </w:r>
        <w:r w:rsidDel="000011A1">
          <w:rPr>
            <w:rFonts w:ascii="Courier New" w:hAnsi="Courier New" w:cs="Courier New"/>
            <w:b/>
          </w:rPr>
          <w:delText>"Boolean"</w:delText>
        </w:r>
        <w:r w:rsidDel="000011A1">
          <w:delText xml:space="preserve">, </w:delText>
        </w:r>
        <w:r w:rsidDel="000011A1">
          <w:rPr>
            <w:rFonts w:ascii="Courier New" w:hAnsi="Courier New" w:cs="Courier New"/>
            <w:b/>
          </w:rPr>
          <w:delText>"Date"</w:delText>
        </w:r>
        <w:r w:rsidDel="000011A1">
          <w:delText xml:space="preserve">, </w:delText>
        </w:r>
        <w:r w:rsidDel="000011A1">
          <w:rPr>
            <w:rFonts w:ascii="Courier New" w:hAnsi="Courier New" w:cs="Courier New"/>
            <w:b/>
          </w:rPr>
          <w:delText>"Error"</w:delText>
        </w:r>
        <w:r w:rsidDel="000011A1">
          <w:delText xml:space="preserve">, </w:delText>
        </w:r>
        <w:r w:rsidDel="000011A1">
          <w:rPr>
            <w:rFonts w:ascii="Courier New" w:hAnsi="Courier New" w:cs="Courier New"/>
            <w:b/>
          </w:rPr>
          <w:delText>"Function"</w:delText>
        </w:r>
        <w:r w:rsidDel="000011A1">
          <w:delText xml:space="preserve">, </w:delText>
        </w:r>
        <w:r w:rsidDel="000011A1">
          <w:rPr>
            <w:rFonts w:ascii="Courier New" w:hAnsi="Courier New" w:cs="Courier New"/>
            <w:b/>
          </w:rPr>
          <w:delText>"JSON"</w:delText>
        </w:r>
        <w:r w:rsidDel="000011A1">
          <w:delText xml:space="preserve">, </w:delText>
        </w:r>
        <w:r w:rsidDel="000011A1">
          <w:rPr>
            <w:rFonts w:ascii="Courier New" w:hAnsi="Courier New" w:cs="Courier New"/>
            <w:b/>
          </w:rPr>
          <w:delText>"Math"</w:delText>
        </w:r>
        <w:r w:rsidDel="000011A1">
          <w:delText xml:space="preserve">, </w:delText>
        </w:r>
        <w:r w:rsidDel="000011A1">
          <w:rPr>
            <w:rFonts w:ascii="Courier New" w:hAnsi="Courier New" w:cs="Courier New"/>
            <w:b/>
          </w:rPr>
          <w:delText>"Number"</w:delText>
        </w:r>
        <w:r w:rsidDel="000011A1">
          <w:delText xml:space="preserve">, </w:delText>
        </w:r>
        <w:r w:rsidDel="000011A1">
          <w:rPr>
            <w:rFonts w:ascii="Courier New" w:hAnsi="Courier New" w:cs="Courier New"/>
            <w:b/>
          </w:rPr>
          <w:delText>"Object"</w:delText>
        </w:r>
        <w:r w:rsidDel="000011A1">
          <w:delText xml:space="preserve">, </w:delText>
        </w:r>
        <w:r w:rsidDel="000011A1">
          <w:rPr>
            <w:rFonts w:ascii="Courier New" w:hAnsi="Courier New" w:cs="Courier New"/>
            <w:b/>
          </w:rPr>
          <w:delText>"RegExp"</w:delText>
        </w:r>
        <w:r w:rsidDel="000011A1">
          <w:delText xml:space="preserve">, and </w:delText>
        </w:r>
        <w:r w:rsidDel="000011A1">
          <w:rPr>
            <w:rFonts w:ascii="Courier New" w:hAnsi="Courier New" w:cs="Courier New"/>
            <w:b/>
          </w:rPr>
          <w:delText>"String"</w:delText>
        </w:r>
        <w:r w:rsidDel="000011A1">
          <w:delText xml:space="preserve">. The value of a [[Class]] internal property is used internally to distinguish different kinds of objects. Note that this specification does not provide any means for a program to access that value except through </w:delText>
        </w:r>
        <w:r w:rsidDel="000011A1">
          <w:rPr>
            <w:rFonts w:ascii="Courier New" w:hAnsi="Courier New"/>
            <w:b/>
          </w:rPr>
          <w:delText>Object.prototype.toString</w:delText>
        </w:r>
        <w:r w:rsidDel="000011A1">
          <w:delText xml:space="preserve"> (see 15.2.4.2).</w:delText>
        </w:r>
      </w:del>
    </w:p>
    <w:p w14:paraId="1BB1703F" w14:textId="77777777" w:rsidR="004C02EF" w:rsidRDefault="004C02EF" w:rsidP="004C02EF">
      <w:r>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012BE6E0" w14:textId="77777777" w:rsidR="004C02EF" w:rsidRDefault="004C02EF" w:rsidP="004C02EF">
      <w:r>
        <w:t xml:space="preserve">Host objects may implement these internal methods in any manner unless specified otherwise; for example, one possibility is that [[Get]] and [[Put]] for a particular host object indeed fetch and store property values but [[HasProperty]] always generates </w:t>
      </w:r>
      <w:r>
        <w:rPr>
          <w:b/>
        </w:rPr>
        <w:t>false</w:t>
      </w:r>
      <w:r>
        <w:t xml:space="preserve">. However, if any specified manipulation of a host object's internal properties is not supported by an implementation, that manipulation must throw a </w:t>
      </w:r>
      <w:r w:rsidRPr="00BD2A34">
        <w:rPr>
          <w:b/>
        </w:rPr>
        <w:t>TypeError</w:t>
      </w:r>
      <w:r>
        <w:t xml:space="preserve"> exception when attempted.</w:t>
      </w:r>
    </w:p>
    <w:p w14:paraId="0C44C584" w14:textId="77777777" w:rsidR="004C02EF" w:rsidRDefault="004C02EF" w:rsidP="004C02EF">
      <w:pPr>
        <w:spacing w:after="120"/>
      </w:pPr>
      <w:r>
        <w:t>The [[GetOwnProperty]] internal method of a host object must conform to the following invariants for each property of the host object:</w:t>
      </w:r>
    </w:p>
    <w:p w14:paraId="455A1DE3" w14:textId="77777777" w:rsidR="004C02EF" w:rsidRDefault="004C02EF" w:rsidP="004C02EF">
      <w:pPr>
        <w:numPr>
          <w:ilvl w:val="0"/>
          <w:numId w:val="35"/>
        </w:numPr>
      </w:pPr>
      <w:r>
        <w:t xml:space="preserve">If a property is described as a data property and it may return different values over time, then either or both of the [[Writable]] and [[Configurable]] attributes must be </w:t>
      </w:r>
      <w:r w:rsidRPr="001535A8">
        <w:rPr>
          <w:b/>
        </w:rPr>
        <w:t>true</w:t>
      </w:r>
      <w:r>
        <w:t xml:space="preserve"> even if no mechanism to change the value is exposed via the other internal methods.</w:t>
      </w:r>
    </w:p>
    <w:p w14:paraId="2D397701" w14:textId="77777777" w:rsidR="004C02EF" w:rsidRDefault="004C02EF" w:rsidP="004C02EF">
      <w:pPr>
        <w:numPr>
          <w:ilvl w:val="0"/>
          <w:numId w:val="35"/>
        </w:numPr>
      </w:pPr>
      <w:r>
        <w:t xml:space="preserve">If a property is described as a data property and its [[Writable]] and [[Configurable]] are both </w:t>
      </w:r>
      <w:r w:rsidRPr="00C845C0">
        <w:rPr>
          <w:b/>
        </w:rPr>
        <w:t>false</w:t>
      </w:r>
      <w:r>
        <w:t>, then the SameValue (according to 9.12) must be returned for the [[Value]] attribute of the property on all calls to [[GetOwnProperty]].</w:t>
      </w:r>
    </w:p>
    <w:p w14:paraId="109721F4" w14:textId="77777777" w:rsidR="004C02EF" w:rsidRDefault="004C02EF" w:rsidP="004C02EF">
      <w:pPr>
        <w:numPr>
          <w:ilvl w:val="0"/>
          <w:numId w:val="35"/>
        </w:numPr>
      </w:pPr>
      <w:r>
        <w:t xml:space="preserve">If the attributes other than [[Writable]] may change over time or if the property might disappear, then the [[Configurable]] attribute must be </w:t>
      </w:r>
      <w:r w:rsidRPr="001535A8">
        <w:rPr>
          <w:b/>
        </w:rPr>
        <w:t>true</w:t>
      </w:r>
      <w:r>
        <w:t>.</w:t>
      </w:r>
    </w:p>
    <w:p w14:paraId="10FE5726" w14:textId="77777777" w:rsidR="004C02EF" w:rsidRDefault="004C02EF" w:rsidP="004C02EF">
      <w:pPr>
        <w:numPr>
          <w:ilvl w:val="0"/>
          <w:numId w:val="35"/>
        </w:numPr>
      </w:pPr>
      <w:r>
        <w:t xml:space="preserve">If the [[Writable]] attribute may change from </w:t>
      </w:r>
      <w:r w:rsidRPr="002279D3">
        <w:rPr>
          <w:b/>
        </w:rPr>
        <w:t>false</w:t>
      </w:r>
      <w:r>
        <w:t xml:space="preserve"> to </w:t>
      </w:r>
      <w:r w:rsidRPr="002279D3">
        <w:rPr>
          <w:b/>
        </w:rPr>
        <w:t>true</w:t>
      </w:r>
      <w:r>
        <w:t xml:space="preserve">, then the [[Configurable]] attribute must be </w:t>
      </w:r>
      <w:r w:rsidRPr="001535A8">
        <w:rPr>
          <w:b/>
        </w:rPr>
        <w:t>true</w:t>
      </w:r>
      <w:r>
        <w:t>.</w:t>
      </w:r>
    </w:p>
    <w:p w14:paraId="0862078D" w14:textId="77777777" w:rsidR="004C02EF" w:rsidRDefault="004C02EF" w:rsidP="004C02EF">
      <w:pPr>
        <w:numPr>
          <w:ilvl w:val="0"/>
          <w:numId w:val="35"/>
        </w:numPr>
      </w:pPr>
      <w:r>
        <w:t xml:space="preserve">If the value of the host object’s [[Extensible]] internal property has been observed by ECMAScript code to be </w:t>
      </w:r>
      <w:r w:rsidRPr="00686F9D">
        <w:rPr>
          <w:b/>
        </w:rPr>
        <w:t>false</w:t>
      </w:r>
      <w:r>
        <w:t>, then if a call to [[GetOwnProperty]] describes a property as non-existent all subsequent calls must also describe that property as non-existent.</w:t>
      </w:r>
    </w:p>
    <w:p w14:paraId="33C86F49" w14:textId="77777777" w:rsidR="004C02EF" w:rsidRDefault="004C02EF" w:rsidP="004C02EF">
      <w:r>
        <w:t xml:space="preserve">The [[DefineOwnProperty]] internal method of a host object must not permit the addition of a new property to a host object if the [[Extensible]] internal property of that host object has been observed by ECMAScript code to be </w:t>
      </w:r>
      <w:r w:rsidRPr="00E87330">
        <w:rPr>
          <w:b/>
        </w:rPr>
        <w:t>false</w:t>
      </w:r>
      <w:r>
        <w:t xml:space="preserve">. </w:t>
      </w:r>
    </w:p>
    <w:p w14:paraId="2B620CCD" w14:textId="77777777" w:rsidR="004C02EF" w:rsidRDefault="004C02EF" w:rsidP="004C02EF">
      <w:r>
        <w:t xml:space="preserve">If the [[Extensible]] internal property of that host object has been observed by ECMAScript code to be </w:t>
      </w:r>
      <w:r w:rsidRPr="00E87330">
        <w:rPr>
          <w:b/>
        </w:rPr>
        <w:t>false</w:t>
      </w:r>
      <w:r>
        <w:t xml:space="preserve"> then it must not subsequently become </w:t>
      </w:r>
      <w:r w:rsidRPr="00686F9D">
        <w:rPr>
          <w:b/>
        </w:rPr>
        <w:t>true</w:t>
      </w:r>
      <w:r>
        <w:t>.</w:t>
      </w:r>
    </w:p>
    <w:p w14:paraId="6B91E0AC" w14:textId="77777777" w:rsidR="004C02EF" w:rsidRDefault="00787AF9" w:rsidP="004C02EF">
      <w:pPr>
        <w:pStyle w:val="Tabletitle"/>
        <w:keepNext w:val="0"/>
        <w:widowControl w:val="0"/>
      </w:pPr>
      <w:bookmarkStart w:id="831" w:name="_Toc381513640"/>
      <w:bookmarkStart w:id="832" w:name="_Toc382202783"/>
      <w:bookmarkStart w:id="833" w:name="_Toc382203003"/>
      <w:bookmarkStart w:id="834" w:name="_Toc382212162"/>
      <w:bookmarkStart w:id="835" w:name="_Toc382212345"/>
      <w:bookmarkStart w:id="836" w:name="_Toc382291507"/>
      <w:bookmarkStart w:id="837" w:name="_Ref382730731"/>
      <w:bookmarkStart w:id="838" w:name="_Ref382730741"/>
      <w:bookmarkStart w:id="839" w:name="_Toc385672143"/>
      <w:bookmarkStart w:id="840" w:name="_Ref393616854"/>
      <w:bookmarkStart w:id="841" w:name="_Toc393690236"/>
      <w:bookmarkStart w:id="842" w:name="_Ref404493061"/>
      <w:r>
        <w:rPr>
          <w:rFonts w:eastAsia="Arial Unicode MS"/>
        </w:rPr>
        <w:br w:type="page"/>
      </w:r>
      <w:r w:rsidR="004C02EF" w:rsidRPr="00004BD3">
        <w:rPr>
          <w:rFonts w:eastAsia="Arial Unicode MS"/>
        </w:rPr>
        <w:t xml:space="preserve">Table 9 — </w:t>
      </w:r>
      <w:r w:rsidR="004C02EF" w:rsidRPr="00004BD3">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192"/>
        <w:gridCol w:w="2043"/>
        <w:gridCol w:w="5580"/>
      </w:tblGrid>
      <w:tr w:rsidR="004C02EF" w14:paraId="6500F100" w14:textId="77777777" w:rsidTr="003A4B22">
        <w:trPr>
          <w:jc w:val="center"/>
        </w:trPr>
        <w:tc>
          <w:tcPr>
            <w:tcW w:w="2192" w:type="dxa"/>
            <w:tcBorders>
              <w:top w:val="single" w:sz="12" w:space="0" w:color="000000"/>
              <w:left w:val="single" w:sz="6" w:space="0" w:color="000000"/>
              <w:bottom w:val="single" w:sz="6" w:space="0" w:color="000000"/>
              <w:right w:val="nil"/>
            </w:tcBorders>
            <w:shd w:val="solid" w:color="C0C0C0" w:fill="FFFFFF"/>
          </w:tcPr>
          <w:p w14:paraId="56651C45"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
          <w:p w14:paraId="7FFA7195" w14:textId="77777777" w:rsidR="004C02EF" w:rsidRDefault="004C02EF" w:rsidP="003A4B22">
            <w:pPr>
              <w:keepNext/>
              <w:shd w:val="solid" w:color="C0C0C0" w:fill="FFFFFF"/>
              <w:spacing w:after="0"/>
              <w:jc w:val="left"/>
              <w:rPr>
                <w:b/>
                <w:i/>
                <w:color w:val="000000"/>
                <w:shd w:val="solid" w:color="C0C0C0" w:fill="FFFFFF"/>
              </w:rPr>
            </w:pPr>
            <w:r w:rsidRPr="00984A3F">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14:paraId="45E45E42" w14:textId="77777777" w:rsidR="004C02EF" w:rsidRDefault="004C02EF" w:rsidP="003A4B22">
            <w:pPr>
              <w:keepNext/>
              <w:shd w:val="solid" w:color="C0C0C0" w:fill="FFFFFF"/>
              <w:spacing w:after="0"/>
              <w:rPr>
                <w:b/>
                <w:i/>
                <w:color w:val="000000"/>
                <w:shd w:val="solid" w:color="C0C0C0" w:fill="FFFFFF"/>
              </w:rPr>
            </w:pPr>
            <w:r w:rsidRPr="00984A3F">
              <w:rPr>
                <w:b/>
                <w:i/>
                <w:color w:val="000000"/>
                <w:shd w:val="solid" w:color="C0C0C0" w:fill="FFFFFF"/>
              </w:rPr>
              <w:t>Description</w:t>
            </w:r>
          </w:p>
        </w:tc>
      </w:tr>
      <w:tr w:rsidR="0066558F" w14:paraId="7AEE5423" w14:textId="77777777" w:rsidTr="003A4B22">
        <w:trPr>
          <w:jc w:val="center"/>
          <w:ins w:id="843" w:author="Rev 3 Allen Wirfs-Brock" w:date="2011-09-07T15:03:00Z"/>
        </w:trPr>
        <w:tc>
          <w:tcPr>
            <w:tcW w:w="2192" w:type="dxa"/>
          </w:tcPr>
          <w:p w14:paraId="702A83D5" w14:textId="77777777" w:rsidR="0066558F" w:rsidRPr="00984A3F" w:rsidRDefault="0066558F" w:rsidP="003A4B22">
            <w:pPr>
              <w:keepNext/>
              <w:spacing w:after="0"/>
              <w:rPr>
                <w:ins w:id="844" w:author="Rev 3 Allen Wirfs-Brock" w:date="2011-09-07T15:03:00Z"/>
              </w:rPr>
            </w:pPr>
            <w:ins w:id="845" w:author="Rev 3 Allen Wirfs-Brock" w:date="2011-09-07T15:03:00Z">
              <w:r>
                <w:t>[[Native</w:t>
              </w:r>
            </w:ins>
            <w:ins w:id="846" w:author="Rev 3 Allen Wirfs-Brock" w:date="2011-09-07T15:04:00Z">
              <w:r>
                <w:t>Brand]]</w:t>
              </w:r>
            </w:ins>
          </w:p>
        </w:tc>
        <w:tc>
          <w:tcPr>
            <w:tcW w:w="2043" w:type="dxa"/>
          </w:tcPr>
          <w:p w14:paraId="2A1085BB" w14:textId="77777777" w:rsidR="0066558F" w:rsidRPr="0066558F" w:rsidRDefault="0066558F" w:rsidP="003A4B22">
            <w:pPr>
              <w:keepNext/>
              <w:spacing w:after="0"/>
              <w:jc w:val="left"/>
              <w:rPr>
                <w:ins w:id="847" w:author="Rev 3 Allen Wirfs-Brock" w:date="2011-09-07T15:03:00Z"/>
                <w:i/>
              </w:rPr>
            </w:pPr>
            <w:ins w:id="848" w:author="Rev 3 Allen Wirfs-Brock" w:date="2011-09-07T15:06:00Z">
              <w:r>
                <w:t>Members of the NativeBrand enumeration.</w:t>
              </w:r>
            </w:ins>
          </w:p>
        </w:tc>
        <w:tc>
          <w:tcPr>
            <w:tcW w:w="5580" w:type="dxa"/>
          </w:tcPr>
          <w:p w14:paraId="56E71A71" w14:textId="77777777" w:rsidR="0066558F" w:rsidRPr="00984A3F" w:rsidRDefault="0066558F" w:rsidP="003A4B22">
            <w:pPr>
              <w:keepNext/>
              <w:spacing w:after="0"/>
              <w:rPr>
                <w:ins w:id="849" w:author="Rev 3 Allen Wirfs-Brock" w:date="2011-09-07T15:03:00Z"/>
              </w:rPr>
            </w:pPr>
            <w:ins w:id="850" w:author="Rev 3 Allen Wirfs-Brock" w:date="2011-09-07T15:05:00Z">
              <w:r>
                <w:t>A tag value used by this specification to categorize various kinds of native ECMAScript objects defined in this specification.</w:t>
              </w:r>
            </w:ins>
            <w:ins w:id="851" w:author="Rev 3 Allen Wirfs-Brock" w:date="2011-09-07T15:07:00Z">
              <w:r>
                <w:t xml:space="preserve"> Host objects do not have this internal property.</w:t>
              </w:r>
            </w:ins>
          </w:p>
        </w:tc>
      </w:tr>
      <w:tr w:rsidR="004C02EF" w14:paraId="2D060C15" w14:textId="77777777" w:rsidTr="003A4B22">
        <w:trPr>
          <w:jc w:val="center"/>
        </w:trPr>
        <w:tc>
          <w:tcPr>
            <w:tcW w:w="2192" w:type="dxa"/>
          </w:tcPr>
          <w:p w14:paraId="241EC2EB" w14:textId="77777777" w:rsidR="004C02EF" w:rsidRPr="00984A3F" w:rsidRDefault="004C02EF" w:rsidP="003A4B22">
            <w:pPr>
              <w:keepNext/>
              <w:spacing w:after="0"/>
            </w:pPr>
            <w:r w:rsidRPr="00984A3F">
              <w:t>[[PrimitiveValue]]</w:t>
            </w:r>
          </w:p>
        </w:tc>
        <w:tc>
          <w:tcPr>
            <w:tcW w:w="2043" w:type="dxa"/>
          </w:tcPr>
          <w:p w14:paraId="4B28831E" w14:textId="77777777" w:rsidR="004C02EF" w:rsidRPr="00984A3F" w:rsidRDefault="004C02EF" w:rsidP="003A4B22">
            <w:pPr>
              <w:keepNext/>
              <w:spacing w:after="0"/>
              <w:jc w:val="left"/>
            </w:pPr>
            <w:r w:rsidRPr="00DF4C72">
              <w:rPr>
                <w:i/>
              </w:rPr>
              <w:t>primitive</w:t>
            </w:r>
          </w:p>
        </w:tc>
        <w:tc>
          <w:tcPr>
            <w:tcW w:w="5580" w:type="dxa"/>
          </w:tcPr>
          <w:p w14:paraId="6C3AF641" w14:textId="77777777" w:rsidR="004C02EF" w:rsidRPr="00984A3F" w:rsidRDefault="004C02EF" w:rsidP="003A4B22">
            <w:pPr>
              <w:keepNext/>
              <w:spacing w:after="0"/>
            </w:pPr>
            <w:r w:rsidRPr="00984A3F">
              <w:t>Internal state information associated with this object.</w:t>
            </w:r>
            <w:r>
              <w:t xml:space="preserve"> </w:t>
            </w:r>
            <w:r w:rsidRPr="00984A3F">
              <w:t xml:space="preserve">Of the standard built-in ECMAScript objects, only </w:t>
            </w:r>
            <w:r>
              <w:t>Boolean, Date, Number, and String objects</w:t>
            </w:r>
            <w:r w:rsidRPr="00984A3F">
              <w:t xml:space="preserve"> implement [[PrimitiveValue]].</w:t>
            </w:r>
          </w:p>
        </w:tc>
      </w:tr>
      <w:tr w:rsidR="004C02EF" w14:paraId="657DC00A" w14:textId="77777777" w:rsidTr="003A4B22">
        <w:trPr>
          <w:jc w:val="center"/>
        </w:trPr>
        <w:tc>
          <w:tcPr>
            <w:tcW w:w="2192" w:type="dxa"/>
          </w:tcPr>
          <w:p w14:paraId="5C0A4DD4" w14:textId="77777777" w:rsidR="004C02EF" w:rsidRDefault="004C02EF" w:rsidP="003A4B22">
            <w:pPr>
              <w:keepNext/>
              <w:spacing w:after="0"/>
            </w:pPr>
            <w:r w:rsidRPr="00984A3F">
              <w:t>[[Construct]]</w:t>
            </w:r>
          </w:p>
        </w:tc>
        <w:tc>
          <w:tcPr>
            <w:tcW w:w="2043" w:type="dxa"/>
          </w:tcPr>
          <w:p w14:paraId="1258B3CE" w14:textId="77777777" w:rsidR="004C02EF" w:rsidRDefault="004C02EF" w:rsidP="003A4B22">
            <w:pPr>
              <w:keepNext/>
              <w:spacing w:after="0"/>
              <w:jc w:val="left"/>
            </w:pPr>
            <w:r w:rsidRPr="00984A3F">
              <w:t xml:space="preserve">SpecOp(a List of </w:t>
            </w:r>
            <w:r w:rsidRPr="00985903">
              <w:rPr>
                <w:i/>
              </w:rPr>
              <w:t>any</w:t>
            </w:r>
            <w:r w:rsidRPr="00984A3F">
              <w:t xml:space="preserve">) </w:t>
            </w:r>
            <w:r w:rsidRPr="00D420A6">
              <w:rPr>
                <w:rFonts w:ascii="Times New Roman" w:hAnsi="Times New Roman"/>
                <w:b/>
                <w:i/>
                <w:color w:val="000000"/>
              </w:rPr>
              <w:t>→</w:t>
            </w:r>
            <w:r w:rsidRPr="00984A3F">
              <w:t xml:space="preserve"> Object</w:t>
            </w:r>
          </w:p>
        </w:tc>
        <w:tc>
          <w:tcPr>
            <w:tcW w:w="5580" w:type="dxa"/>
          </w:tcPr>
          <w:p w14:paraId="6FF6ADFD" w14:textId="77777777" w:rsidR="004C02EF" w:rsidRDefault="004C02EF" w:rsidP="003A4B22">
            <w:pPr>
              <w:keepNext/>
              <w:spacing w:after="0"/>
            </w:pPr>
            <w:r>
              <w:t>Creates</w:t>
            </w:r>
            <w:r w:rsidRPr="00984A3F">
              <w:t xml:space="preserve"> an object. Invoked via the </w:t>
            </w:r>
            <w:r>
              <w:rPr>
                <w:rFonts w:ascii="Courier New" w:hAnsi="Courier New"/>
                <w:b/>
              </w:rPr>
              <w:t>new</w:t>
            </w:r>
            <w:r w:rsidRPr="00984A3F">
              <w:t xml:space="preserve"> operator. The arguments to the SpecOp are the arguments passed to the </w:t>
            </w:r>
            <w:r w:rsidRPr="00984A3F">
              <w:rPr>
                <w:b/>
              </w:rPr>
              <w:t>new</w:t>
            </w:r>
            <w:r w:rsidRPr="00984A3F">
              <w:t xml:space="preserve"> operator. Objects that implement this internal method are called </w:t>
            </w:r>
            <w:r w:rsidRPr="00984A3F">
              <w:rPr>
                <w:i/>
              </w:rPr>
              <w:t>constructors</w:t>
            </w:r>
            <w:r w:rsidRPr="00984A3F">
              <w:t>.</w:t>
            </w:r>
          </w:p>
        </w:tc>
      </w:tr>
      <w:tr w:rsidR="004C02EF" w14:paraId="367766A7" w14:textId="77777777" w:rsidTr="003A4B22">
        <w:trPr>
          <w:jc w:val="center"/>
        </w:trPr>
        <w:tc>
          <w:tcPr>
            <w:tcW w:w="2192" w:type="dxa"/>
          </w:tcPr>
          <w:p w14:paraId="243D26A9" w14:textId="77777777" w:rsidR="004C02EF" w:rsidRDefault="004C02EF" w:rsidP="003A4B22">
            <w:pPr>
              <w:keepNext/>
              <w:spacing w:after="0"/>
            </w:pPr>
            <w:r w:rsidRPr="00984A3F">
              <w:t>[[Call]]</w:t>
            </w:r>
          </w:p>
        </w:tc>
        <w:tc>
          <w:tcPr>
            <w:tcW w:w="2043" w:type="dxa"/>
          </w:tcPr>
          <w:p w14:paraId="5900F1DE" w14:textId="77777777" w:rsidR="004C02EF" w:rsidRDefault="004C02EF" w:rsidP="003A4B22">
            <w:pPr>
              <w:keepNext/>
              <w:spacing w:after="0"/>
              <w:jc w:val="left"/>
            </w:pPr>
            <w:r w:rsidRPr="00984A3F">
              <w:t>SpecOp(</w:t>
            </w:r>
            <w:r w:rsidRPr="00985903">
              <w:rPr>
                <w:i/>
              </w:rPr>
              <w:t>any</w:t>
            </w:r>
            <w:r>
              <w:t xml:space="preserve">, </w:t>
            </w:r>
            <w:r w:rsidRPr="00984A3F">
              <w:t xml:space="preserve">a List of </w:t>
            </w:r>
            <w:r w:rsidRPr="00985903">
              <w:rPr>
                <w:i/>
              </w:rPr>
              <w:t>any</w:t>
            </w:r>
            <w:r w:rsidRPr="00984A3F">
              <w:t xml:space="preserve">) </w:t>
            </w:r>
            <w:r w:rsidRPr="00D420A6">
              <w:rPr>
                <w:rFonts w:ascii="Times New Roman" w:hAnsi="Times New Roman"/>
                <w:b/>
                <w:i/>
                <w:color w:val="000000"/>
              </w:rPr>
              <w:t>→</w:t>
            </w:r>
            <w:r w:rsidRPr="00984A3F">
              <w:t xml:space="preserve"> </w:t>
            </w:r>
            <w:r w:rsidRPr="00985903">
              <w:rPr>
                <w:i/>
              </w:rPr>
              <w:t>any</w:t>
            </w:r>
            <w:r w:rsidRPr="00984A3F">
              <w:rPr>
                <w:i/>
              </w:rPr>
              <w:t xml:space="preserve"> </w:t>
            </w:r>
            <w:r w:rsidRPr="00985903">
              <w:t>or</w:t>
            </w:r>
            <w:r w:rsidRPr="00984A3F">
              <w:t xml:space="preserve"> Reference</w:t>
            </w:r>
          </w:p>
        </w:tc>
        <w:tc>
          <w:tcPr>
            <w:tcW w:w="5580" w:type="dxa"/>
          </w:tcPr>
          <w:p w14:paraId="144BAEA3" w14:textId="77777777" w:rsidR="004C02EF" w:rsidRDefault="004C02EF" w:rsidP="003A4B22">
            <w:pPr>
              <w:keepNext/>
              <w:spacing w:after="0"/>
            </w:pPr>
            <w:r w:rsidRPr="00984A3F">
              <w:t>Executes code associated with the object. Invoked via a function call expression. The arguments to the SpecOp are</w:t>
            </w:r>
            <w:r>
              <w:t xml:space="preserve"> this object and a list containing</w:t>
            </w:r>
            <w:r w:rsidRPr="00984A3F">
              <w:t xml:space="preserve"> the arguments passed to the function call expression. Objects that implement this internal method are </w:t>
            </w:r>
            <w:r>
              <w:rPr>
                <w:i/>
              </w:rPr>
              <w:t>callable</w:t>
            </w:r>
            <w:r w:rsidRPr="00984A3F">
              <w:t xml:space="preserve">. Only </w:t>
            </w:r>
            <w:r>
              <w:t>callable objects</w:t>
            </w:r>
            <w:r w:rsidRPr="00984A3F">
              <w:t xml:space="preserve"> that are host objects may return Reference values.</w:t>
            </w:r>
          </w:p>
        </w:tc>
      </w:tr>
      <w:tr w:rsidR="004C02EF" w14:paraId="66167DCC" w14:textId="77777777" w:rsidTr="003A4B22">
        <w:trPr>
          <w:jc w:val="center"/>
        </w:trPr>
        <w:tc>
          <w:tcPr>
            <w:tcW w:w="2192" w:type="dxa"/>
          </w:tcPr>
          <w:p w14:paraId="1DA9DA6E" w14:textId="77777777" w:rsidR="004C02EF" w:rsidRDefault="004C02EF" w:rsidP="003A4B22">
            <w:pPr>
              <w:keepNext/>
              <w:spacing w:after="0"/>
            </w:pPr>
            <w:r w:rsidRPr="00984A3F">
              <w:t>[[HasInstance]]</w:t>
            </w:r>
          </w:p>
        </w:tc>
        <w:tc>
          <w:tcPr>
            <w:tcW w:w="2043" w:type="dxa"/>
          </w:tcPr>
          <w:p w14:paraId="182D658F" w14:textId="77777777" w:rsidR="004C02EF" w:rsidRDefault="004C02EF" w:rsidP="003A4B22">
            <w:pPr>
              <w:keepNext/>
              <w:spacing w:after="0"/>
              <w:jc w:val="left"/>
            </w:pPr>
            <w:r w:rsidRPr="00984A3F">
              <w:t>SpecOp(</w:t>
            </w:r>
            <w:r w:rsidRPr="00984A3F">
              <w:rPr>
                <w:i/>
              </w:rPr>
              <w:t>any</w:t>
            </w:r>
            <w:r w:rsidRPr="00984A3F">
              <w:t xml:space="preserve">) </w:t>
            </w:r>
            <w:r w:rsidRPr="00D420A6">
              <w:rPr>
                <w:rFonts w:ascii="Times New Roman" w:hAnsi="Times New Roman"/>
                <w:b/>
                <w:i/>
                <w:color w:val="000000"/>
              </w:rPr>
              <w:t>→</w:t>
            </w:r>
            <w:r w:rsidRPr="00984A3F">
              <w:t xml:space="preserve"> Boolean</w:t>
            </w:r>
          </w:p>
        </w:tc>
        <w:tc>
          <w:tcPr>
            <w:tcW w:w="5580" w:type="dxa"/>
          </w:tcPr>
          <w:p w14:paraId="209DF040" w14:textId="77777777" w:rsidR="004C02EF" w:rsidRDefault="004C02EF" w:rsidP="003A4B22">
            <w:pPr>
              <w:keepNext/>
              <w:spacing w:after="0"/>
            </w:pPr>
            <w:r w:rsidRPr="00984A3F">
              <w:t xml:space="preserve">Returns a Boolean value indicating whether the argument is </w:t>
            </w:r>
            <w:r>
              <w:t xml:space="preserve">likely </w:t>
            </w:r>
            <w:r w:rsidRPr="00984A3F">
              <w:t xml:space="preserve">an Object that </w:t>
            </w:r>
            <w:r>
              <w:t>was constructed by this object</w:t>
            </w:r>
            <w:r w:rsidRPr="00984A3F">
              <w:t xml:space="preserve">. Of the standard built-in ECMAScript objects, only </w:t>
            </w:r>
            <w:r>
              <w:t>Function objects</w:t>
            </w:r>
            <w:r w:rsidRPr="00984A3F">
              <w:t xml:space="preserve"> implement [[HasInstance]].</w:t>
            </w:r>
          </w:p>
        </w:tc>
      </w:tr>
      <w:tr w:rsidR="004C02EF" w14:paraId="3811D4C1" w14:textId="77777777" w:rsidTr="003A4B22">
        <w:trPr>
          <w:jc w:val="center"/>
        </w:trPr>
        <w:tc>
          <w:tcPr>
            <w:tcW w:w="2192" w:type="dxa"/>
          </w:tcPr>
          <w:p w14:paraId="07E4DDF2" w14:textId="77777777" w:rsidR="004C02EF" w:rsidRDefault="004C02EF" w:rsidP="003A4B22">
            <w:pPr>
              <w:keepNext/>
              <w:spacing w:after="0"/>
            </w:pPr>
            <w:r w:rsidRPr="00984A3F">
              <w:t>[[Scope]]</w:t>
            </w:r>
          </w:p>
        </w:tc>
        <w:tc>
          <w:tcPr>
            <w:tcW w:w="2043" w:type="dxa"/>
          </w:tcPr>
          <w:p w14:paraId="7223306D" w14:textId="77777777" w:rsidR="004C02EF" w:rsidRPr="00E70AF7" w:rsidRDefault="004C02EF" w:rsidP="003A4B22">
            <w:pPr>
              <w:keepNext/>
              <w:spacing w:after="0"/>
              <w:jc w:val="left"/>
            </w:pPr>
            <w:r w:rsidRPr="00984A3F">
              <w:t>Lexical Environment</w:t>
            </w:r>
          </w:p>
        </w:tc>
        <w:tc>
          <w:tcPr>
            <w:tcW w:w="5580" w:type="dxa"/>
          </w:tcPr>
          <w:p w14:paraId="4B05C98C" w14:textId="77777777" w:rsidR="004C02EF" w:rsidRDefault="004C02EF" w:rsidP="003A4B22">
            <w:pPr>
              <w:keepNext/>
              <w:spacing w:after="0"/>
            </w:pPr>
            <w:r w:rsidRPr="00984A3F">
              <w:t xml:space="preserve">A lexical environment that defines the environment in which a Function object is executed. Of the standard built-in ECMAScript objects, only </w:t>
            </w:r>
            <w:r>
              <w:t>Function objects</w:t>
            </w:r>
            <w:r w:rsidRPr="00984A3F">
              <w:t xml:space="preserve"> implement [[Scope]].</w:t>
            </w:r>
          </w:p>
        </w:tc>
      </w:tr>
      <w:tr w:rsidR="004C02EF" w14:paraId="37E6887B" w14:textId="77777777" w:rsidTr="003A4B22">
        <w:trPr>
          <w:jc w:val="center"/>
        </w:trPr>
        <w:tc>
          <w:tcPr>
            <w:tcW w:w="2192" w:type="dxa"/>
          </w:tcPr>
          <w:p w14:paraId="1F1BC23D" w14:textId="77777777" w:rsidR="004C02EF" w:rsidRDefault="004C02EF" w:rsidP="003A4B22">
            <w:pPr>
              <w:keepNext/>
              <w:spacing w:after="0"/>
            </w:pPr>
            <w:r w:rsidRPr="00984A3F">
              <w:t>[[FormalParameters]]</w:t>
            </w:r>
          </w:p>
        </w:tc>
        <w:tc>
          <w:tcPr>
            <w:tcW w:w="2043" w:type="dxa"/>
          </w:tcPr>
          <w:p w14:paraId="06F754A3" w14:textId="77777777" w:rsidR="004C02EF" w:rsidRPr="00E70AF7" w:rsidRDefault="004C02EF" w:rsidP="003A4B22">
            <w:pPr>
              <w:keepNext/>
              <w:spacing w:after="0"/>
              <w:jc w:val="left"/>
            </w:pPr>
            <w:r w:rsidRPr="00984A3F">
              <w:t>List of Strings</w:t>
            </w:r>
          </w:p>
        </w:tc>
        <w:tc>
          <w:tcPr>
            <w:tcW w:w="5580" w:type="dxa"/>
          </w:tcPr>
          <w:p w14:paraId="5976A6B6" w14:textId="77777777" w:rsidR="004C02EF" w:rsidRDefault="004C02EF" w:rsidP="003A4B22">
            <w:pPr>
              <w:keepNext/>
              <w:spacing w:after="0"/>
            </w:pPr>
            <w:r w:rsidRPr="00984A3F">
              <w:t xml:space="preserve">A possibly empty List containing the identifier </w:t>
            </w:r>
            <w:r>
              <w:t>Strings</w:t>
            </w:r>
            <w:r w:rsidRPr="00984A3F">
              <w:t xml:space="preserve"> of a Function’s </w:t>
            </w:r>
            <w:r w:rsidRPr="00D420A6">
              <w:rPr>
                <w:rStyle w:val="bnf"/>
              </w:rPr>
              <w:t>FormalParameterList</w:t>
            </w:r>
            <w:r w:rsidRPr="00984A3F">
              <w:t xml:space="preserve">. Of the standard built-in ECMAScript objects, only </w:t>
            </w:r>
            <w:r>
              <w:t>Function objects</w:t>
            </w:r>
            <w:r w:rsidRPr="00984A3F">
              <w:t xml:space="preserve"> implement [[FormalParameterList]].</w:t>
            </w:r>
          </w:p>
        </w:tc>
      </w:tr>
      <w:tr w:rsidR="004C02EF" w14:paraId="553B7757" w14:textId="77777777" w:rsidTr="003A4B22">
        <w:trPr>
          <w:jc w:val="center"/>
        </w:trPr>
        <w:tc>
          <w:tcPr>
            <w:tcW w:w="2192" w:type="dxa"/>
          </w:tcPr>
          <w:p w14:paraId="220EB3E6" w14:textId="77777777" w:rsidR="004C02EF" w:rsidRDefault="004C02EF" w:rsidP="003A4B22">
            <w:pPr>
              <w:keepNext/>
              <w:spacing w:after="0"/>
            </w:pPr>
            <w:r w:rsidRPr="00984A3F">
              <w:t>[[Code]]</w:t>
            </w:r>
          </w:p>
        </w:tc>
        <w:tc>
          <w:tcPr>
            <w:tcW w:w="2043" w:type="dxa"/>
          </w:tcPr>
          <w:p w14:paraId="29183089" w14:textId="77777777" w:rsidR="004C02EF" w:rsidRDefault="004C02EF" w:rsidP="003A4B22">
            <w:pPr>
              <w:keepNext/>
              <w:spacing w:after="0"/>
              <w:jc w:val="left"/>
            </w:pPr>
            <w:r w:rsidRPr="00984A3F">
              <w:t>ECMAScript code</w:t>
            </w:r>
          </w:p>
        </w:tc>
        <w:tc>
          <w:tcPr>
            <w:tcW w:w="5580" w:type="dxa"/>
          </w:tcPr>
          <w:p w14:paraId="200AB12B" w14:textId="77777777" w:rsidR="004C02EF" w:rsidRDefault="004C02EF" w:rsidP="003A4B22">
            <w:pPr>
              <w:keepNext/>
              <w:spacing w:after="0"/>
            </w:pPr>
            <w:r w:rsidRPr="00984A3F">
              <w:t xml:space="preserve">The ECMAScript code of a function. Of the standard built-in ECMAScript objects, only </w:t>
            </w:r>
            <w:r>
              <w:t>Function objects</w:t>
            </w:r>
            <w:r w:rsidRPr="00984A3F">
              <w:t xml:space="preserve"> implement [[Code]].</w:t>
            </w:r>
          </w:p>
        </w:tc>
      </w:tr>
      <w:tr w:rsidR="004C02EF" w14:paraId="185F67F1" w14:textId="77777777" w:rsidTr="003A4B22">
        <w:trPr>
          <w:jc w:val="center"/>
        </w:trPr>
        <w:tc>
          <w:tcPr>
            <w:tcW w:w="2192" w:type="dxa"/>
          </w:tcPr>
          <w:p w14:paraId="655E31B3" w14:textId="77777777" w:rsidR="004C02EF" w:rsidRDefault="004C02EF" w:rsidP="003A4B22">
            <w:pPr>
              <w:keepNext/>
              <w:spacing w:after="0"/>
            </w:pPr>
            <w:r w:rsidRPr="00984A3F">
              <w:t>[[TargetFunction]]</w:t>
            </w:r>
          </w:p>
        </w:tc>
        <w:tc>
          <w:tcPr>
            <w:tcW w:w="2043" w:type="dxa"/>
          </w:tcPr>
          <w:p w14:paraId="69A58BD9" w14:textId="77777777" w:rsidR="004C02EF" w:rsidRDefault="004C02EF" w:rsidP="003A4B22">
            <w:pPr>
              <w:keepNext/>
              <w:spacing w:after="0"/>
              <w:jc w:val="left"/>
            </w:pPr>
            <w:r w:rsidRPr="00984A3F">
              <w:t>Object</w:t>
            </w:r>
          </w:p>
        </w:tc>
        <w:tc>
          <w:tcPr>
            <w:tcW w:w="5580" w:type="dxa"/>
          </w:tcPr>
          <w:p w14:paraId="0EF2EC49" w14:textId="77777777" w:rsidR="004C02EF" w:rsidRDefault="004C02EF" w:rsidP="003A4B22">
            <w:pPr>
              <w:keepNext/>
              <w:spacing w:after="0"/>
            </w:pPr>
            <w:r w:rsidRPr="00984A3F">
              <w:t xml:space="preserve">The target function of a function object created using the standard built-in Function.prototype.bind method. Only ECMAScript objects </w:t>
            </w:r>
            <w:r>
              <w:t>created</w:t>
            </w:r>
            <w:r w:rsidRPr="00984A3F">
              <w:t xml:space="preserve"> using Function.prototype.bind have a [[TargetFunction]] internal property.</w:t>
            </w:r>
          </w:p>
        </w:tc>
      </w:tr>
      <w:tr w:rsidR="004C02EF" w14:paraId="0BCA7400" w14:textId="77777777" w:rsidTr="003A4B22">
        <w:trPr>
          <w:jc w:val="center"/>
        </w:trPr>
        <w:tc>
          <w:tcPr>
            <w:tcW w:w="2192" w:type="dxa"/>
          </w:tcPr>
          <w:p w14:paraId="1F233D9A" w14:textId="77777777" w:rsidR="004C02EF" w:rsidRDefault="004C02EF" w:rsidP="003A4B22">
            <w:pPr>
              <w:keepNext/>
              <w:spacing w:after="0"/>
            </w:pPr>
            <w:r w:rsidRPr="00984A3F">
              <w:t>[[BoundThis]]</w:t>
            </w:r>
          </w:p>
        </w:tc>
        <w:tc>
          <w:tcPr>
            <w:tcW w:w="2043" w:type="dxa"/>
          </w:tcPr>
          <w:p w14:paraId="25FF0780" w14:textId="77777777" w:rsidR="004C02EF" w:rsidRPr="003E48C0" w:rsidRDefault="004C02EF" w:rsidP="003A4B22">
            <w:pPr>
              <w:keepNext/>
              <w:spacing w:after="0"/>
              <w:jc w:val="left"/>
              <w:rPr>
                <w:i/>
              </w:rPr>
            </w:pPr>
            <w:r w:rsidRPr="00984A3F">
              <w:rPr>
                <w:i/>
              </w:rPr>
              <w:t>any</w:t>
            </w:r>
          </w:p>
        </w:tc>
        <w:tc>
          <w:tcPr>
            <w:tcW w:w="5580" w:type="dxa"/>
          </w:tcPr>
          <w:p w14:paraId="43CF8913" w14:textId="77777777" w:rsidR="004C02EF" w:rsidRDefault="004C02EF" w:rsidP="003A4B22">
            <w:pPr>
              <w:keepNext/>
              <w:spacing w:after="0"/>
            </w:pPr>
            <w:r w:rsidRPr="00984A3F">
              <w:t xml:space="preserve">The pre-bound this value of a function Object created using the standard built-in Function.prototype.bind method. Only ECMAScript objects </w:t>
            </w:r>
            <w:r>
              <w:t>created</w:t>
            </w:r>
            <w:r w:rsidRPr="00984A3F">
              <w:t xml:space="preserve"> using Function.prototype.bind have a [[BoundThis]] internal property.</w:t>
            </w:r>
          </w:p>
        </w:tc>
      </w:tr>
      <w:tr w:rsidR="004C02EF" w14:paraId="1226523D" w14:textId="77777777" w:rsidTr="003A4B22">
        <w:trPr>
          <w:jc w:val="center"/>
        </w:trPr>
        <w:tc>
          <w:tcPr>
            <w:tcW w:w="2192" w:type="dxa"/>
          </w:tcPr>
          <w:p w14:paraId="70D0CC29" w14:textId="77777777" w:rsidR="004C02EF" w:rsidRDefault="004C02EF" w:rsidP="003A4B22">
            <w:pPr>
              <w:keepNext/>
              <w:keepLines/>
              <w:spacing w:after="0"/>
            </w:pPr>
            <w:r w:rsidRPr="00984A3F">
              <w:t>[[BoundArguments]]</w:t>
            </w:r>
          </w:p>
        </w:tc>
        <w:tc>
          <w:tcPr>
            <w:tcW w:w="2043" w:type="dxa"/>
          </w:tcPr>
          <w:p w14:paraId="15352886" w14:textId="77777777" w:rsidR="004C02EF" w:rsidRPr="003E48C0" w:rsidRDefault="004C02EF" w:rsidP="003A4B22">
            <w:pPr>
              <w:keepNext/>
              <w:keepLines/>
              <w:spacing w:after="0"/>
              <w:jc w:val="left"/>
              <w:rPr>
                <w:i/>
              </w:rPr>
            </w:pPr>
            <w:r w:rsidRPr="00984A3F">
              <w:t xml:space="preserve">List of </w:t>
            </w:r>
            <w:r w:rsidRPr="00984A3F">
              <w:rPr>
                <w:i/>
              </w:rPr>
              <w:t>any</w:t>
            </w:r>
          </w:p>
        </w:tc>
        <w:tc>
          <w:tcPr>
            <w:tcW w:w="5580" w:type="dxa"/>
          </w:tcPr>
          <w:p w14:paraId="33605840" w14:textId="77777777" w:rsidR="004C02EF" w:rsidRDefault="004C02EF" w:rsidP="003A4B22">
            <w:pPr>
              <w:keepNext/>
              <w:keepLines/>
              <w:spacing w:after="0"/>
            </w:pPr>
            <w:r w:rsidRPr="00984A3F">
              <w:t xml:space="preserve">The pre-bound argument values of a function Object created using the standard built-in Function.prototype.bind method. Only ECMAScript objects </w:t>
            </w:r>
            <w:r>
              <w:t>created</w:t>
            </w:r>
            <w:r w:rsidRPr="00984A3F">
              <w:t xml:space="preserve"> using Function.prototype.bind have a [[BoundArguments]] internal property.</w:t>
            </w:r>
          </w:p>
        </w:tc>
      </w:tr>
      <w:tr w:rsidR="004C02EF" w14:paraId="56B7C401" w14:textId="77777777" w:rsidTr="003A4B22">
        <w:trPr>
          <w:jc w:val="center"/>
        </w:trPr>
        <w:tc>
          <w:tcPr>
            <w:tcW w:w="2192" w:type="dxa"/>
          </w:tcPr>
          <w:p w14:paraId="632DB078" w14:textId="77777777" w:rsidR="004C02EF" w:rsidRDefault="004C02EF" w:rsidP="003A4B22">
            <w:pPr>
              <w:keepNext/>
              <w:spacing w:after="0"/>
            </w:pPr>
            <w:r w:rsidRPr="00984A3F">
              <w:t>[[Match]]</w:t>
            </w:r>
          </w:p>
        </w:tc>
        <w:tc>
          <w:tcPr>
            <w:tcW w:w="2043" w:type="dxa"/>
          </w:tcPr>
          <w:p w14:paraId="6AD7E247" w14:textId="77777777" w:rsidR="004C02EF" w:rsidRDefault="004C02EF" w:rsidP="003A4B22">
            <w:pPr>
              <w:keepNext/>
              <w:spacing w:after="0"/>
              <w:jc w:val="left"/>
            </w:pPr>
            <w:r w:rsidRPr="00984A3F">
              <w:t>SpecOp(</w:t>
            </w:r>
            <w:r>
              <w:rPr>
                <w:i/>
              </w:rPr>
              <w:t>S</w:t>
            </w:r>
            <w:r w:rsidRPr="00984A3F">
              <w:rPr>
                <w:i/>
              </w:rPr>
              <w:t>tring</w:t>
            </w:r>
            <w:r w:rsidRPr="00984A3F">
              <w:t xml:space="preserve">, </w:t>
            </w:r>
            <w:r w:rsidRPr="00984A3F">
              <w:rPr>
                <w:i/>
              </w:rPr>
              <w:t>index</w:t>
            </w:r>
            <w:r w:rsidRPr="00984A3F">
              <w:t xml:space="preserve">) </w:t>
            </w:r>
            <w:r w:rsidRPr="00984A3F">
              <w:rPr>
                <w:b/>
                <w:i/>
                <w:color w:val="000000"/>
              </w:rPr>
              <w:t>→</w:t>
            </w:r>
            <w:r w:rsidRPr="00984A3F">
              <w:t xml:space="preserve"> </w:t>
            </w:r>
            <w:r w:rsidRPr="00984A3F">
              <w:rPr>
                <w:i/>
              </w:rPr>
              <w:t>MatchResult</w:t>
            </w:r>
          </w:p>
        </w:tc>
        <w:tc>
          <w:tcPr>
            <w:tcW w:w="5580" w:type="dxa"/>
          </w:tcPr>
          <w:p w14:paraId="7710B334" w14:textId="77777777" w:rsidR="004C02EF" w:rsidRDefault="004C02EF" w:rsidP="003A4B22">
            <w:pPr>
              <w:keepNext/>
              <w:spacing w:after="0"/>
            </w:pPr>
            <w:r w:rsidRPr="00984A3F">
              <w:t>Tests for a regular expression match and returns a MatchResult value (see 15.10.2.1). Of the standard built-in ECMAScript objects</w:t>
            </w:r>
            <w:r>
              <w:t>,</w:t>
            </w:r>
            <w:r w:rsidRPr="00984A3F">
              <w:t xml:space="preserve"> only</w:t>
            </w:r>
            <w:r>
              <w:t xml:space="preserve"> </w:t>
            </w:r>
            <w:r w:rsidRPr="00984A3F">
              <w:t>RegExp objects implement [[Match]].</w:t>
            </w:r>
          </w:p>
        </w:tc>
      </w:tr>
      <w:tr w:rsidR="004C02EF" w:rsidRPr="00984A3F" w14:paraId="161CA320" w14:textId="77777777" w:rsidTr="003A4B22">
        <w:trPr>
          <w:jc w:val="center"/>
        </w:trPr>
        <w:tc>
          <w:tcPr>
            <w:tcW w:w="2192" w:type="dxa"/>
          </w:tcPr>
          <w:p w14:paraId="62E74CC7" w14:textId="77777777" w:rsidR="004C02EF" w:rsidRDefault="004C02EF" w:rsidP="003A4B22">
            <w:pPr>
              <w:keepNext/>
              <w:spacing w:after="0"/>
            </w:pPr>
            <w:r w:rsidRPr="00984A3F">
              <w:t>[[ParameterMap]]</w:t>
            </w:r>
          </w:p>
        </w:tc>
        <w:tc>
          <w:tcPr>
            <w:tcW w:w="2043" w:type="dxa"/>
          </w:tcPr>
          <w:p w14:paraId="5E795624" w14:textId="77777777" w:rsidR="004C02EF" w:rsidRDefault="004C02EF" w:rsidP="003A4B22">
            <w:pPr>
              <w:keepNext/>
              <w:spacing w:after="0"/>
              <w:jc w:val="left"/>
            </w:pPr>
            <w:r w:rsidRPr="00984A3F">
              <w:t>Object</w:t>
            </w:r>
          </w:p>
        </w:tc>
        <w:tc>
          <w:tcPr>
            <w:tcW w:w="5580" w:type="dxa"/>
          </w:tcPr>
          <w:p w14:paraId="6FEA99D6" w14:textId="77777777" w:rsidR="004C02EF" w:rsidRPr="00984A3F" w:rsidRDefault="004C02EF" w:rsidP="003A4B22">
            <w:pPr>
              <w:keepNext/>
              <w:spacing w:after="0"/>
            </w:pPr>
            <w:r w:rsidRPr="00984A3F">
              <w:t>Provides a mapping between the properties of an arguments object (</w:t>
            </w:r>
            <w:r>
              <w:t xml:space="preserve">see </w:t>
            </w:r>
            <w:r w:rsidRPr="00984A3F">
              <w:t>10.</w:t>
            </w:r>
            <w:r>
              <w:t>6</w:t>
            </w:r>
            <w:r w:rsidRPr="00984A3F">
              <w:t>) and the formal parameters of the associated function. Only ECMAScript objects that are arguments object</w:t>
            </w:r>
            <w:r>
              <w:t>s</w:t>
            </w:r>
            <w:r w:rsidRPr="00984A3F">
              <w:t xml:space="preserve"> have a [[ParameterMap]] internal property.</w:t>
            </w:r>
          </w:p>
        </w:tc>
      </w:tr>
    </w:tbl>
    <w:p w14:paraId="63AACA2E" w14:textId="77777777" w:rsidR="00FC56FA" w:rsidRDefault="00FC56FA" w:rsidP="00FC56FA">
      <w:pPr>
        <w:rPr>
          <w:ins w:id="852" w:author="Allen Wirfs-Brock" w:date="2011-07-02T13:05:00Z"/>
        </w:rPr>
      </w:pPr>
    </w:p>
    <w:p w14:paraId="2A1B3276" w14:textId="77777777" w:rsidR="00FC56FA" w:rsidRPr="00FC56FA" w:rsidRDefault="007526C2" w:rsidP="00FE434F">
      <w:pPr>
        <w:rPr>
          <w:ins w:id="853" w:author="Allen Wirfs-Brock" w:date="2011-07-02T13:05:00Z"/>
        </w:rPr>
      </w:pPr>
      <w:ins w:id="854" w:author="Rev 3 Allen Wirfs-Brock" w:date="2011-09-07T15:09:00Z">
        <w:r>
          <w:t xml:space="preserve">The [[NativeBrand]] internal property is used to identify native ECMASCript objects as objects that conform to specific parts of this </w:t>
        </w:r>
      </w:ins>
      <w:ins w:id="855" w:author="Rev 3 Allen Wirfs-Brock" w:date="2011-09-07T15:11:00Z">
        <w:r>
          <w:t>specification</w:t>
        </w:r>
      </w:ins>
      <w:ins w:id="856" w:author="Rev 3 Allen Wirfs-Brock" w:date="2011-09-07T15:09:00Z">
        <w:r>
          <w:t>.</w:t>
        </w:r>
      </w:ins>
      <w:ins w:id="857" w:author="Rev 3 Allen Wirfs-Brock" w:date="2011-09-07T15:11:00Z">
        <w:r>
          <w:t xml:space="preserve"> The value of a [[NativeBrand]] property is a single member of this set of enumerated values: NativeFunction</w:t>
        </w:r>
      </w:ins>
      <w:ins w:id="858" w:author="Rev 3 Allen Wirfs-Brock" w:date="2011-09-07T15:13:00Z">
        <w:r>
          <w:t>, NativeArray, String</w:t>
        </w:r>
      </w:ins>
      <w:ins w:id="859" w:author="Rev 3 Allen Wirfs-Brock" w:date="2011-09-07T15:14:00Z">
        <w:r>
          <w:t>Wrapper</w:t>
        </w:r>
      </w:ins>
      <w:ins w:id="860" w:author="Rev 3 Allen Wirfs-Brock" w:date="2011-09-07T15:13:00Z">
        <w:r>
          <w:t>, Boolean</w:t>
        </w:r>
      </w:ins>
      <w:ins w:id="861" w:author="Rev 3 Allen Wirfs-Brock" w:date="2011-09-07T15:14:00Z">
        <w:r>
          <w:t>Wrapper</w:t>
        </w:r>
      </w:ins>
      <w:ins w:id="862" w:author="Rev 3 Allen Wirfs-Brock" w:date="2011-09-07T15:13:00Z">
        <w:r>
          <w:t>,</w:t>
        </w:r>
      </w:ins>
      <w:ins w:id="863" w:author="Rev 3 Allen Wirfs-Brock" w:date="2011-09-07T15:14:00Z">
        <w:r>
          <w:t xml:space="preserve"> NumberWrapper, NativeMath, NativeDate, NativeRegExp, NativeError, NativeJSON, NativeArguments.</w:t>
        </w:r>
      </w:ins>
      <w:ins w:id="864" w:author="Rev 3 Allen Wirfs-Brock" w:date="2011-09-07T15:13:00Z">
        <w:r>
          <w:t xml:space="preserve"> </w:t>
        </w:r>
      </w:ins>
      <w:ins w:id="865" w:author="Allen Wirfs-Brock" w:date="2011-07-02T13:05:00Z">
        <w:del w:id="866" w:author="Rev 3 Allen Wirfs-Brock" w:date="2011-09-07T15:17:00Z">
          <w:r w:rsidR="00FC56FA"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867" w:author="Allen Wirfs-Brock" w:date="2011-07-02T13:06:00Z">
        <w:r w:rsidR="00FC56FA">
          <w:t xml:space="preserve">The actual value of </w:t>
        </w:r>
        <w:del w:id="868" w:author="Rev 3 Allen Wirfs-Brock" w:date="2011-09-07T15:18:00Z">
          <w:r w:rsidR="00FC56FA" w:rsidDel="007526C2">
            <w:delText>these</w:delText>
          </w:r>
        </w:del>
      </w:ins>
      <w:ins w:id="869" w:author="Rev 3 Allen Wirfs-Brock" w:date="2011-09-07T15:18:00Z">
        <w:r>
          <w:t>the [[NativeBrand]] internal</w:t>
        </w:r>
      </w:ins>
      <w:ins w:id="870" w:author="Allen Wirfs-Brock" w:date="2011-07-02T13:06:00Z">
        <w:r w:rsidR="00FC56FA">
          <w:t xml:space="preserve"> propert</w:t>
        </w:r>
        <w:del w:id="871" w:author="Rev 3 Allen Wirfs-Brock" w:date="2011-09-07T15:18:00Z">
          <w:r w:rsidR="00FC56FA" w:rsidDel="007526C2">
            <w:delText>ies</w:delText>
          </w:r>
        </w:del>
      </w:ins>
      <w:ins w:id="872" w:author="Rev 3 Allen Wirfs-Brock" w:date="2011-09-07T15:18:00Z">
        <w:r>
          <w:t>y</w:t>
        </w:r>
      </w:ins>
      <w:ins w:id="873" w:author="Allen Wirfs-Brock" w:date="2011-07-02T13:06:00Z">
        <w:r w:rsidR="00FC56FA">
          <w:t xml:space="preserve"> </w:t>
        </w:r>
        <w:del w:id="874" w:author="Rev 3 Allen Wirfs-Brock" w:date="2011-09-07T15:18:00Z">
          <w:r w:rsidR="00FC56FA" w:rsidDel="007526C2">
            <w:delText>are not</w:delText>
          </w:r>
        </w:del>
      </w:ins>
      <w:ins w:id="875" w:author="Rev 3 Allen Wirfs-Brock" w:date="2011-09-07T15:18:00Z">
        <w:r>
          <w:t>is only used</w:t>
        </w:r>
      </w:ins>
      <w:ins w:id="876" w:author="Allen Wirfs-Brock" w:date="2011-07-02T13:06:00Z">
        <w:r w:rsidR="00FC56FA">
          <w:t xml:space="preserve"> </w:t>
        </w:r>
        <w:del w:id="877" w:author="Rev 3 Allen Wirfs-Brock" w:date="2011-09-09T11:33:00Z">
          <w:r w:rsidR="00FC56FA" w:rsidDel="00FB6304">
            <w:delText>used</w:delText>
          </w:r>
        </w:del>
      </w:ins>
      <w:ins w:id="878" w:author="Rev 3 Allen Wirfs-Brock" w:date="2011-09-09T11:33:00Z">
        <w:r w:rsidR="00FB6304">
          <w:t>to</w:t>
        </w:r>
      </w:ins>
      <w:ins w:id="879" w:author="Rev 3 Allen Wirfs-Brock" w:date="2011-09-07T15:18:00Z">
        <w:r>
          <w:t xml:space="preserve"> identify specific kinds of native ECMAScript</w:t>
        </w:r>
      </w:ins>
      <w:ins w:id="880" w:author="Rev 3 Allen Wirfs-Brock" w:date="2011-09-07T15:19:00Z">
        <w:r>
          <w:t xml:space="preserve"> objects</w:t>
        </w:r>
      </w:ins>
      <w:ins w:id="881" w:author="Allen Wirfs-Brock" w:date="2011-07-02T13:06:00Z">
        <w:r w:rsidR="00FC56FA">
          <w:t>.</w:t>
        </w:r>
      </w:ins>
      <w:ins w:id="882" w:author="Allen Wirfs-Brock" w:date="2011-07-02T13:05:00Z">
        <w:r w:rsidR="00FC56FA">
          <w:t xml:space="preserve"> Host objects </w:t>
        </w:r>
        <w:del w:id="883" w:author="Rev 3 Allen Wirfs-Brock" w:date="2011-09-07T15:19:00Z">
          <w:r w:rsidR="00FC56FA" w:rsidDel="00FE434F">
            <w:delText>may</w:delText>
          </w:r>
        </w:del>
      </w:ins>
      <w:ins w:id="884" w:author="Rev 3 Allen Wirfs-Brock" w:date="2011-09-07T15:19:00Z">
        <w:r w:rsidR="00FE434F">
          <w:t>do</w:t>
        </w:r>
      </w:ins>
      <w:ins w:id="885" w:author="Allen Wirfs-Brock" w:date="2011-07-02T13:05:00Z">
        <w:r w:rsidR="00FC56FA">
          <w:t xml:space="preserve"> not have </w:t>
        </w:r>
        <w:del w:id="886" w:author="Rev 3 Allen Wirfs-Brock" w:date="2011-09-07T15:19:00Z">
          <w:r w:rsidR="00FC56FA" w:rsidDel="00FE434F">
            <w:delText xml:space="preserve">any of these </w:delText>
          </w:r>
        </w:del>
      </w:ins>
      <w:ins w:id="887" w:author="Rev 3 Allen Wirfs-Brock" w:date="2011-09-07T15:19:00Z">
        <w:r w:rsidR="00FE434F">
          <w:t xml:space="preserve">this </w:t>
        </w:r>
      </w:ins>
      <w:ins w:id="888" w:author="Allen Wirfs-Brock" w:date="2011-07-02T13:05:00Z">
        <w:r w:rsidR="00FC56FA">
          <w:t>internal propert</w:t>
        </w:r>
        <w:del w:id="889" w:author="Rev 3 Allen Wirfs-Brock" w:date="2011-09-07T15:19:00Z">
          <w:r w:rsidR="00FC56FA" w:rsidDel="00FE434F">
            <w:delText>ies</w:delText>
          </w:r>
        </w:del>
      </w:ins>
      <w:ins w:id="890" w:author="Rev 3 Allen Wirfs-Brock" w:date="2011-09-07T15:19:00Z">
        <w:r w:rsidR="00FE434F">
          <w:t>y</w:t>
        </w:r>
      </w:ins>
      <w:ins w:id="891" w:author="Allen Wirfs-Brock" w:date="2011-07-02T13:05:00Z">
        <w:r w:rsidR="00FC56FA">
          <w:t>,</w:t>
        </w:r>
      </w:ins>
    </w:p>
    <w:p w14:paraId="706B93FC" w14:textId="77777777" w:rsidR="00134E95" w:rsidRPr="00712500" w:rsidRDefault="00134E95" w:rsidP="00134E95">
      <w:pPr>
        <w:pStyle w:val="Tabletitle"/>
        <w:widowControl w:val="0"/>
        <w:rPr>
          <w:ins w:id="892" w:author="Allen Wirfs-Brock" w:date="2011-07-02T13:04:00Z"/>
        </w:rPr>
      </w:pPr>
      <w:ins w:id="893" w:author="Allen Wirfs-Brock" w:date="2011-07-02T13:04:00Z">
        <w:r w:rsidRPr="00004BD3">
          <w:rPr>
            <w:rFonts w:eastAsia="Arial Unicode MS"/>
          </w:rPr>
          <w:t>Table </w:t>
        </w:r>
        <w:r w:rsidR="00FC56FA">
          <w:rPr>
            <w:rFonts w:eastAsia="Arial Unicode MS"/>
          </w:rPr>
          <w:t>10</w:t>
        </w:r>
        <w:r w:rsidRPr="00004BD3">
          <w:rPr>
            <w:rFonts w:eastAsia="Arial Unicode MS"/>
          </w:rPr>
          <w:t xml:space="preserve"> — </w:t>
        </w:r>
        <w:del w:id="894" w:author="Rev 3 Allen Wirfs-Brock" w:date="2011-09-07T15:20:00Z">
          <w:r w:rsidRPr="00004BD3" w:rsidDel="00FE434F">
            <w:delText xml:space="preserve">Internal </w:delText>
          </w:r>
          <w:r w:rsidR="00FC56FA" w:rsidDel="00FE434F">
            <w:delText>Properties</w:delText>
          </w:r>
        </w:del>
      </w:ins>
      <w:ins w:id="895" w:author="Rev 3 Allen Wirfs-Brock" w:date="2011-09-07T15:20:00Z">
        <w:r w:rsidR="00FE434F">
          <w:t xml:space="preserve">Values of the [[NativeBrand]] </w:t>
        </w:r>
      </w:ins>
      <w:ins w:id="896" w:author="Allen Wirfs-Brock" w:date="2011-07-02T13:04:00Z">
        <w:r w:rsidR="00FC56FA">
          <w:t xml:space="preserve"> </w:t>
        </w:r>
        <w:del w:id="897" w:author="Rev 3 Allen Wirfs-Brock" w:date="2011-09-07T15:20:00Z">
          <w:r w:rsidR="00FC56FA" w:rsidDel="00FE434F">
            <w:delText>that Categorize Native Object</w:delText>
          </w:r>
        </w:del>
      </w:ins>
      <w:ins w:id="898" w:author="Rev 3 Allen Wirfs-Brock" w:date="2011-09-07T15:20:00Z">
        <w:r w:rsidR="00FE434F">
          <w:t>Internal Property</w:t>
        </w:r>
      </w:ins>
      <w:ins w:id="899" w:author="Allen Wirfs-Brock" w:date="2011-07-02T13:04:00Z">
        <w:del w:id="900" w:author="Rev 3 Allen Wirfs-Brock" w:date="2011-09-07T15:20:00Z">
          <w:r w:rsidR="00FC56FA" w:rsidDel="00FE434F">
            <w:delText>s</w:delText>
          </w:r>
        </w:del>
      </w:ins>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B7" w:firstRow="1" w:lastRow="0" w:firstColumn="1" w:lastColumn="0" w:noHBand="0" w:noVBand="0"/>
      </w:tblPr>
      <w:tblGrid>
        <w:gridCol w:w="2245"/>
        <w:gridCol w:w="2697"/>
        <w:gridCol w:w="4553"/>
      </w:tblGrid>
      <w:tr w:rsidR="00134E95" w14:paraId="48AF1A2E" w14:textId="77777777" w:rsidTr="00134E95">
        <w:trPr>
          <w:jc w:val="right"/>
          <w:ins w:id="901" w:author="Allen Wirfs-Brock" w:date="2011-07-02T13:04:00Z"/>
        </w:trPr>
        <w:tc>
          <w:tcPr>
            <w:tcW w:w="2245" w:type="dxa"/>
            <w:tcBorders>
              <w:top w:val="single" w:sz="12" w:space="0" w:color="000000"/>
              <w:left w:val="single" w:sz="6" w:space="0" w:color="000000"/>
              <w:bottom w:val="single" w:sz="6" w:space="0" w:color="000000"/>
              <w:right w:val="nil"/>
            </w:tcBorders>
            <w:shd w:val="solid" w:color="C0C0C0" w:fill="FFFFFF"/>
          </w:tcPr>
          <w:p w14:paraId="6A191072" w14:textId="77777777" w:rsidR="00134E95" w:rsidRDefault="00134E95" w:rsidP="00134E95">
            <w:pPr>
              <w:keepNext/>
              <w:shd w:val="solid" w:color="C0C0C0" w:fill="FFFFFF"/>
              <w:spacing w:after="0"/>
              <w:rPr>
                <w:ins w:id="902" w:author="Allen Wirfs-Brock" w:date="2011-07-02T13:04:00Z"/>
                <w:b/>
                <w:i/>
                <w:color w:val="000000"/>
                <w:shd w:val="solid" w:color="C0C0C0" w:fill="FFFFFF"/>
              </w:rPr>
            </w:pPr>
            <w:ins w:id="903" w:author="Allen Wirfs-Brock" w:date="2011-07-02T13:04:00Z">
              <w:r w:rsidRPr="00984A3F">
                <w:rPr>
                  <w:b/>
                  <w:i/>
                  <w:color w:val="000000"/>
                  <w:shd w:val="solid" w:color="C0C0C0" w:fill="FFFFFF"/>
                </w:rPr>
                <w:t>Internal Property</w:t>
              </w:r>
            </w:ins>
          </w:p>
        </w:tc>
        <w:tc>
          <w:tcPr>
            <w:tcW w:w="2697" w:type="dxa"/>
            <w:tcBorders>
              <w:top w:val="single" w:sz="12" w:space="0" w:color="000000"/>
              <w:left w:val="nil"/>
              <w:bottom w:val="single" w:sz="6" w:space="0" w:color="000000"/>
              <w:right w:val="nil"/>
            </w:tcBorders>
            <w:shd w:val="solid" w:color="C0C0C0" w:fill="FFFFFF"/>
          </w:tcPr>
          <w:p w14:paraId="5E98E6D0" w14:textId="77777777" w:rsidR="00134E95" w:rsidRDefault="00FC56FA" w:rsidP="00134E95">
            <w:pPr>
              <w:keepNext/>
              <w:shd w:val="solid" w:color="C0C0C0" w:fill="FFFFFF"/>
              <w:spacing w:after="0"/>
              <w:jc w:val="left"/>
              <w:rPr>
                <w:ins w:id="904" w:author="Allen Wirfs-Brock" w:date="2011-07-02T13:04:00Z"/>
                <w:b/>
                <w:i/>
                <w:color w:val="000000"/>
                <w:shd w:val="solid" w:color="C0C0C0" w:fill="FFFFFF"/>
              </w:rPr>
            </w:pPr>
            <w:ins w:id="905" w:author="Allen Wirfs-Brock" w:date="2011-07-02T13:07:00Z">
              <w:r>
                <w:rPr>
                  <w:b/>
                  <w:i/>
                  <w:color w:val="000000"/>
                  <w:shd w:val="solid" w:color="C0C0C0" w:fill="FFFFFF"/>
                </w:rPr>
                <w:t>Category</w:t>
              </w:r>
            </w:ins>
          </w:p>
        </w:tc>
        <w:tc>
          <w:tcPr>
            <w:tcW w:w="4553" w:type="dxa"/>
            <w:tcBorders>
              <w:top w:val="single" w:sz="12" w:space="0" w:color="000000"/>
              <w:left w:val="nil"/>
              <w:bottom w:val="single" w:sz="6" w:space="0" w:color="000000"/>
              <w:right w:val="single" w:sz="6" w:space="0" w:color="000000"/>
            </w:tcBorders>
            <w:shd w:val="solid" w:color="C0C0C0" w:fill="FFFFFF"/>
          </w:tcPr>
          <w:p w14:paraId="2ADBAE01" w14:textId="77777777" w:rsidR="00134E95" w:rsidRDefault="00134E95" w:rsidP="00134E95">
            <w:pPr>
              <w:keepNext/>
              <w:shd w:val="solid" w:color="C0C0C0" w:fill="FFFFFF"/>
              <w:spacing w:after="0"/>
              <w:rPr>
                <w:ins w:id="906" w:author="Allen Wirfs-Brock" w:date="2011-07-02T13:04:00Z"/>
                <w:b/>
                <w:i/>
                <w:color w:val="000000"/>
                <w:shd w:val="solid" w:color="C0C0C0" w:fill="FFFFFF"/>
              </w:rPr>
            </w:pPr>
            <w:ins w:id="907" w:author="Allen Wirfs-Brock" w:date="2011-07-02T13:04:00Z">
              <w:r w:rsidRPr="00984A3F">
                <w:rPr>
                  <w:b/>
                  <w:i/>
                  <w:color w:val="000000"/>
                  <w:shd w:val="solid" w:color="C0C0C0" w:fill="FFFFFF"/>
                </w:rPr>
                <w:t>Description</w:t>
              </w:r>
            </w:ins>
          </w:p>
        </w:tc>
      </w:tr>
      <w:tr w:rsidR="00134E95" w14:paraId="07B3E2A7" w14:textId="77777777" w:rsidTr="00134E95">
        <w:trPr>
          <w:jc w:val="right"/>
          <w:ins w:id="908" w:author="Allen Wirfs-Brock" w:date="2011-07-02T13:04:00Z"/>
        </w:trPr>
        <w:tc>
          <w:tcPr>
            <w:tcW w:w="2245" w:type="dxa"/>
            <w:tcBorders>
              <w:top w:val="nil"/>
            </w:tcBorders>
          </w:tcPr>
          <w:p w14:paraId="008C2AEF" w14:textId="77777777" w:rsidR="00134E95" w:rsidRDefault="00FC56FA" w:rsidP="007516CC">
            <w:pPr>
              <w:keepNext/>
              <w:spacing w:after="0"/>
              <w:rPr>
                <w:ins w:id="909" w:author="Allen Wirfs-Brock" w:date="2011-07-02T13:04:00Z"/>
              </w:rPr>
            </w:pPr>
            <w:ins w:id="910" w:author="Allen Wirfs-Brock" w:date="2011-07-02T13:07:00Z">
              <w:del w:id="911" w:author="Rev 3 Allen Wirfs-Brock" w:date="2011-09-07T15:35:00Z">
                <w:r w:rsidDel="007516CC">
                  <w:delText>[[</w:delText>
                </w:r>
              </w:del>
              <w:del w:id="912" w:author="Rev 3 Allen Wirfs-Brock" w:date="2011-09-07T15:34:00Z">
                <w:r w:rsidDel="007516CC">
                  <w:delText>IsFunction</w:delText>
                </w:r>
              </w:del>
            </w:ins>
            <w:ins w:id="913" w:author="Rev 3 Allen Wirfs-Brock" w:date="2011-09-07T15:34:00Z">
              <w:r w:rsidR="007516CC">
                <w:t>NativeFunction</w:t>
              </w:r>
            </w:ins>
            <w:ins w:id="914" w:author="Allen Wirfs-Brock" w:date="2011-07-02T13:07:00Z">
              <w:del w:id="915" w:author="Rev 3 Allen Wirfs-Brock" w:date="2011-09-07T15:35:00Z">
                <w:r w:rsidDel="007516CC">
                  <w:delText>]]</w:delText>
                </w:r>
              </w:del>
            </w:ins>
          </w:p>
        </w:tc>
        <w:tc>
          <w:tcPr>
            <w:tcW w:w="2697" w:type="dxa"/>
            <w:tcBorders>
              <w:top w:val="nil"/>
            </w:tcBorders>
          </w:tcPr>
          <w:p w14:paraId="1C57CC99" w14:textId="77777777" w:rsidR="00134E95" w:rsidRPr="00891198" w:rsidRDefault="00FC56FA" w:rsidP="00134E95">
            <w:pPr>
              <w:keepNext/>
              <w:spacing w:after="0"/>
              <w:jc w:val="left"/>
              <w:rPr>
                <w:ins w:id="916" w:author="Allen Wirfs-Brock" w:date="2011-07-02T13:04:00Z"/>
              </w:rPr>
            </w:pPr>
            <w:ins w:id="917" w:author="Allen Wirfs-Brock" w:date="2011-07-02T13:08:00Z">
              <w:r>
                <w:t>Function objects</w:t>
              </w:r>
            </w:ins>
          </w:p>
        </w:tc>
        <w:tc>
          <w:tcPr>
            <w:tcW w:w="4553" w:type="dxa"/>
            <w:tcBorders>
              <w:top w:val="nil"/>
            </w:tcBorders>
          </w:tcPr>
          <w:p w14:paraId="6F50BEC8" w14:textId="77777777" w:rsidR="00134E95" w:rsidRDefault="00134E95" w:rsidP="00134E95">
            <w:pPr>
              <w:keepNext/>
              <w:spacing w:after="0"/>
              <w:rPr>
                <w:ins w:id="918" w:author="Allen Wirfs-Brock" w:date="2011-07-02T13:04:00Z"/>
              </w:rPr>
            </w:pPr>
          </w:p>
        </w:tc>
      </w:tr>
      <w:tr w:rsidR="00134E95" w14:paraId="44B79E2F" w14:textId="77777777" w:rsidTr="00134E95">
        <w:trPr>
          <w:jc w:val="right"/>
          <w:ins w:id="919" w:author="Allen Wirfs-Brock" w:date="2011-07-02T13:04:00Z"/>
        </w:trPr>
        <w:tc>
          <w:tcPr>
            <w:tcW w:w="2245" w:type="dxa"/>
          </w:tcPr>
          <w:p w14:paraId="1B0AD066" w14:textId="77777777" w:rsidR="00134E95" w:rsidRDefault="00FC56FA" w:rsidP="00134E95">
            <w:pPr>
              <w:keepNext/>
              <w:spacing w:after="0"/>
              <w:rPr>
                <w:ins w:id="920" w:author="Allen Wirfs-Brock" w:date="2011-07-02T13:04:00Z"/>
              </w:rPr>
            </w:pPr>
            <w:ins w:id="921" w:author="Allen Wirfs-Brock" w:date="2011-07-02T13:08:00Z">
              <w:del w:id="922" w:author="Rev 3 Allen Wirfs-Brock" w:date="2011-09-07T15:44:00Z">
                <w:r w:rsidDel="009D141F">
                  <w:delText>[[IsArray]]</w:delText>
                </w:r>
              </w:del>
            </w:ins>
            <w:ins w:id="923" w:author="Rev 3 Allen Wirfs-Brock" w:date="2011-09-07T15:44:00Z">
              <w:r w:rsidR="009D141F">
                <w:t>NativeArray</w:t>
              </w:r>
            </w:ins>
          </w:p>
        </w:tc>
        <w:tc>
          <w:tcPr>
            <w:tcW w:w="2697" w:type="dxa"/>
          </w:tcPr>
          <w:p w14:paraId="08E9A795" w14:textId="77777777" w:rsidR="00FC56FA" w:rsidRDefault="00FC56FA" w:rsidP="00FC56FA">
            <w:pPr>
              <w:keepNext/>
              <w:spacing w:after="0"/>
              <w:jc w:val="left"/>
              <w:rPr>
                <w:ins w:id="924" w:author="Allen Wirfs-Brock" w:date="2011-07-02T13:04:00Z"/>
              </w:rPr>
            </w:pPr>
            <w:ins w:id="925" w:author="Allen Wirfs-Brock" w:date="2011-07-02T13:08:00Z">
              <w:r>
                <w:t xml:space="preserve">Array </w:t>
              </w:r>
            </w:ins>
            <w:ins w:id="926" w:author="Allen Wirfs-Brock" w:date="2011-07-02T13:12:00Z">
              <w:r>
                <w:t>o</w:t>
              </w:r>
            </w:ins>
            <w:ins w:id="927" w:author="Allen Wirfs-Brock" w:date="2011-07-02T13:08:00Z">
              <w:r>
                <w:t>bjects</w:t>
              </w:r>
            </w:ins>
          </w:p>
        </w:tc>
        <w:tc>
          <w:tcPr>
            <w:tcW w:w="4553" w:type="dxa"/>
          </w:tcPr>
          <w:p w14:paraId="06CEC065" w14:textId="77777777" w:rsidR="00134E95" w:rsidRDefault="00134E95" w:rsidP="00134E95">
            <w:pPr>
              <w:keepNext/>
              <w:spacing w:after="0"/>
              <w:rPr>
                <w:ins w:id="928" w:author="Allen Wirfs-Brock" w:date="2011-07-02T13:04:00Z"/>
              </w:rPr>
            </w:pPr>
          </w:p>
        </w:tc>
      </w:tr>
      <w:tr w:rsidR="00134E95" w14:paraId="3FBB3949" w14:textId="77777777" w:rsidTr="00134E95">
        <w:trPr>
          <w:jc w:val="right"/>
          <w:ins w:id="929" w:author="Allen Wirfs-Brock" w:date="2011-07-02T13:04:00Z"/>
        </w:trPr>
        <w:tc>
          <w:tcPr>
            <w:tcW w:w="2245" w:type="dxa"/>
          </w:tcPr>
          <w:p w14:paraId="533C5374" w14:textId="77777777" w:rsidR="00134E95" w:rsidRDefault="00134E95" w:rsidP="00FC56FA">
            <w:pPr>
              <w:keepNext/>
              <w:spacing w:after="0"/>
              <w:rPr>
                <w:ins w:id="930" w:author="Allen Wirfs-Brock" w:date="2011-07-02T13:04:00Z"/>
              </w:rPr>
            </w:pPr>
            <w:ins w:id="931" w:author="Allen Wirfs-Brock" w:date="2011-07-02T13:04:00Z">
              <w:del w:id="932" w:author="Rev 3 Allen Wirfs-Brock" w:date="2011-09-07T17:58:00Z">
                <w:r w:rsidRPr="00984A3F" w:rsidDel="00065D08">
                  <w:delText>[[</w:delText>
                </w:r>
              </w:del>
            </w:ins>
            <w:ins w:id="933" w:author="Allen Wirfs-Brock" w:date="2011-07-02T13:09:00Z">
              <w:del w:id="934" w:author="Rev 3 Allen Wirfs-Brock" w:date="2011-09-07T17:58:00Z">
                <w:r w:rsidR="00FC56FA" w:rsidDel="00065D08">
                  <w:delText>IsString</w:delText>
                </w:r>
              </w:del>
            </w:ins>
            <w:ins w:id="935" w:author="Allen Wirfs-Brock" w:date="2011-07-02T13:04:00Z">
              <w:del w:id="936" w:author="Rev 3 Allen Wirfs-Brock" w:date="2011-09-07T17:58:00Z">
                <w:r w:rsidRPr="00984A3F" w:rsidDel="00065D08">
                  <w:delText>]]</w:delText>
                </w:r>
              </w:del>
            </w:ins>
            <w:ins w:id="937" w:author="Rev 3 Allen Wirfs-Brock" w:date="2011-09-07T17:58:00Z">
              <w:r w:rsidR="00065D08">
                <w:t>StringWrapper</w:t>
              </w:r>
            </w:ins>
          </w:p>
        </w:tc>
        <w:tc>
          <w:tcPr>
            <w:tcW w:w="2697" w:type="dxa"/>
          </w:tcPr>
          <w:p w14:paraId="4C5A75F0" w14:textId="77777777" w:rsidR="00134E95" w:rsidRDefault="00FC56FA" w:rsidP="00FC56FA">
            <w:pPr>
              <w:keepNext/>
              <w:spacing w:after="0"/>
              <w:jc w:val="left"/>
              <w:rPr>
                <w:ins w:id="938" w:author="Allen Wirfs-Brock" w:date="2011-07-02T13:04:00Z"/>
              </w:rPr>
            </w:pPr>
            <w:ins w:id="939" w:author="Allen Wirfs-Brock" w:date="2011-07-02T13:09:00Z">
              <w:r>
                <w:t xml:space="preserve">String </w:t>
              </w:r>
            </w:ins>
            <w:ins w:id="940" w:author="Allen Wirfs-Brock" w:date="2011-07-02T13:12:00Z">
              <w:r>
                <w:t>o</w:t>
              </w:r>
            </w:ins>
            <w:ins w:id="941" w:author="Allen Wirfs-Brock" w:date="2011-07-02T13:09:00Z">
              <w:r>
                <w:t>bjects</w:t>
              </w:r>
            </w:ins>
          </w:p>
        </w:tc>
        <w:tc>
          <w:tcPr>
            <w:tcW w:w="4553" w:type="dxa"/>
          </w:tcPr>
          <w:p w14:paraId="456B4823" w14:textId="77777777" w:rsidR="00134E95" w:rsidRDefault="00134E95" w:rsidP="00134E95">
            <w:pPr>
              <w:keepNext/>
              <w:spacing w:after="0"/>
              <w:rPr>
                <w:ins w:id="942" w:author="Allen Wirfs-Brock" w:date="2011-07-02T13:04:00Z"/>
              </w:rPr>
            </w:pPr>
          </w:p>
        </w:tc>
      </w:tr>
      <w:tr w:rsidR="00134E95" w14:paraId="24FB89D6" w14:textId="77777777" w:rsidTr="00134E95">
        <w:trPr>
          <w:jc w:val="right"/>
          <w:ins w:id="943" w:author="Allen Wirfs-Brock" w:date="2011-07-02T13:04:00Z"/>
        </w:trPr>
        <w:tc>
          <w:tcPr>
            <w:tcW w:w="2245" w:type="dxa"/>
          </w:tcPr>
          <w:p w14:paraId="0C9185CE" w14:textId="77777777" w:rsidR="00134E95" w:rsidRDefault="00134E95" w:rsidP="00FC56FA">
            <w:pPr>
              <w:keepNext/>
              <w:spacing w:after="0"/>
              <w:rPr>
                <w:ins w:id="944" w:author="Allen Wirfs-Brock" w:date="2011-07-02T13:04:00Z"/>
              </w:rPr>
            </w:pPr>
            <w:ins w:id="945" w:author="Allen Wirfs-Brock" w:date="2011-07-02T13:04:00Z">
              <w:del w:id="946" w:author="Rev 3 Allen Wirfs-Brock" w:date="2011-09-07T18:02:00Z">
                <w:r w:rsidRPr="00984A3F" w:rsidDel="00187187">
                  <w:delText>[[</w:delText>
                </w:r>
              </w:del>
            </w:ins>
            <w:ins w:id="947" w:author="Allen Wirfs-Brock" w:date="2011-07-02T13:09:00Z">
              <w:del w:id="948" w:author="Rev 3 Allen Wirfs-Brock" w:date="2011-09-07T17:59:00Z">
                <w:r w:rsidR="00FC56FA" w:rsidDel="00065D08">
                  <w:delText>IsBoolean</w:delText>
                </w:r>
              </w:del>
            </w:ins>
            <w:ins w:id="949" w:author="Allen Wirfs-Brock" w:date="2011-07-02T13:04:00Z">
              <w:del w:id="950" w:author="Rev 3 Allen Wirfs-Brock" w:date="2011-09-07T18:02:00Z">
                <w:r w:rsidRPr="00984A3F" w:rsidDel="00187187">
                  <w:delText>]]</w:delText>
                </w:r>
              </w:del>
            </w:ins>
            <w:ins w:id="951" w:author="Rev 3 Allen Wirfs-Brock" w:date="2011-09-07T18:02:00Z">
              <w:r w:rsidR="00187187">
                <w:t>BooleanWrapper</w:t>
              </w:r>
            </w:ins>
          </w:p>
        </w:tc>
        <w:tc>
          <w:tcPr>
            <w:tcW w:w="2697" w:type="dxa"/>
          </w:tcPr>
          <w:p w14:paraId="45C6F2F9" w14:textId="77777777" w:rsidR="00134E95" w:rsidRDefault="00FC56FA" w:rsidP="00134E95">
            <w:pPr>
              <w:keepNext/>
              <w:spacing w:after="0"/>
              <w:jc w:val="left"/>
              <w:rPr>
                <w:ins w:id="952" w:author="Allen Wirfs-Brock" w:date="2011-07-02T13:04:00Z"/>
              </w:rPr>
            </w:pPr>
            <w:ins w:id="953" w:author="Allen Wirfs-Brock" w:date="2011-07-02T13:12:00Z">
              <w:r>
                <w:t>Boolean objects</w:t>
              </w:r>
            </w:ins>
          </w:p>
        </w:tc>
        <w:tc>
          <w:tcPr>
            <w:tcW w:w="4553" w:type="dxa"/>
          </w:tcPr>
          <w:p w14:paraId="7C640AB4" w14:textId="77777777" w:rsidR="00134E95" w:rsidRDefault="00134E95" w:rsidP="00134E95">
            <w:pPr>
              <w:keepNext/>
              <w:spacing w:after="0"/>
              <w:rPr>
                <w:ins w:id="954" w:author="Allen Wirfs-Brock" w:date="2011-07-02T13:04:00Z"/>
              </w:rPr>
            </w:pPr>
          </w:p>
        </w:tc>
      </w:tr>
      <w:tr w:rsidR="00134E95" w14:paraId="7009BBBE" w14:textId="77777777" w:rsidTr="00134E95">
        <w:trPr>
          <w:jc w:val="right"/>
          <w:ins w:id="955" w:author="Allen Wirfs-Brock" w:date="2011-07-02T13:04:00Z"/>
        </w:trPr>
        <w:tc>
          <w:tcPr>
            <w:tcW w:w="2245" w:type="dxa"/>
          </w:tcPr>
          <w:p w14:paraId="60E3A6B0" w14:textId="77777777" w:rsidR="00134E95" w:rsidRDefault="00134E95" w:rsidP="00FC56FA">
            <w:pPr>
              <w:keepNext/>
              <w:spacing w:after="0"/>
              <w:rPr>
                <w:ins w:id="956" w:author="Allen Wirfs-Brock" w:date="2011-07-02T13:04:00Z"/>
              </w:rPr>
            </w:pPr>
            <w:ins w:id="957" w:author="Allen Wirfs-Brock" w:date="2011-07-02T13:04:00Z">
              <w:del w:id="958" w:author="Rev 3 Allen Wirfs-Brock" w:date="2011-09-07T18:06:00Z">
                <w:r w:rsidRPr="00984A3F" w:rsidDel="00187187">
                  <w:delText>[[</w:delText>
                </w:r>
              </w:del>
            </w:ins>
            <w:ins w:id="959" w:author="Allen Wirfs-Brock" w:date="2011-07-02T13:10:00Z">
              <w:del w:id="960" w:author="Rev 3 Allen Wirfs-Brock" w:date="2011-09-07T18:06:00Z">
                <w:r w:rsidR="00FC56FA" w:rsidDel="00187187">
                  <w:delText>IsNumber</w:delText>
                </w:r>
              </w:del>
            </w:ins>
            <w:ins w:id="961" w:author="Allen Wirfs-Brock" w:date="2011-07-02T13:04:00Z">
              <w:del w:id="962" w:author="Rev 3 Allen Wirfs-Brock" w:date="2011-09-07T18:06:00Z">
                <w:r w:rsidRPr="00984A3F" w:rsidDel="00187187">
                  <w:delText>]]</w:delText>
                </w:r>
              </w:del>
            </w:ins>
            <w:ins w:id="963" w:author="Rev 3 Allen Wirfs-Brock" w:date="2011-09-07T18:06:00Z">
              <w:r w:rsidR="00187187">
                <w:t>NumberWrapper</w:t>
              </w:r>
            </w:ins>
          </w:p>
        </w:tc>
        <w:tc>
          <w:tcPr>
            <w:tcW w:w="2697" w:type="dxa"/>
          </w:tcPr>
          <w:p w14:paraId="187EA6E0" w14:textId="77777777" w:rsidR="00134E95" w:rsidRPr="00F51AE9" w:rsidRDefault="00FC56FA" w:rsidP="00134E95">
            <w:pPr>
              <w:keepNext/>
              <w:spacing w:after="0"/>
              <w:jc w:val="left"/>
              <w:rPr>
                <w:ins w:id="964" w:author="Allen Wirfs-Brock" w:date="2011-07-02T13:04:00Z"/>
                <w:i/>
              </w:rPr>
            </w:pPr>
            <w:ins w:id="965" w:author="Allen Wirfs-Brock" w:date="2011-07-02T13:12:00Z">
              <w:r>
                <w:t>Number objects</w:t>
              </w:r>
            </w:ins>
          </w:p>
        </w:tc>
        <w:tc>
          <w:tcPr>
            <w:tcW w:w="4553" w:type="dxa"/>
          </w:tcPr>
          <w:p w14:paraId="4DD4994B" w14:textId="77777777" w:rsidR="00134E95" w:rsidRDefault="00134E95" w:rsidP="00134E95">
            <w:pPr>
              <w:keepNext/>
              <w:spacing w:after="0"/>
              <w:rPr>
                <w:ins w:id="966" w:author="Allen Wirfs-Brock" w:date="2011-07-02T13:04:00Z"/>
              </w:rPr>
            </w:pPr>
          </w:p>
        </w:tc>
      </w:tr>
      <w:tr w:rsidR="00134E95" w14:paraId="71CCE4AB" w14:textId="77777777" w:rsidTr="00134E95">
        <w:trPr>
          <w:jc w:val="right"/>
          <w:ins w:id="967" w:author="Allen Wirfs-Brock" w:date="2011-07-02T13:04:00Z"/>
        </w:trPr>
        <w:tc>
          <w:tcPr>
            <w:tcW w:w="2245" w:type="dxa"/>
          </w:tcPr>
          <w:p w14:paraId="40745EA3" w14:textId="77777777" w:rsidR="00134E95" w:rsidRDefault="00134E95" w:rsidP="00FC56FA">
            <w:pPr>
              <w:keepNext/>
              <w:spacing w:after="0"/>
              <w:rPr>
                <w:ins w:id="968" w:author="Allen Wirfs-Brock" w:date="2011-07-02T13:04:00Z"/>
              </w:rPr>
            </w:pPr>
            <w:ins w:id="969" w:author="Allen Wirfs-Brock" w:date="2011-07-02T13:04:00Z">
              <w:del w:id="970" w:author="Rev 3 Allen Wirfs-Brock" w:date="2011-09-07T18:07:00Z">
                <w:r w:rsidRPr="00984A3F" w:rsidDel="00187187">
                  <w:delText>[[</w:delText>
                </w:r>
              </w:del>
            </w:ins>
            <w:ins w:id="971" w:author="Allen Wirfs-Brock" w:date="2011-07-02T13:10:00Z">
              <w:del w:id="972" w:author="Rev 3 Allen Wirfs-Brock" w:date="2011-09-07T18:07:00Z">
                <w:r w:rsidR="00FC56FA" w:rsidDel="00187187">
                  <w:delText>IsMath</w:delText>
                </w:r>
              </w:del>
            </w:ins>
            <w:ins w:id="973" w:author="Allen Wirfs-Brock" w:date="2011-07-02T13:04:00Z">
              <w:del w:id="974" w:author="Rev 3 Allen Wirfs-Brock" w:date="2011-09-07T18:07:00Z">
                <w:r w:rsidRPr="00984A3F" w:rsidDel="00187187">
                  <w:delText>]]</w:delText>
                </w:r>
              </w:del>
            </w:ins>
            <w:ins w:id="975" w:author="Rev 3 Allen Wirfs-Brock" w:date="2011-09-07T18:07:00Z">
              <w:r w:rsidR="00187187">
                <w:t>NativeMath</w:t>
              </w:r>
            </w:ins>
          </w:p>
        </w:tc>
        <w:tc>
          <w:tcPr>
            <w:tcW w:w="2697" w:type="dxa"/>
          </w:tcPr>
          <w:p w14:paraId="4B5F5B5F" w14:textId="77777777" w:rsidR="00134E95" w:rsidRPr="00F51AE9" w:rsidRDefault="00FC56FA" w:rsidP="007526C2">
            <w:pPr>
              <w:keepNext/>
              <w:spacing w:after="0"/>
              <w:jc w:val="left"/>
              <w:rPr>
                <w:ins w:id="976" w:author="Allen Wirfs-Brock" w:date="2011-07-02T13:04:00Z"/>
                <w:i/>
              </w:rPr>
            </w:pPr>
            <w:ins w:id="977" w:author="Allen Wirfs-Brock" w:date="2011-07-02T13:12:00Z">
              <w:r>
                <w:t>The Mat</w:t>
              </w:r>
              <w:del w:id="978" w:author="Rev 3 Allen Wirfs-Brock" w:date="2011-09-07T15:16:00Z">
                <w:r w:rsidDel="007526C2">
                  <w:delText>c</w:delText>
                </w:r>
              </w:del>
              <w:r>
                <w:t>h object</w:t>
              </w:r>
            </w:ins>
          </w:p>
        </w:tc>
        <w:tc>
          <w:tcPr>
            <w:tcW w:w="4553" w:type="dxa"/>
          </w:tcPr>
          <w:p w14:paraId="24412248" w14:textId="77777777" w:rsidR="00134E95" w:rsidRDefault="00134E95" w:rsidP="00134E95">
            <w:pPr>
              <w:keepNext/>
              <w:spacing w:after="0"/>
              <w:rPr>
                <w:ins w:id="979" w:author="Allen Wirfs-Brock" w:date="2011-07-02T13:04:00Z"/>
              </w:rPr>
            </w:pPr>
          </w:p>
        </w:tc>
      </w:tr>
      <w:tr w:rsidR="00134E95" w14:paraId="69E4EA29" w14:textId="77777777" w:rsidTr="00134E95">
        <w:trPr>
          <w:jc w:val="right"/>
          <w:ins w:id="980" w:author="Allen Wirfs-Brock" w:date="2011-07-02T13:04:00Z"/>
        </w:trPr>
        <w:tc>
          <w:tcPr>
            <w:tcW w:w="2245" w:type="dxa"/>
            <w:tcBorders>
              <w:bottom w:val="nil"/>
            </w:tcBorders>
          </w:tcPr>
          <w:p w14:paraId="5C6D5D05" w14:textId="77777777" w:rsidR="00134E95" w:rsidRDefault="00134E95" w:rsidP="00FA2A04">
            <w:pPr>
              <w:keepNext/>
              <w:spacing w:after="0"/>
              <w:rPr>
                <w:ins w:id="981" w:author="Allen Wirfs-Brock" w:date="2011-07-02T13:04:00Z"/>
              </w:rPr>
            </w:pPr>
            <w:ins w:id="982" w:author="Allen Wirfs-Brock" w:date="2011-07-02T13:04:00Z">
              <w:del w:id="983" w:author="Rev 3 Allen Wirfs-Brock" w:date="2011-09-08T14:47:00Z">
                <w:r w:rsidRPr="00984A3F" w:rsidDel="00FA2A04">
                  <w:delText>[[</w:delText>
                </w:r>
              </w:del>
            </w:ins>
            <w:ins w:id="984" w:author="Allen Wirfs-Brock" w:date="2011-07-02T13:10:00Z">
              <w:del w:id="985" w:author="Rev 3 Allen Wirfs-Brock" w:date="2011-09-08T14:47:00Z">
                <w:r w:rsidR="00FC56FA" w:rsidDel="00FA2A04">
                  <w:delText>IsDate</w:delText>
                </w:r>
              </w:del>
            </w:ins>
            <w:ins w:id="986" w:author="Rev 3 Allen Wirfs-Brock" w:date="2011-09-08T14:47:00Z">
              <w:r w:rsidR="00FA2A04">
                <w:t>NativeDat</w:t>
              </w:r>
            </w:ins>
            <w:ins w:id="987" w:author="Allen Wirfs-Brock" w:date="2011-07-02T13:04:00Z">
              <w:del w:id="988" w:author="Rev 3 Allen Wirfs-Brock" w:date="2011-09-08T14:47:00Z">
                <w:r w:rsidRPr="00984A3F" w:rsidDel="00FA2A04">
                  <w:delText>]</w:delText>
                </w:r>
              </w:del>
            </w:ins>
            <w:ins w:id="989" w:author="Rev 3 Allen Wirfs-Brock" w:date="2011-09-08T14:47:00Z">
              <w:r w:rsidR="00FA2A04">
                <w:t>e</w:t>
              </w:r>
            </w:ins>
            <w:ins w:id="990" w:author="Allen Wirfs-Brock" w:date="2011-07-02T13:04:00Z">
              <w:del w:id="991" w:author="Rev 3 Allen Wirfs-Brock" w:date="2011-09-08T14:47:00Z">
                <w:r w:rsidRPr="00984A3F" w:rsidDel="00FA2A04">
                  <w:delText>]</w:delText>
                </w:r>
              </w:del>
            </w:ins>
          </w:p>
        </w:tc>
        <w:tc>
          <w:tcPr>
            <w:tcW w:w="2697" w:type="dxa"/>
          </w:tcPr>
          <w:p w14:paraId="6A966E0B" w14:textId="77777777" w:rsidR="00134E95" w:rsidRDefault="00FC56FA" w:rsidP="00134E95">
            <w:pPr>
              <w:keepNext/>
              <w:spacing w:after="0"/>
              <w:jc w:val="left"/>
              <w:rPr>
                <w:ins w:id="992" w:author="Allen Wirfs-Brock" w:date="2011-07-02T13:04:00Z"/>
              </w:rPr>
            </w:pPr>
            <w:ins w:id="993" w:author="Allen Wirfs-Brock" w:date="2011-07-02T13:12:00Z">
              <w:r>
                <w:t>Date objects</w:t>
              </w:r>
            </w:ins>
          </w:p>
        </w:tc>
        <w:tc>
          <w:tcPr>
            <w:tcW w:w="4553" w:type="dxa"/>
          </w:tcPr>
          <w:p w14:paraId="2808850C" w14:textId="77777777" w:rsidR="00134E95" w:rsidRDefault="00134E95" w:rsidP="00134E95">
            <w:pPr>
              <w:keepNext/>
              <w:spacing w:after="0"/>
              <w:rPr>
                <w:ins w:id="994" w:author="Allen Wirfs-Brock" w:date="2011-07-02T13:04:00Z"/>
              </w:rPr>
            </w:pPr>
          </w:p>
        </w:tc>
      </w:tr>
      <w:tr w:rsidR="00134E95" w14:paraId="7A454247" w14:textId="77777777" w:rsidTr="00134E95">
        <w:trPr>
          <w:jc w:val="right"/>
          <w:ins w:id="995" w:author="Allen Wirfs-Brock" w:date="2011-07-02T13:04:00Z"/>
        </w:trPr>
        <w:tc>
          <w:tcPr>
            <w:tcW w:w="2245" w:type="dxa"/>
          </w:tcPr>
          <w:p w14:paraId="0DF807B5" w14:textId="77777777" w:rsidR="00134E95" w:rsidRDefault="00134E95" w:rsidP="00FC56FA">
            <w:pPr>
              <w:keepNext/>
              <w:spacing w:after="0"/>
              <w:rPr>
                <w:ins w:id="996" w:author="Allen Wirfs-Brock" w:date="2011-07-02T13:04:00Z"/>
              </w:rPr>
            </w:pPr>
            <w:ins w:id="997" w:author="Allen Wirfs-Brock" w:date="2011-07-02T13:04:00Z">
              <w:del w:id="998" w:author="Rev 3 Allen Wirfs-Brock" w:date="2011-09-08T14:57:00Z">
                <w:r w:rsidRPr="00984A3F" w:rsidDel="00BA3B3B">
                  <w:delText>[[</w:delText>
                </w:r>
              </w:del>
            </w:ins>
            <w:ins w:id="999" w:author="Allen Wirfs-Brock" w:date="2011-07-02T13:10:00Z">
              <w:del w:id="1000" w:author="Rev 3 Allen Wirfs-Brock" w:date="2011-09-08T14:57:00Z">
                <w:r w:rsidR="00FC56FA" w:rsidDel="00BA3B3B">
                  <w:delText>IsRegExp</w:delText>
                </w:r>
              </w:del>
            </w:ins>
            <w:ins w:id="1001" w:author="Allen Wirfs-Brock" w:date="2011-07-02T13:04:00Z">
              <w:del w:id="1002" w:author="Rev 3 Allen Wirfs-Brock" w:date="2011-09-08T14:57:00Z">
                <w:r w:rsidRPr="00984A3F" w:rsidDel="00BA3B3B">
                  <w:delText>]]</w:delText>
                </w:r>
              </w:del>
            </w:ins>
            <w:ins w:id="1003" w:author="Rev 3 Allen Wirfs-Brock" w:date="2011-09-08T14:57:00Z">
              <w:r w:rsidR="00BA3B3B">
                <w:t>NativeRegExp</w:t>
              </w:r>
            </w:ins>
          </w:p>
        </w:tc>
        <w:tc>
          <w:tcPr>
            <w:tcW w:w="2697" w:type="dxa"/>
          </w:tcPr>
          <w:p w14:paraId="7F4C51F0" w14:textId="77777777" w:rsidR="00134E95" w:rsidRDefault="00FC56FA" w:rsidP="00134E95">
            <w:pPr>
              <w:keepNext/>
              <w:spacing w:after="0"/>
              <w:jc w:val="left"/>
              <w:rPr>
                <w:ins w:id="1004" w:author="Allen Wirfs-Brock" w:date="2011-07-02T13:04:00Z"/>
              </w:rPr>
            </w:pPr>
            <w:ins w:id="1005" w:author="Allen Wirfs-Brock" w:date="2011-07-02T13:13:00Z">
              <w:r>
                <w:t>RegExp objects</w:t>
              </w:r>
            </w:ins>
          </w:p>
        </w:tc>
        <w:tc>
          <w:tcPr>
            <w:tcW w:w="4553" w:type="dxa"/>
          </w:tcPr>
          <w:p w14:paraId="2DF06451" w14:textId="77777777" w:rsidR="00134E95" w:rsidRDefault="00134E95" w:rsidP="00134E95">
            <w:pPr>
              <w:keepNext/>
              <w:spacing w:after="0"/>
              <w:rPr>
                <w:ins w:id="1006" w:author="Allen Wirfs-Brock" w:date="2011-07-02T13:04:00Z"/>
              </w:rPr>
            </w:pPr>
          </w:p>
        </w:tc>
      </w:tr>
      <w:tr w:rsidR="00134E95" w14:paraId="30029532" w14:textId="77777777" w:rsidTr="00134E95">
        <w:trPr>
          <w:jc w:val="right"/>
          <w:ins w:id="1007" w:author="Allen Wirfs-Brock" w:date="2011-07-02T13:04:00Z"/>
        </w:trPr>
        <w:tc>
          <w:tcPr>
            <w:tcW w:w="2245" w:type="dxa"/>
          </w:tcPr>
          <w:p w14:paraId="4E0C893D" w14:textId="77777777" w:rsidR="00134E95" w:rsidRDefault="00134E95" w:rsidP="00FC56FA">
            <w:pPr>
              <w:keepNext/>
              <w:spacing w:after="0"/>
              <w:rPr>
                <w:ins w:id="1008" w:author="Allen Wirfs-Brock" w:date="2011-07-02T13:04:00Z"/>
              </w:rPr>
            </w:pPr>
            <w:ins w:id="1009" w:author="Allen Wirfs-Brock" w:date="2011-07-02T13:04:00Z">
              <w:del w:id="1010" w:author="Rev 3 Allen Wirfs-Brock" w:date="2011-09-08T15:01:00Z">
                <w:r w:rsidRPr="00984A3F" w:rsidDel="004B7D01">
                  <w:delText>[[</w:delText>
                </w:r>
              </w:del>
            </w:ins>
            <w:ins w:id="1011" w:author="Allen Wirfs-Brock" w:date="2011-07-02T13:10:00Z">
              <w:del w:id="1012" w:author="Rev 3 Allen Wirfs-Brock" w:date="2011-09-08T15:01:00Z">
                <w:r w:rsidR="00FC56FA" w:rsidDel="004B7D01">
                  <w:delText>IsError</w:delText>
                </w:r>
              </w:del>
            </w:ins>
            <w:ins w:id="1013" w:author="Allen Wirfs-Brock" w:date="2011-07-02T13:04:00Z">
              <w:del w:id="1014" w:author="Rev 3 Allen Wirfs-Brock" w:date="2011-09-08T15:01:00Z">
                <w:r w:rsidRPr="00984A3F" w:rsidDel="004B7D01">
                  <w:delText>]]</w:delText>
                </w:r>
              </w:del>
            </w:ins>
            <w:ins w:id="1015" w:author="Rev 3 Allen Wirfs-Brock" w:date="2011-09-08T15:01:00Z">
              <w:r w:rsidR="004B7D01">
                <w:t>NativeError</w:t>
              </w:r>
            </w:ins>
          </w:p>
        </w:tc>
        <w:tc>
          <w:tcPr>
            <w:tcW w:w="2697" w:type="dxa"/>
          </w:tcPr>
          <w:p w14:paraId="51F9D548" w14:textId="77777777" w:rsidR="00134E95" w:rsidRDefault="00FC56FA" w:rsidP="00FC56FA">
            <w:pPr>
              <w:keepNext/>
              <w:spacing w:after="0"/>
              <w:jc w:val="left"/>
              <w:rPr>
                <w:ins w:id="1016" w:author="Allen Wirfs-Brock" w:date="2011-07-02T13:04:00Z"/>
              </w:rPr>
            </w:pPr>
            <w:ins w:id="1017" w:author="Allen Wirfs-Brock" w:date="2011-07-02T13:04:00Z">
              <w:r>
                <w:t>Error objects</w:t>
              </w:r>
            </w:ins>
          </w:p>
        </w:tc>
        <w:tc>
          <w:tcPr>
            <w:tcW w:w="4553" w:type="dxa"/>
          </w:tcPr>
          <w:p w14:paraId="7878091D" w14:textId="77777777" w:rsidR="00134E95" w:rsidRDefault="00134E95" w:rsidP="00134E95">
            <w:pPr>
              <w:keepNext/>
              <w:spacing w:after="0"/>
              <w:rPr>
                <w:ins w:id="1018" w:author="Allen Wirfs-Brock" w:date="2011-07-02T13:04:00Z"/>
              </w:rPr>
            </w:pPr>
          </w:p>
        </w:tc>
      </w:tr>
      <w:tr w:rsidR="00134E95" w14:paraId="3DBA8923" w14:textId="77777777" w:rsidTr="00134E95">
        <w:trPr>
          <w:jc w:val="right"/>
          <w:ins w:id="1019" w:author="Allen Wirfs-Brock" w:date="2011-07-02T13:04:00Z"/>
        </w:trPr>
        <w:tc>
          <w:tcPr>
            <w:tcW w:w="2245" w:type="dxa"/>
          </w:tcPr>
          <w:p w14:paraId="6E227C26" w14:textId="77777777" w:rsidR="00134E95" w:rsidRDefault="00134E95" w:rsidP="00FC56FA">
            <w:pPr>
              <w:keepNext/>
              <w:spacing w:after="0"/>
              <w:rPr>
                <w:ins w:id="1020" w:author="Allen Wirfs-Brock" w:date="2011-07-02T13:04:00Z"/>
              </w:rPr>
            </w:pPr>
            <w:ins w:id="1021" w:author="Allen Wirfs-Brock" w:date="2011-07-02T13:04:00Z">
              <w:del w:id="1022" w:author="Rev 3 Allen Wirfs-Brock" w:date="2011-09-08T15:03:00Z">
                <w:r w:rsidRPr="00984A3F" w:rsidDel="00883E25">
                  <w:delText>[[</w:delText>
                </w:r>
              </w:del>
            </w:ins>
            <w:ins w:id="1023" w:author="Allen Wirfs-Brock" w:date="2011-07-02T13:11:00Z">
              <w:del w:id="1024" w:author="Rev 3 Allen Wirfs-Brock" w:date="2011-09-08T15:03:00Z">
                <w:r w:rsidR="00FC56FA" w:rsidDel="00883E25">
                  <w:delText>IsJSON</w:delText>
                </w:r>
              </w:del>
            </w:ins>
            <w:ins w:id="1025" w:author="Allen Wirfs-Brock" w:date="2011-07-02T13:04:00Z">
              <w:del w:id="1026" w:author="Rev 3 Allen Wirfs-Brock" w:date="2011-09-08T15:03:00Z">
                <w:r w:rsidRPr="00984A3F" w:rsidDel="00883E25">
                  <w:delText>]]</w:delText>
                </w:r>
              </w:del>
            </w:ins>
            <w:ins w:id="1027" w:author="Rev 3 Allen Wirfs-Brock" w:date="2011-09-08T15:03:00Z">
              <w:r w:rsidR="00883E25">
                <w:t>NativeJSON</w:t>
              </w:r>
            </w:ins>
          </w:p>
        </w:tc>
        <w:tc>
          <w:tcPr>
            <w:tcW w:w="2697" w:type="dxa"/>
          </w:tcPr>
          <w:p w14:paraId="3C01A79B" w14:textId="77777777" w:rsidR="00134E95" w:rsidRDefault="00FC56FA" w:rsidP="00134E95">
            <w:pPr>
              <w:keepNext/>
              <w:spacing w:after="0"/>
              <w:jc w:val="left"/>
              <w:rPr>
                <w:ins w:id="1028" w:author="Allen Wirfs-Brock" w:date="2011-07-02T13:04:00Z"/>
              </w:rPr>
            </w:pPr>
            <w:ins w:id="1029" w:author="Allen Wirfs-Brock" w:date="2011-07-02T13:13:00Z">
              <w:r>
                <w:t>The JSON object</w:t>
              </w:r>
            </w:ins>
          </w:p>
        </w:tc>
        <w:tc>
          <w:tcPr>
            <w:tcW w:w="4553" w:type="dxa"/>
          </w:tcPr>
          <w:p w14:paraId="2687AB12" w14:textId="77777777" w:rsidR="00134E95" w:rsidRDefault="00134E95" w:rsidP="00134E95">
            <w:pPr>
              <w:keepNext/>
              <w:spacing w:after="0"/>
              <w:rPr>
                <w:ins w:id="1030" w:author="Allen Wirfs-Brock" w:date="2011-07-02T13:04:00Z"/>
              </w:rPr>
            </w:pPr>
          </w:p>
        </w:tc>
      </w:tr>
      <w:tr w:rsidR="00134E95" w14:paraId="002DC843" w14:textId="77777777" w:rsidTr="00134E95">
        <w:trPr>
          <w:jc w:val="right"/>
          <w:ins w:id="1031" w:author="Allen Wirfs-Brock" w:date="2011-07-02T13:04:00Z"/>
        </w:trPr>
        <w:tc>
          <w:tcPr>
            <w:tcW w:w="2245" w:type="dxa"/>
          </w:tcPr>
          <w:p w14:paraId="382BD503" w14:textId="77777777" w:rsidR="00134E95" w:rsidRDefault="00134E95" w:rsidP="00FC56FA">
            <w:pPr>
              <w:keepNext/>
              <w:spacing w:after="0"/>
              <w:rPr>
                <w:ins w:id="1032" w:author="Allen Wirfs-Brock" w:date="2011-07-02T13:04:00Z"/>
              </w:rPr>
            </w:pPr>
            <w:ins w:id="1033" w:author="Allen Wirfs-Brock" w:date="2011-07-02T13:04:00Z">
              <w:del w:id="1034" w:author="Rev 3 Allen Wirfs-Brock" w:date="2011-09-08T15:06:00Z">
                <w:r w:rsidRPr="00984A3F" w:rsidDel="00883E25">
                  <w:delText>[[</w:delText>
                </w:r>
              </w:del>
            </w:ins>
            <w:ins w:id="1035" w:author="Allen Wirfs-Brock" w:date="2011-07-02T13:11:00Z">
              <w:del w:id="1036" w:author="Rev 3 Allen Wirfs-Brock" w:date="2011-09-08T15:06:00Z">
                <w:r w:rsidR="00FC56FA" w:rsidDel="00883E25">
                  <w:delText>IsArguments</w:delText>
                </w:r>
              </w:del>
            </w:ins>
            <w:ins w:id="1037" w:author="Allen Wirfs-Brock" w:date="2011-07-02T13:04:00Z">
              <w:del w:id="1038" w:author="Rev 3 Allen Wirfs-Brock" w:date="2011-09-08T15:06:00Z">
                <w:r w:rsidRPr="00984A3F" w:rsidDel="00883E25">
                  <w:delText>]]</w:delText>
                </w:r>
              </w:del>
            </w:ins>
            <w:ins w:id="1039" w:author="Rev 3 Allen Wirfs-Brock" w:date="2011-09-08T15:06:00Z">
              <w:r w:rsidR="00883E25">
                <w:t>NativeArguments</w:t>
              </w:r>
            </w:ins>
          </w:p>
        </w:tc>
        <w:tc>
          <w:tcPr>
            <w:tcW w:w="2697" w:type="dxa"/>
          </w:tcPr>
          <w:p w14:paraId="0497B101" w14:textId="77777777" w:rsidR="00134E95" w:rsidRDefault="00FC56FA" w:rsidP="00134E95">
            <w:pPr>
              <w:keepNext/>
              <w:spacing w:after="0"/>
              <w:jc w:val="left"/>
              <w:rPr>
                <w:ins w:id="1040" w:author="Allen Wirfs-Brock" w:date="2011-07-02T13:04:00Z"/>
              </w:rPr>
            </w:pPr>
            <w:ins w:id="1041" w:author="Allen Wirfs-Brock" w:date="2011-07-02T13:13:00Z">
              <w:r>
                <w:t>Arguments objects</w:t>
              </w:r>
            </w:ins>
          </w:p>
        </w:tc>
        <w:tc>
          <w:tcPr>
            <w:tcW w:w="4553" w:type="dxa"/>
          </w:tcPr>
          <w:p w14:paraId="4A6E2FD5" w14:textId="77777777" w:rsidR="00134E95" w:rsidRDefault="00134E95" w:rsidP="00134E95">
            <w:pPr>
              <w:keepNext/>
              <w:spacing w:after="0"/>
              <w:rPr>
                <w:ins w:id="1042" w:author="Allen Wirfs-Brock" w:date="2011-07-02T13:04:00Z"/>
              </w:rPr>
            </w:pPr>
          </w:p>
        </w:tc>
      </w:tr>
      <w:tr w:rsidR="00134E95" w:rsidDel="00883E25" w14:paraId="19151211" w14:textId="77777777" w:rsidTr="00134E95">
        <w:trPr>
          <w:jc w:val="right"/>
          <w:ins w:id="1043" w:author="Allen Wirfs-Brock" w:date="2011-07-02T13:04:00Z"/>
          <w:del w:id="1044" w:author="Rev 3 Allen Wirfs-Brock" w:date="2011-09-08T15:06:00Z"/>
        </w:trPr>
        <w:tc>
          <w:tcPr>
            <w:tcW w:w="2245" w:type="dxa"/>
          </w:tcPr>
          <w:p w14:paraId="7768698F" w14:textId="77777777" w:rsidR="00134E95" w:rsidDel="00883E25" w:rsidRDefault="00134E95" w:rsidP="00FC56FA">
            <w:pPr>
              <w:keepNext/>
              <w:spacing w:after="0"/>
              <w:rPr>
                <w:ins w:id="1045" w:author="Allen Wirfs-Brock" w:date="2011-07-02T13:04:00Z"/>
                <w:del w:id="1046" w:author="Rev 3 Allen Wirfs-Brock" w:date="2011-09-08T15:06:00Z"/>
              </w:rPr>
            </w:pPr>
            <w:ins w:id="1047" w:author="Allen Wirfs-Brock" w:date="2011-07-02T13:04:00Z">
              <w:del w:id="1048" w:author="Rev 3 Allen Wirfs-Brock" w:date="2011-09-08T15:06:00Z">
                <w:r w:rsidRPr="00984A3F" w:rsidDel="00883E25">
                  <w:delText>[[]]</w:delText>
                </w:r>
              </w:del>
            </w:ins>
          </w:p>
        </w:tc>
        <w:tc>
          <w:tcPr>
            <w:tcW w:w="2697" w:type="dxa"/>
          </w:tcPr>
          <w:p w14:paraId="7BA68E21" w14:textId="77777777" w:rsidR="00134E95" w:rsidDel="00883E25" w:rsidRDefault="00134E95" w:rsidP="00134E95">
            <w:pPr>
              <w:keepNext/>
              <w:spacing w:after="0"/>
              <w:jc w:val="left"/>
              <w:rPr>
                <w:ins w:id="1049" w:author="Allen Wirfs-Brock" w:date="2011-07-02T13:04:00Z"/>
                <w:del w:id="1050" w:author="Rev 3 Allen Wirfs-Brock" w:date="2011-09-08T15:06:00Z"/>
              </w:rPr>
            </w:pPr>
          </w:p>
        </w:tc>
        <w:tc>
          <w:tcPr>
            <w:tcW w:w="4553" w:type="dxa"/>
          </w:tcPr>
          <w:p w14:paraId="3FA787E4" w14:textId="77777777" w:rsidR="00134E95" w:rsidDel="00883E25" w:rsidRDefault="00134E95" w:rsidP="00134E95">
            <w:pPr>
              <w:keepNext/>
              <w:spacing w:after="0"/>
              <w:rPr>
                <w:ins w:id="1051" w:author="Allen Wirfs-Brock" w:date="2011-07-02T13:04:00Z"/>
                <w:del w:id="1052" w:author="Rev 3 Allen Wirfs-Brock" w:date="2011-09-08T15:06:00Z"/>
              </w:rPr>
            </w:pPr>
          </w:p>
        </w:tc>
      </w:tr>
    </w:tbl>
    <w:p w14:paraId="5862E0A7" w14:textId="77777777" w:rsidR="004C02EF" w:rsidRPr="00074260" w:rsidRDefault="004C02EF" w:rsidP="004C02EF"/>
    <w:p w14:paraId="645155A3" w14:textId="77777777" w:rsidR="004C02EF" w:rsidRDefault="004C02EF" w:rsidP="004C02EF">
      <w:pPr>
        <w:pStyle w:val="20"/>
        <w:numPr>
          <w:ilvl w:val="0"/>
          <w:numId w:val="0"/>
        </w:numPr>
        <w:spacing w:before="240"/>
      </w:pPr>
      <w:bookmarkStart w:id="1053" w:name="_Hlt458484268"/>
      <w:bookmarkStart w:id="1054" w:name="_Toc381513643"/>
      <w:bookmarkStart w:id="1055" w:name="_Toc382202786"/>
      <w:bookmarkStart w:id="1056" w:name="_Toc382203006"/>
      <w:bookmarkStart w:id="1057" w:name="_Toc382212165"/>
      <w:bookmarkStart w:id="1058" w:name="_Toc382212367"/>
      <w:bookmarkStart w:id="1059" w:name="_Toc382291510"/>
      <w:bookmarkStart w:id="1060" w:name="_Ref383596004"/>
      <w:bookmarkStart w:id="1061" w:name="_Toc385672147"/>
      <w:bookmarkStart w:id="1062" w:name="_Hlt455971670"/>
      <w:bookmarkStart w:id="1063" w:name="_Toc393690242"/>
      <w:bookmarkStart w:id="1064" w:name="_Toc472818782"/>
      <w:bookmarkStart w:id="1065" w:name="_Toc235503335"/>
      <w:bookmarkStart w:id="1066" w:name="_Toc241509110"/>
      <w:bookmarkStart w:id="1067" w:name="_Toc244416597"/>
      <w:bookmarkStart w:id="1068" w:name="_Toc276630961"/>
      <w:bookmarkStart w:id="1069" w:name="_Toc178386970"/>
      <w:bookmarkEnd w:id="831"/>
      <w:bookmarkEnd w:id="832"/>
      <w:bookmarkEnd w:id="833"/>
      <w:bookmarkEnd w:id="834"/>
      <w:bookmarkEnd w:id="835"/>
      <w:bookmarkEnd w:id="836"/>
      <w:bookmarkEnd w:id="837"/>
      <w:bookmarkEnd w:id="838"/>
      <w:bookmarkEnd w:id="839"/>
      <w:bookmarkEnd w:id="840"/>
      <w:bookmarkEnd w:id="841"/>
      <w:bookmarkEnd w:id="842"/>
      <w:bookmarkEnd w:id="1053"/>
      <w:bookmarkEnd w:id="1062"/>
      <w:r>
        <w:t>8.7</w:t>
      </w:r>
      <w:r>
        <w:tab/>
        <w:t>The Reference Specification Typ</w:t>
      </w:r>
      <w:bookmarkEnd w:id="1054"/>
      <w:bookmarkEnd w:id="1055"/>
      <w:bookmarkEnd w:id="1056"/>
      <w:bookmarkEnd w:id="1057"/>
      <w:bookmarkEnd w:id="1058"/>
      <w:bookmarkEnd w:id="1059"/>
      <w:bookmarkEnd w:id="1060"/>
      <w:bookmarkEnd w:id="1061"/>
      <w:bookmarkEnd w:id="1063"/>
      <w:r>
        <w:t>e</w:t>
      </w:r>
      <w:bookmarkEnd w:id="1064"/>
      <w:bookmarkEnd w:id="1065"/>
      <w:bookmarkEnd w:id="1066"/>
      <w:bookmarkEnd w:id="1067"/>
      <w:bookmarkEnd w:id="1068"/>
      <w:bookmarkEnd w:id="1069"/>
    </w:p>
    <w:p w14:paraId="1F4F286E" w14:textId="77777777" w:rsidR="004C02EF" w:rsidRDefault="004C02EF" w:rsidP="004C02EF">
      <w:r>
        <w:t xml:space="preserve">The Reference type is used to explain the behaviour of such operators as </w:t>
      </w:r>
      <w:r>
        <w:rPr>
          <w:rFonts w:ascii="Courier New" w:hAnsi="Courier New"/>
          <w:b/>
        </w:rPr>
        <w:t>delete</w:t>
      </w:r>
      <w:r>
        <w:t xml:space="preserve">, </w:t>
      </w:r>
      <w:r>
        <w:rPr>
          <w:rFonts w:ascii="Courier New" w:hAnsi="Courier New"/>
          <w:b/>
        </w:rPr>
        <w:t>typeof</w:t>
      </w:r>
      <w:r>
        <w:t>, and the assignment operators. For example, the left-hand operand of an assignment is expected to produce a reference. 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t>
      </w:r>
    </w:p>
    <w:p w14:paraId="3ACED21D" w14:textId="77777777" w:rsidR="004C02EF" w:rsidRDefault="004C02EF" w:rsidP="004C02EF">
      <w:r w:rsidRPr="007411F9">
        <w:t xml:space="preserve">A </w:t>
      </w:r>
      <w:r w:rsidRPr="007411F9">
        <w:rPr>
          <w:b/>
        </w:rPr>
        <w:t xml:space="preserve">Reference </w:t>
      </w:r>
      <w:r w:rsidRPr="007411F9">
        <w:t xml:space="preserve">is a resolved name binding. A Reference consists of three components, the </w:t>
      </w:r>
      <w:r w:rsidRPr="00D420A6">
        <w:rPr>
          <w:rFonts w:ascii="Times New Roman" w:hAnsi="Times New Roman"/>
          <w:i/>
        </w:rPr>
        <w:t xml:space="preserve">base </w:t>
      </w:r>
      <w:r w:rsidRPr="007411F9">
        <w:t>value</w:t>
      </w:r>
      <w:r w:rsidRPr="00E91749">
        <w:t>,</w:t>
      </w:r>
      <w:r w:rsidRPr="007411F9">
        <w:t xml:space="preserve"> the </w:t>
      </w:r>
      <w:r w:rsidRPr="00D420A6">
        <w:rPr>
          <w:rFonts w:ascii="Times New Roman" w:hAnsi="Times New Roman"/>
          <w:i/>
        </w:rPr>
        <w:t>referenced name</w:t>
      </w:r>
      <w:r w:rsidRPr="007411F9">
        <w:t xml:space="preserve"> and the Boolean valued </w:t>
      </w:r>
      <w:r w:rsidRPr="00D420A6">
        <w:rPr>
          <w:rFonts w:ascii="Times New Roman" w:hAnsi="Times New Roman"/>
          <w:i/>
        </w:rPr>
        <w:t xml:space="preserve">strict reference </w:t>
      </w:r>
      <w:r w:rsidRPr="007411F9">
        <w:t>flag</w:t>
      </w:r>
      <w:r w:rsidRPr="00E91749">
        <w:t>.</w:t>
      </w:r>
      <w:r w:rsidRPr="007411F9">
        <w:t xml:space="preserve"> The base value is either </w:t>
      </w:r>
      <w:r w:rsidRPr="005F5B73">
        <w:rPr>
          <w:b/>
        </w:rPr>
        <w:t>undefined</w:t>
      </w:r>
      <w:r w:rsidRPr="007411F9">
        <w:t xml:space="preserve">, an </w:t>
      </w:r>
      <w:r>
        <w:t>O</w:t>
      </w:r>
      <w:r w:rsidRPr="007411F9">
        <w:t>bject,</w:t>
      </w:r>
      <w:r>
        <w:t xml:space="preserve"> a Boolean, a String, a Number,</w:t>
      </w:r>
      <w:r w:rsidRPr="007411F9">
        <w:t xml:space="preserve"> or an environment record (10.2.1). A base value of </w:t>
      </w:r>
      <w:r w:rsidRPr="005F5B73">
        <w:rPr>
          <w:b/>
        </w:rPr>
        <w:t>undefined</w:t>
      </w:r>
      <w:r w:rsidRPr="007411F9">
        <w:t xml:space="preserve"> indicates that the reference could not be resolved to a binding. The referenced name is a </w:t>
      </w:r>
      <w:r>
        <w:t>S</w:t>
      </w:r>
      <w:r w:rsidRPr="007411F9">
        <w:t>tring</w:t>
      </w:r>
      <w:r w:rsidRPr="00E91749">
        <w:t>.</w:t>
      </w:r>
    </w:p>
    <w:p w14:paraId="2B5F6752" w14:textId="77777777" w:rsidR="004C02EF" w:rsidRDefault="004C02EF" w:rsidP="004C02EF">
      <w:r>
        <w:t>The following abstract operations are used in this specification to access the components of references:</w:t>
      </w:r>
    </w:p>
    <w:p w14:paraId="060B84E4" w14:textId="77777777" w:rsidR="004C02EF" w:rsidRDefault="004C02EF" w:rsidP="004C02EF">
      <w:pPr>
        <w:numPr>
          <w:ilvl w:val="0"/>
          <w:numId w:val="36"/>
        </w:numPr>
        <w:spacing w:after="60"/>
      </w:pPr>
      <w:r>
        <w:t>GetBase(V). Returns the base value component of the reference V.</w:t>
      </w:r>
    </w:p>
    <w:p w14:paraId="02F5D8FA" w14:textId="77777777" w:rsidR="004C02EF" w:rsidRDefault="004C02EF" w:rsidP="004C02EF">
      <w:pPr>
        <w:numPr>
          <w:ilvl w:val="0"/>
          <w:numId w:val="36"/>
        </w:numPr>
        <w:spacing w:after="60"/>
      </w:pPr>
      <w:r>
        <w:t>GetReferencedName(V). Returns the referenced name component of the reference V.</w:t>
      </w:r>
    </w:p>
    <w:p w14:paraId="2C91A080" w14:textId="77777777" w:rsidR="004C02EF" w:rsidRDefault="004C02EF" w:rsidP="004C02EF">
      <w:pPr>
        <w:numPr>
          <w:ilvl w:val="0"/>
          <w:numId w:val="36"/>
        </w:numPr>
        <w:spacing w:after="60"/>
      </w:pPr>
      <w:r w:rsidRPr="007411F9">
        <w:t>IsStrictReference(V). Returns the strict reference component of the reference V.</w:t>
      </w:r>
    </w:p>
    <w:p w14:paraId="69C71263" w14:textId="77777777" w:rsidR="004C02EF" w:rsidRPr="007411F9" w:rsidRDefault="004C02EF" w:rsidP="004C02EF">
      <w:pPr>
        <w:numPr>
          <w:ilvl w:val="0"/>
          <w:numId w:val="36"/>
        </w:numPr>
        <w:spacing w:after="60"/>
      </w:pPr>
      <w:r>
        <w:t xml:space="preserve">HasPrimitiveBase(V). Returns </w:t>
      </w:r>
      <w:r w:rsidRPr="00B122EF">
        <w:rPr>
          <w:b/>
        </w:rPr>
        <w:t xml:space="preserve">true </w:t>
      </w:r>
      <w:r>
        <w:t>if the base value is a Boolean, String, or Number.</w:t>
      </w:r>
    </w:p>
    <w:p w14:paraId="1519402D" w14:textId="77777777" w:rsidR="004C02EF" w:rsidRPr="007411F9" w:rsidRDefault="004C02EF" w:rsidP="004C02EF">
      <w:pPr>
        <w:numPr>
          <w:ilvl w:val="0"/>
          <w:numId w:val="36"/>
        </w:numPr>
        <w:spacing w:after="60"/>
      </w:pPr>
      <w:r w:rsidRPr="007411F9">
        <w:t xml:space="preserve">IsPropertyReference(V). Returns </w:t>
      </w:r>
      <w:r w:rsidRPr="005F558D">
        <w:rPr>
          <w:b/>
        </w:rPr>
        <w:t>true</w:t>
      </w:r>
      <w:r w:rsidRPr="007411F9">
        <w:t xml:space="preserve"> if </w:t>
      </w:r>
      <w:r>
        <w:t xml:space="preserve">either </w:t>
      </w:r>
      <w:r w:rsidRPr="007411F9">
        <w:t xml:space="preserve">the base value is an object </w:t>
      </w:r>
      <w:r>
        <w:t xml:space="preserve">or HasPrimitiveBase(V) is </w:t>
      </w:r>
      <w:r w:rsidRPr="002C5EBD">
        <w:rPr>
          <w:b/>
        </w:rPr>
        <w:t>true</w:t>
      </w:r>
      <w:r>
        <w:t>; otherwise returns</w:t>
      </w:r>
      <w:r w:rsidRPr="007411F9">
        <w:t xml:space="preserve"> </w:t>
      </w:r>
      <w:r w:rsidRPr="005F558D">
        <w:rPr>
          <w:b/>
        </w:rPr>
        <w:t>false</w:t>
      </w:r>
      <w:r>
        <w:t xml:space="preserve">. </w:t>
      </w:r>
    </w:p>
    <w:p w14:paraId="04BFBA85" w14:textId="77777777" w:rsidR="004C02EF" w:rsidRDefault="004C02EF" w:rsidP="004C02EF">
      <w:pPr>
        <w:numPr>
          <w:ilvl w:val="0"/>
          <w:numId w:val="36"/>
        </w:numPr>
      </w:pPr>
      <w:r w:rsidRPr="007411F9">
        <w:t>IsUnresolvableReference(V)</w:t>
      </w:r>
      <w:r>
        <w:t>.</w:t>
      </w:r>
      <w:r w:rsidRPr="007411F9">
        <w:t xml:space="preserve"> Returns </w:t>
      </w:r>
      <w:r w:rsidRPr="005F558D">
        <w:rPr>
          <w:b/>
        </w:rPr>
        <w:t>true</w:t>
      </w:r>
      <w:r w:rsidRPr="007411F9">
        <w:t xml:space="preserve"> if the base value is </w:t>
      </w:r>
      <w:r>
        <w:rPr>
          <w:b/>
        </w:rPr>
        <w:t>undefined</w:t>
      </w:r>
      <w:r w:rsidRPr="007411F9">
        <w:t xml:space="preserve"> and </w:t>
      </w:r>
      <w:r w:rsidRPr="005F558D">
        <w:rPr>
          <w:b/>
        </w:rPr>
        <w:t>false</w:t>
      </w:r>
      <w:r w:rsidRPr="007411F9">
        <w:t xml:space="preserve"> otherwise.</w:t>
      </w:r>
    </w:p>
    <w:p w14:paraId="4A632E52" w14:textId="77777777" w:rsidR="004C02EF" w:rsidRDefault="004C02EF" w:rsidP="004C02EF">
      <w:bookmarkStart w:id="1070" w:name="_Toc381513644"/>
      <w:bookmarkStart w:id="1071" w:name="_Toc382202787"/>
      <w:bookmarkStart w:id="1072" w:name="_Toc382203007"/>
      <w:bookmarkStart w:id="1073" w:name="_Toc382212166"/>
      <w:bookmarkStart w:id="1074" w:name="_Toc382212368"/>
      <w:bookmarkStart w:id="1075" w:name="_Toc382291511"/>
      <w:bookmarkStart w:id="1076" w:name="_Toc385672148"/>
      <w:bookmarkStart w:id="1077" w:name="_Toc393690243"/>
      <w:bookmarkStart w:id="1078" w:name="_Ref455971374"/>
      <w:bookmarkStart w:id="1079" w:name="_Ref456011162"/>
      <w:r>
        <w:t>The following abstract operations are used in this specification to operate on references:</w:t>
      </w:r>
    </w:p>
    <w:p w14:paraId="59F4EDDC" w14:textId="77777777" w:rsidR="004C02EF" w:rsidRDefault="004C02EF" w:rsidP="004C02EF">
      <w:pPr>
        <w:pStyle w:val="30"/>
        <w:numPr>
          <w:ilvl w:val="0"/>
          <w:numId w:val="0"/>
        </w:numPr>
      </w:pPr>
      <w:bookmarkStart w:id="1080" w:name="_Toc381513646"/>
      <w:bookmarkStart w:id="1081" w:name="_Toc382202789"/>
      <w:bookmarkStart w:id="1082" w:name="_Toc382203009"/>
      <w:bookmarkStart w:id="1083" w:name="_Toc382212168"/>
      <w:bookmarkStart w:id="1084" w:name="_Toc382212374"/>
      <w:bookmarkStart w:id="1085" w:name="_Toc382291513"/>
      <w:bookmarkStart w:id="1086" w:name="_Toc385672150"/>
      <w:bookmarkStart w:id="1087" w:name="_Toc393690245"/>
      <w:bookmarkStart w:id="1088" w:name="_Ref455971379"/>
      <w:bookmarkStart w:id="1089" w:name="_Ref456011174"/>
      <w:bookmarkStart w:id="1090" w:name="_Toc472818783"/>
      <w:bookmarkStart w:id="1091" w:name="_Toc235503336"/>
      <w:bookmarkStart w:id="1092" w:name="_Toc241509111"/>
      <w:bookmarkStart w:id="1093" w:name="_Toc244416598"/>
      <w:bookmarkStart w:id="1094" w:name="_Toc276630962"/>
      <w:bookmarkStart w:id="1095" w:name="_Toc178386971"/>
      <w:bookmarkEnd w:id="1070"/>
      <w:bookmarkEnd w:id="1071"/>
      <w:bookmarkEnd w:id="1072"/>
      <w:bookmarkEnd w:id="1073"/>
      <w:bookmarkEnd w:id="1074"/>
      <w:bookmarkEnd w:id="1075"/>
      <w:bookmarkEnd w:id="1076"/>
      <w:bookmarkEnd w:id="1077"/>
      <w:bookmarkEnd w:id="1078"/>
      <w:bookmarkEnd w:id="1079"/>
      <w:r>
        <w:t>8.7.1</w:t>
      </w:r>
      <w:r>
        <w:tab/>
        <w:t>GetValu</w:t>
      </w:r>
      <w:bookmarkEnd w:id="1080"/>
      <w:bookmarkEnd w:id="1081"/>
      <w:bookmarkEnd w:id="1082"/>
      <w:bookmarkEnd w:id="1083"/>
      <w:bookmarkEnd w:id="1084"/>
      <w:bookmarkEnd w:id="1085"/>
      <w:r>
        <w:t>e (V</w:t>
      </w:r>
      <w:bookmarkEnd w:id="1086"/>
      <w:bookmarkEnd w:id="1087"/>
      <w:r>
        <w:t>)</w:t>
      </w:r>
      <w:bookmarkStart w:id="1096" w:name="_Toc382212375"/>
      <w:bookmarkEnd w:id="1088"/>
      <w:bookmarkEnd w:id="1089"/>
      <w:bookmarkEnd w:id="1090"/>
      <w:bookmarkEnd w:id="1091"/>
      <w:bookmarkEnd w:id="1092"/>
      <w:bookmarkEnd w:id="1093"/>
      <w:bookmarkEnd w:id="1094"/>
      <w:bookmarkEnd w:id="1095"/>
    </w:p>
    <w:p w14:paraId="2455E43F" w14:textId="77777777" w:rsidR="004C02EF" w:rsidRDefault="004C02EF" w:rsidP="004C02EF">
      <w:pPr>
        <w:pStyle w:val="Alg4"/>
        <w:numPr>
          <w:ilvl w:val="0"/>
          <w:numId w:val="338"/>
        </w:numPr>
      </w:pPr>
      <w:r>
        <w:t>If Type(</w:t>
      </w:r>
      <w:r>
        <w:rPr>
          <w:i/>
        </w:rPr>
        <w:t>V</w:t>
      </w:r>
      <w:r>
        <w:t xml:space="preserve">) is not Reference, return </w:t>
      </w:r>
      <w:r>
        <w:rPr>
          <w:i/>
        </w:rPr>
        <w:t>V</w:t>
      </w:r>
      <w:bookmarkEnd w:id="1096"/>
      <w:r>
        <w:t>.</w:t>
      </w:r>
      <w:bookmarkStart w:id="1097" w:name="_Toc382212376"/>
    </w:p>
    <w:p w14:paraId="0E21F7C4" w14:textId="77777777" w:rsidR="004C02EF" w:rsidRDefault="004C02EF" w:rsidP="004C02EF">
      <w:pPr>
        <w:pStyle w:val="Alg4"/>
        <w:numPr>
          <w:ilvl w:val="0"/>
          <w:numId w:val="338"/>
        </w:numPr>
      </w:pPr>
      <w:r>
        <w:t xml:space="preserve">Let </w:t>
      </w:r>
      <w:r w:rsidRPr="00466B71">
        <w:rPr>
          <w:i/>
        </w:rPr>
        <w:t xml:space="preserve">base </w:t>
      </w:r>
      <w:r>
        <w:t>be the result of calling GetBase(</w:t>
      </w:r>
      <w:r>
        <w:rPr>
          <w:i/>
        </w:rPr>
        <w:t>V</w:t>
      </w:r>
      <w:r>
        <w:t>)</w:t>
      </w:r>
      <w:bookmarkEnd w:id="1097"/>
      <w:r>
        <w:t>.</w:t>
      </w:r>
      <w:bookmarkStart w:id="1098" w:name="_Toc382212377"/>
    </w:p>
    <w:p w14:paraId="482ADA7E" w14:textId="77777777" w:rsidR="004C02EF" w:rsidRDefault="004C02EF" w:rsidP="004C02EF">
      <w:pPr>
        <w:pStyle w:val="Alg4"/>
        <w:numPr>
          <w:ilvl w:val="0"/>
          <w:numId w:val="338"/>
        </w:numPr>
      </w:pPr>
      <w:r>
        <w:t>If IsUnresolvableReference(</w:t>
      </w:r>
      <w:r w:rsidRPr="005F558D">
        <w:rPr>
          <w:i/>
        </w:rPr>
        <w:t>V</w:t>
      </w:r>
      <w:r>
        <w:t xml:space="preserve">), </w:t>
      </w:r>
      <w:bookmarkEnd w:id="1098"/>
      <w:r>
        <w:t xml:space="preserve">throw a </w:t>
      </w:r>
      <w:r>
        <w:rPr>
          <w:b/>
        </w:rPr>
        <w:t>ReferenceError</w:t>
      </w:r>
      <w:r>
        <w:t xml:space="preserve"> exception.</w:t>
      </w:r>
      <w:bookmarkStart w:id="1099" w:name="_Toc382212378"/>
    </w:p>
    <w:p w14:paraId="2F0CE7C5" w14:textId="77777777" w:rsidR="004C02EF" w:rsidRDefault="004C02EF" w:rsidP="004C02EF">
      <w:pPr>
        <w:pStyle w:val="Alg4"/>
        <w:numPr>
          <w:ilvl w:val="0"/>
          <w:numId w:val="338"/>
        </w:numPr>
      </w:pPr>
      <w:r>
        <w:t>If IsPropertyReference(</w:t>
      </w:r>
      <w:r w:rsidRPr="005F558D">
        <w:rPr>
          <w:i/>
        </w:rPr>
        <w:t>V</w:t>
      </w:r>
      <w:r>
        <w:t>), then</w:t>
      </w:r>
    </w:p>
    <w:p w14:paraId="1D243BCC" w14:textId="77777777" w:rsidR="004C02EF" w:rsidRDefault="004C02EF" w:rsidP="004C02EF">
      <w:pPr>
        <w:pStyle w:val="Alg4"/>
        <w:numPr>
          <w:ilvl w:val="1"/>
          <w:numId w:val="338"/>
        </w:numPr>
      </w:pPr>
      <w:r>
        <w:t>If HasPrimitiveBase(</w:t>
      </w:r>
      <w:r w:rsidRPr="00B73BDE">
        <w:rPr>
          <w:i/>
        </w:rPr>
        <w:t>V</w:t>
      </w:r>
      <w:r>
        <w:t xml:space="preserve">) is </w:t>
      </w:r>
      <w:r w:rsidRPr="00F5722F">
        <w:rPr>
          <w:b/>
        </w:rPr>
        <w:t>false</w:t>
      </w:r>
      <w:r>
        <w:t xml:space="preserve">, then let </w:t>
      </w:r>
      <w:r>
        <w:rPr>
          <w:i/>
        </w:rPr>
        <w:t>get</w:t>
      </w:r>
      <w:r>
        <w:t xml:space="preserve"> be the [[Get]] internal method of </w:t>
      </w:r>
      <w:r w:rsidRPr="00B73BDE">
        <w:rPr>
          <w:i/>
        </w:rPr>
        <w:t>base</w:t>
      </w:r>
      <w:r>
        <w:t xml:space="preserve">, otherwise let </w:t>
      </w:r>
      <w:r>
        <w:rPr>
          <w:i/>
        </w:rPr>
        <w:t>get</w:t>
      </w:r>
      <w:r>
        <w:t xml:space="preserve"> be the special [[Get]] internal method defined below.</w:t>
      </w:r>
    </w:p>
    <w:p w14:paraId="1216C2AD" w14:textId="77777777" w:rsidR="004C02EF" w:rsidRDefault="004C02EF" w:rsidP="004C02EF">
      <w:pPr>
        <w:pStyle w:val="Alg4"/>
        <w:numPr>
          <w:ilvl w:val="1"/>
          <w:numId w:val="338"/>
        </w:numPr>
      </w:pPr>
      <w:r>
        <w:t xml:space="preserve">Return the result of calling the </w:t>
      </w:r>
      <w:r w:rsidRPr="00CE6993">
        <w:rPr>
          <w:i/>
        </w:rPr>
        <w:t>get</w:t>
      </w:r>
      <w:r>
        <w:t xml:space="preserve"> internal method using </w:t>
      </w:r>
      <w:r w:rsidRPr="00466B71">
        <w:rPr>
          <w:i/>
        </w:rPr>
        <w:t>base</w:t>
      </w:r>
      <w:r>
        <w:rPr>
          <w:i/>
        </w:rPr>
        <w:t xml:space="preserve"> </w:t>
      </w:r>
      <w:r w:rsidRPr="00B73BDE">
        <w:t xml:space="preserve">as its </w:t>
      </w:r>
      <w:r w:rsidRPr="00B73BDE">
        <w:rPr>
          <w:b/>
        </w:rPr>
        <w:t xml:space="preserve">this </w:t>
      </w:r>
      <w:r>
        <w:t>value</w:t>
      </w:r>
      <w:r w:rsidRPr="00B73BDE">
        <w:t>, and</w:t>
      </w:r>
      <w:r>
        <w:t xml:space="preserve"> passing GetReferencedName(</w:t>
      </w:r>
      <w:r>
        <w:rPr>
          <w:i/>
        </w:rPr>
        <w:t>V</w:t>
      </w:r>
      <w:r>
        <w:t xml:space="preserve">) for the </w:t>
      </w:r>
      <w:bookmarkEnd w:id="1099"/>
      <w:r>
        <w:t>argument.</w:t>
      </w:r>
      <w:bookmarkStart w:id="1100" w:name="_Toc382212379"/>
    </w:p>
    <w:p w14:paraId="0E3717DB" w14:textId="77777777" w:rsidR="004C02EF" w:rsidRDefault="004C02EF" w:rsidP="004C02EF">
      <w:pPr>
        <w:pStyle w:val="Alg4"/>
        <w:numPr>
          <w:ilvl w:val="0"/>
          <w:numId w:val="338"/>
        </w:numPr>
      </w:pPr>
      <w:r>
        <w:t xml:space="preserve">Else, </w:t>
      </w:r>
      <w:r w:rsidRPr="00466B71">
        <w:rPr>
          <w:i/>
        </w:rPr>
        <w:t>base</w:t>
      </w:r>
      <w:r>
        <w:t xml:space="preserve"> must be an environment record.</w:t>
      </w:r>
    </w:p>
    <w:p w14:paraId="729AD817" w14:textId="77777777" w:rsidR="004C02EF" w:rsidRDefault="004C02EF" w:rsidP="004C02EF">
      <w:pPr>
        <w:pStyle w:val="Alg4"/>
        <w:numPr>
          <w:ilvl w:val="1"/>
          <w:numId w:val="338"/>
        </w:numPr>
        <w:spacing w:after="120"/>
      </w:pPr>
      <w:r>
        <w:t xml:space="preserve">Return the result of calling the GetBindingValue (see 10.2.1)  concrete method of </w:t>
      </w:r>
      <w:r w:rsidRPr="00466B71">
        <w:rPr>
          <w:i/>
        </w:rPr>
        <w:t>base</w:t>
      </w:r>
      <w:r>
        <w:t xml:space="preserve"> passing GetReferencedName(</w:t>
      </w:r>
      <w:r w:rsidRPr="005F558D">
        <w:rPr>
          <w:i/>
        </w:rPr>
        <w:t>V</w:t>
      </w:r>
      <w:r>
        <w:t>) and IsStrictReference(</w:t>
      </w:r>
      <w:r w:rsidRPr="005F558D">
        <w:rPr>
          <w:i/>
        </w:rPr>
        <w:t>V</w:t>
      </w:r>
      <w:r>
        <w:t>) as arguments.</w:t>
      </w:r>
      <w:bookmarkStart w:id="1101" w:name="_Toc381513647"/>
      <w:bookmarkStart w:id="1102" w:name="_Toc382202790"/>
      <w:bookmarkStart w:id="1103" w:name="_Toc382203010"/>
      <w:bookmarkStart w:id="1104" w:name="_Toc382212169"/>
      <w:bookmarkStart w:id="1105" w:name="_Toc382212380"/>
      <w:bookmarkStart w:id="1106" w:name="_Toc382291514"/>
      <w:bookmarkStart w:id="1107" w:name="_Toc385672151"/>
      <w:bookmarkStart w:id="1108" w:name="_Toc393690246"/>
      <w:bookmarkEnd w:id="1100"/>
    </w:p>
    <w:p w14:paraId="3960D8A7" w14:textId="77777777" w:rsidR="004C02EF" w:rsidRDefault="004C02EF" w:rsidP="004C02EF">
      <w:r>
        <w:t xml:space="preserve">The following [[Get]] internal method is used by GetValue when </w:t>
      </w:r>
      <w:r w:rsidRPr="00D420A6">
        <w:rPr>
          <w:rFonts w:ascii="Times New Roman" w:hAnsi="Times New Roman"/>
          <w:i/>
        </w:rPr>
        <w:t>V</w:t>
      </w:r>
      <w:r>
        <w:t xml:space="preserve"> is a property reference with a primitive base value. It is called using </w:t>
      </w:r>
      <w:r w:rsidRPr="00D420A6">
        <w:rPr>
          <w:rFonts w:ascii="Times New Roman" w:hAnsi="Times New Roman"/>
          <w:i/>
        </w:rPr>
        <w:t>base</w:t>
      </w:r>
      <w:r>
        <w:t xml:space="preserve"> as its </w:t>
      </w:r>
      <w:r>
        <w:rPr>
          <w:b/>
        </w:rPr>
        <w:t>this</w:t>
      </w:r>
      <w:r>
        <w:t xml:space="preserve"> value and with property </w:t>
      </w:r>
      <w:r w:rsidRPr="00D420A6">
        <w:rPr>
          <w:rFonts w:ascii="Times New Roman" w:hAnsi="Times New Roman"/>
          <w:i/>
        </w:rPr>
        <w:t>P</w:t>
      </w:r>
      <w:r>
        <w:t xml:space="preserve"> as its argument. The following steps are taken:</w:t>
      </w:r>
    </w:p>
    <w:p w14:paraId="53644087" w14:textId="77777777" w:rsidR="004C02EF" w:rsidRDefault="004C02EF" w:rsidP="004C02EF">
      <w:pPr>
        <w:pStyle w:val="Alg4"/>
        <w:numPr>
          <w:ilvl w:val="0"/>
          <w:numId w:val="348"/>
        </w:numPr>
      </w:pPr>
      <w:r>
        <w:t xml:space="preserve">Let </w:t>
      </w:r>
      <w:r w:rsidRPr="00ED5743">
        <w:rPr>
          <w:i/>
        </w:rPr>
        <w:t>O</w:t>
      </w:r>
      <w:r>
        <w:t xml:space="preserve"> be ToObject(</w:t>
      </w:r>
      <w:r w:rsidRPr="00ED5743">
        <w:rPr>
          <w:i/>
        </w:rPr>
        <w:t>base</w:t>
      </w:r>
      <w:r>
        <w:t>).</w:t>
      </w:r>
    </w:p>
    <w:p w14:paraId="480C6E48" w14:textId="77777777" w:rsidR="004C02EF" w:rsidRDefault="004C02EF" w:rsidP="004C02EF">
      <w:pPr>
        <w:pStyle w:val="Alg4"/>
        <w:numPr>
          <w:ilvl w:val="0"/>
          <w:numId w:val="348"/>
        </w:numPr>
      </w:pPr>
      <w:r>
        <w:t xml:space="preserve">Let </w:t>
      </w:r>
      <w:r w:rsidRPr="002143C0">
        <w:rPr>
          <w:i/>
        </w:rPr>
        <w:t xml:space="preserve">desc </w:t>
      </w:r>
      <w:r>
        <w:t xml:space="preserve">be the result of calling the [[GetProperty]] internal method of </w:t>
      </w:r>
      <w:r w:rsidRPr="00D83C8C">
        <w:rPr>
          <w:i/>
        </w:rPr>
        <w:t xml:space="preserve">O </w:t>
      </w:r>
      <w:r>
        <w:t xml:space="preserve">with property name </w:t>
      </w:r>
      <w:r w:rsidRPr="00D83C8C">
        <w:rPr>
          <w:i/>
        </w:rPr>
        <w:t>P</w:t>
      </w:r>
      <w:r>
        <w:t>.</w:t>
      </w:r>
    </w:p>
    <w:p w14:paraId="1FEFA7EF" w14:textId="77777777" w:rsidR="004C02EF" w:rsidRPr="004372C5" w:rsidRDefault="004C02EF" w:rsidP="004C02EF">
      <w:pPr>
        <w:pStyle w:val="Alg4"/>
        <w:numPr>
          <w:ilvl w:val="0"/>
          <w:numId w:val="348"/>
        </w:numPr>
      </w:pPr>
      <w:r>
        <w:t xml:space="preserve">If </w:t>
      </w:r>
      <w:r w:rsidRPr="002143C0">
        <w:rPr>
          <w:i/>
        </w:rPr>
        <w:t xml:space="preserve">desc </w:t>
      </w:r>
      <w:r>
        <w:t xml:space="preserve">is </w:t>
      </w:r>
      <w:r w:rsidRPr="004372C5">
        <w:rPr>
          <w:b/>
        </w:rPr>
        <w:t>undefined</w:t>
      </w:r>
      <w:r>
        <w:t xml:space="preserve">, return </w:t>
      </w:r>
      <w:r w:rsidRPr="004372C5">
        <w:rPr>
          <w:b/>
        </w:rPr>
        <w:t>undefined</w:t>
      </w:r>
      <w:r>
        <w:t>.</w:t>
      </w:r>
    </w:p>
    <w:p w14:paraId="480A4541" w14:textId="77777777" w:rsidR="004C02EF" w:rsidRDefault="004C02EF" w:rsidP="004C02EF">
      <w:pPr>
        <w:pStyle w:val="Alg4"/>
        <w:numPr>
          <w:ilvl w:val="0"/>
          <w:numId w:val="348"/>
        </w:numPr>
      </w:pPr>
      <w:r>
        <w:t>If IsDataDescriptor(</w:t>
      </w:r>
      <w:r w:rsidRPr="002143C0">
        <w:rPr>
          <w:i/>
        </w:rPr>
        <w:t>desc</w:t>
      </w:r>
      <w:r>
        <w:t xml:space="preserve">) is </w:t>
      </w:r>
      <w:r w:rsidRPr="003D0B0A">
        <w:rPr>
          <w:b/>
        </w:rPr>
        <w:t>true</w:t>
      </w:r>
      <w:r>
        <w:t xml:space="preserve">, return </w:t>
      </w:r>
      <w:r w:rsidRPr="002143C0">
        <w:rPr>
          <w:i/>
        </w:rPr>
        <w:t>desc</w:t>
      </w:r>
      <w:r>
        <w:t>.[[Value]].</w:t>
      </w:r>
    </w:p>
    <w:p w14:paraId="4D0FA8C0" w14:textId="77777777" w:rsidR="004C02EF" w:rsidRDefault="004C02EF" w:rsidP="004C02EF">
      <w:pPr>
        <w:pStyle w:val="Alg4"/>
        <w:numPr>
          <w:ilvl w:val="0"/>
          <w:numId w:val="348"/>
        </w:numPr>
      </w:pPr>
      <w:r>
        <w:t>Otherwise, IsAccessorDescriptor(</w:t>
      </w:r>
      <w:r w:rsidRPr="002143C0">
        <w:rPr>
          <w:i/>
        </w:rPr>
        <w:t>desc</w:t>
      </w:r>
      <w:r>
        <w:t xml:space="preserve">) must be </w:t>
      </w:r>
      <w:r w:rsidRPr="007B1DC8">
        <w:rPr>
          <w:b/>
        </w:rPr>
        <w:t>true</w:t>
      </w:r>
      <w:r>
        <w:t xml:space="preserve"> so, let </w:t>
      </w:r>
      <w:r w:rsidRPr="002143C0">
        <w:rPr>
          <w:i/>
        </w:rPr>
        <w:t>getter</w:t>
      </w:r>
      <w:r>
        <w:t xml:space="preserve"> be </w:t>
      </w:r>
      <w:r w:rsidRPr="002143C0">
        <w:rPr>
          <w:i/>
        </w:rPr>
        <w:t>desc</w:t>
      </w:r>
      <w:r>
        <w:t>.[[Get]] (see 8.10).</w:t>
      </w:r>
    </w:p>
    <w:p w14:paraId="6CC9BB4B" w14:textId="77777777" w:rsidR="004C02EF" w:rsidRDefault="004C02EF" w:rsidP="004C02EF">
      <w:pPr>
        <w:pStyle w:val="Alg4"/>
        <w:numPr>
          <w:ilvl w:val="0"/>
          <w:numId w:val="348"/>
        </w:numPr>
      </w:pPr>
      <w:r>
        <w:t xml:space="preserve">If </w:t>
      </w:r>
      <w:r w:rsidRPr="002143C0">
        <w:rPr>
          <w:i/>
        </w:rPr>
        <w:t xml:space="preserve">getter </w:t>
      </w:r>
      <w:r>
        <w:t xml:space="preserve">is </w:t>
      </w:r>
      <w:r w:rsidRPr="00942853">
        <w:rPr>
          <w:b/>
        </w:rPr>
        <w:t>undefined</w:t>
      </w:r>
      <w:r>
        <w:t xml:space="preserve">, return </w:t>
      </w:r>
      <w:r w:rsidRPr="00942853">
        <w:rPr>
          <w:b/>
        </w:rPr>
        <w:t>undefined</w:t>
      </w:r>
      <w:r>
        <w:t>.</w:t>
      </w:r>
    </w:p>
    <w:p w14:paraId="12231B85" w14:textId="77777777" w:rsidR="004C02EF" w:rsidRPr="00CE6993" w:rsidRDefault="004C02EF" w:rsidP="004C02EF">
      <w:pPr>
        <w:pStyle w:val="Alg4"/>
        <w:numPr>
          <w:ilvl w:val="0"/>
          <w:numId w:val="348"/>
        </w:numPr>
        <w:spacing w:after="120"/>
      </w:pPr>
      <w:r>
        <w:t xml:space="preserve">Return the result calling the [[Call]] internal method of </w:t>
      </w:r>
      <w:r w:rsidRPr="002143C0">
        <w:rPr>
          <w:i/>
        </w:rPr>
        <w:t xml:space="preserve">getter </w:t>
      </w:r>
      <w:r>
        <w:t xml:space="preserve">providing </w:t>
      </w:r>
      <w:r>
        <w:rPr>
          <w:i/>
        </w:rPr>
        <w:t>base</w:t>
      </w:r>
      <w:r w:rsidRPr="003D0B0A">
        <w:rPr>
          <w:i/>
        </w:rPr>
        <w:t xml:space="preserve"> </w:t>
      </w:r>
      <w:r>
        <w:t xml:space="preserve">as the </w:t>
      </w:r>
      <w:r w:rsidRPr="008F3691">
        <w:rPr>
          <w:b/>
        </w:rPr>
        <w:t>this</w:t>
      </w:r>
      <w:r>
        <w:t xml:space="preserve"> value and providing no arguments.</w:t>
      </w:r>
    </w:p>
    <w:p w14:paraId="67E366C0" w14:textId="77777777" w:rsidR="004C02EF" w:rsidRPr="00B73BDE" w:rsidRDefault="004C02EF" w:rsidP="004C02EF">
      <w:pPr>
        <w:pStyle w:val="Note"/>
      </w:pPr>
      <w:r w:rsidRPr="000956BB">
        <w:t>NOTE</w:t>
      </w:r>
      <w:r w:rsidRPr="000956BB">
        <w:tab/>
        <w:t>The object that may be created in step 1 is not accessible outside of the above method. An implementation might choose to avoid the actual creation of the object.</w:t>
      </w:r>
      <w:r w:rsidRPr="00C007CB">
        <w:t xml:space="preserve"> </w:t>
      </w:r>
      <w:r w:rsidRPr="000956BB">
        <w:t xml:space="preserve">The only situation where such an actual property </w:t>
      </w:r>
      <w:r>
        <w:t>access</w:t>
      </w:r>
      <w:r w:rsidRPr="000956BB">
        <w:t xml:space="preserve"> that uses this internal method can have visible effect </w:t>
      </w:r>
      <w:r>
        <w:t>is</w:t>
      </w:r>
      <w:r w:rsidRPr="000956BB">
        <w:t xml:space="preserve"> when it invokes an accessor function</w:t>
      </w:r>
      <w:r>
        <w:t>.</w:t>
      </w:r>
    </w:p>
    <w:p w14:paraId="19E9BEC0" w14:textId="77777777" w:rsidR="004C02EF" w:rsidRDefault="004C02EF" w:rsidP="004C02EF">
      <w:pPr>
        <w:pStyle w:val="30"/>
        <w:numPr>
          <w:ilvl w:val="0"/>
          <w:numId w:val="0"/>
        </w:numPr>
      </w:pPr>
      <w:bookmarkStart w:id="1109" w:name="_Ref455971381"/>
      <w:bookmarkStart w:id="1110" w:name="_Ref456011179"/>
      <w:bookmarkStart w:id="1111" w:name="_Toc472818784"/>
      <w:bookmarkStart w:id="1112" w:name="_Toc235503337"/>
      <w:bookmarkStart w:id="1113" w:name="_Toc241509112"/>
      <w:bookmarkStart w:id="1114" w:name="_Toc244416599"/>
      <w:bookmarkStart w:id="1115" w:name="_Toc276630963"/>
      <w:bookmarkStart w:id="1116" w:name="_Toc178386972"/>
      <w:r>
        <w:t>8.7.2</w:t>
      </w:r>
      <w:r>
        <w:tab/>
        <w:t>PutValu</w:t>
      </w:r>
      <w:bookmarkEnd w:id="1101"/>
      <w:bookmarkEnd w:id="1102"/>
      <w:bookmarkEnd w:id="1103"/>
      <w:bookmarkEnd w:id="1104"/>
      <w:bookmarkEnd w:id="1105"/>
      <w:bookmarkEnd w:id="1106"/>
      <w:r>
        <w:t>e (V, W</w:t>
      </w:r>
      <w:bookmarkEnd w:id="1107"/>
      <w:bookmarkEnd w:id="1108"/>
      <w:r>
        <w:t>)</w:t>
      </w:r>
      <w:bookmarkStart w:id="1117" w:name="_Toc382212381"/>
      <w:bookmarkEnd w:id="1109"/>
      <w:bookmarkEnd w:id="1110"/>
      <w:bookmarkEnd w:id="1111"/>
      <w:bookmarkEnd w:id="1112"/>
      <w:bookmarkEnd w:id="1113"/>
      <w:bookmarkEnd w:id="1114"/>
      <w:bookmarkEnd w:id="1115"/>
      <w:bookmarkEnd w:id="1116"/>
    </w:p>
    <w:p w14:paraId="37478DEA" w14:textId="77777777" w:rsidR="004C02EF" w:rsidRDefault="004C02EF" w:rsidP="004C02EF">
      <w:pPr>
        <w:pStyle w:val="Alg4"/>
        <w:numPr>
          <w:ilvl w:val="0"/>
          <w:numId w:val="339"/>
        </w:numPr>
      </w:pPr>
      <w:r>
        <w:t>If Type(</w:t>
      </w:r>
      <w:r w:rsidRPr="00C32E74">
        <w:rPr>
          <w:i/>
        </w:rPr>
        <w:t>V</w:t>
      </w:r>
      <w:r>
        <w:t xml:space="preserve">) is not Reference, throw a </w:t>
      </w:r>
      <w:r w:rsidRPr="00C32E74">
        <w:rPr>
          <w:b/>
        </w:rPr>
        <w:t>ReferenceError</w:t>
      </w:r>
      <w:r>
        <w:t xml:space="preserve"> exception.</w:t>
      </w:r>
    </w:p>
    <w:p w14:paraId="4F1C0C65" w14:textId="77777777" w:rsidR="004C02EF" w:rsidRDefault="004C02EF" w:rsidP="004C02EF">
      <w:pPr>
        <w:pStyle w:val="Alg4"/>
        <w:numPr>
          <w:ilvl w:val="0"/>
          <w:numId w:val="339"/>
        </w:numPr>
      </w:pPr>
      <w:r>
        <w:t xml:space="preserve">Let </w:t>
      </w:r>
      <w:r w:rsidRPr="00B00EF8">
        <w:rPr>
          <w:i/>
        </w:rPr>
        <w:t>base</w:t>
      </w:r>
      <w:r>
        <w:t xml:space="preserve"> be the result of calling GetBase(</w:t>
      </w:r>
      <w:r w:rsidRPr="00C32E74">
        <w:rPr>
          <w:i/>
        </w:rPr>
        <w:t>V</w:t>
      </w:r>
      <w:r>
        <w:t>).</w:t>
      </w:r>
    </w:p>
    <w:p w14:paraId="021455FD" w14:textId="77777777" w:rsidR="004C02EF" w:rsidRDefault="004C02EF" w:rsidP="004C02EF">
      <w:pPr>
        <w:pStyle w:val="Alg4"/>
        <w:numPr>
          <w:ilvl w:val="0"/>
          <w:numId w:val="339"/>
        </w:numPr>
      </w:pPr>
      <w:r>
        <w:t>If IsUnresolvableReference(</w:t>
      </w:r>
      <w:r w:rsidRPr="005F558D">
        <w:rPr>
          <w:i/>
        </w:rPr>
        <w:t>V</w:t>
      </w:r>
      <w:r>
        <w:t>), then</w:t>
      </w:r>
    </w:p>
    <w:p w14:paraId="61336F79" w14:textId="77777777" w:rsidR="004C02EF" w:rsidRDefault="004C02EF" w:rsidP="004C02EF">
      <w:pPr>
        <w:pStyle w:val="Alg4"/>
        <w:numPr>
          <w:ilvl w:val="1"/>
          <w:numId w:val="339"/>
        </w:numPr>
      </w:pPr>
      <w:r>
        <w:t>If IsStrictReference(</w:t>
      </w:r>
      <w:r w:rsidRPr="005F558D">
        <w:rPr>
          <w:i/>
        </w:rPr>
        <w:t>V</w:t>
      </w:r>
      <w:r>
        <w:t xml:space="preserve">) is </w:t>
      </w:r>
      <w:r w:rsidRPr="00C32E74">
        <w:rPr>
          <w:b/>
        </w:rPr>
        <w:t>true</w:t>
      </w:r>
      <w:r>
        <w:t>, then</w:t>
      </w:r>
    </w:p>
    <w:p w14:paraId="0D486761" w14:textId="77777777" w:rsidR="004C02EF" w:rsidRDefault="004C02EF" w:rsidP="004C02EF">
      <w:pPr>
        <w:pStyle w:val="Alg4"/>
        <w:numPr>
          <w:ilvl w:val="2"/>
          <w:numId w:val="339"/>
        </w:numPr>
      </w:pPr>
      <w:r>
        <w:t xml:space="preserve">Throw </w:t>
      </w:r>
      <w:r>
        <w:rPr>
          <w:b/>
        </w:rPr>
        <w:t>ReferenceError</w:t>
      </w:r>
      <w:r>
        <w:t xml:space="preserve"> exception.</w:t>
      </w:r>
    </w:p>
    <w:p w14:paraId="2DB2A65E" w14:textId="77777777" w:rsidR="004C02EF" w:rsidRDefault="004C02EF" w:rsidP="004C02EF">
      <w:pPr>
        <w:pStyle w:val="Alg4"/>
        <w:numPr>
          <w:ilvl w:val="1"/>
          <w:numId w:val="339"/>
        </w:numPr>
      </w:pPr>
      <w:r>
        <w:t>Call the [[Put]] internal method of the global object, passing GetReferencedName(</w:t>
      </w:r>
      <w:r w:rsidRPr="00C32E74">
        <w:rPr>
          <w:i/>
        </w:rPr>
        <w:t>V</w:t>
      </w:r>
      <w:r>
        <w:t xml:space="preserve">) for the property name, </w:t>
      </w:r>
      <w:r w:rsidRPr="00C32E74">
        <w:rPr>
          <w:i/>
        </w:rPr>
        <w:t>W</w:t>
      </w:r>
      <w:r>
        <w:t xml:space="preserve"> for the value, and </w:t>
      </w:r>
      <w:r w:rsidRPr="00AE67F1">
        <w:rPr>
          <w:b/>
        </w:rPr>
        <w:t>false</w:t>
      </w:r>
      <w:r>
        <w:t xml:space="preserve"> for the </w:t>
      </w:r>
      <w:r w:rsidRPr="00C32E74">
        <w:rPr>
          <w:i/>
        </w:rPr>
        <w:t>Throw</w:t>
      </w:r>
      <w:r>
        <w:t xml:space="preserve"> flag.</w:t>
      </w:r>
    </w:p>
    <w:p w14:paraId="39A52B7B" w14:textId="77777777" w:rsidR="004C02EF" w:rsidRDefault="004C02EF" w:rsidP="004C02EF">
      <w:pPr>
        <w:pStyle w:val="Alg4"/>
        <w:numPr>
          <w:ilvl w:val="0"/>
          <w:numId w:val="339"/>
        </w:numPr>
      </w:pPr>
      <w:r>
        <w:t>Else if IsPropertyReference(</w:t>
      </w:r>
      <w:r w:rsidRPr="00AE67F1">
        <w:rPr>
          <w:i/>
        </w:rPr>
        <w:t>V</w:t>
      </w:r>
      <w:r>
        <w:t>), then</w:t>
      </w:r>
    </w:p>
    <w:p w14:paraId="1081E487" w14:textId="77777777" w:rsidR="004C02EF" w:rsidRDefault="004C02EF" w:rsidP="004C02EF">
      <w:pPr>
        <w:pStyle w:val="Alg4"/>
        <w:numPr>
          <w:ilvl w:val="1"/>
          <w:numId w:val="339"/>
        </w:numPr>
      </w:pPr>
      <w:r>
        <w:t>If HasPrimitiveBase(</w:t>
      </w:r>
      <w:r w:rsidRPr="00B73BDE">
        <w:rPr>
          <w:i/>
        </w:rPr>
        <w:t>V</w:t>
      </w:r>
      <w:r>
        <w:t xml:space="preserve">) is </w:t>
      </w:r>
      <w:r w:rsidRPr="00F5722F">
        <w:rPr>
          <w:b/>
        </w:rPr>
        <w:t>false</w:t>
      </w:r>
      <w:r>
        <w:t xml:space="preserve">, then let </w:t>
      </w:r>
      <w:r w:rsidRPr="00B73BDE">
        <w:rPr>
          <w:i/>
        </w:rPr>
        <w:t>put</w:t>
      </w:r>
      <w:r>
        <w:t xml:space="preserve"> be the [[Put]] internal method of </w:t>
      </w:r>
      <w:r w:rsidRPr="00B73BDE">
        <w:rPr>
          <w:i/>
        </w:rPr>
        <w:t>base</w:t>
      </w:r>
      <w:r>
        <w:t xml:space="preserve">, otherwise let </w:t>
      </w:r>
      <w:r w:rsidRPr="00B73BDE">
        <w:rPr>
          <w:i/>
        </w:rPr>
        <w:t>put</w:t>
      </w:r>
      <w:r>
        <w:t xml:space="preserve"> be the special [[Put]] internal method defined below.</w:t>
      </w:r>
    </w:p>
    <w:p w14:paraId="6228D686" w14:textId="77777777" w:rsidR="004C02EF" w:rsidRDefault="004C02EF" w:rsidP="004C02EF">
      <w:pPr>
        <w:pStyle w:val="Alg4"/>
        <w:numPr>
          <w:ilvl w:val="1"/>
          <w:numId w:val="339"/>
        </w:numPr>
      </w:pPr>
      <w:r>
        <w:t xml:space="preserve">Call the </w:t>
      </w:r>
      <w:r w:rsidRPr="00B73BDE">
        <w:rPr>
          <w:i/>
        </w:rPr>
        <w:t xml:space="preserve">put </w:t>
      </w:r>
      <w:r w:rsidRPr="00F5722F">
        <w:t xml:space="preserve">internal </w:t>
      </w:r>
      <w:r>
        <w:t xml:space="preserve">method using </w:t>
      </w:r>
      <w:r w:rsidRPr="00466B71">
        <w:rPr>
          <w:i/>
        </w:rPr>
        <w:t>base</w:t>
      </w:r>
      <w:r>
        <w:rPr>
          <w:i/>
        </w:rPr>
        <w:t xml:space="preserve"> </w:t>
      </w:r>
      <w:r w:rsidRPr="00B73BDE">
        <w:t xml:space="preserve">as its </w:t>
      </w:r>
      <w:r w:rsidRPr="00B73BDE">
        <w:rPr>
          <w:b/>
        </w:rPr>
        <w:t xml:space="preserve">this </w:t>
      </w:r>
      <w:r>
        <w:t>value</w:t>
      </w:r>
      <w:r w:rsidRPr="00B73BDE">
        <w:t xml:space="preserve">, and </w:t>
      </w:r>
      <w:r>
        <w:t>passing GetReferencedName(</w:t>
      </w:r>
      <w:r w:rsidRPr="00466B71">
        <w:rPr>
          <w:i/>
        </w:rPr>
        <w:t>V</w:t>
      </w:r>
      <w:r>
        <w:t xml:space="preserve">) for the property name, </w:t>
      </w:r>
      <w:r w:rsidRPr="00466B71">
        <w:rPr>
          <w:i/>
        </w:rPr>
        <w:t xml:space="preserve">W </w:t>
      </w:r>
      <w:r>
        <w:t>for the value, and IsStrictReference(</w:t>
      </w:r>
      <w:r w:rsidRPr="005F558D">
        <w:rPr>
          <w:i/>
        </w:rPr>
        <w:t>V</w:t>
      </w:r>
      <w:r>
        <w:t xml:space="preserve">) for the </w:t>
      </w:r>
      <w:r w:rsidRPr="00AE67F1">
        <w:rPr>
          <w:i/>
        </w:rPr>
        <w:t xml:space="preserve">Throw </w:t>
      </w:r>
      <w:r>
        <w:t>flag.</w:t>
      </w:r>
    </w:p>
    <w:p w14:paraId="53BAB775" w14:textId="77777777" w:rsidR="004C02EF" w:rsidRDefault="004C02EF" w:rsidP="004C02EF">
      <w:pPr>
        <w:pStyle w:val="Alg4"/>
        <w:numPr>
          <w:ilvl w:val="0"/>
          <w:numId w:val="339"/>
        </w:numPr>
      </w:pPr>
      <w:r>
        <w:t xml:space="preserve">Else </w:t>
      </w:r>
      <w:r w:rsidRPr="00466B71">
        <w:rPr>
          <w:i/>
        </w:rPr>
        <w:t xml:space="preserve">base </w:t>
      </w:r>
      <w:r>
        <w:t>must be a reference whose base is an environment record. So,</w:t>
      </w:r>
    </w:p>
    <w:p w14:paraId="3D1CE91B" w14:textId="77777777" w:rsidR="004C02EF" w:rsidRDefault="004C02EF" w:rsidP="004C02EF">
      <w:pPr>
        <w:pStyle w:val="Alg4"/>
        <w:numPr>
          <w:ilvl w:val="1"/>
          <w:numId w:val="339"/>
        </w:numPr>
      </w:pPr>
      <w:r>
        <w:t xml:space="preserve">Call the SetMutableBinding (10.2.1) concrete method of </w:t>
      </w:r>
      <w:r w:rsidRPr="00466B71">
        <w:rPr>
          <w:i/>
        </w:rPr>
        <w:t>base</w:t>
      </w:r>
      <w:r>
        <w:t>, passing GetReferencedName(</w:t>
      </w:r>
      <w:r w:rsidRPr="00C32E74">
        <w:rPr>
          <w:i/>
        </w:rPr>
        <w:t>V</w:t>
      </w:r>
      <w:r>
        <w:t xml:space="preserve">), </w:t>
      </w:r>
      <w:r w:rsidRPr="00C32E74">
        <w:rPr>
          <w:i/>
        </w:rPr>
        <w:t>W</w:t>
      </w:r>
      <w:r>
        <w:t>, and IsStrictReference(</w:t>
      </w:r>
      <w:r w:rsidRPr="005F558D">
        <w:rPr>
          <w:i/>
        </w:rPr>
        <w:t>V</w:t>
      </w:r>
      <w:r>
        <w:t>) as arguments.</w:t>
      </w:r>
    </w:p>
    <w:p w14:paraId="19279657" w14:textId="77777777" w:rsidR="004C02EF" w:rsidRDefault="004C02EF" w:rsidP="004C02EF">
      <w:pPr>
        <w:pStyle w:val="Alg4"/>
        <w:numPr>
          <w:ilvl w:val="0"/>
          <w:numId w:val="339"/>
        </w:numPr>
        <w:spacing w:after="120"/>
      </w:pPr>
      <w:r>
        <w:t>Return.</w:t>
      </w:r>
    </w:p>
    <w:p w14:paraId="1EBF3FCE" w14:textId="77777777" w:rsidR="004C02EF" w:rsidRDefault="004C02EF" w:rsidP="004C02EF">
      <w:r>
        <w:t xml:space="preserve">The following [[Put]] internal method is used by PutValue when </w:t>
      </w:r>
      <w:r w:rsidRPr="00D420A6">
        <w:rPr>
          <w:rFonts w:ascii="Times New Roman" w:hAnsi="Times New Roman"/>
          <w:i/>
        </w:rPr>
        <w:t>V</w:t>
      </w:r>
      <w:r>
        <w:t xml:space="preserve"> is a property reference with a primitive base value. It is called using </w:t>
      </w:r>
      <w:r w:rsidRPr="00D420A6">
        <w:rPr>
          <w:rFonts w:ascii="Times New Roman" w:hAnsi="Times New Roman"/>
          <w:i/>
        </w:rPr>
        <w:t>base</w:t>
      </w:r>
      <w:r>
        <w:t xml:space="preserve"> as its </w:t>
      </w:r>
      <w:r>
        <w:rPr>
          <w:b/>
        </w:rPr>
        <w:t>this</w:t>
      </w:r>
      <w:r>
        <w:t xml:space="preserve"> value and with property </w:t>
      </w:r>
      <w:r w:rsidRPr="00D420A6">
        <w:rPr>
          <w:rFonts w:ascii="Times New Roman" w:hAnsi="Times New Roman"/>
          <w:i/>
        </w:rPr>
        <w:t>P</w:t>
      </w:r>
      <w:r>
        <w:t xml:space="preserve">, value </w:t>
      </w:r>
      <w:r w:rsidRPr="00D420A6">
        <w:rPr>
          <w:rFonts w:ascii="Times New Roman" w:hAnsi="Times New Roman"/>
          <w:i/>
        </w:rPr>
        <w:t>W</w:t>
      </w:r>
      <w:r>
        <w:t xml:space="preserve">, and Boolean flag </w:t>
      </w:r>
      <w:r w:rsidRPr="00D420A6">
        <w:rPr>
          <w:rFonts w:ascii="Times New Roman" w:hAnsi="Times New Roman"/>
          <w:i/>
        </w:rPr>
        <w:t>Throw</w:t>
      </w:r>
      <w:r>
        <w:t xml:space="preserve"> as arguments. The following steps are taken:</w:t>
      </w:r>
    </w:p>
    <w:p w14:paraId="29FF7E28" w14:textId="77777777" w:rsidR="004C02EF" w:rsidRDefault="004C02EF" w:rsidP="004C02EF">
      <w:pPr>
        <w:pStyle w:val="Alg4"/>
        <w:keepNext/>
        <w:numPr>
          <w:ilvl w:val="0"/>
          <w:numId w:val="340"/>
        </w:numPr>
      </w:pPr>
      <w:r>
        <w:t xml:space="preserve">Let </w:t>
      </w:r>
      <w:r>
        <w:rPr>
          <w:i/>
        </w:rPr>
        <w:t>O</w:t>
      </w:r>
      <w:r>
        <w:t xml:space="preserve"> be ToObject(</w:t>
      </w:r>
      <w:r>
        <w:rPr>
          <w:i/>
        </w:rPr>
        <w:t>base</w:t>
      </w:r>
      <w:r>
        <w:t>).</w:t>
      </w:r>
    </w:p>
    <w:p w14:paraId="49978079" w14:textId="77777777" w:rsidR="004C02EF" w:rsidRDefault="004C02EF" w:rsidP="004C02EF">
      <w:pPr>
        <w:pStyle w:val="Alg4"/>
        <w:numPr>
          <w:ilvl w:val="0"/>
          <w:numId w:val="340"/>
        </w:numPr>
      </w:pPr>
      <w:r>
        <w:t xml:space="preserve">If the result of calling the [[CanPut]] internal method of </w:t>
      </w:r>
      <w:r>
        <w:rPr>
          <w:i/>
        </w:rPr>
        <w:t>O</w:t>
      </w:r>
      <w:r>
        <w:t xml:space="preserve"> with argument </w:t>
      </w:r>
      <w:r>
        <w:rPr>
          <w:i/>
        </w:rPr>
        <w:t>P</w:t>
      </w:r>
      <w:r>
        <w:t xml:space="preserve"> is </w:t>
      </w:r>
      <w:r>
        <w:rPr>
          <w:b/>
        </w:rPr>
        <w:t>false</w:t>
      </w:r>
      <w:r>
        <w:t>, then</w:t>
      </w:r>
    </w:p>
    <w:p w14:paraId="542887C9" w14:textId="77777777" w:rsidR="004C02EF" w:rsidRDefault="004C02EF" w:rsidP="004C02EF">
      <w:pPr>
        <w:pStyle w:val="Alg4"/>
        <w:numPr>
          <w:ilvl w:val="1"/>
          <w:numId w:val="340"/>
        </w:numPr>
      </w:pPr>
      <w:r>
        <w:t xml:space="preserve">If </w:t>
      </w:r>
      <w:r>
        <w:rPr>
          <w:i/>
        </w:rPr>
        <w:t>Throw</w:t>
      </w:r>
      <w:r>
        <w:t xml:space="preserve"> is </w:t>
      </w:r>
      <w:r>
        <w:rPr>
          <w:b/>
        </w:rPr>
        <w:t>true</w:t>
      </w:r>
      <w:r>
        <w:t xml:space="preserve">, then throw a </w:t>
      </w:r>
      <w:r>
        <w:rPr>
          <w:b/>
        </w:rPr>
        <w:t>TypeError</w:t>
      </w:r>
      <w:r>
        <w:t xml:space="preserve"> exception.</w:t>
      </w:r>
    </w:p>
    <w:p w14:paraId="31EDFE17" w14:textId="77777777" w:rsidR="004C02EF" w:rsidRDefault="004C02EF" w:rsidP="004C02EF">
      <w:pPr>
        <w:pStyle w:val="Alg4"/>
        <w:numPr>
          <w:ilvl w:val="1"/>
          <w:numId w:val="340"/>
        </w:numPr>
      </w:pPr>
      <w:r>
        <w:t>Else return.</w:t>
      </w:r>
    </w:p>
    <w:p w14:paraId="12398A8E" w14:textId="77777777" w:rsidR="004C02EF" w:rsidRDefault="004C02EF" w:rsidP="004C02EF">
      <w:pPr>
        <w:pStyle w:val="Alg4"/>
        <w:numPr>
          <w:ilvl w:val="0"/>
          <w:numId w:val="340"/>
        </w:numPr>
      </w:pPr>
      <w:r>
        <w:t xml:space="preserve">Let </w:t>
      </w:r>
      <w:r>
        <w:rPr>
          <w:i/>
        </w:rPr>
        <w:t>ownDesc</w:t>
      </w:r>
      <w:r>
        <w:t xml:space="preserve"> be the result of calling the [[GetOwnProperty]] internal method of </w:t>
      </w:r>
      <w:r>
        <w:rPr>
          <w:i/>
        </w:rPr>
        <w:t>O</w:t>
      </w:r>
      <w:r>
        <w:t xml:space="preserve"> with argument </w:t>
      </w:r>
      <w:r>
        <w:rPr>
          <w:i/>
        </w:rPr>
        <w:t>P</w:t>
      </w:r>
      <w:r>
        <w:t>.</w:t>
      </w:r>
    </w:p>
    <w:p w14:paraId="44852707" w14:textId="77777777" w:rsidR="004C02EF" w:rsidRDefault="004C02EF" w:rsidP="004C02EF">
      <w:pPr>
        <w:pStyle w:val="Alg4"/>
        <w:numPr>
          <w:ilvl w:val="0"/>
          <w:numId w:val="340"/>
        </w:numPr>
      </w:pPr>
      <w:r>
        <w:t>If IsDataDescriptor(</w:t>
      </w:r>
      <w:r>
        <w:rPr>
          <w:i/>
        </w:rPr>
        <w:t>ownDesc</w:t>
      </w:r>
      <w:r>
        <w:t xml:space="preserve">) is </w:t>
      </w:r>
      <w:r>
        <w:rPr>
          <w:b/>
        </w:rPr>
        <w:t>true</w:t>
      </w:r>
      <w:r>
        <w:t>, then</w:t>
      </w:r>
    </w:p>
    <w:p w14:paraId="43370F49" w14:textId="77777777" w:rsidR="004C02EF" w:rsidRDefault="004C02EF" w:rsidP="004C02EF">
      <w:pPr>
        <w:pStyle w:val="Alg4"/>
        <w:numPr>
          <w:ilvl w:val="1"/>
          <w:numId w:val="340"/>
        </w:numPr>
      </w:pPr>
      <w:r>
        <w:t xml:space="preserve">If </w:t>
      </w:r>
      <w:r>
        <w:rPr>
          <w:i/>
        </w:rPr>
        <w:t>Throw</w:t>
      </w:r>
      <w:r>
        <w:t xml:space="preserve"> is </w:t>
      </w:r>
      <w:r>
        <w:rPr>
          <w:b/>
        </w:rPr>
        <w:t>true</w:t>
      </w:r>
      <w:r>
        <w:t xml:space="preserve">, then throw a </w:t>
      </w:r>
      <w:r>
        <w:rPr>
          <w:b/>
        </w:rPr>
        <w:t>TypeError</w:t>
      </w:r>
      <w:r>
        <w:t xml:space="preserve"> exception.</w:t>
      </w:r>
    </w:p>
    <w:p w14:paraId="325231E5" w14:textId="77777777" w:rsidR="004C02EF" w:rsidRDefault="004C02EF" w:rsidP="004C02EF">
      <w:pPr>
        <w:pStyle w:val="Alg4"/>
        <w:numPr>
          <w:ilvl w:val="1"/>
          <w:numId w:val="340"/>
        </w:numPr>
      </w:pPr>
      <w:r>
        <w:t>Else return.</w:t>
      </w:r>
    </w:p>
    <w:p w14:paraId="1650F7E2" w14:textId="77777777" w:rsidR="004C02EF" w:rsidRDefault="004C02EF" w:rsidP="004C02EF">
      <w:pPr>
        <w:pStyle w:val="Alg4"/>
        <w:numPr>
          <w:ilvl w:val="0"/>
          <w:numId w:val="340"/>
        </w:numPr>
      </w:pPr>
      <w:r>
        <w:t xml:space="preserve">Let </w:t>
      </w:r>
      <w:r>
        <w:rPr>
          <w:i/>
        </w:rPr>
        <w:t>desc</w:t>
      </w:r>
      <w:r>
        <w:t xml:space="preserve"> be the result of calling the [[GetProperty]] internal method of </w:t>
      </w:r>
      <w:r>
        <w:rPr>
          <w:i/>
        </w:rPr>
        <w:t>O</w:t>
      </w:r>
      <w:r>
        <w:t xml:space="preserve"> with argument </w:t>
      </w:r>
      <w:r>
        <w:rPr>
          <w:i/>
        </w:rPr>
        <w:t>P</w:t>
      </w:r>
      <w:r>
        <w:t>. This may be either an own or inherited accessor property descriptor or an inherited data property descriptor.</w:t>
      </w:r>
    </w:p>
    <w:p w14:paraId="3B425CD6" w14:textId="77777777" w:rsidR="004C02EF" w:rsidRDefault="004C02EF" w:rsidP="004C02EF">
      <w:pPr>
        <w:pStyle w:val="Alg4"/>
        <w:numPr>
          <w:ilvl w:val="0"/>
          <w:numId w:val="340"/>
        </w:numPr>
      </w:pPr>
      <w:r>
        <w:t>If IsAccessorDescriptor(</w:t>
      </w:r>
      <w:r>
        <w:rPr>
          <w:i/>
        </w:rPr>
        <w:t>desc</w:t>
      </w:r>
      <w:r>
        <w:t xml:space="preserve">) is </w:t>
      </w:r>
      <w:r>
        <w:rPr>
          <w:b/>
        </w:rPr>
        <w:t>true</w:t>
      </w:r>
      <w:r>
        <w:t>, then</w:t>
      </w:r>
    </w:p>
    <w:p w14:paraId="7BF05F5F" w14:textId="77777777" w:rsidR="004C02EF" w:rsidRDefault="004C02EF" w:rsidP="004C02EF">
      <w:pPr>
        <w:pStyle w:val="Alg4"/>
        <w:numPr>
          <w:ilvl w:val="1"/>
          <w:numId w:val="340"/>
        </w:numPr>
      </w:pPr>
      <w:r>
        <w:t xml:space="preserve">Let </w:t>
      </w:r>
      <w:r>
        <w:rPr>
          <w:i/>
        </w:rPr>
        <w:t>setter</w:t>
      </w:r>
      <w:r>
        <w:t xml:space="preserve"> be </w:t>
      </w:r>
      <w:r>
        <w:rPr>
          <w:i/>
        </w:rPr>
        <w:t>desc</w:t>
      </w:r>
      <w:r>
        <w:t xml:space="preserve">.[[Set]] (see 8.10) which cannot be </w:t>
      </w:r>
      <w:r>
        <w:rPr>
          <w:b/>
        </w:rPr>
        <w:t>undefined</w:t>
      </w:r>
      <w:r>
        <w:t>.</w:t>
      </w:r>
    </w:p>
    <w:p w14:paraId="4F87B35A" w14:textId="77777777" w:rsidR="004C02EF" w:rsidRDefault="004C02EF" w:rsidP="004C02EF">
      <w:pPr>
        <w:pStyle w:val="Alg4"/>
        <w:numPr>
          <w:ilvl w:val="1"/>
          <w:numId w:val="340"/>
        </w:numPr>
      </w:pPr>
      <w:r>
        <w:t xml:space="preserve">Call the [[Call]] internal method of </w:t>
      </w:r>
      <w:r>
        <w:rPr>
          <w:i/>
        </w:rPr>
        <w:t>setter</w:t>
      </w:r>
      <w:r>
        <w:t xml:space="preserve"> providing </w:t>
      </w:r>
      <w:r>
        <w:rPr>
          <w:i/>
        </w:rPr>
        <w:t>base</w:t>
      </w:r>
      <w:r>
        <w:t xml:space="preserve"> as the </w:t>
      </w:r>
      <w:r>
        <w:rPr>
          <w:b/>
        </w:rPr>
        <w:t>this</w:t>
      </w:r>
      <w:r>
        <w:t xml:space="preserve"> value and an argument list containing only </w:t>
      </w:r>
      <w:r>
        <w:rPr>
          <w:i/>
        </w:rPr>
        <w:t>W</w:t>
      </w:r>
      <w:r>
        <w:t>.</w:t>
      </w:r>
    </w:p>
    <w:p w14:paraId="23F856A5" w14:textId="77777777" w:rsidR="004C02EF" w:rsidRDefault="004C02EF" w:rsidP="004C02EF">
      <w:pPr>
        <w:pStyle w:val="Alg4"/>
        <w:numPr>
          <w:ilvl w:val="0"/>
          <w:numId w:val="340"/>
        </w:numPr>
      </w:pPr>
      <w:r>
        <w:t xml:space="preserve">Else, this is a request to create an own property on the transient object </w:t>
      </w:r>
      <w:r>
        <w:rPr>
          <w:i/>
        </w:rPr>
        <w:t>O</w:t>
      </w:r>
    </w:p>
    <w:p w14:paraId="0920AE58" w14:textId="77777777" w:rsidR="004C02EF" w:rsidRDefault="004C02EF" w:rsidP="004C02EF">
      <w:pPr>
        <w:pStyle w:val="Alg4"/>
        <w:numPr>
          <w:ilvl w:val="1"/>
          <w:numId w:val="340"/>
        </w:numPr>
      </w:pPr>
      <w:r>
        <w:t xml:space="preserve">If </w:t>
      </w:r>
      <w:r>
        <w:rPr>
          <w:i/>
        </w:rPr>
        <w:t>Throw</w:t>
      </w:r>
      <w:r>
        <w:t xml:space="preserve"> is </w:t>
      </w:r>
      <w:r>
        <w:rPr>
          <w:b/>
        </w:rPr>
        <w:t>true</w:t>
      </w:r>
      <w:r>
        <w:t xml:space="preserve">, then throw a </w:t>
      </w:r>
      <w:r>
        <w:rPr>
          <w:b/>
        </w:rPr>
        <w:t>TypeError</w:t>
      </w:r>
      <w:r>
        <w:t xml:space="preserve"> exception.</w:t>
      </w:r>
    </w:p>
    <w:p w14:paraId="45CD1480" w14:textId="77777777" w:rsidR="004C02EF" w:rsidRDefault="004C02EF" w:rsidP="004C02EF">
      <w:pPr>
        <w:pStyle w:val="Alg4"/>
        <w:numPr>
          <w:ilvl w:val="0"/>
          <w:numId w:val="340"/>
        </w:numPr>
        <w:spacing w:after="120"/>
      </w:pPr>
      <w:r>
        <w:t>Return.</w:t>
      </w:r>
    </w:p>
    <w:p w14:paraId="6798449F" w14:textId="77777777" w:rsidR="004C02EF" w:rsidRPr="00B73BDE" w:rsidRDefault="004C02EF" w:rsidP="004C02EF">
      <w:pPr>
        <w:pStyle w:val="Note"/>
      </w:pPr>
      <w:r w:rsidRPr="000956BB">
        <w:t>NOTE</w:t>
      </w:r>
      <w:r w:rsidRPr="000956BB">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0956BB">
        <w:rPr>
          <w:rFonts w:ascii="Times New Roman" w:hAnsi="Times New Roman"/>
          <w:i/>
        </w:rPr>
        <w:t>Throw</w:t>
      </w:r>
      <w:r w:rsidRPr="000956BB">
        <w:t xml:space="preserve"> predicated error check. When </w:t>
      </w:r>
      <w:r w:rsidRPr="000956BB">
        <w:rPr>
          <w:rFonts w:ascii="Times New Roman" w:hAnsi="Times New Roman"/>
          <w:i/>
        </w:rPr>
        <w:t>Throw</w:t>
      </w:r>
      <w:r w:rsidRPr="000956BB">
        <w:t xml:space="preserve"> is </w:t>
      </w:r>
      <w:r w:rsidRPr="000956BB">
        <w:rPr>
          <w:b/>
        </w:rPr>
        <w:t>true</w:t>
      </w:r>
      <w:r w:rsidRPr="000956BB">
        <w:t xml:space="preserve"> any property assignment that would create a new property on the transient object throws an error.</w:t>
      </w:r>
    </w:p>
    <w:p w14:paraId="578D6499" w14:textId="77777777" w:rsidR="004C02EF" w:rsidRDefault="004C02EF" w:rsidP="00C623F2">
      <w:pPr>
        <w:pStyle w:val="20"/>
        <w:numPr>
          <w:ilvl w:val="0"/>
          <w:numId w:val="0"/>
        </w:numPr>
      </w:pPr>
      <w:bookmarkStart w:id="1118" w:name="_Ref384027166"/>
      <w:bookmarkStart w:id="1119" w:name="_Toc385672152"/>
      <w:bookmarkStart w:id="1120" w:name="_Toc393690247"/>
      <w:bookmarkStart w:id="1121" w:name="_Ref424533023"/>
      <w:bookmarkStart w:id="1122" w:name="_Toc381513648"/>
      <w:bookmarkStart w:id="1123" w:name="_Toc382202791"/>
      <w:bookmarkStart w:id="1124" w:name="_Toc382203011"/>
      <w:bookmarkStart w:id="1125" w:name="_Toc382212170"/>
      <w:bookmarkStart w:id="1126" w:name="_Toc382212388"/>
      <w:bookmarkStart w:id="1127" w:name="_Toc382291515"/>
      <w:bookmarkStart w:id="1128" w:name="_Ref424667800"/>
      <w:bookmarkStart w:id="1129" w:name="_Toc472818785"/>
      <w:bookmarkStart w:id="1130" w:name="_Toc235503338"/>
      <w:bookmarkStart w:id="1131" w:name="_Toc241509113"/>
      <w:bookmarkStart w:id="1132" w:name="_Toc244416600"/>
      <w:bookmarkStart w:id="1133" w:name="_Toc276630964"/>
      <w:bookmarkStart w:id="1134" w:name="_Toc178386973"/>
      <w:bookmarkEnd w:id="1117"/>
      <w:r>
        <w:t>8.8</w:t>
      </w:r>
      <w:r>
        <w:tab/>
        <w:t>The List Specification Typ</w:t>
      </w:r>
      <w:bookmarkEnd w:id="1118"/>
      <w:bookmarkEnd w:id="1119"/>
      <w:bookmarkEnd w:id="1120"/>
      <w:r>
        <w:t>e</w:t>
      </w:r>
      <w:bookmarkEnd w:id="1121"/>
      <w:bookmarkEnd w:id="1128"/>
      <w:bookmarkEnd w:id="1129"/>
      <w:bookmarkEnd w:id="1130"/>
      <w:bookmarkEnd w:id="1131"/>
      <w:bookmarkEnd w:id="1132"/>
      <w:bookmarkEnd w:id="1133"/>
      <w:bookmarkEnd w:id="1134"/>
    </w:p>
    <w:p w14:paraId="66591D71" w14:textId="77777777" w:rsidR="004C02EF" w:rsidRDefault="004C02EF" w:rsidP="004C02EF">
      <w:r>
        <w:t xml:space="preserve">The List type is used to explain the evaluation of argument lists (see 11.2.4) in </w:t>
      </w:r>
      <w:r>
        <w:rPr>
          <w:rFonts w:ascii="Courier New" w:hAnsi="Courier New"/>
          <w:b/>
        </w:rPr>
        <w:t>new</w:t>
      </w:r>
      <w:r>
        <w:t xml:space="preserve"> expressions, in function calls, and in other algorithms where a simple list of values is needed. Values of the List type are simply ordered sequences of values. These sequences may be of any length.</w:t>
      </w:r>
      <w:bookmarkStart w:id="1135" w:name="_Toc385672153"/>
      <w:bookmarkStart w:id="1136" w:name="_Toc393690248"/>
    </w:p>
    <w:p w14:paraId="03CB6C6B" w14:textId="77777777" w:rsidR="004C02EF" w:rsidRDefault="004C02EF" w:rsidP="00C623F2">
      <w:pPr>
        <w:pStyle w:val="20"/>
        <w:numPr>
          <w:ilvl w:val="0"/>
          <w:numId w:val="0"/>
        </w:numPr>
      </w:pPr>
      <w:bookmarkStart w:id="1137" w:name="_Toc472818786"/>
      <w:bookmarkStart w:id="1138" w:name="_Toc235503339"/>
      <w:bookmarkStart w:id="1139" w:name="_Toc241509114"/>
      <w:bookmarkStart w:id="1140" w:name="_Toc244416601"/>
      <w:bookmarkStart w:id="1141" w:name="_Toc276630965"/>
      <w:bookmarkStart w:id="1142" w:name="_Toc178386974"/>
      <w:r>
        <w:t>8.9</w:t>
      </w:r>
      <w:r>
        <w:tab/>
        <w:t>The Completion Specification Typ</w:t>
      </w:r>
      <w:bookmarkEnd w:id="1135"/>
      <w:bookmarkEnd w:id="1136"/>
      <w:r>
        <w:t>e</w:t>
      </w:r>
      <w:bookmarkEnd w:id="1137"/>
      <w:bookmarkEnd w:id="1138"/>
      <w:bookmarkEnd w:id="1139"/>
      <w:bookmarkEnd w:id="1140"/>
      <w:bookmarkEnd w:id="1141"/>
      <w:bookmarkEnd w:id="1142"/>
    </w:p>
    <w:p w14:paraId="2E0AFBB8" w14:textId="77777777" w:rsidR="004C02EF" w:rsidRDefault="004C02EF" w:rsidP="004C02EF">
      <w:r>
        <w:t>The Completion type is used to explain the behaviour of statements (</w:t>
      </w:r>
      <w:r>
        <w:rPr>
          <w:rFonts w:ascii="Courier New" w:hAnsi="Courier New"/>
          <w:b/>
        </w:rPr>
        <w:t>break</w:t>
      </w:r>
      <w:r>
        <w:t xml:space="preserve">, </w:t>
      </w:r>
      <w:r>
        <w:rPr>
          <w:rFonts w:ascii="Courier New" w:hAnsi="Courier New"/>
          <w:b/>
        </w:rPr>
        <w:t>continue</w:t>
      </w:r>
      <w:r>
        <w:t xml:space="preserve">, </w:t>
      </w:r>
      <w:r>
        <w:rPr>
          <w:rFonts w:ascii="Courier New" w:hAnsi="Courier New"/>
          <w:b/>
        </w:rPr>
        <w:t>return</w:t>
      </w:r>
      <w:r>
        <w:t xml:space="preserve"> and </w:t>
      </w:r>
      <w:r>
        <w:rPr>
          <w:rFonts w:ascii="Courier New" w:hAnsi="Courier New"/>
          <w:b/>
        </w:rPr>
        <w:t>throw</w:t>
      </w:r>
      <w:r>
        <w:t>) that perform nonlocal transfers of control. Values of the Completion type are triples of the form (</w:t>
      </w:r>
      <w:r>
        <w:rPr>
          <w:i/>
        </w:rPr>
        <w:t>type</w:t>
      </w:r>
      <w:r>
        <w:t xml:space="preserve">, </w:t>
      </w:r>
      <w:r>
        <w:rPr>
          <w:i/>
        </w:rPr>
        <w:t>value</w:t>
      </w:r>
      <w:r>
        <w:t xml:space="preserve">, </w:t>
      </w:r>
      <w:r>
        <w:rPr>
          <w:i/>
        </w:rPr>
        <w:t>target</w:t>
      </w:r>
      <w:r>
        <w:t xml:space="preserve">), where </w:t>
      </w:r>
      <w:r>
        <w:rPr>
          <w:i/>
        </w:rPr>
        <w:t>type</w:t>
      </w:r>
      <w:r>
        <w:t xml:space="preserve"> is one of </w:t>
      </w:r>
      <w:r>
        <w:rPr>
          <w:b/>
        </w:rPr>
        <w:t>normal</w:t>
      </w:r>
      <w:r>
        <w:t xml:space="preserve">, </w:t>
      </w:r>
      <w:r>
        <w:rPr>
          <w:b/>
        </w:rPr>
        <w:t>break</w:t>
      </w:r>
      <w:r>
        <w:t xml:space="preserve">, </w:t>
      </w:r>
      <w:r>
        <w:rPr>
          <w:b/>
        </w:rPr>
        <w:t>continue</w:t>
      </w:r>
      <w:r>
        <w:t xml:space="preserve">, </w:t>
      </w:r>
      <w:r>
        <w:rPr>
          <w:b/>
        </w:rPr>
        <w:t>return</w:t>
      </w:r>
      <w:r>
        <w:t xml:space="preserve">, or </w:t>
      </w:r>
      <w:r>
        <w:rPr>
          <w:b/>
        </w:rPr>
        <w:t>throw</w:t>
      </w:r>
      <w:r>
        <w:t xml:space="preserve">, </w:t>
      </w:r>
      <w:r>
        <w:rPr>
          <w:i/>
        </w:rPr>
        <w:t xml:space="preserve">value </w:t>
      </w:r>
      <w:r>
        <w:t xml:space="preserve">is any ECMAScript language value or </w:t>
      </w:r>
      <w:r>
        <w:rPr>
          <w:b/>
        </w:rPr>
        <w:t>empty</w:t>
      </w:r>
      <w:r>
        <w:t xml:space="preserve">, and </w:t>
      </w:r>
      <w:r>
        <w:rPr>
          <w:i/>
        </w:rPr>
        <w:t>target</w:t>
      </w:r>
      <w:r>
        <w:t xml:space="preserve"> is any ECMAScript identifier or </w:t>
      </w:r>
      <w:r>
        <w:rPr>
          <w:b/>
        </w:rPr>
        <w:t>empty</w:t>
      </w:r>
      <w:r>
        <w:t xml:space="preserve">. If </w:t>
      </w:r>
      <w:r w:rsidRPr="00FA7004">
        <w:rPr>
          <w:rFonts w:ascii="Times New Roman" w:hAnsi="Times New Roman"/>
          <w:i/>
        </w:rPr>
        <w:t>cv</w:t>
      </w:r>
      <w:r>
        <w:t xml:space="preserve"> is a completion value then </w:t>
      </w:r>
      <w:r w:rsidRPr="00FA7004">
        <w:rPr>
          <w:rFonts w:ascii="Times New Roman" w:hAnsi="Times New Roman"/>
          <w:i/>
        </w:rPr>
        <w:t>cv</w:t>
      </w:r>
      <w:r w:rsidRPr="00FA7004">
        <w:rPr>
          <w:rFonts w:ascii="Times New Roman" w:hAnsi="Times New Roman"/>
        </w:rPr>
        <w:t>.type</w:t>
      </w:r>
      <w:r>
        <w:t xml:space="preserve">, </w:t>
      </w:r>
      <w:r w:rsidRPr="00FA7004">
        <w:rPr>
          <w:rFonts w:ascii="Times New Roman" w:hAnsi="Times New Roman"/>
          <w:i/>
        </w:rPr>
        <w:t>cv</w:t>
      </w:r>
      <w:r w:rsidRPr="00FA7004">
        <w:rPr>
          <w:rFonts w:ascii="Times New Roman" w:hAnsi="Times New Roman"/>
        </w:rPr>
        <w:t>.value</w:t>
      </w:r>
      <w:r>
        <w:t xml:space="preserve">, and </w:t>
      </w:r>
      <w:r w:rsidRPr="00FA7004">
        <w:rPr>
          <w:rFonts w:ascii="Times New Roman" w:hAnsi="Times New Roman"/>
          <w:i/>
        </w:rPr>
        <w:t>cv</w:t>
      </w:r>
      <w:r w:rsidRPr="00FA7004">
        <w:rPr>
          <w:rFonts w:ascii="Times New Roman" w:hAnsi="Times New Roman"/>
        </w:rPr>
        <w:t>.target</w:t>
      </w:r>
      <w:r>
        <w:t xml:space="preserve"> may be used to directly refer to its constituent values.</w:t>
      </w:r>
    </w:p>
    <w:p w14:paraId="76679A2E" w14:textId="77777777" w:rsidR="004C02EF" w:rsidRDefault="004C02EF" w:rsidP="004C02EF">
      <w:r>
        <w:t xml:space="preserve">The term “abrupt completion” refers to any completion with a </w:t>
      </w:r>
      <w:r w:rsidRPr="00F63C6D">
        <w:rPr>
          <w:i/>
        </w:rPr>
        <w:t>type</w:t>
      </w:r>
      <w:r>
        <w:t xml:space="preserve"> other than </w:t>
      </w:r>
      <w:r>
        <w:rPr>
          <w:b/>
        </w:rPr>
        <w:t>normal</w:t>
      </w:r>
      <w:r>
        <w:t>.</w:t>
      </w:r>
    </w:p>
    <w:p w14:paraId="7F92DCD4" w14:textId="77777777" w:rsidR="004C02EF" w:rsidRDefault="004C02EF" w:rsidP="00C623F2">
      <w:pPr>
        <w:pStyle w:val="20"/>
        <w:numPr>
          <w:ilvl w:val="0"/>
          <w:numId w:val="0"/>
        </w:numPr>
      </w:pPr>
      <w:bookmarkStart w:id="1143" w:name="_Toc202449367"/>
      <w:bookmarkStart w:id="1144" w:name="_Toc235503340"/>
      <w:bookmarkStart w:id="1145" w:name="_Toc241509115"/>
      <w:bookmarkStart w:id="1146" w:name="_Toc244416602"/>
      <w:bookmarkStart w:id="1147" w:name="_Toc276630966"/>
      <w:bookmarkStart w:id="1148" w:name="_Toc178386975"/>
      <w:r>
        <w:t xml:space="preserve">8.10 </w:t>
      </w:r>
      <w:r>
        <w:tab/>
        <w:t>The Property Descriptor and Property Identifier Specification Type</w:t>
      </w:r>
      <w:bookmarkEnd w:id="1143"/>
      <w:r>
        <w:t>s</w:t>
      </w:r>
      <w:bookmarkEnd w:id="1144"/>
      <w:bookmarkEnd w:id="1145"/>
      <w:bookmarkEnd w:id="1146"/>
      <w:bookmarkEnd w:id="1147"/>
      <w:bookmarkEnd w:id="1148"/>
    </w:p>
    <w:p w14:paraId="402EB69D" w14:textId="77777777" w:rsidR="004C02EF" w:rsidRPr="000D60A7" w:rsidRDefault="004C02EF" w:rsidP="004C02EF">
      <w:r w:rsidRPr="000D60A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w:t>
      </w:r>
      <w:r>
        <w:t xml:space="preserve"> as specified in 8.6.1</w:t>
      </w:r>
      <w:r w:rsidRPr="000D60A7">
        <w:t xml:space="preserve">. In addition, any field may </w:t>
      </w:r>
      <w:r>
        <w:t>be present or absent</w:t>
      </w:r>
      <w:r w:rsidRPr="000D60A7">
        <w:t>.</w:t>
      </w:r>
    </w:p>
    <w:p w14:paraId="5B2079C7" w14:textId="77777777" w:rsidR="004C02EF" w:rsidRPr="000D60A7" w:rsidRDefault="004C02EF" w:rsidP="004C02EF">
      <w:r w:rsidRPr="000D60A7">
        <w:t>Property Descriptor values may be further classified as data property descriptors and accessor property d</w:t>
      </w:r>
      <w:r>
        <w:t>escriptors based upon the existe</w:t>
      </w:r>
      <w:r w:rsidRPr="000D60A7">
        <w:t>nce or use of certain fields. A data property descriptor is one that includes any fields named either [[Value]] or [[Writable]]. A</w:t>
      </w:r>
      <w:r>
        <w:t>n</w:t>
      </w:r>
      <w:r w:rsidRPr="000D60A7">
        <w:t xml:space="preserve"> accessor property descriptor is one that includes any fields named either </w:t>
      </w:r>
      <w:r>
        <w:t>[[Get]]</w:t>
      </w:r>
      <w:r w:rsidRPr="000D60A7">
        <w:t xml:space="preserve"> or </w:t>
      </w:r>
      <w:r>
        <w:t>[[Set]]</w:t>
      </w:r>
      <w:r w:rsidRPr="000D60A7">
        <w:t>.</w:t>
      </w:r>
      <w:r>
        <w:t xml:space="preserve"> </w:t>
      </w:r>
      <w:r w:rsidRPr="000D60A7">
        <w:t>Any property descriptor may have fields named [[Enumerable]] and [[</w:t>
      </w:r>
      <w:r>
        <w:t>Configurable</w:t>
      </w:r>
      <w:r w:rsidRPr="000D60A7">
        <w:t xml:space="preserve">]]. </w:t>
      </w:r>
      <w:r>
        <w:t>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Table 5 or Table 6.</w:t>
      </w:r>
    </w:p>
    <w:p w14:paraId="07ECB1D8" w14:textId="77777777" w:rsidR="004C02EF" w:rsidRPr="000D60A7" w:rsidRDefault="004C02EF" w:rsidP="004C02EF">
      <w:r w:rsidRPr="000D60A7">
        <w:t>For notational conv</w:t>
      </w:r>
      <w:r>
        <w:t>en</w:t>
      </w:r>
      <w:r w:rsidRPr="000D60A7">
        <w:t>ience within this specification, an object literal-like syntax can be used to define a property descriptor value. For example, Property Descriptor</w:t>
      </w:r>
      <w:r>
        <w:t xml:space="preserve"> </w:t>
      </w:r>
      <w:r w:rsidRPr="000D60A7">
        <w:t>{</w:t>
      </w:r>
      <w:r>
        <w:t>[[V</w:t>
      </w:r>
      <w:r w:rsidRPr="000D60A7">
        <w:t>alue</w:t>
      </w:r>
      <w:r>
        <w:t>]]</w:t>
      </w:r>
      <w:r w:rsidRPr="000D60A7">
        <w:t xml:space="preserve">: 42, </w:t>
      </w:r>
      <w:r>
        <w:t>[[W</w:t>
      </w:r>
      <w:r w:rsidRPr="000D60A7">
        <w:t>ritable</w:t>
      </w:r>
      <w:r>
        <w:t>]]</w:t>
      </w:r>
      <w:r w:rsidRPr="000D60A7">
        <w:t xml:space="preserve">: </w:t>
      </w:r>
      <w:r w:rsidRPr="00645FF6">
        <w:rPr>
          <w:b/>
        </w:rPr>
        <w:t>false</w:t>
      </w:r>
      <w:r w:rsidRPr="000D60A7">
        <w:t xml:space="preserve">, </w:t>
      </w:r>
      <w:r>
        <w:t>[[Configurable]]</w:t>
      </w:r>
      <w:r w:rsidRPr="000D60A7">
        <w:t xml:space="preserve">: </w:t>
      </w:r>
      <w:r w:rsidRPr="00645FF6">
        <w:rPr>
          <w:b/>
        </w:rPr>
        <w:t>true</w:t>
      </w:r>
      <w:r w:rsidRPr="000D60A7">
        <w:t>} def</w:t>
      </w:r>
      <w:r>
        <w:t>i</w:t>
      </w:r>
      <w:r w:rsidRPr="000D60A7">
        <w:t xml:space="preserve">nes a data property descriptor. </w:t>
      </w:r>
      <w:r>
        <w:t>F</w:t>
      </w:r>
      <w:r w:rsidRPr="000D60A7">
        <w:t>ield name</w:t>
      </w:r>
      <w:r>
        <w:t xml:space="preserve"> order</w:t>
      </w:r>
      <w:r w:rsidRPr="000D60A7">
        <w:t xml:space="preserve"> is not significant</w:t>
      </w:r>
      <w:r>
        <w:t>.</w:t>
      </w:r>
      <w:r w:rsidRPr="000D60A7">
        <w:t xml:space="preserve"> </w:t>
      </w:r>
      <w:r>
        <w:t>A</w:t>
      </w:r>
      <w:r w:rsidRPr="000D60A7">
        <w:t xml:space="preserve">ny fields that are not explicitly listed </w:t>
      </w:r>
      <w:r>
        <w:t>are considered to be absent</w:t>
      </w:r>
      <w:r w:rsidRPr="000D60A7">
        <w:t>.</w:t>
      </w:r>
    </w:p>
    <w:p w14:paraId="1E6F6A30" w14:textId="77777777" w:rsidR="004C02EF" w:rsidRPr="000D60A7" w:rsidRDefault="004C02EF" w:rsidP="004C02EF">
      <w:r w:rsidRPr="000D60A7">
        <w:t xml:space="preserve">In specification text and algorithms, dot notation may be used to refer to a specific field of a Property Descriptor. For example, if D is a property descriptor then D.[[Value]] is shorthand for “the field of D named </w:t>
      </w:r>
      <w:r>
        <w:t>[[Value]]</w:t>
      </w:r>
      <w:r w:rsidRPr="000D60A7">
        <w:t>”.</w:t>
      </w:r>
    </w:p>
    <w:p w14:paraId="33496830" w14:textId="77777777" w:rsidR="004C02EF" w:rsidRPr="000D60A7" w:rsidRDefault="004C02EF" w:rsidP="004C02EF">
      <w:r w:rsidRPr="000D60A7">
        <w:t>The Property Identif</w:t>
      </w:r>
      <w:r>
        <w:t>i</w:t>
      </w:r>
      <w:r w:rsidRPr="000D60A7">
        <w:t xml:space="preserve">er type is used to associate a property name with a Property Descriptor.  Values of the Property Identifier type are pairs of the form (name, descriptor), where name is a </w:t>
      </w:r>
      <w:r>
        <w:t>String</w:t>
      </w:r>
      <w:r w:rsidRPr="000D60A7">
        <w:t xml:space="preserve"> and descriptor is a Property Descr</w:t>
      </w:r>
      <w:r>
        <w:t>i</w:t>
      </w:r>
      <w:r w:rsidRPr="000D60A7">
        <w:t xml:space="preserve">ptor value. </w:t>
      </w:r>
    </w:p>
    <w:p w14:paraId="222ECE7C" w14:textId="77777777" w:rsidR="004C02EF" w:rsidRDefault="004C02EF" w:rsidP="004C02EF">
      <w:r w:rsidRPr="000D60A7">
        <w:t>The following abstract operations are used in this specification to operate upon Property Descriptor values:</w:t>
      </w:r>
    </w:p>
    <w:p w14:paraId="78B424BD" w14:textId="77777777" w:rsidR="004C02EF" w:rsidRDefault="004C02EF" w:rsidP="00C623F2">
      <w:pPr>
        <w:pStyle w:val="30"/>
        <w:numPr>
          <w:ilvl w:val="0"/>
          <w:numId w:val="0"/>
        </w:numPr>
      </w:pPr>
      <w:bookmarkStart w:id="1149" w:name="_Toc202449369"/>
      <w:bookmarkStart w:id="1150" w:name="_Toc235503341"/>
      <w:bookmarkStart w:id="1151" w:name="_Toc241509116"/>
      <w:bookmarkStart w:id="1152" w:name="_Toc244416603"/>
      <w:bookmarkStart w:id="1153" w:name="_Toc276630967"/>
      <w:bookmarkStart w:id="1154" w:name="_Toc178386976"/>
      <w:r>
        <w:t>8.10.1</w:t>
      </w:r>
      <w:r>
        <w:tab/>
        <w:t>IsAccessorDescriptor ( Desc )</w:t>
      </w:r>
      <w:bookmarkEnd w:id="1149"/>
      <w:bookmarkEnd w:id="1150"/>
      <w:bookmarkEnd w:id="1151"/>
      <w:bookmarkEnd w:id="1152"/>
      <w:bookmarkEnd w:id="1153"/>
      <w:bookmarkEnd w:id="1154"/>
    </w:p>
    <w:p w14:paraId="31F2619E" w14:textId="77777777" w:rsidR="004C02EF" w:rsidRPr="00CD0CE1" w:rsidRDefault="004C02EF" w:rsidP="004C02EF">
      <w:r w:rsidRPr="00CD0CE1">
        <w:t xml:space="preserve">When the </w:t>
      </w:r>
      <w:r>
        <w:t>abstract operation IsAccessorDescriptor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w:t>
      </w:r>
      <w:r w:rsidRPr="004372C5">
        <w:t xml:space="preserve"> the following</w:t>
      </w:r>
      <w:r>
        <w:t xml:space="preserve"> steps are taken:</w:t>
      </w:r>
    </w:p>
    <w:p w14:paraId="3A97C716" w14:textId="77777777" w:rsidR="004C02EF" w:rsidRPr="00874EF7" w:rsidRDefault="004C02EF" w:rsidP="004C02EF">
      <w:pPr>
        <w:pStyle w:val="affff0"/>
        <w:numPr>
          <w:ilvl w:val="0"/>
          <w:numId w:val="341"/>
        </w:numPr>
        <w:rPr>
          <w:rFonts w:ascii="Times New Roman" w:hAnsi="Times New Roman"/>
        </w:rPr>
      </w:pPr>
      <w:r w:rsidRPr="00874EF7">
        <w:rPr>
          <w:rFonts w:ascii="Times New Roman" w:hAnsi="Times New Roman"/>
        </w:rPr>
        <w:t xml:space="preserve">If </w:t>
      </w:r>
      <w:r w:rsidRPr="00874EF7">
        <w:rPr>
          <w:rFonts w:ascii="Times New Roman" w:hAnsi="Times New Roman"/>
          <w:i/>
        </w:rPr>
        <w:t>Desc</w:t>
      </w:r>
      <w:r w:rsidRPr="00874EF7">
        <w:rPr>
          <w:rFonts w:ascii="Times New Roman" w:hAnsi="Times New Roman"/>
        </w:rPr>
        <w:t xml:space="preserve"> is </w:t>
      </w:r>
      <w:r w:rsidRPr="00874EF7">
        <w:rPr>
          <w:rFonts w:ascii="Times New Roman" w:hAnsi="Times New Roman"/>
          <w:b/>
        </w:rPr>
        <w:t>undefined</w:t>
      </w:r>
      <w:r w:rsidRPr="00874EF7">
        <w:rPr>
          <w:rFonts w:ascii="Times New Roman" w:hAnsi="Times New Roman"/>
        </w:rPr>
        <w:t xml:space="preserve">, </w:t>
      </w:r>
      <w:r>
        <w:rPr>
          <w:rFonts w:ascii="Times New Roman" w:hAnsi="Times New Roman"/>
        </w:rPr>
        <w:t xml:space="preserve">then </w:t>
      </w:r>
      <w:r w:rsidRPr="00874EF7">
        <w:rPr>
          <w:rFonts w:ascii="Times New Roman" w:hAnsi="Times New Roman"/>
        </w:rPr>
        <w:t xml:space="preserve">return </w:t>
      </w:r>
      <w:r w:rsidRPr="00874EF7">
        <w:rPr>
          <w:rFonts w:ascii="Times New Roman" w:hAnsi="Times New Roman"/>
          <w:b/>
        </w:rPr>
        <w:t>false</w:t>
      </w:r>
      <w:r w:rsidRPr="00874EF7">
        <w:rPr>
          <w:rFonts w:ascii="Times New Roman" w:hAnsi="Times New Roman"/>
        </w:rPr>
        <w:t>.</w:t>
      </w:r>
    </w:p>
    <w:p w14:paraId="6BBD64EA" w14:textId="77777777" w:rsidR="004C02EF" w:rsidRPr="00874EF7" w:rsidRDefault="004C02EF" w:rsidP="004C02EF">
      <w:pPr>
        <w:pStyle w:val="affff0"/>
        <w:numPr>
          <w:ilvl w:val="0"/>
          <w:numId w:val="341"/>
        </w:numPr>
        <w:rPr>
          <w:rFonts w:ascii="Times New Roman" w:hAnsi="Times New Roman"/>
        </w:rPr>
      </w:pPr>
      <w:r w:rsidRPr="00874EF7">
        <w:rPr>
          <w:rFonts w:ascii="Times New Roman" w:hAnsi="Times New Roman"/>
        </w:rPr>
        <w:t xml:space="preserve">If </w:t>
      </w:r>
      <w:r>
        <w:rPr>
          <w:rFonts w:ascii="Times New Roman" w:hAnsi="Times New Roman"/>
        </w:rPr>
        <w:t xml:space="preserve">both </w:t>
      </w:r>
      <w:r w:rsidRPr="00874EF7">
        <w:rPr>
          <w:rFonts w:ascii="Times New Roman" w:hAnsi="Times New Roman"/>
          <w:i/>
        </w:rPr>
        <w:t>Desc</w:t>
      </w:r>
      <w:r w:rsidRPr="00874EF7">
        <w:rPr>
          <w:rFonts w:ascii="Times New Roman" w:hAnsi="Times New Roman"/>
        </w:rPr>
        <w:t>.</w:t>
      </w:r>
      <w:r>
        <w:rPr>
          <w:rFonts w:ascii="Times New Roman" w:hAnsi="Times New Roman"/>
        </w:rPr>
        <w:t>[[Get]]</w:t>
      </w:r>
      <w:r w:rsidRPr="00874EF7">
        <w:rPr>
          <w:rFonts w:ascii="Times New Roman" w:hAnsi="Times New Roman"/>
        </w:rPr>
        <w:t xml:space="preserve"> and </w:t>
      </w:r>
      <w:r w:rsidRPr="00874EF7">
        <w:rPr>
          <w:rFonts w:ascii="Times New Roman" w:hAnsi="Times New Roman"/>
          <w:i/>
        </w:rPr>
        <w:t>Desc</w:t>
      </w:r>
      <w:r w:rsidRPr="00874EF7">
        <w:rPr>
          <w:rFonts w:ascii="Times New Roman" w:hAnsi="Times New Roman"/>
        </w:rPr>
        <w:t>.</w:t>
      </w:r>
      <w:r>
        <w:rPr>
          <w:rFonts w:ascii="Times New Roman" w:hAnsi="Times New Roman"/>
        </w:rPr>
        <w:t>[[Set]]</w:t>
      </w:r>
      <w:r w:rsidRPr="00874EF7">
        <w:rPr>
          <w:rFonts w:ascii="Times New Roman" w:hAnsi="Times New Roman"/>
        </w:rPr>
        <w:t xml:space="preserve"> </w:t>
      </w:r>
      <w:r>
        <w:rPr>
          <w:rFonts w:ascii="Times New Roman" w:hAnsi="Times New Roman"/>
        </w:rPr>
        <w:t xml:space="preserve">are absent, then return </w:t>
      </w:r>
      <w:r w:rsidRPr="00874EF7">
        <w:rPr>
          <w:rFonts w:ascii="Times New Roman" w:hAnsi="Times New Roman"/>
          <w:b/>
        </w:rPr>
        <w:t>false</w:t>
      </w:r>
      <w:r>
        <w:rPr>
          <w:rFonts w:ascii="Times New Roman" w:hAnsi="Times New Roman"/>
        </w:rPr>
        <w:t>.</w:t>
      </w:r>
    </w:p>
    <w:p w14:paraId="5BD5619D" w14:textId="77777777" w:rsidR="004C02EF" w:rsidRPr="00984A3F" w:rsidRDefault="004C02EF" w:rsidP="004C02EF">
      <w:pPr>
        <w:pStyle w:val="affff0"/>
        <w:numPr>
          <w:ilvl w:val="0"/>
          <w:numId w:val="341"/>
        </w:numPr>
        <w:spacing w:after="120"/>
        <w:rPr>
          <w:rFonts w:ascii="Times New Roman" w:hAnsi="Times New Roman"/>
        </w:rPr>
      </w:pPr>
      <w:r>
        <w:rPr>
          <w:rFonts w:ascii="Times New Roman" w:hAnsi="Times New Roman"/>
        </w:rPr>
        <w:t xml:space="preserve">Return </w:t>
      </w:r>
      <w:r w:rsidRPr="00A272F5">
        <w:rPr>
          <w:rFonts w:ascii="Times New Roman" w:hAnsi="Times New Roman"/>
          <w:b/>
        </w:rPr>
        <w:t>true</w:t>
      </w:r>
      <w:r w:rsidRPr="00984A3F">
        <w:rPr>
          <w:rFonts w:ascii="Times New Roman" w:hAnsi="Times New Roman"/>
        </w:rPr>
        <w:t>.</w:t>
      </w:r>
    </w:p>
    <w:p w14:paraId="240EA093" w14:textId="77777777" w:rsidR="004C02EF" w:rsidRDefault="004C02EF" w:rsidP="00C623F2">
      <w:pPr>
        <w:pStyle w:val="30"/>
        <w:numPr>
          <w:ilvl w:val="0"/>
          <w:numId w:val="0"/>
        </w:numPr>
      </w:pPr>
      <w:bookmarkStart w:id="1155" w:name="_Toc202449370"/>
      <w:bookmarkStart w:id="1156" w:name="_Toc235503342"/>
      <w:bookmarkStart w:id="1157" w:name="_Toc241509117"/>
      <w:bookmarkStart w:id="1158" w:name="_Toc244416604"/>
      <w:bookmarkStart w:id="1159" w:name="_Toc276630968"/>
      <w:bookmarkStart w:id="1160" w:name="_Toc178386977"/>
      <w:r>
        <w:t>8.10.2</w:t>
      </w:r>
      <w:r>
        <w:tab/>
        <w:t>IsDataDescriptor ( Desc )</w:t>
      </w:r>
      <w:bookmarkEnd w:id="1155"/>
      <w:bookmarkEnd w:id="1156"/>
      <w:bookmarkEnd w:id="1157"/>
      <w:bookmarkEnd w:id="1158"/>
      <w:bookmarkEnd w:id="1159"/>
      <w:bookmarkEnd w:id="1160"/>
    </w:p>
    <w:p w14:paraId="6032E764" w14:textId="77777777" w:rsidR="004C02EF" w:rsidRPr="00CD0CE1" w:rsidRDefault="004C02EF" w:rsidP="004C02EF">
      <w:r w:rsidRPr="00CD0CE1">
        <w:t xml:space="preserve">When the </w:t>
      </w:r>
      <w:r>
        <w:t>abstract operation IsDataDescriptor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w:t>
      </w:r>
      <w:r w:rsidRPr="004372C5">
        <w:t xml:space="preserve"> the following</w:t>
      </w:r>
      <w:r>
        <w:t xml:space="preserve"> steps are taken:</w:t>
      </w:r>
    </w:p>
    <w:p w14:paraId="1BE3C5D1" w14:textId="77777777" w:rsidR="004C02EF" w:rsidRPr="00874EF7" w:rsidRDefault="004C02EF" w:rsidP="004C02EF">
      <w:pPr>
        <w:pStyle w:val="affff0"/>
        <w:numPr>
          <w:ilvl w:val="0"/>
          <w:numId w:val="342"/>
        </w:numPr>
        <w:rPr>
          <w:rFonts w:ascii="Times New Roman" w:hAnsi="Times New Roman"/>
        </w:rPr>
      </w:pPr>
      <w:r w:rsidRPr="00874EF7">
        <w:rPr>
          <w:rFonts w:ascii="Times New Roman" w:hAnsi="Times New Roman"/>
        </w:rPr>
        <w:t xml:space="preserve">If </w:t>
      </w:r>
      <w:r w:rsidRPr="00874EF7">
        <w:rPr>
          <w:rFonts w:ascii="Times New Roman" w:hAnsi="Times New Roman"/>
          <w:i/>
        </w:rPr>
        <w:t>Desc</w:t>
      </w:r>
      <w:r w:rsidRPr="00874EF7">
        <w:rPr>
          <w:rFonts w:ascii="Times New Roman" w:hAnsi="Times New Roman"/>
        </w:rPr>
        <w:t xml:space="preserve"> is </w:t>
      </w:r>
      <w:r w:rsidRPr="00874EF7">
        <w:rPr>
          <w:rFonts w:ascii="Times New Roman" w:hAnsi="Times New Roman"/>
          <w:b/>
        </w:rPr>
        <w:t>undefined</w:t>
      </w:r>
      <w:r w:rsidRPr="00874EF7">
        <w:rPr>
          <w:rFonts w:ascii="Times New Roman" w:hAnsi="Times New Roman"/>
        </w:rPr>
        <w:t xml:space="preserve">, </w:t>
      </w:r>
      <w:r>
        <w:rPr>
          <w:rFonts w:ascii="Times New Roman" w:hAnsi="Times New Roman"/>
        </w:rPr>
        <w:t xml:space="preserve">then </w:t>
      </w:r>
      <w:r w:rsidRPr="00874EF7">
        <w:rPr>
          <w:rFonts w:ascii="Times New Roman" w:hAnsi="Times New Roman"/>
        </w:rPr>
        <w:t xml:space="preserve">return </w:t>
      </w:r>
      <w:r w:rsidRPr="00874EF7">
        <w:rPr>
          <w:rFonts w:ascii="Times New Roman" w:hAnsi="Times New Roman"/>
          <w:b/>
        </w:rPr>
        <w:t>false</w:t>
      </w:r>
      <w:r w:rsidRPr="00874EF7">
        <w:rPr>
          <w:rFonts w:ascii="Times New Roman" w:hAnsi="Times New Roman"/>
        </w:rPr>
        <w:t>.</w:t>
      </w:r>
    </w:p>
    <w:p w14:paraId="0C289847" w14:textId="77777777" w:rsidR="004C02EF" w:rsidRPr="00874EF7" w:rsidRDefault="004C02EF" w:rsidP="004C02EF">
      <w:pPr>
        <w:pStyle w:val="affff0"/>
        <w:numPr>
          <w:ilvl w:val="0"/>
          <w:numId w:val="342"/>
        </w:numPr>
        <w:rPr>
          <w:rFonts w:ascii="Times New Roman" w:hAnsi="Times New Roman"/>
        </w:rPr>
      </w:pPr>
      <w:r w:rsidRPr="00874EF7">
        <w:rPr>
          <w:rFonts w:ascii="Times New Roman" w:hAnsi="Times New Roman"/>
        </w:rPr>
        <w:t xml:space="preserve">If </w:t>
      </w:r>
      <w:r>
        <w:rPr>
          <w:rFonts w:ascii="Times New Roman" w:hAnsi="Times New Roman"/>
        </w:rPr>
        <w:t xml:space="preserve">both </w:t>
      </w:r>
      <w:r w:rsidRPr="00874EF7">
        <w:rPr>
          <w:rFonts w:ascii="Times New Roman" w:hAnsi="Times New Roman"/>
          <w:i/>
        </w:rPr>
        <w:t>Desc</w:t>
      </w:r>
      <w:r w:rsidRPr="00874EF7">
        <w:rPr>
          <w:rFonts w:ascii="Times New Roman" w:hAnsi="Times New Roman"/>
        </w:rPr>
        <w:t>.[[</w:t>
      </w:r>
      <w:r>
        <w:rPr>
          <w:rFonts w:ascii="Times New Roman" w:hAnsi="Times New Roman"/>
        </w:rPr>
        <w:t>Value</w:t>
      </w:r>
      <w:r w:rsidRPr="00874EF7">
        <w:rPr>
          <w:rFonts w:ascii="Times New Roman" w:hAnsi="Times New Roman"/>
        </w:rPr>
        <w:t xml:space="preserve">]] and </w:t>
      </w:r>
      <w:r w:rsidRPr="00874EF7">
        <w:rPr>
          <w:rFonts w:ascii="Times New Roman" w:hAnsi="Times New Roman"/>
          <w:i/>
        </w:rPr>
        <w:t>Desc</w:t>
      </w:r>
      <w:r w:rsidRPr="00874EF7">
        <w:rPr>
          <w:rFonts w:ascii="Times New Roman" w:hAnsi="Times New Roman"/>
        </w:rPr>
        <w:t>.[[</w:t>
      </w:r>
      <w:r>
        <w:rPr>
          <w:rFonts w:ascii="Times New Roman" w:hAnsi="Times New Roman"/>
        </w:rPr>
        <w:t>Writable</w:t>
      </w:r>
      <w:r w:rsidRPr="00874EF7">
        <w:rPr>
          <w:rFonts w:ascii="Times New Roman" w:hAnsi="Times New Roman"/>
        </w:rPr>
        <w:t xml:space="preserve">]] </w:t>
      </w:r>
      <w:r>
        <w:rPr>
          <w:rFonts w:ascii="Times New Roman" w:hAnsi="Times New Roman"/>
        </w:rPr>
        <w:t xml:space="preserve">are absent, then return </w:t>
      </w:r>
      <w:r w:rsidRPr="00874EF7">
        <w:rPr>
          <w:rFonts w:ascii="Times New Roman" w:hAnsi="Times New Roman"/>
          <w:b/>
        </w:rPr>
        <w:t>false</w:t>
      </w:r>
      <w:r>
        <w:rPr>
          <w:rFonts w:ascii="Times New Roman" w:hAnsi="Times New Roman"/>
        </w:rPr>
        <w:t>.</w:t>
      </w:r>
    </w:p>
    <w:p w14:paraId="0C669BDC" w14:textId="77777777" w:rsidR="004C02EF" w:rsidRPr="00984A3F" w:rsidRDefault="004C02EF" w:rsidP="004C02EF">
      <w:pPr>
        <w:pStyle w:val="affff0"/>
        <w:numPr>
          <w:ilvl w:val="0"/>
          <w:numId w:val="342"/>
        </w:numPr>
        <w:spacing w:after="120"/>
        <w:rPr>
          <w:rFonts w:ascii="Times New Roman" w:hAnsi="Times New Roman"/>
        </w:rPr>
      </w:pPr>
      <w:r>
        <w:rPr>
          <w:rFonts w:ascii="Times New Roman" w:hAnsi="Times New Roman"/>
        </w:rPr>
        <w:t xml:space="preserve">Return </w:t>
      </w:r>
      <w:r w:rsidRPr="00A272F5">
        <w:rPr>
          <w:rFonts w:ascii="Times New Roman" w:hAnsi="Times New Roman"/>
          <w:b/>
        </w:rPr>
        <w:t>true</w:t>
      </w:r>
      <w:r>
        <w:rPr>
          <w:rFonts w:ascii="Times New Roman" w:hAnsi="Times New Roman"/>
        </w:rPr>
        <w:t>.</w:t>
      </w:r>
    </w:p>
    <w:p w14:paraId="57760603" w14:textId="77777777" w:rsidR="004C02EF" w:rsidRDefault="004C02EF" w:rsidP="00C623F2">
      <w:pPr>
        <w:pStyle w:val="30"/>
        <w:numPr>
          <w:ilvl w:val="0"/>
          <w:numId w:val="0"/>
        </w:numPr>
      </w:pPr>
      <w:bookmarkStart w:id="1161" w:name="_Toc202449371"/>
      <w:bookmarkStart w:id="1162" w:name="_Toc235503343"/>
      <w:bookmarkStart w:id="1163" w:name="_Toc241509118"/>
      <w:bookmarkStart w:id="1164" w:name="_Toc244416605"/>
      <w:bookmarkStart w:id="1165" w:name="_Toc276630969"/>
      <w:bookmarkStart w:id="1166" w:name="_Toc178386978"/>
      <w:r>
        <w:t>8.10.3</w:t>
      </w:r>
      <w:r>
        <w:tab/>
        <w:t>IsGenericDescriptor ( Desc )</w:t>
      </w:r>
      <w:bookmarkEnd w:id="1161"/>
      <w:bookmarkEnd w:id="1162"/>
      <w:bookmarkEnd w:id="1163"/>
      <w:bookmarkEnd w:id="1164"/>
      <w:bookmarkEnd w:id="1165"/>
      <w:bookmarkEnd w:id="1166"/>
    </w:p>
    <w:p w14:paraId="65D178AE" w14:textId="77777777" w:rsidR="004C02EF" w:rsidRPr="00CD0CE1" w:rsidRDefault="004C02EF" w:rsidP="004C02EF">
      <w:r w:rsidRPr="00CD0CE1">
        <w:t xml:space="preserve">When the </w:t>
      </w:r>
      <w:r>
        <w:t>abstract operation IsGenericDescriptor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w:t>
      </w:r>
      <w:r w:rsidRPr="004372C5">
        <w:t xml:space="preserve"> the following</w:t>
      </w:r>
      <w:r>
        <w:t xml:space="preserve"> steps are taken:</w:t>
      </w:r>
    </w:p>
    <w:p w14:paraId="300F9204" w14:textId="77777777" w:rsidR="004C02EF" w:rsidRPr="00874EF7" w:rsidRDefault="004C02EF" w:rsidP="004C02EF">
      <w:pPr>
        <w:pStyle w:val="affff0"/>
        <w:keepNext/>
        <w:numPr>
          <w:ilvl w:val="0"/>
          <w:numId w:val="343"/>
        </w:numPr>
        <w:rPr>
          <w:rFonts w:ascii="Times New Roman" w:hAnsi="Times New Roman"/>
        </w:rPr>
      </w:pPr>
      <w:r w:rsidRPr="00874EF7">
        <w:rPr>
          <w:rFonts w:ascii="Times New Roman" w:hAnsi="Times New Roman"/>
        </w:rPr>
        <w:t xml:space="preserve">If </w:t>
      </w:r>
      <w:r w:rsidRPr="00874EF7">
        <w:rPr>
          <w:rFonts w:ascii="Times New Roman" w:hAnsi="Times New Roman"/>
          <w:i/>
        </w:rPr>
        <w:t>Desc</w:t>
      </w:r>
      <w:r w:rsidRPr="00874EF7">
        <w:rPr>
          <w:rFonts w:ascii="Times New Roman" w:hAnsi="Times New Roman"/>
        </w:rPr>
        <w:t xml:space="preserve"> is </w:t>
      </w:r>
      <w:r w:rsidRPr="00874EF7">
        <w:rPr>
          <w:rFonts w:ascii="Times New Roman" w:hAnsi="Times New Roman"/>
          <w:b/>
        </w:rPr>
        <w:t>undefined</w:t>
      </w:r>
      <w:r w:rsidRPr="00874EF7">
        <w:rPr>
          <w:rFonts w:ascii="Times New Roman" w:hAnsi="Times New Roman"/>
        </w:rPr>
        <w:t xml:space="preserve">, </w:t>
      </w:r>
      <w:r>
        <w:rPr>
          <w:rFonts w:ascii="Times New Roman" w:hAnsi="Times New Roman"/>
        </w:rPr>
        <w:t xml:space="preserve">then </w:t>
      </w:r>
      <w:r w:rsidRPr="00874EF7">
        <w:rPr>
          <w:rFonts w:ascii="Times New Roman" w:hAnsi="Times New Roman"/>
        </w:rPr>
        <w:t xml:space="preserve">return </w:t>
      </w:r>
      <w:r w:rsidRPr="00874EF7">
        <w:rPr>
          <w:rFonts w:ascii="Times New Roman" w:hAnsi="Times New Roman"/>
          <w:b/>
        </w:rPr>
        <w:t>false</w:t>
      </w:r>
      <w:r w:rsidRPr="00874EF7">
        <w:rPr>
          <w:rFonts w:ascii="Times New Roman" w:hAnsi="Times New Roman"/>
        </w:rPr>
        <w:t>.</w:t>
      </w:r>
    </w:p>
    <w:p w14:paraId="60615F05" w14:textId="77777777" w:rsidR="004C02EF" w:rsidRPr="00874EF7" w:rsidRDefault="004C02EF" w:rsidP="004C02EF">
      <w:pPr>
        <w:pStyle w:val="affff0"/>
        <w:numPr>
          <w:ilvl w:val="0"/>
          <w:numId w:val="343"/>
        </w:numPr>
        <w:rPr>
          <w:rFonts w:ascii="Times New Roman" w:hAnsi="Times New Roman"/>
        </w:rPr>
      </w:pPr>
      <w:r w:rsidRPr="00874EF7">
        <w:rPr>
          <w:rFonts w:ascii="Times New Roman" w:hAnsi="Times New Roman"/>
        </w:rPr>
        <w:t xml:space="preserve">If </w:t>
      </w:r>
      <w:r>
        <w:rPr>
          <w:rFonts w:ascii="Times New Roman" w:hAnsi="Times New Roman"/>
        </w:rPr>
        <w:t>IsAccessorDescriptor(</w:t>
      </w:r>
      <w:r w:rsidRPr="0038493D">
        <w:rPr>
          <w:rFonts w:ascii="Times New Roman" w:hAnsi="Times New Roman"/>
          <w:i/>
        </w:rPr>
        <w:t>Desc</w:t>
      </w:r>
      <w:r>
        <w:rPr>
          <w:rFonts w:ascii="Times New Roman" w:hAnsi="Times New Roman"/>
        </w:rPr>
        <w:t>) and IsDataDescriptor(</w:t>
      </w:r>
      <w:r w:rsidRPr="0038493D">
        <w:rPr>
          <w:rFonts w:ascii="Times New Roman" w:hAnsi="Times New Roman"/>
          <w:i/>
        </w:rPr>
        <w:t>Desc</w:t>
      </w:r>
      <w:r>
        <w:rPr>
          <w:rFonts w:ascii="Times New Roman" w:hAnsi="Times New Roman"/>
        </w:rPr>
        <w:t>)</w:t>
      </w:r>
      <w:r w:rsidRPr="0038493D">
        <w:rPr>
          <w:rFonts w:ascii="Times New Roman" w:hAnsi="Times New Roman"/>
        </w:rPr>
        <w:t xml:space="preserve"> </w:t>
      </w:r>
      <w:r>
        <w:rPr>
          <w:rFonts w:ascii="Times New Roman" w:hAnsi="Times New Roman"/>
        </w:rPr>
        <w:t xml:space="preserve">are </w:t>
      </w:r>
      <w:r w:rsidRPr="0038493D">
        <w:rPr>
          <w:rFonts w:ascii="Times New Roman" w:hAnsi="Times New Roman"/>
        </w:rPr>
        <w:t>both</w:t>
      </w:r>
      <w:r>
        <w:rPr>
          <w:rFonts w:ascii="Times New Roman" w:hAnsi="Times New Roman"/>
        </w:rPr>
        <w:t xml:space="preserve"> </w:t>
      </w:r>
      <w:r w:rsidRPr="0038493D">
        <w:rPr>
          <w:rFonts w:ascii="Times New Roman" w:hAnsi="Times New Roman"/>
          <w:b/>
        </w:rPr>
        <w:t>false</w:t>
      </w:r>
      <w:r>
        <w:rPr>
          <w:rFonts w:ascii="Times New Roman" w:hAnsi="Times New Roman"/>
        </w:rPr>
        <w:t xml:space="preserve">, then return </w:t>
      </w:r>
      <w:r>
        <w:rPr>
          <w:rFonts w:ascii="Times New Roman" w:hAnsi="Times New Roman"/>
          <w:b/>
        </w:rPr>
        <w:t>true</w:t>
      </w:r>
      <w:r>
        <w:rPr>
          <w:rFonts w:ascii="Times New Roman" w:hAnsi="Times New Roman"/>
        </w:rPr>
        <w:t>.</w:t>
      </w:r>
    </w:p>
    <w:p w14:paraId="12872C2B" w14:textId="77777777" w:rsidR="004C02EF" w:rsidRPr="00984A3F" w:rsidRDefault="004C02EF" w:rsidP="004C02EF">
      <w:pPr>
        <w:pStyle w:val="affff0"/>
        <w:numPr>
          <w:ilvl w:val="0"/>
          <w:numId w:val="343"/>
        </w:numPr>
        <w:spacing w:after="120"/>
        <w:rPr>
          <w:rFonts w:ascii="Times New Roman" w:hAnsi="Times New Roman"/>
        </w:rPr>
      </w:pPr>
      <w:r>
        <w:rPr>
          <w:rFonts w:ascii="Times New Roman" w:hAnsi="Times New Roman"/>
        </w:rPr>
        <w:t xml:space="preserve">Return </w:t>
      </w:r>
      <w:r>
        <w:rPr>
          <w:rFonts w:ascii="Times New Roman" w:hAnsi="Times New Roman"/>
          <w:b/>
        </w:rPr>
        <w:t>false</w:t>
      </w:r>
      <w:r>
        <w:rPr>
          <w:rFonts w:ascii="Times New Roman" w:hAnsi="Times New Roman"/>
        </w:rPr>
        <w:t>.</w:t>
      </w:r>
    </w:p>
    <w:p w14:paraId="66B62FEE" w14:textId="77777777" w:rsidR="004C02EF" w:rsidRDefault="004C02EF" w:rsidP="00C623F2">
      <w:pPr>
        <w:pStyle w:val="30"/>
        <w:numPr>
          <w:ilvl w:val="0"/>
          <w:numId w:val="0"/>
        </w:numPr>
      </w:pPr>
      <w:bookmarkStart w:id="1167" w:name="_Toc202449372"/>
      <w:bookmarkStart w:id="1168" w:name="_Toc235503344"/>
      <w:bookmarkStart w:id="1169" w:name="_Toc241509119"/>
      <w:bookmarkStart w:id="1170" w:name="_Toc244416606"/>
      <w:bookmarkStart w:id="1171" w:name="_Toc276630970"/>
      <w:bookmarkStart w:id="1172" w:name="_Toc178386979"/>
      <w:r>
        <w:t>8.10.4</w:t>
      </w:r>
      <w:r>
        <w:tab/>
        <w:t>FromPropertyDescriptor ( Desc )</w:t>
      </w:r>
      <w:bookmarkEnd w:id="1167"/>
      <w:bookmarkEnd w:id="1168"/>
      <w:bookmarkEnd w:id="1169"/>
      <w:bookmarkEnd w:id="1170"/>
      <w:bookmarkEnd w:id="1171"/>
      <w:bookmarkEnd w:id="1172"/>
    </w:p>
    <w:p w14:paraId="7659B425" w14:textId="77777777" w:rsidR="004C02EF" w:rsidRDefault="004C02EF" w:rsidP="004C02EF">
      <w:pPr>
        <w:spacing w:after="160"/>
      </w:pPr>
      <w:r w:rsidRPr="00CD0CE1">
        <w:t xml:space="preserve">When the </w:t>
      </w:r>
      <w:r>
        <w:t>abstract operation FromPropertyDescriptor</w:t>
      </w:r>
      <w:r w:rsidRPr="00CD0CE1">
        <w:t xml:space="preserve"> is called</w:t>
      </w:r>
      <w:r>
        <w:t xml:space="preserve"> with </w:t>
      </w:r>
      <w:r w:rsidRPr="004372C5">
        <w:t>property</w:t>
      </w:r>
      <w:r>
        <w:t xml:space="preserve"> descriptor </w:t>
      </w:r>
      <w:r w:rsidRPr="00D420A6">
        <w:rPr>
          <w:rFonts w:ascii="Times New Roman" w:hAnsi="Times New Roman"/>
          <w:i/>
        </w:rPr>
        <w:t>Desc</w:t>
      </w:r>
      <w:r w:rsidRPr="00CD0CE1">
        <w:t>, the following steps are taken:</w:t>
      </w:r>
    </w:p>
    <w:p w14:paraId="6A60E4DA" w14:textId="77777777" w:rsidR="004C02EF" w:rsidRPr="00CD0CE1" w:rsidRDefault="004C02EF" w:rsidP="004C02EF">
      <w:pPr>
        <w:spacing w:after="160"/>
      </w:pPr>
      <w:r>
        <w:t xml:space="preserve">The following </w:t>
      </w:r>
      <w:r w:rsidRPr="00AE36AF">
        <w:t xml:space="preserve">algorithm assumes that </w:t>
      </w:r>
      <w:r w:rsidRPr="00D420A6">
        <w:rPr>
          <w:rFonts w:ascii="Times New Roman" w:hAnsi="Times New Roman"/>
          <w:i/>
        </w:rPr>
        <w:t xml:space="preserve">Desc </w:t>
      </w:r>
      <w:r w:rsidRPr="00AE36AF">
        <w:t>is a fully populated Property Descriptor, such as that returned from [[GetOwnProperty]]</w:t>
      </w:r>
      <w:r>
        <w:t xml:space="preserve"> (see 8.12.1).</w:t>
      </w:r>
    </w:p>
    <w:p w14:paraId="22387150" w14:textId="77777777" w:rsidR="004C02EF" w:rsidRPr="0063566A" w:rsidRDefault="004C02EF" w:rsidP="004C02EF">
      <w:pPr>
        <w:pStyle w:val="affff0"/>
        <w:numPr>
          <w:ilvl w:val="0"/>
          <w:numId w:val="344"/>
        </w:numPr>
        <w:rPr>
          <w:rFonts w:ascii="Times New Roman" w:hAnsi="Times New Roman"/>
        </w:rPr>
      </w:pPr>
      <w:r w:rsidRPr="0063566A">
        <w:rPr>
          <w:rFonts w:ascii="Times New Roman" w:hAnsi="Times New Roman"/>
        </w:rPr>
        <w:t xml:space="preserve">If </w:t>
      </w:r>
      <w:r w:rsidRPr="0063566A">
        <w:rPr>
          <w:rFonts w:ascii="Times New Roman" w:hAnsi="Times New Roman"/>
          <w:i/>
        </w:rPr>
        <w:t>Desc</w:t>
      </w:r>
      <w:r w:rsidRPr="0063566A">
        <w:rPr>
          <w:rFonts w:ascii="Times New Roman" w:hAnsi="Times New Roman"/>
        </w:rPr>
        <w:t xml:space="preserve"> is </w:t>
      </w:r>
      <w:r w:rsidRPr="0063566A">
        <w:rPr>
          <w:rFonts w:ascii="Times New Roman" w:hAnsi="Times New Roman"/>
          <w:b/>
        </w:rPr>
        <w:t>undefined</w:t>
      </w:r>
      <w:r w:rsidRPr="0063566A">
        <w:rPr>
          <w:rFonts w:ascii="Times New Roman" w:hAnsi="Times New Roman"/>
        </w:rPr>
        <w:t xml:space="preserve">, then return </w:t>
      </w:r>
      <w:r>
        <w:rPr>
          <w:rFonts w:ascii="Times New Roman" w:hAnsi="Times New Roman"/>
          <w:b/>
        </w:rPr>
        <w:t>undefined</w:t>
      </w:r>
      <w:r w:rsidRPr="0063566A">
        <w:rPr>
          <w:rFonts w:ascii="Times New Roman" w:hAnsi="Times New Roman"/>
        </w:rPr>
        <w:t>.</w:t>
      </w:r>
    </w:p>
    <w:p w14:paraId="6A5FD60A" w14:textId="77777777" w:rsidR="004C02EF" w:rsidRPr="0063566A" w:rsidRDefault="004C02EF" w:rsidP="004C02EF">
      <w:pPr>
        <w:pStyle w:val="affff0"/>
        <w:numPr>
          <w:ilvl w:val="0"/>
          <w:numId w:val="344"/>
        </w:numPr>
        <w:rPr>
          <w:rFonts w:ascii="Times New Roman" w:hAnsi="Times New Roman"/>
        </w:rPr>
      </w:pPr>
      <w:r>
        <w:rPr>
          <w:rFonts w:ascii="Times New Roman" w:hAnsi="Times New Roman"/>
        </w:rPr>
        <w:t xml:space="preserve">Let </w:t>
      </w:r>
      <w:r w:rsidRPr="0096100D">
        <w:rPr>
          <w:rFonts w:ascii="Times New Roman" w:hAnsi="Times New Roman"/>
          <w:i/>
        </w:rPr>
        <w:t xml:space="preserve">obj </w:t>
      </w:r>
      <w:r>
        <w:rPr>
          <w:rFonts w:ascii="Times New Roman" w:hAnsi="Times New Roman"/>
        </w:rPr>
        <w:t xml:space="preserve">be the result of creating </w:t>
      </w:r>
      <w:r w:rsidRPr="0063566A">
        <w:rPr>
          <w:rFonts w:ascii="Times New Roman" w:hAnsi="Times New Roman"/>
        </w:rPr>
        <w:t xml:space="preserve">a new object as if by the expression </w:t>
      </w:r>
      <w:r w:rsidRPr="0063566A">
        <w:rPr>
          <w:rFonts w:ascii="Times New Roman" w:hAnsi="Times New Roman"/>
          <w:b/>
        </w:rPr>
        <w:t>new Object()</w:t>
      </w:r>
      <w:r>
        <w:rPr>
          <w:rFonts w:ascii="Times New Roman" w:hAnsi="Times New Roman"/>
          <w:b/>
        </w:rPr>
        <w:t xml:space="preserve"> </w:t>
      </w:r>
      <w:r w:rsidRPr="0063566A">
        <w:rPr>
          <w:rFonts w:ascii="Times New Roman" w:hAnsi="Times New Roman"/>
        </w:rPr>
        <w:t>where</w:t>
      </w:r>
      <w:r w:rsidRPr="0063566A">
        <w:rPr>
          <w:rFonts w:ascii="Times New Roman" w:hAnsi="Times New Roman"/>
          <w:b/>
        </w:rPr>
        <w:t xml:space="preserve"> Object </w:t>
      </w:r>
      <w:r w:rsidRPr="0063566A">
        <w:rPr>
          <w:rFonts w:ascii="Times New Roman" w:hAnsi="Times New Roman"/>
        </w:rPr>
        <w:t>is the standard built-in constructor with that name.</w:t>
      </w:r>
    </w:p>
    <w:p w14:paraId="79A31E83" w14:textId="77777777" w:rsidR="004C02EF" w:rsidRPr="0063566A" w:rsidRDefault="004C02EF" w:rsidP="004C02EF">
      <w:pPr>
        <w:pStyle w:val="affff0"/>
        <w:numPr>
          <w:ilvl w:val="0"/>
          <w:numId w:val="344"/>
        </w:numPr>
        <w:rPr>
          <w:rFonts w:ascii="Times New Roman" w:hAnsi="Times New Roman"/>
        </w:rPr>
      </w:pPr>
      <w:r w:rsidRPr="0063566A">
        <w:rPr>
          <w:rFonts w:ascii="Times New Roman" w:hAnsi="Times New Roman"/>
        </w:rPr>
        <w:t>If IsDataDescriptor(</w:t>
      </w:r>
      <w:r w:rsidRPr="0063566A">
        <w:rPr>
          <w:rFonts w:ascii="Times New Roman" w:hAnsi="Times New Roman"/>
          <w:i/>
        </w:rPr>
        <w:t>Desc</w:t>
      </w:r>
      <w:r w:rsidRPr="0063566A">
        <w:rPr>
          <w:rFonts w:ascii="Times New Roman" w:hAnsi="Times New Roman"/>
        </w:rPr>
        <w:t xml:space="preserve">) is </w:t>
      </w:r>
      <w:r w:rsidRPr="002B216A">
        <w:rPr>
          <w:rFonts w:ascii="Times New Roman" w:hAnsi="Times New Roman"/>
          <w:b/>
        </w:rPr>
        <w:t>true</w:t>
      </w:r>
      <w:r w:rsidRPr="0063566A">
        <w:rPr>
          <w:rFonts w:ascii="Times New Roman" w:hAnsi="Times New Roman"/>
        </w:rPr>
        <w:t xml:space="preserve">, then </w:t>
      </w:r>
    </w:p>
    <w:p w14:paraId="01D6827A"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value</w:t>
      </w:r>
      <w:r>
        <w:rPr>
          <w:rFonts w:ascii="Times New Roman" w:hAnsi="Times New Roman"/>
        </w:rPr>
        <w:t>"</w:t>
      </w:r>
      <w:r w:rsidRPr="00DF22A2">
        <w:rPr>
          <w:rFonts w:ascii="Times New Roman" w:hAnsi="Times New Roman"/>
        </w:rPr>
        <w:t xml:space="preserve">, Property Descriptor {[[Value]]: </w:t>
      </w:r>
      <w:r w:rsidRPr="006953C5">
        <w:rPr>
          <w:rFonts w:ascii="Times New Roman" w:hAnsi="Times New Roman"/>
          <w:i/>
        </w:rPr>
        <w:t>Desc</w:t>
      </w:r>
      <w:r w:rsidRPr="0063566A">
        <w:rPr>
          <w:rFonts w:ascii="Times New Roman" w:hAnsi="Times New Roman"/>
        </w:rPr>
        <w:t>.[[Value]]</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1D58319A"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writable</w:t>
      </w:r>
      <w:r>
        <w:rPr>
          <w:rFonts w:ascii="Times New Roman" w:hAnsi="Times New Roman"/>
        </w:rPr>
        <w:t>"</w:t>
      </w:r>
      <w:r w:rsidRPr="00DF22A2">
        <w:rPr>
          <w:rFonts w:ascii="Times New Roman" w:hAnsi="Times New Roman"/>
        </w:rPr>
        <w:t xml:space="preserve">, Property Descriptor {[[Value]]: </w:t>
      </w:r>
      <w:r w:rsidRPr="0063566A">
        <w:rPr>
          <w:rFonts w:ascii="Times New Roman" w:hAnsi="Times New Roman"/>
          <w:i/>
        </w:rPr>
        <w:t>Desc</w:t>
      </w:r>
      <w:r w:rsidRPr="0063566A">
        <w:rPr>
          <w:rFonts w:ascii="Times New Roman" w:hAnsi="Times New Roman"/>
        </w:rPr>
        <w:t>.[[</w:t>
      </w:r>
      <w:r>
        <w:rPr>
          <w:rFonts w:ascii="Times New Roman" w:hAnsi="Times New Roman"/>
        </w:rPr>
        <w:t>Writable</w:t>
      </w:r>
      <w:r w:rsidRPr="0063566A">
        <w:rPr>
          <w:rFonts w:ascii="Times New Roman" w:hAnsi="Times New Roman"/>
        </w:rPr>
        <w: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5B73AC06" w14:textId="77777777" w:rsidR="004C02EF" w:rsidRPr="0063566A" w:rsidRDefault="004C02EF" w:rsidP="004C02EF">
      <w:pPr>
        <w:pStyle w:val="affff0"/>
        <w:numPr>
          <w:ilvl w:val="0"/>
          <w:numId w:val="344"/>
        </w:numPr>
        <w:rPr>
          <w:rFonts w:ascii="Times New Roman" w:hAnsi="Times New Roman"/>
        </w:rPr>
      </w:pPr>
      <w:r>
        <w:rPr>
          <w:rFonts w:ascii="Times New Roman" w:hAnsi="Times New Roman"/>
        </w:rPr>
        <w:t xml:space="preserve">Else, </w:t>
      </w:r>
      <w:r w:rsidRPr="0063566A">
        <w:rPr>
          <w:rFonts w:ascii="Times New Roman" w:hAnsi="Times New Roman"/>
        </w:rPr>
        <w:t>IsAccessorDescriptor(</w:t>
      </w:r>
      <w:r w:rsidRPr="0063566A">
        <w:rPr>
          <w:rFonts w:ascii="Times New Roman" w:hAnsi="Times New Roman"/>
          <w:i/>
        </w:rPr>
        <w:t>Desc</w:t>
      </w:r>
      <w:r w:rsidRPr="0063566A">
        <w:rPr>
          <w:rFonts w:ascii="Times New Roman" w:hAnsi="Times New Roman"/>
        </w:rPr>
        <w:t xml:space="preserve">) </w:t>
      </w:r>
      <w:r>
        <w:rPr>
          <w:rFonts w:ascii="Times New Roman" w:hAnsi="Times New Roman"/>
        </w:rPr>
        <w:t>must be</w:t>
      </w:r>
      <w:r w:rsidRPr="0063566A">
        <w:rPr>
          <w:rFonts w:ascii="Times New Roman" w:hAnsi="Times New Roman"/>
        </w:rPr>
        <w:t xml:space="preserve"> </w:t>
      </w:r>
      <w:r w:rsidRPr="002B216A">
        <w:rPr>
          <w:rFonts w:ascii="Times New Roman" w:hAnsi="Times New Roman"/>
          <w:b/>
        </w:rPr>
        <w:t>true</w:t>
      </w:r>
      <w:r w:rsidRPr="0063566A">
        <w:rPr>
          <w:rFonts w:ascii="Times New Roman" w:hAnsi="Times New Roman"/>
        </w:rPr>
        <w:t xml:space="preserve">, </w:t>
      </w:r>
      <w:r>
        <w:rPr>
          <w:rFonts w:ascii="Times New Roman" w:hAnsi="Times New Roman"/>
        </w:rPr>
        <w:t>so</w:t>
      </w:r>
    </w:p>
    <w:p w14:paraId="7F9B532B"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get</w:t>
      </w:r>
      <w:r>
        <w:rPr>
          <w:rFonts w:ascii="Courier New" w:hAnsi="Courier New" w:cs="Courier New"/>
          <w:b/>
        </w:rPr>
        <w:t>"</w:t>
      </w:r>
      <w:r w:rsidRPr="00DF22A2">
        <w:rPr>
          <w:rFonts w:ascii="Times New Roman" w:hAnsi="Times New Roman"/>
        </w:rPr>
        <w:t xml:space="preserve">, Property Descriptor {[[Value]]: </w:t>
      </w:r>
      <w:r w:rsidRPr="006953C5">
        <w:rPr>
          <w:rFonts w:ascii="Times New Roman" w:hAnsi="Times New Roman"/>
          <w:i/>
        </w:rPr>
        <w:t>Desc</w:t>
      </w:r>
      <w:r w:rsidRPr="0063566A">
        <w:rPr>
          <w:rFonts w:ascii="Times New Roman" w:hAnsi="Times New Roman"/>
        </w:rPr>
        <w:t>.</w:t>
      </w:r>
      <w:r>
        <w:rPr>
          <w:rFonts w:ascii="Times New Roman" w:hAnsi="Times New Roman"/>
        </w:rPr>
        <w:t>[[Get]]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63566A">
        <w:rPr>
          <w:rFonts w:ascii="Times New Roman" w:hAnsi="Times New Roman"/>
        </w:rPr>
        <w:t>.</w:t>
      </w:r>
    </w:p>
    <w:p w14:paraId="04D29588" w14:textId="77777777" w:rsidR="004C02EF" w:rsidRPr="0063566A" w:rsidRDefault="004C02EF" w:rsidP="004C02EF">
      <w:pPr>
        <w:pStyle w:val="affff0"/>
        <w:numPr>
          <w:ilvl w:val="1"/>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set</w:t>
      </w:r>
      <w:r>
        <w:rPr>
          <w:rFonts w:ascii="Times New Roman" w:hAnsi="Times New Roman"/>
        </w:rPr>
        <w:t>"</w:t>
      </w:r>
      <w:r w:rsidRPr="00DF22A2">
        <w:rPr>
          <w:rFonts w:ascii="Times New Roman" w:hAnsi="Times New Roman"/>
        </w:rPr>
        <w:t xml:space="preserve">, Property Descriptor {[[Value]]: </w:t>
      </w:r>
      <w:r w:rsidRPr="006953C5">
        <w:rPr>
          <w:rFonts w:ascii="Times New Roman" w:hAnsi="Times New Roman"/>
          <w:i/>
        </w:rPr>
        <w:t>Desc</w:t>
      </w:r>
      <w:r w:rsidRPr="0063566A">
        <w:rPr>
          <w:rFonts w:ascii="Times New Roman" w:hAnsi="Times New Roman"/>
        </w:rPr>
        <w:t>.</w:t>
      </w:r>
      <w:r>
        <w:rPr>
          <w:rFonts w:ascii="Times New Roman" w:hAnsi="Times New Roman"/>
        </w:rPr>
        <w:t>[[Set]]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1DBF2E18" w14:textId="77777777" w:rsidR="004C02EF" w:rsidRPr="0063566A" w:rsidRDefault="004C02EF" w:rsidP="004C02EF">
      <w:pPr>
        <w:pStyle w:val="affff0"/>
        <w:numPr>
          <w:ilvl w:val="0"/>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enumerable</w:t>
      </w:r>
      <w:r>
        <w:rPr>
          <w:rFonts w:ascii="Times New Roman" w:hAnsi="Times New Roman"/>
        </w:rPr>
        <w:t>"</w:t>
      </w:r>
      <w:r w:rsidRPr="00DF22A2">
        <w:rPr>
          <w:rFonts w:ascii="Times New Roman" w:hAnsi="Times New Roman"/>
        </w:rPr>
        <w:t xml:space="preserve">, Property Descriptor {[[Value]]: </w:t>
      </w:r>
      <w:r w:rsidRPr="0063566A">
        <w:rPr>
          <w:rFonts w:ascii="Times New Roman" w:hAnsi="Times New Roman"/>
          <w:i/>
        </w:rPr>
        <w:t>Desc</w:t>
      </w:r>
      <w:r w:rsidRPr="0063566A">
        <w:rPr>
          <w:rFonts w:ascii="Times New Roman" w:hAnsi="Times New Roman"/>
        </w:rPr>
        <w:t>.[[</w:t>
      </w:r>
      <w:r>
        <w:rPr>
          <w:rFonts w:ascii="Times New Roman" w:hAnsi="Times New Roman"/>
        </w:rPr>
        <w:t>Enumerable</w:t>
      </w:r>
      <w:r w:rsidRPr="0063566A">
        <w:rPr>
          <w:rFonts w:ascii="Times New Roman" w:hAnsi="Times New Roman"/>
        </w:rPr>
        <w: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4A57FE39" w14:textId="77777777" w:rsidR="004C02EF" w:rsidRPr="0063566A" w:rsidRDefault="004C02EF" w:rsidP="004C02EF">
      <w:pPr>
        <w:pStyle w:val="affff0"/>
        <w:numPr>
          <w:ilvl w:val="0"/>
          <w:numId w:val="344"/>
        </w:numPr>
        <w:jc w:val="left"/>
        <w:rPr>
          <w:rFonts w:ascii="Times New Roman" w:hAnsi="Times New Roman"/>
        </w:rPr>
      </w:pPr>
      <w:r w:rsidRPr="0063566A">
        <w:rPr>
          <w:rFonts w:ascii="Times New Roman" w:hAnsi="Times New Roman"/>
        </w:rPr>
        <w:t>Call the [[</w:t>
      </w:r>
      <w:r>
        <w:rPr>
          <w:rFonts w:ascii="Times New Roman" w:hAnsi="Times New Roman"/>
        </w:rPr>
        <w:t>DefineOwnProperty</w:t>
      </w:r>
      <w:r w:rsidRPr="0063566A">
        <w:rPr>
          <w:rFonts w:ascii="Times New Roman" w:hAnsi="Times New Roman"/>
        </w:rPr>
        <w:t xml:space="preserve">]] </w:t>
      </w:r>
      <w:r w:rsidRPr="00DF22A2">
        <w:rPr>
          <w:rFonts w:ascii="Times New Roman" w:hAnsi="Times New Roman"/>
        </w:rPr>
        <w:t xml:space="preserve">internal </w:t>
      </w:r>
      <w:r w:rsidRPr="0063566A">
        <w:rPr>
          <w:rFonts w:ascii="Times New Roman" w:hAnsi="Times New Roman"/>
        </w:rPr>
        <w:t xml:space="preserve">method of </w:t>
      </w:r>
      <w:r w:rsidRPr="0096100D">
        <w:rPr>
          <w:rFonts w:ascii="Times New Roman" w:hAnsi="Times New Roman"/>
          <w:i/>
        </w:rPr>
        <w:t>obj</w:t>
      </w:r>
      <w:r w:rsidRPr="0063566A">
        <w:rPr>
          <w:rFonts w:ascii="Times New Roman" w:hAnsi="Times New Roman"/>
        </w:rPr>
        <w:t xml:space="preserve"> with arguments </w:t>
      </w:r>
      <w:r>
        <w:rPr>
          <w:rFonts w:ascii="Times New Roman" w:hAnsi="Times New Roman"/>
        </w:rPr>
        <w:t>"</w:t>
      </w:r>
      <w:r w:rsidRPr="006953C5">
        <w:rPr>
          <w:rFonts w:ascii="Courier New" w:hAnsi="Courier New" w:cs="Courier New"/>
          <w:b/>
        </w:rPr>
        <w:t>configurable</w:t>
      </w:r>
      <w:r>
        <w:rPr>
          <w:rFonts w:ascii="Times New Roman" w:hAnsi="Times New Roman"/>
        </w:rPr>
        <w:t>"</w:t>
      </w:r>
      <w:r w:rsidRPr="00DF22A2">
        <w:rPr>
          <w:rFonts w:ascii="Times New Roman" w:hAnsi="Times New Roman"/>
        </w:rPr>
        <w:t xml:space="preserve">, Property Descriptor {[[Value]]: </w:t>
      </w:r>
      <w:r w:rsidRPr="0063566A">
        <w:rPr>
          <w:rFonts w:ascii="Times New Roman" w:hAnsi="Times New Roman"/>
          <w:i/>
        </w:rPr>
        <w:t>Desc</w:t>
      </w:r>
      <w:r w:rsidRPr="0063566A">
        <w:rPr>
          <w:rFonts w:ascii="Times New Roman" w:hAnsi="Times New Roman"/>
        </w:rPr>
        <w:t>.[[</w:t>
      </w:r>
      <w:r>
        <w:rPr>
          <w:rFonts w:ascii="Times New Roman" w:hAnsi="Times New Roman"/>
        </w:rPr>
        <w:t>Configurable</w:t>
      </w:r>
      <w:r w:rsidRPr="0063566A">
        <w:rPr>
          <w:rFonts w:ascii="Times New Roman" w:hAnsi="Times New Roman"/>
        </w:rPr>
        <w:t>]]</w:t>
      </w:r>
      <w:r w:rsidRPr="00DF22A2">
        <w:rPr>
          <w:rFonts w:ascii="Times New Roman" w:hAnsi="Times New Roman"/>
        </w:rPr>
        <w:t xml:space="preserve">, [[Writable]]: </w:t>
      </w:r>
      <w:r w:rsidRPr="00DF22A2">
        <w:rPr>
          <w:rFonts w:ascii="Times New Roman" w:hAnsi="Times New Roman"/>
          <w:b/>
        </w:rPr>
        <w:t>true</w:t>
      </w:r>
      <w:r w:rsidRPr="00DF22A2">
        <w:rPr>
          <w:rFonts w:ascii="Times New Roman" w:hAnsi="Times New Roman"/>
        </w:rPr>
        <w:t xml:space="preserve">, [[Enumerable]]: </w:t>
      </w:r>
      <w:r w:rsidRPr="00DF22A2">
        <w:rPr>
          <w:rFonts w:ascii="Times New Roman" w:hAnsi="Times New Roman"/>
          <w:b/>
        </w:rPr>
        <w:t>true</w:t>
      </w:r>
      <w:r w:rsidRPr="00DF22A2">
        <w:rPr>
          <w:rFonts w:ascii="Times New Roman" w:hAnsi="Times New Roman"/>
        </w:rPr>
        <w:t xml:space="preserve">, [[Configurable]]: </w:t>
      </w:r>
      <w:r w:rsidRPr="00DF22A2">
        <w:rPr>
          <w:rFonts w:ascii="Times New Roman" w:hAnsi="Times New Roman"/>
          <w:b/>
        </w:rPr>
        <w:t>true</w:t>
      </w:r>
      <w:r w:rsidRPr="00DF22A2">
        <w:rPr>
          <w:rFonts w:ascii="Times New Roman" w:hAnsi="Times New Roman"/>
        </w:rPr>
        <w:t xml:space="preserve">}, and </w:t>
      </w:r>
      <w:r w:rsidRPr="00DF22A2">
        <w:rPr>
          <w:rFonts w:ascii="Times New Roman" w:hAnsi="Times New Roman"/>
          <w:b/>
        </w:rPr>
        <w:t>false</w:t>
      </w:r>
      <w:r w:rsidRPr="00DF22A2">
        <w:rPr>
          <w:rFonts w:ascii="Times New Roman" w:hAnsi="Times New Roman"/>
        </w:rPr>
        <w:t>.</w:t>
      </w:r>
      <w:r w:rsidRPr="0063566A">
        <w:rPr>
          <w:rFonts w:ascii="Times New Roman" w:hAnsi="Times New Roman"/>
        </w:rPr>
        <w:t xml:space="preserve"> </w:t>
      </w:r>
    </w:p>
    <w:p w14:paraId="2CC0B0B1" w14:textId="77777777" w:rsidR="004C02EF" w:rsidRDefault="004C02EF" w:rsidP="004C02EF">
      <w:pPr>
        <w:pStyle w:val="affff0"/>
        <w:numPr>
          <w:ilvl w:val="0"/>
          <w:numId w:val="344"/>
        </w:numPr>
        <w:spacing w:after="120"/>
        <w:rPr>
          <w:rFonts w:ascii="Times New Roman" w:hAnsi="Times New Roman"/>
        </w:rPr>
      </w:pPr>
      <w:r w:rsidRPr="0063566A">
        <w:rPr>
          <w:rFonts w:ascii="Times New Roman" w:hAnsi="Times New Roman"/>
        </w:rPr>
        <w:t xml:space="preserve">Return </w:t>
      </w:r>
      <w:r w:rsidRPr="0096100D">
        <w:rPr>
          <w:rFonts w:ascii="Times New Roman" w:hAnsi="Times New Roman"/>
          <w:i/>
        </w:rPr>
        <w:t>obj</w:t>
      </w:r>
      <w:r w:rsidRPr="0063566A">
        <w:rPr>
          <w:rFonts w:ascii="Times New Roman" w:hAnsi="Times New Roman"/>
        </w:rPr>
        <w:t>.</w:t>
      </w:r>
    </w:p>
    <w:p w14:paraId="774743EC" w14:textId="77777777" w:rsidR="004C02EF" w:rsidRDefault="004C02EF" w:rsidP="00C623F2">
      <w:pPr>
        <w:pStyle w:val="30"/>
        <w:numPr>
          <w:ilvl w:val="0"/>
          <w:numId w:val="0"/>
        </w:numPr>
      </w:pPr>
      <w:bookmarkStart w:id="1173" w:name="_Toc202449373"/>
      <w:bookmarkStart w:id="1174" w:name="_Toc235503345"/>
      <w:bookmarkStart w:id="1175" w:name="_Toc241509120"/>
      <w:bookmarkStart w:id="1176" w:name="_Toc244416607"/>
      <w:bookmarkStart w:id="1177" w:name="_Toc276630971"/>
      <w:bookmarkStart w:id="1178" w:name="_Toc178386980"/>
      <w:r>
        <w:t>8.10.5</w:t>
      </w:r>
      <w:r>
        <w:tab/>
        <w:t>ToPropertyDescriptor ( Obj )</w:t>
      </w:r>
      <w:bookmarkEnd w:id="1173"/>
      <w:bookmarkEnd w:id="1174"/>
      <w:bookmarkEnd w:id="1175"/>
      <w:bookmarkEnd w:id="1176"/>
      <w:bookmarkEnd w:id="1177"/>
      <w:bookmarkEnd w:id="1178"/>
    </w:p>
    <w:p w14:paraId="0405BBD6" w14:textId="77777777" w:rsidR="004C02EF" w:rsidRDefault="004C02EF" w:rsidP="004C02EF">
      <w:pPr>
        <w:spacing w:after="160"/>
      </w:pPr>
      <w:r w:rsidRPr="00CD0CE1">
        <w:t xml:space="preserve">When the </w:t>
      </w:r>
      <w:r>
        <w:t>abstract operation ToPropertyDescriptor</w:t>
      </w:r>
      <w:r w:rsidRPr="00CD0CE1">
        <w:t xml:space="preserve"> is called</w:t>
      </w:r>
      <w:r>
        <w:t xml:space="preserve"> with object </w:t>
      </w:r>
      <w:r>
        <w:rPr>
          <w:rFonts w:ascii="Times New Roman" w:hAnsi="Times New Roman"/>
          <w:i/>
        </w:rPr>
        <w:t>Obj</w:t>
      </w:r>
      <w:r w:rsidRPr="00CD0CE1">
        <w:t>, the following steps are taken:</w:t>
      </w:r>
    </w:p>
    <w:p w14:paraId="6B03A109" w14:textId="77777777" w:rsidR="004C02EF" w:rsidRDefault="004C02EF" w:rsidP="004C02EF">
      <w:pPr>
        <w:pStyle w:val="Alg4"/>
        <w:numPr>
          <w:ilvl w:val="0"/>
          <w:numId w:val="345"/>
        </w:numPr>
      </w:pPr>
      <w:r>
        <w:t>If Type(</w:t>
      </w:r>
      <w:r w:rsidRPr="00C54A22">
        <w:rPr>
          <w:i/>
        </w:rPr>
        <w:t>Obj</w:t>
      </w:r>
      <w:r>
        <w:t xml:space="preserve">) is not Object throw a </w:t>
      </w:r>
      <w:r w:rsidRPr="00C54A22">
        <w:rPr>
          <w:b/>
        </w:rPr>
        <w:t xml:space="preserve">TypeError </w:t>
      </w:r>
      <w:r>
        <w:t>exception.</w:t>
      </w:r>
    </w:p>
    <w:p w14:paraId="0545BB20" w14:textId="77777777" w:rsidR="004C02EF" w:rsidRDefault="004C02EF" w:rsidP="004C02EF">
      <w:pPr>
        <w:pStyle w:val="Alg4"/>
        <w:numPr>
          <w:ilvl w:val="0"/>
          <w:numId w:val="345"/>
        </w:numPr>
      </w:pPr>
      <w:r>
        <w:t xml:space="preserve">Let </w:t>
      </w:r>
      <w:r w:rsidRPr="00372D9B">
        <w:rPr>
          <w:i/>
        </w:rPr>
        <w:t>desc</w:t>
      </w:r>
      <w:r>
        <w:t xml:space="preserve"> be the result of creating a new Property Descriptor that initially has no fields.</w:t>
      </w:r>
    </w:p>
    <w:p w14:paraId="5F2880FB"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enumerable</w:t>
      </w:r>
      <w:r>
        <w:t xml:space="preserve">" is </w:t>
      </w:r>
      <w:r w:rsidRPr="005C660A">
        <w:rPr>
          <w:b/>
        </w:rPr>
        <w:t>true</w:t>
      </w:r>
      <w:r>
        <w:t>, then</w:t>
      </w:r>
    </w:p>
    <w:p w14:paraId="2FE90C87" w14:textId="77777777" w:rsidR="004C02EF" w:rsidRDefault="004C02EF" w:rsidP="004C02EF">
      <w:pPr>
        <w:pStyle w:val="Alg4"/>
        <w:numPr>
          <w:ilvl w:val="1"/>
          <w:numId w:val="345"/>
        </w:numPr>
      </w:pPr>
      <w:r>
        <w:t xml:space="preserve">Let </w:t>
      </w:r>
      <w:r w:rsidRPr="00372D9B">
        <w:rPr>
          <w:i/>
        </w:rPr>
        <w:t>enum</w:t>
      </w:r>
      <w:r>
        <w:t xml:space="preserve"> be the result of calling the [[Get]] internal method of </w:t>
      </w:r>
      <w:r>
        <w:rPr>
          <w:i/>
        </w:rPr>
        <w:t>O</w:t>
      </w:r>
      <w:r w:rsidRPr="00372D9B">
        <w:rPr>
          <w:i/>
        </w:rPr>
        <w:t>bj</w:t>
      </w:r>
      <w:r>
        <w:t xml:space="preserve"> with "</w:t>
      </w:r>
      <w:r w:rsidRPr="00F07EB5">
        <w:rPr>
          <w:rFonts w:ascii="Courier New" w:hAnsi="Courier New" w:cs="Courier New"/>
          <w:b/>
          <w:spacing w:val="0"/>
          <w:lang w:val="en-US"/>
        </w:rPr>
        <w:t>enumerable</w:t>
      </w:r>
      <w:r>
        <w:t>".</w:t>
      </w:r>
    </w:p>
    <w:p w14:paraId="1A926DBD" w14:textId="77777777" w:rsidR="004C02EF" w:rsidRDefault="004C02EF" w:rsidP="004C02EF">
      <w:pPr>
        <w:pStyle w:val="Alg4"/>
        <w:numPr>
          <w:ilvl w:val="1"/>
          <w:numId w:val="345"/>
        </w:numPr>
      </w:pPr>
      <w:r>
        <w:t xml:space="preserve">Set the [[Enumerable]] field of </w:t>
      </w:r>
      <w:r w:rsidRPr="00372D9B">
        <w:rPr>
          <w:i/>
        </w:rPr>
        <w:t>desc</w:t>
      </w:r>
      <w:r>
        <w:t xml:space="preserve"> to ToBoolean(</w:t>
      </w:r>
      <w:r w:rsidRPr="00372D9B">
        <w:rPr>
          <w:i/>
        </w:rPr>
        <w:t>enum</w:t>
      </w:r>
      <w:r>
        <w:t>).</w:t>
      </w:r>
    </w:p>
    <w:p w14:paraId="7E88A534"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configurable</w:t>
      </w:r>
      <w:r>
        <w:t xml:space="preserve">" is </w:t>
      </w:r>
      <w:r w:rsidRPr="005C660A">
        <w:rPr>
          <w:b/>
        </w:rPr>
        <w:t>true</w:t>
      </w:r>
      <w:r>
        <w:t>, then</w:t>
      </w:r>
    </w:p>
    <w:p w14:paraId="5B36A8E9" w14:textId="77777777" w:rsidR="004C02EF" w:rsidRDefault="004C02EF" w:rsidP="004C02EF">
      <w:pPr>
        <w:pStyle w:val="Alg4"/>
        <w:numPr>
          <w:ilvl w:val="1"/>
          <w:numId w:val="345"/>
        </w:numPr>
      </w:pPr>
      <w:r>
        <w:t xml:space="preserve">Let </w:t>
      </w:r>
      <w:r w:rsidRPr="00372D9B">
        <w:rPr>
          <w:i/>
        </w:rPr>
        <w:t>conf</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configurable</w:t>
      </w:r>
      <w:r>
        <w:t>".</w:t>
      </w:r>
    </w:p>
    <w:p w14:paraId="5AFAD792" w14:textId="77777777" w:rsidR="004C02EF" w:rsidRDefault="004C02EF" w:rsidP="004C02EF">
      <w:pPr>
        <w:pStyle w:val="Alg4"/>
        <w:numPr>
          <w:ilvl w:val="1"/>
          <w:numId w:val="345"/>
        </w:numPr>
      </w:pPr>
      <w:r>
        <w:t xml:space="preserve">Set the [[Configurable]] field of </w:t>
      </w:r>
      <w:r w:rsidRPr="00372D9B">
        <w:rPr>
          <w:i/>
        </w:rPr>
        <w:t>desc</w:t>
      </w:r>
      <w:r>
        <w:t xml:space="preserve"> to ToBoolean(</w:t>
      </w:r>
      <w:r w:rsidRPr="00372D9B">
        <w:rPr>
          <w:i/>
        </w:rPr>
        <w:t>conf</w:t>
      </w:r>
      <w:r>
        <w:t>).</w:t>
      </w:r>
    </w:p>
    <w:p w14:paraId="642CEF94"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value</w:t>
      </w:r>
      <w:r>
        <w:t xml:space="preserve">" is </w:t>
      </w:r>
      <w:r w:rsidRPr="005C660A">
        <w:rPr>
          <w:b/>
        </w:rPr>
        <w:t>true</w:t>
      </w:r>
      <w:r>
        <w:t>, then</w:t>
      </w:r>
    </w:p>
    <w:p w14:paraId="2AEFDE0E" w14:textId="77777777" w:rsidR="004C02EF" w:rsidRDefault="004C02EF" w:rsidP="004C02EF">
      <w:pPr>
        <w:pStyle w:val="Alg4"/>
        <w:numPr>
          <w:ilvl w:val="1"/>
          <w:numId w:val="345"/>
        </w:numPr>
      </w:pPr>
      <w:r>
        <w:t xml:space="preserve">Let </w:t>
      </w:r>
      <w:r w:rsidRPr="00372D9B">
        <w:rPr>
          <w:i/>
        </w:rPr>
        <w:t>value</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value</w:t>
      </w:r>
      <w:r>
        <w:t>”.</w:t>
      </w:r>
    </w:p>
    <w:p w14:paraId="4F267808" w14:textId="77777777" w:rsidR="004C02EF" w:rsidRDefault="004C02EF" w:rsidP="004C02EF">
      <w:pPr>
        <w:pStyle w:val="Alg4"/>
        <w:numPr>
          <w:ilvl w:val="1"/>
          <w:numId w:val="345"/>
        </w:numPr>
      </w:pPr>
      <w:r>
        <w:t xml:space="preserve">Set the [[Value]] field of </w:t>
      </w:r>
      <w:r w:rsidRPr="00372D9B">
        <w:rPr>
          <w:i/>
        </w:rPr>
        <w:t>desc</w:t>
      </w:r>
      <w:r>
        <w:t xml:space="preserve"> to </w:t>
      </w:r>
      <w:r w:rsidRPr="00A3051B">
        <w:rPr>
          <w:i/>
        </w:rPr>
        <w:t>value</w:t>
      </w:r>
      <w:r>
        <w:t>.</w:t>
      </w:r>
    </w:p>
    <w:p w14:paraId="11D7A68C"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writable</w:t>
      </w:r>
      <w:r>
        <w:t xml:space="preserve">" is </w:t>
      </w:r>
      <w:r w:rsidRPr="005C660A">
        <w:rPr>
          <w:b/>
        </w:rPr>
        <w:t>true</w:t>
      </w:r>
      <w:r>
        <w:t>, then</w:t>
      </w:r>
    </w:p>
    <w:p w14:paraId="191D01F5" w14:textId="77777777" w:rsidR="004C02EF" w:rsidRDefault="004C02EF" w:rsidP="004C02EF">
      <w:pPr>
        <w:pStyle w:val="Alg4"/>
        <w:numPr>
          <w:ilvl w:val="1"/>
          <w:numId w:val="345"/>
        </w:numPr>
      </w:pPr>
      <w:r>
        <w:t xml:space="preserve">Let </w:t>
      </w:r>
      <w:r w:rsidRPr="00372D9B">
        <w:rPr>
          <w:i/>
        </w:rPr>
        <w:t>writable</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writable</w:t>
      </w:r>
      <w:r>
        <w:t>".</w:t>
      </w:r>
    </w:p>
    <w:p w14:paraId="08E0D738" w14:textId="77777777" w:rsidR="004C02EF" w:rsidRDefault="004C02EF" w:rsidP="004C02EF">
      <w:pPr>
        <w:pStyle w:val="Alg4"/>
        <w:numPr>
          <w:ilvl w:val="1"/>
          <w:numId w:val="345"/>
        </w:numPr>
      </w:pPr>
      <w:r>
        <w:t xml:space="preserve">Set the [[Writable]] field of </w:t>
      </w:r>
      <w:r w:rsidRPr="00372D9B">
        <w:rPr>
          <w:i/>
        </w:rPr>
        <w:t>desc</w:t>
      </w:r>
      <w:r>
        <w:t xml:space="preserve"> to ToBoolean(</w:t>
      </w:r>
      <w:r w:rsidRPr="00372D9B">
        <w:rPr>
          <w:i/>
        </w:rPr>
        <w:t>writable</w:t>
      </w:r>
      <w:r>
        <w:t>).</w:t>
      </w:r>
    </w:p>
    <w:p w14:paraId="34AD3033"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get</w:t>
      </w:r>
      <w:r>
        <w:t xml:space="preserve">" is </w:t>
      </w:r>
      <w:r w:rsidRPr="005C660A">
        <w:rPr>
          <w:b/>
        </w:rPr>
        <w:t>true</w:t>
      </w:r>
      <w:r>
        <w:t>, then</w:t>
      </w:r>
    </w:p>
    <w:p w14:paraId="731ED87C" w14:textId="77777777" w:rsidR="004C02EF" w:rsidRDefault="004C02EF" w:rsidP="004C02EF">
      <w:pPr>
        <w:pStyle w:val="Alg4"/>
        <w:numPr>
          <w:ilvl w:val="1"/>
          <w:numId w:val="345"/>
        </w:numPr>
      </w:pPr>
      <w:r>
        <w:t xml:space="preserve">Let </w:t>
      </w:r>
      <w:r w:rsidRPr="00372D9B">
        <w:rPr>
          <w:i/>
        </w:rPr>
        <w:t>getter</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get</w:t>
      </w:r>
      <w:r>
        <w:t>".</w:t>
      </w:r>
    </w:p>
    <w:p w14:paraId="01640396" w14:textId="77777777" w:rsidR="004C02EF" w:rsidRDefault="004C02EF" w:rsidP="004C02EF">
      <w:pPr>
        <w:pStyle w:val="Alg4"/>
        <w:numPr>
          <w:ilvl w:val="1"/>
          <w:numId w:val="345"/>
        </w:numPr>
      </w:pPr>
      <w:r>
        <w:t>If IsCallable(</w:t>
      </w:r>
      <w:r w:rsidRPr="00372D9B">
        <w:rPr>
          <w:i/>
        </w:rPr>
        <w:t>getter</w:t>
      </w:r>
      <w:r>
        <w:t xml:space="preserve">) is </w:t>
      </w:r>
      <w:r w:rsidRPr="00C54A22">
        <w:rPr>
          <w:b/>
        </w:rPr>
        <w:t xml:space="preserve">false </w:t>
      </w:r>
      <w:r>
        <w:t xml:space="preserve">and </w:t>
      </w:r>
      <w:r w:rsidRPr="00372D9B">
        <w:rPr>
          <w:i/>
        </w:rPr>
        <w:t>getter</w:t>
      </w:r>
      <w:r>
        <w:t xml:space="preserve"> is not </w:t>
      </w:r>
      <w:r w:rsidRPr="00C54A22">
        <w:rPr>
          <w:b/>
        </w:rPr>
        <w:t>undefined</w:t>
      </w:r>
      <w:r>
        <w:t xml:space="preserve">, then throw a </w:t>
      </w:r>
      <w:r w:rsidRPr="00C54A22">
        <w:rPr>
          <w:b/>
        </w:rPr>
        <w:t xml:space="preserve">TypeError </w:t>
      </w:r>
      <w:r>
        <w:t>exception.</w:t>
      </w:r>
    </w:p>
    <w:p w14:paraId="74EA52C0" w14:textId="77777777" w:rsidR="004C02EF" w:rsidRDefault="004C02EF" w:rsidP="004C02EF">
      <w:pPr>
        <w:pStyle w:val="Alg4"/>
        <w:numPr>
          <w:ilvl w:val="1"/>
          <w:numId w:val="345"/>
        </w:numPr>
      </w:pPr>
      <w:r>
        <w:t xml:space="preserve">Set the [[Get]] field of </w:t>
      </w:r>
      <w:r w:rsidRPr="00372D9B">
        <w:rPr>
          <w:i/>
        </w:rPr>
        <w:t>desc</w:t>
      </w:r>
      <w:r>
        <w:t xml:space="preserve"> to </w:t>
      </w:r>
      <w:r w:rsidRPr="00372D9B">
        <w:rPr>
          <w:i/>
        </w:rPr>
        <w:t>getter</w:t>
      </w:r>
      <w:r>
        <w:t>.</w:t>
      </w:r>
    </w:p>
    <w:p w14:paraId="5C7597F8" w14:textId="77777777" w:rsidR="004C02EF" w:rsidRDefault="004C02EF" w:rsidP="004C02EF">
      <w:pPr>
        <w:pStyle w:val="Alg4"/>
        <w:numPr>
          <w:ilvl w:val="0"/>
          <w:numId w:val="345"/>
        </w:numPr>
      </w:pPr>
      <w:r>
        <w:t xml:space="preserve">If the result of calling the [[HasProperty]] internal method of </w:t>
      </w:r>
      <w:r>
        <w:rPr>
          <w:i/>
        </w:rPr>
        <w:t>O</w:t>
      </w:r>
      <w:r w:rsidRPr="00372D9B">
        <w:rPr>
          <w:i/>
        </w:rPr>
        <w:t>bj</w:t>
      </w:r>
      <w:r>
        <w:t xml:space="preserve"> with argument "</w:t>
      </w:r>
      <w:r w:rsidRPr="00F07EB5">
        <w:rPr>
          <w:rFonts w:ascii="Courier New" w:hAnsi="Courier New" w:cs="Courier New"/>
          <w:b/>
          <w:spacing w:val="0"/>
          <w:lang w:val="en-US"/>
        </w:rPr>
        <w:t>set</w:t>
      </w:r>
      <w:r>
        <w:t xml:space="preserve">" is </w:t>
      </w:r>
      <w:r w:rsidRPr="005C660A">
        <w:rPr>
          <w:b/>
        </w:rPr>
        <w:t>true</w:t>
      </w:r>
      <w:r>
        <w:t>, then</w:t>
      </w:r>
    </w:p>
    <w:p w14:paraId="2653F304" w14:textId="77777777" w:rsidR="004C02EF" w:rsidRDefault="004C02EF" w:rsidP="004C02EF">
      <w:pPr>
        <w:pStyle w:val="Alg4"/>
        <w:numPr>
          <w:ilvl w:val="1"/>
          <w:numId w:val="345"/>
        </w:numPr>
      </w:pPr>
      <w:r>
        <w:t xml:space="preserve">Let </w:t>
      </w:r>
      <w:r w:rsidRPr="00372D9B">
        <w:rPr>
          <w:i/>
        </w:rPr>
        <w:t>setter</w:t>
      </w:r>
      <w:r>
        <w:t xml:space="preserve"> be the result of calling the [[Get]] internal method of </w:t>
      </w:r>
      <w:r>
        <w:rPr>
          <w:i/>
        </w:rPr>
        <w:t>O</w:t>
      </w:r>
      <w:r w:rsidRPr="00372D9B">
        <w:rPr>
          <w:i/>
        </w:rPr>
        <w:t>bj</w:t>
      </w:r>
      <w:r>
        <w:t xml:space="preserve"> with argument "</w:t>
      </w:r>
      <w:r w:rsidRPr="00F07EB5">
        <w:rPr>
          <w:rFonts w:ascii="Courier New" w:hAnsi="Courier New" w:cs="Courier New"/>
          <w:b/>
          <w:spacing w:val="0"/>
          <w:lang w:val="en-US"/>
        </w:rPr>
        <w:t>set</w:t>
      </w:r>
      <w:r>
        <w:t>".</w:t>
      </w:r>
    </w:p>
    <w:p w14:paraId="7D9EA5D5" w14:textId="77777777" w:rsidR="004C02EF" w:rsidRDefault="004C02EF" w:rsidP="004C02EF">
      <w:pPr>
        <w:pStyle w:val="Alg4"/>
        <w:numPr>
          <w:ilvl w:val="1"/>
          <w:numId w:val="345"/>
        </w:numPr>
      </w:pPr>
      <w:r>
        <w:t>If IsCallable(</w:t>
      </w:r>
      <w:r w:rsidRPr="00372D9B">
        <w:rPr>
          <w:i/>
        </w:rPr>
        <w:t>setter</w:t>
      </w:r>
      <w:r>
        <w:t xml:space="preserve">) is </w:t>
      </w:r>
      <w:r w:rsidRPr="00C54A22">
        <w:rPr>
          <w:b/>
        </w:rPr>
        <w:t xml:space="preserve">false </w:t>
      </w:r>
      <w:r>
        <w:t xml:space="preserve">and </w:t>
      </w:r>
      <w:r w:rsidRPr="00372D9B">
        <w:rPr>
          <w:i/>
        </w:rPr>
        <w:t>setter</w:t>
      </w:r>
      <w:r>
        <w:t xml:space="preserve"> is not </w:t>
      </w:r>
      <w:r w:rsidRPr="005C660A">
        <w:rPr>
          <w:b/>
        </w:rPr>
        <w:t>undefined</w:t>
      </w:r>
      <w:r>
        <w:t xml:space="preserve">, then throw a </w:t>
      </w:r>
      <w:r w:rsidRPr="005C660A">
        <w:rPr>
          <w:b/>
        </w:rPr>
        <w:t>TypeError</w:t>
      </w:r>
      <w:r>
        <w:t xml:space="preserve"> exception.</w:t>
      </w:r>
    </w:p>
    <w:p w14:paraId="4A4CE439" w14:textId="77777777" w:rsidR="004C02EF" w:rsidRDefault="004C02EF" w:rsidP="004C02EF">
      <w:pPr>
        <w:pStyle w:val="Alg4"/>
        <w:numPr>
          <w:ilvl w:val="1"/>
          <w:numId w:val="345"/>
        </w:numPr>
      </w:pPr>
      <w:r>
        <w:t xml:space="preserve">Set the [[Set]] field of </w:t>
      </w:r>
      <w:r w:rsidRPr="00372D9B">
        <w:rPr>
          <w:i/>
        </w:rPr>
        <w:t>desc</w:t>
      </w:r>
      <w:r>
        <w:t xml:space="preserve"> to </w:t>
      </w:r>
      <w:r w:rsidRPr="00372D9B">
        <w:rPr>
          <w:i/>
        </w:rPr>
        <w:t>setter</w:t>
      </w:r>
      <w:r>
        <w:t>.</w:t>
      </w:r>
    </w:p>
    <w:p w14:paraId="02DC44B0" w14:textId="77777777" w:rsidR="004C02EF" w:rsidRDefault="004C02EF" w:rsidP="004C02EF">
      <w:pPr>
        <w:pStyle w:val="Alg4"/>
        <w:numPr>
          <w:ilvl w:val="0"/>
          <w:numId w:val="345"/>
        </w:numPr>
      </w:pPr>
      <w:r>
        <w:t xml:space="preserve">If either </w:t>
      </w:r>
      <w:r w:rsidRPr="00372D9B">
        <w:rPr>
          <w:i/>
        </w:rPr>
        <w:t>desc</w:t>
      </w:r>
      <w:r>
        <w:t xml:space="preserve">.[[Get]] or </w:t>
      </w:r>
      <w:r w:rsidRPr="00372D9B">
        <w:rPr>
          <w:i/>
        </w:rPr>
        <w:t>desc</w:t>
      </w:r>
      <w:r>
        <w:t>.[[Set]] are present, then</w:t>
      </w:r>
    </w:p>
    <w:p w14:paraId="5743CF94" w14:textId="77777777" w:rsidR="004C02EF" w:rsidRDefault="004C02EF" w:rsidP="004C02EF">
      <w:pPr>
        <w:pStyle w:val="Alg4"/>
        <w:numPr>
          <w:ilvl w:val="1"/>
          <w:numId w:val="345"/>
        </w:numPr>
      </w:pPr>
      <w:r>
        <w:t xml:space="preserve">If either </w:t>
      </w:r>
      <w:r w:rsidRPr="00372D9B">
        <w:rPr>
          <w:i/>
        </w:rPr>
        <w:t>desc</w:t>
      </w:r>
      <w:r>
        <w:t xml:space="preserve">.[[Value]] or </w:t>
      </w:r>
      <w:r w:rsidRPr="00372D9B">
        <w:rPr>
          <w:i/>
        </w:rPr>
        <w:t>desc</w:t>
      </w:r>
      <w:r>
        <w:t xml:space="preserve">.[[Writable]] are present, then throw a </w:t>
      </w:r>
      <w:r w:rsidRPr="005C660A">
        <w:rPr>
          <w:b/>
        </w:rPr>
        <w:t>TypeError</w:t>
      </w:r>
      <w:r>
        <w:t xml:space="preserve"> exception.</w:t>
      </w:r>
    </w:p>
    <w:p w14:paraId="5F7F5115" w14:textId="77777777" w:rsidR="004C02EF" w:rsidRDefault="004C02EF" w:rsidP="004C02EF">
      <w:pPr>
        <w:pStyle w:val="Alg4"/>
        <w:numPr>
          <w:ilvl w:val="0"/>
          <w:numId w:val="345"/>
        </w:numPr>
        <w:spacing w:after="120"/>
      </w:pPr>
      <w:r>
        <w:t xml:space="preserve">Return </w:t>
      </w:r>
      <w:r w:rsidRPr="00372D9B">
        <w:rPr>
          <w:i/>
        </w:rPr>
        <w:t>desc</w:t>
      </w:r>
      <w:r>
        <w:t>.</w:t>
      </w:r>
    </w:p>
    <w:p w14:paraId="32568E30" w14:textId="77777777" w:rsidR="004C02EF" w:rsidRDefault="004C02EF" w:rsidP="00C623F2">
      <w:pPr>
        <w:pStyle w:val="20"/>
        <w:numPr>
          <w:ilvl w:val="0"/>
          <w:numId w:val="0"/>
        </w:numPr>
      </w:pPr>
      <w:bookmarkStart w:id="1179" w:name="_Toc385672154"/>
      <w:bookmarkStart w:id="1180" w:name="_Toc393690249"/>
      <w:bookmarkStart w:id="1181" w:name="_Toc472818787"/>
      <w:bookmarkStart w:id="1182" w:name="_Toc235503346"/>
      <w:bookmarkStart w:id="1183" w:name="_Toc241509121"/>
      <w:bookmarkStart w:id="1184" w:name="_Toc244416608"/>
      <w:bookmarkStart w:id="1185" w:name="_Toc276630972"/>
      <w:bookmarkStart w:id="1186" w:name="_Toc178386981"/>
      <w:r>
        <w:t>8.11</w:t>
      </w:r>
      <w:r>
        <w:tab/>
        <w:t xml:space="preserve">The Lexical Environment and </w:t>
      </w:r>
      <w:r w:rsidRPr="001E1F44">
        <w:t>Environment</w:t>
      </w:r>
      <w:r>
        <w:t xml:space="preserve"> Record Specification Types</w:t>
      </w:r>
      <w:bookmarkEnd w:id="1182"/>
      <w:bookmarkEnd w:id="1183"/>
      <w:bookmarkEnd w:id="1184"/>
      <w:bookmarkEnd w:id="1185"/>
      <w:bookmarkEnd w:id="1186"/>
    </w:p>
    <w:p w14:paraId="3D998F12" w14:textId="77777777" w:rsidR="004C02EF" w:rsidRDefault="004C02EF" w:rsidP="004C02EF">
      <w:r w:rsidRPr="003D5DFE">
        <w:t xml:space="preserve">The Lexical Environment and Environment Record types are used to explain the behaviour of name resolution in nested functions and </w:t>
      </w:r>
      <w:r w:rsidRPr="001E1F44">
        <w:t>blocks</w:t>
      </w:r>
      <w:r w:rsidRPr="003D5DFE">
        <w:t xml:space="preserve">. These types and the operations upon them are defined in </w:t>
      </w:r>
      <w:r>
        <w:t>Clause</w:t>
      </w:r>
      <w:r w:rsidRPr="003D5DFE">
        <w:t xml:space="preserve"> 10.</w:t>
      </w:r>
    </w:p>
    <w:p w14:paraId="471271E4" w14:textId="77777777" w:rsidR="004C02EF" w:rsidRDefault="004C02EF" w:rsidP="00C623F2">
      <w:pPr>
        <w:pStyle w:val="20"/>
        <w:numPr>
          <w:ilvl w:val="0"/>
          <w:numId w:val="0"/>
        </w:numPr>
      </w:pPr>
      <w:bookmarkStart w:id="1187" w:name="_Toc235503347"/>
      <w:bookmarkStart w:id="1188" w:name="_Toc241509122"/>
      <w:bookmarkStart w:id="1189" w:name="_Toc244416609"/>
      <w:bookmarkStart w:id="1190" w:name="_Toc276630973"/>
      <w:bookmarkStart w:id="1191" w:name="_Toc178386982"/>
      <w:r>
        <w:t>8.12</w:t>
      </w:r>
      <w:r>
        <w:tab/>
        <w:t>Algorithms for Object Internal Methods</w:t>
      </w:r>
      <w:bookmarkEnd w:id="1187"/>
      <w:bookmarkEnd w:id="1188"/>
      <w:bookmarkEnd w:id="1189"/>
      <w:bookmarkEnd w:id="1190"/>
      <w:bookmarkEnd w:id="1191"/>
    </w:p>
    <w:p w14:paraId="29A81531" w14:textId="77777777" w:rsidR="004C02EF" w:rsidRPr="003D5DFE" w:rsidRDefault="004C02EF" w:rsidP="004C02EF">
      <w:r>
        <w:t xml:space="preserve">In the following algorithm descriptions, assume </w:t>
      </w:r>
      <w:r w:rsidRPr="00D420A6">
        <w:rPr>
          <w:rFonts w:ascii="Times New Roman" w:hAnsi="Times New Roman"/>
          <w:i/>
        </w:rPr>
        <w:t>O</w:t>
      </w:r>
      <w:r>
        <w:t xml:space="preserve"> is a native ECMAScript object, </w:t>
      </w:r>
      <w:r w:rsidRPr="00D420A6">
        <w:rPr>
          <w:rFonts w:ascii="Times New Roman" w:hAnsi="Times New Roman"/>
          <w:i/>
        </w:rPr>
        <w:t>P</w:t>
      </w:r>
      <w:r>
        <w:t xml:space="preserve"> is a String, </w:t>
      </w:r>
      <w:r w:rsidRPr="00D420A6">
        <w:rPr>
          <w:rFonts w:ascii="Times New Roman" w:hAnsi="Times New Roman"/>
          <w:i/>
        </w:rPr>
        <w:t>Desc</w:t>
      </w:r>
      <w:r>
        <w:t xml:space="preserve"> is a Property Description record, and </w:t>
      </w:r>
      <w:r w:rsidRPr="00D420A6">
        <w:rPr>
          <w:rFonts w:ascii="Times New Roman" w:hAnsi="Times New Roman"/>
          <w:i/>
        </w:rPr>
        <w:t>Throw</w:t>
      </w:r>
      <w:r>
        <w:t xml:space="preserve"> is a Boolean flag.</w:t>
      </w:r>
    </w:p>
    <w:p w14:paraId="3041B8B7" w14:textId="77777777" w:rsidR="004C02EF" w:rsidRDefault="004C02EF" w:rsidP="00C623F2">
      <w:pPr>
        <w:pStyle w:val="30"/>
        <w:numPr>
          <w:ilvl w:val="0"/>
          <w:numId w:val="0"/>
        </w:numPr>
      </w:pPr>
      <w:bookmarkStart w:id="1192" w:name="_Toc235503348"/>
      <w:bookmarkStart w:id="1193" w:name="_Toc241509123"/>
      <w:bookmarkStart w:id="1194" w:name="_Toc244416610"/>
      <w:bookmarkStart w:id="1195" w:name="_Toc276630974"/>
      <w:bookmarkStart w:id="1196" w:name="_Toc178386983"/>
      <w:r>
        <w:t>8.12.1</w:t>
      </w:r>
      <w:r>
        <w:tab/>
        <w:t>[[GetOwnProperty]] (P)</w:t>
      </w:r>
      <w:bookmarkEnd w:id="1192"/>
      <w:bookmarkEnd w:id="1193"/>
      <w:bookmarkEnd w:id="1194"/>
      <w:bookmarkEnd w:id="1195"/>
      <w:bookmarkEnd w:id="1196"/>
    </w:p>
    <w:p w14:paraId="64581BFF" w14:textId="77777777" w:rsidR="004C02EF" w:rsidRDefault="004C02EF" w:rsidP="004C02EF">
      <w:r>
        <w:t xml:space="preserve">When the [[GetOwnProperty]]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2336E579" w14:textId="77777777" w:rsidR="004C02EF" w:rsidRPr="00E0436B" w:rsidRDefault="004C02EF" w:rsidP="004C02EF">
      <w:pPr>
        <w:pStyle w:val="Alg4"/>
        <w:numPr>
          <w:ilvl w:val="0"/>
          <w:numId w:val="346"/>
        </w:numPr>
      </w:pPr>
      <w:r>
        <w:t>If</w:t>
      </w:r>
      <w:r w:rsidRPr="00E0436B">
        <w:t xml:space="preserve"> </w:t>
      </w:r>
      <w:r w:rsidRPr="00E0436B">
        <w:rPr>
          <w:i/>
        </w:rPr>
        <w:t xml:space="preserve">O </w:t>
      </w:r>
      <w:r w:rsidRPr="00E0436B">
        <w:t xml:space="preserve">doesn’t have an own property with name </w:t>
      </w:r>
      <w:r w:rsidRPr="00E0436B">
        <w:rPr>
          <w:i/>
        </w:rPr>
        <w:t>P</w:t>
      </w:r>
      <w:r w:rsidRPr="00E0436B">
        <w:t xml:space="preserve">, return </w:t>
      </w:r>
      <w:r w:rsidRPr="00E0436B">
        <w:rPr>
          <w:b/>
        </w:rPr>
        <w:t>undefined</w:t>
      </w:r>
      <w:r w:rsidRPr="00E0436B">
        <w:t>.</w:t>
      </w:r>
    </w:p>
    <w:p w14:paraId="0C0E12A6" w14:textId="77777777" w:rsidR="004C02EF" w:rsidRPr="00E0436B" w:rsidRDefault="004C02EF" w:rsidP="004C02EF">
      <w:pPr>
        <w:pStyle w:val="Alg4"/>
        <w:numPr>
          <w:ilvl w:val="0"/>
          <w:numId w:val="346"/>
        </w:numPr>
      </w:pPr>
      <w:r w:rsidRPr="00E0436B">
        <w:t xml:space="preserve">Let </w:t>
      </w:r>
      <w:r w:rsidRPr="00E0436B">
        <w:rPr>
          <w:i/>
        </w:rPr>
        <w:t xml:space="preserve">D </w:t>
      </w:r>
      <w:r w:rsidRPr="00E0436B">
        <w:t>be a ne</w:t>
      </w:r>
      <w:r>
        <w:t>wly created Property Descriptor</w:t>
      </w:r>
      <w:r w:rsidRPr="00E0436B">
        <w:t xml:space="preserve"> with no fields.</w:t>
      </w:r>
    </w:p>
    <w:p w14:paraId="12EE2CEB" w14:textId="77777777" w:rsidR="004C02EF" w:rsidRPr="00E0436B" w:rsidRDefault="004C02EF" w:rsidP="004C02EF">
      <w:pPr>
        <w:pStyle w:val="Alg4"/>
        <w:numPr>
          <w:ilvl w:val="0"/>
          <w:numId w:val="346"/>
        </w:numPr>
      </w:pPr>
      <w:r w:rsidRPr="00E0436B">
        <w:t xml:space="preserve">Let </w:t>
      </w:r>
      <w:r w:rsidRPr="00E0436B">
        <w:rPr>
          <w:i/>
        </w:rPr>
        <w:t xml:space="preserve">X </w:t>
      </w:r>
      <w:r w:rsidRPr="00E0436B">
        <w:t xml:space="preserve">be </w:t>
      </w:r>
      <w:r w:rsidRPr="00E0436B">
        <w:rPr>
          <w:i/>
        </w:rPr>
        <w:t>O</w:t>
      </w:r>
      <w:r w:rsidRPr="00E0436B">
        <w:t xml:space="preserve">’s own property named </w:t>
      </w:r>
      <w:r w:rsidRPr="00E0436B">
        <w:rPr>
          <w:i/>
        </w:rPr>
        <w:t>P</w:t>
      </w:r>
      <w:r w:rsidRPr="00E0436B">
        <w:t>.</w:t>
      </w:r>
    </w:p>
    <w:p w14:paraId="563DF934" w14:textId="77777777" w:rsidR="004C02EF" w:rsidRPr="00E0436B" w:rsidRDefault="004C02EF" w:rsidP="004C02EF">
      <w:pPr>
        <w:pStyle w:val="Alg4"/>
        <w:numPr>
          <w:ilvl w:val="0"/>
          <w:numId w:val="346"/>
        </w:numPr>
      </w:pPr>
      <w:r w:rsidRPr="00E0436B">
        <w:t xml:space="preserve">If </w:t>
      </w:r>
      <w:r w:rsidRPr="00E0436B">
        <w:rPr>
          <w:i/>
        </w:rPr>
        <w:t xml:space="preserve">X </w:t>
      </w:r>
      <w:r w:rsidRPr="00E0436B">
        <w:t>is a data property, then</w:t>
      </w:r>
    </w:p>
    <w:p w14:paraId="228E24D2" w14:textId="77777777" w:rsidR="004C02EF" w:rsidRPr="00E0436B" w:rsidRDefault="004C02EF" w:rsidP="004C02EF">
      <w:pPr>
        <w:pStyle w:val="Alg4"/>
        <w:numPr>
          <w:ilvl w:val="1"/>
          <w:numId w:val="346"/>
        </w:numPr>
      </w:pPr>
      <w:r w:rsidRPr="00E0436B">
        <w:t xml:space="preserve">Set </w:t>
      </w:r>
      <w:r w:rsidRPr="00E0436B">
        <w:rPr>
          <w:i/>
        </w:rPr>
        <w:t>D</w:t>
      </w:r>
      <w:r w:rsidRPr="00E0436B">
        <w:t xml:space="preserve">.[[Value]] to the value of </w:t>
      </w:r>
      <w:r w:rsidRPr="00E0436B">
        <w:rPr>
          <w:i/>
        </w:rPr>
        <w:t>X</w:t>
      </w:r>
      <w:r w:rsidRPr="00E0436B">
        <w:t>’s [[Value]] attribute.</w:t>
      </w:r>
    </w:p>
    <w:p w14:paraId="42275977" w14:textId="77777777" w:rsidR="004C02EF" w:rsidRPr="00E0436B" w:rsidRDefault="004C02EF" w:rsidP="004C02EF">
      <w:pPr>
        <w:pStyle w:val="Alg4"/>
        <w:numPr>
          <w:ilvl w:val="1"/>
          <w:numId w:val="346"/>
        </w:numPr>
      </w:pPr>
      <w:r w:rsidRPr="00E0436B">
        <w:t xml:space="preserve">Set </w:t>
      </w:r>
      <w:r w:rsidRPr="00E0436B">
        <w:rPr>
          <w:i/>
        </w:rPr>
        <w:t>D</w:t>
      </w:r>
      <w:r w:rsidRPr="00E0436B">
        <w:t xml:space="preserve">.[[Writable]] to the value of </w:t>
      </w:r>
      <w:r w:rsidRPr="00E0436B">
        <w:rPr>
          <w:i/>
        </w:rPr>
        <w:t>X</w:t>
      </w:r>
      <w:r w:rsidRPr="00E0436B">
        <w:t>’s [[Writable]] attribute</w:t>
      </w:r>
    </w:p>
    <w:p w14:paraId="7AA00783" w14:textId="77777777" w:rsidR="004C02EF" w:rsidRPr="00E0436B" w:rsidRDefault="004C02EF" w:rsidP="004C02EF">
      <w:pPr>
        <w:pStyle w:val="Alg4"/>
        <w:numPr>
          <w:ilvl w:val="0"/>
          <w:numId w:val="346"/>
        </w:numPr>
      </w:pPr>
      <w:r w:rsidRPr="00E0436B">
        <w:t xml:space="preserve">Else </w:t>
      </w:r>
      <w:r w:rsidRPr="00E0436B">
        <w:rPr>
          <w:i/>
        </w:rPr>
        <w:t xml:space="preserve">X </w:t>
      </w:r>
      <w:r w:rsidRPr="00E0436B">
        <w:t>is a</w:t>
      </w:r>
      <w:r>
        <w:t>n</w:t>
      </w:r>
      <w:r w:rsidRPr="00E0436B">
        <w:t xml:space="preserve"> accessor property, so</w:t>
      </w:r>
    </w:p>
    <w:p w14:paraId="684D3243" w14:textId="77777777" w:rsidR="004C02EF" w:rsidRPr="00E0436B" w:rsidRDefault="004C02EF" w:rsidP="004C02EF">
      <w:pPr>
        <w:pStyle w:val="Alg4"/>
        <w:numPr>
          <w:ilvl w:val="1"/>
          <w:numId w:val="346"/>
        </w:numPr>
      </w:pPr>
      <w:r w:rsidRPr="00E0436B">
        <w:t xml:space="preserve">Set </w:t>
      </w:r>
      <w:r w:rsidRPr="00E0436B">
        <w:rPr>
          <w:i/>
        </w:rPr>
        <w:t>D</w:t>
      </w:r>
      <w:r w:rsidRPr="00E0436B">
        <w:t>.</w:t>
      </w:r>
      <w:r>
        <w:t>[[Get]]</w:t>
      </w:r>
      <w:r w:rsidRPr="00E0436B">
        <w:t xml:space="preserve"> to the value of </w:t>
      </w:r>
      <w:r w:rsidRPr="00E0436B">
        <w:rPr>
          <w:i/>
        </w:rPr>
        <w:t>X</w:t>
      </w:r>
      <w:r w:rsidRPr="00E0436B">
        <w:t xml:space="preserve">’s </w:t>
      </w:r>
      <w:r>
        <w:t>[[Get]]</w:t>
      </w:r>
      <w:r w:rsidRPr="00E0436B">
        <w:t xml:space="preserve"> attribute.</w:t>
      </w:r>
    </w:p>
    <w:p w14:paraId="748E0FF9" w14:textId="77777777" w:rsidR="004C02EF" w:rsidRPr="00E0436B" w:rsidRDefault="004C02EF" w:rsidP="004C02EF">
      <w:pPr>
        <w:pStyle w:val="Alg4"/>
        <w:numPr>
          <w:ilvl w:val="1"/>
          <w:numId w:val="346"/>
        </w:numPr>
      </w:pPr>
      <w:r w:rsidRPr="00E0436B">
        <w:t xml:space="preserve">Set </w:t>
      </w:r>
      <w:r w:rsidRPr="00E0436B">
        <w:rPr>
          <w:i/>
        </w:rPr>
        <w:t>D</w:t>
      </w:r>
      <w:r w:rsidRPr="00E0436B">
        <w:t>.</w:t>
      </w:r>
      <w:r>
        <w:t>[[Set]]</w:t>
      </w:r>
      <w:r w:rsidRPr="00E0436B">
        <w:t xml:space="preserve"> to the value of </w:t>
      </w:r>
      <w:r w:rsidRPr="00E0436B">
        <w:rPr>
          <w:i/>
        </w:rPr>
        <w:t>X</w:t>
      </w:r>
      <w:r w:rsidRPr="00E0436B">
        <w:t xml:space="preserve">’s </w:t>
      </w:r>
      <w:r>
        <w:t>[[Set]]</w:t>
      </w:r>
      <w:r w:rsidRPr="00E0436B">
        <w:t xml:space="preserve"> attribute.</w:t>
      </w:r>
    </w:p>
    <w:p w14:paraId="0907C948" w14:textId="77777777" w:rsidR="004C02EF" w:rsidRPr="00E0436B" w:rsidRDefault="004C02EF" w:rsidP="004C02EF">
      <w:pPr>
        <w:pStyle w:val="Alg4"/>
        <w:numPr>
          <w:ilvl w:val="0"/>
          <w:numId w:val="346"/>
        </w:numPr>
      </w:pPr>
      <w:r w:rsidRPr="00E0436B">
        <w:t xml:space="preserve">Set </w:t>
      </w:r>
      <w:r w:rsidRPr="00E0436B">
        <w:rPr>
          <w:i/>
        </w:rPr>
        <w:t>D</w:t>
      </w:r>
      <w:r w:rsidRPr="00E0436B">
        <w:t xml:space="preserve">.[[Enumerable]] to the value of </w:t>
      </w:r>
      <w:r w:rsidRPr="00E0436B">
        <w:rPr>
          <w:i/>
        </w:rPr>
        <w:t>X</w:t>
      </w:r>
      <w:r w:rsidRPr="00E0436B">
        <w:t>’s [[Enumerable]] attribute.</w:t>
      </w:r>
    </w:p>
    <w:p w14:paraId="0AC19285" w14:textId="77777777" w:rsidR="004C02EF" w:rsidRPr="00E0436B" w:rsidRDefault="004C02EF" w:rsidP="004C02EF">
      <w:pPr>
        <w:pStyle w:val="Alg4"/>
        <w:numPr>
          <w:ilvl w:val="0"/>
          <w:numId w:val="346"/>
        </w:numPr>
      </w:pPr>
      <w:r w:rsidRPr="00E0436B">
        <w:t xml:space="preserve">Set </w:t>
      </w:r>
      <w:r w:rsidRPr="00E0436B">
        <w:rPr>
          <w:i/>
        </w:rPr>
        <w:t>D</w:t>
      </w:r>
      <w:r w:rsidRPr="00E0436B">
        <w:t xml:space="preserve">.[[Configurable]] to the value of </w:t>
      </w:r>
      <w:r w:rsidRPr="00E0436B">
        <w:rPr>
          <w:i/>
        </w:rPr>
        <w:t>X</w:t>
      </w:r>
      <w:r w:rsidRPr="00E0436B">
        <w:t>’s [[Configurable]] attribute.</w:t>
      </w:r>
    </w:p>
    <w:p w14:paraId="3F1EB71B" w14:textId="77777777" w:rsidR="004C02EF" w:rsidRDefault="004C02EF" w:rsidP="004C02EF">
      <w:pPr>
        <w:pStyle w:val="Alg4"/>
        <w:numPr>
          <w:ilvl w:val="0"/>
          <w:numId w:val="346"/>
        </w:numPr>
        <w:spacing w:after="120"/>
      </w:pPr>
      <w:r w:rsidRPr="00E0436B">
        <w:t>Return</w:t>
      </w:r>
      <w:r>
        <w:t xml:space="preserve"> </w:t>
      </w:r>
      <w:r w:rsidRPr="00E0436B">
        <w:rPr>
          <w:i/>
        </w:rPr>
        <w:t>D</w:t>
      </w:r>
      <w:r>
        <w:t>.</w:t>
      </w:r>
    </w:p>
    <w:p w14:paraId="186368E4" w14:textId="77777777" w:rsidR="004C02EF" w:rsidRDefault="004C02EF" w:rsidP="004C02EF">
      <w:r>
        <w:t xml:space="preserve">However, if </w:t>
      </w:r>
      <w:r w:rsidRPr="00D420A6">
        <w:rPr>
          <w:rFonts w:ascii="Times New Roman" w:hAnsi="Times New Roman"/>
          <w:i/>
        </w:rPr>
        <w:t xml:space="preserve">O </w:t>
      </w:r>
      <w:r>
        <w:t>is a String object it has a more elaborate [[GetOwnProperty]] internal method defined in 15.5.5.2.</w:t>
      </w:r>
    </w:p>
    <w:p w14:paraId="38BBC3C0" w14:textId="77777777" w:rsidR="004C02EF" w:rsidRDefault="004C02EF" w:rsidP="00C623F2">
      <w:pPr>
        <w:pStyle w:val="30"/>
        <w:numPr>
          <w:ilvl w:val="0"/>
          <w:numId w:val="0"/>
        </w:numPr>
      </w:pPr>
      <w:bookmarkStart w:id="1197" w:name="_Toc235503349"/>
      <w:bookmarkStart w:id="1198" w:name="_Toc241509124"/>
      <w:bookmarkStart w:id="1199" w:name="_Toc244416611"/>
      <w:bookmarkStart w:id="1200" w:name="_Toc276630975"/>
      <w:bookmarkStart w:id="1201" w:name="_Toc178386984"/>
      <w:r>
        <w:t>8.12.2</w:t>
      </w:r>
      <w:r>
        <w:tab/>
        <w:t>[[GetProperty]] (P)</w:t>
      </w:r>
      <w:bookmarkEnd w:id="1197"/>
      <w:bookmarkEnd w:id="1198"/>
      <w:bookmarkEnd w:id="1199"/>
      <w:bookmarkEnd w:id="1200"/>
      <w:bookmarkEnd w:id="1201"/>
    </w:p>
    <w:p w14:paraId="16517D30" w14:textId="77777777" w:rsidR="004C02EF" w:rsidRDefault="004C02EF" w:rsidP="004C02EF">
      <w:r>
        <w:t xml:space="preserve">When the [[GetProperty]]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4F3C4525" w14:textId="77777777" w:rsidR="004C02EF" w:rsidRDefault="004C02EF" w:rsidP="004C02EF">
      <w:pPr>
        <w:pStyle w:val="Alg4"/>
        <w:numPr>
          <w:ilvl w:val="0"/>
          <w:numId w:val="347"/>
        </w:numPr>
      </w:pPr>
      <w:r>
        <w:t xml:space="preserve">Let </w:t>
      </w:r>
      <w:r w:rsidRPr="002143C0">
        <w:rPr>
          <w:i/>
        </w:rPr>
        <w:t xml:space="preserve">prop </w:t>
      </w:r>
      <w:r>
        <w:t xml:space="preserve">be the result of calling the [[GetOwnProperty]] internal method of </w:t>
      </w:r>
      <w:r w:rsidRPr="00D83C8C">
        <w:rPr>
          <w:i/>
        </w:rPr>
        <w:t xml:space="preserve">O </w:t>
      </w:r>
      <w:r>
        <w:t xml:space="preserve">with property name </w:t>
      </w:r>
      <w:r w:rsidRPr="00D83C8C">
        <w:rPr>
          <w:i/>
        </w:rPr>
        <w:t>P</w:t>
      </w:r>
      <w:r>
        <w:t>.</w:t>
      </w:r>
    </w:p>
    <w:p w14:paraId="56358ACF" w14:textId="77777777" w:rsidR="004C02EF" w:rsidRPr="004372C5" w:rsidRDefault="004C02EF" w:rsidP="004C02EF">
      <w:pPr>
        <w:pStyle w:val="Alg4"/>
        <w:numPr>
          <w:ilvl w:val="0"/>
          <w:numId w:val="347"/>
        </w:numPr>
      </w:pPr>
      <w:r>
        <w:t xml:space="preserve">If </w:t>
      </w:r>
      <w:r w:rsidRPr="002143C0">
        <w:rPr>
          <w:i/>
        </w:rPr>
        <w:t xml:space="preserve">prop </w:t>
      </w:r>
      <w:r>
        <w:t xml:space="preserve">is not </w:t>
      </w:r>
      <w:r w:rsidRPr="004372C5">
        <w:rPr>
          <w:b/>
        </w:rPr>
        <w:t>undefined</w:t>
      </w:r>
      <w:r>
        <w:t xml:space="preserve">, return </w:t>
      </w:r>
      <w:r>
        <w:rPr>
          <w:i/>
        </w:rPr>
        <w:t>prop</w:t>
      </w:r>
      <w:r>
        <w:t>.</w:t>
      </w:r>
    </w:p>
    <w:p w14:paraId="5F1B1664" w14:textId="77777777" w:rsidR="004C02EF" w:rsidRDefault="004C02EF" w:rsidP="004C02EF">
      <w:pPr>
        <w:pStyle w:val="Alg4"/>
        <w:numPr>
          <w:ilvl w:val="0"/>
          <w:numId w:val="347"/>
        </w:numPr>
      </w:pPr>
      <w:r>
        <w:t xml:space="preserve">Let </w:t>
      </w:r>
      <w:r w:rsidRPr="0082796B">
        <w:rPr>
          <w:i/>
        </w:rPr>
        <w:t>proto</w:t>
      </w:r>
      <w:r>
        <w:t xml:space="preserve"> be the value of the [[Prototype]] internal property of </w:t>
      </w:r>
      <w:r>
        <w:rPr>
          <w:i/>
        </w:rPr>
        <w:t>O.</w:t>
      </w:r>
    </w:p>
    <w:p w14:paraId="2D36E973" w14:textId="77777777" w:rsidR="004C02EF" w:rsidRDefault="004C02EF" w:rsidP="004C02EF">
      <w:pPr>
        <w:pStyle w:val="Alg4"/>
        <w:numPr>
          <w:ilvl w:val="0"/>
          <w:numId w:val="347"/>
        </w:numPr>
      </w:pPr>
      <w:r>
        <w:t xml:space="preserve">If </w:t>
      </w:r>
      <w:r w:rsidRPr="0082796B">
        <w:rPr>
          <w:i/>
        </w:rPr>
        <w:t>proto</w:t>
      </w:r>
      <w:r>
        <w:rPr>
          <w:i/>
        </w:rPr>
        <w:t xml:space="preserve"> </w:t>
      </w:r>
      <w:r>
        <w:t xml:space="preserve">is </w:t>
      </w:r>
      <w:r>
        <w:rPr>
          <w:b/>
        </w:rPr>
        <w:t>null</w:t>
      </w:r>
      <w:r>
        <w:t xml:space="preserve">, return </w:t>
      </w:r>
      <w:r>
        <w:rPr>
          <w:b/>
        </w:rPr>
        <w:t>undefined</w:t>
      </w:r>
      <w:r>
        <w:t>.</w:t>
      </w:r>
    </w:p>
    <w:p w14:paraId="2EA6A291" w14:textId="77777777" w:rsidR="004C02EF" w:rsidRDefault="004C02EF" w:rsidP="004C02EF">
      <w:pPr>
        <w:pStyle w:val="Alg4"/>
        <w:numPr>
          <w:ilvl w:val="0"/>
          <w:numId w:val="347"/>
        </w:numPr>
        <w:spacing w:after="220"/>
      </w:pPr>
      <w:r>
        <w:t xml:space="preserve">Return the result of calling the [[GetProperty]] internal method of </w:t>
      </w:r>
      <w:r w:rsidRPr="0082796B">
        <w:rPr>
          <w:i/>
        </w:rPr>
        <w:t>proto</w:t>
      </w:r>
      <w:r>
        <w:t xml:space="preserve"> with argument </w:t>
      </w:r>
      <w:r>
        <w:rPr>
          <w:i/>
        </w:rPr>
        <w:t>P</w:t>
      </w:r>
      <w:r>
        <w:t>.</w:t>
      </w:r>
    </w:p>
    <w:p w14:paraId="49B75A95" w14:textId="77777777" w:rsidR="004C02EF" w:rsidRDefault="004C02EF" w:rsidP="00C623F2">
      <w:pPr>
        <w:pStyle w:val="30"/>
        <w:numPr>
          <w:ilvl w:val="0"/>
          <w:numId w:val="0"/>
        </w:numPr>
      </w:pPr>
      <w:bookmarkStart w:id="1202" w:name="_Toc235503350"/>
      <w:bookmarkStart w:id="1203" w:name="_Toc241509125"/>
      <w:bookmarkStart w:id="1204" w:name="_Toc244416612"/>
      <w:bookmarkStart w:id="1205" w:name="_Toc276630976"/>
      <w:bookmarkStart w:id="1206" w:name="_Toc178386985"/>
      <w:r>
        <w:t>8.12.3</w:t>
      </w:r>
      <w:r>
        <w:tab/>
        <w:t>[[Get]] (P)</w:t>
      </w:r>
      <w:bookmarkEnd w:id="1202"/>
      <w:bookmarkEnd w:id="1203"/>
      <w:bookmarkEnd w:id="1204"/>
      <w:bookmarkEnd w:id="1205"/>
      <w:bookmarkEnd w:id="1206"/>
    </w:p>
    <w:p w14:paraId="1A1AF207" w14:textId="77777777" w:rsidR="004C02EF" w:rsidRDefault="004C02EF" w:rsidP="004C02EF">
      <w:r>
        <w:t xml:space="preserve">When the [[Get]]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16C3BF9A" w14:textId="77777777" w:rsidR="004C02EF" w:rsidRDefault="004C02EF" w:rsidP="004C02EF">
      <w:pPr>
        <w:pStyle w:val="Alg4"/>
        <w:numPr>
          <w:ilvl w:val="0"/>
          <w:numId w:val="408"/>
        </w:numPr>
      </w:pPr>
      <w:bookmarkStart w:id="1207" w:name="_Toc235503351"/>
      <w:bookmarkStart w:id="1208" w:name="_Toc241509126"/>
      <w:bookmarkStart w:id="1209" w:name="_Toc244416613"/>
      <w:r>
        <w:t xml:space="preserve">Let </w:t>
      </w:r>
      <w:r w:rsidRPr="002143C0">
        <w:rPr>
          <w:i/>
        </w:rPr>
        <w:t xml:space="preserve">desc </w:t>
      </w:r>
      <w:r>
        <w:t xml:space="preserve">be the result of calling the [[GetProperty]] internal method of </w:t>
      </w:r>
      <w:r w:rsidRPr="00D83C8C">
        <w:rPr>
          <w:i/>
        </w:rPr>
        <w:t xml:space="preserve">O </w:t>
      </w:r>
      <w:r>
        <w:t xml:space="preserve">with property name </w:t>
      </w:r>
      <w:r w:rsidRPr="00D83C8C">
        <w:rPr>
          <w:i/>
        </w:rPr>
        <w:t>P</w:t>
      </w:r>
      <w:r>
        <w:t>.</w:t>
      </w:r>
    </w:p>
    <w:p w14:paraId="6E9A2E3D" w14:textId="77777777" w:rsidR="004C02EF" w:rsidRPr="004372C5" w:rsidRDefault="004C02EF" w:rsidP="004C02EF">
      <w:pPr>
        <w:pStyle w:val="Alg4"/>
        <w:numPr>
          <w:ilvl w:val="0"/>
          <w:numId w:val="408"/>
        </w:numPr>
      </w:pPr>
      <w:r>
        <w:t xml:space="preserve">If </w:t>
      </w:r>
      <w:r w:rsidRPr="002143C0">
        <w:rPr>
          <w:i/>
        </w:rPr>
        <w:t xml:space="preserve">desc </w:t>
      </w:r>
      <w:r>
        <w:t xml:space="preserve">is </w:t>
      </w:r>
      <w:r w:rsidRPr="004372C5">
        <w:rPr>
          <w:b/>
        </w:rPr>
        <w:t>undefined</w:t>
      </w:r>
      <w:r>
        <w:t xml:space="preserve">, return </w:t>
      </w:r>
      <w:r w:rsidRPr="004372C5">
        <w:rPr>
          <w:b/>
        </w:rPr>
        <w:t>undefined</w:t>
      </w:r>
      <w:r>
        <w:t>.</w:t>
      </w:r>
    </w:p>
    <w:p w14:paraId="2BECDC50" w14:textId="77777777" w:rsidR="004C02EF" w:rsidRDefault="004C02EF" w:rsidP="004C02EF">
      <w:pPr>
        <w:pStyle w:val="Alg4"/>
        <w:numPr>
          <w:ilvl w:val="0"/>
          <w:numId w:val="408"/>
        </w:numPr>
      </w:pPr>
      <w:r>
        <w:t>If IsDataDescriptor(</w:t>
      </w:r>
      <w:r w:rsidRPr="002143C0">
        <w:rPr>
          <w:i/>
        </w:rPr>
        <w:t>desc</w:t>
      </w:r>
      <w:r>
        <w:t xml:space="preserve">) is </w:t>
      </w:r>
      <w:r w:rsidRPr="003D0B0A">
        <w:rPr>
          <w:b/>
        </w:rPr>
        <w:t>true</w:t>
      </w:r>
      <w:r>
        <w:t xml:space="preserve">, return </w:t>
      </w:r>
      <w:r w:rsidRPr="002143C0">
        <w:rPr>
          <w:i/>
        </w:rPr>
        <w:t>desc</w:t>
      </w:r>
      <w:r>
        <w:t>.[[Value]].</w:t>
      </w:r>
    </w:p>
    <w:p w14:paraId="38CCB02C" w14:textId="77777777" w:rsidR="004C02EF" w:rsidRDefault="004C02EF" w:rsidP="004C02EF">
      <w:pPr>
        <w:pStyle w:val="Alg4"/>
        <w:numPr>
          <w:ilvl w:val="0"/>
          <w:numId w:val="408"/>
        </w:numPr>
      </w:pPr>
      <w:r>
        <w:t>Otherwise, IsAccessorDescriptor(</w:t>
      </w:r>
      <w:r w:rsidRPr="002143C0">
        <w:rPr>
          <w:i/>
        </w:rPr>
        <w:t>desc</w:t>
      </w:r>
      <w:r>
        <w:t xml:space="preserve">) must be true so, let </w:t>
      </w:r>
      <w:r w:rsidRPr="002143C0">
        <w:rPr>
          <w:i/>
        </w:rPr>
        <w:t>getter</w:t>
      </w:r>
      <w:r>
        <w:t xml:space="preserve"> be </w:t>
      </w:r>
      <w:r w:rsidRPr="002143C0">
        <w:rPr>
          <w:i/>
        </w:rPr>
        <w:t>desc</w:t>
      </w:r>
      <w:r>
        <w:t>.[[Get]].</w:t>
      </w:r>
    </w:p>
    <w:p w14:paraId="1F8F49EC" w14:textId="77777777" w:rsidR="004C02EF" w:rsidRDefault="004C02EF" w:rsidP="004C02EF">
      <w:pPr>
        <w:pStyle w:val="Alg4"/>
        <w:numPr>
          <w:ilvl w:val="0"/>
          <w:numId w:val="408"/>
        </w:numPr>
      </w:pPr>
      <w:r>
        <w:t xml:space="preserve">If </w:t>
      </w:r>
      <w:r w:rsidRPr="002143C0">
        <w:rPr>
          <w:i/>
        </w:rPr>
        <w:t xml:space="preserve">getter </w:t>
      </w:r>
      <w:r>
        <w:t xml:space="preserve">is </w:t>
      </w:r>
      <w:r w:rsidRPr="00942853">
        <w:rPr>
          <w:b/>
        </w:rPr>
        <w:t>undefined</w:t>
      </w:r>
      <w:r>
        <w:t xml:space="preserve">, return </w:t>
      </w:r>
      <w:r w:rsidRPr="00942853">
        <w:rPr>
          <w:b/>
        </w:rPr>
        <w:t>undefined</w:t>
      </w:r>
      <w:r>
        <w:t>.</w:t>
      </w:r>
    </w:p>
    <w:p w14:paraId="5713B694" w14:textId="77777777" w:rsidR="004C02EF" w:rsidRDefault="004C02EF" w:rsidP="004C02EF">
      <w:pPr>
        <w:pStyle w:val="Alg4"/>
        <w:numPr>
          <w:ilvl w:val="0"/>
          <w:numId w:val="408"/>
        </w:numPr>
        <w:spacing w:after="120"/>
      </w:pPr>
      <w:r>
        <w:t xml:space="preserve">Return the result calling the [[Call]] internal method of </w:t>
      </w:r>
      <w:r w:rsidRPr="002143C0">
        <w:rPr>
          <w:i/>
        </w:rPr>
        <w:t xml:space="preserve">getter </w:t>
      </w:r>
      <w:r>
        <w:t xml:space="preserve">providing </w:t>
      </w:r>
      <w:r w:rsidRPr="003D0B0A">
        <w:rPr>
          <w:i/>
        </w:rPr>
        <w:t xml:space="preserve">O </w:t>
      </w:r>
      <w:r>
        <w:t xml:space="preserve">as the </w:t>
      </w:r>
      <w:r w:rsidRPr="008F3691">
        <w:rPr>
          <w:b/>
        </w:rPr>
        <w:t>this</w:t>
      </w:r>
      <w:r>
        <w:t xml:space="preserve"> value and providing no arguments.</w:t>
      </w:r>
    </w:p>
    <w:p w14:paraId="2A502F6C" w14:textId="77777777" w:rsidR="004C02EF" w:rsidRDefault="004C02EF" w:rsidP="00C623F2">
      <w:pPr>
        <w:pStyle w:val="30"/>
        <w:numPr>
          <w:ilvl w:val="0"/>
          <w:numId w:val="0"/>
        </w:numPr>
      </w:pPr>
      <w:bookmarkStart w:id="1210" w:name="_Toc276630977"/>
      <w:bookmarkStart w:id="1211" w:name="_Toc178386986"/>
      <w:r>
        <w:t>8.12.4</w:t>
      </w:r>
      <w:r>
        <w:tab/>
        <w:t>[[CanPut]] (P)</w:t>
      </w:r>
      <w:bookmarkEnd w:id="1207"/>
      <w:bookmarkEnd w:id="1208"/>
      <w:bookmarkEnd w:id="1209"/>
      <w:bookmarkEnd w:id="1210"/>
      <w:bookmarkEnd w:id="1211"/>
    </w:p>
    <w:p w14:paraId="61380C09" w14:textId="77777777" w:rsidR="004C02EF" w:rsidRDefault="004C02EF" w:rsidP="004C02EF">
      <w:r>
        <w:t xml:space="preserve">When the [[CanPut]] internal method of </w:t>
      </w:r>
      <w:r w:rsidRPr="00D420A6">
        <w:rPr>
          <w:rFonts w:ascii="Times New Roman" w:hAnsi="Times New Roman"/>
          <w:i/>
        </w:rPr>
        <w:t xml:space="preserve">O </w:t>
      </w:r>
      <w:r>
        <w:t xml:space="preserve">is called with property name </w:t>
      </w:r>
      <w:r w:rsidRPr="00D420A6">
        <w:rPr>
          <w:rFonts w:ascii="Times New Roman" w:hAnsi="Times New Roman"/>
          <w:i/>
        </w:rPr>
        <w:t>P</w:t>
      </w:r>
      <w:r>
        <w:t>, the following steps are taken:</w:t>
      </w:r>
    </w:p>
    <w:p w14:paraId="3E32B240" w14:textId="77777777" w:rsidR="004C02EF" w:rsidRDefault="004C02EF" w:rsidP="004C02EF">
      <w:pPr>
        <w:pStyle w:val="Alg4"/>
        <w:numPr>
          <w:ilvl w:val="0"/>
          <w:numId w:val="349"/>
        </w:numPr>
      </w:pPr>
      <w:r>
        <w:t xml:space="preserve">Let </w:t>
      </w:r>
      <w:r w:rsidRPr="00CE7DC0">
        <w:rPr>
          <w:i/>
        </w:rPr>
        <w:t>desc</w:t>
      </w:r>
      <w:r>
        <w:t xml:space="preserve"> be the result of calling the [[GetOwnProperty]] internal method of </w:t>
      </w:r>
      <w:r w:rsidRPr="00CE7DC0">
        <w:rPr>
          <w:i/>
        </w:rPr>
        <w:t>O</w:t>
      </w:r>
      <w:r>
        <w:t xml:space="preserve"> with argument </w:t>
      </w:r>
      <w:r w:rsidRPr="00CE7DC0">
        <w:rPr>
          <w:i/>
        </w:rPr>
        <w:t>P</w:t>
      </w:r>
      <w:r>
        <w:t>.</w:t>
      </w:r>
    </w:p>
    <w:p w14:paraId="39ED1A31" w14:textId="77777777" w:rsidR="004C02EF" w:rsidRDefault="004C02EF" w:rsidP="004C02EF">
      <w:pPr>
        <w:pStyle w:val="Alg4"/>
        <w:numPr>
          <w:ilvl w:val="0"/>
          <w:numId w:val="349"/>
        </w:numPr>
      </w:pPr>
      <w:r>
        <w:t xml:space="preserve">If </w:t>
      </w:r>
      <w:r w:rsidRPr="00CE7DC0">
        <w:rPr>
          <w:i/>
        </w:rPr>
        <w:t>desc</w:t>
      </w:r>
      <w:r>
        <w:t xml:space="preserve"> is not </w:t>
      </w:r>
      <w:r w:rsidRPr="00B5467D">
        <w:rPr>
          <w:b/>
        </w:rPr>
        <w:t>undefined</w:t>
      </w:r>
      <w:r>
        <w:t>, then</w:t>
      </w:r>
    </w:p>
    <w:p w14:paraId="58129494" w14:textId="77777777" w:rsidR="004C02EF" w:rsidRDefault="004C02EF" w:rsidP="004C02EF">
      <w:pPr>
        <w:pStyle w:val="Alg4"/>
        <w:numPr>
          <w:ilvl w:val="1"/>
          <w:numId w:val="349"/>
        </w:numPr>
      </w:pPr>
      <w:r>
        <w:t>If IsAccessorDescriptor(</w:t>
      </w:r>
      <w:r w:rsidRPr="00CE7DC0">
        <w:rPr>
          <w:i/>
        </w:rPr>
        <w:t>desc</w:t>
      </w:r>
      <w:r>
        <w:t xml:space="preserve">) is </w:t>
      </w:r>
      <w:r w:rsidRPr="00B5467D">
        <w:rPr>
          <w:b/>
        </w:rPr>
        <w:t>true</w:t>
      </w:r>
      <w:r>
        <w:t>, then</w:t>
      </w:r>
    </w:p>
    <w:p w14:paraId="5BDAD63E" w14:textId="77777777" w:rsidR="004C02EF" w:rsidRDefault="004C02EF" w:rsidP="004C02EF">
      <w:pPr>
        <w:pStyle w:val="Alg4"/>
        <w:numPr>
          <w:ilvl w:val="2"/>
          <w:numId w:val="349"/>
        </w:numPr>
      </w:pPr>
      <w:r>
        <w:t xml:space="preserve">If </w:t>
      </w:r>
      <w:r w:rsidRPr="00CE7DC0">
        <w:rPr>
          <w:i/>
        </w:rPr>
        <w:t>desc</w:t>
      </w:r>
      <w:r>
        <w:t xml:space="preserve">.[[Set]] is </w:t>
      </w:r>
      <w:r w:rsidRPr="00DF219C">
        <w:rPr>
          <w:b/>
        </w:rPr>
        <w:t>undefined</w:t>
      </w:r>
      <w:r>
        <w:t xml:space="preserve">, then return </w:t>
      </w:r>
      <w:r w:rsidRPr="00B5467D">
        <w:rPr>
          <w:b/>
        </w:rPr>
        <w:t>false</w:t>
      </w:r>
      <w:r>
        <w:t>.</w:t>
      </w:r>
    </w:p>
    <w:p w14:paraId="7559F89D" w14:textId="77777777" w:rsidR="004C02EF" w:rsidRDefault="004C02EF" w:rsidP="004C02EF">
      <w:pPr>
        <w:pStyle w:val="Alg4"/>
        <w:numPr>
          <w:ilvl w:val="2"/>
          <w:numId w:val="349"/>
        </w:numPr>
      </w:pPr>
      <w:r>
        <w:t xml:space="preserve">Else return </w:t>
      </w:r>
      <w:r w:rsidRPr="00B5467D">
        <w:rPr>
          <w:b/>
        </w:rPr>
        <w:t>true</w:t>
      </w:r>
      <w:r>
        <w:t>.</w:t>
      </w:r>
    </w:p>
    <w:p w14:paraId="17A3950D" w14:textId="77777777" w:rsidR="004C02EF" w:rsidRDefault="004C02EF" w:rsidP="004C02EF">
      <w:pPr>
        <w:pStyle w:val="Alg4"/>
        <w:numPr>
          <w:ilvl w:val="1"/>
          <w:numId w:val="349"/>
        </w:numPr>
      </w:pPr>
      <w:r>
        <w:t xml:space="preserve">Else, </w:t>
      </w:r>
      <w:r w:rsidRPr="00CE7DC0">
        <w:rPr>
          <w:i/>
        </w:rPr>
        <w:t>desc</w:t>
      </w:r>
      <w:r>
        <w:t xml:space="preserve"> must be a DataDescriptor so return the value of </w:t>
      </w:r>
      <w:r w:rsidRPr="00CE7DC0">
        <w:rPr>
          <w:i/>
        </w:rPr>
        <w:t>desc</w:t>
      </w:r>
      <w:r>
        <w:t>.[[Writable]].</w:t>
      </w:r>
    </w:p>
    <w:p w14:paraId="7999CA7E" w14:textId="77777777" w:rsidR="004C02EF" w:rsidRDefault="004C02EF" w:rsidP="004C02EF">
      <w:pPr>
        <w:pStyle w:val="Alg4"/>
        <w:numPr>
          <w:ilvl w:val="0"/>
          <w:numId w:val="349"/>
        </w:numPr>
      </w:pPr>
      <w:r>
        <w:t xml:space="preserve">Let </w:t>
      </w:r>
      <w:r w:rsidRPr="00CE7DC0">
        <w:rPr>
          <w:i/>
        </w:rPr>
        <w:t>proto</w:t>
      </w:r>
      <w:r>
        <w:t xml:space="preserve"> be the [[Prototype]] internal property of </w:t>
      </w:r>
      <w:r w:rsidRPr="00CE7DC0">
        <w:rPr>
          <w:i/>
        </w:rPr>
        <w:t>O</w:t>
      </w:r>
      <w:r>
        <w:t>.</w:t>
      </w:r>
    </w:p>
    <w:p w14:paraId="1BFA3B83" w14:textId="77777777" w:rsidR="004C02EF" w:rsidRDefault="004C02EF" w:rsidP="004C02EF">
      <w:pPr>
        <w:pStyle w:val="Alg4"/>
        <w:numPr>
          <w:ilvl w:val="0"/>
          <w:numId w:val="349"/>
        </w:numPr>
      </w:pPr>
      <w:r>
        <w:t xml:space="preserve">If </w:t>
      </w:r>
      <w:r w:rsidRPr="00CE7DC0">
        <w:rPr>
          <w:i/>
        </w:rPr>
        <w:t>proto</w:t>
      </w:r>
      <w:r>
        <w:t xml:space="preserve"> is </w:t>
      </w:r>
      <w:r w:rsidRPr="00B5467D">
        <w:rPr>
          <w:b/>
        </w:rPr>
        <w:t>null</w:t>
      </w:r>
      <w:r>
        <w:t xml:space="preserve">, then return the value of the [[Extensible]] internal property of </w:t>
      </w:r>
      <w:r w:rsidRPr="00CE7DC0">
        <w:rPr>
          <w:i/>
        </w:rPr>
        <w:t>O</w:t>
      </w:r>
      <w:r>
        <w:t>.</w:t>
      </w:r>
    </w:p>
    <w:p w14:paraId="69C9CE41" w14:textId="77777777" w:rsidR="004C02EF" w:rsidRDefault="004C02EF" w:rsidP="004C02EF">
      <w:pPr>
        <w:pStyle w:val="Alg4"/>
        <w:numPr>
          <w:ilvl w:val="0"/>
          <w:numId w:val="349"/>
        </w:numPr>
      </w:pPr>
      <w:r>
        <w:t xml:space="preserve">Let </w:t>
      </w:r>
      <w:r w:rsidRPr="00CE7DC0">
        <w:rPr>
          <w:i/>
        </w:rPr>
        <w:t>inherited</w:t>
      </w:r>
      <w:r>
        <w:t xml:space="preserve"> be the result of calling the [[GetProperty]] internal method of </w:t>
      </w:r>
      <w:r w:rsidRPr="00CE7DC0">
        <w:rPr>
          <w:i/>
        </w:rPr>
        <w:t>proto</w:t>
      </w:r>
      <w:r>
        <w:t xml:space="preserve"> with property name </w:t>
      </w:r>
      <w:r w:rsidRPr="00CE7DC0">
        <w:rPr>
          <w:i/>
        </w:rPr>
        <w:t>P</w:t>
      </w:r>
      <w:r>
        <w:t>.</w:t>
      </w:r>
    </w:p>
    <w:p w14:paraId="7DFA8041" w14:textId="77777777" w:rsidR="004C02EF" w:rsidRDefault="004C02EF" w:rsidP="004C02EF">
      <w:pPr>
        <w:pStyle w:val="Alg4"/>
        <w:numPr>
          <w:ilvl w:val="0"/>
          <w:numId w:val="349"/>
        </w:numPr>
      </w:pPr>
      <w:r>
        <w:t xml:space="preserve">If </w:t>
      </w:r>
      <w:r w:rsidRPr="00CE7DC0">
        <w:rPr>
          <w:i/>
        </w:rPr>
        <w:t>inherited</w:t>
      </w:r>
      <w:r>
        <w:t xml:space="preserve"> is </w:t>
      </w:r>
      <w:r w:rsidRPr="00B5467D">
        <w:rPr>
          <w:b/>
        </w:rPr>
        <w:t>undefined</w:t>
      </w:r>
      <w:r>
        <w:t xml:space="preserve">, return the value of the [[Extensible]] internal property of </w:t>
      </w:r>
      <w:r w:rsidRPr="00CE7DC0">
        <w:rPr>
          <w:i/>
        </w:rPr>
        <w:t>O</w:t>
      </w:r>
      <w:r>
        <w:t>.</w:t>
      </w:r>
    </w:p>
    <w:p w14:paraId="0E174C5B" w14:textId="77777777" w:rsidR="004C02EF" w:rsidRDefault="004C02EF" w:rsidP="004C02EF">
      <w:pPr>
        <w:pStyle w:val="Alg4"/>
        <w:numPr>
          <w:ilvl w:val="0"/>
          <w:numId w:val="349"/>
        </w:numPr>
      </w:pPr>
      <w:r>
        <w:t>If IsAccessorDescriptor(</w:t>
      </w:r>
      <w:r w:rsidRPr="00CE7DC0">
        <w:rPr>
          <w:i/>
        </w:rPr>
        <w:t>inherited</w:t>
      </w:r>
      <w:r>
        <w:t xml:space="preserve">) is </w:t>
      </w:r>
      <w:r w:rsidRPr="00B5467D">
        <w:rPr>
          <w:b/>
        </w:rPr>
        <w:t>true</w:t>
      </w:r>
      <w:r>
        <w:t>, then</w:t>
      </w:r>
    </w:p>
    <w:p w14:paraId="2ED8F396" w14:textId="77777777" w:rsidR="004C02EF" w:rsidRDefault="004C02EF" w:rsidP="004C02EF">
      <w:pPr>
        <w:pStyle w:val="Alg4"/>
        <w:numPr>
          <w:ilvl w:val="1"/>
          <w:numId w:val="349"/>
        </w:numPr>
      </w:pPr>
      <w:r>
        <w:t xml:space="preserve">If </w:t>
      </w:r>
      <w:r w:rsidRPr="00CE7DC0">
        <w:rPr>
          <w:i/>
        </w:rPr>
        <w:t>inherited</w:t>
      </w:r>
      <w:r>
        <w:t xml:space="preserve">.[[Set]] is </w:t>
      </w:r>
      <w:r w:rsidRPr="00B5467D">
        <w:rPr>
          <w:b/>
        </w:rPr>
        <w:t>undefined</w:t>
      </w:r>
      <w:r>
        <w:t xml:space="preserve">, then return </w:t>
      </w:r>
      <w:r w:rsidRPr="00B5467D">
        <w:rPr>
          <w:b/>
        </w:rPr>
        <w:t>false</w:t>
      </w:r>
      <w:r>
        <w:t>.</w:t>
      </w:r>
    </w:p>
    <w:p w14:paraId="540581A1" w14:textId="77777777" w:rsidR="004C02EF" w:rsidRDefault="004C02EF" w:rsidP="004C02EF">
      <w:pPr>
        <w:pStyle w:val="Alg4"/>
        <w:numPr>
          <w:ilvl w:val="1"/>
          <w:numId w:val="349"/>
        </w:numPr>
      </w:pPr>
      <w:r>
        <w:t xml:space="preserve">Else return </w:t>
      </w:r>
      <w:r w:rsidRPr="00B5467D">
        <w:rPr>
          <w:b/>
        </w:rPr>
        <w:t>true</w:t>
      </w:r>
      <w:r>
        <w:t>.</w:t>
      </w:r>
    </w:p>
    <w:p w14:paraId="724AE9E8" w14:textId="77777777" w:rsidR="004C02EF" w:rsidRDefault="004C02EF" w:rsidP="004C02EF">
      <w:pPr>
        <w:pStyle w:val="Alg4"/>
        <w:numPr>
          <w:ilvl w:val="0"/>
          <w:numId w:val="349"/>
        </w:numPr>
      </w:pPr>
      <w:r>
        <w:t xml:space="preserve">Else, </w:t>
      </w:r>
      <w:r w:rsidRPr="00CE7DC0">
        <w:rPr>
          <w:i/>
        </w:rPr>
        <w:t>inherited</w:t>
      </w:r>
      <w:r>
        <w:t xml:space="preserve"> must be a DataDescriptor</w:t>
      </w:r>
    </w:p>
    <w:p w14:paraId="3EFC631D" w14:textId="77777777" w:rsidR="004C02EF" w:rsidRDefault="004C02EF" w:rsidP="004C02EF">
      <w:pPr>
        <w:pStyle w:val="Alg4"/>
        <w:numPr>
          <w:ilvl w:val="1"/>
          <w:numId w:val="349"/>
        </w:numPr>
      </w:pPr>
      <w:r>
        <w:t xml:space="preserve">If the [[Extensible]] internal property of </w:t>
      </w:r>
      <w:r w:rsidRPr="00CE7DC0">
        <w:rPr>
          <w:i/>
        </w:rPr>
        <w:t>O</w:t>
      </w:r>
      <w:r>
        <w:t xml:space="preserve"> is </w:t>
      </w:r>
      <w:r w:rsidRPr="00B5467D">
        <w:rPr>
          <w:b/>
        </w:rPr>
        <w:t>false</w:t>
      </w:r>
      <w:r>
        <w:t xml:space="preserve">, return </w:t>
      </w:r>
      <w:r w:rsidRPr="00B5467D">
        <w:rPr>
          <w:b/>
        </w:rPr>
        <w:t>false</w:t>
      </w:r>
      <w:r>
        <w:t>.</w:t>
      </w:r>
    </w:p>
    <w:p w14:paraId="737336DC" w14:textId="77777777" w:rsidR="004C02EF" w:rsidRDefault="004C02EF" w:rsidP="004C02EF">
      <w:pPr>
        <w:pStyle w:val="Alg4"/>
        <w:numPr>
          <w:ilvl w:val="1"/>
          <w:numId w:val="349"/>
        </w:numPr>
        <w:spacing w:after="120"/>
      </w:pPr>
      <w:r>
        <w:t xml:space="preserve">Else return the value of </w:t>
      </w:r>
      <w:r w:rsidRPr="00CE7DC0">
        <w:rPr>
          <w:i/>
        </w:rPr>
        <w:t>inherited</w:t>
      </w:r>
      <w:r>
        <w:t>.[[Writable]].</w:t>
      </w:r>
    </w:p>
    <w:p w14:paraId="260C8245" w14:textId="77777777" w:rsidR="004C02EF" w:rsidRPr="0083023A" w:rsidRDefault="004C02EF" w:rsidP="004C02EF">
      <w:pPr>
        <w:pStyle w:val="Note"/>
        <w:rPr>
          <w:sz w:val="20"/>
        </w:rPr>
      </w:pPr>
      <w:r w:rsidRPr="0083023A">
        <w:rPr>
          <w:sz w:val="20"/>
        </w:rPr>
        <w:t>Host objects may define additional constraints upon [[Put]] operations. If possible, host objects should not allow [[Put]] operations in situations where this definition of [[CanPut]] returns false.</w:t>
      </w:r>
    </w:p>
    <w:p w14:paraId="48EE5DB8" w14:textId="77777777" w:rsidR="004C02EF" w:rsidRDefault="004C02EF" w:rsidP="00C623F2">
      <w:pPr>
        <w:pStyle w:val="30"/>
        <w:numPr>
          <w:ilvl w:val="0"/>
          <w:numId w:val="0"/>
        </w:numPr>
      </w:pPr>
      <w:bookmarkStart w:id="1212" w:name="_Toc235503352"/>
      <w:bookmarkStart w:id="1213" w:name="_Toc241509127"/>
      <w:bookmarkStart w:id="1214" w:name="_Toc244416614"/>
      <w:bookmarkStart w:id="1215" w:name="_Toc276630978"/>
      <w:bookmarkStart w:id="1216" w:name="_Toc178386987"/>
      <w:r>
        <w:t>8.12.5</w:t>
      </w:r>
      <w:r>
        <w:tab/>
        <w:t>[[Put]] ( P, V, Throw )</w:t>
      </w:r>
      <w:bookmarkEnd w:id="1212"/>
      <w:bookmarkEnd w:id="1213"/>
      <w:bookmarkEnd w:id="1214"/>
      <w:bookmarkEnd w:id="1215"/>
      <w:bookmarkEnd w:id="1216"/>
    </w:p>
    <w:p w14:paraId="7B8E2EB6" w14:textId="77777777" w:rsidR="004C02EF" w:rsidRDefault="004C02EF" w:rsidP="004C02EF">
      <w:r>
        <w:t xml:space="preserve">When the [[Put]] internal method of </w:t>
      </w:r>
      <w:r w:rsidRPr="00D420A6">
        <w:rPr>
          <w:rFonts w:ascii="Times New Roman" w:hAnsi="Times New Roman"/>
          <w:i/>
        </w:rPr>
        <w:t>O</w:t>
      </w:r>
      <w:r>
        <w:t xml:space="preserve"> is called with property </w:t>
      </w:r>
      <w:r w:rsidRPr="00D420A6">
        <w:rPr>
          <w:rFonts w:ascii="Times New Roman" w:hAnsi="Times New Roman"/>
          <w:i/>
        </w:rPr>
        <w:t>P</w:t>
      </w:r>
      <w:r>
        <w:t xml:space="preserve">, value </w:t>
      </w:r>
      <w:r w:rsidRPr="00D420A6">
        <w:rPr>
          <w:rFonts w:ascii="Times New Roman" w:hAnsi="Times New Roman"/>
          <w:i/>
        </w:rPr>
        <w:t>V</w:t>
      </w:r>
      <w:r>
        <w:t xml:space="preserve">, and Boolean flag </w:t>
      </w:r>
      <w:r w:rsidRPr="00D420A6">
        <w:rPr>
          <w:rFonts w:ascii="Times New Roman" w:hAnsi="Times New Roman"/>
          <w:i/>
        </w:rPr>
        <w:t>Throw</w:t>
      </w:r>
      <w:r>
        <w:t>, the following steps are taken:</w:t>
      </w:r>
    </w:p>
    <w:p w14:paraId="18A2F847" w14:textId="77777777" w:rsidR="004C02EF" w:rsidRPr="00067D5F" w:rsidRDefault="004C02EF" w:rsidP="004C02EF">
      <w:pPr>
        <w:pStyle w:val="Alg4"/>
        <w:numPr>
          <w:ilvl w:val="0"/>
          <w:numId w:val="350"/>
        </w:numPr>
      </w:pPr>
      <w:r w:rsidRPr="001B2CAB">
        <w:t xml:space="preserve">If the result of </w:t>
      </w:r>
      <w:r w:rsidRPr="00067D5F">
        <w:t xml:space="preserve">calling the [[CanPut]] internal method of </w:t>
      </w:r>
      <w:r w:rsidRPr="00BF124B">
        <w:rPr>
          <w:i/>
        </w:rPr>
        <w:t xml:space="preserve">O </w:t>
      </w:r>
      <w:r w:rsidRPr="00067D5F">
        <w:t xml:space="preserve">with argument </w:t>
      </w:r>
      <w:r w:rsidRPr="00BF124B">
        <w:rPr>
          <w:i/>
        </w:rPr>
        <w:t xml:space="preserve">P </w:t>
      </w:r>
      <w:r w:rsidRPr="00067D5F">
        <w:t xml:space="preserve">is </w:t>
      </w:r>
      <w:r w:rsidRPr="00BF124B">
        <w:rPr>
          <w:b/>
        </w:rPr>
        <w:t>false</w:t>
      </w:r>
      <w:r w:rsidRPr="00067D5F">
        <w:t>, then</w:t>
      </w:r>
    </w:p>
    <w:p w14:paraId="3F1B6E85" w14:textId="77777777" w:rsidR="004C02EF" w:rsidRPr="00067D5F" w:rsidRDefault="004C02EF" w:rsidP="004C02EF">
      <w:pPr>
        <w:pStyle w:val="Alg4"/>
        <w:numPr>
          <w:ilvl w:val="1"/>
          <w:numId w:val="350"/>
        </w:numPr>
      </w:pPr>
      <w:r w:rsidRPr="00067D5F">
        <w:t xml:space="preserve">If </w:t>
      </w:r>
      <w:r w:rsidRPr="00BF124B">
        <w:rPr>
          <w:i/>
        </w:rPr>
        <w:t xml:space="preserve">Throw </w:t>
      </w:r>
      <w:r w:rsidRPr="00067D5F">
        <w:t xml:space="preserve">is </w:t>
      </w:r>
      <w:r w:rsidRPr="00BF124B">
        <w:rPr>
          <w:b/>
        </w:rPr>
        <w:t>true</w:t>
      </w:r>
      <w:r w:rsidRPr="00067D5F">
        <w:t xml:space="preserve">, then throw a </w:t>
      </w:r>
      <w:r w:rsidRPr="00BF124B">
        <w:rPr>
          <w:b/>
        </w:rPr>
        <w:t xml:space="preserve">TypeError </w:t>
      </w:r>
      <w:r w:rsidRPr="00067D5F">
        <w:t>exception.</w:t>
      </w:r>
    </w:p>
    <w:p w14:paraId="1A6BBD09" w14:textId="77777777" w:rsidR="004C02EF" w:rsidRPr="00067D5F" w:rsidRDefault="004C02EF" w:rsidP="004C02EF">
      <w:pPr>
        <w:pStyle w:val="Alg4"/>
        <w:numPr>
          <w:ilvl w:val="1"/>
          <w:numId w:val="350"/>
        </w:numPr>
      </w:pPr>
      <w:r w:rsidRPr="00067D5F">
        <w:t>Else return.</w:t>
      </w:r>
    </w:p>
    <w:p w14:paraId="323FB825" w14:textId="77777777" w:rsidR="004C02EF" w:rsidRPr="00067D5F" w:rsidRDefault="004C02EF" w:rsidP="004C02EF">
      <w:pPr>
        <w:pStyle w:val="Alg4"/>
        <w:numPr>
          <w:ilvl w:val="0"/>
          <w:numId w:val="350"/>
        </w:numPr>
      </w:pPr>
      <w:r w:rsidRPr="00067D5F">
        <w:t xml:space="preserve">Let </w:t>
      </w:r>
      <w:r w:rsidRPr="00BF124B">
        <w:rPr>
          <w:i/>
        </w:rPr>
        <w:t xml:space="preserve">ownDesc </w:t>
      </w:r>
      <w:r w:rsidRPr="00067D5F">
        <w:t xml:space="preserve">be the result of calling the [[GetOwnProperty]] </w:t>
      </w:r>
      <w:r>
        <w:t xml:space="preserve">internal </w:t>
      </w:r>
      <w:r w:rsidRPr="00067D5F">
        <w:t xml:space="preserve">method of </w:t>
      </w:r>
      <w:r w:rsidRPr="00BF124B">
        <w:rPr>
          <w:i/>
        </w:rPr>
        <w:t xml:space="preserve">O </w:t>
      </w:r>
      <w:r w:rsidRPr="00067D5F">
        <w:t xml:space="preserve">with argument </w:t>
      </w:r>
      <w:r w:rsidRPr="00BF124B">
        <w:rPr>
          <w:i/>
        </w:rPr>
        <w:t>P</w:t>
      </w:r>
      <w:r w:rsidRPr="00067D5F">
        <w:t>.</w:t>
      </w:r>
    </w:p>
    <w:p w14:paraId="51882DEB" w14:textId="77777777" w:rsidR="004C02EF" w:rsidRPr="00067D5F" w:rsidRDefault="004C02EF" w:rsidP="004C02EF">
      <w:pPr>
        <w:pStyle w:val="Alg4"/>
        <w:numPr>
          <w:ilvl w:val="0"/>
          <w:numId w:val="350"/>
        </w:numPr>
      </w:pPr>
      <w:r w:rsidRPr="00067D5F">
        <w:t>If IsDataDescriptor(</w:t>
      </w:r>
      <w:r w:rsidRPr="00BF124B">
        <w:rPr>
          <w:i/>
        </w:rPr>
        <w:t>ownDesc</w:t>
      </w:r>
      <w:r w:rsidRPr="00067D5F">
        <w:t xml:space="preserve">) is </w:t>
      </w:r>
      <w:r w:rsidRPr="00BF124B">
        <w:rPr>
          <w:b/>
        </w:rPr>
        <w:t>true</w:t>
      </w:r>
      <w:r w:rsidRPr="00067D5F">
        <w:t>, then</w:t>
      </w:r>
    </w:p>
    <w:p w14:paraId="70567F56" w14:textId="77777777" w:rsidR="004C02EF" w:rsidRDefault="004C02EF" w:rsidP="004C02EF">
      <w:pPr>
        <w:pStyle w:val="Alg4"/>
        <w:numPr>
          <w:ilvl w:val="1"/>
          <w:numId w:val="350"/>
        </w:numPr>
      </w:pPr>
      <w:r>
        <w:t xml:space="preserve">Let </w:t>
      </w:r>
      <w:r>
        <w:rPr>
          <w:i/>
        </w:rPr>
        <w:t>valueDesc</w:t>
      </w:r>
      <w:r>
        <w:t xml:space="preserve"> be the Property Descriptor {[[Value]]: </w:t>
      </w:r>
      <w:r>
        <w:rPr>
          <w:i/>
        </w:rPr>
        <w:t>V</w:t>
      </w:r>
      <w:r>
        <w:t>}.</w:t>
      </w:r>
    </w:p>
    <w:p w14:paraId="416006D2" w14:textId="77777777" w:rsidR="004C02EF" w:rsidRPr="00067D5F" w:rsidRDefault="004C02EF" w:rsidP="004C02EF">
      <w:pPr>
        <w:pStyle w:val="Alg4"/>
        <w:numPr>
          <w:ilvl w:val="1"/>
          <w:numId w:val="350"/>
        </w:numPr>
      </w:pPr>
      <w:r>
        <w:t xml:space="preserve">Call the [[DefineOwnProperty]] internal method of </w:t>
      </w:r>
      <w:r>
        <w:rPr>
          <w:i/>
        </w:rPr>
        <w:t>O</w:t>
      </w:r>
      <w:r>
        <w:t xml:space="preserve"> passing </w:t>
      </w:r>
      <w:r>
        <w:rPr>
          <w:i/>
        </w:rPr>
        <w:t>P</w:t>
      </w:r>
      <w:r>
        <w:t xml:space="preserve">, </w:t>
      </w:r>
      <w:r>
        <w:rPr>
          <w:i/>
        </w:rPr>
        <w:t>valueDesc</w:t>
      </w:r>
      <w:r>
        <w:t xml:space="preserve">, and </w:t>
      </w:r>
      <w:r>
        <w:rPr>
          <w:i/>
        </w:rPr>
        <w:t>Throw</w:t>
      </w:r>
      <w:r>
        <w:t xml:space="preserve"> as arguments</w:t>
      </w:r>
      <w:r w:rsidRPr="00067D5F">
        <w:t>.</w:t>
      </w:r>
    </w:p>
    <w:p w14:paraId="1BF27471" w14:textId="77777777" w:rsidR="004C02EF" w:rsidRPr="00067D5F" w:rsidRDefault="004C02EF" w:rsidP="004C02EF">
      <w:pPr>
        <w:pStyle w:val="Alg4"/>
        <w:numPr>
          <w:ilvl w:val="1"/>
          <w:numId w:val="350"/>
        </w:numPr>
      </w:pPr>
      <w:r w:rsidRPr="00067D5F">
        <w:t>Return.</w:t>
      </w:r>
    </w:p>
    <w:p w14:paraId="3F69D7D6" w14:textId="77777777" w:rsidR="004C02EF" w:rsidRPr="00067D5F" w:rsidRDefault="004C02EF" w:rsidP="004C02EF">
      <w:pPr>
        <w:pStyle w:val="Alg4"/>
        <w:numPr>
          <w:ilvl w:val="0"/>
          <w:numId w:val="350"/>
        </w:numPr>
      </w:pPr>
      <w:r w:rsidRPr="00067D5F">
        <w:t xml:space="preserve">Let </w:t>
      </w:r>
      <w:r w:rsidRPr="00FD11E1">
        <w:rPr>
          <w:i/>
        </w:rPr>
        <w:t xml:space="preserve">desc </w:t>
      </w:r>
      <w:r w:rsidRPr="00067D5F">
        <w:t xml:space="preserve">be the result of calling the [[GetProperty]] </w:t>
      </w:r>
      <w:r>
        <w:t xml:space="preserve">internal </w:t>
      </w:r>
      <w:r w:rsidRPr="00067D5F">
        <w:t xml:space="preserve">method of </w:t>
      </w:r>
      <w:r w:rsidRPr="006F3045">
        <w:rPr>
          <w:i/>
        </w:rPr>
        <w:t xml:space="preserve">O </w:t>
      </w:r>
      <w:r w:rsidRPr="00067D5F">
        <w:t xml:space="preserve">with argument </w:t>
      </w:r>
      <w:r w:rsidRPr="006F3045">
        <w:rPr>
          <w:i/>
        </w:rPr>
        <w:t>P</w:t>
      </w:r>
      <w:r w:rsidRPr="00067D5F">
        <w:t>. This may be either an own or inherited accessor property descriptor or an inherited data property descriptor.</w:t>
      </w:r>
    </w:p>
    <w:p w14:paraId="5A89FCD7" w14:textId="77777777" w:rsidR="004C02EF" w:rsidRPr="00067D5F" w:rsidRDefault="004C02EF" w:rsidP="004C02EF">
      <w:pPr>
        <w:pStyle w:val="Alg4"/>
        <w:numPr>
          <w:ilvl w:val="0"/>
          <w:numId w:val="350"/>
        </w:numPr>
      </w:pPr>
      <w:r w:rsidRPr="00067D5F">
        <w:t>If IsAccessorDescriptor(</w:t>
      </w:r>
      <w:r w:rsidRPr="00FD11E1">
        <w:rPr>
          <w:i/>
        </w:rPr>
        <w:t>desc</w:t>
      </w:r>
      <w:r w:rsidRPr="00067D5F">
        <w:t xml:space="preserve">) is </w:t>
      </w:r>
      <w:r w:rsidRPr="00FD11E1">
        <w:rPr>
          <w:b/>
        </w:rPr>
        <w:t>true</w:t>
      </w:r>
      <w:r w:rsidRPr="00067D5F">
        <w:t>, then</w:t>
      </w:r>
    </w:p>
    <w:p w14:paraId="7AB5A49C" w14:textId="77777777" w:rsidR="004C02EF" w:rsidRPr="00067D5F" w:rsidRDefault="004C02EF" w:rsidP="004C02EF">
      <w:pPr>
        <w:pStyle w:val="Alg4"/>
        <w:numPr>
          <w:ilvl w:val="1"/>
          <w:numId w:val="350"/>
        </w:numPr>
      </w:pPr>
      <w:r w:rsidRPr="00067D5F">
        <w:t xml:space="preserve">Let </w:t>
      </w:r>
      <w:r w:rsidRPr="00FD11E1">
        <w:rPr>
          <w:i/>
        </w:rPr>
        <w:t xml:space="preserve">setter </w:t>
      </w:r>
      <w:r w:rsidRPr="00067D5F">
        <w:t xml:space="preserve">be </w:t>
      </w:r>
      <w:r w:rsidRPr="00FD11E1">
        <w:rPr>
          <w:i/>
        </w:rPr>
        <w:t>desc</w:t>
      </w:r>
      <w:r w:rsidRPr="00067D5F">
        <w:t xml:space="preserve">.[[Set]] which cannot be </w:t>
      </w:r>
      <w:r w:rsidRPr="006F3045">
        <w:rPr>
          <w:b/>
        </w:rPr>
        <w:t>undefined</w:t>
      </w:r>
      <w:r w:rsidRPr="00067D5F">
        <w:t>.</w:t>
      </w:r>
    </w:p>
    <w:p w14:paraId="2578F314" w14:textId="77777777" w:rsidR="004C02EF" w:rsidRPr="00067D5F" w:rsidRDefault="004C02EF" w:rsidP="004C02EF">
      <w:pPr>
        <w:pStyle w:val="Alg4"/>
        <w:numPr>
          <w:ilvl w:val="1"/>
          <w:numId w:val="350"/>
        </w:numPr>
      </w:pPr>
      <w:r w:rsidRPr="00067D5F">
        <w:t xml:space="preserve">Call the [[Call]] </w:t>
      </w:r>
      <w:r>
        <w:t xml:space="preserve">internal </w:t>
      </w:r>
      <w:r w:rsidRPr="00067D5F">
        <w:t xml:space="preserve">method of </w:t>
      </w:r>
      <w:r w:rsidRPr="00FD11E1">
        <w:rPr>
          <w:i/>
        </w:rPr>
        <w:t xml:space="preserve">setter </w:t>
      </w:r>
      <w:r w:rsidRPr="00067D5F">
        <w:t xml:space="preserve">providing </w:t>
      </w:r>
      <w:r w:rsidRPr="006F3045">
        <w:rPr>
          <w:i/>
        </w:rPr>
        <w:t xml:space="preserve">O </w:t>
      </w:r>
      <w:r w:rsidRPr="00067D5F">
        <w:t xml:space="preserve">as the </w:t>
      </w:r>
      <w:r w:rsidRPr="006F3045">
        <w:rPr>
          <w:b/>
        </w:rPr>
        <w:t xml:space="preserve">this </w:t>
      </w:r>
      <w:r w:rsidRPr="00067D5F">
        <w:t xml:space="preserve">value and providing </w:t>
      </w:r>
      <w:r w:rsidRPr="006F3045">
        <w:rPr>
          <w:i/>
        </w:rPr>
        <w:t xml:space="preserve">V </w:t>
      </w:r>
      <w:r w:rsidRPr="00067D5F">
        <w:t>as the sole argument.</w:t>
      </w:r>
    </w:p>
    <w:p w14:paraId="2C120A3A" w14:textId="77777777" w:rsidR="004C02EF" w:rsidRPr="00067D5F" w:rsidRDefault="004C02EF" w:rsidP="004C02EF">
      <w:pPr>
        <w:pStyle w:val="Alg4"/>
        <w:numPr>
          <w:ilvl w:val="0"/>
          <w:numId w:val="350"/>
        </w:numPr>
      </w:pPr>
      <w:r w:rsidRPr="00067D5F">
        <w:t xml:space="preserve">Else, create a named data property named </w:t>
      </w:r>
      <w:r w:rsidRPr="00FD11E1">
        <w:rPr>
          <w:i/>
        </w:rPr>
        <w:t xml:space="preserve">P </w:t>
      </w:r>
      <w:r w:rsidRPr="00067D5F">
        <w:t xml:space="preserve">on object </w:t>
      </w:r>
      <w:r w:rsidRPr="00FD11E1">
        <w:rPr>
          <w:i/>
        </w:rPr>
        <w:t xml:space="preserve">O </w:t>
      </w:r>
      <w:r>
        <w:t>as follows</w:t>
      </w:r>
    </w:p>
    <w:p w14:paraId="4B1F233E" w14:textId="77777777" w:rsidR="004C02EF" w:rsidRPr="00067D5F" w:rsidRDefault="004C02EF" w:rsidP="004C02EF">
      <w:pPr>
        <w:pStyle w:val="Alg4"/>
        <w:numPr>
          <w:ilvl w:val="1"/>
          <w:numId w:val="350"/>
        </w:numPr>
      </w:pPr>
      <w:r>
        <w:t xml:space="preserve">Let </w:t>
      </w:r>
      <w:r>
        <w:rPr>
          <w:i/>
        </w:rPr>
        <w:t>newDesc</w:t>
      </w:r>
      <w:r>
        <w:t xml:space="preserve"> be the Property Descriptor</w:t>
      </w:r>
      <w:r>
        <w:br/>
        <w:t xml:space="preserve">{[[Value]]: </w:t>
      </w:r>
      <w:r>
        <w:rPr>
          <w:i/>
        </w:rPr>
        <w:t>V</w:t>
      </w:r>
      <w:r>
        <w:t xml:space="preserve">, [[Writable]]: </w:t>
      </w:r>
      <w:r>
        <w:rPr>
          <w:b/>
        </w:rPr>
        <w:t>true</w:t>
      </w:r>
      <w:r>
        <w:t xml:space="preserve">, [[Enumerable]]: </w:t>
      </w:r>
      <w:r>
        <w:rPr>
          <w:b/>
        </w:rPr>
        <w:t>true</w:t>
      </w:r>
      <w:r>
        <w:t xml:space="preserve">, [[Configurable]]: </w:t>
      </w:r>
      <w:r>
        <w:rPr>
          <w:b/>
        </w:rPr>
        <w:t>true</w:t>
      </w:r>
      <w:r>
        <w:t>}.</w:t>
      </w:r>
    </w:p>
    <w:p w14:paraId="0497E901" w14:textId="77777777" w:rsidR="004C02EF" w:rsidRPr="00067D5F" w:rsidRDefault="004C02EF" w:rsidP="004C02EF">
      <w:pPr>
        <w:pStyle w:val="Alg4"/>
        <w:numPr>
          <w:ilvl w:val="1"/>
          <w:numId w:val="350"/>
        </w:numPr>
      </w:pPr>
      <w:r>
        <w:t xml:space="preserve">Call the [[DefineOwnProperty]] internal method of </w:t>
      </w:r>
      <w:r>
        <w:rPr>
          <w:i/>
        </w:rPr>
        <w:t>O</w:t>
      </w:r>
      <w:r>
        <w:t xml:space="preserve"> passing </w:t>
      </w:r>
      <w:r>
        <w:rPr>
          <w:i/>
        </w:rPr>
        <w:t>P</w:t>
      </w:r>
      <w:r>
        <w:t xml:space="preserve">, </w:t>
      </w:r>
      <w:r>
        <w:rPr>
          <w:i/>
        </w:rPr>
        <w:t>newDesc</w:t>
      </w:r>
      <w:r>
        <w:t xml:space="preserve">, and </w:t>
      </w:r>
      <w:r>
        <w:rPr>
          <w:i/>
        </w:rPr>
        <w:t>Throw</w:t>
      </w:r>
      <w:r>
        <w:t xml:space="preserve"> as arguments</w:t>
      </w:r>
      <w:r w:rsidRPr="00067D5F">
        <w:t>.</w:t>
      </w:r>
    </w:p>
    <w:p w14:paraId="52D278EB" w14:textId="77777777" w:rsidR="004C02EF" w:rsidRDefault="004C02EF" w:rsidP="004C02EF">
      <w:pPr>
        <w:pStyle w:val="Alg4"/>
        <w:numPr>
          <w:ilvl w:val="0"/>
          <w:numId w:val="350"/>
        </w:numPr>
        <w:spacing w:after="120"/>
      </w:pPr>
      <w:r w:rsidRPr="00067D5F">
        <w:t>Re</w:t>
      </w:r>
      <w:r w:rsidRPr="001B2CAB">
        <w:t>tu</w:t>
      </w:r>
      <w:r>
        <w:t>rn.</w:t>
      </w:r>
    </w:p>
    <w:p w14:paraId="6F75B9FE" w14:textId="77777777" w:rsidR="004C02EF" w:rsidRDefault="004C02EF" w:rsidP="00C623F2">
      <w:pPr>
        <w:pStyle w:val="30"/>
        <w:numPr>
          <w:ilvl w:val="0"/>
          <w:numId w:val="0"/>
        </w:numPr>
      </w:pPr>
      <w:bookmarkStart w:id="1217" w:name="_Toc235503353"/>
      <w:bookmarkStart w:id="1218" w:name="_Toc241509128"/>
      <w:bookmarkStart w:id="1219" w:name="_Toc244416615"/>
      <w:bookmarkStart w:id="1220" w:name="_Toc276630979"/>
      <w:bookmarkStart w:id="1221" w:name="_Toc178386988"/>
      <w:r>
        <w:t>8.12.6</w:t>
      </w:r>
      <w:r>
        <w:tab/>
        <w:t>[[HasProperty]] (P)</w:t>
      </w:r>
      <w:bookmarkEnd w:id="1217"/>
      <w:bookmarkEnd w:id="1218"/>
      <w:bookmarkEnd w:id="1219"/>
      <w:bookmarkEnd w:id="1220"/>
      <w:bookmarkEnd w:id="1221"/>
    </w:p>
    <w:p w14:paraId="126D3153" w14:textId="77777777" w:rsidR="004C02EF" w:rsidRDefault="004C02EF" w:rsidP="004C02EF">
      <w:r>
        <w:t xml:space="preserve">When the [[HasProperty]] internal method of </w:t>
      </w:r>
      <w:r w:rsidRPr="00D420A6">
        <w:rPr>
          <w:rFonts w:ascii="Times New Roman" w:hAnsi="Times New Roman"/>
          <w:i/>
        </w:rPr>
        <w:t>O</w:t>
      </w:r>
      <w:r>
        <w:t xml:space="preserve"> is called with property name </w:t>
      </w:r>
      <w:r w:rsidRPr="00D420A6">
        <w:rPr>
          <w:rFonts w:ascii="Times New Roman" w:hAnsi="Times New Roman"/>
          <w:i/>
        </w:rPr>
        <w:t>P</w:t>
      </w:r>
      <w:r>
        <w:t>, the following steps are taken:</w:t>
      </w:r>
    </w:p>
    <w:p w14:paraId="0209EDEF" w14:textId="77777777" w:rsidR="004C02EF" w:rsidRPr="00082240" w:rsidRDefault="004C02EF" w:rsidP="004C02EF">
      <w:pPr>
        <w:pStyle w:val="Alg4"/>
        <w:numPr>
          <w:ilvl w:val="0"/>
          <w:numId w:val="351"/>
        </w:numPr>
      </w:pPr>
      <w:r>
        <w:t xml:space="preserve">Let </w:t>
      </w:r>
      <w:r w:rsidRPr="00892E1F">
        <w:rPr>
          <w:i/>
        </w:rPr>
        <w:t xml:space="preserve">desc </w:t>
      </w:r>
      <w:r>
        <w:t xml:space="preserve">be the result of calling the </w:t>
      </w:r>
      <w:r w:rsidRPr="008F3691">
        <w:t>[[</w:t>
      </w:r>
      <w:r w:rsidRPr="00082240">
        <w:t xml:space="preserve">GetProperty]] </w:t>
      </w:r>
      <w:r>
        <w:t xml:space="preserve">internal </w:t>
      </w:r>
      <w:r w:rsidRPr="00082240">
        <w:t xml:space="preserve">method of </w:t>
      </w:r>
      <w:r w:rsidRPr="00082240">
        <w:rPr>
          <w:i/>
        </w:rPr>
        <w:t xml:space="preserve">O </w:t>
      </w:r>
      <w:r w:rsidRPr="00082240">
        <w:t xml:space="preserve">with property name </w:t>
      </w:r>
      <w:r w:rsidRPr="00082240">
        <w:rPr>
          <w:i/>
        </w:rPr>
        <w:t>P</w:t>
      </w:r>
      <w:r w:rsidRPr="00082240">
        <w:t>.</w:t>
      </w:r>
    </w:p>
    <w:p w14:paraId="51F9A6D1" w14:textId="77777777" w:rsidR="004C02EF" w:rsidRPr="00082240" w:rsidRDefault="004C02EF" w:rsidP="004C02EF">
      <w:pPr>
        <w:pStyle w:val="Alg4"/>
        <w:numPr>
          <w:ilvl w:val="0"/>
          <w:numId w:val="351"/>
        </w:numPr>
      </w:pPr>
      <w:r w:rsidRPr="00082240">
        <w:t xml:space="preserve">If </w:t>
      </w:r>
      <w:r w:rsidRPr="00892E1F">
        <w:rPr>
          <w:i/>
        </w:rPr>
        <w:t>desc</w:t>
      </w:r>
      <w:r w:rsidRPr="00082240">
        <w:t xml:space="preserve"> is </w:t>
      </w:r>
      <w:r w:rsidRPr="00082240">
        <w:rPr>
          <w:b/>
        </w:rPr>
        <w:t>undefined</w:t>
      </w:r>
      <w:r w:rsidRPr="00082240">
        <w:t xml:space="preserve">, then return </w:t>
      </w:r>
      <w:r w:rsidRPr="00082240">
        <w:rPr>
          <w:b/>
        </w:rPr>
        <w:t>false</w:t>
      </w:r>
      <w:r w:rsidRPr="00082240">
        <w:t>.</w:t>
      </w:r>
    </w:p>
    <w:p w14:paraId="71817438" w14:textId="77777777" w:rsidR="004C02EF" w:rsidRDefault="004C02EF" w:rsidP="004C02EF">
      <w:pPr>
        <w:pStyle w:val="Alg4"/>
        <w:numPr>
          <w:ilvl w:val="0"/>
          <w:numId w:val="351"/>
        </w:numPr>
        <w:spacing w:after="120"/>
      </w:pPr>
      <w:r w:rsidRPr="00082240">
        <w:t>Else ret</w:t>
      </w:r>
      <w:r>
        <w:t xml:space="preserve">urn </w:t>
      </w:r>
      <w:r w:rsidRPr="008F3691">
        <w:rPr>
          <w:b/>
        </w:rPr>
        <w:t>true</w:t>
      </w:r>
      <w:r>
        <w:t>.</w:t>
      </w:r>
    </w:p>
    <w:p w14:paraId="0E548674" w14:textId="77777777" w:rsidR="004C02EF" w:rsidRDefault="004C02EF" w:rsidP="00C623F2">
      <w:pPr>
        <w:pStyle w:val="30"/>
        <w:numPr>
          <w:ilvl w:val="0"/>
          <w:numId w:val="0"/>
        </w:numPr>
      </w:pPr>
      <w:bookmarkStart w:id="1222" w:name="_Toc235503354"/>
      <w:bookmarkStart w:id="1223" w:name="_Toc241509129"/>
      <w:bookmarkStart w:id="1224" w:name="_Toc244416616"/>
      <w:bookmarkStart w:id="1225" w:name="_Toc276630980"/>
      <w:bookmarkStart w:id="1226" w:name="_Toc178386989"/>
      <w:r>
        <w:t>8.12.7</w:t>
      </w:r>
      <w:r>
        <w:tab/>
        <w:t>[[Delete]] (P, Throw)</w:t>
      </w:r>
      <w:bookmarkEnd w:id="1222"/>
      <w:bookmarkEnd w:id="1223"/>
      <w:bookmarkEnd w:id="1224"/>
      <w:bookmarkEnd w:id="1225"/>
      <w:bookmarkEnd w:id="1226"/>
    </w:p>
    <w:p w14:paraId="5BB6B83A" w14:textId="77777777" w:rsidR="004C02EF" w:rsidRDefault="004C02EF" w:rsidP="004C02EF">
      <w:r>
        <w:t xml:space="preserve">When the [[Delete]] internal method of </w:t>
      </w:r>
      <w:r w:rsidRPr="00D420A6">
        <w:rPr>
          <w:rFonts w:ascii="Times New Roman" w:hAnsi="Times New Roman"/>
          <w:i/>
        </w:rPr>
        <w:t>O</w:t>
      </w:r>
      <w:r>
        <w:t xml:space="preserve"> is called with property name </w:t>
      </w:r>
      <w:r w:rsidRPr="00D420A6">
        <w:rPr>
          <w:rFonts w:ascii="Times New Roman" w:hAnsi="Times New Roman"/>
          <w:i/>
        </w:rPr>
        <w:t xml:space="preserve">P </w:t>
      </w:r>
      <w:r>
        <w:t xml:space="preserve">and the Boolean flag </w:t>
      </w:r>
      <w:r w:rsidRPr="00D420A6">
        <w:rPr>
          <w:rFonts w:ascii="Times New Roman" w:hAnsi="Times New Roman"/>
          <w:i/>
        </w:rPr>
        <w:t>Throw</w:t>
      </w:r>
      <w:r>
        <w:t>, the following steps are taken:</w:t>
      </w:r>
    </w:p>
    <w:p w14:paraId="0BC669BB" w14:textId="77777777" w:rsidR="004C02EF" w:rsidRPr="00F34EF1" w:rsidDel="004372C5" w:rsidRDefault="004C02EF" w:rsidP="004C02EF">
      <w:pPr>
        <w:pStyle w:val="Alg4"/>
        <w:numPr>
          <w:ilvl w:val="0"/>
          <w:numId w:val="352"/>
        </w:numPr>
      </w:pPr>
      <w:r>
        <w:t xml:space="preserve">Let </w:t>
      </w:r>
      <w:r w:rsidRPr="00F34EF1">
        <w:rPr>
          <w:i/>
        </w:rPr>
        <w:t>desc</w:t>
      </w:r>
      <w:r>
        <w:t xml:space="preserve"> be the result of calling </w:t>
      </w:r>
      <w:r w:rsidDel="004372C5">
        <w:t>the [[GetOwnPro</w:t>
      </w:r>
      <w:r w:rsidRPr="00F34EF1" w:rsidDel="004372C5">
        <w:t xml:space="preserve">perty]] </w:t>
      </w:r>
      <w:r>
        <w:t xml:space="preserve">internal </w:t>
      </w:r>
      <w:r w:rsidRPr="00F34EF1" w:rsidDel="004372C5">
        <w:t xml:space="preserve">method of </w:t>
      </w:r>
      <w:r w:rsidRPr="00F34EF1" w:rsidDel="004372C5">
        <w:rPr>
          <w:i/>
        </w:rPr>
        <w:t>O</w:t>
      </w:r>
      <w:r w:rsidRPr="00F34EF1" w:rsidDel="004372C5">
        <w:t xml:space="preserve"> with property name </w:t>
      </w:r>
      <w:r w:rsidRPr="00F34EF1" w:rsidDel="004372C5">
        <w:rPr>
          <w:i/>
        </w:rPr>
        <w:t>P</w:t>
      </w:r>
      <w:r w:rsidRPr="00F34EF1" w:rsidDel="004372C5">
        <w:t>.</w:t>
      </w:r>
    </w:p>
    <w:p w14:paraId="55D2EA8C" w14:textId="77777777" w:rsidR="004C02EF" w:rsidRPr="00F34EF1" w:rsidRDefault="004C02EF" w:rsidP="004C02EF">
      <w:pPr>
        <w:pStyle w:val="Alg4"/>
        <w:numPr>
          <w:ilvl w:val="0"/>
          <w:numId w:val="352"/>
        </w:numPr>
      </w:pPr>
      <w:r w:rsidRPr="00F34EF1">
        <w:t xml:space="preserve">If </w:t>
      </w:r>
      <w:r w:rsidRPr="00F34EF1">
        <w:rPr>
          <w:i/>
        </w:rPr>
        <w:t>desc</w:t>
      </w:r>
      <w:r w:rsidRPr="00F34EF1">
        <w:t xml:space="preserve"> is </w:t>
      </w:r>
      <w:r w:rsidRPr="00F34EF1">
        <w:rPr>
          <w:b/>
        </w:rPr>
        <w:t>undefined</w:t>
      </w:r>
      <w:r w:rsidRPr="00F34EF1">
        <w:t xml:space="preserve">, then return </w:t>
      </w:r>
      <w:r w:rsidRPr="00F34EF1">
        <w:rPr>
          <w:b/>
        </w:rPr>
        <w:t>true</w:t>
      </w:r>
      <w:r w:rsidRPr="00F34EF1">
        <w:t>.</w:t>
      </w:r>
    </w:p>
    <w:p w14:paraId="177CDEDE" w14:textId="77777777" w:rsidR="004C02EF" w:rsidRPr="00F34EF1" w:rsidRDefault="004C02EF" w:rsidP="004C02EF">
      <w:pPr>
        <w:pStyle w:val="Alg4"/>
        <w:numPr>
          <w:ilvl w:val="0"/>
          <w:numId w:val="352"/>
        </w:numPr>
      </w:pPr>
      <w:r w:rsidRPr="00F34EF1">
        <w:t xml:space="preserve">If </w:t>
      </w:r>
      <w:r w:rsidRPr="00F34EF1">
        <w:rPr>
          <w:i/>
        </w:rPr>
        <w:t>desc</w:t>
      </w:r>
      <w:r w:rsidRPr="00F34EF1">
        <w:t xml:space="preserve">.[[Configurable]] is </w:t>
      </w:r>
      <w:r w:rsidRPr="00F34EF1">
        <w:rPr>
          <w:b/>
        </w:rPr>
        <w:t>true</w:t>
      </w:r>
      <w:r w:rsidRPr="00F34EF1">
        <w:t>, then</w:t>
      </w:r>
    </w:p>
    <w:p w14:paraId="2C7EB49B" w14:textId="77777777" w:rsidR="004C02EF" w:rsidRPr="00F34EF1" w:rsidRDefault="004C02EF" w:rsidP="004C02EF">
      <w:pPr>
        <w:pStyle w:val="Alg4"/>
        <w:numPr>
          <w:ilvl w:val="1"/>
          <w:numId w:val="352"/>
        </w:numPr>
      </w:pPr>
      <w:r w:rsidRPr="00F34EF1">
        <w:t xml:space="preserve">Remove the own property with name </w:t>
      </w:r>
      <w:r w:rsidRPr="00305A77">
        <w:rPr>
          <w:i/>
        </w:rPr>
        <w:t>P</w:t>
      </w:r>
      <w:r w:rsidRPr="00F34EF1">
        <w:t xml:space="preserve"> from </w:t>
      </w:r>
      <w:r w:rsidRPr="00305A77">
        <w:rPr>
          <w:i/>
        </w:rPr>
        <w:t>O</w:t>
      </w:r>
      <w:r w:rsidRPr="00F34EF1">
        <w:t>.</w:t>
      </w:r>
    </w:p>
    <w:p w14:paraId="13E35C81" w14:textId="77777777" w:rsidR="004C02EF" w:rsidRPr="00F34EF1" w:rsidRDefault="004C02EF" w:rsidP="004C02EF">
      <w:pPr>
        <w:pStyle w:val="Alg4"/>
        <w:numPr>
          <w:ilvl w:val="1"/>
          <w:numId w:val="352"/>
        </w:numPr>
      </w:pPr>
      <w:r w:rsidRPr="00F34EF1">
        <w:t xml:space="preserve">Return </w:t>
      </w:r>
      <w:r w:rsidRPr="00F34EF1">
        <w:rPr>
          <w:b/>
        </w:rPr>
        <w:t>true</w:t>
      </w:r>
      <w:r w:rsidRPr="00F34EF1">
        <w:t>.</w:t>
      </w:r>
    </w:p>
    <w:p w14:paraId="14606B33" w14:textId="77777777" w:rsidR="004C02EF" w:rsidRPr="00F34EF1" w:rsidRDefault="004C02EF" w:rsidP="004C02EF">
      <w:pPr>
        <w:pStyle w:val="Alg4"/>
        <w:numPr>
          <w:ilvl w:val="0"/>
          <w:numId w:val="352"/>
        </w:numPr>
      </w:pPr>
      <w:r w:rsidRPr="00F34EF1">
        <w:t xml:space="preserve">Else if </w:t>
      </w:r>
      <w:r w:rsidRPr="00F34EF1">
        <w:rPr>
          <w:i/>
        </w:rPr>
        <w:t>Throw</w:t>
      </w:r>
      <w:r w:rsidRPr="00F34EF1">
        <w:t xml:space="preserve">, then throw a </w:t>
      </w:r>
      <w:r w:rsidRPr="00F34EF1">
        <w:rPr>
          <w:b/>
        </w:rPr>
        <w:t>TypeError</w:t>
      </w:r>
      <w:r w:rsidRPr="00F34EF1">
        <w:t xml:space="preserve"> exception.</w:t>
      </w:r>
    </w:p>
    <w:p w14:paraId="51FD4F0E" w14:textId="77777777" w:rsidR="004C02EF" w:rsidRDefault="004C02EF" w:rsidP="004C02EF">
      <w:pPr>
        <w:pStyle w:val="Alg4"/>
        <w:numPr>
          <w:ilvl w:val="0"/>
          <w:numId w:val="352"/>
        </w:numPr>
        <w:spacing w:after="120"/>
      </w:pPr>
      <w:r w:rsidRPr="00F34EF1">
        <w:t>Return</w:t>
      </w:r>
      <w:r>
        <w:t xml:space="preserve"> </w:t>
      </w:r>
      <w:r w:rsidRPr="00862473">
        <w:rPr>
          <w:b/>
        </w:rPr>
        <w:t>false</w:t>
      </w:r>
      <w:r>
        <w:t>.</w:t>
      </w:r>
    </w:p>
    <w:p w14:paraId="7DCEA985" w14:textId="77777777" w:rsidR="004C02EF" w:rsidRDefault="004C02EF" w:rsidP="00C623F2">
      <w:pPr>
        <w:pStyle w:val="30"/>
        <w:numPr>
          <w:ilvl w:val="0"/>
          <w:numId w:val="0"/>
        </w:numPr>
      </w:pPr>
      <w:bookmarkStart w:id="1227" w:name="_Toc235503355"/>
      <w:bookmarkStart w:id="1228" w:name="_Toc241509130"/>
      <w:bookmarkStart w:id="1229" w:name="_Toc244416617"/>
      <w:bookmarkStart w:id="1230" w:name="_Toc276630981"/>
      <w:bookmarkStart w:id="1231" w:name="_Toc178386990"/>
      <w:r>
        <w:t>8.12.8</w:t>
      </w:r>
      <w:r>
        <w:tab/>
        <w:t>[[DefaultValue]] (hint)</w:t>
      </w:r>
      <w:bookmarkEnd w:id="1227"/>
      <w:bookmarkEnd w:id="1228"/>
      <w:bookmarkEnd w:id="1229"/>
      <w:bookmarkEnd w:id="1230"/>
      <w:bookmarkEnd w:id="1231"/>
    </w:p>
    <w:p w14:paraId="7C4A408F" w14:textId="77777777" w:rsidR="004C02EF" w:rsidRDefault="004C02EF" w:rsidP="004C02EF">
      <w:r>
        <w:t xml:space="preserve">When the [[DefaultValue]] internal method of </w:t>
      </w:r>
      <w:r w:rsidRPr="00D420A6">
        <w:rPr>
          <w:rFonts w:ascii="Times New Roman" w:hAnsi="Times New Roman"/>
          <w:i/>
        </w:rPr>
        <w:t>O</w:t>
      </w:r>
      <w:r>
        <w:t xml:space="preserve"> is called with hint String, the following steps are taken:</w:t>
      </w:r>
    </w:p>
    <w:p w14:paraId="479BA7DB" w14:textId="77777777" w:rsidR="004C02EF" w:rsidRDefault="004C02EF" w:rsidP="004C02EF">
      <w:pPr>
        <w:pStyle w:val="Alg4"/>
        <w:numPr>
          <w:ilvl w:val="0"/>
          <w:numId w:val="353"/>
        </w:numPr>
      </w:pPr>
      <w:r>
        <w:t xml:space="preserve">Let </w:t>
      </w:r>
      <w:r w:rsidRPr="00780CFC">
        <w:rPr>
          <w:i/>
        </w:rPr>
        <w:t>toString</w:t>
      </w:r>
      <w:r>
        <w:t xml:space="preserve"> be the result of calling the [[Get]] internal method of object </w:t>
      </w:r>
      <w:r w:rsidRPr="003F7040">
        <w:rPr>
          <w:i/>
        </w:rPr>
        <w:t>O</w:t>
      </w:r>
      <w:r>
        <w:t xml:space="preserve"> with argument "</w:t>
      </w:r>
      <w:r w:rsidRPr="00305A77">
        <w:rPr>
          <w:rFonts w:ascii="Courier New" w:hAnsi="Courier New" w:cs="Courier New"/>
          <w:b/>
        </w:rPr>
        <w:t>toString</w:t>
      </w:r>
      <w:r>
        <w:t>".</w:t>
      </w:r>
    </w:p>
    <w:p w14:paraId="39836AC7" w14:textId="77777777" w:rsidR="004C02EF" w:rsidRDefault="004C02EF" w:rsidP="004C02EF">
      <w:pPr>
        <w:pStyle w:val="Alg4"/>
        <w:numPr>
          <w:ilvl w:val="0"/>
          <w:numId w:val="353"/>
        </w:numPr>
      </w:pPr>
      <w:r>
        <w:t>If IsCallable(</w:t>
      </w:r>
      <w:r w:rsidRPr="00780CFC">
        <w:rPr>
          <w:i/>
        </w:rPr>
        <w:t>toString</w:t>
      </w:r>
      <w:r>
        <w:rPr>
          <w:i/>
        </w:rPr>
        <w:t>)</w:t>
      </w:r>
      <w:r>
        <w:t xml:space="preserve"> is </w:t>
      </w:r>
      <w:r w:rsidRPr="003D1631">
        <w:rPr>
          <w:b/>
        </w:rPr>
        <w:t>true</w:t>
      </w:r>
      <w:r>
        <w:rPr>
          <w:b/>
        </w:rPr>
        <w:t xml:space="preserve"> </w:t>
      </w:r>
      <w:r>
        <w:t>then,</w:t>
      </w:r>
    </w:p>
    <w:p w14:paraId="01A4358E" w14:textId="77777777" w:rsidR="004C02EF" w:rsidRDefault="004C02EF" w:rsidP="004C02EF">
      <w:pPr>
        <w:pStyle w:val="Alg4"/>
        <w:numPr>
          <w:ilvl w:val="1"/>
          <w:numId w:val="353"/>
        </w:numPr>
      </w:pPr>
      <w:r>
        <w:t xml:space="preserve">Let </w:t>
      </w:r>
      <w:r w:rsidRPr="00780CFC">
        <w:rPr>
          <w:i/>
        </w:rPr>
        <w:t>str</w:t>
      </w:r>
      <w:r>
        <w:t xml:space="preserve"> be the result of calling the [[Call]] internal method of </w:t>
      </w:r>
      <w:r w:rsidRPr="00780CFC">
        <w:rPr>
          <w:i/>
        </w:rPr>
        <w:t>toString</w:t>
      </w:r>
      <w:r>
        <w:t xml:space="preserve">, with </w:t>
      </w:r>
      <w:r w:rsidRPr="00780CFC">
        <w:rPr>
          <w:i/>
        </w:rPr>
        <w:t>O</w:t>
      </w:r>
      <w:r>
        <w:t xml:space="preserve"> as the </w:t>
      </w:r>
      <w:r w:rsidRPr="00305A77">
        <w:rPr>
          <w:b/>
        </w:rPr>
        <w:t>this</w:t>
      </w:r>
      <w:r>
        <w:t xml:space="preserve"> value and an empty argument list.</w:t>
      </w:r>
    </w:p>
    <w:p w14:paraId="13A73339" w14:textId="77777777" w:rsidR="004C02EF" w:rsidRDefault="004C02EF" w:rsidP="004C02EF">
      <w:pPr>
        <w:pStyle w:val="Alg4"/>
        <w:numPr>
          <w:ilvl w:val="1"/>
          <w:numId w:val="353"/>
        </w:numPr>
      </w:pPr>
      <w:r>
        <w:t xml:space="preserve">If </w:t>
      </w:r>
      <w:r w:rsidRPr="00780CFC">
        <w:rPr>
          <w:i/>
        </w:rPr>
        <w:t>str</w:t>
      </w:r>
      <w:r>
        <w:t xml:space="preserve"> is a primitive value, return </w:t>
      </w:r>
      <w:r w:rsidRPr="00780CFC">
        <w:rPr>
          <w:i/>
        </w:rPr>
        <w:t>str</w:t>
      </w:r>
      <w:r>
        <w:t>.</w:t>
      </w:r>
    </w:p>
    <w:p w14:paraId="1064D2C0" w14:textId="77777777" w:rsidR="004C02EF" w:rsidRDefault="004C02EF" w:rsidP="004C02EF">
      <w:pPr>
        <w:pStyle w:val="Alg4"/>
        <w:numPr>
          <w:ilvl w:val="0"/>
          <w:numId w:val="353"/>
        </w:numPr>
      </w:pPr>
      <w:r>
        <w:t xml:space="preserve">Let </w:t>
      </w:r>
      <w:r w:rsidRPr="00780CFC">
        <w:rPr>
          <w:i/>
        </w:rPr>
        <w:t>val</w:t>
      </w:r>
      <w:r>
        <w:rPr>
          <w:i/>
        </w:rPr>
        <w:t>ueOf</w:t>
      </w:r>
      <w:r>
        <w:t xml:space="preserve"> be the result of calling the [[Get]] internal method of object </w:t>
      </w:r>
      <w:r w:rsidRPr="00780CFC">
        <w:rPr>
          <w:i/>
        </w:rPr>
        <w:t>O</w:t>
      </w:r>
      <w:r>
        <w:t xml:space="preserve"> with argument "</w:t>
      </w:r>
      <w:r w:rsidRPr="00305A77">
        <w:rPr>
          <w:rFonts w:ascii="Courier New" w:hAnsi="Courier New" w:cs="Courier New"/>
          <w:b/>
        </w:rPr>
        <w:t>valueOf</w:t>
      </w:r>
      <w:r>
        <w:t>".</w:t>
      </w:r>
    </w:p>
    <w:p w14:paraId="06F5C1D8" w14:textId="77777777" w:rsidR="004C02EF" w:rsidRDefault="004C02EF" w:rsidP="004C02EF">
      <w:pPr>
        <w:pStyle w:val="Alg4"/>
        <w:numPr>
          <w:ilvl w:val="0"/>
          <w:numId w:val="353"/>
        </w:numPr>
      </w:pPr>
      <w:r>
        <w:t>If IsCallable(</w:t>
      </w:r>
      <w:r w:rsidRPr="00780CFC">
        <w:rPr>
          <w:i/>
        </w:rPr>
        <w:t>valueOf</w:t>
      </w:r>
      <w:r>
        <w:rPr>
          <w:i/>
        </w:rPr>
        <w:t>)</w:t>
      </w:r>
      <w:r>
        <w:t xml:space="preserve"> is </w:t>
      </w:r>
      <w:r w:rsidRPr="003D1631">
        <w:rPr>
          <w:b/>
        </w:rPr>
        <w:t>true</w:t>
      </w:r>
      <w:r>
        <w:t xml:space="preserve"> then, </w:t>
      </w:r>
    </w:p>
    <w:p w14:paraId="1D1A2C23" w14:textId="77777777" w:rsidR="004C02EF" w:rsidRDefault="004C02EF" w:rsidP="004C02EF">
      <w:pPr>
        <w:pStyle w:val="Alg4"/>
        <w:numPr>
          <w:ilvl w:val="1"/>
          <w:numId w:val="353"/>
        </w:numPr>
      </w:pPr>
      <w:r>
        <w:t xml:space="preserve">Let </w:t>
      </w:r>
      <w:r w:rsidRPr="00780CFC">
        <w:rPr>
          <w:i/>
        </w:rPr>
        <w:t>val</w:t>
      </w:r>
      <w:r>
        <w:t xml:space="preserve"> be the result of calling the [[Call]] internal method of </w:t>
      </w:r>
      <w:r w:rsidRPr="00780CFC">
        <w:rPr>
          <w:i/>
        </w:rPr>
        <w:t>valueOf</w:t>
      </w:r>
      <w:r>
        <w:t xml:space="preserve">, with </w:t>
      </w:r>
      <w:r w:rsidRPr="00780CFC">
        <w:rPr>
          <w:i/>
        </w:rPr>
        <w:t>O</w:t>
      </w:r>
      <w:r>
        <w:t xml:space="preserve"> as the this value and an empty argument list.</w:t>
      </w:r>
    </w:p>
    <w:p w14:paraId="101C0070" w14:textId="77777777" w:rsidR="004C02EF" w:rsidRDefault="004C02EF" w:rsidP="004C02EF">
      <w:pPr>
        <w:pStyle w:val="Alg4"/>
        <w:numPr>
          <w:ilvl w:val="1"/>
          <w:numId w:val="353"/>
        </w:numPr>
      </w:pPr>
      <w:r>
        <w:t xml:space="preserve">If </w:t>
      </w:r>
      <w:r w:rsidRPr="00780CFC">
        <w:rPr>
          <w:i/>
        </w:rPr>
        <w:t>val</w:t>
      </w:r>
      <w:r>
        <w:t xml:space="preserve"> is a primitive value, return </w:t>
      </w:r>
      <w:r w:rsidRPr="00780CFC">
        <w:rPr>
          <w:i/>
        </w:rPr>
        <w:t>val</w:t>
      </w:r>
      <w:r>
        <w:t>.</w:t>
      </w:r>
    </w:p>
    <w:p w14:paraId="1D498FFC" w14:textId="77777777" w:rsidR="004C02EF" w:rsidRDefault="004C02EF" w:rsidP="004C02EF">
      <w:pPr>
        <w:pStyle w:val="Alg4"/>
        <w:numPr>
          <w:ilvl w:val="0"/>
          <w:numId w:val="353"/>
        </w:numPr>
        <w:spacing w:after="120"/>
      </w:pPr>
      <w:r>
        <w:t xml:space="preserve">Throw a </w:t>
      </w:r>
      <w:r w:rsidRPr="00780CFC">
        <w:rPr>
          <w:b/>
        </w:rPr>
        <w:t>TypeError</w:t>
      </w:r>
      <w:r>
        <w:t xml:space="preserve"> exception.</w:t>
      </w:r>
    </w:p>
    <w:p w14:paraId="2A2576BA" w14:textId="77777777" w:rsidR="004C02EF" w:rsidRDefault="004C02EF" w:rsidP="004C02EF">
      <w:r>
        <w:t xml:space="preserve">When the [[DefaultValue]] internal method of </w:t>
      </w:r>
      <w:r w:rsidRPr="00D420A6">
        <w:rPr>
          <w:rFonts w:ascii="Times New Roman" w:hAnsi="Times New Roman"/>
          <w:i/>
        </w:rPr>
        <w:t>O</w:t>
      </w:r>
      <w:r>
        <w:t xml:space="preserve"> is called with hint Number, the following steps are taken:</w:t>
      </w:r>
    </w:p>
    <w:p w14:paraId="7A4873ED" w14:textId="77777777" w:rsidR="004C02EF" w:rsidRDefault="004C02EF" w:rsidP="004C02EF">
      <w:pPr>
        <w:pStyle w:val="Alg4"/>
        <w:numPr>
          <w:ilvl w:val="0"/>
          <w:numId w:val="354"/>
        </w:numPr>
      </w:pPr>
      <w:r>
        <w:t xml:space="preserve">Let </w:t>
      </w:r>
      <w:r w:rsidRPr="00780CFC">
        <w:rPr>
          <w:i/>
        </w:rPr>
        <w:t>valueOf</w:t>
      </w:r>
      <w:r>
        <w:t xml:space="preserve"> be the result of calling the [[Get]] internal method of object </w:t>
      </w:r>
      <w:r w:rsidRPr="00780CFC">
        <w:rPr>
          <w:i/>
        </w:rPr>
        <w:t>O</w:t>
      </w:r>
      <w:r>
        <w:t xml:space="preserve"> with argument "</w:t>
      </w:r>
      <w:r w:rsidRPr="00305A77">
        <w:rPr>
          <w:rFonts w:ascii="Courier New" w:hAnsi="Courier New" w:cs="Courier New"/>
          <w:b/>
        </w:rPr>
        <w:t>valueOf</w:t>
      </w:r>
      <w:r>
        <w:t>".</w:t>
      </w:r>
    </w:p>
    <w:p w14:paraId="4894560D" w14:textId="77777777" w:rsidR="004C02EF" w:rsidRDefault="004C02EF" w:rsidP="004C02EF">
      <w:pPr>
        <w:pStyle w:val="Alg4"/>
        <w:numPr>
          <w:ilvl w:val="0"/>
          <w:numId w:val="354"/>
        </w:numPr>
      </w:pPr>
      <w:r>
        <w:t>If IsCallable(</w:t>
      </w:r>
      <w:r w:rsidRPr="00780CFC">
        <w:rPr>
          <w:i/>
        </w:rPr>
        <w:t>valueOf</w:t>
      </w:r>
      <w:r>
        <w:rPr>
          <w:i/>
        </w:rPr>
        <w:t>)</w:t>
      </w:r>
      <w:r>
        <w:t xml:space="preserve"> is </w:t>
      </w:r>
      <w:r w:rsidRPr="003D1631">
        <w:rPr>
          <w:b/>
        </w:rPr>
        <w:t>true</w:t>
      </w:r>
      <w:r>
        <w:t xml:space="preserve"> then,</w:t>
      </w:r>
    </w:p>
    <w:p w14:paraId="7DB61832" w14:textId="77777777" w:rsidR="004C02EF" w:rsidRDefault="004C02EF" w:rsidP="004C02EF">
      <w:pPr>
        <w:pStyle w:val="Alg4"/>
        <w:numPr>
          <w:ilvl w:val="1"/>
          <w:numId w:val="354"/>
        </w:numPr>
      </w:pPr>
      <w:r>
        <w:t xml:space="preserve">Let </w:t>
      </w:r>
      <w:r w:rsidRPr="00780CFC">
        <w:rPr>
          <w:i/>
        </w:rPr>
        <w:t>val</w:t>
      </w:r>
      <w:r>
        <w:t xml:space="preserve"> be the result of calling the [[Call]] internal method of </w:t>
      </w:r>
      <w:r w:rsidRPr="00780CFC">
        <w:rPr>
          <w:i/>
        </w:rPr>
        <w:t>valueOf</w:t>
      </w:r>
      <w:r>
        <w:t xml:space="preserve">, with </w:t>
      </w:r>
      <w:r w:rsidRPr="00780CFC">
        <w:rPr>
          <w:i/>
        </w:rPr>
        <w:t>O</w:t>
      </w:r>
      <w:r>
        <w:t xml:space="preserve"> as the </w:t>
      </w:r>
      <w:r w:rsidRPr="00305A77">
        <w:rPr>
          <w:b/>
        </w:rPr>
        <w:t>this</w:t>
      </w:r>
      <w:r>
        <w:t xml:space="preserve"> value and an empty argument list.</w:t>
      </w:r>
    </w:p>
    <w:p w14:paraId="4DCB3072" w14:textId="77777777" w:rsidR="004C02EF" w:rsidRDefault="004C02EF" w:rsidP="004C02EF">
      <w:pPr>
        <w:pStyle w:val="Alg4"/>
        <w:numPr>
          <w:ilvl w:val="1"/>
          <w:numId w:val="354"/>
        </w:numPr>
      </w:pPr>
      <w:r>
        <w:t xml:space="preserve">If </w:t>
      </w:r>
      <w:r w:rsidRPr="00780CFC">
        <w:rPr>
          <w:i/>
        </w:rPr>
        <w:t>val</w:t>
      </w:r>
      <w:r>
        <w:t xml:space="preserve"> is a primitive value, return </w:t>
      </w:r>
      <w:r w:rsidRPr="00780CFC">
        <w:rPr>
          <w:i/>
        </w:rPr>
        <w:t>val</w:t>
      </w:r>
      <w:r>
        <w:t>.</w:t>
      </w:r>
    </w:p>
    <w:p w14:paraId="070E700A" w14:textId="77777777" w:rsidR="004C02EF" w:rsidRDefault="004C02EF" w:rsidP="004C02EF">
      <w:pPr>
        <w:pStyle w:val="Alg4"/>
        <w:numPr>
          <w:ilvl w:val="0"/>
          <w:numId w:val="354"/>
        </w:numPr>
      </w:pPr>
      <w:r>
        <w:t xml:space="preserve">Let </w:t>
      </w:r>
      <w:r w:rsidRPr="00780CFC">
        <w:rPr>
          <w:i/>
        </w:rPr>
        <w:t>toString</w:t>
      </w:r>
      <w:r>
        <w:t xml:space="preserve"> be the result of calling the [[Get]] internal method of object </w:t>
      </w:r>
      <w:r w:rsidRPr="00780CFC">
        <w:rPr>
          <w:i/>
        </w:rPr>
        <w:t>O</w:t>
      </w:r>
      <w:r>
        <w:t xml:space="preserve"> with argument "</w:t>
      </w:r>
      <w:r w:rsidRPr="00305A77">
        <w:rPr>
          <w:rFonts w:ascii="Courier New" w:hAnsi="Courier New" w:cs="Courier New"/>
          <w:b/>
        </w:rPr>
        <w:t>toString</w:t>
      </w:r>
      <w:r>
        <w:t>".</w:t>
      </w:r>
    </w:p>
    <w:p w14:paraId="4FECF551" w14:textId="77777777" w:rsidR="004C02EF" w:rsidRDefault="004C02EF" w:rsidP="004C02EF">
      <w:pPr>
        <w:pStyle w:val="Alg4"/>
        <w:numPr>
          <w:ilvl w:val="0"/>
          <w:numId w:val="354"/>
        </w:numPr>
      </w:pPr>
      <w:r>
        <w:t>If IsCallable(</w:t>
      </w:r>
      <w:r w:rsidRPr="00780CFC">
        <w:rPr>
          <w:i/>
        </w:rPr>
        <w:t>toString</w:t>
      </w:r>
      <w:r>
        <w:rPr>
          <w:i/>
        </w:rPr>
        <w:t>)</w:t>
      </w:r>
      <w:r>
        <w:t xml:space="preserve"> is </w:t>
      </w:r>
      <w:r w:rsidRPr="003D1631">
        <w:rPr>
          <w:b/>
        </w:rPr>
        <w:t>true</w:t>
      </w:r>
      <w:r>
        <w:t xml:space="preserve"> then,</w:t>
      </w:r>
    </w:p>
    <w:p w14:paraId="508BFB6B" w14:textId="77777777" w:rsidR="004C02EF" w:rsidRDefault="004C02EF" w:rsidP="004C02EF">
      <w:pPr>
        <w:pStyle w:val="Alg4"/>
        <w:numPr>
          <w:ilvl w:val="1"/>
          <w:numId w:val="354"/>
        </w:numPr>
      </w:pPr>
      <w:r>
        <w:t xml:space="preserve">Let </w:t>
      </w:r>
      <w:r w:rsidRPr="00780CFC">
        <w:rPr>
          <w:i/>
        </w:rPr>
        <w:t>str</w:t>
      </w:r>
      <w:r>
        <w:t xml:space="preserve"> be the result of calling the [[Call]] internal method of </w:t>
      </w:r>
      <w:r w:rsidRPr="00780CFC">
        <w:rPr>
          <w:i/>
        </w:rPr>
        <w:t>toString</w:t>
      </w:r>
      <w:r>
        <w:t xml:space="preserve">, with </w:t>
      </w:r>
      <w:r w:rsidRPr="00780CFC">
        <w:rPr>
          <w:i/>
        </w:rPr>
        <w:t>O</w:t>
      </w:r>
      <w:r>
        <w:t xml:space="preserve"> as the this value and an empty argument list.</w:t>
      </w:r>
    </w:p>
    <w:p w14:paraId="25390D4B" w14:textId="77777777" w:rsidR="004C02EF" w:rsidRDefault="004C02EF" w:rsidP="004C02EF">
      <w:pPr>
        <w:pStyle w:val="Alg4"/>
        <w:numPr>
          <w:ilvl w:val="1"/>
          <w:numId w:val="354"/>
        </w:numPr>
      </w:pPr>
      <w:r>
        <w:t xml:space="preserve">If </w:t>
      </w:r>
      <w:r w:rsidRPr="00780CFC">
        <w:rPr>
          <w:i/>
        </w:rPr>
        <w:t>str</w:t>
      </w:r>
      <w:r>
        <w:t xml:space="preserve"> is a primitive value, return </w:t>
      </w:r>
      <w:r w:rsidRPr="00780CFC">
        <w:rPr>
          <w:i/>
        </w:rPr>
        <w:t>str</w:t>
      </w:r>
      <w:r>
        <w:t>.</w:t>
      </w:r>
    </w:p>
    <w:p w14:paraId="18BFAC6C" w14:textId="77777777" w:rsidR="004C02EF" w:rsidRDefault="004C02EF" w:rsidP="004C02EF">
      <w:pPr>
        <w:pStyle w:val="Alg4"/>
        <w:numPr>
          <w:ilvl w:val="0"/>
          <w:numId w:val="354"/>
        </w:numPr>
        <w:spacing w:after="120"/>
      </w:pPr>
      <w:r>
        <w:t xml:space="preserve">Throw a </w:t>
      </w:r>
      <w:r w:rsidRPr="00780CFC">
        <w:rPr>
          <w:b/>
        </w:rPr>
        <w:t xml:space="preserve">TypeError </w:t>
      </w:r>
      <w:r>
        <w:t>exception.</w:t>
      </w:r>
    </w:p>
    <w:p w14:paraId="0C466B3A" w14:textId="77777777" w:rsidR="004C02EF" w:rsidRDefault="004C02EF" w:rsidP="004C02EF">
      <w:r>
        <w:t xml:space="preserve">When the [[DefaultValue]] internal method of </w:t>
      </w:r>
      <w:r w:rsidRPr="00D420A6">
        <w:rPr>
          <w:rFonts w:ascii="Times New Roman" w:hAnsi="Times New Roman"/>
          <w:i/>
        </w:rPr>
        <w:t>O</w:t>
      </w:r>
      <w:r>
        <w:t xml:space="preserve"> is called with no hint, then it behaves as if the hint were Number, unless </w:t>
      </w:r>
      <w:r w:rsidRPr="00D420A6">
        <w:rPr>
          <w:rFonts w:ascii="Times New Roman" w:hAnsi="Times New Roman"/>
          <w:i/>
        </w:rPr>
        <w:t>O</w:t>
      </w:r>
      <w:r>
        <w:t xml:space="preserve"> is a Date object (see 15.9.6), in which case it behaves as if the hint were String.</w:t>
      </w:r>
    </w:p>
    <w:p w14:paraId="048C4832" w14:textId="77777777" w:rsidR="004C02EF" w:rsidRDefault="004C02EF" w:rsidP="004C02EF">
      <w:r>
        <w:t>The above specification of [[DefaultValue]] for native objects can return only primitive values. If a host object implements its own [[DefaultValue]]</w:t>
      </w:r>
      <w:r w:rsidRPr="00CA6D1D">
        <w:t xml:space="preserve"> </w:t>
      </w:r>
      <w:r>
        <w:t>internal method, it must ensure that its [[DefaultValue]] internal method can return only primitive values.</w:t>
      </w:r>
    </w:p>
    <w:p w14:paraId="14BA5B84" w14:textId="77777777" w:rsidR="004C02EF" w:rsidRDefault="004C02EF" w:rsidP="00C623F2">
      <w:pPr>
        <w:pStyle w:val="30"/>
        <w:numPr>
          <w:ilvl w:val="0"/>
          <w:numId w:val="0"/>
        </w:numPr>
      </w:pPr>
      <w:bookmarkStart w:id="1232" w:name="_Toc235503356"/>
      <w:bookmarkStart w:id="1233" w:name="_Toc241509131"/>
      <w:bookmarkStart w:id="1234" w:name="_Toc244416618"/>
      <w:bookmarkStart w:id="1235" w:name="_Toc276630982"/>
      <w:bookmarkStart w:id="1236" w:name="_Toc178386991"/>
      <w:r>
        <w:t>8.12.9</w:t>
      </w:r>
      <w:r>
        <w:tab/>
        <w:t>[[DefineOwnProperty]] (P, Desc, Throw)</w:t>
      </w:r>
      <w:bookmarkEnd w:id="1232"/>
      <w:bookmarkEnd w:id="1233"/>
      <w:bookmarkEnd w:id="1234"/>
      <w:bookmarkEnd w:id="1235"/>
      <w:bookmarkEnd w:id="1236"/>
    </w:p>
    <w:p w14:paraId="4C559704" w14:textId="77777777" w:rsidR="004C02EF" w:rsidRDefault="004C02EF" w:rsidP="004C02EF">
      <w:r>
        <w:t xml:space="preserve">In the following algorithm, the term “Reject” means “If </w:t>
      </w:r>
      <w:r w:rsidRPr="00D420A6">
        <w:rPr>
          <w:rStyle w:val="bnf"/>
        </w:rPr>
        <w:t>Throw</w:t>
      </w:r>
      <w:r w:rsidRPr="00E91749">
        <w:t xml:space="preserve"> </w:t>
      </w:r>
      <w:r>
        <w:t xml:space="preserve">is </w:t>
      </w:r>
      <w:r w:rsidRPr="00DC7ECF">
        <w:rPr>
          <w:b/>
        </w:rPr>
        <w:t>true</w:t>
      </w:r>
      <w:r>
        <w:t xml:space="preserve">, then throw a </w:t>
      </w:r>
      <w:r w:rsidRPr="00DC7ECF">
        <w:rPr>
          <w:b/>
        </w:rPr>
        <w:t>TypeError</w:t>
      </w:r>
      <w:r>
        <w:t xml:space="preserve"> exception, otherwise return </w:t>
      </w:r>
      <w:r w:rsidRPr="006647D0">
        <w:rPr>
          <w:b/>
        </w:rPr>
        <w:t>false</w:t>
      </w:r>
      <w:r>
        <w:t>”.</w:t>
      </w:r>
      <w:r w:rsidRPr="00F12CC9">
        <w:t xml:space="preserve"> </w:t>
      </w:r>
      <w:r w:rsidRPr="00F5633C">
        <w:t xml:space="preserve">The algorithm contains steps that test various fields of the Property Descriptor </w:t>
      </w:r>
      <w:r w:rsidRPr="00D420A6">
        <w:rPr>
          <w:rFonts w:ascii="Times New Roman" w:hAnsi="Times New Roman"/>
          <w:i/>
        </w:rPr>
        <w:t>Desc</w:t>
      </w:r>
      <w:r w:rsidRPr="00F5633C">
        <w:t xml:space="preserve"> for specific values. The fields that are tested in this manner need not actually exist in </w:t>
      </w:r>
      <w:r w:rsidRPr="00D420A6">
        <w:rPr>
          <w:rFonts w:ascii="Times New Roman" w:hAnsi="Times New Roman"/>
          <w:i/>
        </w:rPr>
        <w:t>Desc</w:t>
      </w:r>
      <w:r w:rsidRPr="00F5633C">
        <w:t xml:space="preserve">.  If a field is absent then </w:t>
      </w:r>
      <w:r>
        <w:t xml:space="preserve">its value is considered to be </w:t>
      </w:r>
      <w:r w:rsidRPr="009B5C29">
        <w:rPr>
          <w:b/>
        </w:rPr>
        <w:t>false</w:t>
      </w:r>
      <w:r>
        <w:t>.</w:t>
      </w:r>
    </w:p>
    <w:p w14:paraId="0A8F59E9" w14:textId="77777777" w:rsidR="004C02EF" w:rsidRDefault="004C02EF" w:rsidP="004C02EF">
      <w:r>
        <w:t xml:space="preserve">When the [[DefineOwnProperty]] internal method of </w:t>
      </w:r>
      <w:r w:rsidRPr="00D420A6">
        <w:rPr>
          <w:rFonts w:ascii="Times New Roman" w:hAnsi="Times New Roman"/>
          <w:i/>
        </w:rPr>
        <w:t>O</w:t>
      </w:r>
      <w:r>
        <w:t xml:space="preserve"> is called with </w:t>
      </w:r>
      <w:r w:rsidRPr="004372C5">
        <w:t xml:space="preserve">property name </w:t>
      </w:r>
      <w:r w:rsidRPr="00D420A6">
        <w:rPr>
          <w:rFonts w:ascii="Times New Roman" w:hAnsi="Times New Roman"/>
          <w:i/>
        </w:rPr>
        <w:t>P</w:t>
      </w:r>
      <w:r w:rsidRPr="004372C5">
        <w:t xml:space="preserve">, property </w:t>
      </w:r>
      <w:r>
        <w:t>descriptor</w:t>
      </w:r>
      <w:r w:rsidRPr="004372C5">
        <w:t xml:space="preserve"> </w:t>
      </w:r>
      <w:r w:rsidRPr="00D420A6">
        <w:rPr>
          <w:rFonts w:ascii="Times New Roman" w:hAnsi="Times New Roman"/>
          <w:i/>
        </w:rPr>
        <w:t>Desc</w:t>
      </w:r>
      <w:r w:rsidRPr="004372C5">
        <w:t xml:space="preserve">, and </w:t>
      </w:r>
      <w:r>
        <w:t>Boolean</w:t>
      </w:r>
      <w:r w:rsidRPr="004372C5">
        <w:t xml:space="preserve"> flag </w:t>
      </w:r>
      <w:r w:rsidRPr="00D420A6">
        <w:rPr>
          <w:rFonts w:ascii="Times New Roman" w:hAnsi="Times New Roman"/>
          <w:i/>
        </w:rPr>
        <w:t>Throw</w:t>
      </w:r>
      <w:r w:rsidRPr="004372C5">
        <w:t>, the following</w:t>
      </w:r>
      <w:r>
        <w:t xml:space="preserve"> steps are taken:</w:t>
      </w:r>
    </w:p>
    <w:p w14:paraId="3878F0E0" w14:textId="77777777" w:rsidR="004C02EF" w:rsidRDefault="004C02EF" w:rsidP="004C02EF">
      <w:pPr>
        <w:pStyle w:val="Alg4"/>
        <w:numPr>
          <w:ilvl w:val="0"/>
          <w:numId w:val="355"/>
        </w:numPr>
      </w:pPr>
      <w:r>
        <w:t xml:space="preserve">Let </w:t>
      </w:r>
      <w:r w:rsidRPr="00D52461">
        <w:rPr>
          <w:i/>
        </w:rPr>
        <w:t>current</w:t>
      </w:r>
      <w:r>
        <w:t xml:space="preserve"> be the result of calling the [[GetOwnProperty]] internal method of </w:t>
      </w:r>
      <w:r w:rsidRPr="009B5FF3">
        <w:rPr>
          <w:i/>
        </w:rPr>
        <w:t>O</w:t>
      </w:r>
      <w:r>
        <w:t xml:space="preserve"> with property name </w:t>
      </w:r>
      <w:r w:rsidRPr="009B5FF3">
        <w:rPr>
          <w:i/>
        </w:rPr>
        <w:t>P</w:t>
      </w:r>
      <w:r>
        <w:t>.</w:t>
      </w:r>
    </w:p>
    <w:p w14:paraId="12BD81D1" w14:textId="77777777" w:rsidR="004C02EF" w:rsidRDefault="004C02EF" w:rsidP="004C02EF">
      <w:pPr>
        <w:pStyle w:val="Alg4"/>
        <w:numPr>
          <w:ilvl w:val="0"/>
          <w:numId w:val="355"/>
        </w:numPr>
      </w:pPr>
      <w:r>
        <w:t xml:space="preserve">Let </w:t>
      </w:r>
      <w:r w:rsidRPr="00D52461">
        <w:rPr>
          <w:i/>
        </w:rPr>
        <w:t>extensible</w:t>
      </w:r>
      <w:r>
        <w:t xml:space="preserve"> be the value of the [[Extensible]] internal property of </w:t>
      </w:r>
      <w:r w:rsidRPr="009B5FF3">
        <w:rPr>
          <w:i/>
        </w:rPr>
        <w:t>O</w:t>
      </w:r>
      <w:r>
        <w:t>.</w:t>
      </w:r>
    </w:p>
    <w:p w14:paraId="0B29EA7F" w14:textId="77777777" w:rsidR="004C02EF" w:rsidRDefault="004C02EF" w:rsidP="004C02EF">
      <w:pPr>
        <w:pStyle w:val="Alg4"/>
        <w:numPr>
          <w:ilvl w:val="0"/>
          <w:numId w:val="355"/>
        </w:numPr>
      </w:pPr>
      <w:r>
        <w:t xml:space="preserve">If </w:t>
      </w:r>
      <w:r w:rsidRPr="00D52461">
        <w:rPr>
          <w:i/>
        </w:rPr>
        <w:t xml:space="preserve">current </w:t>
      </w:r>
      <w:r>
        <w:t xml:space="preserve">is </w:t>
      </w:r>
      <w:r w:rsidRPr="009172C7">
        <w:rPr>
          <w:b/>
        </w:rPr>
        <w:t>undefined</w:t>
      </w:r>
      <w:r>
        <w:t xml:space="preserve"> and </w:t>
      </w:r>
      <w:r>
        <w:rPr>
          <w:i/>
        </w:rPr>
        <w:t>extensible</w:t>
      </w:r>
      <w:r>
        <w:t xml:space="preserve"> is </w:t>
      </w:r>
      <w:r w:rsidRPr="009172C7">
        <w:rPr>
          <w:b/>
        </w:rPr>
        <w:t>false</w:t>
      </w:r>
      <w:r>
        <w:t>, then Reject.</w:t>
      </w:r>
    </w:p>
    <w:p w14:paraId="6215CD1F" w14:textId="77777777" w:rsidR="004C02EF" w:rsidRDefault="004C02EF" w:rsidP="004C02EF">
      <w:pPr>
        <w:pStyle w:val="Alg4"/>
        <w:numPr>
          <w:ilvl w:val="0"/>
          <w:numId w:val="355"/>
        </w:numPr>
      </w:pPr>
      <w:r>
        <w:t xml:space="preserve">If </w:t>
      </w:r>
      <w:r>
        <w:rPr>
          <w:i/>
        </w:rPr>
        <w:t>current</w:t>
      </w:r>
      <w:r>
        <w:t xml:space="preserve"> is </w:t>
      </w:r>
      <w:r w:rsidRPr="005D0F7C">
        <w:rPr>
          <w:b/>
        </w:rPr>
        <w:t>undefined</w:t>
      </w:r>
      <w:r>
        <w:t xml:space="preserve"> and </w:t>
      </w:r>
      <w:r>
        <w:rPr>
          <w:i/>
        </w:rPr>
        <w:t>extensible</w:t>
      </w:r>
      <w:r>
        <w:t xml:space="preserve"> is </w:t>
      </w:r>
      <w:r w:rsidRPr="005D0F7C">
        <w:rPr>
          <w:b/>
        </w:rPr>
        <w:t>true</w:t>
      </w:r>
      <w:r>
        <w:t>, then</w:t>
      </w:r>
    </w:p>
    <w:p w14:paraId="796B06EF" w14:textId="77777777" w:rsidR="004C02EF" w:rsidRDefault="004C02EF" w:rsidP="004C02EF">
      <w:pPr>
        <w:pStyle w:val="Alg4"/>
        <w:numPr>
          <w:ilvl w:val="1"/>
          <w:numId w:val="355"/>
        </w:numPr>
      </w:pPr>
      <w:r>
        <w:t>If  IsGenericDescriptor(</w:t>
      </w:r>
      <w:r w:rsidRPr="009B5FF3">
        <w:rPr>
          <w:i/>
        </w:rPr>
        <w:t>Desc</w:t>
      </w:r>
      <w:r>
        <w:t>) or IsDataDescriptor(</w:t>
      </w:r>
      <w:r w:rsidRPr="009B5FF3">
        <w:rPr>
          <w:i/>
        </w:rPr>
        <w:t>Desc</w:t>
      </w:r>
      <w:r>
        <w:t xml:space="preserve">) is </w:t>
      </w:r>
      <w:r w:rsidRPr="009B5FF3">
        <w:rPr>
          <w:b/>
        </w:rPr>
        <w:t>true</w:t>
      </w:r>
      <w:r>
        <w:t>, then</w:t>
      </w:r>
    </w:p>
    <w:p w14:paraId="19F5F583" w14:textId="77777777" w:rsidR="004C02EF" w:rsidRDefault="004C02EF" w:rsidP="004C02EF">
      <w:pPr>
        <w:pStyle w:val="Alg4"/>
        <w:numPr>
          <w:ilvl w:val="2"/>
          <w:numId w:val="355"/>
        </w:numPr>
      </w:pPr>
      <w:r>
        <w:t xml:space="preserve">Create an own data property named </w:t>
      </w:r>
      <w:r w:rsidRPr="009B5FF3">
        <w:rPr>
          <w:i/>
        </w:rPr>
        <w:t>P</w:t>
      </w:r>
      <w:r>
        <w:t xml:space="preserve"> of object </w:t>
      </w:r>
      <w:r w:rsidRPr="009B5FF3">
        <w:rPr>
          <w:i/>
        </w:rPr>
        <w:t>O</w:t>
      </w:r>
      <w:r>
        <w:t xml:space="preserve"> whose [[Value]], [[Writable]], [[Enumerable]] and [[Configurable]] attribute values are described by </w:t>
      </w:r>
      <w:r w:rsidRPr="009B5FF3">
        <w:rPr>
          <w:i/>
        </w:rPr>
        <w:t>Desc</w:t>
      </w:r>
      <w:r>
        <w:t xml:space="preserve">. If the value of an attribute field of </w:t>
      </w:r>
      <w:r w:rsidRPr="009B5FF3">
        <w:rPr>
          <w:i/>
        </w:rPr>
        <w:t>Desc</w:t>
      </w:r>
      <w:r>
        <w:t xml:space="preserve"> is </w:t>
      </w:r>
      <w:r w:rsidRPr="009172C7">
        <w:t>absent</w:t>
      </w:r>
      <w:r>
        <w:t>, the attribute of the newly created property is set to its default value.</w:t>
      </w:r>
    </w:p>
    <w:p w14:paraId="0BD871A5" w14:textId="77777777" w:rsidR="004C02EF" w:rsidRDefault="004C02EF" w:rsidP="004C02EF">
      <w:pPr>
        <w:pStyle w:val="Alg4"/>
        <w:numPr>
          <w:ilvl w:val="1"/>
          <w:numId w:val="355"/>
        </w:numPr>
      </w:pPr>
      <w:r>
        <w:t xml:space="preserve">Else, </w:t>
      </w:r>
      <w:r w:rsidRPr="009B5FF3">
        <w:rPr>
          <w:i/>
        </w:rPr>
        <w:t>Desc</w:t>
      </w:r>
      <w:r>
        <w:t xml:space="preserve"> must be an accessor Property Descriptor so,</w:t>
      </w:r>
    </w:p>
    <w:p w14:paraId="098C6C42" w14:textId="77777777" w:rsidR="004C02EF" w:rsidRDefault="004C02EF" w:rsidP="004C02EF">
      <w:pPr>
        <w:pStyle w:val="Alg4"/>
        <w:numPr>
          <w:ilvl w:val="2"/>
          <w:numId w:val="355"/>
        </w:numPr>
      </w:pPr>
      <w:r>
        <w:t xml:space="preserve">Create an own accessor property named </w:t>
      </w:r>
      <w:r w:rsidRPr="009B5FF3">
        <w:rPr>
          <w:i/>
        </w:rPr>
        <w:t>P</w:t>
      </w:r>
      <w:r>
        <w:t xml:space="preserve"> of object </w:t>
      </w:r>
      <w:r w:rsidRPr="009B5FF3">
        <w:rPr>
          <w:i/>
        </w:rPr>
        <w:t>O</w:t>
      </w:r>
      <w:r>
        <w:t xml:space="preserve"> whose [[Get]], [[Set]], [[Enumerable]] and [[Configurable]] attribute values are described by </w:t>
      </w:r>
      <w:r w:rsidRPr="009B5FF3">
        <w:rPr>
          <w:i/>
        </w:rPr>
        <w:t>Desc</w:t>
      </w:r>
      <w:r>
        <w:t xml:space="preserve">. If the value of an attribute field of </w:t>
      </w:r>
      <w:r w:rsidRPr="009B5FF3">
        <w:rPr>
          <w:i/>
        </w:rPr>
        <w:t>Desc</w:t>
      </w:r>
      <w:r>
        <w:t xml:space="preserve"> is absent, the attribute of the newly created property is set to its default value.</w:t>
      </w:r>
    </w:p>
    <w:p w14:paraId="6B21E4FC" w14:textId="77777777" w:rsidR="004C02EF" w:rsidRDefault="004C02EF" w:rsidP="004C02EF">
      <w:pPr>
        <w:pStyle w:val="Alg4"/>
        <w:numPr>
          <w:ilvl w:val="1"/>
          <w:numId w:val="355"/>
        </w:numPr>
      </w:pPr>
      <w:r>
        <w:t xml:space="preserve">Return </w:t>
      </w:r>
      <w:r w:rsidRPr="003A221A">
        <w:rPr>
          <w:b/>
        </w:rPr>
        <w:t>true</w:t>
      </w:r>
      <w:r>
        <w:t>.</w:t>
      </w:r>
    </w:p>
    <w:p w14:paraId="0E5A7C8E" w14:textId="77777777" w:rsidR="004C02EF" w:rsidRDefault="004C02EF" w:rsidP="004C02EF">
      <w:pPr>
        <w:pStyle w:val="Alg4"/>
        <w:numPr>
          <w:ilvl w:val="0"/>
          <w:numId w:val="355"/>
        </w:numPr>
      </w:pPr>
      <w:r>
        <w:t xml:space="preserve">Return </w:t>
      </w:r>
      <w:r w:rsidRPr="003A221A">
        <w:rPr>
          <w:b/>
        </w:rPr>
        <w:t>true</w:t>
      </w:r>
      <w:r>
        <w:t xml:space="preserve">, if every field in </w:t>
      </w:r>
      <w:r w:rsidRPr="009B5FF3">
        <w:rPr>
          <w:i/>
        </w:rPr>
        <w:t>Desc</w:t>
      </w:r>
      <w:r>
        <w:t xml:space="preserve"> is absent.</w:t>
      </w:r>
    </w:p>
    <w:p w14:paraId="4069015E" w14:textId="77777777" w:rsidR="004C02EF" w:rsidRDefault="004C02EF" w:rsidP="004C02EF">
      <w:pPr>
        <w:pStyle w:val="Alg4"/>
        <w:numPr>
          <w:ilvl w:val="0"/>
          <w:numId w:val="355"/>
        </w:numPr>
      </w:pPr>
      <w:r>
        <w:t xml:space="preserve">Return </w:t>
      </w:r>
      <w:r w:rsidRPr="00B90E24">
        <w:rPr>
          <w:b/>
        </w:rPr>
        <w:t>true</w:t>
      </w:r>
      <w:r>
        <w:t xml:space="preserve">, if every field in </w:t>
      </w:r>
      <w:r w:rsidRPr="0007700D">
        <w:rPr>
          <w:i/>
        </w:rPr>
        <w:t xml:space="preserve">Desc </w:t>
      </w:r>
      <w:r>
        <w:t xml:space="preserve">also occurs in </w:t>
      </w:r>
      <w:r>
        <w:rPr>
          <w:i/>
        </w:rPr>
        <w:t>current</w:t>
      </w:r>
      <w:r>
        <w:t xml:space="preserve"> and the value of every field in </w:t>
      </w:r>
      <w:r w:rsidRPr="0007700D">
        <w:rPr>
          <w:i/>
        </w:rPr>
        <w:t xml:space="preserve">Desc </w:t>
      </w:r>
      <w:r>
        <w:t xml:space="preserve">is the same value as the corresponding field in </w:t>
      </w:r>
      <w:r>
        <w:rPr>
          <w:i/>
        </w:rPr>
        <w:t xml:space="preserve">current </w:t>
      </w:r>
      <w:r>
        <w:t>when compared using</w:t>
      </w:r>
      <w:r w:rsidRPr="00DC3477">
        <w:t xml:space="preserve"> the</w:t>
      </w:r>
      <w:r>
        <w:t xml:space="preserve"> SameValue algorithm (9.12).</w:t>
      </w:r>
    </w:p>
    <w:p w14:paraId="17664C51" w14:textId="77777777" w:rsidR="004C02EF" w:rsidRDefault="004C02EF" w:rsidP="004C02EF">
      <w:pPr>
        <w:pStyle w:val="Alg4"/>
        <w:numPr>
          <w:ilvl w:val="0"/>
          <w:numId w:val="355"/>
        </w:numPr>
      </w:pPr>
      <w:r>
        <w:t xml:space="preserve">If the [[Configurable]] field of </w:t>
      </w:r>
      <w:r>
        <w:rPr>
          <w:i/>
        </w:rPr>
        <w:t>current</w:t>
      </w:r>
      <w:r>
        <w:t xml:space="preserve"> is </w:t>
      </w:r>
      <w:r w:rsidRPr="009B5FF3">
        <w:rPr>
          <w:b/>
        </w:rPr>
        <w:t>false</w:t>
      </w:r>
      <w:r>
        <w:t xml:space="preserve"> then</w:t>
      </w:r>
    </w:p>
    <w:p w14:paraId="4A8A78BF" w14:textId="77777777" w:rsidR="004C02EF" w:rsidRDefault="004C02EF" w:rsidP="004C02EF">
      <w:pPr>
        <w:pStyle w:val="Alg4"/>
        <w:numPr>
          <w:ilvl w:val="1"/>
          <w:numId w:val="355"/>
        </w:numPr>
      </w:pPr>
      <w:r>
        <w:t xml:space="preserve">Reject, if the [[Configurable]] field of </w:t>
      </w:r>
      <w:r w:rsidRPr="009B5FF3">
        <w:rPr>
          <w:i/>
        </w:rPr>
        <w:t>Desc</w:t>
      </w:r>
      <w:r>
        <w:t xml:space="preserve"> is </w:t>
      </w:r>
      <w:r w:rsidRPr="009B5FF3">
        <w:rPr>
          <w:b/>
        </w:rPr>
        <w:t>true</w:t>
      </w:r>
      <w:r>
        <w:t>.</w:t>
      </w:r>
    </w:p>
    <w:p w14:paraId="3D470F81" w14:textId="77777777" w:rsidR="004C02EF" w:rsidRDefault="004C02EF" w:rsidP="004C02EF">
      <w:pPr>
        <w:pStyle w:val="Alg4"/>
        <w:numPr>
          <w:ilvl w:val="1"/>
          <w:numId w:val="355"/>
        </w:numPr>
      </w:pPr>
      <w:r>
        <w:t xml:space="preserve">Reject, if the [[Enumerable]] field of </w:t>
      </w:r>
      <w:r w:rsidRPr="001024AE">
        <w:rPr>
          <w:i/>
        </w:rPr>
        <w:t>Desc</w:t>
      </w:r>
      <w:r>
        <w:t xml:space="preserve"> is present and the [[Enumerable]] fields of </w:t>
      </w:r>
      <w:r>
        <w:rPr>
          <w:i/>
        </w:rPr>
        <w:t>current</w:t>
      </w:r>
      <w:r>
        <w:t xml:space="preserve"> and </w:t>
      </w:r>
      <w:r w:rsidRPr="009B5FF3">
        <w:rPr>
          <w:i/>
        </w:rPr>
        <w:t>Desc</w:t>
      </w:r>
      <w:r>
        <w:t xml:space="preserve"> are the Boolean negation of each other.</w:t>
      </w:r>
    </w:p>
    <w:p w14:paraId="6A2A92B7" w14:textId="77777777" w:rsidR="004C02EF" w:rsidRDefault="004C02EF" w:rsidP="004C02EF">
      <w:pPr>
        <w:pStyle w:val="Alg4"/>
        <w:numPr>
          <w:ilvl w:val="0"/>
          <w:numId w:val="355"/>
        </w:numPr>
      </w:pPr>
      <w:r>
        <w:t>If IsGenericDescriptor(</w:t>
      </w:r>
      <w:r w:rsidRPr="009B5FF3">
        <w:rPr>
          <w:i/>
        </w:rPr>
        <w:t>Desc</w:t>
      </w:r>
      <w:r>
        <w:t xml:space="preserve">) is </w:t>
      </w:r>
      <w:r w:rsidRPr="009B5FF3">
        <w:rPr>
          <w:b/>
        </w:rPr>
        <w:t>true</w:t>
      </w:r>
      <w:r>
        <w:t>, then no further validation is required.</w:t>
      </w:r>
    </w:p>
    <w:p w14:paraId="7E4B61ED" w14:textId="77777777" w:rsidR="004C02EF" w:rsidRDefault="004C02EF" w:rsidP="004C02EF">
      <w:pPr>
        <w:pStyle w:val="Alg4"/>
        <w:numPr>
          <w:ilvl w:val="0"/>
          <w:numId w:val="355"/>
        </w:numPr>
      </w:pPr>
      <w:r>
        <w:t>Else, if IsDataDescriptor(</w:t>
      </w:r>
      <w:r>
        <w:rPr>
          <w:i/>
        </w:rPr>
        <w:t>current</w:t>
      </w:r>
      <w:r>
        <w:t>) and IsDataDescriptor(</w:t>
      </w:r>
      <w:r w:rsidRPr="009B5FF3">
        <w:rPr>
          <w:i/>
        </w:rPr>
        <w:t>Desc</w:t>
      </w:r>
      <w:r>
        <w:t>) have different results, then</w:t>
      </w:r>
    </w:p>
    <w:p w14:paraId="2CF8AD12" w14:textId="77777777" w:rsidR="004C02EF" w:rsidRDefault="004C02EF" w:rsidP="004C02EF">
      <w:pPr>
        <w:pStyle w:val="Alg4"/>
        <w:numPr>
          <w:ilvl w:val="1"/>
          <w:numId w:val="355"/>
        </w:numPr>
      </w:pPr>
      <w:r>
        <w:t xml:space="preserve">Reject, if the [[Configurable]] field of </w:t>
      </w:r>
      <w:r>
        <w:rPr>
          <w:i/>
        </w:rPr>
        <w:t>current</w:t>
      </w:r>
      <w:r>
        <w:t xml:space="preserve"> is </w:t>
      </w:r>
      <w:r w:rsidRPr="009B5FF3">
        <w:rPr>
          <w:b/>
        </w:rPr>
        <w:t>false</w:t>
      </w:r>
      <w:r>
        <w:t xml:space="preserve">. </w:t>
      </w:r>
    </w:p>
    <w:p w14:paraId="5B145BA3" w14:textId="77777777" w:rsidR="004C02EF" w:rsidRDefault="004C02EF" w:rsidP="004C02EF">
      <w:pPr>
        <w:pStyle w:val="Alg4"/>
        <w:numPr>
          <w:ilvl w:val="1"/>
          <w:numId w:val="355"/>
        </w:numPr>
      </w:pPr>
      <w:r>
        <w:t>If IsDataDescriptor(</w:t>
      </w:r>
      <w:r>
        <w:rPr>
          <w:i/>
        </w:rPr>
        <w:t>current</w:t>
      </w:r>
      <w:r>
        <w:t xml:space="preserve">) is </w:t>
      </w:r>
      <w:r w:rsidRPr="009B5FF3">
        <w:rPr>
          <w:b/>
        </w:rPr>
        <w:t>true</w:t>
      </w:r>
      <w:r>
        <w:t>, then</w:t>
      </w:r>
    </w:p>
    <w:p w14:paraId="370C5CB9" w14:textId="77777777" w:rsidR="004C02EF" w:rsidRDefault="004C02EF" w:rsidP="004C02EF">
      <w:pPr>
        <w:pStyle w:val="Alg4"/>
        <w:numPr>
          <w:ilvl w:val="2"/>
          <w:numId w:val="355"/>
        </w:numPr>
      </w:pPr>
      <w:r>
        <w:t xml:space="preserve">Convert the property named </w:t>
      </w:r>
      <w:r w:rsidRPr="009B5FF3">
        <w:rPr>
          <w:i/>
        </w:rPr>
        <w:t>P</w:t>
      </w:r>
      <w:r>
        <w:t xml:space="preserve"> of object </w:t>
      </w:r>
      <w:r w:rsidRPr="009B5FF3">
        <w:rPr>
          <w:i/>
        </w:rPr>
        <w:t>O</w:t>
      </w:r>
      <w:r>
        <w:t xml:space="preserve"> from a data property to an accessor property. Preserve the existing values of the converted property’s [[Configurable]] and [[Enumerable]] attributes and set the rest of the property’s attributes to their default values.</w:t>
      </w:r>
    </w:p>
    <w:p w14:paraId="704DFD3F" w14:textId="77777777" w:rsidR="004C02EF" w:rsidRDefault="004C02EF" w:rsidP="004C02EF">
      <w:pPr>
        <w:pStyle w:val="Alg4"/>
        <w:numPr>
          <w:ilvl w:val="1"/>
          <w:numId w:val="355"/>
        </w:numPr>
      </w:pPr>
      <w:r>
        <w:t>Else,</w:t>
      </w:r>
    </w:p>
    <w:p w14:paraId="7AF94422" w14:textId="77777777" w:rsidR="004C02EF" w:rsidRDefault="004C02EF" w:rsidP="004C02EF">
      <w:pPr>
        <w:pStyle w:val="Alg4"/>
        <w:numPr>
          <w:ilvl w:val="2"/>
          <w:numId w:val="355"/>
        </w:numPr>
      </w:pPr>
      <w:r>
        <w:t xml:space="preserve">Convert the property named </w:t>
      </w:r>
      <w:r w:rsidRPr="009B5FF3">
        <w:rPr>
          <w:i/>
        </w:rPr>
        <w:t>P</w:t>
      </w:r>
      <w:r>
        <w:t xml:space="preserve"> of object </w:t>
      </w:r>
      <w:r w:rsidRPr="009B5FF3">
        <w:rPr>
          <w:i/>
        </w:rPr>
        <w:t>O</w:t>
      </w:r>
      <w:r>
        <w:t xml:space="preserve"> from an accessor property to a data property. Preserve the existing values of the converted property’s [[Configurable]] and [[Enumerable]] attributes and set the rest of the property’s attributes to their default values.</w:t>
      </w:r>
    </w:p>
    <w:p w14:paraId="47B7BC12" w14:textId="77777777" w:rsidR="004C02EF" w:rsidRDefault="004C02EF" w:rsidP="004C02EF">
      <w:pPr>
        <w:pStyle w:val="Alg4"/>
        <w:numPr>
          <w:ilvl w:val="0"/>
          <w:numId w:val="355"/>
        </w:numPr>
      </w:pPr>
      <w:r>
        <w:t>Else, if IsDataDescriptor(</w:t>
      </w:r>
      <w:r>
        <w:rPr>
          <w:i/>
        </w:rPr>
        <w:t>current</w:t>
      </w:r>
      <w:r>
        <w:t>) and IsDataDescriptor(</w:t>
      </w:r>
      <w:r w:rsidRPr="009B5FF3">
        <w:rPr>
          <w:i/>
        </w:rPr>
        <w:t>Desc</w:t>
      </w:r>
      <w:r>
        <w:t xml:space="preserve">) are both </w:t>
      </w:r>
      <w:r w:rsidRPr="009B5FF3">
        <w:rPr>
          <w:b/>
        </w:rPr>
        <w:t>true</w:t>
      </w:r>
      <w:r>
        <w:t>, then</w:t>
      </w:r>
    </w:p>
    <w:p w14:paraId="6EB6D1C8" w14:textId="77777777" w:rsidR="004C02EF" w:rsidRDefault="004C02EF" w:rsidP="004C02EF">
      <w:pPr>
        <w:pStyle w:val="Alg4"/>
        <w:numPr>
          <w:ilvl w:val="1"/>
          <w:numId w:val="355"/>
        </w:numPr>
      </w:pPr>
      <w:r>
        <w:t xml:space="preserve">If the [[Configurable]] field of </w:t>
      </w:r>
      <w:r>
        <w:rPr>
          <w:i/>
        </w:rPr>
        <w:t>current</w:t>
      </w:r>
      <w:r>
        <w:t xml:space="preserve"> is </w:t>
      </w:r>
      <w:r w:rsidRPr="009B5FF3">
        <w:rPr>
          <w:b/>
        </w:rPr>
        <w:t>false</w:t>
      </w:r>
      <w:r>
        <w:t>, then</w:t>
      </w:r>
    </w:p>
    <w:p w14:paraId="769ADE4A" w14:textId="77777777" w:rsidR="004C02EF" w:rsidRDefault="004C02EF" w:rsidP="004C02EF">
      <w:pPr>
        <w:pStyle w:val="Alg4"/>
        <w:numPr>
          <w:ilvl w:val="2"/>
          <w:numId w:val="355"/>
        </w:numPr>
      </w:pPr>
      <w:r>
        <w:t xml:space="preserve">Reject, if the [[Writable]] field of </w:t>
      </w:r>
      <w:r>
        <w:rPr>
          <w:i/>
        </w:rPr>
        <w:t>current</w:t>
      </w:r>
      <w:r>
        <w:t xml:space="preserve"> is </w:t>
      </w:r>
      <w:r w:rsidRPr="009B5FF3">
        <w:rPr>
          <w:b/>
        </w:rPr>
        <w:t>false</w:t>
      </w:r>
      <w:r>
        <w:t xml:space="preserve"> and the [[Writable]] field of </w:t>
      </w:r>
      <w:r w:rsidRPr="009B5FF3">
        <w:rPr>
          <w:i/>
        </w:rPr>
        <w:t>Desc</w:t>
      </w:r>
      <w:r>
        <w:t xml:space="preserve"> is </w:t>
      </w:r>
      <w:r w:rsidRPr="009B5FF3">
        <w:rPr>
          <w:b/>
        </w:rPr>
        <w:t>true</w:t>
      </w:r>
      <w:r>
        <w:t>.</w:t>
      </w:r>
    </w:p>
    <w:p w14:paraId="2E4EA7CF" w14:textId="77777777" w:rsidR="004C02EF" w:rsidRDefault="004C02EF" w:rsidP="004C02EF">
      <w:pPr>
        <w:pStyle w:val="Alg4"/>
        <w:numPr>
          <w:ilvl w:val="2"/>
          <w:numId w:val="355"/>
        </w:numPr>
      </w:pPr>
      <w:r>
        <w:t xml:space="preserve">If the [[Writable]] field of </w:t>
      </w:r>
      <w:r>
        <w:rPr>
          <w:i/>
        </w:rPr>
        <w:t>current</w:t>
      </w:r>
      <w:r>
        <w:t xml:space="preserve"> is </w:t>
      </w:r>
      <w:r w:rsidRPr="009B5FF3">
        <w:rPr>
          <w:b/>
        </w:rPr>
        <w:t>false</w:t>
      </w:r>
      <w:r>
        <w:t>, then</w:t>
      </w:r>
    </w:p>
    <w:p w14:paraId="1A886B78" w14:textId="77777777" w:rsidR="004C02EF" w:rsidRDefault="004C02EF" w:rsidP="004C02EF">
      <w:pPr>
        <w:pStyle w:val="Alg4"/>
        <w:numPr>
          <w:ilvl w:val="3"/>
          <w:numId w:val="355"/>
        </w:numPr>
      </w:pPr>
      <w:r>
        <w:t xml:space="preserve">Reject, if the [[Value]] field of </w:t>
      </w:r>
      <w:r w:rsidRPr="009B5FF3">
        <w:rPr>
          <w:i/>
        </w:rPr>
        <w:t>Desc</w:t>
      </w:r>
      <w:r>
        <w:t xml:space="preserve"> is present and SameValue(</w:t>
      </w:r>
      <w:r w:rsidRPr="009A031D">
        <w:rPr>
          <w:i/>
        </w:rPr>
        <w:t>Desc</w:t>
      </w:r>
      <w:r>
        <w:t xml:space="preserve">.[[Value]], </w:t>
      </w:r>
      <w:r w:rsidRPr="001D3BE3">
        <w:rPr>
          <w:i/>
        </w:rPr>
        <w:t>current</w:t>
      </w:r>
      <w:r>
        <w:t xml:space="preserve">.[[Value]]) is </w:t>
      </w:r>
      <w:r w:rsidRPr="0007700D">
        <w:rPr>
          <w:b/>
        </w:rPr>
        <w:t>false</w:t>
      </w:r>
      <w:r>
        <w:t xml:space="preserve">. </w:t>
      </w:r>
    </w:p>
    <w:p w14:paraId="7E8FA811" w14:textId="77777777" w:rsidR="004C02EF" w:rsidRDefault="004C02EF" w:rsidP="004C02EF">
      <w:pPr>
        <w:pStyle w:val="Alg4"/>
        <w:numPr>
          <w:ilvl w:val="1"/>
          <w:numId w:val="355"/>
        </w:numPr>
      </w:pPr>
      <w:r>
        <w:t xml:space="preserve">else, the [[Configurable]] field of </w:t>
      </w:r>
      <w:r>
        <w:rPr>
          <w:i/>
        </w:rPr>
        <w:t>current</w:t>
      </w:r>
      <w:r>
        <w:t xml:space="preserve"> is </w:t>
      </w:r>
      <w:r w:rsidRPr="009B5FF3">
        <w:rPr>
          <w:b/>
        </w:rPr>
        <w:t>true</w:t>
      </w:r>
      <w:r>
        <w:t>, so any change is acceptable.</w:t>
      </w:r>
    </w:p>
    <w:p w14:paraId="682F8D55" w14:textId="77777777" w:rsidR="004C02EF" w:rsidRDefault="004C02EF" w:rsidP="004C02EF">
      <w:pPr>
        <w:pStyle w:val="Alg4"/>
        <w:numPr>
          <w:ilvl w:val="0"/>
          <w:numId w:val="355"/>
        </w:numPr>
      </w:pPr>
      <w:r>
        <w:t>Else, IsAccessorDescriptor(</w:t>
      </w:r>
      <w:r>
        <w:rPr>
          <w:i/>
        </w:rPr>
        <w:t>current</w:t>
      </w:r>
      <w:r>
        <w:t>) and IsAccessorDescriptor(</w:t>
      </w:r>
      <w:r w:rsidRPr="009B5FF3">
        <w:rPr>
          <w:i/>
        </w:rPr>
        <w:t>Desc</w:t>
      </w:r>
      <w:r>
        <w:t xml:space="preserve">) are both </w:t>
      </w:r>
      <w:r w:rsidRPr="009B5FF3">
        <w:rPr>
          <w:b/>
        </w:rPr>
        <w:t>true</w:t>
      </w:r>
      <w:r>
        <w:t xml:space="preserve"> so,</w:t>
      </w:r>
    </w:p>
    <w:p w14:paraId="034DEB25" w14:textId="77777777" w:rsidR="004C02EF" w:rsidRDefault="004C02EF" w:rsidP="004C02EF">
      <w:pPr>
        <w:pStyle w:val="Alg4"/>
        <w:numPr>
          <w:ilvl w:val="1"/>
          <w:numId w:val="355"/>
        </w:numPr>
      </w:pPr>
      <w:r>
        <w:t xml:space="preserve">If the [[Configurable]] field of </w:t>
      </w:r>
      <w:r>
        <w:rPr>
          <w:i/>
        </w:rPr>
        <w:t>current</w:t>
      </w:r>
      <w:r>
        <w:t xml:space="preserve"> is </w:t>
      </w:r>
      <w:r w:rsidRPr="009B5FF3">
        <w:rPr>
          <w:b/>
        </w:rPr>
        <w:t>false</w:t>
      </w:r>
      <w:r>
        <w:t>, then</w:t>
      </w:r>
    </w:p>
    <w:p w14:paraId="5F42A82E" w14:textId="77777777" w:rsidR="004C02EF" w:rsidRDefault="004C02EF" w:rsidP="004C02EF">
      <w:pPr>
        <w:pStyle w:val="Alg4"/>
        <w:numPr>
          <w:ilvl w:val="2"/>
          <w:numId w:val="355"/>
        </w:numPr>
      </w:pPr>
      <w:r>
        <w:t xml:space="preserve">Reject, if the [[Set]] field of </w:t>
      </w:r>
      <w:r w:rsidRPr="009B5FF3">
        <w:rPr>
          <w:i/>
        </w:rPr>
        <w:t>Desc</w:t>
      </w:r>
      <w:r>
        <w:t xml:space="preserve"> is present and SameValue(</w:t>
      </w:r>
      <w:r w:rsidRPr="009A031D">
        <w:rPr>
          <w:i/>
        </w:rPr>
        <w:t>Desc</w:t>
      </w:r>
      <w:r>
        <w:t xml:space="preserve">.[[Set]], </w:t>
      </w:r>
      <w:r>
        <w:rPr>
          <w:i/>
        </w:rPr>
        <w:t>current</w:t>
      </w:r>
      <w:r>
        <w:t xml:space="preserve">.[[Set]]) is </w:t>
      </w:r>
      <w:r w:rsidRPr="009A031D">
        <w:rPr>
          <w:b/>
        </w:rPr>
        <w:t>false</w:t>
      </w:r>
      <w:r>
        <w:t>.</w:t>
      </w:r>
    </w:p>
    <w:p w14:paraId="1B3AE055" w14:textId="77777777" w:rsidR="004C02EF" w:rsidRDefault="004C02EF" w:rsidP="004C02EF">
      <w:pPr>
        <w:pStyle w:val="Alg4"/>
        <w:numPr>
          <w:ilvl w:val="2"/>
          <w:numId w:val="355"/>
        </w:numPr>
      </w:pPr>
      <w:r>
        <w:t xml:space="preserve">Reject, if the [[Get]] field of </w:t>
      </w:r>
      <w:r w:rsidRPr="009B5FF3">
        <w:rPr>
          <w:i/>
        </w:rPr>
        <w:t>Desc</w:t>
      </w:r>
      <w:r>
        <w:t xml:space="preserve"> is present and SameValue(</w:t>
      </w:r>
      <w:r w:rsidRPr="002C4E4B">
        <w:rPr>
          <w:i/>
        </w:rPr>
        <w:t>Desc</w:t>
      </w:r>
      <w:r>
        <w:t xml:space="preserve">.[[Get]], </w:t>
      </w:r>
      <w:r>
        <w:rPr>
          <w:i/>
        </w:rPr>
        <w:t>current</w:t>
      </w:r>
      <w:r>
        <w:t xml:space="preserve">.[[Get]]) is </w:t>
      </w:r>
      <w:r w:rsidRPr="002C4E4B">
        <w:rPr>
          <w:b/>
        </w:rPr>
        <w:t>false</w:t>
      </w:r>
      <w:r>
        <w:t>.</w:t>
      </w:r>
    </w:p>
    <w:p w14:paraId="3CBCCB69" w14:textId="77777777" w:rsidR="004C02EF" w:rsidRDefault="004C02EF" w:rsidP="004C02EF">
      <w:pPr>
        <w:pStyle w:val="Alg4"/>
        <w:numPr>
          <w:ilvl w:val="0"/>
          <w:numId w:val="355"/>
        </w:numPr>
      </w:pPr>
      <w:r>
        <w:t xml:space="preserve">For each attribute field of </w:t>
      </w:r>
      <w:r w:rsidRPr="009B5FF3">
        <w:rPr>
          <w:i/>
        </w:rPr>
        <w:t>Desc</w:t>
      </w:r>
      <w:r>
        <w:t xml:space="preserve"> that is present, set the correspondingly named attribute of the property named </w:t>
      </w:r>
      <w:r w:rsidRPr="009B5FF3">
        <w:rPr>
          <w:i/>
        </w:rPr>
        <w:t>P</w:t>
      </w:r>
      <w:r>
        <w:t xml:space="preserve"> of object </w:t>
      </w:r>
      <w:r w:rsidRPr="009B5FF3">
        <w:rPr>
          <w:i/>
        </w:rPr>
        <w:t>O</w:t>
      </w:r>
      <w:r>
        <w:t xml:space="preserve"> to the value of the field.</w:t>
      </w:r>
    </w:p>
    <w:p w14:paraId="31D44D44" w14:textId="77777777" w:rsidR="004C02EF" w:rsidRPr="003D5DFE" w:rsidRDefault="004C02EF" w:rsidP="004C02EF">
      <w:pPr>
        <w:pStyle w:val="Alg4"/>
        <w:numPr>
          <w:ilvl w:val="0"/>
          <w:numId w:val="355"/>
        </w:numPr>
        <w:spacing w:after="120"/>
      </w:pPr>
      <w:r>
        <w:t xml:space="preserve">Return </w:t>
      </w:r>
      <w:r w:rsidRPr="006647D0">
        <w:rPr>
          <w:b/>
        </w:rPr>
        <w:t>true</w:t>
      </w:r>
      <w:r>
        <w:t>.</w:t>
      </w:r>
    </w:p>
    <w:p w14:paraId="38A5068A" w14:textId="77777777" w:rsidR="004C02EF" w:rsidRDefault="004C02EF" w:rsidP="004C02EF">
      <w:r>
        <w:t xml:space="preserve">However, if </w:t>
      </w:r>
      <w:r w:rsidRPr="00D420A6">
        <w:rPr>
          <w:rFonts w:ascii="Times New Roman" w:hAnsi="Times New Roman"/>
          <w:i/>
        </w:rPr>
        <w:t>O</w:t>
      </w:r>
      <w:r>
        <w:t xml:space="preserve"> </w:t>
      </w:r>
      <w:ins w:id="1237" w:author="Allen Wirfs-Brock" w:date="2011-07-02T14:56:00Z">
        <w:r w:rsidR="001C6822">
          <w:t>has a</w:t>
        </w:r>
      </w:ins>
      <w:ins w:id="1238" w:author="Allen Wirfs-Brock" w:date="2011-07-02T14:57:00Z">
        <w:r w:rsidR="001C6822">
          <w:t>n</w:t>
        </w:r>
      </w:ins>
      <w:ins w:id="1239" w:author="Allen Wirfs-Brock" w:date="2011-07-02T14:56:00Z">
        <w:r w:rsidR="001C6822">
          <w:t xml:space="preserve"> [[</w:t>
        </w:r>
        <w:del w:id="1240" w:author="Rev 3 Allen Wirfs-Brock" w:date="2011-09-07T15:36:00Z">
          <w:r w:rsidR="001C6822" w:rsidDel="007516CC">
            <w:delText>IsArray</w:delText>
          </w:r>
        </w:del>
      </w:ins>
      <w:ins w:id="1241" w:author="Rev 3 Allen Wirfs-Brock" w:date="2011-09-07T15:36:00Z">
        <w:r w:rsidR="007516CC">
          <w:t>NativeBrand</w:t>
        </w:r>
      </w:ins>
      <w:ins w:id="1242" w:author="Allen Wirfs-Brock" w:date="2011-07-02T14:56:00Z">
        <w:r w:rsidR="001C6822">
          <w:t>]] internal property</w:t>
        </w:r>
      </w:ins>
      <w:ins w:id="1243" w:author="Rev 3 Allen Wirfs-Brock" w:date="2011-09-07T15:37:00Z">
        <w:r w:rsidR="007516CC">
          <w:t xml:space="preserve"> whose value is NativeArray</w:t>
        </w:r>
      </w:ins>
      <w:del w:id="1244" w:author="Allen Wirfs-Brock" w:date="2011-07-02T14:56:00Z">
        <w:r w:rsidDel="001C6822">
          <w:delText>is an Array object,</w:delText>
        </w:r>
      </w:del>
      <w:r>
        <w:t xml:space="preserve"> </w:t>
      </w:r>
      <w:ins w:id="1245" w:author="Rev 3 Allen Wirfs-Brock" w:date="2011-09-07T15:37:00Z">
        <w:r w:rsidR="007516CC" w:rsidRPr="00D420A6">
          <w:rPr>
            <w:rFonts w:ascii="Times New Roman" w:hAnsi="Times New Roman"/>
            <w:i/>
          </w:rPr>
          <w:t>O</w:t>
        </w:r>
        <w:r w:rsidR="007516CC" w:rsidDel="007516CC">
          <w:t xml:space="preserve"> </w:t>
        </w:r>
      </w:ins>
      <w:del w:id="1246" w:author="Rev 3 Allen Wirfs-Brock" w:date="2011-09-07T15:37:00Z">
        <w:r w:rsidDel="007516CC">
          <w:delText xml:space="preserve">it </w:delText>
        </w:r>
      </w:del>
      <w:ins w:id="1247" w:author="Allen Wirfs-Brock" w:date="2011-07-02T14:57:00Z">
        <w:r w:rsidR="001C6822">
          <w:t xml:space="preserve">also </w:t>
        </w:r>
      </w:ins>
      <w:r>
        <w:t>has a more elaborate [[DefineOwnProperty]] internal method defined in 15.4.5.1.</w:t>
      </w:r>
    </w:p>
    <w:p w14:paraId="2DF8B7FF" w14:textId="77777777" w:rsidR="004C02EF" w:rsidRPr="00F5633C" w:rsidRDefault="004C02EF" w:rsidP="004C02EF">
      <w:pPr>
        <w:pStyle w:val="Note"/>
      </w:pPr>
      <w:r w:rsidRPr="00F5633C">
        <w:t>NOTE</w:t>
      </w:r>
      <w:r w:rsidRPr="00F5633C">
        <w:tab/>
        <w:t xml:space="preserve">Step 10.b allows any field of Desc to be different from the corresponding field of current if current’s [[Configurable]] field is </w:t>
      </w:r>
      <w:r w:rsidRPr="00F5633C">
        <w:rPr>
          <w:b/>
        </w:rPr>
        <w:t>true</w:t>
      </w:r>
      <w:r w:rsidRPr="00F5633C">
        <w:t xml:space="preserve">. This even permits changing the [[Value]] of a property whose [[Writable]] attribute is </w:t>
      </w:r>
      <w:r w:rsidRPr="00F5633C">
        <w:rPr>
          <w:b/>
        </w:rPr>
        <w:t>false</w:t>
      </w:r>
      <w:r w:rsidRPr="00F5633C">
        <w:t xml:space="preserve">. This is allowed because a </w:t>
      </w:r>
      <w:r w:rsidRPr="00F5633C">
        <w:rPr>
          <w:b/>
        </w:rPr>
        <w:t>true</w:t>
      </w:r>
      <w:r w:rsidRPr="00F5633C">
        <w:t xml:space="preserve"> [[Configurable]] attribute would permit an equivalent sequence of calls where [[Writable]] is first set to </w:t>
      </w:r>
      <w:r w:rsidRPr="00F5633C">
        <w:rPr>
          <w:b/>
        </w:rPr>
        <w:t>true</w:t>
      </w:r>
      <w:r w:rsidRPr="00F5633C">
        <w:t xml:space="preserve">, a new [[Value]] is set, and then [[Writable]] is set to </w:t>
      </w:r>
      <w:r w:rsidRPr="00F5633C">
        <w:rPr>
          <w:b/>
        </w:rPr>
        <w:t>false</w:t>
      </w:r>
      <w:r w:rsidRPr="00F5633C">
        <w:t>.</w:t>
      </w:r>
    </w:p>
    <w:p w14:paraId="39B77FA3" w14:textId="77777777" w:rsidR="004C02EF" w:rsidRPr="00BC727F" w:rsidRDefault="004C02EF" w:rsidP="004C02EF">
      <w:pPr>
        <w:pStyle w:val="1"/>
        <w:numPr>
          <w:ilvl w:val="0"/>
          <w:numId w:val="0"/>
        </w:numPr>
      </w:pPr>
      <w:bookmarkStart w:id="1248" w:name="_Toc235503357"/>
      <w:bookmarkStart w:id="1249" w:name="_Toc241509132"/>
      <w:bookmarkStart w:id="1250" w:name="_Toc244416619"/>
      <w:bookmarkStart w:id="1251" w:name="_Toc276630983"/>
      <w:bookmarkStart w:id="1252" w:name="_Toc178386992"/>
      <w:r w:rsidRPr="00BC727F">
        <w:t>9</w:t>
      </w:r>
      <w:r w:rsidRPr="00BC727F">
        <w:tab/>
        <w:t>Type Conversio</w:t>
      </w:r>
      <w:bookmarkEnd w:id="1122"/>
      <w:bookmarkEnd w:id="1123"/>
      <w:bookmarkEnd w:id="1124"/>
      <w:bookmarkEnd w:id="1125"/>
      <w:bookmarkEnd w:id="1126"/>
      <w:bookmarkEnd w:id="1127"/>
      <w:bookmarkEnd w:id="1179"/>
      <w:bookmarkEnd w:id="1180"/>
      <w:r w:rsidRPr="00BC727F">
        <w:t>n</w:t>
      </w:r>
      <w:bookmarkEnd w:id="1181"/>
      <w:r w:rsidRPr="00BC727F">
        <w:t xml:space="preserve"> and Testing</w:t>
      </w:r>
      <w:bookmarkEnd w:id="1248"/>
      <w:bookmarkEnd w:id="1249"/>
      <w:bookmarkEnd w:id="1250"/>
      <w:bookmarkEnd w:id="1251"/>
      <w:bookmarkEnd w:id="1252"/>
    </w:p>
    <w:p w14:paraId="4FA86D6D" w14:textId="77777777" w:rsidR="004C02EF" w:rsidRDefault="004C02EF" w:rsidP="004C02EF">
      <w:r>
        <w:t>The ECMAScript runtime system performs automatic type conversion as needed. To clarify the semantics of certain constructs it is useful to define a set of conversion abstract operations. These abstract operations are not a part of the language; they are defined here to aid the specification of the semantics of the language. The conversion abstract operations are polymorphic; that is, they can accept a value of any ECMAScript language type, but not of specification types.</w:t>
      </w:r>
      <w:bookmarkStart w:id="1253" w:name="_Toc375031131"/>
      <w:bookmarkStart w:id="1254" w:name="_Ref378389486"/>
      <w:bookmarkStart w:id="1255" w:name="_Toc381513649"/>
      <w:bookmarkStart w:id="1256" w:name="_Toc382202792"/>
      <w:bookmarkStart w:id="1257" w:name="_Toc382203012"/>
      <w:bookmarkStart w:id="1258" w:name="_Toc382212171"/>
      <w:bookmarkStart w:id="1259" w:name="_Toc382212389"/>
      <w:bookmarkStart w:id="1260" w:name="_Toc382291516"/>
      <w:bookmarkStart w:id="1261" w:name="_Toc385672155"/>
      <w:bookmarkStart w:id="1262" w:name="_Toc393690250"/>
    </w:p>
    <w:p w14:paraId="0B7AC6F1" w14:textId="77777777" w:rsidR="004C02EF" w:rsidRDefault="004C02EF" w:rsidP="00C623F2">
      <w:pPr>
        <w:pStyle w:val="20"/>
        <w:numPr>
          <w:ilvl w:val="0"/>
          <w:numId w:val="0"/>
        </w:numPr>
      </w:pPr>
      <w:bookmarkStart w:id="1263" w:name="_Ref455971611"/>
      <w:bookmarkStart w:id="1264" w:name="_Ref456011185"/>
      <w:bookmarkStart w:id="1265" w:name="_Toc472818788"/>
      <w:bookmarkStart w:id="1266" w:name="_Toc235503358"/>
      <w:bookmarkStart w:id="1267" w:name="_Toc241509133"/>
      <w:bookmarkStart w:id="1268" w:name="_Toc244416620"/>
      <w:bookmarkStart w:id="1269" w:name="_Toc276630984"/>
      <w:bookmarkStart w:id="1270" w:name="_Toc178386993"/>
      <w:r>
        <w:t>9.1</w:t>
      </w:r>
      <w:r>
        <w:tab/>
        <w:t>ToPrimitiv</w:t>
      </w:r>
      <w:bookmarkEnd w:id="1253"/>
      <w:bookmarkEnd w:id="1254"/>
      <w:bookmarkEnd w:id="1255"/>
      <w:bookmarkEnd w:id="1256"/>
      <w:bookmarkEnd w:id="1257"/>
      <w:bookmarkEnd w:id="1258"/>
      <w:bookmarkEnd w:id="1259"/>
      <w:bookmarkEnd w:id="1260"/>
      <w:bookmarkEnd w:id="1261"/>
      <w:bookmarkEnd w:id="1262"/>
      <w:r>
        <w:t>e</w:t>
      </w:r>
      <w:bookmarkEnd w:id="1263"/>
      <w:bookmarkEnd w:id="1264"/>
      <w:bookmarkEnd w:id="1265"/>
      <w:bookmarkEnd w:id="1266"/>
      <w:bookmarkEnd w:id="1267"/>
      <w:bookmarkEnd w:id="1268"/>
      <w:bookmarkEnd w:id="1269"/>
      <w:bookmarkEnd w:id="1270"/>
    </w:p>
    <w:p w14:paraId="002EC4F3" w14:textId="77777777" w:rsidR="004C02EF" w:rsidRDefault="004C02EF" w:rsidP="004C02EF">
      <w:r>
        <w:t xml:space="preserve">The abstract operation ToPrimitive takes an </w:t>
      </w:r>
      <w:r w:rsidRPr="00D420A6">
        <w:rPr>
          <w:rFonts w:ascii="Times New Roman" w:hAnsi="Times New Roman"/>
          <w:i/>
        </w:rPr>
        <w:t>input</w:t>
      </w:r>
      <w:r>
        <w:t xml:space="preserve"> argument and an optional argument </w:t>
      </w:r>
      <w:r w:rsidRPr="00D420A6">
        <w:rPr>
          <w:rFonts w:ascii="Times New Roman" w:hAnsi="Times New Roman"/>
          <w:i/>
        </w:rPr>
        <w:t>PreferredType</w:t>
      </w:r>
      <w:r>
        <w:t xml:space="preserve">. The abstract operation ToPrimitive converts its </w:t>
      </w:r>
      <w:r w:rsidRPr="00D420A6">
        <w:rPr>
          <w:rFonts w:ascii="Times New Roman" w:hAnsi="Times New Roman"/>
          <w:i/>
        </w:rPr>
        <w:t>input</w:t>
      </w:r>
      <w:r>
        <w:t xml:space="preserve"> argument to a non-Object type. If an object is capable of converting to more than one primitive type, it may use the optional hint </w:t>
      </w:r>
      <w:r w:rsidRPr="00D420A6">
        <w:rPr>
          <w:rFonts w:ascii="Times New Roman" w:hAnsi="Times New Roman"/>
          <w:i/>
        </w:rPr>
        <w:t>PreferredType</w:t>
      </w:r>
      <w:r>
        <w:t xml:space="preserve"> to favour that type. Conversion occurs according to </w:t>
      </w:r>
      <w:r w:rsidRPr="00004BD3">
        <w:t xml:space="preserve">Table </w:t>
      </w:r>
      <w:del w:id="1271" w:author="Allen Wirfs-Brock" w:date="2011-07-02T13:27:00Z">
        <w:r w:rsidRPr="00004BD3" w:rsidDel="008962D8">
          <w:delText>10</w:delText>
        </w:r>
      </w:del>
      <w:ins w:id="1272" w:author="Allen Wirfs-Brock" w:date="2011-07-02T13:27:00Z">
        <w:r w:rsidR="008962D8">
          <w:t>11</w:t>
        </w:r>
      </w:ins>
      <w:r>
        <w:t>:</w:t>
      </w:r>
    </w:p>
    <w:p w14:paraId="1D465700" w14:textId="77777777" w:rsidR="004C02EF" w:rsidRPr="00712500" w:rsidRDefault="004C02EF" w:rsidP="004C02EF">
      <w:pPr>
        <w:pStyle w:val="Tabletitle"/>
        <w:widowControl w:val="0"/>
      </w:pPr>
      <w:r w:rsidRPr="00004BD3">
        <w:rPr>
          <w:rFonts w:eastAsia="Arial Unicode MS"/>
        </w:rPr>
        <w:t>Table </w:t>
      </w:r>
      <w:del w:id="1273" w:author="Allen Wirfs-Brock" w:date="2011-07-02T13:27:00Z">
        <w:r w:rsidRPr="00004BD3" w:rsidDel="008962D8">
          <w:rPr>
            <w:rFonts w:eastAsia="Arial Unicode MS"/>
          </w:rPr>
          <w:delText xml:space="preserve">10 </w:delText>
        </w:r>
      </w:del>
      <w:ins w:id="1274" w:author="Allen Wirfs-Brock" w:date="2011-07-02T13:27:00Z">
        <w:r w:rsidR="008962D8">
          <w:rPr>
            <w:rFonts w:eastAsia="Arial Unicode MS"/>
          </w:rPr>
          <w:t>11</w:t>
        </w:r>
        <w:r w:rsidR="008962D8" w:rsidRPr="00004BD3">
          <w:rPr>
            <w:rFonts w:eastAsia="Arial Unicode MS"/>
          </w:rPr>
          <w:t xml:space="preserve"> </w:t>
        </w:r>
      </w:ins>
      <w:r w:rsidRPr="00004BD3">
        <w:rPr>
          <w:rFonts w:eastAsia="Arial Unicode MS"/>
        </w:rPr>
        <w:t xml:space="preserve">— </w:t>
      </w:r>
      <w:r>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2F8471BC"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E8461BC"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27A63D25"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0FB0E5C1" w14:textId="77777777" w:rsidTr="003A4B22">
        <w:trPr>
          <w:jc w:val="center"/>
        </w:trPr>
        <w:tc>
          <w:tcPr>
            <w:tcW w:w="1998" w:type="dxa"/>
            <w:tcBorders>
              <w:top w:val="nil"/>
            </w:tcBorders>
          </w:tcPr>
          <w:p w14:paraId="070C031B" w14:textId="77777777" w:rsidR="004C02EF" w:rsidRDefault="004C02EF" w:rsidP="003A4B22">
            <w:pPr>
              <w:keepNext/>
              <w:spacing w:after="60"/>
            </w:pPr>
            <w:r w:rsidRPr="00984A3F">
              <w:t>Undefined</w:t>
            </w:r>
          </w:p>
        </w:tc>
        <w:tc>
          <w:tcPr>
            <w:tcW w:w="6858" w:type="dxa"/>
            <w:tcBorders>
              <w:top w:val="nil"/>
            </w:tcBorders>
          </w:tcPr>
          <w:p w14:paraId="72DFD30F"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0F2BDC53" w14:textId="77777777" w:rsidTr="003A4B22">
        <w:trPr>
          <w:jc w:val="center"/>
        </w:trPr>
        <w:tc>
          <w:tcPr>
            <w:tcW w:w="1998" w:type="dxa"/>
          </w:tcPr>
          <w:p w14:paraId="106AE7F8" w14:textId="77777777" w:rsidR="004C02EF" w:rsidRDefault="004C02EF" w:rsidP="003A4B22">
            <w:pPr>
              <w:keepNext/>
              <w:spacing w:after="60"/>
            </w:pPr>
            <w:r w:rsidRPr="00984A3F">
              <w:t>Null</w:t>
            </w:r>
          </w:p>
        </w:tc>
        <w:tc>
          <w:tcPr>
            <w:tcW w:w="6858" w:type="dxa"/>
          </w:tcPr>
          <w:p w14:paraId="7051DA2D"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49F7E97F" w14:textId="77777777" w:rsidTr="003A4B22">
        <w:trPr>
          <w:jc w:val="center"/>
        </w:trPr>
        <w:tc>
          <w:tcPr>
            <w:tcW w:w="1998" w:type="dxa"/>
          </w:tcPr>
          <w:p w14:paraId="20B005E4" w14:textId="77777777" w:rsidR="004C02EF" w:rsidRDefault="004C02EF" w:rsidP="003A4B22">
            <w:pPr>
              <w:keepNext/>
              <w:spacing w:after="60"/>
            </w:pPr>
            <w:r w:rsidRPr="00984A3F">
              <w:t>Boolean</w:t>
            </w:r>
          </w:p>
        </w:tc>
        <w:tc>
          <w:tcPr>
            <w:tcW w:w="6858" w:type="dxa"/>
          </w:tcPr>
          <w:p w14:paraId="1BDEB5FA"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2854AF38" w14:textId="77777777" w:rsidTr="003A4B22">
        <w:trPr>
          <w:jc w:val="center"/>
        </w:trPr>
        <w:tc>
          <w:tcPr>
            <w:tcW w:w="1998" w:type="dxa"/>
          </w:tcPr>
          <w:p w14:paraId="46C59763" w14:textId="77777777" w:rsidR="004C02EF" w:rsidRDefault="004C02EF" w:rsidP="003A4B22">
            <w:pPr>
              <w:keepNext/>
              <w:spacing w:after="60"/>
            </w:pPr>
            <w:r w:rsidRPr="00984A3F">
              <w:t>Number</w:t>
            </w:r>
          </w:p>
        </w:tc>
        <w:tc>
          <w:tcPr>
            <w:tcW w:w="6858" w:type="dxa"/>
          </w:tcPr>
          <w:p w14:paraId="254D7A2C"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14:paraId="18C0BEF7" w14:textId="77777777" w:rsidTr="003A4B22">
        <w:trPr>
          <w:jc w:val="center"/>
        </w:trPr>
        <w:tc>
          <w:tcPr>
            <w:tcW w:w="1998" w:type="dxa"/>
          </w:tcPr>
          <w:p w14:paraId="53D2CAE3" w14:textId="77777777" w:rsidR="004C02EF" w:rsidRDefault="004C02EF" w:rsidP="003A4B22">
            <w:pPr>
              <w:keepNext/>
              <w:spacing w:after="60"/>
            </w:pPr>
            <w:r w:rsidRPr="00984A3F">
              <w:t>String</w:t>
            </w:r>
          </w:p>
        </w:tc>
        <w:tc>
          <w:tcPr>
            <w:tcW w:w="6858" w:type="dxa"/>
          </w:tcPr>
          <w:p w14:paraId="58BE549C" w14:textId="77777777" w:rsidR="004C02EF" w:rsidRDefault="004C02EF" w:rsidP="003A4B22">
            <w:pPr>
              <w:keepNext/>
              <w:spacing w:after="60"/>
            </w:pPr>
            <w:r w:rsidRPr="00984A3F">
              <w:t xml:space="preserve">The result equals the </w:t>
            </w:r>
            <w:r w:rsidRPr="00D420A6">
              <w:rPr>
                <w:rFonts w:ascii="Times New Roman" w:hAnsi="Times New Roman"/>
                <w:i/>
              </w:rPr>
              <w:t>input</w:t>
            </w:r>
            <w:r w:rsidRPr="00984A3F">
              <w:t xml:space="preserve"> argument (no conversion).</w:t>
            </w:r>
          </w:p>
        </w:tc>
      </w:tr>
      <w:tr w:rsidR="004C02EF" w:rsidRPr="00984A3F" w14:paraId="248A2D61" w14:textId="77777777" w:rsidTr="003A4B22">
        <w:trPr>
          <w:jc w:val="center"/>
        </w:trPr>
        <w:tc>
          <w:tcPr>
            <w:tcW w:w="1998" w:type="dxa"/>
          </w:tcPr>
          <w:p w14:paraId="356AB87D" w14:textId="77777777" w:rsidR="004C02EF" w:rsidRDefault="004C02EF" w:rsidP="003A4B22">
            <w:pPr>
              <w:keepNext/>
              <w:spacing w:after="60"/>
            </w:pPr>
            <w:r w:rsidRPr="00984A3F">
              <w:t>Object</w:t>
            </w:r>
          </w:p>
        </w:tc>
        <w:tc>
          <w:tcPr>
            <w:tcW w:w="6858" w:type="dxa"/>
          </w:tcPr>
          <w:p w14:paraId="5A345412" w14:textId="77777777" w:rsidR="004C02EF" w:rsidRPr="00984A3F" w:rsidRDefault="004C02EF" w:rsidP="003A4B22">
            <w:pPr>
              <w:keepNext/>
              <w:spacing w:after="60"/>
            </w:pPr>
            <w:r w:rsidRPr="00984A3F">
              <w:t xml:space="preserve">Return a default value for the Object. The default value of an object is retrieved by calling the [[DefaultValue]] </w:t>
            </w:r>
            <w:r>
              <w:t xml:space="preserve">internal </w:t>
            </w:r>
            <w:r w:rsidRPr="00984A3F">
              <w:t xml:space="preserve">method of the object, passing the optional hint </w:t>
            </w:r>
            <w:r w:rsidRPr="00D420A6">
              <w:rPr>
                <w:rFonts w:ascii="Times New Roman" w:hAnsi="Times New Roman"/>
                <w:i/>
              </w:rPr>
              <w:t>PreferredType</w:t>
            </w:r>
            <w:r w:rsidRPr="00984A3F">
              <w:t xml:space="preserve">. The behaviour of the [[DefaultValue]] </w:t>
            </w:r>
            <w:r>
              <w:t xml:space="preserve">internal </w:t>
            </w:r>
            <w:r w:rsidRPr="00984A3F">
              <w:t xml:space="preserve">method is defined by this specification for all native ECMAScript objects </w:t>
            </w:r>
            <w:r>
              <w:t xml:space="preserve">in </w:t>
            </w:r>
            <w:r w:rsidRPr="00984A3F">
              <w:t>8.12.</w:t>
            </w:r>
            <w:r>
              <w:t>8</w:t>
            </w:r>
            <w:r w:rsidRPr="00984A3F">
              <w:t>.</w:t>
            </w:r>
          </w:p>
        </w:tc>
      </w:tr>
    </w:tbl>
    <w:p w14:paraId="63FB98DC" w14:textId="77777777" w:rsidR="004C02EF" w:rsidRPr="00984A3F" w:rsidRDefault="004C02EF" w:rsidP="004C02EF">
      <w:bookmarkStart w:id="1275" w:name="_Toc375031132"/>
      <w:bookmarkStart w:id="1276" w:name="_Toc381513650"/>
      <w:bookmarkStart w:id="1277" w:name="_Toc382202793"/>
      <w:bookmarkStart w:id="1278" w:name="_Toc382203013"/>
      <w:bookmarkStart w:id="1279" w:name="_Toc382212172"/>
      <w:bookmarkStart w:id="1280" w:name="_Toc382212390"/>
      <w:bookmarkStart w:id="1281" w:name="_Toc382291517"/>
      <w:bookmarkStart w:id="1282" w:name="_Toc385672156"/>
      <w:bookmarkStart w:id="1283" w:name="_Toc393690251"/>
    </w:p>
    <w:p w14:paraId="462419B8" w14:textId="77777777" w:rsidR="004C02EF" w:rsidRDefault="004C02EF" w:rsidP="00C623F2">
      <w:pPr>
        <w:pStyle w:val="20"/>
        <w:numPr>
          <w:ilvl w:val="0"/>
          <w:numId w:val="0"/>
        </w:numPr>
      </w:pPr>
      <w:bookmarkStart w:id="1284" w:name="_Toc472818789"/>
      <w:bookmarkStart w:id="1285" w:name="_Toc235503359"/>
      <w:bookmarkStart w:id="1286" w:name="_Toc241509134"/>
      <w:bookmarkStart w:id="1287" w:name="_Toc244416621"/>
      <w:bookmarkStart w:id="1288" w:name="_Toc276630985"/>
      <w:bookmarkStart w:id="1289" w:name="_Toc178386994"/>
      <w:r>
        <w:t>9.2</w:t>
      </w:r>
      <w:r>
        <w:tab/>
        <w:t>ToBoolea</w:t>
      </w:r>
      <w:bookmarkEnd w:id="1275"/>
      <w:bookmarkEnd w:id="1276"/>
      <w:bookmarkEnd w:id="1277"/>
      <w:bookmarkEnd w:id="1278"/>
      <w:bookmarkEnd w:id="1279"/>
      <w:bookmarkEnd w:id="1280"/>
      <w:bookmarkEnd w:id="1281"/>
      <w:bookmarkEnd w:id="1282"/>
      <w:bookmarkEnd w:id="1283"/>
      <w:r>
        <w:t>n</w:t>
      </w:r>
      <w:bookmarkEnd w:id="1284"/>
      <w:bookmarkEnd w:id="1285"/>
      <w:bookmarkEnd w:id="1286"/>
      <w:bookmarkEnd w:id="1287"/>
      <w:bookmarkEnd w:id="1288"/>
      <w:bookmarkEnd w:id="1289"/>
    </w:p>
    <w:p w14:paraId="71FB93F6" w14:textId="77777777" w:rsidR="004C02EF" w:rsidRDefault="004C02EF" w:rsidP="004C02EF">
      <w:r>
        <w:t xml:space="preserve">The abstract operation ToBoolean converts its argument to a value of type Boolean according to </w:t>
      </w:r>
      <w:r w:rsidRPr="00004BD3">
        <w:t xml:space="preserve">Table </w:t>
      </w:r>
      <w:del w:id="1290" w:author="Allen Wirfs-Brock" w:date="2011-07-02T13:28:00Z">
        <w:r w:rsidRPr="00004BD3" w:rsidDel="008962D8">
          <w:delText>11</w:delText>
        </w:r>
      </w:del>
      <w:ins w:id="1291" w:author="Allen Wirfs-Brock" w:date="2011-07-02T13:28:00Z">
        <w:r w:rsidR="008962D8">
          <w:t>12</w:t>
        </w:r>
      </w:ins>
      <w:r>
        <w:t>:</w:t>
      </w:r>
    </w:p>
    <w:p w14:paraId="5B6848B0" w14:textId="77777777" w:rsidR="004C02EF" w:rsidRPr="00712500" w:rsidRDefault="004C02EF" w:rsidP="004C02EF">
      <w:pPr>
        <w:pStyle w:val="Tabletitle"/>
        <w:keepNext w:val="0"/>
        <w:widowControl w:val="0"/>
      </w:pPr>
      <w:r w:rsidRPr="00004BD3">
        <w:rPr>
          <w:rFonts w:eastAsia="Arial Unicode MS"/>
        </w:rPr>
        <w:t>Table </w:t>
      </w:r>
      <w:del w:id="1292" w:author="Allen Wirfs-Brock" w:date="2011-07-02T13:28:00Z">
        <w:r w:rsidRPr="00004BD3" w:rsidDel="008962D8">
          <w:rPr>
            <w:rFonts w:eastAsia="Arial Unicode MS"/>
          </w:rPr>
          <w:delText xml:space="preserve">11 </w:delText>
        </w:r>
      </w:del>
      <w:ins w:id="1293" w:author="Allen Wirfs-Brock" w:date="2011-07-02T13:28:00Z">
        <w:r w:rsidR="008962D8">
          <w:rPr>
            <w:rFonts w:eastAsia="Arial Unicode MS"/>
          </w:rPr>
          <w:t>12</w:t>
        </w:r>
        <w:r w:rsidR="008962D8" w:rsidRPr="00004BD3">
          <w:rPr>
            <w:rFonts w:eastAsia="Arial Unicode MS"/>
          </w:rPr>
          <w:t xml:space="preserve"> </w:t>
        </w:r>
      </w:ins>
      <w:r w:rsidRPr="00004BD3">
        <w:rPr>
          <w:rFonts w:eastAsia="Arial Unicode MS"/>
        </w:rPr>
        <w:t xml:space="preserve">— </w:t>
      </w:r>
      <w:r>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0310B164" w14:textId="77777777" w:rsidTr="003A4B2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AB97FBF" w14:textId="77777777" w:rsidR="004C02EF" w:rsidRDefault="004C02EF" w:rsidP="003A4B22">
            <w:pPr>
              <w:keepNext/>
              <w:shd w:val="solid" w:color="C0C0C0" w:fill="FFFFFF"/>
              <w:spacing w:after="0"/>
              <w:contextualSpacing/>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4966AD3C" w14:textId="77777777" w:rsidR="004C02EF" w:rsidRDefault="004C02EF" w:rsidP="003A4B22">
            <w:pPr>
              <w:keepNext/>
              <w:shd w:val="solid" w:color="C0C0C0" w:fill="FFFFFF"/>
              <w:spacing w:after="0"/>
              <w:contextualSpacing/>
              <w:rPr>
                <w:b/>
                <w:i/>
                <w:shd w:val="solid" w:color="C0C0C0" w:fill="FFFFFF"/>
              </w:rPr>
            </w:pPr>
            <w:r w:rsidRPr="00984A3F">
              <w:rPr>
                <w:b/>
                <w:i/>
                <w:shd w:val="solid" w:color="C0C0C0" w:fill="FFFFFF"/>
              </w:rPr>
              <w:t>Result</w:t>
            </w:r>
          </w:p>
        </w:tc>
      </w:tr>
      <w:tr w:rsidR="004C02EF" w14:paraId="4AD43FD0" w14:textId="77777777" w:rsidTr="003A4B22">
        <w:trPr>
          <w:jc w:val="center"/>
        </w:trPr>
        <w:tc>
          <w:tcPr>
            <w:tcW w:w="1998" w:type="dxa"/>
            <w:tcBorders>
              <w:top w:val="nil"/>
            </w:tcBorders>
          </w:tcPr>
          <w:p w14:paraId="3271ED98" w14:textId="77777777" w:rsidR="004C02EF" w:rsidRDefault="004C02EF" w:rsidP="003A4B22">
            <w:pPr>
              <w:keepNext/>
              <w:spacing w:after="60"/>
            </w:pPr>
            <w:r w:rsidRPr="00984A3F">
              <w:t>Undefined</w:t>
            </w:r>
          </w:p>
        </w:tc>
        <w:tc>
          <w:tcPr>
            <w:tcW w:w="6858" w:type="dxa"/>
            <w:tcBorders>
              <w:top w:val="nil"/>
            </w:tcBorders>
          </w:tcPr>
          <w:p w14:paraId="57B4B6C3" w14:textId="77777777" w:rsidR="004C02EF" w:rsidRDefault="004C02EF" w:rsidP="003A4B22">
            <w:pPr>
              <w:keepNext/>
              <w:spacing w:after="60"/>
            </w:pPr>
            <w:r w:rsidRPr="00984A3F">
              <w:rPr>
                <w:b/>
              </w:rPr>
              <w:t>false</w:t>
            </w:r>
          </w:p>
        </w:tc>
      </w:tr>
      <w:tr w:rsidR="004C02EF" w14:paraId="73FB67F4" w14:textId="77777777" w:rsidTr="003A4B22">
        <w:trPr>
          <w:jc w:val="center"/>
        </w:trPr>
        <w:tc>
          <w:tcPr>
            <w:tcW w:w="1998" w:type="dxa"/>
          </w:tcPr>
          <w:p w14:paraId="4BA0FAC2" w14:textId="77777777" w:rsidR="004C02EF" w:rsidRDefault="004C02EF" w:rsidP="003A4B22">
            <w:pPr>
              <w:keepNext/>
              <w:spacing w:after="60"/>
            </w:pPr>
            <w:r w:rsidRPr="00984A3F">
              <w:t>Null</w:t>
            </w:r>
          </w:p>
        </w:tc>
        <w:tc>
          <w:tcPr>
            <w:tcW w:w="6858" w:type="dxa"/>
          </w:tcPr>
          <w:p w14:paraId="79C0C967" w14:textId="77777777" w:rsidR="004C02EF" w:rsidRDefault="004C02EF" w:rsidP="003A4B22">
            <w:pPr>
              <w:keepNext/>
              <w:spacing w:after="60"/>
            </w:pPr>
            <w:r w:rsidRPr="00984A3F">
              <w:rPr>
                <w:b/>
              </w:rPr>
              <w:t>false</w:t>
            </w:r>
          </w:p>
        </w:tc>
      </w:tr>
      <w:tr w:rsidR="004C02EF" w14:paraId="4F6E7C17" w14:textId="77777777" w:rsidTr="003A4B22">
        <w:trPr>
          <w:jc w:val="center"/>
        </w:trPr>
        <w:tc>
          <w:tcPr>
            <w:tcW w:w="1998" w:type="dxa"/>
          </w:tcPr>
          <w:p w14:paraId="0ECFFF71" w14:textId="77777777" w:rsidR="004C02EF" w:rsidRDefault="004C02EF" w:rsidP="003A4B22">
            <w:pPr>
              <w:keepNext/>
              <w:spacing w:after="60"/>
            </w:pPr>
            <w:r w:rsidRPr="00984A3F">
              <w:t>Boolean</w:t>
            </w:r>
          </w:p>
        </w:tc>
        <w:tc>
          <w:tcPr>
            <w:tcW w:w="6858" w:type="dxa"/>
          </w:tcPr>
          <w:p w14:paraId="5C875902" w14:textId="77777777" w:rsidR="004C02EF" w:rsidRDefault="004C02EF" w:rsidP="003A4B22">
            <w:pPr>
              <w:keepNext/>
              <w:spacing w:after="60"/>
            </w:pPr>
            <w:r w:rsidRPr="00984A3F">
              <w:t>The result equals the input argument (no conversion).</w:t>
            </w:r>
          </w:p>
        </w:tc>
      </w:tr>
      <w:tr w:rsidR="004C02EF" w14:paraId="6F781ED9" w14:textId="77777777" w:rsidTr="003A4B22">
        <w:trPr>
          <w:jc w:val="center"/>
        </w:trPr>
        <w:tc>
          <w:tcPr>
            <w:tcW w:w="1998" w:type="dxa"/>
          </w:tcPr>
          <w:p w14:paraId="5C9B5A71" w14:textId="77777777" w:rsidR="004C02EF" w:rsidRDefault="004C02EF" w:rsidP="003A4B22">
            <w:pPr>
              <w:keepNext/>
              <w:spacing w:after="60"/>
            </w:pPr>
            <w:r w:rsidRPr="00984A3F">
              <w:t>Number</w:t>
            </w:r>
          </w:p>
        </w:tc>
        <w:tc>
          <w:tcPr>
            <w:tcW w:w="6858" w:type="dxa"/>
          </w:tcPr>
          <w:p w14:paraId="4EE983F5" w14:textId="77777777" w:rsidR="004C02EF" w:rsidRDefault="004C02EF" w:rsidP="003A4B22">
            <w:pPr>
              <w:keepNext/>
              <w:spacing w:after="60"/>
            </w:pPr>
            <w:r w:rsidRPr="00984A3F">
              <w:t xml:space="preserve">The result is </w:t>
            </w:r>
            <w:r w:rsidRPr="00984A3F">
              <w:rPr>
                <w:b/>
              </w:rPr>
              <w:t>false</w:t>
            </w:r>
            <w:r w:rsidRPr="00984A3F">
              <w:t xml:space="preserve"> if the argument is </w:t>
            </w:r>
            <w:r w:rsidRPr="00984A3F">
              <w:rPr>
                <w:b/>
              </w:rPr>
              <w:t>+0</w:t>
            </w:r>
            <w:r w:rsidRPr="00984A3F">
              <w:t xml:space="preserve">, </w:t>
            </w:r>
            <w:r w:rsidRPr="00984A3F">
              <w:rPr>
                <w:b/>
              </w:rPr>
              <w:sym w:font="Symbol" w:char="F02D"/>
            </w:r>
            <w:r w:rsidRPr="00984A3F">
              <w:rPr>
                <w:b/>
              </w:rPr>
              <w:t>0</w:t>
            </w:r>
            <w:r w:rsidRPr="00984A3F">
              <w:t xml:space="preserve">, or </w:t>
            </w:r>
            <w:r w:rsidRPr="00984A3F">
              <w:rPr>
                <w:b/>
              </w:rPr>
              <w:t>NaN</w:t>
            </w:r>
            <w:r w:rsidRPr="00984A3F">
              <w:t xml:space="preserve">; otherwise the result is </w:t>
            </w:r>
            <w:r w:rsidRPr="00984A3F">
              <w:rPr>
                <w:b/>
              </w:rPr>
              <w:t>true</w:t>
            </w:r>
            <w:r w:rsidRPr="00984A3F">
              <w:t>.</w:t>
            </w:r>
            <w:r>
              <w:t xml:space="preserve"> </w:t>
            </w:r>
          </w:p>
        </w:tc>
      </w:tr>
      <w:tr w:rsidR="004C02EF" w14:paraId="4DEEEA4D" w14:textId="77777777" w:rsidTr="003A4B22">
        <w:trPr>
          <w:jc w:val="center"/>
        </w:trPr>
        <w:tc>
          <w:tcPr>
            <w:tcW w:w="1998" w:type="dxa"/>
          </w:tcPr>
          <w:p w14:paraId="6E446AA8" w14:textId="77777777" w:rsidR="004C02EF" w:rsidRDefault="004C02EF" w:rsidP="003A4B22">
            <w:pPr>
              <w:keepNext/>
              <w:spacing w:after="60"/>
            </w:pPr>
            <w:r w:rsidRPr="00984A3F">
              <w:t>String</w:t>
            </w:r>
          </w:p>
        </w:tc>
        <w:tc>
          <w:tcPr>
            <w:tcW w:w="6858" w:type="dxa"/>
          </w:tcPr>
          <w:p w14:paraId="51BCAABD" w14:textId="77777777" w:rsidR="004C02EF" w:rsidRDefault="004C02EF" w:rsidP="003A4B22">
            <w:pPr>
              <w:keepNext/>
              <w:spacing w:after="60"/>
              <w:rPr>
                <w:rFonts w:ascii="Courier New" w:hAnsi="Courier New"/>
              </w:rPr>
            </w:pPr>
            <w:r w:rsidRPr="00984A3F">
              <w:t xml:space="preserve">The result is </w:t>
            </w:r>
            <w:r w:rsidRPr="00984A3F">
              <w:rPr>
                <w:b/>
              </w:rPr>
              <w:t>false</w:t>
            </w:r>
            <w:r w:rsidRPr="00984A3F">
              <w:t xml:space="preserve"> if the argument is the empty </w:t>
            </w:r>
            <w:r>
              <w:t>String</w:t>
            </w:r>
            <w:r w:rsidRPr="00984A3F">
              <w:t xml:space="preserve"> (its length is zero); otherwise the result is </w:t>
            </w:r>
            <w:r w:rsidRPr="00984A3F">
              <w:rPr>
                <w:b/>
              </w:rPr>
              <w:t>true</w:t>
            </w:r>
            <w:r w:rsidRPr="00984A3F">
              <w:t>.</w:t>
            </w:r>
          </w:p>
        </w:tc>
      </w:tr>
      <w:tr w:rsidR="004C02EF" w:rsidRPr="00984A3F" w14:paraId="60FA58BE" w14:textId="77777777" w:rsidTr="003A4B22">
        <w:trPr>
          <w:jc w:val="center"/>
        </w:trPr>
        <w:tc>
          <w:tcPr>
            <w:tcW w:w="1998" w:type="dxa"/>
          </w:tcPr>
          <w:p w14:paraId="619F7D6A" w14:textId="77777777" w:rsidR="004C02EF" w:rsidRDefault="004C02EF" w:rsidP="003A4B22">
            <w:pPr>
              <w:spacing w:after="60"/>
            </w:pPr>
            <w:r w:rsidRPr="00984A3F">
              <w:t>Object</w:t>
            </w:r>
          </w:p>
        </w:tc>
        <w:tc>
          <w:tcPr>
            <w:tcW w:w="6858" w:type="dxa"/>
          </w:tcPr>
          <w:p w14:paraId="3E9B257F" w14:textId="77777777" w:rsidR="004C02EF" w:rsidRPr="00984A3F" w:rsidRDefault="004C02EF" w:rsidP="003A4B22">
            <w:pPr>
              <w:spacing w:after="60"/>
            </w:pPr>
            <w:r w:rsidRPr="00984A3F">
              <w:rPr>
                <w:b/>
              </w:rPr>
              <w:t>true</w:t>
            </w:r>
          </w:p>
        </w:tc>
      </w:tr>
    </w:tbl>
    <w:p w14:paraId="7F2B6888" w14:textId="77777777" w:rsidR="004C02EF" w:rsidRPr="00984A3F" w:rsidRDefault="004C02EF" w:rsidP="004C02EF">
      <w:bookmarkStart w:id="1294" w:name="_Toc375031133"/>
      <w:bookmarkStart w:id="1295" w:name="_Ref379262782"/>
      <w:bookmarkStart w:id="1296" w:name="_Toc381513651"/>
      <w:bookmarkStart w:id="1297" w:name="_Toc382202794"/>
      <w:bookmarkStart w:id="1298" w:name="_Toc382203014"/>
      <w:bookmarkStart w:id="1299" w:name="_Toc382212173"/>
      <w:bookmarkStart w:id="1300" w:name="_Toc382212391"/>
      <w:bookmarkStart w:id="1301" w:name="_Toc382291518"/>
      <w:bookmarkStart w:id="1302" w:name="_Toc385672157"/>
      <w:bookmarkStart w:id="1303" w:name="_Toc393690252"/>
    </w:p>
    <w:p w14:paraId="3F561EBF" w14:textId="77777777" w:rsidR="004C02EF" w:rsidRDefault="004C02EF" w:rsidP="00C623F2">
      <w:pPr>
        <w:pStyle w:val="20"/>
        <w:numPr>
          <w:ilvl w:val="0"/>
          <w:numId w:val="0"/>
        </w:numPr>
      </w:pPr>
      <w:bookmarkStart w:id="1304" w:name="_Toc472818790"/>
      <w:bookmarkStart w:id="1305" w:name="_Toc235503360"/>
      <w:bookmarkStart w:id="1306" w:name="_Toc241509135"/>
      <w:bookmarkStart w:id="1307" w:name="_Toc244416622"/>
      <w:bookmarkStart w:id="1308" w:name="_Toc276630986"/>
      <w:bookmarkStart w:id="1309" w:name="_Toc178386995"/>
      <w:r>
        <w:t>9.3</w:t>
      </w:r>
      <w:r>
        <w:tab/>
        <w:t>ToNumbe</w:t>
      </w:r>
      <w:bookmarkEnd w:id="1294"/>
      <w:bookmarkEnd w:id="1295"/>
      <w:bookmarkEnd w:id="1296"/>
      <w:bookmarkEnd w:id="1297"/>
      <w:bookmarkEnd w:id="1298"/>
      <w:bookmarkEnd w:id="1299"/>
      <w:bookmarkEnd w:id="1300"/>
      <w:bookmarkEnd w:id="1301"/>
      <w:bookmarkEnd w:id="1302"/>
      <w:bookmarkEnd w:id="1303"/>
      <w:r>
        <w:t>r</w:t>
      </w:r>
      <w:bookmarkEnd w:id="1304"/>
      <w:bookmarkEnd w:id="1305"/>
      <w:bookmarkEnd w:id="1306"/>
      <w:bookmarkEnd w:id="1307"/>
      <w:bookmarkEnd w:id="1308"/>
      <w:bookmarkEnd w:id="1309"/>
    </w:p>
    <w:p w14:paraId="65E64A3E" w14:textId="77777777" w:rsidR="004C02EF" w:rsidRDefault="004C02EF" w:rsidP="004C02EF">
      <w:r>
        <w:t xml:space="preserve">The abstract operation ToNumber converts its argument to a value of type Number according to </w:t>
      </w:r>
      <w:r w:rsidRPr="00004BD3">
        <w:t xml:space="preserve">Table </w:t>
      </w:r>
      <w:del w:id="1310" w:author="Allen Wirfs-Brock" w:date="2011-07-02T13:28:00Z">
        <w:r w:rsidRPr="00004BD3" w:rsidDel="008962D8">
          <w:delText>12</w:delText>
        </w:r>
      </w:del>
      <w:ins w:id="1311" w:author="Allen Wirfs-Brock" w:date="2011-07-02T13:28:00Z">
        <w:r w:rsidR="008962D8">
          <w:t>13</w:t>
        </w:r>
      </w:ins>
      <w:r>
        <w:t>:</w:t>
      </w:r>
    </w:p>
    <w:p w14:paraId="4EBB29F4" w14:textId="77777777" w:rsidR="004C02EF" w:rsidRPr="00712500" w:rsidRDefault="004C02EF" w:rsidP="004C02EF">
      <w:pPr>
        <w:pStyle w:val="Tabletitle"/>
        <w:widowControl w:val="0"/>
      </w:pPr>
      <w:r w:rsidRPr="00004BD3">
        <w:rPr>
          <w:rFonts w:eastAsia="Arial Unicode MS"/>
        </w:rPr>
        <w:t>Table </w:t>
      </w:r>
      <w:del w:id="1312" w:author="Allen Wirfs-Brock" w:date="2011-07-02T13:28:00Z">
        <w:r w:rsidRPr="00004BD3" w:rsidDel="008962D8">
          <w:rPr>
            <w:rFonts w:eastAsia="Arial Unicode MS"/>
          </w:rPr>
          <w:delText xml:space="preserve">12 </w:delText>
        </w:r>
      </w:del>
      <w:ins w:id="1313" w:author="Allen Wirfs-Brock" w:date="2011-07-02T13:28:00Z">
        <w:r w:rsidR="008962D8">
          <w:rPr>
            <w:rFonts w:eastAsia="Arial Unicode MS"/>
          </w:rPr>
          <w:t>13</w:t>
        </w:r>
        <w:r w:rsidR="008962D8" w:rsidRPr="00004BD3">
          <w:rPr>
            <w:rFonts w:eastAsia="Arial Unicode MS"/>
          </w:rPr>
          <w:t xml:space="preserve"> </w:t>
        </w:r>
      </w:ins>
      <w:r w:rsidRPr="00004BD3">
        <w:rPr>
          <w:rFonts w:eastAsia="Arial Unicode MS"/>
        </w:rPr>
        <w:t xml:space="preserve">— </w:t>
      </w:r>
      <w:r>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82796B" w14:paraId="360CD3BB" w14:textId="77777777" w:rsidTr="003A4B2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D455206" w14:textId="77777777" w:rsidR="004C02EF" w:rsidRPr="0082796B" w:rsidRDefault="004C02EF" w:rsidP="003A4B22">
            <w:pPr>
              <w:keepNext/>
              <w:shd w:val="solid" w:color="C0C0C0" w:fill="FFFFFF"/>
              <w:spacing w:after="0"/>
              <w:rPr>
                <w:b/>
                <w:i/>
                <w:shd w:val="solid" w:color="C0C0C0" w:fill="FFFFFF"/>
              </w:rPr>
            </w:pPr>
            <w:r>
              <w:rPr>
                <w:b/>
                <w:i/>
                <w:shd w:val="solid" w:color="C0C0C0" w:fill="FFFFFF"/>
              </w:rPr>
              <w:t>Argument</w:t>
            </w:r>
            <w:r w:rsidRPr="0082796B">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6768AEF5" w14:textId="77777777" w:rsidR="004C02EF" w:rsidRPr="0082796B" w:rsidRDefault="004C02EF" w:rsidP="003A4B22">
            <w:pPr>
              <w:keepNext/>
              <w:shd w:val="solid" w:color="C0C0C0" w:fill="FFFFFF"/>
              <w:spacing w:after="0"/>
              <w:rPr>
                <w:b/>
                <w:i/>
                <w:shd w:val="solid" w:color="C0C0C0" w:fill="FFFFFF"/>
              </w:rPr>
            </w:pPr>
            <w:r w:rsidRPr="0082796B">
              <w:rPr>
                <w:b/>
                <w:i/>
                <w:shd w:val="solid" w:color="C0C0C0" w:fill="FFFFFF"/>
              </w:rPr>
              <w:t>Result</w:t>
            </w:r>
          </w:p>
        </w:tc>
      </w:tr>
      <w:tr w:rsidR="004C02EF" w:rsidRPr="0082796B" w14:paraId="1B13C0B3" w14:textId="77777777" w:rsidTr="003A4B22">
        <w:trPr>
          <w:jc w:val="center"/>
        </w:trPr>
        <w:tc>
          <w:tcPr>
            <w:tcW w:w="1998" w:type="dxa"/>
            <w:tcBorders>
              <w:top w:val="nil"/>
            </w:tcBorders>
          </w:tcPr>
          <w:p w14:paraId="252387E6" w14:textId="77777777" w:rsidR="004C02EF" w:rsidRPr="0082796B" w:rsidRDefault="004C02EF" w:rsidP="003A4B22">
            <w:pPr>
              <w:keepNext/>
              <w:spacing w:after="60"/>
            </w:pPr>
            <w:r w:rsidRPr="0082796B">
              <w:t>Undefined</w:t>
            </w:r>
          </w:p>
        </w:tc>
        <w:tc>
          <w:tcPr>
            <w:tcW w:w="6858" w:type="dxa"/>
            <w:tcBorders>
              <w:top w:val="nil"/>
            </w:tcBorders>
          </w:tcPr>
          <w:p w14:paraId="5F2149A9" w14:textId="77777777" w:rsidR="004C02EF" w:rsidRPr="0082796B" w:rsidRDefault="004C02EF" w:rsidP="003A4B22">
            <w:pPr>
              <w:keepNext/>
              <w:spacing w:after="60"/>
            </w:pPr>
            <w:r w:rsidRPr="0082796B">
              <w:rPr>
                <w:b/>
              </w:rPr>
              <w:t>NaN</w:t>
            </w:r>
          </w:p>
        </w:tc>
      </w:tr>
      <w:tr w:rsidR="004C02EF" w:rsidRPr="0082796B" w14:paraId="74CB0DE7" w14:textId="77777777" w:rsidTr="003A4B22">
        <w:trPr>
          <w:jc w:val="center"/>
        </w:trPr>
        <w:tc>
          <w:tcPr>
            <w:tcW w:w="1998" w:type="dxa"/>
          </w:tcPr>
          <w:p w14:paraId="5FD44082" w14:textId="77777777" w:rsidR="004C02EF" w:rsidRPr="0082796B" w:rsidRDefault="004C02EF" w:rsidP="003A4B22">
            <w:pPr>
              <w:keepNext/>
              <w:spacing w:after="60"/>
            </w:pPr>
            <w:r w:rsidRPr="0082796B">
              <w:t>Null</w:t>
            </w:r>
          </w:p>
        </w:tc>
        <w:tc>
          <w:tcPr>
            <w:tcW w:w="6858" w:type="dxa"/>
          </w:tcPr>
          <w:p w14:paraId="6CBB9EE1" w14:textId="77777777" w:rsidR="004C02EF" w:rsidRPr="0082796B" w:rsidRDefault="004C02EF" w:rsidP="003A4B22">
            <w:pPr>
              <w:keepNext/>
              <w:spacing w:after="60"/>
            </w:pPr>
            <w:r w:rsidRPr="0082796B">
              <w:rPr>
                <w:b/>
              </w:rPr>
              <w:t>+0</w:t>
            </w:r>
          </w:p>
        </w:tc>
      </w:tr>
      <w:tr w:rsidR="004C02EF" w:rsidRPr="0082796B" w14:paraId="73AA57AC" w14:textId="77777777" w:rsidTr="003A4B22">
        <w:trPr>
          <w:jc w:val="center"/>
        </w:trPr>
        <w:tc>
          <w:tcPr>
            <w:tcW w:w="1998" w:type="dxa"/>
          </w:tcPr>
          <w:p w14:paraId="2CE153FA" w14:textId="77777777" w:rsidR="004C02EF" w:rsidRPr="0082796B" w:rsidRDefault="004C02EF" w:rsidP="003A4B22">
            <w:pPr>
              <w:keepNext/>
              <w:spacing w:after="60"/>
            </w:pPr>
            <w:r w:rsidRPr="0082796B">
              <w:t>Boolean</w:t>
            </w:r>
          </w:p>
        </w:tc>
        <w:tc>
          <w:tcPr>
            <w:tcW w:w="6858" w:type="dxa"/>
          </w:tcPr>
          <w:p w14:paraId="5B5F5770" w14:textId="77777777" w:rsidR="004C02EF" w:rsidRPr="0082796B" w:rsidRDefault="004C02EF" w:rsidP="003A4B22">
            <w:pPr>
              <w:keepNext/>
              <w:spacing w:after="60"/>
            </w:pPr>
            <w:r w:rsidRPr="0082796B">
              <w:t xml:space="preserve">The result is </w:t>
            </w:r>
            <w:r w:rsidRPr="0082796B">
              <w:rPr>
                <w:b/>
              </w:rPr>
              <w:t>1</w:t>
            </w:r>
            <w:r w:rsidRPr="0082796B">
              <w:t xml:space="preserve"> if the argument is </w:t>
            </w:r>
            <w:r w:rsidRPr="0082796B">
              <w:rPr>
                <w:b/>
              </w:rPr>
              <w:t>true</w:t>
            </w:r>
            <w:r w:rsidRPr="0082796B">
              <w:t xml:space="preserve">. The result is </w:t>
            </w:r>
            <w:r w:rsidRPr="0082796B">
              <w:rPr>
                <w:b/>
              </w:rPr>
              <w:t>+0</w:t>
            </w:r>
            <w:r w:rsidRPr="0082796B">
              <w:t xml:space="preserve"> if the argument is </w:t>
            </w:r>
            <w:r w:rsidRPr="0082796B">
              <w:rPr>
                <w:b/>
              </w:rPr>
              <w:t>false</w:t>
            </w:r>
            <w:r w:rsidRPr="0082796B">
              <w:t>.</w:t>
            </w:r>
          </w:p>
        </w:tc>
      </w:tr>
      <w:tr w:rsidR="004C02EF" w:rsidRPr="0082796B" w14:paraId="21E31DE0" w14:textId="77777777" w:rsidTr="003A4B22">
        <w:trPr>
          <w:jc w:val="center"/>
        </w:trPr>
        <w:tc>
          <w:tcPr>
            <w:tcW w:w="1998" w:type="dxa"/>
          </w:tcPr>
          <w:p w14:paraId="68F26894" w14:textId="77777777" w:rsidR="004C02EF" w:rsidRPr="0082796B" w:rsidRDefault="004C02EF" w:rsidP="003A4B22">
            <w:pPr>
              <w:keepNext/>
              <w:spacing w:after="60"/>
            </w:pPr>
            <w:r w:rsidRPr="0082796B">
              <w:t>Number</w:t>
            </w:r>
          </w:p>
        </w:tc>
        <w:tc>
          <w:tcPr>
            <w:tcW w:w="6858" w:type="dxa"/>
          </w:tcPr>
          <w:p w14:paraId="36A2E2CA" w14:textId="77777777" w:rsidR="004C02EF" w:rsidRPr="0082796B" w:rsidRDefault="004C02EF" w:rsidP="003A4B22">
            <w:pPr>
              <w:keepNext/>
              <w:spacing w:after="60"/>
            </w:pPr>
            <w:r w:rsidRPr="0082796B">
              <w:t>The result equals the input argument (no conversion).</w:t>
            </w:r>
          </w:p>
        </w:tc>
      </w:tr>
      <w:tr w:rsidR="004C02EF" w:rsidRPr="0082796B" w14:paraId="267E87B5" w14:textId="77777777" w:rsidTr="003A4B22">
        <w:trPr>
          <w:jc w:val="center"/>
        </w:trPr>
        <w:tc>
          <w:tcPr>
            <w:tcW w:w="1998" w:type="dxa"/>
          </w:tcPr>
          <w:p w14:paraId="20FDE096" w14:textId="77777777" w:rsidR="004C02EF" w:rsidRPr="0082796B" w:rsidRDefault="004C02EF" w:rsidP="003A4B22">
            <w:pPr>
              <w:keepNext/>
              <w:spacing w:after="60"/>
            </w:pPr>
            <w:r w:rsidRPr="0082796B">
              <w:t>String</w:t>
            </w:r>
          </w:p>
        </w:tc>
        <w:tc>
          <w:tcPr>
            <w:tcW w:w="6858" w:type="dxa"/>
          </w:tcPr>
          <w:p w14:paraId="469D9589" w14:textId="77777777" w:rsidR="004C02EF" w:rsidRPr="0082796B" w:rsidRDefault="004C02EF" w:rsidP="003A4B22">
            <w:pPr>
              <w:keepNext/>
              <w:spacing w:after="60"/>
            </w:pPr>
            <w:r w:rsidRPr="0082796B">
              <w:t>See grammar and note below.</w:t>
            </w:r>
          </w:p>
        </w:tc>
      </w:tr>
      <w:tr w:rsidR="004C02EF" w:rsidRPr="0082796B" w14:paraId="05973512" w14:textId="77777777" w:rsidTr="003A4B22">
        <w:trPr>
          <w:jc w:val="center"/>
        </w:trPr>
        <w:tc>
          <w:tcPr>
            <w:tcW w:w="1998" w:type="dxa"/>
          </w:tcPr>
          <w:p w14:paraId="5F28E38C" w14:textId="77777777" w:rsidR="004C02EF" w:rsidRPr="0082796B" w:rsidRDefault="004C02EF" w:rsidP="003A4B22">
            <w:pPr>
              <w:keepNext/>
              <w:spacing w:after="60"/>
            </w:pPr>
            <w:r w:rsidRPr="0082796B">
              <w:t>Object</w:t>
            </w:r>
          </w:p>
        </w:tc>
        <w:tc>
          <w:tcPr>
            <w:tcW w:w="6858" w:type="dxa"/>
          </w:tcPr>
          <w:p w14:paraId="3EAE65EC" w14:textId="77777777" w:rsidR="004C02EF" w:rsidRPr="0082796B" w:rsidRDefault="004C02EF" w:rsidP="003A4B22">
            <w:pPr>
              <w:keepNext/>
              <w:tabs>
                <w:tab w:val="left" w:pos="360"/>
              </w:tabs>
              <w:spacing w:after="60"/>
            </w:pPr>
            <w:r w:rsidRPr="0082796B">
              <w:t>Apply the following steps</w:t>
            </w:r>
            <w:bookmarkStart w:id="1314" w:name="_Toc382212392"/>
            <w:r w:rsidRPr="0082796B">
              <w:t>:</w:t>
            </w:r>
          </w:p>
          <w:p w14:paraId="4388F66F" w14:textId="77777777" w:rsidR="004C02EF" w:rsidRPr="00F837EF" w:rsidRDefault="004C02EF" w:rsidP="004C02EF">
            <w:pPr>
              <w:keepNext/>
              <w:numPr>
                <w:ilvl w:val="0"/>
                <w:numId w:val="22"/>
              </w:numPr>
              <w:spacing w:after="0" w:line="240" w:lineRule="auto"/>
              <w:ind w:left="0" w:firstLine="0"/>
              <w:rPr>
                <w:rFonts w:ascii="Times New Roman" w:hAnsi="Times New Roman"/>
              </w:rPr>
            </w:pPr>
            <w:r w:rsidRPr="00F837EF">
              <w:rPr>
                <w:rFonts w:ascii="Times New Roman" w:hAnsi="Times New Roman"/>
              </w:rPr>
              <w:t xml:space="preserve">Let </w:t>
            </w:r>
            <w:r w:rsidRPr="00D420A6">
              <w:rPr>
                <w:rFonts w:ascii="Times New Roman" w:hAnsi="Times New Roman"/>
                <w:i/>
              </w:rPr>
              <w:t>primValue</w:t>
            </w:r>
            <w:r w:rsidRPr="00F837EF">
              <w:rPr>
                <w:rFonts w:ascii="Times New Roman" w:hAnsi="Times New Roman"/>
              </w:rPr>
              <w:t xml:space="preserve"> be ToPrimitive(</w:t>
            </w:r>
            <w:r w:rsidRPr="00F837EF">
              <w:rPr>
                <w:rFonts w:ascii="Times New Roman" w:hAnsi="Times New Roman"/>
                <w:i/>
              </w:rPr>
              <w:t>input argument</w:t>
            </w:r>
            <w:r w:rsidRPr="00F837EF">
              <w:rPr>
                <w:rFonts w:ascii="Times New Roman" w:hAnsi="Times New Roman"/>
              </w:rPr>
              <w:t>, hint Number)</w:t>
            </w:r>
            <w:bookmarkStart w:id="1315" w:name="_Toc382212393"/>
            <w:bookmarkEnd w:id="1314"/>
            <w:r w:rsidRPr="00F837EF">
              <w:rPr>
                <w:rFonts w:ascii="Times New Roman" w:hAnsi="Times New Roman"/>
              </w:rPr>
              <w:t>.</w:t>
            </w:r>
          </w:p>
          <w:p w14:paraId="7862E925" w14:textId="77777777" w:rsidR="004C02EF" w:rsidRPr="0082796B" w:rsidRDefault="004C02EF" w:rsidP="004C02EF">
            <w:pPr>
              <w:keepNext/>
              <w:numPr>
                <w:ilvl w:val="0"/>
                <w:numId w:val="22"/>
              </w:numPr>
              <w:spacing w:after="0" w:line="240" w:lineRule="auto"/>
              <w:ind w:left="0" w:firstLine="0"/>
            </w:pPr>
            <w:r w:rsidRPr="00F837EF">
              <w:rPr>
                <w:rFonts w:ascii="Times New Roman" w:hAnsi="Times New Roman"/>
              </w:rPr>
              <w:t>Return ToNumber(</w:t>
            </w:r>
            <w:r w:rsidRPr="00D420A6">
              <w:rPr>
                <w:rFonts w:ascii="Times New Roman" w:hAnsi="Times New Roman"/>
                <w:i/>
              </w:rPr>
              <w:t>primValue</w:t>
            </w:r>
            <w:bookmarkEnd w:id="1315"/>
            <w:r w:rsidRPr="00F837EF">
              <w:rPr>
                <w:rFonts w:ascii="Times New Roman" w:hAnsi="Times New Roman"/>
              </w:rPr>
              <w:t>)</w:t>
            </w:r>
            <w:bookmarkStart w:id="1316" w:name="_Toc382212394"/>
            <w:r w:rsidRPr="00F837EF">
              <w:rPr>
                <w:rFonts w:ascii="Times New Roman" w:hAnsi="Times New Roman"/>
              </w:rPr>
              <w:t>.</w:t>
            </w:r>
            <w:bookmarkEnd w:id="1316"/>
          </w:p>
        </w:tc>
      </w:tr>
    </w:tbl>
    <w:p w14:paraId="14DB9423" w14:textId="77777777" w:rsidR="004C02EF" w:rsidRPr="00984A3F" w:rsidRDefault="004C02EF" w:rsidP="004C02EF">
      <w:bookmarkStart w:id="1317" w:name="_Toc375031134"/>
      <w:bookmarkStart w:id="1318" w:name="_Ref378387275"/>
      <w:bookmarkStart w:id="1319" w:name="_Ref378387280"/>
      <w:bookmarkStart w:id="1320" w:name="_Ref378387297"/>
      <w:bookmarkStart w:id="1321" w:name="_Ref378387363"/>
      <w:bookmarkStart w:id="1322" w:name="_Ref379173723"/>
      <w:bookmarkStart w:id="1323" w:name="_Ref381502823"/>
      <w:bookmarkStart w:id="1324" w:name="_Toc381513652"/>
      <w:bookmarkStart w:id="1325" w:name="_Toc382202795"/>
      <w:bookmarkStart w:id="1326" w:name="_Toc382203015"/>
      <w:bookmarkStart w:id="1327" w:name="_Toc382212174"/>
      <w:bookmarkStart w:id="1328" w:name="_Toc382212395"/>
      <w:bookmarkStart w:id="1329" w:name="_Toc382291519"/>
      <w:bookmarkStart w:id="1330" w:name="_Toc385672158"/>
      <w:bookmarkStart w:id="1331" w:name="_Ref386878569"/>
      <w:bookmarkStart w:id="1332" w:name="_Ref387126025"/>
      <w:bookmarkStart w:id="1333" w:name="_Toc393690253"/>
      <w:bookmarkStart w:id="1334" w:name="_Ref404492817"/>
      <w:bookmarkStart w:id="1335" w:name="_Ref404501361"/>
      <w:bookmarkStart w:id="1336" w:name="_Ref424530616"/>
      <w:bookmarkStart w:id="1337" w:name="_Ref424535777"/>
    </w:p>
    <w:p w14:paraId="46CEB6B7" w14:textId="77777777" w:rsidR="004C02EF" w:rsidRDefault="004C02EF" w:rsidP="00C623F2">
      <w:pPr>
        <w:pStyle w:val="30"/>
        <w:numPr>
          <w:ilvl w:val="0"/>
          <w:numId w:val="0"/>
        </w:numPr>
      </w:pPr>
      <w:bookmarkStart w:id="1338" w:name="_Ref456028389"/>
      <w:bookmarkStart w:id="1339" w:name="_Toc472818791"/>
      <w:bookmarkStart w:id="1340" w:name="_Toc235503361"/>
      <w:bookmarkStart w:id="1341" w:name="_Toc241509136"/>
      <w:bookmarkStart w:id="1342" w:name="_Toc244416623"/>
      <w:bookmarkStart w:id="1343" w:name="_Toc276630987"/>
      <w:bookmarkStart w:id="1344" w:name="_Toc178386996"/>
      <w:r>
        <w:t>9.3.1</w:t>
      </w:r>
      <w:r>
        <w:tab/>
        <w:t>ToNumber Applied to the String Typ</w:t>
      </w:r>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r>
        <w:t>e</w:t>
      </w:r>
      <w:bookmarkEnd w:id="1336"/>
      <w:bookmarkEnd w:id="1337"/>
      <w:bookmarkEnd w:id="1338"/>
      <w:bookmarkEnd w:id="1339"/>
      <w:bookmarkEnd w:id="1340"/>
      <w:bookmarkEnd w:id="1341"/>
      <w:bookmarkEnd w:id="1342"/>
      <w:bookmarkEnd w:id="1343"/>
      <w:bookmarkEnd w:id="1344"/>
    </w:p>
    <w:p w14:paraId="03446692" w14:textId="77777777" w:rsidR="004C02EF" w:rsidRDefault="004C02EF" w:rsidP="004C02EF">
      <w:r>
        <w:t xml:space="preserve">ToNumber applied to Strings applies the following grammar to the input String. If the grammar cannot interpret the String as an expansion of </w:t>
      </w:r>
      <w:r w:rsidRPr="00E2744C">
        <w:rPr>
          <w:rStyle w:val="bnf"/>
        </w:rPr>
        <w:t>StringNumericLiteral</w:t>
      </w:r>
      <w:r>
        <w:t xml:space="preserve">, then the result of ToNumber is </w:t>
      </w:r>
      <w:r>
        <w:rPr>
          <w:b/>
        </w:rPr>
        <w:t>NaN</w:t>
      </w:r>
      <w:r>
        <w:t>.</w:t>
      </w:r>
    </w:p>
    <w:p w14:paraId="721FAB94" w14:textId="77777777" w:rsidR="004C02EF" w:rsidRDefault="004C02EF" w:rsidP="004C02EF">
      <w:pPr>
        <w:pStyle w:val="Syntax"/>
      </w:pPr>
      <w:r w:rsidRPr="00361EBD">
        <w:t>Syntax</w:t>
      </w:r>
      <w:r>
        <w:t xml:space="preserve"> </w:t>
      </w:r>
    </w:p>
    <w:p w14:paraId="440643FB" w14:textId="77777777" w:rsidR="004C02EF" w:rsidRPr="00984A3F" w:rsidRDefault="004C02EF" w:rsidP="004C02EF">
      <w:pPr>
        <w:pStyle w:val="SyntaxRule"/>
      </w:pPr>
      <w:r w:rsidRPr="00984A3F">
        <w:t xml:space="preserve">StringNumericLiteral </w:t>
      </w:r>
      <w:r w:rsidRPr="00E148F5">
        <w:rPr>
          <w:rFonts w:ascii="Arial" w:hAnsi="Arial"/>
          <w:b/>
          <w:i w:val="0"/>
        </w:rPr>
        <w:t>:::</w:t>
      </w:r>
    </w:p>
    <w:p w14:paraId="3F6ABE4A" w14:textId="77777777" w:rsidR="004C02EF" w:rsidRPr="00984A3F" w:rsidRDefault="004C02EF" w:rsidP="004C02EF">
      <w:pPr>
        <w:pStyle w:val="SyntaxDefinition"/>
      </w:pPr>
      <w:r w:rsidRPr="00984A3F">
        <w:t>StrWhiteSpace</w:t>
      </w:r>
      <w:r w:rsidRPr="005E74B3">
        <w:rPr>
          <w:rFonts w:ascii="Arial" w:hAnsi="Arial" w:cs="Arial"/>
          <w:i w:val="0"/>
          <w:vertAlign w:val="subscript"/>
        </w:rPr>
        <w:t>opt</w:t>
      </w:r>
      <w:r w:rsidRPr="00984A3F">
        <w:br/>
        <w:t>StrWhiteSpace</w:t>
      </w:r>
      <w:r w:rsidRPr="005E74B3">
        <w:rPr>
          <w:rFonts w:ascii="Arial" w:hAnsi="Arial" w:cs="Arial"/>
          <w:i w:val="0"/>
          <w:vertAlign w:val="subscript"/>
        </w:rPr>
        <w:t>opt</w:t>
      </w:r>
      <w:r w:rsidRPr="00984A3F">
        <w:t xml:space="preserve"> StrNumericLiteral StrWhiteSpace</w:t>
      </w:r>
      <w:r w:rsidRPr="005E74B3">
        <w:rPr>
          <w:rFonts w:ascii="Arial" w:hAnsi="Arial" w:cs="Arial"/>
          <w:i w:val="0"/>
          <w:vertAlign w:val="subscript"/>
        </w:rPr>
        <w:t>opt</w:t>
      </w:r>
    </w:p>
    <w:p w14:paraId="7D12E902" w14:textId="77777777" w:rsidR="004C02EF" w:rsidRPr="00984A3F" w:rsidRDefault="004C02EF" w:rsidP="004C02EF">
      <w:pPr>
        <w:pStyle w:val="SyntaxRule"/>
      </w:pPr>
      <w:r w:rsidRPr="00984A3F">
        <w:t xml:space="preserve">StrWhiteSpace </w:t>
      </w:r>
      <w:r w:rsidRPr="00E148F5">
        <w:rPr>
          <w:rFonts w:ascii="Arial" w:hAnsi="Arial"/>
          <w:b/>
          <w:i w:val="0"/>
        </w:rPr>
        <w:t>:::</w:t>
      </w:r>
    </w:p>
    <w:p w14:paraId="5981E08B" w14:textId="77777777" w:rsidR="004C02EF" w:rsidRPr="00984A3F" w:rsidRDefault="004C02EF" w:rsidP="004C02EF">
      <w:pPr>
        <w:pStyle w:val="SyntaxDefinition"/>
      </w:pPr>
      <w:r w:rsidRPr="00984A3F">
        <w:t>StrWhiteSpaceChar StrWhiteSpace</w:t>
      </w:r>
      <w:r w:rsidRPr="005E74B3">
        <w:rPr>
          <w:rFonts w:ascii="Arial" w:hAnsi="Arial" w:cs="Arial"/>
          <w:i w:val="0"/>
          <w:vertAlign w:val="subscript"/>
        </w:rPr>
        <w:t>opt</w:t>
      </w:r>
    </w:p>
    <w:p w14:paraId="66902736" w14:textId="77777777" w:rsidR="004C02EF" w:rsidRPr="00984A3F" w:rsidRDefault="004C02EF" w:rsidP="004C02EF">
      <w:pPr>
        <w:pStyle w:val="SyntaxRule"/>
      </w:pPr>
      <w:r w:rsidRPr="00984A3F">
        <w:t xml:space="preserve">StrWhiteSpaceChar </w:t>
      </w:r>
      <w:r w:rsidRPr="00E148F5">
        <w:rPr>
          <w:rFonts w:ascii="Arial" w:hAnsi="Arial"/>
          <w:b/>
          <w:i w:val="0"/>
        </w:rPr>
        <w:t>:::</w:t>
      </w:r>
    </w:p>
    <w:p w14:paraId="433D1FFA" w14:textId="77777777" w:rsidR="004C02EF" w:rsidRPr="00984A3F" w:rsidRDefault="004C02EF" w:rsidP="004C02EF">
      <w:pPr>
        <w:pStyle w:val="SyntaxDefinition"/>
      </w:pPr>
      <w:r w:rsidRPr="00984A3F">
        <w:t>WhiteSpace</w:t>
      </w:r>
      <w:r>
        <w:br/>
      </w:r>
      <w:r w:rsidRPr="00984A3F">
        <w:t>LineTerminator</w:t>
      </w:r>
    </w:p>
    <w:p w14:paraId="1B00A01A" w14:textId="77777777" w:rsidR="004C02EF" w:rsidRPr="00984A3F" w:rsidRDefault="004C02EF" w:rsidP="004C02EF">
      <w:pPr>
        <w:pStyle w:val="SyntaxRule"/>
      </w:pPr>
      <w:r w:rsidRPr="00984A3F">
        <w:t xml:space="preserve">StrNumericLiteral </w:t>
      </w:r>
      <w:r w:rsidRPr="00E148F5">
        <w:rPr>
          <w:rFonts w:ascii="Arial" w:hAnsi="Arial"/>
          <w:b/>
          <w:i w:val="0"/>
        </w:rPr>
        <w:t>:::</w:t>
      </w:r>
    </w:p>
    <w:p w14:paraId="020AB69A" w14:textId="77777777" w:rsidR="004C02EF" w:rsidRPr="00984A3F" w:rsidRDefault="004C02EF" w:rsidP="004C02EF">
      <w:pPr>
        <w:pStyle w:val="SyntaxDefinition"/>
      </w:pPr>
      <w:r w:rsidRPr="00984A3F">
        <w:t>StrDecimalLiteral</w:t>
      </w:r>
      <w:r w:rsidRPr="00984A3F">
        <w:br/>
        <w:t>HexIntegerLiteral</w:t>
      </w:r>
    </w:p>
    <w:p w14:paraId="700BEB6A" w14:textId="77777777" w:rsidR="004C02EF" w:rsidRPr="00984A3F" w:rsidRDefault="004C02EF" w:rsidP="004C02EF">
      <w:pPr>
        <w:pStyle w:val="SyntaxRule"/>
      </w:pPr>
      <w:r w:rsidRPr="00984A3F">
        <w:t xml:space="preserve">StrDecimalLiteral </w:t>
      </w:r>
      <w:r w:rsidRPr="00E148F5">
        <w:rPr>
          <w:rFonts w:ascii="Arial" w:hAnsi="Arial"/>
          <w:b/>
          <w:i w:val="0"/>
        </w:rPr>
        <w:t>:::</w:t>
      </w:r>
    </w:p>
    <w:p w14:paraId="14532791" w14:textId="77777777" w:rsidR="004C02EF" w:rsidRPr="00984A3F" w:rsidRDefault="004C02EF" w:rsidP="004C02EF">
      <w:pPr>
        <w:pStyle w:val="SyntaxDefinition"/>
      </w:pPr>
      <w:r w:rsidRPr="00984A3F">
        <w:t>StrUnsignedDecimalLiteral</w:t>
      </w:r>
      <w:r w:rsidRPr="00984A3F">
        <w:br/>
      </w:r>
      <w:r w:rsidRPr="004431E2">
        <w:rPr>
          <w:rFonts w:ascii="Courier New" w:hAnsi="Courier New"/>
          <w:b/>
          <w:i w:val="0"/>
        </w:rPr>
        <w:t xml:space="preserve">+ </w:t>
      </w:r>
      <w:r w:rsidRPr="00984A3F">
        <w:t>StrUnsignedDecimalLiteral</w:t>
      </w:r>
      <w:r w:rsidRPr="00984A3F">
        <w:br/>
      </w:r>
      <w:r w:rsidRPr="004431E2">
        <w:rPr>
          <w:rFonts w:ascii="Courier New" w:hAnsi="Courier New"/>
          <w:b/>
          <w:i w:val="0"/>
        </w:rPr>
        <w:t xml:space="preserve">- </w:t>
      </w:r>
      <w:r w:rsidRPr="00984A3F">
        <w:t>StrUnsignedDecimalLiteral</w:t>
      </w:r>
    </w:p>
    <w:p w14:paraId="55219900" w14:textId="77777777" w:rsidR="004C02EF" w:rsidRPr="00984A3F" w:rsidRDefault="004C02EF" w:rsidP="004C02EF">
      <w:pPr>
        <w:pStyle w:val="SyntaxRule"/>
      </w:pPr>
      <w:r w:rsidRPr="00984A3F">
        <w:t xml:space="preserve">StrUnsignedDecimalLiteral </w:t>
      </w:r>
      <w:r w:rsidRPr="00E148F5">
        <w:rPr>
          <w:rFonts w:ascii="Arial" w:hAnsi="Arial"/>
          <w:b/>
          <w:i w:val="0"/>
        </w:rPr>
        <w:t>:::</w:t>
      </w:r>
    </w:p>
    <w:p w14:paraId="04F77F1A" w14:textId="77777777" w:rsidR="004C02EF" w:rsidRPr="00984A3F" w:rsidRDefault="004C02EF" w:rsidP="004C02EF">
      <w:pPr>
        <w:pStyle w:val="SyntaxDefinition"/>
      </w:pPr>
      <w:r w:rsidRPr="004431E2">
        <w:rPr>
          <w:rFonts w:ascii="Courier New" w:hAnsi="Courier New"/>
          <w:b/>
          <w:i w:val="0"/>
        </w:rPr>
        <w:t>Infinity</w:t>
      </w:r>
      <w:r w:rsidRPr="00984A3F">
        <w:br/>
        <w:t xml:space="preserve"> DecimalDigits </w:t>
      </w:r>
      <w:r w:rsidRPr="004431E2">
        <w:rPr>
          <w:rFonts w:ascii="Courier New" w:hAnsi="Courier New"/>
          <w:b/>
          <w:i w:val="0"/>
        </w:rPr>
        <w:t>.</w:t>
      </w:r>
      <w:r w:rsidRPr="00984A3F">
        <w:t xml:space="preserve"> DecimalDigits</w:t>
      </w:r>
      <w:r w:rsidRPr="005E74B3">
        <w:rPr>
          <w:rFonts w:ascii="Arial" w:hAnsi="Arial"/>
          <w:i w:val="0"/>
          <w:vertAlign w:val="subscript"/>
        </w:rPr>
        <w:t>opt</w:t>
      </w:r>
      <w:r w:rsidRPr="00984A3F">
        <w:rPr>
          <w:vertAlign w:val="subscript"/>
        </w:rPr>
        <w:t xml:space="preserve"> </w:t>
      </w:r>
      <w:r w:rsidRPr="00984A3F">
        <w:t>ExponentPart</w:t>
      </w:r>
      <w:r w:rsidRPr="005E74B3">
        <w:rPr>
          <w:rFonts w:ascii="Arial" w:hAnsi="Arial"/>
          <w:i w:val="0"/>
          <w:vertAlign w:val="subscript"/>
        </w:rPr>
        <w:t>opt</w:t>
      </w:r>
      <w:r w:rsidRPr="00984A3F">
        <w:br/>
      </w:r>
      <w:r w:rsidRPr="004431E2">
        <w:rPr>
          <w:rFonts w:ascii="Courier New" w:hAnsi="Courier New"/>
          <w:b/>
          <w:i w:val="0"/>
        </w:rPr>
        <w:t>.</w:t>
      </w:r>
      <w:r w:rsidRPr="00984A3F">
        <w:t xml:space="preserve"> DecimalDigits ExponentPart</w:t>
      </w:r>
      <w:r w:rsidRPr="005E74B3">
        <w:rPr>
          <w:rFonts w:ascii="Arial" w:hAnsi="Arial" w:cs="Arial"/>
          <w:i w:val="0"/>
          <w:vertAlign w:val="subscript"/>
        </w:rPr>
        <w:t>opt</w:t>
      </w:r>
      <w:r w:rsidRPr="00984A3F">
        <w:br/>
        <w:t>DecimalDigits ExponentPart</w:t>
      </w:r>
      <w:r w:rsidRPr="005E74B3">
        <w:rPr>
          <w:rFonts w:ascii="Arial" w:hAnsi="Arial" w:cs="Arial"/>
          <w:i w:val="0"/>
          <w:vertAlign w:val="subscript"/>
        </w:rPr>
        <w:t>opt</w:t>
      </w:r>
    </w:p>
    <w:p w14:paraId="25D3C3B7" w14:textId="77777777" w:rsidR="004C02EF" w:rsidRPr="00984A3F" w:rsidRDefault="004C02EF" w:rsidP="004C02EF">
      <w:pPr>
        <w:pStyle w:val="SyntaxRule"/>
      </w:pPr>
      <w:r w:rsidRPr="00984A3F">
        <w:t xml:space="preserve">DecimalDigits </w:t>
      </w:r>
      <w:r w:rsidRPr="00E148F5">
        <w:rPr>
          <w:rFonts w:ascii="Arial" w:hAnsi="Arial"/>
          <w:b/>
          <w:i w:val="0"/>
        </w:rPr>
        <w:t>:::</w:t>
      </w:r>
    </w:p>
    <w:p w14:paraId="480810F5" w14:textId="77777777" w:rsidR="004C02EF" w:rsidRPr="00984A3F" w:rsidRDefault="004C02EF" w:rsidP="004C02EF">
      <w:pPr>
        <w:pStyle w:val="SyntaxDefinition"/>
      </w:pPr>
      <w:r w:rsidRPr="00984A3F">
        <w:t>DecimalDigit</w:t>
      </w:r>
      <w:r w:rsidRPr="00984A3F">
        <w:br/>
      </w:r>
      <w:r w:rsidRPr="00EA3A87">
        <w:t>DecimalDigits</w:t>
      </w:r>
      <w:r w:rsidRPr="00984A3F">
        <w:t xml:space="preserve"> DecimalDigit</w:t>
      </w:r>
    </w:p>
    <w:p w14:paraId="787F59CC" w14:textId="77777777" w:rsidR="004C02EF" w:rsidRPr="00984A3F" w:rsidRDefault="004C02EF" w:rsidP="004C02EF">
      <w:pPr>
        <w:pStyle w:val="SyntaxRule"/>
        <w:rPr>
          <w:b/>
        </w:rPr>
      </w:pPr>
      <w:r w:rsidRPr="00984A3F">
        <w:t xml:space="preserve">DecimalDigit </w:t>
      </w:r>
      <w:r w:rsidRPr="00E148F5">
        <w:rPr>
          <w:rFonts w:ascii="Arial" w:hAnsi="Arial"/>
          <w:b/>
          <w:i w:val="0"/>
        </w:rPr>
        <w:t>:::</w:t>
      </w:r>
      <w:r w:rsidRPr="00984A3F">
        <w:rPr>
          <w:b/>
        </w:rPr>
        <w:t xml:space="preserve"> </w:t>
      </w:r>
      <w:r w:rsidRPr="0062419A">
        <w:rPr>
          <w:rFonts w:ascii="Arial" w:hAnsi="Arial" w:cs="Arial"/>
          <w:b/>
          <w:i w:val="0"/>
        </w:rPr>
        <w:t>one of</w:t>
      </w:r>
    </w:p>
    <w:p w14:paraId="48A4DC4C" w14:textId="77777777" w:rsidR="004C02EF" w:rsidRPr="004431E2" w:rsidRDefault="004C02EF" w:rsidP="004C02EF">
      <w:pPr>
        <w:pStyle w:val="SyntaxDefinition"/>
        <w:rPr>
          <w:rFonts w:ascii="Courier New" w:hAnsi="Courier New" w:cs="Courier New"/>
          <w:b/>
          <w:i w:val="0"/>
        </w:rPr>
      </w:pPr>
      <w:r w:rsidRPr="004431E2">
        <w:rPr>
          <w:rFonts w:ascii="Courier New" w:hAnsi="Courier New" w:cs="Courier New"/>
          <w:b/>
          <w:i w:val="0"/>
        </w:rPr>
        <w:t>0  1  2  3  4  5  6  7  8  9</w:t>
      </w:r>
    </w:p>
    <w:p w14:paraId="77A42CBE" w14:textId="77777777" w:rsidR="004C02EF" w:rsidRPr="00984A3F" w:rsidRDefault="004C02EF" w:rsidP="004C02EF">
      <w:pPr>
        <w:pStyle w:val="SyntaxRule"/>
      </w:pPr>
      <w:r w:rsidRPr="00984A3F">
        <w:t xml:space="preserve">ExponentPart </w:t>
      </w:r>
      <w:r w:rsidRPr="00E148F5">
        <w:rPr>
          <w:rFonts w:ascii="Arial" w:hAnsi="Arial"/>
          <w:b/>
          <w:i w:val="0"/>
        </w:rPr>
        <w:t>:::</w:t>
      </w:r>
    </w:p>
    <w:p w14:paraId="70556CC2" w14:textId="77777777" w:rsidR="004C02EF" w:rsidRPr="00984A3F" w:rsidRDefault="004C02EF" w:rsidP="004C02EF">
      <w:pPr>
        <w:pStyle w:val="SyntaxDefinition"/>
      </w:pPr>
      <w:r w:rsidRPr="00984A3F">
        <w:t>ExponentIndicator SignedInteger</w:t>
      </w:r>
    </w:p>
    <w:p w14:paraId="183A3282" w14:textId="77777777" w:rsidR="004C02EF" w:rsidRPr="00984A3F" w:rsidRDefault="004C02EF" w:rsidP="004C02EF">
      <w:pPr>
        <w:pStyle w:val="SyntaxRule"/>
      </w:pPr>
      <w:r w:rsidRPr="00984A3F">
        <w:t xml:space="preserve">ExponentIndicator </w:t>
      </w:r>
      <w:r w:rsidRPr="00E148F5">
        <w:rPr>
          <w:rFonts w:ascii="Arial" w:hAnsi="Arial"/>
          <w:b/>
          <w:i w:val="0"/>
        </w:rPr>
        <w:t>:::</w:t>
      </w:r>
      <w:r w:rsidRPr="00984A3F">
        <w:rPr>
          <w:b/>
        </w:rPr>
        <w:t xml:space="preserve"> </w:t>
      </w:r>
      <w:r w:rsidRPr="0062419A">
        <w:rPr>
          <w:rFonts w:ascii="Arial" w:hAnsi="Arial" w:cs="Arial"/>
          <w:b/>
          <w:i w:val="0"/>
        </w:rPr>
        <w:t>one of</w:t>
      </w:r>
    </w:p>
    <w:p w14:paraId="0BB06B96" w14:textId="77777777" w:rsidR="004C02EF" w:rsidRPr="004431E2" w:rsidRDefault="004C02EF" w:rsidP="004C02EF">
      <w:pPr>
        <w:pStyle w:val="SyntaxDefinition"/>
        <w:rPr>
          <w:rFonts w:ascii="Courier New" w:hAnsi="Courier New" w:cs="Courier New"/>
          <w:b/>
          <w:i w:val="0"/>
        </w:rPr>
      </w:pPr>
      <w:r w:rsidRPr="004431E2">
        <w:rPr>
          <w:rFonts w:ascii="Courier New" w:hAnsi="Courier New" w:cs="Courier New"/>
          <w:b/>
          <w:i w:val="0"/>
        </w:rPr>
        <w:t>e  E</w:t>
      </w:r>
    </w:p>
    <w:p w14:paraId="0A1C227A" w14:textId="77777777" w:rsidR="004C02EF" w:rsidRPr="00984A3F" w:rsidRDefault="004C02EF" w:rsidP="004C02EF">
      <w:pPr>
        <w:pStyle w:val="SyntaxRule"/>
      </w:pPr>
      <w:r w:rsidRPr="00984A3F">
        <w:t xml:space="preserve">SignedInteger </w:t>
      </w:r>
      <w:r w:rsidRPr="00E148F5">
        <w:rPr>
          <w:rFonts w:ascii="Arial" w:hAnsi="Arial"/>
          <w:b/>
          <w:i w:val="0"/>
        </w:rPr>
        <w:t>:::</w:t>
      </w:r>
    </w:p>
    <w:p w14:paraId="746352A5" w14:textId="77777777" w:rsidR="004C02EF" w:rsidRPr="00984A3F" w:rsidRDefault="004C02EF" w:rsidP="004C02EF">
      <w:pPr>
        <w:pStyle w:val="SyntaxDefinition"/>
      </w:pPr>
      <w:r w:rsidRPr="00984A3F">
        <w:t>DecimalDigits</w:t>
      </w:r>
      <w:r w:rsidRPr="00984A3F">
        <w:br/>
      </w:r>
      <w:r w:rsidRPr="004431E2">
        <w:rPr>
          <w:rFonts w:ascii="Courier New" w:hAnsi="Courier New"/>
          <w:b/>
          <w:i w:val="0"/>
        </w:rPr>
        <w:t xml:space="preserve">+ </w:t>
      </w:r>
      <w:r w:rsidRPr="00984A3F">
        <w:t>DecimalDigits</w:t>
      </w:r>
      <w:r w:rsidRPr="00984A3F">
        <w:br/>
      </w:r>
      <w:r w:rsidRPr="004431E2">
        <w:rPr>
          <w:rFonts w:ascii="Courier New" w:hAnsi="Courier New"/>
          <w:b/>
          <w:i w:val="0"/>
        </w:rPr>
        <w:t xml:space="preserve">- </w:t>
      </w:r>
      <w:r w:rsidRPr="00984A3F">
        <w:t>DecimalDigits</w:t>
      </w:r>
    </w:p>
    <w:p w14:paraId="21668A37" w14:textId="77777777" w:rsidR="004C02EF" w:rsidRPr="00984A3F" w:rsidRDefault="004C02EF" w:rsidP="004C02EF">
      <w:pPr>
        <w:pStyle w:val="SyntaxRule"/>
      </w:pPr>
      <w:r w:rsidRPr="00984A3F">
        <w:t xml:space="preserve">HexIntegerLiteral </w:t>
      </w:r>
      <w:r w:rsidRPr="00E148F5">
        <w:rPr>
          <w:rFonts w:ascii="Arial" w:hAnsi="Arial"/>
          <w:b/>
          <w:i w:val="0"/>
        </w:rPr>
        <w:t>:::</w:t>
      </w:r>
    </w:p>
    <w:p w14:paraId="75D126A3" w14:textId="77777777" w:rsidR="004C02EF" w:rsidRPr="00984A3F" w:rsidRDefault="004C02EF" w:rsidP="004C02EF">
      <w:pPr>
        <w:pStyle w:val="SyntaxDefinition"/>
      </w:pPr>
      <w:r w:rsidRPr="004431E2">
        <w:rPr>
          <w:rFonts w:ascii="Courier New" w:hAnsi="Courier New"/>
          <w:b/>
          <w:i w:val="0"/>
        </w:rPr>
        <w:t>0x</w:t>
      </w:r>
      <w:r w:rsidRPr="00984A3F">
        <w:t xml:space="preserve"> HexDigit</w:t>
      </w:r>
      <w:r w:rsidRPr="00984A3F">
        <w:br/>
      </w:r>
      <w:r w:rsidRPr="004431E2">
        <w:rPr>
          <w:rFonts w:ascii="Courier New" w:hAnsi="Courier New"/>
          <w:b/>
          <w:i w:val="0"/>
        </w:rPr>
        <w:t>0X</w:t>
      </w:r>
      <w:r w:rsidRPr="00984A3F">
        <w:t xml:space="preserve"> HexDigit</w:t>
      </w:r>
      <w:r w:rsidRPr="00984A3F">
        <w:br/>
        <w:t>HexIntegerLiteral HexDigit</w:t>
      </w:r>
    </w:p>
    <w:p w14:paraId="73C42011" w14:textId="77777777" w:rsidR="004C02EF" w:rsidRPr="00984A3F" w:rsidRDefault="004C02EF" w:rsidP="004C02EF">
      <w:pPr>
        <w:pStyle w:val="SyntaxRule"/>
      </w:pPr>
      <w:r w:rsidRPr="00984A3F">
        <w:t xml:space="preserve">HexDigit </w:t>
      </w:r>
      <w:r w:rsidRPr="00E148F5">
        <w:rPr>
          <w:rFonts w:ascii="Arial" w:hAnsi="Arial"/>
          <w:i w:val="0"/>
        </w:rPr>
        <w:t>:::</w:t>
      </w:r>
      <w:r w:rsidRPr="00984A3F">
        <w:t xml:space="preserve"> </w:t>
      </w:r>
      <w:r w:rsidRPr="0062419A">
        <w:rPr>
          <w:rFonts w:ascii="Arial" w:hAnsi="Arial" w:cs="Arial"/>
          <w:b/>
          <w:i w:val="0"/>
        </w:rPr>
        <w:t>one of</w:t>
      </w:r>
    </w:p>
    <w:p w14:paraId="460F18E6" w14:textId="77777777" w:rsidR="004C02EF" w:rsidRPr="004431E2" w:rsidRDefault="004C02EF" w:rsidP="004C02EF">
      <w:pPr>
        <w:pStyle w:val="SyntaxDefinition"/>
        <w:rPr>
          <w:rFonts w:ascii="Courier New" w:hAnsi="Courier New" w:cs="Courier New"/>
          <w:b/>
          <w:i w:val="0"/>
        </w:rPr>
      </w:pPr>
      <w:bookmarkStart w:id="1345" w:name="_Toc375031135"/>
      <w:bookmarkStart w:id="1346" w:name="_Toc381513653"/>
      <w:bookmarkStart w:id="1347" w:name="_Toc382202796"/>
      <w:bookmarkStart w:id="1348" w:name="_Toc382203016"/>
      <w:bookmarkStart w:id="1349" w:name="_Toc382212175"/>
      <w:bookmarkStart w:id="1350" w:name="_Toc382212396"/>
      <w:bookmarkStart w:id="1351" w:name="_Toc382291520"/>
      <w:r w:rsidRPr="004431E2">
        <w:rPr>
          <w:rFonts w:ascii="Courier New" w:hAnsi="Courier New" w:cs="Courier New"/>
          <w:b/>
          <w:i w:val="0"/>
        </w:rPr>
        <w:t>0  1  2  3  4  5  6  7  8  9  a  b  c  d  e  f  A  B  C  D  E  F</w:t>
      </w:r>
    </w:p>
    <w:p w14:paraId="4C3AF89C" w14:textId="77777777" w:rsidR="004C02EF" w:rsidRDefault="004C02EF" w:rsidP="004C02EF">
      <w:r>
        <w:t xml:space="preserve">Some differences should be noted between the syntax of a </w:t>
      </w:r>
      <w:r w:rsidRPr="00E2744C">
        <w:rPr>
          <w:rStyle w:val="bnf"/>
        </w:rPr>
        <w:t>StringNumericLiteral</w:t>
      </w:r>
      <w:r>
        <w:t xml:space="preserve"> and a </w:t>
      </w:r>
      <w:r w:rsidRPr="00E2744C">
        <w:rPr>
          <w:rStyle w:val="bnf"/>
        </w:rPr>
        <w:t>NumericLiteral</w:t>
      </w:r>
      <w:r>
        <w:t xml:space="preserve"> (see 7.8.3):</w:t>
      </w:r>
    </w:p>
    <w:p w14:paraId="0D605656" w14:textId="77777777" w:rsidR="004C02EF" w:rsidRDefault="004C02EF" w:rsidP="004C02EF">
      <w:pPr>
        <w:numPr>
          <w:ilvl w:val="0"/>
          <w:numId w:val="37"/>
        </w:numPr>
        <w:contextualSpacing/>
      </w:pPr>
      <w:r>
        <w:t xml:space="preserve">A </w:t>
      </w:r>
      <w:r w:rsidRPr="00E2744C">
        <w:rPr>
          <w:rStyle w:val="bnf"/>
        </w:rPr>
        <w:t>StringNumericLiteral</w:t>
      </w:r>
      <w:r>
        <w:t xml:space="preserve"> may be preceded and/or followed by white space and/or line terminators.</w:t>
      </w:r>
    </w:p>
    <w:p w14:paraId="43DCD6AB" w14:textId="77777777" w:rsidR="004C02EF" w:rsidRDefault="004C02EF" w:rsidP="004C02EF">
      <w:pPr>
        <w:numPr>
          <w:ilvl w:val="0"/>
          <w:numId w:val="37"/>
        </w:numPr>
        <w:contextualSpacing/>
      </w:pPr>
      <w:r>
        <w:t xml:space="preserve">A </w:t>
      </w:r>
      <w:r w:rsidRPr="00E2744C">
        <w:rPr>
          <w:rStyle w:val="bnf"/>
        </w:rPr>
        <w:t>StringNumericLiteral</w:t>
      </w:r>
      <w:r>
        <w:t xml:space="preserve"> that is decimal may have any number of leading </w:t>
      </w:r>
      <w:r>
        <w:rPr>
          <w:rFonts w:ascii="Courier New" w:hAnsi="Courier New"/>
          <w:b/>
        </w:rPr>
        <w:t>0</w:t>
      </w:r>
      <w:r>
        <w:t xml:space="preserve"> digits.</w:t>
      </w:r>
    </w:p>
    <w:p w14:paraId="0A242528" w14:textId="77777777" w:rsidR="004C02EF" w:rsidRDefault="004C02EF" w:rsidP="004C02EF">
      <w:pPr>
        <w:numPr>
          <w:ilvl w:val="0"/>
          <w:numId w:val="37"/>
        </w:numPr>
        <w:contextualSpacing/>
      </w:pPr>
      <w:r>
        <w:t xml:space="preserve">A </w:t>
      </w:r>
      <w:r w:rsidRPr="00E2744C">
        <w:rPr>
          <w:rStyle w:val="bnf"/>
        </w:rPr>
        <w:t>StringNumericLiteral</w:t>
      </w:r>
      <w:r>
        <w:t xml:space="preserve"> that is decimal may be preceded by </w:t>
      </w:r>
      <w:r>
        <w:rPr>
          <w:rFonts w:ascii="Courier New" w:hAnsi="Courier New"/>
          <w:b/>
        </w:rPr>
        <w:t>+</w:t>
      </w:r>
      <w:r>
        <w:t xml:space="preserve"> or </w:t>
      </w:r>
      <w:r>
        <w:rPr>
          <w:rFonts w:ascii="Courier New" w:hAnsi="Courier New"/>
          <w:b/>
        </w:rPr>
        <w:t>-</w:t>
      </w:r>
      <w:r>
        <w:t xml:space="preserve"> to indicate its sign.</w:t>
      </w:r>
    </w:p>
    <w:p w14:paraId="27B22A80" w14:textId="77777777" w:rsidR="004C02EF" w:rsidRDefault="004C02EF" w:rsidP="004C02EF">
      <w:pPr>
        <w:numPr>
          <w:ilvl w:val="0"/>
          <w:numId w:val="37"/>
        </w:numPr>
      </w:pPr>
      <w:r>
        <w:t xml:space="preserve">A </w:t>
      </w:r>
      <w:r w:rsidRPr="00E2744C">
        <w:rPr>
          <w:rStyle w:val="bnf"/>
        </w:rPr>
        <w:t>StringNumericLiteral</w:t>
      </w:r>
      <w:r>
        <w:t xml:space="preserve"> that is empty or contains only white space is converted to </w:t>
      </w:r>
      <w:r>
        <w:rPr>
          <w:b/>
        </w:rPr>
        <w:t>+0</w:t>
      </w:r>
      <w:r>
        <w:t>.</w:t>
      </w:r>
    </w:p>
    <w:p w14:paraId="79154876" w14:textId="77777777" w:rsidR="004C02EF" w:rsidRDefault="004C02EF" w:rsidP="004C02EF">
      <w:r>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4089E083" w14:textId="77777777" w:rsidR="004C02EF" w:rsidRDefault="004C02EF" w:rsidP="004C02EF">
      <w:pPr>
        <w:numPr>
          <w:ilvl w:val="0"/>
          <w:numId w:val="38"/>
        </w:numPr>
        <w:ind w:left="360"/>
        <w:contextualSpacing/>
      </w:pPr>
      <w:r>
        <w:t xml:space="preserve">The MV of </w:t>
      </w:r>
      <w:r w:rsidRPr="00E2744C">
        <w:rPr>
          <w:rStyle w:val="bnf"/>
        </w:rPr>
        <w:t>StringNumericLiteral</w:t>
      </w:r>
      <w:r>
        <w:t xml:space="preserve"> </w:t>
      </w:r>
      <w:r>
        <w:rPr>
          <w:b/>
        </w:rPr>
        <w:t>:::</w:t>
      </w:r>
      <w:r>
        <w:t xml:space="preserve"> </w:t>
      </w:r>
      <w:r w:rsidRPr="00E2744C">
        <w:rPr>
          <w:rFonts w:ascii="Times New Roman" w:hAnsi="Times New Roman"/>
          <w:sz w:val="16"/>
        </w:rPr>
        <w:t>[empty]</w:t>
      </w:r>
      <w:r>
        <w:t xml:space="preserve"> is 0.</w:t>
      </w:r>
    </w:p>
    <w:p w14:paraId="0476CEFF" w14:textId="77777777" w:rsidR="004C02EF" w:rsidRDefault="004C02EF" w:rsidP="004C02EF">
      <w:pPr>
        <w:numPr>
          <w:ilvl w:val="0"/>
          <w:numId w:val="38"/>
        </w:numPr>
        <w:ind w:left="360"/>
        <w:contextualSpacing/>
      </w:pPr>
      <w:r>
        <w:t xml:space="preserve">The MV of </w:t>
      </w:r>
      <w:r w:rsidRPr="00E2744C">
        <w:rPr>
          <w:rStyle w:val="bnf"/>
        </w:rPr>
        <w:t>StringNumericLiteral</w:t>
      </w:r>
      <w:r>
        <w:t xml:space="preserve"> </w:t>
      </w:r>
      <w:r>
        <w:rPr>
          <w:b/>
        </w:rPr>
        <w:t>:::</w:t>
      </w:r>
      <w:r>
        <w:t xml:space="preserve"> </w:t>
      </w:r>
      <w:r w:rsidRPr="00E2744C">
        <w:rPr>
          <w:rStyle w:val="bnf"/>
        </w:rPr>
        <w:t>StrWhiteSpace</w:t>
      </w:r>
      <w:r>
        <w:t xml:space="preserve"> is 0.</w:t>
      </w:r>
    </w:p>
    <w:p w14:paraId="5CEFB219" w14:textId="77777777" w:rsidR="004C02EF" w:rsidRDefault="004C02EF" w:rsidP="004C02EF">
      <w:pPr>
        <w:numPr>
          <w:ilvl w:val="0"/>
          <w:numId w:val="38"/>
        </w:numPr>
        <w:ind w:left="360"/>
        <w:contextualSpacing/>
      </w:pPr>
      <w:r>
        <w:t xml:space="preserve">The MV of </w:t>
      </w:r>
      <w:r w:rsidRPr="00E2744C">
        <w:rPr>
          <w:rStyle w:val="bnf"/>
        </w:rPr>
        <w:t>StringNumericLiteral</w:t>
      </w:r>
      <w:r>
        <w:t xml:space="preserve"> </w:t>
      </w:r>
      <w:r>
        <w:rPr>
          <w:b/>
        </w:rPr>
        <w:t>:::</w:t>
      </w:r>
      <w:r>
        <w:t xml:space="preserve"> </w:t>
      </w:r>
      <w:r w:rsidRPr="00E2744C">
        <w:rPr>
          <w:rStyle w:val="bnf"/>
        </w:rPr>
        <w:t>StrWhiteSpace</w:t>
      </w:r>
      <w:r w:rsidRPr="005E74B3">
        <w:rPr>
          <w:rStyle w:val="bnf"/>
          <w:i w:val="0"/>
          <w:vertAlign w:val="subscript"/>
        </w:rPr>
        <w:t>opt</w:t>
      </w:r>
      <w:r>
        <w:t xml:space="preserve"> </w:t>
      </w:r>
      <w:r w:rsidRPr="00E2744C">
        <w:rPr>
          <w:rStyle w:val="bnf"/>
        </w:rPr>
        <w:t>StrNumericLiteral</w:t>
      </w:r>
      <w:r>
        <w:t xml:space="preserve"> </w:t>
      </w:r>
      <w:r w:rsidRPr="00E2744C">
        <w:rPr>
          <w:rStyle w:val="bnf"/>
        </w:rPr>
        <w:t>StrWhiteSpace</w:t>
      </w:r>
      <w:r w:rsidRPr="005E74B3">
        <w:rPr>
          <w:rStyle w:val="bnf"/>
          <w:i w:val="0"/>
          <w:vertAlign w:val="subscript"/>
        </w:rPr>
        <w:t>opt</w:t>
      </w:r>
      <w:r>
        <w:t xml:space="preserve"> is the MV of </w:t>
      </w:r>
      <w:r w:rsidRPr="00E2744C">
        <w:rPr>
          <w:rStyle w:val="bnf"/>
        </w:rPr>
        <w:t>StrNumericLiteral</w:t>
      </w:r>
      <w:r>
        <w:t>, no matter whether white space is present or not.</w:t>
      </w:r>
    </w:p>
    <w:p w14:paraId="72906263" w14:textId="77777777" w:rsidR="004C02EF" w:rsidRDefault="004C02EF" w:rsidP="004C02EF">
      <w:pPr>
        <w:numPr>
          <w:ilvl w:val="0"/>
          <w:numId w:val="38"/>
        </w:numPr>
        <w:ind w:left="360"/>
        <w:contextualSpacing/>
      </w:pPr>
      <w:r>
        <w:t xml:space="preserve">The MV of </w:t>
      </w:r>
      <w:r w:rsidRPr="00E2744C">
        <w:rPr>
          <w:rStyle w:val="bnf"/>
        </w:rPr>
        <w:t>StrNumericLiteral</w:t>
      </w:r>
      <w:r>
        <w:t xml:space="preserve"> </w:t>
      </w:r>
      <w:r>
        <w:rPr>
          <w:b/>
        </w:rPr>
        <w:t>:::</w:t>
      </w:r>
      <w:r>
        <w:t xml:space="preserve"> </w:t>
      </w:r>
      <w:r w:rsidRPr="00E2744C">
        <w:rPr>
          <w:rStyle w:val="bnf"/>
        </w:rPr>
        <w:t>StrDecimalLiteral</w:t>
      </w:r>
      <w:r>
        <w:t xml:space="preserve"> is the MV of </w:t>
      </w:r>
      <w:r w:rsidRPr="00E2744C">
        <w:rPr>
          <w:rStyle w:val="bnf"/>
        </w:rPr>
        <w:t>StrDecimalLiteral</w:t>
      </w:r>
      <w:r>
        <w:t>.</w:t>
      </w:r>
    </w:p>
    <w:p w14:paraId="281B7317" w14:textId="77777777" w:rsidR="004C02EF" w:rsidRDefault="004C02EF" w:rsidP="004C02EF">
      <w:pPr>
        <w:numPr>
          <w:ilvl w:val="0"/>
          <w:numId w:val="38"/>
        </w:numPr>
        <w:ind w:left="360"/>
        <w:contextualSpacing/>
      </w:pPr>
      <w:r>
        <w:t xml:space="preserve">The MV of </w:t>
      </w:r>
      <w:r w:rsidRPr="00E2744C">
        <w:rPr>
          <w:rStyle w:val="bnf"/>
        </w:rPr>
        <w:t>StrNumericLiteral</w:t>
      </w:r>
      <w:r>
        <w:t xml:space="preserve"> </w:t>
      </w:r>
      <w:r>
        <w:rPr>
          <w:b/>
        </w:rPr>
        <w:t>:::</w:t>
      </w:r>
      <w:r>
        <w:t xml:space="preserve"> </w:t>
      </w:r>
      <w:r w:rsidRPr="00E2744C">
        <w:rPr>
          <w:rStyle w:val="bnf"/>
        </w:rPr>
        <w:t>HexIntegerLiteral</w:t>
      </w:r>
      <w:r>
        <w:t xml:space="preserve"> is the MV of </w:t>
      </w:r>
      <w:r w:rsidRPr="00E2744C">
        <w:rPr>
          <w:rStyle w:val="bnf"/>
        </w:rPr>
        <w:t>HexIntegerLiteral</w:t>
      </w:r>
      <w:r>
        <w:t>.</w:t>
      </w:r>
    </w:p>
    <w:p w14:paraId="401B0E66" w14:textId="77777777" w:rsidR="004C02EF" w:rsidRDefault="004C02EF" w:rsidP="004C02EF">
      <w:pPr>
        <w:numPr>
          <w:ilvl w:val="0"/>
          <w:numId w:val="38"/>
        </w:numPr>
        <w:ind w:left="360"/>
        <w:contextualSpacing/>
      </w:pPr>
      <w:r>
        <w:t xml:space="preserve">The MV of </w:t>
      </w:r>
      <w:r w:rsidRPr="00E2744C">
        <w:rPr>
          <w:rStyle w:val="bnf"/>
        </w:rPr>
        <w:t>StrDecimalLiteral</w:t>
      </w:r>
      <w:r>
        <w:t xml:space="preserve"> </w:t>
      </w:r>
      <w:r>
        <w:rPr>
          <w:b/>
        </w:rPr>
        <w:t>:::</w:t>
      </w:r>
      <w:r>
        <w:t xml:space="preserve"> </w:t>
      </w:r>
      <w:r w:rsidRPr="00E2744C">
        <w:rPr>
          <w:rStyle w:val="bnf"/>
        </w:rPr>
        <w:t>StrUnsignedDecimalLiteral</w:t>
      </w:r>
      <w:r>
        <w:t xml:space="preserve"> is the MV of </w:t>
      </w:r>
      <w:r w:rsidRPr="00E2744C">
        <w:rPr>
          <w:rStyle w:val="bnf"/>
        </w:rPr>
        <w:t>StrUnsignedDecimalLiteral</w:t>
      </w:r>
      <w:r>
        <w:t>.</w:t>
      </w:r>
    </w:p>
    <w:p w14:paraId="69043F1C" w14:textId="77777777" w:rsidR="004C02EF" w:rsidRDefault="004C02EF" w:rsidP="004C02EF">
      <w:pPr>
        <w:numPr>
          <w:ilvl w:val="0"/>
          <w:numId w:val="38"/>
        </w:numPr>
        <w:ind w:left="360"/>
        <w:contextualSpacing/>
      </w:pPr>
      <w:r>
        <w:t xml:space="preserve">The MV of </w:t>
      </w:r>
      <w:r w:rsidRPr="00E2744C">
        <w:rPr>
          <w:rStyle w:val="bnf"/>
        </w:rPr>
        <w:t>StrDecimalLiteral</w:t>
      </w:r>
      <w:r>
        <w:t xml:space="preserve"> </w:t>
      </w:r>
      <w:r>
        <w:rPr>
          <w:b/>
        </w:rPr>
        <w:t>:::</w:t>
      </w:r>
      <w:r>
        <w:t xml:space="preserve"> </w:t>
      </w:r>
      <w:r>
        <w:rPr>
          <w:rFonts w:ascii="Courier New" w:hAnsi="Courier New"/>
          <w:b/>
        </w:rPr>
        <w:t>+</w:t>
      </w:r>
      <w:r>
        <w:t xml:space="preserve"> </w:t>
      </w:r>
      <w:r w:rsidRPr="00E2744C">
        <w:rPr>
          <w:rStyle w:val="bnf"/>
        </w:rPr>
        <w:t>StrUnsignedDecimalLiteral</w:t>
      </w:r>
      <w:r>
        <w:t xml:space="preserve"> is the MV of </w:t>
      </w:r>
      <w:r w:rsidRPr="00E2744C">
        <w:rPr>
          <w:rStyle w:val="bnf"/>
        </w:rPr>
        <w:t>StrUnsignedDecimalLiteral</w:t>
      </w:r>
      <w:r>
        <w:t>.</w:t>
      </w:r>
    </w:p>
    <w:p w14:paraId="62F61021" w14:textId="77777777" w:rsidR="004C02EF" w:rsidRDefault="004C02EF" w:rsidP="004C02EF">
      <w:pPr>
        <w:numPr>
          <w:ilvl w:val="0"/>
          <w:numId w:val="38"/>
        </w:numPr>
        <w:ind w:left="360"/>
        <w:contextualSpacing/>
      </w:pPr>
      <w:r>
        <w:t xml:space="preserve">The MV of </w:t>
      </w:r>
      <w:r w:rsidRPr="00E2744C">
        <w:rPr>
          <w:rStyle w:val="bnf"/>
        </w:rPr>
        <w:t>StrDecimalLiteral</w:t>
      </w:r>
      <w:r w:rsidRPr="00E91749">
        <w:t xml:space="preserve"> </w:t>
      </w:r>
      <w:r>
        <w:rPr>
          <w:b/>
        </w:rPr>
        <w:t>:::</w:t>
      </w:r>
      <w:r>
        <w:t xml:space="preserve"> </w:t>
      </w:r>
      <w:r>
        <w:rPr>
          <w:rFonts w:ascii="Courier New" w:hAnsi="Courier New"/>
          <w:b/>
        </w:rPr>
        <w:t>-</w:t>
      </w:r>
      <w:r>
        <w:t xml:space="preserve"> </w:t>
      </w:r>
      <w:r w:rsidRPr="00E2744C">
        <w:rPr>
          <w:rStyle w:val="bnf"/>
        </w:rPr>
        <w:t>StrUnsignedDecimalLiteral</w:t>
      </w:r>
      <w:r>
        <w:t xml:space="preserve"> is the negative of the MV of </w:t>
      </w:r>
      <w:r w:rsidRPr="00E2744C">
        <w:rPr>
          <w:rStyle w:val="bnf"/>
        </w:rPr>
        <w:t>StrUnsignedDecimalLiteral</w:t>
      </w:r>
      <w:r>
        <w:t xml:space="preserve">. (Note that if the MV of </w:t>
      </w:r>
      <w:r w:rsidRPr="00D420A6">
        <w:rPr>
          <w:rFonts w:ascii="Times New Roman" w:hAnsi="Times New Roman"/>
          <w:i/>
        </w:rPr>
        <w:t>StrUnsignedDecimalLiteral</w:t>
      </w:r>
      <w:r>
        <w:t xml:space="preserve"> is 0, the negative of this MV is also 0. The rounding rule described below handles the conversion of this signless mathematical zero to a floating-point </w:t>
      </w:r>
      <w:r>
        <w:rPr>
          <w:b/>
        </w:rPr>
        <w:t>+0</w:t>
      </w:r>
      <w:r>
        <w:t xml:space="preserve"> or </w:t>
      </w:r>
      <w:r>
        <w:rPr>
          <w:b/>
        </w:rPr>
        <w:sym w:font="Symbol" w:char="F02D"/>
      </w:r>
      <w:r>
        <w:rPr>
          <w:b/>
        </w:rPr>
        <w:t>0</w:t>
      </w:r>
      <w:r>
        <w:t xml:space="preserve"> as appropriate.)</w:t>
      </w:r>
    </w:p>
    <w:p w14:paraId="14D59E9A" w14:textId="77777777" w:rsidR="004C02EF" w:rsidRDefault="004C02EF" w:rsidP="004C02EF">
      <w:pPr>
        <w:numPr>
          <w:ilvl w:val="0"/>
          <w:numId w:val="38"/>
        </w:numPr>
        <w:ind w:left="360"/>
        <w:contextualSpacing/>
      </w:pPr>
      <w:r>
        <w:t xml:space="preserve">The MV of </w:t>
      </w:r>
      <w:r w:rsidRPr="00010F65">
        <w:rPr>
          <w:rStyle w:val="bnf"/>
        </w:rPr>
        <w:t>StrUnsignedDecimalLiteral</w:t>
      </w:r>
      <w:r>
        <w:rPr>
          <w:b/>
        </w:rPr>
        <w:t xml:space="preserve">::: </w:t>
      </w:r>
      <w:r>
        <w:rPr>
          <w:rFonts w:ascii="Courier New" w:hAnsi="Courier New"/>
          <w:b/>
        </w:rPr>
        <w:t>Infinity</w:t>
      </w:r>
      <w:r>
        <w:rPr>
          <w:b/>
        </w:rPr>
        <w:t xml:space="preserve"> </w:t>
      </w:r>
      <w:r>
        <w:t xml:space="preserve">is </w:t>
      </w:r>
      <w:r w:rsidRPr="00E32218">
        <w:rPr>
          <w:rFonts w:ascii="Times New Roman" w:hAnsi="Times New Roman"/>
        </w:rPr>
        <w:t>10</w:t>
      </w:r>
      <w:r w:rsidRPr="00E32218">
        <w:rPr>
          <w:rFonts w:ascii="Times New Roman" w:hAnsi="Times New Roman"/>
          <w:vertAlign w:val="superscript"/>
        </w:rPr>
        <w:t>10000</w:t>
      </w:r>
      <w:r>
        <w:t xml:space="preserve"> (a value so large that it will round to </w:t>
      </w:r>
      <w:r>
        <w:rPr>
          <w:b/>
        </w:rPr>
        <w:t>+</w:t>
      </w:r>
      <w:r>
        <w:rPr>
          <w:b/>
        </w:rPr>
        <w:sym w:font="Symbol" w:char="F0A5"/>
      </w:r>
      <w:r>
        <w:t>).</w:t>
      </w:r>
    </w:p>
    <w:p w14:paraId="623240E7" w14:textId="77777777" w:rsidR="004C02EF" w:rsidRDefault="004C02EF" w:rsidP="004C02EF">
      <w:pPr>
        <w:numPr>
          <w:ilvl w:val="0"/>
          <w:numId w:val="38"/>
        </w:numPr>
        <w:ind w:left="360"/>
        <w:contextualSpacing/>
      </w:pPr>
      <w:r>
        <w:t xml:space="preserve">The MV of </w:t>
      </w:r>
      <w:r w:rsidRPr="00010F65">
        <w:rPr>
          <w:rStyle w:val="bnf"/>
        </w:rPr>
        <w:t>StrUnsignedDecimalLiteral</w:t>
      </w:r>
      <w:r>
        <w:rPr>
          <w:b/>
        </w:rPr>
        <w:t xml:space="preserve">::: </w:t>
      </w:r>
      <w:r w:rsidRPr="00010F65">
        <w:rPr>
          <w:rStyle w:val="bnf"/>
        </w:rPr>
        <w:t>DecimalDigits</w:t>
      </w:r>
      <w:r>
        <w:rPr>
          <w:rFonts w:ascii="Courier New" w:hAnsi="Courier New"/>
          <w:b/>
        </w:rPr>
        <w:t>.</w:t>
      </w:r>
      <w:r>
        <w:rPr>
          <w:b/>
        </w:rPr>
        <w:t xml:space="preserve"> </w:t>
      </w:r>
      <w:r>
        <w:t xml:space="preserve">is the MV of </w:t>
      </w:r>
      <w:r w:rsidRPr="00010F65">
        <w:rPr>
          <w:rStyle w:val="bnf"/>
        </w:rPr>
        <w:t>DecimalDigits</w:t>
      </w:r>
      <w:r>
        <w:t>.</w:t>
      </w:r>
    </w:p>
    <w:p w14:paraId="3CF0B848" w14:textId="77777777" w:rsidR="004C02EF" w:rsidRDefault="004C02EF" w:rsidP="004C02EF">
      <w:pPr>
        <w:numPr>
          <w:ilvl w:val="0"/>
          <w:numId w:val="38"/>
        </w:numPr>
        <w:spacing w:after="0"/>
        <w:ind w:left="360"/>
        <w:contextualSpacing/>
      </w:pPr>
      <w:r>
        <w:t xml:space="preserve">The MV of </w:t>
      </w:r>
      <w:r w:rsidRPr="00010F65">
        <w:rPr>
          <w:rStyle w:val="bnf"/>
        </w:rPr>
        <w:t>StrUnsignedDecimalLiteral</w:t>
      </w:r>
      <w:r>
        <w:rPr>
          <w:b/>
        </w:rPr>
        <w:t xml:space="preserve">::: </w:t>
      </w:r>
      <w:r w:rsidRPr="00010F65">
        <w:rPr>
          <w:rStyle w:val="bnf"/>
        </w:rPr>
        <w:t>DecimalDigits</w:t>
      </w:r>
      <w:r>
        <w:rPr>
          <w:rStyle w:val="bnf"/>
        </w:rPr>
        <w:t xml:space="preserve"> </w:t>
      </w:r>
      <w:r w:rsidRPr="004431E2">
        <w:rPr>
          <w:rFonts w:ascii="Courier New" w:hAnsi="Courier New"/>
          <w:b/>
        </w:rPr>
        <w:t>.</w:t>
      </w:r>
      <w:r>
        <w:rPr>
          <w:i/>
        </w:rPr>
        <w:t xml:space="preserve"> </w:t>
      </w:r>
      <w:r w:rsidRPr="00010F65">
        <w:rPr>
          <w:rStyle w:val="bnf"/>
        </w:rPr>
        <w:t>DecimalDigits</w:t>
      </w:r>
      <w:r w:rsidRPr="00E91749">
        <w:rPr>
          <w:b/>
        </w:rPr>
        <w:t xml:space="preserve"> </w:t>
      </w:r>
      <w:r>
        <w:t xml:space="preserve">is the MV of the first </w:t>
      </w:r>
      <w:r w:rsidRPr="00D420A6">
        <w:rPr>
          <w:rFonts w:ascii="Times New Roman" w:hAnsi="Times New Roman"/>
          <w:i/>
        </w:rPr>
        <w:t>DecimalDigits</w:t>
      </w:r>
      <w:r>
        <w:t xml:space="preserve"> plus (the MV of the second </w:t>
      </w:r>
      <w:r w:rsidRPr="00010F65">
        <w:rPr>
          <w:rStyle w:val="bnf"/>
        </w:rPr>
        <w:t>DecimalDigits</w:t>
      </w:r>
      <w:r w:rsidRPr="00E91749">
        <w:rPr>
          <w:b/>
        </w:rPr>
        <w:t xml:space="preserve"> </w:t>
      </w:r>
      <w:r>
        <w:t xml:space="preserve">times </w:t>
      </w:r>
      <w:r w:rsidRPr="00E32218">
        <w:rPr>
          <w:rFonts w:ascii="Times New Roman" w:hAnsi="Times New Roman"/>
        </w:rPr>
        <w:t>10</w:t>
      </w:r>
      <w:r w:rsidRPr="00E32218">
        <w:rPr>
          <w:rFonts w:ascii="Times New Roman" w:hAnsi="Times New Roman"/>
          <w:vertAlign w:val="superscript"/>
        </w:rPr>
        <w:sym w:font="Symbol" w:char="F02D"/>
      </w:r>
      <w:r w:rsidRPr="00E32218">
        <w:rPr>
          <w:rFonts w:ascii="Times New Roman" w:hAnsi="Times New Roman"/>
          <w:i/>
          <w:vertAlign w:val="superscript"/>
        </w:rPr>
        <w:t>n</w:t>
      </w:r>
      <w:r>
        <w:t xml:space="preserve">), where </w:t>
      </w:r>
      <w:r w:rsidRPr="00D420A6">
        <w:rPr>
          <w:rFonts w:ascii="Times New Roman" w:hAnsi="Times New Roman"/>
          <w:i/>
        </w:rPr>
        <w:t>n</w:t>
      </w:r>
      <w:r>
        <w:t xml:space="preserve"> is the number of characters in the second </w:t>
      </w:r>
      <w:r w:rsidRPr="00010F65">
        <w:rPr>
          <w:rStyle w:val="bnf"/>
        </w:rPr>
        <w:t>DecimalDigits</w:t>
      </w:r>
      <w:r>
        <w:t>.</w:t>
      </w:r>
    </w:p>
    <w:p w14:paraId="79DA7E3D"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4431E2">
        <w:rPr>
          <w:rFonts w:ascii="Courier New" w:hAnsi="Courier New"/>
          <w:b/>
        </w:rPr>
        <w:t>.</w:t>
      </w:r>
      <w:r w:rsidRPr="00984A3F">
        <w:rPr>
          <w:i/>
        </w:rPr>
        <w:t xml:space="preserve"> ExponentPart </w:t>
      </w:r>
      <w:r w:rsidRPr="00B75B50">
        <w:rPr>
          <w:rFonts w:ascii="Arial" w:hAnsi="Arial"/>
        </w:rPr>
        <w:t xml:space="preserve">is the MV of </w:t>
      </w:r>
      <w:r w:rsidRPr="00984A3F">
        <w:rPr>
          <w:i/>
        </w:rPr>
        <w:t>DecimalDigits</w:t>
      </w:r>
      <w:r w:rsidRPr="00984A3F">
        <w:t xml:space="preserve"> times 10</w:t>
      </w:r>
      <w:r w:rsidRPr="00984A3F">
        <w:rPr>
          <w:i/>
          <w:vertAlign w:val="superscript"/>
        </w:rPr>
        <w:t>e</w:t>
      </w:r>
      <w:r w:rsidRPr="00984A3F">
        <w:t xml:space="preserve">, where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4E29F36E"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4431E2">
        <w:rPr>
          <w:rFonts w:ascii="Courier New" w:hAnsi="Courier New"/>
          <w:b/>
        </w:rPr>
        <w:t>.</w:t>
      </w:r>
      <w:r w:rsidRPr="00984A3F">
        <w:rPr>
          <w:i/>
        </w:rPr>
        <w:t xml:space="preserve"> DecimalDigits ExponentPart </w:t>
      </w:r>
      <w:r w:rsidRPr="00984A3F">
        <w:t xml:space="preserve">is (the MV of the first </w:t>
      </w:r>
      <w:r w:rsidRPr="00984A3F">
        <w:rPr>
          <w:i/>
        </w:rPr>
        <w:t>DecimalDigits</w:t>
      </w:r>
      <w:r w:rsidRPr="00984A3F">
        <w:t xml:space="preserve"> plus (the MV of the second </w:t>
      </w:r>
      <w:r w:rsidRPr="00984A3F">
        <w:rPr>
          <w:i/>
        </w:rPr>
        <w:t>DecimalDigits</w:t>
      </w:r>
      <w:r w:rsidRPr="00984A3F">
        <w:rPr>
          <w:b/>
          <w:i/>
        </w:rPr>
        <w:t xml:space="preserve"> </w:t>
      </w:r>
      <w:r w:rsidRPr="00984A3F">
        <w:t>times 10</w:t>
      </w:r>
      <w:r w:rsidRPr="00984A3F">
        <w:rPr>
          <w:vertAlign w:val="superscript"/>
        </w:rPr>
        <w:sym w:font="Symbol" w:char="F02D"/>
      </w:r>
      <w:r w:rsidRPr="00984A3F">
        <w:rPr>
          <w:i/>
          <w:vertAlign w:val="superscript"/>
        </w:rPr>
        <w:t>n</w:t>
      </w:r>
      <w:r w:rsidRPr="00984A3F">
        <w:t>)) times 10</w:t>
      </w:r>
      <w:r w:rsidRPr="00984A3F">
        <w:rPr>
          <w:i/>
          <w:vertAlign w:val="superscript"/>
        </w:rPr>
        <w:t>e</w:t>
      </w:r>
      <w:r w:rsidRPr="00984A3F">
        <w:t xml:space="preserve">, where </w:t>
      </w:r>
      <w:r w:rsidRPr="00984A3F">
        <w:rPr>
          <w:i/>
        </w:rPr>
        <w:t>n</w:t>
      </w:r>
      <w:r w:rsidRPr="00984A3F">
        <w:t xml:space="preserve"> is the number of characters in the second </w:t>
      </w:r>
      <w:r w:rsidRPr="00984A3F">
        <w:rPr>
          <w:i/>
        </w:rPr>
        <w:t>DecimalDigit</w:t>
      </w:r>
      <w:r w:rsidRPr="00984A3F">
        <w:t xml:space="preserve">s and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3A6C93CF"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w:t>
      </w:r>
      <w:r w:rsidRPr="004431E2">
        <w:rPr>
          <w:rFonts w:ascii="Courier New" w:hAnsi="Courier New"/>
          <w:b/>
        </w:rPr>
        <w:t>.</w:t>
      </w:r>
      <w:r w:rsidRPr="00984A3F">
        <w:rPr>
          <w:i/>
        </w:rPr>
        <w:t xml:space="preserve"> DecimalDigits</w:t>
      </w:r>
      <w:r w:rsidRPr="00984A3F">
        <w:t xml:space="preserve"> </w:t>
      </w:r>
      <w:r w:rsidRPr="00B75B50">
        <w:rPr>
          <w:rFonts w:ascii="Arial" w:hAnsi="Arial"/>
        </w:rPr>
        <w:t xml:space="preserve">is the MV of </w:t>
      </w:r>
      <w:r w:rsidRPr="00984A3F">
        <w:rPr>
          <w:i/>
        </w:rPr>
        <w:t>DecimalDigits</w:t>
      </w:r>
      <w:r w:rsidRPr="00984A3F">
        <w:rPr>
          <w:b/>
          <w:i/>
        </w:rPr>
        <w:t xml:space="preserve"> </w:t>
      </w:r>
      <w:r w:rsidRPr="00984A3F">
        <w:t>times 10</w:t>
      </w:r>
      <w:r w:rsidRPr="00984A3F">
        <w:rPr>
          <w:vertAlign w:val="superscript"/>
        </w:rPr>
        <w:sym w:font="Symbol" w:char="F02D"/>
      </w:r>
      <w:r w:rsidRPr="00984A3F">
        <w:rPr>
          <w:i/>
          <w:vertAlign w:val="superscript"/>
        </w:rPr>
        <w:t>n</w:t>
      </w:r>
      <w:r w:rsidRPr="00984A3F">
        <w:t xml:space="preserve">, where </w:t>
      </w:r>
      <w:r w:rsidRPr="00984A3F">
        <w:rPr>
          <w:i/>
        </w:rPr>
        <w:t>n</w:t>
      </w:r>
      <w:r w:rsidRPr="00984A3F">
        <w:t xml:space="preserve"> is the number of characters in </w:t>
      </w:r>
      <w:r w:rsidRPr="00984A3F">
        <w:rPr>
          <w:i/>
        </w:rPr>
        <w:t>DecimalDigit</w:t>
      </w:r>
      <w:r w:rsidRPr="00984A3F">
        <w:t>s.</w:t>
      </w:r>
    </w:p>
    <w:p w14:paraId="726F45A9"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w:t>
      </w:r>
      <w:r w:rsidRPr="004431E2">
        <w:rPr>
          <w:rFonts w:ascii="Courier New" w:hAnsi="Courier New"/>
          <w:b/>
        </w:rPr>
        <w:t>.</w:t>
      </w:r>
      <w:r w:rsidRPr="00984A3F">
        <w:rPr>
          <w:i/>
        </w:rPr>
        <w:t xml:space="preserve"> DecimalDigits ExponentPart </w:t>
      </w:r>
      <w:r w:rsidRPr="00B75B50">
        <w:rPr>
          <w:rFonts w:ascii="Arial" w:hAnsi="Arial"/>
        </w:rPr>
        <w:t xml:space="preserve">is the MV of </w:t>
      </w:r>
      <w:r w:rsidRPr="00984A3F">
        <w:rPr>
          <w:i/>
        </w:rPr>
        <w:t>DecimalDigits</w:t>
      </w:r>
      <w:r w:rsidRPr="00984A3F">
        <w:rPr>
          <w:b/>
          <w:i/>
        </w:rPr>
        <w:t xml:space="preserve"> </w:t>
      </w:r>
      <w:r w:rsidRPr="00984A3F">
        <w:t>times 10</w:t>
      </w:r>
      <w:r w:rsidRPr="00984A3F">
        <w:rPr>
          <w:i/>
          <w:vertAlign w:val="superscript"/>
        </w:rPr>
        <w:t>e</w:t>
      </w:r>
      <w:r w:rsidRPr="00984A3F">
        <w:rPr>
          <w:vertAlign w:val="superscript"/>
        </w:rPr>
        <w:sym w:font="Symbol" w:char="F02D"/>
      </w:r>
      <w:r w:rsidRPr="00984A3F">
        <w:rPr>
          <w:i/>
          <w:vertAlign w:val="superscript"/>
        </w:rPr>
        <w:t>n</w:t>
      </w:r>
      <w:r w:rsidRPr="00984A3F">
        <w:t xml:space="preserve">, where </w:t>
      </w:r>
      <w:r w:rsidRPr="00984A3F">
        <w:rPr>
          <w:i/>
        </w:rPr>
        <w:t>n</w:t>
      </w:r>
      <w:r w:rsidRPr="00984A3F">
        <w:t xml:space="preserve"> is the number of characters in </w:t>
      </w:r>
      <w:r w:rsidRPr="00984A3F">
        <w:rPr>
          <w:i/>
        </w:rPr>
        <w:t>DecimalDigit</w:t>
      </w:r>
      <w:r w:rsidRPr="00984A3F">
        <w:t xml:space="preserve">s and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31D05FF4"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984A3F">
        <w:t xml:space="preserve"> </w:t>
      </w:r>
      <w:r w:rsidRPr="00B75B50">
        <w:rPr>
          <w:rFonts w:ascii="Arial" w:hAnsi="Arial"/>
        </w:rPr>
        <w:t xml:space="preserve">is the MV of </w:t>
      </w:r>
      <w:r w:rsidRPr="00984A3F">
        <w:rPr>
          <w:i/>
        </w:rPr>
        <w:t>DecimalDigits</w:t>
      </w:r>
      <w:r w:rsidRPr="00984A3F">
        <w:t>.</w:t>
      </w:r>
    </w:p>
    <w:p w14:paraId="21FDDB59"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StrUnsignedDecimalLiteral</w:t>
      </w:r>
      <w:r w:rsidRPr="00984A3F">
        <w:rPr>
          <w:b/>
        </w:rPr>
        <w:t xml:space="preserve">::: </w:t>
      </w:r>
      <w:r w:rsidRPr="00984A3F">
        <w:rPr>
          <w:i/>
        </w:rPr>
        <w:t>DecimalDigits</w:t>
      </w:r>
      <w:r w:rsidRPr="00984A3F">
        <w:t xml:space="preserve"> </w:t>
      </w:r>
      <w:r w:rsidRPr="00984A3F">
        <w:rPr>
          <w:i/>
        </w:rPr>
        <w:t xml:space="preserve">ExponentPart </w:t>
      </w:r>
      <w:r w:rsidRPr="00B75B50">
        <w:rPr>
          <w:rFonts w:ascii="Arial" w:hAnsi="Arial"/>
        </w:rPr>
        <w:t xml:space="preserve">is the MV of </w:t>
      </w:r>
      <w:r w:rsidRPr="00984A3F">
        <w:rPr>
          <w:i/>
        </w:rPr>
        <w:t>DecimalDigits</w:t>
      </w:r>
      <w:r w:rsidRPr="00984A3F">
        <w:t xml:space="preserve"> times 10</w:t>
      </w:r>
      <w:r w:rsidRPr="00984A3F">
        <w:rPr>
          <w:i/>
          <w:vertAlign w:val="superscript"/>
        </w:rPr>
        <w:t>e</w:t>
      </w:r>
      <w:r w:rsidRPr="00984A3F">
        <w:t xml:space="preserve">, where </w:t>
      </w:r>
      <w:r w:rsidRPr="00984A3F">
        <w:rPr>
          <w:i/>
        </w:rPr>
        <w:t>e</w:t>
      </w:r>
      <w:r w:rsidRPr="00984A3F">
        <w:t xml:space="preserve"> </w:t>
      </w:r>
      <w:r w:rsidRPr="00B75B50">
        <w:rPr>
          <w:rFonts w:ascii="Arial" w:hAnsi="Arial"/>
        </w:rPr>
        <w:t xml:space="preserve">is the MV of </w:t>
      </w:r>
      <w:r w:rsidRPr="00984A3F">
        <w:rPr>
          <w:i/>
        </w:rPr>
        <w:t>ExponentPart</w:t>
      </w:r>
      <w:r w:rsidRPr="00984A3F">
        <w:t>.</w:t>
      </w:r>
    </w:p>
    <w:p w14:paraId="22D4B8A8"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DecimalDigits</w:t>
      </w:r>
      <w:r w:rsidRPr="00984A3F">
        <w:t xml:space="preserve"> </w:t>
      </w:r>
      <w:r w:rsidRPr="00984A3F">
        <w:rPr>
          <w:b/>
        </w:rPr>
        <w:t>:::</w:t>
      </w:r>
      <w:r w:rsidRPr="00984A3F">
        <w:t xml:space="preserve"> </w:t>
      </w:r>
      <w:r w:rsidRPr="00984A3F">
        <w:rPr>
          <w:i/>
        </w:rPr>
        <w:t>DecimalDigit</w:t>
      </w:r>
      <w:r w:rsidRPr="00984A3F">
        <w:t xml:space="preserve"> </w:t>
      </w:r>
      <w:r w:rsidRPr="00B75B50">
        <w:rPr>
          <w:rFonts w:ascii="Arial" w:hAnsi="Arial"/>
        </w:rPr>
        <w:t xml:space="preserve">is the MV of </w:t>
      </w:r>
      <w:r w:rsidRPr="00984A3F">
        <w:rPr>
          <w:i/>
        </w:rPr>
        <w:t>DecimalDigit</w:t>
      </w:r>
      <w:r w:rsidRPr="00984A3F">
        <w:t>.</w:t>
      </w:r>
    </w:p>
    <w:p w14:paraId="55BCB7E8"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DecimalDigits</w:t>
      </w:r>
      <w:r w:rsidRPr="00984A3F">
        <w:t xml:space="preserve"> </w:t>
      </w:r>
      <w:r w:rsidRPr="00984A3F">
        <w:rPr>
          <w:b/>
        </w:rPr>
        <w:t>:::</w:t>
      </w:r>
      <w:r w:rsidRPr="00984A3F">
        <w:t xml:space="preserve"> </w:t>
      </w:r>
      <w:r w:rsidRPr="00984A3F">
        <w:rPr>
          <w:i/>
        </w:rPr>
        <w:t>DecimalDigits</w:t>
      </w:r>
      <w:r w:rsidRPr="00984A3F">
        <w:t xml:space="preserve"> </w:t>
      </w:r>
      <w:r w:rsidRPr="00984A3F">
        <w:rPr>
          <w:i/>
        </w:rPr>
        <w:t>DecimalDigit</w:t>
      </w:r>
      <w:r w:rsidRPr="00984A3F">
        <w:t xml:space="preserve"> is (the MV of </w:t>
      </w:r>
      <w:r w:rsidRPr="00984A3F">
        <w:rPr>
          <w:i/>
        </w:rPr>
        <w:t>DecimalDigits</w:t>
      </w:r>
      <w:r w:rsidRPr="00984A3F">
        <w:t xml:space="preserve"> times 10) plus the MV of </w:t>
      </w:r>
      <w:r w:rsidRPr="00984A3F">
        <w:rPr>
          <w:i/>
        </w:rPr>
        <w:t>DecimalDigit</w:t>
      </w:r>
      <w:r w:rsidRPr="00984A3F">
        <w:t>.</w:t>
      </w:r>
    </w:p>
    <w:p w14:paraId="43E825EF"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ExponentPart </w:t>
      </w:r>
      <w:r w:rsidRPr="00984A3F">
        <w:rPr>
          <w:b/>
        </w:rPr>
        <w:t xml:space="preserve">::: </w:t>
      </w:r>
      <w:r w:rsidRPr="00984A3F">
        <w:rPr>
          <w:i/>
        </w:rPr>
        <w:t>ExponentIndicator SignedInteger</w:t>
      </w:r>
      <w:r w:rsidRPr="00984A3F">
        <w:rPr>
          <w:b/>
          <w:i/>
        </w:rPr>
        <w:t xml:space="preserve"> </w:t>
      </w:r>
      <w:r w:rsidRPr="00B75B50">
        <w:rPr>
          <w:rFonts w:ascii="Arial" w:hAnsi="Arial"/>
        </w:rPr>
        <w:t xml:space="preserve">is the MV of </w:t>
      </w:r>
      <w:r w:rsidRPr="00984A3F">
        <w:rPr>
          <w:i/>
        </w:rPr>
        <w:t>SignedInteger</w:t>
      </w:r>
      <w:r w:rsidRPr="00984A3F">
        <w:t>.</w:t>
      </w:r>
    </w:p>
    <w:p w14:paraId="3C0415D2"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SignedInteger </w:t>
      </w:r>
      <w:r w:rsidRPr="00984A3F">
        <w:rPr>
          <w:b/>
        </w:rPr>
        <w:t xml:space="preserve">::: </w:t>
      </w:r>
      <w:r w:rsidRPr="00984A3F">
        <w:rPr>
          <w:i/>
        </w:rPr>
        <w:t>DecimalDigits</w:t>
      </w:r>
      <w:r w:rsidRPr="00984A3F">
        <w:rPr>
          <w:b/>
          <w:i/>
        </w:rPr>
        <w:t xml:space="preserve"> </w:t>
      </w:r>
      <w:r w:rsidRPr="00B75B50">
        <w:rPr>
          <w:rFonts w:ascii="Arial" w:hAnsi="Arial"/>
        </w:rPr>
        <w:t xml:space="preserve">is the MV of </w:t>
      </w:r>
      <w:r w:rsidRPr="00984A3F">
        <w:rPr>
          <w:i/>
        </w:rPr>
        <w:t>DecimalDigits</w:t>
      </w:r>
      <w:r w:rsidRPr="00984A3F">
        <w:t>.</w:t>
      </w:r>
    </w:p>
    <w:p w14:paraId="03C5E485"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SignedInteger </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B75B50">
        <w:rPr>
          <w:rFonts w:ascii="Arial" w:hAnsi="Arial"/>
        </w:rPr>
        <w:t xml:space="preserve">is the MV of </w:t>
      </w:r>
      <w:r w:rsidRPr="00984A3F">
        <w:rPr>
          <w:i/>
        </w:rPr>
        <w:t>DecimalDigits</w:t>
      </w:r>
      <w:r w:rsidRPr="00984A3F">
        <w:t>.</w:t>
      </w:r>
    </w:p>
    <w:p w14:paraId="59DC83E1"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SignedInteger </w:t>
      </w:r>
      <w:r w:rsidRPr="00984A3F">
        <w:rPr>
          <w:b/>
        </w:rPr>
        <w:t xml:space="preserve">::: </w:t>
      </w:r>
      <w:r>
        <w:rPr>
          <w:rFonts w:ascii="Courier New" w:hAnsi="Courier New"/>
          <w:b/>
        </w:rPr>
        <w:t>-</w:t>
      </w:r>
      <w:r w:rsidRPr="00984A3F">
        <w:rPr>
          <w:i/>
        </w:rPr>
        <w:t xml:space="preserve"> DecimalDigits</w:t>
      </w:r>
      <w:r w:rsidRPr="00984A3F">
        <w:rPr>
          <w:b/>
          <w:i/>
        </w:rPr>
        <w:t xml:space="preserve"> </w:t>
      </w:r>
      <w:r w:rsidRPr="00984A3F">
        <w:t xml:space="preserve">is the negative of the MV of </w:t>
      </w:r>
      <w:r w:rsidRPr="00984A3F">
        <w:rPr>
          <w:i/>
        </w:rPr>
        <w:t>DecimalDigits</w:t>
      </w:r>
      <w:r w:rsidRPr="00984A3F">
        <w:t>.</w:t>
      </w:r>
    </w:p>
    <w:p w14:paraId="7BBC261A"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0</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0</w:t>
      </w:r>
      <w:r w:rsidRPr="00984A3F">
        <w:t xml:space="preserve"> is 0.</w:t>
      </w:r>
    </w:p>
    <w:p w14:paraId="7C0EABB4"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1</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1</w:t>
      </w:r>
      <w:r w:rsidRPr="00984A3F">
        <w:t xml:space="preserve"> is 1.</w:t>
      </w:r>
    </w:p>
    <w:p w14:paraId="59DE06C2"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2</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2</w:t>
      </w:r>
      <w:r w:rsidRPr="00984A3F">
        <w:t xml:space="preserve"> is 2.</w:t>
      </w:r>
    </w:p>
    <w:p w14:paraId="35B62FBF"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3</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3</w:t>
      </w:r>
      <w:r w:rsidRPr="00984A3F">
        <w:t xml:space="preserve"> is 3.</w:t>
      </w:r>
    </w:p>
    <w:p w14:paraId="2952821D"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4</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4</w:t>
      </w:r>
      <w:r w:rsidRPr="00984A3F">
        <w:t xml:space="preserve"> is 4.</w:t>
      </w:r>
    </w:p>
    <w:p w14:paraId="5D565033"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5</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5</w:t>
      </w:r>
      <w:r w:rsidRPr="00984A3F">
        <w:t xml:space="preserve"> is 5.</w:t>
      </w:r>
    </w:p>
    <w:p w14:paraId="534FA12C"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6</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6</w:t>
      </w:r>
      <w:r w:rsidRPr="00984A3F">
        <w:t xml:space="preserve"> is 6.</w:t>
      </w:r>
    </w:p>
    <w:p w14:paraId="30E6FD5C"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7</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7</w:t>
      </w:r>
      <w:r w:rsidRPr="00984A3F">
        <w:t xml:space="preserve"> is 7.</w:t>
      </w:r>
    </w:p>
    <w:p w14:paraId="28928D3D"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8</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8</w:t>
      </w:r>
      <w:r w:rsidRPr="00984A3F">
        <w:t xml:space="preserve"> is 8.</w:t>
      </w:r>
    </w:p>
    <w:p w14:paraId="19411655"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DecimalDigit</w:t>
      </w:r>
      <w:r w:rsidRPr="00984A3F">
        <w:t xml:space="preserve"> </w:t>
      </w:r>
      <w:r w:rsidRPr="00984A3F">
        <w:rPr>
          <w:b/>
        </w:rPr>
        <w:t>:::</w:t>
      </w:r>
      <w:r w:rsidRPr="00984A3F">
        <w:t xml:space="preserve"> </w:t>
      </w:r>
      <w:r>
        <w:rPr>
          <w:rFonts w:ascii="Courier New" w:hAnsi="Courier New"/>
          <w:b/>
        </w:rPr>
        <w:t>9</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9</w:t>
      </w:r>
      <w:r w:rsidRPr="00984A3F">
        <w:t xml:space="preserve"> is 9.</w:t>
      </w:r>
    </w:p>
    <w:p w14:paraId="7102850E"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a</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A</w:t>
      </w:r>
      <w:r w:rsidRPr="00984A3F">
        <w:t xml:space="preserve"> is 10.</w:t>
      </w:r>
    </w:p>
    <w:p w14:paraId="08B7638C"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b</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B</w:t>
      </w:r>
      <w:r w:rsidRPr="00984A3F">
        <w:t xml:space="preserve"> is 11.</w:t>
      </w:r>
    </w:p>
    <w:p w14:paraId="7E72B644"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c</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C</w:t>
      </w:r>
      <w:r w:rsidRPr="00984A3F">
        <w:t xml:space="preserve"> is 12.</w:t>
      </w:r>
    </w:p>
    <w:p w14:paraId="11C748B1"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d</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D</w:t>
      </w:r>
      <w:r w:rsidRPr="00984A3F">
        <w:t xml:space="preserve"> is 13.</w:t>
      </w:r>
    </w:p>
    <w:p w14:paraId="253C56B0"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e</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E</w:t>
      </w:r>
      <w:r w:rsidRPr="00984A3F">
        <w:t xml:space="preserve"> is 14.</w:t>
      </w:r>
    </w:p>
    <w:p w14:paraId="16D6741C"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HexDigit</w:t>
      </w:r>
      <w:r w:rsidRPr="00984A3F">
        <w:t xml:space="preserve"> </w:t>
      </w:r>
      <w:r w:rsidRPr="00984A3F">
        <w:rPr>
          <w:b/>
        </w:rPr>
        <w:t>:::</w:t>
      </w:r>
      <w:r w:rsidRPr="00984A3F">
        <w:t xml:space="preserve"> </w:t>
      </w:r>
      <w:r>
        <w:rPr>
          <w:rFonts w:ascii="Courier New" w:hAnsi="Courier New"/>
          <w:b/>
        </w:rPr>
        <w:t>f</w:t>
      </w:r>
      <w:r w:rsidRPr="00984A3F">
        <w:t xml:space="preserve"> </w:t>
      </w:r>
      <w:r w:rsidRPr="00B75B50">
        <w:rPr>
          <w:rFonts w:ascii="Arial" w:hAnsi="Arial"/>
        </w:rPr>
        <w:t xml:space="preserve">or of </w:t>
      </w:r>
      <w:r w:rsidRPr="00984A3F">
        <w:rPr>
          <w:i/>
        </w:rPr>
        <w:t>HexDigit</w:t>
      </w:r>
      <w:r w:rsidRPr="00984A3F">
        <w:t xml:space="preserve"> </w:t>
      </w:r>
      <w:r w:rsidRPr="00984A3F">
        <w:rPr>
          <w:b/>
        </w:rPr>
        <w:t>:::</w:t>
      </w:r>
      <w:r w:rsidRPr="00984A3F">
        <w:t xml:space="preserve"> </w:t>
      </w:r>
      <w:r>
        <w:rPr>
          <w:rFonts w:ascii="Courier New" w:hAnsi="Courier New"/>
          <w:b/>
        </w:rPr>
        <w:t>F</w:t>
      </w:r>
      <w:r w:rsidRPr="00984A3F">
        <w:t xml:space="preserve"> is 15.</w:t>
      </w:r>
    </w:p>
    <w:p w14:paraId="3C31054D"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HexIntegerLiteral </w:t>
      </w:r>
      <w:r w:rsidRPr="00984A3F">
        <w:rPr>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3FA53E7A" w14:textId="77777777" w:rsidR="004C02EF" w:rsidRPr="00984A3F" w:rsidRDefault="004C02EF" w:rsidP="004C02EF">
      <w:pPr>
        <w:pStyle w:val="MathSpecialCase3"/>
        <w:numPr>
          <w:ilvl w:val="0"/>
          <w:numId w:val="38"/>
        </w:numPr>
        <w:spacing w:after="0"/>
        <w:ind w:left="360"/>
      </w:pPr>
      <w:r w:rsidRPr="00B75B50">
        <w:rPr>
          <w:rFonts w:ascii="Arial" w:hAnsi="Arial"/>
        </w:rPr>
        <w:t xml:space="preserve">The MV of </w:t>
      </w:r>
      <w:r w:rsidRPr="00984A3F">
        <w:rPr>
          <w:i/>
        </w:rPr>
        <w:t xml:space="preserve">HexIntegerLiteral </w:t>
      </w:r>
      <w:r w:rsidRPr="00984A3F">
        <w:rPr>
          <w:b/>
        </w:rPr>
        <w:t>:::</w:t>
      </w:r>
      <w:r w:rsidRPr="00984A3F">
        <w:t xml:space="preserve"> </w:t>
      </w:r>
      <w:r>
        <w:rPr>
          <w:rFonts w:ascii="Courier New" w:hAnsi="Courier New"/>
          <w:b/>
        </w:rPr>
        <w:t>0X</w:t>
      </w:r>
      <w:r w:rsidRPr="00984A3F">
        <w:t xml:space="preserve"> </w:t>
      </w:r>
      <w:r w:rsidRPr="00984A3F">
        <w:rPr>
          <w:i/>
        </w:rPr>
        <w:t>HexDigit</w:t>
      </w:r>
      <w:r w:rsidRPr="00984A3F">
        <w:t xml:space="preserve"> </w:t>
      </w:r>
      <w:r w:rsidRPr="00B75B50">
        <w:rPr>
          <w:rFonts w:ascii="Arial" w:hAnsi="Arial"/>
        </w:rPr>
        <w:t xml:space="preserve">is the MV of </w:t>
      </w:r>
      <w:r w:rsidRPr="00984A3F">
        <w:rPr>
          <w:i/>
        </w:rPr>
        <w:t>HexDigit</w:t>
      </w:r>
      <w:r w:rsidRPr="00984A3F">
        <w:t>.</w:t>
      </w:r>
    </w:p>
    <w:p w14:paraId="415AB08D" w14:textId="77777777" w:rsidR="004C02EF" w:rsidRPr="00984A3F" w:rsidRDefault="004C02EF" w:rsidP="004C02EF">
      <w:pPr>
        <w:pStyle w:val="MathSpecialCase3"/>
        <w:numPr>
          <w:ilvl w:val="0"/>
          <w:numId w:val="38"/>
        </w:numPr>
        <w:ind w:left="360"/>
      </w:pPr>
      <w:r w:rsidRPr="00B75B50">
        <w:rPr>
          <w:rFonts w:ascii="Arial" w:hAnsi="Arial"/>
        </w:rPr>
        <w:t xml:space="preserve">The MV of </w:t>
      </w:r>
      <w:r w:rsidRPr="00984A3F">
        <w:rPr>
          <w:i/>
        </w:rPr>
        <w:t xml:space="preserve">HexIntegerLiteral </w:t>
      </w:r>
      <w:r w:rsidRPr="00984A3F">
        <w:rPr>
          <w:b/>
        </w:rPr>
        <w:t>:::</w:t>
      </w:r>
      <w:r w:rsidRPr="00984A3F">
        <w:t xml:space="preserve"> </w:t>
      </w:r>
      <w:r w:rsidRPr="00984A3F">
        <w:rPr>
          <w:i/>
        </w:rPr>
        <w:t>HexIntegerLiteral</w:t>
      </w:r>
      <w:r w:rsidRPr="00984A3F">
        <w:t xml:space="preserve"> </w:t>
      </w:r>
      <w:r w:rsidRPr="00984A3F">
        <w:rPr>
          <w:i/>
        </w:rPr>
        <w:t>HexDigit</w:t>
      </w:r>
      <w:r w:rsidRPr="00984A3F">
        <w:t xml:space="preserve"> is (the MV of </w:t>
      </w:r>
      <w:r w:rsidRPr="00984A3F">
        <w:rPr>
          <w:i/>
        </w:rPr>
        <w:t>HexIntegerLiteral</w:t>
      </w:r>
      <w:r w:rsidRPr="00984A3F">
        <w:t xml:space="preserve"> times 16) plus the MV of </w:t>
      </w:r>
      <w:r w:rsidRPr="00984A3F">
        <w:rPr>
          <w:i/>
        </w:rPr>
        <w:t>HexDigit</w:t>
      </w:r>
      <w:r w:rsidRPr="00984A3F">
        <w:t>.</w:t>
      </w:r>
    </w:p>
    <w:p w14:paraId="4F33F015" w14:textId="77777777" w:rsidR="004C02EF" w:rsidRDefault="004C02EF" w:rsidP="004C02EF">
      <w:pPr>
        <w:spacing w:after="0"/>
        <w:contextualSpacing/>
      </w:pPr>
      <w:r>
        <w:t>Once the exact MV for a String numeric literal has been determined, it is then rounded to a value of the Number type. If the MV is 0, then the rounded value is +0 unless the first non white space character in the String numeric literal is ‘</w:t>
      </w:r>
      <w:r>
        <w:rPr>
          <w:rFonts w:ascii="Courier New" w:hAnsi="Courier New"/>
          <w:b/>
        </w:rPr>
        <w:t>-</w:t>
      </w:r>
      <w:r>
        <w:t xml:space="preserve">’, in which case the rounded value is </w:t>
      </w:r>
      <w:r>
        <w:sym w:font="Symbol" w:char="F02D"/>
      </w:r>
      <w:r>
        <w:t xml:space="preserve">0. Otherwise, the rounded value must be the Number value for the MV (in the sense defined in 8.5), unless the literal includes a </w:t>
      </w:r>
      <w:r w:rsidRPr="00203C59">
        <w:rPr>
          <w:rStyle w:val="bnf"/>
        </w:rPr>
        <w:t>StrUnsignedDecimalLiteral</w:t>
      </w:r>
      <w:r>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Pr>
          <w:i/>
        </w:rPr>
        <w:t>significant</w:t>
      </w:r>
      <w:r>
        <w:t xml:space="preserve"> if it is not part of an </w:t>
      </w:r>
      <w:r w:rsidRPr="00203C59">
        <w:rPr>
          <w:rStyle w:val="bnf"/>
        </w:rPr>
        <w:t>ExponentPart</w:t>
      </w:r>
      <w:r>
        <w:t xml:space="preserve"> and</w:t>
      </w:r>
    </w:p>
    <w:p w14:paraId="168E2DD3" w14:textId="77777777" w:rsidR="004C02EF" w:rsidRPr="00203C59" w:rsidRDefault="004C02EF" w:rsidP="004C02EF">
      <w:pPr>
        <w:pStyle w:val="MathSpecialCase3"/>
        <w:numPr>
          <w:ilvl w:val="0"/>
          <w:numId w:val="38"/>
        </w:numPr>
        <w:spacing w:after="0"/>
        <w:rPr>
          <w:rFonts w:ascii="Arial" w:hAnsi="Arial" w:cs="Arial"/>
        </w:rPr>
      </w:pPr>
      <w:r w:rsidRPr="00203C59">
        <w:rPr>
          <w:rFonts w:ascii="Arial" w:hAnsi="Arial" w:cs="Arial"/>
        </w:rPr>
        <w:t xml:space="preserve">it is not </w:t>
      </w:r>
      <w:r w:rsidRPr="00203C59">
        <w:rPr>
          <w:rFonts w:ascii="Arial" w:hAnsi="Arial" w:cs="Arial"/>
          <w:b/>
        </w:rPr>
        <w:t>0</w:t>
      </w:r>
      <w:r w:rsidRPr="00203C59">
        <w:rPr>
          <w:rFonts w:ascii="Arial" w:hAnsi="Arial" w:cs="Arial"/>
        </w:rPr>
        <w:t>; or</w:t>
      </w:r>
    </w:p>
    <w:p w14:paraId="6780A31C" w14:textId="77777777" w:rsidR="004C02EF" w:rsidRPr="00203C59" w:rsidRDefault="004C02EF" w:rsidP="004C02EF">
      <w:pPr>
        <w:pStyle w:val="MathSpecialCase3"/>
        <w:numPr>
          <w:ilvl w:val="0"/>
          <w:numId w:val="38"/>
        </w:numPr>
        <w:spacing w:after="220"/>
        <w:rPr>
          <w:rFonts w:ascii="Arial" w:hAnsi="Arial" w:cs="Arial"/>
        </w:rPr>
      </w:pPr>
      <w:r w:rsidRPr="00203C59">
        <w:rPr>
          <w:rFonts w:ascii="Arial" w:hAnsi="Arial" w:cs="Arial"/>
        </w:rPr>
        <w:t xml:space="preserve">there is a nonzero digit to its left and there is a nonzero digit, not in the </w:t>
      </w:r>
      <w:r w:rsidRPr="00203C59">
        <w:rPr>
          <w:rStyle w:val="bnf"/>
        </w:rPr>
        <w:t>ExponentPart</w:t>
      </w:r>
      <w:r w:rsidRPr="00203C59">
        <w:rPr>
          <w:rFonts w:ascii="Arial" w:hAnsi="Arial" w:cs="Arial"/>
        </w:rPr>
        <w:t>, to its right.</w:t>
      </w:r>
      <w:bookmarkStart w:id="1352" w:name="_Toc385672159"/>
      <w:bookmarkStart w:id="1353" w:name="_Toc393690254"/>
    </w:p>
    <w:p w14:paraId="4CFE507F" w14:textId="77777777" w:rsidR="004C02EF" w:rsidRDefault="004C02EF" w:rsidP="00C623F2">
      <w:pPr>
        <w:pStyle w:val="20"/>
        <w:numPr>
          <w:ilvl w:val="0"/>
          <w:numId w:val="0"/>
        </w:numPr>
      </w:pPr>
      <w:bookmarkStart w:id="1354" w:name="_Toc472818792"/>
      <w:bookmarkStart w:id="1355" w:name="_Toc235503362"/>
      <w:bookmarkStart w:id="1356" w:name="_Toc241509137"/>
      <w:bookmarkStart w:id="1357" w:name="_Toc244416624"/>
      <w:bookmarkStart w:id="1358" w:name="_Toc276630988"/>
      <w:bookmarkStart w:id="1359" w:name="_Toc178386997"/>
      <w:r>
        <w:t>9.4</w:t>
      </w:r>
      <w:r>
        <w:tab/>
        <w:t>ToIntege</w:t>
      </w:r>
      <w:bookmarkEnd w:id="1345"/>
      <w:bookmarkEnd w:id="1346"/>
      <w:bookmarkEnd w:id="1347"/>
      <w:bookmarkEnd w:id="1348"/>
      <w:bookmarkEnd w:id="1349"/>
      <w:bookmarkEnd w:id="1350"/>
      <w:bookmarkEnd w:id="1351"/>
      <w:bookmarkEnd w:id="1352"/>
      <w:bookmarkEnd w:id="1353"/>
      <w:r>
        <w:t>r</w:t>
      </w:r>
      <w:bookmarkEnd w:id="1354"/>
      <w:bookmarkEnd w:id="1355"/>
      <w:bookmarkEnd w:id="1356"/>
      <w:bookmarkEnd w:id="1357"/>
      <w:bookmarkEnd w:id="1358"/>
      <w:bookmarkEnd w:id="1359"/>
    </w:p>
    <w:p w14:paraId="5363047B" w14:textId="77777777" w:rsidR="004C02EF" w:rsidRDefault="004C02EF" w:rsidP="004C02EF">
      <w:r>
        <w:t>The abstract operation ToInteger converts its argument to an integral numeric value. This abstract operation functions as follows:</w:t>
      </w:r>
      <w:bookmarkStart w:id="1360" w:name="_Toc382212397"/>
    </w:p>
    <w:p w14:paraId="18AFD58D" w14:textId="77777777" w:rsidR="004C02EF" w:rsidRDefault="004C02EF" w:rsidP="004C02EF">
      <w:pPr>
        <w:pStyle w:val="Alg2"/>
        <w:numPr>
          <w:ilvl w:val="0"/>
          <w:numId w:val="356"/>
        </w:numPr>
      </w:pPr>
      <w:r>
        <w:t xml:space="preserve">Let </w:t>
      </w:r>
      <w:r w:rsidRPr="00A3571C">
        <w:rPr>
          <w:i/>
        </w:rPr>
        <w:t>number</w:t>
      </w:r>
      <w:r>
        <w:t xml:space="preserve"> be the result of calling ToNumber on the input argument</w:t>
      </w:r>
      <w:bookmarkEnd w:id="1360"/>
      <w:r>
        <w:t>.</w:t>
      </w:r>
      <w:bookmarkStart w:id="1361" w:name="_Toc382212398"/>
    </w:p>
    <w:p w14:paraId="2CA04728" w14:textId="77777777" w:rsidR="004C02EF" w:rsidRDefault="004C02EF" w:rsidP="004C02EF">
      <w:pPr>
        <w:pStyle w:val="Alg2"/>
        <w:numPr>
          <w:ilvl w:val="0"/>
          <w:numId w:val="356"/>
        </w:numPr>
      </w:pPr>
      <w:r>
        <w:t xml:space="preserve">If </w:t>
      </w:r>
      <w:r w:rsidRPr="00A3571C">
        <w:rPr>
          <w:i/>
        </w:rPr>
        <w:t>number</w:t>
      </w:r>
      <w:r>
        <w:t xml:space="preserve"> is </w:t>
      </w:r>
      <w:r>
        <w:rPr>
          <w:b/>
        </w:rPr>
        <w:t>NaN</w:t>
      </w:r>
      <w:r>
        <w:t xml:space="preserve">, return </w:t>
      </w:r>
      <w:r>
        <w:rPr>
          <w:b/>
        </w:rPr>
        <w:t>+0</w:t>
      </w:r>
      <w:bookmarkEnd w:id="1361"/>
      <w:r>
        <w:t>.</w:t>
      </w:r>
      <w:bookmarkStart w:id="1362" w:name="_Toc382212399"/>
    </w:p>
    <w:p w14:paraId="1BD6A792" w14:textId="77777777" w:rsidR="004C02EF" w:rsidRDefault="004C02EF" w:rsidP="004C02EF">
      <w:pPr>
        <w:pStyle w:val="Alg2"/>
        <w:numPr>
          <w:ilvl w:val="0"/>
          <w:numId w:val="356"/>
        </w:numPr>
      </w:pPr>
      <w:r>
        <w:t xml:space="preserve">If </w:t>
      </w:r>
      <w:r w:rsidRPr="00A3571C">
        <w:rPr>
          <w:i/>
        </w:rPr>
        <w:t>number</w:t>
      </w:r>
      <w:r>
        <w:t xml:space="preserve"> is </w:t>
      </w:r>
      <w:r>
        <w:rPr>
          <w:b/>
        </w:rPr>
        <w:t>+0</w:t>
      </w:r>
      <w:r>
        <w:t xml:space="preserve">, </w:t>
      </w:r>
      <w:r>
        <w:rPr>
          <w:b/>
        </w:rPr>
        <w:sym w:font="Symbol" w:char="F02D"/>
      </w:r>
      <w:r>
        <w:rPr>
          <w:b/>
        </w:rPr>
        <w:t>0</w:t>
      </w:r>
      <w:r>
        <w:t xml:space="preserve">, </w:t>
      </w:r>
      <w:r>
        <w:rPr>
          <w:b/>
        </w:rPr>
        <w:t>+</w:t>
      </w:r>
      <w:r>
        <w:rPr>
          <w:b/>
        </w:rPr>
        <w:sym w:font="Symbol" w:char="F0A5"/>
      </w:r>
      <w:r>
        <w:rPr>
          <w:b/>
        </w:rPr>
        <w:t>,</w:t>
      </w:r>
      <w:r>
        <w:t xml:space="preserve"> or </w:t>
      </w:r>
      <w:r>
        <w:rPr>
          <w:b/>
        </w:rPr>
        <w:sym w:font="Symbol" w:char="F02D"/>
      </w:r>
      <w:r>
        <w:rPr>
          <w:b/>
        </w:rPr>
        <w:sym w:font="Symbol" w:char="F0A5"/>
      </w:r>
      <w:r>
        <w:t xml:space="preserve">, return </w:t>
      </w:r>
      <w:r w:rsidRPr="00A3571C">
        <w:rPr>
          <w:i/>
        </w:rPr>
        <w:t>number</w:t>
      </w:r>
      <w:bookmarkEnd w:id="1362"/>
      <w:r>
        <w:t>.</w:t>
      </w:r>
      <w:bookmarkStart w:id="1363" w:name="_Toc382212400"/>
    </w:p>
    <w:p w14:paraId="14E73DF2" w14:textId="77777777" w:rsidR="004C02EF" w:rsidRDefault="004C02EF" w:rsidP="004C02EF">
      <w:pPr>
        <w:pStyle w:val="Alg2"/>
        <w:numPr>
          <w:ilvl w:val="0"/>
          <w:numId w:val="356"/>
        </w:numPr>
        <w:spacing w:after="120"/>
      </w:pPr>
      <w:r>
        <w:t>Return the result of computing sign(</w:t>
      </w:r>
      <w:r w:rsidRPr="00A3571C">
        <w:rPr>
          <w:i/>
        </w:rPr>
        <w:t>number</w:t>
      </w:r>
      <w:r>
        <w:t xml:space="preserve">) </w:t>
      </w:r>
      <w:r w:rsidRPr="009D1662">
        <w:sym w:font="Symbol" w:char="F0B4"/>
      </w:r>
      <w:r>
        <w:t xml:space="preserve"> floor(abs(</w:t>
      </w:r>
      <w:r w:rsidRPr="00A3571C">
        <w:rPr>
          <w:i/>
        </w:rPr>
        <w:t>number</w:t>
      </w:r>
      <w:r>
        <w:t>))</w:t>
      </w:r>
      <w:bookmarkEnd w:id="1363"/>
      <w:r>
        <w:t>.</w:t>
      </w:r>
      <w:bookmarkStart w:id="1364" w:name="_Toc375031136"/>
      <w:bookmarkStart w:id="1365" w:name="_Ref379906863"/>
      <w:bookmarkStart w:id="1366" w:name="_Ref381179003"/>
      <w:bookmarkStart w:id="1367" w:name="_Toc381513654"/>
      <w:bookmarkStart w:id="1368" w:name="_Toc382202797"/>
      <w:bookmarkStart w:id="1369" w:name="_Toc382203017"/>
      <w:bookmarkStart w:id="1370" w:name="_Toc382212176"/>
      <w:bookmarkStart w:id="1371" w:name="_Toc382212402"/>
      <w:bookmarkStart w:id="1372" w:name="_Toc382291521"/>
      <w:bookmarkStart w:id="1373" w:name="_Ref382713431"/>
      <w:bookmarkStart w:id="1374" w:name="_Ref383595223"/>
      <w:bookmarkStart w:id="1375" w:name="_Toc385672160"/>
      <w:bookmarkStart w:id="1376" w:name="_Toc393690255"/>
      <w:bookmarkStart w:id="1377" w:name="_Ref404492982"/>
      <w:bookmarkStart w:id="1378" w:name="_Ref424532750"/>
      <w:bookmarkStart w:id="1379" w:name="_Ref424667409"/>
      <w:bookmarkStart w:id="1380" w:name="_Toc472818793"/>
    </w:p>
    <w:p w14:paraId="06401F58" w14:textId="77777777" w:rsidR="004C02EF" w:rsidRDefault="004C02EF" w:rsidP="00C623F2">
      <w:pPr>
        <w:pStyle w:val="20"/>
        <w:numPr>
          <w:ilvl w:val="0"/>
          <w:numId w:val="0"/>
        </w:numPr>
      </w:pPr>
      <w:bookmarkStart w:id="1381" w:name="_Toc235503363"/>
      <w:bookmarkStart w:id="1382" w:name="_Toc241509138"/>
      <w:bookmarkStart w:id="1383" w:name="_Toc244416625"/>
      <w:bookmarkStart w:id="1384" w:name="_Toc276630989"/>
      <w:bookmarkStart w:id="1385" w:name="_Toc178386998"/>
      <w:r>
        <w:t>9.5</w:t>
      </w:r>
      <w:r>
        <w:tab/>
        <w:t>ToInt32: (Signed 32 Bit Integer</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r>
        <w:t>)</w:t>
      </w:r>
      <w:bookmarkEnd w:id="1378"/>
      <w:bookmarkEnd w:id="1379"/>
      <w:bookmarkEnd w:id="1380"/>
      <w:bookmarkEnd w:id="1381"/>
      <w:bookmarkEnd w:id="1382"/>
      <w:bookmarkEnd w:id="1383"/>
      <w:bookmarkEnd w:id="1384"/>
      <w:bookmarkEnd w:id="1385"/>
    </w:p>
    <w:p w14:paraId="64FF2FCF" w14:textId="77777777" w:rsidR="004C02EF" w:rsidRDefault="004C02EF" w:rsidP="004C02EF">
      <w:r>
        <w:t xml:space="preserve">The abstract operation ToInt32 converts its argument to one of </w:t>
      </w:r>
      <w:r w:rsidRPr="00E32218">
        <w:rPr>
          <w:rFonts w:ascii="Times New Roman" w:hAnsi="Times New Roman"/>
        </w:rPr>
        <w:t>2</w:t>
      </w:r>
      <w:r w:rsidRPr="00E32218">
        <w:rPr>
          <w:rFonts w:ascii="Times New Roman" w:hAnsi="Times New Roman"/>
          <w:vertAlign w:val="superscript"/>
        </w:rPr>
        <w:t>32</w:t>
      </w:r>
      <w:r>
        <w:t xml:space="preserve"> integer values in the range </w:t>
      </w:r>
      <w:r w:rsidRPr="00E32218">
        <w:rPr>
          <w:rFonts w:ascii="Times New Roman" w:hAnsi="Times New Roman"/>
        </w:rPr>
        <w:sym w:font="Symbol" w:char="F02D"/>
      </w:r>
      <w:r w:rsidRPr="00E32218">
        <w:rPr>
          <w:rFonts w:ascii="Times New Roman" w:hAnsi="Times New Roman"/>
        </w:rPr>
        <w:t>2</w:t>
      </w:r>
      <w:r w:rsidRPr="00E32218">
        <w:rPr>
          <w:rFonts w:ascii="Times New Roman" w:hAnsi="Times New Roman"/>
          <w:vertAlign w:val="superscript"/>
        </w:rPr>
        <w:t>31</w:t>
      </w:r>
      <w:r>
        <w:t xml:space="preserve"> through </w:t>
      </w:r>
      <w:r w:rsidRPr="00E32218">
        <w:rPr>
          <w:rFonts w:ascii="Times New Roman" w:hAnsi="Times New Roman"/>
        </w:rPr>
        <w:t>2</w:t>
      </w:r>
      <w:r w:rsidRPr="00E32218">
        <w:rPr>
          <w:rFonts w:ascii="Times New Roman" w:hAnsi="Times New Roman"/>
          <w:vertAlign w:val="superscript"/>
        </w:rPr>
        <w:t>31</w:t>
      </w:r>
      <w:r w:rsidRPr="00E32218">
        <w:rPr>
          <w:rFonts w:ascii="Times New Roman" w:hAnsi="Times New Roman"/>
        </w:rPr>
        <w:sym w:font="Symbol" w:char="F02D"/>
      </w:r>
      <w:r w:rsidRPr="00E32218">
        <w:rPr>
          <w:rFonts w:ascii="Times New Roman" w:hAnsi="Times New Roman"/>
        </w:rPr>
        <w:t>1</w:t>
      </w:r>
      <w:r>
        <w:t>, inclusive. This abstract operation functions as follows:</w:t>
      </w:r>
      <w:bookmarkStart w:id="1386" w:name="_Toc382212403"/>
    </w:p>
    <w:p w14:paraId="2CDA04EC" w14:textId="77777777" w:rsidR="004C02EF" w:rsidRDefault="004C02EF" w:rsidP="004C02EF">
      <w:pPr>
        <w:pStyle w:val="Alg2"/>
        <w:numPr>
          <w:ilvl w:val="0"/>
          <w:numId w:val="357"/>
        </w:numPr>
      </w:pPr>
      <w:r>
        <w:t xml:space="preserve">Let </w:t>
      </w:r>
      <w:r w:rsidRPr="00A3571C">
        <w:rPr>
          <w:i/>
        </w:rPr>
        <w:t>number</w:t>
      </w:r>
      <w:r>
        <w:t xml:space="preserve"> be the result of calling ToNumber on the input argument</w:t>
      </w:r>
      <w:bookmarkEnd w:id="1386"/>
      <w:r>
        <w:t>.</w:t>
      </w:r>
      <w:bookmarkStart w:id="1387" w:name="_Toc382212404"/>
    </w:p>
    <w:p w14:paraId="42FB9AB7" w14:textId="77777777" w:rsidR="004C02EF" w:rsidRDefault="004C02EF" w:rsidP="004C02EF">
      <w:pPr>
        <w:pStyle w:val="Alg2"/>
        <w:numPr>
          <w:ilvl w:val="0"/>
          <w:numId w:val="357"/>
        </w:numPr>
      </w:pPr>
      <w:r>
        <w:t xml:space="preserve">If </w:t>
      </w:r>
      <w:r w:rsidRPr="00A3571C">
        <w:rPr>
          <w:i/>
        </w:rPr>
        <w:t>number</w:t>
      </w:r>
      <w:r>
        <w:t xml:space="preserve"> is </w:t>
      </w:r>
      <w:r>
        <w:rPr>
          <w:b/>
        </w:rPr>
        <w:t>NaN</w:t>
      </w:r>
      <w:r>
        <w:t xml:space="preserve">, </w:t>
      </w:r>
      <w:r>
        <w:rPr>
          <w:b/>
        </w:rPr>
        <w:t>+0</w:t>
      </w:r>
      <w:r>
        <w:t xml:space="preserve">, </w:t>
      </w:r>
      <w:r>
        <w:rPr>
          <w:b/>
        </w:rPr>
        <w:sym w:font="Symbol" w:char="F02D"/>
      </w:r>
      <w:r>
        <w:rPr>
          <w:b/>
        </w:rPr>
        <w:t>0</w:t>
      </w:r>
      <w:r>
        <w:t xml:space="preserve">, </w:t>
      </w:r>
      <w:r>
        <w:rPr>
          <w:b/>
        </w:rPr>
        <w:t>+</w:t>
      </w:r>
      <w:r>
        <w:rPr>
          <w:b/>
        </w:rPr>
        <w:sym w:font="Symbol" w:char="F0A5"/>
      </w:r>
      <w:r>
        <w:t xml:space="preserve">, or </w:t>
      </w:r>
      <w:r>
        <w:rPr>
          <w:b/>
        </w:rPr>
        <w:sym w:font="Symbol" w:char="F02D"/>
      </w:r>
      <w:r>
        <w:rPr>
          <w:b/>
        </w:rPr>
        <w:sym w:font="Symbol" w:char="F0A5"/>
      </w:r>
      <w:r>
        <w:t xml:space="preserve">, return </w:t>
      </w:r>
      <w:r w:rsidRPr="007B1DC8">
        <w:rPr>
          <w:b/>
        </w:rPr>
        <w:t>+0</w:t>
      </w:r>
      <w:bookmarkEnd w:id="1387"/>
      <w:r>
        <w:t>.</w:t>
      </w:r>
      <w:bookmarkStart w:id="1388" w:name="_Toc382212405"/>
    </w:p>
    <w:p w14:paraId="496B352C" w14:textId="77777777" w:rsidR="004C02EF" w:rsidRDefault="004C02EF" w:rsidP="004C02EF">
      <w:pPr>
        <w:pStyle w:val="Alg2"/>
        <w:numPr>
          <w:ilvl w:val="0"/>
          <w:numId w:val="357"/>
        </w:numPr>
      </w:pPr>
      <w:r>
        <w:t xml:space="preserve">Let </w:t>
      </w:r>
      <w:r w:rsidRPr="00A3571C">
        <w:rPr>
          <w:i/>
        </w:rPr>
        <w:t>posInt</w:t>
      </w:r>
      <w:r>
        <w:t xml:space="preserve"> be sign(</w:t>
      </w:r>
      <w:r w:rsidRPr="00A3571C">
        <w:rPr>
          <w:i/>
        </w:rPr>
        <w:t>number</w:t>
      </w:r>
      <w:r>
        <w:t>) * floor(abs(</w:t>
      </w:r>
      <w:r w:rsidRPr="00A3571C">
        <w:rPr>
          <w:i/>
        </w:rPr>
        <w:t>number</w:t>
      </w:r>
      <w:r>
        <w:t>))</w:t>
      </w:r>
      <w:bookmarkEnd w:id="1388"/>
      <w:r>
        <w:t>.</w:t>
      </w:r>
      <w:bookmarkStart w:id="1389" w:name="_Toc382212407"/>
    </w:p>
    <w:p w14:paraId="30E3B8E5" w14:textId="77777777" w:rsidR="004C02EF" w:rsidRDefault="004C02EF" w:rsidP="004C02EF">
      <w:pPr>
        <w:pStyle w:val="Alg2"/>
        <w:numPr>
          <w:ilvl w:val="0"/>
          <w:numId w:val="357"/>
        </w:numPr>
      </w:pPr>
      <w:r>
        <w:t xml:space="preserve">Let </w:t>
      </w:r>
      <w:r w:rsidRPr="00A3571C">
        <w:rPr>
          <w:i/>
        </w:rPr>
        <w:t>int32bit</w:t>
      </w:r>
      <w:r>
        <w:t xml:space="preserve"> be </w:t>
      </w:r>
      <w:r w:rsidRPr="00A3571C">
        <w:rPr>
          <w:i/>
        </w:rPr>
        <w:t>posInt</w:t>
      </w:r>
      <w:r>
        <w:t xml:space="preserve"> modulo 2</w:t>
      </w:r>
      <w:r>
        <w:rPr>
          <w:vertAlign w:val="superscript"/>
        </w:rPr>
        <w:t>32</w:t>
      </w:r>
      <w:r>
        <w:t>; that is, a finite integer value k of Number type with positive sign and less than 2</w:t>
      </w:r>
      <w:r>
        <w:rPr>
          <w:vertAlign w:val="superscript"/>
        </w:rPr>
        <w:t>32</w:t>
      </w:r>
      <w:r>
        <w:t xml:space="preserve"> in magnitude such that the mathematical difference of </w:t>
      </w:r>
      <w:r w:rsidRPr="00A3571C">
        <w:rPr>
          <w:i/>
        </w:rPr>
        <w:t>posInt</w:t>
      </w:r>
      <w:r>
        <w:t xml:space="preserve"> and k is mathematically an integer multiple of 2</w:t>
      </w:r>
      <w:r>
        <w:rPr>
          <w:vertAlign w:val="superscript"/>
        </w:rPr>
        <w:t>32</w:t>
      </w:r>
      <w:bookmarkEnd w:id="1389"/>
      <w:r>
        <w:t>.</w:t>
      </w:r>
    </w:p>
    <w:p w14:paraId="2B38EFDA" w14:textId="77777777" w:rsidR="004C02EF" w:rsidRDefault="004C02EF" w:rsidP="004C02EF">
      <w:pPr>
        <w:pStyle w:val="Alg2"/>
        <w:numPr>
          <w:ilvl w:val="0"/>
          <w:numId w:val="357"/>
        </w:numPr>
        <w:spacing w:after="220"/>
      </w:pPr>
      <w:r>
        <w:t xml:space="preserve">If </w:t>
      </w:r>
      <w:r w:rsidRPr="00A3571C">
        <w:rPr>
          <w:i/>
        </w:rPr>
        <w:t>int32bit</w:t>
      </w:r>
      <w:r>
        <w:t xml:space="preserve"> is greater than or equal to 2</w:t>
      </w:r>
      <w:r>
        <w:rPr>
          <w:vertAlign w:val="superscript"/>
        </w:rPr>
        <w:t>31</w:t>
      </w:r>
      <w:r>
        <w:t xml:space="preserve">, return </w:t>
      </w:r>
      <w:r w:rsidRPr="00A3571C">
        <w:rPr>
          <w:i/>
        </w:rPr>
        <w:t>int32bit</w:t>
      </w:r>
      <w:r>
        <w:t xml:space="preserve"> </w:t>
      </w:r>
      <w:r>
        <w:sym w:font="Symbol" w:char="F02D"/>
      </w:r>
      <w:r>
        <w:t xml:space="preserve"> 2</w:t>
      </w:r>
      <w:r>
        <w:rPr>
          <w:vertAlign w:val="superscript"/>
        </w:rPr>
        <w:t>32</w:t>
      </w:r>
      <w:r>
        <w:t xml:space="preserve">, otherwise return </w:t>
      </w:r>
      <w:r w:rsidRPr="00A3571C">
        <w:rPr>
          <w:i/>
        </w:rPr>
        <w:t>int32bit</w:t>
      </w:r>
      <w:r>
        <w:t>.</w:t>
      </w:r>
    </w:p>
    <w:p w14:paraId="42563CB0" w14:textId="77777777" w:rsidR="004C02EF" w:rsidRPr="00AA1E55" w:rsidRDefault="004C02EF" w:rsidP="004C02EF">
      <w:pPr>
        <w:pStyle w:val="Note"/>
        <w:spacing w:after="120"/>
      </w:pPr>
      <w:r w:rsidRPr="00AA1E55">
        <w:t>NOTE</w:t>
      </w:r>
      <w:r w:rsidRPr="00AA1E55">
        <w:tab/>
        <w:t>Given the above definition of ToInt32:</w:t>
      </w:r>
    </w:p>
    <w:p w14:paraId="0162F226" w14:textId="77777777" w:rsidR="004C02EF" w:rsidRPr="00AA1E55" w:rsidRDefault="004C02EF" w:rsidP="004C02EF">
      <w:pPr>
        <w:pStyle w:val="Note"/>
        <w:numPr>
          <w:ilvl w:val="0"/>
          <w:numId w:val="39"/>
        </w:numPr>
        <w:tabs>
          <w:tab w:val="clear" w:pos="960"/>
          <w:tab w:val="left" w:pos="360"/>
        </w:tabs>
        <w:ind w:left="360"/>
        <w:contextualSpacing/>
      </w:pPr>
      <w:r w:rsidRPr="00AA1E55">
        <w:t>The ToInt32 abstract operation is idempotent: if applied to a result that it produced, the second application leaves that value unchanged.</w:t>
      </w:r>
    </w:p>
    <w:p w14:paraId="4BF056D9" w14:textId="77777777" w:rsidR="004C02EF" w:rsidRPr="00AA1E55" w:rsidRDefault="004C02EF" w:rsidP="004C02EF">
      <w:pPr>
        <w:pStyle w:val="Note"/>
        <w:numPr>
          <w:ilvl w:val="0"/>
          <w:numId w:val="39"/>
        </w:numPr>
        <w:tabs>
          <w:tab w:val="clear" w:pos="960"/>
          <w:tab w:val="left" w:pos="360"/>
        </w:tabs>
        <w:ind w:left="360"/>
        <w:contextualSpacing/>
      </w:pPr>
      <w:r w:rsidRPr="00EA3A87">
        <w:rPr>
          <w:rStyle w:val="bnf"/>
          <w:i w:val="0"/>
        </w:rPr>
        <w:t>ToInt32(ToUint32(</w:t>
      </w:r>
      <w:r w:rsidRPr="00EA3A87">
        <w:rPr>
          <w:rStyle w:val="bnf"/>
        </w:rPr>
        <w:t>x</w:t>
      </w:r>
      <w:r w:rsidRPr="00EA3A87">
        <w:rPr>
          <w:rStyle w:val="bnf"/>
          <w:i w:val="0"/>
        </w:rPr>
        <w:t>))</w:t>
      </w:r>
      <w:r w:rsidRPr="00AA1E55">
        <w:t xml:space="preserve"> is equal to </w:t>
      </w:r>
      <w:r w:rsidRPr="00EA3A87">
        <w:rPr>
          <w:rFonts w:ascii="Times New Roman" w:hAnsi="Times New Roman"/>
        </w:rPr>
        <w:t>ToInt32(</w:t>
      </w:r>
      <w:r w:rsidRPr="00EA3A87">
        <w:rPr>
          <w:rFonts w:ascii="Times New Roman" w:hAnsi="Times New Roman"/>
          <w:i/>
        </w:rPr>
        <w:t>x</w:t>
      </w:r>
      <w:r w:rsidRPr="00EA3A87">
        <w:rPr>
          <w:rFonts w:ascii="Times New Roman" w:hAnsi="Times New Roman"/>
        </w:rPr>
        <w:t>)</w:t>
      </w:r>
      <w:r w:rsidRPr="00AA1E55">
        <w:t xml:space="preserve"> for all values of </w:t>
      </w:r>
      <w:r w:rsidRPr="00EA3A87">
        <w:rPr>
          <w:rStyle w:val="bnf"/>
        </w:rPr>
        <w:t>x</w:t>
      </w:r>
      <w:r w:rsidRPr="00AA1E55">
        <w:t>. (It is to preserve this latter property that +</w:t>
      </w:r>
      <w:r w:rsidRPr="00AA1E55">
        <w:rPr>
          <w:b/>
        </w:rPr>
        <w:sym w:font="Symbol" w:char="F0A5"/>
      </w:r>
      <w:r w:rsidRPr="00AA1E55">
        <w:t xml:space="preserve"> and </w:t>
      </w:r>
      <w:r w:rsidRPr="00AA1E55">
        <w:sym w:font="Symbol" w:char="F02D"/>
      </w:r>
      <w:r w:rsidRPr="00AA1E55">
        <w:rPr>
          <w:b/>
        </w:rPr>
        <w:sym w:font="Symbol" w:char="F0A5"/>
      </w:r>
      <w:r w:rsidRPr="00AA1E55">
        <w:t xml:space="preserve"> are mapped to </w:t>
      </w:r>
      <w:r w:rsidRPr="007B1DC8">
        <w:rPr>
          <w:b/>
        </w:rPr>
        <w:t>+0</w:t>
      </w:r>
      <w:r w:rsidRPr="00AA1E55">
        <w:t>.)</w:t>
      </w:r>
    </w:p>
    <w:p w14:paraId="5E40A1C4" w14:textId="77777777" w:rsidR="004C02EF" w:rsidRDefault="004C02EF" w:rsidP="004C02EF">
      <w:pPr>
        <w:pStyle w:val="Note"/>
        <w:numPr>
          <w:ilvl w:val="0"/>
          <w:numId w:val="39"/>
        </w:numPr>
        <w:tabs>
          <w:tab w:val="clear" w:pos="960"/>
          <w:tab w:val="left" w:pos="360"/>
        </w:tabs>
        <w:ind w:left="360"/>
      </w:pPr>
      <w:r w:rsidRPr="00AA1E55">
        <w:t xml:space="preserve">ToInt32 maps </w:t>
      </w:r>
      <w:r w:rsidRPr="007B1DC8">
        <w:rPr>
          <w:b/>
        </w:rPr>
        <w:sym w:font="Symbol" w:char="F02D"/>
      </w:r>
      <w:r w:rsidRPr="007B1DC8">
        <w:rPr>
          <w:b/>
        </w:rPr>
        <w:t>0</w:t>
      </w:r>
      <w:r w:rsidRPr="00AA1E55">
        <w:t xml:space="preserve"> to </w:t>
      </w:r>
      <w:r w:rsidRPr="007B1DC8">
        <w:rPr>
          <w:b/>
        </w:rPr>
        <w:t>+0</w:t>
      </w:r>
      <w:r w:rsidRPr="00AA1E55">
        <w:t>.</w:t>
      </w:r>
      <w:bookmarkStart w:id="1390" w:name="_Toc375031137"/>
      <w:bookmarkStart w:id="1391" w:name="_Ref379906881"/>
      <w:bookmarkStart w:id="1392" w:name="_Ref379913789"/>
      <w:bookmarkStart w:id="1393" w:name="_Ref381179032"/>
      <w:bookmarkStart w:id="1394" w:name="_Toc381513655"/>
      <w:bookmarkStart w:id="1395" w:name="_Toc382202798"/>
      <w:bookmarkStart w:id="1396" w:name="_Toc382203018"/>
      <w:bookmarkStart w:id="1397" w:name="_Toc382212177"/>
      <w:bookmarkStart w:id="1398" w:name="_Toc382212408"/>
      <w:bookmarkStart w:id="1399" w:name="_Toc382291522"/>
      <w:bookmarkStart w:id="1400" w:name="_Ref382713437"/>
      <w:bookmarkStart w:id="1401" w:name="_Ref383595202"/>
      <w:bookmarkStart w:id="1402" w:name="_Toc385672161"/>
      <w:bookmarkStart w:id="1403" w:name="_Toc393690256"/>
      <w:bookmarkStart w:id="1404" w:name="_Ref404492996"/>
    </w:p>
    <w:p w14:paraId="708AC6D3" w14:textId="77777777" w:rsidR="004C02EF" w:rsidRDefault="004C02EF" w:rsidP="00C623F2">
      <w:pPr>
        <w:pStyle w:val="20"/>
        <w:numPr>
          <w:ilvl w:val="0"/>
          <w:numId w:val="0"/>
        </w:numPr>
      </w:pPr>
      <w:bookmarkStart w:id="1405" w:name="_Ref424532763"/>
      <w:bookmarkStart w:id="1406" w:name="_Toc472818794"/>
      <w:bookmarkStart w:id="1407" w:name="_Toc235503364"/>
      <w:bookmarkStart w:id="1408" w:name="_Toc241509139"/>
      <w:bookmarkStart w:id="1409" w:name="_Toc244416626"/>
      <w:bookmarkStart w:id="1410" w:name="_Toc276630990"/>
      <w:bookmarkStart w:id="1411" w:name="_Toc178386999"/>
      <w:r>
        <w:t>9.6</w:t>
      </w:r>
      <w:r>
        <w:tab/>
        <w:t>ToUint32: (Unsigned 32 Bit Integer</w:t>
      </w:r>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r>
        <w:t>)</w:t>
      </w:r>
      <w:bookmarkStart w:id="1412" w:name="_Toc382212409"/>
      <w:bookmarkEnd w:id="1405"/>
      <w:bookmarkEnd w:id="1406"/>
      <w:bookmarkEnd w:id="1407"/>
      <w:bookmarkEnd w:id="1408"/>
      <w:bookmarkEnd w:id="1409"/>
      <w:bookmarkEnd w:id="1410"/>
      <w:bookmarkEnd w:id="1411"/>
    </w:p>
    <w:p w14:paraId="16FA78B4" w14:textId="77777777" w:rsidR="004C02EF" w:rsidRDefault="004C02EF" w:rsidP="004C02EF">
      <w:r>
        <w:t xml:space="preserve">The abstract operation ToUint32 converts its argument to one of </w:t>
      </w:r>
      <w:r w:rsidRPr="00E32218">
        <w:rPr>
          <w:rFonts w:ascii="Times New Roman" w:hAnsi="Times New Roman"/>
        </w:rPr>
        <w:t>2</w:t>
      </w:r>
      <w:r w:rsidRPr="00E32218">
        <w:rPr>
          <w:rFonts w:ascii="Times New Roman" w:hAnsi="Times New Roman"/>
          <w:vertAlign w:val="superscript"/>
        </w:rPr>
        <w:t>32</w:t>
      </w:r>
      <w:r>
        <w:t xml:space="preserve"> integer values in the range </w:t>
      </w:r>
      <w:r w:rsidRPr="00E32218">
        <w:rPr>
          <w:rFonts w:ascii="Times New Roman" w:hAnsi="Times New Roman"/>
        </w:rPr>
        <w:t>0</w:t>
      </w:r>
      <w:r>
        <w:t xml:space="preserve"> through </w:t>
      </w:r>
      <w:r w:rsidRPr="00E32218">
        <w:rPr>
          <w:rFonts w:ascii="Times New Roman" w:hAnsi="Times New Roman"/>
        </w:rPr>
        <w:t>2</w:t>
      </w:r>
      <w:r w:rsidRPr="00E32218">
        <w:rPr>
          <w:rFonts w:ascii="Times New Roman" w:hAnsi="Times New Roman"/>
          <w:vertAlign w:val="superscript"/>
        </w:rPr>
        <w:t>32</w:t>
      </w:r>
      <w:r w:rsidRPr="00E32218">
        <w:rPr>
          <w:rFonts w:ascii="Times New Roman" w:hAnsi="Times New Roman"/>
        </w:rPr>
        <w:sym w:font="Symbol" w:char="F02D"/>
      </w:r>
      <w:r w:rsidRPr="00E32218">
        <w:rPr>
          <w:rFonts w:ascii="Times New Roman" w:hAnsi="Times New Roman"/>
        </w:rPr>
        <w:t>1</w:t>
      </w:r>
      <w:r>
        <w:t>, inclusive. This abstraction operation functions as follows:</w:t>
      </w:r>
    </w:p>
    <w:p w14:paraId="21F5422C" w14:textId="77777777" w:rsidR="004C02EF" w:rsidRDefault="004C02EF" w:rsidP="004C02EF">
      <w:pPr>
        <w:pStyle w:val="Alg2"/>
        <w:numPr>
          <w:ilvl w:val="0"/>
          <w:numId w:val="358"/>
        </w:numPr>
      </w:pPr>
      <w:r>
        <w:t xml:space="preserve">Let </w:t>
      </w:r>
      <w:r w:rsidRPr="00A3571C">
        <w:rPr>
          <w:i/>
        </w:rPr>
        <w:t>number</w:t>
      </w:r>
      <w:r>
        <w:t xml:space="preserve"> be the result of calling ToNumber on the input argument</w:t>
      </w:r>
      <w:bookmarkEnd w:id="1412"/>
      <w:r>
        <w:t>.</w:t>
      </w:r>
      <w:bookmarkStart w:id="1413" w:name="_Toc382212410"/>
    </w:p>
    <w:p w14:paraId="58F84EFA" w14:textId="77777777" w:rsidR="004C02EF" w:rsidRDefault="004C02EF" w:rsidP="004C02EF">
      <w:pPr>
        <w:pStyle w:val="Alg2"/>
        <w:numPr>
          <w:ilvl w:val="0"/>
          <w:numId w:val="358"/>
        </w:numPr>
      </w:pPr>
      <w:r>
        <w:t xml:space="preserve">If </w:t>
      </w:r>
      <w:r w:rsidRPr="00A3571C">
        <w:rPr>
          <w:i/>
        </w:rPr>
        <w:t>number</w:t>
      </w:r>
      <w:r>
        <w:t xml:space="preserve"> is </w:t>
      </w:r>
      <w:r>
        <w:rPr>
          <w:b/>
        </w:rPr>
        <w:t>NaN</w:t>
      </w:r>
      <w:r>
        <w:t xml:space="preserve">, +0, </w:t>
      </w:r>
      <w:r>
        <w:sym w:font="Symbol" w:char="F02D"/>
      </w:r>
      <w:r>
        <w:t>0, +</w:t>
      </w:r>
      <w:r>
        <w:rPr>
          <w:b/>
        </w:rPr>
        <w:sym w:font="Symbol" w:char="F0A5"/>
      </w:r>
      <w:r>
        <w:t xml:space="preserve">, or </w:t>
      </w:r>
      <w:r>
        <w:sym w:font="Symbol" w:char="F02D"/>
      </w:r>
      <w:r>
        <w:rPr>
          <w:b/>
        </w:rPr>
        <w:sym w:font="Symbol" w:char="F0A5"/>
      </w:r>
      <w:r>
        <w:t xml:space="preserve">, return </w:t>
      </w:r>
      <w:r w:rsidRPr="007B1DC8">
        <w:rPr>
          <w:b/>
        </w:rPr>
        <w:t>+0</w:t>
      </w:r>
      <w:bookmarkEnd w:id="1413"/>
      <w:r>
        <w:t>.</w:t>
      </w:r>
      <w:bookmarkStart w:id="1414" w:name="_Toc382212411"/>
    </w:p>
    <w:p w14:paraId="48FAA11D" w14:textId="77777777" w:rsidR="004C02EF" w:rsidRDefault="004C02EF" w:rsidP="004C02EF">
      <w:pPr>
        <w:pStyle w:val="Alg2"/>
        <w:numPr>
          <w:ilvl w:val="0"/>
          <w:numId w:val="358"/>
        </w:numPr>
      </w:pPr>
      <w:r>
        <w:t xml:space="preserve">Let </w:t>
      </w:r>
      <w:r w:rsidRPr="00A3571C">
        <w:rPr>
          <w:i/>
        </w:rPr>
        <w:t>posInt</w:t>
      </w:r>
      <w:r>
        <w:t xml:space="preserve"> be sign(</w:t>
      </w:r>
      <w:r w:rsidRPr="00A3571C">
        <w:rPr>
          <w:i/>
        </w:rPr>
        <w:t>number</w:t>
      </w:r>
      <w:r>
        <w:t xml:space="preserve">) </w:t>
      </w:r>
      <w:r w:rsidRPr="009D1662">
        <w:sym w:font="Symbol" w:char="F0B4"/>
      </w:r>
      <w:r>
        <w:t xml:space="preserve"> floor(abs(</w:t>
      </w:r>
      <w:r w:rsidRPr="00A3571C">
        <w:rPr>
          <w:i/>
        </w:rPr>
        <w:t>number</w:t>
      </w:r>
      <w:r>
        <w:t>))</w:t>
      </w:r>
      <w:bookmarkEnd w:id="1414"/>
      <w:r>
        <w:t>.</w:t>
      </w:r>
      <w:bookmarkStart w:id="1415" w:name="_Toc382212413"/>
    </w:p>
    <w:p w14:paraId="5203BCA3" w14:textId="77777777" w:rsidR="004C02EF" w:rsidRDefault="004C02EF" w:rsidP="004C02EF">
      <w:pPr>
        <w:pStyle w:val="Alg2"/>
        <w:numPr>
          <w:ilvl w:val="0"/>
          <w:numId w:val="358"/>
        </w:numPr>
      </w:pPr>
      <w:r>
        <w:t xml:space="preserve">Let </w:t>
      </w:r>
      <w:r w:rsidRPr="00A3571C">
        <w:rPr>
          <w:i/>
        </w:rPr>
        <w:t>int32bit</w:t>
      </w:r>
      <w:r>
        <w:t xml:space="preserve"> be </w:t>
      </w:r>
      <w:r w:rsidRPr="00A3571C">
        <w:rPr>
          <w:i/>
        </w:rPr>
        <w:t>posInt</w:t>
      </w:r>
      <w:r>
        <w:t xml:space="preserve"> modulo 2</w:t>
      </w:r>
      <w:r>
        <w:rPr>
          <w:vertAlign w:val="superscript"/>
        </w:rPr>
        <w:t>32</w:t>
      </w:r>
      <w:r>
        <w:t>; that is, a finite integer value k of Number type with positive sign and less than 2</w:t>
      </w:r>
      <w:r>
        <w:rPr>
          <w:vertAlign w:val="superscript"/>
        </w:rPr>
        <w:t>32</w:t>
      </w:r>
      <w:r>
        <w:t xml:space="preserve"> in magnitude such that the mathematical difference of </w:t>
      </w:r>
      <w:r w:rsidRPr="00A3571C">
        <w:rPr>
          <w:i/>
        </w:rPr>
        <w:t>posInt</w:t>
      </w:r>
      <w:r>
        <w:t xml:space="preserve"> and k is mathematically an integer multiple of 2</w:t>
      </w:r>
      <w:r>
        <w:rPr>
          <w:vertAlign w:val="superscript"/>
        </w:rPr>
        <w:t>32</w:t>
      </w:r>
      <w:bookmarkEnd w:id="1415"/>
      <w:r>
        <w:t>.</w:t>
      </w:r>
    </w:p>
    <w:p w14:paraId="746890A7" w14:textId="77777777" w:rsidR="004C02EF" w:rsidRDefault="004C02EF" w:rsidP="004C02EF">
      <w:pPr>
        <w:pStyle w:val="Alg2"/>
        <w:numPr>
          <w:ilvl w:val="0"/>
          <w:numId w:val="358"/>
        </w:numPr>
        <w:spacing w:after="220"/>
      </w:pPr>
      <w:r>
        <w:t xml:space="preserve">Return </w:t>
      </w:r>
      <w:r w:rsidRPr="00A3571C">
        <w:rPr>
          <w:i/>
        </w:rPr>
        <w:t>int32bit</w:t>
      </w:r>
      <w:r>
        <w:t>.</w:t>
      </w:r>
    </w:p>
    <w:p w14:paraId="6A8255E5" w14:textId="77777777" w:rsidR="004C02EF" w:rsidRPr="00AA1E55" w:rsidRDefault="004C02EF" w:rsidP="004C02EF">
      <w:pPr>
        <w:pStyle w:val="Note"/>
        <w:spacing w:after="120"/>
      </w:pPr>
      <w:r w:rsidRPr="00AA1E55">
        <w:t>NOTE</w:t>
      </w:r>
      <w:r w:rsidRPr="00AA1E55">
        <w:tab/>
        <w:t>Given the above definition of ToUInt32:</w:t>
      </w:r>
    </w:p>
    <w:p w14:paraId="25261C84" w14:textId="77777777" w:rsidR="004C02EF" w:rsidRPr="00AA1E55" w:rsidRDefault="004C02EF" w:rsidP="004C02EF">
      <w:pPr>
        <w:pStyle w:val="Note"/>
        <w:numPr>
          <w:ilvl w:val="0"/>
          <w:numId w:val="39"/>
        </w:numPr>
        <w:tabs>
          <w:tab w:val="clear" w:pos="960"/>
          <w:tab w:val="left" w:pos="360"/>
        </w:tabs>
        <w:ind w:left="360"/>
        <w:contextualSpacing/>
      </w:pPr>
      <w:r w:rsidRPr="00AA1E55">
        <w:t>Step 5 is the only difference between ToUint32 and ToInt32.</w:t>
      </w:r>
    </w:p>
    <w:p w14:paraId="4220C420" w14:textId="77777777" w:rsidR="004C02EF" w:rsidRPr="00AA1E55" w:rsidRDefault="004C02EF" w:rsidP="004C02EF">
      <w:pPr>
        <w:pStyle w:val="Note"/>
        <w:numPr>
          <w:ilvl w:val="0"/>
          <w:numId w:val="39"/>
        </w:numPr>
        <w:tabs>
          <w:tab w:val="clear" w:pos="960"/>
          <w:tab w:val="left" w:pos="360"/>
        </w:tabs>
        <w:ind w:left="360"/>
        <w:contextualSpacing/>
      </w:pPr>
      <w:r w:rsidRPr="00AA1E55">
        <w:t>The ToUint32 abstract operation is idempotent: if applied to a result that it produced, the second application leaves that value unchanged.</w:t>
      </w:r>
    </w:p>
    <w:p w14:paraId="7E10E719" w14:textId="77777777" w:rsidR="004C02EF" w:rsidRPr="00AA1E55" w:rsidRDefault="004C02EF" w:rsidP="004C02EF">
      <w:pPr>
        <w:pStyle w:val="Note"/>
        <w:numPr>
          <w:ilvl w:val="0"/>
          <w:numId w:val="39"/>
        </w:numPr>
        <w:tabs>
          <w:tab w:val="clear" w:pos="960"/>
          <w:tab w:val="left" w:pos="360"/>
        </w:tabs>
        <w:ind w:left="360"/>
        <w:contextualSpacing/>
      </w:pPr>
      <w:r w:rsidRPr="00EA3A87">
        <w:rPr>
          <w:rFonts w:ascii="Times New Roman" w:hAnsi="Times New Roman"/>
        </w:rPr>
        <w:t>ToUint32(ToInt32(</w:t>
      </w:r>
      <w:r w:rsidRPr="00EA3A87">
        <w:rPr>
          <w:rFonts w:ascii="Times New Roman" w:hAnsi="Times New Roman"/>
          <w:i/>
        </w:rPr>
        <w:t>x</w:t>
      </w:r>
      <w:r w:rsidRPr="00EA3A87">
        <w:rPr>
          <w:rFonts w:ascii="Times New Roman" w:hAnsi="Times New Roman"/>
        </w:rPr>
        <w:t>))</w:t>
      </w:r>
      <w:r w:rsidRPr="00AA1E55">
        <w:t xml:space="preserve"> is equal to </w:t>
      </w:r>
      <w:r w:rsidRPr="00EA3A87">
        <w:rPr>
          <w:rFonts w:ascii="Times New Roman" w:hAnsi="Times New Roman"/>
        </w:rPr>
        <w:t>ToUint32(</w:t>
      </w:r>
      <w:r w:rsidRPr="00EA3A87">
        <w:rPr>
          <w:rFonts w:ascii="Times New Roman" w:hAnsi="Times New Roman"/>
          <w:i/>
        </w:rPr>
        <w:t>x</w:t>
      </w:r>
      <w:r w:rsidRPr="00EA3A87">
        <w:rPr>
          <w:rFonts w:ascii="Times New Roman" w:hAnsi="Times New Roman"/>
        </w:rPr>
        <w:t>)</w:t>
      </w:r>
      <w:r w:rsidRPr="00AA1E55">
        <w:t xml:space="preserve"> for all values of </w:t>
      </w:r>
      <w:r w:rsidRPr="00EA3A87">
        <w:rPr>
          <w:rFonts w:ascii="Times New Roman" w:hAnsi="Times New Roman"/>
          <w:i/>
        </w:rPr>
        <w:t>x</w:t>
      </w:r>
      <w:r w:rsidRPr="00AA1E55">
        <w:t xml:space="preserve">. (It is to preserve this latter property that </w:t>
      </w:r>
      <w:r w:rsidRPr="007B1DC8">
        <w:rPr>
          <w:b/>
        </w:rPr>
        <w:t>+</w:t>
      </w:r>
      <w:r w:rsidRPr="007B1DC8">
        <w:rPr>
          <w:b/>
        </w:rPr>
        <w:sym w:font="Symbol" w:char="F0A5"/>
      </w:r>
      <w:r w:rsidRPr="00AA1E55">
        <w:t xml:space="preserve"> and </w:t>
      </w:r>
      <w:r w:rsidRPr="007B1DC8">
        <w:rPr>
          <w:b/>
        </w:rPr>
        <w:sym w:font="Symbol" w:char="F02D"/>
      </w:r>
      <w:r w:rsidRPr="007B1DC8">
        <w:rPr>
          <w:b/>
        </w:rPr>
        <w:sym w:font="Symbol" w:char="F0A5"/>
      </w:r>
      <w:r w:rsidRPr="00AA1E55">
        <w:t xml:space="preserve"> are mapped to </w:t>
      </w:r>
      <w:r w:rsidRPr="007B1DC8">
        <w:rPr>
          <w:b/>
        </w:rPr>
        <w:t>+0</w:t>
      </w:r>
      <w:r w:rsidRPr="00AA1E55">
        <w:t>.)</w:t>
      </w:r>
      <w:bookmarkStart w:id="1416" w:name="_Toc375031138"/>
      <w:bookmarkStart w:id="1417" w:name="_Ref379262870"/>
      <w:bookmarkStart w:id="1418" w:name="_Toc381513656"/>
      <w:bookmarkStart w:id="1419" w:name="_Toc382202799"/>
      <w:bookmarkStart w:id="1420" w:name="_Toc382203019"/>
      <w:bookmarkStart w:id="1421" w:name="_Toc382212178"/>
      <w:bookmarkStart w:id="1422" w:name="_Toc382212414"/>
      <w:bookmarkStart w:id="1423" w:name="_Toc382291523"/>
    </w:p>
    <w:p w14:paraId="697EA45D" w14:textId="77777777" w:rsidR="004C02EF" w:rsidRDefault="004C02EF" w:rsidP="004C02EF">
      <w:pPr>
        <w:pStyle w:val="Note"/>
        <w:numPr>
          <w:ilvl w:val="0"/>
          <w:numId w:val="39"/>
        </w:numPr>
        <w:tabs>
          <w:tab w:val="clear" w:pos="960"/>
          <w:tab w:val="left" w:pos="360"/>
        </w:tabs>
        <w:ind w:left="360"/>
        <w:contextualSpacing/>
      </w:pPr>
      <w:r w:rsidRPr="00AA1E55">
        <w:t xml:space="preserve">ToUint32 maps </w:t>
      </w:r>
      <w:r w:rsidRPr="007B1DC8">
        <w:rPr>
          <w:b/>
        </w:rPr>
        <w:sym w:font="Symbol" w:char="F02D"/>
      </w:r>
      <w:r w:rsidRPr="007B1DC8">
        <w:rPr>
          <w:b/>
        </w:rPr>
        <w:t>0</w:t>
      </w:r>
      <w:r w:rsidRPr="00AA1E55">
        <w:t xml:space="preserve"> to </w:t>
      </w:r>
      <w:r w:rsidRPr="007B1DC8">
        <w:rPr>
          <w:b/>
        </w:rPr>
        <w:t>+0</w:t>
      </w:r>
      <w:r w:rsidRPr="00AA1E55">
        <w:t>.</w:t>
      </w:r>
      <w:bookmarkStart w:id="1424" w:name="_Ref383930447"/>
      <w:bookmarkStart w:id="1425" w:name="_Toc385672162"/>
      <w:bookmarkStart w:id="1426" w:name="_Toc393690257"/>
    </w:p>
    <w:p w14:paraId="3A746E69" w14:textId="77777777" w:rsidR="004C02EF" w:rsidRDefault="004C02EF" w:rsidP="00C623F2">
      <w:pPr>
        <w:pStyle w:val="20"/>
        <w:numPr>
          <w:ilvl w:val="0"/>
          <w:numId w:val="0"/>
        </w:numPr>
      </w:pPr>
      <w:bookmarkStart w:id="1427" w:name="_Hlt458400770"/>
      <w:bookmarkStart w:id="1428" w:name="_Ref424532099"/>
      <w:bookmarkStart w:id="1429" w:name="_Toc472818795"/>
      <w:bookmarkStart w:id="1430" w:name="_Toc235503365"/>
      <w:bookmarkStart w:id="1431" w:name="_Toc241509140"/>
      <w:bookmarkStart w:id="1432" w:name="_Toc244416627"/>
      <w:bookmarkStart w:id="1433" w:name="_Toc276630991"/>
      <w:bookmarkStart w:id="1434" w:name="_Toc178387000"/>
      <w:bookmarkEnd w:id="1427"/>
      <w:r>
        <w:t>9.7</w:t>
      </w:r>
      <w:r>
        <w:tab/>
        <w:t>ToUint16: (Unsigned 16 Bit Integer</w:t>
      </w:r>
      <w:bookmarkEnd w:id="1424"/>
      <w:bookmarkEnd w:id="1425"/>
      <w:bookmarkEnd w:id="1426"/>
      <w:r>
        <w:t>)</w:t>
      </w:r>
      <w:bookmarkEnd w:id="1428"/>
      <w:bookmarkEnd w:id="1429"/>
      <w:bookmarkEnd w:id="1430"/>
      <w:bookmarkEnd w:id="1431"/>
      <w:bookmarkEnd w:id="1432"/>
      <w:bookmarkEnd w:id="1433"/>
      <w:bookmarkEnd w:id="1434"/>
    </w:p>
    <w:p w14:paraId="1FBC77D5" w14:textId="77777777" w:rsidR="004C02EF" w:rsidRDefault="004C02EF" w:rsidP="004C02EF">
      <w:r>
        <w:t xml:space="preserve">The abstract operation ToUint16 converts its argument to one of </w:t>
      </w:r>
      <w:r w:rsidRPr="00E32218">
        <w:rPr>
          <w:rFonts w:ascii="Times New Roman" w:hAnsi="Times New Roman"/>
        </w:rPr>
        <w:t>2</w:t>
      </w:r>
      <w:r w:rsidRPr="00E32218">
        <w:rPr>
          <w:rFonts w:ascii="Times New Roman" w:hAnsi="Times New Roman"/>
          <w:vertAlign w:val="superscript"/>
        </w:rPr>
        <w:t>16</w:t>
      </w:r>
      <w:r>
        <w:t xml:space="preserve"> integer values in the range </w:t>
      </w:r>
      <w:r w:rsidRPr="00E32218">
        <w:rPr>
          <w:rFonts w:ascii="Times New Roman" w:hAnsi="Times New Roman"/>
        </w:rPr>
        <w:t>0</w:t>
      </w:r>
      <w:r>
        <w:t xml:space="preserve"> through </w:t>
      </w:r>
      <w:r w:rsidRPr="00E32218">
        <w:rPr>
          <w:rFonts w:ascii="Times New Roman" w:hAnsi="Times New Roman"/>
        </w:rPr>
        <w:t>2</w:t>
      </w:r>
      <w:r w:rsidRPr="00E32218">
        <w:rPr>
          <w:rFonts w:ascii="Times New Roman" w:hAnsi="Times New Roman"/>
          <w:vertAlign w:val="superscript"/>
        </w:rPr>
        <w:t>16</w:t>
      </w:r>
      <w:r w:rsidRPr="00E32218">
        <w:rPr>
          <w:rFonts w:ascii="Times New Roman" w:hAnsi="Times New Roman"/>
        </w:rPr>
        <w:sym w:font="Symbol" w:char="F02D"/>
      </w:r>
      <w:r w:rsidRPr="00E32218">
        <w:rPr>
          <w:rFonts w:ascii="Times New Roman" w:hAnsi="Times New Roman"/>
        </w:rPr>
        <w:t>1</w:t>
      </w:r>
      <w:r>
        <w:t>, inclusive. This abstract operation functions as follows:</w:t>
      </w:r>
    </w:p>
    <w:p w14:paraId="1C4DD703" w14:textId="77777777" w:rsidR="004C02EF" w:rsidRDefault="004C02EF" w:rsidP="004C02EF">
      <w:pPr>
        <w:pStyle w:val="Alg2"/>
        <w:numPr>
          <w:ilvl w:val="0"/>
          <w:numId w:val="359"/>
        </w:numPr>
      </w:pPr>
      <w:r>
        <w:t xml:space="preserve">Let </w:t>
      </w:r>
      <w:r w:rsidRPr="00A3571C">
        <w:rPr>
          <w:i/>
        </w:rPr>
        <w:t>number</w:t>
      </w:r>
      <w:r>
        <w:t xml:space="preserve"> be the result of calling ToNumber on the input argument.</w:t>
      </w:r>
    </w:p>
    <w:p w14:paraId="713E3D24" w14:textId="77777777" w:rsidR="004C02EF" w:rsidRDefault="004C02EF" w:rsidP="004C02EF">
      <w:pPr>
        <w:pStyle w:val="Alg2"/>
        <w:numPr>
          <w:ilvl w:val="0"/>
          <w:numId w:val="359"/>
        </w:numPr>
      </w:pPr>
      <w:r>
        <w:t xml:space="preserve">If </w:t>
      </w:r>
      <w:r w:rsidRPr="00A3571C">
        <w:rPr>
          <w:i/>
        </w:rPr>
        <w:t>number</w:t>
      </w:r>
      <w:r>
        <w:t xml:space="preserve"> is </w:t>
      </w:r>
      <w:r>
        <w:rPr>
          <w:b/>
        </w:rPr>
        <w:t>NaN</w:t>
      </w:r>
      <w:r>
        <w:t xml:space="preserve">, +0, </w:t>
      </w:r>
      <w:r>
        <w:sym w:font="Symbol" w:char="F02D"/>
      </w:r>
      <w:r>
        <w:t>0, +</w:t>
      </w:r>
      <w:r>
        <w:rPr>
          <w:b/>
        </w:rPr>
        <w:sym w:font="Symbol" w:char="F0A5"/>
      </w:r>
      <w:r>
        <w:t xml:space="preserve">, or </w:t>
      </w:r>
      <w:r>
        <w:sym w:font="Symbol" w:char="F02D"/>
      </w:r>
      <w:r>
        <w:rPr>
          <w:b/>
        </w:rPr>
        <w:sym w:font="Symbol" w:char="F0A5"/>
      </w:r>
      <w:r>
        <w:t xml:space="preserve">, return </w:t>
      </w:r>
      <w:r w:rsidRPr="007B1DC8">
        <w:rPr>
          <w:b/>
        </w:rPr>
        <w:t>+0</w:t>
      </w:r>
      <w:r>
        <w:t>.</w:t>
      </w:r>
    </w:p>
    <w:p w14:paraId="7BBC90F9" w14:textId="77777777" w:rsidR="004C02EF" w:rsidRDefault="004C02EF" w:rsidP="004C02EF">
      <w:pPr>
        <w:pStyle w:val="Alg2"/>
        <w:numPr>
          <w:ilvl w:val="0"/>
          <w:numId w:val="359"/>
        </w:numPr>
      </w:pPr>
      <w:r>
        <w:t xml:space="preserve">Let </w:t>
      </w:r>
      <w:r w:rsidRPr="00A3571C">
        <w:rPr>
          <w:i/>
        </w:rPr>
        <w:t>posInt</w:t>
      </w:r>
      <w:r>
        <w:t xml:space="preserve"> be sign(</w:t>
      </w:r>
      <w:r w:rsidRPr="00A3571C">
        <w:rPr>
          <w:i/>
        </w:rPr>
        <w:t>number</w:t>
      </w:r>
      <w:r>
        <w:t xml:space="preserve">) </w:t>
      </w:r>
      <w:r w:rsidRPr="009D1662">
        <w:sym w:font="Symbol" w:char="F0B4"/>
      </w:r>
      <w:r>
        <w:t xml:space="preserve"> floor(abs(</w:t>
      </w:r>
      <w:r w:rsidRPr="00A3571C">
        <w:rPr>
          <w:i/>
        </w:rPr>
        <w:t>number</w:t>
      </w:r>
      <w:r>
        <w:t>)).</w:t>
      </w:r>
    </w:p>
    <w:p w14:paraId="0C12AD40" w14:textId="77777777" w:rsidR="004C02EF" w:rsidRDefault="004C02EF" w:rsidP="004C02EF">
      <w:pPr>
        <w:pStyle w:val="Alg2"/>
        <w:numPr>
          <w:ilvl w:val="0"/>
          <w:numId w:val="359"/>
        </w:numPr>
      </w:pPr>
      <w:r>
        <w:t xml:space="preserve">Let </w:t>
      </w:r>
      <w:r w:rsidRPr="00A3571C">
        <w:rPr>
          <w:i/>
        </w:rPr>
        <w:t>int</w:t>
      </w:r>
      <w:r>
        <w:rPr>
          <w:i/>
        </w:rPr>
        <w:t>16</w:t>
      </w:r>
      <w:r w:rsidRPr="00A3571C">
        <w:rPr>
          <w:i/>
        </w:rPr>
        <w:t>bit</w:t>
      </w:r>
      <w:r>
        <w:t xml:space="preserve"> be </w:t>
      </w:r>
      <w:r w:rsidRPr="00A3571C">
        <w:rPr>
          <w:i/>
        </w:rPr>
        <w:t>posInt</w:t>
      </w:r>
      <w:r>
        <w:t xml:space="preserve"> modulo 2</w:t>
      </w:r>
      <w:r>
        <w:rPr>
          <w:vertAlign w:val="superscript"/>
        </w:rPr>
        <w:t>16</w:t>
      </w:r>
      <w:r>
        <w:t xml:space="preserve">; that is, a finite integer value </w:t>
      </w:r>
      <w:r>
        <w:rPr>
          <w:i/>
        </w:rPr>
        <w:t>k</w:t>
      </w:r>
      <w:r>
        <w:t xml:space="preserve"> of Number type with positive sign and less than 2</w:t>
      </w:r>
      <w:r>
        <w:rPr>
          <w:vertAlign w:val="superscript"/>
        </w:rPr>
        <w:t>16</w:t>
      </w:r>
      <w:r>
        <w:t xml:space="preserve"> in magnitude such that the mathematical difference of </w:t>
      </w:r>
      <w:r w:rsidRPr="00A3571C">
        <w:rPr>
          <w:i/>
        </w:rPr>
        <w:t>posInt</w:t>
      </w:r>
      <w:r>
        <w:t xml:space="preserve"> and </w:t>
      </w:r>
      <w:r>
        <w:rPr>
          <w:i/>
        </w:rPr>
        <w:t>k</w:t>
      </w:r>
      <w:r>
        <w:t xml:space="preserve"> is mathematically an integer multiple of 2</w:t>
      </w:r>
      <w:r>
        <w:rPr>
          <w:vertAlign w:val="superscript"/>
        </w:rPr>
        <w:t>16</w:t>
      </w:r>
      <w:r>
        <w:t>.</w:t>
      </w:r>
    </w:p>
    <w:p w14:paraId="438D2F6A" w14:textId="77777777" w:rsidR="004C02EF" w:rsidRDefault="004C02EF" w:rsidP="004C02EF">
      <w:pPr>
        <w:pStyle w:val="Alg2"/>
        <w:numPr>
          <w:ilvl w:val="0"/>
          <w:numId w:val="359"/>
        </w:numPr>
        <w:spacing w:after="220"/>
      </w:pPr>
      <w:r>
        <w:t xml:space="preserve">Return </w:t>
      </w:r>
      <w:r w:rsidRPr="00A3571C">
        <w:rPr>
          <w:i/>
        </w:rPr>
        <w:t>int</w:t>
      </w:r>
      <w:r>
        <w:rPr>
          <w:i/>
        </w:rPr>
        <w:t>16</w:t>
      </w:r>
      <w:r w:rsidRPr="00A3571C">
        <w:rPr>
          <w:i/>
        </w:rPr>
        <w:t>bit</w:t>
      </w:r>
      <w:r>
        <w:t>.</w:t>
      </w:r>
    </w:p>
    <w:p w14:paraId="1A60D412" w14:textId="77777777" w:rsidR="004C02EF" w:rsidRPr="00AA1E55" w:rsidRDefault="004C02EF" w:rsidP="004C02EF">
      <w:pPr>
        <w:pStyle w:val="Note"/>
        <w:spacing w:after="120"/>
      </w:pPr>
      <w:r w:rsidRPr="00AA1E55">
        <w:t>NOTE</w:t>
      </w:r>
      <w:r w:rsidRPr="00AA1E55">
        <w:tab/>
        <w:t>Given the above definition of ToUint16:</w:t>
      </w:r>
    </w:p>
    <w:p w14:paraId="0FB472DC" w14:textId="77777777" w:rsidR="004C02EF" w:rsidRPr="00AA1E55" w:rsidRDefault="004C02EF" w:rsidP="004C02EF">
      <w:pPr>
        <w:pStyle w:val="Note"/>
        <w:numPr>
          <w:ilvl w:val="0"/>
          <w:numId w:val="39"/>
        </w:numPr>
        <w:tabs>
          <w:tab w:val="clear" w:pos="960"/>
          <w:tab w:val="left" w:pos="360"/>
        </w:tabs>
        <w:ind w:left="360"/>
        <w:contextualSpacing/>
      </w:pPr>
      <w:r w:rsidRPr="00AA1E55">
        <w:t xml:space="preserve">The substitution of </w:t>
      </w:r>
      <w:r w:rsidRPr="00E32218">
        <w:rPr>
          <w:rFonts w:ascii="Times New Roman" w:hAnsi="Times New Roman"/>
        </w:rPr>
        <w:t>2</w:t>
      </w:r>
      <w:r w:rsidRPr="00E32218">
        <w:rPr>
          <w:rFonts w:ascii="Times New Roman" w:hAnsi="Times New Roman"/>
          <w:vertAlign w:val="superscript"/>
        </w:rPr>
        <w:t>16</w:t>
      </w:r>
      <w:r w:rsidRPr="00AA1E55">
        <w:t xml:space="preserve"> for </w:t>
      </w:r>
      <w:r w:rsidRPr="00E32218">
        <w:rPr>
          <w:rFonts w:ascii="Times New Roman" w:hAnsi="Times New Roman"/>
        </w:rPr>
        <w:t>2</w:t>
      </w:r>
      <w:r w:rsidRPr="00E32218">
        <w:rPr>
          <w:rFonts w:ascii="Times New Roman" w:hAnsi="Times New Roman"/>
          <w:vertAlign w:val="superscript"/>
        </w:rPr>
        <w:t>32</w:t>
      </w:r>
      <w:r w:rsidRPr="00AA1E55">
        <w:t xml:space="preserve"> in step 4 is the only difference between ToUint32 and ToUint16.</w:t>
      </w:r>
    </w:p>
    <w:p w14:paraId="18A71DDE" w14:textId="77777777" w:rsidR="004C02EF" w:rsidRDefault="004C02EF" w:rsidP="004C02EF">
      <w:pPr>
        <w:pStyle w:val="Note"/>
        <w:numPr>
          <w:ilvl w:val="0"/>
          <w:numId w:val="39"/>
        </w:numPr>
        <w:tabs>
          <w:tab w:val="clear" w:pos="960"/>
          <w:tab w:val="left" w:pos="360"/>
        </w:tabs>
        <w:ind w:left="360"/>
        <w:contextualSpacing/>
      </w:pPr>
      <w:r w:rsidRPr="00AA1E55">
        <w:t xml:space="preserve">ToUint16 maps </w:t>
      </w:r>
      <w:r w:rsidRPr="007B1DC8">
        <w:rPr>
          <w:b/>
        </w:rPr>
        <w:sym w:font="Symbol" w:char="F02D"/>
      </w:r>
      <w:r w:rsidRPr="007B1DC8">
        <w:rPr>
          <w:b/>
        </w:rPr>
        <w:t>0</w:t>
      </w:r>
      <w:r w:rsidRPr="00AA1E55">
        <w:t xml:space="preserve"> to </w:t>
      </w:r>
      <w:r w:rsidRPr="007B1DC8">
        <w:rPr>
          <w:b/>
        </w:rPr>
        <w:t>+0</w:t>
      </w:r>
      <w:r w:rsidRPr="00AA1E55">
        <w:t>.</w:t>
      </w:r>
      <w:bookmarkStart w:id="1435" w:name="_Toc385672163"/>
      <w:bookmarkStart w:id="1436" w:name="_Toc393690258"/>
    </w:p>
    <w:p w14:paraId="5E318D1C" w14:textId="77777777" w:rsidR="004C02EF" w:rsidRDefault="004C02EF" w:rsidP="00C623F2">
      <w:pPr>
        <w:pStyle w:val="20"/>
        <w:numPr>
          <w:ilvl w:val="0"/>
          <w:numId w:val="0"/>
        </w:numPr>
      </w:pPr>
      <w:bookmarkStart w:id="1437" w:name="_Toc472818796"/>
      <w:bookmarkStart w:id="1438" w:name="_Toc235503366"/>
      <w:bookmarkStart w:id="1439" w:name="_Toc241509141"/>
      <w:bookmarkStart w:id="1440" w:name="_Toc244416628"/>
      <w:bookmarkStart w:id="1441" w:name="_Toc276630992"/>
      <w:bookmarkStart w:id="1442" w:name="_Toc178387001"/>
      <w:r>
        <w:t>9.8</w:t>
      </w:r>
      <w:r>
        <w:tab/>
        <w:t>ToStrin</w:t>
      </w:r>
      <w:bookmarkEnd w:id="1416"/>
      <w:bookmarkEnd w:id="1417"/>
      <w:bookmarkEnd w:id="1418"/>
      <w:bookmarkEnd w:id="1419"/>
      <w:bookmarkEnd w:id="1420"/>
      <w:bookmarkEnd w:id="1421"/>
      <w:bookmarkEnd w:id="1422"/>
      <w:bookmarkEnd w:id="1423"/>
      <w:bookmarkEnd w:id="1435"/>
      <w:bookmarkEnd w:id="1436"/>
      <w:r>
        <w:t>g</w:t>
      </w:r>
      <w:bookmarkEnd w:id="1437"/>
      <w:bookmarkEnd w:id="1438"/>
      <w:bookmarkEnd w:id="1439"/>
      <w:bookmarkEnd w:id="1440"/>
      <w:bookmarkEnd w:id="1441"/>
      <w:bookmarkEnd w:id="1442"/>
    </w:p>
    <w:p w14:paraId="2DFF659B" w14:textId="77777777" w:rsidR="004C02EF" w:rsidRDefault="004C02EF" w:rsidP="004C02EF">
      <w:pPr>
        <w:spacing w:after="120"/>
      </w:pPr>
      <w:r>
        <w:t xml:space="preserve">The abstract operation ToString converts its argument to a value of type String according to </w:t>
      </w:r>
      <w:r w:rsidRPr="00004BD3">
        <w:t xml:space="preserve">Table </w:t>
      </w:r>
      <w:del w:id="1443" w:author="Allen Wirfs-Brock" w:date="2011-07-02T13:28:00Z">
        <w:r w:rsidRPr="00004BD3" w:rsidDel="008962D8">
          <w:delText>13</w:delText>
        </w:r>
      </w:del>
      <w:ins w:id="1444" w:author="Allen Wirfs-Brock" w:date="2011-07-02T13:28:00Z">
        <w:r w:rsidR="008962D8">
          <w:t>14</w:t>
        </w:r>
      </w:ins>
      <w:r>
        <w:t>:</w:t>
      </w:r>
    </w:p>
    <w:p w14:paraId="39E9BD81" w14:textId="77777777" w:rsidR="004C02EF" w:rsidRPr="00984A3F" w:rsidRDefault="004C02EF" w:rsidP="004C02EF">
      <w:pPr>
        <w:pStyle w:val="Tabletitle"/>
        <w:widowControl w:val="0"/>
      </w:pPr>
      <w:r w:rsidRPr="00004BD3">
        <w:rPr>
          <w:rFonts w:eastAsia="Arial Unicode MS"/>
        </w:rPr>
        <w:t>Table </w:t>
      </w:r>
      <w:del w:id="1445" w:author="Allen Wirfs-Brock" w:date="2011-07-02T13:28:00Z">
        <w:r w:rsidRPr="00004BD3" w:rsidDel="008962D8">
          <w:rPr>
            <w:rFonts w:eastAsia="Arial Unicode MS"/>
          </w:rPr>
          <w:delText xml:space="preserve">13 </w:delText>
        </w:r>
      </w:del>
      <w:ins w:id="1446" w:author="Allen Wirfs-Brock" w:date="2011-07-02T13:28:00Z">
        <w:r w:rsidR="008962D8">
          <w:rPr>
            <w:rFonts w:eastAsia="Arial Unicode MS"/>
          </w:rPr>
          <w:t>14</w:t>
        </w:r>
        <w:r w:rsidR="008962D8" w:rsidRPr="00004BD3">
          <w:rPr>
            <w:rFonts w:eastAsia="Arial Unicode MS"/>
          </w:rPr>
          <w:t xml:space="preserve"> </w:t>
        </w:r>
      </w:ins>
      <w:r w:rsidRPr="00004BD3">
        <w:rPr>
          <w:rFonts w:eastAsia="Arial Unicode MS"/>
        </w:rPr>
        <w:t xml:space="preserve">— </w:t>
      </w:r>
      <w:r>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A3571C" w14:paraId="0FADD0AA" w14:textId="77777777" w:rsidTr="003A4B2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717E1AB" w14:textId="77777777" w:rsidR="004C02EF" w:rsidRPr="00A3571C" w:rsidRDefault="004C02EF" w:rsidP="003A4B22">
            <w:pPr>
              <w:keepNext/>
              <w:shd w:val="solid" w:color="C0C0C0" w:fill="FFFFFF"/>
              <w:spacing w:after="0"/>
              <w:rPr>
                <w:b/>
                <w:i/>
                <w:shd w:val="solid" w:color="C0C0C0" w:fill="FFFFFF"/>
              </w:rPr>
            </w:pPr>
            <w:r>
              <w:rPr>
                <w:b/>
                <w:i/>
                <w:shd w:val="solid" w:color="C0C0C0" w:fill="FFFFFF"/>
              </w:rPr>
              <w:t>Argument</w:t>
            </w:r>
            <w:r w:rsidRPr="00A3571C">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4A3934DD" w14:textId="77777777" w:rsidR="004C02EF" w:rsidRPr="00A3571C" w:rsidRDefault="004C02EF" w:rsidP="003A4B22">
            <w:pPr>
              <w:shd w:val="solid" w:color="C0C0C0" w:fill="FFFFFF"/>
              <w:spacing w:after="0"/>
              <w:rPr>
                <w:b/>
                <w:i/>
                <w:shd w:val="solid" w:color="C0C0C0" w:fill="FFFFFF"/>
              </w:rPr>
            </w:pPr>
            <w:r w:rsidRPr="00A3571C">
              <w:rPr>
                <w:b/>
                <w:i/>
                <w:shd w:val="solid" w:color="C0C0C0" w:fill="FFFFFF"/>
              </w:rPr>
              <w:t>Result</w:t>
            </w:r>
          </w:p>
        </w:tc>
      </w:tr>
      <w:tr w:rsidR="004C02EF" w:rsidRPr="00A3571C" w14:paraId="6E4F9933" w14:textId="77777777" w:rsidTr="003A4B22">
        <w:trPr>
          <w:jc w:val="center"/>
        </w:trPr>
        <w:tc>
          <w:tcPr>
            <w:tcW w:w="1998" w:type="dxa"/>
            <w:tcBorders>
              <w:top w:val="nil"/>
            </w:tcBorders>
          </w:tcPr>
          <w:p w14:paraId="1A2ABD16" w14:textId="77777777" w:rsidR="004C02EF" w:rsidRPr="00A3571C" w:rsidRDefault="004C02EF" w:rsidP="003A4B22">
            <w:pPr>
              <w:keepNext/>
              <w:spacing w:after="60"/>
            </w:pPr>
            <w:r w:rsidRPr="00A3571C">
              <w:t>Undefined</w:t>
            </w:r>
          </w:p>
        </w:tc>
        <w:tc>
          <w:tcPr>
            <w:tcW w:w="6858" w:type="dxa"/>
            <w:tcBorders>
              <w:top w:val="nil"/>
            </w:tcBorders>
          </w:tcPr>
          <w:p w14:paraId="74A4B8B9" w14:textId="77777777" w:rsidR="004C02EF" w:rsidRPr="00A3571C" w:rsidRDefault="004C02EF" w:rsidP="003A4B22">
            <w:pPr>
              <w:spacing w:after="60"/>
              <w:rPr>
                <w:rFonts w:ascii="Courier New" w:hAnsi="Courier New" w:cs="Courier New"/>
                <w:b/>
              </w:rPr>
            </w:pPr>
            <w:r w:rsidRPr="00A3571C">
              <w:rPr>
                <w:rFonts w:ascii="Courier New" w:hAnsi="Courier New" w:cs="Courier New"/>
                <w:b/>
              </w:rPr>
              <w:t>"undefined"</w:t>
            </w:r>
          </w:p>
        </w:tc>
      </w:tr>
      <w:tr w:rsidR="004C02EF" w:rsidRPr="00A3571C" w14:paraId="3229F993" w14:textId="77777777" w:rsidTr="003A4B22">
        <w:trPr>
          <w:jc w:val="center"/>
        </w:trPr>
        <w:tc>
          <w:tcPr>
            <w:tcW w:w="1998" w:type="dxa"/>
          </w:tcPr>
          <w:p w14:paraId="7EB52D70" w14:textId="77777777" w:rsidR="004C02EF" w:rsidRPr="00A3571C" w:rsidRDefault="004C02EF" w:rsidP="003A4B22">
            <w:pPr>
              <w:keepNext/>
              <w:spacing w:after="60"/>
            </w:pPr>
            <w:r w:rsidRPr="00A3571C">
              <w:t>Null</w:t>
            </w:r>
          </w:p>
        </w:tc>
        <w:tc>
          <w:tcPr>
            <w:tcW w:w="6858" w:type="dxa"/>
          </w:tcPr>
          <w:p w14:paraId="079D21E5" w14:textId="77777777" w:rsidR="004C02EF" w:rsidRPr="00A3571C" w:rsidRDefault="004C02EF" w:rsidP="003A4B22">
            <w:pPr>
              <w:spacing w:after="60"/>
              <w:rPr>
                <w:rFonts w:ascii="Courier New" w:hAnsi="Courier New" w:cs="Courier New"/>
                <w:b/>
              </w:rPr>
            </w:pPr>
            <w:r w:rsidRPr="00A3571C">
              <w:rPr>
                <w:rFonts w:ascii="Courier New" w:hAnsi="Courier New" w:cs="Courier New"/>
                <w:b/>
              </w:rPr>
              <w:t>"null"</w:t>
            </w:r>
          </w:p>
        </w:tc>
      </w:tr>
      <w:tr w:rsidR="004C02EF" w:rsidRPr="00A3571C" w14:paraId="42509C74" w14:textId="77777777" w:rsidTr="003A4B22">
        <w:trPr>
          <w:jc w:val="center"/>
        </w:trPr>
        <w:tc>
          <w:tcPr>
            <w:tcW w:w="1998" w:type="dxa"/>
          </w:tcPr>
          <w:p w14:paraId="0F585CC3" w14:textId="77777777" w:rsidR="004C02EF" w:rsidRPr="00A3571C" w:rsidRDefault="004C02EF" w:rsidP="003A4B22">
            <w:pPr>
              <w:keepNext/>
              <w:spacing w:after="60"/>
            </w:pPr>
            <w:r w:rsidRPr="00A3571C">
              <w:t>Boolean</w:t>
            </w:r>
          </w:p>
        </w:tc>
        <w:tc>
          <w:tcPr>
            <w:tcW w:w="6858" w:type="dxa"/>
          </w:tcPr>
          <w:p w14:paraId="4BEB6EF2" w14:textId="77777777" w:rsidR="004C02EF" w:rsidRPr="00A3571C" w:rsidRDefault="004C02EF" w:rsidP="003A4B22">
            <w:pPr>
              <w:spacing w:after="60"/>
            </w:pPr>
            <w:r w:rsidRPr="00A3571C">
              <w:t xml:space="preserve">If the argument is </w:t>
            </w:r>
            <w:r w:rsidRPr="00A3571C">
              <w:rPr>
                <w:b/>
              </w:rPr>
              <w:t>true</w:t>
            </w:r>
            <w:r w:rsidRPr="00A3571C">
              <w:t xml:space="preserve">, then the result is </w:t>
            </w:r>
            <w:r w:rsidRPr="00A3571C">
              <w:rPr>
                <w:rFonts w:ascii="Courier New" w:hAnsi="Courier New" w:cs="Courier New"/>
                <w:b/>
              </w:rPr>
              <w:t>"true"</w:t>
            </w:r>
            <w:r w:rsidRPr="00A3571C">
              <w:t>.</w:t>
            </w:r>
          </w:p>
          <w:p w14:paraId="220C060B" w14:textId="77777777" w:rsidR="004C02EF" w:rsidRPr="00A3571C" w:rsidRDefault="004C02EF" w:rsidP="003A4B22">
            <w:pPr>
              <w:spacing w:after="60"/>
            </w:pPr>
            <w:r w:rsidRPr="00A3571C">
              <w:t xml:space="preserve">If the argument is </w:t>
            </w:r>
            <w:r w:rsidRPr="00A3571C">
              <w:rPr>
                <w:b/>
              </w:rPr>
              <w:t>false</w:t>
            </w:r>
            <w:r w:rsidRPr="00A3571C">
              <w:t xml:space="preserve">, then the result is </w:t>
            </w:r>
            <w:r w:rsidRPr="00A3571C">
              <w:rPr>
                <w:rFonts w:ascii="Courier New" w:hAnsi="Courier New" w:cs="Courier New"/>
                <w:b/>
              </w:rPr>
              <w:t>"false"</w:t>
            </w:r>
            <w:r w:rsidRPr="00A3571C">
              <w:rPr>
                <w:b/>
              </w:rPr>
              <w:t>.</w:t>
            </w:r>
          </w:p>
        </w:tc>
      </w:tr>
      <w:tr w:rsidR="004C02EF" w:rsidRPr="00A3571C" w14:paraId="7BC921BC" w14:textId="77777777" w:rsidTr="003A4B22">
        <w:trPr>
          <w:jc w:val="center"/>
        </w:trPr>
        <w:tc>
          <w:tcPr>
            <w:tcW w:w="1998" w:type="dxa"/>
          </w:tcPr>
          <w:p w14:paraId="298EDA6B" w14:textId="77777777" w:rsidR="004C02EF" w:rsidRPr="00A3571C" w:rsidRDefault="004C02EF" w:rsidP="003A4B22">
            <w:pPr>
              <w:keepNext/>
              <w:spacing w:after="60"/>
            </w:pPr>
            <w:r w:rsidRPr="00A3571C">
              <w:t>Number</w:t>
            </w:r>
          </w:p>
        </w:tc>
        <w:tc>
          <w:tcPr>
            <w:tcW w:w="6858" w:type="dxa"/>
          </w:tcPr>
          <w:p w14:paraId="685E1143" w14:textId="77777777" w:rsidR="004C02EF" w:rsidRPr="00A3571C" w:rsidRDefault="004C02EF" w:rsidP="003A4B22">
            <w:pPr>
              <w:spacing w:after="60"/>
            </w:pPr>
            <w:r w:rsidRPr="00A3571C">
              <w:t xml:space="preserve">See </w:t>
            </w:r>
            <w:r>
              <w:t>9.8.1</w:t>
            </w:r>
            <w:r w:rsidRPr="00A3571C">
              <w:t>.</w:t>
            </w:r>
          </w:p>
        </w:tc>
      </w:tr>
      <w:tr w:rsidR="004C02EF" w:rsidRPr="00A3571C" w14:paraId="00549E43" w14:textId="77777777" w:rsidTr="003A4B22">
        <w:trPr>
          <w:jc w:val="center"/>
        </w:trPr>
        <w:tc>
          <w:tcPr>
            <w:tcW w:w="1998" w:type="dxa"/>
          </w:tcPr>
          <w:p w14:paraId="6E2026CD" w14:textId="77777777" w:rsidR="004C02EF" w:rsidRPr="00A3571C" w:rsidRDefault="004C02EF" w:rsidP="003A4B22">
            <w:pPr>
              <w:keepNext/>
              <w:spacing w:after="60"/>
            </w:pPr>
            <w:r w:rsidRPr="00A3571C">
              <w:t>String</w:t>
            </w:r>
          </w:p>
        </w:tc>
        <w:tc>
          <w:tcPr>
            <w:tcW w:w="6858" w:type="dxa"/>
          </w:tcPr>
          <w:p w14:paraId="627D69E7" w14:textId="77777777" w:rsidR="004C02EF" w:rsidRPr="00A3571C" w:rsidRDefault="004C02EF" w:rsidP="003A4B22">
            <w:pPr>
              <w:spacing w:after="60"/>
            </w:pPr>
            <w:r w:rsidRPr="00A3571C">
              <w:t>Return the input argument (no conversion)</w:t>
            </w:r>
          </w:p>
        </w:tc>
      </w:tr>
      <w:tr w:rsidR="004C02EF" w:rsidRPr="00A3571C" w14:paraId="797831BE" w14:textId="77777777" w:rsidTr="003A4B22">
        <w:trPr>
          <w:jc w:val="center"/>
        </w:trPr>
        <w:tc>
          <w:tcPr>
            <w:tcW w:w="1998" w:type="dxa"/>
          </w:tcPr>
          <w:p w14:paraId="49480D90" w14:textId="77777777" w:rsidR="004C02EF" w:rsidRPr="00A3571C" w:rsidRDefault="004C02EF" w:rsidP="003A4B22">
            <w:pPr>
              <w:keepNext/>
              <w:spacing w:after="60"/>
            </w:pPr>
            <w:r w:rsidRPr="00A3571C">
              <w:t>Object</w:t>
            </w:r>
          </w:p>
        </w:tc>
        <w:tc>
          <w:tcPr>
            <w:tcW w:w="6858" w:type="dxa"/>
          </w:tcPr>
          <w:p w14:paraId="6C3D2102" w14:textId="77777777" w:rsidR="004C02EF" w:rsidRPr="00A3571C" w:rsidRDefault="004C02EF" w:rsidP="003A4B22">
            <w:pPr>
              <w:spacing w:after="60"/>
            </w:pPr>
            <w:r w:rsidRPr="00A3571C">
              <w:t>Apply the following steps</w:t>
            </w:r>
            <w:bookmarkStart w:id="1447" w:name="_Toc382212415"/>
            <w:r w:rsidRPr="00A3571C">
              <w:t>:</w:t>
            </w:r>
          </w:p>
          <w:p w14:paraId="00282DD6" w14:textId="77777777" w:rsidR="004C02EF" w:rsidRPr="00AA1E55" w:rsidRDefault="004C02EF" w:rsidP="003A4B22">
            <w:pPr>
              <w:spacing w:after="0"/>
              <w:rPr>
                <w:rFonts w:ascii="Times New Roman" w:hAnsi="Times New Roman"/>
              </w:rPr>
            </w:pPr>
            <w:r w:rsidRPr="00AA1E55">
              <w:rPr>
                <w:rFonts w:ascii="Times New Roman" w:hAnsi="Times New Roman"/>
              </w:rPr>
              <w:t xml:space="preserve">1. Let </w:t>
            </w:r>
            <w:r w:rsidRPr="00AA1E55">
              <w:rPr>
                <w:rFonts w:ascii="Times New Roman" w:hAnsi="Times New Roman"/>
                <w:i/>
              </w:rPr>
              <w:t>primValue</w:t>
            </w:r>
            <w:r w:rsidRPr="00AA1E55">
              <w:rPr>
                <w:rFonts w:ascii="Times New Roman" w:hAnsi="Times New Roman"/>
              </w:rPr>
              <w:t xml:space="preserve"> be ToPrimitive(input argument, hint String)</w:t>
            </w:r>
            <w:bookmarkStart w:id="1448" w:name="_Toc382212416"/>
            <w:bookmarkEnd w:id="1447"/>
            <w:r w:rsidRPr="00AA1E55">
              <w:rPr>
                <w:rFonts w:ascii="Times New Roman" w:hAnsi="Times New Roman"/>
              </w:rPr>
              <w:t>.</w:t>
            </w:r>
          </w:p>
          <w:p w14:paraId="207311A2" w14:textId="77777777" w:rsidR="004C02EF" w:rsidRPr="00A3571C" w:rsidRDefault="004C02EF" w:rsidP="003A4B22">
            <w:pPr>
              <w:spacing w:after="0"/>
            </w:pPr>
            <w:r w:rsidRPr="00AA1E55">
              <w:rPr>
                <w:rFonts w:ascii="Times New Roman" w:hAnsi="Times New Roman"/>
              </w:rPr>
              <w:t>2. Return ToString(</w:t>
            </w:r>
            <w:r w:rsidRPr="00AA1E55">
              <w:rPr>
                <w:rFonts w:ascii="Times New Roman" w:hAnsi="Times New Roman"/>
                <w:i/>
              </w:rPr>
              <w:t>primValue</w:t>
            </w:r>
            <w:bookmarkEnd w:id="1448"/>
            <w:r w:rsidRPr="00AA1E55">
              <w:rPr>
                <w:rFonts w:ascii="Times New Roman" w:hAnsi="Times New Roman"/>
              </w:rPr>
              <w:t>)</w:t>
            </w:r>
            <w:bookmarkStart w:id="1449" w:name="_Toc382212417"/>
            <w:r w:rsidRPr="00AA1E55">
              <w:rPr>
                <w:rFonts w:ascii="Times New Roman" w:hAnsi="Times New Roman"/>
              </w:rPr>
              <w:t>.</w:t>
            </w:r>
            <w:bookmarkEnd w:id="1449"/>
          </w:p>
        </w:tc>
      </w:tr>
    </w:tbl>
    <w:p w14:paraId="13192F9A" w14:textId="77777777" w:rsidR="004C02EF" w:rsidRDefault="004C02EF" w:rsidP="00C623F2">
      <w:pPr>
        <w:pStyle w:val="30"/>
        <w:numPr>
          <w:ilvl w:val="0"/>
          <w:numId w:val="0"/>
        </w:numPr>
      </w:pPr>
      <w:bookmarkStart w:id="1450" w:name="_Toc375031139"/>
      <w:bookmarkStart w:id="1451" w:name="_Toc381513657"/>
      <w:bookmarkStart w:id="1452" w:name="_Ref381522270"/>
      <w:bookmarkStart w:id="1453" w:name="_Toc382202800"/>
      <w:bookmarkStart w:id="1454" w:name="_Toc382203020"/>
      <w:bookmarkStart w:id="1455" w:name="_Toc382212179"/>
      <w:bookmarkStart w:id="1456" w:name="_Toc382212418"/>
      <w:bookmarkStart w:id="1457" w:name="_Toc382291524"/>
      <w:bookmarkStart w:id="1458" w:name="_Ref382713649"/>
      <w:bookmarkStart w:id="1459" w:name="_Ref384025880"/>
      <w:bookmarkStart w:id="1460" w:name="_Toc385672164"/>
      <w:bookmarkStart w:id="1461" w:name="_Toc393690259"/>
      <w:bookmarkStart w:id="1462" w:name="_Ref457790568"/>
      <w:bookmarkStart w:id="1463" w:name="_Toc472818797"/>
      <w:bookmarkStart w:id="1464" w:name="_Toc235503367"/>
      <w:bookmarkStart w:id="1465" w:name="_Toc241509142"/>
      <w:bookmarkStart w:id="1466" w:name="_Toc244416629"/>
      <w:bookmarkStart w:id="1467" w:name="_Toc276630993"/>
      <w:bookmarkStart w:id="1468" w:name="_Toc178387002"/>
      <w:r>
        <w:t>9.8.1</w:t>
      </w:r>
      <w:r>
        <w:tab/>
        <w:t>ToString Applied to the Number Typ</w:t>
      </w:r>
      <w:bookmarkEnd w:id="1450"/>
      <w:bookmarkEnd w:id="1451"/>
      <w:bookmarkEnd w:id="1452"/>
      <w:bookmarkEnd w:id="1453"/>
      <w:bookmarkEnd w:id="1454"/>
      <w:bookmarkEnd w:id="1455"/>
      <w:bookmarkEnd w:id="1456"/>
      <w:bookmarkEnd w:id="1457"/>
      <w:bookmarkEnd w:id="1458"/>
      <w:bookmarkEnd w:id="1459"/>
      <w:bookmarkEnd w:id="1460"/>
      <w:bookmarkEnd w:id="1461"/>
      <w:r>
        <w:t>e</w:t>
      </w:r>
      <w:bookmarkEnd w:id="1462"/>
      <w:bookmarkEnd w:id="1463"/>
      <w:bookmarkEnd w:id="1464"/>
      <w:bookmarkEnd w:id="1465"/>
      <w:bookmarkEnd w:id="1466"/>
      <w:bookmarkEnd w:id="1467"/>
      <w:bookmarkEnd w:id="1468"/>
    </w:p>
    <w:p w14:paraId="4843D7E0" w14:textId="77777777" w:rsidR="004C02EF" w:rsidRDefault="004C02EF" w:rsidP="004C02EF">
      <w:r>
        <w:t xml:space="preserve">The abstract operation ToString converts a Number </w:t>
      </w:r>
      <w:r w:rsidRPr="00D420A6">
        <w:rPr>
          <w:rFonts w:ascii="Times New Roman" w:hAnsi="Times New Roman"/>
          <w:i/>
        </w:rPr>
        <w:t>m</w:t>
      </w:r>
      <w:r>
        <w:t xml:space="preserve"> to String format as follows:</w:t>
      </w:r>
    </w:p>
    <w:p w14:paraId="6DBD774D" w14:textId="77777777" w:rsidR="004C02EF" w:rsidRDefault="004C02EF" w:rsidP="004C02EF">
      <w:pPr>
        <w:pStyle w:val="Alg3"/>
        <w:numPr>
          <w:ilvl w:val="0"/>
          <w:numId w:val="360"/>
        </w:numPr>
      </w:pPr>
      <w:r>
        <w:t xml:space="preserve">If </w:t>
      </w:r>
      <w:r>
        <w:rPr>
          <w:i/>
        </w:rPr>
        <w:t>m</w:t>
      </w:r>
      <w:r>
        <w:t xml:space="preserve"> is </w:t>
      </w:r>
      <w:r>
        <w:rPr>
          <w:b/>
        </w:rPr>
        <w:t>NaN</w:t>
      </w:r>
      <w:r>
        <w:t xml:space="preserve">, return the String </w:t>
      </w:r>
      <w:r>
        <w:rPr>
          <w:rFonts w:ascii="Courier New" w:hAnsi="Courier New"/>
          <w:b/>
        </w:rPr>
        <w:t>"NaN"</w:t>
      </w:r>
      <w:r>
        <w:t>.</w:t>
      </w:r>
    </w:p>
    <w:p w14:paraId="1896B764" w14:textId="77777777" w:rsidR="004C02EF" w:rsidRDefault="004C02EF" w:rsidP="004C02EF">
      <w:pPr>
        <w:pStyle w:val="Alg3"/>
        <w:numPr>
          <w:ilvl w:val="0"/>
          <w:numId w:val="360"/>
        </w:numPr>
      </w:pPr>
      <w:r>
        <w:t xml:space="preserve">If </w:t>
      </w:r>
      <w:r>
        <w:rPr>
          <w:i/>
        </w:rPr>
        <w:t>m</w:t>
      </w:r>
      <w:r>
        <w:t xml:space="preserve"> is </w:t>
      </w:r>
      <w:r>
        <w:rPr>
          <w:b/>
        </w:rPr>
        <w:t>+0</w:t>
      </w:r>
      <w:r>
        <w:t xml:space="preserve"> or </w:t>
      </w:r>
      <w:r>
        <w:rPr>
          <w:b/>
        </w:rPr>
        <w:sym w:font="Symbol" w:char="F02D"/>
      </w:r>
      <w:r>
        <w:rPr>
          <w:b/>
        </w:rPr>
        <w:t>0</w:t>
      </w:r>
      <w:r>
        <w:t xml:space="preserve">, return the String </w:t>
      </w:r>
      <w:r>
        <w:rPr>
          <w:rFonts w:ascii="Courier New" w:hAnsi="Courier New"/>
          <w:b/>
        </w:rPr>
        <w:t>"0"</w:t>
      </w:r>
      <w:r>
        <w:t>.</w:t>
      </w:r>
    </w:p>
    <w:p w14:paraId="690638E3" w14:textId="77777777" w:rsidR="004C02EF" w:rsidRDefault="004C02EF" w:rsidP="004C02EF">
      <w:pPr>
        <w:pStyle w:val="Alg3"/>
        <w:numPr>
          <w:ilvl w:val="0"/>
          <w:numId w:val="360"/>
        </w:numPr>
      </w:pPr>
      <w:r>
        <w:t xml:space="preserve">If </w:t>
      </w:r>
      <w:r>
        <w:rPr>
          <w:i/>
        </w:rPr>
        <w:t>m</w:t>
      </w:r>
      <w:r>
        <w:t xml:space="preserve"> is less than zero, return the String concatenation of the String </w:t>
      </w:r>
      <w:r>
        <w:rPr>
          <w:rFonts w:ascii="Courier New" w:hAnsi="Courier New"/>
          <w:b/>
        </w:rPr>
        <w:t>"-"</w:t>
      </w:r>
      <w:r>
        <w:t xml:space="preserve"> and ToString(</w:t>
      </w:r>
      <w:r>
        <w:sym w:font="Symbol" w:char="F02D"/>
      </w:r>
      <w:r>
        <w:rPr>
          <w:i/>
        </w:rPr>
        <w:t>m</w:t>
      </w:r>
      <w:r>
        <w:t>).</w:t>
      </w:r>
    </w:p>
    <w:p w14:paraId="2EC15A32" w14:textId="77777777" w:rsidR="004C02EF" w:rsidRDefault="004C02EF" w:rsidP="004C02EF">
      <w:pPr>
        <w:pStyle w:val="Alg3"/>
        <w:numPr>
          <w:ilvl w:val="0"/>
          <w:numId w:val="360"/>
        </w:numPr>
      </w:pPr>
      <w:r>
        <w:t xml:space="preserve">If </w:t>
      </w:r>
      <w:r>
        <w:rPr>
          <w:i/>
        </w:rPr>
        <w:t>m</w:t>
      </w:r>
      <w:r>
        <w:t xml:space="preserve"> is infinity, return the String </w:t>
      </w:r>
      <w:r>
        <w:rPr>
          <w:rFonts w:ascii="Courier New" w:hAnsi="Courier New"/>
          <w:b/>
        </w:rPr>
        <w:t>"Infinity"</w:t>
      </w:r>
      <w:r>
        <w:t>.</w:t>
      </w:r>
    </w:p>
    <w:p w14:paraId="4AAE020F" w14:textId="77777777" w:rsidR="004C02EF" w:rsidRDefault="004C02EF" w:rsidP="004C02EF">
      <w:pPr>
        <w:pStyle w:val="Alg3"/>
        <w:numPr>
          <w:ilvl w:val="0"/>
          <w:numId w:val="360"/>
        </w:numPr>
      </w:pPr>
      <w:r>
        <w:t xml:space="preserve">Otherwise, let </w:t>
      </w:r>
      <w:r>
        <w:rPr>
          <w:i/>
        </w:rPr>
        <w:t>n</w:t>
      </w:r>
      <w:r>
        <w:t xml:space="preserve">, </w:t>
      </w:r>
      <w:r>
        <w:rPr>
          <w:i/>
        </w:rPr>
        <w:t>k</w:t>
      </w:r>
      <w:r>
        <w:t xml:space="preserve">, and </w:t>
      </w:r>
      <w:r>
        <w:rPr>
          <w:i/>
        </w:rPr>
        <w:t>s</w:t>
      </w:r>
      <w:r>
        <w:t xml:space="preserve"> be integers such that </w:t>
      </w:r>
      <w:r>
        <w:rPr>
          <w:i/>
        </w:rPr>
        <w:t>k</w:t>
      </w:r>
      <w:r>
        <w:t xml:space="preserve"> </w:t>
      </w:r>
      <w:r>
        <w:rPr>
          <w:rFonts w:ascii="Symbol" w:hAnsi="Symbol"/>
        </w:rPr>
        <w:sym w:font="Symbol" w:char="F0B3"/>
      </w:r>
      <w:r>
        <w:t xml:space="preserve"> 1, 10</w:t>
      </w:r>
      <w:r>
        <w:rPr>
          <w:i/>
          <w:vertAlign w:val="superscript"/>
        </w:rPr>
        <w:t>k</w:t>
      </w:r>
      <w:r>
        <w:rPr>
          <w:vertAlign w:val="superscript"/>
        </w:rPr>
        <w:sym w:font="Symbol" w:char="F02D"/>
      </w:r>
      <w:r>
        <w:rPr>
          <w:vertAlign w:val="superscript"/>
        </w:rPr>
        <w:t>1</w:t>
      </w:r>
      <w:r>
        <w:t xml:space="preserve"> </w:t>
      </w:r>
      <w:r>
        <w:sym w:font="Symbol" w:char="F0A3"/>
      </w:r>
      <w:r>
        <w:t xml:space="preserve"> </w:t>
      </w:r>
      <w:r>
        <w:rPr>
          <w:i/>
        </w:rPr>
        <w:t>s</w:t>
      </w:r>
      <w:r>
        <w:t xml:space="preserve"> &lt; 10</w:t>
      </w:r>
      <w:r>
        <w:rPr>
          <w:i/>
          <w:vertAlign w:val="superscript"/>
        </w:rPr>
        <w:t>k</w:t>
      </w:r>
      <w:r>
        <w:t xml:space="preserve">, the Number value for </w:t>
      </w:r>
      <w:r>
        <w:rPr>
          <w:i/>
        </w:rPr>
        <w:t>s</w:t>
      </w:r>
      <w:r>
        <w:t xml:space="preserve"> </w:t>
      </w:r>
      <w:r>
        <w:sym w:font="Symbol" w:char="F0B4"/>
      </w:r>
      <w:r>
        <w:t xml:space="preserve"> 10</w:t>
      </w:r>
      <w:r>
        <w:rPr>
          <w:i/>
          <w:vertAlign w:val="superscript"/>
        </w:rPr>
        <w:t>n</w:t>
      </w:r>
      <w:r>
        <w:rPr>
          <w:i/>
          <w:vertAlign w:val="superscript"/>
        </w:rPr>
        <w:sym w:font="Symbol" w:char="F02D"/>
      </w:r>
      <w:r>
        <w:rPr>
          <w:i/>
          <w:vertAlign w:val="superscript"/>
        </w:rPr>
        <w:t>k</w:t>
      </w:r>
      <w:r>
        <w:t xml:space="preserve"> is </w:t>
      </w:r>
      <w:r>
        <w:rPr>
          <w:i/>
        </w:rPr>
        <w:t>m</w:t>
      </w:r>
      <w:r>
        <w:t xml:space="preserve">, and </w:t>
      </w:r>
      <w:r>
        <w:rPr>
          <w:i/>
        </w:rPr>
        <w:t>k</w:t>
      </w:r>
      <w:r>
        <w:t xml:space="preserve"> is as small as possible. Note that </w:t>
      </w:r>
      <w:r>
        <w:rPr>
          <w:i/>
        </w:rPr>
        <w:t>k</w:t>
      </w:r>
      <w:r>
        <w:t xml:space="preserve"> is the number of digits in the decimal representation of </w:t>
      </w:r>
      <w:r>
        <w:rPr>
          <w:i/>
        </w:rPr>
        <w:t>s</w:t>
      </w:r>
      <w:r>
        <w:t xml:space="preserve">, that </w:t>
      </w:r>
      <w:r>
        <w:rPr>
          <w:i/>
        </w:rPr>
        <w:t>s</w:t>
      </w:r>
      <w:r>
        <w:t xml:space="preserve"> is not divisible by 10, and that the least significant digit of </w:t>
      </w:r>
      <w:r>
        <w:rPr>
          <w:i/>
        </w:rPr>
        <w:t>s</w:t>
      </w:r>
      <w:r>
        <w:t xml:space="preserve"> is not necessarily uniquely determined by these criteria.</w:t>
      </w:r>
    </w:p>
    <w:p w14:paraId="1091E7BF" w14:textId="77777777" w:rsidR="004C02EF" w:rsidRDefault="004C02EF" w:rsidP="004C02EF">
      <w:pPr>
        <w:pStyle w:val="Alg3"/>
        <w:numPr>
          <w:ilvl w:val="0"/>
          <w:numId w:val="360"/>
        </w:numPr>
      </w:pPr>
      <w:r>
        <w:t xml:space="preserve">If </w:t>
      </w:r>
      <w:r>
        <w:rPr>
          <w:i/>
        </w:rPr>
        <w:t>k</w:t>
      </w:r>
      <w:r>
        <w:t xml:space="preserve"> </w:t>
      </w:r>
      <w:r>
        <w:sym w:font="Symbol" w:char="F0A3"/>
      </w:r>
      <w:r>
        <w:t xml:space="preserve"> </w:t>
      </w:r>
      <w:r>
        <w:rPr>
          <w:i/>
        </w:rPr>
        <w:t>n</w:t>
      </w:r>
      <w:r>
        <w:t xml:space="preserve"> </w:t>
      </w:r>
      <w:r>
        <w:sym w:font="Symbol" w:char="F0A3"/>
      </w:r>
      <w:r>
        <w:t xml:space="preserve"> 21, return the String consisting of the </w:t>
      </w:r>
      <w:r>
        <w:rPr>
          <w:i/>
        </w:rPr>
        <w:t>k</w:t>
      </w:r>
      <w:r>
        <w:t xml:space="preserve"> digits of the decimal representation of s (in order, with no leading zeroes), followed by </w:t>
      </w:r>
      <w:r>
        <w:rPr>
          <w:i/>
        </w:rPr>
        <w:t>n</w:t>
      </w:r>
      <w:r>
        <w:rPr>
          <w:i/>
        </w:rPr>
        <w:sym w:font="Symbol" w:char="F02D"/>
      </w:r>
      <w:r>
        <w:rPr>
          <w:i/>
        </w:rPr>
        <w:t>k</w:t>
      </w:r>
      <w:r>
        <w:t xml:space="preserve"> occurrences of the character ‘</w:t>
      </w:r>
      <w:r>
        <w:rPr>
          <w:rFonts w:ascii="Courier New" w:hAnsi="Courier New"/>
          <w:b/>
        </w:rPr>
        <w:t>0</w:t>
      </w:r>
      <w:r>
        <w:t>’.</w:t>
      </w:r>
    </w:p>
    <w:p w14:paraId="48744C40" w14:textId="77777777" w:rsidR="004C02EF" w:rsidRDefault="004C02EF" w:rsidP="004C02EF">
      <w:pPr>
        <w:pStyle w:val="Alg3"/>
        <w:numPr>
          <w:ilvl w:val="0"/>
          <w:numId w:val="360"/>
        </w:numPr>
      </w:pPr>
      <w:r>
        <w:t xml:space="preserve">If 0 &lt; n </w:t>
      </w:r>
      <w:r>
        <w:sym w:font="Symbol" w:char="F0A3"/>
      </w:r>
      <w:r>
        <w:t xml:space="preserve"> 21, return the String consisting of the most significant </w:t>
      </w:r>
      <w:r>
        <w:rPr>
          <w:i/>
        </w:rPr>
        <w:t>n</w:t>
      </w:r>
      <w:r>
        <w:t xml:space="preserve"> digits of the decimal representation of </w:t>
      </w:r>
      <w:r>
        <w:rPr>
          <w:i/>
        </w:rPr>
        <w:t>s</w:t>
      </w:r>
      <w:r>
        <w:t>, followed by a decimal point ‘</w:t>
      </w:r>
      <w:r>
        <w:rPr>
          <w:rFonts w:ascii="Courier New" w:hAnsi="Courier New"/>
          <w:b/>
        </w:rPr>
        <w:t>.</w:t>
      </w:r>
      <w:r>
        <w:t xml:space="preserve">’, followed by the remaining </w:t>
      </w:r>
      <w:r>
        <w:rPr>
          <w:i/>
        </w:rPr>
        <w:t>k</w:t>
      </w:r>
      <w:r>
        <w:rPr>
          <w:i/>
        </w:rPr>
        <w:sym w:font="Symbol" w:char="F02D"/>
      </w:r>
      <w:r>
        <w:rPr>
          <w:i/>
        </w:rPr>
        <w:t>n</w:t>
      </w:r>
      <w:r>
        <w:t xml:space="preserve"> digits of the decimal representation of </w:t>
      </w:r>
      <w:r>
        <w:rPr>
          <w:i/>
        </w:rPr>
        <w:t>s</w:t>
      </w:r>
      <w:r>
        <w:t>.</w:t>
      </w:r>
    </w:p>
    <w:p w14:paraId="309E0021" w14:textId="77777777" w:rsidR="004C02EF" w:rsidRDefault="004C02EF" w:rsidP="004C02EF">
      <w:pPr>
        <w:pStyle w:val="Alg3"/>
        <w:numPr>
          <w:ilvl w:val="0"/>
          <w:numId w:val="360"/>
        </w:numPr>
      </w:pPr>
      <w:r>
        <w:t xml:space="preserve">If </w:t>
      </w:r>
      <w:r>
        <w:sym w:font="Symbol" w:char="F02D"/>
      </w:r>
      <w:r>
        <w:t xml:space="preserve">6 &lt; n </w:t>
      </w:r>
      <w:r>
        <w:sym w:font="Symbol" w:char="F0A3"/>
      </w:r>
      <w:r>
        <w:t xml:space="preserve"> 0, return the String consisting of the character ‘</w:t>
      </w:r>
      <w:r>
        <w:rPr>
          <w:rFonts w:ascii="Courier New" w:hAnsi="Courier New"/>
          <w:b/>
        </w:rPr>
        <w:t>0</w:t>
      </w:r>
      <w:r>
        <w:t>’, followed by a decimal point ‘</w:t>
      </w:r>
      <w:r>
        <w:rPr>
          <w:rFonts w:ascii="Courier New" w:hAnsi="Courier New"/>
          <w:b/>
        </w:rPr>
        <w:t>.</w:t>
      </w:r>
      <w:r>
        <w:t xml:space="preserve">’, followed by </w:t>
      </w:r>
      <w:r>
        <w:sym w:font="Symbol" w:char="F02D"/>
      </w:r>
      <w:r>
        <w:rPr>
          <w:i/>
        </w:rPr>
        <w:t>n</w:t>
      </w:r>
      <w:r>
        <w:t xml:space="preserve"> occurrences of the character ‘</w:t>
      </w:r>
      <w:r>
        <w:rPr>
          <w:rFonts w:ascii="Courier New" w:hAnsi="Courier New"/>
          <w:b/>
        </w:rPr>
        <w:t>0</w:t>
      </w:r>
      <w:r>
        <w:t xml:space="preserve">’, followed by the </w:t>
      </w:r>
      <w:r>
        <w:rPr>
          <w:i/>
        </w:rPr>
        <w:t>k</w:t>
      </w:r>
      <w:r>
        <w:t xml:space="preserve"> digits of the decimal representation of </w:t>
      </w:r>
      <w:r>
        <w:rPr>
          <w:i/>
        </w:rPr>
        <w:t>s</w:t>
      </w:r>
      <w:r>
        <w:t>.</w:t>
      </w:r>
    </w:p>
    <w:p w14:paraId="3877B367" w14:textId="77777777" w:rsidR="004C02EF" w:rsidRDefault="004C02EF" w:rsidP="004C02EF">
      <w:pPr>
        <w:pStyle w:val="Alg3"/>
        <w:numPr>
          <w:ilvl w:val="0"/>
          <w:numId w:val="360"/>
        </w:numPr>
      </w:pPr>
      <w:r>
        <w:t xml:space="preserve">Otherwise, if </w:t>
      </w:r>
      <w:r>
        <w:rPr>
          <w:i/>
        </w:rPr>
        <w:t>k</w:t>
      </w:r>
      <w:r>
        <w:t xml:space="preserve"> = 1, return the String consisting of the single digit of </w:t>
      </w:r>
      <w:r>
        <w:rPr>
          <w:i/>
        </w:rPr>
        <w:t>s</w:t>
      </w:r>
      <w:r>
        <w:t>, followed by lowercase character ‘</w:t>
      </w:r>
      <w:r>
        <w:rPr>
          <w:rFonts w:ascii="Courier New" w:hAnsi="Courier New"/>
          <w:b/>
        </w:rPr>
        <w:t>e</w:t>
      </w:r>
      <w:r>
        <w:t>’, followed by a plus sign ‘</w:t>
      </w:r>
      <w:r>
        <w:rPr>
          <w:rFonts w:ascii="Courier New" w:hAnsi="Courier New"/>
          <w:b/>
        </w:rPr>
        <w:t>+</w:t>
      </w:r>
      <w:r>
        <w:t>’ or minus sign ‘</w:t>
      </w:r>
      <w:r>
        <w:rPr>
          <w:rFonts w:ascii="Courier New" w:hAnsi="Courier New"/>
          <w:b/>
        </w:rPr>
        <w:sym w:font="Symbol" w:char="F02D"/>
      </w:r>
      <w:r>
        <w:t xml:space="preserve">’ according to whether </w:t>
      </w:r>
      <w:r>
        <w:rPr>
          <w:i/>
        </w:rPr>
        <w:t>n</w:t>
      </w:r>
      <w:r>
        <w:sym w:font="Symbol" w:char="F02D"/>
      </w:r>
      <w:r>
        <w:t>1 is positive or negative, followed by the decimal representation of the integer abs(</w:t>
      </w:r>
      <w:r>
        <w:rPr>
          <w:i/>
        </w:rPr>
        <w:t>n</w:t>
      </w:r>
      <w:r>
        <w:sym w:font="Symbol" w:char="F02D"/>
      </w:r>
      <w:r>
        <w:t>1) (with no leading zeroes).</w:t>
      </w:r>
    </w:p>
    <w:p w14:paraId="632A3FD9" w14:textId="77777777" w:rsidR="004C02EF" w:rsidRDefault="004C02EF" w:rsidP="004C02EF">
      <w:pPr>
        <w:pStyle w:val="Alg3"/>
        <w:numPr>
          <w:ilvl w:val="0"/>
          <w:numId w:val="360"/>
        </w:numPr>
        <w:spacing w:after="220"/>
      </w:pPr>
      <w:r>
        <w:t xml:space="preserve">Return the String consisting of the most significant digit of the decimal representation of </w:t>
      </w:r>
      <w:r w:rsidRPr="00612C55">
        <w:rPr>
          <w:i/>
        </w:rPr>
        <w:t>s</w:t>
      </w:r>
      <w:r>
        <w:t xml:space="preserve">, followed by a decimal point ‘.’, followed by the remaining </w:t>
      </w:r>
      <w:r w:rsidRPr="00612C55">
        <w:rPr>
          <w:i/>
        </w:rPr>
        <w:t>k</w:t>
      </w:r>
      <w:r>
        <w:sym w:font="Symbol" w:char="F02D"/>
      </w:r>
      <w:r>
        <w:t xml:space="preserve">1 digits of the decimal representation of </w:t>
      </w:r>
      <w:r w:rsidRPr="00612C55">
        <w:rPr>
          <w:i/>
        </w:rPr>
        <w:t>s</w:t>
      </w:r>
      <w:r>
        <w:t>, followed by the lowercase character ‘</w:t>
      </w:r>
      <w:r w:rsidRPr="00612C55">
        <w:rPr>
          <w:rFonts w:ascii="Courier New" w:hAnsi="Courier New" w:cs="Courier New"/>
          <w:b/>
        </w:rPr>
        <w:t>e</w:t>
      </w:r>
      <w:r>
        <w:t>’, followed by a plus sign ‘</w:t>
      </w:r>
      <w:r w:rsidRPr="00612C55">
        <w:rPr>
          <w:rFonts w:ascii="Courier New" w:hAnsi="Courier New" w:cs="Courier New"/>
          <w:b/>
        </w:rPr>
        <w:t>+</w:t>
      </w:r>
      <w:r>
        <w:t>’ or minus sign ‘</w:t>
      </w:r>
      <w:r w:rsidRPr="00612C55">
        <w:rPr>
          <w:rFonts w:ascii="Courier New" w:hAnsi="Courier New" w:cs="Courier New"/>
          <w:b/>
        </w:rPr>
        <w:sym w:font="Symbol" w:char="F02D"/>
      </w:r>
      <w:r>
        <w:t xml:space="preserve">’ according to whether </w:t>
      </w:r>
      <w:r w:rsidRPr="00612C55">
        <w:rPr>
          <w:i/>
        </w:rPr>
        <w:t>n</w:t>
      </w:r>
      <w:r>
        <w:sym w:font="Symbol" w:char="F02D"/>
      </w:r>
      <w:r>
        <w:t>1 is positive or negative, followed by the decimal representation of the integer abs(</w:t>
      </w:r>
      <w:r w:rsidRPr="00612C55">
        <w:rPr>
          <w:i/>
        </w:rPr>
        <w:t>n</w:t>
      </w:r>
      <w:r>
        <w:sym w:font="Symbol" w:char="F02D"/>
      </w:r>
      <w:r>
        <w:t>1) (with no leading zeroes).</w:t>
      </w:r>
      <w:bookmarkStart w:id="1469" w:name="_Toc375031140"/>
      <w:bookmarkStart w:id="1470" w:name="_Toc381513658"/>
      <w:bookmarkStart w:id="1471" w:name="_Toc382202801"/>
      <w:bookmarkStart w:id="1472" w:name="_Toc382203021"/>
      <w:bookmarkStart w:id="1473" w:name="_Toc382212180"/>
      <w:bookmarkStart w:id="1474" w:name="_Toc382212419"/>
      <w:bookmarkStart w:id="1475" w:name="_Toc382291525"/>
      <w:bookmarkStart w:id="1476" w:name="_Toc385672165"/>
      <w:bookmarkStart w:id="1477" w:name="_Toc393690260"/>
    </w:p>
    <w:p w14:paraId="66E041F8" w14:textId="77777777" w:rsidR="004C02EF" w:rsidRPr="00A92AC8" w:rsidRDefault="004C02EF" w:rsidP="004C02EF">
      <w:pPr>
        <w:pStyle w:val="Note"/>
        <w:spacing w:after="60"/>
      </w:pPr>
      <w:r w:rsidRPr="00A92AC8">
        <w:t>NOTE</w:t>
      </w:r>
      <w:r>
        <w:t xml:space="preserve"> 1</w:t>
      </w:r>
      <w:r w:rsidRPr="00A92AC8">
        <w:tab/>
        <w:t>The following observations may be useful as guidelines for implementations, but are not part of the normative requirements of this Standard:</w:t>
      </w:r>
    </w:p>
    <w:p w14:paraId="444FB4A4" w14:textId="77777777" w:rsidR="004C02EF" w:rsidRPr="00A92AC8" w:rsidRDefault="004C02EF" w:rsidP="004C02EF">
      <w:pPr>
        <w:pStyle w:val="Note"/>
        <w:numPr>
          <w:ilvl w:val="0"/>
          <w:numId w:val="39"/>
        </w:numPr>
        <w:tabs>
          <w:tab w:val="clear" w:pos="960"/>
          <w:tab w:val="left" w:pos="360"/>
        </w:tabs>
        <w:ind w:left="360"/>
        <w:contextualSpacing/>
      </w:pPr>
      <w:r w:rsidRPr="00A92AC8">
        <w:t xml:space="preserve">If x is any </w:t>
      </w:r>
      <w:r>
        <w:t>Number</w:t>
      </w:r>
      <w:r w:rsidRPr="00A92AC8">
        <w:t xml:space="preserve"> value other than </w:t>
      </w:r>
      <w:r w:rsidRPr="00A92AC8">
        <w:rPr>
          <w:b/>
        </w:rPr>
        <w:sym w:font="Symbol" w:char="F02D"/>
      </w:r>
      <w:r w:rsidRPr="00A92AC8">
        <w:rPr>
          <w:b/>
        </w:rPr>
        <w:t>0</w:t>
      </w:r>
      <w:r w:rsidRPr="00A92AC8">
        <w:t xml:space="preserve">, then ToNumber(ToString(x)) is exactly the same </w:t>
      </w:r>
      <w:r>
        <w:t>Number</w:t>
      </w:r>
      <w:r w:rsidRPr="00A92AC8">
        <w:t xml:space="preserve"> value as x.</w:t>
      </w:r>
    </w:p>
    <w:p w14:paraId="40D1C07C" w14:textId="77777777" w:rsidR="004C02EF" w:rsidRPr="00A92AC8" w:rsidRDefault="004C02EF" w:rsidP="004C02EF">
      <w:pPr>
        <w:pStyle w:val="Note"/>
        <w:numPr>
          <w:ilvl w:val="0"/>
          <w:numId w:val="39"/>
        </w:numPr>
        <w:tabs>
          <w:tab w:val="clear" w:pos="960"/>
          <w:tab w:val="left" w:pos="360"/>
        </w:tabs>
        <w:ind w:left="360"/>
      </w:pPr>
      <w:r w:rsidRPr="00A92AC8">
        <w:t>The least significant digit of s is not always uniquely determined by the requirements listed in step 5.</w:t>
      </w:r>
    </w:p>
    <w:p w14:paraId="49D224C5" w14:textId="77777777" w:rsidR="004C02EF" w:rsidRPr="00A92AC8" w:rsidRDefault="004C02EF" w:rsidP="004C02EF">
      <w:pPr>
        <w:pStyle w:val="Note"/>
        <w:tabs>
          <w:tab w:val="clear" w:pos="960"/>
          <w:tab w:val="left" w:pos="360"/>
        </w:tabs>
        <w:spacing w:after="60"/>
      </w:pPr>
      <w:r w:rsidRPr="00A92AC8">
        <w:t>NOTE</w:t>
      </w:r>
      <w:r>
        <w:t xml:space="preserve"> 2</w:t>
      </w:r>
      <w:r w:rsidRPr="00A92AC8">
        <w:tab/>
        <w:t>For implementations that provide more accurate conversions than required by the rules above, it is recommended that the following alternative version of step 5 be used as a guideline:</w:t>
      </w:r>
    </w:p>
    <w:p w14:paraId="1DD97D99" w14:textId="77777777" w:rsidR="004C02EF" w:rsidRPr="00A92AC8" w:rsidRDefault="004C02EF" w:rsidP="004C02EF">
      <w:pPr>
        <w:pStyle w:val="Note"/>
        <w:ind w:left="720"/>
        <w:rPr>
          <w:rFonts w:ascii="Times New Roman" w:hAnsi="Times New Roman"/>
        </w:rPr>
      </w:pPr>
      <w:r w:rsidRPr="00A92AC8">
        <w:rPr>
          <w:rFonts w:ascii="Times New Roman" w:hAnsi="Times New Roman"/>
        </w:rPr>
        <w:t xml:space="preserve">Otherwise, let </w:t>
      </w:r>
      <w:r w:rsidRPr="00A92AC8">
        <w:rPr>
          <w:rFonts w:ascii="Times New Roman" w:hAnsi="Times New Roman"/>
          <w:i/>
        </w:rPr>
        <w:t>n</w:t>
      </w:r>
      <w:r w:rsidRPr="00A92AC8">
        <w:rPr>
          <w:rFonts w:ascii="Times New Roman" w:hAnsi="Times New Roman"/>
        </w:rPr>
        <w:t xml:space="preserve">, </w:t>
      </w:r>
      <w:r w:rsidRPr="00A92AC8">
        <w:rPr>
          <w:rFonts w:ascii="Times New Roman" w:hAnsi="Times New Roman"/>
          <w:i/>
        </w:rPr>
        <w:t>k</w:t>
      </w:r>
      <w:r w:rsidRPr="00A92AC8">
        <w:rPr>
          <w:rFonts w:ascii="Times New Roman" w:hAnsi="Times New Roman"/>
        </w:rPr>
        <w:t xml:space="preserve">, and </w:t>
      </w:r>
      <w:r w:rsidRPr="00A92AC8">
        <w:rPr>
          <w:rFonts w:ascii="Times New Roman" w:hAnsi="Times New Roman"/>
          <w:i/>
        </w:rPr>
        <w:t>s</w:t>
      </w:r>
      <w:r w:rsidRPr="00A92AC8">
        <w:rPr>
          <w:rFonts w:ascii="Times New Roman" w:hAnsi="Times New Roman"/>
        </w:rPr>
        <w:t xml:space="preserve"> be integers such that </w:t>
      </w:r>
      <w:r w:rsidRPr="00A92AC8">
        <w:rPr>
          <w:rFonts w:ascii="Times New Roman" w:hAnsi="Times New Roman"/>
          <w:i/>
        </w:rPr>
        <w:t>k</w:t>
      </w:r>
      <w:r w:rsidRPr="00A92AC8">
        <w:rPr>
          <w:rFonts w:ascii="Times New Roman" w:hAnsi="Times New Roman"/>
        </w:rPr>
        <w:t xml:space="preserve"> </w:t>
      </w:r>
      <w:r w:rsidRPr="00A92AC8">
        <w:rPr>
          <w:rFonts w:ascii="Times New Roman" w:hAnsi="Times New Roman"/>
        </w:rPr>
        <w:sym w:font="Symbol" w:char="F0B3"/>
      </w:r>
      <w:r w:rsidRPr="00A92AC8">
        <w:rPr>
          <w:rFonts w:ascii="Times New Roman" w:hAnsi="Times New Roman"/>
        </w:rPr>
        <w:t xml:space="preserve"> 1, 10</w:t>
      </w:r>
      <w:r w:rsidRPr="00A92AC8">
        <w:rPr>
          <w:rFonts w:ascii="Times New Roman" w:hAnsi="Times New Roman"/>
          <w:i/>
          <w:vertAlign w:val="superscript"/>
        </w:rPr>
        <w:t>k</w:t>
      </w:r>
      <w:r w:rsidRPr="00A92AC8">
        <w:rPr>
          <w:rFonts w:ascii="Times New Roman" w:hAnsi="Times New Roman"/>
          <w:vertAlign w:val="superscript"/>
        </w:rPr>
        <w:sym w:font="Symbol" w:char="F02D"/>
      </w:r>
      <w:r w:rsidRPr="00A92AC8">
        <w:rPr>
          <w:rFonts w:ascii="Times New Roman" w:hAnsi="Times New Roman"/>
          <w:vertAlign w:val="superscript"/>
        </w:rPr>
        <w:t>1</w:t>
      </w:r>
      <w:r w:rsidRPr="00A92AC8">
        <w:rPr>
          <w:rFonts w:ascii="Times New Roman" w:hAnsi="Times New Roman"/>
        </w:rPr>
        <w:t xml:space="preserve"> </w:t>
      </w:r>
      <w:r w:rsidRPr="00A92AC8">
        <w:rPr>
          <w:rFonts w:ascii="Times New Roman" w:hAnsi="Times New Roman"/>
        </w:rPr>
        <w:sym w:font="Symbol" w:char="F0A3"/>
      </w:r>
      <w:r w:rsidRPr="00A92AC8">
        <w:rPr>
          <w:rFonts w:ascii="Times New Roman" w:hAnsi="Times New Roman"/>
        </w:rPr>
        <w:t xml:space="preserve"> </w:t>
      </w:r>
      <w:r w:rsidRPr="00A92AC8">
        <w:rPr>
          <w:rFonts w:ascii="Times New Roman" w:hAnsi="Times New Roman"/>
          <w:i/>
        </w:rPr>
        <w:t>s</w:t>
      </w:r>
      <w:r w:rsidRPr="00A92AC8">
        <w:rPr>
          <w:rFonts w:ascii="Times New Roman" w:hAnsi="Times New Roman"/>
        </w:rPr>
        <w:t xml:space="preserve"> &lt; 10</w:t>
      </w:r>
      <w:r w:rsidRPr="00A92AC8">
        <w:rPr>
          <w:rFonts w:ascii="Times New Roman" w:hAnsi="Times New Roman"/>
          <w:i/>
          <w:vertAlign w:val="superscript"/>
        </w:rPr>
        <w:t>k</w:t>
      </w:r>
      <w:r w:rsidRPr="00A92AC8">
        <w:rPr>
          <w:rFonts w:ascii="Times New Roman" w:hAnsi="Times New Roman"/>
        </w:rPr>
        <w:t xml:space="preserve">, the </w:t>
      </w:r>
      <w:r>
        <w:rPr>
          <w:rFonts w:ascii="Times New Roman" w:hAnsi="Times New Roman"/>
        </w:rPr>
        <w:t>Number</w:t>
      </w:r>
      <w:r w:rsidRPr="00A92AC8">
        <w:rPr>
          <w:rFonts w:ascii="Times New Roman" w:hAnsi="Times New Roman"/>
        </w:rPr>
        <w:t xml:space="preserve"> value for </w:t>
      </w:r>
      <w:r w:rsidRPr="00A92AC8">
        <w:rPr>
          <w:rFonts w:ascii="Times New Roman" w:hAnsi="Times New Roman"/>
          <w:i/>
        </w:rPr>
        <w:t>s</w:t>
      </w:r>
      <w:r w:rsidRPr="00A92AC8">
        <w:rPr>
          <w:rFonts w:ascii="Times New Roman" w:hAnsi="Times New Roman"/>
        </w:rPr>
        <w:t xml:space="preserve"> </w:t>
      </w:r>
      <w:r w:rsidRPr="00A92AC8">
        <w:rPr>
          <w:rFonts w:ascii="Times New Roman" w:hAnsi="Times New Roman"/>
        </w:rPr>
        <w:sym w:font="Symbol" w:char="F0B4"/>
      </w:r>
      <w:r w:rsidRPr="00A92AC8">
        <w:rPr>
          <w:rFonts w:ascii="Times New Roman" w:hAnsi="Times New Roman"/>
        </w:rPr>
        <w:t xml:space="preserve"> 10</w:t>
      </w:r>
      <w:r w:rsidRPr="00A92AC8">
        <w:rPr>
          <w:rFonts w:ascii="Times New Roman" w:hAnsi="Times New Roman"/>
          <w:i/>
          <w:vertAlign w:val="superscript"/>
        </w:rPr>
        <w:t>n</w:t>
      </w:r>
      <w:r w:rsidRPr="00A92AC8">
        <w:rPr>
          <w:rFonts w:ascii="Times New Roman" w:hAnsi="Times New Roman"/>
          <w:vertAlign w:val="superscript"/>
        </w:rPr>
        <w:sym w:font="Symbol" w:char="F02D"/>
      </w:r>
      <w:r w:rsidRPr="00A92AC8">
        <w:rPr>
          <w:rFonts w:ascii="Times New Roman" w:hAnsi="Times New Roman"/>
          <w:i/>
          <w:vertAlign w:val="superscript"/>
        </w:rPr>
        <w:t>k</w:t>
      </w:r>
      <w:r w:rsidRPr="00A92AC8">
        <w:rPr>
          <w:rFonts w:ascii="Times New Roman" w:hAnsi="Times New Roman"/>
        </w:rPr>
        <w:t xml:space="preserve"> is </w:t>
      </w:r>
      <w:r w:rsidRPr="00A92AC8">
        <w:rPr>
          <w:rFonts w:ascii="Times New Roman" w:hAnsi="Times New Roman"/>
          <w:i/>
        </w:rPr>
        <w:t>m</w:t>
      </w:r>
      <w:r w:rsidRPr="00A92AC8">
        <w:rPr>
          <w:rFonts w:ascii="Times New Roman" w:hAnsi="Times New Roman"/>
        </w:rPr>
        <w:t xml:space="preserve">, and </w:t>
      </w:r>
      <w:r w:rsidRPr="00A92AC8">
        <w:rPr>
          <w:rFonts w:ascii="Times New Roman" w:hAnsi="Times New Roman"/>
          <w:i/>
        </w:rPr>
        <w:t>k</w:t>
      </w:r>
      <w:r w:rsidRPr="00A92AC8">
        <w:rPr>
          <w:rFonts w:ascii="Times New Roman" w:hAnsi="Times New Roman"/>
        </w:rPr>
        <w:t xml:space="preserve"> is as small as possible. If there are multiple possibilities for </w:t>
      </w:r>
      <w:r w:rsidRPr="00A92AC8">
        <w:rPr>
          <w:rFonts w:ascii="Times New Roman" w:hAnsi="Times New Roman"/>
          <w:i/>
        </w:rPr>
        <w:t>s</w:t>
      </w:r>
      <w:r w:rsidRPr="00A92AC8">
        <w:rPr>
          <w:rFonts w:ascii="Times New Roman" w:hAnsi="Times New Roman"/>
        </w:rPr>
        <w:t xml:space="preserve">, choose the value of </w:t>
      </w:r>
      <w:r w:rsidRPr="00A92AC8">
        <w:rPr>
          <w:rFonts w:ascii="Times New Roman" w:hAnsi="Times New Roman"/>
          <w:i/>
        </w:rPr>
        <w:t>s</w:t>
      </w:r>
      <w:r w:rsidRPr="00A92AC8">
        <w:rPr>
          <w:rFonts w:ascii="Times New Roman" w:hAnsi="Times New Roman"/>
        </w:rPr>
        <w:t xml:space="preserve"> for which </w:t>
      </w:r>
      <w:r w:rsidRPr="00A92AC8">
        <w:rPr>
          <w:rFonts w:ascii="Times New Roman" w:hAnsi="Times New Roman"/>
          <w:i/>
        </w:rPr>
        <w:t>s</w:t>
      </w:r>
      <w:r w:rsidRPr="00A92AC8">
        <w:rPr>
          <w:rFonts w:ascii="Times New Roman" w:hAnsi="Times New Roman"/>
        </w:rPr>
        <w:t xml:space="preserve"> </w:t>
      </w:r>
      <w:r w:rsidRPr="00A92AC8">
        <w:rPr>
          <w:rFonts w:ascii="Times New Roman" w:hAnsi="Times New Roman"/>
        </w:rPr>
        <w:sym w:font="Symbol" w:char="F0B4"/>
      </w:r>
      <w:r w:rsidRPr="00A92AC8">
        <w:rPr>
          <w:rFonts w:ascii="Times New Roman" w:hAnsi="Times New Roman"/>
        </w:rPr>
        <w:t xml:space="preserve"> 10</w:t>
      </w:r>
      <w:r w:rsidRPr="00A92AC8">
        <w:rPr>
          <w:rFonts w:ascii="Times New Roman" w:hAnsi="Times New Roman"/>
          <w:i/>
          <w:vertAlign w:val="superscript"/>
        </w:rPr>
        <w:t>n</w:t>
      </w:r>
      <w:r w:rsidRPr="00A92AC8">
        <w:rPr>
          <w:rFonts w:ascii="Times New Roman" w:hAnsi="Times New Roman"/>
          <w:vertAlign w:val="superscript"/>
        </w:rPr>
        <w:sym w:font="Symbol" w:char="F02D"/>
      </w:r>
      <w:r w:rsidRPr="00A92AC8">
        <w:rPr>
          <w:rFonts w:ascii="Times New Roman" w:hAnsi="Times New Roman"/>
          <w:i/>
          <w:vertAlign w:val="superscript"/>
        </w:rPr>
        <w:t>k</w:t>
      </w:r>
      <w:r w:rsidRPr="00A92AC8">
        <w:rPr>
          <w:rFonts w:ascii="Times New Roman" w:hAnsi="Times New Roman"/>
        </w:rPr>
        <w:t xml:space="preserve"> is closest in value to </w:t>
      </w:r>
      <w:r w:rsidRPr="00A92AC8">
        <w:rPr>
          <w:rFonts w:ascii="Times New Roman" w:hAnsi="Times New Roman"/>
          <w:i/>
        </w:rPr>
        <w:t>m</w:t>
      </w:r>
      <w:r w:rsidRPr="00A92AC8">
        <w:rPr>
          <w:rFonts w:ascii="Times New Roman" w:hAnsi="Times New Roman"/>
        </w:rPr>
        <w:t xml:space="preserve">. If there are two such possible values of </w:t>
      </w:r>
      <w:r w:rsidRPr="00A92AC8">
        <w:rPr>
          <w:rFonts w:ascii="Times New Roman" w:hAnsi="Times New Roman"/>
          <w:i/>
        </w:rPr>
        <w:t>s</w:t>
      </w:r>
      <w:r w:rsidRPr="00A92AC8">
        <w:rPr>
          <w:rFonts w:ascii="Times New Roman" w:hAnsi="Times New Roman"/>
        </w:rPr>
        <w:t xml:space="preserve">, choose the one that is even. Note that </w:t>
      </w:r>
      <w:r w:rsidRPr="00A92AC8">
        <w:rPr>
          <w:rFonts w:ascii="Times New Roman" w:hAnsi="Times New Roman"/>
          <w:i/>
        </w:rPr>
        <w:t>k</w:t>
      </w:r>
      <w:r w:rsidRPr="00A92AC8">
        <w:rPr>
          <w:rFonts w:ascii="Times New Roman" w:hAnsi="Times New Roman"/>
        </w:rPr>
        <w:t xml:space="preserve"> is the number of digits in the decimal representation of </w:t>
      </w:r>
      <w:r w:rsidRPr="00A92AC8">
        <w:rPr>
          <w:rFonts w:ascii="Times New Roman" w:hAnsi="Times New Roman"/>
          <w:i/>
        </w:rPr>
        <w:t>s</w:t>
      </w:r>
      <w:r w:rsidRPr="00A92AC8">
        <w:rPr>
          <w:rFonts w:ascii="Times New Roman" w:hAnsi="Times New Roman"/>
        </w:rPr>
        <w:t xml:space="preserve"> and that </w:t>
      </w:r>
      <w:r w:rsidRPr="00A92AC8">
        <w:rPr>
          <w:rFonts w:ascii="Times New Roman" w:hAnsi="Times New Roman"/>
          <w:i/>
        </w:rPr>
        <w:t>s</w:t>
      </w:r>
      <w:r w:rsidRPr="00A92AC8">
        <w:rPr>
          <w:rFonts w:ascii="Times New Roman" w:hAnsi="Times New Roman"/>
        </w:rPr>
        <w:t xml:space="preserve"> is not divisible by 10.</w:t>
      </w:r>
    </w:p>
    <w:p w14:paraId="3BB41CDE" w14:textId="77777777" w:rsidR="004C02EF" w:rsidRPr="00A92AC8" w:rsidRDefault="004C02EF" w:rsidP="004C02EF">
      <w:pPr>
        <w:pStyle w:val="Note"/>
        <w:tabs>
          <w:tab w:val="clear" w:pos="960"/>
          <w:tab w:val="left" w:pos="360"/>
        </w:tabs>
        <w:spacing w:after="60"/>
      </w:pPr>
      <w:r w:rsidRPr="00A92AC8">
        <w:t>NOTE</w:t>
      </w:r>
      <w:r>
        <w:t xml:space="preserve"> 3</w:t>
      </w:r>
      <w:r w:rsidRPr="00A92AC8">
        <w:tab/>
        <w:t>Implementers of ECMAScript may find useful the paper and code written by David M. Gay for binary-to-decimal conversion of floating-point numbers:</w:t>
      </w:r>
    </w:p>
    <w:p w14:paraId="07C432AA" w14:textId="77777777" w:rsidR="004C02EF" w:rsidRDefault="004C02EF" w:rsidP="004C02EF">
      <w:pPr>
        <w:pStyle w:val="Note"/>
        <w:ind w:left="720"/>
        <w:jc w:val="left"/>
      </w:pPr>
      <w:r w:rsidRPr="00A92AC8">
        <w:t>Gay, David M. Correctly Rounded Binary-Decimal and Decimal-Binary Conversions. Numerical Analysis</w:t>
      </w:r>
      <w:r>
        <w:t>,</w:t>
      </w:r>
      <w:r w:rsidRPr="00A92AC8">
        <w:t xml:space="preserve"> Manuscript 90-10. AT&amp;T Bell Laboratories (Murray Hill, New Jersey). November 30, 1990. Available as</w:t>
      </w:r>
      <w:r>
        <w:br/>
      </w:r>
      <w:r w:rsidRPr="0024793A">
        <w:rPr>
          <w:rFonts w:cs="Arial"/>
        </w:rPr>
        <w:t>http://cm.bell-labs.com/cm/cs/doc/90/4-10.ps.g</w:t>
      </w:r>
      <w:r w:rsidRPr="00612C55">
        <w:rPr>
          <w:rFonts w:cs="Arial"/>
        </w:rPr>
        <w:t>z</w:t>
      </w:r>
      <w:r w:rsidRPr="00A92AC8">
        <w:t>.</w:t>
      </w:r>
      <w:r>
        <w:t xml:space="preserve"> </w:t>
      </w:r>
      <w:r w:rsidRPr="00A92AC8">
        <w:t>Associated code available as</w:t>
      </w:r>
      <w:r>
        <w:br/>
      </w:r>
      <w:r w:rsidRPr="0024793A">
        <w:rPr>
          <w:rFonts w:cs="Arial"/>
        </w:rPr>
        <w:t>http://cm.bell-labs.com/netlib/fp/dtoa.c.gz</w:t>
      </w:r>
      <w:r w:rsidRPr="00A92AC8">
        <w:t> and as</w:t>
      </w:r>
      <w:r>
        <w:br/>
      </w:r>
      <w:r w:rsidRPr="0024793A">
        <w:rPr>
          <w:rFonts w:cs="Arial"/>
        </w:rPr>
        <w:t>http://cm.bell-labs.com/netlib/fp/g_fmt.c.gz</w:t>
      </w:r>
      <w:r w:rsidRPr="00A92AC8">
        <w:t xml:space="preserve"> and may also be found at the various </w:t>
      </w:r>
      <w:r w:rsidRPr="00A92AC8">
        <w:rPr>
          <w:rFonts w:ascii="Courier New" w:hAnsi="Courier New"/>
          <w:b/>
        </w:rPr>
        <w:t>netlib</w:t>
      </w:r>
      <w:r w:rsidRPr="00A92AC8">
        <w:t xml:space="preserve"> mirror sites.</w:t>
      </w:r>
    </w:p>
    <w:p w14:paraId="0CD85836" w14:textId="77777777" w:rsidR="004C02EF" w:rsidRDefault="004C02EF" w:rsidP="00C623F2">
      <w:pPr>
        <w:pStyle w:val="20"/>
        <w:numPr>
          <w:ilvl w:val="0"/>
          <w:numId w:val="0"/>
        </w:numPr>
      </w:pPr>
      <w:bookmarkStart w:id="1478" w:name="_Ref455971449"/>
      <w:bookmarkStart w:id="1479" w:name="_Ref456011191"/>
      <w:bookmarkStart w:id="1480" w:name="_Toc472818798"/>
      <w:bookmarkStart w:id="1481" w:name="_Toc235503368"/>
      <w:bookmarkStart w:id="1482" w:name="_Toc241509143"/>
      <w:bookmarkStart w:id="1483" w:name="_Toc244416630"/>
      <w:bookmarkStart w:id="1484" w:name="_Toc276630994"/>
      <w:bookmarkStart w:id="1485" w:name="_Toc178387003"/>
      <w:r>
        <w:t>9.9</w:t>
      </w:r>
      <w:r>
        <w:tab/>
        <w:t>ToObjec</w:t>
      </w:r>
      <w:bookmarkEnd w:id="1469"/>
      <w:bookmarkEnd w:id="1470"/>
      <w:bookmarkEnd w:id="1471"/>
      <w:bookmarkEnd w:id="1472"/>
      <w:bookmarkEnd w:id="1473"/>
      <w:bookmarkEnd w:id="1474"/>
      <w:bookmarkEnd w:id="1475"/>
      <w:bookmarkEnd w:id="1476"/>
      <w:bookmarkEnd w:id="1477"/>
      <w:r>
        <w:t>t</w:t>
      </w:r>
      <w:bookmarkEnd w:id="1478"/>
      <w:bookmarkEnd w:id="1479"/>
      <w:bookmarkEnd w:id="1480"/>
      <w:bookmarkEnd w:id="1481"/>
      <w:bookmarkEnd w:id="1482"/>
      <w:bookmarkEnd w:id="1483"/>
      <w:bookmarkEnd w:id="1484"/>
      <w:bookmarkEnd w:id="1485"/>
    </w:p>
    <w:p w14:paraId="62BCC8C9" w14:textId="77777777" w:rsidR="004C02EF" w:rsidRDefault="004C02EF" w:rsidP="004C02EF">
      <w:pPr>
        <w:spacing w:after="120"/>
      </w:pPr>
      <w:r>
        <w:t xml:space="preserve">The abstract operation ToObject converts its argument to a value of type Object according to </w:t>
      </w:r>
      <w:r w:rsidRPr="00004BD3">
        <w:t xml:space="preserve">Table </w:t>
      </w:r>
      <w:del w:id="1486" w:author="Allen Wirfs-Brock" w:date="2011-07-02T13:28:00Z">
        <w:r w:rsidRPr="00004BD3" w:rsidDel="008962D8">
          <w:delText>14</w:delText>
        </w:r>
      </w:del>
      <w:ins w:id="1487" w:author="Allen Wirfs-Brock" w:date="2011-07-02T13:28:00Z">
        <w:r w:rsidR="008962D8">
          <w:t>15</w:t>
        </w:r>
      </w:ins>
      <w:r>
        <w:t>:</w:t>
      </w:r>
    </w:p>
    <w:p w14:paraId="7F6FB78F" w14:textId="77777777" w:rsidR="004C02EF" w:rsidRPr="00712500" w:rsidRDefault="004C02EF" w:rsidP="004C02EF">
      <w:pPr>
        <w:pStyle w:val="Tabletitle"/>
        <w:widowControl w:val="0"/>
      </w:pPr>
      <w:r w:rsidRPr="00004BD3">
        <w:rPr>
          <w:rFonts w:eastAsia="Arial Unicode MS"/>
        </w:rPr>
        <w:t>Table </w:t>
      </w:r>
      <w:del w:id="1488" w:author="Allen Wirfs-Brock" w:date="2011-07-02T13:29:00Z">
        <w:r w:rsidRPr="00004BD3" w:rsidDel="008962D8">
          <w:rPr>
            <w:rFonts w:eastAsia="Arial Unicode MS"/>
          </w:rPr>
          <w:delText xml:space="preserve">14 </w:delText>
        </w:r>
      </w:del>
      <w:ins w:id="1489" w:author="Allen Wirfs-Brock" w:date="2011-07-02T13:29:00Z">
        <w:r w:rsidR="008962D8">
          <w:rPr>
            <w:rFonts w:eastAsia="Arial Unicode MS"/>
          </w:rPr>
          <w:t>15</w:t>
        </w:r>
        <w:r w:rsidR="008962D8" w:rsidRPr="00004BD3">
          <w:rPr>
            <w:rFonts w:eastAsia="Arial Unicode MS"/>
          </w:rPr>
          <w:t xml:space="preserve"> </w:t>
        </w:r>
      </w:ins>
      <w:r w:rsidRPr="00004BD3">
        <w:rPr>
          <w:rFonts w:eastAsia="Arial Unicode MS"/>
        </w:rPr>
        <w:t xml:space="preserve">— </w:t>
      </w:r>
      <w:r>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55B10D48" w14:textId="77777777" w:rsidTr="003A4B2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BE1E268" w14:textId="77777777" w:rsidR="004C02EF" w:rsidRDefault="004C02EF" w:rsidP="003A4B22">
            <w:pPr>
              <w:keepNext/>
              <w:shd w:val="solid" w:color="C0C0C0" w:fill="FFFFFF"/>
              <w:spacing w:after="0"/>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23B79A8E"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6A35141A" w14:textId="77777777" w:rsidTr="003A4B22">
        <w:trPr>
          <w:jc w:val="center"/>
        </w:trPr>
        <w:tc>
          <w:tcPr>
            <w:tcW w:w="1998" w:type="dxa"/>
            <w:tcBorders>
              <w:top w:val="nil"/>
            </w:tcBorders>
          </w:tcPr>
          <w:p w14:paraId="045758E1" w14:textId="77777777" w:rsidR="004C02EF" w:rsidRDefault="004C02EF" w:rsidP="003A4B22">
            <w:pPr>
              <w:keepNext/>
              <w:spacing w:after="60"/>
            </w:pPr>
            <w:r w:rsidRPr="00984A3F">
              <w:t>Undefined</w:t>
            </w:r>
          </w:p>
        </w:tc>
        <w:tc>
          <w:tcPr>
            <w:tcW w:w="6858" w:type="dxa"/>
            <w:tcBorders>
              <w:top w:val="nil"/>
            </w:tcBorders>
          </w:tcPr>
          <w:p w14:paraId="25F95B6C"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70E1F139" w14:textId="77777777" w:rsidTr="003A4B22">
        <w:trPr>
          <w:jc w:val="center"/>
        </w:trPr>
        <w:tc>
          <w:tcPr>
            <w:tcW w:w="1998" w:type="dxa"/>
          </w:tcPr>
          <w:p w14:paraId="1151096E" w14:textId="77777777" w:rsidR="004C02EF" w:rsidRDefault="004C02EF" w:rsidP="003A4B22">
            <w:pPr>
              <w:keepNext/>
              <w:spacing w:after="60"/>
            </w:pPr>
            <w:r w:rsidRPr="00984A3F">
              <w:t>Null</w:t>
            </w:r>
          </w:p>
        </w:tc>
        <w:tc>
          <w:tcPr>
            <w:tcW w:w="6858" w:type="dxa"/>
          </w:tcPr>
          <w:p w14:paraId="6CE38E96"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476E53AD" w14:textId="77777777" w:rsidTr="003A4B22">
        <w:trPr>
          <w:jc w:val="center"/>
        </w:trPr>
        <w:tc>
          <w:tcPr>
            <w:tcW w:w="1998" w:type="dxa"/>
          </w:tcPr>
          <w:p w14:paraId="26F004BB" w14:textId="77777777" w:rsidR="004C02EF" w:rsidRDefault="004C02EF" w:rsidP="003A4B22">
            <w:pPr>
              <w:keepNext/>
              <w:spacing w:after="60"/>
            </w:pPr>
            <w:r w:rsidRPr="00984A3F">
              <w:t>Boolean</w:t>
            </w:r>
          </w:p>
        </w:tc>
        <w:tc>
          <w:tcPr>
            <w:tcW w:w="6858" w:type="dxa"/>
          </w:tcPr>
          <w:p w14:paraId="60F2387F" w14:textId="77777777" w:rsidR="004C02EF" w:rsidRDefault="004C02EF" w:rsidP="003A4B22">
            <w:pPr>
              <w:keepNext/>
              <w:spacing w:after="60"/>
            </w:pPr>
            <w:r w:rsidRPr="00984A3F">
              <w:t xml:space="preserve">Create a new Boolean object whose [[PrimitiveValue]] </w:t>
            </w:r>
            <w:r>
              <w:t xml:space="preserve">internal </w:t>
            </w:r>
            <w:r w:rsidRPr="00984A3F">
              <w:t xml:space="preserve">property is set to the value of the </w:t>
            </w:r>
            <w:r>
              <w:t>argument</w:t>
            </w:r>
            <w:r w:rsidRPr="00984A3F">
              <w:t>. See 15.6 for a description of Boolean objects.</w:t>
            </w:r>
          </w:p>
        </w:tc>
      </w:tr>
      <w:tr w:rsidR="004C02EF" w14:paraId="44ED2308" w14:textId="77777777" w:rsidTr="003A4B22">
        <w:trPr>
          <w:jc w:val="center"/>
        </w:trPr>
        <w:tc>
          <w:tcPr>
            <w:tcW w:w="1998" w:type="dxa"/>
          </w:tcPr>
          <w:p w14:paraId="6E8CF122" w14:textId="77777777" w:rsidR="004C02EF" w:rsidRDefault="004C02EF" w:rsidP="003A4B22">
            <w:pPr>
              <w:keepNext/>
              <w:spacing w:after="60"/>
            </w:pPr>
            <w:r w:rsidRPr="00984A3F">
              <w:t>Number</w:t>
            </w:r>
          </w:p>
        </w:tc>
        <w:tc>
          <w:tcPr>
            <w:tcW w:w="6858" w:type="dxa"/>
          </w:tcPr>
          <w:p w14:paraId="300B84A9" w14:textId="77777777" w:rsidR="004C02EF" w:rsidRDefault="004C02EF" w:rsidP="003A4B22">
            <w:pPr>
              <w:keepNext/>
              <w:spacing w:after="60"/>
            </w:pPr>
            <w:r w:rsidRPr="00984A3F">
              <w:t xml:space="preserve">Create a new Number object whose [[PrimitiveValue]] </w:t>
            </w:r>
            <w:r>
              <w:t xml:space="preserve">internal </w:t>
            </w:r>
            <w:r w:rsidRPr="00984A3F">
              <w:t xml:space="preserve">property is set to the value of the </w:t>
            </w:r>
            <w:r>
              <w:t>argument</w:t>
            </w:r>
            <w:r w:rsidRPr="00984A3F">
              <w:t>. See 15.7 for a description of Number objects.</w:t>
            </w:r>
          </w:p>
        </w:tc>
      </w:tr>
      <w:tr w:rsidR="004C02EF" w14:paraId="746146A3" w14:textId="77777777" w:rsidTr="003A4B22">
        <w:trPr>
          <w:jc w:val="center"/>
        </w:trPr>
        <w:tc>
          <w:tcPr>
            <w:tcW w:w="1998" w:type="dxa"/>
          </w:tcPr>
          <w:p w14:paraId="5865C95D" w14:textId="77777777" w:rsidR="004C02EF" w:rsidRDefault="004C02EF" w:rsidP="003A4B22">
            <w:pPr>
              <w:keepNext/>
              <w:spacing w:after="60"/>
            </w:pPr>
            <w:r w:rsidRPr="00984A3F">
              <w:t>String</w:t>
            </w:r>
          </w:p>
        </w:tc>
        <w:tc>
          <w:tcPr>
            <w:tcW w:w="6858" w:type="dxa"/>
          </w:tcPr>
          <w:p w14:paraId="53EADE5C" w14:textId="77777777" w:rsidR="004C02EF" w:rsidRDefault="004C02EF" w:rsidP="003A4B22">
            <w:pPr>
              <w:keepNext/>
              <w:spacing w:after="60"/>
            </w:pPr>
            <w:r w:rsidRPr="00984A3F">
              <w:t xml:space="preserve">Create a new String object whose [[PrimitiveValue]] </w:t>
            </w:r>
            <w:r>
              <w:t xml:space="preserve">internal </w:t>
            </w:r>
            <w:r w:rsidRPr="00984A3F">
              <w:t xml:space="preserve">property is set to the value of the </w:t>
            </w:r>
            <w:r>
              <w:t>argument</w:t>
            </w:r>
            <w:r w:rsidRPr="00984A3F">
              <w:t>. See 15.5 for a description of String objects.</w:t>
            </w:r>
          </w:p>
        </w:tc>
      </w:tr>
      <w:tr w:rsidR="004C02EF" w:rsidRPr="00984A3F" w14:paraId="301CEAAF" w14:textId="77777777" w:rsidTr="003A4B22">
        <w:trPr>
          <w:jc w:val="center"/>
        </w:trPr>
        <w:tc>
          <w:tcPr>
            <w:tcW w:w="1998" w:type="dxa"/>
          </w:tcPr>
          <w:p w14:paraId="52DFC58A" w14:textId="77777777" w:rsidR="004C02EF" w:rsidRDefault="004C02EF" w:rsidP="003A4B22">
            <w:pPr>
              <w:spacing w:after="60"/>
            </w:pPr>
            <w:r w:rsidRPr="00984A3F">
              <w:t>Object</w:t>
            </w:r>
          </w:p>
        </w:tc>
        <w:tc>
          <w:tcPr>
            <w:tcW w:w="6858" w:type="dxa"/>
          </w:tcPr>
          <w:p w14:paraId="6DAA0F61" w14:textId="77777777" w:rsidR="004C02EF" w:rsidRPr="00984A3F" w:rsidRDefault="004C02EF" w:rsidP="003A4B22">
            <w:pPr>
              <w:spacing w:after="60"/>
            </w:pPr>
            <w:r w:rsidRPr="00984A3F">
              <w:t>The result is the input argument (no conversion).</w:t>
            </w:r>
          </w:p>
        </w:tc>
      </w:tr>
    </w:tbl>
    <w:p w14:paraId="60640B85" w14:textId="77777777" w:rsidR="004C02EF" w:rsidRDefault="004C02EF" w:rsidP="00C623F2">
      <w:pPr>
        <w:pStyle w:val="20"/>
        <w:numPr>
          <w:ilvl w:val="0"/>
          <w:numId w:val="0"/>
        </w:numPr>
        <w:spacing w:before="300"/>
      </w:pPr>
      <w:bookmarkStart w:id="1490" w:name="_Toc381513659"/>
      <w:bookmarkStart w:id="1491" w:name="_Toc382202802"/>
      <w:bookmarkStart w:id="1492" w:name="_Toc382203022"/>
      <w:bookmarkStart w:id="1493" w:name="_Toc382212181"/>
      <w:bookmarkStart w:id="1494" w:name="_Toc382212420"/>
      <w:bookmarkStart w:id="1495" w:name="_Toc382291526"/>
      <w:bookmarkStart w:id="1496" w:name="_Toc385672166"/>
      <w:bookmarkStart w:id="1497" w:name="_Toc393690261"/>
      <w:bookmarkStart w:id="1498" w:name="_Ref449966566"/>
      <w:bookmarkStart w:id="1499" w:name="_Toc472818799"/>
      <w:bookmarkStart w:id="1500" w:name="_Toc235503369"/>
      <w:bookmarkStart w:id="1501" w:name="_Toc241509144"/>
      <w:bookmarkStart w:id="1502" w:name="_Toc244416631"/>
      <w:bookmarkStart w:id="1503" w:name="_Toc276630995"/>
      <w:bookmarkStart w:id="1504" w:name="_Toc178387004"/>
      <w:r>
        <w:t>9.10</w:t>
      </w:r>
      <w:r>
        <w:tab/>
        <w:t>CheckObjectCoercible</w:t>
      </w:r>
      <w:bookmarkEnd w:id="1500"/>
      <w:bookmarkEnd w:id="1501"/>
      <w:bookmarkEnd w:id="1502"/>
      <w:bookmarkEnd w:id="1503"/>
      <w:bookmarkEnd w:id="1504"/>
    </w:p>
    <w:p w14:paraId="791AE63F" w14:textId="77777777" w:rsidR="004C02EF" w:rsidRDefault="004C02EF" w:rsidP="004C02EF">
      <w:pPr>
        <w:spacing w:after="120"/>
      </w:pPr>
      <w:r>
        <w:t xml:space="preserve">The abstract operation CheckObjectCoercible throws an error if its argument is a value that cannot be converted to an Object using ToObject. It is defined by </w:t>
      </w:r>
      <w:r w:rsidRPr="00004BD3">
        <w:t xml:space="preserve">Table </w:t>
      </w:r>
      <w:del w:id="1505" w:author="Allen Wirfs-Brock" w:date="2011-07-02T13:29:00Z">
        <w:r w:rsidRPr="00004BD3" w:rsidDel="008962D8">
          <w:delText>15</w:delText>
        </w:r>
      </w:del>
      <w:ins w:id="1506" w:author="Allen Wirfs-Brock" w:date="2011-07-02T13:29:00Z">
        <w:r w:rsidR="008962D8">
          <w:t>16</w:t>
        </w:r>
      </w:ins>
      <w:r>
        <w:t>:</w:t>
      </w:r>
    </w:p>
    <w:p w14:paraId="18000589" w14:textId="77777777" w:rsidR="004C02EF" w:rsidRPr="00712500" w:rsidRDefault="004C02EF" w:rsidP="004C02EF">
      <w:pPr>
        <w:pStyle w:val="Tabletitle"/>
        <w:keepNext w:val="0"/>
        <w:widowControl w:val="0"/>
      </w:pPr>
      <w:r w:rsidRPr="00004BD3">
        <w:rPr>
          <w:rFonts w:eastAsia="Arial Unicode MS"/>
        </w:rPr>
        <w:t>Table </w:t>
      </w:r>
      <w:del w:id="1507" w:author="Allen Wirfs-Brock" w:date="2011-07-02T13:29:00Z">
        <w:r w:rsidRPr="00004BD3" w:rsidDel="008962D8">
          <w:rPr>
            <w:rFonts w:eastAsia="Arial Unicode MS"/>
          </w:rPr>
          <w:delText xml:space="preserve">15 </w:delText>
        </w:r>
      </w:del>
      <w:ins w:id="1508" w:author="Allen Wirfs-Brock" w:date="2011-07-02T13:29:00Z">
        <w:r w:rsidR="008962D8">
          <w:rPr>
            <w:rFonts w:eastAsia="Arial Unicode MS"/>
          </w:rPr>
          <w:t>16</w:t>
        </w:r>
        <w:r w:rsidR="008962D8" w:rsidRPr="00004BD3">
          <w:rPr>
            <w:rFonts w:eastAsia="Arial Unicode MS"/>
          </w:rPr>
          <w:t xml:space="preserve"> </w:t>
        </w:r>
      </w:ins>
      <w:r w:rsidRPr="00004BD3">
        <w:rPr>
          <w:rFonts w:eastAsia="Arial Unicode MS"/>
        </w:rPr>
        <w:t xml:space="preserve">— </w:t>
      </w:r>
      <w:r>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8"/>
        <w:gridCol w:w="6858"/>
      </w:tblGrid>
      <w:tr w:rsidR="004C02EF" w14:paraId="2B558A61" w14:textId="77777777" w:rsidTr="003A4B2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53E11BFB" w14:textId="77777777" w:rsidR="004C02EF" w:rsidRDefault="004C02EF" w:rsidP="003A4B22">
            <w:pPr>
              <w:keepNext/>
              <w:shd w:val="solid" w:color="C0C0C0" w:fill="FFFFFF"/>
              <w:spacing w:after="0"/>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7DFB4366"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6DADDB92" w14:textId="77777777" w:rsidTr="003A4B22">
        <w:trPr>
          <w:jc w:val="center"/>
        </w:trPr>
        <w:tc>
          <w:tcPr>
            <w:tcW w:w="1998" w:type="dxa"/>
            <w:tcBorders>
              <w:top w:val="nil"/>
              <w:left w:val="single" w:sz="6" w:space="0" w:color="auto"/>
              <w:bottom w:val="single" w:sz="6" w:space="0" w:color="auto"/>
              <w:right w:val="single" w:sz="6" w:space="0" w:color="auto"/>
            </w:tcBorders>
            <w:hideMark/>
          </w:tcPr>
          <w:p w14:paraId="0BAA7B7D" w14:textId="77777777" w:rsidR="004C02EF" w:rsidRDefault="004C02EF" w:rsidP="003A4B22">
            <w:pPr>
              <w:keepNext/>
              <w:spacing w:after="60"/>
            </w:pPr>
            <w:r w:rsidRPr="00984A3F">
              <w:t>Undefined</w:t>
            </w:r>
          </w:p>
        </w:tc>
        <w:tc>
          <w:tcPr>
            <w:tcW w:w="6858" w:type="dxa"/>
            <w:tcBorders>
              <w:top w:val="nil"/>
              <w:left w:val="single" w:sz="6" w:space="0" w:color="auto"/>
              <w:bottom w:val="single" w:sz="6" w:space="0" w:color="auto"/>
              <w:right w:val="single" w:sz="6" w:space="0" w:color="auto"/>
            </w:tcBorders>
            <w:hideMark/>
          </w:tcPr>
          <w:p w14:paraId="2650327E"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386A647F"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41CD5B09" w14:textId="77777777" w:rsidR="004C02EF" w:rsidRDefault="004C02EF" w:rsidP="003A4B22">
            <w:pPr>
              <w:keepNext/>
              <w:spacing w:after="60"/>
            </w:pPr>
            <w:r w:rsidRPr="00984A3F">
              <w:t>Null</w:t>
            </w:r>
          </w:p>
        </w:tc>
        <w:tc>
          <w:tcPr>
            <w:tcW w:w="6858" w:type="dxa"/>
            <w:tcBorders>
              <w:top w:val="single" w:sz="6" w:space="0" w:color="auto"/>
              <w:left w:val="single" w:sz="6" w:space="0" w:color="auto"/>
              <w:bottom w:val="single" w:sz="6" w:space="0" w:color="auto"/>
              <w:right w:val="single" w:sz="6" w:space="0" w:color="auto"/>
            </w:tcBorders>
            <w:hideMark/>
          </w:tcPr>
          <w:p w14:paraId="7E2A50CB" w14:textId="77777777" w:rsidR="004C02EF" w:rsidRDefault="004C02EF" w:rsidP="003A4B22">
            <w:pPr>
              <w:keepNext/>
              <w:spacing w:after="60"/>
            </w:pPr>
            <w:r w:rsidRPr="00984A3F">
              <w:t xml:space="preserve">Throw a </w:t>
            </w:r>
            <w:r w:rsidRPr="00984A3F">
              <w:rPr>
                <w:b/>
              </w:rPr>
              <w:t>TypeError</w:t>
            </w:r>
            <w:r w:rsidRPr="00984A3F">
              <w:t xml:space="preserve"> exception.</w:t>
            </w:r>
          </w:p>
        </w:tc>
      </w:tr>
      <w:tr w:rsidR="004C02EF" w14:paraId="029F43AA"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649E3393" w14:textId="77777777" w:rsidR="004C02EF" w:rsidRDefault="004C02EF" w:rsidP="003A4B22">
            <w:pPr>
              <w:keepNext/>
              <w:spacing w:after="60"/>
            </w:pPr>
            <w:r w:rsidRPr="00984A3F">
              <w:t>Boolean</w:t>
            </w:r>
          </w:p>
        </w:tc>
        <w:tc>
          <w:tcPr>
            <w:tcW w:w="6858" w:type="dxa"/>
            <w:tcBorders>
              <w:top w:val="single" w:sz="6" w:space="0" w:color="auto"/>
              <w:left w:val="single" w:sz="6" w:space="0" w:color="auto"/>
              <w:bottom w:val="single" w:sz="6" w:space="0" w:color="auto"/>
              <w:right w:val="single" w:sz="6" w:space="0" w:color="auto"/>
            </w:tcBorders>
            <w:hideMark/>
          </w:tcPr>
          <w:p w14:paraId="242D8DA2" w14:textId="77777777" w:rsidR="004C02EF" w:rsidRDefault="004C02EF" w:rsidP="003A4B22">
            <w:pPr>
              <w:keepNext/>
              <w:spacing w:after="60"/>
            </w:pPr>
            <w:r w:rsidRPr="00984A3F">
              <w:t>Return</w:t>
            </w:r>
          </w:p>
        </w:tc>
      </w:tr>
      <w:tr w:rsidR="004C02EF" w14:paraId="509B3F72"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32F392FF" w14:textId="77777777" w:rsidR="004C02EF" w:rsidRDefault="004C02EF" w:rsidP="003A4B22">
            <w:pPr>
              <w:keepNext/>
              <w:spacing w:after="60"/>
            </w:pPr>
            <w:r w:rsidRPr="00984A3F">
              <w:t>Number</w:t>
            </w:r>
          </w:p>
        </w:tc>
        <w:tc>
          <w:tcPr>
            <w:tcW w:w="6858" w:type="dxa"/>
            <w:tcBorders>
              <w:top w:val="single" w:sz="6" w:space="0" w:color="auto"/>
              <w:left w:val="single" w:sz="6" w:space="0" w:color="auto"/>
              <w:bottom w:val="single" w:sz="6" w:space="0" w:color="auto"/>
              <w:right w:val="single" w:sz="6" w:space="0" w:color="auto"/>
            </w:tcBorders>
            <w:hideMark/>
          </w:tcPr>
          <w:p w14:paraId="455B09FE" w14:textId="77777777" w:rsidR="004C02EF" w:rsidRDefault="004C02EF" w:rsidP="003A4B22">
            <w:pPr>
              <w:keepNext/>
              <w:spacing w:after="60"/>
            </w:pPr>
            <w:r w:rsidRPr="00984A3F">
              <w:t>Return</w:t>
            </w:r>
          </w:p>
        </w:tc>
      </w:tr>
      <w:tr w:rsidR="004C02EF" w14:paraId="25E71B72"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6EDDE103" w14:textId="77777777" w:rsidR="004C02EF" w:rsidRDefault="004C02EF" w:rsidP="003A4B22">
            <w:pPr>
              <w:keepNext/>
              <w:spacing w:after="60"/>
            </w:pPr>
            <w:r w:rsidRPr="00984A3F">
              <w:t>String</w:t>
            </w:r>
          </w:p>
        </w:tc>
        <w:tc>
          <w:tcPr>
            <w:tcW w:w="6858" w:type="dxa"/>
            <w:tcBorders>
              <w:top w:val="single" w:sz="6" w:space="0" w:color="auto"/>
              <w:left w:val="single" w:sz="6" w:space="0" w:color="auto"/>
              <w:bottom w:val="single" w:sz="6" w:space="0" w:color="auto"/>
              <w:right w:val="single" w:sz="6" w:space="0" w:color="auto"/>
            </w:tcBorders>
            <w:hideMark/>
          </w:tcPr>
          <w:p w14:paraId="510E1FCF" w14:textId="77777777" w:rsidR="004C02EF" w:rsidRDefault="004C02EF" w:rsidP="003A4B22">
            <w:pPr>
              <w:keepNext/>
              <w:spacing w:after="60"/>
            </w:pPr>
            <w:r w:rsidRPr="00984A3F">
              <w:t>Return</w:t>
            </w:r>
          </w:p>
        </w:tc>
      </w:tr>
      <w:tr w:rsidR="004C02EF" w:rsidRPr="00984A3F" w14:paraId="0A4B23F5" w14:textId="77777777" w:rsidTr="003A4B22">
        <w:trPr>
          <w:jc w:val="center"/>
        </w:trPr>
        <w:tc>
          <w:tcPr>
            <w:tcW w:w="1998" w:type="dxa"/>
            <w:tcBorders>
              <w:top w:val="single" w:sz="6" w:space="0" w:color="auto"/>
              <w:left w:val="single" w:sz="6" w:space="0" w:color="auto"/>
              <w:bottom w:val="single" w:sz="6" w:space="0" w:color="auto"/>
              <w:right w:val="single" w:sz="6" w:space="0" w:color="auto"/>
            </w:tcBorders>
            <w:hideMark/>
          </w:tcPr>
          <w:p w14:paraId="2E14B6B0" w14:textId="77777777" w:rsidR="004C02EF" w:rsidRDefault="004C02EF" w:rsidP="003A4B22">
            <w:pPr>
              <w:spacing w:after="60"/>
            </w:pPr>
            <w:r w:rsidRPr="00984A3F">
              <w:t>Object</w:t>
            </w:r>
          </w:p>
        </w:tc>
        <w:tc>
          <w:tcPr>
            <w:tcW w:w="6858" w:type="dxa"/>
            <w:tcBorders>
              <w:top w:val="single" w:sz="6" w:space="0" w:color="auto"/>
              <w:left w:val="single" w:sz="6" w:space="0" w:color="auto"/>
              <w:bottom w:val="single" w:sz="6" w:space="0" w:color="auto"/>
              <w:right w:val="single" w:sz="6" w:space="0" w:color="auto"/>
            </w:tcBorders>
            <w:hideMark/>
          </w:tcPr>
          <w:p w14:paraId="6BB14258" w14:textId="77777777" w:rsidR="004C02EF" w:rsidRPr="00984A3F" w:rsidRDefault="004C02EF" w:rsidP="003A4B22">
            <w:pPr>
              <w:spacing w:after="60"/>
            </w:pPr>
            <w:r w:rsidRPr="00984A3F">
              <w:t>Return</w:t>
            </w:r>
          </w:p>
        </w:tc>
      </w:tr>
    </w:tbl>
    <w:p w14:paraId="7FAF1663" w14:textId="77777777" w:rsidR="004C02EF" w:rsidRDefault="004C02EF" w:rsidP="00C623F2">
      <w:pPr>
        <w:pStyle w:val="20"/>
        <w:numPr>
          <w:ilvl w:val="0"/>
          <w:numId w:val="0"/>
        </w:numPr>
        <w:spacing w:before="300"/>
      </w:pPr>
      <w:bookmarkStart w:id="1509" w:name="_Toc235503370"/>
      <w:bookmarkStart w:id="1510" w:name="_Toc241509145"/>
      <w:bookmarkStart w:id="1511" w:name="_Toc244416632"/>
      <w:bookmarkStart w:id="1512" w:name="_Toc276630996"/>
      <w:bookmarkStart w:id="1513" w:name="_Toc178387005"/>
      <w:r>
        <w:t>9.11</w:t>
      </w:r>
      <w:r>
        <w:tab/>
        <w:t>IsCallable</w:t>
      </w:r>
      <w:bookmarkEnd w:id="1509"/>
      <w:bookmarkEnd w:id="1510"/>
      <w:bookmarkEnd w:id="1511"/>
      <w:bookmarkEnd w:id="1512"/>
      <w:bookmarkEnd w:id="1513"/>
    </w:p>
    <w:p w14:paraId="7AFAD07E" w14:textId="77777777" w:rsidR="004C02EF" w:rsidRDefault="004C02EF" w:rsidP="004C02EF">
      <w:r>
        <w:t xml:space="preserve">The abstract </w:t>
      </w:r>
      <w:r w:rsidRPr="00290FB0">
        <w:t>operat</w:t>
      </w:r>
      <w:r>
        <w:t xml:space="preserve">ion IsCallable determines if its argument, which must be an ECMAScript language value, is a callable function Object according to </w:t>
      </w:r>
      <w:r w:rsidRPr="00004BD3">
        <w:t xml:space="preserve">Table </w:t>
      </w:r>
      <w:del w:id="1514" w:author="Allen Wirfs-Brock" w:date="2011-07-02T13:29:00Z">
        <w:r w:rsidRPr="00004BD3" w:rsidDel="008962D8">
          <w:delText>16</w:delText>
        </w:r>
      </w:del>
      <w:ins w:id="1515" w:author="Allen Wirfs-Brock" w:date="2011-07-02T13:29:00Z">
        <w:r w:rsidR="008962D8">
          <w:t>17</w:t>
        </w:r>
      </w:ins>
      <w:r>
        <w:t>:</w:t>
      </w:r>
    </w:p>
    <w:p w14:paraId="031D6DC9" w14:textId="77777777" w:rsidR="004C02EF" w:rsidRPr="00712500" w:rsidRDefault="004C02EF" w:rsidP="004C02EF">
      <w:pPr>
        <w:pStyle w:val="Tabletitle"/>
        <w:widowControl w:val="0"/>
      </w:pPr>
      <w:r w:rsidRPr="00004BD3">
        <w:rPr>
          <w:rFonts w:eastAsia="Arial Unicode MS"/>
        </w:rPr>
        <w:t>Table </w:t>
      </w:r>
      <w:del w:id="1516" w:author="Allen Wirfs-Brock" w:date="2011-07-02T13:29:00Z">
        <w:r w:rsidRPr="00004BD3" w:rsidDel="008962D8">
          <w:rPr>
            <w:rFonts w:eastAsia="Arial Unicode MS"/>
          </w:rPr>
          <w:delText xml:space="preserve">16 </w:delText>
        </w:r>
      </w:del>
      <w:ins w:id="1517" w:author="Allen Wirfs-Brock" w:date="2011-07-02T13:29:00Z">
        <w:r w:rsidR="008962D8">
          <w:rPr>
            <w:rFonts w:eastAsia="Arial Unicode MS"/>
          </w:rPr>
          <w:t>17</w:t>
        </w:r>
        <w:r w:rsidR="008962D8" w:rsidRPr="00004BD3">
          <w:rPr>
            <w:rFonts w:eastAsia="Arial Unicode MS"/>
          </w:rPr>
          <w:t xml:space="preserve"> </w:t>
        </w:r>
      </w:ins>
      <w:r w:rsidRPr="00004BD3">
        <w:rPr>
          <w:rFonts w:eastAsia="Arial Unicode MS"/>
        </w:rPr>
        <w:t xml:space="preserve">— </w:t>
      </w:r>
      <w:r>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14:paraId="456EBB06" w14:textId="77777777" w:rsidTr="003A4B2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B095CD0" w14:textId="77777777" w:rsidR="004C02EF" w:rsidRDefault="004C02EF" w:rsidP="003A4B22">
            <w:pPr>
              <w:keepNext/>
              <w:shd w:val="solid" w:color="C0C0C0" w:fill="FFFFFF"/>
              <w:spacing w:after="0"/>
              <w:rPr>
                <w:b/>
                <w:i/>
                <w:shd w:val="solid" w:color="C0C0C0" w:fill="FFFFFF"/>
              </w:rPr>
            </w:pPr>
            <w:r>
              <w:rPr>
                <w:b/>
                <w:i/>
                <w:shd w:val="solid" w:color="C0C0C0" w:fill="FFFFFF"/>
              </w:rPr>
              <w:t>Argument</w:t>
            </w:r>
            <w:r w:rsidRPr="00984A3F">
              <w:rPr>
                <w:b/>
                <w:i/>
                <w:shd w:val="solid" w:color="C0C0C0" w:fill="FFFFFF"/>
              </w:rPr>
              <w:t xml:space="preserve"> Type</w:t>
            </w:r>
          </w:p>
        </w:tc>
        <w:tc>
          <w:tcPr>
            <w:tcW w:w="6858" w:type="dxa"/>
            <w:tcBorders>
              <w:top w:val="single" w:sz="12" w:space="0" w:color="000000"/>
              <w:left w:val="nil"/>
              <w:bottom w:val="single" w:sz="6" w:space="0" w:color="000000"/>
              <w:right w:val="single" w:sz="6" w:space="0" w:color="000000"/>
            </w:tcBorders>
            <w:shd w:val="solid" w:color="C0C0C0" w:fill="FFFFFF"/>
          </w:tcPr>
          <w:p w14:paraId="513A5228"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Result</w:t>
            </w:r>
          </w:p>
        </w:tc>
      </w:tr>
      <w:tr w:rsidR="004C02EF" w14:paraId="2590B22B" w14:textId="77777777" w:rsidTr="003A4B22">
        <w:trPr>
          <w:jc w:val="center"/>
        </w:trPr>
        <w:tc>
          <w:tcPr>
            <w:tcW w:w="1998" w:type="dxa"/>
            <w:tcBorders>
              <w:top w:val="nil"/>
            </w:tcBorders>
          </w:tcPr>
          <w:p w14:paraId="44099DA3" w14:textId="77777777" w:rsidR="004C02EF" w:rsidRDefault="004C02EF" w:rsidP="003A4B22">
            <w:pPr>
              <w:keepNext/>
              <w:spacing w:after="60"/>
            </w:pPr>
            <w:r w:rsidRPr="00984A3F">
              <w:t>Undefined</w:t>
            </w:r>
          </w:p>
        </w:tc>
        <w:tc>
          <w:tcPr>
            <w:tcW w:w="6858" w:type="dxa"/>
            <w:tcBorders>
              <w:top w:val="nil"/>
            </w:tcBorders>
          </w:tcPr>
          <w:p w14:paraId="3FF1427E" w14:textId="77777777" w:rsidR="004C02EF" w:rsidRDefault="004C02EF" w:rsidP="003A4B22">
            <w:pPr>
              <w:keepNext/>
              <w:spacing w:after="60"/>
            </w:pPr>
            <w:r w:rsidRPr="00984A3F">
              <w:t xml:space="preserve">Return </w:t>
            </w:r>
            <w:r w:rsidRPr="00984A3F">
              <w:rPr>
                <w:b/>
              </w:rPr>
              <w:t>false</w:t>
            </w:r>
            <w:r w:rsidRPr="00984A3F">
              <w:t>.</w:t>
            </w:r>
          </w:p>
        </w:tc>
      </w:tr>
      <w:tr w:rsidR="004C02EF" w14:paraId="14940658" w14:textId="77777777" w:rsidTr="003A4B22">
        <w:trPr>
          <w:jc w:val="center"/>
        </w:trPr>
        <w:tc>
          <w:tcPr>
            <w:tcW w:w="1998" w:type="dxa"/>
          </w:tcPr>
          <w:p w14:paraId="3B0FDFA8" w14:textId="77777777" w:rsidR="004C02EF" w:rsidRDefault="004C02EF" w:rsidP="003A4B22">
            <w:pPr>
              <w:keepNext/>
              <w:spacing w:after="60"/>
            </w:pPr>
            <w:r w:rsidRPr="00984A3F">
              <w:t>Null</w:t>
            </w:r>
          </w:p>
        </w:tc>
        <w:tc>
          <w:tcPr>
            <w:tcW w:w="6858" w:type="dxa"/>
          </w:tcPr>
          <w:p w14:paraId="6B04072C" w14:textId="77777777" w:rsidR="004C02EF" w:rsidRDefault="004C02EF" w:rsidP="003A4B22">
            <w:pPr>
              <w:keepNext/>
              <w:spacing w:after="60"/>
            </w:pPr>
            <w:r w:rsidRPr="00984A3F">
              <w:t xml:space="preserve">Return </w:t>
            </w:r>
            <w:r w:rsidRPr="00984A3F">
              <w:rPr>
                <w:b/>
              </w:rPr>
              <w:t>false</w:t>
            </w:r>
            <w:r w:rsidRPr="00984A3F">
              <w:t>.</w:t>
            </w:r>
          </w:p>
        </w:tc>
      </w:tr>
      <w:tr w:rsidR="004C02EF" w14:paraId="1FE7A142" w14:textId="77777777" w:rsidTr="003A4B22">
        <w:trPr>
          <w:jc w:val="center"/>
        </w:trPr>
        <w:tc>
          <w:tcPr>
            <w:tcW w:w="1998" w:type="dxa"/>
          </w:tcPr>
          <w:p w14:paraId="0DC40C0E" w14:textId="77777777" w:rsidR="004C02EF" w:rsidRDefault="004C02EF" w:rsidP="003A4B22">
            <w:pPr>
              <w:keepNext/>
              <w:spacing w:after="60"/>
            </w:pPr>
            <w:r w:rsidRPr="00984A3F">
              <w:t>Boolean</w:t>
            </w:r>
          </w:p>
        </w:tc>
        <w:tc>
          <w:tcPr>
            <w:tcW w:w="6858" w:type="dxa"/>
          </w:tcPr>
          <w:p w14:paraId="350F1D66" w14:textId="77777777" w:rsidR="004C02EF" w:rsidRDefault="004C02EF" w:rsidP="003A4B22">
            <w:pPr>
              <w:keepNext/>
              <w:spacing w:after="60"/>
            </w:pPr>
            <w:r w:rsidRPr="00984A3F">
              <w:t xml:space="preserve">Return </w:t>
            </w:r>
            <w:r w:rsidRPr="00984A3F">
              <w:rPr>
                <w:b/>
              </w:rPr>
              <w:t>false</w:t>
            </w:r>
            <w:r w:rsidRPr="00984A3F">
              <w:t>.</w:t>
            </w:r>
          </w:p>
        </w:tc>
      </w:tr>
      <w:tr w:rsidR="004C02EF" w14:paraId="09690249" w14:textId="77777777" w:rsidTr="003A4B22">
        <w:trPr>
          <w:jc w:val="center"/>
        </w:trPr>
        <w:tc>
          <w:tcPr>
            <w:tcW w:w="1998" w:type="dxa"/>
          </w:tcPr>
          <w:p w14:paraId="1422143B" w14:textId="77777777" w:rsidR="004C02EF" w:rsidRDefault="004C02EF" w:rsidP="003A4B22">
            <w:pPr>
              <w:keepNext/>
              <w:spacing w:after="60"/>
            </w:pPr>
            <w:r w:rsidRPr="00984A3F">
              <w:t>Number</w:t>
            </w:r>
          </w:p>
        </w:tc>
        <w:tc>
          <w:tcPr>
            <w:tcW w:w="6858" w:type="dxa"/>
          </w:tcPr>
          <w:p w14:paraId="7A6ED832" w14:textId="77777777" w:rsidR="004C02EF" w:rsidRDefault="004C02EF" w:rsidP="003A4B22">
            <w:pPr>
              <w:keepNext/>
              <w:spacing w:after="60"/>
            </w:pPr>
            <w:r w:rsidRPr="00984A3F">
              <w:t xml:space="preserve">Return </w:t>
            </w:r>
            <w:r w:rsidRPr="00984A3F">
              <w:rPr>
                <w:b/>
              </w:rPr>
              <w:t>false</w:t>
            </w:r>
            <w:r w:rsidRPr="00984A3F">
              <w:t>.</w:t>
            </w:r>
          </w:p>
        </w:tc>
      </w:tr>
      <w:tr w:rsidR="004C02EF" w14:paraId="66201F75" w14:textId="77777777" w:rsidTr="003A4B22">
        <w:trPr>
          <w:jc w:val="center"/>
        </w:trPr>
        <w:tc>
          <w:tcPr>
            <w:tcW w:w="1998" w:type="dxa"/>
          </w:tcPr>
          <w:p w14:paraId="1C895169" w14:textId="77777777" w:rsidR="004C02EF" w:rsidRDefault="004C02EF" w:rsidP="003A4B22">
            <w:pPr>
              <w:keepNext/>
              <w:spacing w:after="60"/>
            </w:pPr>
            <w:r w:rsidRPr="00984A3F">
              <w:t>String</w:t>
            </w:r>
          </w:p>
        </w:tc>
        <w:tc>
          <w:tcPr>
            <w:tcW w:w="6858" w:type="dxa"/>
          </w:tcPr>
          <w:p w14:paraId="5B04E709" w14:textId="77777777" w:rsidR="004C02EF" w:rsidRDefault="004C02EF" w:rsidP="003A4B22">
            <w:pPr>
              <w:keepNext/>
              <w:spacing w:after="60"/>
            </w:pPr>
            <w:r w:rsidRPr="00984A3F">
              <w:t xml:space="preserve">Return </w:t>
            </w:r>
            <w:r w:rsidRPr="00984A3F">
              <w:rPr>
                <w:b/>
              </w:rPr>
              <w:t>false</w:t>
            </w:r>
            <w:r w:rsidRPr="00984A3F">
              <w:t>.</w:t>
            </w:r>
          </w:p>
        </w:tc>
      </w:tr>
      <w:tr w:rsidR="004C02EF" w:rsidRPr="00984A3F" w14:paraId="48C555DF" w14:textId="77777777" w:rsidTr="003A4B22">
        <w:trPr>
          <w:jc w:val="center"/>
        </w:trPr>
        <w:tc>
          <w:tcPr>
            <w:tcW w:w="1998" w:type="dxa"/>
          </w:tcPr>
          <w:p w14:paraId="7963A783" w14:textId="77777777" w:rsidR="004C02EF" w:rsidRDefault="004C02EF" w:rsidP="003A4B22">
            <w:pPr>
              <w:spacing w:after="60"/>
            </w:pPr>
            <w:r w:rsidRPr="00984A3F">
              <w:t>Object</w:t>
            </w:r>
          </w:p>
        </w:tc>
        <w:tc>
          <w:tcPr>
            <w:tcW w:w="6858" w:type="dxa"/>
          </w:tcPr>
          <w:p w14:paraId="7F1E4EE3" w14:textId="77777777" w:rsidR="004C02EF" w:rsidRPr="00984A3F" w:rsidRDefault="004C02EF" w:rsidP="003A4B22">
            <w:pPr>
              <w:spacing w:after="60"/>
            </w:pPr>
            <w:r w:rsidRPr="00984A3F">
              <w:t xml:space="preserve">If the argument object has a [[Call]] </w:t>
            </w:r>
            <w:r>
              <w:t xml:space="preserve">internal </w:t>
            </w:r>
            <w:r w:rsidRPr="00984A3F">
              <w:t xml:space="preserve">method, then return </w:t>
            </w:r>
            <w:r w:rsidRPr="00984A3F">
              <w:rPr>
                <w:b/>
              </w:rPr>
              <w:t>true</w:t>
            </w:r>
            <w:r w:rsidRPr="00984A3F">
              <w:t xml:space="preserve">, otherwise return </w:t>
            </w:r>
            <w:r w:rsidRPr="00984A3F">
              <w:rPr>
                <w:b/>
              </w:rPr>
              <w:t>false</w:t>
            </w:r>
            <w:r w:rsidRPr="00984A3F">
              <w:t>.</w:t>
            </w:r>
          </w:p>
        </w:tc>
      </w:tr>
    </w:tbl>
    <w:p w14:paraId="557C2C25" w14:textId="77777777" w:rsidR="004C02EF" w:rsidRPr="00052814" w:rsidRDefault="004C02EF" w:rsidP="00C623F2">
      <w:pPr>
        <w:pStyle w:val="20"/>
        <w:numPr>
          <w:ilvl w:val="0"/>
          <w:numId w:val="0"/>
        </w:numPr>
        <w:spacing w:before="300"/>
        <w:rPr>
          <w:bCs/>
        </w:rPr>
      </w:pPr>
      <w:bookmarkStart w:id="1518" w:name="_Toc235503371"/>
      <w:bookmarkStart w:id="1519" w:name="_Toc241509146"/>
      <w:bookmarkStart w:id="1520" w:name="_Toc244416633"/>
      <w:bookmarkStart w:id="1521" w:name="_Toc276630997"/>
      <w:bookmarkStart w:id="1522" w:name="_Toc178387006"/>
      <w:r w:rsidRPr="00052814">
        <w:rPr>
          <w:bCs/>
        </w:rPr>
        <w:t>9.12</w:t>
      </w:r>
      <w:r w:rsidRPr="00052814">
        <w:rPr>
          <w:bCs/>
        </w:rPr>
        <w:tab/>
        <w:t>The SameValue Algorithm</w:t>
      </w:r>
      <w:bookmarkEnd w:id="1518"/>
      <w:bookmarkEnd w:id="1519"/>
      <w:bookmarkEnd w:id="1520"/>
      <w:bookmarkEnd w:id="1521"/>
      <w:bookmarkEnd w:id="1522"/>
    </w:p>
    <w:p w14:paraId="17B66302" w14:textId="77777777" w:rsidR="004C02EF" w:rsidRDefault="004C02EF" w:rsidP="004C02EF">
      <w:r>
        <w:t xml:space="preserve">The internal </w:t>
      </w:r>
      <w:r w:rsidRPr="00872541">
        <w:t>comparison</w:t>
      </w:r>
      <w:r>
        <w:t xml:space="preserve"> abstract operation SameValue(</w:t>
      </w:r>
      <w:r w:rsidRPr="00D420A6">
        <w:rPr>
          <w:rFonts w:ascii="Times New Roman" w:hAnsi="Times New Roman"/>
          <w:i/>
        </w:rPr>
        <w:t>x</w:t>
      </w:r>
      <w:r>
        <w:t xml:space="preserve">, </w:t>
      </w:r>
      <w:r w:rsidRPr="00D420A6">
        <w:rPr>
          <w:rFonts w:ascii="Times New Roman" w:hAnsi="Times New Roman"/>
          <w:i/>
        </w:rPr>
        <w:t>y</w:t>
      </w:r>
      <w:r>
        <w:t xml:space="preserve">), where </w:t>
      </w:r>
      <w:r w:rsidRPr="00D420A6">
        <w:rPr>
          <w:rFonts w:ascii="Times New Roman" w:hAnsi="Times New Roman"/>
          <w:i/>
        </w:rPr>
        <w:t>x</w:t>
      </w:r>
      <w:r>
        <w:t xml:space="preserve"> and </w:t>
      </w:r>
      <w:r w:rsidRPr="00D420A6">
        <w:rPr>
          <w:rFonts w:ascii="Times New Roman" w:hAnsi="Times New Roman"/>
          <w:i/>
        </w:rPr>
        <w:t>y</w:t>
      </w:r>
      <w:r>
        <w:t xml:space="preserve"> are ECMAScript language values, produces </w:t>
      </w:r>
      <w:r w:rsidRPr="005340CB">
        <w:rPr>
          <w:b/>
        </w:rPr>
        <w:t>true</w:t>
      </w:r>
      <w:r>
        <w:t xml:space="preserve"> or </w:t>
      </w:r>
      <w:r w:rsidRPr="005340CB">
        <w:rPr>
          <w:b/>
        </w:rPr>
        <w:t>false</w:t>
      </w:r>
      <w:r>
        <w:t xml:space="preserve">. Such a comparison is </w:t>
      </w:r>
      <w:r w:rsidRPr="00872541">
        <w:t>performed</w:t>
      </w:r>
      <w:r>
        <w:t xml:space="preserve"> as follows:</w:t>
      </w:r>
    </w:p>
    <w:p w14:paraId="4B00F5DA" w14:textId="77777777" w:rsidR="004C02EF" w:rsidRDefault="004C02EF" w:rsidP="004C02EF">
      <w:pPr>
        <w:pStyle w:val="Alg4"/>
        <w:numPr>
          <w:ilvl w:val="0"/>
          <w:numId w:val="361"/>
        </w:numPr>
      </w:pPr>
      <w:r>
        <w:t>If Type(</w:t>
      </w:r>
      <w:r w:rsidRPr="005340CB">
        <w:rPr>
          <w:i/>
        </w:rPr>
        <w:t>x</w:t>
      </w:r>
      <w:r>
        <w:t>) is different from Type(</w:t>
      </w:r>
      <w:r w:rsidRPr="005340CB">
        <w:rPr>
          <w:i/>
        </w:rPr>
        <w:t>y</w:t>
      </w:r>
      <w:r>
        <w:t xml:space="preserve">), return </w:t>
      </w:r>
      <w:r w:rsidRPr="005340CB">
        <w:rPr>
          <w:b/>
        </w:rPr>
        <w:t>false</w:t>
      </w:r>
      <w:r>
        <w:t>.</w:t>
      </w:r>
    </w:p>
    <w:p w14:paraId="7EE499E3" w14:textId="77777777" w:rsidR="004C02EF" w:rsidRDefault="004C02EF" w:rsidP="004C02EF">
      <w:pPr>
        <w:pStyle w:val="Alg4"/>
        <w:numPr>
          <w:ilvl w:val="0"/>
          <w:numId w:val="361"/>
        </w:numPr>
      </w:pPr>
      <w:r>
        <w:t>If Type(</w:t>
      </w:r>
      <w:r w:rsidRPr="005340CB">
        <w:rPr>
          <w:i/>
        </w:rPr>
        <w:t>x</w:t>
      </w:r>
      <w:r>
        <w:t xml:space="preserve">) is Undefined, return </w:t>
      </w:r>
      <w:r w:rsidRPr="005340CB">
        <w:rPr>
          <w:b/>
        </w:rPr>
        <w:t>true</w:t>
      </w:r>
      <w:r>
        <w:t>.</w:t>
      </w:r>
    </w:p>
    <w:p w14:paraId="22F096AC" w14:textId="77777777" w:rsidR="004C02EF" w:rsidRDefault="004C02EF" w:rsidP="004C02EF">
      <w:pPr>
        <w:pStyle w:val="Alg4"/>
        <w:numPr>
          <w:ilvl w:val="0"/>
          <w:numId w:val="361"/>
        </w:numPr>
      </w:pPr>
      <w:r>
        <w:t>If Type(</w:t>
      </w:r>
      <w:r w:rsidRPr="005340CB">
        <w:rPr>
          <w:i/>
        </w:rPr>
        <w:t>x</w:t>
      </w:r>
      <w:r>
        <w:t xml:space="preserve">) is Null, return </w:t>
      </w:r>
      <w:r w:rsidRPr="005340CB">
        <w:rPr>
          <w:b/>
        </w:rPr>
        <w:t>true</w:t>
      </w:r>
      <w:r>
        <w:t>.</w:t>
      </w:r>
    </w:p>
    <w:p w14:paraId="02D10C0C" w14:textId="77777777" w:rsidR="004C02EF" w:rsidRDefault="004C02EF" w:rsidP="004C02EF">
      <w:pPr>
        <w:pStyle w:val="Alg4"/>
        <w:numPr>
          <w:ilvl w:val="0"/>
          <w:numId w:val="361"/>
        </w:numPr>
      </w:pPr>
      <w:r>
        <w:t>If Type(</w:t>
      </w:r>
      <w:r w:rsidRPr="005340CB">
        <w:rPr>
          <w:i/>
        </w:rPr>
        <w:t>x</w:t>
      </w:r>
      <w:r>
        <w:t>) is Number, then.</w:t>
      </w:r>
    </w:p>
    <w:p w14:paraId="28C7C762" w14:textId="77777777" w:rsidR="004C02EF" w:rsidRDefault="004C02EF" w:rsidP="004C02EF">
      <w:pPr>
        <w:pStyle w:val="Alg4"/>
        <w:numPr>
          <w:ilvl w:val="1"/>
          <w:numId w:val="361"/>
        </w:numPr>
      </w:pPr>
      <w:r>
        <w:t xml:space="preserve">If </w:t>
      </w:r>
      <w:r w:rsidRPr="005340CB">
        <w:rPr>
          <w:i/>
        </w:rPr>
        <w:t>x</w:t>
      </w:r>
      <w:r>
        <w:t xml:space="preserve"> is NaN and </w:t>
      </w:r>
      <w:r w:rsidRPr="005340CB">
        <w:rPr>
          <w:i/>
        </w:rPr>
        <w:t>y</w:t>
      </w:r>
      <w:r>
        <w:t xml:space="preserve"> is NaN, return </w:t>
      </w:r>
      <w:r w:rsidRPr="005340CB">
        <w:rPr>
          <w:b/>
        </w:rPr>
        <w:t>true</w:t>
      </w:r>
      <w:r>
        <w:t>.</w:t>
      </w:r>
    </w:p>
    <w:p w14:paraId="1338B5BA" w14:textId="77777777" w:rsidR="004C02EF" w:rsidRDefault="004C02EF" w:rsidP="004C02EF">
      <w:pPr>
        <w:pStyle w:val="Alg4"/>
        <w:numPr>
          <w:ilvl w:val="1"/>
          <w:numId w:val="361"/>
        </w:numPr>
      </w:pPr>
      <w:r>
        <w:t xml:space="preserve">If </w:t>
      </w:r>
      <w:r w:rsidRPr="005340CB">
        <w:rPr>
          <w:i/>
        </w:rPr>
        <w:t>x</w:t>
      </w:r>
      <w:r>
        <w:t xml:space="preserve"> is +0 and </w:t>
      </w:r>
      <w:r w:rsidRPr="005340CB">
        <w:rPr>
          <w:i/>
        </w:rPr>
        <w:t>y</w:t>
      </w:r>
      <w:r>
        <w:t xml:space="preserve"> is -0, return </w:t>
      </w:r>
      <w:r w:rsidRPr="005340CB">
        <w:rPr>
          <w:b/>
        </w:rPr>
        <w:t>false</w:t>
      </w:r>
      <w:r>
        <w:t>.</w:t>
      </w:r>
    </w:p>
    <w:p w14:paraId="01A050C1" w14:textId="77777777" w:rsidR="004C02EF" w:rsidRDefault="004C02EF" w:rsidP="004C02EF">
      <w:pPr>
        <w:pStyle w:val="Alg4"/>
        <w:numPr>
          <w:ilvl w:val="1"/>
          <w:numId w:val="361"/>
        </w:numPr>
      </w:pPr>
      <w:r>
        <w:t xml:space="preserve">If </w:t>
      </w:r>
      <w:r w:rsidRPr="005340CB">
        <w:rPr>
          <w:i/>
        </w:rPr>
        <w:t>x</w:t>
      </w:r>
      <w:r>
        <w:t xml:space="preserve"> is -0 and </w:t>
      </w:r>
      <w:r w:rsidRPr="005340CB">
        <w:rPr>
          <w:i/>
        </w:rPr>
        <w:t>y</w:t>
      </w:r>
      <w:r>
        <w:t xml:space="preserve"> is +0, return </w:t>
      </w:r>
      <w:r w:rsidRPr="005340CB">
        <w:rPr>
          <w:b/>
        </w:rPr>
        <w:t>false</w:t>
      </w:r>
      <w:r>
        <w:t>.</w:t>
      </w:r>
    </w:p>
    <w:p w14:paraId="7E46A7B8" w14:textId="77777777" w:rsidR="004C02EF" w:rsidRDefault="004C02EF" w:rsidP="004C02EF">
      <w:pPr>
        <w:pStyle w:val="Alg4"/>
        <w:numPr>
          <w:ilvl w:val="1"/>
          <w:numId w:val="361"/>
        </w:numPr>
      </w:pPr>
      <w:r>
        <w:t xml:space="preserve">If </w:t>
      </w:r>
      <w:r w:rsidRPr="005340CB">
        <w:rPr>
          <w:i/>
        </w:rPr>
        <w:t>x</w:t>
      </w:r>
      <w:r>
        <w:t xml:space="preserve"> is the same Number value as </w:t>
      </w:r>
      <w:r w:rsidRPr="005340CB">
        <w:rPr>
          <w:i/>
        </w:rPr>
        <w:t>y</w:t>
      </w:r>
      <w:r>
        <w:t xml:space="preserve">, return </w:t>
      </w:r>
      <w:r w:rsidRPr="005340CB">
        <w:rPr>
          <w:b/>
        </w:rPr>
        <w:t>true</w:t>
      </w:r>
      <w:r>
        <w:t>.</w:t>
      </w:r>
    </w:p>
    <w:p w14:paraId="779D331B" w14:textId="77777777" w:rsidR="004C02EF" w:rsidRDefault="004C02EF" w:rsidP="004C02EF">
      <w:pPr>
        <w:pStyle w:val="Alg4"/>
        <w:numPr>
          <w:ilvl w:val="1"/>
          <w:numId w:val="361"/>
        </w:numPr>
      </w:pPr>
      <w:r>
        <w:t xml:space="preserve">Return </w:t>
      </w:r>
      <w:r w:rsidRPr="005340CB">
        <w:rPr>
          <w:b/>
        </w:rPr>
        <w:t>false</w:t>
      </w:r>
      <w:r>
        <w:t>.</w:t>
      </w:r>
    </w:p>
    <w:p w14:paraId="64BE8286" w14:textId="77777777" w:rsidR="004C02EF" w:rsidRDefault="004C02EF" w:rsidP="004C02EF">
      <w:pPr>
        <w:pStyle w:val="Alg4"/>
        <w:numPr>
          <w:ilvl w:val="0"/>
          <w:numId w:val="361"/>
        </w:numPr>
      </w:pPr>
      <w:r>
        <w:t>If Type(</w:t>
      </w:r>
      <w:r w:rsidRPr="005340CB">
        <w:rPr>
          <w:i/>
        </w:rPr>
        <w:t>x</w:t>
      </w:r>
      <w:r>
        <w:t xml:space="preserve">) is String, then return </w:t>
      </w:r>
      <w:r w:rsidRPr="00841881">
        <w:rPr>
          <w:b/>
        </w:rPr>
        <w:t xml:space="preserve">true </w:t>
      </w:r>
      <w:r>
        <w:t xml:space="preserve">if </w:t>
      </w:r>
      <w:r w:rsidRPr="005340CB">
        <w:rPr>
          <w:i/>
        </w:rPr>
        <w:t>x</w:t>
      </w:r>
      <w:r>
        <w:t xml:space="preserve"> and </w:t>
      </w:r>
      <w:r w:rsidRPr="005340CB">
        <w:rPr>
          <w:i/>
        </w:rPr>
        <w:t>y</w:t>
      </w:r>
      <w:r>
        <w:t xml:space="preserve"> are exactly the same sequence of characters (same length and same characters in corresponding positions); otherwise, return </w:t>
      </w:r>
      <w:r w:rsidRPr="005340CB">
        <w:rPr>
          <w:b/>
        </w:rPr>
        <w:t>false</w:t>
      </w:r>
      <w:r>
        <w:t>.</w:t>
      </w:r>
    </w:p>
    <w:p w14:paraId="7BA24849" w14:textId="77777777" w:rsidR="004C02EF" w:rsidRDefault="004C02EF" w:rsidP="004C02EF">
      <w:pPr>
        <w:pStyle w:val="Alg4"/>
        <w:numPr>
          <w:ilvl w:val="0"/>
          <w:numId w:val="361"/>
        </w:numPr>
      </w:pPr>
      <w:r>
        <w:t>If Type(</w:t>
      </w:r>
      <w:r w:rsidRPr="005340CB">
        <w:rPr>
          <w:i/>
        </w:rPr>
        <w:t>x</w:t>
      </w:r>
      <w:r>
        <w:t xml:space="preserve">) is Boolean, return </w:t>
      </w:r>
      <w:r w:rsidRPr="00841881">
        <w:rPr>
          <w:b/>
        </w:rPr>
        <w:t xml:space="preserve">true </w:t>
      </w:r>
      <w:r>
        <w:t xml:space="preserve">if </w:t>
      </w:r>
      <w:r w:rsidRPr="005340CB">
        <w:rPr>
          <w:i/>
        </w:rPr>
        <w:t>x</w:t>
      </w:r>
      <w:r>
        <w:t xml:space="preserve"> and </w:t>
      </w:r>
      <w:r w:rsidRPr="005340CB">
        <w:rPr>
          <w:i/>
        </w:rPr>
        <w:t>y</w:t>
      </w:r>
      <w:r>
        <w:t xml:space="preserve"> are both </w:t>
      </w:r>
      <w:r w:rsidRPr="005340CB">
        <w:rPr>
          <w:b/>
        </w:rPr>
        <w:t>true</w:t>
      </w:r>
      <w:r>
        <w:t xml:space="preserve"> or both </w:t>
      </w:r>
      <w:r w:rsidRPr="005340CB">
        <w:rPr>
          <w:b/>
        </w:rPr>
        <w:t>false</w:t>
      </w:r>
      <w:r>
        <w:t xml:space="preserve">; otherwise, return </w:t>
      </w:r>
      <w:r w:rsidRPr="005340CB">
        <w:rPr>
          <w:b/>
        </w:rPr>
        <w:t>false</w:t>
      </w:r>
      <w:r>
        <w:t>.</w:t>
      </w:r>
    </w:p>
    <w:p w14:paraId="1BBC1128" w14:textId="77777777" w:rsidR="004C02EF" w:rsidRDefault="004C02EF" w:rsidP="004C02EF">
      <w:pPr>
        <w:pStyle w:val="Alg4"/>
        <w:numPr>
          <w:ilvl w:val="0"/>
          <w:numId w:val="361"/>
        </w:numPr>
        <w:spacing w:after="120"/>
      </w:pPr>
      <w:r>
        <w:t xml:space="preserve">Return true if </w:t>
      </w:r>
      <w:r w:rsidRPr="005340CB">
        <w:rPr>
          <w:i/>
        </w:rPr>
        <w:t>x</w:t>
      </w:r>
      <w:r>
        <w:t xml:space="preserve"> and </w:t>
      </w:r>
      <w:r w:rsidRPr="005340CB">
        <w:rPr>
          <w:i/>
        </w:rPr>
        <w:t>y</w:t>
      </w:r>
      <w:r>
        <w:t xml:space="preserve"> refer to the same object. Otherwise, return </w:t>
      </w:r>
      <w:r w:rsidRPr="005340CB">
        <w:rPr>
          <w:b/>
        </w:rPr>
        <w:t>false</w:t>
      </w:r>
      <w:r>
        <w:t>.</w:t>
      </w:r>
    </w:p>
    <w:p w14:paraId="18EAF018" w14:textId="77777777" w:rsidR="004C02EF" w:rsidRDefault="004C02EF" w:rsidP="004C02EF">
      <w:pPr>
        <w:pStyle w:val="1"/>
        <w:numPr>
          <w:ilvl w:val="0"/>
          <w:numId w:val="0"/>
        </w:numPr>
      </w:pPr>
      <w:bookmarkStart w:id="1523" w:name="_Toc235503372"/>
      <w:bookmarkStart w:id="1524" w:name="_Toc241509147"/>
      <w:bookmarkStart w:id="1525" w:name="_Toc244416634"/>
      <w:bookmarkStart w:id="1526" w:name="_Toc276630998"/>
      <w:bookmarkStart w:id="1527" w:name="_Toc178387007"/>
      <w:r>
        <w:t>10</w:t>
      </w:r>
      <w:r>
        <w:tab/>
        <w:t>Executable Code and Execution Context</w:t>
      </w:r>
      <w:bookmarkEnd w:id="1490"/>
      <w:bookmarkEnd w:id="1491"/>
      <w:bookmarkEnd w:id="1492"/>
      <w:bookmarkEnd w:id="1493"/>
      <w:bookmarkEnd w:id="1494"/>
      <w:bookmarkEnd w:id="1495"/>
      <w:bookmarkEnd w:id="1496"/>
      <w:bookmarkEnd w:id="1497"/>
      <w:r>
        <w:t>s</w:t>
      </w:r>
      <w:bookmarkEnd w:id="1498"/>
      <w:bookmarkEnd w:id="1499"/>
      <w:bookmarkEnd w:id="1523"/>
      <w:bookmarkEnd w:id="1524"/>
      <w:bookmarkEnd w:id="1525"/>
      <w:bookmarkEnd w:id="1526"/>
      <w:bookmarkEnd w:id="1527"/>
    </w:p>
    <w:p w14:paraId="080983EA" w14:textId="77777777" w:rsidR="004C02EF" w:rsidRDefault="004C02EF" w:rsidP="00C623F2">
      <w:pPr>
        <w:pStyle w:val="20"/>
        <w:numPr>
          <w:ilvl w:val="0"/>
          <w:numId w:val="0"/>
        </w:numPr>
      </w:pPr>
      <w:bookmarkStart w:id="1528" w:name="_Toc235503373"/>
      <w:bookmarkStart w:id="1529" w:name="_Toc241509148"/>
      <w:bookmarkStart w:id="1530" w:name="_Toc244416635"/>
      <w:bookmarkStart w:id="1531" w:name="_Toc276630999"/>
      <w:bookmarkStart w:id="1532" w:name="_Toc178387008"/>
      <w:r>
        <w:t>10.1</w:t>
      </w:r>
      <w:r>
        <w:tab/>
        <w:t>Types of Executable Code</w:t>
      </w:r>
      <w:bookmarkEnd w:id="1528"/>
      <w:bookmarkEnd w:id="1529"/>
      <w:bookmarkEnd w:id="1530"/>
      <w:bookmarkEnd w:id="1531"/>
      <w:bookmarkEnd w:id="1532"/>
    </w:p>
    <w:p w14:paraId="70166E83" w14:textId="77777777" w:rsidR="004C02EF" w:rsidRDefault="004C02EF" w:rsidP="004C02EF">
      <w:r>
        <w:t>There are three types of ECMAScript executable code:</w:t>
      </w:r>
    </w:p>
    <w:p w14:paraId="279A94DF" w14:textId="77777777" w:rsidR="004C02EF" w:rsidRPr="00C518A4" w:rsidRDefault="004C02EF" w:rsidP="004C02EF">
      <w:pPr>
        <w:pStyle w:val="BulletLast"/>
        <w:numPr>
          <w:ilvl w:val="0"/>
          <w:numId w:val="27"/>
        </w:numPr>
        <w:ind w:left="360"/>
        <w:rPr>
          <w:rFonts w:ascii="Arial" w:hAnsi="Arial" w:cs="Arial"/>
        </w:rPr>
      </w:pPr>
      <w:r w:rsidRPr="00C518A4">
        <w:rPr>
          <w:rFonts w:ascii="Arial" w:hAnsi="Arial" w:cs="Arial"/>
          <w:i/>
        </w:rPr>
        <w:t>Global code</w:t>
      </w:r>
      <w:r w:rsidRPr="00C518A4">
        <w:rPr>
          <w:rFonts w:ascii="Arial" w:hAnsi="Arial" w:cs="Arial"/>
        </w:rPr>
        <w:t xml:space="preserve"> is source text that is treated as an ECMAScript </w:t>
      </w:r>
      <w:r w:rsidRPr="00E32218">
        <w:rPr>
          <w:rFonts w:cs="Arial"/>
          <w:i/>
        </w:rPr>
        <w:t>Program</w:t>
      </w:r>
      <w:r w:rsidRPr="00C518A4">
        <w:rPr>
          <w:rFonts w:ascii="Arial" w:hAnsi="Arial" w:cs="Arial"/>
        </w:rPr>
        <w:t xml:space="preserve">. The global code of a particular </w:t>
      </w:r>
      <w:r w:rsidRPr="00E32218">
        <w:rPr>
          <w:rFonts w:cs="Arial"/>
          <w:i/>
        </w:rPr>
        <w:t>Program</w:t>
      </w:r>
      <w:r w:rsidRPr="00C518A4">
        <w:rPr>
          <w:rFonts w:ascii="Arial" w:hAnsi="Arial" w:cs="Arial"/>
        </w:rPr>
        <w:t xml:space="preserve"> does not include any source text that is parsed as part of a </w:t>
      </w:r>
      <w:r w:rsidRPr="00E32218">
        <w:rPr>
          <w:rFonts w:cs="Arial"/>
          <w:i/>
        </w:rPr>
        <w:t>FunctionBody</w:t>
      </w:r>
      <w:r w:rsidRPr="00C518A4">
        <w:rPr>
          <w:rFonts w:ascii="Arial" w:hAnsi="Arial" w:cs="Arial"/>
        </w:rPr>
        <w:t>.</w:t>
      </w:r>
    </w:p>
    <w:p w14:paraId="704DFD76" w14:textId="77777777" w:rsidR="004C02EF" w:rsidRPr="00C518A4" w:rsidRDefault="004C02EF" w:rsidP="004C02EF">
      <w:pPr>
        <w:pStyle w:val="BulletLast"/>
        <w:numPr>
          <w:ilvl w:val="0"/>
          <w:numId w:val="27"/>
        </w:numPr>
        <w:ind w:left="360"/>
        <w:rPr>
          <w:rFonts w:ascii="Arial" w:hAnsi="Arial"/>
        </w:rPr>
      </w:pPr>
      <w:r w:rsidRPr="00C518A4">
        <w:rPr>
          <w:rFonts w:ascii="Arial" w:hAnsi="Arial"/>
          <w:i/>
        </w:rPr>
        <w:t>Eval code</w:t>
      </w:r>
      <w:r w:rsidRPr="00C518A4">
        <w:rPr>
          <w:rFonts w:ascii="Arial" w:hAnsi="Arial"/>
        </w:rPr>
        <w:t xml:space="preserve"> is the source text supplied to the built-in </w:t>
      </w:r>
      <w:r>
        <w:rPr>
          <w:rFonts w:ascii="Courier New" w:hAnsi="Courier New"/>
          <w:b/>
        </w:rPr>
        <w:t>eval</w:t>
      </w:r>
      <w:r w:rsidRPr="00C518A4">
        <w:rPr>
          <w:rFonts w:ascii="Arial" w:hAnsi="Arial"/>
        </w:rPr>
        <w:t xml:space="preserve"> function. More precisely, if the parameter to the built-in </w:t>
      </w:r>
      <w:r>
        <w:rPr>
          <w:rFonts w:ascii="Courier New" w:hAnsi="Courier New"/>
          <w:b/>
        </w:rPr>
        <w:t>eval</w:t>
      </w:r>
      <w:r w:rsidRPr="00C518A4">
        <w:rPr>
          <w:rFonts w:ascii="Arial" w:hAnsi="Arial"/>
        </w:rPr>
        <w:t xml:space="preserve"> function is a </w:t>
      </w:r>
      <w:r>
        <w:rPr>
          <w:rFonts w:ascii="Arial" w:hAnsi="Arial"/>
        </w:rPr>
        <w:t>String</w:t>
      </w:r>
      <w:r w:rsidRPr="00C518A4">
        <w:rPr>
          <w:rFonts w:ascii="Arial" w:hAnsi="Arial"/>
        </w:rPr>
        <w:t xml:space="preserve">, it is treated as an ECMAScript </w:t>
      </w:r>
      <w:r w:rsidRPr="00E32218">
        <w:rPr>
          <w:i/>
        </w:rPr>
        <w:t>Program</w:t>
      </w:r>
      <w:r w:rsidRPr="00C518A4">
        <w:rPr>
          <w:rFonts w:ascii="Arial" w:hAnsi="Arial"/>
        </w:rPr>
        <w:t xml:space="preserve">. The eval code for a particular invocation of </w:t>
      </w:r>
      <w:r>
        <w:rPr>
          <w:rFonts w:ascii="Courier New" w:hAnsi="Courier New"/>
          <w:b/>
        </w:rPr>
        <w:t>eval</w:t>
      </w:r>
      <w:r w:rsidRPr="00C518A4">
        <w:rPr>
          <w:rFonts w:ascii="Arial" w:hAnsi="Arial"/>
        </w:rPr>
        <w:t xml:space="preserve"> is the global code portion of that </w:t>
      </w:r>
      <w:r w:rsidRPr="00E32218">
        <w:rPr>
          <w:i/>
        </w:rPr>
        <w:t>Program</w:t>
      </w:r>
      <w:r w:rsidRPr="00C518A4">
        <w:rPr>
          <w:rFonts w:ascii="Arial" w:hAnsi="Arial"/>
        </w:rPr>
        <w:t>.</w:t>
      </w:r>
    </w:p>
    <w:p w14:paraId="7B017885" w14:textId="77777777" w:rsidR="004C02EF" w:rsidRPr="00C518A4" w:rsidRDefault="004C02EF" w:rsidP="004C02EF">
      <w:pPr>
        <w:pStyle w:val="BulletLast"/>
        <w:numPr>
          <w:ilvl w:val="0"/>
          <w:numId w:val="27"/>
        </w:numPr>
        <w:ind w:left="360"/>
        <w:rPr>
          <w:rFonts w:ascii="Arial" w:hAnsi="Arial"/>
        </w:rPr>
      </w:pPr>
      <w:r w:rsidRPr="00C518A4">
        <w:rPr>
          <w:rFonts w:ascii="Arial" w:hAnsi="Arial"/>
          <w:i/>
        </w:rPr>
        <w:t>Function code</w:t>
      </w:r>
      <w:r w:rsidRPr="00C518A4">
        <w:rPr>
          <w:rFonts w:ascii="Arial" w:hAnsi="Arial"/>
        </w:rPr>
        <w:t xml:space="preserve"> is source text that is parsed as part of a </w:t>
      </w:r>
      <w:r w:rsidRPr="00E32218">
        <w:rPr>
          <w:i/>
        </w:rPr>
        <w:t>FunctionBody</w:t>
      </w:r>
      <w:r w:rsidRPr="00C518A4">
        <w:rPr>
          <w:rFonts w:ascii="Arial" w:hAnsi="Arial"/>
        </w:rPr>
        <w:t xml:space="preserve">. The </w:t>
      </w:r>
      <w:r w:rsidRPr="00C518A4">
        <w:rPr>
          <w:rFonts w:ascii="Arial" w:hAnsi="Arial"/>
          <w:i/>
        </w:rPr>
        <w:t>function code</w:t>
      </w:r>
      <w:r w:rsidRPr="00C518A4">
        <w:rPr>
          <w:rFonts w:ascii="Arial" w:hAnsi="Arial"/>
        </w:rPr>
        <w:t xml:space="preserve"> of a particular </w:t>
      </w:r>
      <w:r w:rsidRPr="00E32218">
        <w:rPr>
          <w:i/>
        </w:rPr>
        <w:t>FunctionBody</w:t>
      </w:r>
      <w:r w:rsidRPr="00C518A4">
        <w:rPr>
          <w:rFonts w:ascii="Arial" w:hAnsi="Arial"/>
        </w:rPr>
        <w:t xml:space="preserve"> does not include any source text that is parsed as part of a nested </w:t>
      </w:r>
      <w:r w:rsidRPr="00E32218">
        <w:rPr>
          <w:i/>
        </w:rPr>
        <w:t>FunctionBody</w:t>
      </w:r>
      <w:r w:rsidRPr="00C518A4">
        <w:rPr>
          <w:rFonts w:ascii="Arial" w:hAnsi="Arial"/>
        </w:rPr>
        <w:t xml:space="preserve">. </w:t>
      </w:r>
      <w:r w:rsidRPr="00C518A4">
        <w:rPr>
          <w:rFonts w:ascii="Arial" w:hAnsi="Arial"/>
          <w:i/>
        </w:rPr>
        <w:t>Function code</w:t>
      </w:r>
      <w:r w:rsidRPr="00C518A4">
        <w:rPr>
          <w:rFonts w:ascii="Arial" w:hAnsi="Arial"/>
        </w:rPr>
        <w:t xml:space="preserve"> also denotes the source text supplied when using the built-in </w:t>
      </w:r>
      <w:r>
        <w:rPr>
          <w:rFonts w:ascii="Courier New" w:hAnsi="Courier New"/>
          <w:b/>
        </w:rPr>
        <w:t>Function</w:t>
      </w:r>
      <w:r w:rsidRPr="00C518A4">
        <w:rPr>
          <w:rFonts w:ascii="Arial" w:hAnsi="Arial"/>
        </w:rPr>
        <w:t xml:space="preserve"> object as a constructor. More precisely, the last parameter provided to the </w:t>
      </w:r>
      <w:r>
        <w:rPr>
          <w:rFonts w:ascii="Courier New" w:hAnsi="Courier New"/>
          <w:b/>
        </w:rPr>
        <w:t>Function</w:t>
      </w:r>
      <w:r w:rsidRPr="00C518A4">
        <w:rPr>
          <w:rFonts w:ascii="Arial" w:hAnsi="Arial"/>
        </w:rPr>
        <w:t xml:space="preserve"> constructor is converted to a </w:t>
      </w:r>
      <w:r>
        <w:rPr>
          <w:rFonts w:ascii="Arial" w:hAnsi="Arial"/>
        </w:rPr>
        <w:t>String</w:t>
      </w:r>
      <w:r w:rsidRPr="00C518A4">
        <w:rPr>
          <w:rFonts w:ascii="Arial" w:hAnsi="Arial"/>
        </w:rPr>
        <w:t xml:space="preserve"> and treated as the </w:t>
      </w:r>
      <w:r w:rsidRPr="00E32218">
        <w:rPr>
          <w:i/>
        </w:rPr>
        <w:t>FunctionBody</w:t>
      </w:r>
      <w:r w:rsidRPr="00C518A4">
        <w:rPr>
          <w:rFonts w:ascii="Arial" w:hAnsi="Arial"/>
        </w:rPr>
        <w:t xml:space="preserve">. If more than one parameter is provided to the </w:t>
      </w:r>
      <w:r>
        <w:rPr>
          <w:rFonts w:ascii="Courier New" w:hAnsi="Courier New"/>
          <w:b/>
        </w:rPr>
        <w:t>Function</w:t>
      </w:r>
      <w:r w:rsidRPr="00C518A4">
        <w:rPr>
          <w:rFonts w:ascii="Arial" w:hAnsi="Arial"/>
        </w:rPr>
        <w:t xml:space="preserve"> constructor, all parameters except the last one are converted to </w:t>
      </w:r>
      <w:r>
        <w:rPr>
          <w:rFonts w:ascii="Arial" w:hAnsi="Arial"/>
        </w:rPr>
        <w:t>Strings</w:t>
      </w:r>
      <w:r w:rsidRPr="00C518A4">
        <w:rPr>
          <w:rFonts w:ascii="Arial" w:hAnsi="Arial"/>
        </w:rPr>
        <w:t xml:space="preserve"> and concatenated together, separated by commas. The resulting </w:t>
      </w:r>
      <w:r>
        <w:rPr>
          <w:rFonts w:ascii="Arial" w:hAnsi="Arial"/>
        </w:rPr>
        <w:t>String</w:t>
      </w:r>
      <w:r w:rsidRPr="00C518A4">
        <w:rPr>
          <w:rFonts w:ascii="Arial" w:hAnsi="Arial"/>
        </w:rPr>
        <w:t xml:space="preserve"> is interpreted as the </w:t>
      </w:r>
      <w:r w:rsidRPr="00E32218">
        <w:rPr>
          <w:i/>
        </w:rPr>
        <w:t>FormalParameterList</w:t>
      </w:r>
      <w:r w:rsidRPr="00C518A4">
        <w:rPr>
          <w:rFonts w:ascii="Arial" w:hAnsi="Arial"/>
        </w:rPr>
        <w:t xml:space="preserve"> for the </w:t>
      </w:r>
      <w:r w:rsidRPr="00E32218">
        <w:rPr>
          <w:i/>
        </w:rPr>
        <w:t>FunctionBody</w:t>
      </w:r>
      <w:r w:rsidRPr="00C518A4">
        <w:rPr>
          <w:rFonts w:ascii="Arial" w:hAnsi="Arial"/>
        </w:rPr>
        <w:t xml:space="preserve"> defined by the last parameter. The function code for a particular instantiation of a </w:t>
      </w:r>
      <w:r>
        <w:rPr>
          <w:rFonts w:ascii="Courier New" w:hAnsi="Courier New"/>
          <w:b/>
        </w:rPr>
        <w:t>Function</w:t>
      </w:r>
      <w:r w:rsidRPr="00C518A4">
        <w:rPr>
          <w:rFonts w:ascii="Arial" w:hAnsi="Arial"/>
        </w:rPr>
        <w:t xml:space="preserve"> does not include any source text that is parsed as part of a nested </w:t>
      </w:r>
      <w:r w:rsidRPr="00E32218">
        <w:rPr>
          <w:i/>
        </w:rPr>
        <w:t>FunctionBody</w:t>
      </w:r>
      <w:r w:rsidRPr="00C518A4">
        <w:rPr>
          <w:rFonts w:ascii="Arial" w:hAnsi="Arial"/>
        </w:rPr>
        <w:t>.</w:t>
      </w:r>
    </w:p>
    <w:p w14:paraId="027992D0" w14:textId="77777777" w:rsidR="004C02EF" w:rsidRDefault="004C02EF" w:rsidP="00C623F2">
      <w:pPr>
        <w:pStyle w:val="30"/>
        <w:numPr>
          <w:ilvl w:val="0"/>
          <w:numId w:val="0"/>
        </w:numPr>
      </w:pPr>
      <w:bookmarkStart w:id="1533" w:name="_Toc235503374"/>
      <w:bookmarkStart w:id="1534" w:name="_Toc241509149"/>
      <w:bookmarkStart w:id="1535" w:name="_Toc244416636"/>
      <w:bookmarkStart w:id="1536" w:name="_Toc276631000"/>
      <w:bookmarkStart w:id="1537" w:name="_Toc178387009"/>
      <w:r>
        <w:t>10.1.1</w:t>
      </w:r>
      <w:r>
        <w:tab/>
        <w:t>Strict Mode Code</w:t>
      </w:r>
      <w:bookmarkEnd w:id="1533"/>
      <w:bookmarkEnd w:id="1534"/>
      <w:bookmarkEnd w:id="1535"/>
      <w:bookmarkEnd w:id="1536"/>
      <w:bookmarkEnd w:id="1537"/>
    </w:p>
    <w:p w14:paraId="0D01D8DB" w14:textId="77777777" w:rsidR="004C02EF" w:rsidRDefault="004C02EF" w:rsidP="004C02EF">
      <w:r>
        <w:t xml:space="preserve">An ECMAScript </w:t>
      </w:r>
      <w:r w:rsidRPr="00E32218">
        <w:rPr>
          <w:rFonts w:ascii="Times New Roman" w:hAnsi="Times New Roman"/>
          <w:i/>
        </w:rPr>
        <w:t>Program</w:t>
      </w:r>
      <w:r>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1AE9123E" w14:textId="77777777" w:rsidR="004C02EF" w:rsidRDefault="004C02EF" w:rsidP="004C02EF">
      <w:pPr>
        <w:numPr>
          <w:ilvl w:val="0"/>
          <w:numId w:val="40"/>
        </w:numPr>
        <w:ind w:left="360"/>
      </w:pPr>
      <w:r>
        <w:t xml:space="preserve">Global code is strict global code if it begins with a Directive Prologue that contains a </w:t>
      </w:r>
      <w:r w:rsidRPr="002B4D48">
        <w:t>Use</w:t>
      </w:r>
      <w:r>
        <w:t xml:space="preserve"> </w:t>
      </w:r>
      <w:r w:rsidRPr="002B4D48">
        <w:t>Strict</w:t>
      </w:r>
      <w:r>
        <w:t xml:space="preserve"> </w:t>
      </w:r>
      <w:r w:rsidRPr="002B4D48">
        <w:t>Directive</w:t>
      </w:r>
      <w:r w:rsidRPr="00E91749">
        <w:t xml:space="preserve"> </w:t>
      </w:r>
      <w:r w:rsidRPr="00C518A4">
        <w:t>(see 14.1)</w:t>
      </w:r>
      <w:r>
        <w:t>.</w:t>
      </w:r>
    </w:p>
    <w:p w14:paraId="7A6DA655" w14:textId="77777777" w:rsidR="004C02EF" w:rsidRDefault="004C02EF" w:rsidP="004C02EF">
      <w:pPr>
        <w:numPr>
          <w:ilvl w:val="0"/>
          <w:numId w:val="40"/>
        </w:numPr>
        <w:ind w:left="360"/>
      </w:pPr>
      <w:r>
        <w:t xml:space="preserve">Eval code is strict eval code if it begins with a Directive Prologue that contains a </w:t>
      </w:r>
      <w:r w:rsidRPr="002B4D48">
        <w:t>Use</w:t>
      </w:r>
      <w:r>
        <w:t xml:space="preserve"> </w:t>
      </w:r>
      <w:r w:rsidRPr="002B4D48">
        <w:t>Strict</w:t>
      </w:r>
      <w:r>
        <w:t xml:space="preserve"> </w:t>
      </w:r>
      <w:r w:rsidRPr="002B4D48">
        <w:t xml:space="preserve">Directive </w:t>
      </w:r>
      <w:r>
        <w:t xml:space="preserve">or if the call to eval is a direct call (see 15.1.2.1.1) to the eval function that is contained in strict mode code. </w:t>
      </w:r>
    </w:p>
    <w:p w14:paraId="5B930952" w14:textId="77777777" w:rsidR="004C02EF" w:rsidRDefault="004C02EF" w:rsidP="004C02EF">
      <w:pPr>
        <w:numPr>
          <w:ilvl w:val="0"/>
          <w:numId w:val="40"/>
        </w:numPr>
        <w:ind w:left="360"/>
      </w:pPr>
      <w:r>
        <w:t xml:space="preserve">Function code that is part of a </w:t>
      </w:r>
      <w:r w:rsidRPr="00E32218">
        <w:rPr>
          <w:rFonts w:ascii="Times New Roman" w:hAnsi="Times New Roman"/>
          <w:i/>
        </w:rPr>
        <w:t>FunctionDeclaration</w:t>
      </w:r>
      <w:r>
        <w:t xml:space="preserve">, </w:t>
      </w:r>
      <w:r w:rsidRPr="00E32218">
        <w:rPr>
          <w:rFonts w:ascii="Times New Roman" w:hAnsi="Times New Roman"/>
          <w:i/>
        </w:rPr>
        <w:t>FunctionExpression</w:t>
      </w:r>
      <w:r w:rsidRPr="00BC2233">
        <w:rPr>
          <w:rFonts w:cs="Arial"/>
        </w:rPr>
        <w:t xml:space="preserve">, or accessor </w:t>
      </w:r>
      <w:r w:rsidRPr="00BC2233">
        <w:rPr>
          <w:rFonts w:ascii="Times New Roman" w:hAnsi="Times New Roman"/>
          <w:i/>
        </w:rPr>
        <w:t>PropertyAssignment</w:t>
      </w:r>
      <w:r>
        <w:t xml:space="preserve"> is strict function code if its </w:t>
      </w:r>
      <w:r w:rsidRPr="00E32218">
        <w:rPr>
          <w:rFonts w:ascii="Times New Roman" w:hAnsi="Times New Roman"/>
          <w:i/>
        </w:rPr>
        <w:t>FunctionDeclaration</w:t>
      </w:r>
      <w:r w:rsidRPr="00BC2233">
        <w:rPr>
          <w:rFonts w:cs="Arial"/>
        </w:rPr>
        <w:t>,</w:t>
      </w:r>
      <w:r>
        <w:t xml:space="preserve"> </w:t>
      </w:r>
      <w:r w:rsidRPr="00E32218">
        <w:rPr>
          <w:rFonts w:ascii="Times New Roman" w:hAnsi="Times New Roman"/>
          <w:i/>
        </w:rPr>
        <w:t>FunctionExpression</w:t>
      </w:r>
      <w:r w:rsidRPr="00BC2233">
        <w:rPr>
          <w:rFonts w:cs="Arial"/>
        </w:rPr>
        <w:t xml:space="preserve">, or </w:t>
      </w:r>
      <w:r w:rsidRPr="00BC2233">
        <w:rPr>
          <w:rFonts w:ascii="Times New Roman" w:hAnsi="Times New Roman"/>
          <w:i/>
        </w:rPr>
        <w:t>PropertyAssignment</w:t>
      </w:r>
      <w:r>
        <w:t xml:space="preserve"> is contained in strict mode code or if the function code begins with a Directive Prologue that contains a </w:t>
      </w:r>
      <w:r w:rsidRPr="002B4D48">
        <w:t>Use</w:t>
      </w:r>
      <w:r>
        <w:t xml:space="preserve"> </w:t>
      </w:r>
      <w:r w:rsidRPr="002B4D48">
        <w:t>Strict</w:t>
      </w:r>
      <w:r>
        <w:t xml:space="preserve"> </w:t>
      </w:r>
      <w:r w:rsidRPr="002B4D48">
        <w:t>Directive</w:t>
      </w:r>
      <w:r>
        <w:t>.</w:t>
      </w:r>
    </w:p>
    <w:p w14:paraId="32D96961" w14:textId="77777777" w:rsidR="004C02EF" w:rsidRDefault="004C02EF" w:rsidP="004C02EF">
      <w:pPr>
        <w:numPr>
          <w:ilvl w:val="0"/>
          <w:numId w:val="40"/>
        </w:numPr>
        <w:ind w:left="360"/>
        <w:rPr>
          <w:ins w:id="1538" w:author="Allen Wirfs-Brock" w:date="2011-07-01T16:55:00Z"/>
        </w:rPr>
      </w:pPr>
      <w:r>
        <w:t xml:space="preserve">Function code that is supplied as the last argument to the built-in Function constructor is strict function code if the last argument is a String that when processed as a </w:t>
      </w:r>
      <w:r w:rsidRPr="00E32218">
        <w:rPr>
          <w:rFonts w:ascii="Times New Roman" w:hAnsi="Times New Roman"/>
          <w:i/>
        </w:rPr>
        <w:t>FunctionBody</w:t>
      </w:r>
      <w:r>
        <w:t xml:space="preserve"> begins with a Directive Prologue that contains a </w:t>
      </w:r>
      <w:r w:rsidRPr="002B4D48">
        <w:t>Use</w:t>
      </w:r>
      <w:r>
        <w:t xml:space="preserve"> </w:t>
      </w:r>
      <w:r w:rsidRPr="002B4D48">
        <w:t>Strict</w:t>
      </w:r>
      <w:r>
        <w:t xml:space="preserve"> </w:t>
      </w:r>
      <w:r w:rsidRPr="002B4D48">
        <w:t>Directive</w:t>
      </w:r>
      <w:r>
        <w:t>.</w:t>
      </w:r>
    </w:p>
    <w:p w14:paraId="59AC78DE" w14:textId="77777777" w:rsidR="00655CEE" w:rsidRDefault="00655CEE" w:rsidP="004C02EF">
      <w:pPr>
        <w:numPr>
          <w:ilvl w:val="0"/>
          <w:numId w:val="40"/>
        </w:numPr>
        <w:ind w:left="360"/>
        <w:rPr>
          <w:ins w:id="1539" w:author="Allen Wirfs-Brock" w:date="2011-07-01T16:20:00Z"/>
        </w:rPr>
      </w:pPr>
      <w:ins w:id="1540" w:author="Allen Wirfs-Brock" w:date="2011-07-01T16:55:00Z">
        <w:r>
          <w:t>Unless specified otherwise, extended code (10.</w:t>
        </w:r>
        <w:del w:id="1541" w:author="Allen Wirfs-Brock rev2" w:date="2011-07-25T15:20:00Z">
          <w:r w:rsidDel="00046185">
            <w:delText>2</w:delText>
          </w:r>
        </w:del>
      </w:ins>
      <w:ins w:id="1542" w:author="Allen Wirfs-Brock rev2" w:date="2011-07-25T15:20:00Z">
        <w:r w:rsidR="00046185">
          <w:t>1</w:t>
        </w:r>
      </w:ins>
      <w:ins w:id="1543" w:author="Allen Wirfs-Brock" w:date="2011-07-01T16:55:00Z">
        <w:r>
          <w:t>.</w:t>
        </w:r>
        <w:del w:id="1544" w:author="Allen Wirfs-Brock rev2" w:date="2011-07-25T15:20:00Z">
          <w:r w:rsidDel="00046185">
            <w:delText>1</w:delText>
          </w:r>
        </w:del>
      </w:ins>
      <w:ins w:id="1545" w:author="Allen Wirfs-Brock rev2" w:date="2011-07-25T15:20:00Z">
        <w:r w:rsidR="00046185">
          <w:t>2</w:t>
        </w:r>
      </w:ins>
      <w:ins w:id="1546" w:author="Allen Wirfs-Brock" w:date="2011-07-01T16:55:00Z">
        <w:r>
          <w:t xml:space="preserve">) is also </w:t>
        </w:r>
        <w:del w:id="1547" w:author="Allen Wirfs-Brock rev2" w:date="2011-07-25T15:20:00Z">
          <w:r w:rsidDel="00046185">
            <w:delText>consider</w:delText>
          </w:r>
        </w:del>
      </w:ins>
      <w:ins w:id="1548" w:author="Allen Wirfs-Brock" w:date="2011-07-12T14:59:00Z">
        <w:del w:id="1549" w:author="Allen Wirfs-Brock rev2" w:date="2011-07-25T15:20:00Z">
          <w:r w:rsidR="002C254E" w:rsidDel="00046185">
            <w:delText>ed</w:delText>
          </w:r>
        </w:del>
      </w:ins>
      <w:ins w:id="1550" w:author="Allen Wirfs-Brock" w:date="2011-07-01T16:55:00Z">
        <w:del w:id="1551" w:author="Allen Wirfs-Brock rev2" w:date="2011-07-25T15:20:00Z">
          <w:r w:rsidDel="00046185">
            <w:delText xml:space="preserve"> </w:delText>
          </w:r>
        </w:del>
        <w:r>
          <w:t xml:space="preserve">strict </w:t>
        </w:r>
      </w:ins>
      <w:ins w:id="1552" w:author="Allen Wirfs-Brock rev2" w:date="2011-07-25T15:21:00Z">
        <w:r w:rsidR="00046185">
          <w:t xml:space="preserve">mode </w:t>
        </w:r>
      </w:ins>
      <w:ins w:id="1553" w:author="Allen Wirfs-Brock" w:date="2011-07-01T16:55:00Z">
        <w:r>
          <w:t>code.</w:t>
        </w:r>
      </w:ins>
    </w:p>
    <w:p w14:paraId="48A5B331" w14:textId="77777777" w:rsidR="00741E7F" w:rsidRDefault="00741E7F" w:rsidP="00741E7F">
      <w:pPr>
        <w:pStyle w:val="30"/>
        <w:numPr>
          <w:ilvl w:val="0"/>
          <w:numId w:val="0"/>
        </w:numPr>
        <w:rPr>
          <w:ins w:id="1554" w:author="Allen Wirfs-Brock" w:date="2011-07-01T16:25:00Z"/>
        </w:rPr>
      </w:pPr>
      <w:bookmarkStart w:id="1555" w:name="_Toc178387010"/>
      <w:ins w:id="1556" w:author="Allen Wirfs-Brock" w:date="2011-07-01T16:20:00Z">
        <w:r>
          <w:t>10.1.2</w:t>
        </w:r>
        <w:r>
          <w:tab/>
        </w:r>
      </w:ins>
      <w:ins w:id="1557" w:author="Allen Wirfs-Brock" w:date="2011-07-01T16:21:00Z">
        <w:r>
          <w:t>Extended</w:t>
        </w:r>
      </w:ins>
      <w:ins w:id="1558" w:author="Allen Wirfs-Brock" w:date="2011-07-01T16:20:00Z">
        <w:r>
          <w:t xml:space="preserve"> Code</w:t>
        </w:r>
      </w:ins>
      <w:bookmarkEnd w:id="1555"/>
    </w:p>
    <w:p w14:paraId="17D830C6" w14:textId="77777777" w:rsidR="006B134A" w:rsidRDefault="006B134A" w:rsidP="00B20723">
      <w:pPr>
        <w:rPr>
          <w:ins w:id="1559" w:author="Allen Wirfs-Brock" w:date="2011-07-01T16:31:00Z"/>
        </w:rPr>
      </w:pPr>
      <w:ins w:id="1560" w:author="Allen Wirfs-Brock" w:date="2011-07-01T16:27:00Z">
        <w:r w:rsidRPr="00B20723">
          <w:rPr>
            <w:i/>
          </w:rPr>
          <w:t>Extended code</w:t>
        </w:r>
        <w:r>
          <w:t xml:space="preserve"> is any </w:t>
        </w:r>
        <w:del w:id="1561" w:author="Allen Wirfs-Brock rev2" w:date="2011-07-25T15:22:00Z">
          <w:r w:rsidDel="00046185">
            <w:delText xml:space="preserve">any </w:delText>
          </w:r>
        </w:del>
        <w:r>
          <w:t>code contained in an</w:t>
        </w:r>
      </w:ins>
      <w:ins w:id="1562" w:author="Allen Wirfs-Brock" w:date="2011-07-01T16:25:00Z">
        <w:r>
          <w:t xml:space="preserve"> ECMAScript </w:t>
        </w:r>
        <w:r w:rsidRPr="00E32218">
          <w:rPr>
            <w:rFonts w:ascii="Times New Roman" w:hAnsi="Times New Roman"/>
            <w:i/>
          </w:rPr>
          <w:t>Program</w:t>
        </w:r>
        <w:r>
          <w:t xml:space="preserve"> syntactic unit </w:t>
        </w:r>
      </w:ins>
      <w:ins w:id="1563" w:author="Allen Wirfs-Brock" w:date="2011-07-01T16:26:00Z">
        <w:r>
          <w:t xml:space="preserve">that </w:t>
        </w:r>
      </w:ins>
      <w:ins w:id="1564" w:author="Allen Wirfs-Brock" w:date="2011-07-01T16:28:00Z">
        <w:r>
          <w:t>contains occur</w:t>
        </w:r>
      </w:ins>
      <w:ins w:id="1565" w:author="Allen Wirfs-Brock rev2" w:date="2011-07-25T15:23:00Z">
        <w:r w:rsidR="00046185">
          <w:t>r</w:t>
        </w:r>
      </w:ins>
      <w:ins w:id="1566" w:author="Allen Wirfs-Brock" w:date="2011-07-01T16:28:00Z">
        <w:del w:id="1567" w:author="Allen Wirfs-Brock rev2" w:date="2011-07-25T15:23:00Z">
          <w:r w:rsidDel="00046185">
            <w:delText>a</w:delText>
          </w:r>
        </w:del>
      </w:ins>
      <w:ins w:id="1568" w:author="Allen Wirfs-Brock rev2" w:date="2011-07-25T15:23:00Z">
        <w:r w:rsidR="00046185">
          <w:t>e</w:t>
        </w:r>
      </w:ins>
      <w:ins w:id="1569" w:author="Allen Wirfs-Brock" w:date="2011-07-01T16:28:00Z">
        <w:r>
          <w:t>nces of</w:t>
        </w:r>
      </w:ins>
      <w:ins w:id="1570" w:author="Allen Wirfs-Brock" w:date="2011-07-01T16:26:00Z">
        <w:r>
          <w:t xml:space="preserve"> lexical or syntactic productions define</w:t>
        </w:r>
      </w:ins>
      <w:ins w:id="1571" w:author="Allen Wirfs-Brock" w:date="2011-07-12T14:50:00Z">
        <w:r w:rsidR="0006214F">
          <w:t>d</w:t>
        </w:r>
      </w:ins>
      <w:ins w:id="1572" w:author="Allen Wirfs-Brock" w:date="2011-07-01T16:26:00Z">
        <w:r>
          <w:t xml:space="preserve"> subsequent to the Fifth Edition of the ECMAScript </w:t>
        </w:r>
      </w:ins>
      <w:ins w:id="1573" w:author="Allen Wirfs-Brock" w:date="2011-07-01T16:28:00Z">
        <w:r>
          <w:t>specification.</w:t>
        </w:r>
      </w:ins>
      <w:ins w:id="1574" w:author="Allen Wirfs-Brock" w:date="2011-07-01T16:31:00Z">
        <w:r>
          <w:t xml:space="preserve"> Code is interpreted as </w:t>
        </w:r>
      </w:ins>
      <w:ins w:id="1575" w:author="Allen Wirfs-Brock" w:date="2011-07-01T17:01:00Z">
        <w:r w:rsidR="00655CEE">
          <w:t>extended</w:t>
        </w:r>
      </w:ins>
      <w:ins w:id="1576" w:author="Allen Wirfs-Brock" w:date="2011-07-01T16:31:00Z">
        <w:r>
          <w:t xml:space="preserve"> code in the following situations:</w:t>
        </w:r>
      </w:ins>
    </w:p>
    <w:p w14:paraId="5BD3EAD4" w14:textId="77777777" w:rsidR="006B134A" w:rsidRDefault="006B134A" w:rsidP="006B134A">
      <w:pPr>
        <w:numPr>
          <w:ilvl w:val="0"/>
          <w:numId w:val="40"/>
        </w:numPr>
        <w:ind w:left="360"/>
        <w:rPr>
          <w:ins w:id="1577" w:author="Allen Wirfs-Brock" w:date="2011-07-01T16:31:00Z"/>
        </w:rPr>
      </w:pPr>
      <w:ins w:id="1578" w:author="Allen Wirfs-Brock" w:date="2011-07-01T16:31:00Z">
        <w:r>
          <w:t>Global code is extended global code if it</w:t>
        </w:r>
      </w:ins>
      <w:ins w:id="1579" w:author="Allen Wirfs-Brock" w:date="2011-07-01T16:32:00Z">
        <w:r>
          <w:t xml:space="preserve"> is contained in an </w:t>
        </w:r>
      </w:ins>
      <w:ins w:id="1580" w:author="Allen Wirfs-Brock" w:date="2011-07-01T16:31:00Z">
        <w:r>
          <w:t xml:space="preserve"> </w:t>
        </w:r>
      </w:ins>
      <w:ins w:id="1581" w:author="Allen Wirfs-Brock" w:date="2011-07-01T16:33:00Z">
        <w:r>
          <w:t xml:space="preserve">ECMAScript </w:t>
        </w:r>
        <w:r w:rsidRPr="00E32218">
          <w:rPr>
            <w:rFonts w:ascii="Times New Roman" w:hAnsi="Times New Roman"/>
            <w:i/>
          </w:rPr>
          <w:t>Program</w:t>
        </w:r>
        <w:r>
          <w:t xml:space="preserve"> syntactic unit that has</w:t>
        </w:r>
        <w:r w:rsidR="00B20723">
          <w:t xml:space="preserve"> been designated as an extended </w:t>
        </w:r>
      </w:ins>
      <w:ins w:id="1582" w:author="Allen Wirfs-Brock" w:date="2011-07-01T16:34:00Z">
        <w:r w:rsidR="00B20723" w:rsidRPr="00E32218">
          <w:rPr>
            <w:rFonts w:ascii="Times New Roman" w:hAnsi="Times New Roman"/>
            <w:i/>
          </w:rPr>
          <w:t>Program</w:t>
        </w:r>
        <w:r w:rsidR="00B20723">
          <w:t xml:space="preserve"> unit</w:t>
        </w:r>
      </w:ins>
      <w:ins w:id="1583" w:author="Allen Wirfs-Brock" w:date="2011-07-01T16:33:00Z">
        <w:r>
          <w:t xml:space="preserve"> </w:t>
        </w:r>
      </w:ins>
      <w:ins w:id="1584" w:author="Allen Wirfs-Brock" w:date="2011-07-01T16:34:00Z">
        <w:r w:rsidR="00B20723">
          <w:t xml:space="preserve">in an implementation defined manner or if </w:t>
        </w:r>
      </w:ins>
      <w:commentRangeStart w:id="1585"/>
      <w:ins w:id="1586" w:author="Allen Wirfs-Brock" w:date="2011-07-01T16:35:00Z">
        <w:r w:rsidR="00B20723">
          <w:t>???</w:t>
        </w:r>
        <w:commentRangeEnd w:id="1585"/>
        <w:r w:rsidR="00B20723">
          <w:rPr>
            <w:rStyle w:val="af4"/>
          </w:rPr>
          <w:commentReference w:id="1585"/>
        </w:r>
      </w:ins>
      <w:ins w:id="1588" w:author="Allen Wirfs-Brock" w:date="2011-07-01T16:31:00Z">
        <w:r>
          <w:t>.</w:t>
        </w:r>
      </w:ins>
    </w:p>
    <w:p w14:paraId="6BE4AB1E" w14:textId="77777777" w:rsidR="006B134A" w:rsidRDefault="006B134A" w:rsidP="006B134A">
      <w:pPr>
        <w:numPr>
          <w:ilvl w:val="0"/>
          <w:numId w:val="40"/>
        </w:numPr>
        <w:ind w:left="360"/>
        <w:rPr>
          <w:ins w:id="1589" w:author="Allen Wirfs-Brock" w:date="2011-07-01T16:31:00Z"/>
        </w:rPr>
      </w:pPr>
      <w:ins w:id="1590" w:author="Allen Wirfs-Brock" w:date="2011-07-01T16:31:00Z">
        <w:r>
          <w:t xml:space="preserve">Eval code is </w:t>
        </w:r>
      </w:ins>
      <w:ins w:id="1591" w:author="Allen Wirfs-Brock" w:date="2011-07-01T16:36:00Z">
        <w:r w:rsidR="00B20723">
          <w:t>extended</w:t>
        </w:r>
      </w:ins>
      <w:ins w:id="1592" w:author="Allen Wirfs-Brock" w:date="2011-07-01T16:31:00Z">
        <w:r>
          <w:t xml:space="preserve"> eval code if the call to eval is a direct call (see 15.1.2.1.1) to the eval function that is contained in </w:t>
        </w:r>
      </w:ins>
      <w:ins w:id="1593" w:author="Allen Wirfs-Brock" w:date="2011-07-01T16:37:00Z">
        <w:r w:rsidR="00B20723">
          <w:t>extended</w:t>
        </w:r>
      </w:ins>
      <w:ins w:id="1594" w:author="Allen Wirfs-Brock" w:date="2011-07-01T16:31:00Z">
        <w:r>
          <w:t xml:space="preserve"> mode code</w:t>
        </w:r>
      </w:ins>
      <w:ins w:id="1595" w:author="Allen Wirfs-Brock" w:date="2011-07-01T16:37:00Z">
        <w:r w:rsidR="00B20723">
          <w:t xml:space="preserve"> or if it begins with </w:t>
        </w:r>
        <w:commentRangeStart w:id="1596"/>
        <w:r w:rsidR="00B20723">
          <w:t>???</w:t>
        </w:r>
      </w:ins>
      <w:ins w:id="1597" w:author="Allen Wirfs-Brock" w:date="2011-07-01T16:31:00Z">
        <w:r>
          <w:t xml:space="preserve">. </w:t>
        </w:r>
      </w:ins>
      <w:commentRangeEnd w:id="1596"/>
      <w:ins w:id="1598" w:author="Allen Wirfs-Brock" w:date="2011-07-01T16:38:00Z">
        <w:r w:rsidR="00B20723">
          <w:rPr>
            <w:rStyle w:val="af4"/>
          </w:rPr>
          <w:commentReference w:id="1596"/>
        </w:r>
      </w:ins>
    </w:p>
    <w:p w14:paraId="3E859183" w14:textId="77777777" w:rsidR="006B134A" w:rsidRDefault="006B134A" w:rsidP="006B134A">
      <w:pPr>
        <w:numPr>
          <w:ilvl w:val="0"/>
          <w:numId w:val="40"/>
        </w:numPr>
        <w:ind w:left="360"/>
        <w:rPr>
          <w:ins w:id="1600" w:author="Allen Wirfs-Brock" w:date="2011-07-01T16:31:00Z"/>
        </w:rPr>
      </w:pPr>
      <w:ins w:id="1601" w:author="Allen Wirfs-Brock" w:date="2011-07-01T16:31:00Z">
        <w:r>
          <w:t xml:space="preserve">Function code that is part of a </w:t>
        </w:r>
        <w:r w:rsidRPr="00E32218">
          <w:rPr>
            <w:rFonts w:ascii="Times New Roman" w:hAnsi="Times New Roman"/>
            <w:i/>
          </w:rPr>
          <w:t>FunctionDeclaration</w:t>
        </w:r>
        <w:r>
          <w:t xml:space="preserve">, </w:t>
        </w:r>
        <w:r w:rsidRPr="00E32218">
          <w:rPr>
            <w:rFonts w:ascii="Times New Roman" w:hAnsi="Times New Roman"/>
            <w:i/>
          </w:rPr>
          <w:t>FunctionExpression</w:t>
        </w:r>
        <w:r w:rsidRPr="00BC2233">
          <w:rPr>
            <w:rFonts w:cs="Arial"/>
          </w:rPr>
          <w:t xml:space="preserve">, or accessor </w:t>
        </w:r>
        <w:r w:rsidRPr="00BC2233">
          <w:rPr>
            <w:rFonts w:ascii="Times New Roman" w:hAnsi="Times New Roman"/>
            <w:i/>
          </w:rPr>
          <w:t>PropertyAssignment</w:t>
        </w:r>
        <w:r>
          <w:t xml:space="preserve"> is </w:t>
        </w:r>
      </w:ins>
      <w:ins w:id="1602" w:author="Allen Wirfs-Brock" w:date="2011-07-01T16:38:00Z">
        <w:r w:rsidR="00B20723">
          <w:t>extended</w:t>
        </w:r>
      </w:ins>
      <w:ins w:id="1603" w:author="Allen Wirfs-Brock" w:date="2011-07-01T16:31:00Z">
        <w:r>
          <w:t xml:space="preserve"> function code if its </w:t>
        </w:r>
        <w:r w:rsidRPr="00E32218">
          <w:rPr>
            <w:rFonts w:ascii="Times New Roman" w:hAnsi="Times New Roman"/>
            <w:i/>
          </w:rPr>
          <w:t>FunctionDeclaration</w:t>
        </w:r>
        <w:r w:rsidRPr="00BC2233">
          <w:rPr>
            <w:rFonts w:cs="Arial"/>
          </w:rPr>
          <w:t>,</w:t>
        </w:r>
        <w:r>
          <w:t xml:space="preserve"> </w:t>
        </w:r>
        <w:r w:rsidRPr="00E32218">
          <w:rPr>
            <w:rFonts w:ascii="Times New Roman" w:hAnsi="Times New Roman"/>
            <w:i/>
          </w:rPr>
          <w:t>FunctionExpression</w:t>
        </w:r>
        <w:r w:rsidRPr="00BC2233">
          <w:rPr>
            <w:rFonts w:cs="Arial"/>
          </w:rPr>
          <w:t xml:space="preserve">, or </w:t>
        </w:r>
        <w:r w:rsidRPr="00BC2233">
          <w:rPr>
            <w:rFonts w:ascii="Times New Roman" w:hAnsi="Times New Roman"/>
            <w:i/>
          </w:rPr>
          <w:t>PropertyAssignment</w:t>
        </w:r>
        <w:r>
          <w:t xml:space="preserve"> is contained in </w:t>
        </w:r>
      </w:ins>
      <w:ins w:id="1604" w:author="Allen Wirfs-Brock" w:date="2011-07-01T16:38:00Z">
        <w:r w:rsidR="00B20723">
          <w:t>extended</w:t>
        </w:r>
      </w:ins>
      <w:ins w:id="1605" w:author="Allen Wirfs-Brock" w:date="2011-07-01T16:31:00Z">
        <w:r>
          <w:t xml:space="preserve"> mode code or if the function code begins with </w:t>
        </w:r>
      </w:ins>
      <w:commentRangeStart w:id="1606"/>
      <w:ins w:id="1607" w:author="Allen Wirfs-Brock" w:date="2011-07-01T16:39:00Z">
        <w:r w:rsidR="00B20723">
          <w:t>???</w:t>
        </w:r>
        <w:commentRangeEnd w:id="1606"/>
        <w:r w:rsidR="00B20723">
          <w:rPr>
            <w:rStyle w:val="af4"/>
          </w:rPr>
          <w:commentReference w:id="1606"/>
        </w:r>
      </w:ins>
      <w:ins w:id="1609" w:author="Allen Wirfs-Brock" w:date="2011-07-01T16:31:00Z">
        <w:r>
          <w:t>.</w:t>
        </w:r>
      </w:ins>
    </w:p>
    <w:p w14:paraId="252C32EC" w14:textId="77777777" w:rsidR="00741E7F" w:rsidRDefault="006B134A" w:rsidP="00B20723">
      <w:pPr>
        <w:numPr>
          <w:ilvl w:val="0"/>
          <w:numId w:val="40"/>
        </w:numPr>
        <w:ind w:left="360"/>
        <w:rPr>
          <w:ins w:id="1610" w:author="Allen Wirfs-Brock" w:date="2011-07-01T16:56:00Z"/>
        </w:rPr>
        <w:pPrChange w:id="1611" w:author="Allen Wirfs-Brock" w:date="2011-07-01T16:40:00Z">
          <w:pPr/>
        </w:pPrChange>
      </w:pPr>
      <w:ins w:id="1612" w:author="Allen Wirfs-Brock" w:date="2011-07-01T16:31:00Z">
        <w:r>
          <w:t xml:space="preserve">Function code that is supplied as the last argument to the built-in Function constructor is strict function code if the last argument is a String that when processed as a </w:t>
        </w:r>
        <w:r w:rsidRPr="00E32218">
          <w:rPr>
            <w:rFonts w:ascii="Times New Roman" w:hAnsi="Times New Roman"/>
            <w:i/>
          </w:rPr>
          <w:t>FunctionBody</w:t>
        </w:r>
        <w:r>
          <w:t xml:space="preserve"> begins with </w:t>
        </w:r>
      </w:ins>
      <w:commentRangeStart w:id="1613"/>
      <w:ins w:id="1614" w:author="Allen Wirfs-Brock" w:date="2011-07-01T16:39:00Z">
        <w:r w:rsidR="00B20723">
          <w:t>???</w:t>
        </w:r>
        <w:commentRangeEnd w:id="1613"/>
        <w:r w:rsidR="00B20723">
          <w:rPr>
            <w:rStyle w:val="af4"/>
          </w:rPr>
          <w:commentReference w:id="1613"/>
        </w:r>
      </w:ins>
      <w:ins w:id="1616" w:author="Allen Wirfs-Brock" w:date="2011-07-01T16:31:00Z">
        <w:r>
          <w:t>.</w:t>
        </w:r>
      </w:ins>
    </w:p>
    <w:p w14:paraId="2BAA4387" w14:textId="77777777" w:rsidR="00655CEE" w:rsidRDefault="00655CEE" w:rsidP="00655CEE">
      <w:ins w:id="1617" w:author="Allen Wirfs-Brock" w:date="2011-07-01T16:57:00Z">
        <w:r>
          <w:t>The</w:t>
        </w:r>
      </w:ins>
      <w:ins w:id="1618" w:author="Allen Wirfs-Brock rev2" w:date="2011-07-25T15:24:00Z">
        <w:r w:rsidR="00046185">
          <w:t xml:space="preserve"> term</w:t>
        </w:r>
      </w:ins>
      <w:ins w:id="1619" w:author="Allen Wirfs-Brock" w:date="2011-07-01T16:57:00Z">
        <w:r>
          <w:t xml:space="preserve"> </w:t>
        </w:r>
      </w:ins>
      <w:ins w:id="1620" w:author="Allen Wirfs-Brock" w:date="2011-07-01T17:07:00Z">
        <w:r w:rsidR="00F1783C">
          <w:t>“</w:t>
        </w:r>
      </w:ins>
      <w:ins w:id="1621" w:author="Allen Wirfs-Brock" w:date="2011-07-01T16:58:00Z">
        <w:r>
          <w:t>strict code</w:t>
        </w:r>
      </w:ins>
      <w:ins w:id="1622" w:author="Allen Wirfs-Brock" w:date="2011-07-01T17:07:00Z">
        <w:r w:rsidR="00F1783C">
          <w:t>”</w:t>
        </w:r>
      </w:ins>
      <w:ins w:id="1623" w:author="Allen Wirfs-Brock" w:date="2011-07-01T16:58:00Z">
        <w:r>
          <w:t xml:space="preserve"> </w:t>
        </w:r>
      </w:ins>
      <w:ins w:id="1624" w:author="Allen Wirfs-Brock" w:date="2011-07-01T17:02:00Z">
        <w:del w:id="1625" w:author="Allen Wirfs-Brock rev2" w:date="2011-07-25T15:26:00Z">
          <w:r w:rsidDel="00046185">
            <w:delText>includes</w:delText>
          </w:r>
        </w:del>
      </w:ins>
      <w:ins w:id="1626" w:author="Allen Wirfs-Brock rev2" w:date="2011-07-25T15:26:00Z">
        <w:r w:rsidR="00046185">
          <w:t>is used to designate</w:t>
        </w:r>
      </w:ins>
      <w:ins w:id="1627" w:author="Allen Wirfs-Brock" w:date="2011-07-01T17:02:00Z">
        <w:r>
          <w:t xml:space="preserve"> both actual strict mode code</w:t>
        </w:r>
      </w:ins>
      <w:ins w:id="1628" w:author="Allen Wirfs-Brock rev2" w:date="2011-07-25T15:25:00Z">
        <w:r w:rsidR="00046185">
          <w:t xml:space="preserve"> and extended </w:t>
        </w:r>
      </w:ins>
      <w:ins w:id="1629" w:author="Allen Wirfs-Brock rev2" w:date="2011-07-25T15:28:00Z">
        <w:r w:rsidR="006B2955">
          <w:t>code</w:t>
        </w:r>
      </w:ins>
      <w:ins w:id="1630" w:author="Allen Wirfs-Brock" w:date="2011-07-01T17:02:00Z">
        <w:r>
          <w:t xml:space="preserve"> </w:t>
        </w:r>
      </w:ins>
      <w:ins w:id="1631" w:author="Allen Wirfs-Brock" w:date="2011-07-01T17:07:00Z">
        <w:r w:rsidR="00F1783C">
          <w:t>while</w:t>
        </w:r>
      </w:ins>
      <w:ins w:id="1632" w:author="Allen Wirfs-Brock rev2" w:date="2011-07-25T15:25:00Z">
        <w:r w:rsidR="00046185">
          <w:t xml:space="preserve"> the term</w:t>
        </w:r>
      </w:ins>
      <w:ins w:id="1633" w:author="Allen Wirfs-Brock" w:date="2011-07-01T17:02:00Z">
        <w:r>
          <w:t xml:space="preserve"> </w:t>
        </w:r>
      </w:ins>
      <w:ins w:id="1634" w:author="Allen Wirfs-Brock" w:date="2011-07-01T17:07:00Z">
        <w:r w:rsidR="00F1783C">
          <w:t>“</w:t>
        </w:r>
      </w:ins>
      <w:ins w:id="1635" w:author="Allen Wirfs-Brock" w:date="2011-07-01T17:02:00Z">
        <w:r>
          <w:t>extended code</w:t>
        </w:r>
      </w:ins>
      <w:ins w:id="1636" w:author="Allen Wirfs-Brock" w:date="2011-07-01T17:07:00Z">
        <w:r w:rsidR="00F1783C">
          <w:t>”</w:t>
        </w:r>
      </w:ins>
      <w:ins w:id="1637" w:author="Allen Wirfs-Brock" w:date="2011-07-01T17:02:00Z">
        <w:r>
          <w:t xml:space="preserve"> </w:t>
        </w:r>
      </w:ins>
      <w:ins w:id="1638" w:author="Allen Wirfs-Brock" w:date="2011-07-01T17:08:00Z">
        <w:del w:id="1639" w:author="Rev 3 Allen Wirfs-Brock" w:date="2011-08-30T10:55:00Z">
          <w:r w:rsidR="00F1783C" w:rsidDel="00734C3F">
            <w:delText>is</w:delText>
          </w:r>
        </w:del>
      </w:ins>
      <w:ins w:id="1640" w:author="Allen Wirfs-Brock" w:date="2011-07-01T17:12:00Z">
        <w:del w:id="1641" w:author="Rev 3 Allen Wirfs-Brock" w:date="2011-08-30T10:55:00Z">
          <w:r w:rsidR="00636473" w:rsidDel="00734C3F">
            <w:delText>lucco</w:delText>
          </w:r>
        </w:del>
      </w:ins>
      <w:ins w:id="1642" w:author="Rev 3 Allen Wirfs-Brock" w:date="2011-08-30T10:55:00Z">
        <w:r w:rsidR="00734C3F">
          <w:t>only</w:t>
        </w:r>
      </w:ins>
      <w:ins w:id="1643" w:author="Allen Wirfs-Brock" w:date="2011-07-01T17:05:00Z">
        <w:r w:rsidR="00F1783C">
          <w:t xml:space="preserve"> </w:t>
        </w:r>
      </w:ins>
      <w:ins w:id="1644" w:author="Allen Wirfs-Brock rev2" w:date="2011-07-25T15:27:00Z">
        <w:r w:rsidR="00046185">
          <w:t xml:space="preserve">designates </w:t>
        </w:r>
      </w:ins>
      <w:ins w:id="1645" w:author="Allen Wirfs-Brock" w:date="2011-07-01T17:05:00Z">
        <w:del w:id="1646" w:author="Rev 3 Allen Wirfs-Brock" w:date="2011-08-30T10:56:00Z">
          <w:r w:rsidR="00F1783C" w:rsidDel="00734C3F">
            <w:delText xml:space="preserve">only </w:delText>
          </w:r>
        </w:del>
        <w:del w:id="1647" w:author="Allen Wirfs-Brock rev2" w:date="2011-07-25T15:27:00Z">
          <w:r w:rsidR="00F1783C" w:rsidDel="00046185">
            <w:delText xml:space="preserve">used to </w:delText>
          </w:r>
        </w:del>
      </w:ins>
      <w:ins w:id="1648" w:author="Allen Wirfs-Brock" w:date="2011-07-01T17:02:00Z">
        <w:del w:id="1649" w:author="Allen Wirfs-Brock rev2" w:date="2011-07-25T15:26:00Z">
          <w:r w:rsidR="00F1783C" w:rsidDel="00046185">
            <w:delText xml:space="preserve">to </w:delText>
          </w:r>
        </w:del>
        <w:del w:id="1650" w:author="Allen Wirfs-Brock rev2" w:date="2011-07-25T15:27:00Z">
          <w:r w:rsidR="00F1783C" w:rsidDel="00046185">
            <w:delText xml:space="preserve">mean </w:delText>
          </w:r>
        </w:del>
        <w:r w:rsidR="00F1783C">
          <w:t>actual extended code.</w:t>
        </w:r>
      </w:ins>
    </w:p>
    <w:p w14:paraId="3DED69EF" w14:textId="77777777" w:rsidR="004C02EF" w:rsidRDefault="004C02EF" w:rsidP="00C623F2">
      <w:pPr>
        <w:pStyle w:val="20"/>
        <w:numPr>
          <w:ilvl w:val="0"/>
          <w:numId w:val="0"/>
        </w:numPr>
      </w:pPr>
      <w:bookmarkStart w:id="1651" w:name="_Toc235503375"/>
      <w:bookmarkStart w:id="1652" w:name="_Toc241509150"/>
      <w:bookmarkStart w:id="1653" w:name="_Toc244416637"/>
      <w:bookmarkStart w:id="1654" w:name="_Toc276631001"/>
      <w:bookmarkStart w:id="1655" w:name="_Toc178387011"/>
      <w:r>
        <w:t>10.2</w:t>
      </w:r>
      <w:r>
        <w:tab/>
        <w:t>Lexical Environments</w:t>
      </w:r>
      <w:bookmarkEnd w:id="1651"/>
      <w:bookmarkEnd w:id="1652"/>
      <w:bookmarkEnd w:id="1653"/>
      <w:bookmarkEnd w:id="1654"/>
      <w:bookmarkEnd w:id="1655"/>
    </w:p>
    <w:p w14:paraId="5805D222" w14:textId="77777777" w:rsidR="004C02EF" w:rsidRDefault="004C02EF" w:rsidP="004C02EF">
      <w:r>
        <w:t xml:space="preserve">A </w:t>
      </w:r>
      <w:r>
        <w:rPr>
          <w:i/>
        </w:rPr>
        <w:t>Lexical Environment</w:t>
      </w:r>
      <w:r>
        <w:t xml:space="preserve"> is a specification type used to define the association of </w:t>
      </w:r>
      <w:r w:rsidRPr="00E32218">
        <w:rPr>
          <w:rFonts w:ascii="Times New Roman" w:hAnsi="Times New Roman"/>
          <w:i/>
        </w:rPr>
        <w:t>Identifiers</w:t>
      </w:r>
      <w:r>
        <w:t xml:space="preserve"> to specific variables and functions based upon the lexical nesting structure of ECMAScript code. A Lexical Environment consists of an Environment Record and a possibly null reference to an </w:t>
      </w:r>
      <w:r>
        <w:rPr>
          <w:i/>
        </w:rPr>
        <w:t>outer</w:t>
      </w:r>
      <w:r>
        <w:t xml:space="preserve"> Lexical Environment. Usually a Lexical Environment is associated with some specific syntactic structure of ECMAScript code such as a </w:t>
      </w:r>
      <w:r w:rsidRPr="00E32218">
        <w:rPr>
          <w:rFonts w:ascii="Times New Roman" w:hAnsi="Times New Roman"/>
          <w:i/>
        </w:rPr>
        <w:t>FunctionDeclaration</w:t>
      </w:r>
      <w:r>
        <w:t xml:space="preserve">, a </w:t>
      </w:r>
      <w:r w:rsidRPr="00E32218">
        <w:rPr>
          <w:rFonts w:ascii="Times New Roman" w:hAnsi="Times New Roman"/>
          <w:i/>
        </w:rPr>
        <w:t>WithStatement</w:t>
      </w:r>
      <w:r>
        <w:t xml:space="preserve">, or a </w:t>
      </w:r>
      <w:r>
        <w:rPr>
          <w:rFonts w:ascii="Times New Roman" w:hAnsi="Times New Roman"/>
          <w:i/>
        </w:rPr>
        <w:t>C</w:t>
      </w:r>
      <w:r w:rsidRPr="00E32218">
        <w:rPr>
          <w:rFonts w:ascii="Times New Roman" w:hAnsi="Times New Roman"/>
          <w:i/>
        </w:rPr>
        <w:t xml:space="preserve">atch </w:t>
      </w:r>
      <w:r w:rsidRPr="00697BD4">
        <w:t xml:space="preserve">clause of a </w:t>
      </w:r>
      <w:r w:rsidRPr="00E32218">
        <w:rPr>
          <w:rFonts w:ascii="Times New Roman" w:hAnsi="Times New Roman"/>
          <w:i/>
        </w:rPr>
        <w:t>TryStatement</w:t>
      </w:r>
      <w:r>
        <w:t xml:space="preserve"> and a new Lexical Environment is created each time such code is evaluated.</w:t>
      </w:r>
    </w:p>
    <w:p w14:paraId="725B5A29" w14:textId="77777777" w:rsidR="004C02EF" w:rsidRDefault="004C02EF" w:rsidP="004C02EF">
      <w:r>
        <w:t xml:space="preserve">An </w:t>
      </w:r>
      <w:r>
        <w:rPr>
          <w:i/>
        </w:rPr>
        <w:t>Environment Record</w:t>
      </w:r>
      <w:r>
        <w:t xml:space="preserve"> records the identifier bindings that are created within the scope of its associated Lexical Environment.</w:t>
      </w:r>
    </w:p>
    <w:p w14:paraId="359EC1BE" w14:textId="77777777" w:rsidR="004C02EF" w:rsidRDefault="004C02EF" w:rsidP="004C02EF">
      <w:r>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32218">
        <w:rPr>
          <w:rFonts w:ascii="Times New Roman" w:hAnsi="Times New Roman"/>
          <w:i/>
        </w:rPr>
        <w:t>FunctionDeclaration</w:t>
      </w:r>
      <w:r>
        <w:t xml:space="preserve"> contains two nested </w:t>
      </w:r>
      <w:r w:rsidRPr="00E32218">
        <w:rPr>
          <w:rFonts w:ascii="Times New Roman" w:hAnsi="Times New Roman"/>
          <w:i/>
        </w:rPr>
        <w:t>FunctionDeclarations</w:t>
      </w:r>
      <w:r>
        <w:t xml:space="preserve"> then the Lexical Environments of each of the nested functions will have as their outer Lexical Environment the Lexical Environment of the current execution of the surrounding function.</w:t>
      </w:r>
    </w:p>
    <w:p w14:paraId="267B70C3" w14:textId="77777777" w:rsidR="004C02EF" w:rsidRDefault="004C02EF" w:rsidP="004C02EF">
      <w:r>
        <w:t>Lexical Environments and Environment Record values are purely specification mechanisms and need not correspond to any specific artefact of an ECMAScript implementation. It is impossible for an ECMAScript program to directly access or manipulate such values.</w:t>
      </w:r>
    </w:p>
    <w:p w14:paraId="68A1C167" w14:textId="77777777" w:rsidR="004C02EF" w:rsidRDefault="004C02EF" w:rsidP="00C623F2">
      <w:pPr>
        <w:pStyle w:val="30"/>
        <w:numPr>
          <w:ilvl w:val="0"/>
          <w:numId w:val="0"/>
        </w:numPr>
      </w:pPr>
      <w:bookmarkStart w:id="1656" w:name="_Toc235503376"/>
      <w:bookmarkStart w:id="1657" w:name="_Toc241509151"/>
      <w:bookmarkStart w:id="1658" w:name="_Toc244416638"/>
      <w:bookmarkStart w:id="1659" w:name="_Toc276631002"/>
      <w:bookmarkStart w:id="1660" w:name="_Toc178387012"/>
      <w:r>
        <w:t>10.2.1</w:t>
      </w:r>
      <w:r>
        <w:tab/>
        <w:t>Environment Records</w:t>
      </w:r>
      <w:bookmarkEnd w:id="1656"/>
      <w:bookmarkEnd w:id="1657"/>
      <w:bookmarkEnd w:id="1658"/>
      <w:bookmarkEnd w:id="1659"/>
      <w:bookmarkEnd w:id="1660"/>
    </w:p>
    <w:p w14:paraId="20858115" w14:textId="77777777" w:rsidR="004C02EF" w:rsidRDefault="004C02EF" w:rsidP="004C02EF">
      <w:r>
        <w:t xml:space="preserve">There are two kinds of Environment Record values used in this specification: </w:t>
      </w:r>
      <w:r>
        <w:rPr>
          <w:i/>
        </w:rPr>
        <w:t>declarative environment records</w:t>
      </w:r>
      <w:r>
        <w:t xml:space="preserve"> and </w:t>
      </w:r>
      <w:r>
        <w:rPr>
          <w:i/>
        </w:rPr>
        <w:t>object environment records</w:t>
      </w:r>
      <w:r>
        <w:t xml:space="preserve">.  Declarative environment records are used to define the effect of ECMAScript language syntactic elements such as </w:t>
      </w:r>
      <w:r w:rsidRPr="00E32218">
        <w:rPr>
          <w:rFonts w:ascii="Times New Roman" w:hAnsi="Times New Roman"/>
          <w:i/>
        </w:rPr>
        <w:t>FunctionDeclarations</w:t>
      </w:r>
      <w:r>
        <w:t xml:space="preserve">, </w:t>
      </w:r>
      <w:r w:rsidRPr="00E32218">
        <w:rPr>
          <w:rFonts w:ascii="Times New Roman" w:hAnsi="Times New Roman"/>
          <w:i/>
        </w:rPr>
        <w:t>VariableDeclarations</w:t>
      </w:r>
      <w:r>
        <w:t xml:space="preserve">, and </w:t>
      </w:r>
      <w:r w:rsidRPr="00E32218">
        <w:rPr>
          <w:rFonts w:ascii="Times New Roman" w:hAnsi="Times New Roman"/>
          <w:i/>
        </w:rPr>
        <w:t>Catch</w:t>
      </w:r>
      <w:r>
        <w:t xml:space="preserve"> clauses that directly associate </w:t>
      </w:r>
      <w:r w:rsidRPr="00612C55">
        <w:t>identifier</w:t>
      </w:r>
      <w:r>
        <w:t xml:space="preserve"> bindings with ECMAScript language values. Object environment records are used to define the effect of ECMAScript elements such as </w:t>
      </w:r>
      <w:r w:rsidRPr="00E32218">
        <w:rPr>
          <w:rFonts w:ascii="Times New Roman" w:hAnsi="Times New Roman"/>
          <w:i/>
        </w:rPr>
        <w:t>Program</w:t>
      </w:r>
      <w:r>
        <w:t xml:space="preserve"> and </w:t>
      </w:r>
      <w:r w:rsidRPr="00E32218">
        <w:rPr>
          <w:rFonts w:ascii="Times New Roman" w:hAnsi="Times New Roman"/>
          <w:i/>
        </w:rPr>
        <w:t>WithStatement</w:t>
      </w:r>
      <w:r>
        <w:t xml:space="preserve"> that associate </w:t>
      </w:r>
      <w:r w:rsidRPr="00612C55">
        <w:t>identifier</w:t>
      </w:r>
      <w:r>
        <w:t xml:space="preserve"> bindings with the properties of some object.</w:t>
      </w:r>
    </w:p>
    <w:p w14:paraId="3CB5D55A" w14:textId="77777777" w:rsidR="004C02EF" w:rsidRDefault="004C02EF" w:rsidP="004C02EF">
      <w:r>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Table </w:t>
      </w:r>
      <w:del w:id="1661" w:author="Allen Wirfs-Brock" w:date="2011-07-02T13:29:00Z">
        <w:r w:rsidDel="008962D8">
          <w:delText>17</w:delText>
        </w:r>
      </w:del>
      <w:ins w:id="1662" w:author="Allen Wirfs-Brock" w:date="2011-07-02T13:29:00Z">
        <w:r w:rsidR="008962D8">
          <w:t>18</w:t>
        </w:r>
      </w:ins>
      <w:r>
        <w:t xml:space="preserve">. These abstract methods have distinct concrete algorithms for each of the concrete subclasses. </w:t>
      </w:r>
    </w:p>
    <w:p w14:paraId="26C6A58E" w14:textId="77777777" w:rsidR="004C02EF" w:rsidRPr="000956BB" w:rsidRDefault="004C02EF" w:rsidP="004C02EF">
      <w:pPr>
        <w:pStyle w:val="Tabletitle"/>
        <w:widowControl w:val="0"/>
        <w:rPr>
          <w:rFonts w:eastAsia="Arial Unicode MS"/>
        </w:rPr>
      </w:pPr>
      <w:r w:rsidRPr="00654E44">
        <w:rPr>
          <w:rFonts w:eastAsia="Arial Unicode MS"/>
        </w:rPr>
        <w:t>Table </w:t>
      </w:r>
      <w:del w:id="1663" w:author="Allen Wirfs-Brock" w:date="2011-07-02T13:30:00Z">
        <w:r w:rsidRPr="00654E44" w:rsidDel="008962D8">
          <w:rPr>
            <w:rFonts w:eastAsia="Arial Unicode MS"/>
          </w:rPr>
          <w:delText xml:space="preserve">17 </w:delText>
        </w:r>
      </w:del>
      <w:ins w:id="1664" w:author="Allen Wirfs-Brock" w:date="2011-07-02T13:30:00Z">
        <w:r w:rsidR="008962D8" w:rsidRPr="00654E44">
          <w:rPr>
            <w:rFonts w:eastAsia="Arial Unicode MS"/>
          </w:rPr>
          <w:t>1</w:t>
        </w:r>
        <w:r w:rsidR="008962D8">
          <w:rPr>
            <w:rFonts w:eastAsia="Arial Unicode MS"/>
          </w:rPr>
          <w:t>8</w:t>
        </w:r>
        <w:r w:rsidR="008962D8" w:rsidRPr="00654E44">
          <w:rPr>
            <w:rFonts w:eastAsia="Arial Unicode MS"/>
          </w:rPr>
          <w:t xml:space="preserve"> </w:t>
        </w:r>
      </w:ins>
      <w:r w:rsidRPr="00654E44">
        <w:rPr>
          <w:rFonts w:eastAsia="Arial Unicode MS"/>
        </w:rPr>
        <w:t xml:space="preserve">— Abstract Methods </w:t>
      </w:r>
      <w:r>
        <w:rPr>
          <w:rFonts w:eastAsia="Arial Unicode MS"/>
        </w:rPr>
        <w:t>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26"/>
        <w:gridCol w:w="5930"/>
      </w:tblGrid>
      <w:tr w:rsidR="004C02EF" w14:paraId="71D1A89C" w14:textId="77777777" w:rsidTr="003A4B22">
        <w:trPr>
          <w:trHeight w:val="365"/>
          <w:jc w:val="right"/>
        </w:trPr>
        <w:tc>
          <w:tcPr>
            <w:tcW w:w="2926" w:type="dxa"/>
            <w:tcBorders>
              <w:top w:val="single" w:sz="12" w:space="0" w:color="000000"/>
              <w:left w:val="single" w:sz="6" w:space="0" w:color="000000"/>
              <w:bottom w:val="single" w:sz="6" w:space="0" w:color="000000"/>
              <w:right w:val="nil"/>
            </w:tcBorders>
            <w:shd w:val="solid" w:color="C0C0C0" w:fill="FFFFFF"/>
            <w:hideMark/>
          </w:tcPr>
          <w:p w14:paraId="2DC9F37B"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378E86AF"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Purpose</w:t>
            </w:r>
          </w:p>
        </w:tc>
      </w:tr>
      <w:tr w:rsidR="004C02EF" w14:paraId="0D15FF6E" w14:textId="77777777" w:rsidTr="003A4B22">
        <w:trPr>
          <w:jc w:val="right"/>
        </w:trPr>
        <w:tc>
          <w:tcPr>
            <w:tcW w:w="2926" w:type="dxa"/>
            <w:tcBorders>
              <w:top w:val="nil"/>
              <w:left w:val="single" w:sz="6" w:space="0" w:color="auto"/>
              <w:bottom w:val="single" w:sz="6" w:space="0" w:color="auto"/>
              <w:right w:val="single" w:sz="6" w:space="0" w:color="auto"/>
            </w:tcBorders>
            <w:hideMark/>
          </w:tcPr>
          <w:p w14:paraId="133E5BFD" w14:textId="77777777" w:rsidR="004C02EF" w:rsidRDefault="004C02EF" w:rsidP="003A4B22">
            <w:pPr>
              <w:keepNext/>
              <w:spacing w:after="60"/>
            </w:pPr>
            <w:r w:rsidRPr="00984A3F">
              <w:t>HasBinding(N)</w:t>
            </w:r>
          </w:p>
        </w:tc>
        <w:tc>
          <w:tcPr>
            <w:tcW w:w="5930" w:type="dxa"/>
            <w:tcBorders>
              <w:top w:val="nil"/>
              <w:left w:val="single" w:sz="6" w:space="0" w:color="auto"/>
              <w:bottom w:val="single" w:sz="6" w:space="0" w:color="auto"/>
              <w:right w:val="single" w:sz="6" w:space="0" w:color="auto"/>
            </w:tcBorders>
            <w:hideMark/>
          </w:tcPr>
          <w:p w14:paraId="5A5BC15D" w14:textId="77777777" w:rsidR="004C02EF" w:rsidRDefault="004C02EF" w:rsidP="003A4B22">
            <w:pPr>
              <w:keepNext/>
              <w:spacing w:after="60"/>
            </w:pPr>
            <w:r w:rsidRPr="00984A3F">
              <w:t xml:space="preserve">Determine if an environment record has a binding for an identifier. Return </w:t>
            </w:r>
            <w:r>
              <w:rPr>
                <w:b/>
                <w:spacing w:val="6"/>
              </w:rPr>
              <w:t>true</w:t>
            </w:r>
            <w:r w:rsidRPr="00984A3F">
              <w:t xml:space="preserve"> if it does and </w:t>
            </w:r>
            <w:r>
              <w:rPr>
                <w:b/>
                <w:spacing w:val="6"/>
              </w:rPr>
              <w:t>false</w:t>
            </w:r>
            <w:r w:rsidRPr="00984A3F">
              <w:t xml:space="preserve"> if it does not. The </w:t>
            </w:r>
            <w:r>
              <w:t>String</w:t>
            </w:r>
            <w:r w:rsidRPr="00984A3F">
              <w:t xml:space="preserve"> value </w:t>
            </w:r>
            <w:r w:rsidRPr="00E32218">
              <w:rPr>
                <w:rFonts w:ascii="Times New Roman" w:hAnsi="Times New Roman"/>
                <w:i/>
              </w:rPr>
              <w:t>N</w:t>
            </w:r>
            <w:r w:rsidRPr="00984A3F">
              <w:t xml:space="preserve"> is the text of the identifier.</w:t>
            </w:r>
          </w:p>
        </w:tc>
      </w:tr>
      <w:tr w:rsidR="004C02EF" w14:paraId="0D536FD8" w14:textId="77777777" w:rsidTr="003A4B22">
        <w:trPr>
          <w:trHeight w:val="758"/>
          <w:jc w:val="right"/>
        </w:trPr>
        <w:tc>
          <w:tcPr>
            <w:tcW w:w="2926" w:type="dxa"/>
            <w:tcBorders>
              <w:top w:val="single" w:sz="6" w:space="0" w:color="auto"/>
              <w:left w:val="single" w:sz="6" w:space="0" w:color="auto"/>
              <w:bottom w:val="single" w:sz="6" w:space="0" w:color="auto"/>
              <w:right w:val="single" w:sz="6" w:space="0" w:color="auto"/>
            </w:tcBorders>
            <w:hideMark/>
          </w:tcPr>
          <w:p w14:paraId="1FF4CEFE" w14:textId="77777777" w:rsidR="004C02EF" w:rsidRDefault="004C02EF" w:rsidP="003A4B22">
            <w:pPr>
              <w:keepNext/>
              <w:spacing w:after="60"/>
            </w:pPr>
            <w:r w:rsidRPr="00984A3F">
              <w:t>CreateMutableBinding(N</w:t>
            </w:r>
            <w:r>
              <w:t>, D</w:t>
            </w:r>
            <w:r w:rsidRPr="00984A3F">
              <w:t>)</w:t>
            </w:r>
          </w:p>
        </w:tc>
        <w:tc>
          <w:tcPr>
            <w:tcW w:w="5930" w:type="dxa"/>
            <w:tcBorders>
              <w:top w:val="single" w:sz="6" w:space="0" w:color="auto"/>
              <w:left w:val="single" w:sz="6" w:space="0" w:color="auto"/>
              <w:bottom w:val="single" w:sz="6" w:space="0" w:color="auto"/>
              <w:right w:val="single" w:sz="6" w:space="0" w:color="auto"/>
            </w:tcBorders>
            <w:hideMark/>
          </w:tcPr>
          <w:p w14:paraId="0DB5AA50" w14:textId="77777777" w:rsidR="004C02EF" w:rsidRDefault="004C02EF" w:rsidP="003A4B22">
            <w:pPr>
              <w:keepNext/>
              <w:spacing w:after="60"/>
            </w:pPr>
            <w:r w:rsidRPr="00984A3F">
              <w:t xml:space="preserve">Create a new 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w:t>
            </w:r>
            <w:r>
              <w:t xml:space="preserve"> If the optional Boolean argument </w:t>
            </w:r>
            <w:r w:rsidRPr="00E32218">
              <w:rPr>
                <w:rFonts w:ascii="Times New Roman" w:hAnsi="Times New Roman"/>
                <w:i/>
              </w:rPr>
              <w:t>D</w:t>
            </w:r>
            <w:r>
              <w:t xml:space="preserve"> is </w:t>
            </w:r>
            <w:r w:rsidRPr="00EE019A">
              <w:rPr>
                <w:b/>
              </w:rPr>
              <w:t>true</w:t>
            </w:r>
            <w:r>
              <w:t xml:space="preserve"> the binding is may be subsequently deleted. </w:t>
            </w:r>
            <w:r w:rsidRPr="00984A3F">
              <w:t xml:space="preserve"> </w:t>
            </w:r>
          </w:p>
        </w:tc>
      </w:tr>
      <w:tr w:rsidR="004C02EF" w:rsidRPr="00984A3F" w14:paraId="334D00FF" w14:textId="77777777" w:rsidTr="003A4B22">
        <w:trPr>
          <w:trHeight w:val="1181"/>
          <w:jc w:val="right"/>
        </w:trPr>
        <w:tc>
          <w:tcPr>
            <w:tcW w:w="2926" w:type="dxa"/>
            <w:tcBorders>
              <w:top w:val="single" w:sz="6" w:space="0" w:color="auto"/>
              <w:left w:val="single" w:sz="6" w:space="0" w:color="auto"/>
              <w:bottom w:val="single" w:sz="6" w:space="0" w:color="auto"/>
              <w:right w:val="single" w:sz="6" w:space="0" w:color="auto"/>
            </w:tcBorders>
            <w:hideMark/>
          </w:tcPr>
          <w:p w14:paraId="54F66E76" w14:textId="77777777" w:rsidR="004C02EF" w:rsidRDefault="004C02EF" w:rsidP="003A4B22">
            <w:pPr>
              <w:keepNext/>
              <w:spacing w:after="60"/>
            </w:pPr>
            <w:r w:rsidRPr="00984A3F">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0CF8792A" w14:textId="77777777" w:rsidR="004C02EF" w:rsidRPr="00984A3F" w:rsidRDefault="004C02EF" w:rsidP="003A4B22">
            <w:pPr>
              <w:keepNext/>
              <w:spacing w:after="60"/>
            </w:pPr>
            <w:r w:rsidRPr="00984A3F">
              <w:t xml:space="preserve">Set the value of an already existing 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 </w:t>
            </w:r>
            <w:r w:rsidRPr="00E32218">
              <w:rPr>
                <w:rFonts w:ascii="Times New Roman" w:hAnsi="Times New Roman"/>
                <w:i/>
              </w:rPr>
              <w:t>V</w:t>
            </w:r>
            <w:r w:rsidRPr="00984A3F">
              <w:t xml:space="preserve"> is the value for the binding and may be a value of any ECMAScript language type. </w:t>
            </w:r>
            <w:r w:rsidRPr="00E32218">
              <w:rPr>
                <w:rFonts w:ascii="Times New Roman" w:hAnsi="Times New Roman"/>
                <w:i/>
              </w:rPr>
              <w:t>S</w:t>
            </w:r>
            <w:r w:rsidRPr="00984A3F">
              <w:t xml:space="preserve"> is a Boolean flag.  If </w:t>
            </w:r>
            <w:r w:rsidRPr="00E32218">
              <w:rPr>
                <w:rFonts w:ascii="Times New Roman" w:hAnsi="Times New Roman"/>
                <w:i/>
              </w:rPr>
              <w:t>S</w:t>
            </w:r>
            <w:r w:rsidRPr="00984A3F">
              <w:t xml:space="preserve"> is </w:t>
            </w:r>
            <w:r>
              <w:rPr>
                <w:b/>
                <w:spacing w:val="6"/>
              </w:rPr>
              <w:t>true</w:t>
            </w:r>
            <w:r w:rsidRPr="00984A3F">
              <w:t xml:space="preserve"> and the binding cannot be set throw a </w:t>
            </w:r>
            <w:r w:rsidRPr="00903D9E">
              <w:rPr>
                <w:b/>
              </w:rPr>
              <w:t>TypeError</w:t>
            </w:r>
            <w:r w:rsidRPr="00984A3F">
              <w:t xml:space="preserve"> exception. </w:t>
            </w:r>
            <w:r w:rsidRPr="00E32218">
              <w:rPr>
                <w:rFonts w:ascii="Times New Roman" w:hAnsi="Times New Roman"/>
                <w:i/>
              </w:rPr>
              <w:t>S</w:t>
            </w:r>
            <w:r w:rsidRPr="00984A3F">
              <w:t xml:space="preserve"> is used to identify strict mode references.</w:t>
            </w:r>
          </w:p>
        </w:tc>
      </w:tr>
      <w:tr w:rsidR="004C02EF" w14:paraId="70D05229"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2C2C0E14" w14:textId="77777777" w:rsidR="004C02EF" w:rsidRDefault="004C02EF" w:rsidP="003A4B22">
            <w:pPr>
              <w:keepNext/>
              <w:spacing w:after="60"/>
            </w:pPr>
            <w:r w:rsidRPr="00984A3F">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3124EE22" w14:textId="77777777" w:rsidR="004C02EF" w:rsidRDefault="004C02EF" w:rsidP="003A4B22">
            <w:pPr>
              <w:keepNext/>
              <w:spacing w:after="60"/>
            </w:pPr>
            <w:r w:rsidRPr="00984A3F">
              <w:t xml:space="preserve">Returns the value of an already existing binding from an environment record. The </w:t>
            </w:r>
            <w:r>
              <w:t>String</w:t>
            </w:r>
            <w:r w:rsidRPr="00984A3F">
              <w:t xml:space="preserve"> value </w:t>
            </w:r>
            <w:r w:rsidRPr="00E32218">
              <w:rPr>
                <w:rFonts w:ascii="Times New Roman" w:hAnsi="Times New Roman"/>
                <w:i/>
              </w:rPr>
              <w:t>N</w:t>
            </w:r>
            <w:r w:rsidRPr="00984A3F">
              <w:t xml:space="preserve"> is the text of the bound name. </w:t>
            </w:r>
            <w:r w:rsidRPr="00E32218">
              <w:rPr>
                <w:rFonts w:ascii="Times New Roman" w:hAnsi="Times New Roman"/>
                <w:i/>
              </w:rPr>
              <w:t>S</w:t>
            </w:r>
            <w:r w:rsidRPr="00984A3F">
              <w:t xml:space="preserve"> is used to identify strict mode references.</w:t>
            </w:r>
            <w:r>
              <w:t xml:space="preserve"> </w:t>
            </w:r>
            <w:r w:rsidRPr="00984A3F">
              <w:t xml:space="preserve">If </w:t>
            </w:r>
            <w:r w:rsidRPr="00E32218">
              <w:rPr>
                <w:rFonts w:ascii="Times New Roman" w:hAnsi="Times New Roman"/>
                <w:i/>
              </w:rPr>
              <w:t>S</w:t>
            </w:r>
            <w:r w:rsidRPr="00984A3F">
              <w:t xml:space="preserve"> is </w:t>
            </w:r>
            <w:r>
              <w:rPr>
                <w:b/>
                <w:spacing w:val="6"/>
              </w:rPr>
              <w:t>true</w:t>
            </w:r>
            <w:r w:rsidRPr="00984A3F">
              <w:t xml:space="preserve"> and the binding </w:t>
            </w:r>
            <w:r>
              <w:t xml:space="preserve">does not exist or </w:t>
            </w:r>
            <w:r w:rsidRPr="00984A3F">
              <w:t>is uninitiali</w:t>
            </w:r>
            <w:r>
              <w:t>s</w:t>
            </w:r>
            <w:r w:rsidRPr="00984A3F">
              <w:t xml:space="preserve">ed throw a </w:t>
            </w:r>
            <w:r w:rsidRPr="00903D9E">
              <w:rPr>
                <w:b/>
              </w:rPr>
              <w:t>ReferenceError</w:t>
            </w:r>
            <w:r w:rsidRPr="00984A3F">
              <w:t xml:space="preserve"> exception. </w:t>
            </w:r>
          </w:p>
        </w:tc>
      </w:tr>
      <w:tr w:rsidR="004C02EF" w:rsidRPr="00984A3F" w14:paraId="3E6470F2" w14:textId="77777777" w:rsidTr="003A4B22">
        <w:trPr>
          <w:trHeight w:val="956"/>
          <w:jc w:val="right"/>
        </w:trPr>
        <w:tc>
          <w:tcPr>
            <w:tcW w:w="2926" w:type="dxa"/>
            <w:tcBorders>
              <w:top w:val="single" w:sz="6" w:space="0" w:color="auto"/>
              <w:left w:val="single" w:sz="6" w:space="0" w:color="auto"/>
              <w:bottom w:val="single" w:sz="6" w:space="0" w:color="auto"/>
              <w:right w:val="single" w:sz="6" w:space="0" w:color="auto"/>
            </w:tcBorders>
            <w:hideMark/>
          </w:tcPr>
          <w:p w14:paraId="02ECD780" w14:textId="77777777" w:rsidR="004C02EF" w:rsidRDefault="004C02EF" w:rsidP="003A4B22">
            <w:pPr>
              <w:keepNext/>
              <w:spacing w:after="60"/>
            </w:pPr>
            <w:r>
              <w:t>DeleteBinding(N)</w:t>
            </w:r>
          </w:p>
        </w:tc>
        <w:tc>
          <w:tcPr>
            <w:tcW w:w="5930" w:type="dxa"/>
            <w:tcBorders>
              <w:top w:val="single" w:sz="6" w:space="0" w:color="auto"/>
              <w:left w:val="single" w:sz="6" w:space="0" w:color="auto"/>
              <w:bottom w:val="single" w:sz="6" w:space="0" w:color="auto"/>
              <w:right w:val="single" w:sz="6" w:space="0" w:color="auto"/>
            </w:tcBorders>
            <w:hideMark/>
          </w:tcPr>
          <w:p w14:paraId="5313EC7E" w14:textId="77777777" w:rsidR="004C02EF" w:rsidRPr="00984A3F" w:rsidRDefault="004C02EF" w:rsidP="003A4B22">
            <w:pPr>
              <w:keepNext/>
              <w:spacing w:after="60"/>
            </w:pPr>
            <w:r>
              <w:t xml:space="preserve">Delete a binding from an environment record. </w:t>
            </w:r>
            <w:r w:rsidRPr="00984A3F">
              <w:t xml:space="preserve">The </w:t>
            </w:r>
            <w:r>
              <w:t>String</w:t>
            </w:r>
            <w:r w:rsidRPr="00984A3F">
              <w:t xml:space="preserve"> value </w:t>
            </w:r>
            <w:r w:rsidRPr="00E32218">
              <w:rPr>
                <w:rFonts w:ascii="Times New Roman" w:hAnsi="Times New Roman"/>
                <w:i/>
              </w:rPr>
              <w:t>N</w:t>
            </w:r>
            <w:r w:rsidRPr="00984A3F">
              <w:t xml:space="preserve"> is the text of the bound name</w:t>
            </w:r>
            <w:r>
              <w:t xml:space="preserve"> If a binding for </w:t>
            </w:r>
            <w:r w:rsidRPr="00E32218">
              <w:rPr>
                <w:rFonts w:ascii="Times New Roman" w:hAnsi="Times New Roman"/>
                <w:i/>
              </w:rPr>
              <w:t>N</w:t>
            </w:r>
            <w:r>
              <w:t xml:space="preserve"> exists, remove the binding and return </w:t>
            </w:r>
            <w:r w:rsidRPr="00332C45">
              <w:rPr>
                <w:b/>
              </w:rPr>
              <w:t>true</w:t>
            </w:r>
            <w:r>
              <w:t xml:space="preserve">. If the binding exists but cannot be removed return </w:t>
            </w:r>
            <w:r w:rsidRPr="00332C45">
              <w:rPr>
                <w:b/>
              </w:rPr>
              <w:t>false</w:t>
            </w:r>
            <w:r>
              <w:t xml:space="preserve">. If the binding does not exist return </w:t>
            </w:r>
            <w:r w:rsidRPr="00332C45">
              <w:rPr>
                <w:b/>
              </w:rPr>
              <w:t>true</w:t>
            </w:r>
            <w:r>
              <w:t>.</w:t>
            </w:r>
          </w:p>
        </w:tc>
      </w:tr>
      <w:tr w:rsidR="004C02EF" w:rsidRPr="00984A3F" w14:paraId="16E6540F" w14:textId="77777777" w:rsidTr="003A4B22">
        <w:trPr>
          <w:jc w:val="right"/>
        </w:trPr>
        <w:tc>
          <w:tcPr>
            <w:tcW w:w="2926" w:type="dxa"/>
            <w:tcBorders>
              <w:top w:val="single" w:sz="6" w:space="0" w:color="auto"/>
              <w:left w:val="single" w:sz="6" w:space="0" w:color="auto"/>
              <w:bottom w:val="single" w:sz="6" w:space="0" w:color="auto"/>
              <w:right w:val="single" w:sz="6" w:space="0" w:color="auto"/>
            </w:tcBorders>
            <w:hideMark/>
          </w:tcPr>
          <w:p w14:paraId="2E4DD639" w14:textId="77777777" w:rsidR="004C02EF" w:rsidRPr="00984A3F" w:rsidRDefault="004C02EF" w:rsidP="003A4B22">
            <w:pPr>
              <w:spacing w:after="60"/>
            </w:pPr>
            <w:r>
              <w:t>ImplicitThisValue()</w:t>
            </w:r>
          </w:p>
        </w:tc>
        <w:tc>
          <w:tcPr>
            <w:tcW w:w="5930" w:type="dxa"/>
            <w:tcBorders>
              <w:top w:val="single" w:sz="6" w:space="0" w:color="auto"/>
              <w:left w:val="single" w:sz="6" w:space="0" w:color="auto"/>
              <w:bottom w:val="single" w:sz="6" w:space="0" w:color="auto"/>
              <w:right w:val="single" w:sz="6" w:space="0" w:color="auto"/>
            </w:tcBorders>
            <w:hideMark/>
          </w:tcPr>
          <w:p w14:paraId="7B20082B" w14:textId="77777777" w:rsidR="004C02EF" w:rsidRPr="00984A3F" w:rsidRDefault="004C02EF" w:rsidP="003A4B22">
            <w:pPr>
              <w:spacing w:after="60"/>
            </w:pPr>
            <w:r>
              <w:t xml:space="preserve">Returns the value to use as the </w:t>
            </w:r>
            <w:r w:rsidRPr="009A7DEC">
              <w:rPr>
                <w:b/>
              </w:rPr>
              <w:t>this</w:t>
            </w:r>
            <w:r>
              <w:t xml:space="preserve"> value on calls to function objects that are obtained as binding values from this environment record. </w:t>
            </w:r>
          </w:p>
        </w:tc>
      </w:tr>
    </w:tbl>
    <w:p w14:paraId="1D336F6F" w14:textId="77777777" w:rsidR="004C02EF" w:rsidRPr="00984A3F" w:rsidRDefault="004C02EF" w:rsidP="004C02EF">
      <w:pPr>
        <w:spacing w:after="120"/>
      </w:pPr>
    </w:p>
    <w:p w14:paraId="5946C0B3" w14:textId="77777777" w:rsidR="004C02EF" w:rsidRDefault="004C02EF" w:rsidP="004C02EF">
      <w:pPr>
        <w:pStyle w:val="40"/>
        <w:numPr>
          <w:ilvl w:val="0"/>
          <w:numId w:val="0"/>
        </w:numPr>
      </w:pPr>
      <w:r>
        <w:t>10.2.1.1</w:t>
      </w:r>
      <w:r>
        <w:tab/>
        <w:t>Declarative Environment Records</w:t>
      </w:r>
    </w:p>
    <w:p w14:paraId="0A5B88E5" w14:textId="77777777" w:rsidR="004C02EF" w:rsidRDefault="004C02EF" w:rsidP="004C02EF">
      <w:r>
        <w:t>Each declarative environment record is associated with an ECMAScript program scope containing variable</w:t>
      </w:r>
      <w:ins w:id="1665" w:author="Rev 3 Allen Wirfs-Brock" w:date="2011-08-30T17:24:00Z">
        <w:r w:rsidR="00EB385B">
          <w:t>, constant,</w:t>
        </w:r>
      </w:ins>
      <w:r>
        <w:t xml:space="preserve"> and/or function declarations. A declarative environment record binds the set of identifiers defined by the declarations contained within its scope.</w:t>
      </w:r>
    </w:p>
    <w:p w14:paraId="749F61F3" w14:textId="77777777" w:rsidR="004C02EF" w:rsidRDefault="004C02EF" w:rsidP="004C02EF">
      <w:pPr>
        <w:spacing w:after="120"/>
      </w:pPr>
      <w:r>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w:t>
      </w:r>
      <w:del w:id="1666" w:author="Rev 3 Allen Wirfs-Brock" w:date="2011-08-30T17:26:00Z">
        <w:r w:rsidDel="00BC6B32">
          <w:delText xml:space="preserve">immutable </w:delText>
        </w:r>
      </w:del>
      <w:ins w:id="1667" w:author="Rev 3 Allen Wirfs-Brock" w:date="2011-08-30T17:26:00Z">
        <w:r w:rsidR="00BC6B32">
          <w:t xml:space="preserve">declarative </w:t>
        </w:r>
      </w:ins>
      <w:r>
        <w:t xml:space="preserve">binding are distinct steps so it is possible for such bindings to exist in either an initialised or uninitialised state. Declarative environment records support the methods listed in Table </w:t>
      </w:r>
      <w:del w:id="1668" w:author="Allen Wirfs-Brock" w:date="2011-07-02T13:30:00Z">
        <w:r w:rsidDel="008962D8">
          <w:delText xml:space="preserve">18 </w:delText>
        </w:r>
      </w:del>
      <w:ins w:id="1669" w:author="Allen Wirfs-Brock" w:date="2011-07-02T13:30:00Z">
        <w:r w:rsidR="008962D8">
          <w:t xml:space="preserve">19 </w:t>
        </w:r>
      </w:ins>
      <w:r>
        <w:t>in addition to the Environment Record abstract specification methods:</w:t>
      </w:r>
    </w:p>
    <w:p w14:paraId="217DA04A" w14:textId="77777777" w:rsidR="004C02EF" w:rsidRDefault="004C02EF" w:rsidP="004C02EF">
      <w:pPr>
        <w:pStyle w:val="Tabletitle"/>
        <w:widowControl w:val="0"/>
      </w:pPr>
      <w:r w:rsidRPr="00654E44">
        <w:rPr>
          <w:rFonts w:eastAsia="Arial Unicode MS"/>
        </w:rPr>
        <w:t>Table </w:t>
      </w:r>
      <w:del w:id="1670" w:author="Allen Wirfs-Brock" w:date="2011-07-02T13:30:00Z">
        <w:r w:rsidRPr="00654E44" w:rsidDel="008962D8">
          <w:rPr>
            <w:rFonts w:eastAsia="Arial Unicode MS"/>
          </w:rPr>
          <w:delText xml:space="preserve">18 </w:delText>
        </w:r>
      </w:del>
      <w:ins w:id="1671" w:author="Allen Wirfs-Brock" w:date="2011-07-02T13:30:00Z">
        <w:r w:rsidR="008962D8">
          <w:rPr>
            <w:rFonts w:eastAsia="Arial Unicode MS"/>
          </w:rPr>
          <w:t>19</w:t>
        </w:r>
        <w:r w:rsidR="008962D8" w:rsidRPr="00654E44">
          <w:rPr>
            <w:rFonts w:eastAsia="Arial Unicode MS"/>
          </w:rPr>
          <w:t xml:space="preserve"> </w:t>
        </w:r>
      </w:ins>
      <w:r w:rsidRPr="00654E44">
        <w:rPr>
          <w:rFonts w:eastAsia="Arial Unicode MS"/>
        </w:rPr>
        <w:t xml:space="preserve">— </w:t>
      </w:r>
      <w:r>
        <w:rPr>
          <w:rFonts w:eastAsia="Arial Unicode MS"/>
        </w:rPr>
        <w:t>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33"/>
        <w:gridCol w:w="5930"/>
      </w:tblGrid>
      <w:tr w:rsidR="004C02EF" w14:paraId="2882EF94" w14:textId="77777777" w:rsidTr="003A4B22">
        <w:trPr>
          <w:trHeight w:val="320"/>
          <w:jc w:val="center"/>
        </w:trPr>
        <w:tc>
          <w:tcPr>
            <w:tcW w:w="3033" w:type="dxa"/>
            <w:tcBorders>
              <w:top w:val="single" w:sz="12" w:space="0" w:color="000000"/>
              <w:left w:val="single" w:sz="6" w:space="0" w:color="000000"/>
              <w:bottom w:val="single" w:sz="6" w:space="0" w:color="000000"/>
              <w:right w:val="nil"/>
            </w:tcBorders>
            <w:shd w:val="solid" w:color="C0C0C0" w:fill="FFFFFF"/>
            <w:hideMark/>
          </w:tcPr>
          <w:p w14:paraId="6B7AF7D8"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678305D0"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Purpose</w:t>
            </w:r>
          </w:p>
        </w:tc>
      </w:tr>
      <w:tr w:rsidR="004C02EF" w14:paraId="374A27BE"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422DD3A3" w14:textId="77777777" w:rsidR="004C02EF" w:rsidRDefault="004C02EF" w:rsidP="003A4B22">
            <w:pPr>
              <w:keepNext/>
              <w:spacing w:after="60"/>
            </w:pPr>
            <w:r w:rsidRPr="00984A3F">
              <w:t>CreateImmutableBinding(N)</w:t>
            </w:r>
          </w:p>
        </w:tc>
        <w:tc>
          <w:tcPr>
            <w:tcW w:w="5930" w:type="dxa"/>
            <w:tcBorders>
              <w:top w:val="single" w:sz="6" w:space="0" w:color="auto"/>
              <w:left w:val="single" w:sz="6" w:space="0" w:color="auto"/>
              <w:bottom w:val="single" w:sz="6" w:space="0" w:color="auto"/>
              <w:right w:val="single" w:sz="6" w:space="0" w:color="auto"/>
            </w:tcBorders>
            <w:hideMark/>
          </w:tcPr>
          <w:p w14:paraId="731CEA01" w14:textId="77777777" w:rsidR="004C02EF" w:rsidRDefault="004C02EF" w:rsidP="003A4B22">
            <w:pPr>
              <w:keepNext/>
              <w:spacing w:after="60"/>
            </w:pPr>
            <w:r w:rsidRPr="00984A3F">
              <w:t>Create a new but uninitiali</w:t>
            </w:r>
            <w:r>
              <w:t>s</w:t>
            </w:r>
            <w:r w:rsidRPr="00984A3F">
              <w:t xml:space="preserve">ed immutable binding in an environment record. The </w:t>
            </w:r>
            <w:r>
              <w:t>String</w:t>
            </w:r>
            <w:r w:rsidRPr="00984A3F">
              <w:t xml:space="preserve"> value </w:t>
            </w:r>
            <w:r w:rsidRPr="00E32218">
              <w:rPr>
                <w:rFonts w:ascii="Times New Roman" w:hAnsi="Times New Roman"/>
                <w:i/>
              </w:rPr>
              <w:t>N</w:t>
            </w:r>
            <w:r w:rsidRPr="00984A3F">
              <w:t xml:space="preserve"> is the text of the bound name.</w:t>
            </w:r>
          </w:p>
        </w:tc>
      </w:tr>
      <w:tr w:rsidR="004C02EF" w:rsidRPr="00984A3F" w14:paraId="718CDC33" w14:textId="77777777" w:rsidTr="003A4B22">
        <w:trPr>
          <w:jc w:val="center"/>
        </w:trPr>
        <w:tc>
          <w:tcPr>
            <w:tcW w:w="3033" w:type="dxa"/>
            <w:tcBorders>
              <w:top w:val="single" w:sz="6" w:space="0" w:color="auto"/>
              <w:left w:val="single" w:sz="6" w:space="0" w:color="auto"/>
              <w:bottom w:val="single" w:sz="6" w:space="0" w:color="auto"/>
              <w:right w:val="single" w:sz="6" w:space="0" w:color="auto"/>
            </w:tcBorders>
            <w:hideMark/>
          </w:tcPr>
          <w:p w14:paraId="32E375C5" w14:textId="77777777" w:rsidR="004C02EF" w:rsidRDefault="004C02EF" w:rsidP="00BC6B32">
            <w:pPr>
              <w:spacing w:after="60"/>
            </w:pPr>
            <w:r w:rsidRPr="00984A3F">
              <w:t>Initialize</w:t>
            </w:r>
            <w:del w:id="1672" w:author="Rev 3 Allen Wirfs-Brock" w:date="2011-08-30T17:30:00Z">
              <w:r w:rsidRPr="00984A3F" w:rsidDel="00BC6B32">
                <w:delText>Immutable</w:delText>
              </w:r>
            </w:del>
            <w:r w:rsidRPr="00984A3F">
              <w:t>Binding(N,V)</w:t>
            </w:r>
          </w:p>
        </w:tc>
        <w:tc>
          <w:tcPr>
            <w:tcW w:w="5930" w:type="dxa"/>
            <w:tcBorders>
              <w:top w:val="single" w:sz="6" w:space="0" w:color="auto"/>
              <w:left w:val="single" w:sz="6" w:space="0" w:color="auto"/>
              <w:bottom w:val="single" w:sz="6" w:space="0" w:color="auto"/>
              <w:right w:val="single" w:sz="6" w:space="0" w:color="auto"/>
            </w:tcBorders>
            <w:hideMark/>
          </w:tcPr>
          <w:p w14:paraId="5B29E6EC" w14:textId="77777777" w:rsidR="004C02EF" w:rsidRPr="00984A3F" w:rsidRDefault="004C02EF" w:rsidP="00BC6B32">
            <w:pPr>
              <w:spacing w:after="60"/>
            </w:pPr>
            <w:r w:rsidRPr="00984A3F">
              <w:t>Set the value of an already existing but uninitiali</w:t>
            </w:r>
            <w:r>
              <w:t>s</w:t>
            </w:r>
            <w:r w:rsidRPr="00984A3F">
              <w:t xml:space="preserve">ed </w:t>
            </w:r>
            <w:del w:id="1673" w:author="Rev 3 Allen Wirfs-Brock" w:date="2011-08-30T17:30:00Z">
              <w:r w:rsidRPr="00984A3F" w:rsidDel="00BC6B32">
                <w:delText xml:space="preserve">immutable </w:delText>
              </w:r>
            </w:del>
            <w:r w:rsidRPr="00984A3F">
              <w:t xml:space="preserve">binding in an environment record. The </w:t>
            </w:r>
            <w:r>
              <w:t>String</w:t>
            </w:r>
            <w:r w:rsidRPr="00984A3F">
              <w:t xml:space="preserve"> value </w:t>
            </w:r>
            <w:r w:rsidRPr="00E32218">
              <w:rPr>
                <w:rFonts w:ascii="Times New Roman" w:hAnsi="Times New Roman"/>
                <w:i/>
              </w:rPr>
              <w:t>N</w:t>
            </w:r>
            <w:r w:rsidRPr="00984A3F">
              <w:t xml:space="preserve"> is the text of the bound name. </w:t>
            </w:r>
            <w:r w:rsidRPr="00E32218">
              <w:rPr>
                <w:rFonts w:ascii="Times New Roman" w:hAnsi="Times New Roman"/>
                <w:i/>
              </w:rPr>
              <w:t>V</w:t>
            </w:r>
            <w:r w:rsidRPr="00984A3F">
              <w:t xml:space="preserve"> is the value for the binding and is a value of any ECMAScript language type. </w:t>
            </w:r>
          </w:p>
        </w:tc>
      </w:tr>
    </w:tbl>
    <w:p w14:paraId="43E88305" w14:textId="77777777" w:rsidR="004C02EF" w:rsidRDefault="004C02EF" w:rsidP="004C02EF"/>
    <w:p w14:paraId="49F71F46" w14:textId="77777777" w:rsidR="004C02EF" w:rsidRDefault="004C02EF" w:rsidP="004C02EF">
      <w:r>
        <w:t>The behaviour of the concrete specification methods for Declarative Environment Records is defined by the following algorithms.</w:t>
      </w:r>
    </w:p>
    <w:p w14:paraId="28778CB5" w14:textId="77777777" w:rsidR="004C02EF" w:rsidRDefault="004C02EF" w:rsidP="004C02EF">
      <w:pPr>
        <w:pStyle w:val="51"/>
        <w:numPr>
          <w:ilvl w:val="0"/>
          <w:numId w:val="0"/>
        </w:numPr>
      </w:pPr>
      <w:r>
        <w:t>10.2.1.1.1</w:t>
      </w:r>
      <w:r>
        <w:tab/>
        <w:t>HasBinding(</w:t>
      </w:r>
      <w:r w:rsidRPr="00E91749">
        <w:t>N</w:t>
      </w:r>
      <w:r>
        <w:t>)</w:t>
      </w:r>
    </w:p>
    <w:p w14:paraId="0D5DD226" w14:textId="77777777" w:rsidR="004C02EF" w:rsidRDefault="004C02EF" w:rsidP="004C02EF">
      <w:r>
        <w:t>The concrete environment record method HasBinding for declarative environment records simply determines if the argument identifier is one of the identifiers bound by the record:</w:t>
      </w:r>
    </w:p>
    <w:p w14:paraId="6353BFD6" w14:textId="77777777" w:rsidR="004C02EF" w:rsidRDefault="004C02EF" w:rsidP="004C02EF">
      <w:pPr>
        <w:pStyle w:val="Alg4"/>
        <w:numPr>
          <w:ilvl w:val="0"/>
          <w:numId w:val="362"/>
        </w:numPr>
      </w:pPr>
      <w:r>
        <w:t xml:space="preserve">Let </w:t>
      </w:r>
      <w:r w:rsidRPr="00A545F2">
        <w:rPr>
          <w:i/>
        </w:rPr>
        <w:t xml:space="preserve">envRec </w:t>
      </w:r>
      <w:r>
        <w:t>be the declarative environment record for which the method was invoked.</w:t>
      </w:r>
    </w:p>
    <w:p w14:paraId="1EF37240" w14:textId="77777777" w:rsidR="004C02EF" w:rsidRDefault="004C02EF" w:rsidP="004C02EF">
      <w:pPr>
        <w:pStyle w:val="Alg4"/>
        <w:numPr>
          <w:ilvl w:val="0"/>
          <w:numId w:val="362"/>
        </w:numPr>
      </w:pPr>
      <w:r>
        <w:t xml:space="preserve">If </w:t>
      </w:r>
      <w:r w:rsidRPr="00A545F2">
        <w:rPr>
          <w:i/>
        </w:rPr>
        <w:t>envRec</w:t>
      </w:r>
      <w:r>
        <w:t xml:space="preserve"> has a binding for the name that is the value of </w:t>
      </w:r>
      <w:r>
        <w:rPr>
          <w:i/>
        </w:rPr>
        <w:t>N</w:t>
      </w:r>
      <w:r>
        <w:t xml:space="preserve">, return </w:t>
      </w:r>
      <w:r>
        <w:rPr>
          <w:b/>
        </w:rPr>
        <w:t>true</w:t>
      </w:r>
      <w:r>
        <w:t>.</w:t>
      </w:r>
    </w:p>
    <w:p w14:paraId="7C72BE3D" w14:textId="77777777" w:rsidR="004C02EF" w:rsidRPr="00984A3F" w:rsidRDefault="004C02EF" w:rsidP="004C02EF">
      <w:pPr>
        <w:pStyle w:val="Alg4"/>
        <w:numPr>
          <w:ilvl w:val="0"/>
          <w:numId w:val="362"/>
        </w:numPr>
        <w:spacing w:after="240"/>
      </w:pPr>
      <w:r>
        <w:t xml:space="preserve">If it does not have such a binding, return </w:t>
      </w:r>
      <w:r>
        <w:rPr>
          <w:b/>
        </w:rPr>
        <w:t>false</w:t>
      </w:r>
      <w:r>
        <w:t>.</w:t>
      </w:r>
    </w:p>
    <w:p w14:paraId="58F924D1" w14:textId="77777777" w:rsidR="004C02EF" w:rsidRDefault="004C02EF" w:rsidP="004C02EF">
      <w:pPr>
        <w:pStyle w:val="51"/>
        <w:numPr>
          <w:ilvl w:val="0"/>
          <w:numId w:val="0"/>
        </w:numPr>
      </w:pPr>
      <w:r>
        <w:t>10.2.1.1.2</w:t>
      </w:r>
      <w:r>
        <w:tab/>
        <w:t>CreateMutableBinding (N, D)</w:t>
      </w:r>
    </w:p>
    <w:p w14:paraId="69064D1A" w14:textId="77777777" w:rsidR="004C02EF" w:rsidRDefault="004C02EF" w:rsidP="004C02EF">
      <w:r>
        <w:t>The concrete E</w:t>
      </w:r>
      <w:r w:rsidRPr="00C92B5F">
        <w:t>nvironment</w:t>
      </w:r>
      <w:r>
        <w:t xml:space="preserve"> Record method CreateMutableBinding for declarative environment records creates a new mutable binding for the name </w:t>
      </w:r>
      <w:r w:rsidRPr="00E32218">
        <w:rPr>
          <w:rFonts w:ascii="Times New Roman" w:hAnsi="Times New Roman"/>
          <w:i/>
        </w:rPr>
        <w:t>N</w:t>
      </w:r>
      <w:r>
        <w:t xml:space="preserve"> that is initialised to the value </w:t>
      </w:r>
      <w:r w:rsidRPr="008B1155">
        <w:rPr>
          <w:b/>
        </w:rPr>
        <w:t>undefined</w:t>
      </w:r>
      <w:r>
        <w:t xml:space="preserve">.  A binding must not already exist in this Environment Record for </w:t>
      </w:r>
      <w:r w:rsidRPr="00E32218">
        <w:rPr>
          <w:rFonts w:ascii="Times New Roman" w:hAnsi="Times New Roman"/>
          <w:i/>
        </w:rPr>
        <w:t>N</w:t>
      </w:r>
      <w:r>
        <w:t>.</w:t>
      </w:r>
      <w:r w:rsidRPr="0024710B">
        <w:t xml:space="preserve"> </w:t>
      </w:r>
      <w:r>
        <w:t xml:space="preserve">If Boolean argument </w:t>
      </w:r>
      <w:r w:rsidRPr="00E32218">
        <w:rPr>
          <w:rFonts w:ascii="Times New Roman" w:hAnsi="Times New Roman"/>
          <w:i/>
        </w:rPr>
        <w:t>D</w:t>
      </w:r>
      <w:r>
        <w:t xml:space="preserve"> is provided and has the value </w:t>
      </w:r>
      <w:r w:rsidRPr="00332C45">
        <w:rPr>
          <w:b/>
        </w:rPr>
        <w:t>true</w:t>
      </w:r>
      <w:r>
        <w:t xml:space="preserve"> the new binding is marked as being subject to deletion.</w:t>
      </w:r>
    </w:p>
    <w:p w14:paraId="31C8BCDB" w14:textId="77777777" w:rsidR="004C02EF" w:rsidRDefault="004C02EF" w:rsidP="004C02EF">
      <w:pPr>
        <w:pStyle w:val="Alg4"/>
        <w:numPr>
          <w:ilvl w:val="0"/>
          <w:numId w:val="363"/>
        </w:numPr>
      </w:pPr>
      <w:r>
        <w:t xml:space="preserve">Let </w:t>
      </w:r>
      <w:r w:rsidRPr="009641C7">
        <w:rPr>
          <w:i/>
        </w:rPr>
        <w:t xml:space="preserve">envRec </w:t>
      </w:r>
      <w:r>
        <w:t>be the declarative environment record for which the method was invoked.</w:t>
      </w:r>
    </w:p>
    <w:p w14:paraId="7D01F24D" w14:textId="77777777" w:rsidR="004C02EF" w:rsidRDefault="004C02EF" w:rsidP="004C02EF">
      <w:pPr>
        <w:pStyle w:val="Alg4"/>
        <w:numPr>
          <w:ilvl w:val="0"/>
          <w:numId w:val="363"/>
        </w:numPr>
      </w:pPr>
      <w:r>
        <w:t xml:space="preserve">Assert: </w:t>
      </w:r>
      <w:r w:rsidRPr="00A545F2">
        <w:rPr>
          <w:i/>
        </w:rPr>
        <w:t>envRec</w:t>
      </w:r>
      <w:r>
        <w:t xml:space="preserve"> does not already have a binding for </w:t>
      </w:r>
      <w:r>
        <w:rPr>
          <w:i/>
        </w:rPr>
        <w:t>N</w:t>
      </w:r>
      <w:r>
        <w:t>.</w:t>
      </w:r>
    </w:p>
    <w:p w14:paraId="4EB95E85" w14:textId="77777777" w:rsidR="004C02EF" w:rsidRDefault="004C02EF" w:rsidP="004C02EF">
      <w:pPr>
        <w:pStyle w:val="Alg4"/>
        <w:numPr>
          <w:ilvl w:val="0"/>
          <w:numId w:val="363"/>
        </w:numPr>
        <w:spacing w:after="120"/>
      </w:pPr>
      <w:r>
        <w:t xml:space="preserve">Create a mutable binding in </w:t>
      </w:r>
      <w:r w:rsidRPr="00A545F2">
        <w:rPr>
          <w:i/>
        </w:rPr>
        <w:t>envRec</w:t>
      </w:r>
      <w:r>
        <w:t xml:space="preserve"> for </w:t>
      </w:r>
      <w:r>
        <w:rPr>
          <w:i/>
        </w:rPr>
        <w:t>N</w:t>
      </w:r>
      <w:r>
        <w:t xml:space="preserve"> and </w:t>
      </w:r>
      <w:ins w:id="1674" w:author="Rev 3 Allen Wirfs-Brock" w:date="2011-08-30T18:12:00Z">
        <w:r w:rsidR="00CD21C3">
          <w:t>and record that it is uninitialised</w:t>
        </w:r>
      </w:ins>
      <w:del w:id="1675" w:author="Rev 3 Allen Wirfs-Brock" w:date="2011-08-30T18:12:00Z">
        <w:r w:rsidDel="00CD21C3">
          <w:delText xml:space="preserve">set its bound value to </w:delText>
        </w:r>
        <w:r w:rsidDel="00CD21C3">
          <w:rPr>
            <w:b/>
          </w:rPr>
          <w:delText>undefined</w:delText>
        </w:r>
      </w:del>
      <w:r>
        <w:t>.</w:t>
      </w:r>
      <w:r w:rsidRPr="0024710B">
        <w:t xml:space="preserve"> </w:t>
      </w:r>
      <w:r>
        <w:t xml:space="preserve">If </w:t>
      </w:r>
      <w:r w:rsidRPr="00DA7371">
        <w:rPr>
          <w:i/>
        </w:rPr>
        <w:t>D</w:t>
      </w:r>
      <w:r>
        <w:t xml:space="preserve"> is true record that the newly created binding may be deleted by a subsequent DeleteBinding call.</w:t>
      </w:r>
    </w:p>
    <w:p w14:paraId="386BF98C" w14:textId="77777777" w:rsidR="004C02EF" w:rsidRDefault="004C02EF" w:rsidP="004C02EF">
      <w:pPr>
        <w:pStyle w:val="51"/>
        <w:numPr>
          <w:ilvl w:val="0"/>
          <w:numId w:val="0"/>
        </w:numPr>
      </w:pPr>
      <w:r>
        <w:t>10.2.1.1.3</w:t>
      </w:r>
      <w:r>
        <w:tab/>
        <w:t>SetMutableBinding (N,V,S)</w:t>
      </w:r>
    </w:p>
    <w:p w14:paraId="2151328C" w14:textId="77777777" w:rsidR="004C02EF" w:rsidRDefault="004C02EF" w:rsidP="004C02EF">
      <w:r>
        <w:t xml:space="preserve">The concrete Environment Record method SetMutableBinding for declarative environment records attempts to change the bound value of the current binding of the identifier whose name is the value of the argument </w:t>
      </w:r>
      <w:r w:rsidRPr="00E32218">
        <w:rPr>
          <w:rFonts w:ascii="Times New Roman" w:hAnsi="Times New Roman"/>
          <w:i/>
        </w:rPr>
        <w:t>N</w:t>
      </w:r>
      <w:r>
        <w:t xml:space="preserve"> to the value of argument </w:t>
      </w:r>
      <w:r w:rsidRPr="00E32218">
        <w:rPr>
          <w:rFonts w:ascii="Times New Roman" w:hAnsi="Times New Roman"/>
          <w:i/>
        </w:rPr>
        <w:t>V</w:t>
      </w:r>
      <w:r>
        <w:t xml:space="preserve">. A binding for </w:t>
      </w:r>
      <w:r w:rsidRPr="00E32218">
        <w:rPr>
          <w:rFonts w:ascii="Times New Roman" w:hAnsi="Times New Roman"/>
          <w:i/>
        </w:rPr>
        <w:t>N</w:t>
      </w:r>
      <w:r>
        <w:t xml:space="preserve"> must already exist. If the binding is an immutable binding, a </w:t>
      </w:r>
      <w:r w:rsidRPr="00B00383">
        <w:rPr>
          <w:b/>
        </w:rPr>
        <w:t>TypeError</w:t>
      </w:r>
      <w:r>
        <w:t xml:space="preserve"> </w:t>
      </w:r>
      <w:r w:rsidRPr="00C27AD5">
        <w:rPr>
          <w:rFonts w:cs="Arial"/>
        </w:rPr>
        <w:t>is thrown if</w:t>
      </w:r>
      <w:r w:rsidRPr="00612C55">
        <w:rPr>
          <w:rFonts w:ascii="Times New Roman" w:hAnsi="Times New Roman"/>
        </w:rPr>
        <w:t xml:space="preserve"> S</w:t>
      </w:r>
      <w:r>
        <w:t xml:space="preserve"> is </w:t>
      </w:r>
      <w:r w:rsidRPr="00612C55">
        <w:rPr>
          <w:rFonts w:ascii="Times New Roman" w:hAnsi="Times New Roman"/>
          <w:b/>
        </w:rPr>
        <w:t>true</w:t>
      </w:r>
      <w:r>
        <w:t xml:space="preserve">. </w:t>
      </w:r>
    </w:p>
    <w:p w14:paraId="430CF1A9" w14:textId="77777777" w:rsidR="004C02EF" w:rsidRDefault="004C02EF" w:rsidP="004C02EF">
      <w:pPr>
        <w:pStyle w:val="Alg4"/>
        <w:numPr>
          <w:ilvl w:val="0"/>
          <w:numId w:val="364"/>
        </w:numPr>
      </w:pPr>
      <w:r>
        <w:t xml:space="preserve">Let </w:t>
      </w:r>
      <w:r w:rsidRPr="00C447A0">
        <w:rPr>
          <w:i/>
        </w:rPr>
        <w:t>envRec</w:t>
      </w:r>
      <w:r>
        <w:t xml:space="preserve"> be the declarative environment record for which the method was invoked.</w:t>
      </w:r>
    </w:p>
    <w:p w14:paraId="629FC133" w14:textId="77777777" w:rsidR="004C02EF" w:rsidRDefault="004C02EF" w:rsidP="004C02EF">
      <w:pPr>
        <w:pStyle w:val="Alg4"/>
        <w:numPr>
          <w:ilvl w:val="0"/>
          <w:numId w:val="364"/>
        </w:numPr>
      </w:pPr>
      <w:r>
        <w:t xml:space="preserve">Assert: </w:t>
      </w:r>
      <w:r w:rsidRPr="00A545F2">
        <w:rPr>
          <w:i/>
        </w:rPr>
        <w:t>envRec</w:t>
      </w:r>
      <w:r>
        <w:t xml:space="preserve"> must have a binding for </w:t>
      </w:r>
      <w:r w:rsidRPr="00C447A0">
        <w:rPr>
          <w:i/>
        </w:rPr>
        <w:t>N</w:t>
      </w:r>
      <w:r>
        <w:t>.</w:t>
      </w:r>
    </w:p>
    <w:p w14:paraId="25C3B571" w14:textId="77777777" w:rsidR="00250582" w:rsidRDefault="00250582" w:rsidP="004C02EF">
      <w:pPr>
        <w:pStyle w:val="Alg4"/>
        <w:numPr>
          <w:ilvl w:val="0"/>
          <w:numId w:val="364"/>
        </w:numPr>
        <w:rPr>
          <w:ins w:id="1676" w:author="Rev 3 Allen Wirfs-Brock" w:date="2011-08-30T18:01:00Z"/>
        </w:rPr>
      </w:pPr>
      <w:ins w:id="1677" w:author="Rev 3 Allen Wirfs-Brock" w:date="2011-08-30T18:01:00Z">
        <w:r>
          <w:t xml:space="preserve">Assert: </w:t>
        </w:r>
      </w:ins>
      <w:ins w:id="1678" w:author="Rev 3 Allen Wirfs-Brock" w:date="2011-08-30T18:02:00Z">
        <w:r>
          <w:t xml:space="preserve">The binding for </w:t>
        </w:r>
        <w:r>
          <w:rPr>
            <w:i/>
          </w:rPr>
          <w:t>N</w:t>
        </w:r>
        <w:r>
          <w:t xml:space="preserve"> in </w:t>
        </w:r>
        <w:r w:rsidRPr="00C447A0">
          <w:rPr>
            <w:i/>
          </w:rPr>
          <w:t>envRec</w:t>
        </w:r>
        <w:r>
          <w:t xml:space="preserve"> has already been initialised.</w:t>
        </w:r>
      </w:ins>
    </w:p>
    <w:p w14:paraId="601489D0" w14:textId="77777777" w:rsidR="004C02EF" w:rsidRDefault="004C02EF" w:rsidP="004C02EF">
      <w:pPr>
        <w:pStyle w:val="Alg4"/>
        <w:numPr>
          <w:ilvl w:val="0"/>
          <w:numId w:val="364"/>
        </w:numPr>
      </w:pPr>
      <w:r>
        <w:t xml:space="preserve">If the binding for </w:t>
      </w:r>
      <w:r w:rsidRPr="00C447A0">
        <w:rPr>
          <w:i/>
        </w:rPr>
        <w:t>N</w:t>
      </w:r>
      <w:r>
        <w:t xml:space="preserve"> in </w:t>
      </w:r>
      <w:r w:rsidRPr="00A545F2">
        <w:rPr>
          <w:i/>
        </w:rPr>
        <w:t>envRec</w:t>
      </w:r>
      <w:r>
        <w:t xml:space="preserve"> is a mutable binding, change its bound value to </w:t>
      </w:r>
      <w:r w:rsidRPr="00C447A0">
        <w:rPr>
          <w:i/>
        </w:rPr>
        <w:t>V</w:t>
      </w:r>
      <w:r>
        <w:t>.</w:t>
      </w:r>
    </w:p>
    <w:p w14:paraId="0EF7E1A2" w14:textId="77777777" w:rsidR="00E72878" w:rsidRDefault="00E72878" w:rsidP="00FA52F8">
      <w:pPr>
        <w:pStyle w:val="Alg4"/>
        <w:numPr>
          <w:ilvl w:val="0"/>
          <w:numId w:val="364"/>
        </w:numPr>
        <w:spacing w:after="120"/>
        <w:contextualSpacing/>
        <w:rPr>
          <w:ins w:id="1679" w:author="Rev 3 Allen Wirfs-Brock" w:date="2011-08-31T09:54:00Z"/>
        </w:rPr>
      </w:pPr>
      <w:ins w:id="1680" w:author="Rev 3 Allen Wirfs-Brock" w:date="2011-08-31T09:54:00Z">
        <w:r>
          <w:t xml:space="preserve">Else if  binding for </w:t>
        </w:r>
        <w:r w:rsidRPr="00C447A0">
          <w:rPr>
            <w:i/>
          </w:rPr>
          <w:t>N</w:t>
        </w:r>
        <w:r>
          <w:t xml:space="preserve"> in </w:t>
        </w:r>
        <w:r w:rsidRPr="00A545F2">
          <w:rPr>
            <w:i/>
          </w:rPr>
          <w:t>envRec</w:t>
        </w:r>
        <w:r>
          <w:t xml:space="preserve"> has not yet been initialized throw a ReferenceError exception.</w:t>
        </w:r>
      </w:ins>
    </w:p>
    <w:p w14:paraId="5697BAFF" w14:textId="77777777" w:rsidR="004C02EF" w:rsidRDefault="004C02EF" w:rsidP="004C02EF">
      <w:pPr>
        <w:pStyle w:val="Alg4"/>
        <w:numPr>
          <w:ilvl w:val="0"/>
          <w:numId w:val="364"/>
        </w:numPr>
        <w:spacing w:after="120"/>
      </w:pPr>
      <w:r>
        <w:t xml:space="preserve">Else this must be an attempt to change the value of an immutable binding so if </w:t>
      </w:r>
      <w:r w:rsidRPr="00612C55">
        <w:rPr>
          <w:i/>
        </w:rPr>
        <w:t>S</w:t>
      </w:r>
      <w:r>
        <w:t xml:space="preserve"> if </w:t>
      </w:r>
      <w:r w:rsidRPr="00612C55">
        <w:rPr>
          <w:b/>
        </w:rPr>
        <w:t>true</w:t>
      </w:r>
      <w:r>
        <w:t xml:space="preserve"> throw a </w:t>
      </w:r>
      <w:r w:rsidRPr="00C447A0">
        <w:rPr>
          <w:b/>
        </w:rPr>
        <w:t>TypeError</w:t>
      </w:r>
      <w:r>
        <w:t xml:space="preserve"> exception.</w:t>
      </w:r>
    </w:p>
    <w:p w14:paraId="15EDBCDA" w14:textId="77777777" w:rsidR="004C02EF" w:rsidRDefault="004C02EF" w:rsidP="004C02EF">
      <w:pPr>
        <w:pStyle w:val="51"/>
        <w:numPr>
          <w:ilvl w:val="0"/>
          <w:numId w:val="0"/>
        </w:numPr>
      </w:pPr>
      <w:r>
        <w:t>10.2.1.1.4</w:t>
      </w:r>
      <w:r>
        <w:tab/>
        <w:t>GetBindingValue(N,S)</w:t>
      </w:r>
    </w:p>
    <w:p w14:paraId="5C72C678" w14:textId="77777777" w:rsidR="004C02EF" w:rsidRDefault="004C02EF" w:rsidP="004C02EF">
      <w:r>
        <w:t xml:space="preserve">The concrete Environment Record method GetBindingValue for declarative environment records simply </w:t>
      </w:r>
      <w:r w:rsidRPr="00C92B5F">
        <w:t>returns</w:t>
      </w:r>
      <w:r>
        <w:t xml:space="preserve"> the value of its bound identifier whose name is the value of the argument </w:t>
      </w:r>
      <w:r w:rsidRPr="00E32218">
        <w:rPr>
          <w:rFonts w:ascii="Times New Roman" w:hAnsi="Times New Roman"/>
          <w:i/>
        </w:rPr>
        <w:t>N</w:t>
      </w:r>
      <w:r>
        <w:t xml:space="preserve">. The binding must already exist. If </w:t>
      </w:r>
      <w:r w:rsidRPr="00E32218">
        <w:rPr>
          <w:rFonts w:ascii="Times New Roman" w:hAnsi="Times New Roman"/>
          <w:i/>
        </w:rPr>
        <w:t>S</w:t>
      </w:r>
      <w:r>
        <w:t xml:space="preserve"> is </w:t>
      </w:r>
      <w:r>
        <w:rPr>
          <w:b/>
        </w:rPr>
        <w:t>true</w:t>
      </w:r>
      <w:r>
        <w:t xml:space="preserve"> and the binding is an uninitialised immutable binding throw a </w:t>
      </w:r>
      <w:r w:rsidRPr="00B00383">
        <w:rPr>
          <w:b/>
        </w:rPr>
        <w:t>ReferenceError</w:t>
      </w:r>
      <w:r>
        <w:t xml:space="preserve"> exception.</w:t>
      </w:r>
    </w:p>
    <w:p w14:paraId="3A34CA2D" w14:textId="77777777" w:rsidR="004C02EF" w:rsidRDefault="004C02EF" w:rsidP="004C02EF">
      <w:pPr>
        <w:pStyle w:val="Alg4"/>
        <w:numPr>
          <w:ilvl w:val="0"/>
          <w:numId w:val="365"/>
        </w:numPr>
      </w:pPr>
      <w:r>
        <w:t xml:space="preserve">Let </w:t>
      </w:r>
      <w:r w:rsidRPr="00C447A0">
        <w:rPr>
          <w:i/>
        </w:rPr>
        <w:t>envRec</w:t>
      </w:r>
      <w:r>
        <w:t xml:space="preserve"> be the declarative environment record for which the method was invoked.</w:t>
      </w:r>
    </w:p>
    <w:p w14:paraId="163CFF5C" w14:textId="77777777" w:rsidR="004C02EF" w:rsidRDefault="004C02EF" w:rsidP="004C02EF">
      <w:pPr>
        <w:pStyle w:val="Alg4"/>
        <w:numPr>
          <w:ilvl w:val="0"/>
          <w:numId w:val="365"/>
        </w:numPr>
      </w:pPr>
      <w:r>
        <w:t xml:space="preserve">Assert: </w:t>
      </w:r>
      <w:r w:rsidRPr="00C447A0">
        <w:rPr>
          <w:i/>
        </w:rPr>
        <w:t>envRec</w:t>
      </w:r>
      <w:r>
        <w:t xml:space="preserve"> has a binding for </w:t>
      </w:r>
      <w:r>
        <w:rPr>
          <w:i/>
        </w:rPr>
        <w:t>N</w:t>
      </w:r>
      <w:r>
        <w:t>.</w:t>
      </w:r>
    </w:p>
    <w:p w14:paraId="3D1D2C30" w14:textId="77777777" w:rsidR="004C02EF" w:rsidRDefault="004C02EF" w:rsidP="004C02EF">
      <w:pPr>
        <w:pStyle w:val="Alg4"/>
        <w:numPr>
          <w:ilvl w:val="0"/>
          <w:numId w:val="365"/>
        </w:numPr>
      </w:pPr>
      <w:r>
        <w:t xml:space="preserve">If the binding for </w:t>
      </w:r>
      <w:r>
        <w:rPr>
          <w:i/>
        </w:rPr>
        <w:t>N</w:t>
      </w:r>
      <w:r>
        <w:t xml:space="preserve"> in </w:t>
      </w:r>
      <w:r w:rsidRPr="00C447A0">
        <w:rPr>
          <w:i/>
        </w:rPr>
        <w:t>envRec</w:t>
      </w:r>
      <w:r>
        <w:t xml:space="preserve"> is an uninitialised </w:t>
      </w:r>
      <w:del w:id="1681" w:author="Rev 3 Allen Wirfs-Brock" w:date="2011-08-31T09:56:00Z">
        <w:r w:rsidDel="00BB586E">
          <w:delText xml:space="preserve">immutable </w:delText>
        </w:r>
      </w:del>
      <w:r>
        <w:t>binding, then</w:t>
      </w:r>
    </w:p>
    <w:p w14:paraId="2334F705" w14:textId="77777777" w:rsidR="004C02EF" w:rsidRDefault="004C02EF" w:rsidP="004C02EF">
      <w:pPr>
        <w:pStyle w:val="Alg4"/>
        <w:numPr>
          <w:ilvl w:val="1"/>
          <w:numId w:val="365"/>
        </w:numPr>
      </w:pPr>
      <w:r>
        <w:t xml:space="preserve">If </w:t>
      </w:r>
      <w:r>
        <w:rPr>
          <w:i/>
        </w:rPr>
        <w:t>S</w:t>
      </w:r>
      <w:r>
        <w:t xml:space="preserve"> is </w:t>
      </w:r>
      <w:r>
        <w:rPr>
          <w:b/>
        </w:rPr>
        <w:t>false</w:t>
      </w:r>
      <w:r>
        <w:t xml:space="preserve">, return the value </w:t>
      </w:r>
      <w:r>
        <w:rPr>
          <w:b/>
        </w:rPr>
        <w:t>undefined</w:t>
      </w:r>
      <w:r>
        <w:t xml:space="preserve">, otherwise throw a </w:t>
      </w:r>
      <w:r w:rsidRPr="005869EC">
        <w:rPr>
          <w:b/>
        </w:rPr>
        <w:t>ReferenceError</w:t>
      </w:r>
      <w:r>
        <w:t xml:space="preserve"> exception.</w:t>
      </w:r>
    </w:p>
    <w:p w14:paraId="41F53C87" w14:textId="77777777" w:rsidR="004C02EF" w:rsidRDefault="004C02EF" w:rsidP="004C02EF">
      <w:pPr>
        <w:pStyle w:val="Alg4"/>
        <w:numPr>
          <w:ilvl w:val="0"/>
          <w:numId w:val="365"/>
        </w:numPr>
        <w:spacing w:after="120"/>
      </w:pPr>
      <w:r>
        <w:t xml:space="preserve">Else, return the value currently bound to </w:t>
      </w:r>
      <w:r>
        <w:rPr>
          <w:i/>
        </w:rPr>
        <w:t>N</w:t>
      </w:r>
      <w:r>
        <w:t xml:space="preserve"> in </w:t>
      </w:r>
      <w:r w:rsidRPr="00C447A0">
        <w:rPr>
          <w:i/>
        </w:rPr>
        <w:t>envRec</w:t>
      </w:r>
      <w:r>
        <w:t>.</w:t>
      </w:r>
    </w:p>
    <w:p w14:paraId="781FEC58" w14:textId="77777777" w:rsidR="004C02EF" w:rsidRDefault="004C02EF" w:rsidP="004C02EF">
      <w:pPr>
        <w:pStyle w:val="51"/>
        <w:numPr>
          <w:ilvl w:val="0"/>
          <w:numId w:val="0"/>
        </w:numPr>
      </w:pPr>
      <w:r>
        <w:t>10.2.1.1.5</w:t>
      </w:r>
      <w:r>
        <w:tab/>
        <w:t>DeleteBinding (N)</w:t>
      </w:r>
    </w:p>
    <w:p w14:paraId="7BBADBFC" w14:textId="77777777" w:rsidR="004C02EF" w:rsidRDefault="004C02EF" w:rsidP="004C02EF">
      <w:r>
        <w:t>The concrete Environment Record method DeleteBinding for declarative environment records can only delete bindings that have been explicitly designated as being subject to deletion.</w:t>
      </w:r>
    </w:p>
    <w:p w14:paraId="4A9641AA" w14:textId="77777777" w:rsidR="004C02EF" w:rsidRDefault="004C02EF" w:rsidP="004C02EF">
      <w:pPr>
        <w:pStyle w:val="Alg4"/>
        <w:numPr>
          <w:ilvl w:val="0"/>
          <w:numId w:val="366"/>
        </w:numPr>
      </w:pPr>
      <w:r>
        <w:t xml:space="preserve">Let </w:t>
      </w:r>
      <w:r w:rsidRPr="00C447A0">
        <w:rPr>
          <w:i/>
        </w:rPr>
        <w:t>envRec</w:t>
      </w:r>
      <w:r>
        <w:t xml:space="preserve"> be the declarative environment record for which the method was invoked.</w:t>
      </w:r>
    </w:p>
    <w:p w14:paraId="0161FEFD" w14:textId="77777777" w:rsidR="004C02EF" w:rsidRDefault="004C02EF" w:rsidP="004C02EF">
      <w:pPr>
        <w:pStyle w:val="Alg4"/>
        <w:numPr>
          <w:ilvl w:val="0"/>
          <w:numId w:val="366"/>
        </w:numPr>
      </w:pPr>
      <w:r>
        <w:t xml:space="preserve">If </w:t>
      </w:r>
      <w:r w:rsidRPr="00A545F2">
        <w:rPr>
          <w:i/>
        </w:rPr>
        <w:t>envRec</w:t>
      </w:r>
      <w:r>
        <w:t xml:space="preserve"> does not have a binding for the name that is the value of </w:t>
      </w:r>
      <w:r>
        <w:rPr>
          <w:i/>
        </w:rPr>
        <w:t>N</w:t>
      </w:r>
      <w:r>
        <w:t xml:space="preserve">, return </w:t>
      </w:r>
      <w:r>
        <w:rPr>
          <w:b/>
        </w:rPr>
        <w:t>true</w:t>
      </w:r>
      <w:r>
        <w:t>.</w:t>
      </w:r>
    </w:p>
    <w:p w14:paraId="277FD66D" w14:textId="77777777" w:rsidR="004C02EF" w:rsidRDefault="004C02EF" w:rsidP="004C02EF">
      <w:pPr>
        <w:pStyle w:val="Alg4"/>
        <w:numPr>
          <w:ilvl w:val="0"/>
          <w:numId w:val="366"/>
        </w:numPr>
      </w:pPr>
      <w:r>
        <w:t xml:space="preserve">If the binding for </w:t>
      </w:r>
      <w:r>
        <w:rPr>
          <w:i/>
        </w:rPr>
        <w:t>N</w:t>
      </w:r>
      <w:r>
        <w:t xml:space="preserve"> in </w:t>
      </w:r>
      <w:r w:rsidRPr="00C447A0">
        <w:rPr>
          <w:i/>
        </w:rPr>
        <w:t>envRec</w:t>
      </w:r>
      <w:r>
        <w:t xml:space="preserve"> is cannot be deleted, return </w:t>
      </w:r>
      <w:r w:rsidRPr="00332C45">
        <w:rPr>
          <w:b/>
        </w:rPr>
        <w:t>false</w:t>
      </w:r>
      <w:r>
        <w:t>.</w:t>
      </w:r>
    </w:p>
    <w:p w14:paraId="6E51D502" w14:textId="77777777" w:rsidR="004C02EF" w:rsidRDefault="004C02EF" w:rsidP="004C02EF">
      <w:pPr>
        <w:pStyle w:val="Alg4"/>
        <w:numPr>
          <w:ilvl w:val="0"/>
          <w:numId w:val="366"/>
        </w:numPr>
        <w:spacing w:after="120"/>
        <w:contextualSpacing/>
      </w:pPr>
      <w:r>
        <w:t xml:space="preserve">Remove the binding for </w:t>
      </w:r>
      <w:r w:rsidRPr="00332C45">
        <w:rPr>
          <w:i/>
        </w:rPr>
        <w:t>N</w:t>
      </w:r>
      <w:r>
        <w:t xml:space="preserve"> from </w:t>
      </w:r>
      <w:r w:rsidRPr="00C447A0">
        <w:rPr>
          <w:i/>
        </w:rPr>
        <w:t>envRec</w:t>
      </w:r>
      <w:r>
        <w:t>.</w:t>
      </w:r>
    </w:p>
    <w:p w14:paraId="5465A905" w14:textId="77777777" w:rsidR="004C02EF" w:rsidRDefault="004C02EF" w:rsidP="004C02EF">
      <w:pPr>
        <w:pStyle w:val="Alg4"/>
        <w:numPr>
          <w:ilvl w:val="0"/>
          <w:numId w:val="366"/>
        </w:numPr>
        <w:spacing w:after="120"/>
      </w:pPr>
      <w:r>
        <w:t xml:space="preserve">Return </w:t>
      </w:r>
      <w:r w:rsidRPr="00332C45">
        <w:rPr>
          <w:b/>
        </w:rPr>
        <w:t>true</w:t>
      </w:r>
      <w:r>
        <w:t>.</w:t>
      </w:r>
    </w:p>
    <w:p w14:paraId="5B120DA4" w14:textId="77777777" w:rsidR="004C02EF" w:rsidRDefault="004C02EF" w:rsidP="004C02EF">
      <w:pPr>
        <w:pStyle w:val="51"/>
        <w:numPr>
          <w:ilvl w:val="0"/>
          <w:numId w:val="0"/>
        </w:numPr>
      </w:pPr>
      <w:r>
        <w:t>10.2.1.1.6</w:t>
      </w:r>
      <w:r>
        <w:tab/>
        <w:t>ImplicitThisValue()</w:t>
      </w:r>
    </w:p>
    <w:p w14:paraId="5EA22AD6" w14:textId="77777777" w:rsidR="004C02EF" w:rsidRDefault="004C02EF" w:rsidP="004C02EF">
      <w:r>
        <w:t xml:space="preserve">Declarative Environment Records always return </w:t>
      </w:r>
      <w:r>
        <w:rPr>
          <w:b/>
        </w:rPr>
        <w:t>undefined</w:t>
      </w:r>
      <w:r>
        <w:t xml:space="preserve"> as their ImplicitThisValue.</w:t>
      </w:r>
    </w:p>
    <w:p w14:paraId="0E5240EB" w14:textId="77777777" w:rsidR="004C02EF" w:rsidRPr="00B75F3B" w:rsidRDefault="004C02EF" w:rsidP="004C02EF">
      <w:pPr>
        <w:pStyle w:val="Alg4"/>
        <w:numPr>
          <w:ilvl w:val="0"/>
          <w:numId w:val="367"/>
        </w:numPr>
        <w:spacing w:after="120"/>
      </w:pPr>
      <w:r>
        <w:t xml:space="preserve">Return </w:t>
      </w:r>
      <w:r>
        <w:rPr>
          <w:b/>
        </w:rPr>
        <w:t>undefined</w:t>
      </w:r>
      <w:r>
        <w:t>.</w:t>
      </w:r>
    </w:p>
    <w:p w14:paraId="04911D70" w14:textId="77777777" w:rsidR="004C02EF" w:rsidRDefault="004C02EF" w:rsidP="004C02EF">
      <w:pPr>
        <w:pStyle w:val="51"/>
        <w:numPr>
          <w:ilvl w:val="0"/>
          <w:numId w:val="0"/>
        </w:numPr>
      </w:pPr>
      <w:r>
        <w:t>10.2.1.1.7</w:t>
      </w:r>
      <w:r>
        <w:tab/>
        <w:t>CreateImmutableBinding (N)</w:t>
      </w:r>
    </w:p>
    <w:p w14:paraId="4E230FA7" w14:textId="77777777" w:rsidR="004C02EF" w:rsidRDefault="004C02EF" w:rsidP="004C02EF">
      <w:r>
        <w:t xml:space="preserve">The concrete Environment Record method CreateImmutableBinding for declarative environment records creates a new immutable binding for the name </w:t>
      </w:r>
      <w:r w:rsidRPr="00E32218">
        <w:rPr>
          <w:rFonts w:ascii="Times New Roman" w:hAnsi="Times New Roman"/>
          <w:i/>
        </w:rPr>
        <w:t>N</w:t>
      </w:r>
      <w:r>
        <w:t xml:space="preserve"> that is initialised to the value </w:t>
      </w:r>
      <w:r w:rsidRPr="00B00383">
        <w:rPr>
          <w:b/>
        </w:rPr>
        <w:t>undefined</w:t>
      </w:r>
      <w:r>
        <w:t xml:space="preserve">.  A binding must not already exist in this environment record for </w:t>
      </w:r>
      <w:r w:rsidRPr="00E32218">
        <w:rPr>
          <w:rFonts w:ascii="Times New Roman" w:hAnsi="Times New Roman"/>
          <w:i/>
        </w:rPr>
        <w:t>N</w:t>
      </w:r>
      <w:r>
        <w:t>.</w:t>
      </w:r>
    </w:p>
    <w:p w14:paraId="321C5BD3" w14:textId="77777777" w:rsidR="004C02EF" w:rsidRDefault="004C02EF" w:rsidP="004C02EF">
      <w:pPr>
        <w:pStyle w:val="Alg4"/>
        <w:numPr>
          <w:ilvl w:val="0"/>
          <w:numId w:val="368"/>
        </w:numPr>
      </w:pPr>
      <w:r>
        <w:t xml:space="preserve">Let </w:t>
      </w:r>
      <w:r w:rsidRPr="00C447A0">
        <w:rPr>
          <w:i/>
        </w:rPr>
        <w:t xml:space="preserve">envRec </w:t>
      </w:r>
      <w:r>
        <w:t>be the declarative environment record for which the method was invoked.</w:t>
      </w:r>
    </w:p>
    <w:p w14:paraId="04FB858C" w14:textId="77777777" w:rsidR="004C02EF" w:rsidRDefault="004C02EF" w:rsidP="004C02EF">
      <w:pPr>
        <w:pStyle w:val="Alg4"/>
        <w:numPr>
          <w:ilvl w:val="0"/>
          <w:numId w:val="368"/>
        </w:numPr>
      </w:pPr>
      <w:r>
        <w:t xml:space="preserve">Assert: </w:t>
      </w:r>
      <w:r w:rsidRPr="00C447A0">
        <w:rPr>
          <w:i/>
        </w:rPr>
        <w:t xml:space="preserve">envRec </w:t>
      </w:r>
      <w:r>
        <w:t xml:space="preserve">does not already have a binding for </w:t>
      </w:r>
      <w:r>
        <w:rPr>
          <w:i/>
        </w:rPr>
        <w:t>N</w:t>
      </w:r>
      <w:r>
        <w:t>.</w:t>
      </w:r>
    </w:p>
    <w:p w14:paraId="403F01CF" w14:textId="77777777" w:rsidR="004C02EF" w:rsidRDefault="004C02EF" w:rsidP="004C02EF">
      <w:pPr>
        <w:pStyle w:val="Alg4"/>
        <w:numPr>
          <w:ilvl w:val="0"/>
          <w:numId w:val="368"/>
        </w:numPr>
        <w:spacing w:after="120"/>
      </w:pPr>
      <w:r>
        <w:t xml:space="preserve">Create an immutable binding in </w:t>
      </w:r>
      <w:r w:rsidRPr="00C447A0">
        <w:rPr>
          <w:i/>
        </w:rPr>
        <w:t>envRec</w:t>
      </w:r>
      <w:r>
        <w:t xml:space="preserve"> for </w:t>
      </w:r>
      <w:r>
        <w:rPr>
          <w:i/>
        </w:rPr>
        <w:t>N</w:t>
      </w:r>
      <w:r>
        <w:t xml:space="preserve"> and record that it is uninitialised.</w:t>
      </w:r>
    </w:p>
    <w:p w14:paraId="4C3533A5" w14:textId="77777777" w:rsidR="004C02EF" w:rsidRDefault="004C02EF" w:rsidP="004C02EF">
      <w:pPr>
        <w:pStyle w:val="51"/>
        <w:numPr>
          <w:ilvl w:val="0"/>
          <w:numId w:val="0"/>
        </w:numPr>
      </w:pPr>
      <w:r>
        <w:t>10.2.1.1.8</w:t>
      </w:r>
      <w:r>
        <w:tab/>
        <w:t>Initialize</w:t>
      </w:r>
      <w:del w:id="1682" w:author="Rev 3 Allen Wirfs-Brock" w:date="2011-08-30T17:28:00Z">
        <w:r w:rsidDel="00BC6B32">
          <w:delText>Immutable</w:delText>
        </w:r>
      </w:del>
      <w:r>
        <w:t>Binding (N,V)</w:t>
      </w:r>
    </w:p>
    <w:p w14:paraId="300B2BCA" w14:textId="77777777" w:rsidR="004C02EF" w:rsidRDefault="004C02EF" w:rsidP="004C02EF">
      <w:r>
        <w:t>The concrete Environment Record method Initialize</w:t>
      </w:r>
      <w:del w:id="1683" w:author="Rev 3 Allen Wirfs-Brock" w:date="2011-08-30T17:28:00Z">
        <w:r w:rsidDel="00BC6B32">
          <w:delText>Immutable</w:delText>
        </w:r>
      </w:del>
      <w:r>
        <w:t xml:space="preserve">Binding for declarative environment records is used to set the bound value of the current binding of the identifier whose name is the value of the argument </w:t>
      </w:r>
      <w:r w:rsidRPr="00E32218">
        <w:rPr>
          <w:rFonts w:ascii="Times New Roman" w:hAnsi="Times New Roman"/>
          <w:i/>
        </w:rPr>
        <w:t>N</w:t>
      </w:r>
      <w:r>
        <w:t xml:space="preserve"> to the value of argument </w:t>
      </w:r>
      <w:r w:rsidRPr="00E32218">
        <w:rPr>
          <w:rFonts w:ascii="Times New Roman" w:hAnsi="Times New Roman"/>
          <w:i/>
        </w:rPr>
        <w:t>V</w:t>
      </w:r>
      <w:r>
        <w:t xml:space="preserve">. An uninitialised </w:t>
      </w:r>
      <w:del w:id="1684" w:author="Rev 3 Allen Wirfs-Brock" w:date="2011-08-30T17:28:00Z">
        <w:r w:rsidDel="00BC6B32">
          <w:delText xml:space="preserve">immutable </w:delText>
        </w:r>
      </w:del>
      <w:r>
        <w:t xml:space="preserve">binding for </w:t>
      </w:r>
      <w:r w:rsidRPr="00E32218">
        <w:rPr>
          <w:rFonts w:ascii="Times New Roman" w:hAnsi="Times New Roman"/>
          <w:i/>
        </w:rPr>
        <w:t>N</w:t>
      </w:r>
      <w:r>
        <w:t xml:space="preserve"> must already exist. </w:t>
      </w:r>
    </w:p>
    <w:p w14:paraId="379BBEF9" w14:textId="77777777" w:rsidR="004C02EF" w:rsidRDefault="004C02EF" w:rsidP="004C02EF">
      <w:pPr>
        <w:pStyle w:val="Alg4"/>
        <w:numPr>
          <w:ilvl w:val="0"/>
          <w:numId w:val="369"/>
        </w:numPr>
      </w:pPr>
      <w:r>
        <w:t xml:space="preserve">Let </w:t>
      </w:r>
      <w:r w:rsidRPr="00C447A0">
        <w:rPr>
          <w:i/>
        </w:rPr>
        <w:t xml:space="preserve">envRec </w:t>
      </w:r>
      <w:r>
        <w:t>be the declarative environment record for which the method was invoked.</w:t>
      </w:r>
    </w:p>
    <w:p w14:paraId="6CFA2115" w14:textId="77777777" w:rsidR="004C02EF" w:rsidRDefault="004C02EF" w:rsidP="004C02EF">
      <w:pPr>
        <w:pStyle w:val="Alg4"/>
        <w:numPr>
          <w:ilvl w:val="0"/>
          <w:numId w:val="369"/>
        </w:numPr>
      </w:pPr>
      <w:r>
        <w:t xml:space="preserve">Assert: </w:t>
      </w:r>
      <w:r w:rsidRPr="00C447A0">
        <w:rPr>
          <w:i/>
        </w:rPr>
        <w:t>envRec</w:t>
      </w:r>
      <w:r>
        <w:t xml:space="preserve"> must have an uninitialised </w:t>
      </w:r>
      <w:del w:id="1685" w:author="Rev 3 Allen Wirfs-Brock" w:date="2011-08-30T17:29:00Z">
        <w:r w:rsidDel="00BC6B32">
          <w:delText xml:space="preserve">immutable </w:delText>
        </w:r>
      </w:del>
      <w:r>
        <w:t>binding for N.</w:t>
      </w:r>
    </w:p>
    <w:p w14:paraId="52D41F89" w14:textId="77777777" w:rsidR="004C02EF" w:rsidRDefault="004C02EF" w:rsidP="004C02EF">
      <w:pPr>
        <w:pStyle w:val="Alg4"/>
        <w:numPr>
          <w:ilvl w:val="0"/>
          <w:numId w:val="369"/>
        </w:numPr>
      </w:pPr>
      <w:r>
        <w:t xml:space="preserve">Set the bound value for </w:t>
      </w:r>
      <w:r>
        <w:rPr>
          <w:i/>
        </w:rPr>
        <w:t>N</w:t>
      </w:r>
      <w:r>
        <w:t xml:space="preserve"> in </w:t>
      </w:r>
      <w:r w:rsidRPr="00C447A0">
        <w:rPr>
          <w:i/>
        </w:rPr>
        <w:t>envRec</w:t>
      </w:r>
      <w:r>
        <w:t xml:space="preserve"> to </w:t>
      </w:r>
      <w:r>
        <w:rPr>
          <w:i/>
        </w:rPr>
        <w:t>V</w:t>
      </w:r>
      <w:r>
        <w:t>.</w:t>
      </w:r>
    </w:p>
    <w:p w14:paraId="2ECA9CD1" w14:textId="77777777" w:rsidR="004C02EF" w:rsidRDefault="004C02EF" w:rsidP="004C02EF">
      <w:pPr>
        <w:pStyle w:val="Alg4"/>
        <w:numPr>
          <w:ilvl w:val="0"/>
          <w:numId w:val="369"/>
        </w:numPr>
        <w:spacing w:after="120"/>
      </w:pPr>
      <w:r>
        <w:t xml:space="preserve">Record that the </w:t>
      </w:r>
      <w:del w:id="1686" w:author="Rev 3 Allen Wirfs-Brock" w:date="2011-08-30T17:29:00Z">
        <w:r w:rsidDel="00BC6B32">
          <w:delText xml:space="preserve">immutable </w:delText>
        </w:r>
      </w:del>
      <w:r>
        <w:t xml:space="preserve">binding for </w:t>
      </w:r>
      <w:r>
        <w:rPr>
          <w:i/>
        </w:rPr>
        <w:t>N</w:t>
      </w:r>
      <w:r>
        <w:t xml:space="preserve"> in </w:t>
      </w:r>
      <w:r w:rsidRPr="00C447A0">
        <w:rPr>
          <w:i/>
        </w:rPr>
        <w:t>envRec</w:t>
      </w:r>
      <w:r>
        <w:t xml:space="preserve"> has been initialised.</w:t>
      </w:r>
    </w:p>
    <w:p w14:paraId="2DEED3CC" w14:textId="77777777" w:rsidR="004C02EF" w:rsidRDefault="004C02EF" w:rsidP="004C02EF">
      <w:pPr>
        <w:pStyle w:val="40"/>
        <w:numPr>
          <w:ilvl w:val="0"/>
          <w:numId w:val="0"/>
        </w:numPr>
      </w:pPr>
      <w:r>
        <w:t>10.2.1.2</w:t>
      </w:r>
      <w:r>
        <w:tab/>
        <w:t>Object Environment Records</w:t>
      </w:r>
    </w:p>
    <w:p w14:paraId="3E3FF2BB" w14:textId="77777777" w:rsidR="004C02EF" w:rsidRDefault="004C02EF" w:rsidP="004C02EF">
      <w:r>
        <w:t xml:space="preserve">Each object environment record is associated with an object called its </w:t>
      </w:r>
      <w:r>
        <w:rPr>
          <w:i/>
        </w:rPr>
        <w:t>binding object</w:t>
      </w:r>
      <w:r>
        <w:t xml:space="preserve">. An object environment record binds the set of identifier names that directly correspond to the property names of its binding object. Property names that are not an </w:t>
      </w:r>
      <w:r w:rsidRPr="00E32218">
        <w:rPr>
          <w:rFonts w:ascii="Times New Roman" w:hAnsi="Times New Roman"/>
          <w:i/>
        </w:rPr>
        <w:t xml:space="preserve">IdentifierName </w:t>
      </w:r>
      <w:r>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Pr>
          <w:b/>
        </w:rPr>
        <w:t>false</w:t>
      </w:r>
      <w:r>
        <w:t>. Immutable bindings do not exist for object environment records.</w:t>
      </w:r>
    </w:p>
    <w:p w14:paraId="364FBD8F" w14:textId="77777777" w:rsidR="004C02EF" w:rsidRDefault="004C02EF" w:rsidP="004C02EF">
      <w:r>
        <w:t xml:space="preserve">Object environment records can be configured to provide their binding object as an implicit this value for use in function calls. This capability is used to specify the behaviour of With Statement (12.10) induced bindings. The capability is controlled by a </w:t>
      </w:r>
      <w:r w:rsidRPr="00E32218">
        <w:rPr>
          <w:rFonts w:ascii="Times New Roman" w:hAnsi="Times New Roman"/>
          <w:i/>
        </w:rPr>
        <w:t>provideThis</w:t>
      </w:r>
      <w:r>
        <w:t xml:space="preserve"> Boolean value that is associated with each object environment record.  By default, the value of </w:t>
      </w:r>
      <w:r w:rsidRPr="00E32218">
        <w:rPr>
          <w:rFonts w:ascii="Times New Roman" w:hAnsi="Times New Roman"/>
          <w:i/>
        </w:rPr>
        <w:t>provideThis</w:t>
      </w:r>
      <w:r>
        <w:t xml:space="preserve"> is </w:t>
      </w:r>
      <w:r w:rsidRPr="00AE2B62">
        <w:rPr>
          <w:b/>
        </w:rPr>
        <w:t>false</w:t>
      </w:r>
      <w:r>
        <w:t xml:space="preserve"> for any object environment record.</w:t>
      </w:r>
    </w:p>
    <w:p w14:paraId="2C27F7AF" w14:textId="77777777" w:rsidR="004C02EF" w:rsidRDefault="004C02EF" w:rsidP="004C02EF">
      <w:r>
        <w:t>The behaviour of the concrete specification methods for Object Environment Records is defined by the following algorithms.</w:t>
      </w:r>
    </w:p>
    <w:p w14:paraId="1455BB29" w14:textId="77777777" w:rsidR="004C02EF" w:rsidRDefault="004C02EF" w:rsidP="004C02EF">
      <w:pPr>
        <w:pStyle w:val="51"/>
        <w:numPr>
          <w:ilvl w:val="0"/>
          <w:numId w:val="0"/>
        </w:numPr>
      </w:pPr>
      <w:r>
        <w:t>10.2.1.2.1</w:t>
      </w:r>
      <w:r>
        <w:tab/>
        <w:t>HasBinding(N)</w:t>
      </w:r>
    </w:p>
    <w:p w14:paraId="37F9CB6B" w14:textId="77777777" w:rsidR="004C02EF" w:rsidRDefault="004C02EF" w:rsidP="004C02EF">
      <w:r>
        <w:t xml:space="preserve">The concrete Environment Record method HasBinding for object environment records determines if its associated binding object has a property whose name is the value of the argument </w:t>
      </w:r>
      <w:r w:rsidRPr="00E32218">
        <w:rPr>
          <w:rFonts w:ascii="Times New Roman" w:hAnsi="Times New Roman"/>
          <w:i/>
        </w:rPr>
        <w:t>N</w:t>
      </w:r>
      <w:r>
        <w:t>:</w:t>
      </w:r>
    </w:p>
    <w:p w14:paraId="04FD9234" w14:textId="77777777" w:rsidR="004C02EF" w:rsidRDefault="004C02EF" w:rsidP="004C02EF">
      <w:pPr>
        <w:pStyle w:val="Alg4"/>
        <w:numPr>
          <w:ilvl w:val="0"/>
          <w:numId w:val="370"/>
        </w:numPr>
      </w:pPr>
      <w:r>
        <w:t xml:space="preserve">Let </w:t>
      </w:r>
      <w:r w:rsidRPr="005051D8">
        <w:rPr>
          <w:i/>
        </w:rPr>
        <w:t xml:space="preserve">envRec </w:t>
      </w:r>
      <w:r>
        <w:t>be the object environment record for which the method was invoked.</w:t>
      </w:r>
    </w:p>
    <w:p w14:paraId="0EDE8F90" w14:textId="77777777" w:rsidR="004C02EF" w:rsidRDefault="004C02EF" w:rsidP="004C02EF">
      <w:pPr>
        <w:pStyle w:val="Alg4"/>
        <w:numPr>
          <w:ilvl w:val="0"/>
          <w:numId w:val="370"/>
        </w:numPr>
      </w:pPr>
      <w:r>
        <w:t xml:space="preserve">Let </w:t>
      </w:r>
      <w:r w:rsidRPr="005051D8">
        <w:rPr>
          <w:i/>
        </w:rPr>
        <w:t xml:space="preserve">bindings </w:t>
      </w:r>
      <w:r>
        <w:t xml:space="preserve">be the binding object for </w:t>
      </w:r>
      <w:r w:rsidRPr="005051D8">
        <w:rPr>
          <w:i/>
        </w:rPr>
        <w:t>envRec</w:t>
      </w:r>
      <w:r>
        <w:t>.</w:t>
      </w:r>
    </w:p>
    <w:p w14:paraId="0B364369" w14:textId="77777777" w:rsidR="004C02EF" w:rsidRDefault="004C02EF" w:rsidP="004C02EF">
      <w:pPr>
        <w:pStyle w:val="Alg4"/>
        <w:numPr>
          <w:ilvl w:val="0"/>
          <w:numId w:val="370"/>
        </w:numPr>
        <w:spacing w:after="120"/>
      </w:pPr>
      <w:r>
        <w:t xml:space="preserve">Return the result of calling the [[HasProperty]] internal method of </w:t>
      </w:r>
      <w:r w:rsidRPr="005051D8">
        <w:rPr>
          <w:i/>
        </w:rPr>
        <w:t>bindings</w:t>
      </w:r>
      <w:r>
        <w:t xml:space="preserve">, passing </w:t>
      </w:r>
      <w:r>
        <w:rPr>
          <w:i/>
        </w:rPr>
        <w:t>N</w:t>
      </w:r>
      <w:r>
        <w:t xml:space="preserve"> as the property name.</w:t>
      </w:r>
    </w:p>
    <w:p w14:paraId="3BC4BA2F" w14:textId="77777777" w:rsidR="004C02EF" w:rsidRDefault="004C02EF" w:rsidP="004C02EF">
      <w:pPr>
        <w:pStyle w:val="51"/>
        <w:numPr>
          <w:ilvl w:val="0"/>
          <w:numId w:val="0"/>
        </w:numPr>
      </w:pPr>
      <w:r>
        <w:t>10.2.1.2.2</w:t>
      </w:r>
      <w:r>
        <w:tab/>
        <w:t>CreateMutableBinding (N, D)</w:t>
      </w:r>
    </w:p>
    <w:p w14:paraId="052768E8" w14:textId="77777777" w:rsidR="004C02EF" w:rsidRDefault="004C02EF" w:rsidP="004C02EF">
      <w:r>
        <w:t>The concrete Environment Record method CreateMutableBinding for object environment records creates</w:t>
      </w:r>
      <w:r w:rsidRPr="0008439B">
        <w:t xml:space="preserve"> </w:t>
      </w:r>
      <w:r>
        <w:t xml:space="preserve">in an environment record’s associated binding object a property whose name is the String value and initialises it to the value </w:t>
      </w:r>
      <w:r>
        <w:rPr>
          <w:b/>
        </w:rPr>
        <w:t>undefined</w:t>
      </w:r>
      <w:r>
        <w:t xml:space="preserve">. A property named </w:t>
      </w:r>
      <w:r w:rsidRPr="00E32218">
        <w:rPr>
          <w:rFonts w:ascii="Times New Roman" w:hAnsi="Times New Roman"/>
          <w:i/>
        </w:rPr>
        <w:t>N</w:t>
      </w:r>
      <w:r>
        <w:t xml:space="preserve"> must not already exist in the binding object.</w:t>
      </w:r>
      <w:r w:rsidRPr="0008439B">
        <w:t xml:space="preserve"> </w:t>
      </w:r>
      <w:r>
        <w:t xml:space="preserve">If Boolean argument </w:t>
      </w:r>
      <w:r w:rsidRPr="00E32218">
        <w:rPr>
          <w:rFonts w:ascii="Times New Roman" w:hAnsi="Times New Roman"/>
          <w:i/>
        </w:rPr>
        <w:t>D</w:t>
      </w:r>
      <w:r>
        <w:t xml:space="preserve"> is provided and has the value </w:t>
      </w:r>
      <w:r w:rsidRPr="00332C45">
        <w:rPr>
          <w:b/>
        </w:rPr>
        <w:t>true</w:t>
      </w:r>
      <w:r>
        <w:t xml:space="preserve"> the new property’s [[Configurable]] attribute is set to </w:t>
      </w:r>
      <w:r w:rsidRPr="00DA7371">
        <w:rPr>
          <w:b/>
        </w:rPr>
        <w:t>true</w:t>
      </w:r>
      <w:r>
        <w:t xml:space="preserve">, otherwise it is set to </w:t>
      </w:r>
      <w:r w:rsidRPr="00DA7371">
        <w:rPr>
          <w:b/>
        </w:rPr>
        <w:t>false</w:t>
      </w:r>
      <w:r>
        <w:t>.</w:t>
      </w:r>
    </w:p>
    <w:p w14:paraId="53F038DD" w14:textId="77777777" w:rsidR="004C02EF" w:rsidRDefault="004C02EF" w:rsidP="004C02EF">
      <w:pPr>
        <w:pStyle w:val="Alg4"/>
        <w:numPr>
          <w:ilvl w:val="0"/>
          <w:numId w:val="371"/>
        </w:numPr>
      </w:pPr>
      <w:r>
        <w:t xml:space="preserve">Let </w:t>
      </w:r>
      <w:r w:rsidRPr="00AC3CDD">
        <w:rPr>
          <w:i/>
        </w:rPr>
        <w:t>envRec</w:t>
      </w:r>
      <w:r>
        <w:t xml:space="preserve"> be the object environment record for which the method was invoked.</w:t>
      </w:r>
    </w:p>
    <w:p w14:paraId="41C2530C" w14:textId="77777777" w:rsidR="004C02EF" w:rsidRDefault="004C02EF" w:rsidP="004C02EF">
      <w:pPr>
        <w:pStyle w:val="Alg4"/>
        <w:numPr>
          <w:ilvl w:val="0"/>
          <w:numId w:val="371"/>
        </w:numPr>
      </w:pPr>
      <w:r>
        <w:t xml:space="preserve">Let </w:t>
      </w:r>
      <w:r w:rsidRPr="00AC3CDD">
        <w:rPr>
          <w:i/>
        </w:rPr>
        <w:t>bindings</w:t>
      </w:r>
      <w:r>
        <w:t xml:space="preserve"> be the binding object for </w:t>
      </w:r>
      <w:r w:rsidRPr="00AC3CDD">
        <w:rPr>
          <w:i/>
        </w:rPr>
        <w:t>envRec</w:t>
      </w:r>
      <w:r>
        <w:t>.</w:t>
      </w:r>
    </w:p>
    <w:p w14:paraId="56F8C841" w14:textId="77777777" w:rsidR="004C02EF" w:rsidRDefault="004C02EF" w:rsidP="004C02EF">
      <w:pPr>
        <w:pStyle w:val="Alg4"/>
        <w:numPr>
          <w:ilvl w:val="0"/>
          <w:numId w:val="371"/>
        </w:numPr>
      </w:pPr>
      <w:r>
        <w:t xml:space="preserve">Assert: The result of calling the [[HasProperty]] internal method of </w:t>
      </w:r>
      <w:r w:rsidRPr="00AC3CDD">
        <w:rPr>
          <w:i/>
        </w:rPr>
        <w:t>bindings</w:t>
      </w:r>
      <w:r>
        <w:t xml:space="preserve">, passing </w:t>
      </w:r>
      <w:r>
        <w:rPr>
          <w:i/>
        </w:rPr>
        <w:t>N</w:t>
      </w:r>
      <w:r>
        <w:t xml:space="preserve"> as the property name, is </w:t>
      </w:r>
      <w:r>
        <w:rPr>
          <w:b/>
        </w:rPr>
        <w:t>false</w:t>
      </w:r>
      <w:r>
        <w:t>.</w:t>
      </w:r>
    </w:p>
    <w:p w14:paraId="212737BD" w14:textId="77777777" w:rsidR="004C02EF" w:rsidRDefault="004C02EF" w:rsidP="004C02EF">
      <w:pPr>
        <w:pStyle w:val="Alg4"/>
        <w:numPr>
          <w:ilvl w:val="0"/>
          <w:numId w:val="371"/>
        </w:numPr>
        <w:spacing w:after="120"/>
        <w:contextualSpacing/>
      </w:pPr>
      <w:r>
        <w:t xml:space="preserve">If  D is </w:t>
      </w:r>
      <w:r w:rsidRPr="00DA7371">
        <w:rPr>
          <w:b/>
        </w:rPr>
        <w:t>true</w:t>
      </w:r>
      <w:r>
        <w:t xml:space="preserve"> then let </w:t>
      </w:r>
      <w:r w:rsidRPr="00DA7371">
        <w:rPr>
          <w:i/>
        </w:rPr>
        <w:t>configValue</w:t>
      </w:r>
      <w:r>
        <w:t xml:space="preserve"> be </w:t>
      </w:r>
      <w:r w:rsidRPr="00DA7371">
        <w:rPr>
          <w:b/>
        </w:rPr>
        <w:t>true</w:t>
      </w:r>
      <w:r>
        <w:t xml:space="preserve"> otherwise let </w:t>
      </w:r>
      <w:r w:rsidRPr="00DA7371">
        <w:rPr>
          <w:i/>
        </w:rPr>
        <w:t>configValue</w:t>
      </w:r>
      <w:r>
        <w:t xml:space="preserve"> be </w:t>
      </w:r>
      <w:r w:rsidRPr="00DA7371">
        <w:rPr>
          <w:b/>
        </w:rPr>
        <w:t>false</w:t>
      </w:r>
      <w:r>
        <w:t>.</w:t>
      </w:r>
    </w:p>
    <w:p w14:paraId="78920421" w14:textId="77777777" w:rsidR="004C02EF" w:rsidRDefault="004C02EF" w:rsidP="004C02EF">
      <w:pPr>
        <w:pStyle w:val="Alg4"/>
        <w:numPr>
          <w:ilvl w:val="0"/>
          <w:numId w:val="371"/>
        </w:numPr>
        <w:spacing w:after="120"/>
      </w:pPr>
      <w:r>
        <w:t xml:space="preserve">Call the [[DefineOwnProperty]] internal method of </w:t>
      </w:r>
      <w:r w:rsidRPr="00AC3CDD">
        <w:rPr>
          <w:i/>
        </w:rPr>
        <w:t>bindings</w:t>
      </w:r>
      <w:r>
        <w:t xml:space="preserve">, passing </w:t>
      </w:r>
      <w:r>
        <w:rPr>
          <w:i/>
        </w:rPr>
        <w:t>N</w:t>
      </w:r>
      <w:r>
        <w:t>, Property Descriptor {[[Value]]:</w:t>
      </w:r>
      <w:r>
        <w:rPr>
          <w:b/>
        </w:rPr>
        <w:t>undefined</w:t>
      </w:r>
      <w:r>
        <w:t xml:space="preserve">, [[Writable]]: </w:t>
      </w:r>
      <w:r w:rsidRPr="00DA7371">
        <w:rPr>
          <w:b/>
        </w:rPr>
        <w:t>true</w:t>
      </w:r>
      <w:r>
        <w:t xml:space="preserve">, [[Enumerable]]: </w:t>
      </w:r>
      <w:r w:rsidRPr="00DA7371">
        <w:rPr>
          <w:b/>
        </w:rPr>
        <w:t>true</w:t>
      </w:r>
      <w:r>
        <w:t xml:space="preserve"> , [[Configurable]]: </w:t>
      </w:r>
      <w:r w:rsidRPr="00DA7371">
        <w:rPr>
          <w:i/>
        </w:rPr>
        <w:t>configValue</w:t>
      </w:r>
      <w:r>
        <w:t xml:space="preserve">}, and </w:t>
      </w:r>
      <w:r>
        <w:rPr>
          <w:b/>
        </w:rPr>
        <w:t>true</w:t>
      </w:r>
      <w:r>
        <w:t xml:space="preserve"> as arguments.</w:t>
      </w:r>
    </w:p>
    <w:p w14:paraId="14B56837" w14:textId="77777777" w:rsidR="004C02EF" w:rsidRDefault="004C02EF" w:rsidP="004C02EF">
      <w:pPr>
        <w:pStyle w:val="51"/>
        <w:numPr>
          <w:ilvl w:val="0"/>
          <w:numId w:val="0"/>
        </w:numPr>
      </w:pPr>
      <w:r>
        <w:t>10.2.1.2.3</w:t>
      </w:r>
      <w:r>
        <w:tab/>
        <w:t>SetMutableBinding (N,V,S)</w:t>
      </w:r>
    </w:p>
    <w:p w14:paraId="0E6BD422" w14:textId="77777777" w:rsidR="004C02EF" w:rsidRDefault="004C02EF" w:rsidP="004C02EF">
      <w:r>
        <w:t xml:space="preserve">The concrete Environment Record method SetMutableBinding for object environment records attempts to set the value of the environment record’s associated binding object’s property whose name is the value of the argument </w:t>
      </w:r>
      <w:r w:rsidRPr="00E32218">
        <w:rPr>
          <w:rFonts w:ascii="Times New Roman" w:hAnsi="Times New Roman"/>
          <w:i/>
        </w:rPr>
        <w:t>N</w:t>
      </w:r>
      <w:r>
        <w:t xml:space="preserve"> to the value of argument </w:t>
      </w:r>
      <w:r w:rsidRPr="00E32218">
        <w:rPr>
          <w:rFonts w:ascii="Times New Roman" w:hAnsi="Times New Roman"/>
          <w:i/>
        </w:rPr>
        <w:t>V</w:t>
      </w:r>
      <w:r>
        <w:t xml:space="preserve">. A property named </w:t>
      </w:r>
      <w:r w:rsidRPr="00E32218">
        <w:rPr>
          <w:rFonts w:ascii="Times New Roman" w:hAnsi="Times New Roman"/>
          <w:i/>
        </w:rPr>
        <w:t>N</w:t>
      </w:r>
      <w:r>
        <w:t xml:space="preserve"> should already exist but if it does not or is not currently writable, error handling is determined by the value of the Boolean argument </w:t>
      </w:r>
      <w:r w:rsidRPr="00E32218">
        <w:rPr>
          <w:rFonts w:ascii="Times New Roman" w:hAnsi="Times New Roman"/>
          <w:i/>
        </w:rPr>
        <w:t>S</w:t>
      </w:r>
      <w:r>
        <w:t>.</w:t>
      </w:r>
    </w:p>
    <w:p w14:paraId="59B5E122" w14:textId="77777777" w:rsidR="004C02EF" w:rsidRDefault="004C02EF" w:rsidP="004C02EF">
      <w:pPr>
        <w:pStyle w:val="Alg4"/>
        <w:numPr>
          <w:ilvl w:val="0"/>
          <w:numId w:val="372"/>
        </w:numPr>
      </w:pPr>
      <w:r>
        <w:t xml:space="preserve">Let </w:t>
      </w:r>
      <w:r w:rsidRPr="0008591B">
        <w:rPr>
          <w:i/>
        </w:rPr>
        <w:t>envRec</w:t>
      </w:r>
      <w:r>
        <w:t xml:space="preserve"> be the object environment record for which the method was invoked.</w:t>
      </w:r>
    </w:p>
    <w:p w14:paraId="318ACBD0" w14:textId="77777777" w:rsidR="004C02EF" w:rsidRDefault="004C02EF" w:rsidP="004C02EF">
      <w:pPr>
        <w:pStyle w:val="Alg4"/>
        <w:numPr>
          <w:ilvl w:val="0"/>
          <w:numId w:val="372"/>
        </w:numPr>
      </w:pPr>
      <w:r>
        <w:t xml:space="preserve">Let </w:t>
      </w:r>
      <w:r w:rsidRPr="0008591B">
        <w:rPr>
          <w:i/>
        </w:rPr>
        <w:t>bindings</w:t>
      </w:r>
      <w:r>
        <w:t xml:space="preserve"> be the binding object for </w:t>
      </w:r>
      <w:r w:rsidRPr="0008591B">
        <w:rPr>
          <w:i/>
        </w:rPr>
        <w:t>envRec</w:t>
      </w:r>
      <w:r>
        <w:t>.</w:t>
      </w:r>
    </w:p>
    <w:p w14:paraId="34B9CB12" w14:textId="77777777" w:rsidR="004C02EF" w:rsidRDefault="004C02EF" w:rsidP="004C02EF">
      <w:pPr>
        <w:pStyle w:val="Alg4"/>
        <w:numPr>
          <w:ilvl w:val="0"/>
          <w:numId w:val="372"/>
        </w:numPr>
        <w:spacing w:after="120"/>
      </w:pPr>
      <w:r>
        <w:t xml:space="preserve">Call the [[Put]] internal method of </w:t>
      </w:r>
      <w:r w:rsidRPr="0008591B">
        <w:rPr>
          <w:i/>
        </w:rPr>
        <w:t>bindings</w:t>
      </w:r>
      <w:r>
        <w:t xml:space="preserve"> with arguments </w:t>
      </w:r>
      <w:r w:rsidRPr="0008591B">
        <w:rPr>
          <w:i/>
        </w:rPr>
        <w:t>N</w:t>
      </w:r>
      <w:r>
        <w:t xml:space="preserve">, </w:t>
      </w:r>
      <w:r w:rsidRPr="0008591B">
        <w:rPr>
          <w:i/>
        </w:rPr>
        <w:t>V</w:t>
      </w:r>
      <w:r>
        <w:t xml:space="preserve">, and </w:t>
      </w:r>
      <w:r w:rsidRPr="0008591B">
        <w:rPr>
          <w:i/>
        </w:rPr>
        <w:t>S</w:t>
      </w:r>
      <w:r>
        <w:t>.</w:t>
      </w:r>
    </w:p>
    <w:p w14:paraId="56B04994" w14:textId="77777777" w:rsidR="004C02EF" w:rsidRDefault="004C02EF" w:rsidP="004C02EF">
      <w:pPr>
        <w:pStyle w:val="51"/>
        <w:numPr>
          <w:ilvl w:val="0"/>
          <w:numId w:val="0"/>
        </w:numPr>
      </w:pPr>
      <w:r>
        <w:t>10.2.1.2.4</w:t>
      </w:r>
      <w:r>
        <w:tab/>
        <w:t>GetBindingValue(N,S)</w:t>
      </w:r>
    </w:p>
    <w:p w14:paraId="44039D04" w14:textId="77777777" w:rsidR="004C02EF" w:rsidRDefault="004C02EF" w:rsidP="004C02EF">
      <w:r>
        <w:t xml:space="preserve">The concrete Environment Record method GetBindingValue for object environment records returns the value of its associated binding object’s property whose name is the String value of the argument identifier </w:t>
      </w:r>
      <w:r w:rsidRPr="00E32218">
        <w:rPr>
          <w:rFonts w:ascii="Times New Roman" w:hAnsi="Times New Roman"/>
          <w:i/>
        </w:rPr>
        <w:t>N</w:t>
      </w:r>
      <w:r>
        <w:t xml:space="preserve">. The property should already exist but if it does not the result depends upon the value of the </w:t>
      </w:r>
      <w:r w:rsidRPr="00E32218">
        <w:rPr>
          <w:rFonts w:ascii="Times New Roman" w:hAnsi="Times New Roman"/>
          <w:i/>
        </w:rPr>
        <w:t>S</w:t>
      </w:r>
      <w:r>
        <w:t xml:space="preserve"> argument:</w:t>
      </w:r>
    </w:p>
    <w:p w14:paraId="59AB6BA8" w14:textId="77777777" w:rsidR="004C02EF" w:rsidRDefault="004C02EF" w:rsidP="004C02EF">
      <w:pPr>
        <w:pStyle w:val="Alg4"/>
        <w:numPr>
          <w:ilvl w:val="0"/>
          <w:numId w:val="373"/>
        </w:numPr>
      </w:pPr>
      <w:r>
        <w:t xml:space="preserve">Let </w:t>
      </w:r>
      <w:r w:rsidRPr="0008591B">
        <w:rPr>
          <w:i/>
        </w:rPr>
        <w:t>envRec</w:t>
      </w:r>
      <w:r>
        <w:t xml:space="preserve"> be the object environment record for which the method was invoked.</w:t>
      </w:r>
    </w:p>
    <w:p w14:paraId="204DF7A1" w14:textId="77777777" w:rsidR="004C02EF" w:rsidRDefault="004C02EF" w:rsidP="004C02EF">
      <w:pPr>
        <w:pStyle w:val="Alg4"/>
        <w:numPr>
          <w:ilvl w:val="0"/>
          <w:numId w:val="373"/>
        </w:numPr>
      </w:pPr>
      <w:r>
        <w:t xml:space="preserve">Let </w:t>
      </w:r>
      <w:r w:rsidRPr="0008591B">
        <w:rPr>
          <w:i/>
        </w:rPr>
        <w:t>bindings</w:t>
      </w:r>
      <w:r>
        <w:t xml:space="preserve"> be the binding object for </w:t>
      </w:r>
      <w:r w:rsidRPr="0008591B">
        <w:rPr>
          <w:i/>
        </w:rPr>
        <w:t>envRec</w:t>
      </w:r>
      <w:r>
        <w:t>.</w:t>
      </w:r>
    </w:p>
    <w:p w14:paraId="6A21AF08" w14:textId="77777777" w:rsidR="004C02EF" w:rsidRDefault="004C02EF" w:rsidP="004C02EF">
      <w:pPr>
        <w:pStyle w:val="Alg4"/>
        <w:numPr>
          <w:ilvl w:val="0"/>
          <w:numId w:val="373"/>
        </w:numPr>
      </w:pPr>
      <w:r>
        <w:t xml:space="preserve">Let </w:t>
      </w:r>
      <w:r w:rsidRPr="0008591B">
        <w:rPr>
          <w:i/>
        </w:rPr>
        <w:t>value</w:t>
      </w:r>
      <w:r>
        <w:t xml:space="preserve"> be the result of calling the [[HasProperty]] internal method of </w:t>
      </w:r>
      <w:r w:rsidRPr="0008591B">
        <w:rPr>
          <w:i/>
        </w:rPr>
        <w:t>bindings</w:t>
      </w:r>
      <w:r>
        <w:t xml:space="preserve">, passing </w:t>
      </w:r>
      <w:r>
        <w:rPr>
          <w:i/>
        </w:rPr>
        <w:t>N</w:t>
      </w:r>
      <w:r>
        <w:t xml:space="preserve"> as the property name.</w:t>
      </w:r>
    </w:p>
    <w:p w14:paraId="2944B40D" w14:textId="77777777" w:rsidR="004C02EF" w:rsidRDefault="004C02EF" w:rsidP="004C02EF">
      <w:pPr>
        <w:pStyle w:val="Alg4"/>
        <w:numPr>
          <w:ilvl w:val="0"/>
          <w:numId w:val="373"/>
        </w:numPr>
      </w:pPr>
      <w:r>
        <w:t xml:space="preserve">If </w:t>
      </w:r>
      <w:r w:rsidRPr="0008591B">
        <w:rPr>
          <w:i/>
        </w:rPr>
        <w:t>value</w:t>
      </w:r>
      <w:r>
        <w:t xml:space="preserve"> is </w:t>
      </w:r>
      <w:r>
        <w:rPr>
          <w:b/>
        </w:rPr>
        <w:t>false</w:t>
      </w:r>
      <w:r>
        <w:t>, then</w:t>
      </w:r>
    </w:p>
    <w:p w14:paraId="4BBC3103" w14:textId="77777777" w:rsidR="004C02EF" w:rsidRDefault="004C02EF" w:rsidP="004C02EF">
      <w:pPr>
        <w:pStyle w:val="Alg4"/>
        <w:numPr>
          <w:ilvl w:val="1"/>
          <w:numId w:val="373"/>
        </w:numPr>
      </w:pPr>
      <w:r>
        <w:t xml:space="preserve">If </w:t>
      </w:r>
      <w:r>
        <w:rPr>
          <w:i/>
        </w:rPr>
        <w:t>S</w:t>
      </w:r>
      <w:r>
        <w:t xml:space="preserve"> is </w:t>
      </w:r>
      <w:r>
        <w:rPr>
          <w:b/>
        </w:rPr>
        <w:t>false</w:t>
      </w:r>
      <w:r>
        <w:t xml:space="preserve">, return the value </w:t>
      </w:r>
      <w:r>
        <w:rPr>
          <w:b/>
        </w:rPr>
        <w:t>undefined</w:t>
      </w:r>
      <w:r>
        <w:t xml:space="preserve">, otherwise throw a </w:t>
      </w:r>
      <w:r w:rsidRPr="0008591B">
        <w:rPr>
          <w:b/>
        </w:rPr>
        <w:t xml:space="preserve">ReferenceError </w:t>
      </w:r>
      <w:r>
        <w:t>exception.</w:t>
      </w:r>
    </w:p>
    <w:p w14:paraId="0DB11536" w14:textId="77777777" w:rsidR="004C02EF" w:rsidRDefault="004C02EF" w:rsidP="004C02EF">
      <w:pPr>
        <w:pStyle w:val="Alg4"/>
        <w:numPr>
          <w:ilvl w:val="0"/>
          <w:numId w:val="373"/>
        </w:numPr>
        <w:spacing w:after="120"/>
      </w:pPr>
      <w:r>
        <w:t xml:space="preserve">Return the result of calling the [[Get]] internal method of </w:t>
      </w:r>
      <w:r w:rsidRPr="0008591B">
        <w:rPr>
          <w:i/>
        </w:rPr>
        <w:t>bindings</w:t>
      </w:r>
      <w:r>
        <w:t xml:space="preserve">, passing </w:t>
      </w:r>
      <w:r>
        <w:rPr>
          <w:i/>
        </w:rPr>
        <w:t>N</w:t>
      </w:r>
      <w:r>
        <w:t xml:space="preserve"> for the argument.</w:t>
      </w:r>
    </w:p>
    <w:p w14:paraId="5D877947" w14:textId="77777777" w:rsidR="004C02EF" w:rsidRDefault="004C02EF" w:rsidP="004C02EF">
      <w:pPr>
        <w:pStyle w:val="51"/>
        <w:numPr>
          <w:ilvl w:val="0"/>
          <w:numId w:val="0"/>
        </w:numPr>
      </w:pPr>
      <w:r>
        <w:t>10.2.1.2.5</w:t>
      </w:r>
      <w:r>
        <w:tab/>
        <w:t>DeleteBinding (N)</w:t>
      </w:r>
    </w:p>
    <w:p w14:paraId="31448FA1" w14:textId="77777777" w:rsidR="004C02EF" w:rsidRDefault="004C02EF" w:rsidP="004C02EF">
      <w:r>
        <w:t xml:space="preserve">The concrete Environment Record method DeleteBinding for object environment records can only delete bindings that correspond to properties of the environment object whose [[Configurable]] attribute have the value </w:t>
      </w:r>
      <w:r>
        <w:rPr>
          <w:b/>
        </w:rPr>
        <w:t>true</w:t>
      </w:r>
      <w:r>
        <w:t>.</w:t>
      </w:r>
    </w:p>
    <w:p w14:paraId="2E46F07A" w14:textId="77777777" w:rsidR="004C02EF" w:rsidRDefault="004C02EF" w:rsidP="004C02EF">
      <w:pPr>
        <w:pStyle w:val="Alg4"/>
        <w:numPr>
          <w:ilvl w:val="0"/>
          <w:numId w:val="374"/>
        </w:numPr>
      </w:pPr>
      <w:r>
        <w:t xml:space="preserve">Let </w:t>
      </w:r>
      <w:r w:rsidRPr="00C447A0">
        <w:rPr>
          <w:i/>
        </w:rPr>
        <w:t>envRec</w:t>
      </w:r>
      <w:r>
        <w:t xml:space="preserve"> be the object environment record for which the method was invoked.</w:t>
      </w:r>
    </w:p>
    <w:p w14:paraId="72843BC1" w14:textId="77777777" w:rsidR="004C02EF" w:rsidRDefault="004C02EF" w:rsidP="004C02EF">
      <w:pPr>
        <w:pStyle w:val="Alg4"/>
        <w:numPr>
          <w:ilvl w:val="0"/>
          <w:numId w:val="374"/>
        </w:numPr>
      </w:pPr>
      <w:r>
        <w:t xml:space="preserve">Let </w:t>
      </w:r>
      <w:r w:rsidRPr="005051D8">
        <w:rPr>
          <w:i/>
        </w:rPr>
        <w:t xml:space="preserve">bindings </w:t>
      </w:r>
      <w:r>
        <w:t xml:space="preserve">be the binding object for </w:t>
      </w:r>
      <w:r w:rsidRPr="005051D8">
        <w:rPr>
          <w:i/>
        </w:rPr>
        <w:t>envRec</w:t>
      </w:r>
      <w:r>
        <w:t>.</w:t>
      </w:r>
    </w:p>
    <w:p w14:paraId="55F5473C" w14:textId="77777777" w:rsidR="004C02EF" w:rsidRDefault="004C02EF" w:rsidP="004C02EF">
      <w:pPr>
        <w:pStyle w:val="Alg4"/>
        <w:numPr>
          <w:ilvl w:val="0"/>
          <w:numId w:val="374"/>
        </w:numPr>
        <w:spacing w:after="120"/>
      </w:pPr>
      <w:r>
        <w:t xml:space="preserve">Return the result of calling the [[Delete]] internal method of </w:t>
      </w:r>
      <w:r w:rsidRPr="005051D8">
        <w:rPr>
          <w:i/>
        </w:rPr>
        <w:t>bindings</w:t>
      </w:r>
      <w:r>
        <w:t xml:space="preserve">, passing </w:t>
      </w:r>
      <w:r>
        <w:rPr>
          <w:i/>
        </w:rPr>
        <w:t>N</w:t>
      </w:r>
      <w:r>
        <w:t xml:space="preserve"> and </w:t>
      </w:r>
      <w:r w:rsidRPr="00DA7371">
        <w:rPr>
          <w:b/>
        </w:rPr>
        <w:t>false</w:t>
      </w:r>
      <w:r>
        <w:t xml:space="preserve"> as arguments.</w:t>
      </w:r>
    </w:p>
    <w:p w14:paraId="3DBAA6D5" w14:textId="77777777" w:rsidR="004C02EF" w:rsidRDefault="004C02EF" w:rsidP="004C02EF">
      <w:pPr>
        <w:pStyle w:val="51"/>
        <w:numPr>
          <w:ilvl w:val="0"/>
          <w:numId w:val="0"/>
        </w:numPr>
      </w:pPr>
      <w:r>
        <w:t>10.2.1.2.6</w:t>
      </w:r>
      <w:r>
        <w:tab/>
        <w:t>ImplicitThisValue()</w:t>
      </w:r>
    </w:p>
    <w:p w14:paraId="3C9F11A5" w14:textId="77777777" w:rsidR="004C02EF" w:rsidRDefault="004C02EF" w:rsidP="004C02EF">
      <w:r>
        <w:t xml:space="preserve">Object Environment Records return </w:t>
      </w:r>
      <w:r>
        <w:rPr>
          <w:b/>
        </w:rPr>
        <w:t>undefined</w:t>
      </w:r>
      <w:r>
        <w:t xml:space="preserve"> as their ImplicitThisValue unless their </w:t>
      </w:r>
      <w:r w:rsidRPr="00E32218">
        <w:rPr>
          <w:rFonts w:ascii="Times New Roman" w:hAnsi="Times New Roman"/>
          <w:i/>
        </w:rPr>
        <w:t>provideThis</w:t>
      </w:r>
      <w:r>
        <w:t xml:space="preserve"> flag is </w:t>
      </w:r>
      <w:r w:rsidRPr="00133CAD">
        <w:rPr>
          <w:b/>
        </w:rPr>
        <w:t>true</w:t>
      </w:r>
      <w:r>
        <w:t>.</w:t>
      </w:r>
    </w:p>
    <w:p w14:paraId="3D74BFBB" w14:textId="77777777" w:rsidR="004C02EF" w:rsidRDefault="004C02EF" w:rsidP="004C02EF">
      <w:pPr>
        <w:pStyle w:val="Alg4"/>
        <w:numPr>
          <w:ilvl w:val="0"/>
          <w:numId w:val="375"/>
        </w:numPr>
      </w:pPr>
      <w:r>
        <w:t xml:space="preserve">Let </w:t>
      </w:r>
      <w:r w:rsidRPr="0008591B">
        <w:rPr>
          <w:i/>
        </w:rPr>
        <w:t>envRec</w:t>
      </w:r>
      <w:r>
        <w:t xml:space="preserve"> be the object environment record for which the method was invoked.</w:t>
      </w:r>
    </w:p>
    <w:p w14:paraId="42EC4C24" w14:textId="77777777" w:rsidR="004C02EF" w:rsidRDefault="004C02EF" w:rsidP="004C02EF">
      <w:pPr>
        <w:pStyle w:val="Alg4"/>
        <w:numPr>
          <w:ilvl w:val="0"/>
          <w:numId w:val="375"/>
        </w:numPr>
        <w:spacing w:after="120"/>
        <w:contextualSpacing/>
      </w:pPr>
      <w:r>
        <w:t xml:space="preserve">If the </w:t>
      </w:r>
      <w:r w:rsidRPr="00133CAD">
        <w:rPr>
          <w:i/>
        </w:rPr>
        <w:t>provideThis</w:t>
      </w:r>
      <w:r>
        <w:t xml:space="preserve"> flag of </w:t>
      </w:r>
      <w:r w:rsidRPr="00AB055E">
        <w:rPr>
          <w:i/>
        </w:rPr>
        <w:t>envRec</w:t>
      </w:r>
      <w:r>
        <w:t xml:space="preserve"> is </w:t>
      </w:r>
      <w:r w:rsidRPr="00AB055E">
        <w:rPr>
          <w:b/>
        </w:rPr>
        <w:t>true</w:t>
      </w:r>
      <w:r>
        <w:t xml:space="preserve">, return the binding object for </w:t>
      </w:r>
      <w:r w:rsidRPr="0008591B">
        <w:rPr>
          <w:i/>
        </w:rPr>
        <w:t>envRec</w:t>
      </w:r>
      <w:r>
        <w:t>.</w:t>
      </w:r>
    </w:p>
    <w:p w14:paraId="7E31C76F" w14:textId="77777777" w:rsidR="004C02EF" w:rsidRPr="00B75F3B" w:rsidRDefault="004C02EF" w:rsidP="004C02EF">
      <w:pPr>
        <w:pStyle w:val="Alg4"/>
        <w:numPr>
          <w:ilvl w:val="0"/>
          <w:numId w:val="375"/>
        </w:numPr>
        <w:spacing w:after="120"/>
      </w:pPr>
      <w:r>
        <w:t xml:space="preserve">Otherwise, return </w:t>
      </w:r>
      <w:r>
        <w:rPr>
          <w:b/>
        </w:rPr>
        <w:t>undefined</w:t>
      </w:r>
      <w:r>
        <w:t>.</w:t>
      </w:r>
    </w:p>
    <w:p w14:paraId="56BCDCAB" w14:textId="77777777" w:rsidR="004C02EF" w:rsidRDefault="004C02EF" w:rsidP="00C623F2">
      <w:pPr>
        <w:pStyle w:val="30"/>
        <w:numPr>
          <w:ilvl w:val="0"/>
          <w:numId w:val="0"/>
        </w:numPr>
      </w:pPr>
      <w:bookmarkStart w:id="1687" w:name="_Toc235503377"/>
      <w:bookmarkStart w:id="1688" w:name="_Toc241509152"/>
      <w:bookmarkStart w:id="1689" w:name="_Toc244416639"/>
      <w:bookmarkStart w:id="1690" w:name="_Toc276631003"/>
      <w:bookmarkStart w:id="1691" w:name="_Toc178387013"/>
      <w:r>
        <w:t>10.2.2</w:t>
      </w:r>
      <w:r>
        <w:tab/>
        <w:t>Lexical Environment Operations</w:t>
      </w:r>
      <w:bookmarkEnd w:id="1687"/>
      <w:bookmarkEnd w:id="1688"/>
      <w:bookmarkEnd w:id="1689"/>
      <w:bookmarkEnd w:id="1690"/>
      <w:bookmarkEnd w:id="1691"/>
    </w:p>
    <w:p w14:paraId="266A62F7" w14:textId="77777777" w:rsidR="004C02EF" w:rsidRDefault="004C02EF" w:rsidP="004C02EF">
      <w:r>
        <w:t>The following abstract operations are used in this specification to operate upon lexical environments:</w:t>
      </w:r>
    </w:p>
    <w:p w14:paraId="5A636536" w14:textId="77777777" w:rsidR="004C02EF" w:rsidRDefault="004C02EF" w:rsidP="004C02EF">
      <w:pPr>
        <w:pStyle w:val="40"/>
        <w:numPr>
          <w:ilvl w:val="0"/>
          <w:numId w:val="0"/>
        </w:numPr>
      </w:pPr>
      <w:r>
        <w:t>10.2.2.1</w:t>
      </w:r>
      <w:r>
        <w:tab/>
        <w:t>GetIdentifierReference (lex, name, strict)</w:t>
      </w:r>
    </w:p>
    <w:p w14:paraId="322EAD66" w14:textId="77777777" w:rsidR="004C02EF" w:rsidRDefault="004C02EF" w:rsidP="004C02EF">
      <w:r>
        <w:t xml:space="preserve">The abstract operation GetIdentifierReference is called with a Lexical Environment </w:t>
      </w:r>
      <w:r w:rsidRPr="00E32218">
        <w:rPr>
          <w:rFonts w:ascii="Times New Roman" w:hAnsi="Times New Roman"/>
          <w:i/>
        </w:rPr>
        <w:t>lex</w:t>
      </w:r>
      <w:r>
        <w:t>, a</w:t>
      </w:r>
      <w:del w:id="1692" w:author="Allen Wirfs-Brock rev2" w:date="2011-07-22T10:31:00Z">
        <w:r w:rsidDel="0040565C">
          <w:delText>n</w:delText>
        </w:r>
      </w:del>
      <w:r>
        <w:t xml:space="preserve"> </w:t>
      </w:r>
      <w:del w:id="1693" w:author="Allen Wirfs-Brock rev2" w:date="2011-07-22T10:31:00Z">
        <w:r w:rsidDel="0040565C">
          <w:delText xml:space="preserve">identifier </w:delText>
        </w:r>
      </w:del>
      <w:r>
        <w:t xml:space="preserve">String </w:t>
      </w:r>
      <w:r w:rsidRPr="00E32218">
        <w:rPr>
          <w:rFonts w:ascii="Times New Roman" w:hAnsi="Times New Roman"/>
          <w:i/>
        </w:rPr>
        <w:t>name</w:t>
      </w:r>
      <w:r>
        <w:t xml:space="preserve">, and a Boolean flag </w:t>
      </w:r>
      <w:r w:rsidRPr="00E32218">
        <w:rPr>
          <w:rFonts w:ascii="Times New Roman" w:hAnsi="Times New Roman"/>
          <w:i/>
        </w:rPr>
        <w:t xml:space="preserve">strict. </w:t>
      </w:r>
      <w:r w:rsidRPr="00561987">
        <w:t xml:space="preserve">The </w:t>
      </w:r>
      <w:r>
        <w:t xml:space="preserve">value of </w:t>
      </w:r>
      <w:r w:rsidRPr="00E32218">
        <w:rPr>
          <w:rFonts w:ascii="Times New Roman" w:hAnsi="Times New Roman"/>
          <w:i/>
        </w:rPr>
        <w:t xml:space="preserve">lex </w:t>
      </w:r>
      <w:r>
        <w:t xml:space="preserve">may be </w:t>
      </w:r>
      <w:r w:rsidRPr="00561987">
        <w:rPr>
          <w:b/>
        </w:rPr>
        <w:t>null</w:t>
      </w:r>
      <w:r>
        <w:t>. When called, the following steps are performed:</w:t>
      </w:r>
    </w:p>
    <w:p w14:paraId="43BEE14B" w14:textId="77777777" w:rsidR="004C02EF" w:rsidRDefault="004C02EF" w:rsidP="004C02EF">
      <w:pPr>
        <w:pStyle w:val="Alg4"/>
        <w:numPr>
          <w:ilvl w:val="0"/>
          <w:numId w:val="376"/>
        </w:numPr>
      </w:pPr>
      <w:r>
        <w:t xml:space="preserve">If </w:t>
      </w:r>
      <w:r w:rsidRPr="005878B0">
        <w:rPr>
          <w:i/>
        </w:rPr>
        <w:t>lex</w:t>
      </w:r>
      <w:r>
        <w:t xml:space="preserve"> is the value </w:t>
      </w:r>
      <w:r w:rsidRPr="005878B0">
        <w:rPr>
          <w:b/>
        </w:rPr>
        <w:t>null</w:t>
      </w:r>
      <w:r>
        <w:t>, then</w:t>
      </w:r>
    </w:p>
    <w:p w14:paraId="0CD5DFC7" w14:textId="77777777" w:rsidR="004C02EF" w:rsidRDefault="004C02EF" w:rsidP="004C02EF">
      <w:pPr>
        <w:pStyle w:val="Alg4"/>
        <w:numPr>
          <w:ilvl w:val="1"/>
          <w:numId w:val="376"/>
        </w:numPr>
      </w:pPr>
      <w:r>
        <w:t xml:space="preserve">Return a value of type Reference whose base value is </w:t>
      </w:r>
      <w:r>
        <w:rPr>
          <w:b/>
        </w:rPr>
        <w:t>undefined</w:t>
      </w:r>
      <w:r>
        <w:t xml:space="preserve">, whose referenced name is </w:t>
      </w:r>
      <w:r w:rsidRPr="00802980">
        <w:rPr>
          <w:i/>
        </w:rPr>
        <w:t>name</w:t>
      </w:r>
      <w:r>
        <w:t xml:space="preserve">, and whose strict mode flag is </w:t>
      </w:r>
      <w:r w:rsidRPr="00802980">
        <w:rPr>
          <w:i/>
        </w:rPr>
        <w:t>strict</w:t>
      </w:r>
      <w:r>
        <w:t>.</w:t>
      </w:r>
    </w:p>
    <w:p w14:paraId="03F68D7E" w14:textId="77777777" w:rsidR="004C02EF" w:rsidRDefault="004C02EF" w:rsidP="004C02EF">
      <w:pPr>
        <w:pStyle w:val="Alg4"/>
        <w:numPr>
          <w:ilvl w:val="0"/>
          <w:numId w:val="376"/>
        </w:numPr>
      </w:pPr>
      <w:r>
        <w:t xml:space="preserve">Let </w:t>
      </w:r>
      <w:r>
        <w:rPr>
          <w:i/>
        </w:rPr>
        <w:t>envRec</w:t>
      </w:r>
      <w:r>
        <w:t xml:space="preserve"> be </w:t>
      </w:r>
      <w:r>
        <w:rPr>
          <w:i/>
        </w:rPr>
        <w:t>lex</w:t>
      </w:r>
      <w:r>
        <w:t>’s environment record.</w:t>
      </w:r>
    </w:p>
    <w:p w14:paraId="249ED718" w14:textId="77777777" w:rsidR="004C02EF" w:rsidRDefault="004C02EF" w:rsidP="004C02EF">
      <w:pPr>
        <w:pStyle w:val="Alg4"/>
        <w:numPr>
          <w:ilvl w:val="0"/>
          <w:numId w:val="376"/>
        </w:numPr>
      </w:pPr>
      <w:r>
        <w:t xml:space="preserve">Let </w:t>
      </w:r>
      <w:r w:rsidRPr="00802980">
        <w:rPr>
          <w:i/>
        </w:rPr>
        <w:t xml:space="preserve">exists </w:t>
      </w:r>
      <w:r>
        <w:t>be the result of calling the HasBinding(</w:t>
      </w:r>
      <w:r w:rsidRPr="00802980">
        <w:rPr>
          <w:i/>
        </w:rPr>
        <w:t>N</w:t>
      </w:r>
      <w:r>
        <w:t xml:space="preserve">) concrete method of </w:t>
      </w:r>
      <w:r>
        <w:rPr>
          <w:i/>
        </w:rPr>
        <w:t>envRec</w:t>
      </w:r>
      <w:r>
        <w:t xml:space="preserve"> passing </w:t>
      </w:r>
      <w:r>
        <w:rPr>
          <w:i/>
        </w:rPr>
        <w:t>name</w:t>
      </w:r>
      <w:r>
        <w:t xml:space="preserve"> as the argument </w:t>
      </w:r>
      <w:r w:rsidRPr="00802980">
        <w:rPr>
          <w:i/>
        </w:rPr>
        <w:t>N</w:t>
      </w:r>
      <w:r>
        <w:t>.</w:t>
      </w:r>
    </w:p>
    <w:p w14:paraId="7CAE6FA8" w14:textId="77777777" w:rsidR="004C02EF" w:rsidRDefault="004C02EF" w:rsidP="004C02EF">
      <w:pPr>
        <w:pStyle w:val="Alg4"/>
        <w:numPr>
          <w:ilvl w:val="0"/>
          <w:numId w:val="376"/>
        </w:numPr>
      </w:pPr>
      <w:r>
        <w:t xml:space="preserve">If </w:t>
      </w:r>
      <w:r w:rsidRPr="00802980">
        <w:rPr>
          <w:i/>
        </w:rPr>
        <w:t xml:space="preserve">exists </w:t>
      </w:r>
      <w:r>
        <w:t xml:space="preserve">is </w:t>
      </w:r>
      <w:r>
        <w:rPr>
          <w:rFonts w:ascii="Courier New" w:hAnsi="Courier New"/>
          <w:b/>
        </w:rPr>
        <w:t>true</w:t>
      </w:r>
      <w:r>
        <w:t>, then</w:t>
      </w:r>
    </w:p>
    <w:p w14:paraId="4AFE8C39" w14:textId="77777777" w:rsidR="004C02EF" w:rsidRDefault="004C02EF" w:rsidP="004C02EF">
      <w:pPr>
        <w:pStyle w:val="Alg4"/>
        <w:numPr>
          <w:ilvl w:val="1"/>
          <w:numId w:val="376"/>
        </w:numPr>
      </w:pPr>
      <w:r>
        <w:t xml:space="preserve">Return a value of type Reference whose base value is </w:t>
      </w:r>
      <w:r>
        <w:rPr>
          <w:i/>
        </w:rPr>
        <w:t>envRec</w:t>
      </w:r>
      <w:r>
        <w:t xml:space="preserve">, whose referenced name is </w:t>
      </w:r>
      <w:r>
        <w:rPr>
          <w:i/>
        </w:rPr>
        <w:t>name</w:t>
      </w:r>
      <w:r>
        <w:t xml:space="preserve">, and whose strict mode flag is </w:t>
      </w:r>
      <w:r>
        <w:rPr>
          <w:i/>
        </w:rPr>
        <w:t>strict.</w:t>
      </w:r>
    </w:p>
    <w:p w14:paraId="22563ADB" w14:textId="77777777" w:rsidR="004C02EF" w:rsidRDefault="004C02EF" w:rsidP="004C02EF">
      <w:pPr>
        <w:pStyle w:val="Alg4"/>
        <w:numPr>
          <w:ilvl w:val="0"/>
          <w:numId w:val="376"/>
        </w:numPr>
      </w:pPr>
      <w:r>
        <w:t>Else</w:t>
      </w:r>
    </w:p>
    <w:p w14:paraId="611C965C" w14:textId="77777777" w:rsidR="004C02EF" w:rsidRDefault="004C02EF" w:rsidP="004C02EF">
      <w:pPr>
        <w:pStyle w:val="Alg4"/>
        <w:numPr>
          <w:ilvl w:val="1"/>
          <w:numId w:val="376"/>
        </w:numPr>
      </w:pPr>
      <w:r>
        <w:t xml:space="preserve">Let </w:t>
      </w:r>
      <w:r w:rsidRPr="00802980">
        <w:rPr>
          <w:i/>
        </w:rPr>
        <w:t xml:space="preserve">outer </w:t>
      </w:r>
      <w:r>
        <w:t xml:space="preserve">be the value of </w:t>
      </w:r>
      <w:r w:rsidRPr="00802980">
        <w:rPr>
          <w:i/>
        </w:rPr>
        <w:t>lex’s</w:t>
      </w:r>
      <w:r>
        <w:t xml:space="preserve"> outer environment reference.</w:t>
      </w:r>
    </w:p>
    <w:p w14:paraId="20C1271C" w14:textId="77777777" w:rsidR="004C02EF" w:rsidRDefault="004C02EF" w:rsidP="004C02EF">
      <w:pPr>
        <w:pStyle w:val="Alg4"/>
        <w:numPr>
          <w:ilvl w:val="1"/>
          <w:numId w:val="376"/>
        </w:numPr>
        <w:spacing w:after="120"/>
      </w:pPr>
      <w:r w:rsidRPr="00802980">
        <w:t>Retu</w:t>
      </w:r>
      <w:r>
        <w:t>r</w:t>
      </w:r>
      <w:r w:rsidRPr="00802980">
        <w:t xml:space="preserve">n </w:t>
      </w:r>
      <w:r>
        <w:t xml:space="preserve">the result of calling GetIdentifierReference passing </w:t>
      </w:r>
      <w:r w:rsidRPr="00802980">
        <w:rPr>
          <w:i/>
        </w:rPr>
        <w:t>outer</w:t>
      </w:r>
      <w:r>
        <w:t xml:space="preserve">, </w:t>
      </w:r>
      <w:r w:rsidRPr="00802980">
        <w:rPr>
          <w:i/>
        </w:rPr>
        <w:t>name</w:t>
      </w:r>
      <w:r>
        <w:t xml:space="preserve">, and </w:t>
      </w:r>
      <w:r w:rsidRPr="00802980">
        <w:rPr>
          <w:i/>
        </w:rPr>
        <w:t>strict</w:t>
      </w:r>
      <w:r>
        <w:t xml:space="preserve"> as arguments</w:t>
      </w:r>
      <w:r w:rsidRPr="00967190">
        <w:t>.</w:t>
      </w:r>
    </w:p>
    <w:p w14:paraId="2D060EED" w14:textId="77777777" w:rsidR="004C02EF" w:rsidRDefault="004C02EF" w:rsidP="004C02EF">
      <w:pPr>
        <w:pStyle w:val="40"/>
        <w:numPr>
          <w:ilvl w:val="0"/>
          <w:numId w:val="0"/>
        </w:numPr>
      </w:pPr>
      <w:r>
        <w:t>10.2.2.2</w:t>
      </w:r>
      <w:r>
        <w:tab/>
        <w:t>NewDeclarativeEnvironment</w:t>
      </w:r>
      <w:r w:rsidDel="008472DE">
        <w:t xml:space="preserve"> </w:t>
      </w:r>
      <w:r>
        <w:t>(E)</w:t>
      </w:r>
    </w:p>
    <w:p w14:paraId="5C7764F3" w14:textId="77777777" w:rsidR="004C02EF" w:rsidRDefault="004C02EF" w:rsidP="004C02EF">
      <w:r>
        <w:t xml:space="preserve">When the abstract operation NewDeclarativeEnvironment is called with either a Lexical Environment or </w:t>
      </w:r>
      <w:r>
        <w:rPr>
          <w:b/>
        </w:rPr>
        <w:t>null</w:t>
      </w:r>
      <w:r>
        <w:t xml:space="preserve"> as argument </w:t>
      </w:r>
      <w:r w:rsidRPr="00E32218">
        <w:rPr>
          <w:rFonts w:ascii="Times New Roman" w:hAnsi="Times New Roman"/>
          <w:i/>
        </w:rPr>
        <w:t xml:space="preserve">E </w:t>
      </w:r>
      <w:r>
        <w:t>the following steps are performed:</w:t>
      </w:r>
    </w:p>
    <w:p w14:paraId="6B68A9B9" w14:textId="77777777" w:rsidR="004C02EF" w:rsidRPr="0025334A" w:rsidRDefault="004C02EF" w:rsidP="004C02EF">
      <w:pPr>
        <w:pStyle w:val="Alg4"/>
        <w:numPr>
          <w:ilvl w:val="0"/>
          <w:numId w:val="377"/>
        </w:numPr>
      </w:pPr>
      <w:r>
        <w:t>Le</w:t>
      </w:r>
      <w:r w:rsidRPr="0025334A">
        <w:t xml:space="preserve">t </w:t>
      </w:r>
      <w:r w:rsidRPr="0025334A">
        <w:rPr>
          <w:i/>
        </w:rPr>
        <w:t>env</w:t>
      </w:r>
      <w:r w:rsidRPr="0025334A">
        <w:t xml:space="preserve"> be a new Lexical Environment.</w:t>
      </w:r>
    </w:p>
    <w:p w14:paraId="29440A2E" w14:textId="77777777" w:rsidR="004C02EF" w:rsidRPr="0025334A" w:rsidRDefault="004C02EF" w:rsidP="004C02EF">
      <w:pPr>
        <w:pStyle w:val="Alg4"/>
        <w:numPr>
          <w:ilvl w:val="0"/>
          <w:numId w:val="377"/>
        </w:numPr>
      </w:pPr>
      <w:r w:rsidRPr="0025334A">
        <w:t xml:space="preserve">Let </w:t>
      </w:r>
      <w:r w:rsidRPr="0025334A">
        <w:rPr>
          <w:i/>
        </w:rPr>
        <w:t>envRec</w:t>
      </w:r>
      <w:r w:rsidRPr="0025334A">
        <w:t xml:space="preserve"> be a new </w:t>
      </w:r>
      <w:r>
        <w:t>d</w:t>
      </w:r>
      <w:r w:rsidRPr="0025334A">
        <w:t>eclarative</w:t>
      </w:r>
      <w:r>
        <w:t xml:space="preserve"> e</w:t>
      </w:r>
      <w:r w:rsidRPr="0025334A">
        <w:t>nvironment</w:t>
      </w:r>
      <w:r>
        <w:t xml:space="preserve"> r</w:t>
      </w:r>
      <w:r w:rsidRPr="0025334A">
        <w:t>ecord containing no bindings.</w:t>
      </w:r>
    </w:p>
    <w:p w14:paraId="324756CF" w14:textId="77777777" w:rsidR="004C02EF" w:rsidRPr="0025334A" w:rsidRDefault="004C02EF" w:rsidP="004C02EF">
      <w:pPr>
        <w:pStyle w:val="Alg4"/>
        <w:numPr>
          <w:ilvl w:val="0"/>
          <w:numId w:val="377"/>
        </w:numPr>
      </w:pPr>
      <w:r w:rsidRPr="0025334A">
        <w:t xml:space="preserve">Set </w:t>
      </w:r>
      <w:r w:rsidRPr="0025334A">
        <w:rPr>
          <w:i/>
        </w:rPr>
        <w:t>env’s</w:t>
      </w:r>
      <w:r w:rsidRPr="0025334A">
        <w:t xml:space="preserve"> environment record to be </w:t>
      </w:r>
      <w:r w:rsidRPr="0025334A">
        <w:rPr>
          <w:i/>
        </w:rPr>
        <w:t>envRec</w:t>
      </w:r>
      <w:r w:rsidRPr="0025334A">
        <w:t>.</w:t>
      </w:r>
    </w:p>
    <w:p w14:paraId="75DA23B4" w14:textId="77777777" w:rsidR="004C02EF" w:rsidRPr="0025334A" w:rsidRDefault="004C02EF" w:rsidP="004C02EF">
      <w:pPr>
        <w:pStyle w:val="Alg4"/>
        <w:numPr>
          <w:ilvl w:val="0"/>
          <w:numId w:val="377"/>
        </w:numPr>
      </w:pPr>
      <w:r w:rsidRPr="0025334A">
        <w:t>Set the outer lexical env</w:t>
      </w:r>
      <w:r>
        <w:t>i</w:t>
      </w:r>
      <w:r w:rsidRPr="0025334A">
        <w:t>ro</w:t>
      </w:r>
      <w:r>
        <w:t>n</w:t>
      </w:r>
      <w:r w:rsidRPr="0025334A">
        <w:t xml:space="preserve">ment reference of </w:t>
      </w:r>
      <w:r w:rsidRPr="0025334A">
        <w:rPr>
          <w:i/>
        </w:rPr>
        <w:t>env</w:t>
      </w:r>
      <w:r w:rsidRPr="0025334A">
        <w:t xml:space="preserve"> to </w:t>
      </w:r>
      <w:r w:rsidRPr="0025334A">
        <w:rPr>
          <w:i/>
        </w:rPr>
        <w:t>E</w:t>
      </w:r>
      <w:r w:rsidRPr="0025334A">
        <w:t>.</w:t>
      </w:r>
    </w:p>
    <w:p w14:paraId="4C98AECB" w14:textId="77777777" w:rsidR="004C02EF" w:rsidRDefault="004C02EF" w:rsidP="004C02EF">
      <w:pPr>
        <w:pStyle w:val="Alg4"/>
        <w:numPr>
          <w:ilvl w:val="0"/>
          <w:numId w:val="377"/>
        </w:numPr>
        <w:spacing w:after="120"/>
      </w:pPr>
      <w:r w:rsidRPr="0025334A">
        <w:t xml:space="preserve">Return </w:t>
      </w:r>
      <w:r w:rsidRPr="0025334A">
        <w:rPr>
          <w:i/>
        </w:rPr>
        <w:t>env</w:t>
      </w:r>
      <w:r>
        <w:t>.</w:t>
      </w:r>
    </w:p>
    <w:p w14:paraId="18768C12" w14:textId="77777777" w:rsidR="004C02EF" w:rsidRDefault="004C02EF" w:rsidP="004C02EF">
      <w:pPr>
        <w:pStyle w:val="40"/>
        <w:numPr>
          <w:ilvl w:val="0"/>
          <w:numId w:val="0"/>
        </w:numPr>
      </w:pPr>
      <w:r>
        <w:t>10.2.2.3</w:t>
      </w:r>
      <w:r>
        <w:tab/>
        <w:t>NewObjectEnvironment</w:t>
      </w:r>
      <w:r w:rsidDel="008472DE">
        <w:t xml:space="preserve"> </w:t>
      </w:r>
      <w:r>
        <w:t>(O, E)</w:t>
      </w:r>
    </w:p>
    <w:p w14:paraId="16E85EB7" w14:textId="77777777" w:rsidR="004C02EF" w:rsidRDefault="004C02EF" w:rsidP="004C02EF">
      <w:r>
        <w:t xml:space="preserve">When the abstract operation NewObjectEnvironment is called with an Object </w:t>
      </w:r>
      <w:r w:rsidRPr="00E32218">
        <w:rPr>
          <w:rFonts w:ascii="Times New Roman" w:hAnsi="Times New Roman"/>
          <w:i/>
        </w:rPr>
        <w:t>O</w:t>
      </w:r>
      <w:r>
        <w:t xml:space="preserve"> and a Lexical Environment </w:t>
      </w:r>
      <w:r w:rsidRPr="00E32218">
        <w:rPr>
          <w:rFonts w:ascii="Times New Roman" w:hAnsi="Times New Roman"/>
          <w:i/>
        </w:rPr>
        <w:t xml:space="preserve">E </w:t>
      </w:r>
      <w:r>
        <w:t xml:space="preserve">(or </w:t>
      </w:r>
      <w:r>
        <w:rPr>
          <w:b/>
        </w:rPr>
        <w:t>null)</w:t>
      </w:r>
      <w:r>
        <w:t xml:space="preserve"> as arguments</w:t>
      </w:r>
      <w:r w:rsidRPr="00E91749">
        <w:t>,</w:t>
      </w:r>
      <w:r>
        <w:t xml:space="preserve"> the following steps are performed:</w:t>
      </w:r>
    </w:p>
    <w:p w14:paraId="6B865397" w14:textId="77777777" w:rsidR="004C02EF" w:rsidRDefault="004C02EF" w:rsidP="004C02EF">
      <w:pPr>
        <w:pStyle w:val="Alg4"/>
        <w:numPr>
          <w:ilvl w:val="0"/>
          <w:numId w:val="378"/>
        </w:numPr>
      </w:pPr>
      <w:r>
        <w:t xml:space="preserve">Let </w:t>
      </w:r>
      <w:r w:rsidRPr="00A57D11">
        <w:rPr>
          <w:i/>
        </w:rPr>
        <w:t>env</w:t>
      </w:r>
      <w:r>
        <w:t xml:space="preserve"> be a new Lexical Environment.</w:t>
      </w:r>
    </w:p>
    <w:p w14:paraId="1B41C224" w14:textId="77777777" w:rsidR="004C02EF" w:rsidRDefault="004C02EF" w:rsidP="004C02EF">
      <w:pPr>
        <w:pStyle w:val="Alg4"/>
        <w:numPr>
          <w:ilvl w:val="0"/>
          <w:numId w:val="378"/>
        </w:numPr>
      </w:pPr>
      <w:r>
        <w:t xml:space="preserve">Let </w:t>
      </w:r>
      <w:r w:rsidRPr="00A57D11">
        <w:rPr>
          <w:i/>
        </w:rPr>
        <w:t>envRec</w:t>
      </w:r>
      <w:r>
        <w:t xml:space="preserve"> be a new object environment record containing </w:t>
      </w:r>
      <w:r>
        <w:rPr>
          <w:i/>
        </w:rPr>
        <w:t>O</w:t>
      </w:r>
      <w:r>
        <w:t xml:space="preserve"> as the binding object.</w:t>
      </w:r>
    </w:p>
    <w:p w14:paraId="44C1A356" w14:textId="77777777" w:rsidR="004C02EF" w:rsidRDefault="004C02EF" w:rsidP="004C02EF">
      <w:pPr>
        <w:pStyle w:val="Alg4"/>
        <w:numPr>
          <w:ilvl w:val="0"/>
          <w:numId w:val="378"/>
        </w:numPr>
      </w:pPr>
      <w:r>
        <w:t xml:space="preserve">Set </w:t>
      </w:r>
      <w:r w:rsidRPr="00A57D11">
        <w:rPr>
          <w:i/>
        </w:rPr>
        <w:t>env’s</w:t>
      </w:r>
      <w:r>
        <w:t xml:space="preserve"> environment record to be </w:t>
      </w:r>
      <w:r w:rsidRPr="00A57D11">
        <w:rPr>
          <w:i/>
        </w:rPr>
        <w:t>envRec</w:t>
      </w:r>
      <w:r>
        <w:t>.</w:t>
      </w:r>
    </w:p>
    <w:p w14:paraId="53A4064A" w14:textId="77777777" w:rsidR="004C02EF" w:rsidRDefault="004C02EF" w:rsidP="004C02EF">
      <w:pPr>
        <w:pStyle w:val="Alg4"/>
        <w:numPr>
          <w:ilvl w:val="0"/>
          <w:numId w:val="378"/>
        </w:numPr>
      </w:pPr>
      <w:r>
        <w:t xml:space="preserve">Set the outer lexical environment reference of </w:t>
      </w:r>
      <w:r w:rsidRPr="00A57D11">
        <w:rPr>
          <w:i/>
        </w:rPr>
        <w:t>env</w:t>
      </w:r>
      <w:r>
        <w:t xml:space="preserve"> to </w:t>
      </w:r>
      <w:r>
        <w:rPr>
          <w:i/>
        </w:rPr>
        <w:t>E</w:t>
      </w:r>
      <w:r>
        <w:t>.</w:t>
      </w:r>
    </w:p>
    <w:p w14:paraId="56921BE0" w14:textId="77777777" w:rsidR="004C02EF" w:rsidRDefault="004C02EF" w:rsidP="004C02EF">
      <w:pPr>
        <w:pStyle w:val="Alg4"/>
        <w:numPr>
          <w:ilvl w:val="0"/>
          <w:numId w:val="378"/>
        </w:numPr>
        <w:spacing w:after="120"/>
      </w:pPr>
      <w:r>
        <w:t xml:space="preserve">Return </w:t>
      </w:r>
      <w:r w:rsidRPr="00A57D11">
        <w:rPr>
          <w:i/>
        </w:rPr>
        <w:t>env</w:t>
      </w:r>
      <w:r>
        <w:t>.</w:t>
      </w:r>
    </w:p>
    <w:p w14:paraId="3E4435CB" w14:textId="77777777" w:rsidR="004C02EF" w:rsidRDefault="004C02EF" w:rsidP="00C623F2">
      <w:pPr>
        <w:pStyle w:val="30"/>
        <w:numPr>
          <w:ilvl w:val="0"/>
          <w:numId w:val="0"/>
        </w:numPr>
      </w:pPr>
      <w:bookmarkStart w:id="1694" w:name="_Toc235503378"/>
      <w:bookmarkStart w:id="1695" w:name="_Toc241509153"/>
      <w:bookmarkStart w:id="1696" w:name="_Toc244416640"/>
      <w:bookmarkStart w:id="1697" w:name="_Toc276631004"/>
      <w:bookmarkStart w:id="1698" w:name="_Toc178387014"/>
      <w:r>
        <w:t>10.2.3</w:t>
      </w:r>
      <w:r>
        <w:tab/>
        <w:t>The Global Environment</w:t>
      </w:r>
      <w:bookmarkEnd w:id="1694"/>
      <w:bookmarkEnd w:id="1695"/>
      <w:bookmarkEnd w:id="1696"/>
      <w:bookmarkEnd w:id="1697"/>
      <w:bookmarkEnd w:id="1698"/>
    </w:p>
    <w:p w14:paraId="59D08948" w14:textId="77777777" w:rsidR="004C02EF" w:rsidRDefault="004C02EF" w:rsidP="004C02EF">
      <w:r>
        <w:t xml:space="preserve">The </w:t>
      </w:r>
      <w:r>
        <w:rPr>
          <w:i/>
        </w:rPr>
        <w:t>global environment</w:t>
      </w:r>
      <w:r>
        <w: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t>
      </w:r>
      <w:r>
        <w:rPr>
          <w:b/>
        </w:rPr>
        <w:t>null</w:t>
      </w:r>
      <w:r>
        <w:t>.</w:t>
      </w:r>
    </w:p>
    <w:p w14:paraId="302F7582" w14:textId="77777777" w:rsidR="004C02EF" w:rsidRDefault="004C02EF" w:rsidP="004C02EF">
      <w:pPr>
        <w:rPr>
          <w:sz w:val="24"/>
          <w:szCs w:val="24"/>
          <w:lang w:val="en-US"/>
        </w:rPr>
      </w:pPr>
      <w:r>
        <w:t>As ECMAScript code is executed, additional properties may be added to the global object and the initial properties may be modified.</w:t>
      </w:r>
      <w:r>
        <w:rPr>
          <w:sz w:val="24"/>
          <w:szCs w:val="24"/>
          <w:lang w:val="en-US"/>
        </w:rPr>
        <w:t xml:space="preserve"> </w:t>
      </w:r>
    </w:p>
    <w:p w14:paraId="27BBDAB7" w14:textId="77777777" w:rsidR="004C02EF" w:rsidRDefault="004C02EF" w:rsidP="00C623F2">
      <w:pPr>
        <w:pStyle w:val="20"/>
        <w:numPr>
          <w:ilvl w:val="0"/>
          <w:numId w:val="0"/>
        </w:numPr>
      </w:pPr>
      <w:bookmarkStart w:id="1699" w:name="_Toc235503379"/>
      <w:bookmarkStart w:id="1700" w:name="_Toc241509154"/>
      <w:bookmarkStart w:id="1701" w:name="_Toc244416641"/>
      <w:bookmarkStart w:id="1702" w:name="_Toc276631005"/>
      <w:bookmarkStart w:id="1703" w:name="_Toc178387015"/>
      <w:r>
        <w:t>10.3</w:t>
      </w:r>
      <w:r>
        <w:tab/>
      </w:r>
      <w:r w:rsidRPr="00D4614A">
        <w:t>Execution</w:t>
      </w:r>
      <w:r>
        <w:t xml:space="preserve"> Contexts</w:t>
      </w:r>
      <w:bookmarkEnd w:id="1699"/>
      <w:bookmarkEnd w:id="1700"/>
      <w:bookmarkEnd w:id="1701"/>
      <w:bookmarkEnd w:id="1702"/>
      <w:bookmarkEnd w:id="1703"/>
    </w:p>
    <w:p w14:paraId="6CC253D4" w14:textId="77777777" w:rsidR="004C02EF" w:rsidRDefault="004C02EF" w:rsidP="004C02EF">
      <w:r>
        <w:t xml:space="preserve">When control is transferred to ECMAScript executable code, control is entering an </w:t>
      </w:r>
      <w:r>
        <w:rPr>
          <w:i/>
        </w:rPr>
        <w:t>execution context</w:t>
      </w:r>
      <w:r>
        <w:t>. Active execution contexts logically form a stack. The top execution context on this logical stack is the running execution context.</w:t>
      </w:r>
      <w:bookmarkStart w:id="1704" w:name="_Toc381513660"/>
      <w:bookmarkStart w:id="1705" w:name="_Toc382202803"/>
      <w:bookmarkStart w:id="1706" w:name="_Toc382203023"/>
      <w:bookmarkStart w:id="1707" w:name="_Toc382212182"/>
      <w:bookmarkStart w:id="1708" w:name="_Toc382212421"/>
      <w:bookmarkStart w:id="1709" w:name="_Toc382291527"/>
      <w:bookmarkStart w:id="1710" w:name="_Toc385672167"/>
      <w:bookmarkStart w:id="1711" w:name="_Toc393690262"/>
      <w:r>
        <w:t xml:space="preserve"> A new execution context is created whenever control is transferred from the executable code associated with the currently running execution context to executable code that is not associated with that execution context. The newly created execution context is pushed onto the stack and becomes the running execution context.</w:t>
      </w:r>
    </w:p>
    <w:p w14:paraId="7616D271" w14:textId="77777777" w:rsidR="004C02EF" w:rsidRDefault="004C02EF" w:rsidP="004C02EF">
      <w:r>
        <w:t xml:space="preserve">An execution context contains whatever state is necessary to track the execution progress of its associated code. In addition, each execution context has the state components listed in Table </w:t>
      </w:r>
      <w:del w:id="1712" w:author="Allen Wirfs-Brock" w:date="2011-07-02T13:30:00Z">
        <w:r w:rsidDel="008962D8">
          <w:delText>19</w:delText>
        </w:r>
      </w:del>
      <w:ins w:id="1713" w:author="Allen Wirfs-Brock" w:date="2011-07-02T13:30:00Z">
        <w:r w:rsidR="008962D8">
          <w:t>20</w:t>
        </w:r>
      </w:ins>
      <w:r>
        <w:t>.</w:t>
      </w:r>
    </w:p>
    <w:p w14:paraId="64941E94" w14:textId="77777777" w:rsidR="004C02EF" w:rsidRDefault="004C02EF" w:rsidP="004C02EF">
      <w:pPr>
        <w:pStyle w:val="Tabletitle"/>
        <w:widowControl w:val="0"/>
      </w:pPr>
      <w:r w:rsidRPr="00654E44">
        <w:rPr>
          <w:rFonts w:eastAsia="Arial Unicode MS"/>
        </w:rPr>
        <w:t>Table </w:t>
      </w:r>
      <w:del w:id="1714" w:author="Allen Wirfs-Brock" w:date="2011-07-02T13:30:00Z">
        <w:r w:rsidRPr="00654E44" w:rsidDel="008962D8">
          <w:rPr>
            <w:rFonts w:eastAsia="Arial Unicode MS"/>
          </w:rPr>
          <w:delText xml:space="preserve">19 </w:delText>
        </w:r>
      </w:del>
      <w:ins w:id="1715" w:author="Allen Wirfs-Brock" w:date="2011-07-02T13:30:00Z">
        <w:r w:rsidR="008962D8">
          <w:rPr>
            <w:rFonts w:eastAsia="Arial Unicode MS"/>
          </w:rPr>
          <w:t>20</w:t>
        </w:r>
        <w:r w:rsidR="008962D8" w:rsidRPr="00654E44">
          <w:rPr>
            <w:rFonts w:eastAsia="Arial Unicode MS"/>
          </w:rPr>
          <w:t xml:space="preserve"> </w:t>
        </w:r>
      </w:ins>
      <w:r w:rsidRPr="00654E44">
        <w:rPr>
          <w:rFonts w:eastAsia="Arial Unicode MS"/>
        </w:rPr>
        <w:t>—</w:t>
      </w:r>
      <w:r>
        <w:rPr>
          <w:rFonts w:eastAsia="Arial Unicode MS"/>
        </w:rPr>
        <w:t>Execution Context State Components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4C02EF" w14:paraId="2E870394" w14:textId="77777777" w:rsidTr="003A4B22">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14:paraId="2165F267"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14:paraId="5F111CB4" w14:textId="77777777" w:rsidR="004C02EF" w:rsidRDefault="004C02EF" w:rsidP="003A4B22">
            <w:pPr>
              <w:keepNext/>
              <w:shd w:val="solid" w:color="C0C0C0" w:fill="FFFFFF"/>
              <w:spacing w:after="0"/>
              <w:rPr>
                <w:b/>
                <w:i/>
                <w:shd w:val="solid" w:color="C0C0C0" w:fill="FFFFFF"/>
              </w:rPr>
            </w:pPr>
            <w:r w:rsidRPr="00984A3F">
              <w:rPr>
                <w:b/>
                <w:i/>
                <w:shd w:val="solid" w:color="C0C0C0" w:fill="FFFFFF"/>
              </w:rPr>
              <w:t>Purpose</w:t>
            </w:r>
          </w:p>
        </w:tc>
      </w:tr>
      <w:tr w:rsidR="004C02EF" w14:paraId="17217B84" w14:textId="77777777" w:rsidTr="003A4B22">
        <w:trPr>
          <w:jc w:val="center"/>
        </w:trPr>
        <w:tc>
          <w:tcPr>
            <w:tcW w:w="2290" w:type="dxa"/>
            <w:tcBorders>
              <w:top w:val="nil"/>
              <w:left w:val="single" w:sz="6" w:space="0" w:color="auto"/>
              <w:bottom w:val="single" w:sz="6" w:space="0" w:color="auto"/>
              <w:right w:val="single" w:sz="6" w:space="0" w:color="auto"/>
            </w:tcBorders>
            <w:hideMark/>
          </w:tcPr>
          <w:p w14:paraId="0CA1049C" w14:textId="77777777" w:rsidR="004C02EF" w:rsidRDefault="004C02EF" w:rsidP="003A4B22">
            <w:pPr>
              <w:keepNext/>
              <w:spacing w:after="60"/>
            </w:pPr>
            <w:r w:rsidRPr="00984A3F">
              <w:t>LexicalEnvironment</w:t>
            </w:r>
          </w:p>
        </w:tc>
        <w:tc>
          <w:tcPr>
            <w:tcW w:w="6566" w:type="dxa"/>
            <w:tcBorders>
              <w:top w:val="nil"/>
              <w:left w:val="single" w:sz="6" w:space="0" w:color="auto"/>
              <w:bottom w:val="single" w:sz="6" w:space="0" w:color="auto"/>
              <w:right w:val="single" w:sz="6" w:space="0" w:color="auto"/>
            </w:tcBorders>
            <w:hideMark/>
          </w:tcPr>
          <w:p w14:paraId="183A7EDC" w14:textId="77777777" w:rsidR="004C02EF" w:rsidRDefault="004C02EF" w:rsidP="003A4B22">
            <w:pPr>
              <w:keepNext/>
              <w:spacing w:after="60"/>
            </w:pPr>
            <w:r w:rsidRPr="00984A3F">
              <w:t>Identifies the Lexical Environment used to resolve identifier references made by code within this execution context.</w:t>
            </w:r>
          </w:p>
        </w:tc>
      </w:tr>
      <w:tr w:rsidR="004C02EF" w14:paraId="66BC6DF7"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7A8C3644" w14:textId="77777777" w:rsidR="004C02EF" w:rsidRDefault="004C02EF" w:rsidP="003A4B22">
            <w:pPr>
              <w:keepNext/>
              <w:spacing w:after="60"/>
            </w:pPr>
            <w:r w:rsidRPr="00984A3F">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700ABB32" w14:textId="77777777" w:rsidR="004C02EF" w:rsidRDefault="004C02EF" w:rsidP="003A4B22">
            <w:pPr>
              <w:keepNext/>
              <w:spacing w:after="60"/>
            </w:pPr>
            <w:r w:rsidRPr="00984A3F">
              <w:t xml:space="preserve">Identifies the Lexical Environment whose environment record holds bindings created by </w:t>
            </w:r>
            <w:r w:rsidRPr="00C93D2E">
              <w:rPr>
                <w:rStyle w:val="bnf"/>
              </w:rPr>
              <w:t>VariableStatements</w:t>
            </w:r>
            <w:r w:rsidRPr="00984A3F">
              <w:t xml:space="preserve"> and </w:t>
            </w:r>
            <w:r w:rsidRPr="00C93D2E">
              <w:rPr>
                <w:rStyle w:val="bnf"/>
              </w:rPr>
              <w:t>FunctionDeclarations</w:t>
            </w:r>
            <w:r w:rsidRPr="00984A3F">
              <w:t xml:space="preserve"> within this execution context.</w:t>
            </w:r>
          </w:p>
        </w:tc>
      </w:tr>
      <w:tr w:rsidR="004C02EF" w:rsidRPr="00984A3F" w14:paraId="226FB9F3" w14:textId="77777777" w:rsidTr="003A4B22">
        <w:trPr>
          <w:jc w:val="center"/>
        </w:trPr>
        <w:tc>
          <w:tcPr>
            <w:tcW w:w="2290" w:type="dxa"/>
            <w:tcBorders>
              <w:top w:val="single" w:sz="6" w:space="0" w:color="auto"/>
              <w:left w:val="single" w:sz="6" w:space="0" w:color="auto"/>
              <w:bottom w:val="single" w:sz="6" w:space="0" w:color="auto"/>
              <w:right w:val="single" w:sz="6" w:space="0" w:color="auto"/>
            </w:tcBorders>
            <w:hideMark/>
          </w:tcPr>
          <w:p w14:paraId="65D37FDC" w14:textId="77777777" w:rsidR="004C02EF" w:rsidRDefault="004C02EF" w:rsidP="003A4B22">
            <w:pPr>
              <w:spacing w:after="60"/>
            </w:pPr>
            <w:r w:rsidRPr="00984A3F">
              <w:t>ThisBinding</w:t>
            </w:r>
          </w:p>
        </w:tc>
        <w:tc>
          <w:tcPr>
            <w:tcW w:w="6566" w:type="dxa"/>
            <w:tcBorders>
              <w:top w:val="single" w:sz="6" w:space="0" w:color="auto"/>
              <w:left w:val="single" w:sz="6" w:space="0" w:color="auto"/>
              <w:bottom w:val="single" w:sz="6" w:space="0" w:color="auto"/>
              <w:right w:val="single" w:sz="6" w:space="0" w:color="auto"/>
            </w:tcBorders>
            <w:hideMark/>
          </w:tcPr>
          <w:p w14:paraId="7DDD00AC" w14:textId="77777777" w:rsidR="004C02EF" w:rsidRPr="00984A3F" w:rsidRDefault="004C02EF" w:rsidP="003A4B22">
            <w:pPr>
              <w:spacing w:after="60"/>
            </w:pPr>
            <w:r w:rsidRPr="00984A3F">
              <w:t xml:space="preserve">The value associated with the </w:t>
            </w:r>
            <w:r>
              <w:rPr>
                <w:rFonts w:ascii="Courier New" w:hAnsi="Courier New" w:cs="Courier New"/>
                <w:b/>
              </w:rPr>
              <w:t>this</w:t>
            </w:r>
            <w:r w:rsidRPr="00984A3F">
              <w:t xml:space="preserve"> keyword within ECMAScript code associated with this execution context.</w:t>
            </w:r>
          </w:p>
        </w:tc>
      </w:tr>
    </w:tbl>
    <w:p w14:paraId="333D75AC" w14:textId="77777777" w:rsidR="004C02EF" w:rsidRDefault="004C02EF" w:rsidP="004C02EF"/>
    <w:p w14:paraId="57D80B85" w14:textId="77777777" w:rsidR="004C02EF" w:rsidRDefault="004C02EF" w:rsidP="004C02EF">
      <w:r>
        <w:t>The LexicalEnvironment and VariableEnvironment components of an execution context are always Lexical Environments. When an execution context is created its LexicalEnvironment and VariableEnvironment components initially have the same value.  The value of the VariableEnvironment component never changes while the value of the LexicalEnvironment component may change during execution of code within an execution context.</w:t>
      </w:r>
    </w:p>
    <w:p w14:paraId="163EC476" w14:textId="77777777" w:rsidR="004C02EF" w:rsidRDefault="004C02EF" w:rsidP="004C02EF">
      <w:r>
        <w:t>In most situations only the running execution context (the top of the execution context stack) is directly manipulated by algorithms within this specification.  Hence when the terms “LexicalEnvironment”, “VariableEnvironment” and “ThisBinding” are used without qualification they are in reference to those components of the running execution context.</w:t>
      </w:r>
    </w:p>
    <w:p w14:paraId="01039FDD" w14:textId="77777777" w:rsidR="004C02EF" w:rsidRPr="00A61CC4" w:rsidRDefault="004C02EF" w:rsidP="004C02EF">
      <w:pPr>
        <w:rPr>
          <w:i/>
        </w:rPr>
      </w:pPr>
      <w:r>
        <w:t xml:space="preserve">An execution context is purely a specification mechanism and need not correspond to any particular artefact of an ECMAScript implementation.  It is impossible for an ECMAScript program to access an execution context. </w:t>
      </w:r>
    </w:p>
    <w:p w14:paraId="03188F38" w14:textId="77777777" w:rsidR="004C02EF" w:rsidRDefault="004C02EF" w:rsidP="00C623F2">
      <w:pPr>
        <w:pStyle w:val="30"/>
        <w:numPr>
          <w:ilvl w:val="0"/>
          <w:numId w:val="0"/>
        </w:numPr>
      </w:pPr>
      <w:bookmarkStart w:id="1716" w:name="_Toc235503380"/>
      <w:bookmarkStart w:id="1717" w:name="_Toc241509155"/>
      <w:bookmarkStart w:id="1718" w:name="_Toc244416642"/>
      <w:bookmarkStart w:id="1719" w:name="_Toc276631006"/>
      <w:bookmarkStart w:id="1720" w:name="_Toc178387016"/>
      <w:r>
        <w:t>10.3.1</w:t>
      </w:r>
      <w:r>
        <w:tab/>
        <w:t>Identifier Resolution</w:t>
      </w:r>
      <w:bookmarkEnd w:id="1716"/>
      <w:bookmarkEnd w:id="1717"/>
      <w:bookmarkEnd w:id="1718"/>
      <w:bookmarkEnd w:id="1719"/>
      <w:bookmarkEnd w:id="1720"/>
    </w:p>
    <w:p w14:paraId="603B1815" w14:textId="77777777" w:rsidR="004C02EF" w:rsidRDefault="004C02EF" w:rsidP="004C02EF">
      <w:r>
        <w:t xml:space="preserve">Identifier resolution is the process of determining the binding of an </w:t>
      </w:r>
      <w:r w:rsidRPr="00C93D2E">
        <w:rPr>
          <w:rStyle w:val="bnf"/>
        </w:rPr>
        <w:t>Identifier</w:t>
      </w:r>
      <w:ins w:id="1721" w:author="Allen Wirfs-Brock rev2" w:date="2011-07-22T10:32:00Z">
        <w:r w:rsidR="0040565C">
          <w:rPr>
            <w:rStyle w:val="bnf"/>
          </w:rPr>
          <w:t>Name</w:t>
        </w:r>
      </w:ins>
      <w:r>
        <w:t xml:space="preserve"> using the LexicalEnvironment of the running execution context. During execution of ECMAScript code, </w:t>
      </w:r>
      <w:del w:id="1722" w:author="Allen Wirfs-Brock" w:date="2011-07-12T09:09:00Z">
        <w:r w:rsidDel="009574CD">
          <w:delText xml:space="preserve">the syntactic production </w:delText>
        </w:r>
        <w:r w:rsidRPr="00C93D2E" w:rsidDel="009574CD">
          <w:rPr>
            <w:rStyle w:val="bnf"/>
          </w:rPr>
          <w:delText>PrimaryExpression</w:delText>
        </w:r>
        <w:r w:rsidDel="009574CD">
          <w:delText xml:space="preserve"> </w:delText>
        </w:r>
        <w:r w:rsidRPr="00C93D2E" w:rsidDel="009574CD">
          <w:rPr>
            <w:rStyle w:val="bnf"/>
            <w:b/>
            <w:i w:val="0"/>
          </w:rPr>
          <w:delText>:</w:delText>
        </w:r>
        <w:r w:rsidDel="009574CD">
          <w:delText xml:space="preserve"> </w:delText>
        </w:r>
        <w:r w:rsidRPr="00C93D2E" w:rsidDel="009574CD">
          <w:rPr>
            <w:rStyle w:val="bnf"/>
          </w:rPr>
          <w:delText>Identifier</w:delText>
        </w:r>
        <w:r w:rsidDel="009574CD">
          <w:delText xml:space="preserve"> is evaluated</w:delText>
        </w:r>
      </w:del>
      <w:ins w:id="1723" w:author="Allen Wirfs-Brock" w:date="2011-07-12T09:09:00Z">
        <w:r w:rsidR="009574CD">
          <w:t>Identifier Resolution is performed</w:t>
        </w:r>
      </w:ins>
      <w:r>
        <w:t xml:space="preserve"> using the following algorithm:</w:t>
      </w:r>
    </w:p>
    <w:p w14:paraId="5617C091" w14:textId="77777777" w:rsidR="004C02EF" w:rsidRDefault="004C02EF" w:rsidP="004C02EF">
      <w:pPr>
        <w:pStyle w:val="Alg4"/>
        <w:numPr>
          <w:ilvl w:val="0"/>
          <w:numId w:val="379"/>
        </w:numPr>
      </w:pPr>
      <w:r>
        <w:t xml:space="preserve">Let </w:t>
      </w:r>
      <w:r>
        <w:rPr>
          <w:i/>
        </w:rPr>
        <w:t>env</w:t>
      </w:r>
      <w:r>
        <w:t xml:space="preserve"> be the running execution context’s LexicalEnvironment.</w:t>
      </w:r>
    </w:p>
    <w:p w14:paraId="68437196" w14:textId="77777777" w:rsidR="004C02EF" w:rsidRDefault="004C02EF" w:rsidP="004C02EF">
      <w:pPr>
        <w:pStyle w:val="Alg4"/>
        <w:numPr>
          <w:ilvl w:val="0"/>
          <w:numId w:val="379"/>
        </w:numPr>
      </w:pPr>
      <w:r>
        <w:t xml:space="preserve">If the syntactic production that is being evaluated is contained in a strict mode code, then let </w:t>
      </w:r>
      <w:r>
        <w:rPr>
          <w:i/>
        </w:rPr>
        <w:t>strict</w:t>
      </w:r>
      <w:r>
        <w:t xml:space="preserve"> be </w:t>
      </w:r>
      <w:r>
        <w:rPr>
          <w:b/>
        </w:rPr>
        <w:t>true</w:t>
      </w:r>
      <w:r w:rsidRPr="00C93D2E">
        <w:t>,</w:t>
      </w:r>
      <w:r>
        <w:t xml:space="preserve"> else let </w:t>
      </w:r>
      <w:r>
        <w:rPr>
          <w:i/>
        </w:rPr>
        <w:t>strict</w:t>
      </w:r>
      <w:r>
        <w:t xml:space="preserve"> be </w:t>
      </w:r>
      <w:r>
        <w:rPr>
          <w:b/>
        </w:rPr>
        <w:t>false</w:t>
      </w:r>
      <w:r>
        <w:t>.</w:t>
      </w:r>
    </w:p>
    <w:p w14:paraId="7E696B71" w14:textId="77777777" w:rsidR="004C02EF" w:rsidRDefault="004C02EF" w:rsidP="004C02EF">
      <w:pPr>
        <w:pStyle w:val="Alg4"/>
        <w:numPr>
          <w:ilvl w:val="0"/>
          <w:numId w:val="379"/>
        </w:numPr>
        <w:spacing w:after="120"/>
      </w:pPr>
      <w:r>
        <w:t xml:space="preserve">Return the result of calling GetIdentifierReference function passing </w:t>
      </w:r>
      <w:r>
        <w:rPr>
          <w:i/>
        </w:rPr>
        <w:t>env</w:t>
      </w:r>
      <w:r>
        <w:t xml:space="preserve">, </w:t>
      </w:r>
      <w:ins w:id="1724" w:author="Allen Wirfs-Brock rev2" w:date="2011-07-22T10:35:00Z">
        <w:r w:rsidR="0040565C">
          <w:t xml:space="preserve">the String value containing the same sequence of characters as </w:t>
        </w:r>
        <w:r w:rsidR="0040565C">
          <w:rPr>
            <w:i/>
          </w:rPr>
          <w:t>IdentifierName</w:t>
        </w:r>
      </w:ins>
      <w:del w:id="1725" w:author="Allen Wirfs-Brock rev2" w:date="2011-07-22T10:35:00Z">
        <w:r w:rsidDel="0040565C">
          <w:rPr>
            <w:i/>
          </w:rPr>
          <w:delText>Identifier</w:delText>
        </w:r>
      </w:del>
      <w:r>
        <w:t xml:space="preserve">, and </w:t>
      </w:r>
      <w:r>
        <w:rPr>
          <w:i/>
        </w:rPr>
        <w:t>strict</w:t>
      </w:r>
      <w:r>
        <w:t xml:space="preserve"> as arguments.</w:t>
      </w:r>
    </w:p>
    <w:p w14:paraId="2D4BDA18" w14:textId="77777777" w:rsidR="004C02EF" w:rsidRDefault="004C02EF" w:rsidP="004C02EF">
      <w:r>
        <w:t xml:space="preserve">The result of evaluating an identifier is always a value of type Reference with its referenced name component equal to the </w:t>
      </w:r>
      <w:r w:rsidRPr="00C93D2E">
        <w:rPr>
          <w:rStyle w:val="bnf"/>
        </w:rPr>
        <w:t>Identifier</w:t>
      </w:r>
      <w:r>
        <w:t xml:space="preserve"> String.</w:t>
      </w:r>
    </w:p>
    <w:p w14:paraId="51FA90ED" w14:textId="77777777" w:rsidR="004C02EF" w:rsidRDefault="004C02EF" w:rsidP="00C623F2">
      <w:pPr>
        <w:pStyle w:val="20"/>
        <w:numPr>
          <w:ilvl w:val="0"/>
          <w:numId w:val="0"/>
        </w:numPr>
      </w:pPr>
      <w:bookmarkStart w:id="1726" w:name="_Toc235503381"/>
      <w:bookmarkStart w:id="1727" w:name="_Toc241509156"/>
      <w:bookmarkStart w:id="1728" w:name="_Toc244416643"/>
      <w:bookmarkStart w:id="1729" w:name="_Toc276631007"/>
      <w:bookmarkStart w:id="1730" w:name="_Toc178387017"/>
      <w:r>
        <w:t>10.4</w:t>
      </w:r>
      <w:r>
        <w:tab/>
        <w:t>Establishing an Execution Context</w:t>
      </w:r>
      <w:bookmarkEnd w:id="1726"/>
      <w:bookmarkEnd w:id="1727"/>
      <w:bookmarkEnd w:id="1728"/>
      <w:bookmarkEnd w:id="1729"/>
      <w:bookmarkEnd w:id="1730"/>
    </w:p>
    <w:p w14:paraId="1496B582" w14:textId="77777777" w:rsidR="004C02EF" w:rsidRDefault="004C02EF" w:rsidP="004C02EF">
      <w:r w:rsidRPr="00FB4725">
        <w:t>Evaluation</w:t>
      </w:r>
      <w:r>
        <w:t xml:space="preserve">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t>
      </w:r>
    </w:p>
    <w:p w14:paraId="74BDF4CB" w14:textId="77777777" w:rsidR="004C02EF" w:rsidRDefault="004C02EF" w:rsidP="004C02EF">
      <w:r>
        <w: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t>
      </w:r>
    </w:p>
    <w:p w14:paraId="36651545" w14:textId="77777777" w:rsidR="004C02EF" w:rsidRDefault="004C02EF" w:rsidP="00C623F2">
      <w:pPr>
        <w:pStyle w:val="30"/>
        <w:numPr>
          <w:ilvl w:val="0"/>
          <w:numId w:val="0"/>
        </w:numPr>
      </w:pPr>
      <w:bookmarkStart w:id="1731" w:name="_Toc235503382"/>
      <w:bookmarkStart w:id="1732" w:name="_Toc241509157"/>
      <w:bookmarkStart w:id="1733" w:name="_Toc244416644"/>
      <w:bookmarkStart w:id="1734" w:name="_Toc276631008"/>
      <w:bookmarkStart w:id="1735" w:name="_Toc178387018"/>
      <w:r>
        <w:t>10.4.1</w:t>
      </w:r>
      <w:r>
        <w:tab/>
        <w:t>Entering Global Code</w:t>
      </w:r>
      <w:bookmarkEnd w:id="1731"/>
      <w:bookmarkEnd w:id="1732"/>
      <w:bookmarkEnd w:id="1733"/>
      <w:bookmarkEnd w:id="1734"/>
      <w:bookmarkEnd w:id="1735"/>
    </w:p>
    <w:p w14:paraId="5EEDC5EA" w14:textId="77777777" w:rsidR="004C02EF" w:rsidRDefault="004C02EF" w:rsidP="004C02EF">
      <w:r>
        <w:t>The following steps are performed when control enters the execution context for global code:</w:t>
      </w:r>
    </w:p>
    <w:p w14:paraId="62CE97A5" w14:textId="77777777" w:rsidR="004C02EF" w:rsidRPr="00FB4725" w:rsidRDefault="004C02EF" w:rsidP="004C02EF">
      <w:pPr>
        <w:pStyle w:val="Alg4"/>
        <w:numPr>
          <w:ilvl w:val="0"/>
          <w:numId w:val="380"/>
        </w:numPr>
      </w:pPr>
      <w:r>
        <w:t>Initialise t</w:t>
      </w:r>
      <w:r w:rsidRPr="00FB4725">
        <w:t>he execution context using the global code as described in 10.4.1.1.</w:t>
      </w:r>
    </w:p>
    <w:p w14:paraId="2A9C7587" w14:textId="77777777" w:rsidR="004C02EF" w:rsidRDefault="004C02EF" w:rsidP="004C02EF">
      <w:pPr>
        <w:pStyle w:val="Alg4"/>
        <w:numPr>
          <w:ilvl w:val="0"/>
          <w:numId w:val="380"/>
        </w:numPr>
        <w:spacing w:after="120"/>
      </w:pPr>
      <w:r w:rsidRPr="00FB4725">
        <w:t>Perform</w:t>
      </w:r>
      <w:r>
        <w:t xml:space="preserve"> Declaration Binding Instantiation as described in 10.5 using the global code.</w:t>
      </w:r>
    </w:p>
    <w:p w14:paraId="4F5574B0" w14:textId="77777777" w:rsidR="004C02EF" w:rsidRDefault="004C02EF" w:rsidP="004C02EF">
      <w:pPr>
        <w:pStyle w:val="40"/>
        <w:numPr>
          <w:ilvl w:val="0"/>
          <w:numId w:val="0"/>
        </w:numPr>
      </w:pPr>
      <w:r>
        <w:t>10.4.1.1</w:t>
      </w:r>
      <w:r>
        <w:tab/>
        <w:t>Initial Global Execution Context</w:t>
      </w:r>
    </w:p>
    <w:p w14:paraId="1C6A6A11" w14:textId="77777777" w:rsidR="004C02EF" w:rsidRDefault="004C02EF" w:rsidP="004C02EF">
      <w:r>
        <w:t xml:space="preserve">The following steps are performed to initialise a global execution context for ECMAScript code </w:t>
      </w:r>
      <w:r w:rsidRPr="00E32218">
        <w:rPr>
          <w:rFonts w:ascii="Times New Roman" w:hAnsi="Times New Roman"/>
          <w:i/>
        </w:rPr>
        <w:t>C</w:t>
      </w:r>
      <w:r>
        <w:t>:</w:t>
      </w:r>
    </w:p>
    <w:p w14:paraId="3973D7C2" w14:textId="77777777" w:rsidR="004C02EF" w:rsidRDefault="004C02EF" w:rsidP="004C02EF">
      <w:pPr>
        <w:pStyle w:val="Alg4"/>
        <w:numPr>
          <w:ilvl w:val="0"/>
          <w:numId w:val="381"/>
        </w:numPr>
        <w:tabs>
          <w:tab w:val="left" w:pos="720"/>
        </w:tabs>
      </w:pPr>
      <w:r>
        <w:t>Set the VariableEnvironment to the Global Environment.</w:t>
      </w:r>
    </w:p>
    <w:p w14:paraId="2C28EF31" w14:textId="77777777" w:rsidR="004C02EF" w:rsidRDefault="004C02EF" w:rsidP="004C02EF">
      <w:pPr>
        <w:pStyle w:val="Alg4"/>
        <w:numPr>
          <w:ilvl w:val="0"/>
          <w:numId w:val="381"/>
        </w:numPr>
        <w:tabs>
          <w:tab w:val="left" w:pos="720"/>
        </w:tabs>
      </w:pPr>
      <w:r>
        <w:t>Set the LexicalEnvironment to the Global Environment.</w:t>
      </w:r>
    </w:p>
    <w:p w14:paraId="396CE9BE" w14:textId="77777777" w:rsidR="004C02EF" w:rsidRDefault="004C02EF" w:rsidP="004C02EF">
      <w:pPr>
        <w:pStyle w:val="Alg4"/>
        <w:numPr>
          <w:ilvl w:val="0"/>
          <w:numId w:val="381"/>
        </w:numPr>
        <w:tabs>
          <w:tab w:val="left" w:pos="720"/>
        </w:tabs>
        <w:spacing w:after="120"/>
      </w:pPr>
      <w:r>
        <w:t>Set the ThisBinding to the global object.</w:t>
      </w:r>
    </w:p>
    <w:p w14:paraId="224FE7AE" w14:textId="77777777" w:rsidR="004C02EF" w:rsidRDefault="004C02EF" w:rsidP="00C623F2">
      <w:pPr>
        <w:pStyle w:val="30"/>
        <w:numPr>
          <w:ilvl w:val="0"/>
          <w:numId w:val="0"/>
        </w:numPr>
      </w:pPr>
      <w:bookmarkStart w:id="1736" w:name="_Toc235503383"/>
      <w:bookmarkStart w:id="1737" w:name="_Toc241509158"/>
      <w:bookmarkStart w:id="1738" w:name="_Toc244416645"/>
      <w:bookmarkStart w:id="1739" w:name="_Toc276631009"/>
      <w:bookmarkStart w:id="1740" w:name="_Toc178387019"/>
      <w:r>
        <w:t>10.4.2</w:t>
      </w:r>
      <w:r>
        <w:tab/>
        <w:t>Entering Eval Code</w:t>
      </w:r>
      <w:bookmarkEnd w:id="1736"/>
      <w:bookmarkEnd w:id="1737"/>
      <w:bookmarkEnd w:id="1738"/>
      <w:bookmarkEnd w:id="1739"/>
      <w:bookmarkEnd w:id="1740"/>
    </w:p>
    <w:p w14:paraId="6E77C6E4" w14:textId="77777777" w:rsidR="004C02EF" w:rsidRDefault="004C02EF" w:rsidP="004C02EF">
      <w:r>
        <w:t>The following steps are performed when control enters the execution context for eval code:</w:t>
      </w:r>
    </w:p>
    <w:p w14:paraId="0415FA04" w14:textId="77777777" w:rsidR="004C02EF" w:rsidRDefault="004C02EF" w:rsidP="004C02EF">
      <w:pPr>
        <w:pStyle w:val="Alg4"/>
        <w:numPr>
          <w:ilvl w:val="0"/>
          <w:numId w:val="382"/>
        </w:numPr>
      </w:pPr>
      <w:r>
        <w:t>If there is no calling context or if the eval code is not being evaluated by a direct call (15.1.2.1.1) to the eval function then,</w:t>
      </w:r>
    </w:p>
    <w:p w14:paraId="5A250F31" w14:textId="77777777" w:rsidR="004C02EF" w:rsidRDefault="004C02EF" w:rsidP="004C02EF">
      <w:pPr>
        <w:pStyle w:val="Alg4"/>
        <w:numPr>
          <w:ilvl w:val="1"/>
          <w:numId w:val="382"/>
        </w:numPr>
      </w:pPr>
      <w:r>
        <w:t xml:space="preserve">Initialise the execution context as if it was a global execution context using the eval code as </w:t>
      </w:r>
      <w:r>
        <w:rPr>
          <w:i/>
        </w:rPr>
        <w:t>C</w:t>
      </w:r>
      <w:r>
        <w:t xml:space="preserve"> as described in 10.4.1.1.</w:t>
      </w:r>
    </w:p>
    <w:p w14:paraId="5AC4BD4A" w14:textId="77777777" w:rsidR="004C02EF" w:rsidRDefault="004C02EF" w:rsidP="004C02EF">
      <w:pPr>
        <w:pStyle w:val="Alg4"/>
        <w:numPr>
          <w:ilvl w:val="0"/>
          <w:numId w:val="382"/>
        </w:numPr>
      </w:pPr>
      <w:r>
        <w:t>Else,</w:t>
      </w:r>
    </w:p>
    <w:p w14:paraId="489EAEB4" w14:textId="77777777" w:rsidR="004C02EF" w:rsidRDefault="004C02EF" w:rsidP="004C02EF">
      <w:pPr>
        <w:pStyle w:val="Alg4"/>
        <w:numPr>
          <w:ilvl w:val="1"/>
          <w:numId w:val="382"/>
        </w:numPr>
      </w:pPr>
      <w:r>
        <w:t>Set the ThisBinding to the same value as the ThisBinding of the calling execution context.</w:t>
      </w:r>
    </w:p>
    <w:p w14:paraId="0AA0FBAC" w14:textId="77777777" w:rsidR="004C02EF" w:rsidRDefault="004C02EF" w:rsidP="004C02EF">
      <w:pPr>
        <w:pStyle w:val="Alg4"/>
        <w:numPr>
          <w:ilvl w:val="1"/>
          <w:numId w:val="382"/>
        </w:numPr>
      </w:pPr>
      <w:r>
        <w:t>Set the LexicalEnvironment to the same value as the LexicalEnvironment of the calling execution context.</w:t>
      </w:r>
    </w:p>
    <w:p w14:paraId="5CE3A583" w14:textId="77777777" w:rsidR="004C02EF" w:rsidRDefault="004C02EF" w:rsidP="004C02EF">
      <w:pPr>
        <w:pStyle w:val="Alg4"/>
        <w:numPr>
          <w:ilvl w:val="1"/>
          <w:numId w:val="382"/>
        </w:numPr>
      </w:pPr>
      <w:r>
        <w:t>Set the VariableEnvironment to the same value as the VariableEnvironment of the calling execution context.</w:t>
      </w:r>
    </w:p>
    <w:p w14:paraId="24517CFD" w14:textId="77777777" w:rsidR="004C02EF" w:rsidRDefault="004C02EF" w:rsidP="004C02EF">
      <w:pPr>
        <w:pStyle w:val="Alg4"/>
        <w:numPr>
          <w:ilvl w:val="0"/>
          <w:numId w:val="382"/>
        </w:numPr>
      </w:pPr>
      <w:r>
        <w:t>If the eval code is strict code, then</w:t>
      </w:r>
    </w:p>
    <w:p w14:paraId="6534CD0D" w14:textId="77777777" w:rsidR="004C02EF" w:rsidRDefault="004C02EF" w:rsidP="004C02EF">
      <w:pPr>
        <w:pStyle w:val="Alg4"/>
        <w:numPr>
          <w:ilvl w:val="1"/>
          <w:numId w:val="382"/>
        </w:numPr>
      </w:pPr>
      <w:r>
        <w:t xml:space="preserve">Let </w:t>
      </w:r>
      <w:r>
        <w:rPr>
          <w:i/>
        </w:rPr>
        <w:t>strictVarEnv</w:t>
      </w:r>
      <w:r>
        <w:t xml:space="preserve"> be the result of calling NewDeclarativeEnvironment</w:t>
      </w:r>
      <w:r w:rsidDel="008472DE">
        <w:t xml:space="preserve"> </w:t>
      </w:r>
      <w:r>
        <w:t xml:space="preserve"> passing the LexicalEnvironment as the argument.</w:t>
      </w:r>
    </w:p>
    <w:p w14:paraId="35AB4F14" w14:textId="77777777" w:rsidR="004C02EF" w:rsidRDefault="004C02EF" w:rsidP="004C02EF">
      <w:pPr>
        <w:pStyle w:val="Alg4"/>
        <w:numPr>
          <w:ilvl w:val="1"/>
          <w:numId w:val="382"/>
        </w:numPr>
      </w:pPr>
      <w:r>
        <w:t xml:space="preserve">Set the LexicalEnvironment to </w:t>
      </w:r>
      <w:r w:rsidRPr="00C46441">
        <w:rPr>
          <w:i/>
        </w:rPr>
        <w:t>strictVarEnv</w:t>
      </w:r>
      <w:r>
        <w:t>.</w:t>
      </w:r>
    </w:p>
    <w:p w14:paraId="08058690" w14:textId="77777777" w:rsidR="004C02EF" w:rsidRDefault="004C02EF" w:rsidP="004C02EF">
      <w:pPr>
        <w:pStyle w:val="Alg4"/>
        <w:numPr>
          <w:ilvl w:val="1"/>
          <w:numId w:val="382"/>
        </w:numPr>
      </w:pPr>
      <w:r>
        <w:t xml:space="preserve">Set the VariableEnvironment to </w:t>
      </w:r>
      <w:r>
        <w:rPr>
          <w:i/>
        </w:rPr>
        <w:t>strictVarEnv</w:t>
      </w:r>
      <w:r>
        <w:t>.</w:t>
      </w:r>
    </w:p>
    <w:p w14:paraId="5708030D" w14:textId="77777777" w:rsidR="004C02EF" w:rsidRDefault="004C02EF" w:rsidP="004C02EF">
      <w:pPr>
        <w:pStyle w:val="Alg4"/>
        <w:numPr>
          <w:ilvl w:val="0"/>
          <w:numId w:val="382"/>
        </w:numPr>
        <w:spacing w:after="240"/>
      </w:pPr>
      <w:r>
        <w:t>Perform Declaration Binding Instantiation as described in 10.5 using the eval code.</w:t>
      </w:r>
    </w:p>
    <w:p w14:paraId="6969E129" w14:textId="77777777" w:rsidR="004C02EF" w:rsidRDefault="004C02EF" w:rsidP="004C02EF">
      <w:pPr>
        <w:pStyle w:val="40"/>
        <w:numPr>
          <w:ilvl w:val="0"/>
          <w:numId w:val="0"/>
        </w:numPr>
      </w:pPr>
      <w:r>
        <w:t>10.4.2.1</w:t>
      </w:r>
      <w:r>
        <w:tab/>
        <w:t>Strict Mode Restrictions</w:t>
      </w:r>
    </w:p>
    <w:p w14:paraId="1DEFE120" w14:textId="77777777" w:rsidR="004C02EF" w:rsidRDefault="004C02EF" w:rsidP="004C02EF">
      <w:r>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14:paraId="169C4C70" w14:textId="77777777" w:rsidR="004C02EF" w:rsidRDefault="004C02EF" w:rsidP="00C623F2">
      <w:pPr>
        <w:pStyle w:val="30"/>
        <w:numPr>
          <w:ilvl w:val="0"/>
          <w:numId w:val="0"/>
        </w:numPr>
      </w:pPr>
      <w:bookmarkStart w:id="1741" w:name="_Toc235503384"/>
      <w:bookmarkStart w:id="1742" w:name="_Toc241509159"/>
      <w:bookmarkStart w:id="1743" w:name="_Toc244416646"/>
      <w:bookmarkStart w:id="1744" w:name="_Toc276631010"/>
      <w:bookmarkStart w:id="1745" w:name="_Toc178387020"/>
      <w:r>
        <w:t>10.4.3</w:t>
      </w:r>
      <w:r>
        <w:tab/>
        <w:t>Entering Function Code</w:t>
      </w:r>
      <w:bookmarkEnd w:id="1741"/>
      <w:bookmarkEnd w:id="1742"/>
      <w:bookmarkEnd w:id="1743"/>
      <w:bookmarkEnd w:id="1744"/>
      <w:bookmarkEnd w:id="1745"/>
    </w:p>
    <w:p w14:paraId="052D26EE" w14:textId="77777777" w:rsidR="004C02EF" w:rsidRDefault="004C02EF" w:rsidP="004C02EF">
      <w:r>
        <w:t xml:space="preserve">The following steps are performed when control enters the execution context for function code contained in function object </w:t>
      </w:r>
      <w:r w:rsidRPr="00E32218">
        <w:rPr>
          <w:rFonts w:ascii="Times New Roman" w:hAnsi="Times New Roman"/>
          <w:i/>
        </w:rPr>
        <w:t>F</w:t>
      </w:r>
      <w:r>
        <w:t xml:space="preserve">, a caller provided </w:t>
      </w:r>
      <w:r w:rsidRPr="00E32218">
        <w:rPr>
          <w:rFonts w:ascii="Times New Roman" w:hAnsi="Times New Roman"/>
          <w:i/>
        </w:rPr>
        <w:t>thisArg</w:t>
      </w:r>
      <w:r>
        <w:t xml:space="preserve">, and a caller provided </w:t>
      </w:r>
      <w:r w:rsidRPr="00E32218">
        <w:rPr>
          <w:rFonts w:ascii="Times New Roman" w:hAnsi="Times New Roman"/>
          <w:i/>
        </w:rPr>
        <w:t>argumentsList</w:t>
      </w:r>
      <w:r>
        <w:t>:</w:t>
      </w:r>
    </w:p>
    <w:p w14:paraId="303B1B74" w14:textId="77777777" w:rsidR="004C02EF" w:rsidRDefault="004C02EF" w:rsidP="004C02EF">
      <w:pPr>
        <w:pStyle w:val="Alg4"/>
        <w:numPr>
          <w:ilvl w:val="0"/>
          <w:numId w:val="383"/>
        </w:numPr>
        <w:tabs>
          <w:tab w:val="left" w:pos="720"/>
        </w:tabs>
      </w:pPr>
      <w:r>
        <w:t xml:space="preserve">If the function code is strict code, set the ThisBinding to </w:t>
      </w:r>
      <w:r>
        <w:rPr>
          <w:i/>
        </w:rPr>
        <w:t>thisArg</w:t>
      </w:r>
      <w:r>
        <w:t>.</w:t>
      </w:r>
    </w:p>
    <w:p w14:paraId="6699044F" w14:textId="77777777" w:rsidR="004C02EF" w:rsidRDefault="004C02EF" w:rsidP="004C02EF">
      <w:pPr>
        <w:pStyle w:val="Alg4"/>
        <w:numPr>
          <w:ilvl w:val="0"/>
          <w:numId w:val="383"/>
        </w:numPr>
        <w:tabs>
          <w:tab w:val="left" w:pos="720"/>
        </w:tabs>
      </w:pPr>
      <w:r>
        <w:t xml:space="preserve">Else if </w:t>
      </w:r>
      <w:r>
        <w:rPr>
          <w:i/>
        </w:rPr>
        <w:t>thisArg</w:t>
      </w:r>
      <w:r>
        <w:t xml:space="preserve"> is </w:t>
      </w:r>
      <w:r>
        <w:rPr>
          <w:b/>
        </w:rPr>
        <w:t>null</w:t>
      </w:r>
      <w:r>
        <w:t xml:space="preserve"> or </w:t>
      </w:r>
      <w:r>
        <w:rPr>
          <w:b/>
        </w:rPr>
        <w:t>undefined</w:t>
      </w:r>
      <w:r>
        <w:t>, set the ThisBinding to the global object.</w:t>
      </w:r>
    </w:p>
    <w:p w14:paraId="17473C5E" w14:textId="77777777" w:rsidR="004C02EF" w:rsidRDefault="004C02EF" w:rsidP="004C02EF">
      <w:pPr>
        <w:pStyle w:val="Alg4"/>
        <w:numPr>
          <w:ilvl w:val="0"/>
          <w:numId w:val="383"/>
        </w:numPr>
        <w:tabs>
          <w:tab w:val="left" w:pos="720"/>
        </w:tabs>
      </w:pPr>
      <w:r>
        <w:t>Else if Type(</w:t>
      </w:r>
      <w:r>
        <w:rPr>
          <w:i/>
        </w:rPr>
        <w:t>thisArg</w:t>
      </w:r>
      <w:r w:rsidRPr="002543A5">
        <w:t>)</w:t>
      </w:r>
      <w:r>
        <w:t xml:space="preserve"> is not Object, set the ThisBinding to ToObject(</w:t>
      </w:r>
      <w:r>
        <w:rPr>
          <w:i/>
        </w:rPr>
        <w:t>thisArg</w:t>
      </w:r>
      <w:r>
        <w:t>).</w:t>
      </w:r>
    </w:p>
    <w:p w14:paraId="22E3AAAE" w14:textId="77777777" w:rsidR="004C02EF" w:rsidRDefault="004C02EF" w:rsidP="004C02EF">
      <w:pPr>
        <w:pStyle w:val="Alg4"/>
        <w:numPr>
          <w:ilvl w:val="0"/>
          <w:numId w:val="383"/>
        </w:numPr>
        <w:tabs>
          <w:tab w:val="left" w:pos="720"/>
        </w:tabs>
      </w:pPr>
      <w:r>
        <w:t xml:space="preserve">Else set the ThisBinding to </w:t>
      </w:r>
      <w:r>
        <w:rPr>
          <w:i/>
        </w:rPr>
        <w:t>thisArg</w:t>
      </w:r>
      <w:r>
        <w:t>.</w:t>
      </w:r>
    </w:p>
    <w:p w14:paraId="1317A876" w14:textId="77777777" w:rsidR="004C02EF" w:rsidRDefault="004C02EF" w:rsidP="004C02EF">
      <w:pPr>
        <w:pStyle w:val="Alg4"/>
        <w:numPr>
          <w:ilvl w:val="0"/>
          <w:numId w:val="383"/>
        </w:numPr>
        <w:tabs>
          <w:tab w:val="left" w:pos="720"/>
        </w:tabs>
      </w:pPr>
      <w:r>
        <w:t xml:space="preserve">Let </w:t>
      </w:r>
      <w:r>
        <w:rPr>
          <w:i/>
        </w:rPr>
        <w:t>localEnv</w:t>
      </w:r>
      <w:r>
        <w:t xml:space="preserve"> be the result of calling NewDeclarativeEnvironment</w:t>
      </w:r>
      <w:r w:rsidDel="008472DE">
        <w:t xml:space="preserve"> </w:t>
      </w:r>
      <w:r>
        <w:t xml:space="preserve"> passing the value of the [[Scope]] internal property of </w:t>
      </w:r>
      <w:r>
        <w:rPr>
          <w:i/>
        </w:rPr>
        <w:t>F</w:t>
      </w:r>
      <w:r>
        <w:t xml:space="preserve"> as the argument.</w:t>
      </w:r>
    </w:p>
    <w:p w14:paraId="0DA662C7" w14:textId="77777777" w:rsidR="004C02EF" w:rsidRDefault="004C02EF" w:rsidP="004C02EF">
      <w:pPr>
        <w:pStyle w:val="Alg4"/>
        <w:numPr>
          <w:ilvl w:val="0"/>
          <w:numId w:val="383"/>
        </w:numPr>
        <w:tabs>
          <w:tab w:val="left" w:pos="720"/>
        </w:tabs>
      </w:pPr>
      <w:r>
        <w:t xml:space="preserve">Set the LexicalEnvironment to </w:t>
      </w:r>
      <w:r>
        <w:rPr>
          <w:i/>
        </w:rPr>
        <w:t>localEnv</w:t>
      </w:r>
      <w:r>
        <w:t>.</w:t>
      </w:r>
    </w:p>
    <w:p w14:paraId="432830B4" w14:textId="77777777" w:rsidR="004C02EF" w:rsidRDefault="004C02EF" w:rsidP="004C02EF">
      <w:pPr>
        <w:pStyle w:val="Alg4"/>
        <w:numPr>
          <w:ilvl w:val="0"/>
          <w:numId w:val="383"/>
        </w:numPr>
        <w:tabs>
          <w:tab w:val="left" w:pos="720"/>
        </w:tabs>
      </w:pPr>
      <w:r>
        <w:t xml:space="preserve">Set the VariableEnvironment to </w:t>
      </w:r>
      <w:r>
        <w:rPr>
          <w:i/>
        </w:rPr>
        <w:t>localEnv</w:t>
      </w:r>
      <w:r>
        <w:t>.</w:t>
      </w:r>
    </w:p>
    <w:p w14:paraId="77E13D02" w14:textId="77777777" w:rsidR="004C02EF" w:rsidRDefault="004C02EF" w:rsidP="004C02EF">
      <w:pPr>
        <w:pStyle w:val="Alg4"/>
        <w:numPr>
          <w:ilvl w:val="0"/>
          <w:numId w:val="383"/>
        </w:numPr>
        <w:tabs>
          <w:tab w:val="left" w:pos="720"/>
        </w:tabs>
      </w:pPr>
      <w:r>
        <w:t xml:space="preserve">Let </w:t>
      </w:r>
      <w:r>
        <w:rPr>
          <w:i/>
        </w:rPr>
        <w:t>code</w:t>
      </w:r>
      <w:r>
        <w:t xml:space="preserve"> be the value of </w:t>
      </w:r>
      <w:r w:rsidRPr="00333958">
        <w:rPr>
          <w:i/>
        </w:rPr>
        <w:t>F</w:t>
      </w:r>
      <w:r>
        <w:t>’s [[Code]] internal property.</w:t>
      </w:r>
    </w:p>
    <w:p w14:paraId="16EE6AD8" w14:textId="77777777" w:rsidR="004C02EF" w:rsidRDefault="004C02EF" w:rsidP="004C02EF">
      <w:pPr>
        <w:pStyle w:val="Alg4"/>
        <w:numPr>
          <w:ilvl w:val="0"/>
          <w:numId w:val="383"/>
        </w:numPr>
        <w:tabs>
          <w:tab w:val="left" w:pos="720"/>
        </w:tabs>
        <w:spacing w:after="220"/>
      </w:pPr>
      <w:r>
        <w:t xml:space="preserve">Perform Declaration Binding Instantiation using the function code </w:t>
      </w:r>
      <w:r>
        <w:rPr>
          <w:i/>
        </w:rPr>
        <w:t>code</w:t>
      </w:r>
      <w:r>
        <w:t xml:space="preserve"> and </w:t>
      </w:r>
      <w:r>
        <w:rPr>
          <w:i/>
        </w:rPr>
        <w:t>argumentsList</w:t>
      </w:r>
      <w:r>
        <w:t xml:space="preserve"> as described in 10.5.</w:t>
      </w:r>
    </w:p>
    <w:p w14:paraId="53859059" w14:textId="77777777" w:rsidR="004C02EF" w:rsidRDefault="004C02EF" w:rsidP="00C623F2">
      <w:pPr>
        <w:pStyle w:val="20"/>
        <w:numPr>
          <w:ilvl w:val="0"/>
          <w:numId w:val="0"/>
        </w:numPr>
      </w:pPr>
      <w:bookmarkStart w:id="1746" w:name="_Toc235503385"/>
      <w:bookmarkStart w:id="1747" w:name="_Toc241509160"/>
      <w:bookmarkStart w:id="1748" w:name="_Toc244416647"/>
      <w:bookmarkStart w:id="1749" w:name="_Toc276631011"/>
      <w:bookmarkStart w:id="1750" w:name="_Toc178387021"/>
      <w:r>
        <w:t>10.5</w:t>
      </w:r>
      <w:r>
        <w:tab/>
        <w:t>Declaration Binding Instantiation</w:t>
      </w:r>
      <w:bookmarkEnd w:id="1746"/>
      <w:bookmarkEnd w:id="1747"/>
      <w:bookmarkEnd w:id="1748"/>
      <w:bookmarkEnd w:id="1749"/>
      <w:bookmarkEnd w:id="1750"/>
    </w:p>
    <w:p w14:paraId="45FF82CB" w14:textId="77777777" w:rsidR="004C02EF" w:rsidRDefault="004C02EF" w:rsidP="004C02EF">
      <w:r>
        <w: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t>
      </w:r>
    </w:p>
    <w:p w14:paraId="76498520" w14:textId="77777777" w:rsidR="004C02EF" w:rsidRDefault="004C02EF" w:rsidP="004C02EF">
      <w:r>
        <w:t xml:space="preserve">Which Environment Record is used to bind a declaration and its kind depends upon the type of ECMAScript code executed by the execution context, but the remainder of the behaviour is generic. On entering an execution context, bindings are created in the VariableEnvironment as follows using the caller provided </w:t>
      </w:r>
      <w:r w:rsidRPr="00E32218">
        <w:rPr>
          <w:rFonts w:ascii="Times New Roman" w:hAnsi="Times New Roman"/>
          <w:i/>
        </w:rPr>
        <w:t xml:space="preserve">code </w:t>
      </w:r>
      <w:r>
        <w:t xml:space="preserve">and, if it is function code, argument List </w:t>
      </w:r>
      <w:r w:rsidRPr="00E32218">
        <w:rPr>
          <w:rFonts w:ascii="Times New Roman" w:hAnsi="Times New Roman"/>
          <w:i/>
        </w:rPr>
        <w:t>args</w:t>
      </w:r>
      <w:r>
        <w:t>:</w:t>
      </w:r>
    </w:p>
    <w:p w14:paraId="7D852597" w14:textId="77777777" w:rsidR="004C02EF" w:rsidRDefault="004C02EF" w:rsidP="004C02EF">
      <w:pPr>
        <w:pStyle w:val="Alg4"/>
        <w:numPr>
          <w:ilvl w:val="0"/>
          <w:numId w:val="405"/>
        </w:numPr>
      </w:pPr>
      <w:r>
        <w:t xml:space="preserve">Let </w:t>
      </w:r>
      <w:r>
        <w:rPr>
          <w:i/>
        </w:rPr>
        <w:t>env</w:t>
      </w:r>
      <w:r>
        <w:t xml:space="preserve"> be the environment record component of the running execution context’s VariableEnvironment.</w:t>
      </w:r>
    </w:p>
    <w:p w14:paraId="7800138E" w14:textId="77777777" w:rsidR="004C02EF" w:rsidRDefault="004C02EF" w:rsidP="004C02EF">
      <w:pPr>
        <w:pStyle w:val="Alg4"/>
        <w:numPr>
          <w:ilvl w:val="0"/>
          <w:numId w:val="405"/>
        </w:numPr>
      </w:pPr>
      <w:r>
        <w:t xml:space="preserve">If </w:t>
      </w:r>
      <w:r w:rsidRPr="00EE019A">
        <w:rPr>
          <w:i/>
        </w:rPr>
        <w:t>code</w:t>
      </w:r>
      <w:r>
        <w:t xml:space="preserve"> is eval code, then let </w:t>
      </w:r>
      <w:r w:rsidRPr="00EE019A">
        <w:rPr>
          <w:i/>
        </w:rPr>
        <w:t>configurableBindings</w:t>
      </w:r>
      <w:r>
        <w:t xml:space="preserve"> be </w:t>
      </w:r>
      <w:r w:rsidRPr="00E5069A">
        <w:rPr>
          <w:b/>
        </w:rPr>
        <w:t>true</w:t>
      </w:r>
      <w:r>
        <w:t xml:space="preserve"> else let </w:t>
      </w:r>
      <w:r w:rsidRPr="00EE019A">
        <w:rPr>
          <w:i/>
        </w:rPr>
        <w:t>configurableBindings</w:t>
      </w:r>
      <w:r>
        <w:t xml:space="preserve"> be </w:t>
      </w:r>
      <w:r w:rsidRPr="00E5069A">
        <w:rPr>
          <w:b/>
        </w:rPr>
        <w:t>false</w:t>
      </w:r>
      <w:r>
        <w:t>.</w:t>
      </w:r>
    </w:p>
    <w:p w14:paraId="35FB189C" w14:textId="77777777" w:rsidR="004C02EF" w:rsidRDefault="004C02EF" w:rsidP="004C02EF">
      <w:pPr>
        <w:pStyle w:val="Alg4"/>
        <w:numPr>
          <w:ilvl w:val="0"/>
          <w:numId w:val="405"/>
        </w:numPr>
      </w:pPr>
      <w:r>
        <w:t xml:space="preserve">If </w:t>
      </w:r>
      <w:r w:rsidRPr="00E5069A">
        <w:rPr>
          <w:i/>
        </w:rPr>
        <w:t xml:space="preserve">code </w:t>
      </w:r>
      <w:r>
        <w:t xml:space="preserve">is strict </w:t>
      </w:r>
      <w:del w:id="1751" w:author="Allen Wirfs-Brock rev2" w:date="2011-07-23T17:40:00Z">
        <w:r w:rsidDel="001C6F19">
          <w:delText xml:space="preserve">mode </w:delText>
        </w:r>
      </w:del>
      <w:r>
        <w:t xml:space="preserve">code, then let </w:t>
      </w:r>
      <w:r>
        <w:rPr>
          <w:i/>
        </w:rPr>
        <w:t>strict</w:t>
      </w:r>
      <w:r>
        <w:t xml:space="preserve"> be </w:t>
      </w:r>
      <w:r w:rsidRPr="00E5069A">
        <w:rPr>
          <w:b/>
        </w:rPr>
        <w:t>true</w:t>
      </w:r>
      <w:r>
        <w:t xml:space="preserve"> else let </w:t>
      </w:r>
      <w:r>
        <w:rPr>
          <w:i/>
        </w:rPr>
        <w:t>strict</w:t>
      </w:r>
      <w:r>
        <w:t xml:space="preserve"> be </w:t>
      </w:r>
      <w:r w:rsidRPr="00E5069A">
        <w:rPr>
          <w:b/>
        </w:rPr>
        <w:t>false</w:t>
      </w:r>
      <w:r>
        <w:t>.</w:t>
      </w:r>
    </w:p>
    <w:p w14:paraId="7CEBF368" w14:textId="77777777" w:rsidR="004C02EF" w:rsidRDefault="004C02EF" w:rsidP="004C02EF">
      <w:pPr>
        <w:pStyle w:val="Alg4"/>
        <w:numPr>
          <w:ilvl w:val="0"/>
          <w:numId w:val="405"/>
        </w:numPr>
      </w:pPr>
      <w:r>
        <w:t xml:space="preserve">If </w:t>
      </w:r>
      <w:r w:rsidRPr="001F6C29">
        <w:rPr>
          <w:i/>
        </w:rPr>
        <w:t xml:space="preserve">code </w:t>
      </w:r>
      <w:r>
        <w:t>is function code, then</w:t>
      </w:r>
    </w:p>
    <w:p w14:paraId="02E5DBB7" w14:textId="77777777" w:rsidR="004C02EF" w:rsidRDefault="004C02EF" w:rsidP="004C02EF">
      <w:pPr>
        <w:pStyle w:val="Alg4"/>
        <w:numPr>
          <w:ilvl w:val="1"/>
          <w:numId w:val="405"/>
        </w:numPr>
      </w:pPr>
      <w:r>
        <w:t xml:space="preserve">Let </w:t>
      </w:r>
      <w:r w:rsidRPr="000B2726">
        <w:rPr>
          <w:i/>
        </w:rPr>
        <w:t xml:space="preserve">func </w:t>
      </w:r>
      <w:r>
        <w:t xml:space="preserve">be the function whose [[Call]] internal method initiated execution of </w:t>
      </w:r>
      <w:r w:rsidRPr="000B2726">
        <w:rPr>
          <w:i/>
        </w:rPr>
        <w:t>code</w:t>
      </w:r>
      <w:r>
        <w:t xml:space="preserve">. Let </w:t>
      </w:r>
      <w:r>
        <w:rPr>
          <w:i/>
        </w:rPr>
        <w:t>names</w:t>
      </w:r>
      <w:r>
        <w:t xml:space="preserve"> be the value of </w:t>
      </w:r>
      <w:r w:rsidRPr="001F6C29">
        <w:rPr>
          <w:i/>
        </w:rPr>
        <w:t>func</w:t>
      </w:r>
      <w:r>
        <w:t xml:space="preserve">’s [[FormalParameters]] internal property.  </w:t>
      </w:r>
    </w:p>
    <w:p w14:paraId="472AA391" w14:textId="77777777" w:rsidR="004C02EF" w:rsidRDefault="004C02EF" w:rsidP="004C02EF">
      <w:pPr>
        <w:pStyle w:val="Alg4"/>
        <w:numPr>
          <w:ilvl w:val="1"/>
          <w:numId w:val="405"/>
        </w:numPr>
      </w:pPr>
      <w:r>
        <w:t xml:space="preserve">Let </w:t>
      </w:r>
      <w:r>
        <w:rPr>
          <w:i/>
        </w:rPr>
        <w:t>argCount</w:t>
      </w:r>
      <w:r>
        <w:t xml:space="preserve"> be the number of elements in </w:t>
      </w:r>
      <w:r>
        <w:rPr>
          <w:i/>
        </w:rPr>
        <w:t>args</w:t>
      </w:r>
      <w:r>
        <w:t>.</w:t>
      </w:r>
    </w:p>
    <w:p w14:paraId="49D1D256" w14:textId="77777777" w:rsidR="004C02EF" w:rsidRDefault="004C02EF" w:rsidP="004C02EF">
      <w:pPr>
        <w:pStyle w:val="Alg4"/>
        <w:numPr>
          <w:ilvl w:val="1"/>
          <w:numId w:val="405"/>
        </w:numPr>
      </w:pPr>
      <w:r>
        <w:t xml:space="preserve">Let </w:t>
      </w:r>
      <w:r>
        <w:rPr>
          <w:i/>
        </w:rPr>
        <w:t>n</w:t>
      </w:r>
      <w:r>
        <w:t xml:space="preserve"> be the number 0.</w:t>
      </w:r>
    </w:p>
    <w:p w14:paraId="117F03DD" w14:textId="77777777" w:rsidR="004C02EF" w:rsidRDefault="004C02EF" w:rsidP="004C02EF">
      <w:pPr>
        <w:pStyle w:val="Alg4"/>
        <w:numPr>
          <w:ilvl w:val="1"/>
          <w:numId w:val="405"/>
        </w:numPr>
      </w:pPr>
      <w:r>
        <w:t xml:space="preserve">For each String </w:t>
      </w:r>
      <w:r>
        <w:rPr>
          <w:i/>
        </w:rPr>
        <w:t>argName</w:t>
      </w:r>
      <w:r>
        <w:t xml:space="preserve"> in </w:t>
      </w:r>
      <w:r>
        <w:rPr>
          <w:i/>
        </w:rPr>
        <w:t>names</w:t>
      </w:r>
      <w:r>
        <w:t>, in list order do</w:t>
      </w:r>
    </w:p>
    <w:p w14:paraId="50C3E7DC" w14:textId="77777777" w:rsidR="004C02EF" w:rsidRDefault="004C02EF" w:rsidP="004C02EF">
      <w:pPr>
        <w:pStyle w:val="Alg4"/>
        <w:numPr>
          <w:ilvl w:val="2"/>
          <w:numId w:val="405"/>
        </w:numPr>
      </w:pPr>
      <w:r>
        <w:t xml:space="preserve">Let </w:t>
      </w:r>
      <w:r>
        <w:rPr>
          <w:i/>
        </w:rPr>
        <w:t>n</w:t>
      </w:r>
      <w:r>
        <w:t xml:space="preserve"> be the current value of </w:t>
      </w:r>
      <w:r>
        <w:rPr>
          <w:i/>
        </w:rPr>
        <w:t>n</w:t>
      </w:r>
      <w:r>
        <w:t xml:space="preserve"> plus 1.</w:t>
      </w:r>
    </w:p>
    <w:p w14:paraId="06A2D411" w14:textId="77777777" w:rsidR="004C02EF" w:rsidRDefault="004C02EF" w:rsidP="004C02EF">
      <w:pPr>
        <w:pStyle w:val="Alg4"/>
        <w:numPr>
          <w:ilvl w:val="2"/>
          <w:numId w:val="405"/>
        </w:numPr>
      </w:pPr>
      <w:r>
        <w:t xml:space="preserve">If </w:t>
      </w:r>
      <w:r>
        <w:rPr>
          <w:i/>
        </w:rPr>
        <w:t>n</w:t>
      </w:r>
      <w:r>
        <w:t xml:space="preserve"> is greater than </w:t>
      </w:r>
      <w:r w:rsidRPr="000B2726">
        <w:rPr>
          <w:i/>
        </w:rPr>
        <w:t>argCount</w:t>
      </w:r>
      <w:r>
        <w:t xml:space="preserve">, let </w:t>
      </w:r>
      <w:r>
        <w:rPr>
          <w:i/>
        </w:rPr>
        <w:t>v</w:t>
      </w:r>
      <w:r>
        <w:t xml:space="preserve"> be </w:t>
      </w:r>
      <w:r>
        <w:rPr>
          <w:b/>
        </w:rPr>
        <w:t>undefined</w:t>
      </w:r>
      <w:r>
        <w:t xml:space="preserve"> otherwise let </w:t>
      </w:r>
      <w:r>
        <w:rPr>
          <w:i/>
        </w:rPr>
        <w:t>v</w:t>
      </w:r>
      <w:r>
        <w:t xml:space="preserve"> be the value of the </w:t>
      </w:r>
      <w:r>
        <w:rPr>
          <w:i/>
        </w:rPr>
        <w:t>n</w:t>
      </w:r>
      <w:r>
        <w:t xml:space="preserve">’th element of </w:t>
      </w:r>
      <w:r>
        <w:rPr>
          <w:i/>
        </w:rPr>
        <w:t>args</w:t>
      </w:r>
      <w:r>
        <w:t>.</w:t>
      </w:r>
    </w:p>
    <w:p w14:paraId="2FAE4E4B" w14:textId="77777777" w:rsidR="004C02EF" w:rsidRDefault="004C02EF" w:rsidP="004C02EF">
      <w:pPr>
        <w:pStyle w:val="Alg4"/>
        <w:numPr>
          <w:ilvl w:val="2"/>
          <w:numId w:val="405"/>
        </w:numPr>
      </w:pPr>
      <w:r>
        <w:t xml:space="preserve">Let </w:t>
      </w:r>
      <w:r w:rsidRPr="00EB18CA">
        <w:rPr>
          <w:i/>
        </w:rPr>
        <w:t xml:space="preserve">argAlreadyDeclared </w:t>
      </w:r>
      <w:r>
        <w:t xml:space="preserve">be the result of calling </w:t>
      </w:r>
      <w:r>
        <w:rPr>
          <w:i/>
        </w:rPr>
        <w:t>env’s</w:t>
      </w:r>
      <w:r>
        <w:t xml:space="preserve"> HasBinding concrete method passing </w:t>
      </w:r>
      <w:r>
        <w:rPr>
          <w:i/>
        </w:rPr>
        <w:t>argName</w:t>
      </w:r>
      <w:r>
        <w:t xml:space="preserve"> as the argument.</w:t>
      </w:r>
    </w:p>
    <w:p w14:paraId="4CFE5CFA" w14:textId="77777777" w:rsidR="00BC546A" w:rsidRDefault="004C02EF" w:rsidP="004C02EF">
      <w:pPr>
        <w:pStyle w:val="Alg4"/>
        <w:numPr>
          <w:ilvl w:val="2"/>
          <w:numId w:val="405"/>
        </w:numPr>
        <w:rPr>
          <w:ins w:id="1752" w:author="Rev 3 Allen Wirfs-Brock" w:date="2011-08-30T17:51:00Z"/>
        </w:rPr>
      </w:pPr>
      <w:r>
        <w:t xml:space="preserve">If </w:t>
      </w:r>
      <w:r w:rsidRPr="00EB18CA">
        <w:rPr>
          <w:i/>
        </w:rPr>
        <w:t xml:space="preserve">argAlreadyDeclared </w:t>
      </w:r>
      <w:r>
        <w:t xml:space="preserve">is </w:t>
      </w:r>
      <w:r>
        <w:rPr>
          <w:b/>
        </w:rPr>
        <w:t>false</w:t>
      </w:r>
      <w:r>
        <w:t xml:space="preserve">, </w:t>
      </w:r>
      <w:ins w:id="1753" w:author="Rev 3 Allen Wirfs-Brock" w:date="2011-08-30T17:51:00Z">
        <w:r w:rsidR="00BC546A">
          <w:t>then</w:t>
        </w:r>
      </w:ins>
    </w:p>
    <w:p w14:paraId="5541B278" w14:textId="77777777" w:rsidR="004C02EF" w:rsidRDefault="004C02EF" w:rsidP="00FA52F8">
      <w:pPr>
        <w:pStyle w:val="Alg4"/>
        <w:numPr>
          <w:ilvl w:val="3"/>
          <w:numId w:val="405"/>
        </w:numPr>
      </w:pPr>
      <w:del w:id="1754" w:author="Rev 3 Allen Wirfs-Brock" w:date="2011-08-30T17:51:00Z">
        <w:r w:rsidDel="00BC546A">
          <w:delText xml:space="preserve">call </w:delText>
        </w:r>
      </w:del>
      <w:ins w:id="1755" w:author="Rev 3 Allen Wirfs-Brock" w:date="2011-08-30T17:51:00Z">
        <w:r w:rsidR="00BC546A">
          <w:t xml:space="preserve">Call </w:t>
        </w:r>
      </w:ins>
      <w:r>
        <w:rPr>
          <w:i/>
        </w:rPr>
        <w:t>env’s</w:t>
      </w:r>
      <w:r>
        <w:t xml:space="preserve"> CreateMutableBinding concrete method passing </w:t>
      </w:r>
      <w:r>
        <w:rPr>
          <w:i/>
        </w:rPr>
        <w:t>argName</w:t>
      </w:r>
      <w:r>
        <w:t xml:space="preserve"> as the argument.</w:t>
      </w:r>
    </w:p>
    <w:p w14:paraId="546882A7" w14:textId="77777777" w:rsidR="00BC546A" w:rsidRDefault="00BC546A" w:rsidP="00FA52F8">
      <w:pPr>
        <w:pStyle w:val="Alg4"/>
        <w:numPr>
          <w:ilvl w:val="3"/>
          <w:numId w:val="405"/>
        </w:numPr>
        <w:rPr>
          <w:ins w:id="1756" w:author="Rev 3 Allen Wirfs-Brock" w:date="2011-08-30T17:52:00Z"/>
        </w:rPr>
      </w:pPr>
      <w:ins w:id="1757" w:author="Rev 3 Allen Wirfs-Brock" w:date="2011-08-30T17:52:00Z">
        <w:r>
          <w:t xml:space="preserve">Call </w:t>
        </w:r>
        <w:r w:rsidRPr="000339C6">
          <w:rPr>
            <w:i/>
          </w:rPr>
          <w:t>env</w:t>
        </w:r>
        <w:r>
          <w:t>’s InitializeBinding concrete method passing</w:t>
        </w:r>
      </w:ins>
      <w:ins w:id="1758" w:author="Rev 3 Allen Wirfs-Brock" w:date="2011-08-30T17:53:00Z">
        <w:r>
          <w:t xml:space="preserve"> </w:t>
        </w:r>
        <w:r>
          <w:rPr>
            <w:i/>
          </w:rPr>
          <w:t>argName</w:t>
        </w:r>
        <w:r>
          <w:t xml:space="preserve">, and </w:t>
        </w:r>
        <w:r w:rsidRPr="00FA52F8">
          <w:rPr>
            <w:b/>
          </w:rPr>
          <w:t>undefined</w:t>
        </w:r>
        <w:r>
          <w:t xml:space="preserve"> as the arguments.</w:t>
        </w:r>
      </w:ins>
    </w:p>
    <w:p w14:paraId="4869316F" w14:textId="77777777" w:rsidR="004C02EF" w:rsidRDefault="004C02EF" w:rsidP="004C02EF">
      <w:pPr>
        <w:pStyle w:val="Alg4"/>
        <w:numPr>
          <w:ilvl w:val="2"/>
          <w:numId w:val="405"/>
        </w:numPr>
      </w:pPr>
      <w:r>
        <w:t xml:space="preserve">Call </w:t>
      </w:r>
      <w:r>
        <w:rPr>
          <w:i/>
        </w:rPr>
        <w:t>env’s</w:t>
      </w:r>
      <w:r>
        <w:t xml:space="preserve"> SetMutableBinding concrete method passing </w:t>
      </w:r>
      <w:r>
        <w:rPr>
          <w:i/>
        </w:rPr>
        <w:t>argName</w:t>
      </w:r>
      <w:r>
        <w:t xml:space="preserve">, </w:t>
      </w:r>
      <w:r>
        <w:rPr>
          <w:i/>
        </w:rPr>
        <w:t>v</w:t>
      </w:r>
      <w:r>
        <w:t xml:space="preserve">, and </w:t>
      </w:r>
      <w:r>
        <w:rPr>
          <w:i/>
        </w:rPr>
        <w:t>strict</w:t>
      </w:r>
      <w:r>
        <w:t xml:space="preserve"> as the arguments.</w:t>
      </w:r>
    </w:p>
    <w:p w14:paraId="069A5754" w14:textId="77777777" w:rsidR="004C02EF" w:rsidRDefault="004C02EF" w:rsidP="004C02EF">
      <w:pPr>
        <w:pStyle w:val="Alg4"/>
        <w:numPr>
          <w:ilvl w:val="0"/>
          <w:numId w:val="405"/>
        </w:numPr>
      </w:pPr>
      <w:r>
        <w:t xml:space="preserve">For each </w:t>
      </w:r>
      <w:r>
        <w:rPr>
          <w:i/>
        </w:rPr>
        <w:t>FunctionDeclaration</w:t>
      </w:r>
      <w:r>
        <w:t xml:space="preserve"> </w:t>
      </w:r>
      <w:r>
        <w:rPr>
          <w:i/>
        </w:rPr>
        <w:t>f</w:t>
      </w:r>
      <w:r>
        <w:t xml:space="preserve"> in </w:t>
      </w:r>
      <w:r w:rsidRPr="00FE0A6B">
        <w:rPr>
          <w:i/>
        </w:rPr>
        <w:t>code</w:t>
      </w:r>
      <w:r>
        <w:t>, in source text order do</w:t>
      </w:r>
    </w:p>
    <w:p w14:paraId="6A14E97C" w14:textId="77777777" w:rsidR="004C02EF" w:rsidRDefault="004C02EF" w:rsidP="004C02EF">
      <w:pPr>
        <w:pStyle w:val="Alg4"/>
        <w:numPr>
          <w:ilvl w:val="1"/>
          <w:numId w:val="405"/>
        </w:numPr>
        <w:rPr>
          <w:i/>
        </w:rPr>
      </w:pPr>
      <w:r>
        <w:t xml:space="preserve">Let </w:t>
      </w:r>
      <w:r>
        <w:rPr>
          <w:i/>
        </w:rPr>
        <w:t>fn</w:t>
      </w:r>
      <w:r>
        <w:t xml:space="preserve"> be the </w:t>
      </w:r>
      <w:r>
        <w:rPr>
          <w:i/>
        </w:rPr>
        <w:t>Identifier</w:t>
      </w:r>
      <w:r>
        <w:t xml:space="preserve"> in </w:t>
      </w:r>
      <w:r>
        <w:rPr>
          <w:i/>
        </w:rPr>
        <w:t>FunctionDeclaration</w:t>
      </w:r>
      <w:r>
        <w:t xml:space="preserve"> </w:t>
      </w:r>
      <w:r>
        <w:rPr>
          <w:i/>
        </w:rPr>
        <w:t>f.</w:t>
      </w:r>
    </w:p>
    <w:p w14:paraId="3F4E2E30" w14:textId="77777777" w:rsidR="004C02EF" w:rsidRDefault="004C02EF" w:rsidP="004C02EF">
      <w:pPr>
        <w:pStyle w:val="Alg4"/>
        <w:numPr>
          <w:ilvl w:val="1"/>
          <w:numId w:val="405"/>
        </w:numPr>
      </w:pPr>
      <w:r>
        <w:t xml:space="preserve">Let </w:t>
      </w:r>
      <w:r>
        <w:rPr>
          <w:i/>
        </w:rPr>
        <w:t>fo</w:t>
      </w:r>
      <w:r>
        <w:t xml:space="preserve"> be the result of instantiating </w:t>
      </w:r>
      <w:r w:rsidRPr="00EB18CA">
        <w:rPr>
          <w:i/>
        </w:rPr>
        <w:t xml:space="preserve">FunctionDeclaration f </w:t>
      </w:r>
      <w:r>
        <w:t>as described in Clause 13.</w:t>
      </w:r>
    </w:p>
    <w:p w14:paraId="354EAFBF" w14:textId="77777777" w:rsidR="004C02EF" w:rsidRDefault="004C02EF" w:rsidP="004C02EF">
      <w:pPr>
        <w:pStyle w:val="Alg4"/>
        <w:numPr>
          <w:ilvl w:val="1"/>
          <w:numId w:val="405"/>
        </w:numPr>
      </w:pPr>
      <w:r>
        <w:t xml:space="preserve">Let </w:t>
      </w:r>
      <w:r w:rsidRPr="00B67E6C">
        <w:rPr>
          <w:i/>
        </w:rPr>
        <w:t xml:space="preserve">funcAlreadyDeclared </w:t>
      </w:r>
      <w:r>
        <w:t xml:space="preserve">be the result of calling </w:t>
      </w:r>
      <w:r>
        <w:rPr>
          <w:i/>
        </w:rPr>
        <w:t>env’s</w:t>
      </w:r>
      <w:r>
        <w:t xml:space="preserve"> HasBinding concrete method passing </w:t>
      </w:r>
      <w:r>
        <w:rPr>
          <w:i/>
        </w:rPr>
        <w:t>fn</w:t>
      </w:r>
      <w:r>
        <w:t xml:space="preserve"> as the argument.</w:t>
      </w:r>
    </w:p>
    <w:p w14:paraId="26B8F0BB" w14:textId="77777777" w:rsidR="00250582" w:rsidRDefault="004C02EF" w:rsidP="004C02EF">
      <w:pPr>
        <w:pStyle w:val="Alg4"/>
        <w:numPr>
          <w:ilvl w:val="1"/>
          <w:numId w:val="405"/>
        </w:numPr>
        <w:rPr>
          <w:ins w:id="1759" w:author="Rev 3 Allen Wirfs-Brock" w:date="2011-08-30T17:58:00Z"/>
        </w:rPr>
      </w:pPr>
      <w:r>
        <w:t xml:space="preserve">If </w:t>
      </w:r>
      <w:r w:rsidRPr="00B67E6C">
        <w:rPr>
          <w:i/>
        </w:rPr>
        <w:t xml:space="preserve">funcAlreadyDeclared </w:t>
      </w:r>
      <w:r>
        <w:t xml:space="preserve">is </w:t>
      </w:r>
      <w:r>
        <w:rPr>
          <w:b/>
        </w:rPr>
        <w:t>false</w:t>
      </w:r>
      <w:r>
        <w:t xml:space="preserve">, </w:t>
      </w:r>
      <w:ins w:id="1760" w:author="Rev 3 Allen Wirfs-Brock" w:date="2011-08-30T17:58:00Z">
        <w:r w:rsidR="00250582">
          <w:t xml:space="preserve">then </w:t>
        </w:r>
      </w:ins>
    </w:p>
    <w:p w14:paraId="1FF7EE35" w14:textId="77777777" w:rsidR="004C02EF" w:rsidRDefault="004C02EF" w:rsidP="00250582">
      <w:pPr>
        <w:pStyle w:val="Alg4"/>
        <w:numPr>
          <w:ilvl w:val="2"/>
          <w:numId w:val="405"/>
        </w:numPr>
        <w:pPrChange w:id="1761" w:author="Rev 3 Allen Wirfs-Brock" w:date="2011-08-30T17:58:00Z">
          <w:pPr>
            <w:pStyle w:val="Alg4"/>
            <w:numPr>
              <w:ilvl w:val="1"/>
              <w:numId w:val="405"/>
            </w:numPr>
            <w:tabs>
              <w:tab w:val="num" w:pos="1080"/>
            </w:tabs>
            <w:ind w:left="1080" w:hanging="360"/>
          </w:pPr>
        </w:pPrChange>
      </w:pPr>
      <w:del w:id="1762" w:author="Rev 3 Allen Wirfs-Brock" w:date="2011-08-30T17:58:00Z">
        <w:r w:rsidDel="00250582">
          <w:delText xml:space="preserve">call </w:delText>
        </w:r>
      </w:del>
      <w:ins w:id="1763" w:author="Rev 3 Allen Wirfs-Brock" w:date="2011-08-30T17:58:00Z">
        <w:r w:rsidR="00250582">
          <w:t xml:space="preserve">Call </w:t>
        </w:r>
      </w:ins>
      <w:r>
        <w:rPr>
          <w:i/>
        </w:rPr>
        <w:t>env’s</w:t>
      </w:r>
      <w:r>
        <w:t xml:space="preserve"> CreateMutableBinding concrete method passing </w:t>
      </w:r>
      <w:r>
        <w:rPr>
          <w:i/>
        </w:rPr>
        <w:t>fn</w:t>
      </w:r>
      <w:r>
        <w:t xml:space="preserve"> and </w:t>
      </w:r>
      <w:r w:rsidRPr="00EE019A">
        <w:rPr>
          <w:i/>
        </w:rPr>
        <w:t>configurableBindings</w:t>
      </w:r>
      <w:r>
        <w:t xml:space="preserve"> as the arguments.</w:t>
      </w:r>
    </w:p>
    <w:p w14:paraId="057A2A8B" w14:textId="77777777" w:rsidR="00250582" w:rsidRDefault="00250582" w:rsidP="00250582">
      <w:pPr>
        <w:pStyle w:val="Alg4"/>
        <w:numPr>
          <w:ilvl w:val="2"/>
          <w:numId w:val="405"/>
        </w:numPr>
        <w:rPr>
          <w:ins w:id="1764" w:author="Rev 3 Allen Wirfs-Brock" w:date="2011-08-30T17:58:00Z"/>
        </w:rPr>
        <w:pPrChange w:id="1765" w:author="Rev 3 Allen Wirfs-Brock" w:date="2011-08-30T17:58:00Z">
          <w:pPr>
            <w:pStyle w:val="Alg4"/>
            <w:numPr>
              <w:ilvl w:val="1"/>
              <w:numId w:val="405"/>
            </w:numPr>
            <w:tabs>
              <w:tab w:val="num" w:pos="1080"/>
            </w:tabs>
            <w:ind w:left="1080" w:hanging="360"/>
          </w:pPr>
        </w:pPrChange>
      </w:pPr>
      <w:ins w:id="1766" w:author="Rev 3 Allen Wirfs-Brock" w:date="2011-08-30T17:58:00Z">
        <w:r>
          <w:t xml:space="preserve">Call </w:t>
        </w:r>
        <w:r w:rsidRPr="000339C6">
          <w:rPr>
            <w:i/>
          </w:rPr>
          <w:t>env</w:t>
        </w:r>
        <w:r>
          <w:t xml:space="preserve">’s InitializeBinding concrete method passing </w:t>
        </w:r>
        <w:r>
          <w:rPr>
            <w:i/>
          </w:rPr>
          <w:t>fn</w:t>
        </w:r>
        <w:r>
          <w:t xml:space="preserve">, and </w:t>
        </w:r>
        <w:r w:rsidRPr="006E4D22">
          <w:rPr>
            <w:b/>
          </w:rPr>
          <w:t>undefined</w:t>
        </w:r>
        <w:r>
          <w:t xml:space="preserve"> as the arguments.</w:t>
        </w:r>
      </w:ins>
    </w:p>
    <w:p w14:paraId="3ABECE51" w14:textId="77777777" w:rsidR="004C02EF" w:rsidRPr="00A302DD" w:rsidRDefault="004C02EF" w:rsidP="004C02EF">
      <w:pPr>
        <w:pStyle w:val="Alg4"/>
        <w:numPr>
          <w:ilvl w:val="1"/>
          <w:numId w:val="405"/>
        </w:numPr>
      </w:pPr>
      <w:r w:rsidRPr="00A302DD">
        <w:t xml:space="preserve">Else if </w:t>
      </w:r>
      <w:r w:rsidRPr="00A302DD">
        <w:rPr>
          <w:i/>
          <w:iCs/>
        </w:rPr>
        <w:t>env</w:t>
      </w:r>
      <w:r w:rsidRPr="00A302DD">
        <w:t xml:space="preserve"> is the environment record component of the global environment then</w:t>
      </w:r>
    </w:p>
    <w:p w14:paraId="44FDDFA1" w14:textId="77777777" w:rsidR="004C02EF" w:rsidRPr="00A302DD" w:rsidRDefault="004C02EF" w:rsidP="004C02EF">
      <w:pPr>
        <w:pStyle w:val="Alg4"/>
        <w:numPr>
          <w:ilvl w:val="2"/>
          <w:numId w:val="405"/>
        </w:numPr>
      </w:pPr>
      <w:r w:rsidRPr="00A302DD">
        <w:t xml:space="preserve">Let </w:t>
      </w:r>
      <w:r w:rsidRPr="00A302DD">
        <w:rPr>
          <w:i/>
        </w:rPr>
        <w:t>go</w:t>
      </w:r>
      <w:r w:rsidRPr="00A302DD">
        <w:t xml:space="preserve"> be the global object.</w:t>
      </w:r>
    </w:p>
    <w:p w14:paraId="5A78F409" w14:textId="77777777" w:rsidR="004C02EF" w:rsidRPr="00A302DD" w:rsidRDefault="004C02EF" w:rsidP="004C02EF">
      <w:pPr>
        <w:pStyle w:val="Alg4"/>
        <w:numPr>
          <w:ilvl w:val="2"/>
          <w:numId w:val="405"/>
        </w:numPr>
      </w:pPr>
      <w:r w:rsidRPr="00A302DD">
        <w:t xml:space="preserve">Let </w:t>
      </w:r>
      <w:r w:rsidRPr="00A302DD">
        <w:rPr>
          <w:i/>
          <w:iCs/>
        </w:rPr>
        <w:t>existingProp</w:t>
      </w:r>
      <w:r w:rsidRPr="00A302DD">
        <w:t xml:space="preserve"> be the result</w:t>
      </w:r>
      <w:del w:id="1767" w:author="Rev 3 Allen Wirfs-Brock" w:date="2011-08-30T11:32:00Z">
        <w:r w:rsidRPr="00A302DD" w:rsidDel="00C31B53">
          <w:delText>ing</w:delText>
        </w:r>
      </w:del>
      <w:r w:rsidRPr="00A302DD">
        <w:t xml:space="preserve"> of calling the [[Get</w:t>
      </w:r>
      <w:ins w:id="1768" w:author="Allen Wirfs-Brock rev2" w:date="2011-07-21T15:48:00Z">
        <w:r w:rsidR="002801CD">
          <w:t>Own</w:t>
        </w:r>
      </w:ins>
      <w:r w:rsidRPr="00A302DD">
        <w:t xml:space="preserve">Property]] internal method of </w:t>
      </w:r>
      <w:r w:rsidRPr="00A302DD">
        <w:rPr>
          <w:i/>
          <w:iCs/>
        </w:rPr>
        <w:t>go</w:t>
      </w:r>
      <w:r w:rsidRPr="00A302DD">
        <w:t xml:space="preserve"> with argument </w:t>
      </w:r>
      <w:r w:rsidRPr="00A302DD">
        <w:rPr>
          <w:i/>
          <w:iCs/>
        </w:rPr>
        <w:t>fn</w:t>
      </w:r>
      <w:r w:rsidRPr="00A302DD">
        <w:t>.</w:t>
      </w:r>
    </w:p>
    <w:p w14:paraId="6D36E139" w14:textId="77777777" w:rsidR="004C02EF" w:rsidRPr="00A302DD" w:rsidRDefault="004C02EF" w:rsidP="004C02EF">
      <w:pPr>
        <w:pStyle w:val="Alg4"/>
        <w:numPr>
          <w:ilvl w:val="2"/>
          <w:numId w:val="405"/>
        </w:numPr>
      </w:pPr>
      <w:r w:rsidRPr="00A302DD">
        <w:t xml:space="preserve">If </w:t>
      </w:r>
      <w:ins w:id="1769" w:author="Allen Wirfs-Brock rev2" w:date="2011-07-21T15:49:00Z">
        <w:r w:rsidR="002801CD" w:rsidRPr="00A302DD">
          <w:rPr>
            <w:i/>
            <w:iCs/>
          </w:rPr>
          <w:t>existingProp</w:t>
        </w:r>
        <w:r w:rsidR="002801CD" w:rsidRPr="00A302DD">
          <w:t xml:space="preserve"> </w:t>
        </w:r>
        <w:r w:rsidR="002801CD">
          <w:t xml:space="preserve">is </w:t>
        </w:r>
        <w:r w:rsidR="002801CD" w:rsidRPr="002C246B">
          <w:rPr>
            <w:b/>
          </w:rPr>
          <w:t>undefined</w:t>
        </w:r>
        <w:r w:rsidR="002801CD" w:rsidRPr="00A302DD">
          <w:t xml:space="preserve"> </w:t>
        </w:r>
        <w:r w:rsidR="002801CD">
          <w:t>or</w:t>
        </w:r>
        <w:r w:rsidR="002801CD" w:rsidRPr="00A302DD">
          <w:rPr>
            <w:i/>
            <w:iCs/>
          </w:rPr>
          <w:t xml:space="preserve"> </w:t>
        </w:r>
      </w:ins>
      <w:r w:rsidRPr="00A302DD">
        <w:rPr>
          <w:i/>
          <w:iCs/>
        </w:rPr>
        <w:t>existingProp</w:t>
      </w:r>
      <w:del w:id="1770" w:author="Allen Wirfs-Brock rev2" w:date="2011-07-21T15:50:00Z">
        <w:r w:rsidRPr="00A302DD" w:rsidDel="002801CD">
          <w:delText xml:space="preserve"> </w:delText>
        </w:r>
      </w:del>
      <w:r w:rsidRPr="00A302DD">
        <w:t xml:space="preserve">.[[Configurable]] is </w:t>
      </w:r>
      <w:r w:rsidRPr="00A302DD">
        <w:rPr>
          <w:b/>
          <w:bCs/>
        </w:rPr>
        <w:t>true</w:t>
      </w:r>
      <w:r w:rsidRPr="00A302DD">
        <w:t>, then</w:t>
      </w:r>
    </w:p>
    <w:p w14:paraId="6D6B2D62" w14:textId="77777777" w:rsidR="004C02EF" w:rsidRPr="00A302DD" w:rsidRDefault="004C02EF" w:rsidP="004C02EF">
      <w:pPr>
        <w:pStyle w:val="Alg4"/>
        <w:numPr>
          <w:ilvl w:val="3"/>
          <w:numId w:val="405"/>
        </w:numPr>
      </w:pPr>
      <w:r w:rsidRPr="00A302DD">
        <w:t xml:space="preserve">Call the [[DefineOwnProperty]] internal method of </w:t>
      </w:r>
      <w:r w:rsidRPr="00A302DD">
        <w:rPr>
          <w:i/>
          <w:iCs/>
        </w:rPr>
        <w:t>go</w:t>
      </w:r>
      <w:r w:rsidRPr="00A302DD">
        <w:t xml:space="preserve">, passing </w:t>
      </w:r>
      <w:r w:rsidRPr="00A302DD">
        <w:rPr>
          <w:i/>
          <w:iCs/>
        </w:rPr>
        <w:t>fn</w:t>
      </w:r>
      <w:r w:rsidRPr="00A302DD">
        <w:t>, Property Descriptor {[[Value]]:</w:t>
      </w:r>
      <w:r w:rsidRPr="00A302DD">
        <w:rPr>
          <w:i/>
          <w:iCs/>
        </w:rPr>
        <w:t xml:space="preserve"> </w:t>
      </w:r>
      <w:r w:rsidRPr="00A302DD">
        <w:rPr>
          <w:b/>
          <w:iCs/>
        </w:rPr>
        <w:t>undefined</w:t>
      </w:r>
      <w:r w:rsidRPr="00A302DD">
        <w:t xml:space="preserve">, [[Writable]]: </w:t>
      </w:r>
      <w:r w:rsidRPr="00A302DD">
        <w:rPr>
          <w:b/>
          <w:bCs/>
        </w:rPr>
        <w:t>true</w:t>
      </w:r>
      <w:r w:rsidRPr="00A302DD">
        <w:t xml:space="preserve">, [[Enumerable]]: </w:t>
      </w:r>
      <w:r w:rsidRPr="00A302DD">
        <w:rPr>
          <w:b/>
          <w:bCs/>
        </w:rPr>
        <w:t>true</w:t>
      </w:r>
      <w:r w:rsidRPr="00A302DD">
        <w:t xml:space="preserve"> , [[Configurable]]: </w:t>
      </w:r>
      <w:r w:rsidRPr="00A302DD">
        <w:rPr>
          <w:i/>
          <w:iCs/>
        </w:rPr>
        <w:t>configurableBindings</w:t>
      </w:r>
      <w:r w:rsidRPr="00A302DD">
        <w:t xml:space="preserve"> }, and </w:t>
      </w:r>
      <w:r w:rsidRPr="00A302DD">
        <w:rPr>
          <w:b/>
          <w:bCs/>
        </w:rPr>
        <w:t>true</w:t>
      </w:r>
      <w:r w:rsidRPr="00A302DD">
        <w:t xml:space="preserve"> as arguments.</w:t>
      </w:r>
    </w:p>
    <w:p w14:paraId="43B8F52C" w14:textId="77777777" w:rsidR="004C02EF" w:rsidRPr="00A302DD" w:rsidRDefault="004C02EF" w:rsidP="004C02EF">
      <w:pPr>
        <w:pStyle w:val="Alg4"/>
        <w:numPr>
          <w:ilvl w:val="2"/>
          <w:numId w:val="405"/>
        </w:numPr>
      </w:pPr>
      <w:r w:rsidRPr="00A302DD">
        <w:t>Else if IsAccessorDescr</w:t>
      </w:r>
      <w:r w:rsidR="00330F2A">
        <w:t>i</w:t>
      </w:r>
      <w:r w:rsidRPr="00A302DD">
        <w:t>ptor(</w:t>
      </w:r>
      <w:r w:rsidRPr="00A302DD">
        <w:rPr>
          <w:i/>
          <w:iCs/>
        </w:rPr>
        <w:t>existingProp</w:t>
      </w:r>
      <w:r w:rsidRPr="00A302DD">
        <w:t xml:space="preserve">) or </w:t>
      </w:r>
      <w:r w:rsidRPr="00A302DD">
        <w:rPr>
          <w:i/>
          <w:iCs/>
        </w:rPr>
        <w:t>existingProp</w:t>
      </w:r>
      <w:r w:rsidRPr="00A302DD">
        <w:t xml:space="preserve"> does not have attribute values {[[Writable]]: </w:t>
      </w:r>
      <w:r w:rsidRPr="00A302DD">
        <w:rPr>
          <w:b/>
          <w:bCs/>
        </w:rPr>
        <w:t>true</w:t>
      </w:r>
      <w:r w:rsidRPr="00A302DD">
        <w:t xml:space="preserve">, [[Enumerable]]: </w:t>
      </w:r>
      <w:r w:rsidRPr="00A302DD">
        <w:rPr>
          <w:b/>
          <w:bCs/>
        </w:rPr>
        <w:t>true</w:t>
      </w:r>
      <w:r w:rsidRPr="00A302DD">
        <w:t>}, then</w:t>
      </w:r>
    </w:p>
    <w:p w14:paraId="29A27A78" w14:textId="77777777" w:rsidR="004C02EF" w:rsidRDefault="004C02EF" w:rsidP="004C02EF">
      <w:pPr>
        <w:pStyle w:val="Alg4"/>
        <w:numPr>
          <w:ilvl w:val="3"/>
          <w:numId w:val="405"/>
        </w:numPr>
      </w:pPr>
      <w:r w:rsidRPr="00A302DD">
        <w:t>Throw a TypeError exception.</w:t>
      </w:r>
    </w:p>
    <w:p w14:paraId="59410D22" w14:textId="77777777" w:rsidR="004C02EF" w:rsidRDefault="004C02EF" w:rsidP="004C02EF">
      <w:pPr>
        <w:pStyle w:val="Alg4"/>
        <w:numPr>
          <w:ilvl w:val="1"/>
          <w:numId w:val="405"/>
        </w:numPr>
      </w:pPr>
      <w:r>
        <w:t xml:space="preserve">Call </w:t>
      </w:r>
      <w:r>
        <w:rPr>
          <w:i/>
        </w:rPr>
        <w:t>env’s</w:t>
      </w:r>
      <w:r>
        <w:t xml:space="preserve"> SetMutableBinding concrete method passing </w:t>
      </w:r>
      <w:r>
        <w:rPr>
          <w:i/>
        </w:rPr>
        <w:t>fn</w:t>
      </w:r>
      <w:r>
        <w:t xml:space="preserve">, </w:t>
      </w:r>
      <w:r>
        <w:rPr>
          <w:i/>
        </w:rPr>
        <w:t>fo</w:t>
      </w:r>
      <w:r>
        <w:t xml:space="preserve">, and </w:t>
      </w:r>
      <w:r>
        <w:rPr>
          <w:i/>
        </w:rPr>
        <w:t>strict</w:t>
      </w:r>
      <w:r>
        <w:t xml:space="preserve"> as the arguments.</w:t>
      </w:r>
    </w:p>
    <w:p w14:paraId="2FA1AC64" w14:textId="77777777" w:rsidR="004C02EF" w:rsidRDefault="004C02EF" w:rsidP="004C02EF">
      <w:pPr>
        <w:pStyle w:val="Alg4"/>
        <w:numPr>
          <w:ilvl w:val="0"/>
          <w:numId w:val="405"/>
        </w:numPr>
      </w:pPr>
      <w:r>
        <w:t xml:space="preserve">Let </w:t>
      </w:r>
      <w:r w:rsidRPr="00122CEA">
        <w:rPr>
          <w:i/>
        </w:rPr>
        <w:t xml:space="preserve">argumentsAlreadyDeclared </w:t>
      </w:r>
      <w:r>
        <w:t xml:space="preserve">be the result of calling </w:t>
      </w:r>
      <w:r>
        <w:rPr>
          <w:i/>
        </w:rPr>
        <w:t>env’s</w:t>
      </w:r>
      <w:r>
        <w:t xml:space="preserve"> HasBinding concrete method passing </w:t>
      </w:r>
      <w:r>
        <w:rPr>
          <w:rFonts w:ascii="Courier New" w:hAnsi="Courier New" w:cs="Courier New"/>
          <w:b/>
        </w:rPr>
        <w:t>"arguments"</w:t>
      </w:r>
      <w:r>
        <w:rPr>
          <w:b/>
        </w:rPr>
        <w:t xml:space="preserve"> </w:t>
      </w:r>
      <w:r>
        <w:t>as the argument.</w:t>
      </w:r>
    </w:p>
    <w:p w14:paraId="685F4667" w14:textId="77777777" w:rsidR="004C02EF" w:rsidRDefault="004C02EF" w:rsidP="004C02EF">
      <w:pPr>
        <w:pStyle w:val="Alg4"/>
        <w:numPr>
          <w:ilvl w:val="0"/>
          <w:numId w:val="405"/>
        </w:numPr>
      </w:pPr>
      <w:r>
        <w:t xml:space="preserve">If </w:t>
      </w:r>
      <w:r w:rsidRPr="005967F2">
        <w:rPr>
          <w:i/>
        </w:rPr>
        <w:t>code</w:t>
      </w:r>
      <w:r>
        <w:t xml:space="preserve"> is function code and </w:t>
      </w:r>
      <w:r w:rsidRPr="00122CEA">
        <w:rPr>
          <w:i/>
        </w:rPr>
        <w:t xml:space="preserve">argumentsAlreadyDeclared </w:t>
      </w:r>
      <w:r>
        <w:t xml:space="preserve">is </w:t>
      </w:r>
      <w:r>
        <w:rPr>
          <w:b/>
        </w:rPr>
        <w:t>false</w:t>
      </w:r>
      <w:r>
        <w:t>, then</w:t>
      </w:r>
    </w:p>
    <w:p w14:paraId="2A1CC199" w14:textId="77777777" w:rsidR="004C02EF" w:rsidRDefault="004C02EF" w:rsidP="004C02EF">
      <w:pPr>
        <w:pStyle w:val="Alg4"/>
        <w:numPr>
          <w:ilvl w:val="1"/>
          <w:numId w:val="405"/>
        </w:numPr>
      </w:pPr>
      <w:r>
        <w:t xml:space="preserve">Let </w:t>
      </w:r>
      <w:r w:rsidRPr="00122CEA">
        <w:rPr>
          <w:i/>
        </w:rPr>
        <w:t xml:space="preserve">argsObj </w:t>
      </w:r>
      <w:r>
        <w:t xml:space="preserve">be the result of calling the abstract operation CreateArgumentsObject (10.6) passing  </w:t>
      </w:r>
      <w:r>
        <w:rPr>
          <w:i/>
        </w:rPr>
        <w:t>func, names, args,</w:t>
      </w:r>
      <w:r>
        <w:t xml:space="preserve"> </w:t>
      </w:r>
      <w:r w:rsidRPr="00753802">
        <w:rPr>
          <w:i/>
        </w:rPr>
        <w:t xml:space="preserve">env </w:t>
      </w:r>
      <w:r>
        <w:t xml:space="preserve">and </w:t>
      </w:r>
      <w:r>
        <w:rPr>
          <w:i/>
        </w:rPr>
        <w:t>strict</w:t>
      </w:r>
      <w:r>
        <w:t xml:space="preserve"> as arguments.</w:t>
      </w:r>
    </w:p>
    <w:p w14:paraId="2C3BDECE" w14:textId="77777777" w:rsidR="004C02EF" w:rsidRDefault="004C02EF" w:rsidP="004C02EF">
      <w:pPr>
        <w:pStyle w:val="Alg4"/>
        <w:numPr>
          <w:ilvl w:val="1"/>
          <w:numId w:val="405"/>
        </w:numPr>
      </w:pPr>
      <w:r>
        <w:t xml:space="preserve">If </w:t>
      </w:r>
      <w:r>
        <w:rPr>
          <w:i/>
        </w:rPr>
        <w:t>strict</w:t>
      </w:r>
      <w:r>
        <w:t xml:space="preserve"> is </w:t>
      </w:r>
      <w:r>
        <w:rPr>
          <w:b/>
        </w:rPr>
        <w:t>true</w:t>
      </w:r>
      <w:r>
        <w:t xml:space="preserve">, then </w:t>
      </w:r>
    </w:p>
    <w:p w14:paraId="0FDF3E9C" w14:textId="77777777" w:rsidR="004C02EF" w:rsidRDefault="004C02EF" w:rsidP="004C02EF">
      <w:pPr>
        <w:pStyle w:val="Alg4"/>
        <w:numPr>
          <w:ilvl w:val="2"/>
          <w:numId w:val="405"/>
        </w:numPr>
      </w:pPr>
      <w:r>
        <w:t xml:space="preserve">Call </w:t>
      </w:r>
      <w:r w:rsidRPr="00122CEA">
        <w:rPr>
          <w:i/>
        </w:rPr>
        <w:t>env</w:t>
      </w:r>
      <w:r>
        <w:t>’s CreateImmutableBinding concrete method passing the String "</w:t>
      </w:r>
      <w:r>
        <w:rPr>
          <w:rFonts w:ascii="Courier New" w:hAnsi="Courier New" w:cs="Courier New"/>
          <w:b/>
        </w:rPr>
        <w:t>arguments</w:t>
      </w:r>
      <w:r>
        <w:t>" as the argument.</w:t>
      </w:r>
    </w:p>
    <w:p w14:paraId="02719BE0" w14:textId="77777777" w:rsidR="004C02EF" w:rsidDel="00404045" w:rsidRDefault="004C02EF" w:rsidP="004C02EF">
      <w:pPr>
        <w:pStyle w:val="Alg4"/>
        <w:numPr>
          <w:ilvl w:val="2"/>
          <w:numId w:val="405"/>
        </w:numPr>
        <w:rPr>
          <w:del w:id="1771" w:author="Rev 3 Allen Wirfs-Brock" w:date="2011-08-30T17:42:00Z"/>
        </w:rPr>
      </w:pPr>
      <w:del w:id="1772" w:author="Rev 3 Allen Wirfs-Brock" w:date="2011-08-30T17:42:00Z">
        <w:r w:rsidDel="00404045">
          <w:delText xml:space="preserve">Call </w:delText>
        </w:r>
        <w:r w:rsidRPr="00122CEA" w:rsidDel="00404045">
          <w:rPr>
            <w:i/>
          </w:rPr>
          <w:delText>env</w:delText>
        </w:r>
        <w:r w:rsidDel="00404045">
          <w:delText>’s Initialize</w:delText>
        </w:r>
      </w:del>
      <w:del w:id="1773" w:author="Rev 3 Allen Wirfs-Brock" w:date="2011-08-30T17:27:00Z">
        <w:r w:rsidDel="00BC6B32">
          <w:delText>Immutable</w:delText>
        </w:r>
      </w:del>
      <w:del w:id="1774" w:author="Rev 3 Allen Wirfs-Brock" w:date="2011-08-30T17:42:00Z">
        <w:r w:rsidDel="00404045">
          <w:delText>Binding concrete method passing "</w:delText>
        </w:r>
        <w:r w:rsidDel="00404045">
          <w:rPr>
            <w:rFonts w:ascii="Courier New" w:hAnsi="Courier New" w:cs="Courier New"/>
            <w:b/>
          </w:rPr>
          <w:delText>arguments</w:delText>
        </w:r>
        <w:r w:rsidDel="00404045">
          <w:delText xml:space="preserve">" and </w:delText>
        </w:r>
        <w:r w:rsidRPr="00122CEA" w:rsidDel="00404045">
          <w:rPr>
            <w:i/>
          </w:rPr>
          <w:delText xml:space="preserve">argsObj </w:delText>
        </w:r>
        <w:r w:rsidDel="00404045">
          <w:delText>as arguments.</w:delText>
        </w:r>
      </w:del>
    </w:p>
    <w:p w14:paraId="5B759280" w14:textId="77777777" w:rsidR="004C02EF" w:rsidRDefault="004C02EF" w:rsidP="004C02EF">
      <w:pPr>
        <w:pStyle w:val="Alg4"/>
        <w:numPr>
          <w:ilvl w:val="1"/>
          <w:numId w:val="405"/>
        </w:numPr>
      </w:pPr>
      <w:r>
        <w:t>Else,</w:t>
      </w:r>
    </w:p>
    <w:p w14:paraId="48822632" w14:textId="77777777" w:rsidR="004C02EF" w:rsidRDefault="004C02EF" w:rsidP="004C02EF">
      <w:pPr>
        <w:pStyle w:val="Alg4"/>
        <w:numPr>
          <w:ilvl w:val="2"/>
          <w:numId w:val="405"/>
        </w:numPr>
      </w:pPr>
      <w:r>
        <w:t xml:space="preserve">Call </w:t>
      </w:r>
      <w:r w:rsidRPr="000339C6">
        <w:rPr>
          <w:i/>
        </w:rPr>
        <w:t>env</w:t>
      </w:r>
      <w:r>
        <w:t>’s CreateMutableBinding concrete method passing the String "</w:t>
      </w:r>
      <w:r>
        <w:rPr>
          <w:rFonts w:ascii="Courier New" w:hAnsi="Courier New" w:cs="Courier New"/>
          <w:b/>
        </w:rPr>
        <w:t>arguments</w:t>
      </w:r>
      <w:r>
        <w:t>" as the argument.</w:t>
      </w:r>
    </w:p>
    <w:p w14:paraId="44003A02" w14:textId="77777777" w:rsidR="004C02EF" w:rsidRPr="00103313" w:rsidRDefault="004C02EF" w:rsidP="00404045">
      <w:pPr>
        <w:pStyle w:val="Alg4"/>
        <w:numPr>
          <w:ilvl w:val="1"/>
          <w:numId w:val="405"/>
        </w:numPr>
        <w:rPr>
          <w:sz w:val="24"/>
          <w:szCs w:val="24"/>
          <w:lang w:val="en-US"/>
        </w:rPr>
        <w:pPrChange w:id="1775" w:author="Rev 3 Allen Wirfs-Brock" w:date="2011-08-30T17:41:00Z">
          <w:pPr>
            <w:pStyle w:val="Alg4"/>
            <w:numPr>
              <w:ilvl w:val="2"/>
              <w:numId w:val="405"/>
            </w:numPr>
            <w:tabs>
              <w:tab w:val="num" w:pos="1800"/>
            </w:tabs>
            <w:ind w:left="1800" w:hanging="360"/>
          </w:pPr>
        </w:pPrChange>
      </w:pPr>
      <w:r>
        <w:t xml:space="preserve">Call </w:t>
      </w:r>
      <w:r w:rsidRPr="000339C6">
        <w:rPr>
          <w:i/>
        </w:rPr>
        <w:t>env</w:t>
      </w:r>
      <w:r>
        <w:t xml:space="preserve">’s </w:t>
      </w:r>
      <w:del w:id="1776" w:author="Rev 3 Allen Wirfs-Brock" w:date="2011-08-30T17:41:00Z">
        <w:r w:rsidDel="00404045">
          <w:delText xml:space="preserve">SetMutableBinding </w:delText>
        </w:r>
      </w:del>
      <w:ins w:id="1777" w:author="Rev 3 Allen Wirfs-Brock" w:date="2011-08-30T17:41:00Z">
        <w:r w:rsidR="00404045">
          <w:t xml:space="preserve">InitializeBinding </w:t>
        </w:r>
      </w:ins>
      <w:r>
        <w:t>concrete method passing "</w:t>
      </w:r>
      <w:r>
        <w:rPr>
          <w:rFonts w:ascii="Courier New" w:hAnsi="Courier New" w:cs="Courier New"/>
          <w:b/>
        </w:rPr>
        <w:t>arguments</w:t>
      </w:r>
      <w:del w:id="1778" w:author="Rev 3 Allen Wirfs-Brock" w:date="2011-08-30T17:41:00Z">
        <w:r w:rsidDel="00404045">
          <w:delText xml:space="preserve">", </w:delText>
        </w:r>
      </w:del>
      <w:ins w:id="1779" w:author="Rev 3 Allen Wirfs-Brock" w:date="2011-08-30T17:41:00Z">
        <w:r w:rsidR="00404045">
          <w:t xml:space="preserve">" and </w:t>
        </w:r>
      </w:ins>
      <w:r w:rsidRPr="000339C6">
        <w:rPr>
          <w:i/>
        </w:rPr>
        <w:t>argsObj</w:t>
      </w:r>
      <w:del w:id="1780" w:author="Rev 3 Allen Wirfs-Brock" w:date="2011-08-30T17:42:00Z">
        <w:r w:rsidDel="00404045">
          <w:delText xml:space="preserve">, and </w:delText>
        </w:r>
        <w:r w:rsidRPr="00C85789" w:rsidDel="00404045">
          <w:rPr>
            <w:b/>
          </w:rPr>
          <w:delText>false</w:delText>
        </w:r>
      </w:del>
      <w:r w:rsidRPr="000339C6">
        <w:rPr>
          <w:i/>
        </w:rPr>
        <w:t xml:space="preserve"> </w:t>
      </w:r>
      <w:r>
        <w:t>as arguments.</w:t>
      </w:r>
    </w:p>
    <w:p w14:paraId="57BE4381" w14:textId="77777777" w:rsidR="004C02EF" w:rsidRDefault="004C02EF" w:rsidP="004C02EF">
      <w:pPr>
        <w:pStyle w:val="Alg4"/>
        <w:numPr>
          <w:ilvl w:val="0"/>
          <w:numId w:val="405"/>
        </w:numPr>
      </w:pPr>
      <w:r>
        <w:t xml:space="preserve">For each </w:t>
      </w:r>
      <w:r>
        <w:rPr>
          <w:i/>
        </w:rPr>
        <w:t>VariableDeclaration</w:t>
      </w:r>
      <w:r>
        <w:t xml:space="preserve"> and </w:t>
      </w:r>
      <w:r>
        <w:rPr>
          <w:i/>
        </w:rPr>
        <w:t>VariableDeclarationNoIn</w:t>
      </w:r>
      <w:r>
        <w:t xml:space="preserve"> </w:t>
      </w:r>
      <w:r>
        <w:rPr>
          <w:i/>
        </w:rPr>
        <w:t xml:space="preserve">d </w:t>
      </w:r>
      <w:r>
        <w:t xml:space="preserve">in </w:t>
      </w:r>
      <w:r w:rsidRPr="00FE0A6B">
        <w:rPr>
          <w:i/>
        </w:rPr>
        <w:t>code</w:t>
      </w:r>
      <w:r>
        <w:t>, in source text order do</w:t>
      </w:r>
    </w:p>
    <w:p w14:paraId="39309177" w14:textId="77777777" w:rsidR="004C02EF" w:rsidRDefault="004C02EF" w:rsidP="004C02EF">
      <w:pPr>
        <w:pStyle w:val="Alg4"/>
        <w:numPr>
          <w:ilvl w:val="1"/>
          <w:numId w:val="405"/>
        </w:numPr>
        <w:rPr>
          <w:i/>
        </w:rPr>
      </w:pPr>
      <w:r w:rsidRPr="00103313">
        <w:t>Le</w:t>
      </w:r>
      <w:r>
        <w:t xml:space="preserve">t </w:t>
      </w:r>
      <w:r>
        <w:rPr>
          <w:i/>
        </w:rPr>
        <w:t>dn</w:t>
      </w:r>
      <w:r>
        <w:t xml:space="preserve"> be the </w:t>
      </w:r>
      <w:r>
        <w:rPr>
          <w:i/>
        </w:rPr>
        <w:t>Identifier</w:t>
      </w:r>
      <w:r>
        <w:t xml:space="preserve"> in </w:t>
      </w:r>
      <w:r>
        <w:rPr>
          <w:i/>
        </w:rPr>
        <w:t>d.</w:t>
      </w:r>
    </w:p>
    <w:p w14:paraId="174967C3" w14:textId="77777777" w:rsidR="004C02EF" w:rsidRDefault="004C02EF" w:rsidP="004C02EF">
      <w:pPr>
        <w:pStyle w:val="Alg4"/>
        <w:numPr>
          <w:ilvl w:val="1"/>
          <w:numId w:val="405"/>
        </w:numPr>
      </w:pPr>
      <w:r>
        <w:t xml:space="preserve">Let </w:t>
      </w:r>
      <w:r w:rsidRPr="00B67E6C">
        <w:rPr>
          <w:i/>
        </w:rPr>
        <w:t xml:space="preserve">varAlreadyDeclared </w:t>
      </w:r>
      <w:r>
        <w:t xml:space="preserve">be the result of calling </w:t>
      </w:r>
      <w:r>
        <w:rPr>
          <w:i/>
        </w:rPr>
        <w:t>env’s</w:t>
      </w:r>
      <w:r>
        <w:t xml:space="preserve"> HasBinding concrete method passing </w:t>
      </w:r>
      <w:r>
        <w:rPr>
          <w:i/>
        </w:rPr>
        <w:t>dn</w:t>
      </w:r>
      <w:r>
        <w:t xml:space="preserve"> as the argument.</w:t>
      </w:r>
    </w:p>
    <w:p w14:paraId="761E5C08" w14:textId="77777777" w:rsidR="004C02EF" w:rsidRDefault="004C02EF" w:rsidP="004C02EF">
      <w:pPr>
        <w:pStyle w:val="Alg4"/>
        <w:numPr>
          <w:ilvl w:val="1"/>
          <w:numId w:val="405"/>
        </w:numPr>
      </w:pPr>
      <w:r>
        <w:t xml:space="preserve">If </w:t>
      </w:r>
      <w:r w:rsidRPr="00B67E6C">
        <w:rPr>
          <w:i/>
        </w:rPr>
        <w:t xml:space="preserve">varAlreadyDeclared </w:t>
      </w:r>
      <w:r>
        <w:t xml:space="preserve">is </w:t>
      </w:r>
      <w:r>
        <w:rPr>
          <w:b/>
        </w:rPr>
        <w:t>false</w:t>
      </w:r>
      <w:r>
        <w:t>, then</w:t>
      </w:r>
    </w:p>
    <w:p w14:paraId="05BDA7F4" w14:textId="77777777" w:rsidR="004C02EF" w:rsidRDefault="004C02EF" w:rsidP="004C02EF">
      <w:pPr>
        <w:pStyle w:val="Alg4"/>
        <w:numPr>
          <w:ilvl w:val="2"/>
          <w:numId w:val="405"/>
        </w:numPr>
      </w:pPr>
      <w:r>
        <w:t xml:space="preserve">Call </w:t>
      </w:r>
      <w:r w:rsidRPr="00B67E6C">
        <w:rPr>
          <w:i/>
        </w:rPr>
        <w:t>env</w:t>
      </w:r>
      <w:r>
        <w:t xml:space="preserve">’s CreateMutableBinding concrete method passing </w:t>
      </w:r>
      <w:r w:rsidRPr="00B67E6C">
        <w:rPr>
          <w:i/>
        </w:rPr>
        <w:t xml:space="preserve">dn </w:t>
      </w:r>
      <w:r>
        <w:t xml:space="preserve">and </w:t>
      </w:r>
      <w:r w:rsidRPr="00EE019A">
        <w:rPr>
          <w:i/>
        </w:rPr>
        <w:t>configurableBindings</w:t>
      </w:r>
      <w:r>
        <w:t xml:space="preserve"> as the arguments.</w:t>
      </w:r>
    </w:p>
    <w:p w14:paraId="57E0F7A8" w14:textId="77777777" w:rsidR="00250582" w:rsidRDefault="00CD21C3" w:rsidP="002C246B">
      <w:pPr>
        <w:pStyle w:val="Alg4"/>
        <w:numPr>
          <w:ilvl w:val="2"/>
          <w:numId w:val="405"/>
        </w:numPr>
        <w:spacing w:after="220"/>
        <w:contextualSpacing/>
        <w:rPr>
          <w:ins w:id="1781" w:author="Rev 3 Allen Wirfs-Brock" w:date="2011-08-30T18:05:00Z"/>
        </w:rPr>
      </w:pPr>
      <w:ins w:id="1782" w:author="Rev 3 Allen Wirfs-Brock" w:date="2011-08-30T18:05:00Z">
        <w:r>
          <w:t xml:space="preserve">Call </w:t>
        </w:r>
        <w:r w:rsidRPr="000339C6">
          <w:rPr>
            <w:i/>
          </w:rPr>
          <w:t>env</w:t>
        </w:r>
        <w:r>
          <w:t xml:space="preserve">’s InitializeBinding concrete method passing </w:t>
        </w:r>
      </w:ins>
      <w:ins w:id="1783" w:author="Rev 3 Allen Wirfs-Brock" w:date="2011-08-30T18:06:00Z">
        <w:r>
          <w:rPr>
            <w:i/>
          </w:rPr>
          <w:t>d</w:t>
        </w:r>
      </w:ins>
      <w:ins w:id="1784" w:author="Rev 3 Allen Wirfs-Brock" w:date="2011-08-30T18:05:00Z">
        <w:r>
          <w:rPr>
            <w:i/>
          </w:rPr>
          <w:t>n</w:t>
        </w:r>
        <w:r>
          <w:t xml:space="preserve">, and </w:t>
        </w:r>
        <w:r w:rsidRPr="006E4D22">
          <w:rPr>
            <w:b/>
          </w:rPr>
          <w:t>undefined</w:t>
        </w:r>
        <w:r>
          <w:t xml:space="preserve"> as the arguments.</w:t>
        </w:r>
      </w:ins>
    </w:p>
    <w:p w14:paraId="6C89D4D3" w14:textId="77777777" w:rsidR="004C02EF" w:rsidRDefault="004C02EF" w:rsidP="002C246B">
      <w:pPr>
        <w:pStyle w:val="Alg4"/>
        <w:numPr>
          <w:ilvl w:val="2"/>
          <w:numId w:val="405"/>
        </w:numPr>
        <w:spacing w:after="220"/>
        <w:contextualSpacing/>
        <w:rPr>
          <w:ins w:id="1785" w:author="Allen Wirfs-Brock rev2" w:date="2011-07-21T15:56:00Z"/>
        </w:rPr>
      </w:pPr>
      <w:r>
        <w:t xml:space="preserve">Call </w:t>
      </w:r>
      <w:r w:rsidRPr="00B67E6C">
        <w:rPr>
          <w:i/>
        </w:rPr>
        <w:t>env</w:t>
      </w:r>
      <w:r>
        <w:t xml:space="preserve">’s </w:t>
      </w:r>
      <w:commentRangeStart w:id="1786"/>
      <w:r>
        <w:t xml:space="preserve">SetMutableBinding </w:t>
      </w:r>
      <w:ins w:id="1787" w:author="Rev 3 Allen Wirfs-Brock" w:date="2011-08-30T17:35:00Z">
        <w:r w:rsidR="00BC6B32">
          <w:t xml:space="preserve"> </w:t>
        </w:r>
      </w:ins>
      <w:commentRangeEnd w:id="1786"/>
      <w:ins w:id="1788" w:author="Rev 3 Allen Wirfs-Brock" w:date="2011-08-30T18:08:00Z">
        <w:r w:rsidR="00CD21C3">
          <w:rPr>
            <w:rStyle w:val="af4"/>
            <w:rFonts w:ascii="Arial" w:eastAsia="MS Mincho" w:hAnsi="Arial"/>
            <w:spacing w:val="0"/>
            <w:lang w:eastAsia="ja-JP"/>
          </w:rPr>
          <w:commentReference w:id="1786"/>
        </w:r>
      </w:ins>
      <w:r>
        <w:t xml:space="preserve">concrete method passing </w:t>
      </w:r>
      <w:r w:rsidRPr="00B67E6C">
        <w:rPr>
          <w:i/>
        </w:rPr>
        <w:t>dn</w:t>
      </w:r>
      <w:r>
        <w:t xml:space="preserve">, </w:t>
      </w:r>
      <w:r w:rsidRPr="00B67E6C">
        <w:rPr>
          <w:b/>
        </w:rPr>
        <w:t>undefined</w:t>
      </w:r>
      <w:r>
        <w:t xml:space="preserve">, and </w:t>
      </w:r>
      <w:r w:rsidRPr="00B67E6C">
        <w:rPr>
          <w:i/>
        </w:rPr>
        <w:t>strict</w:t>
      </w:r>
      <w:ins w:id="1790" w:author="Rev 3 Allen Wirfs-Brock" w:date="2011-08-30T17:35:00Z">
        <w:r w:rsidR="00404045">
          <w:t xml:space="preserve"> </w:t>
        </w:r>
      </w:ins>
      <w:r w:rsidRPr="00B67E6C">
        <w:rPr>
          <w:i/>
        </w:rPr>
        <w:t xml:space="preserve"> </w:t>
      </w:r>
      <w:r>
        <w:t>as the arguments.</w:t>
      </w:r>
    </w:p>
    <w:p w14:paraId="7EB698F6" w14:textId="77777777" w:rsidR="002C246B" w:rsidRPr="002C246B" w:rsidRDefault="002C246B" w:rsidP="002C246B">
      <w:pPr>
        <w:pStyle w:val="Alg4"/>
        <w:numPr>
          <w:ilvl w:val="1"/>
          <w:numId w:val="405"/>
        </w:numPr>
        <w:spacing w:after="220"/>
        <w:contextualSpacing/>
        <w:rPr>
          <w:ins w:id="1791" w:author="Allen Wirfs-Brock rev2" w:date="2011-07-21T15:58:00Z"/>
          <w:lang w:val="en-US"/>
        </w:rPr>
      </w:pPr>
      <w:ins w:id="1792" w:author="Allen Wirfs-Brock rev2" w:date="2011-07-21T15:58:00Z">
        <w:r w:rsidRPr="002C246B">
          <w:rPr>
            <w:lang w:val="en-US"/>
          </w:rPr>
          <w:t xml:space="preserve">else if </w:t>
        </w:r>
        <w:r w:rsidRPr="002C246B">
          <w:rPr>
            <w:i/>
            <w:lang w:val="en-US"/>
          </w:rPr>
          <w:t>env</w:t>
        </w:r>
        <w:r w:rsidRPr="002C246B">
          <w:rPr>
            <w:lang w:val="en-US"/>
          </w:rPr>
          <w:t xml:space="preserve"> is the environment record component of the global environment then</w:t>
        </w:r>
      </w:ins>
    </w:p>
    <w:p w14:paraId="3E170E60" w14:textId="77777777" w:rsidR="002C246B" w:rsidRPr="002C246B" w:rsidRDefault="002C246B" w:rsidP="002C246B">
      <w:pPr>
        <w:pStyle w:val="Alg4"/>
        <w:numPr>
          <w:ilvl w:val="2"/>
          <w:numId w:val="405"/>
        </w:numPr>
        <w:spacing w:after="220"/>
        <w:contextualSpacing/>
        <w:rPr>
          <w:ins w:id="1793" w:author="Allen Wirfs-Brock rev2" w:date="2011-07-21T15:59:00Z"/>
          <w:lang w:val="en-US"/>
        </w:rPr>
      </w:pPr>
      <w:ins w:id="1794" w:author="Allen Wirfs-Brock rev2" w:date="2011-07-21T15:59:00Z">
        <w:r w:rsidRPr="002C246B">
          <w:rPr>
            <w:lang w:val="en-US"/>
          </w:rPr>
          <w:t xml:space="preserve">Let </w:t>
        </w:r>
        <w:r w:rsidRPr="002C246B">
          <w:rPr>
            <w:i/>
            <w:lang w:val="en-US"/>
          </w:rPr>
          <w:t>go</w:t>
        </w:r>
        <w:r w:rsidRPr="002C246B">
          <w:rPr>
            <w:lang w:val="en-US"/>
          </w:rPr>
          <w:t xml:space="preserve"> be the global object.</w:t>
        </w:r>
      </w:ins>
    </w:p>
    <w:p w14:paraId="158F6034" w14:textId="77777777" w:rsidR="002C246B" w:rsidRPr="002C246B" w:rsidRDefault="002C246B" w:rsidP="002C246B">
      <w:pPr>
        <w:pStyle w:val="Alg4"/>
        <w:numPr>
          <w:ilvl w:val="2"/>
          <w:numId w:val="405"/>
        </w:numPr>
        <w:spacing w:after="220"/>
        <w:contextualSpacing/>
        <w:rPr>
          <w:ins w:id="1795" w:author="Allen Wirfs-Brock rev2" w:date="2011-07-21T16:01:00Z"/>
          <w:lang w:val="en-US"/>
        </w:rPr>
      </w:pPr>
      <w:ins w:id="1796" w:author="Allen Wirfs-Brock rev2" w:date="2011-07-21T16:01:00Z">
        <w:r w:rsidRPr="002C246B">
          <w:rPr>
            <w:lang w:val="en-US"/>
          </w:rPr>
          <w:t xml:space="preserve">Let </w:t>
        </w:r>
        <w:r w:rsidRPr="002C246B">
          <w:rPr>
            <w:i/>
            <w:lang w:val="en-US"/>
          </w:rPr>
          <w:t>existingProp</w:t>
        </w:r>
        <w:r w:rsidRPr="002C246B">
          <w:rPr>
            <w:lang w:val="en-US"/>
          </w:rPr>
          <w:t xml:space="preserve"> be the result</w:t>
        </w:r>
        <w:del w:id="1797" w:author="Rev 3 Allen Wirfs-Brock" w:date="2011-08-30T11:33:00Z">
          <w:r w:rsidRPr="002C246B" w:rsidDel="00C31B53">
            <w:rPr>
              <w:lang w:val="en-US"/>
            </w:rPr>
            <w:delText>ing</w:delText>
          </w:r>
        </w:del>
        <w:r w:rsidRPr="002C246B">
          <w:rPr>
            <w:lang w:val="en-US"/>
          </w:rPr>
          <w:t xml:space="preserve"> of calling the [[GetOwnProperty]] internal method of </w:t>
        </w:r>
        <w:r w:rsidRPr="002C246B">
          <w:rPr>
            <w:i/>
            <w:lang w:val="en-US"/>
          </w:rPr>
          <w:t>go</w:t>
        </w:r>
        <w:r w:rsidRPr="002C246B">
          <w:rPr>
            <w:lang w:val="en-US"/>
          </w:rPr>
          <w:t xml:space="preserve"> with argument </w:t>
        </w:r>
        <w:r w:rsidRPr="002C246B">
          <w:rPr>
            <w:i/>
            <w:lang w:val="en-US"/>
          </w:rPr>
          <w:t>fn</w:t>
        </w:r>
        <w:r w:rsidRPr="002C246B">
          <w:rPr>
            <w:lang w:val="en-US"/>
          </w:rPr>
          <w:t>.</w:t>
        </w:r>
      </w:ins>
    </w:p>
    <w:p w14:paraId="386A70E0" w14:textId="77777777" w:rsidR="002C246B" w:rsidRPr="002C246B" w:rsidRDefault="002C246B" w:rsidP="002C246B">
      <w:pPr>
        <w:pStyle w:val="Alg4"/>
        <w:numPr>
          <w:ilvl w:val="2"/>
          <w:numId w:val="405"/>
        </w:numPr>
        <w:spacing w:after="220"/>
        <w:contextualSpacing/>
        <w:rPr>
          <w:ins w:id="1798" w:author="Allen Wirfs-Brock rev2" w:date="2011-07-21T16:00:00Z"/>
          <w:lang w:val="en-US"/>
        </w:rPr>
      </w:pPr>
      <w:ins w:id="1799" w:author="Allen Wirfs-Brock rev2" w:date="2011-07-21T16:02:00Z">
        <w:r w:rsidRPr="002C246B">
          <w:rPr>
            <w:lang w:val="en-US"/>
          </w:rPr>
          <w:t xml:space="preserve">If </w:t>
        </w:r>
        <w:r w:rsidRPr="002C246B">
          <w:rPr>
            <w:i/>
            <w:lang w:val="en-US"/>
          </w:rPr>
          <w:t>existingProp</w:t>
        </w:r>
        <w:r w:rsidRPr="002C246B">
          <w:rPr>
            <w:lang w:val="en-US"/>
          </w:rPr>
          <w:t xml:space="preserve"> is </w:t>
        </w:r>
        <w:r w:rsidRPr="002C246B">
          <w:rPr>
            <w:b/>
            <w:lang w:val="en-US"/>
          </w:rPr>
          <w:t>undefined</w:t>
        </w:r>
        <w:r>
          <w:rPr>
            <w:lang w:val="en-US"/>
          </w:rPr>
          <w:t xml:space="preserve">, </w:t>
        </w:r>
        <w:r w:rsidRPr="002C246B">
          <w:rPr>
            <w:lang w:val="en-US"/>
          </w:rPr>
          <w:t>then</w:t>
        </w:r>
      </w:ins>
    </w:p>
    <w:p w14:paraId="66790DE0" w14:textId="77777777" w:rsidR="002C246B" w:rsidRPr="002C246B" w:rsidRDefault="002C246B" w:rsidP="002C246B">
      <w:pPr>
        <w:pStyle w:val="Alg4"/>
        <w:numPr>
          <w:ilvl w:val="3"/>
          <w:numId w:val="405"/>
        </w:numPr>
        <w:spacing w:after="220"/>
        <w:rPr>
          <w:lang w:val="en-US"/>
        </w:rPr>
      </w:pPr>
      <w:ins w:id="1800" w:author="Allen Wirfs-Brock rev2" w:date="2011-07-21T16:04:00Z">
        <w:r w:rsidRPr="002C246B">
          <w:rPr>
            <w:lang w:val="en-US"/>
          </w:rPr>
          <w:t xml:space="preserve">Call the [[DefineOwnProperty]] internal method of </w:t>
        </w:r>
        <w:r w:rsidRPr="002C246B">
          <w:rPr>
            <w:i/>
            <w:lang w:val="en-US"/>
          </w:rPr>
          <w:t>go</w:t>
        </w:r>
        <w:r w:rsidRPr="002C246B">
          <w:rPr>
            <w:lang w:val="en-US"/>
          </w:rPr>
          <w:t xml:space="preserve">, passing </w:t>
        </w:r>
        <w:r w:rsidRPr="002C246B">
          <w:rPr>
            <w:i/>
            <w:lang w:val="en-US"/>
          </w:rPr>
          <w:t>dn</w:t>
        </w:r>
        <w:r w:rsidRPr="002C246B">
          <w:rPr>
            <w:lang w:val="en-US"/>
          </w:rPr>
          <w:t xml:space="preserve">,  Property Descriptor {[[Value]]: </w:t>
        </w:r>
        <w:r w:rsidRPr="002C246B">
          <w:rPr>
            <w:b/>
            <w:lang w:val="en-US"/>
          </w:rPr>
          <w:t>undefined</w:t>
        </w:r>
        <w:r w:rsidRPr="002C246B">
          <w:rPr>
            <w:lang w:val="en-US"/>
          </w:rPr>
          <w:t xml:space="preserve">, [[Writable]]: </w:t>
        </w:r>
        <w:r w:rsidRPr="002C246B">
          <w:rPr>
            <w:b/>
            <w:lang w:val="en-US"/>
          </w:rPr>
          <w:t>true</w:t>
        </w:r>
        <w:r w:rsidRPr="002C246B">
          <w:rPr>
            <w:lang w:val="en-US"/>
          </w:rPr>
          <w:t xml:space="preserve">, [[Enumerable]]: </w:t>
        </w:r>
        <w:r w:rsidRPr="002C246B">
          <w:rPr>
            <w:b/>
            <w:lang w:val="en-US"/>
          </w:rPr>
          <w:t>true</w:t>
        </w:r>
        <w:r w:rsidRPr="002C246B">
          <w:rPr>
            <w:lang w:val="en-US"/>
          </w:rPr>
          <w:t xml:space="preserve"> , [[Configurable]]: </w:t>
        </w:r>
        <w:r w:rsidRPr="002C246B">
          <w:rPr>
            <w:i/>
            <w:lang w:val="en-US"/>
          </w:rPr>
          <w:t>configurableBindings</w:t>
        </w:r>
        <w:r w:rsidRPr="002C246B">
          <w:rPr>
            <w:lang w:val="en-US"/>
          </w:rPr>
          <w:t xml:space="preserve"> }, and </w:t>
        </w:r>
        <w:r w:rsidRPr="002C246B">
          <w:rPr>
            <w:b/>
            <w:lang w:val="en-US"/>
          </w:rPr>
          <w:t>true</w:t>
        </w:r>
        <w:r w:rsidRPr="002C246B">
          <w:rPr>
            <w:lang w:val="en-US"/>
          </w:rPr>
          <w:t xml:space="preserve"> as arguments.</w:t>
        </w:r>
      </w:ins>
    </w:p>
    <w:p w14:paraId="4D1635AC" w14:textId="77777777" w:rsidR="00704747" w:rsidRDefault="00704747" w:rsidP="00862195">
      <w:pPr>
        <w:pStyle w:val="30"/>
        <w:numPr>
          <w:ilvl w:val="0"/>
          <w:numId w:val="0"/>
        </w:numPr>
        <w:rPr>
          <w:ins w:id="1801" w:author="Rev 3 Allen Wirfs-Brock" w:date="2011-09-10T11:11:00Z"/>
        </w:rPr>
      </w:pPr>
      <w:bookmarkStart w:id="1802" w:name="_Toc235503386"/>
      <w:bookmarkStart w:id="1803" w:name="_Toc241509161"/>
      <w:bookmarkStart w:id="1804" w:name="_Toc244416648"/>
      <w:bookmarkStart w:id="1805" w:name="_Toc276631012"/>
      <w:bookmarkStart w:id="1806" w:name="_Toc178387022"/>
      <w:ins w:id="1807" w:author="Rev 3 Allen Wirfs-Brock" w:date="2011-09-10T11:11:00Z">
        <w:r>
          <w:t>10.5.XXX</w:t>
        </w:r>
        <w:r>
          <w:tab/>
        </w:r>
      </w:ins>
      <w:ins w:id="1808" w:author="Rev 3 Allen Wirfs-Brock" w:date="2011-09-10T15:22:00Z">
        <w:r w:rsidR="004851C4">
          <w:t xml:space="preserve">Block Declaration </w:t>
        </w:r>
      </w:ins>
      <w:ins w:id="1809" w:author="Rev 3 Allen Wirfs-Brock" w:date="2011-09-10T11:11:00Z">
        <w:r>
          <w:t>Instantiation</w:t>
        </w:r>
        <w:bookmarkEnd w:id="1806"/>
      </w:ins>
    </w:p>
    <w:p w14:paraId="6815E584" w14:textId="77777777" w:rsidR="00704747" w:rsidRDefault="00F24C4D" w:rsidP="00704747">
      <w:pPr>
        <w:rPr>
          <w:ins w:id="1810" w:author="Rev 3 Allen Wirfs-Brock" w:date="2011-09-10T11:11:00Z"/>
        </w:rPr>
      </w:pPr>
      <w:ins w:id="1811" w:author="Rev 3 Allen Wirfs-Brock" w:date="2011-09-10T11:12:00Z">
        <w:r>
          <w:t xml:space="preserve">When a </w:t>
        </w:r>
        <w:r w:rsidRPr="00135C3C">
          <w:rPr>
            <w:rFonts w:ascii="Times New Roman" w:eastAsia="Times New Roman" w:hAnsi="Times New Roman"/>
            <w:i/>
            <w:spacing w:val="6"/>
            <w:lang w:eastAsia="en-US"/>
          </w:rPr>
          <w:t>Block</w:t>
        </w:r>
        <w:r>
          <w:t xml:space="preserve"> or </w:t>
        </w:r>
        <w:commentRangeStart w:id="1812"/>
        <w:r w:rsidRPr="00135C3C">
          <w:rPr>
            <w:rFonts w:ascii="Times New Roman" w:eastAsia="Times New Roman" w:hAnsi="Times New Roman"/>
            <w:i/>
            <w:spacing w:val="6"/>
            <w:lang w:eastAsia="en-US"/>
          </w:rPr>
          <w:t>CaseBlock</w:t>
        </w:r>
      </w:ins>
      <w:commentRangeEnd w:id="1812"/>
      <w:ins w:id="1813" w:author="Rev 3 Allen Wirfs-Brock" w:date="2011-09-10T11:16:00Z">
        <w:r w:rsidR="00135C3C">
          <w:rPr>
            <w:rStyle w:val="af4"/>
          </w:rPr>
          <w:commentReference w:id="1812"/>
        </w:r>
      </w:ins>
      <w:ins w:id="1815" w:author="Rev 3 Allen Wirfs-Brock" w:date="2011-09-10T11:12:00Z">
        <w:r>
          <w:t xml:space="preserve"> production is evaluated a new Declarative Environment Record is created and bindings for each block scoped variable, constant, or function declarated in the block are </w:t>
        </w:r>
      </w:ins>
      <w:ins w:id="1816" w:author="Rev 3 Allen Wirfs-Brock" w:date="2011-09-10T11:17:00Z">
        <w:r w:rsidR="00135C3C">
          <w:t>instantiated</w:t>
        </w:r>
      </w:ins>
      <w:ins w:id="1817" w:author="Rev 3 Allen Wirfs-Brock" w:date="2011-09-10T11:12:00Z">
        <w:r>
          <w:t xml:space="preserve"> in the </w:t>
        </w:r>
      </w:ins>
      <w:ins w:id="1818" w:author="Rev 3 Allen Wirfs-Brock" w:date="2011-09-10T11:15:00Z">
        <w:r>
          <w:t>environment</w:t>
        </w:r>
      </w:ins>
      <w:ins w:id="1819" w:author="Rev 3 Allen Wirfs-Brock" w:date="2011-09-10T11:12:00Z">
        <w:r>
          <w:t xml:space="preserve"> </w:t>
        </w:r>
      </w:ins>
      <w:ins w:id="1820" w:author="Rev 3 Allen Wirfs-Brock" w:date="2011-09-10T11:15:00Z">
        <w:r>
          <w:t xml:space="preserve">record. </w:t>
        </w:r>
      </w:ins>
    </w:p>
    <w:p w14:paraId="2B12F795" w14:textId="77777777" w:rsidR="00704747" w:rsidRDefault="00135C3C" w:rsidP="00704747">
      <w:pPr>
        <w:rPr>
          <w:ins w:id="1821" w:author="Rev 3 Allen Wirfs-Brock" w:date="2011-09-10T11:11:00Z"/>
        </w:rPr>
      </w:pPr>
      <w:ins w:id="1822" w:author="Rev 3 Allen Wirfs-Brock" w:date="2011-09-10T11:18:00Z">
        <w:r>
          <w:t xml:space="preserve">Block Declaration Instantiation is performed as follows </w:t>
        </w:r>
      </w:ins>
      <w:ins w:id="1823" w:author="Rev 3 Allen Wirfs-Brock" w:date="2011-09-10T14:29:00Z">
        <w:r w:rsidR="00862195">
          <w:t>using</w:t>
        </w:r>
      </w:ins>
      <w:ins w:id="1824" w:author="Rev 3 Allen Wirfs-Brock" w:date="2011-09-10T14:30:00Z">
        <w:r w:rsidR="00862195">
          <w:t xml:space="preserve"> arguments</w:t>
        </w:r>
      </w:ins>
      <w:ins w:id="1825" w:author="Rev 3 Allen Wirfs-Brock" w:date="2011-09-10T14:29:00Z">
        <w:r w:rsidR="00862195">
          <w:t xml:space="preserve"> </w:t>
        </w:r>
        <w:r w:rsidR="00862195" w:rsidRPr="00862195">
          <w:rPr>
            <w:rFonts w:ascii="Times New Roman" w:eastAsia="Times New Roman" w:hAnsi="Times New Roman"/>
            <w:i/>
            <w:spacing w:val="6"/>
            <w:lang w:eastAsia="en-US"/>
          </w:rPr>
          <w:t>code</w:t>
        </w:r>
        <w:r w:rsidR="007C0676">
          <w:t xml:space="preserve"> and</w:t>
        </w:r>
        <w:r w:rsidR="00862195">
          <w:t xml:space="preserve"> </w:t>
        </w:r>
      </w:ins>
      <w:ins w:id="1826" w:author="Rev 3 Allen Wirfs-Brock" w:date="2011-09-10T14:31:00Z">
        <w:r w:rsidR="00862195" w:rsidRPr="00862195">
          <w:rPr>
            <w:rFonts w:ascii="Times New Roman" w:eastAsia="Times New Roman" w:hAnsi="Times New Roman"/>
            <w:i/>
            <w:spacing w:val="6"/>
            <w:lang w:eastAsia="en-US"/>
          </w:rPr>
          <w:t>env</w:t>
        </w:r>
        <w:r w:rsidR="00862195">
          <w:t xml:space="preserve">. </w:t>
        </w:r>
      </w:ins>
      <w:ins w:id="1827" w:author="Rev 3 Allen Wirfs-Brock" w:date="2011-09-10T14:32:00Z">
        <w:r w:rsidR="00862195" w:rsidRPr="00862195">
          <w:rPr>
            <w:rFonts w:ascii="Times New Roman" w:eastAsia="Times New Roman" w:hAnsi="Times New Roman"/>
            <w:i/>
            <w:spacing w:val="6"/>
            <w:lang w:eastAsia="en-US"/>
          </w:rPr>
          <w:t>code</w:t>
        </w:r>
        <w:r w:rsidR="00862195">
          <w:t xml:space="preserve"> is the grammar production </w:t>
        </w:r>
      </w:ins>
      <w:ins w:id="1828" w:author="Rev 3 Allen Wirfs-Brock" w:date="2011-09-10T14:37:00Z">
        <w:r w:rsidR="00862195">
          <w:t>corresponding</w:t>
        </w:r>
      </w:ins>
      <w:ins w:id="1829" w:author="Rev 3 Allen Wirfs-Brock" w:date="2011-09-10T14:32:00Z">
        <w:r w:rsidR="00862195">
          <w:t xml:space="preserve"> </w:t>
        </w:r>
      </w:ins>
      <w:ins w:id="1830" w:author="Rev 3 Allen Wirfs-Brock" w:date="2011-09-10T14:37:00Z">
        <w:r w:rsidR="00862195">
          <w:t>to the body of the block</w:t>
        </w:r>
      </w:ins>
      <w:ins w:id="1831" w:author="Rev 3 Allen Wirfs-Brock" w:date="2011-09-10T14:32:00Z">
        <w:r w:rsidR="00862195">
          <w:t xml:space="preserve">. </w:t>
        </w:r>
      </w:ins>
      <w:ins w:id="1832" w:author="Rev 3 Allen Wirfs-Brock" w:date="2011-09-10T11:18:00Z">
        <w:r>
          <w:t xml:space="preserve"> </w:t>
        </w:r>
      </w:ins>
      <w:ins w:id="1833" w:author="Rev 3 Allen Wirfs-Brock" w:date="2011-09-10T14:32:00Z">
        <w:r w:rsidR="00862195" w:rsidRPr="00862195">
          <w:rPr>
            <w:rFonts w:ascii="Times New Roman" w:eastAsia="Times New Roman" w:hAnsi="Times New Roman"/>
            <w:i/>
            <w:spacing w:val="6"/>
            <w:lang w:eastAsia="en-US"/>
          </w:rPr>
          <w:t>env</w:t>
        </w:r>
        <w:r w:rsidR="00862195">
          <w:t xml:space="preserve"> is </w:t>
        </w:r>
      </w:ins>
      <w:ins w:id="1834" w:author="Rev 3 Allen Wirfs-Brock" w:date="2011-09-10T14:33:00Z">
        <w:r w:rsidR="00862195">
          <w:t xml:space="preserve">the declarative </w:t>
        </w:r>
      </w:ins>
      <w:ins w:id="1835" w:author="Rev 3 Allen Wirfs-Brock" w:date="2011-09-10T11:18:00Z">
        <w:r>
          <w:t>environment record in which bindings are</w:t>
        </w:r>
      </w:ins>
      <w:ins w:id="1836" w:author="Rev 3 Allen Wirfs-Brock" w:date="2011-09-10T14:33:00Z">
        <w:r w:rsidR="00862195">
          <w:t xml:space="preserve"> to be</w:t>
        </w:r>
      </w:ins>
      <w:ins w:id="1837" w:author="Rev 3 Allen Wirfs-Brock" w:date="2011-09-10T11:18:00Z">
        <w:r>
          <w:t>.</w:t>
        </w:r>
      </w:ins>
      <w:ins w:id="1838" w:author="Rev 3 Allen Wirfs-Brock" w:date="2011-09-10T14:34:00Z">
        <w:r w:rsidR="00862195">
          <w:t xml:space="preserve"> </w:t>
        </w:r>
      </w:ins>
    </w:p>
    <w:p w14:paraId="11B0E7EC" w14:textId="77777777" w:rsidR="007B1D39" w:rsidRDefault="007B1D39" w:rsidP="00135C3C">
      <w:pPr>
        <w:pStyle w:val="Alg4"/>
        <w:numPr>
          <w:ilvl w:val="0"/>
          <w:numId w:val="557"/>
        </w:numPr>
        <w:rPr>
          <w:ins w:id="1839" w:author="Rev 3 Allen Wirfs-Brock" w:date="2011-09-10T11:28:00Z"/>
        </w:rPr>
      </w:pPr>
      <w:ins w:id="1840" w:author="Rev 3 Allen Wirfs-Brock" w:date="2011-09-10T11:28:00Z">
        <w:r>
          <w:t xml:space="preserve">Assert: </w:t>
        </w:r>
        <w:r w:rsidRPr="007B1D39">
          <w:rPr>
            <w:i/>
          </w:rPr>
          <w:t>parameterNames</w:t>
        </w:r>
        <w:r>
          <w:t xml:space="preserve"> has no duplicate entries.</w:t>
        </w:r>
      </w:ins>
    </w:p>
    <w:p w14:paraId="4ABE0593" w14:textId="77777777" w:rsidR="00862195" w:rsidRDefault="00862195" w:rsidP="00135C3C">
      <w:pPr>
        <w:pStyle w:val="Alg4"/>
        <w:numPr>
          <w:ilvl w:val="0"/>
          <w:numId w:val="557"/>
        </w:numPr>
        <w:rPr>
          <w:ins w:id="1841" w:author="Rev 3 Allen Wirfs-Brock" w:date="2011-09-10T14:36:00Z"/>
        </w:rPr>
      </w:pPr>
      <w:ins w:id="1842" w:author="Rev 3 Allen Wirfs-Brock" w:date="2011-09-10T14:36:00Z">
        <w:r>
          <w:t xml:space="preserve">Let </w:t>
        </w:r>
        <w:r w:rsidRPr="00862195">
          <w:rPr>
            <w:i/>
          </w:rPr>
          <w:t>declarations</w:t>
        </w:r>
        <w:r>
          <w:t xml:space="preserve"> be the LexicalDeclarations of</w:t>
        </w:r>
      </w:ins>
      <w:ins w:id="1843" w:author="Rev 3 Allen Wirfs-Brock" w:date="2011-09-10T14:38:00Z">
        <w:r>
          <w:t xml:space="preserve"> </w:t>
        </w:r>
        <w:r w:rsidRPr="00862195">
          <w:rPr>
            <w:i/>
          </w:rPr>
          <w:t>code</w:t>
        </w:r>
        <w:r>
          <w:t>.</w:t>
        </w:r>
      </w:ins>
    </w:p>
    <w:p w14:paraId="76E8C51F" w14:textId="77777777" w:rsidR="00704747" w:rsidRDefault="00704747" w:rsidP="00135C3C">
      <w:pPr>
        <w:pStyle w:val="Alg4"/>
        <w:numPr>
          <w:ilvl w:val="0"/>
          <w:numId w:val="557"/>
        </w:numPr>
        <w:rPr>
          <w:ins w:id="1844" w:author="Rev 3 Allen Wirfs-Brock" w:date="2011-09-10T11:11:00Z"/>
        </w:rPr>
      </w:pPr>
      <w:ins w:id="1845" w:author="Rev 3 Allen Wirfs-Brock" w:date="2011-09-10T11:11:00Z">
        <w:r>
          <w:t xml:space="preserve">For each </w:t>
        </w:r>
        <w:r>
          <w:rPr>
            <w:i/>
          </w:rPr>
          <w:t>FunctionDeclaration</w:t>
        </w:r>
        <w:r>
          <w:t xml:space="preserve"> </w:t>
        </w:r>
        <w:r>
          <w:rPr>
            <w:i/>
          </w:rPr>
          <w:t>f</w:t>
        </w:r>
        <w:r>
          <w:t xml:space="preserve"> in </w:t>
        </w:r>
      </w:ins>
      <w:ins w:id="1846" w:author="Rev 3 Allen Wirfs-Brock" w:date="2011-09-10T14:39:00Z">
        <w:r w:rsidR="00120B52" w:rsidRPr="00862195">
          <w:rPr>
            <w:i/>
          </w:rPr>
          <w:t>declarations</w:t>
        </w:r>
      </w:ins>
      <w:ins w:id="1847" w:author="Rev 3 Allen Wirfs-Brock" w:date="2011-09-10T11:11:00Z">
        <w:r>
          <w:t xml:space="preserve">, </w:t>
        </w:r>
      </w:ins>
      <w:ins w:id="1848" w:author="Rev 3 Allen Wirfs-Brock" w:date="2011-09-10T14:39:00Z">
        <w:r w:rsidR="00120B52">
          <w:t xml:space="preserve">in list order </w:t>
        </w:r>
      </w:ins>
      <w:ins w:id="1849" w:author="Rev 3 Allen Wirfs-Brock" w:date="2011-09-10T11:11:00Z">
        <w:r>
          <w:t>do</w:t>
        </w:r>
      </w:ins>
    </w:p>
    <w:p w14:paraId="5ADF259B" w14:textId="77777777" w:rsidR="00704747" w:rsidRDefault="00704747" w:rsidP="00135C3C">
      <w:pPr>
        <w:pStyle w:val="Alg4"/>
        <w:numPr>
          <w:ilvl w:val="1"/>
          <w:numId w:val="557"/>
        </w:numPr>
        <w:rPr>
          <w:ins w:id="1850" w:author="Rev 3 Allen Wirfs-Brock" w:date="2011-09-10T11:11:00Z"/>
          <w:i/>
        </w:rPr>
      </w:pPr>
      <w:ins w:id="1851" w:author="Rev 3 Allen Wirfs-Brock" w:date="2011-09-10T11:11:00Z">
        <w:r>
          <w:t xml:space="preserve">Let </w:t>
        </w:r>
        <w:r>
          <w:rPr>
            <w:i/>
          </w:rPr>
          <w:t>fn</w:t>
        </w:r>
        <w:r>
          <w:t xml:space="preserve"> be the </w:t>
        </w:r>
        <w:r>
          <w:rPr>
            <w:i/>
          </w:rPr>
          <w:t>Identifier</w:t>
        </w:r>
        <w:r>
          <w:t xml:space="preserve"> in </w:t>
        </w:r>
        <w:r>
          <w:rPr>
            <w:i/>
          </w:rPr>
          <w:t>FunctionDeclaration</w:t>
        </w:r>
        <w:r>
          <w:t xml:space="preserve"> </w:t>
        </w:r>
        <w:r>
          <w:rPr>
            <w:i/>
          </w:rPr>
          <w:t>f.</w:t>
        </w:r>
      </w:ins>
    </w:p>
    <w:p w14:paraId="3DB28227" w14:textId="77777777" w:rsidR="00704747" w:rsidRDefault="00704747" w:rsidP="00135C3C">
      <w:pPr>
        <w:pStyle w:val="Alg4"/>
        <w:numPr>
          <w:ilvl w:val="1"/>
          <w:numId w:val="557"/>
        </w:numPr>
        <w:rPr>
          <w:ins w:id="1852" w:author="Rev 3 Allen Wirfs-Brock" w:date="2011-09-10T11:11:00Z"/>
        </w:rPr>
      </w:pPr>
      <w:ins w:id="1853" w:author="Rev 3 Allen Wirfs-Brock" w:date="2011-09-10T11:11:00Z">
        <w:r>
          <w:t xml:space="preserve">Let </w:t>
        </w:r>
        <w:r>
          <w:rPr>
            <w:i/>
          </w:rPr>
          <w:t>fo</w:t>
        </w:r>
        <w:r>
          <w:t xml:space="preserve"> be the result of instantiating </w:t>
        </w:r>
        <w:r w:rsidRPr="00EB18CA">
          <w:rPr>
            <w:i/>
          </w:rPr>
          <w:t xml:space="preserve">FunctionDeclaration f </w:t>
        </w:r>
        <w:r>
          <w:t>as described in Clause 13.</w:t>
        </w:r>
      </w:ins>
    </w:p>
    <w:p w14:paraId="0437D9A7" w14:textId="77777777" w:rsidR="00704747" w:rsidRDefault="00704747" w:rsidP="00571FEC">
      <w:pPr>
        <w:pStyle w:val="Alg4"/>
        <w:numPr>
          <w:ilvl w:val="1"/>
          <w:numId w:val="557"/>
        </w:numPr>
        <w:rPr>
          <w:ins w:id="1854" w:author="Rev 3 Allen Wirfs-Brock" w:date="2011-09-10T11:11:00Z"/>
        </w:rPr>
      </w:pPr>
      <w:ins w:id="1855" w:author="Rev 3 Allen Wirfs-Brock" w:date="2011-09-10T11:11:00Z">
        <w:r>
          <w:t xml:space="preserve">Call </w:t>
        </w:r>
        <w:r>
          <w:rPr>
            <w:i/>
          </w:rPr>
          <w:t>env’s</w:t>
        </w:r>
        <w:r>
          <w:t xml:space="preserve"> </w:t>
        </w:r>
        <w:commentRangeStart w:id="1856"/>
        <w:r>
          <w:t xml:space="preserve">CreateMutableBinding </w:t>
        </w:r>
      </w:ins>
      <w:commentRangeEnd w:id="1856"/>
      <w:ins w:id="1857" w:author="Rev 3 Allen Wirfs-Brock" w:date="2011-09-10T11:35:00Z">
        <w:r w:rsidR="00571FEC">
          <w:rPr>
            <w:rStyle w:val="af4"/>
            <w:rFonts w:ascii="Arial" w:eastAsia="MS Mincho" w:hAnsi="Arial"/>
            <w:spacing w:val="0"/>
            <w:lang w:eastAsia="ja-JP"/>
          </w:rPr>
          <w:commentReference w:id="1856"/>
        </w:r>
      </w:ins>
      <w:ins w:id="1859" w:author="Rev 3 Allen Wirfs-Brock" w:date="2011-09-10T11:11:00Z">
        <w:r>
          <w:t xml:space="preserve">concrete method passing </w:t>
        </w:r>
        <w:r>
          <w:rPr>
            <w:i/>
          </w:rPr>
          <w:t>fn</w:t>
        </w:r>
        <w:r>
          <w:t xml:space="preserve"> and </w:t>
        </w:r>
        <w:r w:rsidRPr="00EE019A">
          <w:rPr>
            <w:i/>
          </w:rPr>
          <w:t>configurableBindings</w:t>
        </w:r>
        <w:r>
          <w:t xml:space="preserve"> as the arguments.</w:t>
        </w:r>
      </w:ins>
    </w:p>
    <w:p w14:paraId="6DA59A15" w14:textId="77777777" w:rsidR="00704747" w:rsidRDefault="00704747" w:rsidP="00571FEC">
      <w:pPr>
        <w:pStyle w:val="Alg4"/>
        <w:numPr>
          <w:ilvl w:val="1"/>
          <w:numId w:val="557"/>
        </w:numPr>
        <w:rPr>
          <w:ins w:id="1860" w:author="Rev 3 Allen Wirfs-Brock" w:date="2011-09-10T11:11:00Z"/>
        </w:rPr>
      </w:pPr>
      <w:ins w:id="1861" w:author="Rev 3 Allen Wirfs-Brock" w:date="2011-09-10T11:11:00Z">
        <w:r>
          <w:t xml:space="preserve">Call </w:t>
        </w:r>
        <w:r w:rsidRPr="000339C6">
          <w:rPr>
            <w:i/>
          </w:rPr>
          <w:t>env</w:t>
        </w:r>
        <w:r>
          <w:t xml:space="preserve">’s InitializeBinding concrete method passing </w:t>
        </w:r>
        <w:r>
          <w:rPr>
            <w:i/>
          </w:rPr>
          <w:t>fn</w:t>
        </w:r>
        <w:r>
          <w:t xml:space="preserve">, and </w:t>
        </w:r>
      </w:ins>
      <w:ins w:id="1862" w:author="Rev 3 Allen Wirfs-Brock" w:date="2011-09-10T11:38:00Z">
        <w:r w:rsidR="00D27042">
          <w:rPr>
            <w:i/>
          </w:rPr>
          <w:t>fo</w:t>
        </w:r>
        <w:r w:rsidR="00D27042">
          <w:t xml:space="preserve"> </w:t>
        </w:r>
      </w:ins>
      <w:ins w:id="1863" w:author="Rev 3 Allen Wirfs-Brock" w:date="2011-09-10T11:11:00Z">
        <w:r>
          <w:t>as the arguments.</w:t>
        </w:r>
      </w:ins>
    </w:p>
    <w:p w14:paraId="0514FD3C" w14:textId="77777777" w:rsidR="00704747" w:rsidRDefault="00704747" w:rsidP="00135C3C">
      <w:pPr>
        <w:pStyle w:val="Alg4"/>
        <w:numPr>
          <w:ilvl w:val="0"/>
          <w:numId w:val="557"/>
        </w:numPr>
        <w:rPr>
          <w:ins w:id="1864" w:author="Rev 3 Allen Wirfs-Brock" w:date="2011-09-10T11:11:00Z"/>
        </w:rPr>
      </w:pPr>
      <w:ins w:id="1865" w:author="Rev 3 Allen Wirfs-Brock" w:date="2011-09-10T11:11:00Z">
        <w:r>
          <w:t xml:space="preserve">For each </w:t>
        </w:r>
      </w:ins>
      <w:ins w:id="1866" w:author="Rev 3 Allen Wirfs-Brock" w:date="2011-09-10T11:49:00Z">
        <w:r w:rsidR="00C0788E">
          <w:rPr>
            <w:i/>
          </w:rPr>
          <w:t>LetDeclaration</w:t>
        </w:r>
      </w:ins>
      <w:ins w:id="1867" w:author="Rev 3 Allen Wirfs-Brock" w:date="2011-09-10T11:11:00Z">
        <w:r>
          <w:t xml:space="preserve"> and </w:t>
        </w:r>
      </w:ins>
      <w:ins w:id="1868" w:author="Rev 3 Allen Wirfs-Brock" w:date="2011-09-10T11:49:00Z">
        <w:r w:rsidR="00C0788E">
          <w:rPr>
            <w:i/>
          </w:rPr>
          <w:t>ConstDeclaration</w:t>
        </w:r>
      </w:ins>
      <w:ins w:id="1869" w:author="Rev 3 Allen Wirfs-Brock" w:date="2011-09-10T11:11:00Z">
        <w:r>
          <w:t xml:space="preserve"> </w:t>
        </w:r>
        <w:r>
          <w:rPr>
            <w:i/>
          </w:rPr>
          <w:t xml:space="preserve">d </w:t>
        </w:r>
        <w:r>
          <w:t xml:space="preserve">in </w:t>
        </w:r>
        <w:r w:rsidRPr="00FE0A6B">
          <w:rPr>
            <w:i/>
          </w:rPr>
          <w:t>code</w:t>
        </w:r>
        <w:r>
          <w:t xml:space="preserve"> do</w:t>
        </w:r>
      </w:ins>
    </w:p>
    <w:p w14:paraId="1143A5F7" w14:textId="77777777" w:rsidR="00704747" w:rsidRDefault="00CD10EA" w:rsidP="00135C3C">
      <w:pPr>
        <w:pStyle w:val="Alg4"/>
        <w:numPr>
          <w:ilvl w:val="1"/>
          <w:numId w:val="557"/>
        </w:numPr>
        <w:rPr>
          <w:ins w:id="1870" w:author="Rev 3 Allen Wirfs-Brock" w:date="2011-09-10T11:11:00Z"/>
          <w:i/>
        </w:rPr>
      </w:pPr>
      <w:ins w:id="1871" w:author="Rev 3 Allen Wirfs-Brock" w:date="2011-09-10T11:50:00Z">
        <w:r>
          <w:t>For each element</w:t>
        </w:r>
      </w:ins>
      <w:ins w:id="1872" w:author="Rev 3 Allen Wirfs-Brock" w:date="2011-09-10T11:51:00Z">
        <w:r>
          <w:t xml:space="preserve"> </w:t>
        </w:r>
        <w:r w:rsidRPr="00CD10EA">
          <w:rPr>
            <w:i/>
          </w:rPr>
          <w:t>dn</w:t>
        </w:r>
      </w:ins>
      <w:ins w:id="1873" w:author="Rev 3 Allen Wirfs-Brock" w:date="2011-09-10T11:50:00Z">
        <w:r>
          <w:t xml:space="preserve"> of </w:t>
        </w:r>
      </w:ins>
      <w:ins w:id="1874" w:author="Rev 3 Allen Wirfs-Brock" w:date="2011-09-10T11:51:00Z">
        <w:r>
          <w:t xml:space="preserve">the </w:t>
        </w:r>
      </w:ins>
      <w:ins w:id="1875" w:author="Rev 3 Allen Wirfs-Brock" w:date="2011-09-10T11:50:00Z">
        <w:r>
          <w:t>BoundNames</w:t>
        </w:r>
      </w:ins>
      <w:ins w:id="1876" w:author="Rev 3 Allen Wirfs-Brock" w:date="2011-09-10T11:51:00Z">
        <w:r>
          <w:t xml:space="preserve"> of</w:t>
        </w:r>
      </w:ins>
      <w:ins w:id="1877" w:author="Rev 3 Allen Wirfs-Brock" w:date="2011-09-10T11:11:00Z">
        <w:r w:rsidR="00704747">
          <w:t xml:space="preserve"> </w:t>
        </w:r>
        <w:r w:rsidR="00704747">
          <w:rPr>
            <w:i/>
          </w:rPr>
          <w:t>d</w:t>
        </w:r>
        <w:r w:rsidR="00704747">
          <w:t xml:space="preserve"> </w:t>
        </w:r>
      </w:ins>
      <w:ins w:id="1878" w:author="Rev 3 Allen Wirfs-Brock" w:date="2011-09-10T11:52:00Z">
        <w:r>
          <w:t>do</w:t>
        </w:r>
      </w:ins>
    </w:p>
    <w:p w14:paraId="6B42ACED" w14:textId="77777777" w:rsidR="007400BC" w:rsidRDefault="007400BC" w:rsidP="00135C3C">
      <w:pPr>
        <w:pStyle w:val="Alg4"/>
        <w:numPr>
          <w:ilvl w:val="2"/>
          <w:numId w:val="557"/>
        </w:numPr>
        <w:rPr>
          <w:ins w:id="1879" w:author="Rev 3 Allen Wirfs-Brock" w:date="2011-09-10T11:54:00Z"/>
        </w:rPr>
      </w:pPr>
      <w:ins w:id="1880" w:author="Rev 3 Allen Wirfs-Brock" w:date="2011-09-10T11:54:00Z">
        <w:r>
          <w:t xml:space="preserve">If </w:t>
        </w:r>
        <w:r w:rsidRPr="00872636">
          <w:rPr>
            <w:i/>
          </w:rPr>
          <w:t>d</w:t>
        </w:r>
        <w:r>
          <w:t xml:space="preserve"> is a </w:t>
        </w:r>
        <w:r w:rsidRPr="00872636">
          <w:rPr>
            <w:i/>
          </w:rPr>
          <w:t>LetDeclaration</w:t>
        </w:r>
        <w:r>
          <w:t>, then</w:t>
        </w:r>
      </w:ins>
    </w:p>
    <w:p w14:paraId="77F0E2C6" w14:textId="77777777" w:rsidR="00704747" w:rsidRDefault="00704747" w:rsidP="00872636">
      <w:pPr>
        <w:pStyle w:val="Alg4"/>
        <w:numPr>
          <w:ilvl w:val="3"/>
          <w:numId w:val="557"/>
        </w:numPr>
        <w:rPr>
          <w:ins w:id="1881" w:author="Rev 3 Allen Wirfs-Brock" w:date="2011-09-10T11:11:00Z"/>
        </w:rPr>
      </w:pPr>
      <w:ins w:id="1882" w:author="Rev 3 Allen Wirfs-Brock" w:date="2011-09-10T11:11:00Z">
        <w:r>
          <w:t xml:space="preserve">Call </w:t>
        </w:r>
        <w:r w:rsidRPr="00B67E6C">
          <w:rPr>
            <w:i/>
          </w:rPr>
          <w:t>env</w:t>
        </w:r>
        <w:r>
          <w:t xml:space="preserve">’s CreateMutableBinding concrete method passing </w:t>
        </w:r>
        <w:r w:rsidRPr="00B67E6C">
          <w:rPr>
            <w:i/>
          </w:rPr>
          <w:t xml:space="preserve">dn </w:t>
        </w:r>
        <w:r>
          <w:t xml:space="preserve">and </w:t>
        </w:r>
      </w:ins>
      <w:ins w:id="1883" w:author="Rev 3 Allen Wirfs-Brock" w:date="2011-09-10T11:55:00Z">
        <w:r w:rsidR="007400BC" w:rsidRPr="00872636">
          <w:rPr>
            <w:b/>
          </w:rPr>
          <w:t>false</w:t>
        </w:r>
      </w:ins>
      <w:ins w:id="1884" w:author="Rev 3 Allen Wirfs-Brock" w:date="2011-09-10T11:11:00Z">
        <w:r>
          <w:t xml:space="preserve"> as the arguments.</w:t>
        </w:r>
      </w:ins>
    </w:p>
    <w:p w14:paraId="6F38CEAC" w14:textId="77777777" w:rsidR="007400BC" w:rsidRDefault="007400BC" w:rsidP="00135C3C">
      <w:pPr>
        <w:pStyle w:val="Alg4"/>
        <w:numPr>
          <w:ilvl w:val="2"/>
          <w:numId w:val="557"/>
        </w:numPr>
        <w:spacing w:after="220"/>
        <w:contextualSpacing/>
        <w:rPr>
          <w:ins w:id="1885" w:author="Rev 3 Allen Wirfs-Brock" w:date="2011-09-10T11:56:00Z"/>
        </w:rPr>
      </w:pPr>
      <w:ins w:id="1886" w:author="Rev 3 Allen Wirfs-Brock" w:date="2011-09-10T11:56:00Z">
        <w:r>
          <w:t>Else,</w:t>
        </w:r>
      </w:ins>
    </w:p>
    <w:p w14:paraId="715D895A" w14:textId="77777777" w:rsidR="007400BC" w:rsidRDefault="007400BC" w:rsidP="00872636">
      <w:pPr>
        <w:pStyle w:val="Alg4"/>
        <w:numPr>
          <w:ilvl w:val="3"/>
          <w:numId w:val="557"/>
        </w:numPr>
        <w:spacing w:after="220"/>
        <w:rPr>
          <w:ins w:id="1887" w:author="Rev 3 Allen Wirfs-Brock" w:date="2011-09-10T11:57:00Z"/>
        </w:rPr>
      </w:pPr>
      <w:ins w:id="1888" w:author="Rev 3 Allen Wirfs-Brock" w:date="2011-09-10T11:57:00Z">
        <w:r>
          <w:t xml:space="preserve">Call </w:t>
        </w:r>
        <w:r w:rsidRPr="00122CEA">
          <w:rPr>
            <w:i/>
          </w:rPr>
          <w:t>env</w:t>
        </w:r>
        <w:r>
          <w:t xml:space="preserve">’s CreateImmutableBinding concrete method passing </w:t>
        </w:r>
        <w:r w:rsidR="00872636" w:rsidRPr="00B67E6C">
          <w:rPr>
            <w:i/>
          </w:rPr>
          <w:t xml:space="preserve">dn </w:t>
        </w:r>
        <w:r>
          <w:t>as the argument.</w:t>
        </w:r>
      </w:ins>
    </w:p>
    <w:p w14:paraId="2C6B3F0D" w14:textId="77777777" w:rsidR="004C02EF" w:rsidRDefault="004C02EF" w:rsidP="00C623F2">
      <w:pPr>
        <w:pStyle w:val="20"/>
        <w:numPr>
          <w:ilvl w:val="0"/>
          <w:numId w:val="0"/>
        </w:numPr>
      </w:pPr>
      <w:bookmarkStart w:id="1889" w:name="_Toc178387023"/>
      <w:r>
        <w:t>10.6</w:t>
      </w:r>
      <w:r>
        <w:tab/>
        <w:t>Arguments Object</w:t>
      </w:r>
      <w:bookmarkEnd w:id="1802"/>
      <w:bookmarkEnd w:id="1803"/>
      <w:bookmarkEnd w:id="1804"/>
      <w:bookmarkEnd w:id="1805"/>
      <w:bookmarkEnd w:id="1889"/>
    </w:p>
    <w:p w14:paraId="295EAB38" w14:textId="77777777" w:rsidR="004C02EF" w:rsidRDefault="004C02EF" w:rsidP="004C02EF">
      <w:commentRangeStart w:id="1890"/>
      <w:r>
        <w:t xml:space="preserve">When control enters an execution context for function code, an arguments object is created unless (as specified in 10.5) the identifier </w:t>
      </w:r>
      <w:r>
        <w:rPr>
          <w:rFonts w:ascii="Courier New" w:hAnsi="Courier New" w:cs="Courier New"/>
          <w:b/>
        </w:rPr>
        <w:t>arguments</w:t>
      </w:r>
      <w:r>
        <w:t xml:space="preserve"> occurs as an </w:t>
      </w:r>
      <w:r w:rsidRPr="00AC306E">
        <w:rPr>
          <w:rStyle w:val="bnf"/>
        </w:rPr>
        <w:t>Identifier</w:t>
      </w:r>
      <w:r>
        <w:t xml:space="preserve"> in the function’s </w:t>
      </w:r>
      <w:r w:rsidRPr="00AC306E">
        <w:rPr>
          <w:rStyle w:val="bnf"/>
        </w:rPr>
        <w:t>FormalParameterList</w:t>
      </w:r>
      <w:r>
        <w:t xml:space="preserve"> or occurs as the </w:t>
      </w:r>
      <w:r w:rsidRPr="00AC306E">
        <w:rPr>
          <w:rStyle w:val="bnf"/>
        </w:rPr>
        <w:t>Identifier</w:t>
      </w:r>
      <w:r>
        <w:t xml:space="preserve"> of a </w:t>
      </w:r>
      <w:del w:id="1891" w:author="Allen Wirfs-Brock rev2" w:date="2011-07-20T14:17:00Z">
        <w:r w:rsidRPr="00AC306E" w:rsidDel="00FD005B">
          <w:rPr>
            <w:rStyle w:val="bnf"/>
          </w:rPr>
          <w:delText>VariableDeclaration</w:delText>
        </w:r>
        <w:r w:rsidDel="00FD005B">
          <w:delText xml:space="preserve"> or </w:delText>
        </w:r>
      </w:del>
      <w:r w:rsidRPr="00AC306E">
        <w:rPr>
          <w:rStyle w:val="bnf"/>
        </w:rPr>
        <w:t>FunctionDeclaration</w:t>
      </w:r>
      <w:r>
        <w:t xml:space="preserve"> contained in the function code.</w:t>
      </w:r>
      <w:commentRangeEnd w:id="1890"/>
      <w:r w:rsidR="00FD005B">
        <w:rPr>
          <w:rStyle w:val="af4"/>
        </w:rPr>
        <w:commentReference w:id="1890"/>
      </w:r>
    </w:p>
    <w:p w14:paraId="2FDB407D" w14:textId="77777777" w:rsidR="004C02EF" w:rsidRDefault="004C02EF" w:rsidP="004C02EF">
      <w:r>
        <w:t xml:space="preserve">The arguments object is created by calling the abstract operation CreateArgumentsObject with arguments </w:t>
      </w:r>
      <w:r w:rsidRPr="00E32218">
        <w:rPr>
          <w:rFonts w:ascii="Times New Roman" w:hAnsi="Times New Roman"/>
          <w:i/>
        </w:rPr>
        <w:t>func</w:t>
      </w:r>
      <w:r>
        <w:t xml:space="preserve"> the function object whose code is to be evaluated</w:t>
      </w:r>
      <w:r w:rsidRPr="00E32218">
        <w:rPr>
          <w:rFonts w:ascii="Times New Roman" w:hAnsi="Times New Roman"/>
          <w:i/>
        </w:rPr>
        <w:t>, names</w:t>
      </w:r>
      <w:r>
        <w:t xml:space="preserve"> a List containing the function’s formal parameter names</w:t>
      </w:r>
      <w:r w:rsidRPr="00E32218">
        <w:rPr>
          <w:rFonts w:ascii="Times New Roman" w:hAnsi="Times New Roman"/>
          <w:i/>
        </w:rPr>
        <w:t xml:space="preserve">, args </w:t>
      </w:r>
      <w:r>
        <w:t>the actual arguments passed to the [[Call]] internal method</w:t>
      </w:r>
      <w:r w:rsidRPr="00E91749">
        <w:t>,</w:t>
      </w:r>
      <w:r>
        <w:t xml:space="preserve"> </w:t>
      </w:r>
      <w:r w:rsidRPr="00E32218">
        <w:rPr>
          <w:rFonts w:ascii="Times New Roman" w:hAnsi="Times New Roman"/>
          <w:i/>
        </w:rPr>
        <w:t xml:space="preserve">env </w:t>
      </w:r>
      <w:r>
        <w:t xml:space="preserve">the variable environment for the function code, and </w:t>
      </w:r>
      <w:r w:rsidRPr="00E32218">
        <w:rPr>
          <w:rFonts w:ascii="Times New Roman" w:hAnsi="Times New Roman"/>
          <w:i/>
        </w:rPr>
        <w:t>strict</w:t>
      </w:r>
      <w:r>
        <w:t xml:space="preserve"> a Boolean that indicates whether or not the function code is strict code. When CreateArgumentsObject is called the following steps are performed:</w:t>
      </w:r>
    </w:p>
    <w:p w14:paraId="0945B748" w14:textId="77777777" w:rsidR="004C02EF" w:rsidRDefault="004C02EF" w:rsidP="004C02EF">
      <w:pPr>
        <w:pStyle w:val="Alg4"/>
        <w:numPr>
          <w:ilvl w:val="0"/>
          <w:numId w:val="385"/>
        </w:numPr>
      </w:pPr>
      <w:r>
        <w:t xml:space="preserve">Let </w:t>
      </w:r>
      <w:r>
        <w:rPr>
          <w:i/>
        </w:rPr>
        <w:t>len</w:t>
      </w:r>
      <w:r>
        <w:t xml:space="preserve"> be the number of elements in </w:t>
      </w:r>
      <w:r>
        <w:rPr>
          <w:i/>
        </w:rPr>
        <w:t>args</w:t>
      </w:r>
      <w:r>
        <w:t>.</w:t>
      </w:r>
    </w:p>
    <w:p w14:paraId="5294FDA7" w14:textId="77777777" w:rsidR="004C02EF" w:rsidRDefault="004C02EF" w:rsidP="004C02EF">
      <w:pPr>
        <w:pStyle w:val="Alg4"/>
        <w:numPr>
          <w:ilvl w:val="0"/>
          <w:numId w:val="385"/>
        </w:numPr>
      </w:pPr>
      <w:r>
        <w:t xml:space="preserve">Let </w:t>
      </w:r>
      <w:r>
        <w:rPr>
          <w:i/>
        </w:rPr>
        <w:t xml:space="preserve">obj </w:t>
      </w:r>
      <w:r>
        <w:t>be the result of creating a new ECMAScript object.</w:t>
      </w:r>
    </w:p>
    <w:p w14:paraId="38D3C7DC" w14:textId="77777777" w:rsidR="004C02EF" w:rsidRDefault="004C02EF" w:rsidP="004C02EF">
      <w:pPr>
        <w:pStyle w:val="Alg4"/>
        <w:numPr>
          <w:ilvl w:val="0"/>
          <w:numId w:val="385"/>
        </w:numPr>
      </w:pPr>
      <w:r>
        <w:t xml:space="preserve">Set </w:t>
      </w:r>
      <w:r w:rsidRPr="00A115DC">
        <w:t>all the internal methods</w:t>
      </w:r>
      <w:r>
        <w:t xml:space="preserve"> of </w:t>
      </w:r>
      <w:r>
        <w:rPr>
          <w:i/>
        </w:rPr>
        <w:t>obj</w:t>
      </w:r>
      <w:r>
        <w:t xml:space="preserve"> </w:t>
      </w:r>
      <w:r w:rsidRPr="00A115DC">
        <w:t>as specified in 8.12</w:t>
      </w:r>
      <w:r>
        <w:t>.</w:t>
      </w:r>
    </w:p>
    <w:p w14:paraId="2FA714BF" w14:textId="77777777" w:rsidR="004C02EF" w:rsidRDefault="004C02EF" w:rsidP="004C02EF">
      <w:pPr>
        <w:pStyle w:val="Alg4"/>
        <w:numPr>
          <w:ilvl w:val="0"/>
          <w:numId w:val="385"/>
        </w:numPr>
      </w:pPr>
      <w:del w:id="1892" w:author="Allen Wirfs-Brock" w:date="2011-07-02T13:17:00Z">
        <w:r w:rsidDel="000011A1">
          <w:delText xml:space="preserve">Set </w:delText>
        </w:r>
      </w:del>
      <w:ins w:id="1893" w:author="Allen Wirfs-Brock" w:date="2011-07-02T13:17:00Z">
        <w:r w:rsidR="000011A1">
          <w:t xml:space="preserve">Add </w:t>
        </w:r>
      </w:ins>
      <w:r>
        <w:t>the [[</w:t>
      </w:r>
      <w:del w:id="1894" w:author="Allen Wirfs-Brock" w:date="2011-07-02T13:18:00Z">
        <w:r w:rsidDel="000011A1">
          <w:delText>Class</w:delText>
        </w:r>
      </w:del>
      <w:ins w:id="1895" w:author="Allen Wirfs-Brock" w:date="2011-07-02T13:18:00Z">
        <w:del w:id="1896" w:author="Rev 3 Allen Wirfs-Brock" w:date="2011-09-08T15:04:00Z">
          <w:r w:rsidR="000011A1" w:rsidDel="00883E25">
            <w:delText>IsArguments</w:delText>
          </w:r>
        </w:del>
      </w:ins>
      <w:ins w:id="1897" w:author="Rev 3 Allen Wirfs-Brock" w:date="2011-09-08T15:04:00Z">
        <w:r w:rsidR="00883E25">
          <w:t>NativeBrand</w:t>
        </w:r>
      </w:ins>
      <w:r>
        <w:t>]] internal propert</w:t>
      </w:r>
      <w:del w:id="1898" w:author="Rev 3 Allen Wirfs-Brock" w:date="2011-09-08T15:05:00Z">
        <w:r w:rsidDel="00883E25">
          <w:delText>y</w:delText>
        </w:r>
      </w:del>
      <w:r>
        <w:t xml:space="preserve"> </w:t>
      </w:r>
      <w:del w:id="1899" w:author="Allen Wirfs-Brock" w:date="2011-07-02T13:18:00Z">
        <w:r w:rsidDel="000011A1">
          <w:delText xml:space="preserve">of </w:delText>
        </w:r>
      </w:del>
      <w:ins w:id="1900" w:author="Allen Wirfs-Brock" w:date="2011-07-02T13:18:00Z">
        <w:r w:rsidR="000011A1">
          <w:t xml:space="preserve">to </w:t>
        </w:r>
      </w:ins>
      <w:r>
        <w:rPr>
          <w:i/>
        </w:rPr>
        <w:t>obj</w:t>
      </w:r>
      <w:ins w:id="1901" w:author="Rev 3 Allen Wirfs-Brock" w:date="2011-09-08T15:05:00Z">
        <w:r w:rsidR="00883E25">
          <w:rPr>
            <w:i/>
          </w:rPr>
          <w:t xml:space="preserve"> </w:t>
        </w:r>
        <w:r w:rsidR="00883E25">
          <w:t>with value NativeArguments</w:t>
        </w:r>
      </w:ins>
      <w:del w:id="1902" w:author="Allen Wirfs-Brock" w:date="2011-07-02T13:18:00Z">
        <w:r w:rsidDel="000011A1">
          <w:delText xml:space="preserve"> to </w:delText>
        </w:r>
        <w:r w:rsidDel="000011A1">
          <w:rPr>
            <w:b/>
          </w:rPr>
          <w:delText>"</w:delText>
        </w:r>
        <w:r w:rsidRPr="00C411B9" w:rsidDel="000011A1">
          <w:rPr>
            <w:rFonts w:ascii="Courier New" w:hAnsi="Courier New" w:cs="Courier New"/>
            <w:b/>
          </w:rPr>
          <w:delText>Arguments</w:delText>
        </w:r>
        <w:r w:rsidDel="000011A1">
          <w:delText>"</w:delText>
        </w:r>
      </w:del>
      <w:r>
        <w:t>.</w:t>
      </w:r>
    </w:p>
    <w:p w14:paraId="37D3A45A" w14:textId="77777777" w:rsidR="004C02EF" w:rsidDel="000933F5" w:rsidRDefault="004C02EF" w:rsidP="004C02EF">
      <w:pPr>
        <w:pStyle w:val="Alg4"/>
        <w:numPr>
          <w:ilvl w:val="0"/>
          <w:numId w:val="385"/>
        </w:numPr>
        <w:rPr>
          <w:del w:id="1903" w:author="Allen Wirfs-Brock rev2" w:date="2011-07-20T16:13:00Z"/>
        </w:rPr>
      </w:pPr>
      <w:del w:id="1904" w:author="Allen Wirfs-Brock rev2" w:date="2011-07-20T16:13:00Z">
        <w:r w:rsidDel="000933F5">
          <w:delText xml:space="preserve">Let </w:delText>
        </w:r>
        <w:r w:rsidRPr="004C157C" w:rsidDel="000933F5">
          <w:rPr>
            <w:i/>
          </w:rPr>
          <w:delText>Object</w:delText>
        </w:r>
        <w:r w:rsidDel="000933F5">
          <w:delText xml:space="preserve"> be the standard built-in Object constructor (15.2.2).</w:delText>
        </w:r>
      </w:del>
    </w:p>
    <w:p w14:paraId="4D54D6AE" w14:textId="77777777" w:rsidR="004C02EF" w:rsidRDefault="004C02EF" w:rsidP="004C02EF">
      <w:pPr>
        <w:pStyle w:val="Alg4"/>
        <w:numPr>
          <w:ilvl w:val="0"/>
          <w:numId w:val="385"/>
        </w:numPr>
      </w:pPr>
      <w:r>
        <w:t xml:space="preserve">Set the [[Prototype]] internal property of </w:t>
      </w:r>
      <w:r>
        <w:rPr>
          <w:i/>
        </w:rPr>
        <w:t>obj</w:t>
      </w:r>
      <w:r>
        <w:t xml:space="preserve"> to the standard built-in Object prototype object (15.2.4).</w:t>
      </w:r>
    </w:p>
    <w:p w14:paraId="4ABC9DB6" w14:textId="77777777" w:rsidR="004C02EF" w:rsidRDefault="004C02EF" w:rsidP="004C02EF">
      <w:pPr>
        <w:pStyle w:val="Alg4"/>
        <w:numPr>
          <w:ilvl w:val="0"/>
          <w:numId w:val="385"/>
        </w:numPr>
      </w:pPr>
      <w:r>
        <w:t xml:space="preserve">Call the [[DefineOwnProperty]] internal method on </w:t>
      </w:r>
      <w:r>
        <w:rPr>
          <w:i/>
        </w:rPr>
        <w:t>obj</w:t>
      </w:r>
      <w:r>
        <w:t xml:space="preserve"> passing </w:t>
      </w:r>
      <w:r>
        <w:rPr>
          <w:b/>
        </w:rPr>
        <w:t>"</w:t>
      </w:r>
      <w:r w:rsidRPr="00C35DBB">
        <w:rPr>
          <w:rFonts w:ascii="Courier New" w:hAnsi="Courier New" w:cs="Courier New"/>
          <w:b/>
        </w:rPr>
        <w:t>length</w:t>
      </w:r>
      <w:r>
        <w:rPr>
          <w:b/>
        </w:rPr>
        <w:t>"</w:t>
      </w:r>
      <w:r>
        <w:t xml:space="preserve">, the Property Descriptor {[[Value]]: </w:t>
      </w:r>
      <w:r>
        <w:rPr>
          <w:i/>
        </w:rPr>
        <w:t>len</w:t>
      </w:r>
      <w:r>
        <w:t xml:space="preserve">, [[Writable]]: </w:t>
      </w:r>
      <w:r>
        <w:rPr>
          <w:b/>
        </w:rPr>
        <w:t>true</w:t>
      </w:r>
      <w:r>
        <w:t xml:space="preserve">, [[Enumerable]]: </w:t>
      </w:r>
      <w:r>
        <w:rPr>
          <w:b/>
        </w:rPr>
        <w:t>false</w:t>
      </w:r>
      <w:r>
        <w:t xml:space="preserve">, [[Configurable]]: </w:t>
      </w:r>
      <w:r>
        <w:rPr>
          <w:b/>
        </w:rPr>
        <w:t>true</w:t>
      </w:r>
      <w:r>
        <w:t xml:space="preserve">}, and </w:t>
      </w:r>
      <w:r>
        <w:rPr>
          <w:b/>
        </w:rPr>
        <w:t>false</w:t>
      </w:r>
      <w:r>
        <w:t xml:space="preserve"> as arguments.</w:t>
      </w:r>
    </w:p>
    <w:p w14:paraId="40FB3A6A" w14:textId="77777777" w:rsidR="004C02EF" w:rsidRDefault="004C02EF" w:rsidP="004C02EF">
      <w:pPr>
        <w:pStyle w:val="Alg4"/>
        <w:numPr>
          <w:ilvl w:val="0"/>
          <w:numId w:val="385"/>
        </w:numPr>
      </w:pPr>
      <w:r>
        <w:t xml:space="preserve">Let </w:t>
      </w:r>
      <w:r>
        <w:rPr>
          <w:i/>
        </w:rPr>
        <w:t>map</w:t>
      </w:r>
      <w:r>
        <w:t xml:space="preserve"> be the result of creating a new object as if by the expression </w:t>
      </w:r>
      <w:r w:rsidRPr="00C35DBB">
        <w:rPr>
          <w:rFonts w:ascii="Courier New" w:hAnsi="Courier New" w:cs="Courier New"/>
          <w:b/>
        </w:rPr>
        <w:t>new Object()</w:t>
      </w:r>
      <w:r>
        <w:t xml:space="preserve"> where </w:t>
      </w:r>
      <w:r w:rsidRPr="00C35DBB">
        <w:rPr>
          <w:rFonts w:ascii="Courier New" w:hAnsi="Courier New" w:cs="Courier New"/>
          <w:b/>
        </w:rPr>
        <w:t>Object</w:t>
      </w:r>
      <w:r>
        <w:t xml:space="preserve"> is the standard built-in constructor with that name</w:t>
      </w:r>
    </w:p>
    <w:p w14:paraId="00FCD28C" w14:textId="77777777" w:rsidR="004C02EF" w:rsidRDefault="004C02EF" w:rsidP="004C02EF">
      <w:pPr>
        <w:pStyle w:val="Alg4"/>
        <w:numPr>
          <w:ilvl w:val="0"/>
          <w:numId w:val="385"/>
        </w:numPr>
      </w:pPr>
      <w:r>
        <w:t xml:space="preserve">Let </w:t>
      </w:r>
      <w:r>
        <w:rPr>
          <w:i/>
        </w:rPr>
        <w:t>mappedNames</w:t>
      </w:r>
      <w:r>
        <w:t xml:space="preserve"> be an empty List.</w:t>
      </w:r>
    </w:p>
    <w:p w14:paraId="7E25F6C2" w14:textId="77777777" w:rsidR="004C02EF" w:rsidRDefault="004C02EF" w:rsidP="004C02EF">
      <w:pPr>
        <w:pStyle w:val="Alg4"/>
        <w:numPr>
          <w:ilvl w:val="0"/>
          <w:numId w:val="385"/>
        </w:numPr>
      </w:pPr>
      <w:r>
        <w:t xml:space="preserve">Let </w:t>
      </w:r>
      <w:r>
        <w:rPr>
          <w:i/>
        </w:rPr>
        <w:t>indx</w:t>
      </w:r>
      <w:r>
        <w:t xml:space="preserve"> = </w:t>
      </w:r>
      <w:r>
        <w:rPr>
          <w:i/>
        </w:rPr>
        <w:t>len</w:t>
      </w:r>
      <w:r>
        <w:t xml:space="preserve">  - 1.</w:t>
      </w:r>
    </w:p>
    <w:p w14:paraId="11786FA2" w14:textId="77777777" w:rsidR="004C02EF" w:rsidRDefault="004C02EF" w:rsidP="004C02EF">
      <w:pPr>
        <w:pStyle w:val="Alg4"/>
        <w:numPr>
          <w:ilvl w:val="0"/>
          <w:numId w:val="385"/>
        </w:numPr>
      </w:pPr>
      <w:r>
        <w:t xml:space="preserve">Repeat while </w:t>
      </w:r>
      <w:r>
        <w:rPr>
          <w:i/>
        </w:rPr>
        <w:t>indx</w:t>
      </w:r>
      <w:r>
        <w:t xml:space="preserve"> &gt;= 0, </w:t>
      </w:r>
    </w:p>
    <w:p w14:paraId="545F624E" w14:textId="77777777" w:rsidR="004C02EF" w:rsidRDefault="004C02EF" w:rsidP="004C02EF">
      <w:pPr>
        <w:pStyle w:val="Alg4"/>
        <w:numPr>
          <w:ilvl w:val="1"/>
          <w:numId w:val="385"/>
        </w:numPr>
      </w:pPr>
      <w:r>
        <w:t xml:space="preserve">Let </w:t>
      </w:r>
      <w:r>
        <w:rPr>
          <w:i/>
        </w:rPr>
        <w:t>val</w:t>
      </w:r>
      <w:r>
        <w:t xml:space="preserve"> be the element of </w:t>
      </w:r>
      <w:r>
        <w:rPr>
          <w:i/>
        </w:rPr>
        <w:t>args</w:t>
      </w:r>
      <w:r>
        <w:t xml:space="preserve"> at 0-origined list position </w:t>
      </w:r>
      <w:r>
        <w:rPr>
          <w:i/>
        </w:rPr>
        <w:t>indx</w:t>
      </w:r>
      <w:r>
        <w:t>.</w:t>
      </w:r>
    </w:p>
    <w:p w14:paraId="6A4B3CF9" w14:textId="77777777" w:rsidR="004C02EF" w:rsidRDefault="004C02EF" w:rsidP="004C02EF">
      <w:pPr>
        <w:pStyle w:val="Alg4"/>
        <w:numPr>
          <w:ilvl w:val="1"/>
          <w:numId w:val="385"/>
        </w:numPr>
      </w:pPr>
      <w:r>
        <w:t xml:space="preserve">Call the [[DefineOwnProperty]] internal method on </w:t>
      </w:r>
      <w:r>
        <w:rPr>
          <w:i/>
        </w:rPr>
        <w:t>obj</w:t>
      </w:r>
      <w:r>
        <w:t xml:space="preserve"> passing ToString(</w:t>
      </w:r>
      <w:r>
        <w:rPr>
          <w:i/>
        </w:rPr>
        <w:t>indx</w:t>
      </w:r>
      <w:r>
        <w:t xml:space="preserve">), the property descriptor {[[Value]]: </w:t>
      </w:r>
      <w:r>
        <w:rPr>
          <w:i/>
        </w:rPr>
        <w:t>val</w:t>
      </w:r>
      <w:r>
        <w:t xml:space="preserve">, [[Writable]]: </w:t>
      </w:r>
      <w:r>
        <w:rPr>
          <w:b/>
        </w:rPr>
        <w:t>true</w:t>
      </w:r>
      <w:r>
        <w:t xml:space="preserve">, [[Enumerable]]: </w:t>
      </w:r>
      <w:r>
        <w:rPr>
          <w:b/>
        </w:rPr>
        <w:t>true</w:t>
      </w:r>
      <w:r>
        <w:t xml:space="preserve">, [[Configurable]]: </w:t>
      </w:r>
      <w:r>
        <w:rPr>
          <w:b/>
        </w:rPr>
        <w:t>true</w:t>
      </w:r>
      <w:r>
        <w:t xml:space="preserve">}, and </w:t>
      </w:r>
      <w:r>
        <w:rPr>
          <w:b/>
        </w:rPr>
        <w:t>false</w:t>
      </w:r>
      <w:r>
        <w:t xml:space="preserve"> as arguments.</w:t>
      </w:r>
    </w:p>
    <w:p w14:paraId="636F1936" w14:textId="77777777" w:rsidR="004C02EF" w:rsidRDefault="004C02EF" w:rsidP="004C02EF">
      <w:pPr>
        <w:pStyle w:val="Alg4"/>
        <w:numPr>
          <w:ilvl w:val="1"/>
          <w:numId w:val="385"/>
        </w:numPr>
      </w:pPr>
      <w:r>
        <w:t xml:space="preserve">If </w:t>
      </w:r>
      <w:r>
        <w:rPr>
          <w:i/>
        </w:rPr>
        <w:t>indx</w:t>
      </w:r>
      <w:r>
        <w:t xml:space="preserve"> is less than the number of elements in </w:t>
      </w:r>
      <w:r>
        <w:rPr>
          <w:i/>
        </w:rPr>
        <w:t>names</w:t>
      </w:r>
      <w:r>
        <w:t>, then</w:t>
      </w:r>
    </w:p>
    <w:p w14:paraId="38271704" w14:textId="77777777" w:rsidR="004C02EF" w:rsidRDefault="004C02EF" w:rsidP="004C02EF">
      <w:pPr>
        <w:pStyle w:val="Alg4"/>
        <w:numPr>
          <w:ilvl w:val="2"/>
          <w:numId w:val="385"/>
        </w:numPr>
      </w:pPr>
      <w:r>
        <w:t xml:space="preserve">Let </w:t>
      </w:r>
      <w:r>
        <w:rPr>
          <w:i/>
        </w:rPr>
        <w:t>name</w:t>
      </w:r>
      <w:r>
        <w:t xml:space="preserve"> be the element of </w:t>
      </w:r>
      <w:r>
        <w:rPr>
          <w:i/>
        </w:rPr>
        <w:t>names</w:t>
      </w:r>
      <w:r>
        <w:t xml:space="preserve"> at 0-origined list position </w:t>
      </w:r>
      <w:r>
        <w:rPr>
          <w:i/>
        </w:rPr>
        <w:t>indx</w:t>
      </w:r>
      <w:r>
        <w:t>.</w:t>
      </w:r>
    </w:p>
    <w:p w14:paraId="4EAACB98" w14:textId="77777777" w:rsidR="004C02EF" w:rsidRDefault="004C02EF" w:rsidP="004C02EF">
      <w:pPr>
        <w:pStyle w:val="Alg4"/>
        <w:numPr>
          <w:ilvl w:val="2"/>
          <w:numId w:val="385"/>
        </w:numPr>
      </w:pPr>
      <w:r>
        <w:t xml:space="preserve">If </w:t>
      </w:r>
      <w:r w:rsidRPr="006714BC">
        <w:rPr>
          <w:i/>
        </w:rPr>
        <w:t>strict</w:t>
      </w:r>
      <w:r>
        <w:t xml:space="preserve"> is </w:t>
      </w:r>
      <w:r w:rsidRPr="006714BC">
        <w:rPr>
          <w:b/>
        </w:rPr>
        <w:t>false</w:t>
      </w:r>
      <w:r>
        <w:t xml:space="preserve"> and </w:t>
      </w:r>
      <w:r>
        <w:rPr>
          <w:i/>
        </w:rPr>
        <w:t>name</w:t>
      </w:r>
      <w:r>
        <w:t xml:space="preserve"> is not an element of  </w:t>
      </w:r>
      <w:r>
        <w:rPr>
          <w:i/>
        </w:rPr>
        <w:t>mappedNames</w:t>
      </w:r>
      <w:r>
        <w:t>, then</w:t>
      </w:r>
    </w:p>
    <w:p w14:paraId="09516994" w14:textId="77777777" w:rsidR="004C02EF" w:rsidRDefault="004C02EF" w:rsidP="004C02EF">
      <w:pPr>
        <w:pStyle w:val="Alg4"/>
        <w:numPr>
          <w:ilvl w:val="3"/>
          <w:numId w:val="385"/>
        </w:numPr>
      </w:pPr>
      <w:r>
        <w:t xml:space="preserve">Add </w:t>
      </w:r>
      <w:r>
        <w:rPr>
          <w:i/>
        </w:rPr>
        <w:t>name</w:t>
      </w:r>
      <w:r>
        <w:t xml:space="preserve"> as an element of the list </w:t>
      </w:r>
      <w:r>
        <w:rPr>
          <w:i/>
        </w:rPr>
        <w:t>mappedNames</w:t>
      </w:r>
      <w:r>
        <w:t>.</w:t>
      </w:r>
    </w:p>
    <w:p w14:paraId="134C00B3" w14:textId="77777777" w:rsidR="004C02EF" w:rsidRDefault="004C02EF" w:rsidP="004C02EF">
      <w:pPr>
        <w:pStyle w:val="Alg4"/>
        <w:numPr>
          <w:ilvl w:val="3"/>
          <w:numId w:val="385"/>
        </w:numPr>
      </w:pPr>
      <w:r>
        <w:t xml:space="preserve">Let </w:t>
      </w:r>
      <w:r>
        <w:rPr>
          <w:i/>
        </w:rPr>
        <w:t>g</w:t>
      </w:r>
      <w:r>
        <w:t xml:space="preserve"> be the result of calling the </w:t>
      </w:r>
      <w:r>
        <w:rPr>
          <w:i/>
        </w:rPr>
        <w:t>MakeArgGetter</w:t>
      </w:r>
      <w:r>
        <w:t xml:space="preserve"> abstract operation with arguments </w:t>
      </w:r>
      <w:r>
        <w:rPr>
          <w:i/>
        </w:rPr>
        <w:t>name</w:t>
      </w:r>
      <w:r>
        <w:t xml:space="preserve"> and </w:t>
      </w:r>
      <w:r>
        <w:rPr>
          <w:i/>
        </w:rPr>
        <w:t>env</w:t>
      </w:r>
      <w:r>
        <w:t>.</w:t>
      </w:r>
    </w:p>
    <w:p w14:paraId="65C393C3" w14:textId="77777777" w:rsidR="004C02EF" w:rsidRDefault="004C02EF" w:rsidP="004C02EF">
      <w:pPr>
        <w:pStyle w:val="Alg4"/>
        <w:numPr>
          <w:ilvl w:val="3"/>
          <w:numId w:val="385"/>
        </w:numPr>
      </w:pPr>
      <w:r>
        <w:t xml:space="preserve">Let </w:t>
      </w:r>
      <w:r>
        <w:rPr>
          <w:i/>
        </w:rPr>
        <w:t>p</w:t>
      </w:r>
      <w:r>
        <w:t xml:space="preserve"> be the result of calling the </w:t>
      </w:r>
      <w:r>
        <w:rPr>
          <w:i/>
        </w:rPr>
        <w:t>MakeArgSetter</w:t>
      </w:r>
      <w:r>
        <w:t xml:space="preserve"> abstract operation with arguments </w:t>
      </w:r>
      <w:r>
        <w:rPr>
          <w:i/>
        </w:rPr>
        <w:t>name</w:t>
      </w:r>
      <w:r>
        <w:t xml:space="preserve"> and </w:t>
      </w:r>
      <w:r>
        <w:rPr>
          <w:i/>
        </w:rPr>
        <w:t>env</w:t>
      </w:r>
      <w:r>
        <w:t>.</w:t>
      </w:r>
    </w:p>
    <w:p w14:paraId="1B089DA6" w14:textId="77777777" w:rsidR="004C02EF" w:rsidRDefault="004C02EF" w:rsidP="004C02EF">
      <w:pPr>
        <w:pStyle w:val="Alg4"/>
        <w:numPr>
          <w:ilvl w:val="3"/>
          <w:numId w:val="385"/>
        </w:numPr>
      </w:pPr>
      <w:r>
        <w:t xml:space="preserve">Call the [[DefineOwnProperty]] internal method of </w:t>
      </w:r>
      <w:r>
        <w:rPr>
          <w:i/>
        </w:rPr>
        <w:t>map</w:t>
      </w:r>
      <w:r>
        <w:t xml:space="preserve"> passing ToString(</w:t>
      </w:r>
      <w:r>
        <w:rPr>
          <w:i/>
        </w:rPr>
        <w:t>indx</w:t>
      </w:r>
      <w:r>
        <w:t xml:space="preserve">), the Property Descriptor {[[Set]]: </w:t>
      </w:r>
      <w:r>
        <w:rPr>
          <w:i/>
        </w:rPr>
        <w:t>p</w:t>
      </w:r>
      <w:r>
        <w:t xml:space="preserve">, [[Get]]: </w:t>
      </w:r>
      <w:r>
        <w:rPr>
          <w:i/>
        </w:rPr>
        <w:t>g,</w:t>
      </w:r>
      <w:r>
        <w:t xml:space="preserve"> [[Configurable]]: </w:t>
      </w:r>
      <w:r>
        <w:rPr>
          <w:b/>
        </w:rPr>
        <w:t>true</w:t>
      </w:r>
      <w:r>
        <w:t xml:space="preserve">}, and </w:t>
      </w:r>
      <w:r>
        <w:rPr>
          <w:b/>
        </w:rPr>
        <w:t>false</w:t>
      </w:r>
      <w:r>
        <w:t xml:space="preserve"> as arguments.</w:t>
      </w:r>
    </w:p>
    <w:p w14:paraId="34949BCF" w14:textId="77777777" w:rsidR="004C02EF" w:rsidRDefault="004C02EF" w:rsidP="004C02EF">
      <w:pPr>
        <w:pStyle w:val="Alg4"/>
        <w:numPr>
          <w:ilvl w:val="1"/>
          <w:numId w:val="385"/>
        </w:numPr>
      </w:pPr>
      <w:r>
        <w:t xml:space="preserve">Let </w:t>
      </w:r>
      <w:r>
        <w:rPr>
          <w:i/>
        </w:rPr>
        <w:t>indx</w:t>
      </w:r>
      <w:r>
        <w:t xml:space="preserve"> = </w:t>
      </w:r>
      <w:r>
        <w:rPr>
          <w:i/>
        </w:rPr>
        <w:t>indx</w:t>
      </w:r>
      <w:r>
        <w:t xml:space="preserve"> - 1</w:t>
      </w:r>
    </w:p>
    <w:p w14:paraId="442A1802" w14:textId="77777777" w:rsidR="004C02EF" w:rsidRDefault="004C02EF" w:rsidP="004C02EF">
      <w:pPr>
        <w:pStyle w:val="Alg4"/>
        <w:numPr>
          <w:ilvl w:val="0"/>
          <w:numId w:val="385"/>
        </w:numPr>
      </w:pPr>
      <w:r>
        <w:t xml:space="preserve">If </w:t>
      </w:r>
      <w:r>
        <w:rPr>
          <w:i/>
        </w:rPr>
        <w:t>mappedNames</w:t>
      </w:r>
      <w:r>
        <w:t xml:space="preserve"> is not empty, then</w:t>
      </w:r>
    </w:p>
    <w:p w14:paraId="1DE7ED54" w14:textId="77777777" w:rsidR="004C02EF" w:rsidRDefault="004C02EF" w:rsidP="004C02EF">
      <w:pPr>
        <w:pStyle w:val="Alg4"/>
        <w:numPr>
          <w:ilvl w:val="1"/>
          <w:numId w:val="385"/>
        </w:numPr>
      </w:pPr>
      <w:r>
        <w:t xml:space="preserve">Set the [[ParameterMap]] internal property of </w:t>
      </w:r>
      <w:r>
        <w:rPr>
          <w:i/>
        </w:rPr>
        <w:t>obj</w:t>
      </w:r>
      <w:r>
        <w:t xml:space="preserve"> to </w:t>
      </w:r>
      <w:r>
        <w:rPr>
          <w:i/>
        </w:rPr>
        <w:t>map</w:t>
      </w:r>
      <w:r>
        <w:t>.</w:t>
      </w:r>
    </w:p>
    <w:p w14:paraId="658878DE" w14:textId="77777777" w:rsidR="004C02EF" w:rsidRDefault="004C02EF" w:rsidP="004C02EF">
      <w:pPr>
        <w:pStyle w:val="Alg4"/>
        <w:numPr>
          <w:ilvl w:val="1"/>
          <w:numId w:val="385"/>
        </w:numPr>
      </w:pPr>
      <w:r>
        <w:t xml:space="preserve">Set the [[Get]], [[GetOwnProperty]], [[DefineOwnProperty]], and [[Delete]] internal methods of </w:t>
      </w:r>
      <w:r>
        <w:rPr>
          <w:i/>
        </w:rPr>
        <w:t>obj</w:t>
      </w:r>
      <w:r>
        <w:t xml:space="preserve"> to the definitions provided below.</w:t>
      </w:r>
    </w:p>
    <w:p w14:paraId="3F91D62F" w14:textId="77777777" w:rsidR="004C02EF" w:rsidRDefault="004C02EF" w:rsidP="004C02EF">
      <w:pPr>
        <w:pStyle w:val="Alg4"/>
        <w:numPr>
          <w:ilvl w:val="0"/>
          <w:numId w:val="385"/>
        </w:numPr>
      </w:pPr>
      <w:r>
        <w:t xml:space="preserve">If </w:t>
      </w:r>
      <w:r>
        <w:rPr>
          <w:i/>
        </w:rPr>
        <w:t>strict</w:t>
      </w:r>
      <w:r>
        <w:t xml:space="preserve"> is </w:t>
      </w:r>
      <w:r>
        <w:rPr>
          <w:b/>
        </w:rPr>
        <w:t>false</w:t>
      </w:r>
      <w:r>
        <w:t>, then</w:t>
      </w:r>
    </w:p>
    <w:p w14:paraId="58D29460" w14:textId="77777777" w:rsidR="004C02EF" w:rsidRDefault="004C02EF" w:rsidP="004C02EF">
      <w:pPr>
        <w:pStyle w:val="Alg4"/>
        <w:numPr>
          <w:ilvl w:val="1"/>
          <w:numId w:val="385"/>
        </w:numPr>
      </w:pPr>
      <w:r>
        <w:t xml:space="preserve">Call the [[DefineOwnProperty]] internal method on </w:t>
      </w:r>
      <w:r>
        <w:rPr>
          <w:i/>
        </w:rPr>
        <w:t>obj</w:t>
      </w:r>
      <w:r>
        <w:t xml:space="preserve"> passing "</w:t>
      </w:r>
      <w:r w:rsidRPr="00C35DBB">
        <w:rPr>
          <w:rFonts w:ascii="Courier New" w:hAnsi="Courier New" w:cs="Courier New"/>
          <w:b/>
        </w:rPr>
        <w:t>callee</w:t>
      </w:r>
      <w:r>
        <w:t xml:space="preserve">", the property descriptor {[[Value]]: </w:t>
      </w:r>
      <w:r>
        <w:rPr>
          <w:i/>
        </w:rPr>
        <w:t>func</w:t>
      </w:r>
      <w:r>
        <w:t xml:space="preserve">, [[Writable]]: </w:t>
      </w:r>
      <w:r>
        <w:rPr>
          <w:b/>
        </w:rPr>
        <w:t>true</w:t>
      </w:r>
      <w:r>
        <w:t xml:space="preserve">, [[Enumerable]]: </w:t>
      </w:r>
      <w:r>
        <w:rPr>
          <w:b/>
        </w:rPr>
        <w:t>false</w:t>
      </w:r>
      <w:r>
        <w:t xml:space="preserve">, [[Configurable]]: </w:t>
      </w:r>
      <w:r>
        <w:rPr>
          <w:b/>
        </w:rPr>
        <w:t>true</w:t>
      </w:r>
      <w:r>
        <w:t xml:space="preserve">}, and </w:t>
      </w:r>
      <w:r>
        <w:rPr>
          <w:b/>
        </w:rPr>
        <w:t>false</w:t>
      </w:r>
      <w:r>
        <w:t xml:space="preserve"> as arguments.</w:t>
      </w:r>
    </w:p>
    <w:p w14:paraId="219315C5" w14:textId="77777777" w:rsidR="004C02EF" w:rsidRDefault="004C02EF" w:rsidP="004C02EF">
      <w:pPr>
        <w:pStyle w:val="Alg4"/>
        <w:numPr>
          <w:ilvl w:val="0"/>
          <w:numId w:val="385"/>
        </w:numPr>
      </w:pPr>
      <w:r>
        <w:t xml:space="preserve">Else, </w:t>
      </w:r>
      <w:r>
        <w:rPr>
          <w:i/>
        </w:rPr>
        <w:t>strict</w:t>
      </w:r>
      <w:r>
        <w:t xml:space="preserve"> is </w:t>
      </w:r>
      <w:r>
        <w:rPr>
          <w:b/>
        </w:rPr>
        <w:t xml:space="preserve">true </w:t>
      </w:r>
      <w:r>
        <w:t>so</w:t>
      </w:r>
    </w:p>
    <w:p w14:paraId="22B6F9D0" w14:textId="77777777" w:rsidR="004C02EF" w:rsidRDefault="004C02EF" w:rsidP="004C02EF">
      <w:pPr>
        <w:pStyle w:val="Alg4"/>
        <w:numPr>
          <w:ilvl w:val="1"/>
          <w:numId w:val="385"/>
        </w:numPr>
      </w:pPr>
      <w:r>
        <w:t xml:space="preserve">Let </w:t>
      </w:r>
      <w:r w:rsidRPr="00874022">
        <w:rPr>
          <w:i/>
        </w:rPr>
        <w:t>thrower</w:t>
      </w:r>
      <w:r>
        <w:t xml:space="preserve"> be the [[ThrowTypeError]] function Object (13.2.3).</w:t>
      </w:r>
    </w:p>
    <w:p w14:paraId="609A72D5" w14:textId="77777777" w:rsidR="004C02EF" w:rsidRDefault="004C02EF" w:rsidP="004C02EF">
      <w:pPr>
        <w:pStyle w:val="Alg4"/>
        <w:numPr>
          <w:ilvl w:val="1"/>
          <w:numId w:val="385"/>
        </w:numPr>
      </w:pPr>
      <w:r>
        <w:t xml:space="preserve">Call the [[DefineOwnProperty]] internal method of </w:t>
      </w:r>
      <w:r>
        <w:rPr>
          <w:i/>
        </w:rPr>
        <w:t>obj</w:t>
      </w:r>
      <w:r>
        <w:t xml:space="preserve"> with arguments </w:t>
      </w:r>
      <w:r>
        <w:rPr>
          <w:rFonts w:ascii="Courier New" w:hAnsi="Courier New" w:cs="Courier New"/>
          <w:b/>
        </w:rPr>
        <w:t>"caller"</w:t>
      </w:r>
      <w:r>
        <w:t xml:space="preserve">, PropertyDescriptor {[[Get]]: </w:t>
      </w:r>
      <w:r w:rsidRPr="00874022">
        <w:rPr>
          <w:i/>
        </w:rPr>
        <w:t>thrower</w:t>
      </w:r>
      <w:r>
        <w:t xml:space="preserve">, [[Set]]: </w:t>
      </w:r>
      <w:r w:rsidRPr="00874022">
        <w:rPr>
          <w:i/>
        </w:rPr>
        <w:t>thrower</w:t>
      </w:r>
      <w:r>
        <w:t xml:space="preserve">, [[Enumerable]]: </w:t>
      </w:r>
      <w:r w:rsidRPr="005A1AC6">
        <w:rPr>
          <w:b/>
        </w:rPr>
        <w:t>false</w:t>
      </w:r>
      <w:r>
        <w:t xml:space="preserve">, [[Configurable]]: </w:t>
      </w:r>
      <w:r w:rsidRPr="005A1AC6">
        <w:rPr>
          <w:b/>
        </w:rPr>
        <w:t>false</w:t>
      </w:r>
      <w:r>
        <w:t xml:space="preserve">}, and </w:t>
      </w:r>
      <w:r>
        <w:rPr>
          <w:b/>
        </w:rPr>
        <w:t>false</w:t>
      </w:r>
      <w:r>
        <w:t>.</w:t>
      </w:r>
    </w:p>
    <w:p w14:paraId="20344027" w14:textId="77777777" w:rsidR="004C02EF" w:rsidRDefault="004C02EF" w:rsidP="004C02EF">
      <w:pPr>
        <w:pStyle w:val="Alg4"/>
        <w:numPr>
          <w:ilvl w:val="1"/>
          <w:numId w:val="385"/>
        </w:numPr>
      </w:pPr>
      <w:r>
        <w:t xml:space="preserve">Call the [[DefineOwnProperty]] internal method of </w:t>
      </w:r>
      <w:r>
        <w:rPr>
          <w:i/>
        </w:rPr>
        <w:t>obj</w:t>
      </w:r>
      <w:r>
        <w:t xml:space="preserve"> with arguments </w:t>
      </w:r>
      <w:r>
        <w:rPr>
          <w:rFonts w:ascii="Courier New" w:hAnsi="Courier New" w:cs="Courier New"/>
          <w:b/>
        </w:rPr>
        <w:t>"callee"</w:t>
      </w:r>
      <w:r>
        <w:t xml:space="preserve">, PropertyDescriptor {[[Get]]: </w:t>
      </w:r>
      <w:r w:rsidRPr="00874022">
        <w:rPr>
          <w:i/>
        </w:rPr>
        <w:t>thrower</w:t>
      </w:r>
      <w:r>
        <w:t xml:space="preserve">, [[Set]]: </w:t>
      </w:r>
      <w:r w:rsidRPr="00874022">
        <w:rPr>
          <w:i/>
        </w:rPr>
        <w:t>thrower</w:t>
      </w:r>
      <w:r>
        <w:t xml:space="preserve">, [[Enumerable]]: </w:t>
      </w:r>
      <w:r w:rsidRPr="005A1AC6">
        <w:rPr>
          <w:b/>
        </w:rPr>
        <w:t>false</w:t>
      </w:r>
      <w:r>
        <w:t xml:space="preserve">, [[Configurable]]: </w:t>
      </w:r>
      <w:r w:rsidRPr="005A1AC6">
        <w:rPr>
          <w:b/>
        </w:rPr>
        <w:t>false</w:t>
      </w:r>
      <w:r>
        <w:t xml:space="preserve">}, and </w:t>
      </w:r>
      <w:r>
        <w:rPr>
          <w:b/>
        </w:rPr>
        <w:t>false</w:t>
      </w:r>
      <w:r>
        <w:t>.</w:t>
      </w:r>
    </w:p>
    <w:p w14:paraId="0F8DEBCB" w14:textId="77777777" w:rsidR="004C02EF" w:rsidRDefault="004C02EF" w:rsidP="004C02EF">
      <w:pPr>
        <w:pStyle w:val="Alg4"/>
        <w:numPr>
          <w:ilvl w:val="0"/>
          <w:numId w:val="385"/>
        </w:numPr>
        <w:spacing w:after="120"/>
      </w:pPr>
      <w:r>
        <w:t xml:space="preserve">Return </w:t>
      </w:r>
      <w:r>
        <w:rPr>
          <w:i/>
        </w:rPr>
        <w:t>obj</w:t>
      </w:r>
    </w:p>
    <w:p w14:paraId="529B7322" w14:textId="77777777" w:rsidR="004C02EF" w:rsidRDefault="004C02EF" w:rsidP="004C02EF">
      <w:r>
        <w:t xml:space="preserve">The abstract operation </w:t>
      </w:r>
      <w:r w:rsidRPr="00806E7C">
        <w:rPr>
          <w:i/>
        </w:rPr>
        <w:t>MakeArgGetter</w:t>
      </w:r>
      <w:r>
        <w:t xml:space="preserve"> called with String </w:t>
      </w:r>
      <w:r w:rsidRPr="00E32218">
        <w:rPr>
          <w:rFonts w:ascii="Times New Roman" w:hAnsi="Times New Roman"/>
          <w:i/>
        </w:rPr>
        <w:t>name</w:t>
      </w:r>
      <w:r>
        <w:t xml:space="preserve"> and environment record </w:t>
      </w:r>
      <w:r w:rsidRPr="00E32218">
        <w:rPr>
          <w:rFonts w:ascii="Times New Roman" w:hAnsi="Times New Roman"/>
          <w:i/>
        </w:rPr>
        <w:t>env</w:t>
      </w:r>
      <w:r>
        <w:t xml:space="preserve"> creates a function object that when executed returns the value bound for </w:t>
      </w:r>
      <w:r w:rsidRPr="00E32218">
        <w:rPr>
          <w:rFonts w:ascii="Times New Roman" w:hAnsi="Times New Roman"/>
          <w:i/>
        </w:rPr>
        <w:t>name</w:t>
      </w:r>
      <w:r>
        <w:t xml:space="preserve"> in </w:t>
      </w:r>
      <w:r w:rsidRPr="00E32218">
        <w:rPr>
          <w:rFonts w:ascii="Times New Roman" w:hAnsi="Times New Roman"/>
          <w:i/>
        </w:rPr>
        <w:t>env</w:t>
      </w:r>
      <w:r>
        <w:t>.  It performs the following steps:</w:t>
      </w:r>
    </w:p>
    <w:p w14:paraId="309CB585" w14:textId="77777777" w:rsidR="004C02EF" w:rsidRDefault="004C02EF" w:rsidP="004C02EF">
      <w:pPr>
        <w:pStyle w:val="Alg4"/>
        <w:numPr>
          <w:ilvl w:val="0"/>
          <w:numId w:val="386"/>
        </w:numPr>
      </w:pPr>
      <w:r>
        <w:t xml:space="preserve">Let </w:t>
      </w:r>
      <w:r w:rsidRPr="00F05E21">
        <w:rPr>
          <w:i/>
        </w:rPr>
        <w:t>body</w:t>
      </w:r>
      <w:r>
        <w:t xml:space="preserve"> be the result of concatenating the Strings "</w:t>
      </w:r>
      <w:r w:rsidRPr="00C35DBB">
        <w:rPr>
          <w:rFonts w:ascii="Courier New" w:hAnsi="Courier New" w:cs="Courier New"/>
          <w:b/>
        </w:rPr>
        <w:t>return</w:t>
      </w:r>
      <w:r w:rsidRPr="00806E7C">
        <w:rPr>
          <w:b/>
        </w:rPr>
        <w:t xml:space="preserve"> </w:t>
      </w:r>
      <w:r>
        <w:t xml:space="preserve">", </w:t>
      </w:r>
      <w:r w:rsidRPr="00806E7C">
        <w:rPr>
          <w:i/>
        </w:rPr>
        <w:t>name</w:t>
      </w:r>
      <w:r>
        <w:t>, and "</w:t>
      </w:r>
      <w:r w:rsidRPr="00C35DBB">
        <w:rPr>
          <w:rFonts w:ascii="Courier New" w:hAnsi="Courier New" w:cs="Courier New"/>
          <w:b/>
        </w:rPr>
        <w:t>;</w:t>
      </w:r>
      <w:r>
        <w:t>".</w:t>
      </w:r>
    </w:p>
    <w:p w14:paraId="06EC84D0" w14:textId="77777777" w:rsidR="004C02EF" w:rsidRDefault="004C02EF" w:rsidP="004C02EF">
      <w:pPr>
        <w:pStyle w:val="Alg4"/>
        <w:numPr>
          <w:ilvl w:val="0"/>
          <w:numId w:val="386"/>
        </w:numPr>
        <w:spacing w:after="120"/>
      </w:pPr>
      <w:r>
        <w:t xml:space="preserve">Return the result of creating a function object as described in 13.2 using no </w:t>
      </w:r>
      <w:r w:rsidRPr="00806E7C">
        <w:rPr>
          <w:i/>
        </w:rPr>
        <w:t>FormalParameterList</w:t>
      </w:r>
      <w:r>
        <w:t xml:space="preserve">, </w:t>
      </w:r>
      <w:r w:rsidRPr="00806E7C">
        <w:rPr>
          <w:i/>
        </w:rPr>
        <w:t>body</w:t>
      </w:r>
      <w:r>
        <w:t xml:space="preserve"> for </w:t>
      </w:r>
      <w:r w:rsidRPr="00806E7C">
        <w:rPr>
          <w:i/>
        </w:rPr>
        <w:t>FunctionBody</w:t>
      </w:r>
      <w:r>
        <w:t xml:space="preserve">, </w:t>
      </w:r>
      <w:r w:rsidRPr="00806E7C">
        <w:rPr>
          <w:i/>
        </w:rPr>
        <w:t>env</w:t>
      </w:r>
      <w:r>
        <w:t xml:space="preserve"> as </w:t>
      </w:r>
      <w:r w:rsidRPr="00806E7C">
        <w:rPr>
          <w:i/>
        </w:rPr>
        <w:t>Scope</w:t>
      </w:r>
      <w:r>
        <w:t xml:space="preserve">, and </w:t>
      </w:r>
      <w:r w:rsidRPr="00073674">
        <w:rPr>
          <w:b/>
        </w:rPr>
        <w:t>true</w:t>
      </w:r>
      <w:r>
        <w:t xml:space="preserve"> for </w:t>
      </w:r>
      <w:r w:rsidRPr="00073674">
        <w:rPr>
          <w:i/>
        </w:rPr>
        <w:t>Strict</w:t>
      </w:r>
      <w:r>
        <w:t>.</w:t>
      </w:r>
    </w:p>
    <w:p w14:paraId="3AAFDCB4" w14:textId="77777777" w:rsidR="004C02EF" w:rsidRDefault="004C02EF" w:rsidP="004C02EF">
      <w:r>
        <w:t xml:space="preserve">The abstract operation </w:t>
      </w:r>
      <w:r w:rsidRPr="005A1790">
        <w:rPr>
          <w:i/>
        </w:rPr>
        <w:t>MakeArgSetter</w:t>
      </w:r>
      <w:r>
        <w:t xml:space="preserve"> called with String </w:t>
      </w:r>
      <w:r w:rsidRPr="00E32218">
        <w:rPr>
          <w:rFonts w:ascii="Times New Roman" w:hAnsi="Times New Roman"/>
          <w:i/>
        </w:rPr>
        <w:t>name</w:t>
      </w:r>
      <w:r>
        <w:t xml:space="preserve"> and environment record </w:t>
      </w:r>
      <w:r w:rsidRPr="00E32218">
        <w:rPr>
          <w:rFonts w:ascii="Times New Roman" w:hAnsi="Times New Roman"/>
          <w:i/>
        </w:rPr>
        <w:t>env</w:t>
      </w:r>
      <w:r>
        <w:t xml:space="preserve"> creates a function object that when executed sets the value bound for </w:t>
      </w:r>
      <w:r w:rsidRPr="00E32218">
        <w:rPr>
          <w:rFonts w:ascii="Times New Roman" w:hAnsi="Times New Roman"/>
          <w:i/>
        </w:rPr>
        <w:t>name</w:t>
      </w:r>
      <w:r>
        <w:t xml:space="preserve"> in </w:t>
      </w:r>
      <w:r w:rsidRPr="00E32218">
        <w:rPr>
          <w:rFonts w:ascii="Times New Roman" w:hAnsi="Times New Roman"/>
          <w:i/>
        </w:rPr>
        <w:t>env</w:t>
      </w:r>
      <w:r>
        <w:t>.  It performs the following steps:</w:t>
      </w:r>
    </w:p>
    <w:p w14:paraId="07B2C7A0" w14:textId="77777777" w:rsidR="004C02EF" w:rsidRDefault="004C02EF" w:rsidP="004C02EF">
      <w:pPr>
        <w:pStyle w:val="Alg4"/>
        <w:numPr>
          <w:ilvl w:val="0"/>
          <w:numId w:val="387"/>
        </w:numPr>
      </w:pPr>
      <w:r>
        <w:t xml:space="preserve">Let </w:t>
      </w:r>
      <w:r w:rsidRPr="00F05E21">
        <w:rPr>
          <w:i/>
        </w:rPr>
        <w:t>param</w:t>
      </w:r>
      <w:r>
        <w:t xml:space="preserve"> be the String </w:t>
      </w:r>
      <w:r w:rsidRPr="005A1790">
        <w:rPr>
          <w:i/>
        </w:rPr>
        <w:t xml:space="preserve">name </w:t>
      </w:r>
      <w:r>
        <w:t>concatenated with the String  "</w:t>
      </w:r>
      <w:r w:rsidRPr="00C35DBB">
        <w:rPr>
          <w:rFonts w:ascii="Courier New" w:hAnsi="Courier New" w:cs="Courier New"/>
        </w:rPr>
        <w:t>_arg</w:t>
      </w:r>
      <w:r>
        <w:t>".</w:t>
      </w:r>
    </w:p>
    <w:p w14:paraId="70A0FD9E" w14:textId="77777777" w:rsidR="004C02EF" w:rsidRDefault="004C02EF" w:rsidP="004C02EF">
      <w:pPr>
        <w:pStyle w:val="Alg4"/>
        <w:numPr>
          <w:ilvl w:val="0"/>
          <w:numId w:val="387"/>
        </w:numPr>
      </w:pPr>
      <w:r>
        <w:t xml:space="preserve">Let </w:t>
      </w:r>
      <w:r w:rsidRPr="000F4114">
        <w:rPr>
          <w:i/>
        </w:rPr>
        <w:t>body</w:t>
      </w:r>
      <w:r>
        <w:t xml:space="preserve"> be the String </w:t>
      </w:r>
      <w:r w:rsidRPr="005A1790">
        <w:rPr>
          <w:b/>
        </w:rPr>
        <w:t xml:space="preserve">"&lt;name&gt; </w:t>
      </w:r>
      <w:r w:rsidRPr="00C35DBB">
        <w:rPr>
          <w:rFonts w:ascii="Courier New" w:hAnsi="Courier New" w:cs="Courier New"/>
          <w:b/>
        </w:rPr>
        <w:t>=</w:t>
      </w:r>
      <w:r w:rsidRPr="005A1790">
        <w:rPr>
          <w:b/>
        </w:rPr>
        <w:t xml:space="preserve"> &lt;param&gt;</w:t>
      </w:r>
      <w:r w:rsidRPr="00C35DBB">
        <w:rPr>
          <w:rFonts w:ascii="Courier New" w:hAnsi="Courier New" w:cs="Courier New"/>
          <w:b/>
        </w:rPr>
        <w:t>;</w:t>
      </w:r>
      <w:r w:rsidRPr="005A1790">
        <w:rPr>
          <w:b/>
        </w:rPr>
        <w:t>"</w:t>
      </w:r>
      <w:r>
        <w:t xml:space="preserve"> with </w:t>
      </w:r>
      <w:r w:rsidRPr="005A1790">
        <w:rPr>
          <w:b/>
        </w:rPr>
        <w:t>&lt;name&gt;</w:t>
      </w:r>
      <w:r>
        <w:t xml:space="preserve"> replaced by the value of </w:t>
      </w:r>
      <w:r w:rsidRPr="005A1790">
        <w:rPr>
          <w:i/>
        </w:rPr>
        <w:t xml:space="preserve">name </w:t>
      </w:r>
      <w:r>
        <w:t xml:space="preserve">and </w:t>
      </w:r>
      <w:r w:rsidRPr="005A1790">
        <w:rPr>
          <w:b/>
        </w:rPr>
        <w:t xml:space="preserve">&lt;param&gt; </w:t>
      </w:r>
      <w:r>
        <w:t xml:space="preserve">replaced by the value of </w:t>
      </w:r>
      <w:r w:rsidRPr="005A1790">
        <w:rPr>
          <w:i/>
        </w:rPr>
        <w:t>param</w:t>
      </w:r>
      <w:r>
        <w:t>.</w:t>
      </w:r>
    </w:p>
    <w:p w14:paraId="6B2E94F3" w14:textId="77777777" w:rsidR="004C02EF" w:rsidRDefault="004C02EF" w:rsidP="004C02EF">
      <w:pPr>
        <w:pStyle w:val="Alg4"/>
        <w:numPr>
          <w:ilvl w:val="0"/>
          <w:numId w:val="387"/>
        </w:numPr>
        <w:spacing w:after="220"/>
      </w:pPr>
      <w:r>
        <w:t xml:space="preserve">Return the result of creating a function object as described in 13.2 using a List containing the single String </w:t>
      </w:r>
      <w:r w:rsidRPr="005A1790">
        <w:rPr>
          <w:i/>
        </w:rPr>
        <w:t xml:space="preserve">param </w:t>
      </w:r>
      <w:r>
        <w:t xml:space="preserve">as </w:t>
      </w:r>
      <w:r w:rsidRPr="005A1790">
        <w:rPr>
          <w:i/>
        </w:rPr>
        <w:t>FormalParameterList</w:t>
      </w:r>
      <w:r>
        <w:t xml:space="preserve">, </w:t>
      </w:r>
      <w:r w:rsidRPr="005A1790">
        <w:rPr>
          <w:i/>
        </w:rPr>
        <w:t>body</w:t>
      </w:r>
      <w:r>
        <w:t xml:space="preserve"> for </w:t>
      </w:r>
      <w:r w:rsidRPr="005A1790">
        <w:rPr>
          <w:i/>
        </w:rPr>
        <w:t>FunctionBody</w:t>
      </w:r>
      <w:r>
        <w:t>,</w:t>
      </w:r>
      <w:r w:rsidRPr="000F4114">
        <w:t xml:space="preserve"> </w:t>
      </w:r>
      <w:r w:rsidRPr="005A1790">
        <w:rPr>
          <w:i/>
        </w:rPr>
        <w:t>env</w:t>
      </w:r>
      <w:r>
        <w:t xml:space="preserve"> as </w:t>
      </w:r>
      <w:r w:rsidRPr="005A1790">
        <w:rPr>
          <w:i/>
        </w:rPr>
        <w:t>Scope</w:t>
      </w:r>
      <w:r>
        <w:t xml:space="preserve">, and </w:t>
      </w:r>
      <w:r w:rsidRPr="00073674">
        <w:rPr>
          <w:b/>
        </w:rPr>
        <w:t>true</w:t>
      </w:r>
      <w:r>
        <w:t xml:space="preserve"> for </w:t>
      </w:r>
      <w:r w:rsidRPr="00073674">
        <w:rPr>
          <w:i/>
        </w:rPr>
        <w:t>Strict</w:t>
      </w:r>
      <w:r>
        <w:t>.</w:t>
      </w:r>
    </w:p>
    <w:p w14:paraId="75152689" w14:textId="77777777" w:rsidR="004C02EF" w:rsidRDefault="004C02EF" w:rsidP="004C02EF">
      <w:r>
        <w:t xml:space="preserve">The [[Get]] internal method of an arguments object for a non-strict mode function with formal parameters when called with a property name </w:t>
      </w:r>
      <w:r w:rsidRPr="00E32218">
        <w:rPr>
          <w:rFonts w:ascii="Times New Roman" w:hAnsi="Times New Roman"/>
          <w:i/>
        </w:rPr>
        <w:t>P</w:t>
      </w:r>
      <w:r>
        <w:t xml:space="preserve"> performs the following steps:</w:t>
      </w:r>
    </w:p>
    <w:p w14:paraId="47744424" w14:textId="77777777" w:rsidR="004C02EF" w:rsidRDefault="004C02EF" w:rsidP="004C02EF">
      <w:pPr>
        <w:pStyle w:val="Alg4"/>
        <w:numPr>
          <w:ilvl w:val="0"/>
          <w:numId w:val="388"/>
        </w:numPr>
      </w:pPr>
      <w:r>
        <w:t xml:space="preserve">Let </w:t>
      </w:r>
      <w:r>
        <w:rPr>
          <w:i/>
        </w:rPr>
        <w:t>map</w:t>
      </w:r>
      <w:r>
        <w:t xml:space="preserve"> be the value of the  [[ParameterMap]] internal property of the arguments object.</w:t>
      </w:r>
    </w:p>
    <w:p w14:paraId="5266E1FC" w14:textId="77777777" w:rsidR="004C02EF" w:rsidRDefault="004C02EF" w:rsidP="004C02EF">
      <w:pPr>
        <w:pStyle w:val="Alg4"/>
        <w:numPr>
          <w:ilvl w:val="0"/>
          <w:numId w:val="388"/>
        </w:numPr>
      </w:pPr>
      <w:r>
        <w:t xml:space="preserve">Let </w:t>
      </w:r>
      <w:r>
        <w:rPr>
          <w:i/>
        </w:rPr>
        <w:t>isMapped</w:t>
      </w:r>
      <w:r>
        <w:t xml:space="preserve"> be the result of calling the [[GetOwnProperty]] internal method of </w:t>
      </w:r>
      <w:r>
        <w:rPr>
          <w:i/>
        </w:rPr>
        <w:t>map</w:t>
      </w:r>
      <w:r>
        <w:t xml:space="preserve"> passing </w:t>
      </w:r>
      <w:r>
        <w:rPr>
          <w:i/>
        </w:rPr>
        <w:t>P</w:t>
      </w:r>
      <w:r>
        <w:t xml:space="preserve"> as the argument.</w:t>
      </w:r>
    </w:p>
    <w:p w14:paraId="4FF85045" w14:textId="77777777" w:rsidR="004C02EF" w:rsidRDefault="004C02EF" w:rsidP="004C02EF">
      <w:pPr>
        <w:pStyle w:val="Alg4"/>
        <w:numPr>
          <w:ilvl w:val="0"/>
          <w:numId w:val="388"/>
        </w:numPr>
      </w:pPr>
      <w:r>
        <w:t xml:space="preserve">If the value of </w:t>
      </w:r>
      <w:r>
        <w:rPr>
          <w:i/>
        </w:rPr>
        <w:t>isMapped</w:t>
      </w:r>
      <w:r>
        <w:t xml:space="preserve"> is </w:t>
      </w:r>
      <w:r>
        <w:rPr>
          <w:b/>
        </w:rPr>
        <w:t>undefined</w:t>
      </w:r>
      <w:r>
        <w:t>, then</w:t>
      </w:r>
    </w:p>
    <w:p w14:paraId="042C4B1A" w14:textId="77777777" w:rsidR="004C02EF" w:rsidRDefault="004C02EF" w:rsidP="004C02EF">
      <w:pPr>
        <w:pStyle w:val="Alg4"/>
        <w:numPr>
          <w:ilvl w:val="1"/>
          <w:numId w:val="388"/>
        </w:numPr>
      </w:pPr>
      <w:r>
        <w:t xml:space="preserve">Let </w:t>
      </w:r>
      <w:r w:rsidRPr="00B02EB7">
        <w:rPr>
          <w:i/>
        </w:rPr>
        <w:t>v</w:t>
      </w:r>
      <w:r>
        <w:t xml:space="preserve"> be the result of calling the default [[Get]] internal method (8.12.3) on the arguments object  passing </w:t>
      </w:r>
      <w:r>
        <w:rPr>
          <w:i/>
        </w:rPr>
        <w:t>P</w:t>
      </w:r>
      <w:r>
        <w:t xml:space="preserve"> as the argument.</w:t>
      </w:r>
    </w:p>
    <w:p w14:paraId="3249C45E" w14:textId="77777777" w:rsidR="004C02EF" w:rsidRDefault="004C02EF" w:rsidP="004C02EF">
      <w:pPr>
        <w:pStyle w:val="Alg4"/>
        <w:numPr>
          <w:ilvl w:val="1"/>
          <w:numId w:val="388"/>
        </w:numPr>
      </w:pPr>
      <w:r w:rsidRPr="00B02EB7">
        <w:t xml:space="preserve"> </w:t>
      </w:r>
      <w:r>
        <w:t xml:space="preserve">If </w:t>
      </w:r>
      <w:r w:rsidRPr="00B02EB7">
        <w:rPr>
          <w:i/>
        </w:rPr>
        <w:t>P</w:t>
      </w:r>
      <w:r>
        <w:t xml:space="preserve"> is </w:t>
      </w:r>
      <w:r>
        <w:rPr>
          <w:rFonts w:ascii="Courier New" w:hAnsi="Courier New"/>
          <w:b/>
        </w:rPr>
        <w:t xml:space="preserve">"caller" </w:t>
      </w:r>
      <w:r w:rsidRPr="004A1694">
        <w:t xml:space="preserve">and </w:t>
      </w:r>
      <w:r w:rsidRPr="00E149D0">
        <w:rPr>
          <w:i/>
        </w:rPr>
        <w:t>v</w:t>
      </w:r>
      <w:r w:rsidRPr="004A1694">
        <w:t xml:space="preserve"> is a </w:t>
      </w:r>
      <w:r>
        <w:t xml:space="preserve">strict mode </w:t>
      </w:r>
      <w:r w:rsidRPr="004A1694">
        <w:t>Fun</w:t>
      </w:r>
      <w:r>
        <w:t xml:space="preserve">ction object, throw a </w:t>
      </w:r>
      <w:r>
        <w:rPr>
          <w:b/>
        </w:rPr>
        <w:t>TypeError</w:t>
      </w:r>
      <w:r>
        <w:t xml:space="preserve"> exception.</w:t>
      </w:r>
    </w:p>
    <w:p w14:paraId="52FF0C29" w14:textId="77777777" w:rsidR="004C02EF" w:rsidRDefault="004C02EF" w:rsidP="004C02EF">
      <w:pPr>
        <w:pStyle w:val="Alg4"/>
        <w:numPr>
          <w:ilvl w:val="1"/>
          <w:numId w:val="388"/>
        </w:numPr>
      </w:pPr>
      <w:r>
        <w:t xml:space="preserve">Return </w:t>
      </w:r>
      <w:r w:rsidRPr="00B02EB7">
        <w:rPr>
          <w:i/>
        </w:rPr>
        <w:t>v</w:t>
      </w:r>
      <w:r>
        <w:t>.</w:t>
      </w:r>
    </w:p>
    <w:p w14:paraId="1D825BB6" w14:textId="77777777" w:rsidR="004C02EF" w:rsidRDefault="004C02EF" w:rsidP="004C02EF">
      <w:pPr>
        <w:pStyle w:val="Alg4"/>
        <w:numPr>
          <w:ilvl w:val="0"/>
          <w:numId w:val="388"/>
        </w:numPr>
      </w:pPr>
      <w:r>
        <w:t xml:space="preserve">Else, </w:t>
      </w:r>
      <w:r>
        <w:rPr>
          <w:i/>
        </w:rPr>
        <w:t>map</w:t>
      </w:r>
      <w:r>
        <w:t xml:space="preserve"> contains a formal parameter mapping for </w:t>
      </w:r>
      <w:r>
        <w:rPr>
          <w:i/>
        </w:rPr>
        <w:t>P</w:t>
      </w:r>
      <w:r>
        <w:t xml:space="preserve"> so, </w:t>
      </w:r>
    </w:p>
    <w:p w14:paraId="2D050E4A" w14:textId="77777777" w:rsidR="004C02EF" w:rsidRDefault="004C02EF" w:rsidP="004C02EF">
      <w:pPr>
        <w:pStyle w:val="Alg4"/>
        <w:numPr>
          <w:ilvl w:val="1"/>
          <w:numId w:val="388"/>
        </w:numPr>
        <w:spacing w:after="120"/>
      </w:pPr>
      <w:r>
        <w:t xml:space="preserve">Return the result of calling the [[Get]] internal method of </w:t>
      </w:r>
      <w:r>
        <w:rPr>
          <w:i/>
        </w:rPr>
        <w:t>map</w:t>
      </w:r>
      <w:r>
        <w:t xml:space="preserve"> passing </w:t>
      </w:r>
      <w:r>
        <w:rPr>
          <w:i/>
        </w:rPr>
        <w:t>P</w:t>
      </w:r>
      <w:r>
        <w:t xml:space="preserve"> as the argument.</w:t>
      </w:r>
    </w:p>
    <w:p w14:paraId="3601F710" w14:textId="77777777" w:rsidR="004C02EF" w:rsidRDefault="004C02EF" w:rsidP="004C02EF">
      <w:r>
        <w:t xml:space="preserve">The [[GetOwnProperty]] internal method of an arguments object for a non-strict mode function with formal parameters when called with a property name </w:t>
      </w:r>
      <w:r w:rsidRPr="00E32218">
        <w:rPr>
          <w:rFonts w:ascii="Times New Roman" w:hAnsi="Times New Roman"/>
          <w:i/>
        </w:rPr>
        <w:t>P</w:t>
      </w:r>
      <w:r>
        <w:t xml:space="preserve"> performs the following steps:</w:t>
      </w:r>
    </w:p>
    <w:p w14:paraId="046FF3E9" w14:textId="77777777" w:rsidR="004C02EF" w:rsidRDefault="004C02EF" w:rsidP="004C02EF">
      <w:pPr>
        <w:pStyle w:val="Alg4"/>
        <w:numPr>
          <w:ilvl w:val="0"/>
          <w:numId w:val="389"/>
        </w:numPr>
      </w:pPr>
      <w:r>
        <w:t xml:space="preserve">Let </w:t>
      </w:r>
      <w:r>
        <w:rPr>
          <w:i/>
        </w:rPr>
        <w:t>desc</w:t>
      </w:r>
      <w:r>
        <w:t xml:space="preserve"> be the result of calling the default [[GetOwnProperty]] internal method (8.12.1) on the arguments object passing </w:t>
      </w:r>
      <w:r>
        <w:rPr>
          <w:i/>
        </w:rPr>
        <w:t>P</w:t>
      </w:r>
      <w:r>
        <w:t xml:space="preserve"> as the argument.</w:t>
      </w:r>
    </w:p>
    <w:p w14:paraId="55ECF5FA" w14:textId="77777777" w:rsidR="004C02EF" w:rsidRDefault="004C02EF" w:rsidP="004C02EF">
      <w:pPr>
        <w:pStyle w:val="Alg4"/>
        <w:numPr>
          <w:ilvl w:val="0"/>
          <w:numId w:val="389"/>
        </w:numPr>
      </w:pPr>
      <w:r>
        <w:t xml:space="preserve">If </w:t>
      </w:r>
      <w:r>
        <w:rPr>
          <w:i/>
        </w:rPr>
        <w:t>desc</w:t>
      </w:r>
      <w:r>
        <w:t xml:space="preserve"> is </w:t>
      </w:r>
      <w:r>
        <w:rPr>
          <w:b/>
        </w:rPr>
        <w:t>undefined</w:t>
      </w:r>
      <w:r>
        <w:t xml:space="preserve"> then return </w:t>
      </w:r>
      <w:r>
        <w:rPr>
          <w:i/>
        </w:rPr>
        <w:t>desc</w:t>
      </w:r>
      <w:r>
        <w:t>.</w:t>
      </w:r>
    </w:p>
    <w:p w14:paraId="7EA56AD5" w14:textId="77777777" w:rsidR="004C02EF" w:rsidRDefault="004C02EF" w:rsidP="004C02EF">
      <w:pPr>
        <w:pStyle w:val="Alg4"/>
        <w:numPr>
          <w:ilvl w:val="0"/>
          <w:numId w:val="389"/>
        </w:numPr>
      </w:pPr>
      <w:r>
        <w:t xml:space="preserve">Let </w:t>
      </w:r>
      <w:r>
        <w:rPr>
          <w:i/>
        </w:rPr>
        <w:t>map</w:t>
      </w:r>
      <w:r>
        <w:t xml:space="preserve"> be the value of the  [[ParameterMap]] internal property of the arguments object.</w:t>
      </w:r>
    </w:p>
    <w:p w14:paraId="2B00669D" w14:textId="77777777" w:rsidR="004C02EF" w:rsidRDefault="004C02EF" w:rsidP="004C02EF">
      <w:pPr>
        <w:pStyle w:val="Alg4"/>
        <w:numPr>
          <w:ilvl w:val="0"/>
          <w:numId w:val="389"/>
        </w:numPr>
      </w:pPr>
      <w:r>
        <w:t xml:space="preserve">Let </w:t>
      </w:r>
      <w:r>
        <w:rPr>
          <w:i/>
        </w:rPr>
        <w:t>isMapped</w:t>
      </w:r>
      <w:r>
        <w:t xml:space="preserve"> be the result of calling the [[GetOwnProperty]] internal method of </w:t>
      </w:r>
      <w:r>
        <w:rPr>
          <w:i/>
        </w:rPr>
        <w:t>map</w:t>
      </w:r>
      <w:r>
        <w:t xml:space="preserve"> passing </w:t>
      </w:r>
      <w:r>
        <w:rPr>
          <w:i/>
        </w:rPr>
        <w:t>P</w:t>
      </w:r>
      <w:r>
        <w:t xml:space="preserve"> as the argument.</w:t>
      </w:r>
    </w:p>
    <w:p w14:paraId="496D6AFA" w14:textId="77777777" w:rsidR="004C02EF" w:rsidRDefault="004C02EF" w:rsidP="004C02EF">
      <w:pPr>
        <w:pStyle w:val="Alg4"/>
        <w:numPr>
          <w:ilvl w:val="0"/>
          <w:numId w:val="389"/>
        </w:numPr>
      </w:pPr>
      <w:r>
        <w:t xml:space="preserve">If the value of </w:t>
      </w:r>
      <w:r>
        <w:rPr>
          <w:i/>
        </w:rPr>
        <w:t>isMapped</w:t>
      </w:r>
      <w:r>
        <w:t xml:space="preserve"> is not </w:t>
      </w:r>
      <w:r>
        <w:rPr>
          <w:b/>
        </w:rPr>
        <w:t>undefined</w:t>
      </w:r>
      <w:r>
        <w:t>, then</w:t>
      </w:r>
    </w:p>
    <w:p w14:paraId="05ADDFC7" w14:textId="77777777" w:rsidR="004C02EF" w:rsidRDefault="004C02EF" w:rsidP="004C02EF">
      <w:pPr>
        <w:pStyle w:val="Alg4"/>
        <w:numPr>
          <w:ilvl w:val="1"/>
          <w:numId w:val="389"/>
        </w:numPr>
      </w:pPr>
      <w:r>
        <w:t xml:space="preserve">Set </w:t>
      </w:r>
      <w:r>
        <w:rPr>
          <w:i/>
        </w:rPr>
        <w:t>desc</w:t>
      </w:r>
      <w:r>
        <w:t xml:space="preserve">.[[Value]] to the result of calling the [[Get]] internal method of </w:t>
      </w:r>
      <w:r>
        <w:rPr>
          <w:i/>
        </w:rPr>
        <w:t>map</w:t>
      </w:r>
      <w:r>
        <w:t xml:space="preserve"> passing </w:t>
      </w:r>
      <w:r>
        <w:rPr>
          <w:i/>
        </w:rPr>
        <w:t>P</w:t>
      </w:r>
      <w:r>
        <w:t xml:space="preserve"> as the argument.</w:t>
      </w:r>
    </w:p>
    <w:p w14:paraId="7A6E786E" w14:textId="77777777" w:rsidR="004C02EF" w:rsidRDefault="004C02EF" w:rsidP="004C02EF">
      <w:pPr>
        <w:pStyle w:val="Alg4"/>
        <w:numPr>
          <w:ilvl w:val="0"/>
          <w:numId w:val="389"/>
        </w:numPr>
        <w:spacing w:after="120"/>
      </w:pPr>
      <w:r>
        <w:t xml:space="preserve">Return </w:t>
      </w:r>
      <w:r>
        <w:rPr>
          <w:i/>
        </w:rPr>
        <w:t>desc</w:t>
      </w:r>
      <w:r>
        <w:t xml:space="preserve">. </w:t>
      </w:r>
    </w:p>
    <w:p w14:paraId="7B0F1B6E" w14:textId="77777777" w:rsidR="004C02EF" w:rsidRDefault="004C02EF" w:rsidP="004C02EF">
      <w:r>
        <w:t xml:space="preserve">The [[DefineOwnProperty]] internal method of an arguments object  for a non-strict mode function with formal parameters when called with a property name </w:t>
      </w:r>
      <w:r w:rsidRPr="00E32218">
        <w:rPr>
          <w:rFonts w:ascii="Times New Roman" w:hAnsi="Times New Roman"/>
          <w:i/>
        </w:rPr>
        <w:t>P</w:t>
      </w:r>
      <w:r>
        <w:t xml:space="preserve">, Property Descriptor </w:t>
      </w:r>
      <w:r w:rsidRPr="00E32218">
        <w:rPr>
          <w:rFonts w:ascii="Times New Roman" w:hAnsi="Times New Roman"/>
          <w:i/>
        </w:rPr>
        <w:t>Desc</w:t>
      </w:r>
      <w:r>
        <w:t xml:space="preserve">, and Boolean flag </w:t>
      </w:r>
      <w:r w:rsidRPr="00E32218">
        <w:rPr>
          <w:rFonts w:ascii="Times New Roman" w:hAnsi="Times New Roman"/>
          <w:i/>
        </w:rPr>
        <w:t>Throw</w:t>
      </w:r>
      <w:r>
        <w:t xml:space="preserve"> performs the following steps:</w:t>
      </w:r>
    </w:p>
    <w:p w14:paraId="0D9C3463" w14:textId="77777777" w:rsidR="004C02EF" w:rsidRPr="0013539B" w:rsidRDefault="004C02EF" w:rsidP="004C02EF">
      <w:pPr>
        <w:pStyle w:val="Alg4"/>
        <w:numPr>
          <w:ilvl w:val="0"/>
          <w:numId w:val="390"/>
        </w:numPr>
      </w:pPr>
      <w:r>
        <w:t xml:space="preserve">Let </w:t>
      </w:r>
      <w:r w:rsidRPr="0013539B">
        <w:rPr>
          <w:i/>
        </w:rPr>
        <w:t xml:space="preserve">map </w:t>
      </w:r>
      <w:r w:rsidRPr="0013539B">
        <w:t>be the value of the  [[ParameterMap]] internal property of the arguments object.</w:t>
      </w:r>
    </w:p>
    <w:p w14:paraId="3C928352" w14:textId="77777777" w:rsidR="004C02EF" w:rsidRPr="0013539B" w:rsidRDefault="004C02EF" w:rsidP="004C02EF">
      <w:pPr>
        <w:pStyle w:val="Alg4"/>
        <w:numPr>
          <w:ilvl w:val="0"/>
          <w:numId w:val="390"/>
        </w:numPr>
      </w:pPr>
      <w:r w:rsidRPr="0013539B">
        <w:t xml:space="preserve">Let </w:t>
      </w:r>
      <w:r w:rsidRPr="0013539B">
        <w:rPr>
          <w:i/>
        </w:rPr>
        <w:t xml:space="preserve">isMapped </w:t>
      </w:r>
      <w:r w:rsidRPr="0013539B">
        <w:t xml:space="preserve">be the result of calling the [[GetOwnProperty]] internal method of </w:t>
      </w:r>
      <w:r w:rsidRPr="000F4114">
        <w:rPr>
          <w:i/>
        </w:rPr>
        <w:t>map</w:t>
      </w:r>
      <w:r w:rsidRPr="0013539B">
        <w:t xml:space="preserve"> passing </w:t>
      </w:r>
      <w:r w:rsidRPr="0013539B">
        <w:rPr>
          <w:i/>
        </w:rPr>
        <w:t xml:space="preserve">P </w:t>
      </w:r>
      <w:r w:rsidRPr="0013539B">
        <w:t>as the argument.</w:t>
      </w:r>
    </w:p>
    <w:p w14:paraId="5BC4B3F5" w14:textId="77777777" w:rsidR="004C02EF" w:rsidRPr="0013539B" w:rsidRDefault="004C02EF" w:rsidP="004C02EF">
      <w:pPr>
        <w:pStyle w:val="Alg4"/>
        <w:numPr>
          <w:ilvl w:val="0"/>
          <w:numId w:val="390"/>
        </w:numPr>
      </w:pPr>
      <w:r w:rsidRPr="0013539B">
        <w:t xml:space="preserve">Let </w:t>
      </w:r>
      <w:r w:rsidRPr="0013539B">
        <w:rPr>
          <w:i/>
        </w:rPr>
        <w:t xml:space="preserve">allowed </w:t>
      </w:r>
      <w:r w:rsidRPr="0013539B">
        <w:t>be the result of calling the default [[DefineOwnProperty]] internal method (8.12.</w:t>
      </w:r>
      <w:r>
        <w:t>9) on the arguments object</w:t>
      </w:r>
      <w:r w:rsidRPr="0013539B">
        <w:t xml:space="preserve"> passing </w:t>
      </w:r>
      <w:r w:rsidRPr="0013539B">
        <w:rPr>
          <w:i/>
        </w:rPr>
        <w:t>P</w:t>
      </w:r>
      <w:r w:rsidRPr="0013539B">
        <w:t xml:space="preserve">, </w:t>
      </w:r>
      <w:r w:rsidRPr="0013539B">
        <w:rPr>
          <w:i/>
        </w:rPr>
        <w:t>Desc</w:t>
      </w:r>
      <w:r w:rsidRPr="0013539B">
        <w:t xml:space="preserve">, and </w:t>
      </w:r>
      <w:r w:rsidRPr="0013539B">
        <w:rPr>
          <w:b/>
        </w:rPr>
        <w:t xml:space="preserve">false </w:t>
      </w:r>
      <w:r w:rsidRPr="0013539B">
        <w:t>as the arguments.</w:t>
      </w:r>
    </w:p>
    <w:p w14:paraId="2438AFAC" w14:textId="77777777" w:rsidR="004C02EF" w:rsidRPr="0013539B" w:rsidRDefault="004C02EF" w:rsidP="004C02EF">
      <w:pPr>
        <w:pStyle w:val="Alg4"/>
        <w:numPr>
          <w:ilvl w:val="0"/>
          <w:numId w:val="390"/>
        </w:numPr>
      </w:pPr>
      <w:r w:rsidRPr="0013539B">
        <w:t xml:space="preserve">If </w:t>
      </w:r>
      <w:r w:rsidRPr="00441620">
        <w:rPr>
          <w:i/>
        </w:rPr>
        <w:t>allowed</w:t>
      </w:r>
      <w:r w:rsidRPr="0013539B">
        <w:t xml:space="preserve"> is </w:t>
      </w:r>
      <w:r w:rsidRPr="00441620">
        <w:rPr>
          <w:b/>
        </w:rPr>
        <w:t>false</w:t>
      </w:r>
      <w:r w:rsidRPr="0013539B">
        <w:t xml:space="preserve">, </w:t>
      </w:r>
      <w:r>
        <w:t>then</w:t>
      </w:r>
    </w:p>
    <w:p w14:paraId="2DB82204" w14:textId="77777777" w:rsidR="004C02EF" w:rsidRDefault="004C02EF" w:rsidP="004C02EF">
      <w:pPr>
        <w:pStyle w:val="Alg4"/>
        <w:numPr>
          <w:ilvl w:val="1"/>
          <w:numId w:val="390"/>
        </w:numPr>
      </w:pPr>
      <w:r>
        <w:t xml:space="preserve">If </w:t>
      </w:r>
      <w:r w:rsidRPr="000F1794">
        <w:rPr>
          <w:i/>
        </w:rPr>
        <w:t xml:space="preserve">Throw </w:t>
      </w:r>
      <w:r>
        <w:t xml:space="preserve">is </w:t>
      </w:r>
      <w:r w:rsidRPr="000F1794">
        <w:rPr>
          <w:b/>
        </w:rPr>
        <w:t xml:space="preserve">true </w:t>
      </w:r>
      <w:r>
        <w:t xml:space="preserve">then throw a </w:t>
      </w:r>
      <w:r w:rsidRPr="00B5225D">
        <w:rPr>
          <w:b/>
        </w:rPr>
        <w:t xml:space="preserve">TypeError </w:t>
      </w:r>
      <w:r>
        <w:t xml:space="preserve">exception, otherwise return </w:t>
      </w:r>
      <w:r w:rsidRPr="00B5225D">
        <w:rPr>
          <w:b/>
        </w:rPr>
        <w:t>false</w:t>
      </w:r>
      <w:r>
        <w:t>.</w:t>
      </w:r>
    </w:p>
    <w:p w14:paraId="0BFDC6B4" w14:textId="77777777" w:rsidR="004C02EF" w:rsidRPr="0013539B" w:rsidRDefault="004C02EF" w:rsidP="004C02EF">
      <w:pPr>
        <w:pStyle w:val="Alg4"/>
        <w:numPr>
          <w:ilvl w:val="0"/>
          <w:numId w:val="390"/>
        </w:numPr>
      </w:pPr>
      <w:r w:rsidRPr="0013539B">
        <w:t xml:space="preserve">If the value of </w:t>
      </w:r>
      <w:r w:rsidRPr="00B5225D">
        <w:rPr>
          <w:i/>
        </w:rPr>
        <w:t xml:space="preserve">isMapped </w:t>
      </w:r>
      <w:r w:rsidRPr="0013539B">
        <w:t xml:space="preserve">is not </w:t>
      </w:r>
      <w:r w:rsidRPr="00B5225D">
        <w:rPr>
          <w:b/>
        </w:rPr>
        <w:t>undefined</w:t>
      </w:r>
      <w:r w:rsidRPr="0013539B">
        <w:t>, then</w:t>
      </w:r>
    </w:p>
    <w:p w14:paraId="21BC934D" w14:textId="77777777" w:rsidR="004C02EF" w:rsidRPr="0013539B" w:rsidRDefault="004C02EF" w:rsidP="004C02EF">
      <w:pPr>
        <w:pStyle w:val="Alg4"/>
        <w:numPr>
          <w:ilvl w:val="1"/>
          <w:numId w:val="390"/>
        </w:numPr>
      </w:pPr>
      <w:r w:rsidRPr="0013539B">
        <w:t>If IsAccessorDescriptor(</w:t>
      </w:r>
      <w:r w:rsidRPr="00B5225D">
        <w:rPr>
          <w:i/>
        </w:rPr>
        <w:t>Desc</w:t>
      </w:r>
      <w:r w:rsidRPr="0013539B">
        <w:t xml:space="preserve">) is </w:t>
      </w:r>
      <w:r w:rsidRPr="00B5225D">
        <w:rPr>
          <w:b/>
        </w:rPr>
        <w:t>true</w:t>
      </w:r>
      <w:r w:rsidRPr="0013539B">
        <w:t>, then</w:t>
      </w:r>
    </w:p>
    <w:p w14:paraId="5A6BB562" w14:textId="77777777" w:rsidR="004C02EF" w:rsidRPr="0013539B" w:rsidRDefault="004C02EF" w:rsidP="004C02EF">
      <w:pPr>
        <w:pStyle w:val="Alg4"/>
        <w:numPr>
          <w:ilvl w:val="2"/>
          <w:numId w:val="390"/>
        </w:numPr>
      </w:pPr>
      <w:r w:rsidRPr="0013539B">
        <w:t xml:space="preserve">Call the [[Delete]] internal method of </w:t>
      </w:r>
      <w:r w:rsidRPr="00B5225D">
        <w:rPr>
          <w:i/>
        </w:rPr>
        <w:t xml:space="preserve">map </w:t>
      </w:r>
      <w:r w:rsidRPr="0013539B">
        <w:t xml:space="preserve">passing </w:t>
      </w:r>
      <w:r w:rsidRPr="00B5225D">
        <w:rPr>
          <w:i/>
        </w:rPr>
        <w:t>P</w:t>
      </w:r>
      <w:r w:rsidRPr="0013539B">
        <w:t xml:space="preserve">, and </w:t>
      </w:r>
      <w:r w:rsidRPr="00B5225D">
        <w:rPr>
          <w:b/>
        </w:rPr>
        <w:t xml:space="preserve">false </w:t>
      </w:r>
      <w:r w:rsidRPr="0013539B">
        <w:t>as the arguments.</w:t>
      </w:r>
    </w:p>
    <w:p w14:paraId="711A4438" w14:textId="77777777" w:rsidR="004C02EF" w:rsidRPr="0013539B" w:rsidRDefault="004C02EF" w:rsidP="004C02EF">
      <w:pPr>
        <w:pStyle w:val="Alg4"/>
        <w:numPr>
          <w:ilvl w:val="1"/>
          <w:numId w:val="390"/>
        </w:numPr>
      </w:pPr>
      <w:r w:rsidRPr="0013539B">
        <w:t>Else</w:t>
      </w:r>
    </w:p>
    <w:p w14:paraId="17B80D76" w14:textId="77777777" w:rsidR="004C02EF" w:rsidRDefault="004C02EF" w:rsidP="004C02EF">
      <w:pPr>
        <w:pStyle w:val="Alg4"/>
        <w:numPr>
          <w:ilvl w:val="2"/>
          <w:numId w:val="390"/>
        </w:numPr>
      </w:pPr>
      <w:r>
        <w:t>I</w:t>
      </w:r>
      <w:r w:rsidRPr="0013539B">
        <w:t xml:space="preserve">f </w:t>
      </w:r>
      <w:r w:rsidRPr="003D39C1">
        <w:rPr>
          <w:i/>
        </w:rPr>
        <w:t>Desc</w:t>
      </w:r>
      <w:r w:rsidRPr="0013539B">
        <w:t>.[[Value]] is present, then</w:t>
      </w:r>
    </w:p>
    <w:p w14:paraId="0AE917C0" w14:textId="77777777" w:rsidR="004C02EF" w:rsidRPr="0013539B" w:rsidRDefault="004C02EF" w:rsidP="004C02EF">
      <w:pPr>
        <w:pStyle w:val="Alg4"/>
        <w:numPr>
          <w:ilvl w:val="3"/>
          <w:numId w:val="390"/>
        </w:numPr>
      </w:pPr>
      <w:r w:rsidRPr="0013539B">
        <w:t xml:space="preserve">Call the </w:t>
      </w:r>
      <w:r>
        <w:t>[[Put]]</w:t>
      </w:r>
      <w:r w:rsidRPr="0013539B">
        <w:t xml:space="preserve"> internal method of </w:t>
      </w:r>
      <w:r w:rsidRPr="00B5225D">
        <w:rPr>
          <w:i/>
        </w:rPr>
        <w:t xml:space="preserve">map </w:t>
      </w:r>
      <w:r w:rsidRPr="0013539B">
        <w:t xml:space="preserve">passing </w:t>
      </w:r>
      <w:r w:rsidRPr="00B5225D">
        <w:rPr>
          <w:i/>
        </w:rPr>
        <w:t>P</w:t>
      </w:r>
      <w:r w:rsidRPr="0013539B">
        <w:t xml:space="preserve">, </w:t>
      </w:r>
      <w:r w:rsidRPr="00B5225D">
        <w:rPr>
          <w:i/>
        </w:rPr>
        <w:t>Desc</w:t>
      </w:r>
      <w:r w:rsidRPr="0013539B">
        <w:t xml:space="preserve">.[[Value]], and </w:t>
      </w:r>
      <w:r w:rsidRPr="00B5225D">
        <w:rPr>
          <w:i/>
        </w:rPr>
        <w:t xml:space="preserve">Throw </w:t>
      </w:r>
      <w:r w:rsidRPr="0013539B">
        <w:t>as the arguments.</w:t>
      </w:r>
    </w:p>
    <w:p w14:paraId="2B40D6DA" w14:textId="77777777" w:rsidR="004C02EF" w:rsidRDefault="004C02EF" w:rsidP="004C02EF">
      <w:pPr>
        <w:pStyle w:val="Alg4"/>
        <w:numPr>
          <w:ilvl w:val="2"/>
          <w:numId w:val="390"/>
        </w:numPr>
      </w:pPr>
      <w:r>
        <w:t xml:space="preserve">If </w:t>
      </w:r>
      <w:r w:rsidRPr="00B5225D">
        <w:rPr>
          <w:i/>
        </w:rPr>
        <w:t>Desc</w:t>
      </w:r>
      <w:r>
        <w:t xml:space="preserve">.[[Writable]] is present and its value is </w:t>
      </w:r>
      <w:r w:rsidRPr="00B5225D">
        <w:rPr>
          <w:b/>
        </w:rPr>
        <w:t>false</w:t>
      </w:r>
      <w:r>
        <w:t>, then</w:t>
      </w:r>
    </w:p>
    <w:p w14:paraId="717F2237" w14:textId="77777777" w:rsidR="004C02EF" w:rsidRDefault="004C02EF" w:rsidP="004C02EF">
      <w:pPr>
        <w:pStyle w:val="Alg4"/>
        <w:numPr>
          <w:ilvl w:val="3"/>
          <w:numId w:val="390"/>
        </w:numPr>
      </w:pPr>
      <w:r>
        <w:t xml:space="preserve">Call the [[Delete]] internal method of </w:t>
      </w:r>
      <w:r w:rsidRPr="00B5225D">
        <w:rPr>
          <w:i/>
        </w:rPr>
        <w:t xml:space="preserve">map </w:t>
      </w:r>
      <w:r>
        <w:t xml:space="preserve">passing </w:t>
      </w:r>
      <w:r w:rsidRPr="00B5225D">
        <w:rPr>
          <w:i/>
        </w:rPr>
        <w:t xml:space="preserve">P </w:t>
      </w:r>
      <w:r>
        <w:t xml:space="preserve">and </w:t>
      </w:r>
      <w:r w:rsidRPr="00B5225D">
        <w:rPr>
          <w:b/>
        </w:rPr>
        <w:t xml:space="preserve">false </w:t>
      </w:r>
      <w:r>
        <w:t>as arguments.</w:t>
      </w:r>
    </w:p>
    <w:p w14:paraId="35507A96" w14:textId="77777777" w:rsidR="004C02EF" w:rsidRDefault="004C02EF" w:rsidP="004C02EF">
      <w:pPr>
        <w:pStyle w:val="Alg4"/>
        <w:numPr>
          <w:ilvl w:val="0"/>
          <w:numId w:val="390"/>
        </w:numPr>
        <w:spacing w:after="120"/>
      </w:pPr>
      <w:r w:rsidRPr="0013539B">
        <w:t>Retu</w:t>
      </w:r>
      <w:r>
        <w:t xml:space="preserve">rn </w:t>
      </w:r>
      <w:r>
        <w:rPr>
          <w:b/>
        </w:rPr>
        <w:t>true</w:t>
      </w:r>
      <w:r>
        <w:t>.</w:t>
      </w:r>
    </w:p>
    <w:p w14:paraId="6B7BA7D4" w14:textId="77777777" w:rsidR="004C02EF" w:rsidRDefault="004C02EF" w:rsidP="004C02EF">
      <w:r>
        <w:t xml:space="preserve">The [[Delete]] internal method of an arguments object for a non-strict mode function with formal parameters when called with a property name </w:t>
      </w:r>
      <w:r w:rsidRPr="00E32218">
        <w:rPr>
          <w:rFonts w:ascii="Times New Roman" w:hAnsi="Times New Roman"/>
          <w:i/>
        </w:rPr>
        <w:t>P</w:t>
      </w:r>
      <w:r>
        <w:t xml:space="preserve"> and Boolean flag </w:t>
      </w:r>
      <w:r w:rsidRPr="00E32218">
        <w:rPr>
          <w:rFonts w:ascii="Times New Roman" w:hAnsi="Times New Roman"/>
          <w:i/>
        </w:rPr>
        <w:t>Throw</w:t>
      </w:r>
      <w:r>
        <w:t xml:space="preserve"> performs the following steps:</w:t>
      </w:r>
    </w:p>
    <w:p w14:paraId="01E259F8" w14:textId="77777777" w:rsidR="004C02EF" w:rsidRDefault="004C02EF" w:rsidP="004C02EF">
      <w:pPr>
        <w:pStyle w:val="Alg4"/>
        <w:numPr>
          <w:ilvl w:val="0"/>
          <w:numId w:val="391"/>
        </w:numPr>
      </w:pPr>
      <w:r>
        <w:t xml:space="preserve">Let </w:t>
      </w:r>
      <w:r>
        <w:rPr>
          <w:i/>
        </w:rPr>
        <w:t>map</w:t>
      </w:r>
      <w:r>
        <w:t xml:space="preserve"> be the value of the  [[ParameterMap]] internal property of the arguments object.</w:t>
      </w:r>
    </w:p>
    <w:p w14:paraId="63A22C93" w14:textId="77777777" w:rsidR="004C02EF" w:rsidRDefault="004C02EF" w:rsidP="004C02EF">
      <w:pPr>
        <w:pStyle w:val="Alg4"/>
        <w:numPr>
          <w:ilvl w:val="0"/>
          <w:numId w:val="391"/>
        </w:numPr>
      </w:pPr>
      <w:r>
        <w:t xml:space="preserve">Let </w:t>
      </w:r>
      <w:r>
        <w:rPr>
          <w:i/>
        </w:rPr>
        <w:t>isMapped</w:t>
      </w:r>
      <w:r>
        <w:t xml:space="preserve"> be the result of calling the [[GetOwnProperty]] internal method of </w:t>
      </w:r>
      <w:r>
        <w:rPr>
          <w:i/>
        </w:rPr>
        <w:t>map</w:t>
      </w:r>
      <w:r>
        <w:t xml:space="preserve"> passing </w:t>
      </w:r>
      <w:r>
        <w:rPr>
          <w:i/>
        </w:rPr>
        <w:t>P</w:t>
      </w:r>
      <w:r>
        <w:t xml:space="preserve"> as the argument.</w:t>
      </w:r>
    </w:p>
    <w:p w14:paraId="5F94E70F" w14:textId="77777777" w:rsidR="004C02EF" w:rsidRDefault="004C02EF" w:rsidP="004C02EF">
      <w:pPr>
        <w:pStyle w:val="Alg4"/>
        <w:numPr>
          <w:ilvl w:val="0"/>
          <w:numId w:val="391"/>
        </w:numPr>
      </w:pPr>
      <w:r>
        <w:t xml:space="preserve">Let </w:t>
      </w:r>
      <w:r>
        <w:rPr>
          <w:i/>
        </w:rPr>
        <w:t>result</w:t>
      </w:r>
      <w:r>
        <w:t xml:space="preserve"> be the result of calling the default [[Delete]] internal method (8.12.7) on the arguments object passing </w:t>
      </w:r>
      <w:r>
        <w:rPr>
          <w:i/>
        </w:rPr>
        <w:t xml:space="preserve">P </w:t>
      </w:r>
      <w:r>
        <w:t xml:space="preserve">and </w:t>
      </w:r>
      <w:r>
        <w:rPr>
          <w:i/>
        </w:rPr>
        <w:t>Throw</w:t>
      </w:r>
      <w:r>
        <w:t xml:space="preserve"> as the arguments.</w:t>
      </w:r>
    </w:p>
    <w:p w14:paraId="6E710B41" w14:textId="77777777" w:rsidR="004C02EF" w:rsidRDefault="004C02EF" w:rsidP="004C02EF">
      <w:pPr>
        <w:pStyle w:val="Alg4"/>
        <w:numPr>
          <w:ilvl w:val="0"/>
          <w:numId w:val="391"/>
        </w:numPr>
      </w:pPr>
      <w:r>
        <w:t xml:space="preserve">If </w:t>
      </w:r>
      <w:r>
        <w:rPr>
          <w:i/>
        </w:rPr>
        <w:t>result</w:t>
      </w:r>
      <w:r>
        <w:t xml:space="preserve"> is  </w:t>
      </w:r>
      <w:r>
        <w:rPr>
          <w:b/>
        </w:rPr>
        <w:t>true</w:t>
      </w:r>
      <w:r>
        <w:t xml:space="preserve"> and the value of </w:t>
      </w:r>
      <w:r>
        <w:rPr>
          <w:i/>
        </w:rPr>
        <w:t>isMapped</w:t>
      </w:r>
      <w:r>
        <w:t xml:space="preserve"> is not </w:t>
      </w:r>
      <w:r>
        <w:rPr>
          <w:b/>
        </w:rPr>
        <w:t>undefined</w:t>
      </w:r>
      <w:r>
        <w:t>, then</w:t>
      </w:r>
    </w:p>
    <w:p w14:paraId="01C9B088" w14:textId="77777777" w:rsidR="004C02EF" w:rsidRDefault="004C02EF" w:rsidP="004C02EF">
      <w:pPr>
        <w:pStyle w:val="Alg4"/>
        <w:numPr>
          <w:ilvl w:val="1"/>
          <w:numId w:val="391"/>
        </w:numPr>
      </w:pPr>
      <w:r>
        <w:t xml:space="preserve">Call the [[Delete]] internal method of </w:t>
      </w:r>
      <w:r>
        <w:rPr>
          <w:i/>
        </w:rPr>
        <w:t>map</w:t>
      </w:r>
      <w:r>
        <w:t xml:space="preserve"> passing </w:t>
      </w:r>
      <w:r>
        <w:rPr>
          <w:i/>
        </w:rPr>
        <w:t>P</w:t>
      </w:r>
      <w:r>
        <w:t xml:space="preserve">, and </w:t>
      </w:r>
      <w:r>
        <w:rPr>
          <w:b/>
        </w:rPr>
        <w:t>false</w:t>
      </w:r>
      <w:r>
        <w:t xml:space="preserve"> as the arguments.</w:t>
      </w:r>
    </w:p>
    <w:p w14:paraId="318604E2" w14:textId="77777777" w:rsidR="004C02EF" w:rsidRDefault="004C02EF" w:rsidP="004C02EF">
      <w:pPr>
        <w:pStyle w:val="Alg4"/>
        <w:numPr>
          <w:ilvl w:val="0"/>
          <w:numId w:val="391"/>
        </w:numPr>
        <w:spacing w:after="120"/>
      </w:pPr>
      <w:r>
        <w:t xml:space="preserve">Return </w:t>
      </w:r>
      <w:r>
        <w:rPr>
          <w:i/>
        </w:rPr>
        <w:t>result</w:t>
      </w:r>
      <w:r>
        <w:t>.</w:t>
      </w:r>
    </w:p>
    <w:p w14:paraId="7D7623C6" w14:textId="77777777" w:rsidR="004C02EF" w:rsidRPr="00EF0DED" w:rsidRDefault="004C02EF" w:rsidP="004C02EF">
      <w:pPr>
        <w:pStyle w:val="Note"/>
      </w:pPr>
      <w:r w:rsidRPr="000A786C">
        <w:t>NOTE</w:t>
      </w:r>
      <w:r>
        <w:t xml:space="preserve"> 1</w:t>
      </w:r>
      <w:r w:rsidRPr="000A786C">
        <w:tab/>
      </w:r>
      <w:r>
        <w:t>For non-strict mode functions the a</w:t>
      </w:r>
      <w:r w:rsidRPr="000A786C">
        <w:t>rray index (</w:t>
      </w:r>
      <w:r>
        <w:t xml:space="preserve">defined in </w:t>
      </w:r>
      <w:r w:rsidRPr="000A786C">
        <w:t>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w:t>
      </w:r>
      <w:r>
        <w:t xml:space="preserve"> For strict mode functions, the values of the arguments object’s properties are simply a copy of the arguments passed to the function and there is no dynamic linkage between the property values and the formal parameter values.</w:t>
      </w:r>
    </w:p>
    <w:p w14:paraId="38475353" w14:textId="77777777" w:rsidR="004C02EF" w:rsidRPr="000A786C" w:rsidRDefault="004C02EF" w:rsidP="004C02EF">
      <w:pPr>
        <w:pStyle w:val="Note"/>
      </w:pPr>
      <w:r w:rsidRPr="000A786C">
        <w:t>NOTE</w:t>
      </w:r>
      <w:r>
        <w:t xml:space="preserve"> 2</w:t>
      </w:r>
      <w:r w:rsidRPr="000A786C">
        <w:tab/>
        <w:t>The ParameterMap object and its property values are used as a device for specifying the arguments object corre</w:t>
      </w:r>
      <w:r>
        <w:t>spondence to argument bindings.</w:t>
      </w:r>
      <w:r w:rsidRPr="000A786C">
        <w:t xml:space="preserve"> The ParameterMap object and the objects that are the values of its properties are not directly accessible from ECMAScript code. An ECMAScript implementation does not need to actually create or use such objects to implement the specified semantics.</w:t>
      </w:r>
    </w:p>
    <w:p w14:paraId="23545C50" w14:textId="77777777" w:rsidR="004C02EF" w:rsidRPr="000A786C" w:rsidRDefault="004C02EF" w:rsidP="004C02EF">
      <w:pPr>
        <w:pStyle w:val="Note"/>
      </w:pPr>
      <w:r w:rsidRPr="000A786C">
        <w:t>NOTE</w:t>
      </w:r>
      <w:r>
        <w:t xml:space="preserve"> 3</w:t>
      </w:r>
      <w:r w:rsidRPr="000A786C">
        <w:tab/>
        <w:t>Arguments objects for strict mode functions define non-configurable accessor properties named "</w:t>
      </w:r>
      <w:r w:rsidRPr="000A786C">
        <w:rPr>
          <w:rFonts w:ascii="Courier New" w:hAnsi="Courier New" w:cs="Courier New"/>
          <w:b/>
        </w:rPr>
        <w:t>caller</w:t>
      </w:r>
      <w:r w:rsidRPr="000A786C">
        <w:t>" and "</w:t>
      </w:r>
      <w:r w:rsidRPr="000A786C">
        <w:rPr>
          <w:rFonts w:ascii="Courier New" w:hAnsi="Courier New" w:cs="Courier New"/>
          <w:b/>
        </w:rPr>
        <w:t>callee</w:t>
      </w:r>
      <w:r w:rsidRPr="000A786C">
        <w:t xml:space="preserve">" which throw a </w:t>
      </w:r>
      <w:r w:rsidRPr="0040329C">
        <w:rPr>
          <w:b/>
        </w:rPr>
        <w:t>TypeError</w:t>
      </w:r>
      <w:r w:rsidRPr="000A786C">
        <w:t xml:space="preserve"> exception on access. The "</w:t>
      </w:r>
      <w:r w:rsidRPr="000A786C">
        <w:rPr>
          <w:rFonts w:ascii="Courier New" w:hAnsi="Courier New" w:cs="Courier New"/>
          <w:b/>
        </w:rPr>
        <w:t>callee</w:t>
      </w:r>
      <w:r w:rsidRPr="000A786C">
        <w:t>" property has a more specific meaning for non-strict mode functions and a "</w:t>
      </w:r>
      <w:r w:rsidRPr="000A786C">
        <w:rPr>
          <w:rFonts w:ascii="Courier New" w:hAnsi="Courier New" w:cs="Courier New"/>
          <w:b/>
        </w:rPr>
        <w:t>caller</w:t>
      </w:r>
      <w:r w:rsidRPr="000A786C">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766635A3" w14:textId="77777777" w:rsidR="004C02EF" w:rsidRDefault="004C02EF" w:rsidP="004C02EF">
      <w:pPr>
        <w:pStyle w:val="1"/>
        <w:numPr>
          <w:ilvl w:val="0"/>
          <w:numId w:val="0"/>
        </w:numPr>
      </w:pPr>
      <w:bookmarkStart w:id="1905" w:name="_Toc381513675"/>
      <w:bookmarkStart w:id="1906" w:name="_Toc382202818"/>
      <w:bookmarkStart w:id="1907" w:name="_Toc382203038"/>
      <w:bookmarkStart w:id="1908" w:name="_Toc382212197"/>
      <w:bookmarkStart w:id="1909" w:name="_Toc382212436"/>
      <w:bookmarkStart w:id="1910" w:name="_Toc382291542"/>
      <w:bookmarkStart w:id="1911" w:name="_Toc385672181"/>
      <w:bookmarkStart w:id="1912" w:name="_Ref386878637"/>
      <w:bookmarkStart w:id="1913" w:name="_Toc393690276"/>
      <w:bookmarkStart w:id="1914" w:name="_Ref424532486"/>
      <w:bookmarkStart w:id="1915" w:name="_Ref457744587"/>
      <w:bookmarkStart w:id="1916" w:name="_Toc472818813"/>
      <w:bookmarkStart w:id="1917" w:name="_Toc375031161"/>
      <w:bookmarkStart w:id="1918" w:name="_Toc235503387"/>
      <w:bookmarkStart w:id="1919" w:name="_Toc241509162"/>
      <w:bookmarkStart w:id="1920" w:name="_Toc244416649"/>
      <w:bookmarkStart w:id="1921" w:name="_Toc276631013"/>
      <w:bookmarkStart w:id="1922" w:name="_Toc178387024"/>
      <w:bookmarkEnd w:id="1704"/>
      <w:bookmarkEnd w:id="1705"/>
      <w:bookmarkEnd w:id="1706"/>
      <w:bookmarkEnd w:id="1707"/>
      <w:bookmarkEnd w:id="1708"/>
      <w:bookmarkEnd w:id="1709"/>
      <w:bookmarkEnd w:id="1710"/>
      <w:bookmarkEnd w:id="1711"/>
      <w:r>
        <w:t>11</w:t>
      </w:r>
      <w:r>
        <w:tab/>
        <w:t>Expression</w:t>
      </w:r>
      <w:bookmarkEnd w:id="1905"/>
      <w:bookmarkEnd w:id="1906"/>
      <w:bookmarkEnd w:id="1907"/>
      <w:bookmarkEnd w:id="1908"/>
      <w:bookmarkEnd w:id="1909"/>
      <w:bookmarkEnd w:id="1910"/>
      <w:bookmarkEnd w:id="1911"/>
      <w:bookmarkEnd w:id="1912"/>
      <w:bookmarkEnd w:id="1913"/>
      <w:r>
        <w:t>s</w:t>
      </w:r>
      <w:bookmarkStart w:id="1923" w:name="_Toc381513676"/>
      <w:bookmarkStart w:id="1924" w:name="_Toc382202819"/>
      <w:bookmarkStart w:id="1925" w:name="_Toc382203039"/>
      <w:bookmarkStart w:id="1926" w:name="_Toc382212198"/>
      <w:bookmarkStart w:id="1927" w:name="_Toc382212437"/>
      <w:bookmarkStart w:id="1928" w:name="_Toc382291543"/>
      <w:bookmarkStart w:id="1929" w:name="_Toc385672182"/>
      <w:bookmarkStart w:id="1930" w:name="_Toc393690277"/>
      <w:bookmarkEnd w:id="1914"/>
      <w:bookmarkEnd w:id="1915"/>
      <w:bookmarkEnd w:id="1916"/>
      <w:bookmarkEnd w:id="1918"/>
      <w:bookmarkEnd w:id="1919"/>
      <w:bookmarkEnd w:id="1920"/>
      <w:bookmarkEnd w:id="1921"/>
      <w:bookmarkEnd w:id="1922"/>
    </w:p>
    <w:p w14:paraId="4A24A07B" w14:textId="77777777" w:rsidR="004C02EF" w:rsidRDefault="004C02EF" w:rsidP="00C623F2">
      <w:pPr>
        <w:pStyle w:val="20"/>
        <w:numPr>
          <w:ilvl w:val="0"/>
          <w:numId w:val="0"/>
        </w:numPr>
      </w:pPr>
      <w:bookmarkStart w:id="1931" w:name="_Ref456010676"/>
      <w:bookmarkStart w:id="1932" w:name="_Toc472818814"/>
      <w:bookmarkStart w:id="1933" w:name="_Toc235503388"/>
      <w:bookmarkStart w:id="1934" w:name="_Toc241509163"/>
      <w:bookmarkStart w:id="1935" w:name="_Toc244416650"/>
      <w:bookmarkStart w:id="1936" w:name="_Toc276631014"/>
      <w:bookmarkStart w:id="1937" w:name="_Toc178387025"/>
      <w:r>
        <w:t>11.1</w:t>
      </w:r>
      <w:r>
        <w:tab/>
        <w:t>Primary Expression</w:t>
      </w:r>
      <w:bookmarkStart w:id="1938" w:name="_Toc382202820"/>
      <w:bookmarkStart w:id="1939" w:name="_Toc382203040"/>
      <w:bookmarkEnd w:id="1917"/>
      <w:bookmarkEnd w:id="1923"/>
      <w:bookmarkEnd w:id="1924"/>
      <w:bookmarkEnd w:id="1925"/>
      <w:bookmarkEnd w:id="1926"/>
      <w:bookmarkEnd w:id="1927"/>
      <w:bookmarkEnd w:id="1928"/>
      <w:bookmarkEnd w:id="1929"/>
      <w:bookmarkEnd w:id="1930"/>
      <w:bookmarkEnd w:id="1938"/>
      <w:bookmarkEnd w:id="1939"/>
      <w:r>
        <w:t>s</w:t>
      </w:r>
      <w:bookmarkEnd w:id="1931"/>
      <w:bookmarkEnd w:id="1932"/>
      <w:bookmarkEnd w:id="1933"/>
      <w:bookmarkEnd w:id="1934"/>
      <w:bookmarkEnd w:id="1935"/>
      <w:bookmarkEnd w:id="1936"/>
      <w:bookmarkEnd w:id="1937"/>
    </w:p>
    <w:p w14:paraId="7A2D68AB" w14:textId="77777777" w:rsidR="004C02EF" w:rsidRDefault="004C02EF" w:rsidP="004C02EF">
      <w:pPr>
        <w:pStyle w:val="Syntax"/>
      </w:pPr>
      <w:r w:rsidRPr="00361EBD">
        <w:t>Syntax</w:t>
      </w:r>
      <w:r>
        <w:t xml:space="preserve"> </w:t>
      </w:r>
    </w:p>
    <w:p w14:paraId="3B156E18" w14:textId="77777777" w:rsidR="004C02EF" w:rsidRPr="00984A3F" w:rsidRDefault="004C02EF" w:rsidP="004C02EF">
      <w:pPr>
        <w:pStyle w:val="SyntaxRule"/>
      </w:pPr>
      <w:r w:rsidRPr="00984A3F">
        <w:t xml:space="preserve">PrimaryExpression </w:t>
      </w:r>
      <w:r w:rsidRPr="00D04346">
        <w:rPr>
          <w:rFonts w:ascii="Arial" w:hAnsi="Arial" w:cs="Arial"/>
          <w:b/>
          <w:i w:val="0"/>
        </w:rPr>
        <w:t>:</w:t>
      </w:r>
    </w:p>
    <w:p w14:paraId="402D5FDE" w14:textId="77777777" w:rsidR="004C02EF" w:rsidRPr="00984A3F" w:rsidRDefault="004C02EF" w:rsidP="004C02EF">
      <w:pPr>
        <w:pStyle w:val="SyntaxDefinition"/>
      </w:pPr>
      <w:r w:rsidRPr="004431E2">
        <w:rPr>
          <w:rFonts w:ascii="Courier New" w:hAnsi="Courier New"/>
          <w:b/>
          <w:i w:val="0"/>
        </w:rPr>
        <w:t>this</w:t>
      </w:r>
      <w:r w:rsidRPr="00984A3F">
        <w:br/>
        <w:t>Identifier</w:t>
      </w:r>
      <w:r w:rsidRPr="00984A3F">
        <w:br/>
        <w:t>Literal</w:t>
      </w:r>
      <w:r w:rsidRPr="00984A3F">
        <w:br/>
        <w:t>ArrayLiteral</w:t>
      </w:r>
      <w:r w:rsidRPr="00984A3F">
        <w:br/>
        <w:t>ObjectLiteral</w:t>
      </w:r>
      <w:r w:rsidRPr="00984A3F">
        <w:br/>
      </w:r>
      <w:r w:rsidRPr="004431E2">
        <w:rPr>
          <w:rFonts w:ascii="Courier New" w:hAnsi="Courier New"/>
          <w:b/>
          <w:i w:val="0"/>
        </w:rPr>
        <w:t>(</w:t>
      </w:r>
      <w:r w:rsidRPr="00984A3F">
        <w:t xml:space="preserve"> Expression </w:t>
      </w:r>
      <w:r w:rsidRPr="004431E2">
        <w:rPr>
          <w:rFonts w:ascii="Courier New" w:hAnsi="Courier New"/>
          <w:b/>
          <w:i w:val="0"/>
        </w:rPr>
        <w:t>)</w:t>
      </w:r>
      <w:bookmarkStart w:id="1940" w:name="_Toc375031162"/>
      <w:bookmarkStart w:id="1941" w:name="_Toc381513677"/>
      <w:bookmarkStart w:id="1942" w:name="_Toc382202821"/>
      <w:bookmarkStart w:id="1943" w:name="_Toc382203041"/>
      <w:bookmarkStart w:id="1944" w:name="_Toc382212199"/>
      <w:bookmarkStart w:id="1945" w:name="_Toc382212438"/>
      <w:bookmarkStart w:id="1946" w:name="_Toc382291544"/>
      <w:bookmarkStart w:id="1947" w:name="_Toc385672183"/>
      <w:bookmarkStart w:id="1948" w:name="_Toc393690278"/>
    </w:p>
    <w:p w14:paraId="27C396A0" w14:textId="77777777" w:rsidR="004C02EF" w:rsidRDefault="004C02EF" w:rsidP="00C623F2">
      <w:pPr>
        <w:pStyle w:val="30"/>
        <w:numPr>
          <w:ilvl w:val="0"/>
          <w:numId w:val="0"/>
        </w:numPr>
      </w:pPr>
      <w:bookmarkStart w:id="1949" w:name="_Toc472818815"/>
      <w:bookmarkStart w:id="1950" w:name="_Toc235503389"/>
      <w:bookmarkStart w:id="1951" w:name="_Toc241509164"/>
      <w:bookmarkStart w:id="1952" w:name="_Toc244416651"/>
      <w:bookmarkStart w:id="1953" w:name="_Toc276631015"/>
      <w:bookmarkStart w:id="1954" w:name="_Toc178387026"/>
      <w:r>
        <w:t>11.1.1</w:t>
      </w:r>
      <w:r>
        <w:tab/>
        <w:t xml:space="preserve">The </w:t>
      </w:r>
      <w:r>
        <w:rPr>
          <w:rFonts w:ascii="Courier New" w:hAnsi="Courier New"/>
        </w:rPr>
        <w:t>this</w:t>
      </w:r>
      <w:r>
        <w:t xml:space="preserve"> Keywor</w:t>
      </w:r>
      <w:bookmarkEnd w:id="1940"/>
      <w:bookmarkEnd w:id="1941"/>
      <w:bookmarkEnd w:id="1942"/>
      <w:bookmarkEnd w:id="1943"/>
      <w:bookmarkEnd w:id="1944"/>
      <w:bookmarkEnd w:id="1945"/>
      <w:bookmarkEnd w:id="1946"/>
      <w:bookmarkEnd w:id="1947"/>
      <w:bookmarkEnd w:id="1948"/>
      <w:r>
        <w:t>d</w:t>
      </w:r>
      <w:bookmarkEnd w:id="1949"/>
      <w:bookmarkEnd w:id="1950"/>
      <w:bookmarkEnd w:id="1951"/>
      <w:bookmarkEnd w:id="1952"/>
      <w:bookmarkEnd w:id="1953"/>
      <w:bookmarkEnd w:id="1954"/>
    </w:p>
    <w:p w14:paraId="15763CD6" w14:textId="77777777" w:rsidR="004C02EF" w:rsidRDefault="004C02EF" w:rsidP="004C02EF">
      <w:r>
        <w:t xml:space="preserve">The </w:t>
      </w:r>
      <w:r>
        <w:rPr>
          <w:rFonts w:ascii="Courier New" w:hAnsi="Courier New"/>
          <w:b/>
        </w:rPr>
        <w:t>this</w:t>
      </w:r>
      <w:r>
        <w:t xml:space="preserve"> keyword evaluates to the value of the ThisBinding of the current execution context.</w:t>
      </w:r>
      <w:bookmarkStart w:id="1955" w:name="_Toc375031164"/>
      <w:bookmarkStart w:id="1956" w:name="_Toc381513678"/>
      <w:bookmarkStart w:id="1957" w:name="_Toc382202822"/>
      <w:bookmarkStart w:id="1958" w:name="_Toc382203042"/>
      <w:bookmarkStart w:id="1959" w:name="_Toc382212200"/>
      <w:bookmarkStart w:id="1960" w:name="_Toc382212439"/>
      <w:bookmarkStart w:id="1961" w:name="_Toc382291545"/>
      <w:bookmarkStart w:id="1962" w:name="_Toc385672184"/>
      <w:bookmarkStart w:id="1963" w:name="_Toc393690279"/>
      <w:bookmarkStart w:id="1964" w:name="_Ref405883026"/>
      <w:bookmarkStart w:id="1965" w:name="_Ref421417488"/>
    </w:p>
    <w:p w14:paraId="7408A6DF" w14:textId="77777777" w:rsidR="004C02EF" w:rsidRDefault="004C02EF" w:rsidP="00C623F2">
      <w:pPr>
        <w:pStyle w:val="30"/>
        <w:numPr>
          <w:ilvl w:val="0"/>
          <w:numId w:val="0"/>
        </w:numPr>
      </w:pPr>
      <w:bookmarkStart w:id="1966" w:name="_Ref424531495"/>
      <w:bookmarkStart w:id="1967" w:name="_Ref424535502"/>
      <w:bookmarkStart w:id="1968" w:name="_Toc472818816"/>
      <w:bookmarkStart w:id="1969" w:name="_Toc235503390"/>
      <w:bookmarkStart w:id="1970" w:name="_Toc241509165"/>
      <w:bookmarkStart w:id="1971" w:name="_Toc244416652"/>
      <w:bookmarkStart w:id="1972" w:name="_Toc276631016"/>
      <w:bookmarkStart w:id="1973" w:name="_Toc178387027"/>
      <w:r>
        <w:t>11.1.2</w:t>
      </w:r>
      <w:r>
        <w:tab/>
        <w:t>Identifier Referenc</w:t>
      </w:r>
      <w:bookmarkStart w:id="1974" w:name="_Toc382202823"/>
      <w:bookmarkStart w:id="1975" w:name="_Toc382203043"/>
      <w:bookmarkEnd w:id="1955"/>
      <w:bookmarkEnd w:id="1956"/>
      <w:bookmarkEnd w:id="1957"/>
      <w:bookmarkEnd w:id="1958"/>
      <w:bookmarkEnd w:id="1959"/>
      <w:bookmarkEnd w:id="1960"/>
      <w:bookmarkEnd w:id="1961"/>
      <w:bookmarkEnd w:id="1962"/>
      <w:bookmarkEnd w:id="1963"/>
      <w:bookmarkEnd w:id="1964"/>
      <w:bookmarkEnd w:id="1965"/>
      <w:bookmarkEnd w:id="1974"/>
      <w:bookmarkEnd w:id="1975"/>
      <w:r>
        <w:t>e</w:t>
      </w:r>
      <w:bookmarkEnd w:id="1966"/>
      <w:bookmarkEnd w:id="1967"/>
      <w:bookmarkEnd w:id="1968"/>
      <w:bookmarkEnd w:id="1969"/>
      <w:bookmarkEnd w:id="1970"/>
      <w:bookmarkEnd w:id="1971"/>
      <w:bookmarkEnd w:id="1972"/>
      <w:bookmarkEnd w:id="1973"/>
    </w:p>
    <w:p w14:paraId="0AF69DA5" w14:textId="77777777" w:rsidR="004C02EF" w:rsidRDefault="004C02EF" w:rsidP="004C02EF">
      <w:r>
        <w:t xml:space="preserve">An </w:t>
      </w:r>
      <w:r w:rsidRPr="00DF5EB3">
        <w:rPr>
          <w:rStyle w:val="bnf"/>
        </w:rPr>
        <w:t>Identifier</w:t>
      </w:r>
      <w:r>
        <w:t xml:space="preserve"> is evaluated by performing Identifier Resolution as specified in 10.3.1</w:t>
      </w:r>
      <w:ins w:id="1976" w:author="Allen Wirfs-Brock rev2" w:date="2011-07-22T10:36:00Z">
        <w:r w:rsidR="00D91572">
          <w:t xml:space="preserve"> using the </w:t>
        </w:r>
      </w:ins>
      <w:ins w:id="1977" w:author="Allen Wirfs-Brock rev2" w:date="2011-07-22T10:37:00Z">
        <w:r w:rsidR="00D91572" w:rsidRPr="00DF5EB3">
          <w:rPr>
            <w:rStyle w:val="bnf"/>
          </w:rPr>
          <w:t>Identifier</w:t>
        </w:r>
        <w:r w:rsidR="00D91572">
          <w:rPr>
            <w:rStyle w:val="bnf"/>
          </w:rPr>
          <w:t>Name</w:t>
        </w:r>
        <w:r w:rsidR="00D91572">
          <w:t xml:space="preserve"> </w:t>
        </w:r>
      </w:ins>
      <w:ins w:id="1978" w:author="Allen Wirfs-Brock rev2" w:date="2011-07-22T10:36:00Z">
        <w:r w:rsidR="00D91572">
          <w:t xml:space="preserve">corresponding to </w:t>
        </w:r>
      </w:ins>
      <w:ins w:id="1979" w:author="Allen Wirfs-Brock rev2" w:date="2011-07-22T10:37:00Z">
        <w:r w:rsidR="00D91572" w:rsidRPr="00DF5EB3">
          <w:rPr>
            <w:rStyle w:val="bnf"/>
          </w:rPr>
          <w:t>Identifier</w:t>
        </w:r>
      </w:ins>
      <w:r>
        <w:t xml:space="preserve">. The result of evaluating an </w:t>
      </w:r>
      <w:r w:rsidRPr="00DF5EB3">
        <w:rPr>
          <w:rStyle w:val="bnf"/>
        </w:rPr>
        <w:t>Identifier</w:t>
      </w:r>
      <w:r>
        <w:t xml:space="preserve"> is always a value of type Reference.</w:t>
      </w:r>
      <w:bookmarkStart w:id="1980" w:name="_Toc375031165"/>
      <w:bookmarkStart w:id="1981" w:name="_Toc381513679"/>
      <w:bookmarkStart w:id="1982" w:name="_Toc382202824"/>
      <w:bookmarkStart w:id="1983" w:name="_Toc382203044"/>
      <w:bookmarkStart w:id="1984" w:name="_Toc382212201"/>
      <w:bookmarkStart w:id="1985" w:name="_Toc382212440"/>
      <w:bookmarkStart w:id="1986" w:name="_Toc382291546"/>
      <w:bookmarkStart w:id="1987" w:name="_Toc385672185"/>
      <w:bookmarkStart w:id="1988" w:name="_Toc393690280"/>
    </w:p>
    <w:p w14:paraId="320A7452" w14:textId="77777777" w:rsidR="004C02EF" w:rsidRDefault="004C02EF" w:rsidP="00C623F2">
      <w:pPr>
        <w:pStyle w:val="30"/>
        <w:numPr>
          <w:ilvl w:val="0"/>
          <w:numId w:val="0"/>
        </w:numPr>
      </w:pPr>
      <w:bookmarkStart w:id="1989" w:name="_Toc472818817"/>
      <w:bookmarkStart w:id="1990" w:name="_Toc235503391"/>
      <w:bookmarkStart w:id="1991" w:name="_Toc241509166"/>
      <w:bookmarkStart w:id="1992" w:name="_Toc244416653"/>
      <w:bookmarkStart w:id="1993" w:name="_Toc276631017"/>
      <w:bookmarkStart w:id="1994" w:name="_Toc178387028"/>
      <w:r>
        <w:t>11.1.3</w:t>
      </w:r>
      <w:r>
        <w:tab/>
        <w:t>Literal Referenc</w:t>
      </w:r>
      <w:bookmarkEnd w:id="1980"/>
      <w:bookmarkEnd w:id="1981"/>
      <w:bookmarkEnd w:id="1982"/>
      <w:bookmarkEnd w:id="1983"/>
      <w:bookmarkEnd w:id="1984"/>
      <w:bookmarkEnd w:id="1985"/>
      <w:bookmarkEnd w:id="1986"/>
      <w:bookmarkEnd w:id="1987"/>
      <w:bookmarkEnd w:id="1988"/>
      <w:r>
        <w:t>e</w:t>
      </w:r>
      <w:bookmarkEnd w:id="1989"/>
      <w:bookmarkEnd w:id="1990"/>
      <w:bookmarkEnd w:id="1991"/>
      <w:bookmarkEnd w:id="1992"/>
      <w:bookmarkEnd w:id="1993"/>
      <w:bookmarkEnd w:id="1994"/>
    </w:p>
    <w:p w14:paraId="561D3C2A" w14:textId="77777777" w:rsidR="004C02EF" w:rsidRDefault="004C02EF" w:rsidP="004C02EF">
      <w:r>
        <w:t xml:space="preserve">A </w:t>
      </w:r>
      <w:r w:rsidRPr="00DF5EB3">
        <w:rPr>
          <w:rStyle w:val="bnf"/>
        </w:rPr>
        <w:t>Literal</w:t>
      </w:r>
      <w:r>
        <w:t xml:space="preserve"> is evaluated as described in 7.8.</w:t>
      </w:r>
      <w:bookmarkStart w:id="1995" w:name="_Toc375031166"/>
      <w:bookmarkStart w:id="1996" w:name="_Ref378388036"/>
      <w:bookmarkStart w:id="1997" w:name="_Ref381182904"/>
      <w:bookmarkStart w:id="1998" w:name="_Toc381513680"/>
      <w:bookmarkStart w:id="1999" w:name="_Toc382202825"/>
      <w:bookmarkStart w:id="2000" w:name="_Toc382203045"/>
      <w:bookmarkStart w:id="2001" w:name="_Toc382212202"/>
      <w:bookmarkStart w:id="2002" w:name="_Toc382212441"/>
      <w:bookmarkStart w:id="2003" w:name="_Toc382291547"/>
      <w:bookmarkStart w:id="2004" w:name="_Toc385672186"/>
      <w:bookmarkStart w:id="2005" w:name="_Toc393690281"/>
    </w:p>
    <w:p w14:paraId="3A99F0F3" w14:textId="77777777" w:rsidR="004C02EF" w:rsidRDefault="004C02EF" w:rsidP="00C623F2">
      <w:pPr>
        <w:pStyle w:val="30"/>
        <w:numPr>
          <w:ilvl w:val="0"/>
          <w:numId w:val="0"/>
        </w:numPr>
      </w:pPr>
      <w:bookmarkStart w:id="2006" w:name="_Toc401117214"/>
      <w:bookmarkStart w:id="2007" w:name="_Toc403317107"/>
      <w:bookmarkStart w:id="2008" w:name="_Toc403362662"/>
      <w:bookmarkStart w:id="2009" w:name="_Ref409270748"/>
      <w:bookmarkStart w:id="2010" w:name="_Ref409320045"/>
      <w:bookmarkStart w:id="2011" w:name="_Toc417706160"/>
      <w:bookmarkStart w:id="2012" w:name="_Toc432237535"/>
      <w:bookmarkStart w:id="2013" w:name="_Toc432984744"/>
      <w:bookmarkStart w:id="2014" w:name="_Ref456010683"/>
      <w:bookmarkStart w:id="2015" w:name="_Ref457437563"/>
      <w:bookmarkStart w:id="2016" w:name="_Ref457437564"/>
      <w:bookmarkStart w:id="2017" w:name="_Ref457437570"/>
      <w:bookmarkStart w:id="2018" w:name="_Ref457707569"/>
      <w:bookmarkStart w:id="2019" w:name="_Ref457792682"/>
      <w:bookmarkStart w:id="2020" w:name="_Ref458333136"/>
      <w:bookmarkStart w:id="2021" w:name="_Toc472818818"/>
      <w:bookmarkStart w:id="2022" w:name="_Toc235503392"/>
      <w:bookmarkStart w:id="2023" w:name="_Toc241509167"/>
      <w:bookmarkStart w:id="2024" w:name="_Toc244416654"/>
      <w:bookmarkStart w:id="2025" w:name="_Toc276631018"/>
      <w:bookmarkStart w:id="2026" w:name="_Toc178387029"/>
      <w:r>
        <w:t>11.1.4</w:t>
      </w:r>
      <w:r>
        <w:tab/>
        <w:t xml:space="preserve">Array </w:t>
      </w:r>
      <w:bookmarkEnd w:id="2006"/>
      <w:bookmarkEnd w:id="2007"/>
      <w:bookmarkEnd w:id="2008"/>
      <w:bookmarkEnd w:id="2009"/>
      <w:bookmarkEnd w:id="2010"/>
      <w:r>
        <w:t>Initialiser</w:t>
      </w:r>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p>
    <w:p w14:paraId="3EBD5E03" w14:textId="77777777" w:rsidR="004C02EF" w:rsidRDefault="004C02EF" w:rsidP="004C02EF">
      <w:r>
        <w:t>An array initialiser is an expression describing the initialisation of an Array object, written in a form of a literal. It is a list of zero or more expressions, each of which represents an array element, enclosed in square brackets. The elements need not be literals; they are evaluated each time the array initialiser is evaluated.</w:t>
      </w:r>
    </w:p>
    <w:p w14:paraId="01CC7ABA" w14:textId="77777777" w:rsidR="004C02EF" w:rsidRDefault="004C02EF" w:rsidP="004C02EF">
      <w:r>
        <w:t xml:space="preserve">Array elements may be elided at the beginning, middle or end of the element list. Whenever a comma in the element list is not preceded by an </w:t>
      </w:r>
      <w:r w:rsidRPr="0093584C">
        <w:rPr>
          <w:rStyle w:val="bnf"/>
        </w:rPr>
        <w:t>AssignmentExpression</w:t>
      </w:r>
      <w: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1C8CD8AF" w14:textId="77777777" w:rsidR="004C02EF" w:rsidRDefault="004C02EF" w:rsidP="004C02EF">
      <w:pPr>
        <w:pStyle w:val="Syntax"/>
      </w:pPr>
      <w:r w:rsidRPr="00361EBD">
        <w:t>Syntax</w:t>
      </w:r>
    </w:p>
    <w:p w14:paraId="6261845F" w14:textId="77777777" w:rsidR="004C02EF" w:rsidRPr="00984A3F" w:rsidRDefault="004C02EF" w:rsidP="004C02EF">
      <w:pPr>
        <w:pStyle w:val="SyntaxRule"/>
      </w:pPr>
      <w:r w:rsidRPr="00984A3F">
        <w:t xml:space="preserve">ArrayLiteral </w:t>
      </w:r>
      <w:r w:rsidRPr="00D04346">
        <w:rPr>
          <w:rFonts w:ascii="Arial" w:hAnsi="Arial" w:cs="Arial"/>
          <w:b/>
          <w:i w:val="0"/>
        </w:rPr>
        <w:t>:</w:t>
      </w:r>
    </w:p>
    <w:p w14:paraId="52201657" w14:textId="77777777" w:rsidR="004C02EF" w:rsidRPr="00984A3F" w:rsidRDefault="004C02EF" w:rsidP="004C02EF">
      <w:pPr>
        <w:pStyle w:val="SyntaxDefinition"/>
      </w:pPr>
      <w:r w:rsidRPr="004431E2">
        <w:rPr>
          <w:rFonts w:ascii="Courier New" w:hAnsi="Courier New"/>
          <w:b/>
          <w:i w:val="0"/>
        </w:rPr>
        <w:t xml:space="preserve">[ </w:t>
      </w:r>
      <w:r w:rsidRPr="00984A3F">
        <w:t>Elision</w:t>
      </w:r>
      <w:r w:rsidRPr="005E74B3">
        <w:rPr>
          <w:rFonts w:ascii="Arial" w:hAnsi="Arial" w:cs="Arial"/>
          <w:i w:val="0"/>
          <w:vertAlign w:val="subscript"/>
        </w:rPr>
        <w:t>opt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984A3F">
        <w:t>ElementList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984A3F">
        <w:t xml:space="preserve">ElementList </w:t>
      </w:r>
      <w:r w:rsidRPr="00612C55">
        <w:rPr>
          <w:rFonts w:ascii="Courier New" w:hAnsi="Courier New" w:cs="Courier New"/>
          <w:b/>
          <w:i w:val="0"/>
        </w:rPr>
        <w:t>,</w:t>
      </w:r>
      <w:r w:rsidRPr="00612C55">
        <w:rPr>
          <w:rFonts w:ascii="Courier New" w:hAnsi="Courier New" w:cs="Courier New"/>
          <w:i w:val="0"/>
        </w:rPr>
        <w:t xml:space="preserve"> </w:t>
      </w:r>
      <w:r w:rsidRPr="00984A3F">
        <w:t>Elision</w:t>
      </w:r>
      <w:r w:rsidRPr="005E74B3">
        <w:rPr>
          <w:rFonts w:ascii="Arial" w:hAnsi="Arial" w:cs="Arial"/>
          <w:i w:val="0"/>
          <w:vertAlign w:val="subscript"/>
        </w:rPr>
        <w:t>opt</w:t>
      </w:r>
      <w:r w:rsidRPr="004431E2">
        <w:rPr>
          <w:rFonts w:ascii="Courier New" w:hAnsi="Courier New"/>
          <w:i w:val="0"/>
        </w:rPr>
        <w:t xml:space="preserve"> </w:t>
      </w:r>
      <w:r w:rsidRPr="004431E2">
        <w:rPr>
          <w:rFonts w:ascii="Courier New" w:hAnsi="Courier New"/>
          <w:b/>
          <w:i w:val="0"/>
        </w:rPr>
        <w:t>]</w:t>
      </w:r>
    </w:p>
    <w:p w14:paraId="3405DBAD" w14:textId="77777777" w:rsidR="004C02EF" w:rsidRPr="00984A3F" w:rsidRDefault="004C02EF" w:rsidP="004C02EF">
      <w:pPr>
        <w:pStyle w:val="SyntaxRule"/>
      </w:pPr>
      <w:r w:rsidRPr="00984A3F">
        <w:t xml:space="preserve">ElementList </w:t>
      </w:r>
      <w:r w:rsidRPr="00D04346">
        <w:rPr>
          <w:rFonts w:ascii="Arial" w:hAnsi="Arial" w:cs="Arial"/>
          <w:b/>
          <w:i w:val="0"/>
        </w:rPr>
        <w:t>:</w:t>
      </w:r>
    </w:p>
    <w:p w14:paraId="5FC94E0B" w14:textId="77777777" w:rsidR="004C02EF" w:rsidRDefault="004C02EF" w:rsidP="004C02EF">
      <w:pPr>
        <w:pStyle w:val="SyntaxDefinition"/>
        <w:rPr>
          <w:ins w:id="2027" w:author="Allen Wirfs-Brock" w:date="2011-07-04T19:54:00Z"/>
        </w:rPr>
      </w:pPr>
      <w:r w:rsidRPr="00984A3F">
        <w:t>Elision</w:t>
      </w:r>
      <w:r w:rsidRPr="005E74B3">
        <w:rPr>
          <w:rFonts w:ascii="Arial" w:hAnsi="Arial" w:cs="Arial"/>
          <w:i w:val="0"/>
          <w:vertAlign w:val="subscript"/>
        </w:rPr>
        <w:t>opt</w:t>
      </w:r>
      <w:r w:rsidRPr="004431E2">
        <w:rPr>
          <w:rFonts w:ascii="Courier New" w:hAnsi="Courier New"/>
          <w:i w:val="0"/>
          <w:vertAlign w:val="subscript"/>
        </w:rPr>
        <w:t xml:space="preserve"> </w:t>
      </w:r>
      <w:r w:rsidRPr="00984A3F">
        <w:t>AssignmentExpression</w:t>
      </w:r>
      <w:ins w:id="2028" w:author="Allen Wirfs-Brock" w:date="2011-07-04T20:12:00Z">
        <w:r w:rsidR="00981263">
          <w:br/>
        </w:r>
      </w:ins>
      <w:ins w:id="2029" w:author="Allen Wirfs-Brock" w:date="2011-07-04T20:13:00Z">
        <w:r w:rsidR="00981263" w:rsidRPr="00984A3F">
          <w:t>Elision</w:t>
        </w:r>
        <w:r w:rsidR="00981263" w:rsidRPr="005E74B3">
          <w:rPr>
            <w:rFonts w:ascii="Arial" w:hAnsi="Arial" w:cs="Arial"/>
            <w:i w:val="0"/>
            <w:vertAlign w:val="subscript"/>
          </w:rPr>
          <w:t>opt</w:t>
        </w:r>
        <w:r w:rsidR="00981263" w:rsidRPr="004431E2">
          <w:rPr>
            <w:rFonts w:ascii="Courier New" w:hAnsi="Courier New"/>
            <w:i w:val="0"/>
            <w:vertAlign w:val="subscript"/>
          </w:rPr>
          <w:t xml:space="preserve"> </w:t>
        </w:r>
        <w:r w:rsidR="00981263">
          <w:rPr>
            <w:rFonts w:ascii="Courier New" w:hAnsi="Courier New" w:cs="Courier New"/>
            <w:b/>
            <w:i w:val="0"/>
          </w:rPr>
          <w:t xml:space="preserve">… </w:t>
        </w:r>
        <w:r w:rsidR="00981263" w:rsidRPr="00984A3F">
          <w:t>AssignmentExpression</w:t>
        </w:r>
      </w:ins>
      <w:r w:rsidRPr="00984A3F">
        <w:br/>
        <w:t xml:space="preserve">ElementList </w:t>
      </w:r>
      <w:r w:rsidRPr="004431E2">
        <w:rPr>
          <w:rFonts w:ascii="Courier New" w:hAnsi="Courier New" w:cs="Courier New"/>
          <w:b/>
          <w:i w:val="0"/>
        </w:rPr>
        <w:t>,</w:t>
      </w:r>
      <w:r w:rsidRPr="00984A3F">
        <w:t xml:space="preserve"> Elision</w:t>
      </w:r>
      <w:r w:rsidRPr="005E74B3">
        <w:rPr>
          <w:rFonts w:ascii="Arial" w:hAnsi="Arial" w:cs="Arial"/>
          <w:i w:val="0"/>
          <w:vertAlign w:val="subscript"/>
        </w:rPr>
        <w:t>opt</w:t>
      </w:r>
      <w:r w:rsidRPr="004431E2">
        <w:rPr>
          <w:rFonts w:ascii="Courier New" w:hAnsi="Courier New"/>
          <w:i w:val="0"/>
          <w:vertAlign w:val="subscript"/>
        </w:rPr>
        <w:t xml:space="preserve"> </w:t>
      </w:r>
      <w:r w:rsidRPr="00984A3F">
        <w:t>AssignmentExpression</w:t>
      </w:r>
      <w:ins w:id="2030" w:author="Allen Wirfs-Brock" w:date="2011-07-04T20:13:00Z">
        <w:r w:rsidR="00981263">
          <w:br/>
        </w:r>
        <w:r w:rsidR="00981263" w:rsidRPr="00984A3F">
          <w:t xml:space="preserve">ElementList </w:t>
        </w:r>
        <w:r w:rsidR="00981263" w:rsidRPr="004431E2">
          <w:rPr>
            <w:rFonts w:ascii="Courier New" w:hAnsi="Courier New" w:cs="Courier New"/>
            <w:b/>
            <w:i w:val="0"/>
          </w:rPr>
          <w:t>,</w:t>
        </w:r>
        <w:r w:rsidR="00981263" w:rsidRPr="00984A3F">
          <w:t xml:space="preserve"> Elision</w:t>
        </w:r>
        <w:r w:rsidR="00981263" w:rsidRPr="005E74B3">
          <w:rPr>
            <w:rFonts w:ascii="Arial" w:hAnsi="Arial" w:cs="Arial"/>
            <w:i w:val="0"/>
            <w:vertAlign w:val="subscript"/>
          </w:rPr>
          <w:t>opt</w:t>
        </w:r>
        <w:r w:rsidR="00981263" w:rsidRPr="004431E2">
          <w:rPr>
            <w:rFonts w:ascii="Courier New" w:hAnsi="Courier New"/>
            <w:i w:val="0"/>
            <w:vertAlign w:val="subscript"/>
          </w:rPr>
          <w:t xml:space="preserve"> </w:t>
        </w:r>
        <w:r w:rsidR="00981263">
          <w:rPr>
            <w:rFonts w:ascii="Courier New" w:hAnsi="Courier New" w:cs="Courier New"/>
            <w:b/>
            <w:i w:val="0"/>
          </w:rPr>
          <w:t xml:space="preserve">… </w:t>
        </w:r>
        <w:r w:rsidR="00981263" w:rsidRPr="00984A3F">
          <w:t>AssignmentExpression</w:t>
        </w:r>
      </w:ins>
    </w:p>
    <w:p w14:paraId="48C3DFCD" w14:textId="77777777" w:rsidR="004C02EF" w:rsidRPr="00984A3F" w:rsidRDefault="004C02EF" w:rsidP="004C02EF">
      <w:pPr>
        <w:pStyle w:val="SyntaxRule"/>
      </w:pPr>
      <w:r w:rsidRPr="00984A3F">
        <w:t>Elision</w:t>
      </w:r>
      <w:r w:rsidRPr="00B45E5C">
        <w:rPr>
          <w:rFonts w:ascii="Arial" w:hAnsi="Arial" w:cs="Arial"/>
          <w:b/>
          <w:i w:val="0"/>
        </w:rPr>
        <w:t xml:space="preserve"> </w:t>
      </w:r>
      <w:r w:rsidRPr="00D04346">
        <w:rPr>
          <w:rFonts w:ascii="Arial" w:hAnsi="Arial" w:cs="Arial"/>
          <w:b/>
          <w:i w:val="0"/>
        </w:rPr>
        <w:t>:</w:t>
      </w:r>
    </w:p>
    <w:p w14:paraId="1D6D9337" w14:textId="77777777" w:rsidR="004C02EF" w:rsidRPr="00984A3F" w:rsidRDefault="004C02EF" w:rsidP="004C02EF">
      <w:pPr>
        <w:pStyle w:val="SyntaxDefinition"/>
      </w:pPr>
      <w:r w:rsidRPr="004431E2">
        <w:rPr>
          <w:rFonts w:ascii="Courier New" w:hAnsi="Courier New" w:cs="Courier New"/>
          <w:b/>
          <w:i w:val="0"/>
        </w:rPr>
        <w:t>,</w:t>
      </w:r>
      <w:r w:rsidRPr="00984A3F">
        <w:br/>
        <w:t xml:space="preserve">Elision </w:t>
      </w:r>
      <w:r w:rsidRPr="004431E2">
        <w:rPr>
          <w:rFonts w:ascii="Courier New" w:hAnsi="Courier New" w:cs="Courier New"/>
          <w:b/>
          <w:i w:val="0"/>
        </w:rPr>
        <w:t>,</w:t>
      </w:r>
    </w:p>
    <w:p w14:paraId="0FB5735C" w14:textId="77777777" w:rsidR="004C02EF" w:rsidRPr="00361EBD" w:rsidRDefault="004C02EF" w:rsidP="004C02EF">
      <w:pPr>
        <w:pStyle w:val="Syntax"/>
      </w:pPr>
      <w:r w:rsidRPr="00361EBD">
        <w:t>Semantics</w:t>
      </w:r>
    </w:p>
    <w:p w14:paraId="3F1743C0" w14:textId="77777777" w:rsidR="004C02EF" w:rsidRDefault="004C02EF" w:rsidP="004C02EF">
      <w:r>
        <w:t xml:space="preserve">The production  </w:t>
      </w:r>
      <w:r w:rsidRPr="00B73791">
        <w:rPr>
          <w:rStyle w:val="bnf"/>
        </w:rPr>
        <w:t>ArrayLiteral</w:t>
      </w:r>
      <w:r>
        <w:t xml:space="preserve"> </w:t>
      </w:r>
      <w:r>
        <w:rPr>
          <w:b/>
        </w:rPr>
        <w:t>:</w:t>
      </w:r>
      <w:r>
        <w:t xml:space="preserve">  </w:t>
      </w:r>
      <w:r>
        <w:rPr>
          <w:rFonts w:ascii="Courier New" w:hAnsi="Courier New"/>
          <w:b/>
        </w:rP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b/>
        </w:rPr>
        <w:t>]</w:t>
      </w:r>
      <w:r>
        <w:t xml:space="preserve">  is evaluated as follows:</w:t>
      </w:r>
    </w:p>
    <w:p w14:paraId="7A8EE07B" w14:textId="77777777" w:rsidR="004C02EF" w:rsidRDefault="004C02EF" w:rsidP="004C02EF">
      <w:pPr>
        <w:pStyle w:val="Alg4"/>
        <w:numPr>
          <w:ilvl w:val="0"/>
          <w:numId w:val="42"/>
        </w:numPr>
      </w:pPr>
      <w:r>
        <w:t xml:space="preserve">Let </w:t>
      </w:r>
      <w:r w:rsidRPr="007F3958">
        <w:rPr>
          <w:i/>
        </w:rPr>
        <w:t xml:space="preserve">array </w:t>
      </w:r>
      <w:r>
        <w:t xml:space="preserve">be the result of creating a new object as if by the expression </w:t>
      </w:r>
      <w:r>
        <w:rPr>
          <w:rFonts w:ascii="Courier New" w:hAnsi="Courier New"/>
          <w:b/>
        </w:rPr>
        <w:t xml:space="preserve">new Array() </w:t>
      </w:r>
      <w:r w:rsidRPr="001E657F">
        <w:t>where</w:t>
      </w:r>
      <w:r>
        <w:rPr>
          <w:rFonts w:ascii="Courier New" w:hAnsi="Courier New"/>
          <w:b/>
        </w:rPr>
        <w:t xml:space="preserve"> Array </w:t>
      </w:r>
      <w:r w:rsidRPr="001E657F">
        <w:t xml:space="preserve">is </w:t>
      </w:r>
      <w:r>
        <w:t>the standard built-in constructor with that name.</w:t>
      </w:r>
    </w:p>
    <w:p w14:paraId="5646D6AD" w14:textId="77777777" w:rsidR="004C02EF" w:rsidRDefault="004C02EF" w:rsidP="004C02EF">
      <w:pPr>
        <w:pStyle w:val="Alg4"/>
        <w:numPr>
          <w:ilvl w:val="0"/>
          <w:numId w:val="42"/>
        </w:numPr>
      </w:pPr>
      <w:r>
        <w:t xml:space="preserve">Let </w:t>
      </w:r>
      <w:r w:rsidRPr="007F3958">
        <w:rPr>
          <w:i/>
        </w:rPr>
        <w:t xml:space="preserve">pad </w:t>
      </w:r>
      <w:r>
        <w:t xml:space="preserve">be the result of evaluating </w:t>
      </w:r>
      <w:r>
        <w:rPr>
          <w:i/>
        </w:rPr>
        <w:t>Elision</w:t>
      </w:r>
      <w:r>
        <w:t>; if not present, use the numeric value zero.</w:t>
      </w:r>
    </w:p>
    <w:p w14:paraId="76A69EC2" w14:textId="77777777" w:rsidR="004C02EF" w:rsidRDefault="004C02EF" w:rsidP="004C02EF">
      <w:pPr>
        <w:pStyle w:val="Alg4"/>
        <w:numPr>
          <w:ilvl w:val="0"/>
          <w:numId w:val="42"/>
        </w:numPr>
      </w:pPr>
      <w:r>
        <w:t xml:space="preserve">Call the [[Put]] internal method of </w:t>
      </w:r>
      <w:r w:rsidRPr="007F3958">
        <w:rPr>
          <w:i/>
        </w:rPr>
        <w:t xml:space="preserve">array </w:t>
      </w:r>
      <w:r>
        <w:t xml:space="preserve">with arguments </w:t>
      </w:r>
      <w:r>
        <w:rPr>
          <w:rFonts w:ascii="Courier New" w:hAnsi="Courier New"/>
          <w:sz w:val="18"/>
        </w:rPr>
        <w:t>"</w:t>
      </w:r>
      <w:r>
        <w:rPr>
          <w:rFonts w:ascii="Courier New" w:hAnsi="Courier New"/>
          <w:b/>
        </w:rPr>
        <w:t>length</w:t>
      </w:r>
      <w:r>
        <w:rPr>
          <w:rFonts w:ascii="Courier New" w:hAnsi="Courier New"/>
          <w:sz w:val="18"/>
        </w:rPr>
        <w:t>"</w:t>
      </w:r>
      <w:r>
        <w:t xml:space="preserve">, </w:t>
      </w:r>
      <w:r w:rsidRPr="007F3958">
        <w:rPr>
          <w:i/>
        </w:rPr>
        <w:t>pad</w:t>
      </w:r>
      <w:r>
        <w:t xml:space="preserve">, and </w:t>
      </w:r>
      <w:r w:rsidRPr="00941108">
        <w:rPr>
          <w:b/>
        </w:rPr>
        <w:t>false</w:t>
      </w:r>
      <w:r>
        <w:t>.</w:t>
      </w:r>
    </w:p>
    <w:p w14:paraId="7125789A" w14:textId="77777777" w:rsidR="004C02EF" w:rsidRDefault="004C02EF" w:rsidP="004C02EF">
      <w:pPr>
        <w:pStyle w:val="Alg4"/>
        <w:numPr>
          <w:ilvl w:val="0"/>
          <w:numId w:val="42"/>
        </w:numPr>
        <w:spacing w:after="220"/>
        <w:contextualSpacing/>
      </w:pPr>
      <w:r>
        <w:t xml:space="preserve">Return </w:t>
      </w:r>
      <w:r w:rsidRPr="007F3958">
        <w:rPr>
          <w:i/>
        </w:rPr>
        <w:t>array</w:t>
      </w:r>
      <w:r>
        <w:t>.</w:t>
      </w:r>
    </w:p>
    <w:p w14:paraId="45909D29" w14:textId="77777777" w:rsidR="004C02EF" w:rsidRDefault="004C02EF" w:rsidP="004C02EF">
      <w:r>
        <w:t xml:space="preserve">The production  </w:t>
      </w:r>
      <w:r w:rsidRPr="00B73791">
        <w:rPr>
          <w:rStyle w:val="bnf"/>
        </w:rPr>
        <w:t>ArrayLiteral</w:t>
      </w:r>
      <w:r>
        <w:t xml:space="preserve"> </w:t>
      </w:r>
      <w:r>
        <w:rPr>
          <w:b/>
        </w:rPr>
        <w:t>:</w:t>
      </w:r>
      <w:r>
        <w:t xml:space="preserve"> </w:t>
      </w:r>
      <w:r>
        <w:rPr>
          <w:rFonts w:ascii="Courier New" w:hAnsi="Courier New"/>
          <w:b/>
        </w:rPr>
        <w:t xml:space="preserve">[ </w:t>
      </w:r>
      <w:r w:rsidRPr="00B73791">
        <w:rPr>
          <w:rStyle w:val="bnf"/>
        </w:rPr>
        <w:t>ElementList</w:t>
      </w:r>
      <w:r>
        <w:rPr>
          <w:rFonts w:ascii="Courier New" w:hAnsi="Courier New"/>
        </w:rPr>
        <w:t xml:space="preserve"> </w:t>
      </w:r>
      <w:r>
        <w:rPr>
          <w:rFonts w:ascii="Courier New" w:hAnsi="Courier New"/>
          <w:b/>
        </w:rPr>
        <w:t>]</w:t>
      </w:r>
      <w:r>
        <w:t xml:space="preserve">  is evaluated as follows:</w:t>
      </w:r>
    </w:p>
    <w:p w14:paraId="57EA196A" w14:textId="77777777" w:rsidR="004C02EF" w:rsidRDefault="004C02EF" w:rsidP="004C02EF">
      <w:pPr>
        <w:pStyle w:val="Alg4"/>
        <w:numPr>
          <w:ilvl w:val="0"/>
          <w:numId w:val="43"/>
        </w:numPr>
        <w:spacing w:after="220"/>
        <w:contextualSpacing/>
      </w:pPr>
      <w:r>
        <w:t xml:space="preserve">Return the result of evaluating </w:t>
      </w:r>
      <w:r>
        <w:rPr>
          <w:i/>
        </w:rPr>
        <w:t>ElementList</w:t>
      </w:r>
      <w:r>
        <w:t>.</w:t>
      </w:r>
    </w:p>
    <w:p w14:paraId="4ADDEA73" w14:textId="77777777" w:rsidR="004C02EF" w:rsidRDefault="004C02EF" w:rsidP="004C02EF">
      <w:r>
        <w:t xml:space="preserve">The production  </w:t>
      </w:r>
      <w:r w:rsidRPr="00B73791">
        <w:rPr>
          <w:rStyle w:val="bnf"/>
        </w:rPr>
        <w:t>ArrayLiteral</w:t>
      </w:r>
      <w:r>
        <w:t xml:space="preserve"> </w:t>
      </w:r>
      <w:r>
        <w:rPr>
          <w:b/>
        </w:rPr>
        <w:t xml:space="preserve">: </w:t>
      </w:r>
      <w:r>
        <w:rPr>
          <w:rFonts w:ascii="Courier New" w:hAnsi="Courier New"/>
          <w:b/>
        </w:rPr>
        <w:t xml:space="preserve">[ </w:t>
      </w:r>
      <w:r w:rsidRPr="00B73791">
        <w:rPr>
          <w:rStyle w:val="bnf"/>
        </w:rPr>
        <w:t>ElementList</w:t>
      </w:r>
      <w:r w:rsidRPr="00E91749">
        <w:t xml:space="preserve"> </w:t>
      </w:r>
      <w:r w:rsidRPr="00E32218">
        <w:rPr>
          <w:rFonts w:ascii="Courier New" w:hAnsi="Courier New" w:cs="Courier New"/>
          <w:b/>
        </w:rPr>
        <w:t>,</w:t>
      </w:r>
      <w:r>
        <w:rPr>
          <w:i/>
        </w:rP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b/>
        </w:rPr>
        <w:t>]</w:t>
      </w:r>
      <w:r>
        <w:t xml:space="preserve">  is evaluated as follows:</w:t>
      </w:r>
    </w:p>
    <w:p w14:paraId="3E7809AE" w14:textId="77777777" w:rsidR="004C02EF" w:rsidRDefault="004C02EF" w:rsidP="004C02EF">
      <w:pPr>
        <w:pStyle w:val="Alg4"/>
        <w:numPr>
          <w:ilvl w:val="0"/>
          <w:numId w:val="401"/>
        </w:numPr>
        <w:spacing w:after="220"/>
        <w:contextualSpacing/>
      </w:pPr>
      <w:r>
        <w:t xml:space="preserve">Let </w:t>
      </w:r>
      <w:r w:rsidRPr="006307DB">
        <w:rPr>
          <w:i/>
        </w:rPr>
        <w:t xml:space="preserve">array </w:t>
      </w:r>
      <w:r>
        <w:t xml:space="preserve">be the result of evaluating </w:t>
      </w:r>
      <w:r>
        <w:rPr>
          <w:i/>
        </w:rPr>
        <w:t>ElementList</w:t>
      </w:r>
      <w:r>
        <w:t>.</w:t>
      </w:r>
    </w:p>
    <w:p w14:paraId="1E183221" w14:textId="77777777" w:rsidR="004C02EF" w:rsidRDefault="004C02EF" w:rsidP="004C02EF">
      <w:pPr>
        <w:pStyle w:val="Alg4"/>
        <w:numPr>
          <w:ilvl w:val="0"/>
          <w:numId w:val="401"/>
        </w:numPr>
        <w:spacing w:after="220"/>
        <w:contextualSpacing/>
      </w:pPr>
      <w:r>
        <w:t xml:space="preserve">Let </w:t>
      </w:r>
      <w:r w:rsidRPr="007F3958">
        <w:rPr>
          <w:i/>
        </w:rPr>
        <w:t xml:space="preserve">pad </w:t>
      </w:r>
      <w:r>
        <w:t>be the result of evaluating</w:t>
      </w:r>
      <w:r w:rsidDel="006307DB">
        <w:t xml:space="preserve"> </w:t>
      </w:r>
      <w:r>
        <w:rPr>
          <w:i/>
        </w:rPr>
        <w:t>Elision</w:t>
      </w:r>
      <w:r>
        <w:t>; if not present, use the numeric value zero.</w:t>
      </w:r>
    </w:p>
    <w:p w14:paraId="2147CE44" w14:textId="77777777" w:rsidR="004C02EF" w:rsidRDefault="004C02EF" w:rsidP="004C02EF">
      <w:pPr>
        <w:pStyle w:val="Alg4"/>
        <w:numPr>
          <w:ilvl w:val="0"/>
          <w:numId w:val="401"/>
        </w:numPr>
        <w:spacing w:after="220"/>
        <w:contextualSpacing/>
      </w:pPr>
      <w:r>
        <w:t xml:space="preserve">Let </w:t>
      </w:r>
      <w:r w:rsidRPr="00EF2AF1">
        <w:rPr>
          <w:i/>
        </w:rPr>
        <w:t xml:space="preserve">len </w:t>
      </w:r>
      <w:r>
        <w:t xml:space="preserve">be the result of calling the [[Get]] internal method of </w:t>
      </w:r>
      <w:r w:rsidRPr="00EF2AF1">
        <w:rPr>
          <w:i/>
        </w:rPr>
        <w:t xml:space="preserve">array </w:t>
      </w:r>
      <w:r>
        <w:t xml:space="preserve">with argument </w:t>
      </w:r>
      <w:r>
        <w:rPr>
          <w:rFonts w:ascii="Courier New" w:hAnsi="Courier New"/>
          <w:sz w:val="18"/>
        </w:rPr>
        <w:t>"</w:t>
      </w:r>
      <w:r>
        <w:rPr>
          <w:rFonts w:ascii="Courier New" w:hAnsi="Courier New"/>
          <w:b/>
        </w:rPr>
        <w:t>length</w:t>
      </w:r>
      <w:r>
        <w:rPr>
          <w:rFonts w:ascii="Courier New" w:hAnsi="Courier New"/>
          <w:sz w:val="18"/>
        </w:rPr>
        <w:t>"</w:t>
      </w:r>
      <w:r>
        <w:t>.</w:t>
      </w:r>
    </w:p>
    <w:p w14:paraId="5AC0DBF8" w14:textId="77777777" w:rsidR="004C02EF" w:rsidRDefault="004C02EF" w:rsidP="004C02EF">
      <w:pPr>
        <w:pStyle w:val="Alg4"/>
        <w:numPr>
          <w:ilvl w:val="0"/>
          <w:numId w:val="401"/>
        </w:numPr>
        <w:spacing w:after="220"/>
        <w:contextualSpacing/>
      </w:pPr>
      <w:r>
        <w:t xml:space="preserve">Call the [[Put]] internal method of </w:t>
      </w:r>
      <w:r w:rsidRPr="00EF2AF1">
        <w:rPr>
          <w:i/>
        </w:rPr>
        <w:t xml:space="preserve">array </w:t>
      </w:r>
      <w:r>
        <w:t xml:space="preserve">with arguments </w:t>
      </w:r>
      <w:r>
        <w:rPr>
          <w:rFonts w:ascii="Courier New" w:hAnsi="Courier New"/>
          <w:sz w:val="18"/>
        </w:rPr>
        <w:t>"</w:t>
      </w:r>
      <w:r>
        <w:rPr>
          <w:rFonts w:ascii="Courier New" w:hAnsi="Courier New"/>
          <w:b/>
        </w:rPr>
        <w:t>length</w:t>
      </w:r>
      <w:r>
        <w:rPr>
          <w:rFonts w:ascii="Courier New" w:hAnsi="Courier New"/>
          <w:sz w:val="18"/>
        </w:rPr>
        <w:t>"</w:t>
      </w:r>
      <w:r>
        <w:t>, ToUint32(</w:t>
      </w:r>
      <w:r w:rsidRPr="00EF2AF1">
        <w:rPr>
          <w:i/>
        </w:rPr>
        <w:t>pad</w:t>
      </w:r>
      <w:r>
        <w:t>+</w:t>
      </w:r>
      <w:r w:rsidRPr="00EF2AF1">
        <w:rPr>
          <w:i/>
        </w:rPr>
        <w:t>len</w:t>
      </w:r>
      <w:r>
        <w:t xml:space="preserve">), and </w:t>
      </w:r>
      <w:r w:rsidRPr="00941108">
        <w:rPr>
          <w:b/>
        </w:rPr>
        <w:t>false</w:t>
      </w:r>
      <w:r>
        <w:t>.</w:t>
      </w:r>
    </w:p>
    <w:p w14:paraId="33C3AE0F" w14:textId="77777777" w:rsidR="004C02EF" w:rsidRDefault="004C02EF" w:rsidP="004C02EF">
      <w:pPr>
        <w:pStyle w:val="Alg4"/>
        <w:numPr>
          <w:ilvl w:val="0"/>
          <w:numId w:val="401"/>
        </w:numPr>
        <w:spacing w:after="220"/>
        <w:contextualSpacing/>
      </w:pPr>
      <w:r>
        <w:t xml:space="preserve">Return </w:t>
      </w:r>
      <w:r w:rsidRPr="00EF2AF1">
        <w:rPr>
          <w:i/>
        </w:rPr>
        <w:t>array</w:t>
      </w:r>
      <w:r>
        <w:t>.</w:t>
      </w:r>
    </w:p>
    <w:p w14:paraId="74F93DAD" w14:textId="77777777" w:rsidR="004C02EF" w:rsidRDefault="004C02EF" w:rsidP="004C02EF">
      <w:r>
        <w:t xml:space="preserve">The production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sidRPr="00B73791">
        <w:rPr>
          <w:rStyle w:val="bnf"/>
        </w:rPr>
        <w:t>AssignmentExpression</w:t>
      </w:r>
      <w:r>
        <w:t xml:space="preserve">  is evaluated as follows:</w:t>
      </w:r>
    </w:p>
    <w:p w14:paraId="18C019F3" w14:textId="77777777" w:rsidR="004C02EF" w:rsidRDefault="004C02EF" w:rsidP="004C02EF">
      <w:pPr>
        <w:pStyle w:val="Alg4"/>
        <w:numPr>
          <w:ilvl w:val="0"/>
          <w:numId w:val="44"/>
        </w:numPr>
        <w:spacing w:after="220"/>
        <w:contextualSpacing/>
      </w:pPr>
      <w:r>
        <w:t xml:space="preserve">Let </w:t>
      </w:r>
      <w:r w:rsidRPr="007F3958">
        <w:rPr>
          <w:i/>
        </w:rPr>
        <w:t xml:space="preserve">array </w:t>
      </w:r>
      <w:r>
        <w:t xml:space="preserve">be the result of creating a new object as if by the expression </w:t>
      </w:r>
      <w:r>
        <w:rPr>
          <w:rFonts w:ascii="Courier New" w:hAnsi="Courier New"/>
          <w:b/>
        </w:rPr>
        <w:t xml:space="preserve">new Array() </w:t>
      </w:r>
      <w:r w:rsidRPr="001E657F">
        <w:t>where</w:t>
      </w:r>
      <w:r>
        <w:rPr>
          <w:rFonts w:ascii="Courier New" w:hAnsi="Courier New"/>
          <w:b/>
        </w:rPr>
        <w:t xml:space="preserve"> Array </w:t>
      </w:r>
      <w:r w:rsidRPr="001E657F">
        <w:t xml:space="preserve">is </w:t>
      </w:r>
      <w:r>
        <w:t>the standard built-in constructor with that name.</w:t>
      </w:r>
    </w:p>
    <w:p w14:paraId="1CB03BBF" w14:textId="77777777" w:rsidR="004C02EF" w:rsidRDefault="004C02EF" w:rsidP="004C02EF">
      <w:pPr>
        <w:pStyle w:val="Alg4"/>
        <w:numPr>
          <w:ilvl w:val="0"/>
          <w:numId w:val="44"/>
        </w:numPr>
        <w:spacing w:after="220"/>
        <w:contextualSpacing/>
      </w:pPr>
      <w:r>
        <w:t xml:space="preserve">Let </w:t>
      </w:r>
      <w:r>
        <w:rPr>
          <w:i/>
        </w:rPr>
        <w:t>firstIndex</w:t>
      </w:r>
      <w:r w:rsidRPr="007F3958">
        <w:rPr>
          <w:i/>
        </w:rPr>
        <w:t xml:space="preserve"> </w:t>
      </w:r>
      <w:r>
        <w:t xml:space="preserve">be the result of evaluating </w:t>
      </w:r>
      <w:r>
        <w:rPr>
          <w:i/>
        </w:rPr>
        <w:t>Elision</w:t>
      </w:r>
      <w:r>
        <w:t>; if not present, use the numeric value zero.</w:t>
      </w:r>
    </w:p>
    <w:p w14:paraId="2FF0D844" w14:textId="77777777" w:rsidR="004C02EF" w:rsidRDefault="004C02EF" w:rsidP="004C02EF">
      <w:pPr>
        <w:pStyle w:val="Alg4"/>
        <w:numPr>
          <w:ilvl w:val="0"/>
          <w:numId w:val="44"/>
        </w:numPr>
        <w:spacing w:after="220"/>
        <w:contextualSpacing/>
      </w:pPr>
      <w:r>
        <w:t xml:space="preserve">Let </w:t>
      </w:r>
      <w:r>
        <w:rPr>
          <w:i/>
        </w:rPr>
        <w:t>initResult</w:t>
      </w:r>
      <w:r w:rsidRPr="007F3958">
        <w:rPr>
          <w:i/>
        </w:rPr>
        <w:t xml:space="preserve"> </w:t>
      </w:r>
      <w:r>
        <w:t xml:space="preserve">be the result of evaluating </w:t>
      </w:r>
      <w:r>
        <w:rPr>
          <w:i/>
        </w:rPr>
        <w:t>AssignmentExpression</w:t>
      </w:r>
      <w:r>
        <w:t>.</w:t>
      </w:r>
    </w:p>
    <w:p w14:paraId="45A5864A" w14:textId="77777777" w:rsidR="004C02EF" w:rsidRDefault="004C02EF" w:rsidP="004C02EF">
      <w:pPr>
        <w:pStyle w:val="Alg4"/>
        <w:numPr>
          <w:ilvl w:val="0"/>
          <w:numId w:val="44"/>
        </w:numPr>
        <w:spacing w:after="220"/>
        <w:contextualSpacing/>
      </w:pPr>
      <w:r>
        <w:t xml:space="preserve">Let </w:t>
      </w:r>
      <w:r w:rsidRPr="00284005">
        <w:rPr>
          <w:i/>
        </w:rPr>
        <w:t xml:space="preserve">initValue </w:t>
      </w:r>
      <w:r>
        <w:t>be GetValue(</w:t>
      </w:r>
      <w:r w:rsidRPr="00284005">
        <w:rPr>
          <w:i/>
        </w:rPr>
        <w:t>initResult</w:t>
      </w:r>
      <w:r>
        <w:t>).</w:t>
      </w:r>
    </w:p>
    <w:p w14:paraId="7A1D99B3" w14:textId="77777777" w:rsidR="004C02EF" w:rsidRDefault="004C02EF" w:rsidP="004C02EF">
      <w:pPr>
        <w:pStyle w:val="Alg4"/>
        <w:numPr>
          <w:ilvl w:val="0"/>
          <w:numId w:val="44"/>
        </w:numPr>
        <w:spacing w:after="220"/>
        <w:contextualSpacing/>
      </w:pPr>
      <w:r>
        <w:t xml:space="preserve">Call the [[DefineOwnProperty]] internal method of </w:t>
      </w:r>
      <w:r w:rsidRPr="00ED7246">
        <w:rPr>
          <w:i/>
        </w:rPr>
        <w:t xml:space="preserve">array </w:t>
      </w:r>
      <w:r>
        <w:t>with arguments ToString(</w:t>
      </w:r>
      <w:r w:rsidRPr="00851528">
        <w:rPr>
          <w:i/>
        </w:rPr>
        <w:t>firstIndex</w:t>
      </w:r>
      <w:r>
        <w:rPr>
          <w:i/>
        </w:rPr>
        <w:t>)</w:t>
      </w:r>
      <w:r>
        <w:t xml:space="preserve">, the Property Descriptor { [[Value]]: </w:t>
      </w:r>
      <w:r w:rsidRPr="00851528">
        <w:rPr>
          <w:i/>
        </w:rPr>
        <w:t>initValue</w:t>
      </w:r>
      <w:r>
        <w:t xml:space="preserve">, [[Writable]]: </w:t>
      </w:r>
      <w:r w:rsidRPr="00ED7246">
        <w:rPr>
          <w:b/>
        </w:rPr>
        <w:t>true</w:t>
      </w:r>
      <w:r>
        <w:t xml:space="preserve">, [[Enumerable]]: </w:t>
      </w:r>
      <w:r w:rsidRPr="00ED7246">
        <w:rPr>
          <w:b/>
        </w:rPr>
        <w:t>true</w:t>
      </w:r>
      <w:r>
        <w:t xml:space="preserve">, [[Configurable]]: </w:t>
      </w:r>
      <w:r w:rsidRPr="00ED7246">
        <w:rPr>
          <w:b/>
        </w:rPr>
        <w:t>true</w:t>
      </w:r>
      <w:r>
        <w:t xml:space="preserve">}, and </w:t>
      </w:r>
      <w:r w:rsidRPr="00ED7246">
        <w:rPr>
          <w:b/>
        </w:rPr>
        <w:t>false</w:t>
      </w:r>
      <w:r>
        <w:t>.</w:t>
      </w:r>
    </w:p>
    <w:p w14:paraId="5C9E598B" w14:textId="77777777" w:rsidR="004C02EF" w:rsidRDefault="004C02EF" w:rsidP="004C02EF">
      <w:pPr>
        <w:pStyle w:val="Alg4"/>
        <w:numPr>
          <w:ilvl w:val="0"/>
          <w:numId w:val="44"/>
        </w:numPr>
        <w:spacing w:after="220"/>
        <w:contextualSpacing/>
      </w:pPr>
      <w:r>
        <w:t xml:space="preserve">Return </w:t>
      </w:r>
      <w:r w:rsidRPr="00C92131">
        <w:rPr>
          <w:i/>
        </w:rPr>
        <w:t>array</w:t>
      </w:r>
      <w:r>
        <w:t>.</w:t>
      </w:r>
    </w:p>
    <w:p w14:paraId="41DE0A87" w14:textId="77777777" w:rsidR="005B4EF9" w:rsidRDefault="005B4EF9" w:rsidP="005B4EF9">
      <w:pPr>
        <w:rPr>
          <w:ins w:id="2031" w:author="Allen Wirfs-Brock" w:date="2011-07-05T08:51:00Z"/>
        </w:rPr>
      </w:pPr>
      <w:ins w:id="2032" w:author="Allen Wirfs-Brock" w:date="2011-07-05T08:51:00Z">
        <w:r>
          <w:t xml:space="preserve">The static semantics of the production </w:t>
        </w:r>
      </w:ins>
      <w:ins w:id="2033" w:author="Allen Wirfs-Brock" w:date="2011-07-05T08:52:00Z">
        <w:r w:rsidR="002C6802" w:rsidRPr="00B73791">
          <w:rPr>
            <w:rStyle w:val="bnf"/>
          </w:rPr>
          <w:t>ElementList</w:t>
        </w:r>
        <w:r w:rsidR="002C6802">
          <w:t xml:space="preserve"> </w:t>
        </w:r>
        <w:r w:rsidR="002C6802">
          <w:rPr>
            <w:b/>
          </w:rPr>
          <w:t>:</w:t>
        </w:r>
        <w:r w:rsidR="002C6802">
          <w:t xml:space="preserve">  </w:t>
        </w:r>
        <w:r w:rsidR="002C6802" w:rsidRPr="00B73791">
          <w:rPr>
            <w:rStyle w:val="bnf"/>
          </w:rPr>
          <w:t>Elision</w:t>
        </w:r>
        <w:r w:rsidR="002C6802" w:rsidRPr="005E74B3">
          <w:rPr>
            <w:rStyle w:val="bnf"/>
            <w:rFonts w:cs="Arial"/>
            <w:i w:val="0"/>
            <w:vertAlign w:val="subscript"/>
          </w:rPr>
          <w:t>opt</w:t>
        </w:r>
        <w:r w:rsidR="002C6802">
          <w:rPr>
            <w:rFonts w:ascii="Courier New" w:hAnsi="Courier New"/>
          </w:rPr>
          <w:t xml:space="preserve"> </w:t>
        </w:r>
        <w:r w:rsidR="002C6802">
          <w:rPr>
            <w:rFonts w:ascii="Courier New" w:hAnsi="Courier New" w:cs="Courier New"/>
            <w:b/>
            <w:i/>
          </w:rPr>
          <w:t xml:space="preserve">… </w:t>
        </w:r>
        <w:r w:rsidR="002C6802" w:rsidRPr="00B73791">
          <w:rPr>
            <w:rStyle w:val="bnf"/>
          </w:rPr>
          <w:t>AssignmentExpression</w:t>
        </w:r>
      </w:ins>
      <w:ins w:id="2034" w:author="Allen Wirfs-Brock" w:date="2011-07-05T08:51:00Z">
        <w:r>
          <w:t xml:space="preserve"> are:</w:t>
        </w:r>
      </w:ins>
    </w:p>
    <w:p w14:paraId="7E46BF7F" w14:textId="77777777" w:rsidR="005B4EF9" w:rsidRDefault="005B4EF9" w:rsidP="002C6802">
      <w:pPr>
        <w:numPr>
          <w:ilvl w:val="0"/>
          <w:numId w:val="411"/>
        </w:numPr>
        <w:spacing w:after="220"/>
        <w:rPr>
          <w:ins w:id="2035" w:author="Allen Wirfs-Brock" w:date="2011-07-05T08:51:00Z"/>
        </w:rPr>
      </w:pPr>
      <w:ins w:id="2036" w:author="Allen Wirfs-Brock" w:date="2011-07-05T08:51:00Z">
        <w:r>
          <w:t xml:space="preserve">It is a Syntax Error </w:t>
        </w:r>
      </w:ins>
      <w:ins w:id="2037" w:author="Allen Wirfs-Brock" w:date="2011-07-05T08:52:00Z">
        <w:r w:rsidR="002C6802">
          <w:t xml:space="preserve">if the </w:t>
        </w:r>
      </w:ins>
      <w:ins w:id="2038" w:author="Allen Wirfs-Brock" w:date="2011-07-05T08:54:00Z">
        <w:del w:id="2039" w:author="Rev 3 Allen Wirfs-Brock" w:date="2011-08-30T11:39:00Z">
          <w:r w:rsidR="002C6802" w:rsidDel="00F937DA">
            <w:delText>s</w:delText>
          </w:r>
        </w:del>
      </w:ins>
      <w:ins w:id="2040" w:author="Allen Wirfs-Brock" w:date="2011-07-05T08:52:00Z">
        <w:del w:id="2041" w:author="Rev 3 Allen Wirfs-Brock" w:date="2011-08-30T11:39:00Z">
          <w:r w:rsidR="002C6802" w:rsidDel="00F937DA">
            <w:delText>cource</w:delText>
          </w:r>
        </w:del>
      </w:ins>
      <w:ins w:id="2042" w:author="Rev 3 Allen Wirfs-Brock" w:date="2011-08-30T11:39:00Z">
        <w:r w:rsidR="00F937DA">
          <w:t>source</w:t>
        </w:r>
      </w:ins>
      <w:ins w:id="2043" w:author="Allen Wirfs-Brock" w:date="2011-07-05T08:52:00Z">
        <w:r w:rsidR="002C6802">
          <w:t xml:space="preserve"> code </w:t>
        </w:r>
      </w:ins>
      <w:ins w:id="2044" w:author="Allen Wirfs-Brock" w:date="2011-07-05T08:54:00Z">
        <w:r w:rsidR="002C6802">
          <w:t xml:space="preserve">parsed with this production </w:t>
        </w:r>
      </w:ins>
      <w:ins w:id="2045" w:author="Allen Wirfs-Brock" w:date="2011-07-05T08:52:00Z">
        <w:r w:rsidR="002C6802">
          <w:t>is not extended code</w:t>
        </w:r>
      </w:ins>
      <w:ins w:id="2046" w:author="Allen Wirfs-Brock" w:date="2011-07-05T08:51:00Z">
        <w:r w:rsidRPr="00586549">
          <w:t>.</w:t>
        </w:r>
      </w:ins>
    </w:p>
    <w:p w14:paraId="7B2D5EE6" w14:textId="77777777" w:rsidR="00173402" w:rsidRDefault="00173402" w:rsidP="00173402">
      <w:pPr>
        <w:rPr>
          <w:ins w:id="2047" w:author="Allen Wirfs-Brock" w:date="2011-07-04T20:14:00Z"/>
        </w:rPr>
      </w:pPr>
      <w:ins w:id="2048" w:author="Allen Wirfs-Brock" w:date="2011-07-04T20:14:00Z">
        <w:r>
          <w:t xml:space="preserve">The production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ins>
      <w:ins w:id="2049" w:author="Allen Wirfs-Brock" w:date="2011-07-04T20:15:00Z">
        <w:r>
          <w:rPr>
            <w:rFonts w:ascii="Courier New" w:hAnsi="Courier New" w:cs="Courier New"/>
            <w:b/>
            <w:i/>
          </w:rPr>
          <w:t xml:space="preserve">… </w:t>
        </w:r>
      </w:ins>
      <w:ins w:id="2050" w:author="Allen Wirfs-Brock" w:date="2011-07-04T20:14:00Z">
        <w:r w:rsidRPr="00B73791">
          <w:rPr>
            <w:rStyle w:val="bnf"/>
          </w:rPr>
          <w:t>AssignmentExpression</w:t>
        </w:r>
        <w:r>
          <w:t xml:space="preserve">  is evaluated as follows:</w:t>
        </w:r>
      </w:ins>
    </w:p>
    <w:p w14:paraId="169E8FD3" w14:textId="77777777" w:rsidR="00173402" w:rsidRDefault="00173402" w:rsidP="00173402">
      <w:pPr>
        <w:pStyle w:val="Alg4"/>
        <w:numPr>
          <w:ilvl w:val="0"/>
          <w:numId w:val="430"/>
        </w:numPr>
        <w:spacing w:after="220"/>
        <w:contextualSpacing/>
        <w:rPr>
          <w:ins w:id="2051" w:author="Allen Wirfs-Brock" w:date="2011-07-04T20:14:00Z"/>
        </w:rPr>
      </w:pPr>
      <w:ins w:id="2052" w:author="Allen Wirfs-Brock" w:date="2011-07-04T20:14:00Z">
        <w:r>
          <w:t xml:space="preserve">Let </w:t>
        </w:r>
        <w:r w:rsidRPr="007F3958">
          <w:rPr>
            <w:i/>
          </w:rPr>
          <w:t xml:space="preserve">array </w:t>
        </w:r>
        <w:r>
          <w:t xml:space="preserve">be the result of creating a new object as if by the expression </w:t>
        </w:r>
        <w:r>
          <w:rPr>
            <w:rFonts w:ascii="Courier New" w:hAnsi="Courier New"/>
            <w:b/>
          </w:rPr>
          <w:t xml:space="preserve">new Array() </w:t>
        </w:r>
        <w:r w:rsidRPr="001E657F">
          <w:t>where</w:t>
        </w:r>
        <w:r>
          <w:rPr>
            <w:rFonts w:ascii="Courier New" w:hAnsi="Courier New"/>
            <w:b/>
          </w:rPr>
          <w:t xml:space="preserve"> Array </w:t>
        </w:r>
        <w:r w:rsidRPr="001E657F">
          <w:t xml:space="preserve">is </w:t>
        </w:r>
        <w:r>
          <w:t>the standard built-in constructor with that name.</w:t>
        </w:r>
      </w:ins>
    </w:p>
    <w:p w14:paraId="5C004547" w14:textId="77777777" w:rsidR="00173402" w:rsidRDefault="00173402" w:rsidP="00173402">
      <w:pPr>
        <w:pStyle w:val="Alg4"/>
        <w:numPr>
          <w:ilvl w:val="0"/>
          <w:numId w:val="430"/>
        </w:numPr>
        <w:spacing w:after="220"/>
        <w:contextualSpacing/>
        <w:rPr>
          <w:ins w:id="2053" w:author="Allen Wirfs-Brock" w:date="2011-07-04T20:14:00Z"/>
        </w:rPr>
      </w:pPr>
      <w:ins w:id="2054" w:author="Allen Wirfs-Brock" w:date="2011-07-04T20:14:00Z">
        <w:r>
          <w:t xml:space="preserve">Let </w:t>
        </w:r>
      </w:ins>
      <w:ins w:id="2055" w:author="Allen Wirfs-Brock" w:date="2011-07-04T20:30:00Z">
        <w:r>
          <w:rPr>
            <w:i/>
          </w:rPr>
          <w:t>index</w:t>
        </w:r>
      </w:ins>
      <w:ins w:id="2056" w:author="Allen Wirfs-Brock" w:date="2011-07-04T20:14:00Z">
        <w:r w:rsidRPr="007F3958">
          <w:rPr>
            <w:i/>
          </w:rPr>
          <w:t xml:space="preserve"> </w:t>
        </w:r>
        <w:r>
          <w:t xml:space="preserve">be the result of evaluating </w:t>
        </w:r>
        <w:r>
          <w:rPr>
            <w:i/>
          </w:rPr>
          <w:t>Elision</w:t>
        </w:r>
        <w:r>
          <w:t>; if not present, use the numeric value zero.</w:t>
        </w:r>
      </w:ins>
    </w:p>
    <w:p w14:paraId="116E9468" w14:textId="77777777" w:rsidR="00173402" w:rsidRDefault="00173402" w:rsidP="00173402">
      <w:pPr>
        <w:pStyle w:val="Alg4"/>
        <w:numPr>
          <w:ilvl w:val="0"/>
          <w:numId w:val="430"/>
        </w:numPr>
        <w:spacing w:after="220"/>
        <w:contextualSpacing/>
        <w:rPr>
          <w:ins w:id="2057" w:author="Allen Wirfs-Brock" w:date="2011-07-04T20:14:00Z"/>
        </w:rPr>
      </w:pPr>
      <w:ins w:id="2058" w:author="Allen Wirfs-Brock" w:date="2011-07-04T20:14:00Z">
        <w:r>
          <w:t xml:space="preserve">Let </w:t>
        </w:r>
      </w:ins>
      <w:ins w:id="2059" w:author="Allen Wirfs-Brock" w:date="2011-07-05T09:12:00Z">
        <w:r w:rsidR="00711C66">
          <w:rPr>
            <w:i/>
          </w:rPr>
          <w:t>spread</w:t>
        </w:r>
      </w:ins>
      <w:ins w:id="2060" w:author="Allen Wirfs-Brock" w:date="2011-07-04T20:14:00Z">
        <w:r>
          <w:rPr>
            <w:i/>
          </w:rPr>
          <w:t>Re</w:t>
        </w:r>
      </w:ins>
      <w:ins w:id="2061" w:author="Allen Wirfs-Brock" w:date="2011-07-05T09:12:00Z">
        <w:r w:rsidR="00711C66">
          <w:rPr>
            <w:i/>
          </w:rPr>
          <w:t>f</w:t>
        </w:r>
      </w:ins>
      <w:ins w:id="2062" w:author="Allen Wirfs-Brock" w:date="2011-07-04T20:14:00Z">
        <w:r w:rsidRPr="007F3958">
          <w:rPr>
            <w:i/>
          </w:rPr>
          <w:t xml:space="preserve"> </w:t>
        </w:r>
        <w:r>
          <w:t xml:space="preserve">be the result of evaluating </w:t>
        </w:r>
        <w:r>
          <w:rPr>
            <w:i/>
          </w:rPr>
          <w:t>AssignmentExpression</w:t>
        </w:r>
        <w:r>
          <w:t>.</w:t>
        </w:r>
      </w:ins>
    </w:p>
    <w:p w14:paraId="5A400490" w14:textId="77777777" w:rsidR="00173402" w:rsidRDefault="00173402" w:rsidP="00173402">
      <w:pPr>
        <w:pStyle w:val="Alg4"/>
        <w:numPr>
          <w:ilvl w:val="0"/>
          <w:numId w:val="430"/>
        </w:numPr>
        <w:spacing w:after="220"/>
        <w:contextualSpacing/>
        <w:rPr>
          <w:ins w:id="2063" w:author="Allen Wirfs-Brock" w:date="2011-07-04T20:14:00Z"/>
        </w:rPr>
      </w:pPr>
      <w:ins w:id="2064" w:author="Allen Wirfs-Brock" w:date="2011-07-04T20:14:00Z">
        <w:r>
          <w:t xml:space="preserve">Let </w:t>
        </w:r>
      </w:ins>
      <w:ins w:id="2065" w:author="Allen Wirfs-Brock" w:date="2011-07-05T09:12:00Z">
        <w:r w:rsidR="00EB07D2">
          <w:rPr>
            <w:i/>
          </w:rPr>
          <w:t>spread</w:t>
        </w:r>
      </w:ins>
      <w:ins w:id="2066" w:author="Allen Wirfs-Brock" w:date="2011-07-04T20:14:00Z">
        <w:r w:rsidRPr="00284005">
          <w:rPr>
            <w:i/>
          </w:rPr>
          <w:t xml:space="preserve">Value </w:t>
        </w:r>
        <w:r>
          <w:t>be GetValue(</w:t>
        </w:r>
      </w:ins>
      <w:ins w:id="2067" w:author="Allen Wirfs-Brock" w:date="2011-07-05T09:12:00Z">
        <w:r w:rsidR="00711C66">
          <w:rPr>
            <w:i/>
          </w:rPr>
          <w:t>spreadRef</w:t>
        </w:r>
      </w:ins>
      <w:ins w:id="2068" w:author="Allen Wirfs-Brock" w:date="2011-07-04T20:14:00Z">
        <w:r>
          <w:t>).</w:t>
        </w:r>
      </w:ins>
    </w:p>
    <w:p w14:paraId="64FBFDA6" w14:textId="77777777" w:rsidR="00173402" w:rsidRDefault="00173402" w:rsidP="00173402">
      <w:pPr>
        <w:pStyle w:val="Alg4"/>
        <w:numPr>
          <w:ilvl w:val="0"/>
          <w:numId w:val="430"/>
        </w:numPr>
        <w:contextualSpacing/>
        <w:rPr>
          <w:ins w:id="2069" w:author="Allen Wirfs-Brock" w:date="2011-07-04T20:19:00Z"/>
        </w:rPr>
      </w:pPr>
      <w:commentRangeStart w:id="2070"/>
      <w:ins w:id="2071" w:author="Allen Wirfs-Brock" w:date="2011-07-04T20:19:00Z">
        <w:r>
          <w:t xml:space="preserve">Let </w:t>
        </w:r>
      </w:ins>
      <w:ins w:id="2072" w:author="Allen Wirfs-Brock" w:date="2011-07-05T09:13:00Z">
        <w:r w:rsidR="00EB07D2">
          <w:rPr>
            <w:i/>
          </w:rPr>
          <w:t>spread</w:t>
        </w:r>
      </w:ins>
      <w:ins w:id="2073" w:author="Allen Wirfs-Brock" w:date="2011-07-04T20:19:00Z">
        <w:r w:rsidRPr="00173402">
          <w:rPr>
            <w:i/>
          </w:rPr>
          <w:t>Obj</w:t>
        </w:r>
        <w:r>
          <w:t xml:space="preserve"> be ToObject(</w:t>
        </w:r>
      </w:ins>
      <w:ins w:id="2074" w:author="Allen Wirfs-Brock" w:date="2011-07-05T09:12:00Z">
        <w:r w:rsidR="00EB07D2">
          <w:rPr>
            <w:i/>
          </w:rPr>
          <w:t>spread</w:t>
        </w:r>
        <w:r w:rsidR="00EB07D2" w:rsidRPr="00284005">
          <w:rPr>
            <w:i/>
          </w:rPr>
          <w:t>Value</w:t>
        </w:r>
      </w:ins>
      <w:ins w:id="2075" w:author="Allen Wirfs-Brock" w:date="2011-07-04T20:19:00Z">
        <w:r>
          <w:t>).</w:t>
        </w:r>
      </w:ins>
      <w:commentRangeEnd w:id="2070"/>
      <w:ins w:id="2076" w:author="Allen Wirfs-Brock" w:date="2011-07-04T20:32:00Z">
        <w:r w:rsidR="00CD54D3">
          <w:rPr>
            <w:rStyle w:val="af4"/>
            <w:rFonts w:ascii="Arial" w:eastAsia="MS Mincho" w:hAnsi="Arial"/>
            <w:spacing w:val="0"/>
            <w:lang w:eastAsia="ja-JP"/>
          </w:rPr>
          <w:commentReference w:id="2070"/>
        </w:r>
      </w:ins>
    </w:p>
    <w:p w14:paraId="323EB461" w14:textId="77777777" w:rsidR="00173402" w:rsidRDefault="00173402" w:rsidP="00173402">
      <w:pPr>
        <w:pStyle w:val="Alg3"/>
        <w:numPr>
          <w:ilvl w:val="0"/>
          <w:numId w:val="430"/>
        </w:numPr>
        <w:rPr>
          <w:ins w:id="2078" w:author="Allen Wirfs-Brock" w:date="2011-07-04T20:17:00Z"/>
        </w:rPr>
      </w:pPr>
      <w:ins w:id="2079" w:author="Allen Wirfs-Brock" w:date="2011-07-04T20:17:00Z">
        <w:r>
          <w:t xml:space="preserve">Let </w:t>
        </w:r>
        <w:r w:rsidRPr="00EE7398">
          <w:rPr>
            <w:i/>
          </w:rPr>
          <w:t>lenVal</w:t>
        </w:r>
        <w:r>
          <w:t xml:space="preserve"> be the result of calling the [[Get]] internal method of </w:t>
        </w:r>
      </w:ins>
      <w:ins w:id="2080" w:author="Allen Wirfs-Brock" w:date="2011-07-05T09:13:00Z">
        <w:r w:rsidR="00EB07D2">
          <w:rPr>
            <w:i/>
          </w:rPr>
          <w:t>spread</w:t>
        </w:r>
        <w:r w:rsidR="00EB07D2" w:rsidRPr="00173402">
          <w:rPr>
            <w:i/>
          </w:rPr>
          <w:t>Obj</w:t>
        </w:r>
        <w:r w:rsidR="00EB07D2">
          <w:t xml:space="preserve"> </w:t>
        </w:r>
      </w:ins>
      <w:ins w:id="2081" w:author="Allen Wirfs-Brock" w:date="2011-07-04T20:17:00Z">
        <w:r>
          <w:t xml:space="preserve">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2A9AB65F" w14:textId="77777777" w:rsidR="00173402" w:rsidRDefault="00173402" w:rsidP="00173402">
      <w:pPr>
        <w:pStyle w:val="Alg3"/>
        <w:numPr>
          <w:ilvl w:val="0"/>
          <w:numId w:val="430"/>
        </w:numPr>
        <w:rPr>
          <w:ins w:id="2082" w:author="Allen Wirfs-Brock" w:date="2011-07-04T20:17:00Z"/>
        </w:rPr>
      </w:pPr>
      <w:ins w:id="2083" w:author="Allen Wirfs-Brock" w:date="2011-07-04T20:17:00Z">
        <w:r>
          <w:t xml:space="preserve">Let </w:t>
        </w:r>
      </w:ins>
      <w:ins w:id="2084" w:author="Allen Wirfs-Brock" w:date="2011-07-05T09:16:00Z">
        <w:r w:rsidR="00EB07D2">
          <w:rPr>
            <w:i/>
          </w:rPr>
          <w:t>spreadLen</w:t>
        </w:r>
        <w:r w:rsidR="00EB07D2">
          <w:t xml:space="preserve"> </w:t>
        </w:r>
      </w:ins>
      <w:ins w:id="2085" w:author="Allen Wirfs-Brock" w:date="2011-07-04T20:17:00Z">
        <w:r>
          <w:t xml:space="preserve">be </w:t>
        </w:r>
      </w:ins>
      <w:ins w:id="2086" w:author="Allen Wirfs-Brock" w:date="2011-07-05T09:05:00Z">
        <w:r w:rsidR="00711C66">
          <w:t>T</w:t>
        </w:r>
      </w:ins>
      <w:ins w:id="2087" w:author="Allen Wirfs-Brock" w:date="2011-07-04T20:17:00Z">
        <w:r>
          <w:t>oUint32(</w:t>
        </w:r>
        <w:r w:rsidRPr="00EE7398">
          <w:rPr>
            <w:i/>
          </w:rPr>
          <w:t>lenVal</w:t>
        </w:r>
        <w:r>
          <w:t>).</w:t>
        </w:r>
      </w:ins>
    </w:p>
    <w:p w14:paraId="0C5318C8" w14:textId="77777777" w:rsidR="00173402" w:rsidRDefault="00173402" w:rsidP="00173402">
      <w:pPr>
        <w:pStyle w:val="Alg3"/>
        <w:numPr>
          <w:ilvl w:val="0"/>
          <w:numId w:val="430"/>
        </w:numPr>
        <w:rPr>
          <w:ins w:id="2088" w:author="Allen Wirfs-Brock" w:date="2011-07-04T20:17:00Z"/>
        </w:rPr>
      </w:pPr>
      <w:ins w:id="2089" w:author="Allen Wirfs-Brock" w:date="2011-07-04T20:17:00Z">
        <w:r>
          <w:t xml:space="preserve">Let </w:t>
        </w:r>
      </w:ins>
      <w:ins w:id="2090" w:author="Allen Wirfs-Brock" w:date="2011-07-04T20:22:00Z">
        <w:r>
          <w:rPr>
            <w:i/>
          </w:rPr>
          <w:t>n</w:t>
        </w:r>
      </w:ins>
      <w:ins w:id="2091" w:author="Allen Wirfs-Brock" w:date="2011-07-04T20:17:00Z">
        <w:r>
          <w:t>=0;</w:t>
        </w:r>
      </w:ins>
    </w:p>
    <w:p w14:paraId="6AEA61F5" w14:textId="77777777" w:rsidR="00173402" w:rsidRDefault="00173402" w:rsidP="00173402">
      <w:pPr>
        <w:pStyle w:val="Alg3"/>
        <w:numPr>
          <w:ilvl w:val="0"/>
          <w:numId w:val="430"/>
        </w:numPr>
        <w:rPr>
          <w:ins w:id="2092" w:author="Allen Wirfs-Brock" w:date="2011-07-04T20:17:00Z"/>
        </w:rPr>
      </w:pPr>
      <w:ins w:id="2093" w:author="Allen Wirfs-Brock" w:date="2011-07-04T20:17:00Z">
        <w:r>
          <w:t xml:space="preserve">Repeat, while </w:t>
        </w:r>
      </w:ins>
      <w:ins w:id="2094" w:author="Allen Wirfs-Brock" w:date="2011-07-04T20:26:00Z">
        <w:r>
          <w:rPr>
            <w:i/>
          </w:rPr>
          <w:t>n</w:t>
        </w:r>
      </w:ins>
      <w:ins w:id="2095" w:author="Allen Wirfs-Brock" w:date="2011-07-04T20:17:00Z">
        <w:r>
          <w:t xml:space="preserve"> &lt; </w:t>
        </w:r>
      </w:ins>
      <w:ins w:id="2096" w:author="Allen Wirfs-Brock" w:date="2011-07-05T09:16:00Z">
        <w:r w:rsidR="00EB07D2">
          <w:rPr>
            <w:i/>
          </w:rPr>
          <w:t>spreadLen</w:t>
        </w:r>
      </w:ins>
    </w:p>
    <w:p w14:paraId="3CBCE1C6" w14:textId="77777777" w:rsidR="005B4EF9" w:rsidRDefault="005B4EF9" w:rsidP="005B4EF9">
      <w:pPr>
        <w:pStyle w:val="Alg3"/>
        <w:numPr>
          <w:ilvl w:val="1"/>
          <w:numId w:val="430"/>
        </w:numPr>
        <w:tabs>
          <w:tab w:val="clear" w:pos="1440"/>
          <w:tab w:val="left" w:pos="720"/>
        </w:tabs>
        <w:ind w:left="720"/>
        <w:rPr>
          <w:ins w:id="2097" w:author="Allen Wirfs-Brock" w:date="2011-07-05T08:44:00Z"/>
        </w:rPr>
      </w:pPr>
      <w:ins w:id="2098" w:author="Allen Wirfs-Brock" w:date="2011-07-05T08:44:00Z">
        <w:r>
          <w:t xml:space="preserve">Let </w:t>
        </w:r>
        <w:r w:rsidRPr="005B4EF9">
          <w:rPr>
            <w:i/>
          </w:rPr>
          <w:t>exists</w:t>
        </w:r>
        <w:r>
          <w:t xml:space="preserve"> be the result of calling the [[HasProperty]] internal method of </w:t>
        </w:r>
      </w:ins>
      <w:ins w:id="2099" w:author="Allen Wirfs-Brock" w:date="2011-07-05T09:13:00Z">
        <w:r w:rsidR="00EB07D2">
          <w:rPr>
            <w:i/>
          </w:rPr>
          <w:t>spread</w:t>
        </w:r>
        <w:r w:rsidR="00EB07D2" w:rsidRPr="00173402">
          <w:rPr>
            <w:i/>
          </w:rPr>
          <w:t>Obj</w:t>
        </w:r>
        <w:r w:rsidR="00EB07D2">
          <w:t xml:space="preserve"> </w:t>
        </w:r>
      </w:ins>
      <w:ins w:id="2100" w:author="Allen Wirfs-Brock" w:date="2011-07-05T08:44:00Z">
        <w:r>
          <w:t xml:space="preserve">with </w:t>
        </w:r>
      </w:ins>
      <w:ins w:id="2101" w:author="Allen Wirfs-Brock" w:date="2011-07-05T08:46:00Z">
        <w:r>
          <w:t>ToString(</w:t>
        </w:r>
        <w:r w:rsidRPr="005B4EF9">
          <w:rPr>
            <w:i/>
          </w:rPr>
          <w:t>n</w:t>
        </w:r>
        <w:r>
          <w:t>)</w:t>
        </w:r>
      </w:ins>
      <w:ins w:id="2102" w:author="Allen Wirfs-Brock" w:date="2011-07-05T08:44:00Z">
        <w:r>
          <w:t>.</w:t>
        </w:r>
      </w:ins>
    </w:p>
    <w:p w14:paraId="352E46D1" w14:textId="77777777" w:rsidR="005B4EF9" w:rsidRDefault="005B4EF9" w:rsidP="005B4EF9">
      <w:pPr>
        <w:pStyle w:val="Alg3"/>
        <w:numPr>
          <w:ilvl w:val="1"/>
          <w:numId w:val="430"/>
        </w:numPr>
        <w:tabs>
          <w:tab w:val="clear" w:pos="1440"/>
          <w:tab w:val="left" w:pos="720"/>
        </w:tabs>
        <w:ind w:left="720"/>
        <w:rPr>
          <w:ins w:id="2103" w:author="Allen Wirfs-Brock" w:date="2011-07-05T08:46:00Z"/>
        </w:rPr>
      </w:pPr>
      <w:ins w:id="2104" w:author="Allen Wirfs-Brock" w:date="2011-07-05T08:46:00Z">
        <w:r>
          <w:t xml:space="preserve">If </w:t>
        </w:r>
        <w:r w:rsidRPr="005B4EF9">
          <w:rPr>
            <w:i/>
          </w:rPr>
          <w:t>exists</w:t>
        </w:r>
        <w:r>
          <w:t xml:space="preserve"> </w:t>
        </w:r>
      </w:ins>
      <w:ins w:id="2105" w:author="Allen Wirfs-Brock rev2" w:date="2011-07-20T13:30:00Z">
        <w:r w:rsidR="00CD7A72">
          <w:t xml:space="preserve">is </w:t>
        </w:r>
        <w:r w:rsidR="00CD7A72" w:rsidRPr="00CD7A72">
          <w:rPr>
            <w:b/>
          </w:rPr>
          <w:t>true</w:t>
        </w:r>
        <w:r w:rsidR="00CD7A72">
          <w:t xml:space="preserve"> </w:t>
        </w:r>
      </w:ins>
      <w:ins w:id="2106" w:author="Allen Wirfs-Brock" w:date="2011-07-05T08:46:00Z">
        <w:r>
          <w:t>then,</w:t>
        </w:r>
      </w:ins>
    </w:p>
    <w:p w14:paraId="4B5F8A41" w14:textId="77777777" w:rsidR="00173402" w:rsidRDefault="00173402" w:rsidP="005B4EF9">
      <w:pPr>
        <w:pStyle w:val="Alg3"/>
        <w:numPr>
          <w:ilvl w:val="2"/>
          <w:numId w:val="430"/>
        </w:numPr>
        <w:tabs>
          <w:tab w:val="clear" w:pos="2160"/>
          <w:tab w:val="left" w:pos="720"/>
          <w:tab w:val="num" w:pos="1170"/>
        </w:tabs>
        <w:ind w:left="1170" w:hanging="270"/>
        <w:rPr>
          <w:ins w:id="2107" w:author="Allen Wirfs-Brock" w:date="2011-07-04T20:17:00Z"/>
        </w:rPr>
      </w:pPr>
      <w:ins w:id="2108" w:author="Allen Wirfs-Brock" w:date="2011-07-04T20:17:00Z">
        <w:r>
          <w:t xml:space="preserve">Let </w:t>
        </w:r>
        <w:r w:rsidRPr="00714F47">
          <w:rPr>
            <w:i/>
          </w:rPr>
          <w:t>v</w:t>
        </w:r>
        <w:r>
          <w:t xml:space="preserve"> be the result of calling the [[Get]] internal method of </w:t>
        </w:r>
      </w:ins>
      <w:ins w:id="2109" w:author="Allen Wirfs-Brock" w:date="2011-07-05T09:14:00Z">
        <w:r w:rsidR="00EB07D2">
          <w:rPr>
            <w:i/>
          </w:rPr>
          <w:t>spread</w:t>
        </w:r>
        <w:r w:rsidR="00EB07D2" w:rsidRPr="00173402">
          <w:rPr>
            <w:i/>
          </w:rPr>
          <w:t>Obj</w:t>
        </w:r>
        <w:r w:rsidR="00EB07D2">
          <w:t xml:space="preserve"> </w:t>
        </w:r>
      </w:ins>
      <w:ins w:id="2110" w:author="Allen Wirfs-Brock" w:date="2011-07-04T20:17:00Z">
        <w:r>
          <w:t>passing ToString(</w:t>
        </w:r>
      </w:ins>
      <w:ins w:id="2111" w:author="Allen Wirfs-Brock" w:date="2011-07-04T20:23:00Z">
        <w:r>
          <w:rPr>
            <w:i/>
          </w:rPr>
          <w:t>n</w:t>
        </w:r>
      </w:ins>
      <w:ins w:id="2112" w:author="Allen Wirfs-Brock" w:date="2011-07-04T20:17:00Z">
        <w:r>
          <w:t>)</w:t>
        </w:r>
      </w:ins>
      <w:ins w:id="2113" w:author="Allen Wirfs-Brock" w:date="2011-07-04T20:23:00Z">
        <w:r>
          <w:t xml:space="preserve"> </w:t>
        </w:r>
      </w:ins>
      <w:ins w:id="2114" w:author="Allen Wirfs-Brock" w:date="2011-07-04T20:17:00Z">
        <w:r>
          <w:t>as the argument.</w:t>
        </w:r>
      </w:ins>
    </w:p>
    <w:p w14:paraId="2B47C0A6" w14:textId="77777777" w:rsidR="00173402" w:rsidRDefault="00173402" w:rsidP="005B4EF9">
      <w:pPr>
        <w:pStyle w:val="Alg3"/>
        <w:numPr>
          <w:ilvl w:val="2"/>
          <w:numId w:val="430"/>
        </w:numPr>
        <w:tabs>
          <w:tab w:val="clear" w:pos="2160"/>
          <w:tab w:val="left" w:pos="720"/>
          <w:tab w:val="num" w:pos="1170"/>
        </w:tabs>
        <w:ind w:left="1170" w:hanging="270"/>
        <w:rPr>
          <w:ins w:id="2115" w:author="Allen Wirfs-Brock" w:date="2011-07-04T20:17:00Z"/>
        </w:rPr>
      </w:pPr>
      <w:ins w:id="2116" w:author="Allen Wirfs-Brock" w:date="2011-07-04T20:17:00Z">
        <w:r w:rsidRPr="00AA0E90">
          <w:t xml:space="preserve">Call the [[DefineOwnProperty]] internal method of </w:t>
        </w:r>
      </w:ins>
      <w:ins w:id="2117" w:author="Allen Wirfs-Brock" w:date="2011-07-04T20:23:00Z">
        <w:r w:rsidRPr="007F3958">
          <w:rPr>
            <w:i/>
          </w:rPr>
          <w:t>array</w:t>
        </w:r>
      </w:ins>
      <w:ins w:id="2118" w:author="Allen Wirfs-Brock" w:date="2011-07-04T20:17:00Z">
        <w:r w:rsidRPr="00AA0E90">
          <w:t xml:space="preserve"> with arguments </w:t>
        </w:r>
        <w:commentRangeStart w:id="2119"/>
        <w:r w:rsidRPr="00AA0E90">
          <w:t>ToString(</w:t>
        </w:r>
      </w:ins>
      <w:ins w:id="2120" w:author="Allen Wirfs-Brock" w:date="2011-07-05T09:22:00Z">
        <w:r w:rsidR="009356F9">
          <w:t>ToUint32(</w:t>
        </w:r>
      </w:ins>
      <w:ins w:id="2121" w:author="Allen Wirfs-Brock" w:date="2011-07-04T20:30:00Z">
        <w:r>
          <w:rPr>
            <w:i/>
          </w:rPr>
          <w:t>index</w:t>
        </w:r>
      </w:ins>
      <w:ins w:id="2122" w:author="Allen Wirfs-Brock" w:date="2011-07-05T09:22:00Z">
        <w:r w:rsidR="009356F9">
          <w:rPr>
            <w:i/>
          </w:rPr>
          <w:t>)</w:t>
        </w:r>
      </w:ins>
      <w:ins w:id="2123" w:author="Allen Wirfs-Brock" w:date="2011-07-04T20:17:00Z">
        <w:r w:rsidRPr="00AA0E90">
          <w:t>)</w:t>
        </w:r>
      </w:ins>
      <w:commentRangeEnd w:id="2119"/>
      <w:ins w:id="2124" w:author="Allen Wirfs-Brock" w:date="2011-07-05T09:24:00Z">
        <w:r w:rsidR="009356F9">
          <w:rPr>
            <w:rStyle w:val="af4"/>
            <w:rFonts w:ascii="Arial" w:eastAsia="MS Mincho" w:hAnsi="Arial"/>
            <w:spacing w:val="0"/>
            <w:lang w:eastAsia="ja-JP"/>
          </w:rPr>
          <w:commentReference w:id="2119"/>
        </w:r>
      </w:ins>
      <w:ins w:id="2126" w:author="Allen Wirfs-Brock" w:date="2011-07-04T20:17:00Z">
        <w:r w:rsidRPr="00AA0E90">
          <w:t xml:space="preserve">, Property Descriptor {[[Value]]: </w:t>
        </w:r>
        <w:r>
          <w:rPr>
            <w:i/>
          </w:rPr>
          <w:t>v</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ins>
    </w:p>
    <w:p w14:paraId="7AB65C65" w14:textId="77777777" w:rsidR="00173402" w:rsidRDefault="00173402" w:rsidP="005B4EF9">
      <w:pPr>
        <w:pStyle w:val="Alg3"/>
        <w:numPr>
          <w:ilvl w:val="1"/>
          <w:numId w:val="430"/>
        </w:numPr>
        <w:tabs>
          <w:tab w:val="clear" w:pos="1440"/>
          <w:tab w:val="left" w:pos="720"/>
        </w:tabs>
        <w:ind w:left="720"/>
        <w:rPr>
          <w:ins w:id="2127" w:author="Allen Wirfs-Brock" w:date="2011-07-04T20:17:00Z"/>
        </w:rPr>
      </w:pPr>
      <w:ins w:id="2128" w:author="Allen Wirfs-Brock" w:date="2011-07-04T20:17:00Z">
        <w:r>
          <w:t xml:space="preserve">Let </w:t>
        </w:r>
        <w:r w:rsidRPr="00334FB2">
          <w:rPr>
            <w:i/>
          </w:rPr>
          <w:t>n</w:t>
        </w:r>
        <w:r>
          <w:t xml:space="preserve"> = </w:t>
        </w:r>
        <w:r w:rsidRPr="00334FB2">
          <w:rPr>
            <w:i/>
          </w:rPr>
          <w:t>n</w:t>
        </w:r>
        <w:r>
          <w:t>+1.</w:t>
        </w:r>
      </w:ins>
    </w:p>
    <w:p w14:paraId="41038275" w14:textId="77777777" w:rsidR="00173402" w:rsidRDefault="00173402" w:rsidP="005B4EF9">
      <w:pPr>
        <w:pStyle w:val="Alg3"/>
        <w:numPr>
          <w:ilvl w:val="1"/>
          <w:numId w:val="430"/>
        </w:numPr>
        <w:tabs>
          <w:tab w:val="clear" w:pos="1440"/>
          <w:tab w:val="left" w:pos="720"/>
        </w:tabs>
        <w:ind w:left="720"/>
        <w:rPr>
          <w:ins w:id="2129" w:author="Allen Wirfs-Brock" w:date="2011-07-04T20:17:00Z"/>
        </w:rPr>
      </w:pPr>
      <w:ins w:id="2130" w:author="Allen Wirfs-Brock" w:date="2011-07-04T20:17:00Z">
        <w:r>
          <w:t xml:space="preserve">Let </w:t>
        </w:r>
      </w:ins>
      <w:ins w:id="2131" w:author="Allen Wirfs-Brock" w:date="2011-07-04T20:30:00Z">
        <w:r>
          <w:rPr>
            <w:i/>
          </w:rPr>
          <w:t>index</w:t>
        </w:r>
      </w:ins>
      <w:ins w:id="2132" w:author="Allen Wirfs-Brock" w:date="2011-07-04T20:27:00Z">
        <w:r>
          <w:t xml:space="preserve"> </w:t>
        </w:r>
      </w:ins>
      <w:ins w:id="2133" w:author="Allen Wirfs-Brock" w:date="2011-07-04T20:17:00Z">
        <w:r>
          <w:t xml:space="preserve">= </w:t>
        </w:r>
      </w:ins>
      <w:ins w:id="2134" w:author="Allen Wirfs-Brock" w:date="2011-07-04T20:30:00Z">
        <w:r>
          <w:rPr>
            <w:i/>
          </w:rPr>
          <w:t>index</w:t>
        </w:r>
      </w:ins>
      <w:ins w:id="2135" w:author="Allen Wirfs-Brock" w:date="2011-07-04T20:27:00Z">
        <w:r>
          <w:t xml:space="preserve"> </w:t>
        </w:r>
      </w:ins>
      <w:ins w:id="2136" w:author="Allen Wirfs-Brock" w:date="2011-07-04T20:17:00Z">
        <w:r>
          <w:t>+1.</w:t>
        </w:r>
      </w:ins>
    </w:p>
    <w:p w14:paraId="3EB08E68" w14:textId="77777777" w:rsidR="00173402" w:rsidRDefault="00173402" w:rsidP="00173402">
      <w:pPr>
        <w:pStyle w:val="Alg4"/>
        <w:numPr>
          <w:ilvl w:val="0"/>
          <w:numId w:val="430"/>
        </w:numPr>
        <w:spacing w:after="220"/>
        <w:contextualSpacing/>
        <w:rPr>
          <w:ins w:id="2137" w:author="Allen Wirfs-Brock" w:date="2011-07-04T20:14:00Z"/>
        </w:rPr>
      </w:pPr>
      <w:ins w:id="2138" w:author="Allen Wirfs-Brock" w:date="2011-07-04T20:14:00Z">
        <w:r>
          <w:t xml:space="preserve">Return </w:t>
        </w:r>
        <w:r w:rsidRPr="00C92131">
          <w:rPr>
            <w:i/>
          </w:rPr>
          <w:t>array</w:t>
        </w:r>
        <w:r>
          <w:t>.</w:t>
        </w:r>
      </w:ins>
    </w:p>
    <w:p w14:paraId="165405B3" w14:textId="77777777" w:rsidR="004C02EF" w:rsidRDefault="004C02EF" w:rsidP="004C02EF">
      <w:r>
        <w:t xml:space="preserve">The production  </w:t>
      </w:r>
      <w:r w:rsidRPr="00B73791">
        <w:rPr>
          <w:rStyle w:val="bnf"/>
        </w:rPr>
        <w:t>ElementList</w:t>
      </w:r>
      <w:r>
        <w:t xml:space="preserve"> </w:t>
      </w:r>
      <w:r>
        <w:rPr>
          <w:b/>
        </w:rPr>
        <w:t>:</w:t>
      </w:r>
      <w:r>
        <w:t xml:space="preserve">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sidRPr="00B73791">
        <w:rPr>
          <w:rStyle w:val="bnf"/>
        </w:rPr>
        <w:t>AssignmentExpression</w:t>
      </w:r>
      <w:r>
        <w:t xml:space="preserve">  is evaluated as follows:</w:t>
      </w:r>
    </w:p>
    <w:p w14:paraId="306B564E" w14:textId="77777777" w:rsidR="004C02EF" w:rsidRDefault="004C02EF" w:rsidP="004C02EF">
      <w:pPr>
        <w:pStyle w:val="Alg4"/>
        <w:numPr>
          <w:ilvl w:val="0"/>
          <w:numId w:val="45"/>
        </w:numPr>
        <w:spacing w:after="220"/>
        <w:contextualSpacing/>
      </w:pPr>
      <w:r>
        <w:t xml:space="preserve">Let </w:t>
      </w:r>
      <w:r w:rsidRPr="006307DB">
        <w:rPr>
          <w:i/>
        </w:rPr>
        <w:t xml:space="preserve">array </w:t>
      </w:r>
      <w:r>
        <w:t xml:space="preserve">be the result of evaluating </w:t>
      </w:r>
      <w:r>
        <w:rPr>
          <w:i/>
        </w:rPr>
        <w:t>ElementList</w:t>
      </w:r>
      <w:r>
        <w:t>.</w:t>
      </w:r>
    </w:p>
    <w:p w14:paraId="20DAC39B" w14:textId="77777777" w:rsidR="004C02EF" w:rsidRDefault="004C02EF" w:rsidP="004C02EF">
      <w:pPr>
        <w:pStyle w:val="Alg4"/>
        <w:numPr>
          <w:ilvl w:val="0"/>
          <w:numId w:val="45"/>
        </w:numPr>
        <w:spacing w:after="220"/>
        <w:contextualSpacing/>
      </w:pPr>
      <w:r>
        <w:t xml:space="preserve">Let </w:t>
      </w:r>
      <w:r w:rsidRPr="007F3958">
        <w:rPr>
          <w:i/>
        </w:rPr>
        <w:t xml:space="preserve">pad </w:t>
      </w:r>
      <w:r>
        <w:t>be the result of evaluating</w:t>
      </w:r>
      <w:r w:rsidDel="006307DB">
        <w:t xml:space="preserve"> </w:t>
      </w:r>
      <w:r>
        <w:rPr>
          <w:i/>
        </w:rPr>
        <w:t>Elision</w:t>
      </w:r>
      <w:r>
        <w:t>; if not present, use the numeric value zero.</w:t>
      </w:r>
    </w:p>
    <w:p w14:paraId="038EDFEA" w14:textId="77777777" w:rsidR="004C02EF" w:rsidRDefault="004C02EF" w:rsidP="004C02EF">
      <w:pPr>
        <w:pStyle w:val="Alg4"/>
        <w:numPr>
          <w:ilvl w:val="0"/>
          <w:numId w:val="45"/>
        </w:numPr>
        <w:spacing w:after="220"/>
        <w:contextualSpacing/>
      </w:pPr>
      <w:r>
        <w:t xml:space="preserve">Let </w:t>
      </w:r>
      <w:r>
        <w:rPr>
          <w:i/>
        </w:rPr>
        <w:t>initResult</w:t>
      </w:r>
      <w:r w:rsidRPr="007F3958">
        <w:rPr>
          <w:i/>
        </w:rPr>
        <w:t xml:space="preserve"> </w:t>
      </w:r>
      <w:r>
        <w:t xml:space="preserve">be the result of evaluating </w:t>
      </w:r>
      <w:r>
        <w:rPr>
          <w:i/>
        </w:rPr>
        <w:t>AssignmentExpression</w:t>
      </w:r>
      <w:r>
        <w:t>.</w:t>
      </w:r>
    </w:p>
    <w:p w14:paraId="1B30B5E1" w14:textId="77777777" w:rsidR="004C02EF" w:rsidRDefault="004C02EF" w:rsidP="004C02EF">
      <w:pPr>
        <w:pStyle w:val="Alg4"/>
        <w:numPr>
          <w:ilvl w:val="0"/>
          <w:numId w:val="45"/>
        </w:numPr>
        <w:spacing w:after="220"/>
        <w:contextualSpacing/>
      </w:pPr>
      <w:r>
        <w:t xml:space="preserve">Let </w:t>
      </w:r>
      <w:r w:rsidRPr="00284005">
        <w:rPr>
          <w:i/>
        </w:rPr>
        <w:t xml:space="preserve">initValue </w:t>
      </w:r>
      <w:r>
        <w:t>be GetValue(</w:t>
      </w:r>
      <w:r w:rsidRPr="00E41653">
        <w:rPr>
          <w:i/>
        </w:rPr>
        <w:t>initResult</w:t>
      </w:r>
      <w:r>
        <w:t>).</w:t>
      </w:r>
    </w:p>
    <w:p w14:paraId="36BE301C" w14:textId="77777777" w:rsidR="004C02EF" w:rsidRDefault="004C02EF" w:rsidP="004C02EF">
      <w:pPr>
        <w:pStyle w:val="Alg4"/>
        <w:numPr>
          <w:ilvl w:val="0"/>
          <w:numId w:val="45"/>
        </w:numPr>
        <w:spacing w:after="220"/>
        <w:contextualSpacing/>
      </w:pPr>
      <w:r>
        <w:t xml:space="preserve">Let </w:t>
      </w:r>
      <w:r w:rsidRPr="00E41653">
        <w:rPr>
          <w:i/>
        </w:rPr>
        <w:t xml:space="preserve">len </w:t>
      </w:r>
      <w:r>
        <w:t xml:space="preserve">be the result of calling the [[Get]] internal method of </w:t>
      </w:r>
      <w:r w:rsidRPr="00E41653">
        <w:rPr>
          <w:i/>
        </w:rPr>
        <w:t xml:space="preserve">array </w:t>
      </w:r>
      <w:r>
        <w:t xml:space="preserve">with argument </w:t>
      </w:r>
      <w:r>
        <w:rPr>
          <w:rFonts w:ascii="Courier New" w:hAnsi="Courier New"/>
          <w:sz w:val="18"/>
        </w:rPr>
        <w:t>"</w:t>
      </w:r>
      <w:r>
        <w:rPr>
          <w:rFonts w:ascii="Courier New" w:hAnsi="Courier New"/>
          <w:b/>
        </w:rPr>
        <w:t>length</w:t>
      </w:r>
      <w:r>
        <w:rPr>
          <w:rFonts w:ascii="Courier New" w:hAnsi="Courier New"/>
          <w:sz w:val="18"/>
        </w:rPr>
        <w:t>"</w:t>
      </w:r>
      <w:r>
        <w:t>.</w:t>
      </w:r>
    </w:p>
    <w:p w14:paraId="394884EE" w14:textId="77777777" w:rsidR="004C02EF" w:rsidRDefault="004C02EF" w:rsidP="004C02EF">
      <w:pPr>
        <w:pStyle w:val="Alg4"/>
        <w:numPr>
          <w:ilvl w:val="0"/>
          <w:numId w:val="45"/>
        </w:numPr>
        <w:spacing w:after="220"/>
        <w:contextualSpacing/>
      </w:pPr>
      <w:r>
        <w:t xml:space="preserve">Call the [[DefineOwnProperty]] internal method of </w:t>
      </w:r>
      <w:r w:rsidRPr="00E41653">
        <w:rPr>
          <w:i/>
        </w:rPr>
        <w:t xml:space="preserve">array </w:t>
      </w:r>
      <w:r>
        <w:t>with arguments ToString(ToUint32((</w:t>
      </w:r>
      <w:r w:rsidRPr="00E41653">
        <w:rPr>
          <w:i/>
        </w:rPr>
        <w:t>pad</w:t>
      </w:r>
      <w:r>
        <w:t>+</w:t>
      </w:r>
      <w:r w:rsidRPr="00E41653">
        <w:rPr>
          <w:i/>
        </w:rPr>
        <w:t>len</w:t>
      </w:r>
      <w:r>
        <w:t xml:space="preserve">)) and the Property Descriptor { [[Value]]: </w:t>
      </w:r>
      <w:r w:rsidRPr="00E41653">
        <w:rPr>
          <w:i/>
        </w:rPr>
        <w:t>initValue</w:t>
      </w:r>
      <w:r>
        <w:t xml:space="preserve">, [[Writable]]: </w:t>
      </w:r>
      <w:r w:rsidRPr="00C92131">
        <w:rPr>
          <w:b/>
        </w:rPr>
        <w:t>true</w:t>
      </w:r>
      <w:r>
        <w:t xml:space="preserve">, [[Enumerable]]: </w:t>
      </w:r>
      <w:r w:rsidRPr="00C92131">
        <w:rPr>
          <w:b/>
        </w:rPr>
        <w:t>true</w:t>
      </w:r>
      <w:r>
        <w:t xml:space="preserve">, [[Configurable]]: </w:t>
      </w:r>
      <w:r w:rsidRPr="00C92131">
        <w:rPr>
          <w:b/>
        </w:rPr>
        <w:t>true</w:t>
      </w:r>
      <w:r>
        <w:t xml:space="preserve">}, and </w:t>
      </w:r>
      <w:r w:rsidRPr="00C92131">
        <w:rPr>
          <w:b/>
        </w:rPr>
        <w:t>false</w:t>
      </w:r>
      <w:r>
        <w:t>.</w:t>
      </w:r>
    </w:p>
    <w:p w14:paraId="2E206160" w14:textId="77777777" w:rsidR="004C02EF" w:rsidRDefault="004C02EF" w:rsidP="004C02EF">
      <w:pPr>
        <w:pStyle w:val="Alg4"/>
        <w:numPr>
          <w:ilvl w:val="0"/>
          <w:numId w:val="45"/>
        </w:numPr>
        <w:spacing w:after="220"/>
        <w:contextualSpacing/>
      </w:pPr>
      <w:r>
        <w:t xml:space="preserve">Return </w:t>
      </w:r>
      <w:r w:rsidRPr="00E41653">
        <w:rPr>
          <w:i/>
        </w:rPr>
        <w:t>array</w:t>
      </w:r>
      <w:r>
        <w:t>.</w:t>
      </w:r>
    </w:p>
    <w:p w14:paraId="2B445B38" w14:textId="77777777" w:rsidR="002C6802" w:rsidRDefault="002C6802" w:rsidP="002C6802">
      <w:pPr>
        <w:rPr>
          <w:ins w:id="2139" w:author="Allen Wirfs-Brock" w:date="2011-07-05T08:56:00Z"/>
        </w:rPr>
      </w:pPr>
      <w:ins w:id="2140" w:author="Allen Wirfs-Brock" w:date="2011-07-05T08:56:00Z">
        <w:r>
          <w:t xml:space="preserve">The static semantics of the production </w:t>
        </w:r>
        <w:r w:rsidRPr="00B73791">
          <w:rPr>
            <w:rStyle w:val="bnf"/>
          </w:rPr>
          <w:t>ElementList</w:t>
        </w:r>
        <w:r>
          <w:t xml:space="preserve"> </w:t>
        </w:r>
        <w:r>
          <w:rPr>
            <w:b/>
          </w:rPr>
          <w:t>:</w:t>
        </w:r>
        <w:r>
          <w:t xml:space="preserve">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cs="Courier New"/>
            <w:b/>
            <w:i/>
          </w:rPr>
          <w:t xml:space="preserve">… </w:t>
        </w:r>
        <w:r w:rsidRPr="00B73791">
          <w:rPr>
            <w:rStyle w:val="bnf"/>
          </w:rPr>
          <w:t>AssignmentExpression</w:t>
        </w:r>
        <w:r>
          <w:t xml:space="preserve"> are:</w:t>
        </w:r>
      </w:ins>
    </w:p>
    <w:p w14:paraId="786C47C9" w14:textId="77777777" w:rsidR="002C6802" w:rsidRDefault="002C6802" w:rsidP="002C6802">
      <w:pPr>
        <w:numPr>
          <w:ilvl w:val="0"/>
          <w:numId w:val="411"/>
        </w:numPr>
        <w:spacing w:after="220"/>
        <w:rPr>
          <w:ins w:id="2141" w:author="Allen Wirfs-Brock" w:date="2011-07-05T08:56:00Z"/>
        </w:rPr>
      </w:pPr>
      <w:ins w:id="2142" w:author="Allen Wirfs-Brock" w:date="2011-07-05T08:56:00Z">
        <w:r>
          <w:t xml:space="preserve">It is a Syntax Error if the </w:t>
        </w:r>
        <w:del w:id="2143" w:author="Rev 3 Allen Wirfs-Brock" w:date="2011-08-30T11:39:00Z">
          <w:r w:rsidDel="00F937DA">
            <w:delText>scource</w:delText>
          </w:r>
        </w:del>
      </w:ins>
      <w:ins w:id="2144" w:author="Rev 3 Allen Wirfs-Brock" w:date="2011-08-30T11:39:00Z">
        <w:r w:rsidR="00F937DA">
          <w:t>source</w:t>
        </w:r>
      </w:ins>
      <w:ins w:id="2145" w:author="Allen Wirfs-Brock" w:date="2011-07-05T08:56:00Z">
        <w:r>
          <w:t xml:space="preserve"> code parsed with this production is not extended code</w:t>
        </w:r>
        <w:r w:rsidRPr="00586549">
          <w:t>.</w:t>
        </w:r>
      </w:ins>
    </w:p>
    <w:p w14:paraId="6D0ADF0E" w14:textId="77777777" w:rsidR="002C6802" w:rsidRDefault="002C6802" w:rsidP="002C6802">
      <w:pPr>
        <w:rPr>
          <w:ins w:id="2146" w:author="Allen Wirfs-Brock" w:date="2011-07-05T08:57:00Z"/>
        </w:rPr>
      </w:pPr>
      <w:ins w:id="2147" w:author="Allen Wirfs-Brock" w:date="2011-07-05T08:57:00Z">
        <w:r>
          <w:t xml:space="preserve">The production  </w:t>
        </w:r>
        <w:r w:rsidRPr="00B73791">
          <w:rPr>
            <w:rStyle w:val="bnf"/>
          </w:rPr>
          <w:t>ElementList</w:t>
        </w:r>
        <w:r>
          <w:t xml:space="preserve"> </w:t>
        </w:r>
        <w:r>
          <w:rPr>
            <w:b/>
          </w:rPr>
          <w:t>:</w:t>
        </w:r>
        <w:r>
          <w:t xml:space="preserve">  </w:t>
        </w:r>
        <w:r w:rsidRPr="00B73791">
          <w:rPr>
            <w:rStyle w:val="bnf"/>
          </w:rPr>
          <w:t>ElementList</w:t>
        </w:r>
        <w:r>
          <w:t xml:space="preserve"> </w:t>
        </w:r>
        <w:r>
          <w:rPr>
            <w:b/>
          </w:rPr>
          <w:t>,</w:t>
        </w:r>
        <w:r>
          <w:t xml:space="preserve"> </w:t>
        </w:r>
        <w:r w:rsidRPr="00B73791">
          <w:rPr>
            <w:rStyle w:val="bnf"/>
          </w:rPr>
          <w:t>Elision</w:t>
        </w:r>
        <w:r w:rsidRPr="005E74B3">
          <w:rPr>
            <w:rStyle w:val="bnf"/>
            <w:rFonts w:cs="Arial"/>
            <w:i w:val="0"/>
            <w:vertAlign w:val="subscript"/>
          </w:rPr>
          <w:t>opt</w:t>
        </w:r>
        <w:r>
          <w:rPr>
            <w:rFonts w:ascii="Courier New" w:hAnsi="Courier New"/>
          </w:rPr>
          <w:t xml:space="preserve"> </w:t>
        </w:r>
        <w:r>
          <w:rPr>
            <w:rFonts w:ascii="Courier New" w:hAnsi="Courier New" w:cs="Courier New"/>
            <w:b/>
            <w:i/>
          </w:rPr>
          <w:t xml:space="preserve">… </w:t>
        </w:r>
        <w:r w:rsidRPr="00B73791">
          <w:rPr>
            <w:rStyle w:val="bnf"/>
          </w:rPr>
          <w:t>AssignmentExpression</w:t>
        </w:r>
        <w:r>
          <w:t xml:space="preserve">  is evaluated as follows:</w:t>
        </w:r>
      </w:ins>
    </w:p>
    <w:p w14:paraId="551C11CC" w14:textId="77777777" w:rsidR="002C6802" w:rsidRDefault="002C6802" w:rsidP="002C6802">
      <w:pPr>
        <w:pStyle w:val="Alg4"/>
        <w:numPr>
          <w:ilvl w:val="0"/>
          <w:numId w:val="431"/>
        </w:numPr>
        <w:spacing w:after="220"/>
        <w:contextualSpacing/>
        <w:rPr>
          <w:ins w:id="2148" w:author="Allen Wirfs-Brock" w:date="2011-07-05T08:57:00Z"/>
        </w:rPr>
      </w:pPr>
      <w:ins w:id="2149" w:author="Allen Wirfs-Brock" w:date="2011-07-05T08:57:00Z">
        <w:r>
          <w:t xml:space="preserve">Let </w:t>
        </w:r>
        <w:r w:rsidRPr="006307DB">
          <w:rPr>
            <w:i/>
          </w:rPr>
          <w:t xml:space="preserve">array </w:t>
        </w:r>
        <w:r>
          <w:t xml:space="preserve">be the result of evaluating </w:t>
        </w:r>
        <w:r>
          <w:rPr>
            <w:i/>
          </w:rPr>
          <w:t>ElementList</w:t>
        </w:r>
        <w:r>
          <w:t>.</w:t>
        </w:r>
      </w:ins>
    </w:p>
    <w:p w14:paraId="30E3A6BD" w14:textId="77777777" w:rsidR="002C6802" w:rsidRDefault="002C6802" w:rsidP="002C6802">
      <w:pPr>
        <w:pStyle w:val="Alg4"/>
        <w:numPr>
          <w:ilvl w:val="0"/>
          <w:numId w:val="431"/>
        </w:numPr>
        <w:spacing w:after="220"/>
        <w:contextualSpacing/>
        <w:rPr>
          <w:ins w:id="2150" w:author="Allen Wirfs-Brock" w:date="2011-07-05T08:57:00Z"/>
        </w:rPr>
      </w:pPr>
      <w:ins w:id="2151" w:author="Allen Wirfs-Brock" w:date="2011-07-05T08:57:00Z">
        <w:r>
          <w:t xml:space="preserve">Let </w:t>
        </w:r>
        <w:r w:rsidRPr="007F3958">
          <w:rPr>
            <w:i/>
          </w:rPr>
          <w:t xml:space="preserve">pad </w:t>
        </w:r>
        <w:r>
          <w:t>be the result of evaluating</w:t>
        </w:r>
        <w:r w:rsidDel="006307DB">
          <w:t xml:space="preserve"> </w:t>
        </w:r>
        <w:r>
          <w:rPr>
            <w:i/>
          </w:rPr>
          <w:t>Elision</w:t>
        </w:r>
        <w:r>
          <w:t>; if not present, use the numeric value zero.</w:t>
        </w:r>
      </w:ins>
    </w:p>
    <w:p w14:paraId="28805C28" w14:textId="77777777" w:rsidR="002C6802" w:rsidRDefault="002C6802" w:rsidP="002C6802">
      <w:pPr>
        <w:pStyle w:val="Alg4"/>
        <w:numPr>
          <w:ilvl w:val="0"/>
          <w:numId w:val="431"/>
        </w:numPr>
        <w:spacing w:after="220"/>
        <w:contextualSpacing/>
        <w:rPr>
          <w:ins w:id="2152" w:author="Allen Wirfs-Brock" w:date="2011-07-05T08:57:00Z"/>
        </w:rPr>
      </w:pPr>
      <w:ins w:id="2153" w:author="Allen Wirfs-Brock" w:date="2011-07-05T08:57:00Z">
        <w:r>
          <w:t xml:space="preserve">Let </w:t>
        </w:r>
      </w:ins>
      <w:ins w:id="2154" w:author="Allen Wirfs-Brock" w:date="2011-07-05T09:12:00Z">
        <w:r w:rsidR="00711C66">
          <w:rPr>
            <w:i/>
          </w:rPr>
          <w:t>spreadRef</w:t>
        </w:r>
        <w:r w:rsidR="00711C66" w:rsidRPr="007F3958">
          <w:rPr>
            <w:i/>
          </w:rPr>
          <w:t xml:space="preserve"> </w:t>
        </w:r>
      </w:ins>
      <w:ins w:id="2155" w:author="Allen Wirfs-Brock" w:date="2011-07-05T08:57:00Z">
        <w:r>
          <w:t xml:space="preserve">be the result of evaluating </w:t>
        </w:r>
        <w:r>
          <w:rPr>
            <w:i/>
          </w:rPr>
          <w:t>AssignmentExpression</w:t>
        </w:r>
        <w:r>
          <w:t>.</w:t>
        </w:r>
      </w:ins>
    </w:p>
    <w:p w14:paraId="5F5C268C" w14:textId="77777777" w:rsidR="002C6802" w:rsidRDefault="002C6802" w:rsidP="002C6802">
      <w:pPr>
        <w:pStyle w:val="Alg4"/>
        <w:numPr>
          <w:ilvl w:val="0"/>
          <w:numId w:val="431"/>
        </w:numPr>
        <w:spacing w:after="220"/>
        <w:contextualSpacing/>
        <w:rPr>
          <w:ins w:id="2156" w:author="Allen Wirfs-Brock" w:date="2011-07-05T08:57:00Z"/>
        </w:rPr>
      </w:pPr>
      <w:ins w:id="2157" w:author="Allen Wirfs-Brock" w:date="2011-07-05T08:57:00Z">
        <w:r>
          <w:t xml:space="preserve">Let </w:t>
        </w:r>
      </w:ins>
      <w:ins w:id="2158" w:author="Allen Wirfs-Brock" w:date="2011-07-05T09:13:00Z">
        <w:r w:rsidR="00EB07D2">
          <w:rPr>
            <w:i/>
          </w:rPr>
          <w:t>spread</w:t>
        </w:r>
        <w:r w:rsidR="00EB07D2" w:rsidRPr="00284005">
          <w:rPr>
            <w:i/>
          </w:rPr>
          <w:t xml:space="preserve">Value </w:t>
        </w:r>
      </w:ins>
      <w:ins w:id="2159" w:author="Allen Wirfs-Brock" w:date="2011-07-05T08:57:00Z">
        <w:r>
          <w:t>be GetValue(</w:t>
        </w:r>
      </w:ins>
      <w:ins w:id="2160" w:author="Allen Wirfs-Brock" w:date="2011-07-05T09:12:00Z">
        <w:r w:rsidR="00711C66">
          <w:rPr>
            <w:i/>
          </w:rPr>
          <w:t>spreadRef</w:t>
        </w:r>
      </w:ins>
      <w:ins w:id="2161" w:author="Allen Wirfs-Brock" w:date="2011-07-05T08:57:00Z">
        <w:r>
          <w:t>).</w:t>
        </w:r>
      </w:ins>
    </w:p>
    <w:p w14:paraId="6D3FB5A7" w14:textId="77777777" w:rsidR="00711C66" w:rsidRDefault="00711C66" w:rsidP="00711C66">
      <w:pPr>
        <w:pStyle w:val="Alg4"/>
        <w:numPr>
          <w:ilvl w:val="0"/>
          <w:numId w:val="431"/>
        </w:numPr>
        <w:contextualSpacing/>
        <w:rPr>
          <w:ins w:id="2162" w:author="Allen Wirfs-Brock" w:date="2011-07-05T09:03:00Z"/>
        </w:rPr>
      </w:pPr>
      <w:commentRangeStart w:id="2163"/>
      <w:ins w:id="2164" w:author="Allen Wirfs-Brock" w:date="2011-07-05T09:03:00Z">
        <w:r>
          <w:t xml:space="preserve">Let </w:t>
        </w:r>
      </w:ins>
      <w:ins w:id="2165" w:author="Allen Wirfs-Brock" w:date="2011-07-05T10:42:00Z">
        <w:r w:rsidR="001C6F64">
          <w:rPr>
            <w:i/>
          </w:rPr>
          <w:t>spread</w:t>
        </w:r>
        <w:r w:rsidR="001C6F64" w:rsidRPr="00173402">
          <w:rPr>
            <w:i/>
          </w:rPr>
          <w:t>Obj</w:t>
        </w:r>
        <w:r w:rsidR="001C6F64">
          <w:t xml:space="preserve"> </w:t>
        </w:r>
      </w:ins>
      <w:ins w:id="2166" w:author="Allen Wirfs-Brock" w:date="2011-07-05T09:03:00Z">
        <w:r>
          <w:t>be ToObject(</w:t>
        </w:r>
      </w:ins>
      <w:ins w:id="2167" w:author="Allen Wirfs-Brock" w:date="2011-07-05T09:13:00Z">
        <w:r w:rsidR="00EB07D2">
          <w:rPr>
            <w:i/>
          </w:rPr>
          <w:t>spread</w:t>
        </w:r>
        <w:r w:rsidR="00EB07D2" w:rsidRPr="00284005">
          <w:rPr>
            <w:i/>
          </w:rPr>
          <w:t>Value</w:t>
        </w:r>
      </w:ins>
      <w:ins w:id="2168" w:author="Allen Wirfs-Brock" w:date="2011-07-05T09:03:00Z">
        <w:r>
          <w:t>).</w:t>
        </w:r>
        <w:commentRangeEnd w:id="2163"/>
        <w:r>
          <w:rPr>
            <w:rStyle w:val="af4"/>
            <w:rFonts w:ascii="Arial" w:eastAsia="MS Mincho" w:hAnsi="Arial"/>
            <w:spacing w:val="0"/>
            <w:lang w:eastAsia="ja-JP"/>
          </w:rPr>
          <w:commentReference w:id="2163"/>
        </w:r>
      </w:ins>
    </w:p>
    <w:p w14:paraId="4028BDFB" w14:textId="77777777" w:rsidR="002C6802" w:rsidRDefault="002C6802" w:rsidP="009356F9">
      <w:pPr>
        <w:pStyle w:val="Alg4"/>
        <w:numPr>
          <w:ilvl w:val="0"/>
          <w:numId w:val="431"/>
        </w:numPr>
        <w:contextualSpacing/>
        <w:rPr>
          <w:ins w:id="2169" w:author="Allen Wirfs-Brock" w:date="2011-07-05T08:57:00Z"/>
        </w:rPr>
      </w:pPr>
      <w:ins w:id="2170" w:author="Allen Wirfs-Brock" w:date="2011-07-05T08:57:00Z">
        <w:r>
          <w:t xml:space="preserve">Let </w:t>
        </w:r>
      </w:ins>
      <w:ins w:id="2171" w:author="Allen Wirfs-Brock" w:date="2011-07-05T09:03:00Z">
        <w:r w:rsidR="00711C66">
          <w:rPr>
            <w:i/>
          </w:rPr>
          <w:t>index</w:t>
        </w:r>
      </w:ins>
      <w:ins w:id="2172" w:author="Allen Wirfs-Brock" w:date="2011-07-05T08:57:00Z">
        <w:r w:rsidRPr="00E41653">
          <w:rPr>
            <w:i/>
          </w:rPr>
          <w:t xml:space="preserve"> </w:t>
        </w:r>
        <w:r>
          <w:t xml:space="preserve">be the result of calling the [[Get]] internal method of </w:t>
        </w:r>
        <w:r w:rsidRPr="00E41653">
          <w:rPr>
            <w:i/>
          </w:rPr>
          <w:t xml:space="preserve">array </w:t>
        </w:r>
        <w:r>
          <w:t xml:space="preserve">with argument </w:t>
        </w:r>
        <w:r>
          <w:rPr>
            <w:rFonts w:ascii="Courier New" w:hAnsi="Courier New"/>
            <w:sz w:val="18"/>
          </w:rPr>
          <w:t>"</w:t>
        </w:r>
        <w:r>
          <w:rPr>
            <w:rFonts w:ascii="Courier New" w:hAnsi="Courier New"/>
            <w:b/>
          </w:rPr>
          <w:t>length</w:t>
        </w:r>
        <w:r>
          <w:rPr>
            <w:rFonts w:ascii="Courier New" w:hAnsi="Courier New"/>
            <w:sz w:val="18"/>
          </w:rPr>
          <w:t>"</w:t>
        </w:r>
        <w:r>
          <w:t>.</w:t>
        </w:r>
      </w:ins>
    </w:p>
    <w:p w14:paraId="760D18D4" w14:textId="77777777" w:rsidR="00711C66" w:rsidRDefault="00711C66" w:rsidP="00711C66">
      <w:pPr>
        <w:pStyle w:val="Alg3"/>
        <w:numPr>
          <w:ilvl w:val="0"/>
          <w:numId w:val="431"/>
        </w:numPr>
        <w:rPr>
          <w:ins w:id="2173" w:author="Allen Wirfs-Brock" w:date="2011-07-05T09:04:00Z"/>
        </w:rPr>
      </w:pPr>
      <w:ins w:id="2174" w:author="Allen Wirfs-Brock" w:date="2011-07-05T09:04:00Z">
        <w:r>
          <w:t xml:space="preserve">Let </w:t>
        </w:r>
        <w:r w:rsidRPr="00EE7398">
          <w:rPr>
            <w:i/>
          </w:rPr>
          <w:t>lenVal</w:t>
        </w:r>
        <w:r>
          <w:t xml:space="preserve"> be the result of calling the [[Get]] internal method of </w:t>
        </w:r>
      </w:ins>
      <w:ins w:id="2175" w:author="Allen Wirfs-Brock" w:date="2011-07-05T09:14:00Z">
        <w:r w:rsidR="00EB07D2">
          <w:rPr>
            <w:i/>
          </w:rPr>
          <w:t>spread</w:t>
        </w:r>
        <w:r w:rsidR="00EB07D2" w:rsidRPr="00173402">
          <w:rPr>
            <w:i/>
          </w:rPr>
          <w:t>Obj</w:t>
        </w:r>
        <w:r w:rsidR="00EB07D2">
          <w:t xml:space="preserve"> </w:t>
        </w:r>
      </w:ins>
      <w:ins w:id="2176" w:author="Allen Wirfs-Brock" w:date="2011-07-05T09:04:00Z">
        <w:r>
          <w:t xml:space="preserve">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6F7E6444" w14:textId="77777777" w:rsidR="00711C66" w:rsidRDefault="00711C66" w:rsidP="00711C66">
      <w:pPr>
        <w:pStyle w:val="Alg3"/>
        <w:numPr>
          <w:ilvl w:val="0"/>
          <w:numId w:val="431"/>
        </w:numPr>
        <w:rPr>
          <w:ins w:id="2177" w:author="Allen Wirfs-Brock" w:date="2011-07-05T09:04:00Z"/>
        </w:rPr>
      </w:pPr>
      <w:ins w:id="2178" w:author="Allen Wirfs-Brock" w:date="2011-07-05T09:04:00Z">
        <w:r>
          <w:t xml:space="preserve">Let </w:t>
        </w:r>
      </w:ins>
      <w:ins w:id="2179" w:author="Allen Wirfs-Brock" w:date="2011-07-05T09:15:00Z">
        <w:r w:rsidR="00EB07D2">
          <w:rPr>
            <w:i/>
          </w:rPr>
          <w:t>spreadLen</w:t>
        </w:r>
      </w:ins>
      <w:ins w:id="2180" w:author="Allen Wirfs-Brock" w:date="2011-07-05T09:04:00Z">
        <w:r>
          <w:t xml:space="preserve"> be </w:t>
        </w:r>
      </w:ins>
      <w:ins w:id="2181" w:author="Allen Wirfs-Brock" w:date="2011-07-05T09:05:00Z">
        <w:r>
          <w:t>T</w:t>
        </w:r>
      </w:ins>
      <w:ins w:id="2182" w:author="Allen Wirfs-Brock" w:date="2011-07-05T09:04:00Z">
        <w:r>
          <w:t>oUint32(</w:t>
        </w:r>
        <w:r w:rsidRPr="00EE7398">
          <w:rPr>
            <w:i/>
          </w:rPr>
          <w:t>lenVal</w:t>
        </w:r>
        <w:r>
          <w:t>).</w:t>
        </w:r>
      </w:ins>
    </w:p>
    <w:p w14:paraId="5ED96A3B" w14:textId="77777777" w:rsidR="00711C66" w:rsidRDefault="00711C66" w:rsidP="00711C66">
      <w:pPr>
        <w:pStyle w:val="Alg3"/>
        <w:numPr>
          <w:ilvl w:val="0"/>
          <w:numId w:val="431"/>
        </w:numPr>
        <w:rPr>
          <w:ins w:id="2183" w:author="Allen Wirfs-Brock" w:date="2011-07-05T09:04:00Z"/>
        </w:rPr>
      </w:pPr>
      <w:ins w:id="2184" w:author="Allen Wirfs-Brock" w:date="2011-07-05T09:04:00Z">
        <w:r>
          <w:t xml:space="preserve">Let </w:t>
        </w:r>
        <w:r>
          <w:rPr>
            <w:i/>
          </w:rPr>
          <w:t>n</w:t>
        </w:r>
        <w:r>
          <w:t>=0;</w:t>
        </w:r>
      </w:ins>
    </w:p>
    <w:p w14:paraId="55CD3811" w14:textId="77777777" w:rsidR="00711C66" w:rsidRDefault="00711C66" w:rsidP="00711C66">
      <w:pPr>
        <w:pStyle w:val="Alg3"/>
        <w:numPr>
          <w:ilvl w:val="0"/>
          <w:numId w:val="431"/>
        </w:numPr>
        <w:rPr>
          <w:ins w:id="2185" w:author="Allen Wirfs-Brock" w:date="2011-07-05T09:04:00Z"/>
        </w:rPr>
      </w:pPr>
      <w:ins w:id="2186" w:author="Allen Wirfs-Brock" w:date="2011-07-05T09:04:00Z">
        <w:r>
          <w:t xml:space="preserve">Repeat, while </w:t>
        </w:r>
        <w:r>
          <w:rPr>
            <w:i/>
          </w:rPr>
          <w:t>n</w:t>
        </w:r>
        <w:r>
          <w:t xml:space="preserve"> &lt; </w:t>
        </w:r>
      </w:ins>
      <w:ins w:id="2187" w:author="Allen Wirfs-Brock" w:date="2011-07-05T09:16:00Z">
        <w:r w:rsidR="00EB07D2">
          <w:rPr>
            <w:i/>
          </w:rPr>
          <w:t>spreadLen</w:t>
        </w:r>
      </w:ins>
    </w:p>
    <w:p w14:paraId="3CECCDD3" w14:textId="77777777" w:rsidR="00711C66" w:rsidRDefault="00711C66" w:rsidP="00711C66">
      <w:pPr>
        <w:pStyle w:val="Alg3"/>
        <w:numPr>
          <w:ilvl w:val="1"/>
          <w:numId w:val="430"/>
        </w:numPr>
        <w:tabs>
          <w:tab w:val="clear" w:pos="1440"/>
          <w:tab w:val="left" w:pos="720"/>
        </w:tabs>
        <w:ind w:left="720"/>
        <w:rPr>
          <w:ins w:id="2188" w:author="Allen Wirfs-Brock" w:date="2011-07-05T09:04:00Z"/>
        </w:rPr>
      </w:pPr>
      <w:ins w:id="2189" w:author="Allen Wirfs-Brock" w:date="2011-07-05T09:04:00Z">
        <w:r>
          <w:t xml:space="preserve">Let </w:t>
        </w:r>
        <w:r w:rsidRPr="005B4EF9">
          <w:rPr>
            <w:i/>
          </w:rPr>
          <w:t>exists</w:t>
        </w:r>
        <w:r>
          <w:t xml:space="preserve"> be the result of calling the [[HasProperty]] internal method of </w:t>
        </w:r>
      </w:ins>
      <w:ins w:id="2190" w:author="Allen Wirfs-Brock" w:date="2011-07-05T09:14:00Z">
        <w:r w:rsidR="00EB07D2">
          <w:rPr>
            <w:i/>
          </w:rPr>
          <w:t>spread</w:t>
        </w:r>
        <w:r w:rsidR="00EB07D2" w:rsidRPr="00173402">
          <w:rPr>
            <w:i/>
          </w:rPr>
          <w:t>Obj</w:t>
        </w:r>
        <w:r w:rsidR="00EB07D2">
          <w:t xml:space="preserve"> </w:t>
        </w:r>
      </w:ins>
      <w:ins w:id="2191" w:author="Allen Wirfs-Brock" w:date="2011-07-05T09:04:00Z">
        <w:r>
          <w:t>with ToString(</w:t>
        </w:r>
        <w:r w:rsidRPr="005B4EF9">
          <w:rPr>
            <w:i/>
          </w:rPr>
          <w:t>n</w:t>
        </w:r>
        <w:r>
          <w:t>).</w:t>
        </w:r>
      </w:ins>
    </w:p>
    <w:p w14:paraId="63A0F5D6" w14:textId="77777777" w:rsidR="00711C66" w:rsidRDefault="00711C66" w:rsidP="00711C66">
      <w:pPr>
        <w:pStyle w:val="Alg3"/>
        <w:numPr>
          <w:ilvl w:val="1"/>
          <w:numId w:val="430"/>
        </w:numPr>
        <w:tabs>
          <w:tab w:val="clear" w:pos="1440"/>
          <w:tab w:val="left" w:pos="720"/>
        </w:tabs>
        <w:ind w:left="720"/>
        <w:rPr>
          <w:ins w:id="2192" w:author="Allen Wirfs-Brock" w:date="2011-07-05T09:04:00Z"/>
        </w:rPr>
      </w:pPr>
      <w:ins w:id="2193" w:author="Allen Wirfs-Brock" w:date="2011-07-05T09:04:00Z">
        <w:r>
          <w:t xml:space="preserve">If </w:t>
        </w:r>
        <w:r w:rsidRPr="005B4EF9">
          <w:rPr>
            <w:i/>
          </w:rPr>
          <w:t>exists</w:t>
        </w:r>
        <w:r>
          <w:t xml:space="preserve"> </w:t>
        </w:r>
      </w:ins>
      <w:ins w:id="2194" w:author="Allen Wirfs-Brock rev2" w:date="2011-07-20T13:31:00Z">
        <w:r w:rsidR="00CD7A72">
          <w:t xml:space="preserve">is </w:t>
        </w:r>
        <w:r w:rsidR="00CD7A72" w:rsidRPr="00CD7A72">
          <w:rPr>
            <w:b/>
          </w:rPr>
          <w:t>true</w:t>
        </w:r>
        <w:r w:rsidR="00CD7A72">
          <w:t xml:space="preserve"> </w:t>
        </w:r>
      </w:ins>
      <w:ins w:id="2195" w:author="Allen Wirfs-Brock" w:date="2011-07-05T09:04:00Z">
        <w:r>
          <w:t>then,</w:t>
        </w:r>
      </w:ins>
    </w:p>
    <w:p w14:paraId="3103F8F2" w14:textId="77777777" w:rsidR="00711C66" w:rsidRDefault="00711C66" w:rsidP="00711C66">
      <w:pPr>
        <w:pStyle w:val="Alg3"/>
        <w:numPr>
          <w:ilvl w:val="2"/>
          <w:numId w:val="430"/>
        </w:numPr>
        <w:tabs>
          <w:tab w:val="clear" w:pos="2160"/>
          <w:tab w:val="left" w:pos="720"/>
          <w:tab w:val="num" w:pos="1170"/>
        </w:tabs>
        <w:ind w:left="1170" w:hanging="270"/>
        <w:rPr>
          <w:ins w:id="2196" w:author="Allen Wirfs-Brock" w:date="2011-07-05T09:04:00Z"/>
        </w:rPr>
      </w:pPr>
      <w:ins w:id="2197" w:author="Allen Wirfs-Brock" w:date="2011-07-05T09:04:00Z">
        <w:r>
          <w:t xml:space="preserve">Let </w:t>
        </w:r>
        <w:r w:rsidRPr="00714F47">
          <w:rPr>
            <w:i/>
          </w:rPr>
          <w:t>v</w:t>
        </w:r>
        <w:r>
          <w:t xml:space="preserve"> be the result of calling the [[Get]] internal method of </w:t>
        </w:r>
      </w:ins>
      <w:ins w:id="2198" w:author="Allen Wirfs-Brock" w:date="2011-07-05T09:14:00Z">
        <w:r w:rsidR="00EB07D2">
          <w:rPr>
            <w:i/>
          </w:rPr>
          <w:t>spread</w:t>
        </w:r>
        <w:r w:rsidR="00EB07D2" w:rsidRPr="00173402">
          <w:rPr>
            <w:i/>
          </w:rPr>
          <w:t>Obj</w:t>
        </w:r>
        <w:r w:rsidR="00EB07D2">
          <w:t xml:space="preserve"> </w:t>
        </w:r>
      </w:ins>
      <w:ins w:id="2199" w:author="Allen Wirfs-Brock" w:date="2011-07-05T09:04:00Z">
        <w:r>
          <w:t>passing ToString(</w:t>
        </w:r>
        <w:r>
          <w:rPr>
            <w:i/>
          </w:rPr>
          <w:t>n</w:t>
        </w:r>
        <w:r>
          <w:t>) as the argument.</w:t>
        </w:r>
      </w:ins>
    </w:p>
    <w:p w14:paraId="00722C77" w14:textId="77777777" w:rsidR="00711C66" w:rsidRDefault="00711C66" w:rsidP="00711C66">
      <w:pPr>
        <w:pStyle w:val="Alg3"/>
        <w:numPr>
          <w:ilvl w:val="2"/>
          <w:numId w:val="430"/>
        </w:numPr>
        <w:tabs>
          <w:tab w:val="clear" w:pos="2160"/>
          <w:tab w:val="left" w:pos="720"/>
          <w:tab w:val="num" w:pos="1170"/>
        </w:tabs>
        <w:ind w:left="1170" w:hanging="270"/>
        <w:rPr>
          <w:ins w:id="2200" w:author="Allen Wirfs-Brock" w:date="2011-07-05T09:04:00Z"/>
        </w:rPr>
      </w:pPr>
      <w:ins w:id="2201" w:author="Allen Wirfs-Brock" w:date="2011-07-05T09:07:00Z">
        <w:r>
          <w:t xml:space="preserve">Call the [[DefineOwnProperty]] internal method of </w:t>
        </w:r>
        <w:r w:rsidRPr="00E41653">
          <w:rPr>
            <w:i/>
          </w:rPr>
          <w:t xml:space="preserve">array </w:t>
        </w:r>
        <w:r>
          <w:t>with arguments ToString(</w:t>
        </w:r>
        <w:commentRangeStart w:id="2202"/>
        <w:r>
          <w:t>ToUint32((</w:t>
        </w:r>
        <w:r w:rsidRPr="00E41653">
          <w:rPr>
            <w:i/>
          </w:rPr>
          <w:t>pad</w:t>
        </w:r>
        <w:r>
          <w:t>+</w:t>
        </w:r>
        <w:r>
          <w:rPr>
            <w:i/>
          </w:rPr>
          <w:t>index</w:t>
        </w:r>
        <w:r>
          <w:t>)</w:t>
        </w:r>
      </w:ins>
      <w:commentRangeEnd w:id="2202"/>
      <w:ins w:id="2203" w:author="Allen Wirfs-Brock" w:date="2011-07-05T09:30:00Z">
        <w:r w:rsidR="009356F9">
          <w:rPr>
            <w:rStyle w:val="af4"/>
            <w:rFonts w:ascii="Arial" w:eastAsia="MS Mincho" w:hAnsi="Arial"/>
            <w:spacing w:val="0"/>
            <w:lang w:eastAsia="ja-JP"/>
          </w:rPr>
          <w:commentReference w:id="2202"/>
        </w:r>
      </w:ins>
      <w:ins w:id="2205" w:author="Allen Wirfs-Brock" w:date="2011-07-05T09:07:00Z">
        <w:r>
          <w:t xml:space="preserve">) and the Property Descriptor { [[Value]]: </w:t>
        </w:r>
        <w:r>
          <w:rPr>
            <w:i/>
          </w:rPr>
          <w:t>v</w:t>
        </w:r>
        <w:r>
          <w:t xml:space="preserve">, [[Writable]]: </w:t>
        </w:r>
        <w:r w:rsidRPr="00C92131">
          <w:rPr>
            <w:b/>
          </w:rPr>
          <w:t>true</w:t>
        </w:r>
        <w:r>
          <w:t xml:space="preserve">, [[Enumerable]]: </w:t>
        </w:r>
        <w:r w:rsidRPr="00C92131">
          <w:rPr>
            <w:b/>
          </w:rPr>
          <w:t>true</w:t>
        </w:r>
        <w:r>
          <w:t xml:space="preserve">, [[Configurable]]: </w:t>
        </w:r>
        <w:r w:rsidRPr="00C92131">
          <w:rPr>
            <w:b/>
          </w:rPr>
          <w:t>true</w:t>
        </w:r>
        <w:r>
          <w:t xml:space="preserve">}, and </w:t>
        </w:r>
        <w:r w:rsidRPr="00C92131">
          <w:rPr>
            <w:b/>
          </w:rPr>
          <w:t>false</w:t>
        </w:r>
        <w:r>
          <w:t>.</w:t>
        </w:r>
      </w:ins>
    </w:p>
    <w:p w14:paraId="37208ED3" w14:textId="77777777" w:rsidR="00711C66" w:rsidRDefault="00711C66" w:rsidP="00711C66">
      <w:pPr>
        <w:pStyle w:val="Alg3"/>
        <w:numPr>
          <w:ilvl w:val="1"/>
          <w:numId w:val="430"/>
        </w:numPr>
        <w:tabs>
          <w:tab w:val="clear" w:pos="1440"/>
          <w:tab w:val="left" w:pos="720"/>
        </w:tabs>
        <w:ind w:left="720"/>
        <w:rPr>
          <w:ins w:id="2206" w:author="Allen Wirfs-Brock" w:date="2011-07-05T09:04:00Z"/>
        </w:rPr>
      </w:pPr>
      <w:ins w:id="2207" w:author="Allen Wirfs-Brock" w:date="2011-07-05T09:04:00Z">
        <w:r>
          <w:t xml:space="preserve">Let </w:t>
        </w:r>
        <w:r w:rsidRPr="00334FB2">
          <w:rPr>
            <w:i/>
          </w:rPr>
          <w:t>n</w:t>
        </w:r>
        <w:r>
          <w:t xml:space="preserve"> = </w:t>
        </w:r>
        <w:r w:rsidRPr="00334FB2">
          <w:rPr>
            <w:i/>
          </w:rPr>
          <w:t>n</w:t>
        </w:r>
        <w:r>
          <w:t>+1.</w:t>
        </w:r>
      </w:ins>
    </w:p>
    <w:p w14:paraId="7713F3F7" w14:textId="77777777" w:rsidR="00711C66" w:rsidRDefault="00711C66" w:rsidP="00711C66">
      <w:pPr>
        <w:pStyle w:val="Alg3"/>
        <w:numPr>
          <w:ilvl w:val="1"/>
          <w:numId w:val="430"/>
        </w:numPr>
        <w:tabs>
          <w:tab w:val="clear" w:pos="1440"/>
          <w:tab w:val="left" w:pos="720"/>
        </w:tabs>
        <w:ind w:left="720"/>
        <w:rPr>
          <w:ins w:id="2208" w:author="Allen Wirfs-Brock" w:date="2011-07-05T09:04:00Z"/>
        </w:rPr>
      </w:pPr>
      <w:ins w:id="2209" w:author="Allen Wirfs-Brock" w:date="2011-07-05T09:04:00Z">
        <w:r>
          <w:t xml:space="preserve">Let </w:t>
        </w:r>
        <w:r>
          <w:rPr>
            <w:i/>
          </w:rPr>
          <w:t>index</w:t>
        </w:r>
        <w:r>
          <w:t xml:space="preserve"> = </w:t>
        </w:r>
        <w:r>
          <w:rPr>
            <w:i/>
          </w:rPr>
          <w:t>index</w:t>
        </w:r>
        <w:r>
          <w:t xml:space="preserve"> +1.</w:t>
        </w:r>
      </w:ins>
    </w:p>
    <w:p w14:paraId="538342B1" w14:textId="77777777" w:rsidR="002C6802" w:rsidRDefault="002C6802" w:rsidP="002C6802">
      <w:pPr>
        <w:pStyle w:val="Alg4"/>
        <w:numPr>
          <w:ilvl w:val="0"/>
          <w:numId w:val="431"/>
        </w:numPr>
        <w:spacing w:after="220"/>
        <w:contextualSpacing/>
        <w:rPr>
          <w:ins w:id="2210" w:author="Allen Wirfs-Brock" w:date="2011-07-05T08:57:00Z"/>
        </w:rPr>
      </w:pPr>
      <w:ins w:id="2211" w:author="Allen Wirfs-Brock" w:date="2011-07-05T08:57:00Z">
        <w:r>
          <w:t xml:space="preserve">Return </w:t>
        </w:r>
        <w:r w:rsidRPr="00E41653">
          <w:rPr>
            <w:i/>
          </w:rPr>
          <w:t>array</w:t>
        </w:r>
        <w:r>
          <w:t>.</w:t>
        </w:r>
      </w:ins>
    </w:p>
    <w:p w14:paraId="6DA252CB" w14:textId="77777777" w:rsidR="004C02EF" w:rsidRDefault="004C02EF" w:rsidP="004C02EF">
      <w:r>
        <w:t xml:space="preserve">The production  </w:t>
      </w:r>
      <w:r w:rsidRPr="00B73791">
        <w:rPr>
          <w:rStyle w:val="bnf"/>
        </w:rPr>
        <w:t>Elision</w:t>
      </w:r>
      <w:r>
        <w:t xml:space="preserve"> </w:t>
      </w:r>
      <w:r>
        <w:rPr>
          <w:b/>
        </w:rPr>
        <w:t>:</w:t>
      </w:r>
      <w:r>
        <w:t xml:space="preserve">  </w:t>
      </w:r>
      <w:r>
        <w:rPr>
          <w:b/>
        </w:rPr>
        <w:t>,</w:t>
      </w:r>
      <w:r>
        <w:t xml:space="preserve">  is </w:t>
      </w:r>
      <w:r w:rsidRPr="00E32218">
        <w:t>evaluated</w:t>
      </w:r>
      <w:r>
        <w:t xml:space="preserve"> as follows:</w:t>
      </w:r>
    </w:p>
    <w:p w14:paraId="074F356D" w14:textId="77777777" w:rsidR="004C02EF" w:rsidRPr="00984A3F" w:rsidRDefault="004C02EF" w:rsidP="004C02EF">
      <w:pPr>
        <w:pStyle w:val="Alg4"/>
        <w:numPr>
          <w:ilvl w:val="0"/>
          <w:numId w:val="46"/>
        </w:numPr>
        <w:spacing w:after="220"/>
        <w:contextualSpacing/>
      </w:pPr>
      <w:r>
        <w:t xml:space="preserve">Return the numeric value </w:t>
      </w:r>
      <w:r w:rsidRPr="00804942">
        <w:t>1</w:t>
      </w:r>
      <w:r>
        <w:t>.</w:t>
      </w:r>
    </w:p>
    <w:p w14:paraId="04C15DDC" w14:textId="77777777" w:rsidR="004C02EF" w:rsidRDefault="004C02EF" w:rsidP="004C02EF">
      <w:r>
        <w:t xml:space="preserve">The production  </w:t>
      </w:r>
      <w:r w:rsidRPr="00B73791">
        <w:rPr>
          <w:rStyle w:val="bnf"/>
        </w:rPr>
        <w:t>Elision</w:t>
      </w:r>
      <w:r>
        <w:t xml:space="preserve"> </w:t>
      </w:r>
      <w:r>
        <w:rPr>
          <w:b/>
        </w:rPr>
        <w:t>:</w:t>
      </w:r>
      <w:r>
        <w:t xml:space="preserve">  </w:t>
      </w:r>
      <w:r w:rsidRPr="00B73791">
        <w:rPr>
          <w:rStyle w:val="bnf"/>
        </w:rPr>
        <w:t>Elision</w:t>
      </w:r>
      <w:r>
        <w:t xml:space="preserve"> </w:t>
      </w:r>
      <w:r>
        <w:rPr>
          <w:b/>
        </w:rPr>
        <w:t>,</w:t>
      </w:r>
      <w:r>
        <w:t xml:space="preserve">  is evaluated as follows:</w:t>
      </w:r>
    </w:p>
    <w:p w14:paraId="093A6A70" w14:textId="77777777" w:rsidR="004C02EF" w:rsidRPr="00AB1263" w:rsidRDefault="004C02EF" w:rsidP="004C02EF">
      <w:pPr>
        <w:pStyle w:val="Alg4"/>
        <w:numPr>
          <w:ilvl w:val="0"/>
          <w:numId w:val="47"/>
        </w:numPr>
        <w:spacing w:after="220"/>
        <w:contextualSpacing/>
      </w:pPr>
      <w:r w:rsidRPr="00AB1263">
        <w:t xml:space="preserve">Let </w:t>
      </w:r>
      <w:r w:rsidRPr="00AB1263">
        <w:rPr>
          <w:i/>
        </w:rPr>
        <w:t>preceding</w:t>
      </w:r>
      <w:r w:rsidRPr="00AB1263">
        <w:t xml:space="preserve"> be the result of evaluating </w:t>
      </w:r>
      <w:r w:rsidRPr="00AB1263">
        <w:rPr>
          <w:i/>
        </w:rPr>
        <w:t>Elision</w:t>
      </w:r>
      <w:r w:rsidRPr="00AB1263">
        <w:t>.</w:t>
      </w:r>
    </w:p>
    <w:p w14:paraId="2111EFEE" w14:textId="77777777" w:rsidR="004C02EF" w:rsidRPr="00804942" w:rsidRDefault="004C02EF" w:rsidP="004C02EF">
      <w:pPr>
        <w:pStyle w:val="Alg4"/>
        <w:numPr>
          <w:ilvl w:val="0"/>
          <w:numId w:val="47"/>
        </w:numPr>
        <w:spacing w:after="220"/>
        <w:contextualSpacing/>
      </w:pPr>
      <w:r w:rsidRPr="00804942">
        <w:t xml:space="preserve">Return </w:t>
      </w:r>
      <w:r w:rsidRPr="00AB1263">
        <w:rPr>
          <w:i/>
        </w:rPr>
        <w:t>preceding</w:t>
      </w:r>
      <w:r w:rsidRPr="00804942">
        <w:t>+1.</w:t>
      </w:r>
    </w:p>
    <w:p w14:paraId="482E3B80" w14:textId="77777777" w:rsidR="004C02EF" w:rsidRPr="00B75879" w:rsidRDefault="004C02EF" w:rsidP="004C02EF">
      <w:pPr>
        <w:pStyle w:val="Note"/>
      </w:pPr>
      <w:bookmarkStart w:id="2212" w:name="_Ref456010689"/>
      <w:bookmarkStart w:id="2213" w:name="_Toc472818819"/>
      <w:r w:rsidRPr="00B73791">
        <w:t>NOTE</w:t>
      </w:r>
      <w:r w:rsidRPr="00B73791">
        <w:tab/>
        <w:t xml:space="preserve"> [[DefineOwnProperty]] is used to ensure that own properties are defined for the array even if the standard built-in Array prototype object has been modified in a manner that would preclude the creation of new own properties using [[Put]].</w:t>
      </w:r>
    </w:p>
    <w:p w14:paraId="30AD86A0" w14:textId="77777777" w:rsidR="004C02EF" w:rsidRDefault="004C02EF" w:rsidP="003A4B22">
      <w:pPr>
        <w:pStyle w:val="30"/>
        <w:numPr>
          <w:ilvl w:val="0"/>
          <w:numId w:val="0"/>
        </w:numPr>
      </w:pPr>
      <w:bookmarkStart w:id="2214" w:name="_Toc235503393"/>
      <w:bookmarkStart w:id="2215" w:name="_Toc241509168"/>
      <w:bookmarkStart w:id="2216" w:name="_Toc244416655"/>
      <w:bookmarkStart w:id="2217" w:name="_Toc276631019"/>
      <w:bookmarkStart w:id="2218" w:name="_Toc178387030"/>
      <w:r>
        <w:t>11.1.5</w:t>
      </w:r>
      <w:r>
        <w:tab/>
        <w:t>Object Initialiser</w:t>
      </w:r>
      <w:bookmarkEnd w:id="2212"/>
      <w:bookmarkEnd w:id="2213"/>
      <w:bookmarkEnd w:id="2214"/>
      <w:bookmarkEnd w:id="2215"/>
      <w:bookmarkEnd w:id="2216"/>
      <w:bookmarkEnd w:id="2217"/>
      <w:bookmarkEnd w:id="2218"/>
    </w:p>
    <w:p w14:paraId="0C127BE6" w14:textId="77777777" w:rsidR="004C02EF" w:rsidRDefault="004C02EF" w:rsidP="004C02EF">
      <w: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3C27DCE1" w14:textId="77777777" w:rsidR="004C02EF" w:rsidRDefault="004C02EF" w:rsidP="004C02EF">
      <w:pPr>
        <w:pStyle w:val="Syntax"/>
      </w:pPr>
      <w:r w:rsidRPr="00361EBD">
        <w:t>Syntax</w:t>
      </w:r>
    </w:p>
    <w:p w14:paraId="605171A9" w14:textId="77777777" w:rsidR="004C02EF" w:rsidRPr="00984A3F" w:rsidRDefault="004C02EF" w:rsidP="004C02EF">
      <w:pPr>
        <w:pStyle w:val="SyntaxRule"/>
      </w:pPr>
      <w:r w:rsidRPr="00984A3F">
        <w:t xml:space="preserve">ObjectLiteral </w:t>
      </w:r>
      <w:r w:rsidRPr="00D04346">
        <w:rPr>
          <w:rFonts w:ascii="Arial" w:hAnsi="Arial" w:cs="Arial"/>
          <w:b/>
          <w:i w:val="0"/>
        </w:rPr>
        <w:t>:</w:t>
      </w:r>
    </w:p>
    <w:p w14:paraId="2F825D00" w14:textId="77777777" w:rsidR="004C02EF" w:rsidRPr="00984A3F" w:rsidRDefault="004C02EF" w:rsidP="004C02EF">
      <w:pPr>
        <w:pStyle w:val="SyntaxDefinition"/>
      </w:pPr>
      <w:r w:rsidRPr="004431E2">
        <w:rPr>
          <w:rFonts w:ascii="Courier New" w:hAnsi="Courier New"/>
          <w:b/>
          <w:i w:val="0"/>
        </w:rPr>
        <w:t>{ }</w:t>
      </w:r>
      <w:r w:rsidRPr="00984A3F">
        <w:br/>
      </w:r>
      <w:r w:rsidRPr="004431E2">
        <w:rPr>
          <w:rFonts w:ascii="Courier New" w:hAnsi="Courier New"/>
          <w:b/>
          <w:i w:val="0"/>
        </w:rPr>
        <w:t xml:space="preserve">{ </w:t>
      </w:r>
      <w:r w:rsidRPr="00984A3F">
        <w:t>PropertyNameAndValueList</w:t>
      </w:r>
      <w:r w:rsidRPr="004431E2">
        <w:rPr>
          <w:rFonts w:ascii="Courier New" w:hAnsi="Courier New"/>
          <w:i w:val="0"/>
        </w:rPr>
        <w:t xml:space="preserve"> </w:t>
      </w:r>
      <w:r w:rsidRPr="004431E2">
        <w:rPr>
          <w:rFonts w:ascii="Courier New" w:hAnsi="Courier New"/>
          <w:b/>
          <w:i w:val="0"/>
        </w:rPr>
        <w:t>}</w:t>
      </w:r>
      <w:r>
        <w:rPr>
          <w:rFonts w:ascii="Courier New" w:hAnsi="Courier New"/>
          <w:b/>
          <w:i w:val="0"/>
        </w:rPr>
        <w:br/>
      </w:r>
      <w:r w:rsidRPr="004431E2">
        <w:rPr>
          <w:rFonts w:ascii="Courier New" w:hAnsi="Courier New"/>
          <w:b/>
          <w:i w:val="0"/>
        </w:rPr>
        <w:t xml:space="preserve">{ </w:t>
      </w:r>
      <w:r w:rsidRPr="00984A3F">
        <w:t>PropertyNameAndValueList</w:t>
      </w:r>
      <w:r w:rsidRPr="004431E2">
        <w:rPr>
          <w:rFonts w:ascii="Courier New" w:hAnsi="Courier New"/>
          <w:i w:val="0"/>
        </w:rPr>
        <w:t xml:space="preserve"> , </w:t>
      </w:r>
      <w:r w:rsidRPr="004431E2">
        <w:rPr>
          <w:rFonts w:ascii="Courier New" w:hAnsi="Courier New"/>
          <w:b/>
          <w:i w:val="0"/>
        </w:rPr>
        <w:t>}</w:t>
      </w:r>
    </w:p>
    <w:p w14:paraId="3736A576" w14:textId="77777777" w:rsidR="004C02EF" w:rsidRPr="00984A3F" w:rsidRDefault="004C02EF" w:rsidP="004C02EF">
      <w:pPr>
        <w:pStyle w:val="SyntaxRule"/>
      </w:pPr>
      <w:r w:rsidRPr="00984A3F">
        <w:t xml:space="preserve">PropertyNameAndValueList </w:t>
      </w:r>
      <w:r w:rsidRPr="00D04346">
        <w:rPr>
          <w:rFonts w:ascii="Arial" w:hAnsi="Arial" w:cs="Arial"/>
          <w:b/>
          <w:i w:val="0"/>
        </w:rPr>
        <w:t>:</w:t>
      </w:r>
    </w:p>
    <w:p w14:paraId="46767F40" w14:textId="77777777" w:rsidR="004C02EF" w:rsidRPr="00984A3F" w:rsidRDefault="004C02EF" w:rsidP="004C02EF">
      <w:pPr>
        <w:pStyle w:val="SyntaxDefinition"/>
      </w:pPr>
      <w:r w:rsidRPr="00984A3F">
        <w:t>PropertyAssignment</w:t>
      </w:r>
      <w:r w:rsidRPr="00984A3F">
        <w:br/>
        <w:t>PropertyNameAndValueList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i w:val="0"/>
        </w:rPr>
        <w:t xml:space="preserve"> </w:t>
      </w:r>
      <w:r w:rsidRPr="00984A3F">
        <w:t>PropertyAssignment</w:t>
      </w:r>
    </w:p>
    <w:p w14:paraId="4AFC9CDB" w14:textId="77777777" w:rsidR="004C02EF" w:rsidRPr="00984A3F" w:rsidRDefault="004C02EF" w:rsidP="004C02EF">
      <w:pPr>
        <w:pStyle w:val="SyntaxRule"/>
        <w:rPr>
          <w:b/>
        </w:rPr>
      </w:pPr>
      <w:r w:rsidRPr="00984A3F">
        <w:t>PropertyAssignment</w:t>
      </w:r>
      <w:r w:rsidRPr="00AB1263">
        <w:rPr>
          <w:rFonts w:ascii="Arial" w:hAnsi="Arial" w:cs="Arial"/>
          <w:b/>
        </w:rPr>
        <w:t xml:space="preserve"> </w:t>
      </w:r>
      <w:r w:rsidRPr="00D04346">
        <w:rPr>
          <w:rFonts w:ascii="Arial" w:hAnsi="Arial" w:cs="Arial"/>
          <w:b/>
          <w:i w:val="0"/>
        </w:rPr>
        <w:t>:</w:t>
      </w:r>
    </w:p>
    <w:p w14:paraId="581A58E5" w14:textId="77777777" w:rsidR="004C02EF" w:rsidRPr="00984A3F" w:rsidRDefault="009574CD" w:rsidP="00A83EF2">
      <w:pPr>
        <w:pStyle w:val="SyntaxDefinition"/>
      </w:pPr>
      <w:commentRangeStart w:id="2219"/>
      <w:ins w:id="2220" w:author="Allen Wirfs-Brock" w:date="2011-07-12T09:03:00Z">
        <w:r w:rsidRPr="00984A3F">
          <w:t>IdentifierName</w:t>
        </w:r>
      </w:ins>
      <w:commentRangeEnd w:id="2219"/>
      <w:r w:rsidR="0040565C">
        <w:rPr>
          <w:rStyle w:val="af4"/>
          <w:rFonts w:ascii="Arial" w:eastAsia="MS Mincho" w:hAnsi="Arial"/>
          <w:i w:val="0"/>
          <w:lang w:eastAsia="ja-JP"/>
        </w:rPr>
        <w:commentReference w:id="2219"/>
      </w:r>
      <w:ins w:id="2221" w:author="Allen Wirfs-Brock" w:date="2011-07-12T08:57:00Z">
        <w:r w:rsidR="00A83EF2">
          <w:br/>
        </w:r>
      </w:ins>
      <w:r w:rsidR="004C02EF" w:rsidRPr="00984A3F">
        <w:t xml:space="preserve">PropertyName </w:t>
      </w:r>
      <w:r w:rsidR="004C02EF" w:rsidRPr="00D04346">
        <w:rPr>
          <w:rFonts w:ascii="Courier New" w:hAnsi="Courier New" w:cs="Courier New"/>
          <w:b/>
          <w:i w:val="0"/>
        </w:rPr>
        <w:t>:</w:t>
      </w:r>
      <w:r w:rsidR="004C02EF" w:rsidRPr="00984A3F">
        <w:t xml:space="preserve"> AssignmentExpression</w:t>
      </w:r>
      <w:r w:rsidR="004C02EF">
        <w:br/>
      </w:r>
      <w:r w:rsidR="004C02EF" w:rsidRPr="004431E2">
        <w:rPr>
          <w:rFonts w:ascii="Courier New" w:hAnsi="Courier New" w:cs="Courier New"/>
          <w:b/>
          <w:i w:val="0"/>
        </w:rPr>
        <w:t>get</w:t>
      </w:r>
      <w:r w:rsidR="004C02EF" w:rsidRPr="00612C55">
        <w:rPr>
          <w:rFonts w:ascii="Courier New" w:hAnsi="Courier New" w:cs="Courier New"/>
          <w:b/>
          <w:i w:val="0"/>
        </w:rPr>
        <w:t xml:space="preserve"> </w:t>
      </w:r>
      <w:r w:rsidR="004C02EF" w:rsidRPr="00984A3F">
        <w:t>PropertyName</w:t>
      </w:r>
      <w:r w:rsidR="004C02EF" w:rsidRPr="00612C55">
        <w:rPr>
          <w:rFonts w:ascii="Courier New" w:hAnsi="Courier New" w:cs="Courier New"/>
          <w:i w:val="0"/>
        </w:rPr>
        <w:t xml:space="preserve"> </w:t>
      </w:r>
      <w:r w:rsidR="004C02EF" w:rsidRPr="004431E2">
        <w:rPr>
          <w:rFonts w:ascii="Courier New" w:hAnsi="Courier New" w:cs="Courier New"/>
          <w:b/>
          <w:i w:val="0"/>
        </w:rPr>
        <w:t>( )</w:t>
      </w:r>
      <w:r w:rsidR="004C02EF" w:rsidRPr="00612C55">
        <w:rPr>
          <w:rFonts w:ascii="Courier New" w:hAnsi="Courier New" w:cs="Courier New"/>
        </w:rPr>
        <w:t xml:space="preserve"> </w:t>
      </w:r>
      <w:r w:rsidR="004C02EF" w:rsidRPr="004431E2">
        <w:rPr>
          <w:rFonts w:ascii="Courier New" w:hAnsi="Courier New" w:cs="Courier New"/>
          <w:b/>
          <w:i w:val="0"/>
        </w:rPr>
        <w:t>{</w:t>
      </w:r>
      <w:r w:rsidR="004C02EF" w:rsidRPr="00612C55">
        <w:rPr>
          <w:rFonts w:ascii="Courier New" w:hAnsi="Courier New" w:cs="Courier New"/>
          <w:i w:val="0"/>
        </w:rPr>
        <w:t xml:space="preserve"> </w:t>
      </w:r>
      <w:r w:rsidR="004C02EF" w:rsidRPr="00984A3F">
        <w:t>FunctionBody</w:t>
      </w:r>
      <w:r w:rsidR="004C02EF" w:rsidRPr="00612C55">
        <w:rPr>
          <w:rFonts w:ascii="Courier New" w:hAnsi="Courier New" w:cs="Courier New"/>
          <w:i w:val="0"/>
        </w:rPr>
        <w:t xml:space="preserve"> </w:t>
      </w:r>
      <w:r w:rsidR="004C02EF" w:rsidRPr="004431E2">
        <w:rPr>
          <w:rFonts w:ascii="Courier New" w:hAnsi="Courier New" w:cs="Courier New"/>
          <w:b/>
          <w:i w:val="0"/>
        </w:rPr>
        <w:t>}</w:t>
      </w:r>
      <w:r w:rsidR="004C02EF">
        <w:rPr>
          <w:b/>
        </w:rPr>
        <w:br/>
      </w:r>
      <w:r w:rsidR="004C02EF" w:rsidRPr="004431E2">
        <w:rPr>
          <w:rFonts w:ascii="Courier New" w:hAnsi="Courier New" w:cs="Courier New"/>
          <w:b/>
          <w:i w:val="0"/>
        </w:rPr>
        <w:t>set</w:t>
      </w:r>
      <w:r w:rsidR="004C02EF" w:rsidRPr="00612C55">
        <w:rPr>
          <w:rFonts w:ascii="Courier New" w:hAnsi="Courier New" w:cs="Courier New"/>
          <w:b/>
          <w:i w:val="0"/>
        </w:rPr>
        <w:t xml:space="preserve"> </w:t>
      </w:r>
      <w:r w:rsidR="004C02EF" w:rsidRPr="00984A3F">
        <w:t>PropertyName</w:t>
      </w:r>
      <w:r w:rsidR="004C02EF" w:rsidRPr="00612C55">
        <w:rPr>
          <w:rFonts w:ascii="Courier New" w:hAnsi="Courier New" w:cs="Courier New"/>
          <w:i w:val="0"/>
        </w:rPr>
        <w:t xml:space="preserve"> </w:t>
      </w:r>
      <w:r w:rsidR="004C02EF" w:rsidRPr="004431E2">
        <w:rPr>
          <w:rFonts w:ascii="Courier New" w:hAnsi="Courier New" w:cs="Courier New"/>
          <w:b/>
          <w:i w:val="0"/>
        </w:rPr>
        <w:t>(</w:t>
      </w:r>
      <w:r w:rsidR="004C02EF" w:rsidRPr="00612C55">
        <w:rPr>
          <w:rFonts w:ascii="Courier New" w:hAnsi="Courier New" w:cs="Courier New"/>
          <w:b/>
          <w:i w:val="0"/>
        </w:rPr>
        <w:t xml:space="preserve"> </w:t>
      </w:r>
      <w:r w:rsidR="004C02EF" w:rsidRPr="00984A3F">
        <w:t>PropertySetParameterList</w:t>
      </w:r>
      <w:r w:rsidR="004C02EF" w:rsidRPr="00612C55">
        <w:rPr>
          <w:rFonts w:ascii="Courier New" w:hAnsi="Courier New" w:cs="Courier New"/>
          <w:b/>
          <w:i w:val="0"/>
        </w:rPr>
        <w:t xml:space="preserve"> </w:t>
      </w:r>
      <w:r w:rsidR="004C02EF" w:rsidRPr="004431E2">
        <w:rPr>
          <w:rFonts w:ascii="Courier New" w:hAnsi="Courier New" w:cs="Courier New"/>
          <w:b/>
          <w:i w:val="0"/>
        </w:rPr>
        <w:t>) {</w:t>
      </w:r>
      <w:r w:rsidR="004C02EF" w:rsidRPr="00612C55">
        <w:rPr>
          <w:rFonts w:ascii="Courier New" w:hAnsi="Courier New" w:cs="Courier New"/>
          <w:b/>
          <w:i w:val="0"/>
        </w:rPr>
        <w:t xml:space="preserve"> </w:t>
      </w:r>
      <w:r w:rsidR="004C02EF" w:rsidRPr="00984A3F">
        <w:t>FunctionBody</w:t>
      </w:r>
      <w:r w:rsidR="004C02EF" w:rsidRPr="00612C55">
        <w:rPr>
          <w:rFonts w:ascii="Courier New" w:hAnsi="Courier New" w:cs="Courier New"/>
          <w:i w:val="0"/>
        </w:rPr>
        <w:t xml:space="preserve"> </w:t>
      </w:r>
      <w:r w:rsidR="004C02EF" w:rsidRPr="004431E2">
        <w:rPr>
          <w:rFonts w:ascii="Courier New" w:hAnsi="Courier New" w:cs="Courier New"/>
          <w:b/>
          <w:i w:val="0"/>
        </w:rPr>
        <w:t>}</w:t>
      </w:r>
    </w:p>
    <w:p w14:paraId="05D13325" w14:textId="77777777" w:rsidR="004C02EF" w:rsidRPr="00984A3F" w:rsidRDefault="004C02EF" w:rsidP="004C02EF">
      <w:pPr>
        <w:pStyle w:val="SyntaxRule"/>
      </w:pPr>
      <w:r w:rsidRPr="00984A3F">
        <w:t xml:space="preserve">PropertyName </w:t>
      </w:r>
      <w:r w:rsidRPr="00D04346">
        <w:rPr>
          <w:rFonts w:ascii="Arial" w:hAnsi="Arial" w:cs="Arial"/>
          <w:b/>
          <w:i w:val="0"/>
        </w:rPr>
        <w:t>:</w:t>
      </w:r>
    </w:p>
    <w:p w14:paraId="45A3BFC6" w14:textId="77777777" w:rsidR="004C02EF" w:rsidRPr="00984A3F" w:rsidRDefault="004C02EF" w:rsidP="004C02EF">
      <w:pPr>
        <w:pStyle w:val="SyntaxDefinition"/>
      </w:pPr>
      <w:r w:rsidRPr="00984A3F">
        <w:t>IdentifierName</w:t>
      </w:r>
      <w:r w:rsidRPr="00984A3F">
        <w:br/>
        <w:t>StringLiteral</w:t>
      </w:r>
      <w:r w:rsidRPr="00984A3F">
        <w:br/>
        <w:t>NumericLiteral</w:t>
      </w:r>
    </w:p>
    <w:p w14:paraId="3600E4A6" w14:textId="77777777" w:rsidR="004C02EF" w:rsidRPr="00984A3F" w:rsidRDefault="004C02EF" w:rsidP="004C02EF">
      <w:pPr>
        <w:pStyle w:val="SyntaxRule"/>
        <w:rPr>
          <w:b/>
        </w:rPr>
      </w:pPr>
      <w:r w:rsidRPr="00984A3F">
        <w:t>PropertySetParameterList</w:t>
      </w:r>
      <w:r w:rsidRPr="00AB1263">
        <w:rPr>
          <w:rFonts w:ascii="Arial" w:hAnsi="Arial" w:cs="Arial"/>
          <w:b/>
        </w:rPr>
        <w:t xml:space="preserve"> </w:t>
      </w:r>
      <w:r w:rsidRPr="00D04346">
        <w:rPr>
          <w:rFonts w:ascii="Arial" w:hAnsi="Arial" w:cs="Arial"/>
          <w:b/>
          <w:i w:val="0"/>
        </w:rPr>
        <w:t>:</w:t>
      </w:r>
    </w:p>
    <w:p w14:paraId="5B50865A" w14:textId="77777777" w:rsidR="004C02EF" w:rsidRPr="00984A3F" w:rsidRDefault="004C02EF" w:rsidP="004C02EF">
      <w:pPr>
        <w:pStyle w:val="SyntaxDefinition"/>
      </w:pPr>
      <w:r w:rsidRPr="00984A3F">
        <w:t>Identifier</w:t>
      </w:r>
    </w:p>
    <w:p w14:paraId="3B3F0090" w14:textId="77777777" w:rsidR="004C02EF" w:rsidRPr="00361EBD" w:rsidRDefault="004C02EF" w:rsidP="004C02EF">
      <w:pPr>
        <w:pStyle w:val="Syntax"/>
      </w:pPr>
      <w:r w:rsidRPr="00361EBD">
        <w:t>Semantics</w:t>
      </w:r>
    </w:p>
    <w:p w14:paraId="7B05744B" w14:textId="77777777" w:rsidR="004C02EF" w:rsidRDefault="004C02EF" w:rsidP="004C02EF">
      <w:r>
        <w:t xml:space="preserve">The production  </w:t>
      </w:r>
      <w:r w:rsidRPr="00B73791">
        <w:rPr>
          <w:rStyle w:val="bnf"/>
        </w:rPr>
        <w:t>ObjectLiteral</w:t>
      </w:r>
      <w:r>
        <w:t xml:space="preserve"> </w:t>
      </w:r>
      <w:r>
        <w:rPr>
          <w:b/>
        </w:rPr>
        <w:t>:</w:t>
      </w:r>
      <w:r>
        <w:t xml:space="preserve">  </w:t>
      </w:r>
      <w:r>
        <w:rPr>
          <w:rFonts w:ascii="Courier New" w:hAnsi="Courier New"/>
          <w:b/>
        </w:rPr>
        <w:t>{</w:t>
      </w:r>
      <w:r>
        <w:rPr>
          <w:rFonts w:ascii="Courier New" w:hAnsi="Courier New"/>
        </w:rPr>
        <w:t xml:space="preserve"> </w:t>
      </w:r>
      <w:r>
        <w:rPr>
          <w:rFonts w:ascii="Courier New" w:hAnsi="Courier New"/>
          <w:b/>
        </w:rPr>
        <w:t>}</w:t>
      </w:r>
      <w:r>
        <w:t xml:space="preserve">  is evaluated as follows:</w:t>
      </w:r>
    </w:p>
    <w:p w14:paraId="1B4B553D" w14:textId="77777777" w:rsidR="004C02EF" w:rsidRDefault="004C02EF" w:rsidP="004C02EF">
      <w:pPr>
        <w:pStyle w:val="Alg4"/>
        <w:numPr>
          <w:ilvl w:val="0"/>
          <w:numId w:val="48"/>
        </w:numPr>
        <w:spacing w:after="220"/>
        <w:contextualSpacing/>
      </w:pPr>
      <w:r>
        <w:t xml:space="preserve">Return a new object created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p>
    <w:p w14:paraId="3411BF88" w14:textId="77777777" w:rsidR="004C02EF" w:rsidRDefault="004C02EF" w:rsidP="004C02EF">
      <w:pPr>
        <w:jc w:val="left"/>
      </w:pPr>
      <w:r>
        <w:t xml:space="preserve">The productions </w:t>
      </w:r>
      <w:r w:rsidRPr="00FA7562">
        <w:rPr>
          <w:rStyle w:val="bnf"/>
        </w:rPr>
        <w:t>ObjectLiteral</w:t>
      </w:r>
      <w:r>
        <w:t xml:space="preserve"> </w:t>
      </w:r>
      <w:r>
        <w:rPr>
          <w:b/>
        </w:rPr>
        <w:t>:</w:t>
      </w:r>
      <w:r>
        <w:t xml:space="preserve"> </w:t>
      </w:r>
      <w:r>
        <w:rPr>
          <w:rFonts w:ascii="Courier New" w:hAnsi="Courier New"/>
          <w:b/>
        </w:rPr>
        <w:t>{</w:t>
      </w:r>
      <w:r>
        <w:rPr>
          <w:rFonts w:ascii="Courier New" w:hAnsi="Courier New"/>
        </w:rPr>
        <w:t xml:space="preserve"> </w:t>
      </w:r>
      <w:r w:rsidRPr="00FA7562">
        <w:rPr>
          <w:rStyle w:val="bnf"/>
        </w:rPr>
        <w:t>PropertyNameAndValueList</w:t>
      </w:r>
      <w:r>
        <w:t xml:space="preserve"> </w:t>
      </w:r>
      <w:r>
        <w:rPr>
          <w:rFonts w:ascii="Courier New" w:hAnsi="Courier New"/>
          <w:b/>
        </w:rPr>
        <w:t>}</w:t>
      </w:r>
      <w:r>
        <w:t xml:space="preserve"> and</w:t>
      </w:r>
      <w:r>
        <w:br/>
      </w:r>
      <w:r w:rsidRPr="00FA7562">
        <w:rPr>
          <w:rStyle w:val="bnf"/>
        </w:rPr>
        <w:t>ObjectLiteral</w:t>
      </w:r>
      <w:r>
        <w:t xml:space="preserve"> </w:t>
      </w:r>
      <w:r>
        <w:rPr>
          <w:b/>
        </w:rPr>
        <w:t>:</w:t>
      </w:r>
      <w:r>
        <w:t xml:space="preserve"> </w:t>
      </w:r>
      <w:r>
        <w:rPr>
          <w:rFonts w:ascii="Courier New" w:hAnsi="Courier New"/>
          <w:b/>
        </w:rPr>
        <w:t>{</w:t>
      </w:r>
      <w:r>
        <w:rPr>
          <w:rFonts w:ascii="Courier New" w:hAnsi="Courier New"/>
        </w:rPr>
        <w:t xml:space="preserve"> </w:t>
      </w:r>
      <w:r w:rsidRPr="00FA7562">
        <w:rPr>
          <w:rStyle w:val="bnf"/>
        </w:rPr>
        <w:t>PropertyNameAndValueList</w:t>
      </w:r>
      <w:r>
        <w:t xml:space="preserve"> </w:t>
      </w:r>
      <w:r w:rsidRPr="00E723FB">
        <w:rPr>
          <w:rFonts w:ascii="Courier New" w:hAnsi="Courier New" w:cs="Courier New"/>
        </w:rPr>
        <w:t>,</w:t>
      </w:r>
      <w:r>
        <w:rPr>
          <w:rFonts w:ascii="Courier New" w:hAnsi="Courier New"/>
          <w:b/>
        </w:rPr>
        <w:t>}</w:t>
      </w:r>
      <w:r>
        <w:t xml:space="preserve"> are evaluated as follows:</w:t>
      </w:r>
    </w:p>
    <w:p w14:paraId="27ED8AFE" w14:textId="77777777" w:rsidR="004C02EF" w:rsidRDefault="004C02EF" w:rsidP="004C02EF">
      <w:pPr>
        <w:pStyle w:val="Alg4"/>
        <w:numPr>
          <w:ilvl w:val="0"/>
          <w:numId w:val="49"/>
        </w:numPr>
        <w:spacing w:after="220"/>
        <w:contextualSpacing/>
      </w:pPr>
      <w:r>
        <w:t xml:space="preserve">Return the result of evaluating </w:t>
      </w:r>
      <w:r>
        <w:rPr>
          <w:i/>
        </w:rPr>
        <w:t>PropertyNameAndValueList</w:t>
      </w:r>
      <w:r>
        <w:t>.</w:t>
      </w:r>
    </w:p>
    <w:p w14:paraId="5EF9E9CB" w14:textId="77777777" w:rsidR="00BA4914" w:rsidRDefault="00BA4914" w:rsidP="00B92879">
      <w:pPr>
        <w:jc w:val="left"/>
        <w:rPr>
          <w:ins w:id="2222" w:author="Allen Wirfs-Brock" w:date="2011-07-07T13:27:00Z"/>
        </w:rPr>
      </w:pPr>
      <w:ins w:id="2223" w:author="Allen Wirfs-Brock" w:date="2011-07-07T13:27:00Z">
        <w:r>
          <w:t xml:space="preserve">The </w:t>
        </w:r>
      </w:ins>
      <w:ins w:id="2224" w:author="Allen Wirfs-Brock" w:date="2011-07-07T13:30:00Z">
        <w:r>
          <w:rPr>
            <w:rFonts w:ascii="Times New Roman" w:eastAsia="Times New Roman" w:hAnsi="Times New Roman"/>
            <w:spacing w:val="6"/>
            <w:lang w:eastAsia="en-US"/>
          </w:rPr>
          <w:t>PropertyDefinitionList(</w:t>
        </w:r>
      </w:ins>
      <w:ins w:id="2225" w:author="Allen Wirfs-Brock" w:date="2011-07-07T13:35:00Z">
        <w:r>
          <w:rPr>
            <w:rFonts w:ascii="Times New Roman" w:eastAsia="Times New Roman" w:hAnsi="Times New Roman"/>
            <w:i/>
            <w:spacing w:val="6"/>
            <w:lang w:eastAsia="en-US"/>
          </w:rPr>
          <w:t>name</w:t>
        </w:r>
      </w:ins>
      <w:ins w:id="2226" w:author="Allen Wirfs-Brock" w:date="2011-07-07T13:31:00Z">
        <w:r>
          <w:rPr>
            <w:rFonts w:ascii="Times New Roman" w:eastAsia="Times New Roman" w:hAnsi="Times New Roman"/>
            <w:spacing w:val="6"/>
            <w:lang w:eastAsia="en-US"/>
          </w:rPr>
          <w:t>)</w:t>
        </w:r>
      </w:ins>
      <w:ins w:id="2227" w:author="Allen Wirfs-Brock" w:date="2011-07-07T13:30:00Z">
        <w:r>
          <w:t xml:space="preserve"> </w:t>
        </w:r>
      </w:ins>
      <w:ins w:id="2228" w:author="Allen Wirfs-Brock" w:date="2011-07-07T13:27:00Z">
        <w:r>
          <w:t>of the</w:t>
        </w:r>
        <w:r w:rsidRPr="006D7E13">
          <w:t xml:space="preserve"> </w:t>
        </w:r>
        <w:r>
          <w:t>production</w:t>
        </w:r>
      </w:ins>
      <w:ins w:id="2229" w:author="Allen Wirfs-Brock" w:date="2011-07-07T13:31:00Z">
        <w:r>
          <w:br/>
          <w:t xml:space="preserve">   </w:t>
        </w:r>
      </w:ins>
      <w:ins w:id="2230" w:author="Allen Wirfs-Brock" w:date="2011-07-07T13:27:00Z">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ins>
      <w:ins w:id="2231" w:author="Allen Wirfs-Brock" w:date="2011-07-07T13:32:00Z">
        <w:r>
          <w:br/>
        </w:r>
      </w:ins>
      <w:ins w:id="2232" w:author="Allen Wirfs-Brock" w:date="2011-07-07T13:27:00Z">
        <w:r>
          <w:t>is determined as follows:</w:t>
        </w:r>
      </w:ins>
    </w:p>
    <w:p w14:paraId="348B0170" w14:textId="77777777" w:rsidR="00BA4914" w:rsidRDefault="00BA4914" w:rsidP="00BA4914">
      <w:pPr>
        <w:pStyle w:val="Alg4"/>
        <w:numPr>
          <w:ilvl w:val="0"/>
          <w:numId w:val="54"/>
        </w:numPr>
        <w:spacing w:after="220"/>
        <w:contextualSpacing/>
        <w:rPr>
          <w:ins w:id="2233" w:author="Allen Wirfs-Brock" w:date="2011-07-07T13:27:00Z"/>
        </w:rPr>
      </w:pPr>
      <w:ins w:id="2234" w:author="Allen Wirfs-Brock" w:date="2011-07-07T13:34:00Z">
        <w:r>
          <w:t xml:space="preserve">If </w:t>
        </w:r>
        <w:r w:rsidRPr="00CC0A81">
          <w:t>PropName</w:t>
        </w:r>
        <w:r>
          <w:t xml:space="preserve"> of </w:t>
        </w:r>
        <w:r w:rsidRPr="00FA7562">
          <w:rPr>
            <w:rStyle w:val="bnf"/>
          </w:rPr>
          <w:t>PropertyAssignment</w:t>
        </w:r>
        <w:r>
          <w:t xml:space="preserve"> is not</w:t>
        </w:r>
      </w:ins>
      <w:ins w:id="2235" w:author="Allen Wirfs-Brock" w:date="2011-07-07T13:27:00Z">
        <w:r>
          <w:t xml:space="preserve"> </w:t>
        </w:r>
      </w:ins>
      <w:ins w:id="2236" w:author="Allen Wirfs-Brock" w:date="2011-07-07T13:36:00Z">
        <w:r>
          <w:rPr>
            <w:i/>
          </w:rPr>
          <w:t>name</w:t>
        </w:r>
        <w:r>
          <w:t xml:space="preserve"> </w:t>
        </w:r>
      </w:ins>
      <w:ins w:id="2237" w:author="Allen Wirfs-Brock" w:date="2011-07-07T13:35:00Z">
        <w:r>
          <w:t>return the empty List</w:t>
        </w:r>
      </w:ins>
      <w:ins w:id="2238" w:author="Allen Wirfs-Brock" w:date="2011-07-07T13:27:00Z">
        <w:r>
          <w:t>.</w:t>
        </w:r>
      </w:ins>
    </w:p>
    <w:p w14:paraId="53C306B8" w14:textId="77777777" w:rsidR="00BA4914" w:rsidRDefault="00BA4914" w:rsidP="00BA4914">
      <w:pPr>
        <w:pStyle w:val="Alg4"/>
        <w:numPr>
          <w:ilvl w:val="0"/>
          <w:numId w:val="54"/>
        </w:numPr>
        <w:spacing w:after="220"/>
        <w:contextualSpacing/>
        <w:rPr>
          <w:ins w:id="2239" w:author="Allen Wirfs-Brock" w:date="2011-07-07T13:27:00Z"/>
        </w:rPr>
      </w:pPr>
      <w:ins w:id="2240" w:author="Allen Wirfs-Brock" w:date="2011-07-07T13:27:00Z">
        <w:r>
          <w:t>Return</w:t>
        </w:r>
      </w:ins>
      <w:ins w:id="2241" w:author="Allen Wirfs-Brock" w:date="2011-07-07T13:32:00Z">
        <w:r>
          <w:t xml:space="preserve"> a List containing </w:t>
        </w:r>
      </w:ins>
      <w:ins w:id="2242" w:author="Allen Wirfs-Brock" w:date="2011-07-07T13:33:00Z">
        <w:r w:rsidRPr="00FA7562">
          <w:rPr>
            <w:rStyle w:val="bnf"/>
          </w:rPr>
          <w:t>PropertyAssignment</w:t>
        </w:r>
      </w:ins>
      <w:ins w:id="2243" w:author="Allen Wirfs-Brock" w:date="2011-07-07T13:27:00Z">
        <w:r>
          <w:t>.</w:t>
        </w:r>
      </w:ins>
    </w:p>
    <w:p w14:paraId="7BE5A34C" w14:textId="77777777" w:rsidR="004C02EF" w:rsidRDefault="004C02EF" w:rsidP="004C02EF">
      <w:pPr>
        <w:jc w:val="left"/>
      </w:pPr>
      <w:r>
        <w:t xml:space="preserve">The production  </w:t>
      </w:r>
      <w:r w:rsidRPr="00FA7562">
        <w:rPr>
          <w:rStyle w:val="bnf"/>
        </w:rPr>
        <w:t>PropertyNameAndValueList</w:t>
      </w:r>
      <w:r>
        <w:t xml:space="preserve"> </w:t>
      </w:r>
      <w:r>
        <w:rPr>
          <w:b/>
        </w:rPr>
        <w:t>:</w:t>
      </w:r>
      <w:r>
        <w:t xml:space="preserve"> </w:t>
      </w:r>
      <w:r w:rsidRPr="00E91749">
        <w:t xml:space="preserve"> </w:t>
      </w:r>
      <w:r w:rsidRPr="00FA7562">
        <w:rPr>
          <w:rStyle w:val="bnf"/>
        </w:rPr>
        <w:t>PropertyAssignment</w:t>
      </w:r>
      <w:r>
        <w:t xml:space="preserve"> is evaluated as follows:</w:t>
      </w:r>
    </w:p>
    <w:p w14:paraId="33B68E60" w14:textId="77777777" w:rsidR="004C02EF" w:rsidRDefault="004C02EF" w:rsidP="004C02EF">
      <w:pPr>
        <w:pStyle w:val="Alg4"/>
        <w:numPr>
          <w:ilvl w:val="0"/>
          <w:numId w:val="50"/>
        </w:numPr>
        <w:spacing w:after="220"/>
        <w:contextualSpacing/>
      </w:pPr>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p>
    <w:p w14:paraId="7D80C4C6" w14:textId="77777777" w:rsidR="004C02EF" w:rsidRDefault="004C02EF" w:rsidP="004C02EF">
      <w:pPr>
        <w:pStyle w:val="Alg4"/>
        <w:numPr>
          <w:ilvl w:val="0"/>
          <w:numId w:val="50"/>
        </w:numPr>
        <w:spacing w:after="220"/>
        <w:contextualSpacing/>
      </w:pPr>
      <w:r>
        <w:t xml:space="preserve">Let </w:t>
      </w:r>
      <w:r w:rsidRPr="00474F82">
        <w:rPr>
          <w:i/>
        </w:rPr>
        <w:t xml:space="preserve">propId </w:t>
      </w:r>
      <w:r>
        <w:t xml:space="preserve">be the result of evaluating </w:t>
      </w:r>
      <w:r>
        <w:rPr>
          <w:i/>
        </w:rPr>
        <w:t>PropertyAssignment</w:t>
      </w:r>
      <w:r>
        <w:t>.</w:t>
      </w:r>
    </w:p>
    <w:p w14:paraId="5009E035" w14:textId="77777777" w:rsidR="004C02EF" w:rsidRDefault="004C02EF" w:rsidP="004C02EF">
      <w:pPr>
        <w:pStyle w:val="Alg4"/>
        <w:numPr>
          <w:ilvl w:val="0"/>
          <w:numId w:val="50"/>
        </w:numPr>
        <w:spacing w:after="220"/>
        <w:contextualSpacing/>
      </w:pPr>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p>
    <w:p w14:paraId="25EB29E5" w14:textId="77777777" w:rsidR="004C02EF" w:rsidRDefault="004C02EF" w:rsidP="004C02EF">
      <w:pPr>
        <w:pStyle w:val="Alg4"/>
        <w:numPr>
          <w:ilvl w:val="0"/>
          <w:numId w:val="50"/>
        </w:numPr>
        <w:spacing w:after="220"/>
        <w:contextualSpacing/>
      </w:pPr>
      <w:r>
        <w:t xml:space="preserve">Return </w:t>
      </w:r>
      <w:r w:rsidRPr="00474F82">
        <w:rPr>
          <w:i/>
        </w:rPr>
        <w:t>obj</w:t>
      </w:r>
      <w:r>
        <w:t>.</w:t>
      </w:r>
    </w:p>
    <w:p w14:paraId="49B30B76" w14:textId="77777777" w:rsidR="00B92879" w:rsidRDefault="00B92879" w:rsidP="00B92879">
      <w:pPr>
        <w:jc w:val="left"/>
        <w:rPr>
          <w:ins w:id="2244" w:author="Allen Wirfs-Brock" w:date="2011-07-07T13:37:00Z"/>
        </w:rPr>
      </w:pPr>
      <w:ins w:id="2245" w:author="Allen Wirfs-Brock" w:date="2011-07-07T13:37:00Z">
        <w:r>
          <w:t xml:space="preserve">The </w:t>
        </w:r>
        <w:r>
          <w:rPr>
            <w:rFonts w:ascii="Times New Roman" w:eastAsia="Times New Roman" w:hAnsi="Times New Roman"/>
            <w:spacing w:val="6"/>
            <w:lang w:eastAsia="en-US"/>
          </w:rPr>
          <w:t>PropertyDefinitionList(</w:t>
        </w:r>
        <w:r>
          <w:rPr>
            <w:rFonts w:ascii="Times New Roman" w:eastAsia="Times New Roman" w:hAnsi="Times New Roman"/>
            <w:i/>
            <w:spacing w:val="6"/>
            <w:lang w:eastAsia="en-US"/>
          </w:rPr>
          <w:t>name</w:t>
        </w:r>
        <w:r>
          <w:rPr>
            <w:rFonts w:ascii="Times New Roman" w:eastAsia="Times New Roman" w:hAnsi="Times New Roman"/>
            <w:spacing w:val="6"/>
            <w:lang w:eastAsia="en-US"/>
          </w:rPr>
          <w:t>)</w:t>
        </w:r>
        <w:r>
          <w:t xml:space="preserve"> of the</w:t>
        </w:r>
        <w:r w:rsidRPr="006D7E13">
          <w:t xml:space="preserve"> </w:t>
        </w:r>
        <w:r>
          <w:t>production</w:t>
        </w:r>
        <w:r>
          <w:br/>
          <w:t xml:space="preserve">   </w:t>
        </w:r>
      </w:ins>
      <w:ins w:id="2246" w:author="Allen Wirfs-Brock" w:date="2011-07-07T13:38:00Z">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ins>
      <w:ins w:id="2247" w:author="Allen Wirfs-Brock" w:date="2011-07-07T13:37:00Z">
        <w:r>
          <w:br/>
          <w:t>is determined as follows:</w:t>
        </w:r>
      </w:ins>
    </w:p>
    <w:p w14:paraId="74CB7C77" w14:textId="77777777" w:rsidR="00B92879" w:rsidRDefault="00B92879" w:rsidP="00B92879">
      <w:pPr>
        <w:pStyle w:val="Alg4"/>
        <w:numPr>
          <w:ilvl w:val="0"/>
          <w:numId w:val="439"/>
        </w:numPr>
        <w:spacing w:after="220"/>
        <w:contextualSpacing/>
        <w:rPr>
          <w:ins w:id="2248" w:author="Allen Wirfs-Brock" w:date="2011-07-07T13:39:00Z"/>
        </w:rPr>
      </w:pPr>
      <w:ins w:id="2249" w:author="Allen Wirfs-Brock" w:date="2011-07-07T13:39:00Z">
        <w:r>
          <w:t xml:space="preserve">Let </w:t>
        </w:r>
        <w:r w:rsidRPr="00B92879">
          <w:rPr>
            <w:i/>
          </w:rPr>
          <w:t>previous</w:t>
        </w:r>
        <w:r>
          <w:t xml:space="preserve"> be </w:t>
        </w:r>
      </w:ins>
      <w:ins w:id="2250" w:author="Allen Wirfs-Brock" w:date="2011-07-07T13:40:00Z">
        <w:r>
          <w:t>PropertyDefinitionList(</w:t>
        </w:r>
        <w:r>
          <w:rPr>
            <w:i/>
          </w:rPr>
          <w:t>name</w:t>
        </w:r>
        <w:r>
          <w:t xml:space="preserve">) of </w:t>
        </w:r>
        <w:r w:rsidRPr="00FA7562">
          <w:rPr>
            <w:rStyle w:val="bnf"/>
          </w:rPr>
          <w:t>PropertyNameAndValueList</w:t>
        </w:r>
      </w:ins>
      <w:ins w:id="2251" w:author="Allen Wirfs-Brock" w:date="2011-07-07T13:41:00Z">
        <w:r>
          <w:rPr>
            <w:rStyle w:val="bnf"/>
            <w:i w:val="0"/>
          </w:rPr>
          <w:t>.</w:t>
        </w:r>
      </w:ins>
    </w:p>
    <w:p w14:paraId="3D72CFD3" w14:textId="77777777" w:rsidR="00B92879" w:rsidRDefault="00B92879" w:rsidP="00B92879">
      <w:pPr>
        <w:pStyle w:val="Alg4"/>
        <w:numPr>
          <w:ilvl w:val="0"/>
          <w:numId w:val="439"/>
        </w:numPr>
        <w:contextualSpacing/>
        <w:rPr>
          <w:ins w:id="2252" w:author="Allen Wirfs-Brock" w:date="2011-07-07T13:37:00Z"/>
        </w:rPr>
      </w:pPr>
      <w:ins w:id="2253" w:author="Allen Wirfs-Brock" w:date="2011-07-07T13:37:00Z">
        <w:r>
          <w:t xml:space="preserve">If </w:t>
        </w:r>
        <w:r w:rsidRPr="00CC0A81">
          <w:t>PropName</w:t>
        </w:r>
        <w:r>
          <w:t xml:space="preserve"> of </w:t>
        </w:r>
        <w:r w:rsidRPr="00FA7562">
          <w:rPr>
            <w:rStyle w:val="bnf"/>
          </w:rPr>
          <w:t>PropertyAssignment</w:t>
        </w:r>
        <w:r>
          <w:t xml:space="preserve"> is </w:t>
        </w:r>
        <w:r>
          <w:rPr>
            <w:i/>
          </w:rPr>
          <w:t>name</w:t>
        </w:r>
        <w:r>
          <w:t xml:space="preserve"> </w:t>
        </w:r>
      </w:ins>
      <w:ins w:id="2254" w:author="Allen Wirfs-Brock" w:date="2011-07-07T13:43:00Z">
        <w:r>
          <w:t>then</w:t>
        </w:r>
      </w:ins>
      <w:ins w:id="2255" w:author="Allen Wirfs-Brock" w:date="2011-07-07T13:37:00Z">
        <w:r>
          <w:t>,</w:t>
        </w:r>
      </w:ins>
    </w:p>
    <w:p w14:paraId="789BAF62" w14:textId="77777777" w:rsidR="00B92879" w:rsidRDefault="00B92879" w:rsidP="00B92879">
      <w:pPr>
        <w:pStyle w:val="Alg3"/>
        <w:numPr>
          <w:ilvl w:val="1"/>
          <w:numId w:val="433"/>
        </w:numPr>
        <w:tabs>
          <w:tab w:val="left" w:pos="720"/>
        </w:tabs>
        <w:ind w:left="720"/>
        <w:rPr>
          <w:ins w:id="2256" w:author="Allen Wirfs-Brock" w:date="2011-07-07T13:42:00Z"/>
        </w:rPr>
      </w:pPr>
      <w:ins w:id="2257" w:author="Allen Wirfs-Brock" w:date="2011-07-07T13:42:00Z">
        <w:r>
          <w:t xml:space="preserve">Append  </w:t>
        </w:r>
        <w:r w:rsidRPr="00FA7562">
          <w:rPr>
            <w:rStyle w:val="bnf"/>
          </w:rPr>
          <w:t>PropertyAssignment</w:t>
        </w:r>
        <w:r>
          <w:t xml:space="preserve"> to</w:t>
        </w:r>
      </w:ins>
      <w:ins w:id="2258" w:author="Allen Wirfs-Brock" w:date="2011-07-07T13:45:00Z">
        <w:r>
          <w:t xml:space="preserve"> the end of</w:t>
        </w:r>
      </w:ins>
      <w:ins w:id="2259" w:author="Allen Wirfs-Brock" w:date="2011-07-07T13:42:00Z">
        <w:r>
          <w:t xml:space="preserve"> </w:t>
        </w:r>
        <w:r w:rsidRPr="00B92879">
          <w:rPr>
            <w:i/>
          </w:rPr>
          <w:t>previous</w:t>
        </w:r>
        <w:r>
          <w:t>.</w:t>
        </w:r>
      </w:ins>
    </w:p>
    <w:p w14:paraId="07A44BB9" w14:textId="77777777" w:rsidR="00B92879" w:rsidRDefault="00B92879" w:rsidP="00B92879">
      <w:pPr>
        <w:pStyle w:val="Alg4"/>
        <w:numPr>
          <w:ilvl w:val="0"/>
          <w:numId w:val="439"/>
        </w:numPr>
        <w:spacing w:after="220"/>
        <w:contextualSpacing/>
        <w:rPr>
          <w:ins w:id="2260" w:author="Allen Wirfs-Brock" w:date="2011-07-07T13:37:00Z"/>
        </w:rPr>
      </w:pPr>
      <w:ins w:id="2261" w:author="Allen Wirfs-Brock" w:date="2011-07-07T13:37:00Z">
        <w:r>
          <w:t xml:space="preserve">Return </w:t>
        </w:r>
      </w:ins>
      <w:ins w:id="2262" w:author="Allen Wirfs-Brock" w:date="2011-07-07T13:44:00Z">
        <w:r w:rsidRPr="00B92879">
          <w:rPr>
            <w:i/>
          </w:rPr>
          <w:t>previous</w:t>
        </w:r>
      </w:ins>
      <w:ins w:id="2263" w:author="Allen Wirfs-Brock" w:date="2011-07-07T13:37:00Z">
        <w:r>
          <w:t>.</w:t>
        </w:r>
      </w:ins>
    </w:p>
    <w:p w14:paraId="44F9BB45" w14:textId="77777777" w:rsidR="00546CE6" w:rsidRDefault="00546CE6" w:rsidP="00546CE6">
      <w:pPr>
        <w:rPr>
          <w:ins w:id="2264" w:author="Allen Wirfs-Brock" w:date="2011-07-07T12:53:00Z"/>
        </w:rPr>
      </w:pPr>
      <w:ins w:id="2265" w:author="Allen Wirfs-Brock" w:date="2011-07-07T12:53:00Z">
        <w:r>
          <w:t xml:space="preserve">The static semantics of the production </w:t>
        </w:r>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r>
          <w:rPr>
            <w:rFonts w:ascii="Courier New" w:hAnsi="Courier New" w:cs="Courier New"/>
            <w:b/>
            <w:iCs/>
          </w:rPr>
          <w:t xml:space="preserve"> </w:t>
        </w:r>
        <w:r>
          <w:t>are:</w:t>
        </w:r>
      </w:ins>
    </w:p>
    <w:p w14:paraId="3B920F59" w14:textId="77777777" w:rsidR="00546CE6" w:rsidRDefault="00546CE6" w:rsidP="00653F1B">
      <w:pPr>
        <w:numPr>
          <w:ilvl w:val="0"/>
          <w:numId w:val="411"/>
        </w:numPr>
        <w:spacing w:after="220"/>
        <w:contextualSpacing/>
        <w:rPr>
          <w:ins w:id="2266" w:author="Allen Wirfs-Brock" w:date="2011-07-07T13:07:00Z"/>
        </w:rPr>
        <w:pPrChange w:id="2267" w:author="Allen Wirfs-Brock" w:date="2011-07-07T18:47:00Z">
          <w:pPr>
            <w:numPr>
              <w:numId w:val="411"/>
            </w:numPr>
            <w:spacing w:after="220"/>
            <w:ind w:left="720" w:hanging="360"/>
          </w:pPr>
        </w:pPrChange>
      </w:pPr>
      <w:ins w:id="2268" w:author="Allen Wirfs-Brock" w:date="2011-07-07T12:53:00Z">
        <w:r>
          <w:t xml:space="preserve">It is a </w:t>
        </w:r>
        <w:r w:rsidRPr="00E170C4">
          <w:t>Syntax Error</w:t>
        </w:r>
        <w:r>
          <w:t xml:space="preserve"> if </w:t>
        </w:r>
      </w:ins>
      <w:ins w:id="2269" w:author="Allen Wirfs-Brock" w:date="2011-07-07T12:54:00Z">
        <w:r>
          <w:t>this production is contained in strict code</w:t>
        </w:r>
      </w:ins>
      <w:ins w:id="2270" w:author="Allen Wirfs-Brock" w:date="2011-07-07T12:55:00Z">
        <w:r>
          <w:t xml:space="preserve">, </w:t>
        </w:r>
      </w:ins>
      <w:ins w:id="2271" w:author="Allen Wirfs-Brock" w:date="2011-07-07T12:54:00Z">
        <w:r>
          <w:t xml:space="preserve"> </w:t>
        </w:r>
      </w:ins>
      <w:ins w:id="2272" w:author="Allen Wirfs-Brock" w:date="2011-07-07T12:55:00Z">
        <w:r w:rsidRPr="00FA7562">
          <w:rPr>
            <w:rStyle w:val="bnf"/>
          </w:rPr>
          <w:t>PropertyAssignment</w:t>
        </w:r>
        <w:r>
          <w:rPr>
            <w:rFonts w:ascii="Courier New" w:hAnsi="Courier New" w:cs="Courier New"/>
            <w:b/>
            <w:iCs/>
          </w:rPr>
          <w:t xml:space="preserve"> </w:t>
        </w:r>
        <w:r>
          <w:t xml:space="preserve">is the production </w:t>
        </w:r>
      </w:ins>
      <w:ins w:id="2273" w:author="Allen Wirfs-Brock" w:date="2011-07-07T12:56:00Z">
        <w:r w:rsidR="007813F8" w:rsidRPr="00FA7562">
          <w:rPr>
            <w:rStyle w:val="bnf"/>
          </w:rPr>
          <w:t>PropertyAssignment</w:t>
        </w:r>
        <w:r w:rsidR="007813F8">
          <w:t xml:space="preserve"> </w:t>
        </w:r>
        <w:r w:rsidR="007813F8">
          <w:rPr>
            <w:b/>
          </w:rPr>
          <w:t>:</w:t>
        </w:r>
        <w:r w:rsidR="007813F8">
          <w:t xml:space="preserve"> </w:t>
        </w:r>
        <w:r w:rsidR="007813F8" w:rsidRPr="00FA7562">
          <w:rPr>
            <w:rStyle w:val="bnf"/>
          </w:rPr>
          <w:t>PropertyName</w:t>
        </w:r>
        <w:r w:rsidR="007813F8" w:rsidRPr="00992216">
          <w:t xml:space="preserve"> </w:t>
        </w:r>
        <w:r w:rsidR="007813F8" w:rsidRPr="00FA7562">
          <w:rPr>
            <w:rFonts w:ascii="Courier New" w:hAnsi="Courier New" w:cs="Courier New"/>
            <w:b/>
          </w:rPr>
          <w:t>:</w:t>
        </w:r>
        <w:r w:rsidR="007813F8" w:rsidRPr="00992216">
          <w:t xml:space="preserve"> </w:t>
        </w:r>
        <w:r w:rsidR="007813F8" w:rsidRPr="00FA7562">
          <w:rPr>
            <w:rStyle w:val="bnf"/>
          </w:rPr>
          <w:t>AssignmentExpression</w:t>
        </w:r>
      </w:ins>
      <w:ins w:id="2274" w:author="Allen Wirfs-Brock" w:date="2011-07-07T13:04:00Z">
        <w:r w:rsidR="007813F8" w:rsidRPr="007813F8">
          <w:rPr>
            <w:rStyle w:val="bnf"/>
            <w:rFonts w:ascii="Arial" w:hAnsi="Arial" w:cs="Arial"/>
            <w:i w:val="0"/>
          </w:rPr>
          <w:t>,</w:t>
        </w:r>
      </w:ins>
      <w:ins w:id="2275" w:author="Allen Wirfs-Brock" w:date="2011-07-07T12:55:00Z">
        <w:r>
          <w:t xml:space="preserve"> </w:t>
        </w:r>
      </w:ins>
      <w:ins w:id="2276" w:author="Allen Wirfs-Brock" w:date="2011-07-07T12:54:00Z">
        <w:r>
          <w:t xml:space="preserve">and </w:t>
        </w:r>
      </w:ins>
      <w:ins w:id="2277" w:author="Allen Wirfs-Brock" w:date="2011-07-07T13:28:00Z">
        <w:r w:rsidR="00BA4914">
          <w:rPr>
            <w:rFonts w:ascii="Times New Roman" w:eastAsia="Times New Roman" w:hAnsi="Times New Roman"/>
            <w:spacing w:val="6"/>
            <w:lang w:eastAsia="en-US"/>
          </w:rPr>
          <w:t>PropertyDefinitionList</w:t>
        </w:r>
      </w:ins>
      <w:ins w:id="2278" w:author="Allen Wirfs-Brock" w:date="2011-07-07T12:58:00Z">
        <w:r w:rsidR="007813F8">
          <w:t>(</w:t>
        </w:r>
        <w:r w:rsidR="007813F8" w:rsidRPr="00CC0A81">
          <w:rPr>
            <w:rFonts w:ascii="Times New Roman" w:eastAsia="Times New Roman" w:hAnsi="Times New Roman"/>
            <w:spacing w:val="6"/>
            <w:lang w:eastAsia="en-US"/>
          </w:rPr>
          <w:t>PropName</w:t>
        </w:r>
      </w:ins>
      <w:ins w:id="2279" w:author="Allen Wirfs-Brock" w:date="2011-07-07T13:02:00Z">
        <w:r w:rsidR="007813F8">
          <w:t xml:space="preserve"> of </w:t>
        </w:r>
      </w:ins>
      <w:ins w:id="2280" w:author="Allen Wirfs-Brock" w:date="2011-07-07T13:00:00Z">
        <w:r w:rsidR="007813F8" w:rsidRPr="00FA7562">
          <w:rPr>
            <w:rStyle w:val="bnf"/>
          </w:rPr>
          <w:t>PropertyAssignment</w:t>
        </w:r>
      </w:ins>
      <w:ins w:id="2281" w:author="Allen Wirfs-Brock" w:date="2011-07-07T12:58:00Z">
        <w:r w:rsidR="007813F8">
          <w:t xml:space="preserve">) of </w:t>
        </w:r>
      </w:ins>
      <w:ins w:id="2282" w:author="Allen Wirfs-Brock" w:date="2011-07-07T13:03:00Z">
        <w:r w:rsidR="007813F8" w:rsidRPr="00FA7562">
          <w:rPr>
            <w:rStyle w:val="bnf"/>
          </w:rPr>
          <w:t>PropertyNameAndValueList</w:t>
        </w:r>
      </w:ins>
      <w:ins w:id="2283" w:author="Allen Wirfs-Brock" w:date="2011-07-07T12:58:00Z">
        <w:r w:rsidR="007813F8">
          <w:t xml:space="preserve"> </w:t>
        </w:r>
      </w:ins>
      <w:ins w:id="2284" w:author="Allen Wirfs-Brock" w:date="2011-07-07T12:54:00Z">
        <w:r>
          <w:t>is</w:t>
        </w:r>
      </w:ins>
      <w:ins w:id="2285" w:author="Allen Wirfs-Brock" w:date="2011-07-07T13:06:00Z">
        <w:r w:rsidR="00CC0A81">
          <w:t xml:space="preserve"> </w:t>
        </w:r>
      </w:ins>
      <w:ins w:id="2286" w:author="Allen Wirfs-Brock" w:date="2011-07-07T13:10:00Z">
        <w:r w:rsidR="00CC0A81">
          <w:t>not the empty List.</w:t>
        </w:r>
      </w:ins>
    </w:p>
    <w:p w14:paraId="6D639588" w14:textId="77777777" w:rsidR="00CC0A81" w:rsidRDefault="00CC0A81" w:rsidP="00653F1B">
      <w:pPr>
        <w:numPr>
          <w:ilvl w:val="0"/>
          <w:numId w:val="411"/>
        </w:numPr>
        <w:spacing w:after="220"/>
        <w:contextualSpacing/>
        <w:jc w:val="left"/>
        <w:rPr>
          <w:ins w:id="2287" w:author="Allen Wirfs-Brock" w:date="2011-07-07T13:12:00Z"/>
        </w:rPr>
        <w:pPrChange w:id="2288" w:author="Allen Wirfs-Brock" w:date="2011-07-07T18:47:00Z">
          <w:pPr>
            <w:numPr>
              <w:numId w:val="411"/>
            </w:numPr>
            <w:spacing w:after="220"/>
            <w:ind w:left="720" w:hanging="360"/>
            <w:jc w:val="left"/>
          </w:pPr>
        </w:pPrChange>
      </w:pPr>
      <w:ins w:id="2289" w:author="Allen Wirfs-Brock" w:date="2011-07-07T13:08: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ins>
      <w:ins w:id="2290" w:author="Allen Wirfs-Brock" w:date="2011-07-07T13:15:00Z">
        <w:r>
          <w:br/>
          <w:t xml:space="preserve">   </w:t>
        </w:r>
      </w:ins>
      <w:ins w:id="2291" w:author="Allen Wirfs-Brock" w:date="2011-07-07T13:08:00Z">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2292" w:author="Allen Wirfs-Brock" w:date="2011-07-07T13:29:00Z">
        <w:r w:rsidR="00BA4914">
          <w:rPr>
            <w:rStyle w:val="bnf"/>
            <w:rFonts w:ascii="Arial" w:hAnsi="Arial" w:cs="Arial"/>
            <w:i w:val="0"/>
          </w:rPr>
          <w:br/>
        </w:r>
      </w:ins>
      <w:ins w:id="2293" w:author="Allen Wirfs-Brock" w:date="2011-07-07T13:08:00Z">
        <w:r>
          <w:t xml:space="preserve">and </w:t>
        </w:r>
      </w:ins>
      <w:ins w:id="2294" w:author="Allen Wirfs-Brock" w:date="2011-07-07T13:28:00Z">
        <w:r w:rsidR="00BA4914">
          <w:rPr>
            <w:rFonts w:ascii="Times New Roman" w:eastAsia="Times New Roman" w:hAnsi="Times New Roman"/>
            <w:spacing w:val="6"/>
            <w:lang w:eastAsia="en-US"/>
          </w:rPr>
          <w:t>PropertyDefinitionList</w:t>
        </w:r>
        <w:r w:rsidR="00BA4914">
          <w:t xml:space="preserve"> </w:t>
        </w:r>
      </w:ins>
      <w:ins w:id="2295" w:author="Allen Wirfs-Brock" w:date="2011-07-07T13:08: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w:t>
        </w:r>
      </w:ins>
      <w:ins w:id="2296" w:author="Allen Wirfs-Brock" w:date="2011-07-07T13:11:00Z">
        <w:r>
          <w:t xml:space="preserve">includes a production of the form </w:t>
        </w:r>
      </w:ins>
      <w:ins w:id="2297" w:author="Allen Wirfs-Brock" w:date="2011-07-07T13:12:00Z">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ins>
      <w:ins w:id="2298" w:author="Allen Wirfs-Brock" w:date="2011-07-07T13:08:00Z">
        <w:r>
          <w:t>.</w:t>
        </w:r>
      </w:ins>
    </w:p>
    <w:p w14:paraId="206C7832" w14:textId="77777777" w:rsidR="00CC0A81" w:rsidRDefault="00CC0A81" w:rsidP="00653F1B">
      <w:pPr>
        <w:numPr>
          <w:ilvl w:val="0"/>
          <w:numId w:val="411"/>
        </w:numPr>
        <w:contextualSpacing/>
        <w:jc w:val="left"/>
        <w:rPr>
          <w:ins w:id="2299" w:author="Allen Wirfs-Brock" w:date="2011-07-07T13:12:00Z"/>
        </w:rPr>
        <w:pPrChange w:id="2300" w:author="Allen Wirfs-Brock" w:date="2011-07-07T18:47:00Z">
          <w:pPr>
            <w:numPr>
              <w:numId w:val="411"/>
            </w:numPr>
            <w:ind w:left="720" w:hanging="360"/>
            <w:jc w:val="left"/>
          </w:pPr>
        </w:pPrChange>
      </w:pPr>
      <w:ins w:id="2301" w:author="Allen Wirfs-Brock" w:date="2011-07-07T13:12: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ins>
      <w:ins w:id="2302" w:author="Allen Wirfs-Brock" w:date="2011-07-07T13:14:00Z">
        <w:r>
          <w:br/>
          <w:t xml:space="preserve">   </w:t>
        </w:r>
      </w:ins>
      <w:ins w:id="2303" w:author="Allen Wirfs-Brock" w:date="2011-07-07T13:16:00Z">
        <w:r w:rsidRPr="00FA7562">
          <w:rPr>
            <w:rStyle w:val="bnf"/>
          </w:rPr>
          <w:t>PropertyAssignment</w:t>
        </w:r>
        <w:r>
          <w:t xml:space="preserve"> </w:t>
        </w:r>
        <w:r>
          <w:rPr>
            <w:b/>
          </w:rPr>
          <w:t>:</w:t>
        </w:r>
        <w:r>
          <w:t xml:space="preserve"> </w:t>
        </w:r>
      </w:ins>
      <w:ins w:id="2304" w:author="Allen Wirfs-Brock" w:date="2011-07-07T13:13:00Z">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ins>
      <w:ins w:id="2305" w:author="Allen Wirfs-Brock" w:date="2011-07-07T13:15:00Z">
        <w:r>
          <w:rPr>
            <w:rStyle w:val="bnf"/>
            <w:rFonts w:ascii="Arial" w:hAnsi="Arial" w:cs="Arial"/>
            <w:i w:val="0"/>
          </w:rPr>
          <w:br/>
        </w:r>
      </w:ins>
      <w:ins w:id="2306" w:author="Allen Wirfs-Brock" w:date="2011-07-07T13:12:00Z">
        <w:r>
          <w:t xml:space="preserve">and </w:t>
        </w:r>
      </w:ins>
      <w:ins w:id="2307" w:author="Allen Wirfs-Brock" w:date="2011-07-07T13:29:00Z">
        <w:r w:rsidR="00BA4914">
          <w:rPr>
            <w:rFonts w:ascii="Times New Roman" w:eastAsia="Times New Roman" w:hAnsi="Times New Roman"/>
            <w:spacing w:val="6"/>
            <w:lang w:eastAsia="en-US"/>
          </w:rPr>
          <w:t>PropertyDefinitionList</w:t>
        </w:r>
        <w:r w:rsidR="00BA4914">
          <w:t xml:space="preserve"> </w:t>
        </w:r>
      </w:ins>
      <w:ins w:id="2308" w:author="Allen Wirfs-Brock" w:date="2011-07-07T13:12: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includes a production of the form </w:t>
        </w:r>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r>
          <w:t>.</w:t>
        </w:r>
      </w:ins>
    </w:p>
    <w:p w14:paraId="7C4BDE51" w14:textId="77777777" w:rsidR="008F04E3" w:rsidRDefault="008F04E3" w:rsidP="00653F1B">
      <w:pPr>
        <w:numPr>
          <w:ilvl w:val="0"/>
          <w:numId w:val="411"/>
        </w:numPr>
        <w:spacing w:after="220"/>
        <w:contextualSpacing/>
        <w:jc w:val="left"/>
        <w:rPr>
          <w:ins w:id="2309" w:author="Allen Wirfs-Brock" w:date="2011-07-07T13:18:00Z"/>
        </w:rPr>
        <w:pPrChange w:id="2310" w:author="Allen Wirfs-Brock" w:date="2011-07-07T18:47:00Z">
          <w:pPr>
            <w:numPr>
              <w:numId w:val="411"/>
            </w:numPr>
            <w:spacing w:after="220"/>
            <w:ind w:left="720" w:hanging="360"/>
            <w:jc w:val="left"/>
          </w:pPr>
        </w:pPrChange>
      </w:pPr>
      <w:ins w:id="2311" w:author="Allen Wirfs-Brock" w:date="2011-07-07T13:18: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r>
          <w:br/>
          <w:t xml:space="preserve">   </w:t>
        </w:r>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2312" w:author="Allen Wirfs-Brock" w:date="2011-07-07T13:19:00Z">
        <w:r>
          <w:br/>
        </w:r>
      </w:ins>
      <w:ins w:id="2313" w:author="Allen Wirfs-Brock" w:date="2011-07-07T13:18:00Z">
        <w:r>
          <w:t xml:space="preserve">and </w:t>
        </w:r>
      </w:ins>
      <w:ins w:id="2314" w:author="Allen Wirfs-Brock" w:date="2011-07-07T13:30:00Z">
        <w:r w:rsidR="00BA4914">
          <w:rPr>
            <w:rFonts w:ascii="Times New Roman" w:eastAsia="Times New Roman" w:hAnsi="Times New Roman"/>
            <w:spacing w:val="6"/>
            <w:lang w:eastAsia="en-US"/>
          </w:rPr>
          <w:t>PropertyDefinitionList</w:t>
        </w:r>
        <w:r w:rsidR="00BA4914">
          <w:t xml:space="preserve"> </w:t>
        </w:r>
      </w:ins>
      <w:ins w:id="2315" w:author="Allen Wirfs-Brock" w:date="2011-07-07T13:18: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includes a production of the form </w:t>
        </w:r>
      </w:ins>
      <w:ins w:id="2316" w:author="Allen Wirfs-Brock" w:date="2011-07-07T13:19:00Z">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2317" w:author="Allen Wirfs-Brock" w:date="2011-07-07T13:18:00Z">
        <w:r>
          <w:t>.</w:t>
        </w:r>
      </w:ins>
    </w:p>
    <w:p w14:paraId="059CC68F" w14:textId="77777777" w:rsidR="008F04E3" w:rsidRDefault="008F04E3" w:rsidP="008F04E3">
      <w:pPr>
        <w:numPr>
          <w:ilvl w:val="0"/>
          <w:numId w:val="411"/>
        </w:numPr>
        <w:jc w:val="left"/>
        <w:rPr>
          <w:ins w:id="2318" w:author="Allen Wirfs-Brock" w:date="2011-07-07T13:20:00Z"/>
        </w:rPr>
      </w:pPr>
      <w:ins w:id="2319" w:author="Allen Wirfs-Brock" w:date="2011-07-07T13:20:00Z">
        <w:r>
          <w:t xml:space="preserve">It is a </w:t>
        </w:r>
        <w:r w:rsidRPr="00E170C4">
          <w:t>Syntax Error</w:t>
        </w:r>
        <w:r>
          <w:t xml:space="preserve"> if </w:t>
        </w:r>
        <w:r w:rsidRPr="00FA7562">
          <w:rPr>
            <w:rStyle w:val="bnf"/>
          </w:rPr>
          <w:t>PropertyAssignment</w:t>
        </w:r>
        <w:r>
          <w:rPr>
            <w:rFonts w:ascii="Courier New" w:hAnsi="Courier New" w:cs="Courier New"/>
            <w:b/>
            <w:iCs/>
          </w:rPr>
          <w:t xml:space="preserve"> </w:t>
        </w:r>
        <w:r>
          <w:t>is the production</w:t>
        </w:r>
        <w:r>
          <w:br/>
          <w:t xml:space="preserve">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r>
          <w:rPr>
            <w:rStyle w:val="bnf"/>
            <w:rFonts w:ascii="Arial" w:hAnsi="Arial" w:cs="Arial"/>
            <w:i w:val="0"/>
          </w:rPr>
          <w:br/>
        </w:r>
        <w:r>
          <w:t xml:space="preserve">and </w:t>
        </w:r>
      </w:ins>
      <w:ins w:id="2320" w:author="Allen Wirfs-Brock" w:date="2011-07-07T13:30:00Z">
        <w:r w:rsidR="00BA4914">
          <w:rPr>
            <w:rFonts w:ascii="Times New Roman" w:eastAsia="Times New Roman" w:hAnsi="Times New Roman"/>
            <w:spacing w:val="6"/>
            <w:lang w:eastAsia="en-US"/>
          </w:rPr>
          <w:t>PropertyDefinitionList</w:t>
        </w:r>
        <w:r w:rsidR="00BA4914">
          <w:t xml:space="preserve"> </w:t>
        </w:r>
      </w:ins>
      <w:ins w:id="2321" w:author="Allen Wirfs-Brock" w:date="2011-07-07T13:20:00Z">
        <w:r>
          <w:t>(</w:t>
        </w:r>
        <w:r w:rsidRPr="00CC0A81">
          <w:rPr>
            <w:rFonts w:ascii="Times New Roman" w:eastAsia="Times New Roman" w:hAnsi="Times New Roman"/>
            <w:spacing w:val="6"/>
            <w:lang w:eastAsia="en-US"/>
          </w:rPr>
          <w:t>PropName</w:t>
        </w:r>
        <w:r>
          <w:t xml:space="preserve"> of </w:t>
        </w:r>
        <w:r w:rsidRPr="00FA7562">
          <w:rPr>
            <w:rStyle w:val="bnf"/>
          </w:rPr>
          <w:t>PropertyAssignment</w:t>
        </w:r>
        <w:r>
          <w:t xml:space="preserve">) of </w:t>
        </w:r>
        <w:r w:rsidRPr="00FA7562">
          <w:rPr>
            <w:rStyle w:val="bnf"/>
          </w:rPr>
          <w:t>PropertyNameAndValueList</w:t>
        </w:r>
        <w:r>
          <w:t xml:space="preserve"> includes a production of the form</w:t>
        </w:r>
        <w:r>
          <w:br/>
          <w:t xml:space="preserve">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r>
          <w:t>.</w:t>
        </w:r>
      </w:ins>
    </w:p>
    <w:p w14:paraId="6A7A1C9C" w14:textId="77777777" w:rsidR="004C02EF" w:rsidRDefault="004C02EF" w:rsidP="004C02EF">
      <w:pPr>
        <w:jc w:val="left"/>
      </w:pPr>
      <w:r>
        <w:t>The production</w:t>
      </w:r>
      <w:r>
        <w:br/>
        <w:t xml:space="preserve">     </w:t>
      </w:r>
      <w:r w:rsidRPr="00FA7562">
        <w:rPr>
          <w:rStyle w:val="bnf"/>
        </w:rPr>
        <w:t>PropertyNameAndValueList</w:t>
      </w:r>
      <w:r>
        <w:t xml:space="preserve"> </w:t>
      </w:r>
      <w:r>
        <w:rPr>
          <w:b/>
        </w:rPr>
        <w:t>:</w:t>
      </w:r>
      <w:r>
        <w:t xml:space="preserve">  </w:t>
      </w:r>
      <w:r w:rsidRPr="00FA7562">
        <w:rPr>
          <w:rStyle w:val="bnf"/>
        </w:rPr>
        <w:t>PropertyNameAndValueList</w:t>
      </w:r>
      <w:r>
        <w:t xml:space="preserve"> </w:t>
      </w:r>
      <w:r w:rsidRPr="00612C55">
        <w:rPr>
          <w:rFonts w:ascii="Courier New" w:hAnsi="Courier New" w:cs="Courier New"/>
          <w:b/>
        </w:rPr>
        <w:t>,</w:t>
      </w:r>
      <w:r>
        <w:t xml:space="preserve"> </w:t>
      </w:r>
      <w:r w:rsidRPr="00FA7562">
        <w:rPr>
          <w:rStyle w:val="bnf"/>
        </w:rPr>
        <w:t>PropertyAssignment</w:t>
      </w:r>
      <w:r>
        <w:br/>
        <w:t>is evaluated as follows:</w:t>
      </w:r>
    </w:p>
    <w:p w14:paraId="69A88382" w14:textId="77777777" w:rsidR="004C02EF" w:rsidRDefault="004C02EF" w:rsidP="008A3C30">
      <w:pPr>
        <w:pStyle w:val="Alg4"/>
        <w:numPr>
          <w:ilvl w:val="0"/>
          <w:numId w:val="438"/>
        </w:numPr>
        <w:spacing w:after="220"/>
        <w:contextualSpacing/>
      </w:pPr>
      <w:r>
        <w:t xml:space="preserve">Let </w:t>
      </w:r>
      <w:r w:rsidRPr="00474F82">
        <w:rPr>
          <w:i/>
        </w:rPr>
        <w:t>obj</w:t>
      </w:r>
      <w:r>
        <w:t xml:space="preserve"> be the result of evaluating </w:t>
      </w:r>
      <w:r>
        <w:rPr>
          <w:i/>
        </w:rPr>
        <w:t>PropertyNameAndValueList</w:t>
      </w:r>
      <w:r>
        <w:t>.</w:t>
      </w:r>
    </w:p>
    <w:p w14:paraId="00C9EF37" w14:textId="77777777" w:rsidR="004C02EF" w:rsidRDefault="004C02EF" w:rsidP="008A3C30">
      <w:pPr>
        <w:pStyle w:val="Alg4"/>
        <w:numPr>
          <w:ilvl w:val="0"/>
          <w:numId w:val="438"/>
        </w:numPr>
        <w:spacing w:after="220"/>
        <w:contextualSpacing/>
      </w:pPr>
      <w:r>
        <w:t xml:space="preserve">Let </w:t>
      </w:r>
      <w:r w:rsidRPr="00474F82">
        <w:rPr>
          <w:i/>
        </w:rPr>
        <w:t>propId</w:t>
      </w:r>
      <w:r>
        <w:t xml:space="preserve"> be the result of evaluating </w:t>
      </w:r>
      <w:r>
        <w:rPr>
          <w:i/>
        </w:rPr>
        <w:t>PropertyAssignment</w:t>
      </w:r>
      <w:r>
        <w:t>.</w:t>
      </w:r>
    </w:p>
    <w:p w14:paraId="5DEAD46A" w14:textId="77777777" w:rsidR="004C02EF" w:rsidDel="008A3C30" w:rsidRDefault="004C02EF" w:rsidP="008A3C30">
      <w:pPr>
        <w:pStyle w:val="Alg4"/>
        <w:numPr>
          <w:ilvl w:val="0"/>
          <w:numId w:val="51"/>
        </w:numPr>
        <w:spacing w:after="220"/>
        <w:contextualSpacing/>
        <w:rPr>
          <w:del w:id="2322" w:author="Allen Wirfs-Brock" w:date="2011-07-07T13:23:00Z"/>
        </w:rPr>
      </w:pPr>
      <w:del w:id="2323" w:author="Allen Wirfs-Brock" w:date="2011-07-07T13:23:00Z">
        <w:r w:rsidDel="008A3C30">
          <w:delText xml:space="preserve">Let </w:delText>
        </w:r>
        <w:r w:rsidRPr="00474F82" w:rsidDel="008A3C30">
          <w:rPr>
            <w:i/>
          </w:rPr>
          <w:delText>previous</w:delText>
        </w:r>
        <w:r w:rsidDel="008A3C30">
          <w:delText xml:space="preserve"> be the result of calling the [[GetOwnProperty]] internal method of </w:delText>
        </w:r>
        <w:r w:rsidRPr="00474F82" w:rsidDel="008A3C30">
          <w:rPr>
            <w:i/>
          </w:rPr>
          <w:delText>obj</w:delText>
        </w:r>
        <w:r w:rsidDel="008A3C30">
          <w:delText xml:space="preserve"> with argument </w:delText>
        </w:r>
        <w:r w:rsidRPr="00474F82" w:rsidDel="008A3C30">
          <w:rPr>
            <w:i/>
          </w:rPr>
          <w:delText>propId</w:delText>
        </w:r>
        <w:r w:rsidDel="008A3C30">
          <w:delText>.name.</w:delText>
        </w:r>
      </w:del>
    </w:p>
    <w:p w14:paraId="14E3D2A2" w14:textId="77777777" w:rsidR="004C02EF" w:rsidDel="008A3C30" w:rsidRDefault="004C02EF" w:rsidP="004C02EF">
      <w:pPr>
        <w:pStyle w:val="Alg4"/>
        <w:numPr>
          <w:ilvl w:val="0"/>
          <w:numId w:val="51"/>
        </w:numPr>
        <w:spacing w:after="220"/>
        <w:contextualSpacing/>
        <w:rPr>
          <w:del w:id="2324" w:author="Allen Wirfs-Brock" w:date="2011-07-07T13:23:00Z"/>
        </w:rPr>
      </w:pPr>
      <w:del w:id="2325" w:author="Allen Wirfs-Brock" w:date="2011-07-07T13:23:00Z">
        <w:r w:rsidDel="008A3C30">
          <w:delText xml:space="preserve">If </w:delText>
        </w:r>
        <w:r w:rsidRPr="00520A36" w:rsidDel="008A3C30">
          <w:rPr>
            <w:i/>
          </w:rPr>
          <w:delText>previous</w:delText>
        </w:r>
        <w:r w:rsidDel="008A3C30">
          <w:delText xml:space="preserve"> is not </w:delText>
        </w:r>
        <w:r w:rsidRPr="00520A36" w:rsidDel="008A3C30">
          <w:rPr>
            <w:b/>
          </w:rPr>
          <w:delText>undefined</w:delText>
        </w:r>
        <w:r w:rsidDel="008A3C30">
          <w:delText xml:space="preserve"> then throw a </w:delText>
        </w:r>
        <w:r w:rsidRPr="00520A36" w:rsidDel="008A3C30">
          <w:rPr>
            <w:b/>
          </w:rPr>
          <w:delText>SyntaxError</w:delText>
        </w:r>
        <w:r w:rsidDel="008A3C30">
          <w:delText xml:space="preserve"> exception if any of the following conditions are true</w:delText>
        </w:r>
      </w:del>
    </w:p>
    <w:p w14:paraId="031453EB" w14:textId="77777777" w:rsidR="004C02EF" w:rsidDel="008A3C30" w:rsidRDefault="004C02EF" w:rsidP="004C02EF">
      <w:pPr>
        <w:pStyle w:val="Alg4"/>
        <w:numPr>
          <w:ilvl w:val="1"/>
          <w:numId w:val="51"/>
        </w:numPr>
        <w:spacing w:after="220"/>
        <w:contextualSpacing/>
        <w:rPr>
          <w:del w:id="2326" w:author="Allen Wirfs-Brock" w:date="2011-07-07T13:23:00Z"/>
        </w:rPr>
      </w:pPr>
      <w:del w:id="2327" w:author="Allen Wirfs-Brock" w:date="2011-07-07T13:23:00Z">
        <w:r w:rsidDel="008A3C30">
          <w:delText>This production is contained in strict code and IsDataDescriptor(</w:delText>
        </w:r>
        <w:r w:rsidRPr="00520A36" w:rsidDel="008A3C30">
          <w:rPr>
            <w:i/>
          </w:rPr>
          <w:delText>previous</w:delText>
        </w:r>
        <w:r w:rsidDel="008A3C30">
          <w:delText xml:space="preserve">) is </w:delText>
        </w:r>
        <w:r w:rsidRPr="00520A36" w:rsidDel="008A3C30">
          <w:rPr>
            <w:b/>
          </w:rPr>
          <w:delText>true</w:delText>
        </w:r>
        <w:r w:rsidDel="008A3C30">
          <w:delText xml:space="preserve"> and IsDataDescriptor(</w:delText>
        </w:r>
        <w:r w:rsidRPr="00520A36" w:rsidDel="008A3C30">
          <w:rPr>
            <w:i/>
          </w:rPr>
          <w:delText>propId</w:delText>
        </w:r>
        <w:r w:rsidDel="008A3C30">
          <w:delText xml:space="preserve">.descriptor) is </w:delText>
        </w:r>
        <w:r w:rsidRPr="00520A36" w:rsidDel="008A3C30">
          <w:rPr>
            <w:b/>
          </w:rPr>
          <w:delText>true</w:delText>
        </w:r>
        <w:r w:rsidDel="008A3C30">
          <w:delText>.</w:delText>
        </w:r>
      </w:del>
    </w:p>
    <w:p w14:paraId="3DE4014A" w14:textId="77777777" w:rsidR="004C02EF" w:rsidDel="008A3C30" w:rsidRDefault="004C02EF" w:rsidP="004C02EF">
      <w:pPr>
        <w:pStyle w:val="Alg4"/>
        <w:numPr>
          <w:ilvl w:val="1"/>
          <w:numId w:val="51"/>
        </w:numPr>
        <w:spacing w:after="220"/>
        <w:contextualSpacing/>
        <w:rPr>
          <w:del w:id="2328" w:author="Allen Wirfs-Brock" w:date="2011-07-07T13:23:00Z"/>
        </w:rPr>
      </w:pPr>
      <w:del w:id="2329" w:author="Allen Wirfs-Brock" w:date="2011-07-07T13:23:00Z">
        <w:r w:rsidDel="008A3C30">
          <w:delText>IsDataDescriptor(</w:delText>
        </w:r>
        <w:r w:rsidDel="008A3C30">
          <w:rPr>
            <w:i/>
          </w:rPr>
          <w:delText>previous</w:delText>
        </w:r>
        <w:r w:rsidDel="008A3C30">
          <w:delText xml:space="preserve">) is </w:delText>
        </w:r>
        <w:r w:rsidDel="008A3C30">
          <w:rPr>
            <w:b/>
          </w:rPr>
          <w:delText>true</w:delText>
        </w:r>
        <w:r w:rsidDel="008A3C30">
          <w:delText xml:space="preserve"> and IsAccessorDescriptor(</w:delText>
        </w:r>
        <w:r w:rsidDel="008A3C30">
          <w:rPr>
            <w:i/>
          </w:rPr>
          <w:delText>propId</w:delText>
        </w:r>
        <w:r w:rsidDel="008A3C30">
          <w:delText xml:space="preserve">.descriptor) is </w:delText>
        </w:r>
        <w:r w:rsidDel="008A3C30">
          <w:rPr>
            <w:b/>
          </w:rPr>
          <w:delText>true.</w:delText>
        </w:r>
      </w:del>
    </w:p>
    <w:p w14:paraId="6F124016" w14:textId="77777777" w:rsidR="004C02EF" w:rsidRPr="008311F4" w:rsidDel="008A3C30" w:rsidRDefault="004C02EF" w:rsidP="004C02EF">
      <w:pPr>
        <w:pStyle w:val="Alg4"/>
        <w:numPr>
          <w:ilvl w:val="1"/>
          <w:numId w:val="51"/>
        </w:numPr>
        <w:spacing w:after="220"/>
        <w:contextualSpacing/>
        <w:rPr>
          <w:del w:id="2330" w:author="Allen Wirfs-Brock" w:date="2011-07-07T13:23:00Z"/>
        </w:rPr>
      </w:pPr>
      <w:del w:id="2331" w:author="Allen Wirfs-Brock" w:date="2011-07-07T13:23:00Z">
        <w:r w:rsidRPr="008311F4" w:rsidDel="008A3C30">
          <w:delText>IsAccessorDescriptor(</w:delText>
        </w:r>
        <w:r w:rsidRPr="008311F4" w:rsidDel="008A3C30">
          <w:rPr>
            <w:i/>
          </w:rPr>
          <w:delText>previous</w:delText>
        </w:r>
        <w:r w:rsidRPr="008311F4" w:rsidDel="008A3C30">
          <w:delText xml:space="preserve">) is </w:delText>
        </w:r>
        <w:r w:rsidRPr="008311F4" w:rsidDel="008A3C30">
          <w:rPr>
            <w:b/>
          </w:rPr>
          <w:delText>true</w:delText>
        </w:r>
        <w:r w:rsidRPr="008311F4" w:rsidDel="008A3C30">
          <w:delText xml:space="preserve"> and IsDataDescriptor(</w:delText>
        </w:r>
        <w:r w:rsidRPr="008311F4" w:rsidDel="008A3C30">
          <w:rPr>
            <w:i/>
          </w:rPr>
          <w:delText>propId</w:delText>
        </w:r>
        <w:r w:rsidRPr="008311F4" w:rsidDel="008A3C30">
          <w:delText xml:space="preserve">.descriptor) is </w:delText>
        </w:r>
        <w:r w:rsidRPr="008311F4" w:rsidDel="008A3C30">
          <w:rPr>
            <w:b/>
          </w:rPr>
          <w:delText>true</w:delText>
        </w:r>
        <w:r w:rsidRPr="008311F4" w:rsidDel="008A3C30">
          <w:delText>.</w:delText>
        </w:r>
      </w:del>
    </w:p>
    <w:p w14:paraId="2A31726C" w14:textId="77777777" w:rsidR="004C02EF" w:rsidDel="008A3C30" w:rsidRDefault="004C02EF" w:rsidP="004C02EF">
      <w:pPr>
        <w:pStyle w:val="Alg4"/>
        <w:numPr>
          <w:ilvl w:val="1"/>
          <w:numId w:val="51"/>
        </w:numPr>
        <w:spacing w:after="220"/>
        <w:contextualSpacing/>
        <w:rPr>
          <w:del w:id="2332" w:author="Allen Wirfs-Brock" w:date="2011-07-07T13:23:00Z"/>
        </w:rPr>
      </w:pPr>
      <w:del w:id="2333" w:author="Allen Wirfs-Brock" w:date="2011-07-07T13:23:00Z">
        <w:r w:rsidDel="008A3C30">
          <w:delText>IsAccessorDescriptor(</w:delText>
        </w:r>
        <w:r w:rsidDel="008A3C30">
          <w:rPr>
            <w:i/>
          </w:rPr>
          <w:delText>previous</w:delText>
        </w:r>
        <w:r w:rsidDel="008A3C30">
          <w:delText xml:space="preserve">) is </w:delText>
        </w:r>
        <w:r w:rsidDel="008A3C30">
          <w:rPr>
            <w:b/>
          </w:rPr>
          <w:delText xml:space="preserve">true </w:delText>
        </w:r>
        <w:r w:rsidDel="008A3C30">
          <w:delText>and IsAccessorDescriptor(</w:delText>
        </w:r>
        <w:r w:rsidDel="008A3C30">
          <w:rPr>
            <w:i/>
          </w:rPr>
          <w:delText>propId</w:delText>
        </w:r>
        <w:r w:rsidDel="008A3C30">
          <w:delText xml:space="preserve">.descriptor) is </w:delText>
        </w:r>
        <w:r w:rsidDel="008A3C30">
          <w:rPr>
            <w:b/>
          </w:rPr>
          <w:delText xml:space="preserve">true </w:delText>
        </w:r>
        <w:r w:rsidDel="008A3C30">
          <w:delText>and</w:delText>
        </w:r>
        <w:r w:rsidDel="008A3C30">
          <w:rPr>
            <w:b/>
          </w:rPr>
          <w:delText xml:space="preserve"> </w:delText>
        </w:r>
        <w:r w:rsidDel="008A3C30">
          <w:delText xml:space="preserve">either both </w:delText>
        </w:r>
        <w:r w:rsidDel="008A3C30">
          <w:rPr>
            <w:i/>
          </w:rPr>
          <w:delText>previous</w:delText>
        </w:r>
        <w:r w:rsidDel="008A3C30">
          <w:delText xml:space="preserve"> and </w:delText>
        </w:r>
        <w:r w:rsidDel="008A3C30">
          <w:rPr>
            <w:i/>
          </w:rPr>
          <w:delText>propId</w:delText>
        </w:r>
        <w:r w:rsidDel="008A3C30">
          <w:delText xml:space="preserve">.descriptor have [[Get]] fields or both </w:delText>
        </w:r>
        <w:r w:rsidDel="008A3C30">
          <w:rPr>
            <w:i/>
          </w:rPr>
          <w:delText>previous</w:delText>
        </w:r>
        <w:r w:rsidDel="008A3C30">
          <w:delText xml:space="preserve"> and </w:delText>
        </w:r>
        <w:r w:rsidDel="008A3C30">
          <w:rPr>
            <w:i/>
          </w:rPr>
          <w:delText>propId</w:delText>
        </w:r>
        <w:r w:rsidDel="008A3C30">
          <w:delText>.descriptor have [[Set]] fields</w:delText>
        </w:r>
      </w:del>
    </w:p>
    <w:p w14:paraId="45FF5866" w14:textId="77777777" w:rsidR="004C02EF" w:rsidRDefault="004C02EF" w:rsidP="008A3C30">
      <w:pPr>
        <w:pStyle w:val="Alg4"/>
        <w:numPr>
          <w:ilvl w:val="0"/>
          <w:numId w:val="438"/>
        </w:numPr>
        <w:spacing w:after="220"/>
        <w:contextualSpacing/>
      </w:pPr>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p>
    <w:p w14:paraId="6FEF1F9D" w14:textId="77777777" w:rsidR="004C02EF" w:rsidRDefault="004C02EF" w:rsidP="008A3C30">
      <w:pPr>
        <w:pStyle w:val="Alg4"/>
        <w:numPr>
          <w:ilvl w:val="0"/>
          <w:numId w:val="438"/>
        </w:numPr>
        <w:spacing w:after="220"/>
        <w:contextualSpacing/>
      </w:pPr>
      <w:r>
        <w:t xml:space="preserve">Return </w:t>
      </w:r>
      <w:r w:rsidRPr="00D06CF8">
        <w:rPr>
          <w:i/>
        </w:rPr>
        <w:t>obj</w:t>
      </w:r>
      <w:r>
        <w:t>.</w:t>
      </w:r>
    </w:p>
    <w:p w14:paraId="439CACB7" w14:textId="77777777" w:rsidR="004C02EF" w:rsidRDefault="004C02EF" w:rsidP="004C02EF">
      <w:pPr>
        <w:rPr>
          <w:ins w:id="2334" w:author="Allen Wirfs-Brock" w:date="2011-07-07T12:26:00Z"/>
        </w:rPr>
      </w:pPr>
      <w:r>
        <w:t xml:space="preserve">If the above steps would throw a </w:t>
      </w:r>
      <w:r w:rsidRPr="0004143C">
        <w:rPr>
          <w:b/>
        </w:rPr>
        <w:t>SyntaxError</w:t>
      </w:r>
      <w:r>
        <w:t xml:space="preserve"> then an implementation must treat the error as an early error (Clause 16).</w:t>
      </w:r>
    </w:p>
    <w:p w14:paraId="6C9ACADC" w14:textId="77777777" w:rsidR="006D7E13" w:rsidRDefault="006D7E13" w:rsidP="004C02EF">
      <w:pPr>
        <w:rPr>
          <w:ins w:id="2335" w:author="Allen Wirfs-Brock" w:date="2011-07-07T12:28:00Z"/>
        </w:rPr>
      </w:pPr>
      <w:ins w:id="2336" w:author="Allen Wirfs-Brock" w:date="2011-07-07T12:26:00Z">
        <w:r>
          <w:t xml:space="preserve">The </w:t>
        </w:r>
        <w:r w:rsidRPr="006D7E13">
          <w:rPr>
            <w:rStyle w:val="bnf"/>
            <w:i w:val="0"/>
          </w:rPr>
          <w:t>PropName</w:t>
        </w:r>
        <w:r>
          <w:t xml:space="preserve"> of </w:t>
        </w:r>
      </w:ins>
      <w:ins w:id="2337" w:author="Allen Wirfs-Brock" w:date="2011-07-07T12:27:00Z">
        <w:r>
          <w:t>the</w:t>
        </w:r>
        <w:r w:rsidRPr="006D7E13">
          <w:t xml:space="preserve"> </w:t>
        </w:r>
        <w:r>
          <w:t>production</w:t>
        </w:r>
      </w:ins>
      <w:ins w:id="2338" w:author="Allen Wirfs-Brock" w:date="2011-07-12T08:59:00Z">
        <w:del w:id="2339" w:author="Allen Wirfs-Brock rev2" w:date="2011-07-22T09:56:00Z">
          <w:r w:rsidR="00A83EF2" w:rsidDel="00880B24">
            <w:delText>s</w:delText>
          </w:r>
        </w:del>
        <w:r w:rsidR="00A83EF2">
          <w:t xml:space="preserve"> </w:t>
        </w:r>
        <w:r w:rsidR="00A83EF2" w:rsidRPr="00FA7562">
          <w:rPr>
            <w:rStyle w:val="bnf"/>
          </w:rPr>
          <w:t>PropertyAssignment</w:t>
        </w:r>
        <w:r w:rsidR="00A83EF2">
          <w:t xml:space="preserve"> </w:t>
        </w:r>
        <w:r w:rsidR="00A83EF2">
          <w:rPr>
            <w:b/>
          </w:rPr>
          <w:t>:</w:t>
        </w:r>
        <w:r w:rsidR="00A83EF2">
          <w:t xml:space="preserve"> </w:t>
        </w:r>
      </w:ins>
      <w:ins w:id="2340" w:author="Allen Wirfs-Brock" w:date="2011-07-12T09:03:00Z">
        <w:r w:rsidR="009574CD">
          <w:rPr>
            <w:rStyle w:val="bnf"/>
          </w:rPr>
          <w:t>Identifier</w:t>
        </w:r>
      </w:ins>
      <w:ins w:id="2341" w:author="Allen Wirfs-Brock" w:date="2011-07-12T08:59:00Z">
        <w:r w:rsidR="00A83EF2" w:rsidRPr="00FA7562">
          <w:rPr>
            <w:rStyle w:val="bnf"/>
          </w:rPr>
          <w:t>Name</w:t>
        </w:r>
        <w:r w:rsidR="00A83EF2">
          <w:t xml:space="preserve"> </w:t>
        </w:r>
        <w:del w:id="2342" w:author="Allen Wirfs-Brock rev2" w:date="2011-07-22T09:56:00Z">
          <w:r w:rsidR="00A83EF2" w:rsidDel="00986654">
            <w:delText>and</w:delText>
          </w:r>
        </w:del>
      </w:ins>
      <w:ins w:id="2343" w:author="Allen Wirfs-Brock" w:date="2011-07-07T12:27:00Z">
        <w:del w:id="2344" w:author="Allen Wirfs-Brock rev2" w:date="2011-07-22T09:56:00Z">
          <w:r w:rsidDel="00986654">
            <w:delText xml:space="preserve">  </w:delText>
          </w:r>
          <w:r w:rsidRPr="00FA7562" w:rsidDel="00986654">
            <w:rPr>
              <w:rStyle w:val="bnf"/>
            </w:rPr>
            <w:delText>PropertyAssignment</w:delText>
          </w:r>
          <w:r w:rsidDel="00986654">
            <w:delText xml:space="preserve"> </w:delText>
          </w:r>
          <w:r w:rsidDel="00986654">
            <w:rPr>
              <w:b/>
            </w:rPr>
            <w:delText>:</w:delText>
          </w:r>
          <w:r w:rsidDel="00986654">
            <w:delText xml:space="preserve"> </w:delText>
          </w:r>
          <w:r w:rsidRPr="00FA7562" w:rsidDel="00986654">
            <w:rPr>
              <w:rStyle w:val="bnf"/>
            </w:rPr>
            <w:delText>PropertyName</w:delText>
          </w:r>
          <w:r w:rsidRPr="00992216" w:rsidDel="00986654">
            <w:delText xml:space="preserve"> </w:delText>
          </w:r>
          <w:r w:rsidRPr="00FA7562" w:rsidDel="00986654">
            <w:rPr>
              <w:rFonts w:ascii="Courier New" w:hAnsi="Courier New" w:cs="Courier New"/>
              <w:b/>
            </w:rPr>
            <w:delText>:</w:delText>
          </w:r>
          <w:r w:rsidRPr="00992216" w:rsidDel="00986654">
            <w:delText xml:space="preserve"> </w:delText>
          </w:r>
          <w:r w:rsidRPr="00FA7562" w:rsidDel="00986654">
            <w:rPr>
              <w:rStyle w:val="bnf"/>
            </w:rPr>
            <w:delText>AssignmentExpression</w:delText>
          </w:r>
          <w:r w:rsidRPr="00992216" w:rsidDel="00986654">
            <w:delText xml:space="preserve"> </w:delText>
          </w:r>
        </w:del>
        <w:r>
          <w:t>is determined as follows:</w:t>
        </w:r>
      </w:ins>
    </w:p>
    <w:p w14:paraId="096546B9" w14:textId="77777777" w:rsidR="006D7E13" w:rsidDel="00880B24" w:rsidRDefault="006D7E13" w:rsidP="009574CD">
      <w:pPr>
        <w:pStyle w:val="Alg4"/>
        <w:numPr>
          <w:ilvl w:val="0"/>
          <w:numId w:val="440"/>
        </w:numPr>
        <w:spacing w:after="220"/>
        <w:contextualSpacing/>
        <w:rPr>
          <w:ins w:id="2345" w:author="Allen Wirfs-Brock" w:date="2011-07-07T12:28:00Z"/>
          <w:del w:id="2346" w:author="Allen Wirfs-Brock rev2" w:date="2011-07-22T10:00:00Z"/>
        </w:rPr>
      </w:pPr>
      <w:ins w:id="2347" w:author="Allen Wirfs-Brock" w:date="2011-07-07T12:28:00Z">
        <w:del w:id="2348" w:author="Allen Wirfs-Brock rev2" w:date="2011-07-22T10:00:00Z">
          <w:r w:rsidDel="00880B24">
            <w:delText xml:space="preserve">Let </w:delText>
          </w:r>
          <w:r w:rsidRPr="00D465F1" w:rsidDel="00880B24">
            <w:rPr>
              <w:i/>
            </w:rPr>
            <w:delText xml:space="preserve">propName </w:delText>
          </w:r>
          <w:r w:rsidDel="00880B24">
            <w:delText xml:space="preserve">be the result of evaluating </w:delText>
          </w:r>
          <w:r w:rsidRPr="00992216" w:rsidDel="00880B24">
            <w:rPr>
              <w:i/>
            </w:rPr>
            <w:delText>PropertyName</w:delText>
          </w:r>
          <w:r w:rsidDel="00880B24">
            <w:delText>.</w:delText>
          </w:r>
        </w:del>
      </w:ins>
    </w:p>
    <w:p w14:paraId="0D56D0CC" w14:textId="77777777" w:rsidR="006D7E13" w:rsidRDefault="006D7E13" w:rsidP="009574CD">
      <w:pPr>
        <w:pStyle w:val="Alg4"/>
        <w:numPr>
          <w:ilvl w:val="0"/>
          <w:numId w:val="440"/>
        </w:numPr>
        <w:spacing w:after="220"/>
        <w:contextualSpacing/>
      </w:pPr>
      <w:ins w:id="2349" w:author="Allen Wirfs-Brock" w:date="2011-07-07T12:28:00Z">
        <w:r>
          <w:t xml:space="preserve">Return </w:t>
        </w:r>
      </w:ins>
      <w:ins w:id="2350" w:author="Allen Wirfs-Brock rev2" w:date="2011-07-22T09:59:00Z">
        <w:r w:rsidR="00880B24">
          <w:t>PropName(</w:t>
        </w:r>
        <w:r w:rsidR="00880B24">
          <w:rPr>
            <w:rStyle w:val="bnf"/>
          </w:rPr>
          <w:t>Identifier</w:t>
        </w:r>
        <w:r w:rsidR="00880B24" w:rsidRPr="00FA7562">
          <w:rPr>
            <w:rStyle w:val="bnf"/>
          </w:rPr>
          <w:t>Name</w:t>
        </w:r>
      </w:ins>
      <w:ins w:id="2351" w:author="Allen Wirfs-Brock rev2" w:date="2011-07-22T10:00:00Z">
        <w:r w:rsidR="00880B24">
          <w:t>)</w:t>
        </w:r>
      </w:ins>
      <w:ins w:id="2352" w:author="Allen Wirfs-Brock" w:date="2011-07-07T12:28:00Z">
        <w:del w:id="2353" w:author="Allen Wirfs-Brock rev2" w:date="2011-07-22T09:57:00Z">
          <w:r w:rsidRPr="00330594" w:rsidDel="00880B24">
            <w:rPr>
              <w:i/>
            </w:rPr>
            <w:delText>propName</w:delText>
          </w:r>
        </w:del>
        <w:r>
          <w:t>.</w:t>
        </w:r>
      </w:ins>
    </w:p>
    <w:p w14:paraId="5694CE51" w14:textId="77777777" w:rsidR="00A83EF2" w:rsidRPr="00992216" w:rsidRDefault="00A83EF2" w:rsidP="00A83EF2">
      <w:pPr>
        <w:rPr>
          <w:ins w:id="2354" w:author="Allen Wirfs-Brock" w:date="2011-07-12T09:01:00Z"/>
        </w:rPr>
      </w:pPr>
      <w:ins w:id="2355" w:author="Allen Wirfs-Brock" w:date="2011-07-12T09:01:00Z">
        <w:r>
          <w:t xml:space="preserve">The production  </w:t>
        </w:r>
        <w:r w:rsidRPr="00FA7562">
          <w:rPr>
            <w:rStyle w:val="bnf"/>
          </w:rPr>
          <w:t>PropertyAssignment</w:t>
        </w:r>
        <w:r>
          <w:t xml:space="preserve"> </w:t>
        </w:r>
        <w:r>
          <w:rPr>
            <w:b/>
          </w:rPr>
          <w:t>:</w:t>
        </w:r>
        <w:r>
          <w:t xml:space="preserve"> </w:t>
        </w:r>
      </w:ins>
      <w:ins w:id="2356" w:author="Allen Wirfs-Brock rev2" w:date="2011-07-22T09:49:00Z">
        <w:r w:rsidR="00986654">
          <w:rPr>
            <w:rStyle w:val="bnf"/>
          </w:rPr>
          <w:t>Identifier</w:t>
        </w:r>
        <w:r w:rsidR="00986654" w:rsidRPr="00FA7562">
          <w:rPr>
            <w:rStyle w:val="bnf"/>
          </w:rPr>
          <w:t>Name</w:t>
        </w:r>
        <w:r w:rsidR="00986654">
          <w:t xml:space="preserve"> </w:t>
        </w:r>
      </w:ins>
      <w:ins w:id="2357" w:author="Allen Wirfs-Brock" w:date="2011-07-12T09:01:00Z">
        <w:del w:id="2358" w:author="Allen Wirfs-Brock rev2" w:date="2011-07-22T09:49:00Z">
          <w:r w:rsidRPr="00FA7562" w:rsidDel="00986654">
            <w:rPr>
              <w:rStyle w:val="bnf"/>
            </w:rPr>
            <w:delText>PropertyName</w:delText>
          </w:r>
          <w:r w:rsidRPr="00992216" w:rsidDel="00986654">
            <w:delText xml:space="preserve"> </w:delText>
          </w:r>
        </w:del>
        <w:r>
          <w:t>is evaluated as follows:</w:t>
        </w:r>
      </w:ins>
    </w:p>
    <w:p w14:paraId="25BBD9B6" w14:textId="77777777" w:rsidR="00A83EF2" w:rsidRDefault="00A83EF2" w:rsidP="00A83EF2">
      <w:pPr>
        <w:pStyle w:val="Alg4"/>
        <w:numPr>
          <w:ilvl w:val="0"/>
          <w:numId w:val="441"/>
        </w:numPr>
        <w:spacing w:after="220"/>
        <w:contextualSpacing/>
        <w:rPr>
          <w:ins w:id="2359" w:author="Allen Wirfs-Brock" w:date="2011-07-12T09:01:00Z"/>
        </w:rPr>
      </w:pPr>
      <w:ins w:id="2360" w:author="Allen Wirfs-Brock" w:date="2011-07-12T09:01:00Z">
        <w:r>
          <w:t xml:space="preserve">Let </w:t>
        </w:r>
        <w:r w:rsidRPr="00D465F1">
          <w:rPr>
            <w:i/>
          </w:rPr>
          <w:t xml:space="preserve">propName </w:t>
        </w:r>
        <w:r>
          <w:t>be PropName(</w:t>
        </w:r>
      </w:ins>
      <w:ins w:id="2361" w:author="Allen Wirfs-Brock rev2" w:date="2011-07-22T09:50:00Z">
        <w:r w:rsidR="00986654">
          <w:rPr>
            <w:rStyle w:val="bnf"/>
          </w:rPr>
          <w:t>Identifier</w:t>
        </w:r>
        <w:r w:rsidR="00986654" w:rsidRPr="00FA7562">
          <w:rPr>
            <w:rStyle w:val="bnf"/>
          </w:rPr>
          <w:t>Name</w:t>
        </w:r>
      </w:ins>
      <w:ins w:id="2362" w:author="Allen Wirfs-Brock" w:date="2011-07-12T09:01:00Z">
        <w:del w:id="2363" w:author="Allen Wirfs-Brock rev2" w:date="2011-07-22T09:50:00Z">
          <w:r w:rsidRPr="00992216" w:rsidDel="00986654">
            <w:rPr>
              <w:i/>
            </w:rPr>
            <w:delText>PropertyName</w:delText>
          </w:r>
        </w:del>
        <w:r>
          <w:t>).</w:t>
        </w:r>
      </w:ins>
    </w:p>
    <w:p w14:paraId="329BDE41" w14:textId="77777777" w:rsidR="00A83EF2" w:rsidRDefault="00A83EF2" w:rsidP="00A83EF2">
      <w:pPr>
        <w:pStyle w:val="Alg4"/>
        <w:numPr>
          <w:ilvl w:val="0"/>
          <w:numId w:val="441"/>
        </w:numPr>
        <w:spacing w:after="220"/>
        <w:contextualSpacing/>
        <w:rPr>
          <w:ins w:id="2364" w:author="Allen Wirfs-Brock" w:date="2011-07-12T09:01:00Z"/>
        </w:rPr>
      </w:pPr>
      <w:ins w:id="2365" w:author="Allen Wirfs-Brock" w:date="2011-07-12T09:01:00Z">
        <w:r>
          <w:t xml:space="preserve">Let </w:t>
        </w:r>
        <w:r w:rsidRPr="00D465F1">
          <w:rPr>
            <w:i/>
          </w:rPr>
          <w:t xml:space="preserve">exprValue </w:t>
        </w:r>
        <w:r>
          <w:t xml:space="preserve">be the result of </w:t>
        </w:r>
      </w:ins>
      <w:ins w:id="2366" w:author="Allen Wirfs-Brock" w:date="2011-07-12T09:06:00Z">
        <w:r w:rsidR="009574CD">
          <w:t xml:space="preserve">performing Identifier Resolution as specified in 10.3.1 using </w:t>
        </w:r>
      </w:ins>
      <w:ins w:id="2367" w:author="Allen Wirfs-Brock" w:date="2011-07-12T09:07:00Z">
        <w:del w:id="2368" w:author="Allen Wirfs-Brock rev2" w:date="2011-07-22T10:24:00Z">
          <w:r w:rsidR="009574CD" w:rsidRPr="00D465F1" w:rsidDel="0004618C">
            <w:rPr>
              <w:i/>
            </w:rPr>
            <w:delText>prop</w:delText>
          </w:r>
        </w:del>
      </w:ins>
      <w:ins w:id="2369" w:author="Allen Wirfs-Brock rev2" w:date="2011-07-22T10:24:00Z">
        <w:r w:rsidR="0004618C">
          <w:rPr>
            <w:i/>
          </w:rPr>
          <w:t>Identifier</w:t>
        </w:r>
      </w:ins>
      <w:ins w:id="2370" w:author="Allen Wirfs-Brock" w:date="2011-07-12T09:07:00Z">
        <w:r w:rsidR="009574CD" w:rsidRPr="00D465F1">
          <w:rPr>
            <w:i/>
          </w:rPr>
          <w:t>Name</w:t>
        </w:r>
      </w:ins>
      <w:ins w:id="2371" w:author="Allen Wirfs-Brock" w:date="2011-07-12T09:06:00Z">
        <w:del w:id="2372" w:author="Allen Wirfs-Brock rev2" w:date="2011-07-22T10:41:00Z">
          <w:r w:rsidR="009574CD" w:rsidDel="00D91572">
            <w:delText xml:space="preserve"> as the </w:delText>
          </w:r>
          <w:r w:rsidR="009574CD" w:rsidRPr="009574CD" w:rsidDel="00D91572">
            <w:rPr>
              <w:i/>
            </w:rPr>
            <w:delText>Identifier</w:delText>
          </w:r>
        </w:del>
      </w:ins>
      <w:ins w:id="2373" w:author="Allen Wirfs-Brock" w:date="2011-07-12T09:01:00Z">
        <w:r>
          <w:t>.</w:t>
        </w:r>
      </w:ins>
    </w:p>
    <w:p w14:paraId="20AA33DD" w14:textId="77777777" w:rsidR="00A83EF2" w:rsidRDefault="00A83EF2" w:rsidP="00A83EF2">
      <w:pPr>
        <w:pStyle w:val="Alg4"/>
        <w:numPr>
          <w:ilvl w:val="0"/>
          <w:numId w:val="441"/>
        </w:numPr>
        <w:spacing w:after="220"/>
        <w:contextualSpacing/>
        <w:rPr>
          <w:ins w:id="2374" w:author="Allen Wirfs-Brock" w:date="2011-07-12T09:01:00Z"/>
        </w:rPr>
      </w:pPr>
      <w:ins w:id="2375" w:author="Allen Wirfs-Brock" w:date="2011-07-12T09:01:00Z">
        <w:r>
          <w:t xml:space="preserve">Let </w:t>
        </w:r>
        <w:r w:rsidRPr="00D465F1">
          <w:rPr>
            <w:i/>
          </w:rPr>
          <w:t xml:space="preserve">propValue </w:t>
        </w:r>
        <w:r>
          <w:t>be GetValue(</w:t>
        </w:r>
        <w:r w:rsidRPr="00D465F1">
          <w:rPr>
            <w:i/>
          </w:rPr>
          <w:t>exprValue</w:t>
        </w:r>
        <w:r>
          <w:t>).</w:t>
        </w:r>
      </w:ins>
    </w:p>
    <w:p w14:paraId="3C946D5E" w14:textId="77777777" w:rsidR="00A83EF2" w:rsidRDefault="00A83EF2" w:rsidP="00A83EF2">
      <w:pPr>
        <w:pStyle w:val="Alg4"/>
        <w:numPr>
          <w:ilvl w:val="0"/>
          <w:numId w:val="441"/>
        </w:numPr>
        <w:spacing w:after="220"/>
        <w:contextualSpacing/>
        <w:rPr>
          <w:ins w:id="2376" w:author="Allen Wirfs-Brock" w:date="2011-07-12T09:01:00Z"/>
        </w:rPr>
      </w:pPr>
      <w:ins w:id="2377" w:author="Allen Wirfs-Brock" w:date="2011-07-12T09:01:00Z">
        <w:r>
          <w:t xml:space="preserve">Let </w:t>
        </w:r>
        <w:r w:rsidRPr="00376EC5">
          <w:rPr>
            <w:i/>
          </w:rPr>
          <w:t xml:space="preserve">desc </w:t>
        </w:r>
        <w:r>
          <w:t xml:space="preserve">be the Property Descriptor{[[Value]]: </w:t>
        </w:r>
        <w:r w:rsidRPr="00D06CF8">
          <w:rPr>
            <w:i/>
          </w:rPr>
          <w:t>propValue</w:t>
        </w:r>
        <w:r>
          <w:t xml:space="preserve">, [[Writable]]: </w:t>
        </w:r>
        <w:r w:rsidRPr="00992216">
          <w:rPr>
            <w:b/>
          </w:rPr>
          <w:t>true</w:t>
        </w:r>
        <w:r>
          <w:t xml:space="preserve">, [[Enumerable]]: </w:t>
        </w:r>
        <w:r w:rsidRPr="00992216">
          <w:rPr>
            <w:b/>
          </w:rPr>
          <w:t>true</w:t>
        </w:r>
        <w:r>
          <w:t xml:space="preserve">, [[Configurable]]: </w:t>
        </w:r>
        <w:r w:rsidRPr="00992216">
          <w:rPr>
            <w:b/>
          </w:rPr>
          <w:t>true</w:t>
        </w:r>
        <w:r>
          <w:t>}</w:t>
        </w:r>
      </w:ins>
    </w:p>
    <w:p w14:paraId="25347EF3" w14:textId="77777777" w:rsidR="00A83EF2" w:rsidRDefault="00A83EF2" w:rsidP="00A83EF2">
      <w:pPr>
        <w:pStyle w:val="Alg4"/>
        <w:numPr>
          <w:ilvl w:val="0"/>
          <w:numId w:val="441"/>
        </w:numPr>
        <w:spacing w:after="220"/>
        <w:contextualSpacing/>
        <w:rPr>
          <w:ins w:id="2378" w:author="Allen Wirfs-Brock" w:date="2011-07-12T09:01:00Z"/>
        </w:rPr>
      </w:pPr>
      <w:ins w:id="2379" w:author="Allen Wirfs-Brock" w:date="2011-07-12T09:01:00Z">
        <w:r>
          <w:t>Return Property Identifier (</w:t>
        </w:r>
        <w:r w:rsidRPr="00330594">
          <w:rPr>
            <w:i/>
          </w:rPr>
          <w:t>propName</w:t>
        </w:r>
        <w:r>
          <w:t xml:space="preserve">, </w:t>
        </w:r>
        <w:r w:rsidRPr="00330594">
          <w:rPr>
            <w:i/>
          </w:rPr>
          <w:t>desc</w:t>
        </w:r>
        <w:r>
          <w:t>).</w:t>
        </w:r>
      </w:ins>
    </w:p>
    <w:p w14:paraId="69F6F4E9" w14:textId="77777777" w:rsidR="00880B24" w:rsidRDefault="00880B24" w:rsidP="00880B24">
      <w:pPr>
        <w:rPr>
          <w:ins w:id="2380" w:author="Allen Wirfs-Brock rev2" w:date="2011-07-22T10:01:00Z"/>
        </w:rPr>
      </w:pPr>
      <w:ins w:id="2381" w:author="Allen Wirfs-Brock rev2" w:date="2011-07-22T10:01:00Z">
        <w:r>
          <w:t xml:space="preserve">The </w:t>
        </w:r>
        <w:r w:rsidRPr="006D7E13">
          <w:rPr>
            <w:rStyle w:val="bnf"/>
            <w:i w:val="0"/>
          </w:rPr>
          <w:t>PropName</w:t>
        </w:r>
        <w:r>
          <w:t xml:space="preserve"> of the</w:t>
        </w:r>
        <w:r w:rsidRPr="006D7E13">
          <w:t xml:space="preserve"> </w:t>
        </w:r>
        <w:r>
          <w:t xml:space="preserve">production </w:t>
        </w:r>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r w:rsidRPr="00992216">
          <w:t xml:space="preserve"> </w:t>
        </w:r>
        <w:r>
          <w:t>is determined as follows:</w:t>
        </w:r>
      </w:ins>
    </w:p>
    <w:p w14:paraId="421E772B" w14:textId="77777777" w:rsidR="00880B24" w:rsidRDefault="00880B24" w:rsidP="00880B24">
      <w:pPr>
        <w:pStyle w:val="Alg4"/>
        <w:numPr>
          <w:ilvl w:val="0"/>
          <w:numId w:val="468"/>
        </w:numPr>
        <w:spacing w:after="220"/>
        <w:contextualSpacing/>
        <w:rPr>
          <w:ins w:id="2382" w:author="Allen Wirfs-Brock rev2" w:date="2011-07-22T10:01:00Z"/>
        </w:rPr>
      </w:pPr>
      <w:ins w:id="2383" w:author="Allen Wirfs-Brock rev2" w:date="2011-07-22T10:02:00Z">
        <w:r>
          <w:t>Return PropName(</w:t>
        </w:r>
        <w:r w:rsidRPr="00992216">
          <w:rPr>
            <w:i/>
          </w:rPr>
          <w:t>PropertyName</w:t>
        </w:r>
        <w:r>
          <w:t>)</w:t>
        </w:r>
      </w:ins>
      <w:ins w:id="2384" w:author="Allen Wirfs-Brock rev2" w:date="2011-07-22T10:01:00Z">
        <w:r>
          <w:t>.</w:t>
        </w:r>
      </w:ins>
    </w:p>
    <w:p w14:paraId="25CE955F" w14:textId="77777777" w:rsidR="004C02EF" w:rsidRPr="00992216" w:rsidRDefault="004C02EF" w:rsidP="004C02EF">
      <w:r>
        <w:t xml:space="preserve">The production  </w:t>
      </w:r>
      <w:r w:rsidRPr="00FA7562">
        <w:rPr>
          <w:rStyle w:val="bnf"/>
        </w:rPr>
        <w:t>PropertyAssignment</w:t>
      </w:r>
      <w:r>
        <w:t xml:space="preserve"> </w:t>
      </w:r>
      <w:r>
        <w:rPr>
          <w:b/>
        </w:rPr>
        <w:t>:</w:t>
      </w:r>
      <w:r>
        <w:t xml:space="preserve"> </w:t>
      </w:r>
      <w:r w:rsidRPr="00FA7562">
        <w:rPr>
          <w:rStyle w:val="bnf"/>
        </w:rPr>
        <w:t>PropertyName</w:t>
      </w:r>
      <w:r w:rsidRPr="00992216">
        <w:t xml:space="preserve"> </w:t>
      </w:r>
      <w:r w:rsidRPr="00FA7562">
        <w:rPr>
          <w:rFonts w:ascii="Courier New" w:hAnsi="Courier New" w:cs="Courier New"/>
          <w:b/>
        </w:rPr>
        <w:t>:</w:t>
      </w:r>
      <w:r w:rsidRPr="00992216">
        <w:t xml:space="preserve"> </w:t>
      </w:r>
      <w:r w:rsidRPr="00FA7562">
        <w:rPr>
          <w:rStyle w:val="bnf"/>
        </w:rPr>
        <w:t>AssignmentExpression</w:t>
      </w:r>
      <w:r w:rsidRPr="00992216">
        <w:t xml:space="preserve"> </w:t>
      </w:r>
      <w:r>
        <w:t>is evaluated as follows:</w:t>
      </w:r>
    </w:p>
    <w:p w14:paraId="014534CF" w14:textId="77777777" w:rsidR="004C02EF" w:rsidRDefault="004C02EF" w:rsidP="00CD7A72">
      <w:pPr>
        <w:pStyle w:val="Alg4"/>
        <w:numPr>
          <w:ilvl w:val="0"/>
          <w:numId w:val="467"/>
        </w:numPr>
        <w:spacing w:after="220"/>
        <w:contextualSpacing/>
        <w:pPrChange w:id="2385" w:author="Allen Wirfs-Brock rev2" w:date="2011-07-20T13:28:00Z">
          <w:pPr>
            <w:pStyle w:val="Alg4"/>
            <w:numPr>
              <w:numId w:val="441"/>
            </w:numPr>
            <w:tabs>
              <w:tab w:val="num" w:pos="360"/>
            </w:tabs>
            <w:spacing w:after="220"/>
            <w:ind w:left="360" w:hanging="360"/>
            <w:contextualSpacing/>
          </w:pPr>
        </w:pPrChange>
      </w:pPr>
      <w:r>
        <w:t xml:space="preserve">Let </w:t>
      </w:r>
      <w:r w:rsidRPr="00D465F1">
        <w:rPr>
          <w:i/>
        </w:rPr>
        <w:t xml:space="preserve">propName </w:t>
      </w:r>
      <w:r>
        <w:t xml:space="preserve">be </w:t>
      </w:r>
      <w:del w:id="2386" w:author="Allen Wirfs-Brock" w:date="2011-07-07T12:29:00Z">
        <w:r w:rsidDel="006D7E13">
          <w:delText xml:space="preserve">the result of evaluating </w:delText>
        </w:r>
      </w:del>
      <w:ins w:id="2387" w:author="Allen Wirfs-Brock" w:date="2011-07-07T12:29:00Z">
        <w:r w:rsidR="006D7E13">
          <w:t>PropName(</w:t>
        </w:r>
      </w:ins>
      <w:r w:rsidRPr="00992216">
        <w:rPr>
          <w:i/>
        </w:rPr>
        <w:t>PropertyName</w:t>
      </w:r>
      <w:ins w:id="2388" w:author="Allen Wirfs-Brock" w:date="2011-07-07T12:29:00Z">
        <w:r w:rsidR="006D7E13">
          <w:t>)</w:t>
        </w:r>
      </w:ins>
      <w:r>
        <w:t>.</w:t>
      </w:r>
    </w:p>
    <w:p w14:paraId="57078DC3" w14:textId="77777777" w:rsidR="004C02EF" w:rsidRDefault="004C02EF" w:rsidP="00CD7A72">
      <w:pPr>
        <w:pStyle w:val="Alg4"/>
        <w:numPr>
          <w:ilvl w:val="0"/>
          <w:numId w:val="467"/>
        </w:numPr>
        <w:spacing w:after="220"/>
        <w:contextualSpacing/>
        <w:pPrChange w:id="2389" w:author="Allen Wirfs-Brock rev2" w:date="2011-07-20T13:28:00Z">
          <w:pPr>
            <w:pStyle w:val="Alg4"/>
            <w:numPr>
              <w:numId w:val="441"/>
            </w:numPr>
            <w:tabs>
              <w:tab w:val="num" w:pos="360"/>
            </w:tabs>
            <w:spacing w:after="220"/>
            <w:ind w:left="360" w:hanging="360"/>
            <w:contextualSpacing/>
          </w:pPr>
        </w:pPrChange>
      </w:pPr>
      <w:r>
        <w:t xml:space="preserve">Let </w:t>
      </w:r>
      <w:r w:rsidRPr="00D465F1">
        <w:rPr>
          <w:i/>
        </w:rPr>
        <w:t xml:space="preserve">exprValue </w:t>
      </w:r>
      <w:r>
        <w:t xml:space="preserve">be the result of evaluating </w:t>
      </w:r>
      <w:r w:rsidRPr="00992216">
        <w:rPr>
          <w:i/>
        </w:rPr>
        <w:t>AssignmentExpression</w:t>
      </w:r>
      <w:r>
        <w:t>.</w:t>
      </w:r>
    </w:p>
    <w:p w14:paraId="57D66441" w14:textId="77777777" w:rsidR="004C02EF" w:rsidRDefault="004C02EF" w:rsidP="00CD7A72">
      <w:pPr>
        <w:pStyle w:val="Alg4"/>
        <w:numPr>
          <w:ilvl w:val="0"/>
          <w:numId w:val="467"/>
        </w:numPr>
        <w:spacing w:after="220"/>
        <w:contextualSpacing/>
        <w:pPrChange w:id="2390" w:author="Allen Wirfs-Brock rev2" w:date="2011-07-20T13:28:00Z">
          <w:pPr>
            <w:pStyle w:val="Alg4"/>
            <w:numPr>
              <w:numId w:val="441"/>
            </w:numPr>
            <w:tabs>
              <w:tab w:val="num" w:pos="360"/>
            </w:tabs>
            <w:spacing w:after="220"/>
            <w:ind w:left="360" w:hanging="360"/>
            <w:contextualSpacing/>
          </w:pPr>
        </w:pPrChange>
      </w:pPr>
      <w:r>
        <w:t xml:space="preserve">Let </w:t>
      </w:r>
      <w:r w:rsidRPr="00D465F1">
        <w:rPr>
          <w:i/>
        </w:rPr>
        <w:t xml:space="preserve">propValue </w:t>
      </w:r>
      <w:r>
        <w:t>be GetValue(</w:t>
      </w:r>
      <w:r w:rsidRPr="00D465F1">
        <w:rPr>
          <w:i/>
        </w:rPr>
        <w:t>exprValue</w:t>
      </w:r>
      <w:r>
        <w:t>).</w:t>
      </w:r>
    </w:p>
    <w:p w14:paraId="56D104ED" w14:textId="77777777" w:rsidR="004C02EF" w:rsidRDefault="004C02EF" w:rsidP="00CD7A72">
      <w:pPr>
        <w:pStyle w:val="Alg4"/>
        <w:numPr>
          <w:ilvl w:val="0"/>
          <w:numId w:val="467"/>
        </w:numPr>
        <w:spacing w:after="220"/>
        <w:contextualSpacing/>
        <w:pPrChange w:id="2391" w:author="Allen Wirfs-Brock rev2" w:date="2011-07-20T13:28:00Z">
          <w:pPr>
            <w:pStyle w:val="Alg4"/>
            <w:numPr>
              <w:numId w:val="441"/>
            </w:numPr>
            <w:tabs>
              <w:tab w:val="num" w:pos="360"/>
            </w:tabs>
            <w:spacing w:after="220"/>
            <w:ind w:left="360" w:hanging="360"/>
            <w:contextualSpacing/>
          </w:pPr>
        </w:pPrChange>
      </w:pPr>
      <w:r>
        <w:t xml:space="preserve">Let </w:t>
      </w:r>
      <w:r w:rsidRPr="00376EC5">
        <w:rPr>
          <w:i/>
        </w:rPr>
        <w:t xml:space="preserve">desc </w:t>
      </w:r>
      <w:r>
        <w:t xml:space="preserve">be the Property Descriptor{[[Value]]: </w:t>
      </w:r>
      <w:r w:rsidRPr="00D06CF8">
        <w:rPr>
          <w:i/>
        </w:rPr>
        <w:t>propValue</w:t>
      </w:r>
      <w:r>
        <w:t xml:space="preserve">, [[Writable]]: </w:t>
      </w:r>
      <w:r w:rsidRPr="00992216">
        <w:rPr>
          <w:b/>
        </w:rPr>
        <w:t>true</w:t>
      </w:r>
      <w:r>
        <w:t xml:space="preserve">, [[Enumerable]]: </w:t>
      </w:r>
      <w:r w:rsidRPr="00992216">
        <w:rPr>
          <w:b/>
        </w:rPr>
        <w:t>true</w:t>
      </w:r>
      <w:r>
        <w:t xml:space="preserve">, [[Configurable]]: </w:t>
      </w:r>
      <w:r w:rsidRPr="00992216">
        <w:rPr>
          <w:b/>
        </w:rPr>
        <w:t>true</w:t>
      </w:r>
      <w:r>
        <w:t>}</w:t>
      </w:r>
    </w:p>
    <w:p w14:paraId="2BB6E6D8" w14:textId="77777777" w:rsidR="004C02EF" w:rsidRDefault="004C02EF" w:rsidP="00CD7A72">
      <w:pPr>
        <w:pStyle w:val="Alg4"/>
        <w:numPr>
          <w:ilvl w:val="0"/>
          <w:numId w:val="467"/>
        </w:numPr>
        <w:spacing w:after="220"/>
        <w:contextualSpacing/>
        <w:pPrChange w:id="2392" w:author="Allen Wirfs-Brock rev2" w:date="2011-07-20T13:28:00Z">
          <w:pPr>
            <w:pStyle w:val="Alg4"/>
            <w:numPr>
              <w:numId w:val="441"/>
            </w:numPr>
            <w:tabs>
              <w:tab w:val="num" w:pos="360"/>
            </w:tabs>
            <w:spacing w:after="220"/>
            <w:ind w:left="360" w:hanging="360"/>
            <w:contextualSpacing/>
          </w:pPr>
        </w:pPrChange>
      </w:pPr>
      <w:r>
        <w:t>Return Property Identifier (</w:t>
      </w:r>
      <w:r w:rsidRPr="00330594">
        <w:rPr>
          <w:i/>
        </w:rPr>
        <w:t>propName</w:t>
      </w:r>
      <w:r>
        <w:t xml:space="preserve">, </w:t>
      </w:r>
      <w:r w:rsidRPr="00330594">
        <w:rPr>
          <w:i/>
        </w:rPr>
        <w:t>desc</w:t>
      </w:r>
      <w:r>
        <w:t>).</w:t>
      </w:r>
    </w:p>
    <w:p w14:paraId="22C2B1C8" w14:textId="77777777" w:rsidR="006D7E13" w:rsidRDefault="006D7E13" w:rsidP="006D7E13">
      <w:pPr>
        <w:rPr>
          <w:ins w:id="2393" w:author="Allen Wirfs-Brock" w:date="2011-07-07T12:30:00Z"/>
        </w:rPr>
      </w:pPr>
      <w:ins w:id="2394" w:author="Allen Wirfs-Brock" w:date="2011-07-07T12:30:00Z">
        <w:r>
          <w:t xml:space="preserve">The </w:t>
        </w:r>
        <w:r w:rsidRPr="004F136A">
          <w:rPr>
            <w:rStyle w:val="bnf"/>
            <w:i w:val="0"/>
          </w:rPr>
          <w:t>PropName</w:t>
        </w:r>
        <w:r>
          <w:t xml:space="preserve"> of the</w:t>
        </w:r>
        <w:r w:rsidRPr="006D7E13">
          <w:t xml:space="preserve"> </w:t>
        </w:r>
        <w:r>
          <w:t xml:space="preserve">production  </w:t>
        </w:r>
      </w:ins>
      <w:ins w:id="2395" w:author="Allen Wirfs-Brock" w:date="2011-07-07T12:31:00Z">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ins>
      <w:ins w:id="2396" w:author="Allen Wirfs-Brock" w:date="2011-07-07T12:30:00Z">
        <w:r w:rsidRPr="00992216">
          <w:t xml:space="preserve"> </w:t>
        </w:r>
        <w:r>
          <w:t>is determined as follows:</w:t>
        </w:r>
      </w:ins>
    </w:p>
    <w:p w14:paraId="222AF9CF" w14:textId="77777777" w:rsidR="006D7E13" w:rsidDel="0004618C" w:rsidRDefault="006D7E13" w:rsidP="006D7E13">
      <w:pPr>
        <w:pStyle w:val="Alg4"/>
        <w:numPr>
          <w:ilvl w:val="0"/>
          <w:numId w:val="435"/>
        </w:numPr>
        <w:spacing w:after="220"/>
        <w:contextualSpacing/>
        <w:rPr>
          <w:ins w:id="2397" w:author="Allen Wirfs-Brock" w:date="2011-07-07T12:30:00Z"/>
          <w:del w:id="2398" w:author="Allen Wirfs-Brock rev2" w:date="2011-07-22T10:21:00Z"/>
        </w:rPr>
      </w:pPr>
      <w:ins w:id="2399" w:author="Allen Wirfs-Brock" w:date="2011-07-07T12:30:00Z">
        <w:del w:id="2400" w:author="Allen Wirfs-Brock rev2" w:date="2011-07-22T10:21:00Z">
          <w:r w:rsidDel="0004618C">
            <w:delText xml:space="preserve">Let </w:delText>
          </w:r>
          <w:r w:rsidRPr="00D465F1" w:rsidDel="0004618C">
            <w:rPr>
              <w:i/>
            </w:rPr>
            <w:delText xml:space="preserve">propName </w:delText>
          </w:r>
          <w:r w:rsidDel="0004618C">
            <w:delText xml:space="preserve">be the result of evaluating </w:delText>
          </w:r>
          <w:r w:rsidRPr="00992216" w:rsidDel="0004618C">
            <w:rPr>
              <w:i/>
            </w:rPr>
            <w:delText>PropertyName</w:delText>
          </w:r>
          <w:r w:rsidDel="0004618C">
            <w:delText>.</w:delText>
          </w:r>
        </w:del>
      </w:ins>
    </w:p>
    <w:p w14:paraId="65BE3DDC" w14:textId="77777777" w:rsidR="006D7E13" w:rsidRDefault="006D7E13" w:rsidP="00B53AD1">
      <w:pPr>
        <w:pStyle w:val="Alg4"/>
        <w:numPr>
          <w:ilvl w:val="0"/>
          <w:numId w:val="435"/>
        </w:numPr>
        <w:spacing w:after="220"/>
        <w:contextualSpacing/>
        <w:rPr>
          <w:ins w:id="2401" w:author="Allen Wirfs-Brock" w:date="2011-07-07T12:30:00Z"/>
        </w:rPr>
      </w:pPr>
      <w:ins w:id="2402" w:author="Allen Wirfs-Brock" w:date="2011-07-07T12:30:00Z">
        <w:r>
          <w:t xml:space="preserve">Return </w:t>
        </w:r>
      </w:ins>
      <w:ins w:id="2403" w:author="Allen Wirfs-Brock rev2" w:date="2011-07-22T10:21:00Z">
        <w:r w:rsidR="0004618C">
          <w:t>PropName(</w:t>
        </w:r>
        <w:r w:rsidR="0004618C" w:rsidRPr="00992216">
          <w:rPr>
            <w:i/>
          </w:rPr>
          <w:t>PropertyName</w:t>
        </w:r>
        <w:r w:rsidR="0004618C">
          <w:t>)</w:t>
        </w:r>
      </w:ins>
      <w:ins w:id="2404" w:author="Allen Wirfs-Brock" w:date="2011-07-07T12:30:00Z">
        <w:del w:id="2405" w:author="Allen Wirfs-Brock rev2" w:date="2011-07-22T10:21:00Z">
          <w:r w:rsidRPr="00330594" w:rsidDel="0004618C">
            <w:rPr>
              <w:i/>
            </w:rPr>
            <w:delText>propName</w:delText>
          </w:r>
        </w:del>
        <w:r>
          <w:t>.</w:t>
        </w:r>
      </w:ins>
    </w:p>
    <w:p w14:paraId="4E57FB96" w14:textId="77777777" w:rsidR="004C02EF" w:rsidRPr="00992216" w:rsidRDefault="004C02EF" w:rsidP="004C02EF">
      <w:r>
        <w:t xml:space="preserve">The production  </w:t>
      </w:r>
      <w:r w:rsidRPr="00FA7562">
        <w:rPr>
          <w:rStyle w:val="bnf"/>
        </w:rPr>
        <w:t>PropertyAssignment</w:t>
      </w:r>
      <w:r>
        <w:t xml:space="preserve"> </w:t>
      </w:r>
      <w:r>
        <w:rPr>
          <w:b/>
        </w:rPr>
        <w:t>:</w:t>
      </w:r>
      <w:r>
        <w:t xml:space="preserve"> </w:t>
      </w:r>
      <w:r w:rsidRPr="00FA7562">
        <w:rPr>
          <w:rFonts w:ascii="Courier New" w:hAnsi="Courier New" w:cs="Courier New"/>
          <w:b/>
          <w:iCs/>
        </w:rPr>
        <w:t>get</w:t>
      </w:r>
      <w:r>
        <w:rPr>
          <w:iCs/>
        </w:rPr>
        <w:t xml:space="preserve"> </w:t>
      </w:r>
      <w:r w:rsidRPr="00FA7562">
        <w:rPr>
          <w:rStyle w:val="bnf"/>
        </w:rPr>
        <w:t>PropertyName</w:t>
      </w:r>
      <w:r>
        <w:rPr>
          <w:iCs/>
        </w:rPr>
        <w:t xml:space="preserve"> </w:t>
      </w:r>
      <w:r w:rsidRPr="00FA7562">
        <w:rPr>
          <w:rFonts w:ascii="Courier New" w:hAnsi="Courier New" w:cs="Courier New"/>
          <w:b/>
          <w:iCs/>
        </w:rPr>
        <w:t>( )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r w:rsidRPr="00992216">
        <w:t xml:space="preserve"> </w:t>
      </w:r>
      <w:r>
        <w:t>is evaluated as follows:</w:t>
      </w:r>
    </w:p>
    <w:p w14:paraId="205B7B17" w14:textId="77777777" w:rsidR="004C02EF" w:rsidRDefault="004C02EF" w:rsidP="004C02EF">
      <w:pPr>
        <w:pStyle w:val="Alg4"/>
        <w:numPr>
          <w:ilvl w:val="0"/>
          <w:numId w:val="55"/>
        </w:numPr>
        <w:spacing w:after="220"/>
        <w:contextualSpacing/>
      </w:pPr>
      <w:r>
        <w:t xml:space="preserve">Let </w:t>
      </w:r>
      <w:r w:rsidRPr="00D465F1">
        <w:rPr>
          <w:i/>
        </w:rPr>
        <w:t xml:space="preserve">propName </w:t>
      </w:r>
      <w:r>
        <w:t xml:space="preserve">be </w:t>
      </w:r>
      <w:ins w:id="2406" w:author="Allen Wirfs-Brock" w:date="2011-07-07T12:40:00Z">
        <w:r w:rsidR="00B53AD1">
          <w:t>PropName(</w:t>
        </w:r>
      </w:ins>
      <w:del w:id="2407" w:author="Allen Wirfs-Brock" w:date="2011-07-07T12:40:00Z">
        <w:r w:rsidDel="00B53AD1">
          <w:delText xml:space="preserve">the result of evaluating </w:delText>
        </w:r>
      </w:del>
      <w:r w:rsidRPr="00B664C9">
        <w:rPr>
          <w:i/>
        </w:rPr>
        <w:t>PropertyName</w:t>
      </w:r>
      <w:ins w:id="2408" w:author="Allen Wirfs-Brock" w:date="2011-07-07T12:40:00Z">
        <w:r w:rsidR="00B53AD1">
          <w:t>)</w:t>
        </w:r>
      </w:ins>
      <w:r>
        <w:t>.</w:t>
      </w:r>
    </w:p>
    <w:p w14:paraId="708DF3C6" w14:textId="77777777" w:rsidR="004C02EF" w:rsidRDefault="004C02EF" w:rsidP="004C02EF">
      <w:pPr>
        <w:pStyle w:val="Alg4"/>
        <w:numPr>
          <w:ilvl w:val="0"/>
          <w:numId w:val="55"/>
        </w:numPr>
        <w:spacing w:after="220"/>
        <w:contextualSpacing/>
      </w:pPr>
      <w:r>
        <w:t xml:space="preserve">Let </w:t>
      </w:r>
      <w:r w:rsidRPr="00363C26">
        <w:rPr>
          <w:i/>
        </w:rPr>
        <w:t xml:space="preserve">closure </w:t>
      </w:r>
      <w:r>
        <w:t xml:space="preserve">be the result of creating a new Function object as specified in 13.2 with an empty parameter list and body specified by </w:t>
      </w:r>
      <w:r>
        <w:rPr>
          <w:i/>
        </w:rPr>
        <w:t>FunctionBody</w:t>
      </w:r>
      <w:r>
        <w:t xml:space="preserve">. Pass in the LexicalEnvironment of the running execution context as the </w:t>
      </w:r>
      <w:r>
        <w:rPr>
          <w:i/>
        </w:rPr>
        <w:t>Scope</w:t>
      </w:r>
      <w:r>
        <w:t>.</w:t>
      </w:r>
      <w:r w:rsidRPr="00862041">
        <w:t xml:space="preserve"> </w:t>
      </w:r>
      <w:r w:rsidRPr="008F6B36">
        <w:t xml:space="preserve">Pass in </w:t>
      </w:r>
      <w:r w:rsidRPr="008F6B36">
        <w:rPr>
          <w:b/>
        </w:rPr>
        <w:t>true</w:t>
      </w:r>
      <w:r w:rsidRPr="008F6B36">
        <w:t xml:space="preserve"> as the </w:t>
      </w:r>
      <w:r w:rsidRPr="00241C98">
        <w:rPr>
          <w:i/>
        </w:rPr>
        <w:t>Strict</w:t>
      </w:r>
      <w:r w:rsidRPr="008F6B36">
        <w:t xml:space="preserve"> flag if the </w:t>
      </w:r>
      <w:r w:rsidRPr="00FA7562">
        <w:rPr>
          <w:rStyle w:val="bnf"/>
        </w:rPr>
        <w:t>PropertyAssignment</w:t>
      </w:r>
      <w:r>
        <w:t xml:space="preserve"> </w:t>
      </w:r>
      <w:r w:rsidRPr="008F6B36">
        <w:t xml:space="preserve">is contained in strict code or if its </w:t>
      </w:r>
      <w:r w:rsidRPr="00241C98">
        <w:rPr>
          <w:i/>
        </w:rPr>
        <w:t>FunctionBody</w:t>
      </w:r>
      <w:r w:rsidRPr="008F6B36">
        <w:t xml:space="preserve"> is strict code.</w:t>
      </w:r>
    </w:p>
    <w:p w14:paraId="10CDEBA4" w14:textId="77777777" w:rsidR="004C02EF" w:rsidRDefault="004C02EF" w:rsidP="004C02EF">
      <w:pPr>
        <w:pStyle w:val="Alg4"/>
        <w:numPr>
          <w:ilvl w:val="0"/>
          <w:numId w:val="55"/>
        </w:numPr>
        <w:spacing w:after="220"/>
        <w:contextualSpacing/>
      </w:pPr>
      <w:r>
        <w:t xml:space="preserve">Let </w:t>
      </w:r>
      <w:r w:rsidRPr="00CC6CF1">
        <w:rPr>
          <w:i/>
        </w:rPr>
        <w:t>desc</w:t>
      </w:r>
      <w:r>
        <w:t xml:space="preserve"> be the Property Descriptor{[[Get]]: </w:t>
      </w:r>
      <w:r w:rsidRPr="00CC6CF1">
        <w:rPr>
          <w:i/>
        </w:rPr>
        <w:t>closure</w:t>
      </w:r>
      <w:r>
        <w:t xml:space="preserve">, [[Enumerable]]: </w:t>
      </w:r>
      <w:r w:rsidRPr="00992216">
        <w:rPr>
          <w:b/>
        </w:rPr>
        <w:t>true</w:t>
      </w:r>
      <w:r>
        <w:t xml:space="preserve">, [[Configurable]]: </w:t>
      </w:r>
      <w:r w:rsidRPr="00992216">
        <w:rPr>
          <w:b/>
        </w:rPr>
        <w:t>true</w:t>
      </w:r>
      <w:r>
        <w:t>}</w:t>
      </w:r>
    </w:p>
    <w:p w14:paraId="46D5BE08" w14:textId="77777777" w:rsidR="004C02EF" w:rsidRDefault="004C02EF" w:rsidP="004C02EF">
      <w:pPr>
        <w:pStyle w:val="Alg4"/>
        <w:numPr>
          <w:ilvl w:val="0"/>
          <w:numId w:val="55"/>
        </w:numPr>
        <w:spacing w:after="220"/>
        <w:contextualSpacing/>
      </w:pPr>
      <w:r>
        <w:t>Return Property Identifier (</w:t>
      </w:r>
      <w:r w:rsidRPr="00CC6CF1">
        <w:rPr>
          <w:i/>
        </w:rPr>
        <w:t>propName</w:t>
      </w:r>
      <w:r>
        <w:t xml:space="preserve">, </w:t>
      </w:r>
      <w:r w:rsidRPr="00CC6CF1">
        <w:rPr>
          <w:i/>
        </w:rPr>
        <w:t>desc</w:t>
      </w:r>
      <w:r>
        <w:t>).</w:t>
      </w:r>
    </w:p>
    <w:p w14:paraId="10E80F60" w14:textId="77777777" w:rsidR="00B53AD1" w:rsidRDefault="00B53AD1" w:rsidP="00B53AD1">
      <w:pPr>
        <w:rPr>
          <w:ins w:id="2409" w:author="Allen Wirfs-Brock" w:date="2011-07-07T12:40:00Z"/>
        </w:rPr>
      </w:pPr>
      <w:ins w:id="2410" w:author="Allen Wirfs-Brock" w:date="2011-07-07T12:40:00Z">
        <w:r>
          <w:t xml:space="preserve">The </w:t>
        </w:r>
        <w:r w:rsidRPr="004F136A">
          <w:rPr>
            <w:rStyle w:val="bnf"/>
            <w:i w:val="0"/>
          </w:rPr>
          <w:t>PropName</w:t>
        </w:r>
        <w:r>
          <w:t xml:space="preserve"> of the</w:t>
        </w:r>
        <w:r w:rsidRPr="006D7E13">
          <w:t xml:space="preserve"> </w:t>
        </w:r>
        <w:r>
          <w:t xml:space="preserve">production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FA7562">
          <w:rPr>
            <w:rFonts w:ascii="Courier New" w:hAnsi="Courier New" w:cs="Courier New"/>
            <w:b/>
            <w:iCs/>
          </w:rPr>
          <w:t xml:space="preserve"> {</w:t>
        </w:r>
        <w:r>
          <w:rPr>
            <w:iCs/>
          </w:rPr>
          <w:t xml:space="preserve"> </w:t>
        </w:r>
        <w:r w:rsidRPr="00FA7562">
          <w:rPr>
            <w:rStyle w:val="bnf"/>
          </w:rPr>
          <w:t>FunctionBody</w:t>
        </w:r>
        <w:r w:rsidRPr="00FA7562">
          <w:rPr>
            <w:rFonts w:ascii="Courier New" w:hAnsi="Courier New" w:cs="Courier New"/>
            <w:iCs/>
          </w:rPr>
          <w:t xml:space="preserve"> </w:t>
        </w:r>
        <w:r w:rsidRPr="00FA7562">
          <w:rPr>
            <w:rFonts w:ascii="Courier New" w:hAnsi="Courier New" w:cs="Courier New"/>
            <w:b/>
            <w:iCs/>
          </w:rPr>
          <w:t>}</w:t>
        </w:r>
        <w:r w:rsidRPr="00992216">
          <w:t xml:space="preserve"> </w:t>
        </w:r>
        <w:r>
          <w:t>is determined as follows:</w:t>
        </w:r>
      </w:ins>
    </w:p>
    <w:p w14:paraId="31A2A0E1" w14:textId="77777777" w:rsidR="00B53AD1" w:rsidDel="0004618C" w:rsidRDefault="00B53AD1" w:rsidP="00B53AD1">
      <w:pPr>
        <w:pStyle w:val="Alg4"/>
        <w:numPr>
          <w:ilvl w:val="0"/>
          <w:numId w:val="436"/>
        </w:numPr>
        <w:spacing w:after="220"/>
        <w:contextualSpacing/>
        <w:rPr>
          <w:ins w:id="2411" w:author="Allen Wirfs-Brock" w:date="2011-07-07T12:40:00Z"/>
          <w:del w:id="2412" w:author="Allen Wirfs-Brock rev2" w:date="2011-07-22T10:20:00Z"/>
        </w:rPr>
      </w:pPr>
      <w:ins w:id="2413" w:author="Allen Wirfs-Brock" w:date="2011-07-07T12:40:00Z">
        <w:del w:id="2414" w:author="Allen Wirfs-Brock rev2" w:date="2011-07-22T10:20:00Z">
          <w:r w:rsidDel="0004618C">
            <w:delText xml:space="preserve">Let </w:delText>
          </w:r>
          <w:r w:rsidRPr="00D465F1" w:rsidDel="0004618C">
            <w:rPr>
              <w:i/>
            </w:rPr>
            <w:delText xml:space="preserve">propName </w:delText>
          </w:r>
          <w:r w:rsidDel="0004618C">
            <w:delText xml:space="preserve">be </w:delText>
          </w:r>
        </w:del>
        <w:del w:id="2415" w:author="Allen Wirfs-Brock rev2" w:date="2011-07-22T10:19:00Z">
          <w:r w:rsidDel="0004618C">
            <w:delText xml:space="preserve">the result of evaluating </w:delText>
          </w:r>
        </w:del>
        <w:del w:id="2416" w:author="Allen Wirfs-Brock rev2" w:date="2011-07-22T10:20:00Z">
          <w:r w:rsidRPr="00992216" w:rsidDel="0004618C">
            <w:rPr>
              <w:i/>
            </w:rPr>
            <w:delText>PropertyName</w:delText>
          </w:r>
          <w:r w:rsidDel="0004618C">
            <w:delText>.</w:delText>
          </w:r>
        </w:del>
      </w:ins>
    </w:p>
    <w:p w14:paraId="4702AAC2" w14:textId="77777777" w:rsidR="00B53AD1" w:rsidRDefault="00B53AD1" w:rsidP="00B53AD1">
      <w:pPr>
        <w:pStyle w:val="Alg4"/>
        <w:numPr>
          <w:ilvl w:val="0"/>
          <w:numId w:val="436"/>
        </w:numPr>
        <w:spacing w:after="220"/>
        <w:contextualSpacing/>
        <w:rPr>
          <w:ins w:id="2417" w:author="Allen Wirfs-Brock" w:date="2011-07-07T12:40:00Z"/>
        </w:rPr>
      </w:pPr>
      <w:ins w:id="2418" w:author="Allen Wirfs-Brock" w:date="2011-07-07T12:40:00Z">
        <w:r>
          <w:t xml:space="preserve">Return </w:t>
        </w:r>
      </w:ins>
      <w:ins w:id="2419" w:author="Allen Wirfs-Brock rev2" w:date="2011-07-22T10:20:00Z">
        <w:r w:rsidR="0004618C">
          <w:t>the result of</w:t>
        </w:r>
        <w:r w:rsidR="0004618C" w:rsidRPr="0004618C">
          <w:t xml:space="preserve"> </w:t>
        </w:r>
        <w:r w:rsidR="0004618C">
          <w:t>PropName(</w:t>
        </w:r>
        <w:r w:rsidR="0004618C" w:rsidRPr="00992216">
          <w:rPr>
            <w:i/>
          </w:rPr>
          <w:t>PropertyName</w:t>
        </w:r>
        <w:r w:rsidR="0004618C">
          <w:t>)</w:t>
        </w:r>
      </w:ins>
      <w:ins w:id="2420" w:author="Allen Wirfs-Brock" w:date="2011-07-07T12:40:00Z">
        <w:del w:id="2421" w:author="Allen Wirfs-Brock rev2" w:date="2011-07-22T10:20:00Z">
          <w:r w:rsidRPr="00330594" w:rsidDel="0004618C">
            <w:rPr>
              <w:i/>
            </w:rPr>
            <w:delText>propName</w:delText>
          </w:r>
        </w:del>
        <w:r>
          <w:t>.</w:t>
        </w:r>
      </w:ins>
    </w:p>
    <w:p w14:paraId="4C5DB835" w14:textId="77777777" w:rsidR="004C02EF" w:rsidRPr="00992216" w:rsidRDefault="004C02EF" w:rsidP="004C02EF">
      <w:r>
        <w:t xml:space="preserve">The production  </w:t>
      </w:r>
      <w:r w:rsidRPr="00FA7562">
        <w:rPr>
          <w:rStyle w:val="bnf"/>
        </w:rPr>
        <w:t>PropertyAssignment</w:t>
      </w:r>
      <w:r>
        <w:t xml:space="preserve"> </w:t>
      </w:r>
      <w:r>
        <w:rPr>
          <w:b/>
        </w:rPr>
        <w:t>:</w:t>
      </w:r>
      <w:r>
        <w:t xml:space="preserve"> </w:t>
      </w:r>
      <w:r w:rsidRPr="00FA7562">
        <w:rPr>
          <w:rFonts w:ascii="Courier New" w:hAnsi="Courier New" w:cs="Courier New"/>
          <w:b/>
          <w:iCs/>
        </w:rPr>
        <w:t>set</w:t>
      </w:r>
      <w:r>
        <w:rPr>
          <w:iCs/>
        </w:rPr>
        <w:t xml:space="preserve"> </w:t>
      </w:r>
      <w:r w:rsidRPr="00FA7562">
        <w:rPr>
          <w:rStyle w:val="bnf"/>
        </w:rPr>
        <w:t>PropertyName</w:t>
      </w:r>
      <w:r>
        <w:rPr>
          <w:iCs/>
        </w:rPr>
        <w:t xml:space="preserve"> </w:t>
      </w:r>
      <w:r w:rsidRPr="00FA7562">
        <w:rPr>
          <w:rFonts w:ascii="Courier New" w:hAnsi="Courier New" w:cs="Courier New"/>
          <w:b/>
          <w:iCs/>
        </w:rPr>
        <w:t xml:space="preserve">( </w:t>
      </w:r>
      <w:r w:rsidRPr="00DD3DA3">
        <w:rPr>
          <w:rStyle w:val="bnf"/>
        </w:rPr>
        <w:t>PropertySetParameterList</w:t>
      </w:r>
      <w:r w:rsidRPr="00DD3DA3">
        <w:rPr>
          <w:rFonts w:ascii="Courier New" w:hAnsi="Courier New" w:cs="Courier New"/>
          <w:b/>
          <w:iCs/>
          <w:lang w:val="en-US"/>
        </w:rPr>
        <w:t xml:space="preserve"> )</w:t>
      </w:r>
      <w:r w:rsidRPr="00DD3DA3">
        <w:rPr>
          <w:rFonts w:ascii="Courier New" w:hAnsi="Courier New" w:cs="Courier New"/>
          <w:iCs/>
        </w:rPr>
        <w:t xml:space="preserve"> </w:t>
      </w:r>
      <w:r w:rsidRPr="00DD3DA3">
        <w:rPr>
          <w:rFonts w:ascii="Courier New" w:hAnsi="Courier New" w:cs="Courier New"/>
          <w:b/>
          <w:iCs/>
        </w:rPr>
        <w:t>{</w:t>
      </w:r>
      <w:r w:rsidRPr="00DD3DA3">
        <w:rPr>
          <w:rFonts w:ascii="Courier New" w:hAnsi="Courier New" w:cs="Courier New"/>
          <w:iCs/>
        </w:rPr>
        <w:t xml:space="preserve"> </w:t>
      </w:r>
      <w:r w:rsidRPr="008423A7">
        <w:rPr>
          <w:rStyle w:val="bnf"/>
        </w:rPr>
        <w:t>FunctionBody</w:t>
      </w:r>
      <w:r>
        <w:rPr>
          <w:iCs/>
        </w:rPr>
        <w:t xml:space="preserve"> </w:t>
      </w:r>
      <w:r w:rsidRPr="00DD3DA3">
        <w:rPr>
          <w:rFonts w:ascii="Courier New" w:hAnsi="Courier New" w:cs="Courier New"/>
          <w:b/>
          <w:iCs/>
        </w:rPr>
        <w:t>}</w:t>
      </w:r>
      <w:r w:rsidRPr="00992216">
        <w:t xml:space="preserve"> </w:t>
      </w:r>
      <w:r>
        <w:t>is evaluated as follows:</w:t>
      </w:r>
    </w:p>
    <w:p w14:paraId="42709A07" w14:textId="77777777" w:rsidR="004C02EF" w:rsidRDefault="004C02EF" w:rsidP="004C02EF">
      <w:pPr>
        <w:pStyle w:val="Alg4"/>
        <w:numPr>
          <w:ilvl w:val="0"/>
          <w:numId w:val="56"/>
        </w:numPr>
        <w:spacing w:after="220"/>
        <w:contextualSpacing/>
      </w:pPr>
      <w:r>
        <w:t xml:space="preserve">Let </w:t>
      </w:r>
      <w:r w:rsidRPr="00D465F1">
        <w:rPr>
          <w:i/>
        </w:rPr>
        <w:t xml:space="preserve">propName </w:t>
      </w:r>
      <w:r>
        <w:t xml:space="preserve">be </w:t>
      </w:r>
      <w:ins w:id="2422" w:author="Allen Wirfs-Brock" w:date="2011-07-07T12:41:00Z">
        <w:r w:rsidR="00B53AD1">
          <w:t>PropName(</w:t>
        </w:r>
      </w:ins>
      <w:del w:id="2423" w:author="Allen Wirfs-Brock" w:date="2011-07-07T12:41:00Z">
        <w:r w:rsidDel="00B53AD1">
          <w:delText xml:space="preserve">the result of evaluating </w:delText>
        </w:r>
      </w:del>
      <w:r w:rsidRPr="00AA29BB">
        <w:rPr>
          <w:i/>
        </w:rPr>
        <w:t>PropertyName</w:t>
      </w:r>
      <w:ins w:id="2424" w:author="Allen Wirfs-Brock" w:date="2011-07-07T12:41:00Z">
        <w:r w:rsidR="00B53AD1">
          <w:t>)</w:t>
        </w:r>
      </w:ins>
      <w:r>
        <w:t>.</w:t>
      </w:r>
    </w:p>
    <w:p w14:paraId="74D1D109" w14:textId="77777777" w:rsidR="004C02EF" w:rsidRDefault="004C02EF" w:rsidP="004C02EF">
      <w:pPr>
        <w:pStyle w:val="Alg4"/>
        <w:numPr>
          <w:ilvl w:val="0"/>
          <w:numId w:val="56"/>
        </w:numPr>
        <w:spacing w:after="220"/>
        <w:contextualSpacing/>
      </w:pPr>
      <w:r>
        <w:t xml:space="preserve">Let </w:t>
      </w:r>
      <w:r w:rsidRPr="00CC6CF1">
        <w:rPr>
          <w:i/>
        </w:rPr>
        <w:t>closure</w:t>
      </w:r>
      <w:r>
        <w:t xml:space="preserve"> be the result of creating a new Function object as specified in 13.2 with parameters specified by </w:t>
      </w:r>
      <w:r w:rsidRPr="00AA29BB">
        <w:rPr>
          <w:i/>
        </w:rPr>
        <w:t xml:space="preserve">PropertySetParameterList </w:t>
      </w:r>
      <w:r>
        <w:t xml:space="preserve">and body specified by </w:t>
      </w:r>
      <w:r w:rsidRPr="00AA29BB">
        <w:rPr>
          <w:i/>
        </w:rPr>
        <w:t>FunctionBody</w:t>
      </w:r>
      <w:r>
        <w:t xml:space="preserve">. Pass in the LexicalEnvironment of the running execution context as the </w:t>
      </w:r>
      <w:r w:rsidRPr="00AA29BB">
        <w:rPr>
          <w:i/>
        </w:rPr>
        <w:t>Scope</w:t>
      </w:r>
      <w:r>
        <w:t>.</w:t>
      </w:r>
      <w:r w:rsidRPr="00862041">
        <w:t xml:space="preserve"> </w:t>
      </w:r>
      <w:r w:rsidRPr="008F6B36">
        <w:t xml:space="preserve">Pass in </w:t>
      </w:r>
      <w:r w:rsidRPr="008F6B36">
        <w:rPr>
          <w:b/>
        </w:rPr>
        <w:t>true</w:t>
      </w:r>
      <w:r w:rsidRPr="008F6B36">
        <w:t xml:space="preserve"> as the </w:t>
      </w:r>
      <w:r w:rsidRPr="00241C98">
        <w:rPr>
          <w:i/>
        </w:rPr>
        <w:t>Strict</w:t>
      </w:r>
      <w:r w:rsidRPr="008F6B36">
        <w:t xml:space="preserve"> flag if the </w:t>
      </w:r>
      <w:r w:rsidRPr="00FA7562">
        <w:rPr>
          <w:rStyle w:val="bnf"/>
        </w:rPr>
        <w:t>PropertyAssignment</w:t>
      </w:r>
      <w:r>
        <w:t xml:space="preserve"> </w:t>
      </w:r>
      <w:r w:rsidRPr="008F6B36">
        <w:t xml:space="preserve">is contained in strict code or if its </w:t>
      </w:r>
      <w:r w:rsidRPr="00241C98">
        <w:rPr>
          <w:i/>
        </w:rPr>
        <w:t>FunctionBody</w:t>
      </w:r>
      <w:r w:rsidRPr="008F6B36">
        <w:t xml:space="preserve"> is strict code.</w:t>
      </w:r>
    </w:p>
    <w:p w14:paraId="304D45F3" w14:textId="77777777" w:rsidR="004C02EF" w:rsidRDefault="004C02EF" w:rsidP="004C02EF">
      <w:pPr>
        <w:pStyle w:val="Alg4"/>
        <w:numPr>
          <w:ilvl w:val="0"/>
          <w:numId w:val="56"/>
        </w:numPr>
        <w:spacing w:after="220"/>
        <w:contextualSpacing/>
      </w:pPr>
      <w:r>
        <w:t xml:space="preserve">Let </w:t>
      </w:r>
      <w:r w:rsidRPr="00592F20">
        <w:rPr>
          <w:i/>
        </w:rPr>
        <w:t>desc</w:t>
      </w:r>
      <w:r>
        <w:t xml:space="preserve"> be the Property Descriptor{[[Set]]: </w:t>
      </w:r>
      <w:r w:rsidRPr="00592F20">
        <w:rPr>
          <w:i/>
        </w:rPr>
        <w:t>closure</w:t>
      </w:r>
      <w:r>
        <w:t xml:space="preserve">, [[Enumerable]]: </w:t>
      </w:r>
      <w:r w:rsidRPr="00AA29BB">
        <w:rPr>
          <w:b/>
        </w:rPr>
        <w:t>true</w:t>
      </w:r>
      <w:r>
        <w:t xml:space="preserve">, [[Configurable]]: </w:t>
      </w:r>
      <w:r w:rsidRPr="00AA29BB">
        <w:rPr>
          <w:b/>
        </w:rPr>
        <w:t>true</w:t>
      </w:r>
      <w:r>
        <w:t>}</w:t>
      </w:r>
    </w:p>
    <w:p w14:paraId="1F814289" w14:textId="77777777" w:rsidR="004C02EF" w:rsidRPr="008311F4" w:rsidRDefault="004C02EF" w:rsidP="004C02EF">
      <w:pPr>
        <w:pStyle w:val="Alg4"/>
        <w:numPr>
          <w:ilvl w:val="0"/>
          <w:numId w:val="56"/>
        </w:numPr>
        <w:spacing w:after="220"/>
        <w:contextualSpacing/>
      </w:pPr>
      <w:r w:rsidRPr="008311F4">
        <w:t>Return Property Identifier (</w:t>
      </w:r>
      <w:r w:rsidRPr="008311F4">
        <w:rPr>
          <w:i/>
        </w:rPr>
        <w:t>propName</w:t>
      </w:r>
      <w:r w:rsidRPr="008311F4">
        <w:t xml:space="preserve">, </w:t>
      </w:r>
      <w:r w:rsidRPr="008311F4">
        <w:rPr>
          <w:i/>
        </w:rPr>
        <w:t>desc</w:t>
      </w:r>
      <w:r w:rsidRPr="008311F4">
        <w:t>).</w:t>
      </w:r>
    </w:p>
    <w:p w14:paraId="3CE251A5" w14:textId="77777777" w:rsidR="00ED2CB1" w:rsidRDefault="00ED2CB1" w:rsidP="00ED2CB1">
      <w:pPr>
        <w:rPr>
          <w:ins w:id="2425" w:author="Allen Wirfs-Brock" w:date="2011-07-07T12:42:00Z"/>
        </w:rPr>
      </w:pPr>
      <w:ins w:id="2426" w:author="Allen Wirfs-Brock" w:date="2011-07-07T12:42:00Z">
        <w:r>
          <w:t xml:space="preserve">The static semantics of the production </w:t>
        </w:r>
      </w:ins>
      <w:ins w:id="2427" w:author="Allen Wirfs-Brock" w:date="2011-07-07T12:52:00Z">
        <w:r w:rsidR="00546CE6" w:rsidRPr="00FA7562">
          <w:rPr>
            <w:rStyle w:val="bnf"/>
          </w:rPr>
          <w:t>PropertyAssignment</w:t>
        </w:r>
        <w:r w:rsidR="00546CE6">
          <w:t xml:space="preserve"> </w:t>
        </w:r>
        <w:r w:rsidR="00546CE6">
          <w:rPr>
            <w:b/>
          </w:rPr>
          <w:t>:</w:t>
        </w:r>
        <w:r w:rsidR="00546CE6">
          <w:t xml:space="preserve"> </w:t>
        </w:r>
        <w:r w:rsidR="00546CE6" w:rsidRPr="00FA7562">
          <w:rPr>
            <w:rFonts w:ascii="Courier New" w:hAnsi="Courier New" w:cs="Courier New"/>
            <w:b/>
            <w:iCs/>
          </w:rPr>
          <w:t>set</w:t>
        </w:r>
        <w:r w:rsidR="00546CE6">
          <w:rPr>
            <w:iCs/>
          </w:rPr>
          <w:t xml:space="preserve"> </w:t>
        </w:r>
        <w:r w:rsidR="00546CE6" w:rsidRPr="00FA7562">
          <w:rPr>
            <w:rStyle w:val="bnf"/>
          </w:rPr>
          <w:t>PropertyName</w:t>
        </w:r>
        <w:r w:rsidR="00546CE6">
          <w:rPr>
            <w:iCs/>
          </w:rPr>
          <w:t xml:space="preserve"> </w:t>
        </w:r>
        <w:r w:rsidR="00546CE6" w:rsidRPr="00FA7562">
          <w:rPr>
            <w:rFonts w:ascii="Courier New" w:hAnsi="Courier New" w:cs="Courier New"/>
            <w:b/>
            <w:iCs/>
          </w:rPr>
          <w:t xml:space="preserve">( </w:t>
        </w:r>
        <w:r w:rsidR="00546CE6" w:rsidRPr="00DD3DA3">
          <w:rPr>
            <w:rStyle w:val="bnf"/>
          </w:rPr>
          <w:t>PropertySetParameterList</w:t>
        </w:r>
        <w:r w:rsidR="00546CE6" w:rsidRPr="00DD3DA3">
          <w:rPr>
            <w:rFonts w:ascii="Courier New" w:hAnsi="Courier New" w:cs="Courier New"/>
            <w:b/>
            <w:iCs/>
            <w:lang w:val="en-US"/>
          </w:rPr>
          <w:t xml:space="preserve"> )</w:t>
        </w:r>
        <w:r w:rsidR="00546CE6" w:rsidRPr="00DD3DA3">
          <w:rPr>
            <w:rFonts w:ascii="Courier New" w:hAnsi="Courier New" w:cs="Courier New"/>
            <w:iCs/>
          </w:rPr>
          <w:t xml:space="preserve"> </w:t>
        </w:r>
        <w:r w:rsidR="00546CE6" w:rsidRPr="00DD3DA3">
          <w:rPr>
            <w:rFonts w:ascii="Courier New" w:hAnsi="Courier New" w:cs="Courier New"/>
            <w:b/>
            <w:iCs/>
          </w:rPr>
          <w:t>{</w:t>
        </w:r>
        <w:r w:rsidR="00546CE6" w:rsidRPr="00DD3DA3">
          <w:rPr>
            <w:rFonts w:ascii="Courier New" w:hAnsi="Courier New" w:cs="Courier New"/>
            <w:iCs/>
          </w:rPr>
          <w:t xml:space="preserve"> </w:t>
        </w:r>
        <w:r w:rsidR="00546CE6" w:rsidRPr="008423A7">
          <w:rPr>
            <w:rStyle w:val="bnf"/>
          </w:rPr>
          <w:t>FunctionBody</w:t>
        </w:r>
        <w:r w:rsidR="00546CE6">
          <w:rPr>
            <w:iCs/>
          </w:rPr>
          <w:t xml:space="preserve"> </w:t>
        </w:r>
        <w:r w:rsidR="00546CE6" w:rsidRPr="00DD3DA3">
          <w:rPr>
            <w:rFonts w:ascii="Courier New" w:hAnsi="Courier New" w:cs="Courier New"/>
            <w:b/>
            <w:iCs/>
          </w:rPr>
          <w:t>}</w:t>
        </w:r>
        <w:r w:rsidR="00546CE6">
          <w:rPr>
            <w:rFonts w:ascii="Courier New" w:hAnsi="Courier New" w:cs="Courier New"/>
            <w:b/>
            <w:iCs/>
          </w:rPr>
          <w:t xml:space="preserve"> </w:t>
        </w:r>
      </w:ins>
      <w:ins w:id="2428" w:author="Allen Wirfs-Brock" w:date="2011-07-07T12:42:00Z">
        <w:r>
          <w:t>are:</w:t>
        </w:r>
      </w:ins>
    </w:p>
    <w:p w14:paraId="5162F28B" w14:textId="77777777" w:rsidR="004C02EF" w:rsidRDefault="004C02EF" w:rsidP="00ED2CB1">
      <w:pPr>
        <w:numPr>
          <w:ilvl w:val="0"/>
          <w:numId w:val="411"/>
        </w:numPr>
      </w:pPr>
      <w:r>
        <w:t xml:space="preserve">It is a </w:t>
      </w:r>
      <w:r w:rsidRPr="00ED2CB1">
        <w:rPr>
          <w:rPrChange w:id="2429" w:author="Allen Wirfs-Brock" w:date="2011-07-07T12:43:00Z">
            <w:rPr>
              <w:b/>
            </w:rPr>
          </w:rPrChange>
        </w:rPr>
        <w:t>Syntax</w:t>
      </w:r>
      <w:ins w:id="2430" w:author="Allen Wirfs-Brock" w:date="2011-07-07T12:43:00Z">
        <w:r w:rsidR="00ED2CB1" w:rsidRPr="00ED2CB1">
          <w:rPr>
            <w:rPrChange w:id="2431" w:author="Allen Wirfs-Brock" w:date="2011-07-07T12:43:00Z">
              <w:rPr>
                <w:b/>
              </w:rPr>
            </w:rPrChange>
          </w:rPr>
          <w:t xml:space="preserve"> </w:t>
        </w:r>
      </w:ins>
      <w:r w:rsidRPr="00ED2CB1">
        <w:rPr>
          <w:rPrChange w:id="2432" w:author="Allen Wirfs-Brock" w:date="2011-07-07T12:43:00Z">
            <w:rPr>
              <w:b/>
            </w:rPr>
          </w:rPrChange>
        </w:rPr>
        <w:t>Error</w:t>
      </w:r>
      <w:r>
        <w:t xml:space="preserve"> if the </w:t>
      </w:r>
      <w:r w:rsidRPr="00241C98">
        <w:rPr>
          <w:rFonts w:ascii="Times New Roman" w:hAnsi="Times New Roman"/>
          <w:i/>
        </w:rPr>
        <w:t>Identifier</w:t>
      </w:r>
      <w:r>
        <w:t xml:space="preserve"> </w:t>
      </w:r>
      <w:r>
        <w:rPr>
          <w:rFonts w:ascii="Courier New" w:hAnsi="Courier New" w:cs="Courier New"/>
          <w:b/>
        </w:rPr>
        <w:t>"eval"</w:t>
      </w:r>
      <w:r>
        <w:t xml:space="preserve"> or the </w:t>
      </w:r>
      <w:r w:rsidRPr="00241C98">
        <w:rPr>
          <w:rFonts w:ascii="Times New Roman" w:hAnsi="Times New Roman"/>
          <w:i/>
        </w:rPr>
        <w:t xml:space="preserve">Identifier </w:t>
      </w:r>
      <w:r>
        <w:rPr>
          <w:rFonts w:ascii="Courier New" w:hAnsi="Courier New" w:cs="Courier New"/>
          <w:b/>
        </w:rPr>
        <w:t>"arguments"</w:t>
      </w:r>
      <w:r>
        <w:t xml:space="preserve"> occurs as the </w:t>
      </w:r>
      <w:r w:rsidRPr="00A53665">
        <w:rPr>
          <w:rFonts w:ascii="Times New Roman" w:hAnsi="Times New Roman"/>
          <w:i/>
        </w:rPr>
        <w:t>Identifier</w:t>
      </w:r>
      <w:r>
        <w:t xml:space="preserve"> in a </w:t>
      </w:r>
      <w:r w:rsidRPr="00DD3DA3">
        <w:rPr>
          <w:rStyle w:val="bnf"/>
        </w:rPr>
        <w:t>PropertySetParameterList</w:t>
      </w:r>
      <w:r w:rsidRPr="00DD3DA3">
        <w:rPr>
          <w:rFonts w:ascii="Courier New" w:hAnsi="Courier New" w:cs="Courier New"/>
          <w:b/>
          <w:iCs/>
          <w:lang w:val="en-US"/>
        </w:rPr>
        <w:t xml:space="preserve"> </w:t>
      </w:r>
      <w:r>
        <w:t>of a</w:t>
      </w:r>
      <w:r w:rsidRPr="008F6B36">
        <w:rPr>
          <w:rFonts w:ascii="Times New Roman" w:hAnsi="Times New Roman"/>
        </w:rPr>
        <w:t xml:space="preserve"> </w:t>
      </w:r>
      <w:r w:rsidRPr="00FA7562">
        <w:rPr>
          <w:rStyle w:val="bnf"/>
        </w:rPr>
        <w:t>PropertyAssignment</w:t>
      </w:r>
      <w:r>
        <w:t xml:space="preserve"> that </w:t>
      </w:r>
      <w:r w:rsidRPr="008F6B36">
        <w:rPr>
          <w:rFonts w:ascii="Times New Roman" w:hAnsi="Times New Roman"/>
        </w:rPr>
        <w:t xml:space="preserve">is </w:t>
      </w:r>
      <w:ins w:id="2433" w:author="Allen Wirfs-Brock" w:date="2011-07-07T12:45:00Z">
        <w:r w:rsidR="00ED2CB1">
          <w:rPr>
            <w:rFonts w:ascii="Times New Roman" w:hAnsi="Times New Roman"/>
          </w:rPr>
          <w:t xml:space="preserve">either </w:t>
        </w:r>
      </w:ins>
      <w:r w:rsidRPr="008F6B36">
        <w:rPr>
          <w:rFonts w:ascii="Times New Roman" w:hAnsi="Times New Roman"/>
        </w:rPr>
        <w:t xml:space="preserve">contained in strict code or </w:t>
      </w:r>
      <w:del w:id="2434" w:author="Allen Wirfs-Brock" w:date="2011-07-07T12:45:00Z">
        <w:r w:rsidRPr="008F6B36" w:rsidDel="00390AEE">
          <w:rPr>
            <w:rFonts w:ascii="Times New Roman" w:hAnsi="Times New Roman"/>
          </w:rPr>
          <w:delText>if its</w:delText>
        </w:r>
      </w:del>
      <w:ins w:id="2435" w:author="Allen Wirfs-Brock" w:date="2011-07-07T12:45:00Z">
        <w:r w:rsidR="00390AEE">
          <w:rPr>
            <w:rFonts w:ascii="Times New Roman" w:hAnsi="Times New Roman"/>
          </w:rPr>
          <w:t>whose</w:t>
        </w:r>
      </w:ins>
      <w:r w:rsidRPr="008F6B36">
        <w:rPr>
          <w:rFonts w:ascii="Times New Roman" w:hAnsi="Times New Roman"/>
        </w:rPr>
        <w:t xml:space="preserve"> </w:t>
      </w:r>
      <w:r w:rsidRPr="00241C98">
        <w:rPr>
          <w:rFonts w:ascii="Times New Roman" w:hAnsi="Times New Roman"/>
          <w:i/>
        </w:rPr>
        <w:t>FunctionBody</w:t>
      </w:r>
      <w:r w:rsidRPr="008F6B36">
        <w:rPr>
          <w:rFonts w:ascii="Times New Roman" w:hAnsi="Times New Roman"/>
        </w:rPr>
        <w:t xml:space="preserve"> is strict code</w:t>
      </w:r>
      <w:r>
        <w:t>.</w:t>
      </w:r>
    </w:p>
    <w:p w14:paraId="5BFFA2E6" w14:textId="77777777" w:rsidR="004C02EF" w:rsidRDefault="00830E2F" w:rsidP="004C02EF">
      <w:ins w:id="2436" w:author="Allen Wirfs-Brock rev2" w:date="2011-07-22T10:15:00Z">
        <w:r>
          <w:t xml:space="preserve">The </w:t>
        </w:r>
        <w:r w:rsidRPr="004F136A">
          <w:rPr>
            <w:rStyle w:val="bnf"/>
            <w:i w:val="0"/>
          </w:rPr>
          <w:t>PropName</w:t>
        </w:r>
        <w:r>
          <w:t xml:space="preserve"> of the</w:t>
        </w:r>
        <w:r w:rsidRPr="006D7E13">
          <w:t xml:space="preserve"> </w:t>
        </w:r>
      </w:ins>
      <w:del w:id="2437" w:author="Allen Wirfs-Brock rev2" w:date="2011-07-22T10:15:00Z">
        <w:r w:rsidR="004C02EF" w:rsidDel="00830E2F">
          <w:delText xml:space="preserve">The </w:delText>
        </w:r>
      </w:del>
      <w:r w:rsidR="004C02EF">
        <w:t xml:space="preserve">production  </w:t>
      </w:r>
      <w:r w:rsidR="004C02EF" w:rsidRPr="00DD3DA3">
        <w:rPr>
          <w:rStyle w:val="bnf"/>
        </w:rPr>
        <w:t>PropertyName</w:t>
      </w:r>
      <w:r w:rsidR="004C02EF">
        <w:t xml:space="preserve"> </w:t>
      </w:r>
      <w:r w:rsidR="004C02EF">
        <w:rPr>
          <w:b/>
        </w:rPr>
        <w:t xml:space="preserve">: </w:t>
      </w:r>
      <w:r w:rsidR="004C02EF">
        <w:t xml:space="preserve"> </w:t>
      </w:r>
      <w:r w:rsidR="004C02EF" w:rsidRPr="00DD3DA3">
        <w:rPr>
          <w:rStyle w:val="bnf"/>
        </w:rPr>
        <w:t>IdentifierName</w:t>
      </w:r>
      <w:r w:rsidR="004C02EF">
        <w:t xml:space="preserve">  is evaluated as follows:</w:t>
      </w:r>
    </w:p>
    <w:p w14:paraId="79193AAD" w14:textId="77777777" w:rsidR="004C02EF" w:rsidRDefault="004C02EF" w:rsidP="004C02EF">
      <w:pPr>
        <w:pStyle w:val="Alg4"/>
        <w:numPr>
          <w:ilvl w:val="0"/>
          <w:numId w:val="57"/>
        </w:numPr>
        <w:spacing w:after="220"/>
        <w:contextualSpacing/>
      </w:pPr>
      <w:r>
        <w:t xml:space="preserve">Return </w:t>
      </w:r>
      <w:ins w:id="2438" w:author="Allen Wirfs-Brock rev2" w:date="2011-07-22T10:16:00Z">
        <w:r w:rsidR="0004618C">
          <w:t>PropName(</w:t>
        </w:r>
      </w:ins>
      <w:del w:id="2439" w:author="Allen Wirfs-Brock rev2" w:date="2011-07-22T10:16:00Z">
        <w:r w:rsidDel="0004618C">
          <w:delText xml:space="preserve">the String value containing the same sequence of characters as the </w:delText>
        </w:r>
      </w:del>
      <w:r>
        <w:rPr>
          <w:i/>
        </w:rPr>
        <w:t>IdentifierName</w:t>
      </w:r>
      <w:ins w:id="2440" w:author="Allen Wirfs-Brock rev2" w:date="2011-07-22T10:17:00Z">
        <w:r w:rsidR="0004618C">
          <w:t>)</w:t>
        </w:r>
      </w:ins>
      <w:r>
        <w:t>.</w:t>
      </w:r>
    </w:p>
    <w:p w14:paraId="57ECF8FB" w14:textId="77777777" w:rsidR="004C02EF" w:rsidRDefault="0004618C" w:rsidP="004C02EF">
      <w:ins w:id="2441" w:author="Allen Wirfs-Brock rev2" w:date="2011-07-22T10:18:00Z">
        <w:r>
          <w:t xml:space="preserve">The </w:t>
        </w:r>
        <w:r w:rsidRPr="004F136A">
          <w:rPr>
            <w:rStyle w:val="bnf"/>
            <w:i w:val="0"/>
          </w:rPr>
          <w:t>PropName</w:t>
        </w:r>
        <w:r>
          <w:t xml:space="preserve"> of the</w:t>
        </w:r>
        <w:r w:rsidRPr="006D7E13">
          <w:t xml:space="preserve"> </w:t>
        </w:r>
      </w:ins>
      <w:del w:id="2442" w:author="Allen Wirfs-Brock rev2" w:date="2011-07-22T10:18:00Z">
        <w:r w:rsidR="004C02EF" w:rsidDel="0004618C">
          <w:delText xml:space="preserve">The </w:delText>
        </w:r>
      </w:del>
      <w:r w:rsidR="004C02EF">
        <w:t xml:space="preserve">production  </w:t>
      </w:r>
      <w:r w:rsidR="004C02EF" w:rsidRPr="00DD3DA3">
        <w:rPr>
          <w:rStyle w:val="bnf"/>
        </w:rPr>
        <w:t>PropertyName</w:t>
      </w:r>
      <w:r w:rsidR="004C02EF">
        <w:t xml:space="preserve"> </w:t>
      </w:r>
      <w:r w:rsidR="004C02EF">
        <w:rPr>
          <w:b/>
        </w:rPr>
        <w:t xml:space="preserve">: </w:t>
      </w:r>
      <w:r w:rsidR="004C02EF">
        <w:t xml:space="preserve"> </w:t>
      </w:r>
      <w:r w:rsidR="004C02EF" w:rsidRPr="00DD3DA3">
        <w:rPr>
          <w:rStyle w:val="bnf"/>
        </w:rPr>
        <w:t>StringLiteral</w:t>
      </w:r>
      <w:r w:rsidR="004C02EF">
        <w:t xml:space="preserve">  is evaluated as follows:</w:t>
      </w:r>
    </w:p>
    <w:p w14:paraId="39189205" w14:textId="77777777" w:rsidR="004C02EF" w:rsidRPr="00984A3F" w:rsidRDefault="004C02EF" w:rsidP="004C02EF">
      <w:pPr>
        <w:pStyle w:val="Alg4"/>
        <w:numPr>
          <w:ilvl w:val="0"/>
          <w:numId w:val="58"/>
        </w:numPr>
        <w:spacing w:after="220"/>
        <w:contextualSpacing/>
      </w:pPr>
      <w:r>
        <w:t xml:space="preserve">Return the SV of the </w:t>
      </w:r>
      <w:r>
        <w:rPr>
          <w:i/>
        </w:rPr>
        <w:t>StringLiteral</w:t>
      </w:r>
      <w:r>
        <w:t>.</w:t>
      </w:r>
    </w:p>
    <w:p w14:paraId="7EA6A5AD" w14:textId="77777777" w:rsidR="004C02EF" w:rsidRDefault="0004618C" w:rsidP="004C02EF">
      <w:ins w:id="2443" w:author="Allen Wirfs-Brock rev2" w:date="2011-07-22T10:18:00Z">
        <w:r>
          <w:t xml:space="preserve">The </w:t>
        </w:r>
        <w:r w:rsidRPr="004F136A">
          <w:rPr>
            <w:rStyle w:val="bnf"/>
            <w:i w:val="0"/>
          </w:rPr>
          <w:t>PropName</w:t>
        </w:r>
        <w:r>
          <w:t xml:space="preserve"> of the</w:t>
        </w:r>
        <w:r w:rsidRPr="006D7E13">
          <w:t xml:space="preserve"> </w:t>
        </w:r>
      </w:ins>
      <w:del w:id="2444" w:author="Allen Wirfs-Brock rev2" w:date="2011-07-22T10:18:00Z">
        <w:r w:rsidR="004C02EF" w:rsidDel="0004618C">
          <w:delText xml:space="preserve">The </w:delText>
        </w:r>
      </w:del>
      <w:r w:rsidR="004C02EF">
        <w:t xml:space="preserve">production  </w:t>
      </w:r>
      <w:r w:rsidR="004C02EF" w:rsidRPr="00DD3DA3">
        <w:rPr>
          <w:rStyle w:val="bnf"/>
        </w:rPr>
        <w:t>PropertyName</w:t>
      </w:r>
      <w:r w:rsidR="004C02EF">
        <w:t xml:space="preserve"> </w:t>
      </w:r>
      <w:r w:rsidR="004C02EF">
        <w:rPr>
          <w:b/>
        </w:rPr>
        <w:t>:</w:t>
      </w:r>
      <w:r w:rsidR="004C02EF">
        <w:t xml:space="preserve"> </w:t>
      </w:r>
      <w:r w:rsidR="004C02EF" w:rsidRPr="00DD3DA3">
        <w:rPr>
          <w:rStyle w:val="bnf"/>
        </w:rPr>
        <w:t>NumericLiteral</w:t>
      </w:r>
      <w:r w:rsidR="004C02EF">
        <w:t xml:space="preserve">  is evaluated as follows:</w:t>
      </w:r>
    </w:p>
    <w:p w14:paraId="5A2ED236" w14:textId="77777777" w:rsidR="004C02EF" w:rsidRDefault="004C02EF" w:rsidP="004C02EF">
      <w:pPr>
        <w:pStyle w:val="Alg4"/>
        <w:numPr>
          <w:ilvl w:val="0"/>
          <w:numId w:val="59"/>
        </w:numPr>
        <w:spacing w:after="220"/>
        <w:contextualSpacing/>
      </w:pPr>
      <w:r>
        <w:t xml:space="preserve">Let </w:t>
      </w:r>
      <w:r w:rsidRPr="00235CBE">
        <w:rPr>
          <w:i/>
        </w:rPr>
        <w:t xml:space="preserve">nbr </w:t>
      </w:r>
      <w:r>
        <w:t xml:space="preserve">be the result of forming the value of the </w:t>
      </w:r>
      <w:r w:rsidRPr="006E103D">
        <w:rPr>
          <w:i/>
        </w:rPr>
        <w:t>NumericLiteral</w:t>
      </w:r>
      <w:r>
        <w:t>.</w:t>
      </w:r>
    </w:p>
    <w:p w14:paraId="51433EE7" w14:textId="77777777" w:rsidR="004C02EF" w:rsidRDefault="004C02EF" w:rsidP="004C02EF">
      <w:pPr>
        <w:pStyle w:val="Alg4"/>
        <w:numPr>
          <w:ilvl w:val="0"/>
          <w:numId w:val="59"/>
        </w:numPr>
        <w:spacing w:after="220"/>
        <w:contextualSpacing/>
      </w:pPr>
      <w:r>
        <w:t>Return ToString(</w:t>
      </w:r>
      <w:r w:rsidRPr="00235CBE">
        <w:rPr>
          <w:i/>
        </w:rPr>
        <w:t>nbr</w:t>
      </w:r>
      <w:r>
        <w:t>).</w:t>
      </w:r>
    </w:p>
    <w:p w14:paraId="1BD1033B" w14:textId="77777777" w:rsidR="00880B24" w:rsidRDefault="00880B24" w:rsidP="00880B24">
      <w:pPr>
        <w:rPr>
          <w:ins w:id="2445" w:author="Allen Wirfs-Brock rev2" w:date="2011-07-22T10:04:00Z"/>
        </w:rPr>
      </w:pPr>
      <w:bookmarkStart w:id="2446" w:name="_Toc472818820"/>
      <w:bookmarkStart w:id="2447" w:name="_Toc235503394"/>
      <w:bookmarkStart w:id="2448" w:name="_Toc241509169"/>
      <w:bookmarkStart w:id="2449" w:name="_Toc244416656"/>
      <w:bookmarkStart w:id="2450" w:name="_Toc276631020"/>
      <w:ins w:id="2451" w:author="Allen Wirfs-Brock rev2" w:date="2011-07-22T10:04:00Z">
        <w:r>
          <w:t xml:space="preserve">The </w:t>
        </w:r>
        <w:r w:rsidRPr="004F136A">
          <w:rPr>
            <w:rStyle w:val="bnf"/>
            <w:i w:val="0"/>
          </w:rPr>
          <w:t>PropName</w:t>
        </w:r>
        <w:r>
          <w:t xml:space="preserve"> of </w:t>
        </w:r>
      </w:ins>
      <w:ins w:id="2452" w:author="Allen Wirfs-Brock rev2" w:date="2011-07-22T10:14:00Z">
        <w:r w:rsidR="00830E2F">
          <w:t xml:space="preserve">the token </w:t>
        </w:r>
      </w:ins>
      <w:ins w:id="2453" w:author="Allen Wirfs-Brock rev2" w:date="2011-07-22T10:05:00Z">
        <w:r>
          <w:rPr>
            <w:rStyle w:val="bnf"/>
          </w:rPr>
          <w:t>Identif</w:t>
        </w:r>
      </w:ins>
      <w:ins w:id="2454" w:author="Rev 3 Allen Wirfs-Brock" w:date="2011-08-30T11:16:00Z">
        <w:r w:rsidR="00E85BAD">
          <w:rPr>
            <w:rStyle w:val="bnf"/>
          </w:rPr>
          <w:t>i</w:t>
        </w:r>
      </w:ins>
      <w:ins w:id="2455" w:author="Allen Wirfs-Brock rev2" w:date="2011-07-22T10:05:00Z">
        <w:r>
          <w:rPr>
            <w:rStyle w:val="bnf"/>
          </w:rPr>
          <w:t>er</w:t>
        </w:r>
      </w:ins>
      <w:ins w:id="2456" w:author="Allen Wirfs-Brock rev2" w:date="2011-07-22T10:04:00Z">
        <w:r w:rsidRPr="00FA7562">
          <w:rPr>
            <w:rStyle w:val="bnf"/>
          </w:rPr>
          <w:t>Name</w:t>
        </w:r>
        <w:r>
          <w:rPr>
            <w:iCs/>
          </w:rPr>
          <w:t xml:space="preserve"> </w:t>
        </w:r>
        <w:r>
          <w:t>is determined as follows:</w:t>
        </w:r>
      </w:ins>
    </w:p>
    <w:p w14:paraId="3C75A3B5" w14:textId="77777777" w:rsidR="00880B24" w:rsidRDefault="00830E2F" w:rsidP="00880B24">
      <w:pPr>
        <w:pStyle w:val="Alg4"/>
        <w:numPr>
          <w:ilvl w:val="0"/>
          <w:numId w:val="469"/>
        </w:numPr>
        <w:spacing w:after="220"/>
        <w:contextualSpacing/>
        <w:rPr>
          <w:ins w:id="2457" w:author="Allen Wirfs-Brock rev2" w:date="2011-07-22T10:04:00Z"/>
        </w:rPr>
      </w:pPr>
      <w:ins w:id="2458" w:author="Allen Wirfs-Brock rev2" w:date="2011-07-22T10:13:00Z">
        <w:r>
          <w:t xml:space="preserve">Return the String value containing the same sequence of characters as </w:t>
        </w:r>
        <w:r>
          <w:rPr>
            <w:i/>
          </w:rPr>
          <w:t>IdentifierName</w:t>
        </w:r>
      </w:ins>
      <w:ins w:id="2459" w:author="Allen Wirfs-Brock rev2" w:date="2011-07-22T10:04:00Z">
        <w:r w:rsidR="00880B24">
          <w:t>.</w:t>
        </w:r>
      </w:ins>
    </w:p>
    <w:p w14:paraId="08163637" w14:textId="77777777" w:rsidR="004C02EF" w:rsidRDefault="004C02EF" w:rsidP="003A4B22">
      <w:pPr>
        <w:pStyle w:val="30"/>
        <w:numPr>
          <w:ilvl w:val="0"/>
          <w:numId w:val="0"/>
        </w:numPr>
      </w:pPr>
      <w:bookmarkStart w:id="2460" w:name="_Toc178387031"/>
      <w:r>
        <w:t>11.1.6</w:t>
      </w:r>
      <w:r>
        <w:tab/>
        <w:t>The Grouping Operato</w:t>
      </w:r>
      <w:bookmarkStart w:id="2461" w:name="_Toc382202826"/>
      <w:bookmarkStart w:id="2462" w:name="_Toc382203046"/>
      <w:bookmarkEnd w:id="1995"/>
      <w:bookmarkEnd w:id="1996"/>
      <w:bookmarkEnd w:id="1997"/>
      <w:bookmarkEnd w:id="1998"/>
      <w:bookmarkEnd w:id="1999"/>
      <w:bookmarkEnd w:id="2000"/>
      <w:bookmarkEnd w:id="2001"/>
      <w:bookmarkEnd w:id="2002"/>
      <w:bookmarkEnd w:id="2003"/>
      <w:bookmarkEnd w:id="2004"/>
      <w:bookmarkEnd w:id="2005"/>
      <w:bookmarkEnd w:id="2461"/>
      <w:bookmarkEnd w:id="2462"/>
      <w:r>
        <w:t>r</w:t>
      </w:r>
      <w:bookmarkEnd w:id="2446"/>
      <w:bookmarkEnd w:id="2447"/>
      <w:bookmarkEnd w:id="2448"/>
      <w:bookmarkEnd w:id="2449"/>
      <w:bookmarkEnd w:id="2450"/>
      <w:bookmarkEnd w:id="2460"/>
    </w:p>
    <w:p w14:paraId="572A9F31" w14:textId="77777777" w:rsidR="004C02EF" w:rsidRDefault="004C02EF" w:rsidP="004C02EF">
      <w:r>
        <w:t xml:space="preserve">The production </w:t>
      </w:r>
      <w:r w:rsidRPr="00DD3DA3">
        <w:rPr>
          <w:rStyle w:val="bnf"/>
        </w:rPr>
        <w:t>PrimaryExpression</w:t>
      </w:r>
      <w:r w:rsidRPr="00E91749">
        <w:t xml:space="preserve"> </w:t>
      </w:r>
      <w:r>
        <w:rPr>
          <w:b/>
        </w:rPr>
        <w:t>:</w:t>
      </w:r>
      <w:r>
        <w:rPr>
          <w:i/>
        </w:rPr>
        <w:t xml:space="preserve"> </w:t>
      </w:r>
      <w:r>
        <w:rPr>
          <w:rFonts w:ascii="Courier New" w:hAnsi="Courier New"/>
          <w:b/>
        </w:rPr>
        <w:t>(</w:t>
      </w:r>
      <w:r>
        <w:t xml:space="preserve"> </w:t>
      </w:r>
      <w:r w:rsidRPr="00DD3DA3">
        <w:rPr>
          <w:rStyle w:val="bnf"/>
        </w:rPr>
        <w:t>Expression</w:t>
      </w:r>
      <w:r>
        <w:t xml:space="preserve"> </w:t>
      </w:r>
      <w:r>
        <w:rPr>
          <w:rFonts w:ascii="Courier New" w:hAnsi="Courier New"/>
          <w:b/>
        </w:rPr>
        <w:t>)</w:t>
      </w:r>
      <w:r>
        <w:t xml:space="preserve"> is evaluated as follows:</w:t>
      </w:r>
      <w:bookmarkStart w:id="2463" w:name="_Toc382212442"/>
    </w:p>
    <w:p w14:paraId="1929F205" w14:textId="77777777" w:rsidR="004C02EF" w:rsidRDefault="004C02EF" w:rsidP="004C02EF">
      <w:pPr>
        <w:pStyle w:val="Alg4"/>
        <w:numPr>
          <w:ilvl w:val="0"/>
          <w:numId w:val="60"/>
        </w:numPr>
        <w:spacing w:after="220"/>
        <w:contextualSpacing/>
      </w:pPr>
      <w:r>
        <w:t xml:space="preserve">Return the result of evaluating </w:t>
      </w:r>
      <w:r>
        <w:rPr>
          <w:i/>
        </w:rPr>
        <w:t>Expression</w:t>
      </w:r>
      <w:r>
        <w:t>. This may be of type Reference</w:t>
      </w:r>
      <w:bookmarkEnd w:id="2463"/>
      <w:r>
        <w:t>.</w:t>
      </w:r>
      <w:bookmarkStart w:id="2464" w:name="_Toc382212443"/>
    </w:p>
    <w:p w14:paraId="79366DC6" w14:textId="77777777" w:rsidR="004C02EF" w:rsidRDefault="004C02EF" w:rsidP="004C02EF">
      <w:pPr>
        <w:pStyle w:val="Note"/>
      </w:pPr>
      <w:bookmarkStart w:id="2465" w:name="_Toc375031167"/>
      <w:bookmarkStart w:id="2466" w:name="_Ref381507044"/>
      <w:bookmarkStart w:id="2467" w:name="_Toc381513681"/>
      <w:bookmarkStart w:id="2468" w:name="_Toc382202827"/>
      <w:bookmarkStart w:id="2469" w:name="_Toc382203047"/>
      <w:bookmarkStart w:id="2470" w:name="_Toc382212203"/>
      <w:bookmarkStart w:id="2471" w:name="_Toc382212444"/>
      <w:bookmarkStart w:id="2472" w:name="_Toc382291548"/>
      <w:bookmarkStart w:id="2473" w:name="_Ref382714615"/>
      <w:bookmarkStart w:id="2474" w:name="_Toc385672187"/>
      <w:bookmarkEnd w:id="2464"/>
      <w:r w:rsidRPr="00DD3DA3">
        <w:t>NOTE</w:t>
      </w:r>
      <w:r w:rsidRPr="00DD3DA3">
        <w:tab/>
        <w:t xml:space="preserve">This algorithm does not apply GetValue to the result of evaluating Expression. The principal motivation for this is so that operators such as </w:t>
      </w:r>
      <w:r w:rsidRPr="00DD3DA3">
        <w:rPr>
          <w:rFonts w:ascii="Courier New" w:hAnsi="Courier New"/>
          <w:b/>
        </w:rPr>
        <w:t>delete</w:t>
      </w:r>
      <w:r w:rsidRPr="00DD3DA3">
        <w:t xml:space="preserve"> and </w:t>
      </w:r>
      <w:r w:rsidRPr="00DD3DA3">
        <w:rPr>
          <w:rFonts w:ascii="Courier New" w:hAnsi="Courier New"/>
          <w:b/>
        </w:rPr>
        <w:t>typeof</w:t>
      </w:r>
      <w:r w:rsidRPr="00DD3DA3">
        <w:t xml:space="preserve"> may be applied to parenthesised expressions.</w:t>
      </w:r>
      <w:bookmarkStart w:id="2475" w:name="_Toc393690282"/>
    </w:p>
    <w:p w14:paraId="381E3B78" w14:textId="77777777" w:rsidR="004C02EF" w:rsidRDefault="004C02EF" w:rsidP="003A4B22">
      <w:pPr>
        <w:pStyle w:val="20"/>
        <w:numPr>
          <w:ilvl w:val="0"/>
          <w:numId w:val="0"/>
        </w:numPr>
      </w:pPr>
      <w:bookmarkStart w:id="2476" w:name="_Ref449966579"/>
      <w:bookmarkStart w:id="2477" w:name="_Toc472818821"/>
      <w:bookmarkStart w:id="2478" w:name="_Toc235503395"/>
      <w:bookmarkStart w:id="2479" w:name="_Toc241509170"/>
      <w:bookmarkStart w:id="2480" w:name="_Toc244416657"/>
      <w:bookmarkStart w:id="2481" w:name="_Toc276631021"/>
      <w:bookmarkStart w:id="2482" w:name="_Toc178387032"/>
      <w:r>
        <w:t>11.2</w:t>
      </w:r>
      <w:r>
        <w:tab/>
        <w:t>Left-Hand-Side Expression</w:t>
      </w:r>
      <w:bookmarkStart w:id="2483" w:name="_Toc382202828"/>
      <w:bookmarkStart w:id="2484" w:name="_Toc382203048"/>
      <w:bookmarkEnd w:id="2465"/>
      <w:bookmarkEnd w:id="2466"/>
      <w:bookmarkEnd w:id="2467"/>
      <w:bookmarkEnd w:id="2468"/>
      <w:bookmarkEnd w:id="2469"/>
      <w:bookmarkEnd w:id="2470"/>
      <w:bookmarkEnd w:id="2471"/>
      <w:bookmarkEnd w:id="2472"/>
      <w:bookmarkEnd w:id="2473"/>
      <w:bookmarkEnd w:id="2474"/>
      <w:bookmarkEnd w:id="2475"/>
      <w:bookmarkEnd w:id="2483"/>
      <w:bookmarkEnd w:id="2484"/>
      <w:r>
        <w:t>s</w:t>
      </w:r>
      <w:bookmarkEnd w:id="2476"/>
      <w:bookmarkEnd w:id="2477"/>
      <w:bookmarkEnd w:id="2478"/>
      <w:bookmarkEnd w:id="2479"/>
      <w:bookmarkEnd w:id="2480"/>
      <w:bookmarkEnd w:id="2481"/>
      <w:bookmarkEnd w:id="2482"/>
    </w:p>
    <w:p w14:paraId="7ADC2BDA" w14:textId="77777777" w:rsidR="004C02EF" w:rsidRDefault="004C02EF" w:rsidP="004C02EF">
      <w:pPr>
        <w:pStyle w:val="Syntax"/>
      </w:pPr>
      <w:r w:rsidRPr="00361EBD">
        <w:t>Syntax</w:t>
      </w:r>
    </w:p>
    <w:p w14:paraId="6B8B526A" w14:textId="77777777" w:rsidR="004C02EF" w:rsidRPr="00984A3F" w:rsidRDefault="004C02EF" w:rsidP="004C02EF">
      <w:pPr>
        <w:pStyle w:val="SyntaxRule"/>
      </w:pPr>
      <w:r w:rsidRPr="00984A3F">
        <w:t xml:space="preserve">MemberExpression </w:t>
      </w:r>
      <w:r w:rsidRPr="00D04346">
        <w:rPr>
          <w:rFonts w:ascii="Arial" w:hAnsi="Arial" w:cs="Arial"/>
          <w:b/>
          <w:i w:val="0"/>
        </w:rPr>
        <w:t>:</w:t>
      </w:r>
    </w:p>
    <w:p w14:paraId="5AE58F0A" w14:textId="77777777" w:rsidR="004C02EF" w:rsidRPr="00984A3F" w:rsidRDefault="004C02EF" w:rsidP="004C02EF">
      <w:pPr>
        <w:pStyle w:val="SyntaxDefinition"/>
      </w:pPr>
      <w:r w:rsidRPr="00984A3F">
        <w:t>PrimaryExpression</w:t>
      </w:r>
      <w:r w:rsidRPr="00984A3F">
        <w:br/>
        <w:t>FunctionExpression</w:t>
      </w:r>
      <w:r w:rsidRPr="00984A3F">
        <w:br/>
        <w:t xml:space="preserve">MemberExpression </w:t>
      </w:r>
      <w:r w:rsidRPr="004431E2">
        <w:rPr>
          <w:rFonts w:ascii="Courier New" w:hAnsi="Courier New"/>
          <w:b/>
          <w:i w:val="0"/>
        </w:rPr>
        <w:t>[</w:t>
      </w:r>
      <w:r w:rsidRPr="00984A3F">
        <w:t xml:space="preserve"> Expression </w:t>
      </w:r>
      <w:r w:rsidRPr="004431E2">
        <w:rPr>
          <w:rFonts w:ascii="Courier New" w:hAnsi="Courier New"/>
          <w:b/>
          <w:i w:val="0"/>
        </w:rPr>
        <w:t>]</w:t>
      </w:r>
      <w:r w:rsidRPr="004431E2">
        <w:rPr>
          <w:rFonts w:ascii="Courier New" w:hAnsi="Courier New"/>
          <w:b/>
          <w:i w:val="0"/>
        </w:rPr>
        <w:br/>
      </w:r>
      <w:r w:rsidRPr="00984A3F">
        <w:t xml:space="preserve">MemberExpression </w:t>
      </w:r>
      <w:r w:rsidRPr="004431E2">
        <w:rPr>
          <w:rFonts w:ascii="Courier New" w:hAnsi="Courier New"/>
          <w:b/>
          <w:i w:val="0"/>
        </w:rPr>
        <w:t>.</w:t>
      </w:r>
      <w:r w:rsidRPr="00984A3F">
        <w:t xml:space="preserve"> IdentifierName</w:t>
      </w:r>
      <w:r w:rsidRPr="00984A3F">
        <w:br/>
      </w:r>
      <w:r w:rsidRPr="004431E2">
        <w:rPr>
          <w:rFonts w:ascii="Courier New" w:hAnsi="Courier New"/>
          <w:b/>
          <w:i w:val="0"/>
        </w:rPr>
        <w:t>new</w:t>
      </w:r>
      <w:r w:rsidRPr="00984A3F">
        <w:t xml:space="preserve"> MemberExpression</w:t>
      </w:r>
      <w:r w:rsidRPr="004431E2">
        <w:rPr>
          <w:rFonts w:ascii="Courier New" w:hAnsi="Courier New"/>
          <w:b/>
          <w:i w:val="0"/>
        </w:rPr>
        <w:t xml:space="preserve"> </w:t>
      </w:r>
      <w:r w:rsidRPr="00984A3F">
        <w:t>Arguments</w:t>
      </w:r>
    </w:p>
    <w:p w14:paraId="33AD4714" w14:textId="77777777" w:rsidR="004C02EF" w:rsidRPr="00984A3F" w:rsidRDefault="004C02EF" w:rsidP="004C02EF">
      <w:pPr>
        <w:pStyle w:val="SyntaxRule"/>
      </w:pPr>
      <w:r w:rsidRPr="00984A3F">
        <w:t xml:space="preserve">NewExpression </w:t>
      </w:r>
      <w:r w:rsidRPr="00D04346">
        <w:rPr>
          <w:rFonts w:ascii="Arial" w:hAnsi="Arial"/>
          <w:b/>
          <w:i w:val="0"/>
        </w:rPr>
        <w:t>:</w:t>
      </w:r>
    </w:p>
    <w:p w14:paraId="198C98F1" w14:textId="77777777" w:rsidR="004C02EF" w:rsidRPr="00984A3F" w:rsidRDefault="004C02EF" w:rsidP="004C02EF">
      <w:pPr>
        <w:pStyle w:val="SyntaxDefinition"/>
      </w:pPr>
      <w:r w:rsidRPr="00984A3F">
        <w:t>MemberExpression</w:t>
      </w:r>
      <w:r w:rsidRPr="004431E2">
        <w:rPr>
          <w:rFonts w:ascii="Courier New" w:hAnsi="Courier New"/>
          <w:b/>
          <w:i w:val="0"/>
        </w:rPr>
        <w:br/>
        <w:t>new</w:t>
      </w:r>
      <w:r w:rsidRPr="00984A3F">
        <w:t xml:space="preserve"> NewExpression</w:t>
      </w:r>
    </w:p>
    <w:p w14:paraId="41D424C0" w14:textId="77777777" w:rsidR="004C02EF" w:rsidRPr="00984A3F" w:rsidRDefault="004C02EF" w:rsidP="004C02EF">
      <w:pPr>
        <w:pStyle w:val="SyntaxRule"/>
      </w:pPr>
      <w:r w:rsidRPr="00984A3F">
        <w:t xml:space="preserve">CallExpression </w:t>
      </w:r>
      <w:r w:rsidRPr="00D04346">
        <w:rPr>
          <w:rFonts w:ascii="Arial" w:hAnsi="Arial"/>
          <w:b/>
          <w:i w:val="0"/>
        </w:rPr>
        <w:t>:</w:t>
      </w:r>
    </w:p>
    <w:p w14:paraId="0292B35E" w14:textId="77777777" w:rsidR="004C02EF" w:rsidRPr="00984A3F" w:rsidRDefault="004C02EF" w:rsidP="004C02EF">
      <w:pPr>
        <w:pStyle w:val="SyntaxDefinition"/>
      </w:pPr>
      <w:r w:rsidRPr="00984A3F">
        <w:t>MemberExpression</w:t>
      </w:r>
      <w:r w:rsidRPr="004431E2">
        <w:rPr>
          <w:rFonts w:ascii="Courier New" w:hAnsi="Courier New"/>
          <w:b/>
          <w:i w:val="0"/>
        </w:rPr>
        <w:t xml:space="preserve"> </w:t>
      </w:r>
      <w:r w:rsidRPr="00984A3F">
        <w:t>Arguments</w:t>
      </w:r>
      <w:r w:rsidRPr="004431E2">
        <w:rPr>
          <w:rFonts w:ascii="Courier New" w:hAnsi="Courier New"/>
          <w:b/>
          <w:i w:val="0"/>
        </w:rPr>
        <w:br/>
      </w:r>
      <w:r w:rsidRPr="00984A3F">
        <w:t>CallExpression</w:t>
      </w:r>
      <w:r w:rsidRPr="004431E2">
        <w:rPr>
          <w:rFonts w:ascii="Courier New" w:hAnsi="Courier New"/>
          <w:b/>
          <w:i w:val="0"/>
        </w:rPr>
        <w:t xml:space="preserve"> </w:t>
      </w:r>
      <w:r w:rsidRPr="00984A3F">
        <w:t>Arguments</w:t>
      </w:r>
      <w:r w:rsidRPr="004431E2">
        <w:rPr>
          <w:rFonts w:ascii="Courier New" w:hAnsi="Courier New"/>
          <w:b/>
          <w:i w:val="0"/>
        </w:rPr>
        <w:br/>
      </w:r>
      <w:r w:rsidRPr="00984A3F">
        <w:t xml:space="preserve">CallExpression </w:t>
      </w:r>
      <w:r w:rsidRPr="004431E2">
        <w:rPr>
          <w:rFonts w:ascii="Courier New" w:hAnsi="Courier New"/>
          <w:b/>
          <w:i w:val="0"/>
        </w:rPr>
        <w:t>[</w:t>
      </w:r>
      <w:r w:rsidRPr="00984A3F">
        <w:t xml:space="preserve"> Expression </w:t>
      </w:r>
      <w:r w:rsidRPr="004431E2">
        <w:rPr>
          <w:rFonts w:ascii="Courier New" w:hAnsi="Courier New"/>
          <w:b/>
          <w:i w:val="0"/>
        </w:rPr>
        <w:t>]</w:t>
      </w:r>
      <w:r w:rsidRPr="004431E2">
        <w:rPr>
          <w:rFonts w:ascii="Courier New" w:hAnsi="Courier New"/>
          <w:b/>
          <w:i w:val="0"/>
        </w:rPr>
        <w:br/>
      </w:r>
      <w:r w:rsidRPr="00984A3F">
        <w:t xml:space="preserve">CallExpression </w:t>
      </w:r>
      <w:r w:rsidRPr="004431E2">
        <w:rPr>
          <w:rFonts w:ascii="Courier New" w:hAnsi="Courier New"/>
          <w:b/>
          <w:i w:val="0"/>
        </w:rPr>
        <w:t>.</w:t>
      </w:r>
      <w:r w:rsidRPr="00984A3F">
        <w:t xml:space="preserve"> IdentifierName</w:t>
      </w:r>
    </w:p>
    <w:p w14:paraId="50F7D9EA" w14:textId="77777777" w:rsidR="004C02EF" w:rsidRPr="00984A3F" w:rsidRDefault="004C02EF" w:rsidP="004C02EF">
      <w:pPr>
        <w:pStyle w:val="SyntaxRule"/>
      </w:pPr>
      <w:r w:rsidRPr="00984A3F">
        <w:t xml:space="preserve">Arguments </w:t>
      </w:r>
      <w:r w:rsidRPr="00D04346">
        <w:rPr>
          <w:rFonts w:ascii="Arial" w:hAnsi="Arial"/>
          <w:b/>
          <w:i w:val="0"/>
        </w:rPr>
        <w:t>:</w:t>
      </w:r>
    </w:p>
    <w:p w14:paraId="4F6FCBC3" w14:textId="77777777" w:rsidR="004C02EF" w:rsidRPr="00984A3F" w:rsidRDefault="004C02EF" w:rsidP="004C02EF">
      <w:pPr>
        <w:pStyle w:val="SyntaxDefinition"/>
      </w:pPr>
      <w:r w:rsidRPr="004431E2">
        <w:rPr>
          <w:rFonts w:ascii="Courier New" w:hAnsi="Courier New"/>
          <w:b/>
          <w:i w:val="0"/>
        </w:rPr>
        <w:t>(</w:t>
      </w:r>
      <w:r w:rsidRPr="00984A3F">
        <w:t xml:space="preserve"> </w:t>
      </w:r>
      <w:r w:rsidRPr="004431E2">
        <w:rPr>
          <w:rFonts w:ascii="Courier New" w:hAnsi="Courier New"/>
          <w:b/>
          <w:i w:val="0"/>
        </w:rPr>
        <w:t>)</w:t>
      </w:r>
      <w:r w:rsidRPr="004431E2">
        <w:rPr>
          <w:rFonts w:ascii="Courier New" w:hAnsi="Courier New"/>
          <w:b/>
          <w:i w:val="0"/>
        </w:rPr>
        <w:br/>
        <w:t>(</w:t>
      </w:r>
      <w:r w:rsidRPr="00984A3F">
        <w:t xml:space="preserve"> ArgumentList  </w:t>
      </w:r>
      <w:r w:rsidRPr="004431E2">
        <w:rPr>
          <w:rFonts w:ascii="Courier New" w:hAnsi="Courier New"/>
          <w:b/>
          <w:i w:val="0"/>
        </w:rPr>
        <w:t>)</w:t>
      </w:r>
    </w:p>
    <w:p w14:paraId="0EE8DBF3" w14:textId="77777777" w:rsidR="004C02EF" w:rsidRPr="00984A3F" w:rsidRDefault="004C02EF" w:rsidP="004C02EF">
      <w:pPr>
        <w:pStyle w:val="SyntaxRule"/>
      </w:pPr>
      <w:r w:rsidRPr="00984A3F">
        <w:t xml:space="preserve">ArgumentList </w:t>
      </w:r>
      <w:r w:rsidRPr="00D04346">
        <w:rPr>
          <w:rFonts w:ascii="Arial" w:hAnsi="Arial"/>
          <w:b/>
          <w:i w:val="0"/>
        </w:rPr>
        <w:t>:</w:t>
      </w:r>
    </w:p>
    <w:p w14:paraId="164AA02B" w14:textId="77777777" w:rsidR="004C02EF" w:rsidRPr="00984A3F" w:rsidRDefault="004C02EF" w:rsidP="004C02EF">
      <w:pPr>
        <w:pStyle w:val="SyntaxDefinition"/>
      </w:pPr>
      <w:r w:rsidRPr="00984A3F">
        <w:t>AssignmentExpression</w:t>
      </w:r>
      <w:ins w:id="2485" w:author="Allen Wirfs-Brock" w:date="2011-07-05T10:44:00Z">
        <w:r w:rsidR="001C6F64">
          <w:br/>
        </w:r>
        <w:r w:rsidR="001C6F64" w:rsidRPr="004431E2">
          <w:rPr>
            <w:rFonts w:ascii="Courier New" w:hAnsi="Courier New"/>
            <w:b/>
            <w:i w:val="0"/>
          </w:rPr>
          <w:t>...</w:t>
        </w:r>
        <w:r w:rsidR="001C6F64">
          <w:rPr>
            <w:rFonts w:ascii="Courier New" w:hAnsi="Courier New"/>
            <w:b/>
            <w:i w:val="0"/>
          </w:rPr>
          <w:t xml:space="preserve"> </w:t>
        </w:r>
        <w:r w:rsidR="001C6F64" w:rsidRPr="00984A3F">
          <w:t>AssignmentExpression</w:t>
        </w:r>
        <w:r w:rsidR="001C6F64">
          <w:br/>
        </w:r>
      </w:ins>
      <w:r w:rsidR="001C6F64" w:rsidRPr="00984A3F">
        <w:t xml:space="preserve">ArgumentList </w:t>
      </w:r>
      <w:r w:rsidR="001C6F64" w:rsidRPr="004431E2">
        <w:rPr>
          <w:rFonts w:ascii="Courier New" w:hAnsi="Courier New"/>
          <w:b/>
          <w:i w:val="0"/>
        </w:rPr>
        <w:t>,</w:t>
      </w:r>
      <w:r w:rsidR="001C6F64" w:rsidRPr="00984A3F">
        <w:t xml:space="preserve"> AssignmentExpression</w:t>
      </w:r>
      <w:r w:rsidRPr="00984A3F">
        <w:br/>
        <w:t xml:space="preserve">ArgumentList </w:t>
      </w:r>
      <w:r w:rsidRPr="004431E2">
        <w:rPr>
          <w:rFonts w:ascii="Courier New" w:hAnsi="Courier New"/>
          <w:b/>
          <w:i w:val="0"/>
        </w:rPr>
        <w:t>,</w:t>
      </w:r>
      <w:r w:rsidRPr="00984A3F">
        <w:t xml:space="preserve"> </w:t>
      </w:r>
      <w:ins w:id="2486" w:author="Allen Wirfs-Brock" w:date="2011-07-05T10:45:00Z">
        <w:r w:rsidR="001C6F64" w:rsidRPr="004431E2">
          <w:rPr>
            <w:rFonts w:ascii="Courier New" w:hAnsi="Courier New"/>
            <w:b/>
            <w:i w:val="0"/>
          </w:rPr>
          <w:t>...</w:t>
        </w:r>
        <w:r w:rsidR="001C6F64">
          <w:rPr>
            <w:rFonts w:ascii="Courier New" w:hAnsi="Courier New"/>
            <w:b/>
            <w:i w:val="0"/>
          </w:rPr>
          <w:t xml:space="preserve"> </w:t>
        </w:r>
      </w:ins>
      <w:r w:rsidRPr="00984A3F">
        <w:t>AssignmentExpression</w:t>
      </w:r>
    </w:p>
    <w:p w14:paraId="47EF4F83" w14:textId="77777777" w:rsidR="004C02EF" w:rsidRPr="00984A3F" w:rsidRDefault="004C02EF" w:rsidP="004C02EF">
      <w:pPr>
        <w:pStyle w:val="SyntaxRule"/>
      </w:pPr>
      <w:r w:rsidRPr="00984A3F">
        <w:t xml:space="preserve">LeftHandSideExpression </w:t>
      </w:r>
      <w:r w:rsidRPr="00D04346">
        <w:rPr>
          <w:rFonts w:ascii="Arial" w:hAnsi="Arial"/>
          <w:b/>
          <w:i w:val="0"/>
        </w:rPr>
        <w:t>:</w:t>
      </w:r>
    </w:p>
    <w:p w14:paraId="42CA2FC7" w14:textId="77777777" w:rsidR="004C02EF" w:rsidRPr="00984A3F" w:rsidRDefault="004C02EF" w:rsidP="004C02EF">
      <w:pPr>
        <w:pStyle w:val="SyntaxDefinition"/>
      </w:pPr>
      <w:r w:rsidRPr="00984A3F">
        <w:t>NewExpression</w:t>
      </w:r>
      <w:r w:rsidRPr="00984A3F">
        <w:br/>
        <w:t>CallExpression</w:t>
      </w:r>
      <w:bookmarkStart w:id="2487" w:name="_Toc375031168"/>
      <w:bookmarkStart w:id="2488" w:name="_Toc381513682"/>
      <w:bookmarkStart w:id="2489" w:name="_Toc382202829"/>
      <w:bookmarkStart w:id="2490" w:name="_Toc382203049"/>
      <w:bookmarkStart w:id="2491" w:name="_Toc382212204"/>
      <w:bookmarkStart w:id="2492" w:name="_Toc382212445"/>
      <w:bookmarkStart w:id="2493" w:name="_Toc382291549"/>
      <w:bookmarkStart w:id="2494" w:name="_Toc385672188"/>
      <w:bookmarkStart w:id="2495" w:name="_Toc393690283"/>
    </w:p>
    <w:p w14:paraId="6197C14E" w14:textId="77777777" w:rsidR="004C02EF" w:rsidRDefault="004C02EF" w:rsidP="003A4B22">
      <w:pPr>
        <w:pStyle w:val="30"/>
        <w:numPr>
          <w:ilvl w:val="0"/>
          <w:numId w:val="0"/>
        </w:numPr>
      </w:pPr>
      <w:bookmarkStart w:id="2496" w:name="_Ref457437585"/>
      <w:bookmarkStart w:id="2497" w:name="_Ref457437586"/>
      <w:bookmarkStart w:id="2498" w:name="_Ref457437587"/>
      <w:bookmarkStart w:id="2499" w:name="_Ref457437588"/>
      <w:bookmarkStart w:id="2500" w:name="_Ref457437589"/>
      <w:bookmarkStart w:id="2501" w:name="_Ref457437593"/>
      <w:bookmarkStart w:id="2502" w:name="_Toc472818822"/>
      <w:bookmarkStart w:id="2503" w:name="_Toc235503396"/>
      <w:bookmarkStart w:id="2504" w:name="_Toc241509171"/>
      <w:bookmarkStart w:id="2505" w:name="_Toc244416658"/>
      <w:bookmarkStart w:id="2506" w:name="_Toc276631022"/>
      <w:bookmarkStart w:id="2507" w:name="_Toc178387033"/>
      <w:r>
        <w:t>11.2.1</w:t>
      </w:r>
      <w:r>
        <w:tab/>
        <w:t>Property Accessor</w:t>
      </w:r>
      <w:bookmarkStart w:id="2508" w:name="_Toc382202830"/>
      <w:bookmarkStart w:id="2509" w:name="_Toc382203050"/>
      <w:bookmarkEnd w:id="2487"/>
      <w:bookmarkEnd w:id="2488"/>
      <w:bookmarkEnd w:id="2489"/>
      <w:bookmarkEnd w:id="2490"/>
      <w:bookmarkEnd w:id="2491"/>
      <w:bookmarkEnd w:id="2492"/>
      <w:bookmarkEnd w:id="2493"/>
      <w:bookmarkEnd w:id="2494"/>
      <w:bookmarkEnd w:id="2495"/>
      <w:bookmarkEnd w:id="2508"/>
      <w:bookmarkEnd w:id="2509"/>
      <w:r>
        <w:t>s</w:t>
      </w:r>
      <w:bookmarkEnd w:id="2496"/>
      <w:bookmarkEnd w:id="2497"/>
      <w:bookmarkEnd w:id="2498"/>
      <w:bookmarkEnd w:id="2499"/>
      <w:bookmarkEnd w:id="2500"/>
      <w:bookmarkEnd w:id="2501"/>
      <w:bookmarkEnd w:id="2502"/>
      <w:bookmarkEnd w:id="2503"/>
      <w:bookmarkEnd w:id="2504"/>
      <w:bookmarkEnd w:id="2505"/>
      <w:bookmarkEnd w:id="2506"/>
      <w:bookmarkEnd w:id="2507"/>
    </w:p>
    <w:p w14:paraId="15DFA947" w14:textId="77777777" w:rsidR="004C02EF" w:rsidRDefault="004C02EF" w:rsidP="004C02EF">
      <w:r>
        <w:t>Properties are accessed by name, using either the dot notation:</w:t>
      </w:r>
    </w:p>
    <w:p w14:paraId="406DB766" w14:textId="77777777" w:rsidR="004C02EF" w:rsidRPr="00984A3F" w:rsidRDefault="004C02EF" w:rsidP="004C02EF">
      <w:pPr>
        <w:pStyle w:val="SyntaxRule2"/>
        <w:spacing w:after="120"/>
        <w:jc w:val="left"/>
        <w:rPr>
          <w:lang w:val="en-US"/>
        </w:rPr>
      </w:pPr>
      <w:r w:rsidRPr="00984A3F">
        <w:rPr>
          <w:lang w:val="en-US"/>
        </w:rPr>
        <w:t xml:space="preserve">MemberExpression </w:t>
      </w:r>
      <w:r w:rsidRPr="004431E2">
        <w:rPr>
          <w:rFonts w:ascii="Courier New" w:hAnsi="Courier New"/>
          <w:b/>
          <w:i w:val="0"/>
          <w:lang w:val="en-US"/>
        </w:rPr>
        <w:t>.</w:t>
      </w:r>
      <w:r w:rsidRPr="00984A3F">
        <w:rPr>
          <w:lang w:val="en-US"/>
        </w:rPr>
        <w:t xml:space="preserve"> IdentifierName</w:t>
      </w:r>
      <w:r w:rsidRPr="00984A3F">
        <w:rPr>
          <w:lang w:val="en-US"/>
        </w:rPr>
        <w:br/>
        <w:t xml:space="preserve">CallExpression </w:t>
      </w:r>
      <w:r w:rsidRPr="004431E2">
        <w:rPr>
          <w:rFonts w:ascii="Courier New" w:hAnsi="Courier New"/>
          <w:b/>
          <w:i w:val="0"/>
          <w:lang w:val="en-US"/>
        </w:rPr>
        <w:t>.</w:t>
      </w:r>
      <w:r w:rsidRPr="00984A3F">
        <w:rPr>
          <w:lang w:val="en-US"/>
        </w:rPr>
        <w:t xml:space="preserve"> IdentifierName</w:t>
      </w:r>
    </w:p>
    <w:p w14:paraId="4C219D25" w14:textId="77777777" w:rsidR="004C02EF" w:rsidRDefault="004C02EF" w:rsidP="004C02EF">
      <w:pPr>
        <w:spacing w:after="120"/>
      </w:pPr>
      <w:r>
        <w:t>or the bracket notation:</w:t>
      </w:r>
    </w:p>
    <w:p w14:paraId="40966D28" w14:textId="77777777" w:rsidR="004C02EF" w:rsidRPr="00984A3F" w:rsidRDefault="004C02EF" w:rsidP="004C02EF">
      <w:pPr>
        <w:pStyle w:val="SyntaxRule2"/>
        <w:spacing w:after="120"/>
        <w:jc w:val="left"/>
      </w:pPr>
      <w:r w:rsidRPr="00984A3F">
        <w:t xml:space="preserve">MemberExpression </w:t>
      </w:r>
      <w:r w:rsidRPr="004431E2">
        <w:rPr>
          <w:rFonts w:ascii="Courier New" w:hAnsi="Courier New"/>
          <w:b/>
          <w:i w:val="0"/>
        </w:rPr>
        <w:t>[</w:t>
      </w:r>
      <w:r w:rsidRPr="00984A3F">
        <w:t xml:space="preserve"> Expression </w:t>
      </w:r>
      <w:r w:rsidRPr="004431E2">
        <w:rPr>
          <w:rFonts w:ascii="Courier New" w:hAnsi="Courier New"/>
          <w:b/>
          <w:i w:val="0"/>
        </w:rPr>
        <w:t>]</w:t>
      </w:r>
      <w:r w:rsidRPr="00984A3F">
        <w:br/>
        <w:t xml:space="preserve">CallExpression </w:t>
      </w:r>
      <w:r w:rsidRPr="004431E2">
        <w:rPr>
          <w:rFonts w:ascii="Courier New" w:hAnsi="Courier New"/>
          <w:b/>
          <w:i w:val="0"/>
        </w:rPr>
        <w:t>[</w:t>
      </w:r>
      <w:r w:rsidRPr="00984A3F">
        <w:t xml:space="preserve"> Expression </w:t>
      </w:r>
      <w:r w:rsidRPr="004431E2">
        <w:rPr>
          <w:rFonts w:ascii="Courier New" w:hAnsi="Courier New"/>
          <w:b/>
          <w:i w:val="0"/>
        </w:rPr>
        <w:t>]</w:t>
      </w:r>
    </w:p>
    <w:p w14:paraId="65E673C4" w14:textId="77777777" w:rsidR="004C02EF" w:rsidRDefault="004C02EF" w:rsidP="004C02EF">
      <w:pPr>
        <w:spacing w:after="120"/>
      </w:pPr>
      <w:r>
        <w:t>The dot notation is explained by the following syntactic conversion:</w:t>
      </w:r>
    </w:p>
    <w:p w14:paraId="54F4170B" w14:textId="77777777" w:rsidR="004C02EF" w:rsidRPr="00984A3F" w:rsidRDefault="004C02EF" w:rsidP="004C02EF">
      <w:pPr>
        <w:pStyle w:val="SyntaxRule2"/>
        <w:spacing w:after="120"/>
      </w:pPr>
      <w:r w:rsidRPr="00984A3F">
        <w:t xml:space="preserve">MemberExpression </w:t>
      </w:r>
      <w:r w:rsidRPr="004431E2">
        <w:rPr>
          <w:rFonts w:ascii="Courier New" w:hAnsi="Courier New"/>
          <w:b/>
          <w:i w:val="0"/>
        </w:rPr>
        <w:t>.</w:t>
      </w:r>
      <w:r w:rsidRPr="00984A3F">
        <w:t xml:space="preserve"> IdentifierName</w:t>
      </w:r>
    </w:p>
    <w:p w14:paraId="3324EFF7" w14:textId="77777777" w:rsidR="004C02EF" w:rsidRDefault="004C02EF" w:rsidP="004C02EF">
      <w:pPr>
        <w:spacing w:after="120"/>
      </w:pPr>
      <w:r>
        <w:t>is identical in its behaviour to</w:t>
      </w:r>
    </w:p>
    <w:p w14:paraId="2B16B0F2" w14:textId="77777777" w:rsidR="004C02EF" w:rsidRPr="004431E2" w:rsidRDefault="004C02EF" w:rsidP="004C02EF">
      <w:pPr>
        <w:pStyle w:val="SyntaxRule2"/>
        <w:spacing w:after="120"/>
        <w:rPr>
          <w:rFonts w:ascii="Courier New" w:hAnsi="Courier New"/>
          <w:b/>
          <w:i w:val="0"/>
        </w:rPr>
      </w:pPr>
      <w:r w:rsidRPr="00984A3F">
        <w:t xml:space="preserve">MemberExpression </w:t>
      </w:r>
      <w:r w:rsidRPr="004431E2">
        <w:rPr>
          <w:rFonts w:ascii="Courier New" w:hAnsi="Courier New"/>
          <w:b/>
          <w:i w:val="0"/>
        </w:rPr>
        <w:t>[</w:t>
      </w:r>
      <w:r w:rsidRPr="00984A3F">
        <w:t xml:space="preserve"> &lt;identifier-name-string&gt; </w:t>
      </w:r>
      <w:r w:rsidRPr="004431E2">
        <w:rPr>
          <w:rFonts w:ascii="Courier New" w:hAnsi="Courier New"/>
          <w:b/>
          <w:i w:val="0"/>
        </w:rPr>
        <w:t>]</w:t>
      </w:r>
    </w:p>
    <w:p w14:paraId="208F0211" w14:textId="77777777" w:rsidR="004C02EF" w:rsidRDefault="004C02EF" w:rsidP="004C02EF">
      <w:pPr>
        <w:spacing w:after="120"/>
      </w:pPr>
      <w:r>
        <w:t>and similarly</w:t>
      </w:r>
    </w:p>
    <w:p w14:paraId="294F0AF6" w14:textId="77777777" w:rsidR="004C02EF" w:rsidRPr="00984A3F" w:rsidRDefault="004C02EF" w:rsidP="004C02EF">
      <w:pPr>
        <w:pStyle w:val="SyntaxRule2"/>
        <w:keepNext w:val="0"/>
        <w:spacing w:after="120"/>
      </w:pPr>
      <w:r w:rsidRPr="00984A3F">
        <w:t xml:space="preserve">CallExpression </w:t>
      </w:r>
      <w:r w:rsidRPr="004431E2">
        <w:rPr>
          <w:rFonts w:ascii="Courier New" w:hAnsi="Courier New"/>
          <w:b/>
          <w:i w:val="0"/>
        </w:rPr>
        <w:t>.</w:t>
      </w:r>
      <w:r w:rsidRPr="00984A3F">
        <w:t xml:space="preserve"> IdentifierName</w:t>
      </w:r>
    </w:p>
    <w:p w14:paraId="58644F77" w14:textId="77777777" w:rsidR="004C02EF" w:rsidRDefault="004C02EF" w:rsidP="004C02EF">
      <w:pPr>
        <w:keepNext/>
        <w:spacing w:after="120"/>
      </w:pPr>
      <w:r>
        <w:t>is identical in its behaviour to</w:t>
      </w:r>
    </w:p>
    <w:p w14:paraId="1B4968BE" w14:textId="77777777" w:rsidR="004C02EF" w:rsidRPr="004431E2" w:rsidRDefault="004C02EF" w:rsidP="004C02EF">
      <w:pPr>
        <w:pStyle w:val="SyntaxRule2"/>
        <w:spacing w:after="120"/>
        <w:rPr>
          <w:rFonts w:ascii="Courier New" w:hAnsi="Courier New"/>
          <w:b/>
          <w:i w:val="0"/>
        </w:rPr>
      </w:pPr>
      <w:r w:rsidRPr="00984A3F">
        <w:t xml:space="preserve">CallExpression </w:t>
      </w:r>
      <w:r w:rsidRPr="004431E2">
        <w:rPr>
          <w:rFonts w:ascii="Courier New" w:hAnsi="Courier New"/>
          <w:b/>
          <w:i w:val="0"/>
        </w:rPr>
        <w:t>[</w:t>
      </w:r>
      <w:r w:rsidRPr="00984A3F">
        <w:t xml:space="preserve"> &lt;identifier-name-string&gt; </w:t>
      </w:r>
      <w:r w:rsidRPr="004431E2">
        <w:rPr>
          <w:rFonts w:ascii="Courier New" w:hAnsi="Courier New"/>
          <w:b/>
          <w:i w:val="0"/>
        </w:rPr>
        <w:t>]</w:t>
      </w:r>
    </w:p>
    <w:p w14:paraId="6A43F2B3" w14:textId="77777777" w:rsidR="004C02EF" w:rsidRDefault="004C02EF" w:rsidP="004C02EF">
      <w:r>
        <w:t xml:space="preserve">where </w:t>
      </w:r>
      <w:r w:rsidRPr="003931A3">
        <w:rPr>
          <w:rStyle w:val="bnf"/>
        </w:rPr>
        <w:t>&lt;identifier-name-string&gt;</w:t>
      </w:r>
      <w:r>
        <w:t xml:space="preserve"> is a string literal containing the same sequence of characters after processing of Unicode escape sequences as the </w:t>
      </w:r>
      <w:r w:rsidRPr="003931A3">
        <w:rPr>
          <w:rStyle w:val="bnf"/>
        </w:rPr>
        <w:t>IdentifierName</w:t>
      </w:r>
      <w:r>
        <w:t>.</w:t>
      </w:r>
    </w:p>
    <w:p w14:paraId="4BC2A746" w14:textId="77777777" w:rsidR="004C02EF" w:rsidRDefault="004C02EF" w:rsidP="004C02EF">
      <w:r>
        <w:t xml:space="preserve">The production </w:t>
      </w:r>
      <w:r w:rsidRPr="003931A3">
        <w:rPr>
          <w:rStyle w:val="bnf"/>
        </w:rPr>
        <w:t>MemberExpression</w:t>
      </w:r>
      <w:r>
        <w:t xml:space="preserve"> </w:t>
      </w:r>
      <w:r>
        <w:rPr>
          <w:b/>
        </w:rPr>
        <w:t>:</w:t>
      </w:r>
      <w:r>
        <w:t xml:space="preserve"> </w:t>
      </w:r>
      <w:r w:rsidRPr="003931A3">
        <w:rPr>
          <w:rStyle w:val="bnf"/>
        </w:rPr>
        <w:t>MemberExpression</w:t>
      </w:r>
      <w:r>
        <w:t xml:space="preserve"> </w:t>
      </w:r>
      <w:r>
        <w:rPr>
          <w:rFonts w:ascii="Courier New" w:hAnsi="Courier New"/>
          <w:b/>
        </w:rPr>
        <w:t>[</w:t>
      </w:r>
      <w:r>
        <w:t xml:space="preserve"> </w:t>
      </w:r>
      <w:r w:rsidRPr="003931A3">
        <w:rPr>
          <w:rStyle w:val="bnf"/>
        </w:rPr>
        <w:t>Expression</w:t>
      </w:r>
      <w:r>
        <w:t xml:space="preserve"> </w:t>
      </w:r>
      <w:r>
        <w:rPr>
          <w:rFonts w:ascii="Courier New" w:hAnsi="Courier New"/>
          <w:b/>
        </w:rPr>
        <w:t>]</w:t>
      </w:r>
      <w:r>
        <w:t xml:space="preserve"> is evaluated as follows:</w:t>
      </w:r>
      <w:bookmarkStart w:id="2510" w:name="_Toc382212446"/>
    </w:p>
    <w:p w14:paraId="05981800" w14:textId="77777777" w:rsidR="004C02EF" w:rsidRDefault="004C02EF" w:rsidP="004C02EF">
      <w:pPr>
        <w:pStyle w:val="Alg3"/>
        <w:numPr>
          <w:ilvl w:val="0"/>
          <w:numId w:val="61"/>
        </w:numPr>
      </w:pPr>
      <w:r>
        <w:t xml:space="preserve">Let </w:t>
      </w:r>
      <w:r w:rsidRPr="00830F15">
        <w:rPr>
          <w:i/>
        </w:rPr>
        <w:t>baseReference</w:t>
      </w:r>
      <w:r>
        <w:t xml:space="preserve"> be the result of evaluating </w:t>
      </w:r>
      <w:r>
        <w:rPr>
          <w:i/>
        </w:rPr>
        <w:t>MemberExpression</w:t>
      </w:r>
      <w:bookmarkEnd w:id="2510"/>
      <w:r>
        <w:t>.</w:t>
      </w:r>
      <w:bookmarkStart w:id="2511" w:name="_Toc382212447"/>
    </w:p>
    <w:p w14:paraId="36DD7D3C" w14:textId="77777777" w:rsidR="004C02EF" w:rsidRDefault="004C02EF" w:rsidP="004C02EF">
      <w:pPr>
        <w:pStyle w:val="Alg3"/>
        <w:numPr>
          <w:ilvl w:val="0"/>
          <w:numId w:val="61"/>
        </w:numPr>
      </w:pPr>
      <w:r>
        <w:t xml:space="preserve">Let </w:t>
      </w:r>
      <w:r w:rsidRPr="00570900">
        <w:rPr>
          <w:i/>
        </w:rPr>
        <w:t>baseValue</w:t>
      </w:r>
      <w:r>
        <w:t xml:space="preserve"> be GetValue(</w:t>
      </w:r>
      <w:r w:rsidRPr="00570900">
        <w:rPr>
          <w:i/>
        </w:rPr>
        <w:t>baseReference</w:t>
      </w:r>
      <w:r>
        <w:t>)</w:t>
      </w:r>
      <w:bookmarkEnd w:id="2511"/>
      <w:r>
        <w:t>.</w:t>
      </w:r>
      <w:bookmarkStart w:id="2512" w:name="_Toc382212448"/>
    </w:p>
    <w:p w14:paraId="6A1A3A57" w14:textId="77777777" w:rsidR="004C02EF" w:rsidRDefault="004C02EF" w:rsidP="004C02EF">
      <w:pPr>
        <w:pStyle w:val="Alg3"/>
        <w:numPr>
          <w:ilvl w:val="0"/>
          <w:numId w:val="61"/>
        </w:numPr>
      </w:pPr>
      <w:r>
        <w:t xml:space="preserve">Let </w:t>
      </w:r>
      <w:r w:rsidRPr="00570900">
        <w:rPr>
          <w:i/>
        </w:rPr>
        <w:t>propertyNameReference</w:t>
      </w:r>
      <w:r>
        <w:t xml:space="preserve"> be the result of evaluating </w:t>
      </w:r>
      <w:r>
        <w:rPr>
          <w:i/>
        </w:rPr>
        <w:t>Expression</w:t>
      </w:r>
      <w:bookmarkEnd w:id="2512"/>
      <w:r>
        <w:t>.</w:t>
      </w:r>
      <w:bookmarkStart w:id="2513" w:name="_Toc382212449"/>
    </w:p>
    <w:p w14:paraId="0B3D09C1" w14:textId="77777777" w:rsidR="004C02EF" w:rsidRDefault="004C02EF" w:rsidP="004C02EF">
      <w:pPr>
        <w:pStyle w:val="Alg3"/>
        <w:numPr>
          <w:ilvl w:val="0"/>
          <w:numId w:val="61"/>
        </w:numPr>
      </w:pPr>
      <w:r>
        <w:t xml:space="preserve">Let </w:t>
      </w:r>
      <w:r w:rsidRPr="00570900">
        <w:rPr>
          <w:i/>
        </w:rPr>
        <w:t>propertyNameValue</w:t>
      </w:r>
      <w:r>
        <w:t xml:space="preserve"> be GetValue(</w:t>
      </w:r>
      <w:r w:rsidRPr="00570900">
        <w:rPr>
          <w:i/>
        </w:rPr>
        <w:t>propertyNameReference</w:t>
      </w:r>
      <w:r>
        <w:t>)</w:t>
      </w:r>
      <w:bookmarkEnd w:id="2513"/>
      <w:r>
        <w:t>.</w:t>
      </w:r>
      <w:bookmarkStart w:id="2514" w:name="_Toc382212450"/>
    </w:p>
    <w:p w14:paraId="3FABE50A" w14:textId="77777777" w:rsidR="004C02EF" w:rsidRDefault="004C02EF" w:rsidP="004C02EF">
      <w:pPr>
        <w:pStyle w:val="Alg3"/>
        <w:numPr>
          <w:ilvl w:val="0"/>
          <w:numId w:val="61"/>
        </w:numPr>
      </w:pPr>
      <w:r>
        <w:t>Call CheckObjectCoercible(</w:t>
      </w:r>
      <w:r w:rsidRPr="00570900">
        <w:rPr>
          <w:i/>
        </w:rPr>
        <w:t>baseValue</w:t>
      </w:r>
      <w:r>
        <w:t>)</w:t>
      </w:r>
      <w:bookmarkEnd w:id="2514"/>
      <w:r>
        <w:t>.</w:t>
      </w:r>
      <w:bookmarkStart w:id="2515" w:name="_Toc382212451"/>
    </w:p>
    <w:p w14:paraId="407E85C0" w14:textId="77777777" w:rsidR="004C02EF" w:rsidRDefault="004C02EF" w:rsidP="004C02EF">
      <w:pPr>
        <w:pStyle w:val="Alg3"/>
        <w:numPr>
          <w:ilvl w:val="0"/>
          <w:numId w:val="61"/>
        </w:numPr>
      </w:pPr>
      <w:r>
        <w:t xml:space="preserve">Let </w:t>
      </w:r>
      <w:r w:rsidRPr="00570900">
        <w:rPr>
          <w:i/>
        </w:rPr>
        <w:t>propertyNameString</w:t>
      </w:r>
      <w:r>
        <w:t xml:space="preserve"> be ToString(</w:t>
      </w:r>
      <w:r w:rsidRPr="00570900">
        <w:rPr>
          <w:i/>
        </w:rPr>
        <w:t>propertyNameValue</w:t>
      </w:r>
      <w:r>
        <w:t>)</w:t>
      </w:r>
      <w:bookmarkEnd w:id="2515"/>
      <w:r>
        <w:t>.</w:t>
      </w:r>
      <w:bookmarkStart w:id="2516" w:name="_Toc382212452"/>
    </w:p>
    <w:p w14:paraId="50DDFDC7" w14:textId="77777777" w:rsidR="004C02EF" w:rsidRDefault="004C02EF" w:rsidP="004C02EF">
      <w:pPr>
        <w:pStyle w:val="Alg3"/>
        <w:numPr>
          <w:ilvl w:val="0"/>
          <w:numId w:val="61"/>
        </w:numPr>
      </w:pPr>
      <w:r>
        <w:t xml:space="preserve">If the syntactic production that is being evaluated is contained in strict mode code, let </w:t>
      </w:r>
      <w:r w:rsidRPr="00570900">
        <w:rPr>
          <w:i/>
        </w:rPr>
        <w:t>strict</w:t>
      </w:r>
      <w:r>
        <w:t xml:space="preserve"> be </w:t>
      </w:r>
      <w:r w:rsidRPr="00570900">
        <w:rPr>
          <w:b/>
        </w:rPr>
        <w:t>true</w:t>
      </w:r>
      <w:r>
        <w:t xml:space="preserve">, else let </w:t>
      </w:r>
      <w:r w:rsidRPr="00570900">
        <w:rPr>
          <w:i/>
        </w:rPr>
        <w:t>strict</w:t>
      </w:r>
      <w:r>
        <w:t xml:space="preserve"> be </w:t>
      </w:r>
      <w:r w:rsidRPr="00570900">
        <w:rPr>
          <w:b/>
        </w:rPr>
        <w:t>false</w:t>
      </w:r>
      <w:r>
        <w:t>.</w:t>
      </w:r>
    </w:p>
    <w:p w14:paraId="6F5D8BC3" w14:textId="77777777" w:rsidR="004C02EF" w:rsidRDefault="004C02EF" w:rsidP="004C02EF">
      <w:pPr>
        <w:pStyle w:val="Alg3"/>
        <w:numPr>
          <w:ilvl w:val="0"/>
          <w:numId w:val="61"/>
        </w:numPr>
        <w:spacing w:after="220"/>
      </w:pPr>
      <w:r>
        <w:t xml:space="preserve">Return a value of type Reference whose base value is </w:t>
      </w:r>
      <w:r w:rsidRPr="00570900">
        <w:rPr>
          <w:i/>
        </w:rPr>
        <w:t>base</w:t>
      </w:r>
      <w:r>
        <w:rPr>
          <w:i/>
        </w:rPr>
        <w:t>Value</w:t>
      </w:r>
      <w:r>
        <w:t xml:space="preserve"> and whose referenced name is </w:t>
      </w:r>
      <w:bookmarkEnd w:id="2516"/>
      <w:r w:rsidRPr="00570900">
        <w:rPr>
          <w:i/>
        </w:rPr>
        <w:t>propertyNameString</w:t>
      </w:r>
      <w:r>
        <w:t xml:space="preserve">, and whose strict mode flag is </w:t>
      </w:r>
      <w:r w:rsidRPr="00570900">
        <w:rPr>
          <w:i/>
        </w:rPr>
        <w:t>strict</w:t>
      </w:r>
      <w:r>
        <w:t>.</w:t>
      </w:r>
      <w:bookmarkStart w:id="2517" w:name="_Toc375031170"/>
      <w:bookmarkStart w:id="2518" w:name="_Toc381513684"/>
      <w:bookmarkStart w:id="2519" w:name="_Ref381525416"/>
      <w:bookmarkStart w:id="2520" w:name="_Toc382202834"/>
      <w:bookmarkStart w:id="2521" w:name="_Toc382212206"/>
      <w:bookmarkStart w:id="2522" w:name="_Toc382212460"/>
      <w:bookmarkStart w:id="2523" w:name="_Toc382291551"/>
    </w:p>
    <w:p w14:paraId="72C7BB30" w14:textId="77777777" w:rsidR="004C02EF" w:rsidRDefault="004C02EF" w:rsidP="004C02EF">
      <w:r>
        <w:t xml:space="preserve">The production </w:t>
      </w:r>
      <w:r w:rsidRPr="003931A3">
        <w:rPr>
          <w:rStyle w:val="bnf"/>
        </w:rPr>
        <w:t>CallExpression</w:t>
      </w:r>
      <w:r w:rsidRPr="00E91749">
        <w:t xml:space="preserve"> </w:t>
      </w:r>
      <w:r>
        <w:rPr>
          <w:b/>
        </w:rPr>
        <w:t>:</w:t>
      </w:r>
      <w:r>
        <w:rPr>
          <w:i/>
        </w:rPr>
        <w:t xml:space="preserve"> </w:t>
      </w:r>
      <w:r w:rsidRPr="003931A3">
        <w:rPr>
          <w:rStyle w:val="bnf"/>
        </w:rPr>
        <w:t>CallExpression</w:t>
      </w:r>
      <w:r>
        <w:rPr>
          <w:i/>
        </w:rPr>
        <w:t xml:space="preserve"> </w:t>
      </w:r>
      <w:r>
        <w:rPr>
          <w:rFonts w:ascii="Courier New" w:hAnsi="Courier New"/>
          <w:b/>
        </w:rPr>
        <w:t>[</w:t>
      </w:r>
      <w:r>
        <w:rPr>
          <w:i/>
        </w:rPr>
        <w:t xml:space="preserve"> </w:t>
      </w:r>
      <w:r w:rsidRPr="003931A3">
        <w:rPr>
          <w:rStyle w:val="bnf"/>
        </w:rPr>
        <w:t>Expression</w:t>
      </w:r>
      <w:r>
        <w:rPr>
          <w:i/>
        </w:rPr>
        <w:t xml:space="preserve"> </w:t>
      </w:r>
      <w:r>
        <w:rPr>
          <w:rFonts w:ascii="Courier New" w:hAnsi="Courier New"/>
          <w:b/>
        </w:rPr>
        <w:t>]</w:t>
      </w:r>
      <w:r>
        <w:t xml:space="preserve"> is evaluated in exactly the same manner, except that the contained </w:t>
      </w:r>
      <w:r w:rsidRPr="003931A3">
        <w:rPr>
          <w:rStyle w:val="bnf"/>
        </w:rPr>
        <w:t>CallExpression</w:t>
      </w:r>
      <w:r>
        <w:t xml:space="preserve"> is evaluated in step 1.</w:t>
      </w:r>
      <w:bookmarkStart w:id="2524" w:name="_Toc385672189"/>
      <w:bookmarkStart w:id="2525" w:name="_Toc393690284"/>
    </w:p>
    <w:p w14:paraId="73650A4F" w14:textId="77777777" w:rsidR="004C02EF" w:rsidRDefault="004C02EF" w:rsidP="003A4B22">
      <w:pPr>
        <w:pStyle w:val="30"/>
        <w:numPr>
          <w:ilvl w:val="0"/>
          <w:numId w:val="0"/>
        </w:numPr>
      </w:pPr>
      <w:bookmarkStart w:id="2526" w:name="_Ref455972170"/>
      <w:bookmarkStart w:id="2527" w:name="_Ref456011197"/>
      <w:bookmarkStart w:id="2528" w:name="_Toc472818823"/>
      <w:bookmarkStart w:id="2529" w:name="_Toc235503397"/>
      <w:bookmarkStart w:id="2530" w:name="_Toc241509172"/>
      <w:bookmarkStart w:id="2531" w:name="_Toc244416659"/>
      <w:bookmarkStart w:id="2532" w:name="_Toc276631023"/>
      <w:bookmarkStart w:id="2533" w:name="_Toc178387034"/>
      <w:r>
        <w:t>11.2.2</w:t>
      </w:r>
      <w:r>
        <w:tab/>
        <w:t xml:space="preserve">The </w:t>
      </w:r>
      <w:r>
        <w:rPr>
          <w:rFonts w:ascii="Courier New" w:hAnsi="Courier New"/>
          <w:sz w:val="22"/>
        </w:rPr>
        <w:t>new</w:t>
      </w:r>
      <w:r>
        <w:rPr>
          <w:sz w:val="22"/>
        </w:rPr>
        <w:t xml:space="preserve"> </w:t>
      </w:r>
      <w:r>
        <w:t>Operato</w:t>
      </w:r>
      <w:bookmarkEnd w:id="2517"/>
      <w:bookmarkEnd w:id="2518"/>
      <w:bookmarkEnd w:id="2519"/>
      <w:bookmarkEnd w:id="2520"/>
      <w:bookmarkEnd w:id="2521"/>
      <w:bookmarkEnd w:id="2522"/>
      <w:bookmarkEnd w:id="2523"/>
      <w:bookmarkEnd w:id="2524"/>
      <w:bookmarkEnd w:id="2525"/>
      <w:r>
        <w:t>r</w:t>
      </w:r>
      <w:bookmarkEnd w:id="2526"/>
      <w:bookmarkEnd w:id="2527"/>
      <w:bookmarkEnd w:id="2528"/>
      <w:bookmarkEnd w:id="2529"/>
      <w:bookmarkEnd w:id="2530"/>
      <w:bookmarkEnd w:id="2531"/>
      <w:bookmarkEnd w:id="2532"/>
      <w:bookmarkEnd w:id="2533"/>
    </w:p>
    <w:p w14:paraId="06496BDE" w14:textId="77777777" w:rsidR="004C02EF" w:rsidRDefault="004C02EF" w:rsidP="004C02EF">
      <w:r>
        <w:t xml:space="preserve">The production </w:t>
      </w:r>
      <w:r w:rsidRPr="003931A3">
        <w:rPr>
          <w:rStyle w:val="bnf"/>
        </w:rPr>
        <w:t>NewExpression</w:t>
      </w:r>
      <w:r>
        <w:rPr>
          <w:i/>
        </w:rPr>
        <w:t xml:space="preserve"> </w:t>
      </w:r>
      <w:r>
        <w:rPr>
          <w:b/>
        </w:rPr>
        <w:t>:</w:t>
      </w:r>
      <w:r>
        <w:rPr>
          <w:i/>
        </w:rPr>
        <w:t xml:space="preserve"> </w:t>
      </w:r>
      <w:r>
        <w:rPr>
          <w:rFonts w:ascii="Courier New" w:hAnsi="Courier New"/>
          <w:b/>
        </w:rPr>
        <w:t>new</w:t>
      </w:r>
      <w:r>
        <w:rPr>
          <w:i/>
        </w:rPr>
        <w:t xml:space="preserve"> </w:t>
      </w:r>
      <w:r w:rsidRPr="003931A3">
        <w:rPr>
          <w:rStyle w:val="bnf"/>
        </w:rPr>
        <w:t>NewExpression</w:t>
      </w:r>
      <w:r>
        <w:rPr>
          <w:i/>
        </w:rPr>
        <w:t xml:space="preserve"> </w:t>
      </w:r>
      <w:r>
        <w:t>is evaluated as follows:</w:t>
      </w:r>
      <w:bookmarkStart w:id="2534" w:name="_Toc382212461"/>
    </w:p>
    <w:p w14:paraId="49BBDE2B" w14:textId="77777777" w:rsidR="004C02EF" w:rsidRDefault="004C02EF" w:rsidP="004C02EF">
      <w:pPr>
        <w:pStyle w:val="Alg3"/>
        <w:numPr>
          <w:ilvl w:val="0"/>
          <w:numId w:val="62"/>
        </w:numPr>
      </w:pPr>
      <w:r>
        <w:t xml:space="preserve">Let </w:t>
      </w:r>
      <w:r w:rsidRPr="00A3571C">
        <w:rPr>
          <w:i/>
        </w:rPr>
        <w:t>ref</w:t>
      </w:r>
      <w:r>
        <w:t xml:space="preserve"> be the result of evaluating </w:t>
      </w:r>
      <w:r>
        <w:rPr>
          <w:i/>
        </w:rPr>
        <w:t>NewExpression</w:t>
      </w:r>
      <w:bookmarkEnd w:id="2534"/>
      <w:r>
        <w:t>.</w:t>
      </w:r>
      <w:bookmarkStart w:id="2535" w:name="_Toc382212462"/>
    </w:p>
    <w:p w14:paraId="4746EC24" w14:textId="77777777" w:rsidR="004C02EF" w:rsidRDefault="004C02EF" w:rsidP="004C02EF">
      <w:pPr>
        <w:pStyle w:val="Alg3"/>
        <w:numPr>
          <w:ilvl w:val="0"/>
          <w:numId w:val="62"/>
        </w:numPr>
      </w:pPr>
      <w:r>
        <w:t xml:space="preserve">Let </w:t>
      </w:r>
      <w:r w:rsidRPr="00A3571C">
        <w:rPr>
          <w:i/>
        </w:rPr>
        <w:t>constructor</w:t>
      </w:r>
      <w:r>
        <w:t xml:space="preserve"> be GetValue(</w:t>
      </w:r>
      <w:r w:rsidRPr="00A3571C">
        <w:rPr>
          <w:i/>
        </w:rPr>
        <w:t>ref</w:t>
      </w:r>
      <w:r>
        <w:t>)</w:t>
      </w:r>
      <w:bookmarkEnd w:id="2535"/>
      <w:r>
        <w:t>.</w:t>
      </w:r>
      <w:bookmarkStart w:id="2536" w:name="_Toc382212463"/>
    </w:p>
    <w:p w14:paraId="06DDF6BA" w14:textId="77777777" w:rsidR="004C02EF" w:rsidRDefault="004C02EF" w:rsidP="004C02EF">
      <w:pPr>
        <w:pStyle w:val="Alg3"/>
        <w:numPr>
          <w:ilvl w:val="0"/>
          <w:numId w:val="62"/>
        </w:numPr>
      </w:pPr>
      <w:r>
        <w:t>If Type(</w:t>
      </w:r>
      <w:r w:rsidRPr="00A3571C">
        <w:rPr>
          <w:i/>
        </w:rPr>
        <w:t>constructor</w:t>
      </w:r>
      <w:r>
        <w:t xml:space="preserve">) is not Object, </w:t>
      </w:r>
      <w:bookmarkStart w:id="2537" w:name="_Toc382212464"/>
      <w:bookmarkEnd w:id="2536"/>
      <w:r>
        <w:t xml:space="preserve">throw a </w:t>
      </w:r>
      <w:r>
        <w:rPr>
          <w:b/>
        </w:rPr>
        <w:t>TypeError</w:t>
      </w:r>
      <w:r>
        <w:t xml:space="preserve"> exception.</w:t>
      </w:r>
    </w:p>
    <w:p w14:paraId="0C4EE24A" w14:textId="77777777" w:rsidR="004C02EF" w:rsidRDefault="004C02EF" w:rsidP="004C02EF">
      <w:pPr>
        <w:pStyle w:val="Alg3"/>
        <w:numPr>
          <w:ilvl w:val="0"/>
          <w:numId w:val="62"/>
        </w:numPr>
      </w:pPr>
      <w:r>
        <w:t xml:space="preserve">If </w:t>
      </w:r>
      <w:r w:rsidRPr="00A3571C">
        <w:rPr>
          <w:i/>
        </w:rPr>
        <w:t>constructor</w:t>
      </w:r>
      <w:r>
        <w:t xml:space="preserve"> does not implement the [[Construct]] internal method, </w:t>
      </w:r>
      <w:bookmarkEnd w:id="2537"/>
      <w:r>
        <w:t xml:space="preserve">throw a </w:t>
      </w:r>
      <w:r>
        <w:rPr>
          <w:b/>
        </w:rPr>
        <w:t>TypeError</w:t>
      </w:r>
      <w:r>
        <w:t xml:space="preserve"> exception.</w:t>
      </w:r>
      <w:bookmarkStart w:id="2538" w:name="_Toc382212465"/>
    </w:p>
    <w:p w14:paraId="494BE482" w14:textId="77777777" w:rsidR="004C02EF" w:rsidRDefault="004C02EF" w:rsidP="004C02EF">
      <w:pPr>
        <w:pStyle w:val="Alg3"/>
        <w:numPr>
          <w:ilvl w:val="0"/>
          <w:numId w:val="62"/>
        </w:numPr>
        <w:spacing w:after="220"/>
      </w:pPr>
      <w:r>
        <w:t xml:space="preserve">Return the result of calling the [[Construct]] internal method on </w:t>
      </w:r>
      <w:r w:rsidRPr="00A3571C">
        <w:rPr>
          <w:i/>
        </w:rPr>
        <w:t>constructor</w:t>
      </w:r>
      <w:r>
        <w:t>, providing no arguments (that is, an empty list of arguments)</w:t>
      </w:r>
      <w:bookmarkEnd w:id="2538"/>
      <w:r>
        <w:t>.</w:t>
      </w:r>
    </w:p>
    <w:p w14:paraId="7F8A2ED5" w14:textId="77777777" w:rsidR="004C02EF" w:rsidRDefault="004C02EF" w:rsidP="004C02EF">
      <w:r>
        <w:t xml:space="preserve">The production </w:t>
      </w:r>
      <w:r w:rsidRPr="003931A3">
        <w:rPr>
          <w:rStyle w:val="bnf"/>
        </w:rPr>
        <w:t>MemberExpression</w:t>
      </w:r>
      <w:r>
        <w:t xml:space="preserve"> </w:t>
      </w:r>
      <w:r>
        <w:rPr>
          <w:b/>
        </w:rPr>
        <w:t>:</w:t>
      </w:r>
      <w:r>
        <w:t xml:space="preserve"> </w:t>
      </w:r>
      <w:r>
        <w:rPr>
          <w:rFonts w:ascii="Courier New" w:hAnsi="Courier New"/>
          <w:b/>
        </w:rPr>
        <w:t>new</w:t>
      </w:r>
      <w:r>
        <w:t xml:space="preserve"> </w:t>
      </w:r>
      <w:r w:rsidRPr="003931A3">
        <w:rPr>
          <w:rStyle w:val="bnf"/>
        </w:rPr>
        <w:t>MemberExpression</w:t>
      </w:r>
      <w:r>
        <w:t xml:space="preserve"> </w:t>
      </w:r>
      <w:r w:rsidRPr="003931A3">
        <w:rPr>
          <w:rStyle w:val="bnf"/>
        </w:rPr>
        <w:t>Arguments</w:t>
      </w:r>
      <w:r>
        <w:t xml:space="preserve"> is evaluated as follows:</w:t>
      </w:r>
      <w:bookmarkStart w:id="2539" w:name="_Toc382212467"/>
    </w:p>
    <w:p w14:paraId="733398E3" w14:textId="77777777" w:rsidR="004C02EF" w:rsidRDefault="004C02EF" w:rsidP="004C02EF">
      <w:pPr>
        <w:pStyle w:val="Alg3"/>
        <w:numPr>
          <w:ilvl w:val="0"/>
          <w:numId w:val="63"/>
        </w:numPr>
      </w:pPr>
      <w:r>
        <w:t xml:space="preserve">Let </w:t>
      </w:r>
      <w:r w:rsidRPr="00A3571C">
        <w:rPr>
          <w:i/>
        </w:rPr>
        <w:t>ref</w:t>
      </w:r>
      <w:r>
        <w:t xml:space="preserve"> be the result of evaluating </w:t>
      </w:r>
      <w:r>
        <w:rPr>
          <w:i/>
        </w:rPr>
        <w:t>MemberExpression</w:t>
      </w:r>
      <w:bookmarkEnd w:id="2539"/>
      <w:r>
        <w:t>.</w:t>
      </w:r>
      <w:bookmarkStart w:id="2540" w:name="_Toc382212468"/>
    </w:p>
    <w:p w14:paraId="1D7D31E1" w14:textId="77777777" w:rsidR="004C02EF" w:rsidRDefault="004C02EF" w:rsidP="004C02EF">
      <w:pPr>
        <w:pStyle w:val="Alg3"/>
        <w:numPr>
          <w:ilvl w:val="0"/>
          <w:numId w:val="63"/>
        </w:numPr>
        <w:spacing w:after="220"/>
        <w:contextualSpacing/>
      </w:pPr>
      <w:r>
        <w:t xml:space="preserve">Let </w:t>
      </w:r>
      <w:r w:rsidRPr="00A3571C">
        <w:rPr>
          <w:i/>
        </w:rPr>
        <w:t>constructor</w:t>
      </w:r>
      <w:r>
        <w:t xml:space="preserve"> be GetValue(</w:t>
      </w:r>
      <w:r w:rsidRPr="00A3571C">
        <w:rPr>
          <w:i/>
        </w:rPr>
        <w:t>ref</w:t>
      </w:r>
      <w:r>
        <w:t>)</w:t>
      </w:r>
      <w:bookmarkEnd w:id="2540"/>
      <w:r>
        <w:t>.</w:t>
      </w:r>
      <w:bookmarkStart w:id="2541" w:name="_Toc382212469"/>
    </w:p>
    <w:p w14:paraId="66EF507D" w14:textId="77777777" w:rsidR="004C02EF" w:rsidRDefault="004C02EF" w:rsidP="004C02EF">
      <w:pPr>
        <w:pStyle w:val="Alg3"/>
        <w:numPr>
          <w:ilvl w:val="0"/>
          <w:numId w:val="63"/>
        </w:numPr>
      </w:pPr>
      <w:r>
        <w:t xml:space="preserve">Let </w:t>
      </w:r>
      <w:r w:rsidRPr="00A3571C">
        <w:rPr>
          <w:i/>
        </w:rPr>
        <w:t>argList</w:t>
      </w:r>
      <w:r>
        <w:t xml:space="preserve"> be the result of evaluating </w:t>
      </w:r>
      <w:r>
        <w:rPr>
          <w:i/>
        </w:rPr>
        <w:t>Arguments</w:t>
      </w:r>
      <w:r>
        <w:t>, producing an internal list of argument values (11.2.4)</w:t>
      </w:r>
      <w:bookmarkEnd w:id="2541"/>
      <w:r>
        <w:t>.</w:t>
      </w:r>
      <w:bookmarkStart w:id="2542" w:name="_Toc382212470"/>
    </w:p>
    <w:p w14:paraId="05EFBDC1" w14:textId="77777777" w:rsidR="004C02EF" w:rsidRDefault="004C02EF" w:rsidP="004C02EF">
      <w:pPr>
        <w:pStyle w:val="Alg3"/>
        <w:numPr>
          <w:ilvl w:val="0"/>
          <w:numId w:val="63"/>
        </w:numPr>
      </w:pPr>
      <w:r>
        <w:t>If Type(</w:t>
      </w:r>
      <w:r w:rsidRPr="00A3571C">
        <w:rPr>
          <w:i/>
        </w:rPr>
        <w:t>constructor</w:t>
      </w:r>
      <w:r>
        <w:t xml:space="preserve">) is not Object, </w:t>
      </w:r>
      <w:bookmarkEnd w:id="2542"/>
      <w:r>
        <w:t xml:space="preserve">throw a </w:t>
      </w:r>
      <w:r>
        <w:rPr>
          <w:b/>
        </w:rPr>
        <w:t>TypeError</w:t>
      </w:r>
      <w:r>
        <w:t xml:space="preserve"> exception.</w:t>
      </w:r>
      <w:bookmarkStart w:id="2543" w:name="_Toc382212471"/>
    </w:p>
    <w:p w14:paraId="594F4FA2" w14:textId="77777777" w:rsidR="004C02EF" w:rsidRDefault="004C02EF" w:rsidP="004C02EF">
      <w:pPr>
        <w:pStyle w:val="Alg3"/>
        <w:numPr>
          <w:ilvl w:val="0"/>
          <w:numId w:val="63"/>
        </w:numPr>
      </w:pPr>
      <w:r>
        <w:t xml:space="preserve">If </w:t>
      </w:r>
      <w:r w:rsidRPr="00A3571C">
        <w:rPr>
          <w:i/>
        </w:rPr>
        <w:t>constructor</w:t>
      </w:r>
      <w:r>
        <w:t xml:space="preserve"> does not implement the [[Construct]] internal method, </w:t>
      </w:r>
      <w:bookmarkEnd w:id="2543"/>
      <w:r>
        <w:t xml:space="preserve">throw a </w:t>
      </w:r>
      <w:r>
        <w:rPr>
          <w:b/>
        </w:rPr>
        <w:t>TypeError</w:t>
      </w:r>
      <w:r>
        <w:t xml:space="preserve"> exception.</w:t>
      </w:r>
      <w:bookmarkStart w:id="2544" w:name="_Toc382212472"/>
    </w:p>
    <w:p w14:paraId="52AECE5F" w14:textId="77777777" w:rsidR="004C02EF" w:rsidRDefault="004C02EF" w:rsidP="004C02EF">
      <w:pPr>
        <w:pStyle w:val="Alg3"/>
        <w:numPr>
          <w:ilvl w:val="0"/>
          <w:numId w:val="63"/>
        </w:numPr>
        <w:spacing w:after="220"/>
      </w:pPr>
      <w:r>
        <w:t xml:space="preserve">Return the result of calling the [[Construct]] internal method on </w:t>
      </w:r>
      <w:r w:rsidRPr="00A3571C">
        <w:rPr>
          <w:i/>
        </w:rPr>
        <w:t>constructor</w:t>
      </w:r>
      <w:r>
        <w:t xml:space="preserve">, providing the list </w:t>
      </w:r>
      <w:r w:rsidRPr="00A3571C">
        <w:rPr>
          <w:i/>
        </w:rPr>
        <w:t>argList</w:t>
      </w:r>
      <w:r>
        <w:t xml:space="preserve"> as the argument values</w:t>
      </w:r>
      <w:bookmarkEnd w:id="2544"/>
      <w:r>
        <w:t>.</w:t>
      </w:r>
      <w:bookmarkStart w:id="2545" w:name="_Toc382212473"/>
    </w:p>
    <w:p w14:paraId="172FE828" w14:textId="77777777" w:rsidR="004C02EF" w:rsidRDefault="004C02EF" w:rsidP="003A4B22">
      <w:pPr>
        <w:pStyle w:val="30"/>
        <w:numPr>
          <w:ilvl w:val="0"/>
          <w:numId w:val="0"/>
        </w:numPr>
      </w:pPr>
      <w:bookmarkStart w:id="2546" w:name="_Toc375031171"/>
      <w:bookmarkStart w:id="2547" w:name="_Ref381180778"/>
      <w:bookmarkStart w:id="2548" w:name="_Toc381513685"/>
      <w:bookmarkStart w:id="2549" w:name="_Toc382202835"/>
      <w:bookmarkStart w:id="2550" w:name="_Toc382212207"/>
      <w:bookmarkStart w:id="2551" w:name="_Toc382212475"/>
      <w:bookmarkStart w:id="2552" w:name="_Toc382291552"/>
      <w:bookmarkStart w:id="2553" w:name="_Toc385672190"/>
      <w:bookmarkStart w:id="2554" w:name="_Toc393690285"/>
      <w:bookmarkStart w:id="2555" w:name="_Ref455972172"/>
      <w:bookmarkStart w:id="2556" w:name="_Ref456011203"/>
      <w:bookmarkStart w:id="2557" w:name="_Toc472818824"/>
      <w:bookmarkStart w:id="2558" w:name="_Toc235503398"/>
      <w:bookmarkStart w:id="2559" w:name="_Toc241509173"/>
      <w:bookmarkStart w:id="2560" w:name="_Toc244416660"/>
      <w:bookmarkStart w:id="2561" w:name="_Toc276631024"/>
      <w:bookmarkStart w:id="2562" w:name="_Toc178387035"/>
      <w:bookmarkEnd w:id="2545"/>
      <w:r>
        <w:t>11.2.3</w:t>
      </w:r>
      <w:r>
        <w:tab/>
        <w:t>Function Call</w:t>
      </w:r>
      <w:bookmarkEnd w:id="2546"/>
      <w:bookmarkEnd w:id="2547"/>
      <w:bookmarkEnd w:id="2548"/>
      <w:bookmarkEnd w:id="2549"/>
      <w:bookmarkEnd w:id="2550"/>
      <w:bookmarkEnd w:id="2551"/>
      <w:bookmarkEnd w:id="2552"/>
      <w:bookmarkEnd w:id="2553"/>
      <w:bookmarkEnd w:id="2554"/>
      <w:r>
        <w:t>s</w:t>
      </w:r>
      <w:bookmarkEnd w:id="2555"/>
      <w:bookmarkEnd w:id="2556"/>
      <w:bookmarkEnd w:id="2557"/>
      <w:bookmarkEnd w:id="2558"/>
      <w:bookmarkEnd w:id="2559"/>
      <w:bookmarkEnd w:id="2560"/>
      <w:bookmarkEnd w:id="2561"/>
      <w:bookmarkEnd w:id="2562"/>
    </w:p>
    <w:p w14:paraId="23EA119D" w14:textId="77777777" w:rsidR="004C02EF" w:rsidRDefault="004C02EF" w:rsidP="004C02EF">
      <w:r>
        <w:t xml:space="preserve">The production </w:t>
      </w:r>
      <w:r w:rsidRPr="003931A3">
        <w:rPr>
          <w:rStyle w:val="bnf"/>
        </w:rPr>
        <w:t>CallExpression</w:t>
      </w:r>
      <w:r>
        <w:t xml:space="preserve"> </w:t>
      </w:r>
      <w:r>
        <w:rPr>
          <w:b/>
        </w:rPr>
        <w:t>:</w:t>
      </w:r>
      <w:r>
        <w:t xml:space="preserve"> </w:t>
      </w:r>
      <w:r w:rsidRPr="003931A3">
        <w:rPr>
          <w:rStyle w:val="bnf"/>
        </w:rPr>
        <w:t>MemberExpression</w:t>
      </w:r>
      <w:r>
        <w:t xml:space="preserve"> </w:t>
      </w:r>
      <w:r w:rsidRPr="003931A3">
        <w:rPr>
          <w:rStyle w:val="bnf"/>
        </w:rPr>
        <w:t>Arguments</w:t>
      </w:r>
      <w:r>
        <w:t xml:space="preserve"> is evaluated as follows:</w:t>
      </w:r>
      <w:bookmarkStart w:id="2563" w:name="_Toc382212476"/>
    </w:p>
    <w:p w14:paraId="65B267A9" w14:textId="77777777" w:rsidR="004C02EF" w:rsidRDefault="004C02EF" w:rsidP="004C02EF">
      <w:pPr>
        <w:pStyle w:val="Alg3"/>
        <w:numPr>
          <w:ilvl w:val="0"/>
          <w:numId w:val="64"/>
        </w:numPr>
        <w:spacing w:after="220"/>
        <w:contextualSpacing/>
      </w:pPr>
      <w:r>
        <w:t xml:space="preserve">Let </w:t>
      </w:r>
      <w:r w:rsidRPr="00A3571C">
        <w:rPr>
          <w:i/>
        </w:rPr>
        <w:t>ref</w:t>
      </w:r>
      <w:r>
        <w:t xml:space="preserve"> be the result of evaluating </w:t>
      </w:r>
      <w:r>
        <w:rPr>
          <w:i/>
        </w:rPr>
        <w:t>MemberExpression</w:t>
      </w:r>
      <w:bookmarkEnd w:id="2563"/>
      <w:r>
        <w:t>.</w:t>
      </w:r>
      <w:bookmarkStart w:id="2564" w:name="_Toc382212477"/>
    </w:p>
    <w:p w14:paraId="083F9E02" w14:textId="77777777" w:rsidR="004C02EF" w:rsidRDefault="004C02EF" w:rsidP="004C02EF">
      <w:pPr>
        <w:pStyle w:val="Alg3"/>
        <w:numPr>
          <w:ilvl w:val="0"/>
          <w:numId w:val="64"/>
        </w:numPr>
      </w:pPr>
      <w:r>
        <w:t xml:space="preserve">Let </w:t>
      </w:r>
      <w:r>
        <w:rPr>
          <w:i/>
        </w:rPr>
        <w:t>func</w:t>
      </w:r>
      <w:r>
        <w:t xml:space="preserve"> be GetValue(</w:t>
      </w:r>
      <w:r w:rsidRPr="00A3571C">
        <w:rPr>
          <w:i/>
        </w:rPr>
        <w:t>ref</w:t>
      </w:r>
      <w:r>
        <w:t>).</w:t>
      </w:r>
    </w:p>
    <w:p w14:paraId="0B9D5D84" w14:textId="77777777" w:rsidR="004C02EF" w:rsidRDefault="004C02EF" w:rsidP="004C02EF">
      <w:pPr>
        <w:pStyle w:val="Alg3"/>
        <w:numPr>
          <w:ilvl w:val="0"/>
          <w:numId w:val="64"/>
        </w:numPr>
      </w:pPr>
      <w:r>
        <w:t xml:space="preserve">Let </w:t>
      </w:r>
      <w:r w:rsidRPr="00A3571C">
        <w:rPr>
          <w:i/>
        </w:rPr>
        <w:t>argList</w:t>
      </w:r>
      <w:r>
        <w:t xml:space="preserve"> be the result of evaluating </w:t>
      </w:r>
      <w:r>
        <w:rPr>
          <w:i/>
        </w:rPr>
        <w:t>Arguments</w:t>
      </w:r>
      <w:r>
        <w:t>, producing an internal list of argument values (see 11.2.4)</w:t>
      </w:r>
      <w:bookmarkEnd w:id="2564"/>
      <w:r>
        <w:t>.</w:t>
      </w:r>
      <w:bookmarkStart w:id="2565" w:name="_Toc382212478"/>
    </w:p>
    <w:p w14:paraId="2F193991" w14:textId="77777777" w:rsidR="004C02EF" w:rsidRDefault="004C02EF" w:rsidP="004C02EF">
      <w:pPr>
        <w:pStyle w:val="Alg3"/>
        <w:numPr>
          <w:ilvl w:val="0"/>
          <w:numId w:val="64"/>
        </w:numPr>
      </w:pPr>
      <w:bookmarkStart w:id="2566" w:name="_Toc382212479"/>
      <w:bookmarkEnd w:id="2565"/>
      <w:r>
        <w:t>If Type(</w:t>
      </w:r>
      <w:r>
        <w:rPr>
          <w:i/>
        </w:rPr>
        <w:t>func</w:t>
      </w:r>
      <w:r>
        <w:t xml:space="preserve">) is not Object, </w:t>
      </w:r>
      <w:bookmarkEnd w:id="2566"/>
      <w:r>
        <w:t xml:space="preserve">throw a </w:t>
      </w:r>
      <w:r>
        <w:rPr>
          <w:b/>
        </w:rPr>
        <w:t>TypeError</w:t>
      </w:r>
      <w:r>
        <w:t xml:space="preserve"> exception.</w:t>
      </w:r>
      <w:bookmarkStart w:id="2567" w:name="_Toc382212480"/>
    </w:p>
    <w:p w14:paraId="75C23462" w14:textId="77777777" w:rsidR="004C02EF" w:rsidRDefault="004C02EF" w:rsidP="004C02EF">
      <w:pPr>
        <w:pStyle w:val="Alg3"/>
        <w:numPr>
          <w:ilvl w:val="0"/>
          <w:numId w:val="64"/>
        </w:numPr>
      </w:pPr>
      <w:r>
        <w:t>If IsCallable(</w:t>
      </w:r>
      <w:r>
        <w:rPr>
          <w:i/>
        </w:rPr>
        <w:t>func</w:t>
      </w:r>
      <w:r>
        <w:t xml:space="preserve">) is </w:t>
      </w:r>
      <w:r w:rsidRPr="00AF70EA">
        <w:rPr>
          <w:b/>
        </w:rPr>
        <w:t>false</w:t>
      </w:r>
      <w:r>
        <w:t xml:space="preserve">, </w:t>
      </w:r>
      <w:bookmarkEnd w:id="2567"/>
      <w:r>
        <w:t xml:space="preserve">throw a </w:t>
      </w:r>
      <w:r>
        <w:rPr>
          <w:b/>
        </w:rPr>
        <w:t>TypeError</w:t>
      </w:r>
      <w:r>
        <w:t xml:space="preserve"> exception.</w:t>
      </w:r>
      <w:bookmarkStart w:id="2568" w:name="_Toc382212481"/>
    </w:p>
    <w:p w14:paraId="36608319" w14:textId="77777777" w:rsidR="004C02EF" w:rsidRDefault="004C02EF" w:rsidP="004C02EF">
      <w:pPr>
        <w:pStyle w:val="Alg3"/>
        <w:numPr>
          <w:ilvl w:val="0"/>
          <w:numId w:val="64"/>
        </w:numPr>
      </w:pPr>
      <w:r>
        <w:t>If Type(</w:t>
      </w:r>
      <w:r w:rsidRPr="00A3571C">
        <w:rPr>
          <w:i/>
        </w:rPr>
        <w:t>ref</w:t>
      </w:r>
      <w:r>
        <w:t>) is Reference, then</w:t>
      </w:r>
      <w:bookmarkStart w:id="2569" w:name="_Toc382212482"/>
      <w:bookmarkEnd w:id="2568"/>
    </w:p>
    <w:p w14:paraId="2F921459" w14:textId="77777777" w:rsidR="004C02EF" w:rsidRDefault="004C02EF" w:rsidP="004C02EF">
      <w:pPr>
        <w:pStyle w:val="Alg3"/>
        <w:numPr>
          <w:ilvl w:val="1"/>
          <w:numId w:val="64"/>
        </w:numPr>
      </w:pPr>
      <w:r>
        <w:t>If IsPropertyReference(</w:t>
      </w:r>
      <w:r w:rsidRPr="00A3571C">
        <w:rPr>
          <w:i/>
        </w:rPr>
        <w:t>ref</w:t>
      </w:r>
      <w:r>
        <w:t xml:space="preserve">) is </w:t>
      </w:r>
      <w:r w:rsidRPr="00AF70EA">
        <w:rPr>
          <w:b/>
        </w:rPr>
        <w:t>true</w:t>
      </w:r>
      <w:r>
        <w:t>, then</w:t>
      </w:r>
    </w:p>
    <w:p w14:paraId="12237200" w14:textId="77777777" w:rsidR="004C02EF" w:rsidRDefault="004C02EF" w:rsidP="004C02EF">
      <w:pPr>
        <w:pStyle w:val="Alg3"/>
        <w:numPr>
          <w:ilvl w:val="2"/>
          <w:numId w:val="64"/>
        </w:numPr>
      </w:pPr>
      <w:r>
        <w:t xml:space="preserve">Let </w:t>
      </w:r>
      <w:r w:rsidRPr="00E72ED3">
        <w:rPr>
          <w:i/>
        </w:rPr>
        <w:t>thisValue</w:t>
      </w:r>
      <w:r>
        <w:t xml:space="preserve"> be GetBase(</w:t>
      </w:r>
      <w:r w:rsidRPr="00A3571C">
        <w:rPr>
          <w:i/>
        </w:rPr>
        <w:t>ref</w:t>
      </w:r>
      <w:r>
        <w:t>).</w:t>
      </w:r>
    </w:p>
    <w:p w14:paraId="74D93167" w14:textId="77777777" w:rsidR="004C02EF" w:rsidRDefault="004C02EF" w:rsidP="004C02EF">
      <w:pPr>
        <w:pStyle w:val="Alg3"/>
        <w:numPr>
          <w:ilvl w:val="1"/>
          <w:numId w:val="64"/>
        </w:numPr>
      </w:pPr>
      <w:r>
        <w:t xml:space="preserve">Else, the base of </w:t>
      </w:r>
      <w:r w:rsidRPr="00087E4B">
        <w:rPr>
          <w:i/>
        </w:rPr>
        <w:t>ref</w:t>
      </w:r>
      <w:r>
        <w:t xml:space="preserve"> is an Environment Record</w:t>
      </w:r>
    </w:p>
    <w:p w14:paraId="4B494097" w14:textId="77777777" w:rsidR="004C02EF" w:rsidRDefault="004C02EF" w:rsidP="004C02EF">
      <w:pPr>
        <w:pStyle w:val="Alg3"/>
        <w:numPr>
          <w:ilvl w:val="2"/>
          <w:numId w:val="64"/>
        </w:numPr>
      </w:pPr>
      <w:r>
        <w:t xml:space="preserve">Let </w:t>
      </w:r>
      <w:r w:rsidRPr="00087E4B">
        <w:rPr>
          <w:i/>
        </w:rPr>
        <w:t>thisValue</w:t>
      </w:r>
      <w:r>
        <w:t xml:space="preserve"> be the result of calling the ImplicitThisValue concrete method of GetBase(</w:t>
      </w:r>
      <w:r w:rsidRPr="00612C55">
        <w:rPr>
          <w:i/>
        </w:rPr>
        <w:t>ref</w:t>
      </w:r>
      <w:r>
        <w:t>).</w:t>
      </w:r>
    </w:p>
    <w:p w14:paraId="543FCA94" w14:textId="77777777" w:rsidR="004C02EF" w:rsidRDefault="004C02EF" w:rsidP="004C02EF">
      <w:pPr>
        <w:pStyle w:val="Alg3"/>
        <w:numPr>
          <w:ilvl w:val="0"/>
          <w:numId w:val="64"/>
        </w:numPr>
      </w:pPr>
      <w:r>
        <w:t>Else, Type(</w:t>
      </w:r>
      <w:r w:rsidRPr="00A3571C">
        <w:rPr>
          <w:i/>
        </w:rPr>
        <w:t>ref</w:t>
      </w:r>
      <w:r>
        <w:t>) is not Reference.</w:t>
      </w:r>
    </w:p>
    <w:p w14:paraId="2E4B74EC" w14:textId="77777777" w:rsidR="004C02EF" w:rsidRDefault="004C02EF" w:rsidP="004C02EF">
      <w:pPr>
        <w:pStyle w:val="Alg3"/>
        <w:numPr>
          <w:ilvl w:val="1"/>
          <w:numId w:val="64"/>
        </w:numPr>
      </w:pPr>
      <w:r>
        <w:t xml:space="preserve">Let </w:t>
      </w:r>
      <w:r w:rsidRPr="00E72ED3">
        <w:rPr>
          <w:i/>
        </w:rPr>
        <w:t>thisValue</w:t>
      </w:r>
      <w:r>
        <w:t xml:space="preserve"> be </w:t>
      </w:r>
      <w:r>
        <w:rPr>
          <w:b/>
        </w:rPr>
        <w:t>undefined</w:t>
      </w:r>
      <w:r>
        <w:t>.</w:t>
      </w:r>
    </w:p>
    <w:p w14:paraId="1FD13D74" w14:textId="77777777" w:rsidR="004C02EF" w:rsidRDefault="004C02EF" w:rsidP="004C02EF">
      <w:pPr>
        <w:pStyle w:val="Alg3"/>
        <w:numPr>
          <w:ilvl w:val="0"/>
          <w:numId w:val="64"/>
        </w:numPr>
        <w:spacing w:after="220"/>
        <w:contextualSpacing/>
      </w:pPr>
      <w:bookmarkStart w:id="2570" w:name="_Toc382212483"/>
      <w:bookmarkEnd w:id="2569"/>
      <w:r>
        <w:t xml:space="preserve">Return the result of calling the [[Call]] internal method on </w:t>
      </w:r>
      <w:r>
        <w:rPr>
          <w:i/>
        </w:rPr>
        <w:t>func</w:t>
      </w:r>
      <w:r>
        <w:t xml:space="preserve">, providing </w:t>
      </w:r>
      <w:r w:rsidRPr="00E72ED3">
        <w:rPr>
          <w:i/>
        </w:rPr>
        <w:t>thisValue</w:t>
      </w:r>
      <w:r>
        <w:t xml:space="preserve"> as the </w:t>
      </w:r>
      <w:r>
        <w:rPr>
          <w:b/>
        </w:rPr>
        <w:t>this</w:t>
      </w:r>
      <w:r>
        <w:t xml:space="preserve"> value and providing the list </w:t>
      </w:r>
      <w:r w:rsidRPr="00A3571C">
        <w:rPr>
          <w:i/>
        </w:rPr>
        <w:t>argList</w:t>
      </w:r>
      <w:r>
        <w:t xml:space="preserve"> as the argument values</w:t>
      </w:r>
      <w:bookmarkEnd w:id="2570"/>
      <w:r>
        <w:t>.</w:t>
      </w:r>
      <w:bookmarkStart w:id="2571" w:name="_Toc382212484"/>
    </w:p>
    <w:bookmarkEnd w:id="2571"/>
    <w:p w14:paraId="392F5C10" w14:textId="77777777" w:rsidR="004C02EF" w:rsidRDefault="004C02EF" w:rsidP="004C02EF">
      <w:r>
        <w:t xml:space="preserve">The production </w:t>
      </w:r>
      <w:r w:rsidRPr="00AC05C2">
        <w:rPr>
          <w:rStyle w:val="bnf"/>
        </w:rPr>
        <w:t>CallExpression</w:t>
      </w:r>
      <w:r w:rsidRPr="00E91749">
        <w:t xml:space="preserve"> </w:t>
      </w:r>
      <w:r>
        <w:rPr>
          <w:b/>
        </w:rPr>
        <w:t>:</w:t>
      </w:r>
      <w:r w:rsidRPr="00E91749">
        <w:t xml:space="preserve"> </w:t>
      </w:r>
      <w:r w:rsidRPr="00AC05C2">
        <w:rPr>
          <w:rStyle w:val="bnf"/>
        </w:rPr>
        <w:t>CallExpression</w:t>
      </w:r>
      <w:r w:rsidRPr="00E91749">
        <w:t xml:space="preserve"> </w:t>
      </w:r>
      <w:r w:rsidRPr="00AC05C2">
        <w:rPr>
          <w:rStyle w:val="bnf"/>
        </w:rPr>
        <w:t>Arguments</w:t>
      </w:r>
      <w:r w:rsidRPr="00E91749">
        <w:t xml:space="preserve"> </w:t>
      </w:r>
      <w:r>
        <w:t xml:space="preserve"> is evaluated in exactly the same manner, except that the contained </w:t>
      </w:r>
      <w:r w:rsidRPr="00AC05C2">
        <w:rPr>
          <w:rStyle w:val="bnf"/>
        </w:rPr>
        <w:t>CallExpression</w:t>
      </w:r>
      <w:r>
        <w:t xml:space="preserve"> is evaluated in step 1.</w:t>
      </w:r>
    </w:p>
    <w:p w14:paraId="68EBB23E" w14:textId="77777777" w:rsidR="004C02EF" w:rsidRDefault="004C02EF" w:rsidP="004C02EF">
      <w:pPr>
        <w:pStyle w:val="Note"/>
      </w:pPr>
      <w:r w:rsidRPr="00AC05C2">
        <w:t>NOTE</w:t>
      </w:r>
      <w:r w:rsidRPr="00AC05C2">
        <w:tab/>
        <w:t xml:space="preserve">The returned result will never be of type Reference if </w:t>
      </w:r>
      <w:r w:rsidRPr="00AC05C2">
        <w:rPr>
          <w:rFonts w:ascii="Times New Roman" w:hAnsi="Times New Roman"/>
          <w:i/>
        </w:rPr>
        <w:t>func</w:t>
      </w:r>
      <w:r w:rsidRPr="00AC05C2">
        <w:t xml:space="preserve"> is a native ECMAScript object. Whether calling a host object can return a value of type Reference is implementation-dependent.</w:t>
      </w:r>
      <w:bookmarkStart w:id="2572" w:name="_Ref384027085"/>
      <w:bookmarkStart w:id="2573" w:name="_Toc385672191"/>
      <w:bookmarkStart w:id="2574" w:name="_Toc393690286"/>
      <w:r w:rsidRPr="00AC05C2">
        <w:t xml:space="preserve"> If a value of type Reference is returned, it must be a non-strict Property Reference.</w:t>
      </w:r>
    </w:p>
    <w:p w14:paraId="3521EBF6" w14:textId="77777777" w:rsidR="004C02EF" w:rsidRDefault="004C02EF" w:rsidP="003A4B22">
      <w:pPr>
        <w:pStyle w:val="30"/>
        <w:numPr>
          <w:ilvl w:val="0"/>
          <w:numId w:val="0"/>
        </w:numPr>
      </w:pPr>
      <w:bookmarkStart w:id="2575" w:name="_Ref424531183"/>
      <w:bookmarkStart w:id="2576" w:name="_Ref424531447"/>
      <w:bookmarkStart w:id="2577" w:name="_Ref424531464"/>
      <w:bookmarkStart w:id="2578" w:name="_Toc472818825"/>
      <w:bookmarkStart w:id="2579" w:name="_Toc235503399"/>
      <w:bookmarkStart w:id="2580" w:name="_Toc241509174"/>
      <w:bookmarkStart w:id="2581" w:name="_Toc244416661"/>
      <w:bookmarkStart w:id="2582" w:name="_Toc276631025"/>
      <w:bookmarkStart w:id="2583" w:name="_Toc178387036"/>
      <w:r>
        <w:t>11.2.4</w:t>
      </w:r>
      <w:r>
        <w:tab/>
        <w:t>Argument List</w:t>
      </w:r>
      <w:bookmarkEnd w:id="2572"/>
      <w:bookmarkEnd w:id="2573"/>
      <w:bookmarkEnd w:id="2574"/>
      <w:r>
        <w:t>s</w:t>
      </w:r>
      <w:bookmarkEnd w:id="2575"/>
      <w:bookmarkEnd w:id="2576"/>
      <w:bookmarkEnd w:id="2577"/>
      <w:bookmarkEnd w:id="2578"/>
      <w:bookmarkEnd w:id="2579"/>
      <w:bookmarkEnd w:id="2580"/>
      <w:bookmarkEnd w:id="2581"/>
      <w:bookmarkEnd w:id="2582"/>
      <w:bookmarkEnd w:id="2583"/>
    </w:p>
    <w:p w14:paraId="7166045F" w14:textId="77777777" w:rsidR="004C02EF" w:rsidRDefault="004C02EF" w:rsidP="004C02EF">
      <w:r>
        <w:t>The evaluation of an argument list produces a List of values (see 8.8).</w:t>
      </w:r>
    </w:p>
    <w:p w14:paraId="71C29FB4" w14:textId="77777777" w:rsidR="004C02EF" w:rsidRDefault="004C02EF" w:rsidP="004C02EF">
      <w:r>
        <w:t xml:space="preserve">The production </w:t>
      </w:r>
      <w:r w:rsidRPr="00E32218">
        <w:rPr>
          <w:rFonts w:ascii="Times New Roman" w:hAnsi="Times New Roman"/>
          <w:i/>
        </w:rPr>
        <w:t xml:space="preserve">Arguments </w:t>
      </w:r>
      <w:r>
        <w:rPr>
          <w:b/>
        </w:rPr>
        <w:t>:</w:t>
      </w:r>
      <w:r w:rsidRPr="00E91749">
        <w:t xml:space="preserve"> </w:t>
      </w:r>
      <w:r>
        <w:rPr>
          <w:rFonts w:ascii="Courier New" w:hAnsi="Courier New"/>
          <w:b/>
        </w:rPr>
        <w:t>( )</w:t>
      </w:r>
      <w:r>
        <w:t xml:space="preserve"> is evaluated as follows:</w:t>
      </w:r>
    </w:p>
    <w:p w14:paraId="5275AB82" w14:textId="77777777" w:rsidR="004C02EF" w:rsidRDefault="004C02EF" w:rsidP="004C02EF">
      <w:pPr>
        <w:pStyle w:val="Alg3"/>
        <w:numPr>
          <w:ilvl w:val="0"/>
          <w:numId w:val="65"/>
        </w:numPr>
        <w:spacing w:after="220"/>
        <w:contextualSpacing/>
      </w:pPr>
      <w:r>
        <w:t>Return an empty List.</w:t>
      </w:r>
    </w:p>
    <w:p w14:paraId="07418275" w14:textId="77777777" w:rsidR="004C02EF" w:rsidRDefault="004C02EF" w:rsidP="004C02EF">
      <w:r>
        <w:t xml:space="preserve">The production </w:t>
      </w:r>
      <w:r w:rsidRPr="00AC05C2">
        <w:rPr>
          <w:rStyle w:val="bnf"/>
        </w:rPr>
        <w:t>Arguments</w:t>
      </w:r>
      <w:r>
        <w:rPr>
          <w:i/>
        </w:rPr>
        <w:t xml:space="preserve"> </w:t>
      </w:r>
      <w:r>
        <w:rPr>
          <w:b/>
        </w:rPr>
        <w:t>:</w:t>
      </w:r>
      <w:r>
        <w:rPr>
          <w:i/>
        </w:rPr>
        <w:t xml:space="preserve"> </w:t>
      </w:r>
      <w:r>
        <w:rPr>
          <w:rFonts w:ascii="Courier New" w:hAnsi="Courier New"/>
          <w:b/>
        </w:rPr>
        <w:t xml:space="preserve">( </w:t>
      </w:r>
      <w:r w:rsidRPr="00AC05C2">
        <w:rPr>
          <w:rStyle w:val="bnf"/>
        </w:rPr>
        <w:t>ArgumentList</w:t>
      </w:r>
      <w:r>
        <w:rPr>
          <w:rFonts w:ascii="Courier New" w:hAnsi="Courier New"/>
          <w:b/>
        </w:rPr>
        <w:t xml:space="preserve"> )</w:t>
      </w:r>
      <w:r>
        <w:t xml:space="preserve"> is evaluated as follows:</w:t>
      </w:r>
    </w:p>
    <w:p w14:paraId="77366904" w14:textId="77777777" w:rsidR="004C02EF" w:rsidRDefault="004C02EF" w:rsidP="004C02EF">
      <w:pPr>
        <w:pStyle w:val="Alg3"/>
        <w:numPr>
          <w:ilvl w:val="0"/>
          <w:numId w:val="66"/>
        </w:numPr>
        <w:spacing w:after="220"/>
        <w:contextualSpacing/>
      </w:pPr>
      <w:r>
        <w:t xml:space="preserve">Return the result of evaluating </w:t>
      </w:r>
      <w:r>
        <w:rPr>
          <w:i/>
        </w:rPr>
        <w:t>ArgumentList</w:t>
      </w:r>
      <w:r>
        <w:t>.</w:t>
      </w:r>
    </w:p>
    <w:p w14:paraId="7D67A63A" w14:textId="77777777" w:rsidR="004C02EF" w:rsidRDefault="004C02EF" w:rsidP="004C02EF">
      <w:pPr>
        <w:keepNext/>
      </w:pPr>
      <w:r>
        <w:t xml:space="preserve">The production </w:t>
      </w:r>
      <w:r w:rsidRPr="00AC05C2">
        <w:rPr>
          <w:rStyle w:val="bnf"/>
        </w:rPr>
        <w:t>ArgumentList</w:t>
      </w:r>
      <w:r>
        <w:rPr>
          <w:i/>
        </w:rPr>
        <w:t xml:space="preserve"> </w:t>
      </w:r>
      <w:r>
        <w:rPr>
          <w:b/>
        </w:rPr>
        <w:t>:</w:t>
      </w:r>
      <w:r>
        <w:rPr>
          <w:rFonts w:ascii="Courier New" w:hAnsi="Courier New"/>
          <w:b/>
        </w:rPr>
        <w:t xml:space="preserve"> </w:t>
      </w:r>
      <w:r w:rsidRPr="00AC05C2">
        <w:rPr>
          <w:rStyle w:val="bnf"/>
        </w:rPr>
        <w:t>AssignmentExpression</w:t>
      </w:r>
      <w:r>
        <w:rPr>
          <w:rFonts w:ascii="Courier New" w:hAnsi="Courier New"/>
          <w:b/>
        </w:rPr>
        <w:t xml:space="preserve"> </w:t>
      </w:r>
      <w:r>
        <w:t>is evaluated as follows:</w:t>
      </w:r>
    </w:p>
    <w:p w14:paraId="0C60EEF1" w14:textId="77777777" w:rsidR="004C02EF" w:rsidRDefault="004C02EF" w:rsidP="004C02EF">
      <w:pPr>
        <w:pStyle w:val="Alg3"/>
        <w:numPr>
          <w:ilvl w:val="0"/>
          <w:numId w:val="67"/>
        </w:numPr>
        <w:spacing w:after="220"/>
        <w:contextualSpacing/>
      </w:pPr>
      <w:r>
        <w:t xml:space="preserve">Let </w:t>
      </w:r>
      <w:r w:rsidRPr="00E72ED3">
        <w:rPr>
          <w:i/>
        </w:rPr>
        <w:t>ref</w:t>
      </w:r>
      <w:r>
        <w:t xml:space="preserve"> be the result of evaluating </w:t>
      </w:r>
      <w:r>
        <w:rPr>
          <w:i/>
        </w:rPr>
        <w:t>AssignmentExpression</w:t>
      </w:r>
      <w:r>
        <w:t>.</w:t>
      </w:r>
    </w:p>
    <w:p w14:paraId="7DBB4E5E" w14:textId="77777777" w:rsidR="004C02EF" w:rsidRDefault="004C02EF" w:rsidP="004C02EF">
      <w:pPr>
        <w:pStyle w:val="Alg3"/>
        <w:numPr>
          <w:ilvl w:val="0"/>
          <w:numId w:val="67"/>
        </w:numPr>
      </w:pPr>
      <w:r>
        <w:t xml:space="preserve">Let </w:t>
      </w:r>
      <w:r w:rsidRPr="00E72ED3">
        <w:rPr>
          <w:i/>
        </w:rPr>
        <w:t>arg</w:t>
      </w:r>
      <w:r>
        <w:t xml:space="preserve"> be GetValue(</w:t>
      </w:r>
      <w:r w:rsidRPr="00E72ED3">
        <w:rPr>
          <w:i/>
        </w:rPr>
        <w:t>ref</w:t>
      </w:r>
      <w:r>
        <w:t>).</w:t>
      </w:r>
    </w:p>
    <w:p w14:paraId="15BA5C8B" w14:textId="77777777" w:rsidR="004C02EF" w:rsidRDefault="004C02EF" w:rsidP="004C02EF">
      <w:pPr>
        <w:pStyle w:val="Alg3"/>
        <w:numPr>
          <w:ilvl w:val="0"/>
          <w:numId w:val="67"/>
        </w:numPr>
        <w:spacing w:after="220"/>
        <w:contextualSpacing/>
      </w:pPr>
      <w:r>
        <w:t xml:space="preserve">Return a List whose sole item is </w:t>
      </w:r>
      <w:r w:rsidRPr="00E72ED3">
        <w:rPr>
          <w:i/>
        </w:rPr>
        <w:t>arg</w:t>
      </w:r>
      <w:r>
        <w:t>.</w:t>
      </w:r>
    </w:p>
    <w:p w14:paraId="297D05A8" w14:textId="77777777" w:rsidR="00144DD7" w:rsidRDefault="00144DD7" w:rsidP="008F79A5">
      <w:pPr>
        <w:contextualSpacing/>
        <w:rPr>
          <w:ins w:id="2584" w:author="Allen Wirfs-Brock" w:date="2011-07-05T10:46:00Z"/>
        </w:rPr>
        <w:pPrChange w:id="2585" w:author="Allen Wirfs-Brock" w:date="2011-07-07T19:02:00Z">
          <w:pPr/>
        </w:pPrChange>
      </w:pPr>
      <w:ins w:id="2586" w:author="Allen Wirfs-Brock" w:date="2011-07-05T10:46:00Z">
        <w:r>
          <w:t xml:space="preserve">The static semantics of the production </w:t>
        </w:r>
        <w:r w:rsidRPr="00AC05C2">
          <w:rPr>
            <w:rStyle w:val="bnf"/>
          </w:rPr>
          <w:t>ArgumentList</w:t>
        </w:r>
        <w:r>
          <w:rPr>
            <w:rStyle w:val="bnf"/>
          </w:rPr>
          <w:t xml:space="preserve"> </w:t>
        </w:r>
        <w:r>
          <w:rPr>
            <w:b/>
          </w:rPr>
          <w:t>:</w:t>
        </w:r>
        <w:r>
          <w:t xml:space="preserve"> </w:t>
        </w:r>
        <w:r>
          <w:rPr>
            <w:rFonts w:ascii="Courier New" w:hAnsi="Courier New" w:cs="Courier New"/>
            <w:b/>
            <w:i/>
          </w:rPr>
          <w:t xml:space="preserve">… </w:t>
        </w:r>
        <w:r w:rsidRPr="00B73791">
          <w:rPr>
            <w:rStyle w:val="bnf"/>
          </w:rPr>
          <w:t>AssignmentExpression</w:t>
        </w:r>
        <w:r>
          <w:t xml:space="preserve"> are:</w:t>
        </w:r>
      </w:ins>
    </w:p>
    <w:p w14:paraId="3C4ECA9C" w14:textId="77777777" w:rsidR="00144DD7" w:rsidRDefault="00144DD7" w:rsidP="00144DD7">
      <w:pPr>
        <w:numPr>
          <w:ilvl w:val="0"/>
          <w:numId w:val="411"/>
        </w:numPr>
        <w:spacing w:after="220"/>
        <w:rPr>
          <w:ins w:id="2587" w:author="Allen Wirfs-Brock" w:date="2011-07-05T10:46:00Z"/>
        </w:rPr>
      </w:pPr>
      <w:ins w:id="2588" w:author="Allen Wirfs-Brock" w:date="2011-07-05T10:46:00Z">
        <w:r>
          <w:t xml:space="preserve">It is a Syntax Error if the </w:t>
        </w:r>
        <w:del w:id="2589" w:author="Rev 3 Allen Wirfs-Brock" w:date="2011-08-30T11:39:00Z">
          <w:r w:rsidDel="00F937DA">
            <w:delText>scource</w:delText>
          </w:r>
        </w:del>
      </w:ins>
      <w:ins w:id="2590" w:author="Rev 3 Allen Wirfs-Brock" w:date="2011-08-30T11:39:00Z">
        <w:r w:rsidR="00F937DA">
          <w:t>source</w:t>
        </w:r>
      </w:ins>
      <w:ins w:id="2591" w:author="Allen Wirfs-Brock" w:date="2011-07-05T10:46:00Z">
        <w:r>
          <w:t xml:space="preserve"> code parsed with this production is not extended code</w:t>
        </w:r>
        <w:r w:rsidRPr="00586549">
          <w:t>.</w:t>
        </w:r>
      </w:ins>
    </w:p>
    <w:p w14:paraId="35BF8E93" w14:textId="77777777" w:rsidR="00144DD7" w:rsidRDefault="00144DD7" w:rsidP="00144DD7">
      <w:pPr>
        <w:rPr>
          <w:ins w:id="2592" w:author="Allen Wirfs-Brock" w:date="2011-07-05T10:46:00Z"/>
        </w:rPr>
      </w:pPr>
      <w:ins w:id="2593" w:author="Allen Wirfs-Brock" w:date="2011-07-05T10:46:00Z">
        <w:r>
          <w:t xml:space="preserve">The production  </w:t>
        </w:r>
        <w:r w:rsidRPr="00AC05C2">
          <w:rPr>
            <w:rStyle w:val="bnf"/>
          </w:rPr>
          <w:t>ArgumentList</w:t>
        </w:r>
        <w:r>
          <w:rPr>
            <w:rStyle w:val="bnf"/>
          </w:rPr>
          <w:t xml:space="preserve"> </w:t>
        </w:r>
        <w:r>
          <w:rPr>
            <w:b/>
          </w:rPr>
          <w:t>:</w:t>
        </w:r>
        <w:r>
          <w:t xml:space="preserve"> </w:t>
        </w:r>
        <w:r>
          <w:rPr>
            <w:rFonts w:ascii="Courier New" w:hAnsi="Courier New" w:cs="Courier New"/>
            <w:b/>
            <w:i/>
          </w:rPr>
          <w:t xml:space="preserve">… </w:t>
        </w:r>
        <w:r w:rsidRPr="00B73791">
          <w:rPr>
            <w:rStyle w:val="bnf"/>
          </w:rPr>
          <w:t>AssignmentExpression</w:t>
        </w:r>
        <w:r>
          <w:t xml:space="preserve">  is evaluated as follows:</w:t>
        </w:r>
      </w:ins>
    </w:p>
    <w:p w14:paraId="10CD7752" w14:textId="77777777" w:rsidR="00144DD7" w:rsidRDefault="00144DD7" w:rsidP="00144DD7">
      <w:pPr>
        <w:pStyle w:val="Alg4"/>
        <w:numPr>
          <w:ilvl w:val="0"/>
          <w:numId w:val="432"/>
        </w:numPr>
        <w:spacing w:after="220"/>
        <w:contextualSpacing/>
        <w:rPr>
          <w:ins w:id="2594" w:author="Allen Wirfs-Brock" w:date="2011-07-05T10:46:00Z"/>
        </w:rPr>
      </w:pPr>
      <w:ins w:id="2595" w:author="Allen Wirfs-Brock" w:date="2011-07-05T10:46:00Z">
        <w:r>
          <w:t xml:space="preserve">Let </w:t>
        </w:r>
        <w:r>
          <w:rPr>
            <w:i/>
          </w:rPr>
          <w:t>list</w:t>
        </w:r>
        <w:r w:rsidRPr="007F3958">
          <w:rPr>
            <w:i/>
          </w:rPr>
          <w:t xml:space="preserve"> </w:t>
        </w:r>
        <w:r>
          <w:t>be an empty List.</w:t>
        </w:r>
      </w:ins>
    </w:p>
    <w:p w14:paraId="35673711" w14:textId="77777777" w:rsidR="00144DD7" w:rsidRDefault="00144DD7" w:rsidP="00144DD7">
      <w:pPr>
        <w:pStyle w:val="Alg4"/>
        <w:numPr>
          <w:ilvl w:val="0"/>
          <w:numId w:val="432"/>
        </w:numPr>
        <w:spacing w:after="220"/>
        <w:contextualSpacing/>
        <w:rPr>
          <w:ins w:id="2596" w:author="Allen Wirfs-Brock" w:date="2011-07-05T10:46:00Z"/>
        </w:rPr>
      </w:pPr>
      <w:ins w:id="2597" w:author="Allen Wirfs-Brock" w:date="2011-07-05T10:46:00Z">
        <w:r>
          <w:t xml:space="preserve">Let </w:t>
        </w:r>
        <w:r>
          <w:rPr>
            <w:i/>
          </w:rPr>
          <w:t>spreadRef</w:t>
        </w:r>
        <w:r w:rsidRPr="007F3958">
          <w:rPr>
            <w:i/>
          </w:rPr>
          <w:t xml:space="preserve"> </w:t>
        </w:r>
        <w:r>
          <w:t xml:space="preserve">be the result of evaluating </w:t>
        </w:r>
        <w:r>
          <w:rPr>
            <w:i/>
          </w:rPr>
          <w:t>AssignmentExpression</w:t>
        </w:r>
        <w:r>
          <w:t>.</w:t>
        </w:r>
      </w:ins>
    </w:p>
    <w:p w14:paraId="53B85C71" w14:textId="77777777" w:rsidR="00144DD7" w:rsidRDefault="00144DD7" w:rsidP="00144DD7">
      <w:pPr>
        <w:pStyle w:val="Alg4"/>
        <w:numPr>
          <w:ilvl w:val="0"/>
          <w:numId w:val="432"/>
        </w:numPr>
        <w:spacing w:after="220"/>
        <w:contextualSpacing/>
        <w:rPr>
          <w:ins w:id="2598" w:author="Allen Wirfs-Brock" w:date="2011-07-05T10:46:00Z"/>
        </w:rPr>
      </w:pPr>
      <w:ins w:id="2599" w:author="Allen Wirfs-Brock" w:date="2011-07-05T10:46:00Z">
        <w:r>
          <w:t xml:space="preserve">Let </w:t>
        </w:r>
        <w:r>
          <w:rPr>
            <w:i/>
          </w:rPr>
          <w:t>spread</w:t>
        </w:r>
        <w:r w:rsidRPr="00284005">
          <w:rPr>
            <w:i/>
          </w:rPr>
          <w:t xml:space="preserve">Value </w:t>
        </w:r>
        <w:r>
          <w:t>be GetValue(</w:t>
        </w:r>
        <w:r>
          <w:rPr>
            <w:i/>
          </w:rPr>
          <w:t>spreadRef</w:t>
        </w:r>
        <w:r>
          <w:t>).</w:t>
        </w:r>
      </w:ins>
    </w:p>
    <w:p w14:paraId="62BF5003" w14:textId="77777777" w:rsidR="00144DD7" w:rsidRDefault="00144DD7" w:rsidP="00144DD7">
      <w:pPr>
        <w:pStyle w:val="Alg4"/>
        <w:numPr>
          <w:ilvl w:val="0"/>
          <w:numId w:val="432"/>
        </w:numPr>
        <w:contextualSpacing/>
        <w:rPr>
          <w:ins w:id="2600" w:author="Allen Wirfs-Brock" w:date="2011-07-05T10:46:00Z"/>
        </w:rPr>
      </w:pPr>
      <w:commentRangeStart w:id="2601"/>
      <w:ins w:id="2602" w:author="Allen Wirfs-Brock" w:date="2011-07-05T10:46:00Z">
        <w:r>
          <w:t xml:space="preserve">Let </w:t>
        </w:r>
        <w:r>
          <w:rPr>
            <w:i/>
          </w:rPr>
          <w:t>spread</w:t>
        </w:r>
        <w:r w:rsidRPr="00173402">
          <w:rPr>
            <w:i/>
          </w:rPr>
          <w:t>Obj</w:t>
        </w:r>
        <w:r>
          <w:t xml:space="preserve"> be ToObject(</w:t>
        </w:r>
        <w:r>
          <w:rPr>
            <w:i/>
          </w:rPr>
          <w:t>spread</w:t>
        </w:r>
        <w:r w:rsidRPr="00284005">
          <w:rPr>
            <w:i/>
          </w:rPr>
          <w:t>Value</w:t>
        </w:r>
        <w:r>
          <w:t>).</w:t>
        </w:r>
        <w:commentRangeEnd w:id="2601"/>
        <w:r>
          <w:rPr>
            <w:rStyle w:val="af4"/>
            <w:rFonts w:ascii="Arial" w:eastAsia="MS Mincho" w:hAnsi="Arial"/>
            <w:spacing w:val="0"/>
            <w:lang w:eastAsia="ja-JP"/>
          </w:rPr>
          <w:commentReference w:id="2601"/>
        </w:r>
      </w:ins>
    </w:p>
    <w:p w14:paraId="606D71AF" w14:textId="77777777" w:rsidR="00144DD7" w:rsidRDefault="00144DD7" w:rsidP="00144DD7">
      <w:pPr>
        <w:pStyle w:val="Alg3"/>
        <w:numPr>
          <w:ilvl w:val="0"/>
          <w:numId w:val="432"/>
        </w:numPr>
        <w:rPr>
          <w:ins w:id="2603" w:author="Allen Wirfs-Brock" w:date="2011-07-05T10:46:00Z"/>
        </w:rPr>
      </w:pPr>
      <w:ins w:id="2604" w:author="Allen Wirfs-Brock" w:date="2011-07-05T10:46:00Z">
        <w:r>
          <w:t xml:space="preserve">Let </w:t>
        </w:r>
        <w:r w:rsidRPr="00EE7398">
          <w:rPr>
            <w:i/>
          </w:rPr>
          <w:t>lenVal</w:t>
        </w:r>
        <w:r>
          <w:t xml:space="preserve"> be the result of calling the [[Get]] internal method of </w:t>
        </w:r>
        <w:r>
          <w:rPr>
            <w:i/>
          </w:rPr>
          <w:t>spread</w:t>
        </w:r>
        <w:r w:rsidRPr="00173402">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61AF244F" w14:textId="77777777" w:rsidR="00144DD7" w:rsidRDefault="00144DD7" w:rsidP="00144DD7">
      <w:pPr>
        <w:pStyle w:val="Alg3"/>
        <w:numPr>
          <w:ilvl w:val="0"/>
          <w:numId w:val="432"/>
        </w:numPr>
        <w:rPr>
          <w:ins w:id="2605" w:author="Allen Wirfs-Brock" w:date="2011-07-05T10:46:00Z"/>
        </w:rPr>
      </w:pPr>
      <w:ins w:id="2606" w:author="Allen Wirfs-Brock" w:date="2011-07-05T10:46:00Z">
        <w:r>
          <w:t xml:space="preserve">Let </w:t>
        </w:r>
        <w:r>
          <w:rPr>
            <w:i/>
          </w:rPr>
          <w:t>spreadLen</w:t>
        </w:r>
        <w:r>
          <w:t xml:space="preserve"> be ToUint32(</w:t>
        </w:r>
        <w:r w:rsidRPr="00EE7398">
          <w:rPr>
            <w:i/>
          </w:rPr>
          <w:t>lenVal</w:t>
        </w:r>
        <w:r>
          <w:t>).</w:t>
        </w:r>
      </w:ins>
    </w:p>
    <w:p w14:paraId="1710CD75" w14:textId="77777777" w:rsidR="00144DD7" w:rsidRDefault="00144DD7" w:rsidP="00144DD7">
      <w:pPr>
        <w:pStyle w:val="Alg3"/>
        <w:numPr>
          <w:ilvl w:val="0"/>
          <w:numId w:val="432"/>
        </w:numPr>
        <w:rPr>
          <w:ins w:id="2607" w:author="Allen Wirfs-Brock" w:date="2011-07-05T10:46:00Z"/>
        </w:rPr>
      </w:pPr>
      <w:ins w:id="2608" w:author="Allen Wirfs-Brock" w:date="2011-07-05T10:46:00Z">
        <w:r>
          <w:t xml:space="preserve">Let </w:t>
        </w:r>
        <w:r>
          <w:rPr>
            <w:i/>
          </w:rPr>
          <w:t xml:space="preserve">n </w:t>
        </w:r>
        <w:r>
          <w:t>= 0.</w:t>
        </w:r>
      </w:ins>
    </w:p>
    <w:p w14:paraId="7AA6C469" w14:textId="77777777" w:rsidR="00144DD7" w:rsidRDefault="00144DD7" w:rsidP="00144DD7">
      <w:pPr>
        <w:pStyle w:val="Alg3"/>
        <w:numPr>
          <w:ilvl w:val="0"/>
          <w:numId w:val="432"/>
        </w:numPr>
        <w:rPr>
          <w:ins w:id="2609" w:author="Allen Wirfs-Brock" w:date="2011-07-05T10:46:00Z"/>
        </w:rPr>
      </w:pPr>
      <w:ins w:id="2610" w:author="Allen Wirfs-Brock" w:date="2011-07-05T10:46:00Z">
        <w:r>
          <w:t xml:space="preserve">Repeat, while </w:t>
        </w:r>
        <w:r>
          <w:rPr>
            <w:i/>
          </w:rPr>
          <w:t>n</w:t>
        </w:r>
        <w:r>
          <w:t xml:space="preserve"> &lt; </w:t>
        </w:r>
        <w:r>
          <w:rPr>
            <w:i/>
          </w:rPr>
          <w:t>spreadLen</w:t>
        </w:r>
      </w:ins>
    </w:p>
    <w:p w14:paraId="6AC9F836" w14:textId="77777777" w:rsidR="00144DD7" w:rsidRDefault="00144DD7" w:rsidP="00144DD7">
      <w:pPr>
        <w:pStyle w:val="Alg3"/>
        <w:numPr>
          <w:ilvl w:val="1"/>
          <w:numId w:val="433"/>
        </w:numPr>
        <w:tabs>
          <w:tab w:val="left" w:pos="720"/>
        </w:tabs>
        <w:ind w:left="720"/>
        <w:rPr>
          <w:ins w:id="2611" w:author="Allen Wirfs-Brock" w:date="2011-07-05T10:46:00Z"/>
        </w:rPr>
      </w:pPr>
      <w:ins w:id="2612" w:author="Allen Wirfs-Brock" w:date="2011-07-05T10:46:00Z">
        <w:r>
          <w:t xml:space="preserve">Let </w:t>
        </w:r>
        <w:r>
          <w:rPr>
            <w:i/>
          </w:rPr>
          <w:t>nextArg</w:t>
        </w:r>
        <w:r>
          <w:t xml:space="preserve"> be the result of calling the [[Get]] internal method of </w:t>
        </w:r>
        <w:r>
          <w:rPr>
            <w:i/>
          </w:rPr>
          <w:t>spread</w:t>
        </w:r>
        <w:r w:rsidRPr="00173402">
          <w:rPr>
            <w:i/>
          </w:rPr>
          <w:t>Obj</w:t>
        </w:r>
        <w:r>
          <w:t xml:space="preserve"> passing ToString(</w:t>
        </w:r>
        <w:r>
          <w:rPr>
            <w:i/>
          </w:rPr>
          <w:t>n</w:t>
        </w:r>
        <w:r>
          <w:t>) as the argument.</w:t>
        </w:r>
      </w:ins>
    </w:p>
    <w:p w14:paraId="61442A6C" w14:textId="77777777" w:rsidR="00144DD7" w:rsidRDefault="00144DD7" w:rsidP="00144DD7">
      <w:pPr>
        <w:pStyle w:val="Alg3"/>
        <w:numPr>
          <w:ilvl w:val="1"/>
          <w:numId w:val="433"/>
        </w:numPr>
        <w:tabs>
          <w:tab w:val="left" w:pos="720"/>
        </w:tabs>
        <w:ind w:left="720"/>
        <w:rPr>
          <w:ins w:id="2613" w:author="Allen Wirfs-Brock" w:date="2011-07-05T10:46:00Z"/>
        </w:rPr>
      </w:pPr>
      <w:ins w:id="2614" w:author="Allen Wirfs-Brock" w:date="2011-07-05T10:46:00Z">
        <w:r>
          <w:t xml:space="preserve">Append </w:t>
        </w:r>
        <w:r w:rsidRPr="007D40F8">
          <w:rPr>
            <w:i/>
          </w:rPr>
          <w:t>nextArg</w:t>
        </w:r>
        <w:r>
          <w:t xml:space="preserve"> as the last element of </w:t>
        </w:r>
        <w:r w:rsidRPr="007D40F8">
          <w:rPr>
            <w:i/>
          </w:rPr>
          <w:t>list</w:t>
        </w:r>
        <w:r>
          <w:t>.</w:t>
        </w:r>
      </w:ins>
    </w:p>
    <w:p w14:paraId="0F1C665A" w14:textId="77777777" w:rsidR="00144DD7" w:rsidRDefault="00144DD7" w:rsidP="00144DD7">
      <w:pPr>
        <w:pStyle w:val="Alg3"/>
        <w:numPr>
          <w:ilvl w:val="1"/>
          <w:numId w:val="433"/>
        </w:numPr>
        <w:tabs>
          <w:tab w:val="left" w:pos="720"/>
        </w:tabs>
        <w:ind w:left="720"/>
        <w:rPr>
          <w:ins w:id="2615" w:author="Allen Wirfs-Brock" w:date="2011-07-05T10:46:00Z"/>
        </w:rPr>
      </w:pPr>
      <w:ins w:id="2616" w:author="Allen Wirfs-Brock" w:date="2011-07-05T10:46:00Z">
        <w:r>
          <w:t xml:space="preserve">Let </w:t>
        </w:r>
        <w:r w:rsidRPr="00334FB2">
          <w:rPr>
            <w:i/>
          </w:rPr>
          <w:t>n</w:t>
        </w:r>
        <w:r>
          <w:t xml:space="preserve"> = </w:t>
        </w:r>
        <w:r w:rsidRPr="00334FB2">
          <w:rPr>
            <w:i/>
          </w:rPr>
          <w:t>n</w:t>
        </w:r>
        <w:r>
          <w:t>+1.</w:t>
        </w:r>
      </w:ins>
    </w:p>
    <w:p w14:paraId="4F8F3A80" w14:textId="77777777" w:rsidR="00144DD7" w:rsidRDefault="00144DD7" w:rsidP="00144DD7">
      <w:pPr>
        <w:pStyle w:val="Alg3"/>
        <w:numPr>
          <w:ilvl w:val="0"/>
          <w:numId w:val="432"/>
        </w:numPr>
        <w:spacing w:after="220"/>
        <w:rPr>
          <w:ins w:id="2617" w:author="Allen Wirfs-Brock" w:date="2011-07-05T10:46:00Z"/>
        </w:rPr>
      </w:pPr>
      <w:ins w:id="2618" w:author="Allen Wirfs-Brock" w:date="2011-07-05T10:46:00Z">
        <w:r>
          <w:t xml:space="preserve">Return </w:t>
        </w:r>
        <w:r>
          <w:rPr>
            <w:i/>
          </w:rPr>
          <w:t>list</w:t>
        </w:r>
        <w:r>
          <w:t>.</w:t>
        </w:r>
      </w:ins>
    </w:p>
    <w:p w14:paraId="44C415FE" w14:textId="77777777" w:rsidR="004C02EF" w:rsidRDefault="004C02EF" w:rsidP="004C02EF">
      <w:r>
        <w:t xml:space="preserve">The production </w:t>
      </w:r>
      <w:r w:rsidRPr="00AC05C2">
        <w:rPr>
          <w:rStyle w:val="bnf"/>
        </w:rPr>
        <w:t>ArgumentList</w:t>
      </w:r>
      <w:r>
        <w:rPr>
          <w:i/>
        </w:rPr>
        <w:t xml:space="preserve"> </w:t>
      </w:r>
      <w:r>
        <w:rPr>
          <w:b/>
        </w:rPr>
        <w:t>:</w:t>
      </w:r>
      <w:r>
        <w:rPr>
          <w:rFonts w:ascii="Courier New" w:hAnsi="Courier New"/>
          <w:b/>
        </w:rPr>
        <w:t xml:space="preserve"> </w:t>
      </w:r>
      <w:r w:rsidRPr="00AC05C2">
        <w:rPr>
          <w:rStyle w:val="bnf"/>
        </w:rPr>
        <w:t>ArgumentList</w:t>
      </w:r>
      <w:r>
        <w:rPr>
          <w:rFonts w:ascii="Courier New" w:hAnsi="Courier New"/>
          <w:b/>
        </w:rPr>
        <w:t xml:space="preserve"> , </w:t>
      </w:r>
      <w:r w:rsidRPr="00AC05C2">
        <w:rPr>
          <w:rStyle w:val="bnf"/>
        </w:rPr>
        <w:t>AssignmentExpression</w:t>
      </w:r>
      <w:r>
        <w:rPr>
          <w:rFonts w:ascii="Courier New" w:hAnsi="Courier New"/>
          <w:b/>
        </w:rPr>
        <w:t xml:space="preserve"> </w:t>
      </w:r>
      <w:r>
        <w:t>is evaluated as follows:</w:t>
      </w:r>
    </w:p>
    <w:p w14:paraId="318C94C8" w14:textId="77777777" w:rsidR="004C02EF" w:rsidRDefault="004C02EF" w:rsidP="004C02EF">
      <w:pPr>
        <w:pStyle w:val="Alg3"/>
        <w:numPr>
          <w:ilvl w:val="0"/>
          <w:numId w:val="68"/>
        </w:numPr>
        <w:spacing w:after="220"/>
        <w:contextualSpacing/>
      </w:pPr>
      <w:r>
        <w:t xml:space="preserve">Let </w:t>
      </w:r>
      <w:r>
        <w:rPr>
          <w:i/>
        </w:rPr>
        <w:t>precedingArgs</w:t>
      </w:r>
      <w:r>
        <w:t xml:space="preserve"> be the result of evaluating </w:t>
      </w:r>
      <w:r>
        <w:rPr>
          <w:i/>
        </w:rPr>
        <w:t>ArgumentList</w:t>
      </w:r>
      <w:r>
        <w:t>.</w:t>
      </w:r>
    </w:p>
    <w:p w14:paraId="79347885" w14:textId="77777777" w:rsidR="004C02EF" w:rsidRDefault="004C02EF" w:rsidP="004C02EF">
      <w:pPr>
        <w:pStyle w:val="Alg3"/>
        <w:numPr>
          <w:ilvl w:val="0"/>
          <w:numId w:val="68"/>
        </w:numPr>
        <w:spacing w:after="220"/>
        <w:contextualSpacing/>
      </w:pPr>
      <w:r>
        <w:t xml:space="preserve">Let </w:t>
      </w:r>
      <w:r w:rsidRPr="00E72ED3">
        <w:rPr>
          <w:i/>
        </w:rPr>
        <w:t>ref</w:t>
      </w:r>
      <w:r>
        <w:t xml:space="preserve"> be the result of evaluating </w:t>
      </w:r>
      <w:r>
        <w:rPr>
          <w:i/>
        </w:rPr>
        <w:t>AssignmentExpression</w:t>
      </w:r>
      <w:r>
        <w:t>.</w:t>
      </w:r>
    </w:p>
    <w:p w14:paraId="6D008B89" w14:textId="77777777" w:rsidR="004C02EF" w:rsidRDefault="004C02EF" w:rsidP="004C02EF">
      <w:pPr>
        <w:pStyle w:val="Alg3"/>
        <w:numPr>
          <w:ilvl w:val="0"/>
          <w:numId w:val="68"/>
        </w:numPr>
        <w:spacing w:after="220"/>
        <w:contextualSpacing/>
      </w:pPr>
      <w:r>
        <w:t xml:space="preserve">Let </w:t>
      </w:r>
      <w:r w:rsidRPr="00E72ED3">
        <w:rPr>
          <w:i/>
        </w:rPr>
        <w:t>arg</w:t>
      </w:r>
      <w:r>
        <w:t xml:space="preserve"> be GetValue(</w:t>
      </w:r>
      <w:r w:rsidRPr="00E72ED3">
        <w:rPr>
          <w:i/>
        </w:rPr>
        <w:t>ref</w:t>
      </w:r>
      <w:r>
        <w:t>).</w:t>
      </w:r>
    </w:p>
    <w:p w14:paraId="48F60579" w14:textId="77777777" w:rsidR="004C02EF" w:rsidRDefault="004C02EF" w:rsidP="004C02EF">
      <w:pPr>
        <w:pStyle w:val="Alg3"/>
        <w:numPr>
          <w:ilvl w:val="0"/>
          <w:numId w:val="68"/>
        </w:numPr>
        <w:spacing w:after="220"/>
        <w:contextualSpacing/>
      </w:pPr>
      <w:r>
        <w:t xml:space="preserve">Return a List whose length is one greater than the length of </w:t>
      </w:r>
      <w:r>
        <w:rPr>
          <w:i/>
        </w:rPr>
        <w:t>precedingArgs</w:t>
      </w:r>
      <w:r>
        <w:t xml:space="preserve"> and whose items are the items of </w:t>
      </w:r>
      <w:r>
        <w:rPr>
          <w:i/>
        </w:rPr>
        <w:t>precedingArgs</w:t>
      </w:r>
      <w:r>
        <w:t xml:space="preserve">, in order, followed at the end by </w:t>
      </w:r>
      <w:r w:rsidRPr="00E72ED3">
        <w:rPr>
          <w:i/>
        </w:rPr>
        <w:t>arg</w:t>
      </w:r>
      <w:r>
        <w:t xml:space="preserve"> which is the last item of the new list.</w:t>
      </w:r>
      <w:bookmarkStart w:id="2619" w:name="_Toc385672192"/>
      <w:bookmarkStart w:id="2620" w:name="_Toc393690287"/>
    </w:p>
    <w:p w14:paraId="213CD2CB" w14:textId="77777777" w:rsidR="002A29A1" w:rsidRDefault="002A29A1" w:rsidP="002A29A1">
      <w:pPr>
        <w:rPr>
          <w:ins w:id="2621" w:author="Allen Wirfs-Brock" w:date="2011-07-05T10:47:00Z"/>
        </w:rPr>
      </w:pPr>
      <w:bookmarkStart w:id="2622" w:name="_Toc472818826"/>
      <w:bookmarkStart w:id="2623" w:name="_Toc235503400"/>
      <w:bookmarkStart w:id="2624" w:name="_Toc241509175"/>
      <w:bookmarkStart w:id="2625" w:name="_Toc244416662"/>
      <w:bookmarkStart w:id="2626" w:name="_Toc276631026"/>
      <w:ins w:id="2627" w:author="Allen Wirfs-Brock" w:date="2011-07-05T10:47:00Z">
        <w:r>
          <w:t xml:space="preserve">The static semantics of the production </w:t>
        </w:r>
        <w:r w:rsidRPr="00AC05C2">
          <w:rPr>
            <w:rStyle w:val="bnf"/>
          </w:rPr>
          <w:t>ArgumentList</w:t>
        </w:r>
        <w:r>
          <w:rPr>
            <w:rStyle w:val="bnf"/>
          </w:rPr>
          <w:t xml:space="preserve"> </w:t>
        </w:r>
        <w:r>
          <w:rPr>
            <w:b/>
          </w:rPr>
          <w:t>:</w:t>
        </w:r>
        <w:r>
          <w:t xml:space="preserve"> </w:t>
        </w:r>
        <w:r w:rsidRPr="00AC05C2">
          <w:rPr>
            <w:rStyle w:val="bnf"/>
          </w:rPr>
          <w:t>ArgumentList</w:t>
        </w:r>
        <w:r>
          <w:rPr>
            <w:rFonts w:ascii="Courier New" w:hAnsi="Courier New"/>
            <w:b/>
          </w:rPr>
          <w:t xml:space="preserve"> , </w:t>
        </w:r>
        <w:r>
          <w:rPr>
            <w:rFonts w:ascii="Courier New" w:hAnsi="Courier New" w:cs="Courier New"/>
            <w:b/>
            <w:i/>
          </w:rPr>
          <w:t xml:space="preserve">… </w:t>
        </w:r>
        <w:r w:rsidRPr="00B73791">
          <w:rPr>
            <w:rStyle w:val="bnf"/>
          </w:rPr>
          <w:t>AssignmentExpression</w:t>
        </w:r>
        <w:r>
          <w:t xml:space="preserve"> are:</w:t>
        </w:r>
      </w:ins>
    </w:p>
    <w:p w14:paraId="356F7570" w14:textId="77777777" w:rsidR="002A29A1" w:rsidRDefault="002A29A1" w:rsidP="002A29A1">
      <w:pPr>
        <w:numPr>
          <w:ilvl w:val="0"/>
          <w:numId w:val="411"/>
        </w:numPr>
        <w:spacing w:after="220"/>
        <w:rPr>
          <w:ins w:id="2628" w:author="Allen Wirfs-Brock" w:date="2011-07-05T10:47:00Z"/>
        </w:rPr>
      </w:pPr>
      <w:ins w:id="2629" w:author="Allen Wirfs-Brock" w:date="2011-07-05T10:47:00Z">
        <w:r>
          <w:t xml:space="preserve">It is a Syntax Error if the </w:t>
        </w:r>
        <w:del w:id="2630" w:author="Rev 3 Allen Wirfs-Brock" w:date="2011-08-30T11:39:00Z">
          <w:r w:rsidDel="00F937DA">
            <w:delText>scource</w:delText>
          </w:r>
        </w:del>
      </w:ins>
      <w:ins w:id="2631" w:author="Rev 3 Allen Wirfs-Brock" w:date="2011-08-30T11:39:00Z">
        <w:r w:rsidR="00F937DA">
          <w:t>source</w:t>
        </w:r>
      </w:ins>
      <w:ins w:id="2632" w:author="Allen Wirfs-Brock" w:date="2011-07-05T10:47:00Z">
        <w:r>
          <w:t xml:space="preserve"> code parsed with this production is not extended code</w:t>
        </w:r>
        <w:r w:rsidRPr="00586549">
          <w:t>.</w:t>
        </w:r>
      </w:ins>
    </w:p>
    <w:p w14:paraId="0FF90C4D" w14:textId="77777777" w:rsidR="002A29A1" w:rsidRDefault="002A29A1" w:rsidP="002A29A1">
      <w:pPr>
        <w:rPr>
          <w:ins w:id="2633" w:author="Allen Wirfs-Brock" w:date="2011-07-05T10:47:00Z"/>
        </w:rPr>
      </w:pPr>
      <w:ins w:id="2634" w:author="Allen Wirfs-Brock" w:date="2011-07-05T10:47:00Z">
        <w:r>
          <w:t xml:space="preserve">The production  </w:t>
        </w:r>
        <w:r w:rsidRPr="00AC05C2">
          <w:rPr>
            <w:rStyle w:val="bnf"/>
          </w:rPr>
          <w:t>ArgumentList</w:t>
        </w:r>
        <w:r>
          <w:rPr>
            <w:rStyle w:val="bnf"/>
          </w:rPr>
          <w:t xml:space="preserve"> </w:t>
        </w:r>
        <w:r>
          <w:rPr>
            <w:b/>
          </w:rPr>
          <w:t>:</w:t>
        </w:r>
        <w:r>
          <w:t xml:space="preserve"> </w:t>
        </w:r>
        <w:r w:rsidRPr="00AC05C2">
          <w:rPr>
            <w:rStyle w:val="bnf"/>
          </w:rPr>
          <w:t>ArgumentList</w:t>
        </w:r>
        <w:r>
          <w:rPr>
            <w:rFonts w:ascii="Courier New" w:hAnsi="Courier New"/>
            <w:b/>
          </w:rPr>
          <w:t xml:space="preserve"> , </w:t>
        </w:r>
        <w:r>
          <w:rPr>
            <w:rFonts w:ascii="Courier New" w:hAnsi="Courier New" w:cs="Courier New"/>
            <w:b/>
            <w:i/>
          </w:rPr>
          <w:t xml:space="preserve">… </w:t>
        </w:r>
        <w:r w:rsidRPr="00B73791">
          <w:rPr>
            <w:rStyle w:val="bnf"/>
          </w:rPr>
          <w:t>AssignmentExpression</w:t>
        </w:r>
        <w:r>
          <w:t xml:space="preserve">  is evaluated as follows:</w:t>
        </w:r>
      </w:ins>
    </w:p>
    <w:p w14:paraId="6059ABCE" w14:textId="77777777" w:rsidR="002A29A1" w:rsidRDefault="002A29A1" w:rsidP="002A29A1">
      <w:pPr>
        <w:pStyle w:val="Alg4"/>
        <w:numPr>
          <w:ilvl w:val="0"/>
          <w:numId w:val="434"/>
        </w:numPr>
        <w:spacing w:after="220"/>
        <w:contextualSpacing/>
        <w:rPr>
          <w:ins w:id="2635" w:author="Allen Wirfs-Brock" w:date="2011-07-05T10:47:00Z"/>
        </w:rPr>
      </w:pPr>
      <w:ins w:id="2636" w:author="Allen Wirfs-Brock" w:date="2011-07-05T10:47:00Z">
        <w:r>
          <w:t xml:space="preserve">Let </w:t>
        </w:r>
        <w:r>
          <w:rPr>
            <w:i/>
          </w:rPr>
          <w:t>precedingArgs</w:t>
        </w:r>
        <w:r>
          <w:t xml:space="preserve"> be an empty List.</w:t>
        </w:r>
      </w:ins>
    </w:p>
    <w:p w14:paraId="6B20E2C3" w14:textId="77777777" w:rsidR="002A29A1" w:rsidRDefault="002A29A1" w:rsidP="002A29A1">
      <w:pPr>
        <w:pStyle w:val="Alg4"/>
        <w:numPr>
          <w:ilvl w:val="0"/>
          <w:numId w:val="434"/>
        </w:numPr>
        <w:spacing w:after="220"/>
        <w:contextualSpacing/>
        <w:rPr>
          <w:ins w:id="2637" w:author="Allen Wirfs-Brock" w:date="2011-07-05T10:47:00Z"/>
        </w:rPr>
      </w:pPr>
      <w:ins w:id="2638" w:author="Allen Wirfs-Brock" w:date="2011-07-05T10:47:00Z">
        <w:r>
          <w:t xml:space="preserve">Let </w:t>
        </w:r>
        <w:r>
          <w:rPr>
            <w:i/>
          </w:rPr>
          <w:t>spreadRef</w:t>
        </w:r>
        <w:r w:rsidRPr="007F3958">
          <w:rPr>
            <w:i/>
          </w:rPr>
          <w:t xml:space="preserve"> </w:t>
        </w:r>
        <w:r>
          <w:t xml:space="preserve">be the result of evaluating </w:t>
        </w:r>
        <w:r>
          <w:rPr>
            <w:i/>
          </w:rPr>
          <w:t>AssignmentExpression</w:t>
        </w:r>
        <w:r>
          <w:t>.</w:t>
        </w:r>
      </w:ins>
    </w:p>
    <w:p w14:paraId="67A84661" w14:textId="77777777" w:rsidR="002A29A1" w:rsidRDefault="002A29A1" w:rsidP="002A29A1">
      <w:pPr>
        <w:pStyle w:val="Alg4"/>
        <w:numPr>
          <w:ilvl w:val="0"/>
          <w:numId w:val="434"/>
        </w:numPr>
        <w:spacing w:after="220"/>
        <w:contextualSpacing/>
        <w:rPr>
          <w:ins w:id="2639" w:author="Allen Wirfs-Brock" w:date="2011-07-05T10:47:00Z"/>
        </w:rPr>
      </w:pPr>
      <w:ins w:id="2640" w:author="Allen Wirfs-Brock" w:date="2011-07-05T10:47:00Z">
        <w:r>
          <w:t xml:space="preserve">Let </w:t>
        </w:r>
        <w:r>
          <w:rPr>
            <w:i/>
          </w:rPr>
          <w:t>spread</w:t>
        </w:r>
        <w:r w:rsidRPr="00284005">
          <w:rPr>
            <w:i/>
          </w:rPr>
          <w:t xml:space="preserve">Value </w:t>
        </w:r>
        <w:r>
          <w:t>be GetValue(</w:t>
        </w:r>
        <w:r>
          <w:rPr>
            <w:i/>
          </w:rPr>
          <w:t>spreadRef</w:t>
        </w:r>
        <w:r>
          <w:t>).</w:t>
        </w:r>
      </w:ins>
    </w:p>
    <w:p w14:paraId="3DA0D4AD" w14:textId="77777777" w:rsidR="002A29A1" w:rsidRDefault="002A29A1" w:rsidP="002A29A1">
      <w:pPr>
        <w:pStyle w:val="Alg4"/>
        <w:numPr>
          <w:ilvl w:val="0"/>
          <w:numId w:val="434"/>
        </w:numPr>
        <w:contextualSpacing/>
        <w:rPr>
          <w:ins w:id="2641" w:author="Allen Wirfs-Brock" w:date="2011-07-05T10:47:00Z"/>
        </w:rPr>
      </w:pPr>
      <w:commentRangeStart w:id="2642"/>
      <w:ins w:id="2643" w:author="Allen Wirfs-Brock" w:date="2011-07-05T10:47:00Z">
        <w:r>
          <w:t xml:space="preserve">Let </w:t>
        </w:r>
        <w:r>
          <w:rPr>
            <w:i/>
          </w:rPr>
          <w:t>spread</w:t>
        </w:r>
        <w:r w:rsidRPr="00173402">
          <w:rPr>
            <w:i/>
          </w:rPr>
          <w:t>Obj</w:t>
        </w:r>
        <w:r>
          <w:t xml:space="preserve"> be ToObject(</w:t>
        </w:r>
        <w:r>
          <w:rPr>
            <w:i/>
          </w:rPr>
          <w:t>spread</w:t>
        </w:r>
        <w:r w:rsidRPr="00284005">
          <w:rPr>
            <w:i/>
          </w:rPr>
          <w:t>Value</w:t>
        </w:r>
        <w:r>
          <w:t>).</w:t>
        </w:r>
        <w:commentRangeEnd w:id="2642"/>
        <w:r>
          <w:rPr>
            <w:rStyle w:val="af4"/>
            <w:rFonts w:ascii="Arial" w:eastAsia="MS Mincho" w:hAnsi="Arial"/>
            <w:spacing w:val="0"/>
            <w:lang w:eastAsia="ja-JP"/>
          </w:rPr>
          <w:commentReference w:id="2642"/>
        </w:r>
      </w:ins>
    </w:p>
    <w:p w14:paraId="5E0BB7BA" w14:textId="77777777" w:rsidR="002A29A1" w:rsidRDefault="002A29A1" w:rsidP="002A29A1">
      <w:pPr>
        <w:pStyle w:val="Alg3"/>
        <w:numPr>
          <w:ilvl w:val="0"/>
          <w:numId w:val="434"/>
        </w:numPr>
        <w:rPr>
          <w:ins w:id="2644" w:author="Allen Wirfs-Brock" w:date="2011-07-05T10:47:00Z"/>
        </w:rPr>
      </w:pPr>
      <w:ins w:id="2645" w:author="Allen Wirfs-Brock" w:date="2011-07-05T10:47:00Z">
        <w:r>
          <w:t xml:space="preserve">Let </w:t>
        </w:r>
        <w:r w:rsidRPr="00EE7398">
          <w:rPr>
            <w:i/>
          </w:rPr>
          <w:t>lenVal</w:t>
        </w:r>
        <w:r>
          <w:t xml:space="preserve"> be the result of calling the [[Get]] internal method of </w:t>
        </w:r>
        <w:r>
          <w:rPr>
            <w:i/>
          </w:rPr>
          <w:t>spread</w:t>
        </w:r>
        <w:r w:rsidRPr="00173402">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02945455" w14:textId="77777777" w:rsidR="002A29A1" w:rsidRDefault="002A29A1" w:rsidP="002A29A1">
      <w:pPr>
        <w:pStyle w:val="Alg3"/>
        <w:numPr>
          <w:ilvl w:val="0"/>
          <w:numId w:val="434"/>
        </w:numPr>
        <w:rPr>
          <w:ins w:id="2646" w:author="Allen Wirfs-Brock" w:date="2011-07-05T10:47:00Z"/>
        </w:rPr>
      </w:pPr>
      <w:ins w:id="2647" w:author="Allen Wirfs-Brock" w:date="2011-07-05T10:47:00Z">
        <w:r>
          <w:t xml:space="preserve">Let </w:t>
        </w:r>
        <w:r>
          <w:rPr>
            <w:i/>
          </w:rPr>
          <w:t>spreadLen</w:t>
        </w:r>
        <w:r>
          <w:t xml:space="preserve"> be ToUint32(</w:t>
        </w:r>
        <w:r w:rsidRPr="00EE7398">
          <w:rPr>
            <w:i/>
          </w:rPr>
          <w:t>lenVal</w:t>
        </w:r>
        <w:r>
          <w:t>).</w:t>
        </w:r>
      </w:ins>
    </w:p>
    <w:p w14:paraId="0F73FABA" w14:textId="77777777" w:rsidR="002A29A1" w:rsidRDefault="002A29A1" w:rsidP="002A29A1">
      <w:pPr>
        <w:pStyle w:val="Alg3"/>
        <w:numPr>
          <w:ilvl w:val="0"/>
          <w:numId w:val="434"/>
        </w:numPr>
        <w:rPr>
          <w:ins w:id="2648" w:author="Allen Wirfs-Brock" w:date="2011-07-05T10:47:00Z"/>
        </w:rPr>
      </w:pPr>
      <w:ins w:id="2649" w:author="Allen Wirfs-Brock" w:date="2011-07-05T10:47:00Z">
        <w:r>
          <w:t xml:space="preserve">Let </w:t>
        </w:r>
        <w:r>
          <w:rPr>
            <w:i/>
          </w:rPr>
          <w:t xml:space="preserve">n </w:t>
        </w:r>
        <w:r>
          <w:t>= 0.</w:t>
        </w:r>
      </w:ins>
    </w:p>
    <w:p w14:paraId="6F666DBD" w14:textId="77777777" w:rsidR="002A29A1" w:rsidRDefault="002A29A1" w:rsidP="002A29A1">
      <w:pPr>
        <w:pStyle w:val="Alg3"/>
        <w:numPr>
          <w:ilvl w:val="0"/>
          <w:numId w:val="434"/>
        </w:numPr>
        <w:rPr>
          <w:ins w:id="2650" w:author="Allen Wirfs-Brock" w:date="2011-07-05T10:47:00Z"/>
        </w:rPr>
      </w:pPr>
      <w:ins w:id="2651" w:author="Allen Wirfs-Brock" w:date="2011-07-05T10:47:00Z">
        <w:r>
          <w:t xml:space="preserve">Repeat, while </w:t>
        </w:r>
        <w:r>
          <w:rPr>
            <w:i/>
          </w:rPr>
          <w:t>n</w:t>
        </w:r>
        <w:r>
          <w:t xml:space="preserve"> &lt; </w:t>
        </w:r>
        <w:r>
          <w:rPr>
            <w:i/>
          </w:rPr>
          <w:t>spreadLen</w:t>
        </w:r>
      </w:ins>
    </w:p>
    <w:p w14:paraId="478CD708" w14:textId="77777777" w:rsidR="002A29A1" w:rsidRDefault="002A29A1" w:rsidP="002A29A1">
      <w:pPr>
        <w:pStyle w:val="Alg3"/>
        <w:numPr>
          <w:ilvl w:val="1"/>
          <w:numId w:val="433"/>
        </w:numPr>
        <w:tabs>
          <w:tab w:val="left" w:pos="720"/>
        </w:tabs>
        <w:ind w:left="720"/>
        <w:rPr>
          <w:ins w:id="2652" w:author="Allen Wirfs-Brock" w:date="2011-07-05T10:47:00Z"/>
        </w:rPr>
      </w:pPr>
      <w:ins w:id="2653" w:author="Allen Wirfs-Brock" w:date="2011-07-05T10:47:00Z">
        <w:r>
          <w:t xml:space="preserve">Let </w:t>
        </w:r>
        <w:r>
          <w:rPr>
            <w:i/>
          </w:rPr>
          <w:t>nextArg</w:t>
        </w:r>
        <w:r>
          <w:t xml:space="preserve"> be the result of calling the [[Get]] internal method of </w:t>
        </w:r>
        <w:r>
          <w:rPr>
            <w:i/>
          </w:rPr>
          <w:t>spread</w:t>
        </w:r>
        <w:r w:rsidRPr="00173402">
          <w:rPr>
            <w:i/>
          </w:rPr>
          <w:t>Obj</w:t>
        </w:r>
        <w:r>
          <w:t xml:space="preserve"> passing ToString(</w:t>
        </w:r>
        <w:r>
          <w:rPr>
            <w:i/>
          </w:rPr>
          <w:t>n</w:t>
        </w:r>
        <w:r>
          <w:t>) as the argument.</w:t>
        </w:r>
      </w:ins>
    </w:p>
    <w:p w14:paraId="012232FD" w14:textId="77777777" w:rsidR="002A29A1" w:rsidRDefault="002A29A1" w:rsidP="002A29A1">
      <w:pPr>
        <w:pStyle w:val="Alg3"/>
        <w:numPr>
          <w:ilvl w:val="1"/>
          <w:numId w:val="433"/>
        </w:numPr>
        <w:tabs>
          <w:tab w:val="left" w:pos="720"/>
        </w:tabs>
        <w:ind w:left="720"/>
        <w:rPr>
          <w:ins w:id="2654" w:author="Allen Wirfs-Brock" w:date="2011-07-05T10:47:00Z"/>
        </w:rPr>
      </w:pPr>
      <w:ins w:id="2655" w:author="Allen Wirfs-Brock" w:date="2011-07-05T10:47:00Z">
        <w:r>
          <w:t xml:space="preserve">Append </w:t>
        </w:r>
        <w:r w:rsidRPr="007D40F8">
          <w:rPr>
            <w:i/>
          </w:rPr>
          <w:t>nextArg</w:t>
        </w:r>
        <w:r>
          <w:t xml:space="preserve"> as the last element of </w:t>
        </w:r>
        <w:r>
          <w:rPr>
            <w:i/>
          </w:rPr>
          <w:t>precedingArgs</w:t>
        </w:r>
        <w:r>
          <w:t>.</w:t>
        </w:r>
      </w:ins>
    </w:p>
    <w:p w14:paraId="180AC8AA" w14:textId="77777777" w:rsidR="002A29A1" w:rsidRDefault="002A29A1" w:rsidP="002A29A1">
      <w:pPr>
        <w:pStyle w:val="Alg3"/>
        <w:numPr>
          <w:ilvl w:val="1"/>
          <w:numId w:val="433"/>
        </w:numPr>
        <w:tabs>
          <w:tab w:val="left" w:pos="720"/>
        </w:tabs>
        <w:ind w:left="720"/>
        <w:rPr>
          <w:ins w:id="2656" w:author="Allen Wirfs-Brock" w:date="2011-07-05T10:47:00Z"/>
        </w:rPr>
      </w:pPr>
      <w:ins w:id="2657" w:author="Allen Wirfs-Brock" w:date="2011-07-05T10:47:00Z">
        <w:r>
          <w:t xml:space="preserve">Let </w:t>
        </w:r>
        <w:r w:rsidRPr="00334FB2">
          <w:rPr>
            <w:i/>
          </w:rPr>
          <w:t>n</w:t>
        </w:r>
        <w:r>
          <w:t xml:space="preserve"> = </w:t>
        </w:r>
        <w:r w:rsidRPr="00334FB2">
          <w:rPr>
            <w:i/>
          </w:rPr>
          <w:t>n</w:t>
        </w:r>
        <w:r>
          <w:t>+1.</w:t>
        </w:r>
      </w:ins>
    </w:p>
    <w:p w14:paraId="70C0D070" w14:textId="77777777" w:rsidR="002A29A1" w:rsidRDefault="002A29A1" w:rsidP="002A29A1">
      <w:pPr>
        <w:pStyle w:val="Alg3"/>
        <w:numPr>
          <w:ilvl w:val="0"/>
          <w:numId w:val="434"/>
        </w:numPr>
        <w:spacing w:after="220"/>
        <w:rPr>
          <w:ins w:id="2658" w:author="Allen Wirfs-Brock" w:date="2011-07-05T10:47:00Z"/>
        </w:rPr>
      </w:pPr>
      <w:ins w:id="2659" w:author="Allen Wirfs-Brock" w:date="2011-07-05T10:47:00Z">
        <w:r>
          <w:t xml:space="preserve">Return </w:t>
        </w:r>
        <w:r>
          <w:rPr>
            <w:i/>
          </w:rPr>
          <w:t>precedingArgs</w:t>
        </w:r>
        <w:r>
          <w:t>.</w:t>
        </w:r>
      </w:ins>
    </w:p>
    <w:p w14:paraId="30094440" w14:textId="77777777" w:rsidR="004C02EF" w:rsidRDefault="004C02EF" w:rsidP="003A4B22">
      <w:pPr>
        <w:pStyle w:val="30"/>
        <w:numPr>
          <w:ilvl w:val="0"/>
          <w:numId w:val="0"/>
        </w:numPr>
      </w:pPr>
      <w:bookmarkStart w:id="2660" w:name="_Toc178387037"/>
      <w:r>
        <w:t>11.2.5</w:t>
      </w:r>
      <w:r>
        <w:tab/>
        <w:t>Function Expressions</w:t>
      </w:r>
      <w:bookmarkEnd w:id="2622"/>
      <w:bookmarkEnd w:id="2623"/>
      <w:bookmarkEnd w:id="2624"/>
      <w:bookmarkEnd w:id="2625"/>
      <w:bookmarkEnd w:id="2626"/>
      <w:bookmarkEnd w:id="2660"/>
    </w:p>
    <w:p w14:paraId="6E8C082A" w14:textId="77777777" w:rsidR="004C02EF" w:rsidRDefault="004C02EF" w:rsidP="004C02EF">
      <w:r>
        <w:t xml:space="preserve">The production </w:t>
      </w:r>
      <w:r w:rsidRPr="00AC05C2">
        <w:rPr>
          <w:rStyle w:val="bnf"/>
        </w:rPr>
        <w:t>MemberExpression</w:t>
      </w:r>
      <w:r>
        <w:t xml:space="preserve"> </w:t>
      </w:r>
      <w:r>
        <w:rPr>
          <w:b/>
        </w:rPr>
        <w:t>:</w:t>
      </w:r>
      <w:r>
        <w:t xml:space="preserve"> </w:t>
      </w:r>
      <w:r w:rsidRPr="00AC05C2">
        <w:rPr>
          <w:rStyle w:val="bnf"/>
        </w:rPr>
        <w:t>FunctionExpression</w:t>
      </w:r>
      <w:r>
        <w:t xml:space="preserve"> is evaluated as follows:</w:t>
      </w:r>
    </w:p>
    <w:p w14:paraId="0D2226F3" w14:textId="77777777" w:rsidR="004C02EF" w:rsidRDefault="004C02EF" w:rsidP="004C02EF">
      <w:pPr>
        <w:pStyle w:val="Alg3"/>
        <w:numPr>
          <w:ilvl w:val="0"/>
          <w:numId w:val="69"/>
        </w:numPr>
        <w:spacing w:after="220"/>
        <w:contextualSpacing/>
      </w:pPr>
      <w:r>
        <w:t xml:space="preserve">Return the result of evaluating </w:t>
      </w:r>
      <w:r>
        <w:rPr>
          <w:i/>
        </w:rPr>
        <w:t>FunctionExpression</w:t>
      </w:r>
      <w:r>
        <w:t>.</w:t>
      </w:r>
    </w:p>
    <w:p w14:paraId="723CFD22" w14:textId="77777777" w:rsidR="004C02EF" w:rsidRPr="00EA176B" w:rsidRDefault="004C02EF" w:rsidP="003A4B22">
      <w:pPr>
        <w:pStyle w:val="20"/>
        <w:numPr>
          <w:ilvl w:val="0"/>
          <w:numId w:val="0"/>
        </w:numPr>
        <w:rPr>
          <w:lang w:val="en-US"/>
        </w:rPr>
      </w:pPr>
      <w:bookmarkStart w:id="2661" w:name="_Ref457437594"/>
      <w:bookmarkStart w:id="2662" w:name="_Toc472818827"/>
      <w:bookmarkStart w:id="2663" w:name="_Toc235503401"/>
      <w:bookmarkStart w:id="2664" w:name="_Toc241509176"/>
      <w:bookmarkStart w:id="2665" w:name="_Toc244416663"/>
      <w:bookmarkStart w:id="2666" w:name="_Toc276631027"/>
      <w:bookmarkStart w:id="2667" w:name="_Toc178387038"/>
      <w:r w:rsidRPr="00EA176B">
        <w:rPr>
          <w:lang w:val="en-US"/>
        </w:rPr>
        <w:t>11.3</w:t>
      </w:r>
      <w:r w:rsidRPr="00EA176B">
        <w:rPr>
          <w:lang w:val="en-US"/>
        </w:rPr>
        <w:tab/>
        <w:t>Postfix Expression</w:t>
      </w:r>
      <w:bookmarkEnd w:id="2619"/>
      <w:bookmarkEnd w:id="2620"/>
      <w:r w:rsidRPr="00EA176B">
        <w:rPr>
          <w:lang w:val="en-US"/>
        </w:rPr>
        <w:t>s</w:t>
      </w:r>
      <w:bookmarkStart w:id="2668" w:name="_Toc375031172"/>
      <w:bookmarkStart w:id="2669" w:name="_Toc381513686"/>
      <w:bookmarkStart w:id="2670" w:name="_Toc382202836"/>
      <w:bookmarkStart w:id="2671" w:name="_Toc382212208"/>
      <w:bookmarkStart w:id="2672" w:name="_Toc382212485"/>
      <w:bookmarkStart w:id="2673" w:name="_Toc382291553"/>
      <w:bookmarkEnd w:id="2661"/>
      <w:bookmarkEnd w:id="2662"/>
      <w:bookmarkEnd w:id="2663"/>
      <w:bookmarkEnd w:id="2664"/>
      <w:bookmarkEnd w:id="2665"/>
      <w:bookmarkEnd w:id="2666"/>
      <w:bookmarkEnd w:id="2667"/>
    </w:p>
    <w:p w14:paraId="28C7FEC9" w14:textId="77777777" w:rsidR="004C02EF" w:rsidRPr="00EA176B" w:rsidRDefault="004C02EF" w:rsidP="004C02EF">
      <w:pPr>
        <w:pStyle w:val="Syntax"/>
        <w:rPr>
          <w:lang w:val="en-US"/>
        </w:rPr>
      </w:pPr>
      <w:r w:rsidRPr="00361EBD">
        <w:t>Syntax</w:t>
      </w:r>
    </w:p>
    <w:p w14:paraId="1B861B32" w14:textId="77777777" w:rsidR="004C02EF" w:rsidRPr="00EA176B" w:rsidRDefault="004C02EF" w:rsidP="004C02EF">
      <w:pPr>
        <w:pStyle w:val="SyntaxRule"/>
        <w:rPr>
          <w:lang w:val="en-US"/>
        </w:rPr>
      </w:pPr>
      <w:r w:rsidRPr="00EA176B">
        <w:rPr>
          <w:lang w:val="en-US"/>
        </w:rPr>
        <w:t xml:space="preserve">PostfixExpression </w:t>
      </w:r>
      <w:r w:rsidRPr="00D04346">
        <w:rPr>
          <w:rFonts w:ascii="Arial" w:hAnsi="Arial"/>
          <w:b/>
          <w:i w:val="0"/>
          <w:lang w:val="en-US"/>
        </w:rPr>
        <w:t>:</w:t>
      </w:r>
    </w:p>
    <w:p w14:paraId="02CE0D28" w14:textId="77777777" w:rsidR="004C02EF" w:rsidRPr="00984A3F" w:rsidRDefault="004C02EF" w:rsidP="004C02EF">
      <w:pPr>
        <w:pStyle w:val="SyntaxDefinition"/>
      </w:pPr>
      <w:r w:rsidRPr="00984A3F">
        <w:t>LeftHandSideExpression</w:t>
      </w:r>
      <w:r w:rsidRPr="00984A3F">
        <w:br/>
        <w:t>LeftHandSideExpression</w:t>
      </w:r>
      <w:r w:rsidRPr="004431E2">
        <w:rPr>
          <w:rFonts w:ascii="Courier New" w:hAnsi="Courier New"/>
          <w:b/>
          <w:i w:val="0"/>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4431E2">
        <w:rPr>
          <w:rFonts w:ascii="Courier New" w:hAnsi="Courier New"/>
          <w:b/>
          <w:i w:val="0"/>
        </w:rPr>
        <w:t xml:space="preserve"> ++</w:t>
      </w:r>
      <w:r w:rsidRPr="00984A3F">
        <w:br/>
        <w:t>LeftHandSideExpression</w:t>
      </w:r>
      <w:r w:rsidRPr="004431E2">
        <w:rPr>
          <w:rFonts w:ascii="Courier New" w:hAnsi="Courier New"/>
          <w:b/>
          <w:i w:val="0"/>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4431E2">
        <w:rPr>
          <w:rFonts w:ascii="Courier New" w:hAnsi="Courier New"/>
          <w:b/>
          <w:i w:val="0"/>
        </w:rPr>
        <w:t xml:space="preserve"> --</w:t>
      </w:r>
      <w:bookmarkStart w:id="2674" w:name="_Toc385672193"/>
      <w:bookmarkStart w:id="2675" w:name="_Toc393690288"/>
    </w:p>
    <w:p w14:paraId="35DB6FA7" w14:textId="77777777" w:rsidR="004C02EF" w:rsidRDefault="004C02EF" w:rsidP="003A4B22">
      <w:pPr>
        <w:pStyle w:val="30"/>
        <w:numPr>
          <w:ilvl w:val="0"/>
          <w:numId w:val="0"/>
        </w:numPr>
      </w:pPr>
      <w:bookmarkStart w:id="2676" w:name="_Ref457707573"/>
      <w:bookmarkStart w:id="2677" w:name="_Toc472818828"/>
      <w:bookmarkStart w:id="2678" w:name="_Toc235503402"/>
      <w:bookmarkStart w:id="2679" w:name="_Toc241509177"/>
      <w:bookmarkStart w:id="2680" w:name="_Toc244416664"/>
      <w:bookmarkStart w:id="2681" w:name="_Toc276631028"/>
      <w:bookmarkStart w:id="2682" w:name="_Toc178387039"/>
      <w:r>
        <w:t>11.3.1</w:t>
      </w:r>
      <w:r>
        <w:tab/>
        <w:t>Postfix Increment Operato</w:t>
      </w:r>
      <w:bookmarkEnd w:id="2674"/>
      <w:bookmarkEnd w:id="2675"/>
      <w:r>
        <w:t>r</w:t>
      </w:r>
      <w:bookmarkEnd w:id="2676"/>
      <w:bookmarkEnd w:id="2677"/>
      <w:bookmarkEnd w:id="2678"/>
      <w:bookmarkEnd w:id="2679"/>
      <w:bookmarkEnd w:id="2680"/>
      <w:bookmarkEnd w:id="2681"/>
      <w:bookmarkEnd w:id="2682"/>
    </w:p>
    <w:p w14:paraId="3E573562" w14:textId="77777777" w:rsidR="004C02EF" w:rsidRDefault="004C02EF" w:rsidP="004C02EF">
      <w:r>
        <w:t xml:space="preserve">The production </w:t>
      </w:r>
      <w:r w:rsidRPr="00AC05C2">
        <w:rPr>
          <w:rStyle w:val="bnf"/>
        </w:rPr>
        <w:t>PostfixExpression</w:t>
      </w:r>
      <w:r>
        <w:t xml:space="preserve"> </w:t>
      </w:r>
      <w:r>
        <w:rPr>
          <w:b/>
        </w:rPr>
        <w:t>:</w:t>
      </w:r>
      <w:r w:rsidRPr="00E91749">
        <w:t xml:space="preserve"> </w:t>
      </w:r>
      <w:r w:rsidRPr="00AC05C2">
        <w:rPr>
          <w:rStyle w:val="bnf"/>
        </w:rPr>
        <w:t>LeftHandSideExpression</w:t>
      </w:r>
      <w:r>
        <w:rPr>
          <w:rFonts w:ascii="Courier New" w:hAnsi="Courier New"/>
        </w:rPr>
        <w:t xml:space="preserve"> </w:t>
      </w:r>
      <w:r w:rsidRPr="00AC05C2">
        <w:rPr>
          <w:rFonts w:ascii="Times New Roman" w:hAnsi="Times New Roman"/>
          <w:sz w:val="16"/>
        </w:rPr>
        <w:t xml:space="preserve">[no </w:t>
      </w:r>
      <w:r w:rsidRPr="00AC05C2">
        <w:rPr>
          <w:rFonts w:ascii="Times New Roman" w:hAnsi="Times New Roman"/>
          <w:i/>
          <w:sz w:val="16"/>
        </w:rPr>
        <w:t>LineTerminator</w:t>
      </w:r>
      <w:r w:rsidRPr="00AC05C2">
        <w:rPr>
          <w:rFonts w:ascii="Times New Roman" w:hAnsi="Times New Roman"/>
          <w:sz w:val="16"/>
        </w:rPr>
        <w:t xml:space="preserve"> here]</w:t>
      </w:r>
      <w:r>
        <w:rPr>
          <w:rFonts w:ascii="Courier New" w:hAnsi="Courier New"/>
        </w:rPr>
        <w:t xml:space="preserve"> </w:t>
      </w:r>
      <w:r>
        <w:rPr>
          <w:rFonts w:ascii="Courier New" w:hAnsi="Courier New"/>
          <w:b/>
        </w:rPr>
        <w:t>++</w:t>
      </w:r>
      <w:r w:rsidRPr="00C226F6">
        <w:rPr>
          <w:rFonts w:ascii="Courier New" w:hAnsi="Courier New"/>
          <w:b/>
        </w:rPr>
        <w:t xml:space="preserve"> </w:t>
      </w:r>
      <w:r>
        <w:t>is evaluated as follows:</w:t>
      </w:r>
    </w:p>
    <w:p w14:paraId="32A7C7AB" w14:textId="77777777" w:rsidR="004C02EF" w:rsidRDefault="004C02EF" w:rsidP="004C02EF">
      <w:pPr>
        <w:pStyle w:val="Alg3"/>
        <w:numPr>
          <w:ilvl w:val="0"/>
          <w:numId w:val="70"/>
        </w:numPr>
        <w:spacing w:after="220"/>
        <w:contextualSpacing/>
      </w:pPr>
      <w:r>
        <w:t xml:space="preserve">Let </w:t>
      </w:r>
      <w:r w:rsidRPr="006735B9">
        <w:rPr>
          <w:i/>
        </w:rPr>
        <w:t>lhs</w:t>
      </w:r>
      <w:r>
        <w:t xml:space="preserve"> be the result of evaluating </w:t>
      </w:r>
      <w:r w:rsidRPr="00DF7C9E">
        <w:rPr>
          <w:i/>
        </w:rPr>
        <w:t>LeftHandSideExpression</w:t>
      </w:r>
      <w:r>
        <w:t>.</w:t>
      </w:r>
    </w:p>
    <w:p w14:paraId="69A3C781" w14:textId="77777777" w:rsidR="004C02EF" w:rsidRDefault="004C02EF" w:rsidP="004C02EF">
      <w:pPr>
        <w:pStyle w:val="Alg3"/>
        <w:numPr>
          <w:ilvl w:val="0"/>
          <w:numId w:val="70"/>
        </w:numPr>
        <w:spacing w:after="220"/>
        <w:contextualSpacing/>
      </w:pPr>
      <w:r>
        <w:t xml:space="preserve">Throw a </w:t>
      </w:r>
      <w:r w:rsidRPr="00293484">
        <w:rPr>
          <w:b/>
        </w:rPr>
        <w:t>SyntaxError</w:t>
      </w:r>
      <w:r>
        <w:t xml:space="preserve"> exception if the following conditions are all true:</w:t>
      </w:r>
    </w:p>
    <w:p w14:paraId="4B299EA4" w14:textId="77777777" w:rsidR="004C02EF" w:rsidRDefault="004C02EF" w:rsidP="004C02EF">
      <w:pPr>
        <w:pStyle w:val="Alg3"/>
        <w:numPr>
          <w:ilvl w:val="0"/>
          <w:numId w:val="71"/>
        </w:numPr>
        <w:ind w:left="720" w:firstLine="0"/>
      </w:pPr>
      <w:r>
        <w:t>Type(</w:t>
      </w:r>
      <w:r w:rsidRPr="006735B9">
        <w:rPr>
          <w:i/>
        </w:rPr>
        <w:t>lhs</w:t>
      </w:r>
      <w:r>
        <w:t xml:space="preserve">) is Reference is </w:t>
      </w:r>
      <w:r w:rsidRPr="00293484">
        <w:rPr>
          <w:b/>
        </w:rPr>
        <w:t>true</w:t>
      </w:r>
    </w:p>
    <w:p w14:paraId="16B7E04F" w14:textId="77777777" w:rsidR="004C02EF" w:rsidRPr="00293484" w:rsidRDefault="004C02EF" w:rsidP="004C02EF">
      <w:pPr>
        <w:pStyle w:val="Alg3"/>
        <w:numPr>
          <w:ilvl w:val="0"/>
          <w:numId w:val="71"/>
        </w:numPr>
        <w:ind w:left="720" w:firstLine="0"/>
      </w:pPr>
      <w:r w:rsidRPr="007411F9">
        <w:t>IsStrictReference</w:t>
      </w:r>
      <w:r>
        <w:t>(</w:t>
      </w:r>
      <w:r w:rsidRPr="006735B9">
        <w:rPr>
          <w:i/>
        </w:rPr>
        <w:t>lhs</w:t>
      </w:r>
      <w:r>
        <w:t xml:space="preserve">) is </w:t>
      </w:r>
      <w:r w:rsidRPr="00293484">
        <w:rPr>
          <w:b/>
        </w:rPr>
        <w:t>true</w:t>
      </w:r>
    </w:p>
    <w:p w14:paraId="2724EB4D" w14:textId="77777777" w:rsidR="004C02EF" w:rsidRPr="00293484" w:rsidRDefault="004C02EF" w:rsidP="004C02EF">
      <w:pPr>
        <w:pStyle w:val="Alg3"/>
        <w:numPr>
          <w:ilvl w:val="0"/>
          <w:numId w:val="71"/>
        </w:numPr>
        <w:ind w:left="720" w:firstLine="0"/>
      </w:pPr>
      <w:r>
        <w:t>Type(GetBase(</w:t>
      </w:r>
      <w:r w:rsidRPr="006735B9">
        <w:rPr>
          <w:i/>
        </w:rPr>
        <w:t>lhs</w:t>
      </w:r>
      <w:r>
        <w:t>)) is Environment Record</w:t>
      </w:r>
    </w:p>
    <w:p w14:paraId="4E63B014" w14:textId="77777777" w:rsidR="004C02EF" w:rsidRPr="00293484" w:rsidRDefault="004C02EF" w:rsidP="004C02EF">
      <w:pPr>
        <w:pStyle w:val="Alg3"/>
        <w:numPr>
          <w:ilvl w:val="0"/>
          <w:numId w:val="71"/>
        </w:numPr>
        <w:ind w:left="720" w:firstLine="0"/>
      </w:pPr>
      <w:r>
        <w:t>GetReferencedName(</w:t>
      </w:r>
      <w:r w:rsidRPr="006735B9">
        <w:rPr>
          <w:i/>
        </w:rPr>
        <w:t>lhs</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6166D790" w14:textId="77777777" w:rsidR="004C02EF" w:rsidRDefault="004C02EF" w:rsidP="004C02EF">
      <w:pPr>
        <w:pStyle w:val="Alg3"/>
        <w:numPr>
          <w:ilvl w:val="0"/>
          <w:numId w:val="70"/>
        </w:numPr>
        <w:spacing w:after="220"/>
        <w:contextualSpacing/>
      </w:pPr>
      <w:r>
        <w:t xml:space="preserve">Let </w:t>
      </w:r>
      <w:r>
        <w:rPr>
          <w:i/>
        </w:rPr>
        <w:t>oldValue</w:t>
      </w:r>
      <w:r>
        <w:t xml:space="preserve"> be ToNumber(GetValue(</w:t>
      </w:r>
      <w:r w:rsidRPr="006735B9">
        <w:rPr>
          <w:i/>
        </w:rPr>
        <w:t>lhs</w:t>
      </w:r>
      <w:r>
        <w:t>)).</w:t>
      </w:r>
    </w:p>
    <w:p w14:paraId="4168A985" w14:textId="77777777" w:rsidR="004C02EF" w:rsidRDefault="004C02EF" w:rsidP="004C02EF">
      <w:pPr>
        <w:pStyle w:val="Alg3"/>
        <w:numPr>
          <w:ilvl w:val="0"/>
          <w:numId w:val="70"/>
        </w:numPr>
        <w:spacing w:after="220"/>
        <w:contextualSpacing/>
      </w:pPr>
      <w:r>
        <w:t xml:space="preserve">Let </w:t>
      </w:r>
      <w:r w:rsidRPr="006735B9">
        <w:rPr>
          <w:i/>
        </w:rPr>
        <w:t>newValue</w:t>
      </w:r>
      <w:r>
        <w:t xml:space="preserve"> be the result of adding the value </w:t>
      </w:r>
      <w:r>
        <w:rPr>
          <w:rFonts w:ascii="Courier New" w:hAnsi="Courier New"/>
          <w:b/>
        </w:rPr>
        <w:t>1</w:t>
      </w:r>
      <w:r>
        <w:t xml:space="preserve"> to </w:t>
      </w:r>
      <w:r>
        <w:rPr>
          <w:i/>
        </w:rPr>
        <w:t>oldValue</w:t>
      </w:r>
      <w:r>
        <w:t xml:space="preserve">, using the same rules as for the </w:t>
      </w:r>
      <w:r>
        <w:rPr>
          <w:rFonts w:ascii="Courier New" w:hAnsi="Courier New"/>
          <w:b/>
        </w:rPr>
        <w:t>+</w:t>
      </w:r>
      <w:r>
        <w:t xml:space="preserve"> operator (see 11.6.3).</w:t>
      </w:r>
    </w:p>
    <w:p w14:paraId="673C36F8" w14:textId="77777777" w:rsidR="004C02EF" w:rsidRDefault="004C02EF" w:rsidP="004C02EF">
      <w:pPr>
        <w:pStyle w:val="Alg3"/>
        <w:numPr>
          <w:ilvl w:val="0"/>
          <w:numId w:val="70"/>
        </w:numPr>
        <w:spacing w:after="220"/>
        <w:contextualSpacing/>
      </w:pPr>
      <w:r>
        <w:t>Call PutValue(</w:t>
      </w:r>
      <w:r w:rsidRPr="006735B9">
        <w:rPr>
          <w:i/>
        </w:rPr>
        <w:t>lhs</w:t>
      </w:r>
      <w:r>
        <w:t xml:space="preserve">, </w:t>
      </w:r>
      <w:r w:rsidRPr="006735B9">
        <w:rPr>
          <w:i/>
        </w:rPr>
        <w:t>newValue</w:t>
      </w:r>
      <w:r>
        <w:t>).</w:t>
      </w:r>
    </w:p>
    <w:p w14:paraId="0C15B844" w14:textId="77777777" w:rsidR="004C02EF" w:rsidRDefault="004C02EF" w:rsidP="004C02EF">
      <w:pPr>
        <w:pStyle w:val="Alg3"/>
        <w:numPr>
          <w:ilvl w:val="0"/>
          <w:numId w:val="70"/>
        </w:numPr>
        <w:spacing w:after="220"/>
        <w:contextualSpacing/>
      </w:pPr>
      <w:r>
        <w:t xml:space="preserve">Return </w:t>
      </w:r>
      <w:r>
        <w:rPr>
          <w:i/>
        </w:rPr>
        <w:t>oldValue</w:t>
      </w:r>
      <w:r>
        <w:t>.</w:t>
      </w:r>
      <w:bookmarkStart w:id="2683" w:name="_Toc385672194"/>
      <w:bookmarkStart w:id="2684" w:name="_Toc393690289"/>
    </w:p>
    <w:p w14:paraId="384AB8F5" w14:textId="77777777" w:rsidR="004C02EF" w:rsidRDefault="004C02EF" w:rsidP="003A4B22">
      <w:pPr>
        <w:pStyle w:val="30"/>
        <w:numPr>
          <w:ilvl w:val="0"/>
          <w:numId w:val="0"/>
        </w:numPr>
      </w:pPr>
      <w:bookmarkStart w:id="2685" w:name="_Ref457707576"/>
      <w:bookmarkStart w:id="2686" w:name="_Toc472818829"/>
      <w:bookmarkStart w:id="2687" w:name="_Toc235503403"/>
      <w:bookmarkStart w:id="2688" w:name="_Toc241509178"/>
      <w:bookmarkStart w:id="2689" w:name="_Toc244416665"/>
      <w:bookmarkStart w:id="2690" w:name="_Toc276631029"/>
      <w:bookmarkStart w:id="2691" w:name="_Toc178387040"/>
      <w:r>
        <w:t>11.3.2</w:t>
      </w:r>
      <w:r>
        <w:tab/>
        <w:t>Postfix Decrement Operato</w:t>
      </w:r>
      <w:bookmarkEnd w:id="2683"/>
      <w:bookmarkEnd w:id="2684"/>
      <w:r>
        <w:t>r</w:t>
      </w:r>
      <w:bookmarkEnd w:id="2685"/>
      <w:bookmarkEnd w:id="2686"/>
      <w:bookmarkEnd w:id="2687"/>
      <w:bookmarkEnd w:id="2688"/>
      <w:bookmarkEnd w:id="2689"/>
      <w:bookmarkEnd w:id="2690"/>
      <w:bookmarkEnd w:id="2691"/>
    </w:p>
    <w:p w14:paraId="25A667F2" w14:textId="77777777" w:rsidR="004C02EF" w:rsidRDefault="004C02EF" w:rsidP="004C02EF">
      <w:r>
        <w:t xml:space="preserve">The production </w:t>
      </w:r>
      <w:r w:rsidRPr="005A4DEC">
        <w:rPr>
          <w:rStyle w:val="bnf"/>
        </w:rPr>
        <w:t>PostfixExpression</w:t>
      </w:r>
      <w:r>
        <w:t xml:space="preserve"> </w:t>
      </w:r>
      <w:r>
        <w:rPr>
          <w:b/>
        </w:rPr>
        <w:t>:</w:t>
      </w:r>
      <w:r w:rsidRPr="00E91749">
        <w:t xml:space="preserve"> </w:t>
      </w:r>
      <w:r w:rsidRPr="005A4DEC">
        <w:rPr>
          <w:rStyle w:val="bnf"/>
        </w:rPr>
        <w:t>LeftHandSideExpression</w:t>
      </w:r>
      <w:r>
        <w:rPr>
          <w:rFonts w:ascii="Courier New" w:hAnsi="Courier New"/>
        </w:rPr>
        <w:t xml:space="preserve"> </w:t>
      </w:r>
      <w:r w:rsidRPr="00C226F6">
        <w:rPr>
          <w:rFonts w:cs="Arial"/>
          <w:sz w:val="16"/>
        </w:rPr>
        <w:t>[no</w:t>
      </w:r>
      <w:r w:rsidRPr="00C226F6">
        <w:rPr>
          <w:rFonts w:cs="Arial"/>
          <w:i/>
          <w:sz w:val="16"/>
        </w:rPr>
        <w:t xml:space="preserve"> </w:t>
      </w:r>
      <w:r w:rsidRPr="00C226F6">
        <w:rPr>
          <w:rFonts w:ascii="Times New Roman" w:hAnsi="Times New Roman"/>
          <w:i/>
          <w:sz w:val="16"/>
        </w:rPr>
        <w:t>LineTerminator</w:t>
      </w:r>
      <w:r w:rsidRPr="00C226F6">
        <w:rPr>
          <w:rFonts w:cs="Arial"/>
          <w:i/>
          <w:sz w:val="16"/>
        </w:rPr>
        <w:t xml:space="preserve"> </w:t>
      </w:r>
      <w:r w:rsidRPr="00C226F6">
        <w:rPr>
          <w:rFonts w:cs="Arial"/>
          <w:sz w:val="16"/>
        </w:rPr>
        <w:t>here]</w:t>
      </w:r>
      <w:r>
        <w:rPr>
          <w:rFonts w:ascii="Courier New" w:hAnsi="Courier New"/>
        </w:rPr>
        <w:t xml:space="preserve"> </w:t>
      </w:r>
      <w:r>
        <w:rPr>
          <w:rFonts w:ascii="Courier New" w:hAnsi="Courier New"/>
          <w:b/>
        </w:rPr>
        <w:t>--</w:t>
      </w:r>
      <w:r w:rsidRPr="00C226F6">
        <w:rPr>
          <w:rFonts w:ascii="Courier New" w:hAnsi="Courier New"/>
          <w:b/>
        </w:rPr>
        <w:t xml:space="preserve"> </w:t>
      </w:r>
      <w:r>
        <w:t>is evaluated as follows:</w:t>
      </w:r>
    </w:p>
    <w:p w14:paraId="7BEE79B0" w14:textId="77777777" w:rsidR="004C02EF" w:rsidRDefault="004C02EF" w:rsidP="004C02EF">
      <w:pPr>
        <w:pStyle w:val="Alg3"/>
        <w:numPr>
          <w:ilvl w:val="0"/>
          <w:numId w:val="72"/>
        </w:numPr>
        <w:spacing w:after="220"/>
        <w:contextualSpacing/>
      </w:pPr>
      <w:r>
        <w:t xml:space="preserve">Let </w:t>
      </w:r>
      <w:r w:rsidRPr="006735B9">
        <w:rPr>
          <w:i/>
        </w:rPr>
        <w:t>lhs</w:t>
      </w:r>
      <w:r>
        <w:t xml:space="preserve"> be the result of evaluating </w:t>
      </w:r>
      <w:r w:rsidRPr="00DF7C9E">
        <w:rPr>
          <w:i/>
        </w:rPr>
        <w:t>LeftHandSideExpression</w:t>
      </w:r>
      <w:r>
        <w:t>.</w:t>
      </w:r>
    </w:p>
    <w:p w14:paraId="06BF5FC9" w14:textId="77777777" w:rsidR="004C02EF" w:rsidRDefault="004C02EF" w:rsidP="004C02EF">
      <w:pPr>
        <w:pStyle w:val="Alg3"/>
        <w:numPr>
          <w:ilvl w:val="0"/>
          <w:numId w:val="72"/>
        </w:numPr>
        <w:spacing w:after="220"/>
        <w:contextualSpacing/>
      </w:pPr>
      <w:r>
        <w:t xml:space="preserve">Throw a </w:t>
      </w:r>
      <w:r w:rsidRPr="00293484">
        <w:rPr>
          <w:b/>
        </w:rPr>
        <w:t>SyntaxError</w:t>
      </w:r>
      <w:r>
        <w:t xml:space="preserve"> exception if the following conditions are all true:</w:t>
      </w:r>
    </w:p>
    <w:p w14:paraId="76CA4575" w14:textId="77777777" w:rsidR="004C02EF" w:rsidRDefault="004C02EF" w:rsidP="004C02EF">
      <w:pPr>
        <w:pStyle w:val="Alg3"/>
        <w:numPr>
          <w:ilvl w:val="0"/>
          <w:numId w:val="71"/>
        </w:numPr>
        <w:ind w:left="720" w:firstLine="0"/>
      </w:pPr>
      <w:r>
        <w:t>Type(</w:t>
      </w:r>
      <w:r w:rsidRPr="006735B9">
        <w:rPr>
          <w:i/>
        </w:rPr>
        <w:t>lhs</w:t>
      </w:r>
      <w:r>
        <w:t xml:space="preserve">) is Reference is </w:t>
      </w:r>
      <w:r w:rsidRPr="00293484">
        <w:rPr>
          <w:b/>
        </w:rPr>
        <w:t>true</w:t>
      </w:r>
    </w:p>
    <w:p w14:paraId="48D7967C" w14:textId="77777777" w:rsidR="004C02EF" w:rsidRPr="00293484" w:rsidRDefault="004C02EF" w:rsidP="004C02EF">
      <w:pPr>
        <w:pStyle w:val="Alg3"/>
        <w:numPr>
          <w:ilvl w:val="0"/>
          <w:numId w:val="71"/>
        </w:numPr>
        <w:ind w:left="720" w:firstLine="0"/>
      </w:pPr>
      <w:r w:rsidRPr="007411F9">
        <w:t>IsStrictReference</w:t>
      </w:r>
      <w:r>
        <w:t>(</w:t>
      </w:r>
      <w:r w:rsidRPr="006735B9">
        <w:rPr>
          <w:i/>
        </w:rPr>
        <w:t>lhs</w:t>
      </w:r>
      <w:r>
        <w:t xml:space="preserve">) is </w:t>
      </w:r>
      <w:r w:rsidRPr="00293484">
        <w:rPr>
          <w:b/>
        </w:rPr>
        <w:t>true</w:t>
      </w:r>
    </w:p>
    <w:p w14:paraId="11B4EBFD" w14:textId="77777777" w:rsidR="004C02EF" w:rsidRPr="00293484" w:rsidRDefault="004C02EF" w:rsidP="004C02EF">
      <w:pPr>
        <w:pStyle w:val="Alg3"/>
        <w:numPr>
          <w:ilvl w:val="0"/>
          <w:numId w:val="71"/>
        </w:numPr>
        <w:ind w:left="720" w:firstLine="0"/>
      </w:pPr>
      <w:r>
        <w:t>Type(GetBase(</w:t>
      </w:r>
      <w:r w:rsidRPr="006735B9">
        <w:rPr>
          <w:i/>
        </w:rPr>
        <w:t>lhs</w:t>
      </w:r>
      <w:r>
        <w:t>)) is Environment Record</w:t>
      </w:r>
    </w:p>
    <w:p w14:paraId="64CE13B0" w14:textId="77777777" w:rsidR="004C02EF" w:rsidRPr="00293484" w:rsidRDefault="004C02EF" w:rsidP="004C02EF">
      <w:pPr>
        <w:pStyle w:val="Alg3"/>
        <w:numPr>
          <w:ilvl w:val="0"/>
          <w:numId w:val="71"/>
        </w:numPr>
        <w:ind w:left="720" w:firstLine="0"/>
      </w:pPr>
      <w:r>
        <w:t>GetReferencedName(</w:t>
      </w:r>
      <w:r w:rsidRPr="006735B9">
        <w:rPr>
          <w:i/>
        </w:rPr>
        <w:t>lhs</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50D62B6A" w14:textId="77777777" w:rsidR="004C02EF" w:rsidRDefault="004C02EF" w:rsidP="004C02EF">
      <w:pPr>
        <w:pStyle w:val="Alg3"/>
        <w:numPr>
          <w:ilvl w:val="0"/>
          <w:numId w:val="72"/>
        </w:numPr>
        <w:spacing w:after="220"/>
        <w:contextualSpacing/>
      </w:pPr>
      <w:r>
        <w:t xml:space="preserve">Let </w:t>
      </w:r>
      <w:r>
        <w:rPr>
          <w:i/>
        </w:rPr>
        <w:t>oldValue</w:t>
      </w:r>
      <w:r>
        <w:t xml:space="preserve"> be ToNumber(GetValue(</w:t>
      </w:r>
      <w:r w:rsidRPr="006735B9">
        <w:rPr>
          <w:i/>
        </w:rPr>
        <w:t>lhs</w:t>
      </w:r>
      <w:r>
        <w:t>)).</w:t>
      </w:r>
    </w:p>
    <w:p w14:paraId="434C719A" w14:textId="77777777" w:rsidR="004C02EF" w:rsidRDefault="004C02EF" w:rsidP="004C02EF">
      <w:pPr>
        <w:pStyle w:val="Alg3"/>
        <w:numPr>
          <w:ilvl w:val="0"/>
          <w:numId w:val="72"/>
        </w:numPr>
        <w:spacing w:after="220"/>
        <w:contextualSpacing/>
      </w:pPr>
      <w:r>
        <w:t xml:space="preserve">Let </w:t>
      </w:r>
      <w:r w:rsidRPr="006735B9">
        <w:rPr>
          <w:i/>
        </w:rPr>
        <w:t>newValue</w:t>
      </w:r>
      <w:r>
        <w:t xml:space="preserve"> be the result of subtracting the value </w:t>
      </w:r>
      <w:r>
        <w:rPr>
          <w:rFonts w:ascii="Courier New" w:hAnsi="Courier New"/>
          <w:b/>
        </w:rPr>
        <w:t>1</w:t>
      </w:r>
      <w:r>
        <w:t xml:space="preserve"> from </w:t>
      </w:r>
      <w:r>
        <w:rPr>
          <w:i/>
        </w:rPr>
        <w:t>oldValue</w:t>
      </w:r>
      <w:r>
        <w:t xml:space="preserve">, using the same rules as for the </w:t>
      </w:r>
      <w:r>
        <w:rPr>
          <w:rFonts w:ascii="Courier New" w:hAnsi="Courier New"/>
          <w:b/>
        </w:rPr>
        <w:t>-</w:t>
      </w:r>
      <w:r>
        <w:t xml:space="preserve"> operator (11.6.3).</w:t>
      </w:r>
    </w:p>
    <w:p w14:paraId="66AEF098" w14:textId="77777777" w:rsidR="004C02EF" w:rsidRDefault="004C02EF" w:rsidP="004C02EF">
      <w:pPr>
        <w:pStyle w:val="Alg3"/>
        <w:numPr>
          <w:ilvl w:val="0"/>
          <w:numId w:val="72"/>
        </w:numPr>
        <w:spacing w:after="220"/>
        <w:contextualSpacing/>
      </w:pPr>
      <w:r>
        <w:t>Call PutValue(</w:t>
      </w:r>
      <w:r w:rsidRPr="006735B9">
        <w:rPr>
          <w:i/>
        </w:rPr>
        <w:t>lhs</w:t>
      </w:r>
      <w:r>
        <w:t xml:space="preserve">, </w:t>
      </w:r>
      <w:r w:rsidRPr="006735B9">
        <w:rPr>
          <w:i/>
        </w:rPr>
        <w:t>newValue</w:t>
      </w:r>
      <w:r>
        <w:t>).</w:t>
      </w:r>
    </w:p>
    <w:p w14:paraId="6050D447" w14:textId="77777777" w:rsidR="004C02EF" w:rsidRDefault="004C02EF" w:rsidP="004C02EF">
      <w:pPr>
        <w:pStyle w:val="Alg3"/>
        <w:numPr>
          <w:ilvl w:val="0"/>
          <w:numId w:val="72"/>
        </w:numPr>
        <w:spacing w:after="220"/>
        <w:contextualSpacing/>
      </w:pPr>
      <w:r>
        <w:t xml:space="preserve">Return </w:t>
      </w:r>
      <w:r>
        <w:rPr>
          <w:i/>
        </w:rPr>
        <w:t>oldValue</w:t>
      </w:r>
      <w:r>
        <w:t>.</w:t>
      </w:r>
      <w:bookmarkStart w:id="2692" w:name="_Toc385672195"/>
      <w:bookmarkStart w:id="2693" w:name="_Toc393690290"/>
    </w:p>
    <w:p w14:paraId="17EC9890" w14:textId="77777777" w:rsidR="004C02EF" w:rsidRDefault="004C02EF" w:rsidP="003A4B22">
      <w:pPr>
        <w:pStyle w:val="20"/>
        <w:numPr>
          <w:ilvl w:val="0"/>
          <w:numId w:val="0"/>
        </w:numPr>
      </w:pPr>
      <w:bookmarkStart w:id="2694" w:name="_Ref457437595"/>
      <w:bookmarkStart w:id="2695" w:name="_Toc472818830"/>
      <w:bookmarkStart w:id="2696" w:name="_Toc235503404"/>
      <w:bookmarkStart w:id="2697" w:name="_Toc241509179"/>
      <w:bookmarkStart w:id="2698" w:name="_Toc244416666"/>
      <w:bookmarkStart w:id="2699" w:name="_Toc276631030"/>
      <w:bookmarkStart w:id="2700" w:name="_Toc178387041"/>
      <w:r>
        <w:t>11.4</w:t>
      </w:r>
      <w:r>
        <w:tab/>
        <w:t>Unary Operator</w:t>
      </w:r>
      <w:bookmarkStart w:id="2701" w:name="_Toc382202837"/>
      <w:bookmarkEnd w:id="2668"/>
      <w:bookmarkEnd w:id="2669"/>
      <w:bookmarkEnd w:id="2670"/>
      <w:bookmarkEnd w:id="2671"/>
      <w:bookmarkEnd w:id="2672"/>
      <w:bookmarkEnd w:id="2673"/>
      <w:bookmarkEnd w:id="2692"/>
      <w:bookmarkEnd w:id="2693"/>
      <w:bookmarkEnd w:id="2701"/>
      <w:r>
        <w:t>s</w:t>
      </w:r>
      <w:bookmarkEnd w:id="2694"/>
      <w:bookmarkEnd w:id="2695"/>
      <w:bookmarkEnd w:id="2696"/>
      <w:bookmarkEnd w:id="2697"/>
      <w:bookmarkEnd w:id="2698"/>
      <w:bookmarkEnd w:id="2699"/>
      <w:bookmarkEnd w:id="2700"/>
    </w:p>
    <w:p w14:paraId="6AA58DF3" w14:textId="77777777" w:rsidR="004C02EF" w:rsidRDefault="004C02EF" w:rsidP="004C02EF">
      <w:pPr>
        <w:pStyle w:val="Syntax"/>
      </w:pPr>
      <w:r w:rsidRPr="00361EBD">
        <w:t>Syntax</w:t>
      </w:r>
    </w:p>
    <w:p w14:paraId="6C43819C" w14:textId="77777777" w:rsidR="004C02EF" w:rsidRPr="00984A3F" w:rsidRDefault="004C02EF" w:rsidP="004C02EF">
      <w:pPr>
        <w:pStyle w:val="SyntaxRule"/>
      </w:pPr>
      <w:r w:rsidRPr="00984A3F">
        <w:t xml:space="preserve">UnaryExpression </w:t>
      </w:r>
      <w:r w:rsidRPr="00D04346">
        <w:rPr>
          <w:rFonts w:ascii="Arial" w:hAnsi="Arial"/>
          <w:b/>
          <w:i w:val="0"/>
        </w:rPr>
        <w:t>:</w:t>
      </w:r>
    </w:p>
    <w:p w14:paraId="74D031CF" w14:textId="77777777" w:rsidR="004C02EF" w:rsidRPr="00984A3F" w:rsidRDefault="004C02EF" w:rsidP="004C02EF">
      <w:pPr>
        <w:pStyle w:val="SyntaxDefinition"/>
      </w:pPr>
      <w:r w:rsidRPr="00984A3F">
        <w:t>PostfixExpression</w:t>
      </w:r>
      <w:r w:rsidRPr="00C226F6">
        <w:rPr>
          <w:rFonts w:ascii="Courier New" w:hAnsi="Courier New"/>
          <w:b/>
          <w:i w:val="0"/>
        </w:rPr>
        <w:br/>
        <w:t xml:space="preserve">delete </w:t>
      </w:r>
      <w:r w:rsidRPr="00984A3F">
        <w:t>UnaryExpression</w:t>
      </w:r>
      <w:r w:rsidRPr="00984A3F">
        <w:br/>
      </w:r>
      <w:r w:rsidRPr="00C226F6">
        <w:rPr>
          <w:rFonts w:ascii="Courier New" w:hAnsi="Courier New"/>
          <w:b/>
          <w:i w:val="0"/>
        </w:rPr>
        <w:t xml:space="preserve">void </w:t>
      </w:r>
      <w:r w:rsidRPr="00984A3F">
        <w:t>UnaryExpression</w:t>
      </w:r>
      <w:r w:rsidRPr="00984A3F">
        <w:br/>
      </w:r>
      <w:r w:rsidRPr="00C226F6">
        <w:rPr>
          <w:rFonts w:ascii="Courier New" w:hAnsi="Courier New"/>
          <w:b/>
          <w:i w:val="0"/>
        </w:rPr>
        <w:t xml:space="preserve">typeof </w:t>
      </w:r>
      <w:r w:rsidRPr="00984A3F">
        <w:t>UnaryExpression</w:t>
      </w:r>
      <w:r w:rsidRPr="00C226F6">
        <w:rPr>
          <w:rFonts w:ascii="Courier New" w:hAnsi="Courier New"/>
          <w:b/>
          <w:i w:val="0"/>
        </w:rPr>
        <w:b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r w:rsidRPr="00984A3F">
        <w:br/>
      </w:r>
      <w:r w:rsidRPr="00C226F6">
        <w:rPr>
          <w:rFonts w:ascii="Courier New" w:hAnsi="Courier New"/>
          <w:b/>
          <w:i w:val="0"/>
        </w:rPr>
        <w:t>!</w:t>
      </w:r>
      <w:r w:rsidRPr="00984A3F">
        <w:t xml:space="preserve"> UnaryExpression</w:t>
      </w:r>
      <w:bookmarkStart w:id="2702" w:name="_Ref375019246"/>
      <w:bookmarkStart w:id="2703" w:name="_Toc375031173"/>
      <w:bookmarkStart w:id="2704" w:name="_Toc381513687"/>
      <w:bookmarkStart w:id="2705" w:name="_Toc382202838"/>
      <w:bookmarkStart w:id="2706" w:name="_Toc382212209"/>
      <w:bookmarkStart w:id="2707" w:name="_Toc382212486"/>
      <w:bookmarkStart w:id="2708" w:name="_Toc382291554"/>
      <w:bookmarkStart w:id="2709" w:name="_Toc385672196"/>
      <w:bookmarkStart w:id="2710" w:name="_Toc393690291"/>
    </w:p>
    <w:p w14:paraId="7213C104" w14:textId="77777777" w:rsidR="004C02EF" w:rsidRDefault="004C02EF" w:rsidP="003A4B22">
      <w:pPr>
        <w:pStyle w:val="30"/>
        <w:numPr>
          <w:ilvl w:val="0"/>
          <w:numId w:val="0"/>
        </w:numPr>
      </w:pPr>
      <w:bookmarkStart w:id="2711" w:name="_Ref424531014"/>
      <w:bookmarkStart w:id="2712" w:name="_Toc472818831"/>
      <w:bookmarkStart w:id="2713" w:name="_Toc235503405"/>
      <w:bookmarkStart w:id="2714" w:name="_Toc241509180"/>
      <w:bookmarkStart w:id="2715" w:name="_Toc244416667"/>
      <w:bookmarkStart w:id="2716" w:name="_Toc276631031"/>
      <w:bookmarkStart w:id="2717" w:name="_Toc178387042"/>
      <w:r>
        <w:t>11.4.1</w:t>
      </w:r>
      <w:r>
        <w:tab/>
        <w:t xml:space="preserve">The </w:t>
      </w:r>
      <w:r>
        <w:rPr>
          <w:rFonts w:ascii="Courier New" w:hAnsi="Courier New"/>
          <w:sz w:val="22"/>
        </w:rPr>
        <w:t>delete</w:t>
      </w:r>
      <w:r>
        <w:t xml:space="preserve"> Operato</w:t>
      </w:r>
      <w:bookmarkStart w:id="2718" w:name="_Toc382202839"/>
      <w:bookmarkEnd w:id="2702"/>
      <w:bookmarkEnd w:id="2703"/>
      <w:bookmarkEnd w:id="2704"/>
      <w:bookmarkEnd w:id="2705"/>
      <w:bookmarkEnd w:id="2706"/>
      <w:bookmarkEnd w:id="2707"/>
      <w:bookmarkEnd w:id="2708"/>
      <w:bookmarkEnd w:id="2709"/>
      <w:bookmarkEnd w:id="2710"/>
      <w:bookmarkEnd w:id="2718"/>
      <w:r>
        <w:t>r</w:t>
      </w:r>
      <w:bookmarkEnd w:id="2711"/>
      <w:bookmarkEnd w:id="2712"/>
      <w:bookmarkEnd w:id="2713"/>
      <w:bookmarkEnd w:id="2714"/>
      <w:bookmarkEnd w:id="2715"/>
      <w:bookmarkEnd w:id="2716"/>
      <w:bookmarkEnd w:id="2717"/>
    </w:p>
    <w:p w14:paraId="7AE0A92A" w14:textId="77777777" w:rsidR="004C02EF" w:rsidRDefault="004C02EF" w:rsidP="004C02EF">
      <w:r>
        <w:t xml:space="preserve">The production </w:t>
      </w:r>
      <w:r w:rsidRPr="005A4DEC">
        <w:rPr>
          <w:rStyle w:val="bnf"/>
        </w:rPr>
        <w:t>UnaryExpression</w:t>
      </w:r>
      <w:r w:rsidRPr="00E91749">
        <w:t xml:space="preserve"> </w:t>
      </w:r>
      <w:r>
        <w:rPr>
          <w:b/>
        </w:rPr>
        <w:t>:</w:t>
      </w:r>
      <w:r w:rsidRPr="00E91749">
        <w:t xml:space="preserve"> </w:t>
      </w:r>
      <w:r>
        <w:rPr>
          <w:rFonts w:ascii="Courier New" w:hAnsi="Courier New"/>
          <w:b/>
        </w:rPr>
        <w:t>delete</w:t>
      </w:r>
      <w:r w:rsidRPr="00E32218">
        <w:rPr>
          <w:rFonts w:ascii="Times New Roman" w:hAnsi="Times New Roman"/>
          <w:i/>
        </w:rPr>
        <w:t xml:space="preserve"> UnaryExpression</w:t>
      </w:r>
      <w:r>
        <w:t xml:space="preserve"> is evaluated as follows:</w:t>
      </w:r>
      <w:bookmarkStart w:id="2719" w:name="_Toc382212487"/>
    </w:p>
    <w:p w14:paraId="17C6B40F" w14:textId="77777777" w:rsidR="004C02EF" w:rsidRDefault="004C02EF" w:rsidP="004C02EF">
      <w:pPr>
        <w:pStyle w:val="Alg3"/>
        <w:numPr>
          <w:ilvl w:val="0"/>
          <w:numId w:val="73"/>
        </w:numPr>
        <w:spacing w:after="220"/>
        <w:contextualSpacing/>
      </w:pPr>
      <w:r>
        <w:t xml:space="preserve">Let </w:t>
      </w:r>
      <w:r w:rsidRPr="003E0428">
        <w:rPr>
          <w:i/>
        </w:rPr>
        <w:t xml:space="preserve">ref </w:t>
      </w:r>
      <w:r>
        <w:t xml:space="preserve">be the result of evaluating </w:t>
      </w:r>
      <w:r w:rsidRPr="00DF7C9E">
        <w:rPr>
          <w:i/>
        </w:rPr>
        <w:t>UnaryExpression</w:t>
      </w:r>
      <w:bookmarkEnd w:id="2719"/>
      <w:r>
        <w:t>.</w:t>
      </w:r>
      <w:bookmarkStart w:id="2720" w:name="_Toc382212488"/>
    </w:p>
    <w:p w14:paraId="3CF66A68" w14:textId="77777777" w:rsidR="004C02EF" w:rsidRDefault="004C02EF" w:rsidP="004C02EF">
      <w:pPr>
        <w:pStyle w:val="Alg3"/>
        <w:numPr>
          <w:ilvl w:val="0"/>
          <w:numId w:val="73"/>
        </w:numPr>
        <w:spacing w:after="220"/>
        <w:contextualSpacing/>
      </w:pPr>
      <w:r>
        <w:t>If Type(</w:t>
      </w:r>
      <w:r w:rsidRPr="003E0428">
        <w:rPr>
          <w:i/>
        </w:rPr>
        <w:t>ref</w:t>
      </w:r>
      <w:r>
        <w:t xml:space="preserve">) is not Reference, return </w:t>
      </w:r>
      <w:r>
        <w:rPr>
          <w:b/>
        </w:rPr>
        <w:t>true</w:t>
      </w:r>
      <w:r>
        <w:t>.</w:t>
      </w:r>
    </w:p>
    <w:p w14:paraId="545CF225" w14:textId="77777777" w:rsidR="004C02EF" w:rsidRDefault="004C02EF" w:rsidP="004C02EF">
      <w:pPr>
        <w:pStyle w:val="Alg3"/>
        <w:numPr>
          <w:ilvl w:val="0"/>
          <w:numId w:val="73"/>
        </w:numPr>
        <w:spacing w:after="220"/>
        <w:contextualSpacing/>
      </w:pPr>
      <w:r>
        <w:t>If IsUnresolvableReference(</w:t>
      </w:r>
      <w:r w:rsidRPr="003E0428">
        <w:rPr>
          <w:i/>
        </w:rPr>
        <w:t>ref</w:t>
      </w:r>
      <w:r>
        <w:t>) then,</w:t>
      </w:r>
    </w:p>
    <w:p w14:paraId="0CC25188" w14:textId="77777777" w:rsidR="004C02EF" w:rsidRDefault="004C02EF" w:rsidP="004C02EF">
      <w:pPr>
        <w:pStyle w:val="Alg3"/>
        <w:numPr>
          <w:ilvl w:val="1"/>
          <w:numId w:val="73"/>
        </w:numPr>
        <w:spacing w:after="220"/>
        <w:contextualSpacing/>
      </w:pPr>
      <w:r>
        <w:t>If IsStrictReference(</w:t>
      </w:r>
      <w:r w:rsidRPr="003E0428">
        <w:rPr>
          <w:i/>
        </w:rPr>
        <w:t>ref</w:t>
      </w:r>
      <w:r>
        <w:t xml:space="preserve">) is </w:t>
      </w:r>
      <w:r w:rsidRPr="00D11C46">
        <w:rPr>
          <w:b/>
        </w:rPr>
        <w:t>true</w:t>
      </w:r>
      <w:r>
        <w:t xml:space="preserve">, throw a </w:t>
      </w:r>
      <w:r>
        <w:rPr>
          <w:b/>
        </w:rPr>
        <w:t>Syntax</w:t>
      </w:r>
      <w:r w:rsidRPr="00D11C46">
        <w:rPr>
          <w:b/>
        </w:rPr>
        <w:t>Error</w:t>
      </w:r>
      <w:r>
        <w:t xml:space="preserve"> exception.</w:t>
      </w:r>
    </w:p>
    <w:p w14:paraId="15BE8AF4" w14:textId="77777777" w:rsidR="004C02EF" w:rsidRDefault="004C02EF" w:rsidP="004C02EF">
      <w:pPr>
        <w:pStyle w:val="Alg3"/>
        <w:numPr>
          <w:ilvl w:val="1"/>
          <w:numId w:val="73"/>
        </w:numPr>
        <w:spacing w:after="220"/>
        <w:contextualSpacing/>
      </w:pPr>
      <w:r>
        <w:t xml:space="preserve">Else, return </w:t>
      </w:r>
      <w:r w:rsidRPr="00760D98">
        <w:rPr>
          <w:b/>
        </w:rPr>
        <w:t>true</w:t>
      </w:r>
      <w:r>
        <w:t>.</w:t>
      </w:r>
    </w:p>
    <w:p w14:paraId="49E55D20" w14:textId="77777777" w:rsidR="004C02EF" w:rsidRDefault="004C02EF" w:rsidP="004C02EF">
      <w:pPr>
        <w:pStyle w:val="Alg3"/>
        <w:numPr>
          <w:ilvl w:val="0"/>
          <w:numId w:val="73"/>
        </w:numPr>
        <w:spacing w:after="220"/>
        <w:contextualSpacing/>
      </w:pPr>
      <w:r>
        <w:t>If IsPropertyReference(</w:t>
      </w:r>
      <w:r w:rsidRPr="003E0428">
        <w:rPr>
          <w:i/>
        </w:rPr>
        <w:t>ref</w:t>
      </w:r>
      <w:r>
        <w:t xml:space="preserve">) is </w:t>
      </w:r>
      <w:r w:rsidRPr="00760D98">
        <w:rPr>
          <w:b/>
        </w:rPr>
        <w:t>true</w:t>
      </w:r>
      <w:r>
        <w:t>, then</w:t>
      </w:r>
    </w:p>
    <w:p w14:paraId="7F326E16" w14:textId="77777777" w:rsidR="004C02EF" w:rsidRDefault="004C02EF" w:rsidP="004C02EF">
      <w:pPr>
        <w:pStyle w:val="Alg3"/>
        <w:numPr>
          <w:ilvl w:val="1"/>
          <w:numId w:val="73"/>
        </w:numPr>
        <w:spacing w:after="220"/>
        <w:contextualSpacing/>
      </w:pPr>
      <w:bookmarkStart w:id="2721" w:name="_Toc382212492"/>
      <w:bookmarkStart w:id="2722" w:name="_Ref458400786"/>
      <w:bookmarkEnd w:id="2720"/>
      <w:r>
        <w:t>Return the result of calling the [[Delete]] internal method on ToObject(GetBase(</w:t>
      </w:r>
      <w:r w:rsidRPr="003E0428">
        <w:rPr>
          <w:i/>
        </w:rPr>
        <w:t>ref</w:t>
      </w:r>
      <w:r>
        <w:rPr>
          <w:i/>
        </w:rPr>
        <w:t>)</w:t>
      </w:r>
      <w:r>
        <w:t>) providing GetReferencedName(</w:t>
      </w:r>
      <w:r w:rsidRPr="003E0428">
        <w:rPr>
          <w:i/>
        </w:rPr>
        <w:t>ref</w:t>
      </w:r>
      <w:r>
        <w:t>) and IsStrictReference(</w:t>
      </w:r>
      <w:r w:rsidRPr="003E0428">
        <w:rPr>
          <w:i/>
        </w:rPr>
        <w:t>ref</w:t>
      </w:r>
      <w:r>
        <w:t>) as the arguments</w:t>
      </w:r>
      <w:bookmarkEnd w:id="2721"/>
      <w:r>
        <w:t>.</w:t>
      </w:r>
      <w:bookmarkStart w:id="2723" w:name="_Toc382212493"/>
      <w:bookmarkEnd w:id="2722"/>
    </w:p>
    <w:p w14:paraId="4CB63D8C" w14:textId="77777777" w:rsidR="004C02EF" w:rsidRDefault="004C02EF" w:rsidP="004C02EF">
      <w:pPr>
        <w:pStyle w:val="Alg3"/>
        <w:numPr>
          <w:ilvl w:val="0"/>
          <w:numId w:val="73"/>
        </w:numPr>
        <w:spacing w:after="220"/>
        <w:contextualSpacing/>
      </w:pPr>
      <w:r>
        <w:t xml:space="preserve">Else, </w:t>
      </w:r>
      <w:r w:rsidRPr="003E0428">
        <w:rPr>
          <w:i/>
        </w:rPr>
        <w:t>ref</w:t>
      </w:r>
      <w:r w:rsidRPr="00760D98">
        <w:t xml:space="preserve"> is </w:t>
      </w:r>
      <w:r>
        <w:t xml:space="preserve">a Reference to </w:t>
      </w:r>
      <w:r w:rsidRPr="00760D98">
        <w:t xml:space="preserve">an </w:t>
      </w:r>
      <w:r>
        <w:t>E</w:t>
      </w:r>
      <w:r w:rsidRPr="00760D98">
        <w:t xml:space="preserve">nvironment </w:t>
      </w:r>
      <w:r>
        <w:t>R</w:t>
      </w:r>
      <w:r w:rsidRPr="00760D98">
        <w:t xml:space="preserve">ecord </w:t>
      </w:r>
      <w:r>
        <w:t>binding</w:t>
      </w:r>
      <w:r w:rsidRPr="00760D98">
        <w:t>, so</w:t>
      </w:r>
    </w:p>
    <w:p w14:paraId="066411EF" w14:textId="77777777" w:rsidR="004C02EF" w:rsidRDefault="004C02EF" w:rsidP="004C02EF">
      <w:pPr>
        <w:pStyle w:val="Alg3"/>
        <w:numPr>
          <w:ilvl w:val="1"/>
          <w:numId w:val="73"/>
        </w:numPr>
        <w:spacing w:after="220"/>
        <w:contextualSpacing/>
      </w:pPr>
      <w:r>
        <w:t>If IsStrictReference(</w:t>
      </w:r>
      <w:r w:rsidRPr="003E0428">
        <w:rPr>
          <w:i/>
        </w:rPr>
        <w:t>ref</w:t>
      </w:r>
      <w:r>
        <w:t xml:space="preserve">) is </w:t>
      </w:r>
      <w:r w:rsidRPr="00D11C46">
        <w:rPr>
          <w:b/>
        </w:rPr>
        <w:t>true</w:t>
      </w:r>
      <w:r>
        <w:t xml:space="preserve">, throw a </w:t>
      </w:r>
      <w:r>
        <w:rPr>
          <w:b/>
        </w:rPr>
        <w:t>Syntax</w:t>
      </w:r>
      <w:r w:rsidRPr="00D11C46">
        <w:rPr>
          <w:b/>
        </w:rPr>
        <w:t>Error</w:t>
      </w:r>
      <w:r>
        <w:t xml:space="preserve"> exception.</w:t>
      </w:r>
    </w:p>
    <w:p w14:paraId="4810AAC8" w14:textId="77777777" w:rsidR="004C02EF" w:rsidRDefault="004C02EF" w:rsidP="004C02EF">
      <w:pPr>
        <w:pStyle w:val="Alg3"/>
        <w:numPr>
          <w:ilvl w:val="1"/>
          <w:numId w:val="73"/>
        </w:numPr>
        <w:spacing w:after="220"/>
        <w:contextualSpacing/>
      </w:pPr>
      <w:r>
        <w:t xml:space="preserve">Let </w:t>
      </w:r>
      <w:r>
        <w:rPr>
          <w:i/>
        </w:rPr>
        <w:t>bindings</w:t>
      </w:r>
      <w:r>
        <w:t xml:space="preserve"> be</w:t>
      </w:r>
      <w:r w:rsidRPr="00760D98">
        <w:t xml:space="preserve"> GetBase</w:t>
      </w:r>
      <w:r>
        <w:t>(</w:t>
      </w:r>
      <w:r w:rsidRPr="00D11C46">
        <w:rPr>
          <w:i/>
        </w:rPr>
        <w:t>ref</w:t>
      </w:r>
      <w:r w:rsidRPr="00760D98">
        <w:t>).</w:t>
      </w:r>
    </w:p>
    <w:p w14:paraId="427493E5" w14:textId="77777777" w:rsidR="004C02EF" w:rsidRDefault="004C02EF" w:rsidP="004C02EF">
      <w:pPr>
        <w:pStyle w:val="Alg3"/>
        <w:numPr>
          <w:ilvl w:val="1"/>
          <w:numId w:val="73"/>
        </w:numPr>
        <w:spacing w:after="220"/>
        <w:contextualSpacing/>
      </w:pPr>
      <w:r>
        <w:t>Return the result of calling the DeleteBinding concrete</w:t>
      </w:r>
      <w:r w:rsidRPr="00760D98">
        <w:t xml:space="preserve"> method </w:t>
      </w:r>
      <w:r>
        <w:t>of</w:t>
      </w:r>
      <w:r w:rsidRPr="00760D98">
        <w:t xml:space="preserve"> </w:t>
      </w:r>
      <w:r>
        <w:rPr>
          <w:i/>
        </w:rPr>
        <w:t>bindings</w:t>
      </w:r>
      <w:r w:rsidRPr="00760D98">
        <w:t>, providing GetReferencedName(</w:t>
      </w:r>
      <w:r w:rsidRPr="00D11C46">
        <w:rPr>
          <w:i/>
        </w:rPr>
        <w:t>ref</w:t>
      </w:r>
      <w:r w:rsidRPr="00760D98">
        <w:t>) as the argument.</w:t>
      </w:r>
    </w:p>
    <w:p w14:paraId="0D5A9ED9" w14:textId="77777777" w:rsidR="004C02EF" w:rsidRPr="00DC3CDB" w:rsidRDefault="004C02EF" w:rsidP="004C02EF">
      <w:pPr>
        <w:pStyle w:val="Note"/>
      </w:pPr>
      <w:bookmarkStart w:id="2724" w:name="_Toc472818832"/>
      <w:bookmarkEnd w:id="2723"/>
      <w:r w:rsidRPr="005A4DEC">
        <w:t>NOTE</w:t>
      </w:r>
      <w:r w:rsidRPr="005A4DEC">
        <w:tab/>
        <w:t xml:space="preserve">When a </w:t>
      </w:r>
      <w:r w:rsidRPr="005A4DEC">
        <w:rPr>
          <w:rFonts w:ascii="Courier New" w:hAnsi="Courier New" w:cs="Courier New"/>
          <w:b/>
        </w:rPr>
        <w:t>delete</w:t>
      </w:r>
      <w:r w:rsidRPr="005A4DEC">
        <w:t xml:space="preserve"> operator occurs within strict mode code, a </w:t>
      </w:r>
      <w:r w:rsidRPr="005A4DEC">
        <w:rPr>
          <w:b/>
        </w:rPr>
        <w:t>SyntaxError</w:t>
      </w:r>
      <w:r w:rsidRPr="005A4DEC">
        <w:t xml:space="preserve"> exception is thrown if its </w:t>
      </w:r>
      <w:r w:rsidRPr="005A4DEC">
        <w:rPr>
          <w:rStyle w:val="bnf"/>
        </w:rPr>
        <w:t>UnaryExpression</w:t>
      </w:r>
      <w:r w:rsidRPr="005A4DEC">
        <w:t xml:space="preserve"> is a direct reference to a variable, function argument, or function name. In addition, if a </w:t>
      </w:r>
      <w:r w:rsidRPr="005A4DEC">
        <w:rPr>
          <w:rFonts w:ascii="Courier New" w:hAnsi="Courier New" w:cs="Courier New"/>
          <w:b/>
        </w:rPr>
        <w:t>delete</w:t>
      </w:r>
      <w:r w:rsidRPr="005A4DEC">
        <w:t xml:space="preserve"> operator occurs within strict mode code and the property to be deleted has the attribute { [[Configurable]]: </w:t>
      </w:r>
      <w:r w:rsidRPr="005A4DEC">
        <w:rPr>
          <w:b/>
        </w:rPr>
        <w:t>false</w:t>
      </w:r>
      <w:r w:rsidRPr="005A4DEC">
        <w:t xml:space="preserve"> }, a </w:t>
      </w:r>
      <w:r w:rsidRPr="005A4DEC">
        <w:rPr>
          <w:b/>
        </w:rPr>
        <w:t xml:space="preserve">TypeError </w:t>
      </w:r>
      <w:r w:rsidRPr="005A4DEC">
        <w:t>exception is thrown.</w:t>
      </w:r>
    </w:p>
    <w:p w14:paraId="688C9876" w14:textId="77777777" w:rsidR="004C02EF" w:rsidRDefault="004C02EF" w:rsidP="003A4B22">
      <w:pPr>
        <w:pStyle w:val="30"/>
        <w:numPr>
          <w:ilvl w:val="0"/>
          <w:numId w:val="0"/>
        </w:numPr>
      </w:pPr>
      <w:bookmarkStart w:id="2725" w:name="_Toc235503406"/>
      <w:bookmarkStart w:id="2726" w:name="_Toc241509181"/>
      <w:bookmarkStart w:id="2727" w:name="_Toc244416668"/>
      <w:bookmarkStart w:id="2728" w:name="_Toc276631032"/>
      <w:bookmarkStart w:id="2729" w:name="_Toc178387043"/>
      <w:r>
        <w:t>11.4.2</w:t>
      </w:r>
      <w:r>
        <w:tab/>
        <w:t xml:space="preserve">The </w:t>
      </w:r>
      <w:r>
        <w:rPr>
          <w:rFonts w:ascii="Courier New" w:hAnsi="Courier New"/>
          <w:sz w:val="22"/>
        </w:rPr>
        <w:t>void</w:t>
      </w:r>
      <w:r>
        <w:t xml:space="preserve"> Operato</w:t>
      </w:r>
      <w:bookmarkStart w:id="2730" w:name="_Toc382202841"/>
      <w:bookmarkEnd w:id="2730"/>
      <w:r>
        <w:t>r</w:t>
      </w:r>
      <w:bookmarkEnd w:id="2724"/>
      <w:bookmarkEnd w:id="2725"/>
      <w:bookmarkEnd w:id="2726"/>
      <w:bookmarkEnd w:id="2727"/>
      <w:bookmarkEnd w:id="2728"/>
      <w:bookmarkEnd w:id="2729"/>
    </w:p>
    <w:p w14:paraId="74C1D875" w14:textId="77777777" w:rsidR="004C02EF" w:rsidRDefault="004C02EF" w:rsidP="004C02EF">
      <w:r>
        <w:t xml:space="preserve">The production </w:t>
      </w:r>
      <w:r w:rsidRPr="00187017">
        <w:rPr>
          <w:rStyle w:val="bnf"/>
        </w:rPr>
        <w:t>UnaryExpression</w:t>
      </w:r>
      <w:r w:rsidRPr="00E91749">
        <w:t xml:space="preserve"> </w:t>
      </w:r>
      <w:r>
        <w:rPr>
          <w:b/>
        </w:rPr>
        <w:t>:</w:t>
      </w:r>
      <w:r w:rsidRPr="00E91749">
        <w:t xml:space="preserve"> </w:t>
      </w:r>
      <w:r>
        <w:rPr>
          <w:rFonts w:ascii="Courier New" w:hAnsi="Courier New"/>
          <w:b/>
        </w:rPr>
        <w:t>void</w:t>
      </w:r>
      <w:r w:rsidRPr="00E91749">
        <w:t xml:space="preserve"> </w:t>
      </w:r>
      <w:r w:rsidRPr="00187017">
        <w:rPr>
          <w:rStyle w:val="bnf"/>
        </w:rPr>
        <w:t>UnaryExpression</w:t>
      </w:r>
      <w:r>
        <w:t xml:space="preserve"> is evaluated as follows:</w:t>
      </w:r>
      <w:bookmarkStart w:id="2731" w:name="_Toc382212498"/>
    </w:p>
    <w:p w14:paraId="4B99E86E" w14:textId="77777777" w:rsidR="004C02EF" w:rsidRDefault="004C02EF" w:rsidP="004C02EF">
      <w:pPr>
        <w:pStyle w:val="Alg3"/>
        <w:numPr>
          <w:ilvl w:val="0"/>
          <w:numId w:val="74"/>
        </w:numPr>
        <w:spacing w:after="220"/>
        <w:contextualSpacing/>
      </w:pPr>
      <w:r>
        <w:t xml:space="preserve">Let </w:t>
      </w:r>
      <w:r w:rsidRPr="006735B9">
        <w:rPr>
          <w:i/>
        </w:rPr>
        <w:t>expr</w:t>
      </w:r>
      <w:r>
        <w:t xml:space="preserve"> be the result of evaluating </w:t>
      </w:r>
      <w:r>
        <w:rPr>
          <w:i/>
        </w:rPr>
        <w:t>UnaryExpression</w:t>
      </w:r>
      <w:bookmarkEnd w:id="2731"/>
      <w:r>
        <w:t>.</w:t>
      </w:r>
      <w:bookmarkStart w:id="2732" w:name="_Toc382212499"/>
    </w:p>
    <w:p w14:paraId="6A769B66" w14:textId="77777777" w:rsidR="004C02EF" w:rsidRDefault="004C02EF" w:rsidP="004C02EF">
      <w:pPr>
        <w:pStyle w:val="Alg3"/>
        <w:numPr>
          <w:ilvl w:val="0"/>
          <w:numId w:val="74"/>
        </w:numPr>
        <w:spacing w:after="220"/>
        <w:contextualSpacing/>
      </w:pPr>
      <w:r>
        <w:t>Call GetValue(</w:t>
      </w:r>
      <w:r w:rsidRPr="006735B9">
        <w:rPr>
          <w:i/>
        </w:rPr>
        <w:t>expr</w:t>
      </w:r>
      <w:r>
        <w:t>)</w:t>
      </w:r>
      <w:bookmarkEnd w:id="2732"/>
      <w:r>
        <w:t>.</w:t>
      </w:r>
      <w:bookmarkStart w:id="2733" w:name="_Toc382212500"/>
    </w:p>
    <w:p w14:paraId="63349748" w14:textId="77777777" w:rsidR="004C02EF" w:rsidRDefault="004C02EF" w:rsidP="004C02EF">
      <w:pPr>
        <w:pStyle w:val="Alg3"/>
        <w:numPr>
          <w:ilvl w:val="0"/>
          <w:numId w:val="74"/>
        </w:numPr>
        <w:spacing w:after="220"/>
        <w:contextualSpacing/>
      </w:pPr>
      <w:r>
        <w:t xml:space="preserve">Return </w:t>
      </w:r>
      <w:r>
        <w:rPr>
          <w:b/>
        </w:rPr>
        <w:t>undefined</w:t>
      </w:r>
      <w:bookmarkEnd w:id="2733"/>
      <w:r>
        <w:t>.</w:t>
      </w:r>
      <w:bookmarkStart w:id="2734" w:name="_Toc375031175"/>
      <w:bookmarkStart w:id="2735" w:name="_Ref379174824"/>
      <w:bookmarkStart w:id="2736" w:name="_Ref379914513"/>
      <w:bookmarkStart w:id="2737" w:name="_Toc381513689"/>
      <w:bookmarkStart w:id="2738" w:name="_Toc382202842"/>
      <w:bookmarkStart w:id="2739" w:name="_Toc382212211"/>
      <w:bookmarkStart w:id="2740" w:name="_Toc382212501"/>
      <w:bookmarkStart w:id="2741" w:name="_Toc382291556"/>
      <w:bookmarkStart w:id="2742" w:name="_Toc385672198"/>
      <w:bookmarkStart w:id="2743" w:name="_Toc393690293"/>
    </w:p>
    <w:p w14:paraId="739C8F54" w14:textId="77777777" w:rsidR="004C02EF" w:rsidRPr="00DC3CDB" w:rsidRDefault="004C02EF" w:rsidP="004C02EF">
      <w:pPr>
        <w:pStyle w:val="Note"/>
      </w:pPr>
      <w:bookmarkStart w:id="2744" w:name="_Toc472818833"/>
      <w:r w:rsidRPr="00187017">
        <w:t>NOTE</w:t>
      </w:r>
      <w:r w:rsidRPr="00187017">
        <w:tab/>
        <w:t>GetValue must be called even though its value is not used because it may have observable side-effects.</w:t>
      </w:r>
    </w:p>
    <w:p w14:paraId="5833721D" w14:textId="77777777" w:rsidR="004C02EF" w:rsidRPr="00640D64" w:rsidRDefault="004C02EF" w:rsidP="003A4B22">
      <w:pPr>
        <w:pStyle w:val="30"/>
        <w:numPr>
          <w:ilvl w:val="0"/>
          <w:numId w:val="0"/>
        </w:numPr>
      </w:pPr>
      <w:bookmarkStart w:id="2745" w:name="_Toc235503407"/>
      <w:bookmarkStart w:id="2746" w:name="_Toc241509182"/>
      <w:bookmarkStart w:id="2747" w:name="_Toc244416669"/>
      <w:bookmarkStart w:id="2748" w:name="_Toc276631033"/>
      <w:bookmarkStart w:id="2749" w:name="_Toc178387044"/>
      <w:r w:rsidRPr="00640D64">
        <w:t>11.4.3</w:t>
      </w:r>
      <w:r w:rsidRPr="00640D64">
        <w:tab/>
        <w:t xml:space="preserve">The </w:t>
      </w:r>
      <w:r w:rsidRPr="00640D64">
        <w:rPr>
          <w:rFonts w:ascii="Courier New" w:hAnsi="Courier New"/>
        </w:rPr>
        <w:t>typeof</w:t>
      </w:r>
      <w:r w:rsidRPr="00640D64">
        <w:t xml:space="preserve"> Operato</w:t>
      </w:r>
      <w:bookmarkEnd w:id="2734"/>
      <w:bookmarkEnd w:id="2735"/>
      <w:bookmarkEnd w:id="2736"/>
      <w:bookmarkEnd w:id="2737"/>
      <w:bookmarkEnd w:id="2738"/>
      <w:bookmarkEnd w:id="2739"/>
      <w:bookmarkEnd w:id="2740"/>
      <w:bookmarkEnd w:id="2741"/>
      <w:bookmarkEnd w:id="2742"/>
      <w:bookmarkEnd w:id="2743"/>
      <w:r w:rsidRPr="00640D64">
        <w:t>r</w:t>
      </w:r>
      <w:bookmarkEnd w:id="2744"/>
      <w:bookmarkEnd w:id="2745"/>
      <w:bookmarkEnd w:id="2746"/>
      <w:bookmarkEnd w:id="2747"/>
      <w:bookmarkEnd w:id="2748"/>
      <w:bookmarkEnd w:id="2749"/>
    </w:p>
    <w:p w14:paraId="48ADB241" w14:textId="77777777" w:rsidR="004C02EF" w:rsidRDefault="004C02EF" w:rsidP="004C02EF">
      <w:r>
        <w:t xml:space="preserve">The production </w:t>
      </w:r>
      <w:r w:rsidRPr="00187017">
        <w:rPr>
          <w:rStyle w:val="bnf"/>
        </w:rPr>
        <w:t>UnaryExpression</w:t>
      </w:r>
      <w:r w:rsidRPr="00E91749">
        <w:t xml:space="preserve"> </w:t>
      </w:r>
      <w:r>
        <w:rPr>
          <w:b/>
        </w:rPr>
        <w:t>:</w:t>
      </w:r>
      <w:r w:rsidRPr="00E91749">
        <w:t xml:space="preserve"> </w:t>
      </w:r>
      <w:r>
        <w:rPr>
          <w:rFonts w:ascii="Courier New" w:hAnsi="Courier New"/>
          <w:b/>
        </w:rPr>
        <w:t>typeof</w:t>
      </w:r>
      <w:r>
        <w:rPr>
          <w:i/>
        </w:rPr>
        <w:t xml:space="preserve"> </w:t>
      </w:r>
      <w:r w:rsidRPr="00187017">
        <w:rPr>
          <w:rStyle w:val="bnf"/>
        </w:rPr>
        <w:t>UnaryExpression</w:t>
      </w:r>
      <w:r>
        <w:t xml:space="preserve"> is evaluated as follows:</w:t>
      </w:r>
      <w:bookmarkStart w:id="2750" w:name="_Toc382212502"/>
    </w:p>
    <w:p w14:paraId="4A9C3AC9" w14:textId="77777777" w:rsidR="004C02EF" w:rsidRDefault="004C02EF" w:rsidP="004C02EF">
      <w:pPr>
        <w:pStyle w:val="Alg3"/>
        <w:numPr>
          <w:ilvl w:val="0"/>
          <w:numId w:val="75"/>
        </w:numPr>
        <w:spacing w:after="220"/>
        <w:contextualSpacing/>
      </w:pPr>
      <w:r>
        <w:t xml:space="preserve">Let </w:t>
      </w:r>
      <w:r w:rsidRPr="004A1A9E">
        <w:rPr>
          <w:i/>
        </w:rPr>
        <w:t xml:space="preserve">val </w:t>
      </w:r>
      <w:r>
        <w:t xml:space="preserve">be the result of evaluating </w:t>
      </w:r>
      <w:r>
        <w:rPr>
          <w:i/>
        </w:rPr>
        <w:t>UnaryExpression</w:t>
      </w:r>
      <w:bookmarkEnd w:id="2750"/>
      <w:r>
        <w:t>.</w:t>
      </w:r>
      <w:bookmarkStart w:id="2751" w:name="_Toc382212503"/>
    </w:p>
    <w:p w14:paraId="6687FC52" w14:textId="77777777" w:rsidR="004C02EF" w:rsidRDefault="004C02EF" w:rsidP="004C02EF">
      <w:pPr>
        <w:pStyle w:val="Alg3"/>
        <w:numPr>
          <w:ilvl w:val="0"/>
          <w:numId w:val="75"/>
        </w:numPr>
        <w:spacing w:after="220"/>
        <w:contextualSpacing/>
      </w:pPr>
      <w:r>
        <w:t>If Type(</w:t>
      </w:r>
      <w:r w:rsidRPr="004A1A9E">
        <w:rPr>
          <w:i/>
        </w:rPr>
        <w:t>val</w:t>
      </w:r>
      <w:r>
        <w:t>) is Reference</w:t>
      </w:r>
      <w:bookmarkEnd w:id="2751"/>
      <w:r>
        <w:t xml:space="preserve">, </w:t>
      </w:r>
      <w:bookmarkStart w:id="2752" w:name="_Toc382212504"/>
      <w:r>
        <w:t>then</w:t>
      </w:r>
    </w:p>
    <w:p w14:paraId="09E7C4B0" w14:textId="77777777" w:rsidR="004C02EF" w:rsidRDefault="004C02EF" w:rsidP="004C02EF">
      <w:pPr>
        <w:pStyle w:val="Alg3"/>
        <w:numPr>
          <w:ilvl w:val="1"/>
          <w:numId w:val="75"/>
        </w:numPr>
        <w:spacing w:after="220"/>
        <w:contextualSpacing/>
      </w:pPr>
      <w:r>
        <w:t>If IsUnresolvableReference(</w:t>
      </w:r>
      <w:r w:rsidRPr="004A1A9E">
        <w:rPr>
          <w:i/>
        </w:rPr>
        <w:t>val</w:t>
      </w:r>
      <w:r>
        <w:t xml:space="preserve">) is </w:t>
      </w:r>
      <w:r>
        <w:rPr>
          <w:b/>
        </w:rPr>
        <w:t>true</w:t>
      </w:r>
      <w:r>
        <w:t xml:space="preserve">, return </w:t>
      </w:r>
      <w:r>
        <w:rPr>
          <w:rFonts w:ascii="Courier New" w:hAnsi="Courier New"/>
          <w:b/>
        </w:rPr>
        <w:t>"undefined"</w:t>
      </w:r>
      <w:r>
        <w:t>.</w:t>
      </w:r>
    </w:p>
    <w:p w14:paraId="1B7140D2" w14:textId="77777777" w:rsidR="004C02EF" w:rsidRDefault="004C02EF" w:rsidP="004C02EF">
      <w:pPr>
        <w:pStyle w:val="Alg3"/>
        <w:numPr>
          <w:ilvl w:val="1"/>
          <w:numId w:val="75"/>
        </w:numPr>
        <w:spacing w:after="220"/>
        <w:contextualSpacing/>
      </w:pPr>
      <w:r>
        <w:t xml:space="preserve">Let </w:t>
      </w:r>
      <w:r w:rsidRPr="004A1A9E">
        <w:rPr>
          <w:i/>
        </w:rPr>
        <w:t xml:space="preserve">val </w:t>
      </w:r>
      <w:r>
        <w:t>be GetValue(</w:t>
      </w:r>
      <w:r w:rsidRPr="004A1A9E">
        <w:rPr>
          <w:i/>
        </w:rPr>
        <w:t>val</w:t>
      </w:r>
      <w:r>
        <w:t>)</w:t>
      </w:r>
      <w:bookmarkEnd w:id="2752"/>
      <w:r>
        <w:t>.</w:t>
      </w:r>
      <w:bookmarkStart w:id="2753" w:name="_Toc382212505"/>
    </w:p>
    <w:p w14:paraId="62D08A8F" w14:textId="77777777" w:rsidR="004C02EF" w:rsidRDefault="004C02EF" w:rsidP="004C02EF">
      <w:pPr>
        <w:pStyle w:val="Alg3"/>
        <w:numPr>
          <w:ilvl w:val="0"/>
          <w:numId w:val="75"/>
        </w:numPr>
        <w:spacing w:after="220"/>
        <w:contextualSpacing/>
      </w:pPr>
      <w:r>
        <w:t>Return a String determined by Type(</w:t>
      </w:r>
      <w:r w:rsidRPr="004A1A9E">
        <w:rPr>
          <w:i/>
        </w:rPr>
        <w:t>val</w:t>
      </w:r>
      <w:r>
        <w:t xml:space="preserve">) according to </w:t>
      </w:r>
      <w:r w:rsidRPr="00654E44">
        <w:t>Table</w:t>
      </w:r>
      <w:bookmarkEnd w:id="2753"/>
      <w:r w:rsidRPr="00654E44">
        <w:t xml:space="preserve"> </w:t>
      </w:r>
      <w:del w:id="2754" w:author="Allen Wirfs-Brock" w:date="2011-07-02T13:30:00Z">
        <w:r w:rsidRPr="00654E44" w:rsidDel="008962D8">
          <w:delText>20</w:delText>
        </w:r>
      </w:del>
      <w:ins w:id="2755" w:author="Allen Wirfs-Brock" w:date="2011-07-02T13:30:00Z">
        <w:r w:rsidR="008962D8">
          <w:t>21</w:t>
        </w:r>
      </w:ins>
      <w:r>
        <w:t>.</w:t>
      </w:r>
    </w:p>
    <w:p w14:paraId="75607AB8" w14:textId="77777777" w:rsidR="004C02EF" w:rsidRDefault="004C02EF" w:rsidP="004C02EF">
      <w:pPr>
        <w:pStyle w:val="Tabletitle"/>
        <w:widowControl w:val="0"/>
      </w:pPr>
      <w:r w:rsidRPr="00654E44">
        <w:rPr>
          <w:rFonts w:eastAsia="Arial Unicode MS"/>
        </w:rPr>
        <w:t>Table </w:t>
      </w:r>
      <w:del w:id="2756" w:author="Allen Wirfs-Brock" w:date="2011-07-02T13:31:00Z">
        <w:r w:rsidRPr="00654E44" w:rsidDel="008962D8">
          <w:rPr>
            <w:rFonts w:eastAsia="Arial Unicode MS"/>
          </w:rPr>
          <w:delText xml:space="preserve">20 </w:delText>
        </w:r>
      </w:del>
      <w:ins w:id="2757" w:author="Allen Wirfs-Brock" w:date="2011-07-02T13:31:00Z">
        <w:r w:rsidR="008962D8">
          <w:rPr>
            <w:rFonts w:eastAsia="Arial Unicode MS"/>
          </w:rPr>
          <w:t>21</w:t>
        </w:r>
        <w:r w:rsidR="008962D8" w:rsidRPr="00654E44">
          <w:rPr>
            <w:rFonts w:eastAsia="Arial Unicode MS"/>
          </w:rPr>
          <w:t xml:space="preserve"> </w:t>
        </w:r>
      </w:ins>
      <w:r w:rsidRPr="00654E44">
        <w:rPr>
          <w:rFonts w:eastAsia="Arial Unicode MS"/>
        </w:rPr>
        <w:t xml:space="preserve">— </w:t>
      </w:r>
      <w:r>
        <w:rPr>
          <w:rFonts w:eastAsia="Arial Unicode MS"/>
        </w:rPr>
        <w:t>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14:paraId="0691EA60" w14:textId="77777777" w:rsidTr="003A4B22">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1150DED5" w14:textId="77777777" w:rsidR="004C02EF" w:rsidRDefault="004C02EF" w:rsidP="003A4B22">
            <w:pPr>
              <w:keepNext/>
              <w:shd w:val="solid" w:color="C0C0C0" w:fill="FFFFFF"/>
              <w:spacing w:after="0"/>
              <w:rPr>
                <w:b/>
                <w:i/>
                <w:shd w:val="solid" w:color="C0C0C0" w:fill="FFFFFF"/>
              </w:rPr>
            </w:pPr>
            <w:bookmarkStart w:id="2758" w:name="_Toc382212506"/>
            <w:r w:rsidRPr="00984A3F">
              <w:rPr>
                <w:b/>
                <w:i/>
                <w:shd w:val="solid" w:color="C0C0C0" w:fill="FFFFFF"/>
              </w:rPr>
              <w:t>Type</w:t>
            </w:r>
            <w:bookmarkEnd w:id="2758"/>
            <w:r>
              <w:rPr>
                <w:b/>
                <w:i/>
                <w:shd w:val="solid" w:color="C0C0C0" w:fill="FFFFFF"/>
              </w:rPr>
              <w:t xml:space="preserve"> of </w:t>
            </w:r>
            <w:r w:rsidRPr="00654E44">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668139C3" w14:textId="77777777" w:rsidR="004C02EF" w:rsidRDefault="004C02EF" w:rsidP="003A4B22">
            <w:pPr>
              <w:keepNext/>
              <w:shd w:val="solid" w:color="C0C0C0" w:fill="FFFFFF"/>
              <w:spacing w:after="0"/>
              <w:rPr>
                <w:b/>
                <w:i/>
                <w:shd w:val="solid" w:color="C0C0C0" w:fill="FFFFFF"/>
              </w:rPr>
            </w:pPr>
            <w:bookmarkStart w:id="2759" w:name="_Toc382212507"/>
            <w:r w:rsidRPr="00984A3F">
              <w:rPr>
                <w:b/>
                <w:i/>
                <w:shd w:val="solid" w:color="C0C0C0" w:fill="FFFFFF"/>
              </w:rPr>
              <w:t>Result</w:t>
            </w:r>
            <w:bookmarkEnd w:id="2759"/>
          </w:p>
        </w:tc>
      </w:tr>
      <w:tr w:rsidR="004C02EF" w14:paraId="0E751FE2" w14:textId="77777777" w:rsidTr="003A4B22">
        <w:trPr>
          <w:cantSplit/>
          <w:jc w:val="center"/>
        </w:trPr>
        <w:tc>
          <w:tcPr>
            <w:tcW w:w="2610" w:type="dxa"/>
            <w:tcBorders>
              <w:top w:val="nil"/>
            </w:tcBorders>
          </w:tcPr>
          <w:p w14:paraId="26D91402" w14:textId="77777777" w:rsidR="004C02EF" w:rsidRPr="00984A3F" w:rsidRDefault="004C02EF" w:rsidP="003A4B22">
            <w:pPr>
              <w:keepNext/>
              <w:spacing w:after="60"/>
            </w:pPr>
            <w:bookmarkStart w:id="2760" w:name="_Toc382212508"/>
            <w:r w:rsidRPr="00984A3F">
              <w:t>Undefin</w:t>
            </w:r>
            <w:bookmarkEnd w:id="2760"/>
            <w:r w:rsidRPr="00984A3F">
              <w:t>ed</w:t>
            </w:r>
          </w:p>
        </w:tc>
        <w:tc>
          <w:tcPr>
            <w:tcW w:w="3535" w:type="dxa"/>
            <w:tcBorders>
              <w:top w:val="nil"/>
            </w:tcBorders>
          </w:tcPr>
          <w:p w14:paraId="70E14DDE" w14:textId="77777777" w:rsidR="004C02EF" w:rsidRDefault="004C02EF" w:rsidP="003A4B22">
            <w:pPr>
              <w:keepNext/>
              <w:spacing w:after="60"/>
              <w:rPr>
                <w:rFonts w:ascii="Courier" w:hAnsi="Courier"/>
                <w:b/>
              </w:rPr>
            </w:pPr>
            <w:bookmarkStart w:id="2761" w:name="_Toc382212509"/>
            <w:r>
              <w:rPr>
                <w:rFonts w:ascii="Courier New" w:hAnsi="Courier New"/>
                <w:b/>
              </w:rPr>
              <w:t>"undefine</w:t>
            </w:r>
            <w:bookmarkEnd w:id="2761"/>
            <w:r>
              <w:rPr>
                <w:rFonts w:ascii="Courier New" w:hAnsi="Courier New"/>
                <w:b/>
              </w:rPr>
              <w:t>d"</w:t>
            </w:r>
          </w:p>
        </w:tc>
      </w:tr>
      <w:tr w:rsidR="004C02EF" w14:paraId="3080D9A5" w14:textId="77777777" w:rsidTr="003A4B22">
        <w:trPr>
          <w:cantSplit/>
          <w:jc w:val="center"/>
        </w:trPr>
        <w:tc>
          <w:tcPr>
            <w:tcW w:w="2610" w:type="dxa"/>
          </w:tcPr>
          <w:p w14:paraId="3E54D9AC" w14:textId="77777777" w:rsidR="004C02EF" w:rsidRPr="00984A3F" w:rsidRDefault="004C02EF" w:rsidP="003A4B22">
            <w:pPr>
              <w:keepNext/>
              <w:spacing w:after="60"/>
            </w:pPr>
            <w:bookmarkStart w:id="2762" w:name="_Toc382212510"/>
            <w:r w:rsidRPr="00984A3F">
              <w:t>Nu</w:t>
            </w:r>
            <w:bookmarkEnd w:id="2762"/>
            <w:r w:rsidRPr="00984A3F">
              <w:t>ll</w:t>
            </w:r>
          </w:p>
        </w:tc>
        <w:tc>
          <w:tcPr>
            <w:tcW w:w="3535" w:type="dxa"/>
          </w:tcPr>
          <w:p w14:paraId="582F7AA4" w14:textId="77777777" w:rsidR="004C02EF" w:rsidRDefault="004C02EF" w:rsidP="003A4B22">
            <w:pPr>
              <w:keepNext/>
              <w:spacing w:after="60"/>
              <w:rPr>
                <w:rFonts w:ascii="Courier" w:hAnsi="Courier"/>
                <w:b/>
              </w:rPr>
            </w:pPr>
            <w:bookmarkStart w:id="2763" w:name="_Toc382212511"/>
            <w:r>
              <w:rPr>
                <w:rFonts w:ascii="Courier New" w:hAnsi="Courier New"/>
                <w:b/>
              </w:rPr>
              <w:t>"objec</w:t>
            </w:r>
            <w:bookmarkEnd w:id="2763"/>
            <w:r>
              <w:rPr>
                <w:rFonts w:ascii="Courier New" w:hAnsi="Courier New"/>
                <w:b/>
              </w:rPr>
              <w:t>t"</w:t>
            </w:r>
          </w:p>
        </w:tc>
      </w:tr>
      <w:tr w:rsidR="004C02EF" w14:paraId="29C337A9" w14:textId="77777777" w:rsidTr="003A4B22">
        <w:trPr>
          <w:cantSplit/>
          <w:jc w:val="center"/>
        </w:trPr>
        <w:tc>
          <w:tcPr>
            <w:tcW w:w="2610" w:type="dxa"/>
          </w:tcPr>
          <w:p w14:paraId="5A2A5047" w14:textId="77777777" w:rsidR="004C02EF" w:rsidRPr="00984A3F" w:rsidRDefault="004C02EF" w:rsidP="003A4B22">
            <w:pPr>
              <w:keepNext/>
              <w:spacing w:after="60"/>
            </w:pPr>
            <w:bookmarkStart w:id="2764" w:name="_Toc382212512"/>
            <w:r w:rsidRPr="00984A3F">
              <w:t>Boole</w:t>
            </w:r>
            <w:bookmarkEnd w:id="2764"/>
            <w:r w:rsidRPr="00984A3F">
              <w:t>an</w:t>
            </w:r>
          </w:p>
        </w:tc>
        <w:tc>
          <w:tcPr>
            <w:tcW w:w="3535" w:type="dxa"/>
          </w:tcPr>
          <w:p w14:paraId="24569C9F" w14:textId="77777777" w:rsidR="004C02EF" w:rsidRDefault="004C02EF" w:rsidP="003A4B22">
            <w:pPr>
              <w:keepNext/>
              <w:spacing w:after="60"/>
              <w:rPr>
                <w:rFonts w:ascii="Courier" w:hAnsi="Courier"/>
                <w:b/>
              </w:rPr>
            </w:pPr>
            <w:bookmarkStart w:id="2765" w:name="_Toc382212513"/>
            <w:r>
              <w:rPr>
                <w:rFonts w:ascii="Courier New" w:hAnsi="Courier New"/>
                <w:b/>
              </w:rPr>
              <w:t>"boolea</w:t>
            </w:r>
            <w:bookmarkEnd w:id="2765"/>
            <w:r>
              <w:rPr>
                <w:rFonts w:ascii="Courier New" w:hAnsi="Courier New"/>
                <w:b/>
              </w:rPr>
              <w:t>n"</w:t>
            </w:r>
          </w:p>
        </w:tc>
      </w:tr>
      <w:tr w:rsidR="004C02EF" w14:paraId="00E25FC2" w14:textId="77777777" w:rsidTr="003A4B22">
        <w:trPr>
          <w:cantSplit/>
          <w:jc w:val="center"/>
        </w:trPr>
        <w:tc>
          <w:tcPr>
            <w:tcW w:w="2610" w:type="dxa"/>
          </w:tcPr>
          <w:p w14:paraId="413B1534" w14:textId="77777777" w:rsidR="004C02EF" w:rsidRPr="00984A3F" w:rsidRDefault="004C02EF" w:rsidP="003A4B22">
            <w:pPr>
              <w:keepNext/>
              <w:spacing w:after="60"/>
            </w:pPr>
            <w:bookmarkStart w:id="2766" w:name="_Toc382212514"/>
            <w:r w:rsidRPr="00984A3F">
              <w:t>Numb</w:t>
            </w:r>
            <w:bookmarkEnd w:id="2766"/>
            <w:r w:rsidRPr="00984A3F">
              <w:t>er</w:t>
            </w:r>
          </w:p>
        </w:tc>
        <w:tc>
          <w:tcPr>
            <w:tcW w:w="3535" w:type="dxa"/>
          </w:tcPr>
          <w:p w14:paraId="12A93852" w14:textId="77777777" w:rsidR="004C02EF" w:rsidRDefault="004C02EF" w:rsidP="003A4B22">
            <w:pPr>
              <w:keepNext/>
              <w:spacing w:after="60"/>
              <w:rPr>
                <w:rFonts w:ascii="Courier" w:hAnsi="Courier"/>
                <w:b/>
              </w:rPr>
            </w:pPr>
            <w:bookmarkStart w:id="2767" w:name="_Toc382212515"/>
            <w:r>
              <w:rPr>
                <w:rFonts w:ascii="Courier New" w:hAnsi="Courier New"/>
                <w:b/>
              </w:rPr>
              <w:t>"numbe</w:t>
            </w:r>
            <w:bookmarkEnd w:id="2767"/>
            <w:r>
              <w:rPr>
                <w:rFonts w:ascii="Courier New" w:hAnsi="Courier New"/>
                <w:b/>
              </w:rPr>
              <w:t>r"</w:t>
            </w:r>
          </w:p>
        </w:tc>
      </w:tr>
      <w:tr w:rsidR="004C02EF" w14:paraId="71FDEDD0" w14:textId="77777777" w:rsidTr="003A4B22">
        <w:trPr>
          <w:cantSplit/>
          <w:jc w:val="center"/>
        </w:trPr>
        <w:tc>
          <w:tcPr>
            <w:tcW w:w="2610" w:type="dxa"/>
          </w:tcPr>
          <w:p w14:paraId="07805146" w14:textId="77777777" w:rsidR="004C02EF" w:rsidRPr="00984A3F" w:rsidRDefault="004C02EF" w:rsidP="003A4B22">
            <w:pPr>
              <w:keepNext/>
              <w:spacing w:after="60"/>
            </w:pPr>
            <w:bookmarkStart w:id="2768" w:name="_Toc382212516"/>
            <w:r w:rsidRPr="00984A3F">
              <w:t>Stri</w:t>
            </w:r>
            <w:bookmarkEnd w:id="2768"/>
            <w:r w:rsidRPr="00984A3F">
              <w:t>ng</w:t>
            </w:r>
          </w:p>
        </w:tc>
        <w:tc>
          <w:tcPr>
            <w:tcW w:w="3535" w:type="dxa"/>
          </w:tcPr>
          <w:p w14:paraId="60BA9BF5" w14:textId="77777777" w:rsidR="004C02EF" w:rsidRDefault="004C02EF" w:rsidP="003A4B22">
            <w:pPr>
              <w:keepNext/>
              <w:spacing w:after="60"/>
              <w:rPr>
                <w:rFonts w:ascii="Courier" w:hAnsi="Courier"/>
                <w:b/>
              </w:rPr>
            </w:pPr>
            <w:bookmarkStart w:id="2769" w:name="_Toc382212517"/>
            <w:r>
              <w:rPr>
                <w:rFonts w:ascii="Courier New" w:hAnsi="Courier New"/>
                <w:b/>
              </w:rPr>
              <w:t>"strin</w:t>
            </w:r>
            <w:bookmarkEnd w:id="2769"/>
            <w:r>
              <w:rPr>
                <w:rFonts w:ascii="Courier New" w:hAnsi="Courier New"/>
                <w:b/>
              </w:rPr>
              <w:t>g"</w:t>
            </w:r>
          </w:p>
        </w:tc>
      </w:tr>
      <w:tr w:rsidR="004C02EF" w14:paraId="7606536E" w14:textId="77777777" w:rsidTr="003A4B22">
        <w:trPr>
          <w:cantSplit/>
          <w:jc w:val="center"/>
        </w:trPr>
        <w:tc>
          <w:tcPr>
            <w:tcW w:w="2610" w:type="dxa"/>
          </w:tcPr>
          <w:p w14:paraId="35994AFC" w14:textId="77777777" w:rsidR="004C02EF" w:rsidRPr="00984A3F" w:rsidRDefault="004C02EF" w:rsidP="003A4B22">
            <w:pPr>
              <w:keepNext/>
              <w:spacing w:after="60"/>
              <w:jc w:val="left"/>
            </w:pPr>
            <w:bookmarkStart w:id="2770" w:name="_Toc382212518"/>
            <w:r w:rsidRPr="00984A3F">
              <w:t>Object (native and does</w:t>
            </w:r>
            <w:r>
              <w:t xml:space="preserve"> </w:t>
            </w:r>
            <w:r w:rsidRPr="00984A3F">
              <w:t>n</w:t>
            </w:r>
            <w:r>
              <w:t>o</w:t>
            </w:r>
            <w:r w:rsidRPr="00984A3F">
              <w:t>t implement [[Call]</w:t>
            </w:r>
            <w:bookmarkEnd w:id="2770"/>
            <w:r w:rsidRPr="00984A3F">
              <w:t>])</w:t>
            </w:r>
          </w:p>
        </w:tc>
        <w:tc>
          <w:tcPr>
            <w:tcW w:w="3535" w:type="dxa"/>
          </w:tcPr>
          <w:p w14:paraId="54DE7A4A" w14:textId="77777777" w:rsidR="004C02EF" w:rsidRDefault="004C02EF" w:rsidP="003A4B22">
            <w:pPr>
              <w:keepNext/>
              <w:spacing w:after="60"/>
              <w:rPr>
                <w:rFonts w:ascii="Courier" w:hAnsi="Courier"/>
                <w:b/>
              </w:rPr>
            </w:pPr>
            <w:bookmarkStart w:id="2771" w:name="_Toc382212519"/>
            <w:r>
              <w:rPr>
                <w:rFonts w:ascii="Courier New" w:hAnsi="Courier New"/>
                <w:b/>
              </w:rPr>
              <w:t>"objec</w:t>
            </w:r>
            <w:bookmarkEnd w:id="2771"/>
            <w:r>
              <w:rPr>
                <w:rFonts w:ascii="Courier New" w:hAnsi="Courier New"/>
                <w:b/>
              </w:rPr>
              <w:t>t"</w:t>
            </w:r>
          </w:p>
        </w:tc>
      </w:tr>
      <w:tr w:rsidR="004C02EF" w14:paraId="1264CE61" w14:textId="77777777" w:rsidTr="003A4B22">
        <w:trPr>
          <w:cantSplit/>
          <w:jc w:val="center"/>
        </w:trPr>
        <w:tc>
          <w:tcPr>
            <w:tcW w:w="2610" w:type="dxa"/>
          </w:tcPr>
          <w:p w14:paraId="6BBB8809" w14:textId="77777777" w:rsidR="004C02EF" w:rsidRPr="00984A3F" w:rsidRDefault="004C02EF" w:rsidP="003A4B22">
            <w:pPr>
              <w:spacing w:after="60"/>
            </w:pPr>
            <w:bookmarkStart w:id="2772" w:name="_Toc382212520"/>
            <w:r w:rsidRPr="00984A3F">
              <w:t xml:space="preserve">Object (native or host and </w:t>
            </w:r>
            <w:r>
              <w:t xml:space="preserve">does </w:t>
            </w:r>
            <w:r w:rsidRPr="00984A3F">
              <w:t>implement [[Call]</w:t>
            </w:r>
            <w:bookmarkEnd w:id="2772"/>
            <w:r w:rsidRPr="00984A3F">
              <w:t>])</w:t>
            </w:r>
          </w:p>
        </w:tc>
        <w:tc>
          <w:tcPr>
            <w:tcW w:w="3535" w:type="dxa"/>
          </w:tcPr>
          <w:p w14:paraId="145EC2D3" w14:textId="77777777" w:rsidR="004C02EF" w:rsidRDefault="004C02EF" w:rsidP="003A4B22">
            <w:pPr>
              <w:spacing w:after="60"/>
              <w:rPr>
                <w:rFonts w:ascii="Courier" w:hAnsi="Courier"/>
                <w:b/>
              </w:rPr>
            </w:pPr>
            <w:bookmarkStart w:id="2773" w:name="_Toc382212521"/>
            <w:r>
              <w:rPr>
                <w:rFonts w:ascii="Courier New" w:hAnsi="Courier New"/>
                <w:b/>
              </w:rPr>
              <w:t>"functio</w:t>
            </w:r>
            <w:bookmarkEnd w:id="2773"/>
            <w:r>
              <w:rPr>
                <w:rFonts w:ascii="Courier New" w:hAnsi="Courier New"/>
                <w:b/>
              </w:rPr>
              <w:t>n"</w:t>
            </w:r>
          </w:p>
        </w:tc>
      </w:tr>
      <w:tr w:rsidR="004C02EF" w:rsidRPr="00984A3F" w14:paraId="1FC36654" w14:textId="77777777" w:rsidTr="003A4B22">
        <w:trPr>
          <w:cantSplit/>
          <w:jc w:val="center"/>
        </w:trPr>
        <w:tc>
          <w:tcPr>
            <w:tcW w:w="2610" w:type="dxa"/>
          </w:tcPr>
          <w:p w14:paraId="404E1BC8" w14:textId="77777777" w:rsidR="004C02EF" w:rsidRDefault="004C02EF" w:rsidP="003A4B22">
            <w:pPr>
              <w:spacing w:after="60"/>
            </w:pPr>
            <w:bookmarkStart w:id="2774" w:name="_Toc382212522"/>
            <w:r w:rsidRPr="00984A3F">
              <w:t>Object (hos</w:t>
            </w:r>
            <w:bookmarkEnd w:id="2774"/>
            <w:r w:rsidRPr="00984A3F">
              <w:t>t and does</w:t>
            </w:r>
            <w:r>
              <w:t xml:space="preserve"> </w:t>
            </w:r>
            <w:r w:rsidRPr="00984A3F">
              <w:t>n</w:t>
            </w:r>
            <w:r>
              <w:t>o</w:t>
            </w:r>
            <w:r w:rsidRPr="00984A3F">
              <w:t>t implement [[Call]])</w:t>
            </w:r>
          </w:p>
        </w:tc>
        <w:tc>
          <w:tcPr>
            <w:tcW w:w="3535" w:type="dxa"/>
          </w:tcPr>
          <w:p w14:paraId="0F8C9882" w14:textId="77777777" w:rsidR="004C02EF" w:rsidRPr="005D1EF9" w:rsidRDefault="004C02EF" w:rsidP="003A4B22">
            <w:pPr>
              <w:spacing w:after="60"/>
              <w:jc w:val="left"/>
            </w:pPr>
            <w:bookmarkStart w:id="2775" w:name="_Toc382212523"/>
            <w:r w:rsidRPr="00984A3F">
              <w:t>Implementation-</w:t>
            </w:r>
            <w:bookmarkEnd w:id="2775"/>
            <w:r w:rsidRPr="00984A3F">
              <w:t>defined</w:t>
            </w:r>
            <w:r>
              <w:t xml:space="preserve"> except may not be </w:t>
            </w:r>
            <w:r>
              <w:rPr>
                <w:rFonts w:ascii="Courier New" w:hAnsi="Courier New"/>
                <w:b/>
              </w:rPr>
              <w:t>"undefined"</w:t>
            </w:r>
            <w:r w:rsidRPr="005D1EF9">
              <w:t xml:space="preserve">, </w:t>
            </w:r>
            <w:r>
              <w:rPr>
                <w:rFonts w:ascii="Courier New" w:hAnsi="Courier New"/>
                <w:b/>
              </w:rPr>
              <w:t>"boolean"</w:t>
            </w:r>
            <w:r w:rsidRPr="005D1EF9">
              <w:t xml:space="preserve">, </w:t>
            </w:r>
            <w:r>
              <w:rPr>
                <w:rFonts w:ascii="Courier New" w:hAnsi="Courier New"/>
                <w:b/>
              </w:rPr>
              <w:t>"number</w:t>
            </w:r>
            <w:r w:rsidRPr="005D1EF9">
              <w:t>", or</w:t>
            </w:r>
            <w:r>
              <w:rPr>
                <w:rFonts w:ascii="Courier New" w:hAnsi="Courier New"/>
                <w:b/>
              </w:rPr>
              <w:t xml:space="preserve"> "string".</w:t>
            </w:r>
          </w:p>
        </w:tc>
      </w:tr>
    </w:tbl>
    <w:p w14:paraId="263979B6" w14:textId="77777777" w:rsidR="004C02EF" w:rsidRDefault="004C02EF" w:rsidP="003A4B22">
      <w:pPr>
        <w:pStyle w:val="30"/>
        <w:numPr>
          <w:ilvl w:val="0"/>
          <w:numId w:val="0"/>
        </w:numPr>
      </w:pPr>
      <w:bookmarkStart w:id="2776" w:name="_Toc375031176"/>
      <w:bookmarkStart w:id="2777" w:name="_Ref378388513"/>
      <w:bookmarkStart w:id="2778" w:name="_Ref379174898"/>
      <w:bookmarkStart w:id="2779" w:name="_Toc381513690"/>
      <w:bookmarkStart w:id="2780" w:name="_Toc382202843"/>
      <w:bookmarkStart w:id="2781" w:name="_Toc382212212"/>
      <w:bookmarkStart w:id="2782" w:name="_Toc382212524"/>
      <w:bookmarkStart w:id="2783" w:name="_Toc382291557"/>
      <w:bookmarkStart w:id="2784" w:name="_Toc385672199"/>
      <w:bookmarkStart w:id="2785" w:name="_Toc393690294"/>
      <w:bookmarkStart w:id="2786" w:name="_Toc472818834"/>
      <w:bookmarkStart w:id="2787" w:name="_Toc235503408"/>
      <w:bookmarkStart w:id="2788" w:name="_Toc241509183"/>
      <w:bookmarkStart w:id="2789" w:name="_Toc244416670"/>
      <w:bookmarkStart w:id="2790" w:name="_Toc276631034"/>
      <w:bookmarkStart w:id="2791" w:name="_Toc178387045"/>
      <w:r>
        <w:t>11.4.4</w:t>
      </w:r>
      <w:r>
        <w:tab/>
        <w:t>Prefix Increment Operato</w:t>
      </w:r>
      <w:bookmarkEnd w:id="2776"/>
      <w:bookmarkEnd w:id="2777"/>
      <w:bookmarkEnd w:id="2778"/>
      <w:bookmarkEnd w:id="2779"/>
      <w:bookmarkEnd w:id="2780"/>
      <w:bookmarkEnd w:id="2781"/>
      <w:bookmarkEnd w:id="2782"/>
      <w:bookmarkEnd w:id="2783"/>
      <w:bookmarkEnd w:id="2784"/>
      <w:bookmarkEnd w:id="2785"/>
      <w:r>
        <w:t>r</w:t>
      </w:r>
      <w:bookmarkEnd w:id="2786"/>
      <w:bookmarkEnd w:id="2787"/>
      <w:bookmarkEnd w:id="2788"/>
      <w:bookmarkEnd w:id="2789"/>
      <w:bookmarkEnd w:id="2790"/>
      <w:bookmarkEnd w:id="2791"/>
    </w:p>
    <w:p w14:paraId="05FF02C1"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 xml:space="preserve">++ </w:t>
      </w:r>
      <w:r w:rsidRPr="00D00D4A">
        <w:rPr>
          <w:rStyle w:val="bnf"/>
        </w:rPr>
        <w:t>UnaryExpression</w:t>
      </w:r>
      <w:r>
        <w:t xml:space="preserve"> is evaluated as follows:</w:t>
      </w:r>
      <w:bookmarkStart w:id="2792" w:name="_Toc382212525"/>
    </w:p>
    <w:p w14:paraId="23194C1B" w14:textId="77777777" w:rsidR="004C02EF" w:rsidRDefault="004C02EF" w:rsidP="004C02EF">
      <w:pPr>
        <w:pStyle w:val="Alg3"/>
        <w:numPr>
          <w:ilvl w:val="0"/>
          <w:numId w:val="76"/>
        </w:numPr>
        <w:spacing w:after="220"/>
        <w:contextualSpacing/>
      </w:pPr>
      <w:r>
        <w:t xml:space="preserve">Let </w:t>
      </w:r>
      <w:r w:rsidRPr="006735B9">
        <w:rPr>
          <w:i/>
        </w:rPr>
        <w:t>expr</w:t>
      </w:r>
      <w:r>
        <w:t xml:space="preserve"> be the result of evaluating UnaryExpression</w:t>
      </w:r>
      <w:bookmarkEnd w:id="2792"/>
      <w:r>
        <w:t>.</w:t>
      </w:r>
      <w:bookmarkStart w:id="2793" w:name="_Toc382212526"/>
    </w:p>
    <w:p w14:paraId="1C895ECF" w14:textId="77777777" w:rsidR="004C02EF" w:rsidRDefault="004C02EF" w:rsidP="004C02EF">
      <w:pPr>
        <w:pStyle w:val="Alg3"/>
        <w:numPr>
          <w:ilvl w:val="0"/>
          <w:numId w:val="76"/>
        </w:numPr>
        <w:spacing w:after="220"/>
        <w:contextualSpacing/>
      </w:pPr>
      <w:bookmarkStart w:id="2794" w:name="_Toc382212527"/>
      <w:bookmarkEnd w:id="2793"/>
      <w:r>
        <w:t xml:space="preserve">Throw a </w:t>
      </w:r>
      <w:r w:rsidRPr="00293484">
        <w:rPr>
          <w:b/>
        </w:rPr>
        <w:t>SyntaxError</w:t>
      </w:r>
      <w:r>
        <w:t xml:space="preserve"> exception if the following conditions are all true:</w:t>
      </w:r>
    </w:p>
    <w:p w14:paraId="5D06EB1D" w14:textId="77777777" w:rsidR="004C02EF" w:rsidRDefault="004C02EF" w:rsidP="004C02EF">
      <w:pPr>
        <w:pStyle w:val="Alg3"/>
        <w:numPr>
          <w:ilvl w:val="0"/>
          <w:numId w:val="71"/>
        </w:numPr>
        <w:ind w:left="720" w:firstLine="0"/>
      </w:pPr>
      <w:r>
        <w:t>Type(</w:t>
      </w:r>
      <w:r w:rsidRPr="006735B9">
        <w:rPr>
          <w:i/>
        </w:rPr>
        <w:t>expr</w:t>
      </w:r>
      <w:r>
        <w:t xml:space="preserve">) is Reference is </w:t>
      </w:r>
      <w:r w:rsidRPr="00293484">
        <w:rPr>
          <w:b/>
        </w:rPr>
        <w:t>true</w:t>
      </w:r>
    </w:p>
    <w:p w14:paraId="6D768F0D" w14:textId="77777777" w:rsidR="004C02EF" w:rsidRPr="00293484" w:rsidRDefault="004C02EF" w:rsidP="004C02EF">
      <w:pPr>
        <w:pStyle w:val="Alg3"/>
        <w:numPr>
          <w:ilvl w:val="0"/>
          <w:numId w:val="71"/>
        </w:numPr>
        <w:ind w:left="720" w:firstLine="0"/>
      </w:pPr>
      <w:r w:rsidRPr="007411F9">
        <w:t>IsStrictReference</w:t>
      </w:r>
      <w:r>
        <w:t>(</w:t>
      </w:r>
      <w:r w:rsidRPr="006735B9">
        <w:rPr>
          <w:i/>
        </w:rPr>
        <w:t>expr</w:t>
      </w:r>
      <w:r>
        <w:t xml:space="preserve">) is </w:t>
      </w:r>
      <w:r w:rsidRPr="00293484">
        <w:rPr>
          <w:b/>
        </w:rPr>
        <w:t>true</w:t>
      </w:r>
    </w:p>
    <w:p w14:paraId="785AC58E" w14:textId="77777777" w:rsidR="004C02EF" w:rsidRPr="00293484" w:rsidRDefault="004C02EF" w:rsidP="004C02EF">
      <w:pPr>
        <w:pStyle w:val="Alg3"/>
        <w:numPr>
          <w:ilvl w:val="0"/>
          <w:numId w:val="71"/>
        </w:numPr>
        <w:ind w:left="720" w:firstLine="0"/>
      </w:pPr>
      <w:r>
        <w:t>Type(GetBase(</w:t>
      </w:r>
      <w:r w:rsidRPr="006735B9">
        <w:rPr>
          <w:i/>
        </w:rPr>
        <w:t>expr</w:t>
      </w:r>
      <w:r>
        <w:t>)) is Environment Record</w:t>
      </w:r>
    </w:p>
    <w:p w14:paraId="4D59BEB6" w14:textId="77777777" w:rsidR="004C02EF" w:rsidRPr="00293484" w:rsidRDefault="004C02EF" w:rsidP="004C02EF">
      <w:pPr>
        <w:pStyle w:val="Alg3"/>
        <w:numPr>
          <w:ilvl w:val="0"/>
          <w:numId w:val="71"/>
        </w:numPr>
        <w:ind w:left="720" w:firstLine="0"/>
      </w:pPr>
      <w:r>
        <w:t>GetReferencedName(</w:t>
      </w:r>
      <w:r w:rsidRPr="006735B9">
        <w:rPr>
          <w:i/>
        </w:rPr>
        <w:t>expr</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06F63C24" w14:textId="77777777" w:rsidR="004C02EF" w:rsidRDefault="004C02EF" w:rsidP="004C02EF">
      <w:pPr>
        <w:pStyle w:val="Alg3"/>
        <w:numPr>
          <w:ilvl w:val="0"/>
          <w:numId w:val="76"/>
        </w:numPr>
        <w:spacing w:after="220"/>
        <w:contextualSpacing/>
      </w:pPr>
      <w:r>
        <w:t xml:space="preserve">Let </w:t>
      </w:r>
      <w:r>
        <w:rPr>
          <w:i/>
        </w:rPr>
        <w:t>oldValue</w:t>
      </w:r>
      <w:r>
        <w:t xml:space="preserve"> be ToNumber(GetValue(</w:t>
      </w:r>
      <w:r w:rsidRPr="006735B9">
        <w:rPr>
          <w:i/>
        </w:rPr>
        <w:t>expr</w:t>
      </w:r>
      <w:r>
        <w:t>))</w:t>
      </w:r>
      <w:bookmarkEnd w:id="2794"/>
      <w:r>
        <w:t>.</w:t>
      </w:r>
      <w:bookmarkStart w:id="2795" w:name="_Toc382212528"/>
    </w:p>
    <w:p w14:paraId="2F6DD366" w14:textId="77777777" w:rsidR="004C02EF" w:rsidRDefault="004C02EF" w:rsidP="004C02EF">
      <w:pPr>
        <w:pStyle w:val="Alg3"/>
        <w:numPr>
          <w:ilvl w:val="0"/>
          <w:numId w:val="76"/>
        </w:numPr>
        <w:spacing w:after="220"/>
        <w:contextualSpacing/>
      </w:pPr>
      <w:r>
        <w:t xml:space="preserve">Let </w:t>
      </w:r>
      <w:r w:rsidRPr="006735B9">
        <w:rPr>
          <w:i/>
        </w:rPr>
        <w:t>newValue</w:t>
      </w:r>
      <w:r>
        <w:t xml:space="preserve"> be the result of adding the value </w:t>
      </w:r>
      <w:r>
        <w:rPr>
          <w:rFonts w:ascii="Courier New" w:hAnsi="Courier New"/>
          <w:b/>
        </w:rPr>
        <w:t>1</w:t>
      </w:r>
      <w:r>
        <w:t xml:space="preserve"> to </w:t>
      </w:r>
      <w:r>
        <w:rPr>
          <w:i/>
        </w:rPr>
        <w:t>oldValue</w:t>
      </w:r>
      <w:r>
        <w:t xml:space="preserve">, using the same rules as for the </w:t>
      </w:r>
      <w:r>
        <w:rPr>
          <w:rFonts w:ascii="Courier New" w:hAnsi="Courier New"/>
          <w:b/>
        </w:rPr>
        <w:t>+</w:t>
      </w:r>
      <w:r>
        <w:t xml:space="preserve"> operator (see 11.6.3).</w:t>
      </w:r>
      <w:bookmarkStart w:id="2796" w:name="_Toc382212529"/>
      <w:bookmarkEnd w:id="2795"/>
    </w:p>
    <w:p w14:paraId="2353AAE0" w14:textId="77777777" w:rsidR="004C02EF" w:rsidRDefault="004C02EF" w:rsidP="004C02EF">
      <w:pPr>
        <w:pStyle w:val="Alg3"/>
        <w:numPr>
          <w:ilvl w:val="0"/>
          <w:numId w:val="76"/>
        </w:numPr>
        <w:spacing w:after="220"/>
        <w:contextualSpacing/>
      </w:pPr>
      <w:r>
        <w:t>Call PutValue(</w:t>
      </w:r>
      <w:r w:rsidRPr="006735B9">
        <w:rPr>
          <w:i/>
        </w:rPr>
        <w:t>expr</w:t>
      </w:r>
      <w:r>
        <w:t xml:space="preserve">, </w:t>
      </w:r>
      <w:r w:rsidRPr="006735B9">
        <w:rPr>
          <w:i/>
        </w:rPr>
        <w:t>newValue</w:t>
      </w:r>
      <w:r>
        <w:t>)</w:t>
      </w:r>
      <w:bookmarkEnd w:id="2796"/>
      <w:r>
        <w:t>.</w:t>
      </w:r>
      <w:bookmarkStart w:id="2797" w:name="_Toc382212530"/>
    </w:p>
    <w:p w14:paraId="5BCF1D67" w14:textId="77777777" w:rsidR="004C02EF" w:rsidRDefault="004C02EF" w:rsidP="004C02EF">
      <w:pPr>
        <w:pStyle w:val="Alg3"/>
        <w:numPr>
          <w:ilvl w:val="0"/>
          <w:numId w:val="76"/>
        </w:numPr>
        <w:spacing w:after="220"/>
        <w:contextualSpacing/>
      </w:pPr>
      <w:r>
        <w:t xml:space="preserve">Return </w:t>
      </w:r>
      <w:r w:rsidRPr="006735B9">
        <w:rPr>
          <w:i/>
        </w:rPr>
        <w:t>newValue</w:t>
      </w:r>
      <w:bookmarkEnd w:id="2797"/>
      <w:r>
        <w:t>.</w:t>
      </w:r>
      <w:bookmarkStart w:id="2798" w:name="_Toc385672200"/>
      <w:bookmarkStart w:id="2799" w:name="_Toc393690295"/>
      <w:bookmarkStart w:id="2800" w:name="_Toc375031177"/>
      <w:bookmarkStart w:id="2801" w:name="_Ref378388811"/>
      <w:bookmarkStart w:id="2802" w:name="_Toc381513691"/>
      <w:bookmarkStart w:id="2803" w:name="_Toc382202844"/>
      <w:bookmarkStart w:id="2804" w:name="_Toc382212213"/>
      <w:bookmarkStart w:id="2805" w:name="_Toc382212531"/>
      <w:bookmarkStart w:id="2806" w:name="_Toc382291558"/>
    </w:p>
    <w:p w14:paraId="33A7E3F1" w14:textId="77777777" w:rsidR="004C02EF" w:rsidRDefault="004C02EF" w:rsidP="003A4B22">
      <w:pPr>
        <w:pStyle w:val="30"/>
        <w:numPr>
          <w:ilvl w:val="0"/>
          <w:numId w:val="0"/>
        </w:numPr>
      </w:pPr>
      <w:bookmarkStart w:id="2807" w:name="_Toc472818835"/>
      <w:bookmarkStart w:id="2808" w:name="_Toc235503409"/>
      <w:bookmarkStart w:id="2809" w:name="_Toc241509184"/>
      <w:bookmarkStart w:id="2810" w:name="_Toc244416671"/>
      <w:bookmarkStart w:id="2811" w:name="_Toc276631035"/>
      <w:bookmarkStart w:id="2812" w:name="_Toc178387046"/>
      <w:r>
        <w:t>11.4.5</w:t>
      </w:r>
      <w:r>
        <w:tab/>
        <w:t>Prefix Decrement Operato</w:t>
      </w:r>
      <w:bookmarkEnd w:id="2798"/>
      <w:bookmarkEnd w:id="2799"/>
      <w:r>
        <w:t>r</w:t>
      </w:r>
      <w:bookmarkEnd w:id="2807"/>
      <w:bookmarkEnd w:id="2808"/>
      <w:bookmarkEnd w:id="2809"/>
      <w:bookmarkEnd w:id="2810"/>
      <w:bookmarkEnd w:id="2811"/>
      <w:bookmarkEnd w:id="2812"/>
    </w:p>
    <w:p w14:paraId="4AE06121"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 xml:space="preserve">-- </w:t>
      </w:r>
      <w:r w:rsidRPr="00D00D4A">
        <w:rPr>
          <w:rStyle w:val="bnf"/>
        </w:rPr>
        <w:t>UnaryExpression</w:t>
      </w:r>
      <w:r>
        <w:t xml:space="preserve"> is evaluated as follows:</w:t>
      </w:r>
    </w:p>
    <w:p w14:paraId="1CFAFAE5" w14:textId="77777777" w:rsidR="004C02EF" w:rsidRDefault="004C02EF" w:rsidP="004C02EF">
      <w:pPr>
        <w:pStyle w:val="Alg3"/>
        <w:numPr>
          <w:ilvl w:val="0"/>
          <w:numId w:val="77"/>
        </w:numPr>
        <w:spacing w:after="220"/>
        <w:contextualSpacing/>
      </w:pPr>
      <w:r>
        <w:t xml:space="preserve">Let </w:t>
      </w:r>
      <w:r w:rsidRPr="006735B9">
        <w:rPr>
          <w:i/>
        </w:rPr>
        <w:t>expr</w:t>
      </w:r>
      <w:r>
        <w:t xml:space="preserve"> be the result of evaluating UnaryExpression.</w:t>
      </w:r>
    </w:p>
    <w:p w14:paraId="6377D6BE" w14:textId="77777777" w:rsidR="004C02EF" w:rsidRDefault="004C02EF" w:rsidP="004C02EF">
      <w:pPr>
        <w:pStyle w:val="Alg3"/>
        <w:numPr>
          <w:ilvl w:val="0"/>
          <w:numId w:val="77"/>
        </w:numPr>
        <w:spacing w:after="220"/>
        <w:contextualSpacing/>
      </w:pPr>
      <w:r>
        <w:t xml:space="preserve">Throw a </w:t>
      </w:r>
      <w:r w:rsidRPr="00293484">
        <w:rPr>
          <w:b/>
        </w:rPr>
        <w:t>SyntaxError</w:t>
      </w:r>
      <w:r>
        <w:t xml:space="preserve"> exception if the following conditions are all true:</w:t>
      </w:r>
    </w:p>
    <w:p w14:paraId="07760FAB" w14:textId="77777777" w:rsidR="004C02EF" w:rsidRDefault="004C02EF" w:rsidP="004C02EF">
      <w:pPr>
        <w:pStyle w:val="Alg3"/>
        <w:numPr>
          <w:ilvl w:val="0"/>
          <w:numId w:val="71"/>
        </w:numPr>
        <w:ind w:left="720" w:firstLine="0"/>
      </w:pPr>
      <w:r>
        <w:t>Type(</w:t>
      </w:r>
      <w:r w:rsidRPr="006735B9">
        <w:rPr>
          <w:i/>
        </w:rPr>
        <w:t>expr</w:t>
      </w:r>
      <w:r>
        <w:t xml:space="preserve">) is Reference is </w:t>
      </w:r>
      <w:r w:rsidRPr="00293484">
        <w:rPr>
          <w:b/>
        </w:rPr>
        <w:t>true</w:t>
      </w:r>
    </w:p>
    <w:p w14:paraId="5743C206" w14:textId="77777777" w:rsidR="004C02EF" w:rsidRPr="00293484" w:rsidRDefault="004C02EF" w:rsidP="004C02EF">
      <w:pPr>
        <w:pStyle w:val="Alg3"/>
        <w:numPr>
          <w:ilvl w:val="0"/>
          <w:numId w:val="71"/>
        </w:numPr>
        <w:ind w:left="720" w:firstLine="0"/>
      </w:pPr>
      <w:r w:rsidRPr="007411F9">
        <w:t>IsStrictReference</w:t>
      </w:r>
      <w:r>
        <w:t>(</w:t>
      </w:r>
      <w:r w:rsidRPr="006735B9">
        <w:rPr>
          <w:i/>
        </w:rPr>
        <w:t>expr</w:t>
      </w:r>
      <w:r>
        <w:t xml:space="preserve">) is </w:t>
      </w:r>
      <w:r w:rsidRPr="00293484">
        <w:rPr>
          <w:b/>
        </w:rPr>
        <w:t>true</w:t>
      </w:r>
    </w:p>
    <w:p w14:paraId="5D775524" w14:textId="77777777" w:rsidR="004C02EF" w:rsidRPr="00293484" w:rsidRDefault="004C02EF" w:rsidP="004C02EF">
      <w:pPr>
        <w:pStyle w:val="Alg3"/>
        <w:numPr>
          <w:ilvl w:val="0"/>
          <w:numId w:val="71"/>
        </w:numPr>
        <w:ind w:left="720" w:firstLine="0"/>
      </w:pPr>
      <w:r>
        <w:t>Type(GetBase(</w:t>
      </w:r>
      <w:r w:rsidRPr="006735B9">
        <w:rPr>
          <w:i/>
        </w:rPr>
        <w:t>expr</w:t>
      </w:r>
      <w:r>
        <w:t>)) is Environment Record</w:t>
      </w:r>
    </w:p>
    <w:p w14:paraId="460A34AC" w14:textId="77777777" w:rsidR="004C02EF" w:rsidRPr="00293484" w:rsidRDefault="004C02EF" w:rsidP="004C02EF">
      <w:pPr>
        <w:pStyle w:val="Alg3"/>
        <w:numPr>
          <w:ilvl w:val="0"/>
          <w:numId w:val="71"/>
        </w:numPr>
        <w:ind w:left="720" w:firstLine="0"/>
      </w:pPr>
      <w:r>
        <w:t>GetReferencedName(</w:t>
      </w:r>
      <w:r w:rsidRPr="006735B9">
        <w:rPr>
          <w:i/>
        </w:rPr>
        <w:t>expr</w:t>
      </w:r>
      <w:r>
        <w:t xml:space="preserve">) is 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10938839" w14:textId="77777777" w:rsidR="004C02EF" w:rsidRDefault="004C02EF" w:rsidP="004C02EF">
      <w:pPr>
        <w:pStyle w:val="Alg3"/>
        <w:numPr>
          <w:ilvl w:val="0"/>
          <w:numId w:val="77"/>
        </w:numPr>
        <w:spacing w:after="220"/>
        <w:contextualSpacing/>
      </w:pPr>
      <w:r>
        <w:t xml:space="preserve">Let </w:t>
      </w:r>
      <w:r>
        <w:rPr>
          <w:i/>
        </w:rPr>
        <w:t>oldValue</w:t>
      </w:r>
      <w:r>
        <w:t xml:space="preserve"> be ToNumber(GetValue(</w:t>
      </w:r>
      <w:r w:rsidRPr="006735B9">
        <w:rPr>
          <w:i/>
        </w:rPr>
        <w:t>expr</w:t>
      </w:r>
      <w:r>
        <w:t>)).</w:t>
      </w:r>
    </w:p>
    <w:p w14:paraId="06DDAF1A" w14:textId="77777777" w:rsidR="004C02EF" w:rsidRDefault="004C02EF" w:rsidP="004C02EF">
      <w:pPr>
        <w:pStyle w:val="Alg3"/>
        <w:numPr>
          <w:ilvl w:val="0"/>
          <w:numId w:val="77"/>
        </w:numPr>
        <w:spacing w:after="220"/>
        <w:contextualSpacing/>
      </w:pPr>
      <w:r>
        <w:t xml:space="preserve">Let </w:t>
      </w:r>
      <w:r w:rsidRPr="006735B9">
        <w:rPr>
          <w:i/>
        </w:rPr>
        <w:t>newValue</w:t>
      </w:r>
      <w:r>
        <w:t xml:space="preserve"> be the result of  subtracting</w:t>
      </w:r>
      <w:r w:rsidDel="006735B9">
        <w:t xml:space="preserve"> </w:t>
      </w:r>
      <w:r>
        <w:t xml:space="preserve">the value </w:t>
      </w:r>
      <w:r>
        <w:rPr>
          <w:rFonts w:ascii="Courier New" w:hAnsi="Courier New"/>
          <w:b/>
        </w:rPr>
        <w:t>1</w:t>
      </w:r>
      <w:r>
        <w:t xml:space="preserve"> from </w:t>
      </w:r>
      <w:r>
        <w:rPr>
          <w:i/>
        </w:rPr>
        <w:t>oldValue</w:t>
      </w:r>
      <w:r>
        <w:t xml:space="preserve">, using the same rules as for the </w:t>
      </w:r>
      <w:r>
        <w:rPr>
          <w:rFonts w:ascii="Courier New" w:hAnsi="Courier New"/>
          <w:b/>
        </w:rPr>
        <w:t>-</w:t>
      </w:r>
      <w:r>
        <w:t xml:space="preserve"> operator (see 11.6.3).</w:t>
      </w:r>
    </w:p>
    <w:p w14:paraId="01933B5C" w14:textId="77777777" w:rsidR="004C02EF" w:rsidRDefault="004C02EF" w:rsidP="004C02EF">
      <w:pPr>
        <w:pStyle w:val="Alg3"/>
        <w:numPr>
          <w:ilvl w:val="0"/>
          <w:numId w:val="77"/>
        </w:numPr>
        <w:spacing w:after="220"/>
        <w:contextualSpacing/>
      </w:pPr>
      <w:r>
        <w:t>Call PutValue(</w:t>
      </w:r>
      <w:r w:rsidRPr="006735B9">
        <w:rPr>
          <w:i/>
        </w:rPr>
        <w:t>expr</w:t>
      </w:r>
      <w:r>
        <w:t xml:space="preserve">, </w:t>
      </w:r>
      <w:r w:rsidRPr="006735B9">
        <w:rPr>
          <w:i/>
        </w:rPr>
        <w:t>newValue</w:t>
      </w:r>
      <w:r>
        <w:t>).</w:t>
      </w:r>
    </w:p>
    <w:p w14:paraId="0858F3C5" w14:textId="77777777" w:rsidR="004C02EF" w:rsidRDefault="004C02EF" w:rsidP="004C02EF">
      <w:pPr>
        <w:pStyle w:val="Alg3"/>
        <w:numPr>
          <w:ilvl w:val="0"/>
          <w:numId w:val="77"/>
        </w:numPr>
        <w:spacing w:after="220"/>
        <w:contextualSpacing/>
      </w:pPr>
      <w:r>
        <w:t xml:space="preserve">Return </w:t>
      </w:r>
      <w:r w:rsidRPr="006735B9">
        <w:rPr>
          <w:i/>
        </w:rPr>
        <w:t>newValue</w:t>
      </w:r>
      <w:r>
        <w:t>.</w:t>
      </w:r>
      <w:bookmarkStart w:id="2813" w:name="_Toc385672201"/>
      <w:bookmarkStart w:id="2814" w:name="_Toc393690296"/>
    </w:p>
    <w:p w14:paraId="578C7AA6" w14:textId="77777777" w:rsidR="004C02EF" w:rsidRDefault="004C02EF" w:rsidP="003A4B22">
      <w:pPr>
        <w:pStyle w:val="30"/>
        <w:numPr>
          <w:ilvl w:val="0"/>
          <w:numId w:val="0"/>
        </w:numPr>
      </w:pPr>
      <w:bookmarkStart w:id="2815" w:name="_Toc472818836"/>
      <w:bookmarkStart w:id="2816" w:name="_Toc235503410"/>
      <w:bookmarkStart w:id="2817" w:name="_Toc241509185"/>
      <w:bookmarkStart w:id="2818" w:name="_Toc244416672"/>
      <w:bookmarkStart w:id="2819" w:name="_Toc276631036"/>
      <w:bookmarkStart w:id="2820" w:name="_Toc178387047"/>
      <w:r>
        <w:t>11.4.6</w:t>
      </w:r>
      <w:r>
        <w:tab/>
        <w:t xml:space="preserve">Unary </w:t>
      </w:r>
      <w:r>
        <w:rPr>
          <w:rFonts w:ascii="Courier New" w:hAnsi="Courier New"/>
          <w:sz w:val="22"/>
        </w:rPr>
        <w:t>+</w:t>
      </w:r>
      <w:r>
        <w:t xml:space="preserve"> Operato</w:t>
      </w:r>
      <w:bookmarkEnd w:id="2800"/>
      <w:bookmarkEnd w:id="2801"/>
      <w:bookmarkEnd w:id="2802"/>
      <w:bookmarkEnd w:id="2803"/>
      <w:bookmarkEnd w:id="2804"/>
      <w:bookmarkEnd w:id="2805"/>
      <w:bookmarkEnd w:id="2806"/>
      <w:bookmarkEnd w:id="2813"/>
      <w:bookmarkEnd w:id="2814"/>
      <w:r>
        <w:t>r</w:t>
      </w:r>
      <w:bookmarkEnd w:id="2815"/>
      <w:bookmarkEnd w:id="2816"/>
      <w:bookmarkEnd w:id="2817"/>
      <w:bookmarkEnd w:id="2818"/>
      <w:bookmarkEnd w:id="2819"/>
      <w:bookmarkEnd w:id="2820"/>
    </w:p>
    <w:p w14:paraId="434A0C7B" w14:textId="77777777" w:rsidR="004C02EF" w:rsidRDefault="004C02EF" w:rsidP="004C02EF">
      <w:r>
        <w:t>The unary + operator converts its operand to Number type.</w:t>
      </w:r>
    </w:p>
    <w:p w14:paraId="0ACDA87F"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2821" w:name="_Toc382212532"/>
    </w:p>
    <w:p w14:paraId="0EC5D380" w14:textId="77777777" w:rsidR="004C02EF" w:rsidRDefault="004C02EF" w:rsidP="004C02EF">
      <w:pPr>
        <w:pStyle w:val="Alg3"/>
        <w:numPr>
          <w:ilvl w:val="0"/>
          <w:numId w:val="78"/>
        </w:numPr>
        <w:spacing w:after="220"/>
        <w:contextualSpacing/>
      </w:pPr>
      <w:r>
        <w:t xml:space="preserve">Let </w:t>
      </w:r>
      <w:r w:rsidRPr="006735B9">
        <w:rPr>
          <w:i/>
        </w:rPr>
        <w:t>expr</w:t>
      </w:r>
      <w:r>
        <w:t xml:space="preserve"> be the result of evaluating UnaryExpression</w:t>
      </w:r>
      <w:bookmarkEnd w:id="2821"/>
      <w:r>
        <w:t>.</w:t>
      </w:r>
      <w:bookmarkStart w:id="2822" w:name="_Toc382212533"/>
    </w:p>
    <w:p w14:paraId="564F944A" w14:textId="77777777" w:rsidR="004C02EF" w:rsidRDefault="004C02EF" w:rsidP="004C02EF">
      <w:pPr>
        <w:pStyle w:val="Alg3"/>
        <w:numPr>
          <w:ilvl w:val="0"/>
          <w:numId w:val="78"/>
        </w:numPr>
        <w:spacing w:after="220"/>
        <w:contextualSpacing/>
      </w:pPr>
      <w:bookmarkStart w:id="2823" w:name="_Toc382212534"/>
      <w:bookmarkEnd w:id="2822"/>
      <w:r>
        <w:t>Return ToNumber(GetValue(</w:t>
      </w:r>
      <w:r w:rsidRPr="006735B9">
        <w:rPr>
          <w:i/>
        </w:rPr>
        <w:t>expr</w:t>
      </w:r>
      <w:r>
        <w:t>)).</w:t>
      </w:r>
      <w:bookmarkStart w:id="2824" w:name="_Toc382212535"/>
      <w:bookmarkEnd w:id="2823"/>
    </w:p>
    <w:p w14:paraId="45F8BCF7" w14:textId="77777777" w:rsidR="004C02EF" w:rsidRDefault="004C02EF" w:rsidP="003A4B22">
      <w:pPr>
        <w:pStyle w:val="30"/>
        <w:numPr>
          <w:ilvl w:val="0"/>
          <w:numId w:val="0"/>
        </w:numPr>
      </w:pPr>
      <w:bookmarkStart w:id="2825" w:name="_Toc385672202"/>
      <w:bookmarkStart w:id="2826" w:name="_Toc393690297"/>
      <w:bookmarkStart w:id="2827" w:name="_Toc472818837"/>
      <w:bookmarkStart w:id="2828" w:name="_Toc235503411"/>
      <w:bookmarkStart w:id="2829" w:name="_Toc241509186"/>
      <w:bookmarkStart w:id="2830" w:name="_Toc244416673"/>
      <w:bookmarkStart w:id="2831" w:name="_Toc276631037"/>
      <w:bookmarkStart w:id="2832" w:name="_Toc178387048"/>
      <w:bookmarkEnd w:id="2824"/>
      <w:r>
        <w:t>11.4.7</w:t>
      </w:r>
      <w:r>
        <w:tab/>
        <w:t xml:space="preserve">Unary </w:t>
      </w:r>
      <w:r>
        <w:rPr>
          <w:rFonts w:ascii="Courier New" w:hAnsi="Courier New"/>
          <w:sz w:val="22"/>
        </w:rPr>
        <w:t>-</w:t>
      </w:r>
      <w:r>
        <w:t xml:space="preserve"> Operato</w:t>
      </w:r>
      <w:bookmarkEnd w:id="2825"/>
      <w:bookmarkEnd w:id="2826"/>
      <w:r>
        <w:t>r</w:t>
      </w:r>
      <w:bookmarkEnd w:id="2827"/>
      <w:bookmarkEnd w:id="2828"/>
      <w:bookmarkEnd w:id="2829"/>
      <w:bookmarkEnd w:id="2830"/>
      <w:bookmarkEnd w:id="2831"/>
      <w:bookmarkEnd w:id="2832"/>
    </w:p>
    <w:p w14:paraId="727620A6" w14:textId="77777777" w:rsidR="004C02EF" w:rsidRDefault="004C02EF" w:rsidP="004C02EF">
      <w:r>
        <w:t xml:space="preserve">The unary </w:t>
      </w:r>
      <w:r>
        <w:rPr>
          <w:rFonts w:ascii="Courier New" w:hAnsi="Courier New"/>
          <w:b/>
        </w:rPr>
        <w:t>-</w:t>
      </w:r>
      <w:r>
        <w:t xml:space="preserve"> operator converts its operand to Number type and then negates it. Note that negating </w:t>
      </w:r>
      <w:r>
        <w:rPr>
          <w:b/>
        </w:rPr>
        <w:t>+0</w:t>
      </w:r>
      <w:r>
        <w:t xml:space="preserve"> produces </w:t>
      </w:r>
      <w:r>
        <w:rPr>
          <w:b/>
        </w:rPr>
        <w:sym w:font="Symbol" w:char="F02D"/>
      </w:r>
      <w:r>
        <w:rPr>
          <w:b/>
        </w:rPr>
        <w:t>0</w:t>
      </w:r>
      <w:r>
        <w:t xml:space="preserve">, and negating </w:t>
      </w:r>
      <w:r>
        <w:rPr>
          <w:b/>
        </w:rPr>
        <w:sym w:font="Symbol" w:char="F02D"/>
      </w:r>
      <w:r>
        <w:rPr>
          <w:b/>
        </w:rPr>
        <w:t>0</w:t>
      </w:r>
      <w:r>
        <w:t xml:space="preserve"> produces </w:t>
      </w:r>
      <w:r>
        <w:rPr>
          <w:b/>
        </w:rPr>
        <w:t>+0</w:t>
      </w:r>
      <w:r>
        <w:t>.</w:t>
      </w:r>
    </w:p>
    <w:p w14:paraId="38CF871A"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2833" w:name="_Toc382212536"/>
    </w:p>
    <w:p w14:paraId="0C7EC199" w14:textId="77777777" w:rsidR="004C02EF" w:rsidRDefault="004C02EF" w:rsidP="004C02EF">
      <w:pPr>
        <w:pStyle w:val="Alg3"/>
        <w:numPr>
          <w:ilvl w:val="0"/>
          <w:numId w:val="79"/>
        </w:numPr>
        <w:spacing w:after="220"/>
        <w:contextualSpacing/>
      </w:pPr>
      <w:r>
        <w:t xml:space="preserve">Let </w:t>
      </w:r>
      <w:r w:rsidRPr="006735B9">
        <w:rPr>
          <w:i/>
        </w:rPr>
        <w:t>expr</w:t>
      </w:r>
      <w:r>
        <w:t xml:space="preserve"> be the result of evaluating UnaryExpression</w:t>
      </w:r>
      <w:bookmarkEnd w:id="2833"/>
      <w:r>
        <w:t>.</w:t>
      </w:r>
      <w:bookmarkStart w:id="2834" w:name="_Toc382212537"/>
    </w:p>
    <w:p w14:paraId="75D5B331" w14:textId="77777777" w:rsidR="004C02EF" w:rsidRDefault="004C02EF" w:rsidP="004C02EF">
      <w:pPr>
        <w:pStyle w:val="Alg3"/>
        <w:numPr>
          <w:ilvl w:val="0"/>
          <w:numId w:val="79"/>
        </w:numPr>
        <w:spacing w:after="220"/>
        <w:contextualSpacing/>
      </w:pPr>
      <w:bookmarkStart w:id="2835" w:name="_Toc382212538"/>
      <w:bookmarkEnd w:id="2834"/>
      <w:r>
        <w:t xml:space="preserve">Let </w:t>
      </w:r>
      <w:r w:rsidRPr="006735B9">
        <w:rPr>
          <w:i/>
        </w:rPr>
        <w:t>oldValue</w:t>
      </w:r>
      <w:r>
        <w:t xml:space="preserve"> be ToNumber(GetValue(</w:t>
      </w:r>
      <w:r w:rsidRPr="006735B9">
        <w:rPr>
          <w:i/>
        </w:rPr>
        <w:t>expr</w:t>
      </w:r>
      <w:r>
        <w:t>)).</w:t>
      </w:r>
      <w:bookmarkStart w:id="2836" w:name="_Toc382212539"/>
      <w:bookmarkEnd w:id="2835"/>
    </w:p>
    <w:p w14:paraId="224849E0" w14:textId="77777777" w:rsidR="004C02EF" w:rsidRDefault="004C02EF" w:rsidP="004C02EF">
      <w:pPr>
        <w:pStyle w:val="Alg3"/>
        <w:numPr>
          <w:ilvl w:val="0"/>
          <w:numId w:val="79"/>
        </w:numPr>
        <w:spacing w:after="220"/>
        <w:contextualSpacing/>
      </w:pPr>
      <w:r>
        <w:t xml:space="preserve">If </w:t>
      </w:r>
      <w:r w:rsidRPr="006735B9">
        <w:rPr>
          <w:i/>
        </w:rPr>
        <w:t>oldValue</w:t>
      </w:r>
      <w:r>
        <w:t xml:space="preserve"> is </w:t>
      </w:r>
      <w:r>
        <w:rPr>
          <w:b/>
        </w:rPr>
        <w:t>NaN</w:t>
      </w:r>
      <w:r>
        <w:t xml:space="preserve">, return </w:t>
      </w:r>
      <w:bookmarkEnd w:id="2836"/>
      <w:r>
        <w:rPr>
          <w:b/>
        </w:rPr>
        <w:t>NaN</w:t>
      </w:r>
      <w:r>
        <w:t>.</w:t>
      </w:r>
      <w:bookmarkStart w:id="2837" w:name="_Toc382212540"/>
    </w:p>
    <w:p w14:paraId="4A46DF94" w14:textId="77777777" w:rsidR="004C02EF" w:rsidRDefault="004C02EF" w:rsidP="004C02EF">
      <w:pPr>
        <w:pStyle w:val="Alg3"/>
        <w:numPr>
          <w:ilvl w:val="0"/>
          <w:numId w:val="79"/>
        </w:numPr>
        <w:spacing w:after="220"/>
        <w:contextualSpacing/>
      </w:pPr>
      <w:r>
        <w:t xml:space="preserve">Return the result of negating </w:t>
      </w:r>
      <w:r w:rsidRPr="006735B9">
        <w:rPr>
          <w:i/>
        </w:rPr>
        <w:t>oldValue</w:t>
      </w:r>
      <w:r>
        <w:t>; that is, compute a Number with the same magnitude but opposite sign</w:t>
      </w:r>
      <w:bookmarkEnd w:id="2837"/>
      <w:r>
        <w:t>.</w:t>
      </w:r>
      <w:bookmarkStart w:id="2838" w:name="_Toc382212541"/>
    </w:p>
    <w:p w14:paraId="1BFC1C5D" w14:textId="77777777" w:rsidR="004C02EF" w:rsidRDefault="004C02EF" w:rsidP="003A4B22">
      <w:pPr>
        <w:pStyle w:val="30"/>
        <w:numPr>
          <w:ilvl w:val="0"/>
          <w:numId w:val="0"/>
        </w:numPr>
      </w:pPr>
      <w:bookmarkStart w:id="2839" w:name="_Toc375031178"/>
      <w:bookmarkStart w:id="2840" w:name="_Toc381513692"/>
      <w:bookmarkStart w:id="2841" w:name="_Toc382202845"/>
      <w:bookmarkStart w:id="2842" w:name="_Toc382212214"/>
      <w:bookmarkStart w:id="2843" w:name="_Toc382212542"/>
      <w:bookmarkStart w:id="2844" w:name="_Toc382291559"/>
      <w:bookmarkStart w:id="2845" w:name="_Toc385672203"/>
      <w:bookmarkStart w:id="2846" w:name="_Toc393690298"/>
      <w:bookmarkStart w:id="2847" w:name="_Toc472818838"/>
      <w:bookmarkStart w:id="2848" w:name="_Toc235503412"/>
      <w:bookmarkStart w:id="2849" w:name="_Toc241509187"/>
      <w:bookmarkStart w:id="2850" w:name="_Toc244416674"/>
      <w:bookmarkStart w:id="2851" w:name="_Toc276631038"/>
      <w:bookmarkStart w:id="2852" w:name="_Toc178387049"/>
      <w:bookmarkEnd w:id="2838"/>
      <w:r>
        <w:t>11.4.8</w:t>
      </w:r>
      <w:r>
        <w:tab/>
        <w:t xml:space="preserve">Bitwise NOT Operator ( </w:t>
      </w:r>
      <w:r w:rsidRPr="003919D5">
        <w:rPr>
          <w:rFonts w:ascii="Courier New" w:hAnsi="Courier New"/>
        </w:rPr>
        <w:t>~</w:t>
      </w:r>
      <w:r>
        <w:t xml:space="preserve"> </w:t>
      </w:r>
      <w:bookmarkStart w:id="2853" w:name="_Toc382202846"/>
      <w:bookmarkEnd w:id="2839"/>
      <w:bookmarkEnd w:id="2840"/>
      <w:bookmarkEnd w:id="2841"/>
      <w:bookmarkEnd w:id="2842"/>
      <w:bookmarkEnd w:id="2843"/>
      <w:bookmarkEnd w:id="2844"/>
      <w:bookmarkEnd w:id="2845"/>
      <w:bookmarkEnd w:id="2846"/>
      <w:bookmarkEnd w:id="2853"/>
      <w:r>
        <w:t>)</w:t>
      </w:r>
      <w:bookmarkEnd w:id="2847"/>
      <w:bookmarkEnd w:id="2848"/>
      <w:bookmarkEnd w:id="2849"/>
      <w:bookmarkEnd w:id="2850"/>
      <w:bookmarkEnd w:id="2851"/>
      <w:bookmarkEnd w:id="2852"/>
    </w:p>
    <w:p w14:paraId="31D8EF55"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2854" w:name="_Toc382212543"/>
    </w:p>
    <w:p w14:paraId="6A6257A8" w14:textId="77777777" w:rsidR="004C02EF" w:rsidRDefault="004C02EF" w:rsidP="004C02EF">
      <w:pPr>
        <w:pStyle w:val="Alg3"/>
        <w:numPr>
          <w:ilvl w:val="0"/>
          <w:numId w:val="80"/>
        </w:numPr>
        <w:spacing w:after="220"/>
        <w:contextualSpacing/>
      </w:pPr>
      <w:r>
        <w:t xml:space="preserve">Let </w:t>
      </w:r>
      <w:r w:rsidRPr="006735B9">
        <w:rPr>
          <w:i/>
        </w:rPr>
        <w:t>expr</w:t>
      </w:r>
      <w:r>
        <w:t xml:space="preserve"> be the result of evaluating </w:t>
      </w:r>
      <w:r>
        <w:rPr>
          <w:i/>
        </w:rPr>
        <w:t>UnaryExpression</w:t>
      </w:r>
      <w:bookmarkEnd w:id="2854"/>
      <w:r>
        <w:t>.</w:t>
      </w:r>
      <w:bookmarkStart w:id="2855" w:name="_Toc382212544"/>
    </w:p>
    <w:p w14:paraId="59C9C8AF" w14:textId="77777777" w:rsidR="004C02EF" w:rsidRDefault="004C02EF" w:rsidP="004C02EF">
      <w:pPr>
        <w:pStyle w:val="Alg3"/>
        <w:numPr>
          <w:ilvl w:val="0"/>
          <w:numId w:val="80"/>
        </w:numPr>
        <w:spacing w:after="220"/>
        <w:contextualSpacing/>
      </w:pPr>
      <w:bookmarkStart w:id="2856" w:name="_Toc382212545"/>
      <w:bookmarkEnd w:id="2855"/>
      <w:r>
        <w:t xml:space="preserve">Let </w:t>
      </w:r>
      <w:r w:rsidRPr="006735B9">
        <w:rPr>
          <w:i/>
        </w:rPr>
        <w:t>oldValue</w:t>
      </w:r>
      <w:r>
        <w:t xml:space="preserve"> be ToInt32(GetValue(</w:t>
      </w:r>
      <w:r w:rsidRPr="006735B9">
        <w:rPr>
          <w:i/>
        </w:rPr>
        <w:t>expr</w:t>
      </w:r>
      <w:r>
        <w:t>))</w:t>
      </w:r>
      <w:bookmarkEnd w:id="2856"/>
      <w:r>
        <w:t>.</w:t>
      </w:r>
      <w:bookmarkStart w:id="2857" w:name="_Toc382212546"/>
    </w:p>
    <w:p w14:paraId="2D24B6B2" w14:textId="77777777" w:rsidR="004C02EF" w:rsidRDefault="004C02EF" w:rsidP="004C02EF">
      <w:pPr>
        <w:pStyle w:val="Alg3"/>
        <w:numPr>
          <w:ilvl w:val="0"/>
          <w:numId w:val="80"/>
        </w:numPr>
        <w:spacing w:after="220"/>
        <w:contextualSpacing/>
      </w:pPr>
      <w:r>
        <w:t xml:space="preserve">Return the result of applying bitwise complement to </w:t>
      </w:r>
      <w:r w:rsidRPr="006735B9">
        <w:rPr>
          <w:i/>
        </w:rPr>
        <w:t>oldValue</w:t>
      </w:r>
      <w:bookmarkEnd w:id="2857"/>
      <w:r>
        <w:t>. The result is a signed 32-bit integer.</w:t>
      </w:r>
      <w:bookmarkStart w:id="2858" w:name="_Toc382212547"/>
    </w:p>
    <w:p w14:paraId="74818B53" w14:textId="77777777" w:rsidR="004C02EF" w:rsidRDefault="004C02EF" w:rsidP="003A4B22">
      <w:pPr>
        <w:pStyle w:val="30"/>
        <w:numPr>
          <w:ilvl w:val="0"/>
          <w:numId w:val="0"/>
        </w:numPr>
      </w:pPr>
      <w:bookmarkStart w:id="2859" w:name="_Toc375031179"/>
      <w:bookmarkStart w:id="2860" w:name="_Toc381513693"/>
      <w:bookmarkStart w:id="2861" w:name="_Toc382202847"/>
      <w:bookmarkStart w:id="2862" w:name="_Toc382212215"/>
      <w:bookmarkStart w:id="2863" w:name="_Toc382212548"/>
      <w:bookmarkStart w:id="2864" w:name="_Toc382291560"/>
      <w:bookmarkStart w:id="2865" w:name="_Toc385672204"/>
      <w:bookmarkStart w:id="2866" w:name="_Toc393690299"/>
      <w:bookmarkStart w:id="2867" w:name="_Toc472818839"/>
      <w:bookmarkStart w:id="2868" w:name="_Toc235503413"/>
      <w:bookmarkStart w:id="2869" w:name="_Toc241509188"/>
      <w:bookmarkStart w:id="2870" w:name="_Toc244416675"/>
      <w:bookmarkStart w:id="2871" w:name="_Toc276631039"/>
      <w:bookmarkStart w:id="2872" w:name="_Toc178387050"/>
      <w:bookmarkEnd w:id="2858"/>
      <w:r>
        <w:t>11.4.9</w:t>
      </w:r>
      <w:r>
        <w:tab/>
        <w:t xml:space="preserve">Logical NOT Operator ( </w:t>
      </w:r>
      <w:r w:rsidRPr="003919D5">
        <w:rPr>
          <w:rFonts w:ascii="Courier New" w:hAnsi="Courier New"/>
        </w:rPr>
        <w:t>!</w:t>
      </w:r>
      <w:r>
        <w:t xml:space="preserve"> </w:t>
      </w:r>
      <w:bookmarkStart w:id="2873" w:name="_Toc382202848"/>
      <w:bookmarkEnd w:id="2859"/>
      <w:bookmarkEnd w:id="2860"/>
      <w:bookmarkEnd w:id="2861"/>
      <w:bookmarkEnd w:id="2862"/>
      <w:bookmarkEnd w:id="2863"/>
      <w:bookmarkEnd w:id="2864"/>
      <w:bookmarkEnd w:id="2865"/>
      <w:bookmarkEnd w:id="2866"/>
      <w:bookmarkEnd w:id="2873"/>
      <w:r>
        <w:t>)</w:t>
      </w:r>
      <w:bookmarkEnd w:id="2867"/>
      <w:bookmarkEnd w:id="2868"/>
      <w:bookmarkEnd w:id="2869"/>
      <w:bookmarkEnd w:id="2870"/>
      <w:bookmarkEnd w:id="2871"/>
      <w:bookmarkEnd w:id="2872"/>
    </w:p>
    <w:p w14:paraId="28CAE5FE" w14:textId="77777777" w:rsidR="004C02EF" w:rsidRDefault="004C02EF" w:rsidP="004C02EF">
      <w:r>
        <w:t xml:space="preserve">The production </w:t>
      </w:r>
      <w:r w:rsidRPr="00D00D4A">
        <w:rPr>
          <w:rStyle w:val="bnf"/>
        </w:rPr>
        <w:t>UnaryExpression</w:t>
      </w:r>
      <w:r>
        <w:rPr>
          <w:i/>
        </w:rPr>
        <w:t xml:space="preserve"> </w:t>
      </w:r>
      <w:r>
        <w:rPr>
          <w:b/>
        </w:rPr>
        <w:t>:</w:t>
      </w:r>
      <w:r>
        <w:rPr>
          <w:i/>
        </w:rPr>
        <w:t xml:space="preserve"> </w:t>
      </w:r>
      <w:r>
        <w:rPr>
          <w:rFonts w:ascii="Courier New" w:hAnsi="Courier New"/>
          <w:b/>
        </w:rPr>
        <w:t>!</w:t>
      </w:r>
      <w:r>
        <w:t xml:space="preserve"> </w:t>
      </w:r>
      <w:r w:rsidRPr="00D00D4A">
        <w:rPr>
          <w:rStyle w:val="bnf"/>
        </w:rPr>
        <w:t>UnaryExpression</w:t>
      </w:r>
      <w:r>
        <w:t xml:space="preserve"> is evaluated as follows:</w:t>
      </w:r>
      <w:bookmarkStart w:id="2874" w:name="_Toc382212549"/>
    </w:p>
    <w:p w14:paraId="0AE5F80D" w14:textId="77777777" w:rsidR="004C02EF" w:rsidRDefault="004C02EF" w:rsidP="004C02EF">
      <w:pPr>
        <w:pStyle w:val="Alg3"/>
        <w:numPr>
          <w:ilvl w:val="0"/>
          <w:numId w:val="81"/>
        </w:numPr>
        <w:spacing w:after="220"/>
        <w:contextualSpacing/>
      </w:pPr>
      <w:r>
        <w:t xml:space="preserve">Let </w:t>
      </w:r>
      <w:r w:rsidRPr="006735B9">
        <w:rPr>
          <w:i/>
        </w:rPr>
        <w:t>expr</w:t>
      </w:r>
      <w:r>
        <w:t xml:space="preserve"> be the result of evaluating </w:t>
      </w:r>
      <w:r>
        <w:rPr>
          <w:i/>
        </w:rPr>
        <w:t>UnaryExpression</w:t>
      </w:r>
      <w:bookmarkEnd w:id="2874"/>
      <w:r>
        <w:t>.</w:t>
      </w:r>
      <w:bookmarkStart w:id="2875" w:name="_Toc382212550"/>
    </w:p>
    <w:p w14:paraId="3369B5BC" w14:textId="77777777" w:rsidR="004C02EF" w:rsidRDefault="004C02EF" w:rsidP="004C02EF">
      <w:pPr>
        <w:pStyle w:val="Alg3"/>
        <w:numPr>
          <w:ilvl w:val="0"/>
          <w:numId w:val="81"/>
        </w:numPr>
        <w:spacing w:after="220"/>
        <w:contextualSpacing/>
      </w:pPr>
      <w:bookmarkStart w:id="2876" w:name="_Toc382212551"/>
      <w:bookmarkEnd w:id="2875"/>
      <w:r>
        <w:t xml:space="preserve">Let </w:t>
      </w:r>
      <w:r w:rsidRPr="006735B9">
        <w:rPr>
          <w:i/>
        </w:rPr>
        <w:t>oldValue</w:t>
      </w:r>
      <w:r>
        <w:t xml:space="preserve"> be ToBoolean(GetValue(</w:t>
      </w:r>
      <w:r w:rsidRPr="006735B9">
        <w:rPr>
          <w:i/>
        </w:rPr>
        <w:t>expr</w:t>
      </w:r>
      <w:r>
        <w:t>))</w:t>
      </w:r>
      <w:bookmarkEnd w:id="2876"/>
      <w:r>
        <w:t>.</w:t>
      </w:r>
      <w:bookmarkStart w:id="2877" w:name="_Toc382212552"/>
    </w:p>
    <w:p w14:paraId="796DAACF" w14:textId="77777777" w:rsidR="004C02EF" w:rsidRDefault="004C02EF" w:rsidP="004C02EF">
      <w:pPr>
        <w:pStyle w:val="Alg3"/>
        <w:numPr>
          <w:ilvl w:val="0"/>
          <w:numId w:val="81"/>
        </w:numPr>
        <w:spacing w:after="220"/>
        <w:contextualSpacing/>
      </w:pPr>
      <w:r>
        <w:t xml:space="preserve">If </w:t>
      </w:r>
      <w:r w:rsidRPr="006735B9">
        <w:rPr>
          <w:i/>
        </w:rPr>
        <w:t>oldValue</w:t>
      </w:r>
      <w:r>
        <w:t xml:space="preserve"> is </w:t>
      </w:r>
      <w:r>
        <w:rPr>
          <w:b/>
        </w:rPr>
        <w:t>true</w:t>
      </w:r>
      <w:r>
        <w:t xml:space="preserve">, return </w:t>
      </w:r>
      <w:r>
        <w:rPr>
          <w:b/>
        </w:rPr>
        <w:t>false</w:t>
      </w:r>
      <w:bookmarkEnd w:id="2877"/>
      <w:r>
        <w:t>.</w:t>
      </w:r>
      <w:bookmarkStart w:id="2878" w:name="_Toc382212553"/>
    </w:p>
    <w:p w14:paraId="7F3ECC45" w14:textId="77777777" w:rsidR="004C02EF" w:rsidRDefault="004C02EF" w:rsidP="004C02EF">
      <w:pPr>
        <w:pStyle w:val="Alg3"/>
        <w:numPr>
          <w:ilvl w:val="0"/>
          <w:numId w:val="81"/>
        </w:numPr>
        <w:spacing w:after="220"/>
        <w:contextualSpacing/>
      </w:pPr>
      <w:r>
        <w:t xml:space="preserve">Return </w:t>
      </w:r>
      <w:r>
        <w:rPr>
          <w:b/>
        </w:rPr>
        <w:t>true</w:t>
      </w:r>
      <w:bookmarkEnd w:id="2878"/>
      <w:r>
        <w:t>.</w:t>
      </w:r>
      <w:bookmarkStart w:id="2879" w:name="_Toc375031180"/>
      <w:bookmarkStart w:id="2880" w:name="_Ref378390263"/>
      <w:bookmarkStart w:id="2881" w:name="_Toc381513694"/>
      <w:bookmarkStart w:id="2882" w:name="_Toc382202849"/>
      <w:bookmarkStart w:id="2883" w:name="_Toc382212216"/>
      <w:bookmarkStart w:id="2884" w:name="_Toc382212554"/>
      <w:bookmarkStart w:id="2885" w:name="_Toc382291561"/>
      <w:bookmarkStart w:id="2886" w:name="_Toc385672205"/>
      <w:bookmarkStart w:id="2887" w:name="_Toc393690300"/>
    </w:p>
    <w:p w14:paraId="272F63AF" w14:textId="77777777" w:rsidR="004C02EF" w:rsidRDefault="004C02EF" w:rsidP="003A4B22">
      <w:pPr>
        <w:pStyle w:val="20"/>
        <w:numPr>
          <w:ilvl w:val="0"/>
          <w:numId w:val="0"/>
        </w:numPr>
      </w:pPr>
      <w:bookmarkStart w:id="2888" w:name="_Ref457437596"/>
      <w:bookmarkStart w:id="2889" w:name="_Toc472818840"/>
      <w:bookmarkStart w:id="2890" w:name="_Toc235503414"/>
      <w:bookmarkStart w:id="2891" w:name="_Toc241509189"/>
      <w:bookmarkStart w:id="2892" w:name="_Toc244416676"/>
      <w:bookmarkStart w:id="2893" w:name="_Toc276631040"/>
      <w:bookmarkStart w:id="2894" w:name="_Toc178387051"/>
      <w:r>
        <w:t>11.5</w:t>
      </w:r>
      <w:r>
        <w:tab/>
        <w:t>Multiplicative Operator</w:t>
      </w:r>
      <w:bookmarkEnd w:id="2879"/>
      <w:bookmarkEnd w:id="2880"/>
      <w:bookmarkEnd w:id="2881"/>
      <w:bookmarkEnd w:id="2882"/>
      <w:bookmarkEnd w:id="2883"/>
      <w:bookmarkEnd w:id="2884"/>
      <w:bookmarkEnd w:id="2885"/>
      <w:bookmarkEnd w:id="2886"/>
      <w:bookmarkEnd w:id="2887"/>
      <w:r>
        <w:t>s</w:t>
      </w:r>
      <w:bookmarkEnd w:id="2888"/>
      <w:bookmarkEnd w:id="2889"/>
      <w:bookmarkEnd w:id="2890"/>
      <w:bookmarkEnd w:id="2891"/>
      <w:bookmarkEnd w:id="2892"/>
      <w:bookmarkEnd w:id="2893"/>
      <w:bookmarkEnd w:id="2894"/>
    </w:p>
    <w:p w14:paraId="60100AB6" w14:textId="77777777" w:rsidR="004C02EF" w:rsidRDefault="004C02EF" w:rsidP="004C02EF">
      <w:pPr>
        <w:pStyle w:val="Syntax"/>
      </w:pPr>
      <w:r w:rsidRPr="00361EBD">
        <w:t>Syntax</w:t>
      </w:r>
    </w:p>
    <w:p w14:paraId="6277D5A9" w14:textId="77777777" w:rsidR="004C02EF" w:rsidRPr="00984A3F" w:rsidRDefault="004C02EF" w:rsidP="004C02EF">
      <w:pPr>
        <w:pStyle w:val="SyntaxRule"/>
      </w:pPr>
      <w:r w:rsidRPr="00984A3F">
        <w:t xml:space="preserve">MultiplicativeExpression </w:t>
      </w:r>
      <w:r w:rsidRPr="00D04346">
        <w:rPr>
          <w:rFonts w:ascii="Arial" w:hAnsi="Arial"/>
          <w:b/>
          <w:i w:val="0"/>
        </w:rPr>
        <w:t>:</w:t>
      </w:r>
    </w:p>
    <w:p w14:paraId="2A4CA3AA" w14:textId="77777777" w:rsidR="004C02EF" w:rsidRPr="00984A3F" w:rsidRDefault="004C02EF" w:rsidP="004C02EF">
      <w:pPr>
        <w:pStyle w:val="SyntaxDefinition"/>
      </w:pPr>
      <w:r w:rsidRPr="00984A3F">
        <w:t>UnaryExpression</w:t>
      </w:r>
      <w:r w:rsidRPr="00984A3F">
        <w:br/>
        <w:t xml:space="preserve">MultiplicativeExpression </w:t>
      </w:r>
      <w:r w:rsidRPr="00C226F6">
        <w:rPr>
          <w:rFonts w:ascii="Courier New" w:hAnsi="Courier New"/>
          <w:b/>
          <w:i w:val="0"/>
        </w:rPr>
        <w:t>*</w:t>
      </w:r>
      <w:r w:rsidRPr="00984A3F">
        <w:t xml:space="preserve"> UnaryExpression</w:t>
      </w:r>
      <w:r w:rsidRPr="00984A3F">
        <w:br/>
        <w:t xml:space="preserve">MultiplicativeExpression </w:t>
      </w:r>
      <w:r w:rsidRPr="00C226F6">
        <w:rPr>
          <w:rFonts w:ascii="Courier New" w:hAnsi="Courier New"/>
          <w:b/>
          <w:i w:val="0"/>
        </w:rPr>
        <w:t>/</w:t>
      </w:r>
      <w:r w:rsidRPr="00984A3F">
        <w:t xml:space="preserve"> UnaryExpression</w:t>
      </w:r>
      <w:r w:rsidRPr="00984A3F">
        <w:br/>
        <w:t xml:space="preserve">MultiplicativeExpression </w:t>
      </w:r>
      <w:r w:rsidRPr="00C226F6">
        <w:rPr>
          <w:rFonts w:ascii="Courier New" w:hAnsi="Courier New"/>
          <w:b/>
          <w:i w:val="0"/>
        </w:rPr>
        <w:t>%</w:t>
      </w:r>
      <w:r w:rsidRPr="00984A3F">
        <w:t xml:space="preserve"> UnaryExpression</w:t>
      </w:r>
    </w:p>
    <w:p w14:paraId="592F807B" w14:textId="77777777" w:rsidR="004C02EF" w:rsidRPr="00361EBD" w:rsidRDefault="004C02EF" w:rsidP="004C02EF">
      <w:pPr>
        <w:pStyle w:val="Syntax"/>
      </w:pPr>
      <w:r w:rsidRPr="00361EBD">
        <w:t>Semantics</w:t>
      </w:r>
    </w:p>
    <w:p w14:paraId="0E60D2B7" w14:textId="77777777" w:rsidR="004C02EF" w:rsidRDefault="004C02EF" w:rsidP="004C02EF">
      <w:r>
        <w:t xml:space="preserve">The production </w:t>
      </w:r>
      <w:r w:rsidRPr="00E32218">
        <w:rPr>
          <w:rFonts w:ascii="Times New Roman" w:hAnsi="Times New Roman"/>
          <w:i/>
        </w:rPr>
        <w:t xml:space="preserve">MultiplicativeExpression </w:t>
      </w:r>
      <w:r>
        <w:rPr>
          <w:b/>
        </w:rPr>
        <w:t>:</w:t>
      </w:r>
      <w:r>
        <w:rPr>
          <w:i/>
        </w:rPr>
        <w:t xml:space="preserve"> </w:t>
      </w:r>
      <w:r w:rsidRPr="00E32218">
        <w:rPr>
          <w:rStyle w:val="bnf"/>
        </w:rPr>
        <w:t>MultiplicativeExpression</w:t>
      </w:r>
      <w:r>
        <w:rPr>
          <w:i/>
        </w:rPr>
        <w:t xml:space="preserve"> @ </w:t>
      </w:r>
      <w:r w:rsidRPr="00E32218">
        <w:rPr>
          <w:rStyle w:val="bnf"/>
        </w:rPr>
        <w:t>UnaryExpression</w:t>
      </w:r>
      <w:r>
        <w:t>, where @ stands for one of the operators in the above definitions, is evaluated as follows:</w:t>
      </w:r>
      <w:bookmarkStart w:id="2895" w:name="_Toc382212555"/>
    </w:p>
    <w:p w14:paraId="33807CC4" w14:textId="77777777" w:rsidR="004C02EF" w:rsidRDefault="004C02EF" w:rsidP="004C02EF">
      <w:pPr>
        <w:pStyle w:val="Alg3"/>
        <w:numPr>
          <w:ilvl w:val="0"/>
          <w:numId w:val="82"/>
        </w:numPr>
        <w:spacing w:after="220"/>
        <w:contextualSpacing/>
      </w:pPr>
      <w:r>
        <w:t xml:space="preserve">Let </w:t>
      </w:r>
      <w:r w:rsidRPr="00D979A8">
        <w:rPr>
          <w:i/>
        </w:rPr>
        <w:t>left</w:t>
      </w:r>
      <w:r>
        <w:t xml:space="preserve"> be the result of evaluating MultiplicativeExpressio</w:t>
      </w:r>
      <w:bookmarkEnd w:id="2895"/>
      <w:r>
        <w:t>n</w:t>
      </w:r>
      <w:bookmarkStart w:id="2896" w:name="_Toc382212556"/>
      <w:r>
        <w:t>.</w:t>
      </w:r>
    </w:p>
    <w:p w14:paraId="633F2D37" w14:textId="77777777" w:rsidR="004C02EF" w:rsidRDefault="004C02EF" w:rsidP="004C02EF">
      <w:pPr>
        <w:pStyle w:val="Alg3"/>
        <w:numPr>
          <w:ilvl w:val="0"/>
          <w:numId w:val="82"/>
        </w:numPr>
        <w:contextualSpacing/>
      </w:pPr>
      <w:r>
        <w:t xml:space="preserve">Let </w:t>
      </w:r>
      <w:r w:rsidRPr="00D979A8">
        <w:rPr>
          <w:i/>
        </w:rPr>
        <w:t>leftValue</w:t>
      </w:r>
      <w:r>
        <w:t xml:space="preserve"> be GetValue(</w:t>
      </w:r>
      <w:r w:rsidRPr="00D979A8">
        <w:rPr>
          <w:i/>
        </w:rPr>
        <w:t>left</w:t>
      </w:r>
      <w:bookmarkEnd w:id="2896"/>
      <w:r>
        <w:t>)</w:t>
      </w:r>
      <w:bookmarkStart w:id="2897" w:name="_Toc382212557"/>
      <w:r>
        <w:t>.</w:t>
      </w:r>
    </w:p>
    <w:p w14:paraId="09B671CC" w14:textId="77777777" w:rsidR="004C02EF" w:rsidRDefault="004C02EF" w:rsidP="004C02EF">
      <w:pPr>
        <w:pStyle w:val="Alg4"/>
        <w:numPr>
          <w:ilvl w:val="0"/>
          <w:numId w:val="82"/>
        </w:numPr>
      </w:pPr>
      <w:r>
        <w:t xml:space="preserve">Let </w:t>
      </w:r>
      <w:r>
        <w:rPr>
          <w:i/>
        </w:rPr>
        <w:t>right</w:t>
      </w:r>
      <w:r>
        <w:t xml:space="preserve"> be the result of evaluating UnaryExpressio</w:t>
      </w:r>
      <w:bookmarkEnd w:id="2897"/>
      <w:r>
        <w:t>n</w:t>
      </w:r>
      <w:bookmarkStart w:id="2898" w:name="_Toc382212558"/>
      <w:r>
        <w:t>.</w:t>
      </w:r>
    </w:p>
    <w:p w14:paraId="37385848" w14:textId="77777777" w:rsidR="004C02EF" w:rsidRDefault="004C02EF" w:rsidP="004C02EF">
      <w:pPr>
        <w:pStyle w:val="Alg4"/>
        <w:numPr>
          <w:ilvl w:val="0"/>
          <w:numId w:val="82"/>
        </w:numPr>
      </w:pPr>
      <w:r>
        <w:t xml:space="preserve">Let </w:t>
      </w:r>
      <w:r w:rsidRPr="00D979A8">
        <w:rPr>
          <w:i/>
        </w:rPr>
        <w:t>rightValue</w:t>
      </w:r>
      <w:r>
        <w:t xml:space="preserve"> be GetValue(</w:t>
      </w:r>
      <w:r>
        <w:rPr>
          <w:i/>
        </w:rPr>
        <w:t>right</w:t>
      </w:r>
      <w:bookmarkEnd w:id="2898"/>
      <w:r>
        <w:t>)</w:t>
      </w:r>
      <w:bookmarkStart w:id="2899" w:name="_Toc382212559"/>
      <w:r>
        <w:t>.</w:t>
      </w:r>
    </w:p>
    <w:p w14:paraId="079F8C57" w14:textId="77777777" w:rsidR="004C02EF" w:rsidRDefault="004C02EF" w:rsidP="004C02EF">
      <w:pPr>
        <w:pStyle w:val="Alg4"/>
        <w:numPr>
          <w:ilvl w:val="0"/>
          <w:numId w:val="82"/>
        </w:numPr>
      </w:pPr>
      <w:r>
        <w:t xml:space="preserve">Let </w:t>
      </w:r>
      <w:r w:rsidRPr="00D979A8">
        <w:rPr>
          <w:i/>
        </w:rPr>
        <w:t>leftNum</w:t>
      </w:r>
      <w:r>
        <w:t xml:space="preserve"> be ToNumber(</w:t>
      </w:r>
      <w:r w:rsidRPr="00D979A8">
        <w:rPr>
          <w:i/>
        </w:rPr>
        <w:t>leftValue</w:t>
      </w:r>
      <w:bookmarkEnd w:id="2899"/>
      <w:r>
        <w:t>)</w:t>
      </w:r>
      <w:bookmarkStart w:id="2900" w:name="_Toc382212560"/>
      <w:r>
        <w:t>.</w:t>
      </w:r>
    </w:p>
    <w:p w14:paraId="0ED79257" w14:textId="77777777" w:rsidR="004C02EF" w:rsidRDefault="004C02EF" w:rsidP="004C02EF">
      <w:pPr>
        <w:pStyle w:val="Alg4"/>
        <w:numPr>
          <w:ilvl w:val="0"/>
          <w:numId w:val="82"/>
        </w:numPr>
      </w:pPr>
      <w:r>
        <w:t xml:space="preserve">Let </w:t>
      </w:r>
      <w:r w:rsidRPr="00D979A8">
        <w:rPr>
          <w:i/>
        </w:rPr>
        <w:t>rightNum</w:t>
      </w:r>
      <w:r>
        <w:t xml:space="preserve"> be ToNumber(</w:t>
      </w:r>
      <w:r w:rsidRPr="00D979A8">
        <w:rPr>
          <w:i/>
        </w:rPr>
        <w:t>rightValue</w:t>
      </w:r>
      <w:bookmarkEnd w:id="2900"/>
      <w:r>
        <w:t>)</w:t>
      </w:r>
      <w:bookmarkStart w:id="2901" w:name="_Toc382212561"/>
      <w:r>
        <w:t>.</w:t>
      </w:r>
    </w:p>
    <w:p w14:paraId="7F15D7F0" w14:textId="77777777" w:rsidR="004C02EF" w:rsidRDefault="004C02EF" w:rsidP="004C02EF">
      <w:pPr>
        <w:pStyle w:val="Alg4"/>
        <w:numPr>
          <w:ilvl w:val="0"/>
          <w:numId w:val="82"/>
        </w:numPr>
        <w:spacing w:after="220"/>
      </w:pPr>
      <w:r>
        <w:t xml:space="preserve">Return the result of applying the specified operation (*, /, or %) to </w:t>
      </w:r>
      <w:r w:rsidRPr="00D979A8">
        <w:rPr>
          <w:i/>
        </w:rPr>
        <w:t>leftNum</w:t>
      </w:r>
      <w:r>
        <w:t xml:space="preserve"> and </w:t>
      </w:r>
      <w:r w:rsidRPr="00D979A8">
        <w:rPr>
          <w:i/>
        </w:rPr>
        <w:t>rightNum</w:t>
      </w:r>
      <w:r>
        <w:t xml:space="preserve">. See the Notes below 11.5.1, </w:t>
      </w:r>
      <w:bookmarkEnd w:id="2901"/>
      <w:r>
        <w:rPr>
          <w:lang w:val="en-US"/>
        </w:rPr>
        <w:t>11.5.2, 11.5.3</w:t>
      </w:r>
      <w:bookmarkStart w:id="2902" w:name="_Toc382212562"/>
      <w:r>
        <w:t>.</w:t>
      </w:r>
      <w:bookmarkStart w:id="2903" w:name="_Ref382715556"/>
      <w:bookmarkStart w:id="2904" w:name="_Toc385672206"/>
      <w:bookmarkStart w:id="2905" w:name="_Toc393690301"/>
      <w:bookmarkStart w:id="2906" w:name="_Ref424535318"/>
      <w:bookmarkStart w:id="2907" w:name="_Ref424667968"/>
      <w:bookmarkStart w:id="2908" w:name="_Toc472818841"/>
      <w:bookmarkEnd w:id="2902"/>
    </w:p>
    <w:p w14:paraId="040A0535" w14:textId="77777777" w:rsidR="004C02EF" w:rsidRDefault="004C02EF" w:rsidP="003A4B22">
      <w:pPr>
        <w:pStyle w:val="30"/>
        <w:numPr>
          <w:ilvl w:val="0"/>
          <w:numId w:val="0"/>
        </w:numPr>
      </w:pPr>
      <w:bookmarkStart w:id="2909" w:name="_Toc235503415"/>
      <w:bookmarkStart w:id="2910" w:name="_Toc241509190"/>
      <w:bookmarkStart w:id="2911" w:name="_Toc244416677"/>
      <w:bookmarkStart w:id="2912" w:name="_Toc276631041"/>
      <w:bookmarkStart w:id="2913" w:name="_Toc178387052"/>
      <w:r>
        <w:t>11.5.1</w:t>
      </w:r>
      <w:r>
        <w:tab/>
        <w:t xml:space="preserve">Applying the </w:t>
      </w:r>
      <w:r>
        <w:rPr>
          <w:rFonts w:ascii="Courier New" w:hAnsi="Courier New"/>
        </w:rPr>
        <w:t>*</w:t>
      </w:r>
      <w:r>
        <w:t xml:space="preserve"> Operato</w:t>
      </w:r>
      <w:bookmarkEnd w:id="2903"/>
      <w:bookmarkEnd w:id="2904"/>
      <w:bookmarkEnd w:id="2905"/>
      <w:r>
        <w:t>r</w:t>
      </w:r>
      <w:bookmarkEnd w:id="2906"/>
      <w:bookmarkEnd w:id="2907"/>
      <w:bookmarkEnd w:id="2908"/>
      <w:bookmarkEnd w:id="2909"/>
      <w:bookmarkEnd w:id="2910"/>
      <w:bookmarkEnd w:id="2911"/>
      <w:bookmarkEnd w:id="2912"/>
      <w:bookmarkEnd w:id="2913"/>
    </w:p>
    <w:p w14:paraId="0F766ED7" w14:textId="77777777" w:rsidR="004C02EF" w:rsidRDefault="004C02EF" w:rsidP="004C02EF">
      <w:r>
        <w:t xml:space="preserve">The </w:t>
      </w:r>
      <w:r>
        <w:rPr>
          <w:rFonts w:ascii="Courier New" w:hAnsi="Courier New"/>
          <w:b/>
        </w:rPr>
        <w:t>*</w:t>
      </w:r>
      <w:r>
        <w:rPr>
          <w:b/>
        </w:rPr>
        <w:t xml:space="preserve"> </w:t>
      </w:r>
      <w:r>
        <w:t>operator performs multiplication, producing the product of its operands. Multiplication is commutative. Multiplication is not always associative in ECMAScript, because of finite precision.</w:t>
      </w:r>
    </w:p>
    <w:p w14:paraId="4D86E481" w14:textId="77777777" w:rsidR="004C02EF" w:rsidRDefault="004C02EF" w:rsidP="004C02EF">
      <w:pPr>
        <w:spacing w:after="60"/>
      </w:pPr>
      <w:r>
        <w:t>The result of a floating-point multiplication is governed by the rules of IEEE 754 binary double-precision arithmetic:</w:t>
      </w:r>
    </w:p>
    <w:p w14:paraId="4AF8FDC2"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4D2BCD99"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sign of the result is positive if both operands have the same sign, negative if the operands have different signs.</w:t>
      </w:r>
    </w:p>
    <w:p w14:paraId="247B436C"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Multiplication of an infinity by a zero results in </w:t>
      </w:r>
      <w:r w:rsidRPr="00D00D4A">
        <w:rPr>
          <w:rFonts w:ascii="Arial" w:hAnsi="Arial"/>
          <w:b/>
        </w:rPr>
        <w:t>NaN</w:t>
      </w:r>
      <w:r w:rsidRPr="00D00D4A">
        <w:rPr>
          <w:rFonts w:ascii="Arial" w:hAnsi="Arial"/>
        </w:rPr>
        <w:t>.</w:t>
      </w:r>
    </w:p>
    <w:p w14:paraId="27D63BBC"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Multiplication of an infinity by an infinity results in an infinity. The sign is determined by the rule already stated above.</w:t>
      </w:r>
    </w:p>
    <w:p w14:paraId="60BE694C"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Multiplication of an infinity by a finite nonzero value results in a signed infinity. The sign is determined by the rule already stated above.</w:t>
      </w:r>
    </w:p>
    <w:p w14:paraId="03DA65D3" w14:textId="77777777" w:rsidR="004C02EF" w:rsidRPr="00D00D4A" w:rsidRDefault="004C02EF" w:rsidP="004C02EF">
      <w:pPr>
        <w:pStyle w:val="BulletLast"/>
        <w:numPr>
          <w:ilvl w:val="1"/>
          <w:numId w:val="24"/>
        </w:numPr>
        <w:ind w:left="990" w:hanging="270"/>
        <w:rPr>
          <w:rFonts w:ascii="Arial" w:hAnsi="Arial"/>
        </w:rPr>
      </w:pPr>
      <w:r w:rsidRPr="00D00D4A">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2914" w:name="_Ref382715602"/>
      <w:bookmarkStart w:id="2915" w:name="_Toc385672207"/>
      <w:bookmarkStart w:id="2916" w:name="_Toc393690302"/>
    </w:p>
    <w:p w14:paraId="6C8101A1" w14:textId="77777777" w:rsidR="004C02EF" w:rsidRDefault="004C02EF" w:rsidP="003A4B22">
      <w:pPr>
        <w:pStyle w:val="30"/>
        <w:numPr>
          <w:ilvl w:val="0"/>
          <w:numId w:val="0"/>
        </w:numPr>
      </w:pPr>
      <w:bookmarkStart w:id="2917" w:name="_Ref424535329"/>
      <w:bookmarkStart w:id="2918" w:name="_Toc472818842"/>
      <w:bookmarkStart w:id="2919" w:name="_Toc235503416"/>
      <w:bookmarkStart w:id="2920" w:name="_Toc241509191"/>
      <w:bookmarkStart w:id="2921" w:name="_Toc244416678"/>
      <w:bookmarkStart w:id="2922" w:name="_Toc276631042"/>
      <w:bookmarkStart w:id="2923" w:name="_Toc178387053"/>
      <w:r>
        <w:t>11.5.2</w:t>
      </w:r>
      <w:r>
        <w:tab/>
        <w:t xml:space="preserve">Applying the </w:t>
      </w:r>
      <w:r>
        <w:rPr>
          <w:rFonts w:ascii="Courier New" w:hAnsi="Courier New"/>
        </w:rPr>
        <w:t>/</w:t>
      </w:r>
      <w:r>
        <w:t xml:space="preserve"> Operato</w:t>
      </w:r>
      <w:bookmarkEnd w:id="2914"/>
      <w:bookmarkEnd w:id="2915"/>
      <w:bookmarkEnd w:id="2916"/>
      <w:r>
        <w:t>r</w:t>
      </w:r>
      <w:bookmarkEnd w:id="2917"/>
      <w:bookmarkEnd w:id="2918"/>
      <w:bookmarkEnd w:id="2919"/>
      <w:bookmarkEnd w:id="2920"/>
      <w:bookmarkEnd w:id="2921"/>
      <w:bookmarkEnd w:id="2922"/>
      <w:bookmarkEnd w:id="2923"/>
    </w:p>
    <w:p w14:paraId="2C285D40" w14:textId="77777777" w:rsidR="004C02EF" w:rsidRDefault="004C02EF" w:rsidP="004C02EF">
      <w:pPr>
        <w:spacing w:after="60"/>
      </w:pPr>
      <w:r>
        <w:t xml:space="preserve">The </w:t>
      </w:r>
      <w:r>
        <w:rPr>
          <w:rFonts w:ascii="Courier New" w:hAnsi="Courier New"/>
          <w:b/>
        </w:rPr>
        <w:t>/</w:t>
      </w:r>
      <w:r>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238E191F"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1D668EEF"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sign of the result is positive if both operands have the same sign, negative if the operands have different signs.</w:t>
      </w:r>
    </w:p>
    <w:p w14:paraId="0286240B"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Division of an infinity by an infinity results in </w:t>
      </w:r>
      <w:r w:rsidRPr="00D00D4A">
        <w:rPr>
          <w:rFonts w:ascii="Arial" w:hAnsi="Arial"/>
          <w:b/>
        </w:rPr>
        <w:t>NaN</w:t>
      </w:r>
      <w:r w:rsidRPr="00D00D4A">
        <w:rPr>
          <w:rFonts w:ascii="Arial" w:hAnsi="Arial"/>
        </w:rPr>
        <w:t>.</w:t>
      </w:r>
    </w:p>
    <w:p w14:paraId="6F217CD4"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an infinity by a zero results in an infinity. The sign is determined by the rule already stated above.</w:t>
      </w:r>
    </w:p>
    <w:p w14:paraId="72BED21E"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an infinity by a nonzero finite value results in a signed infinity. The sign is determined by the rule already stated above.</w:t>
      </w:r>
    </w:p>
    <w:p w14:paraId="1D8FB878"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 finite value by an infinity results in zero. The sign is determined by the rule already stated above.</w:t>
      </w:r>
    </w:p>
    <w:p w14:paraId="2DA498E7"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Division of a zero by a zero results in </w:t>
      </w:r>
      <w:r w:rsidRPr="00D00D4A">
        <w:rPr>
          <w:rFonts w:ascii="Arial" w:hAnsi="Arial"/>
          <w:b/>
        </w:rPr>
        <w:t>NaN</w:t>
      </w:r>
      <w:r w:rsidRPr="00D00D4A">
        <w:rPr>
          <w:rFonts w:ascii="Arial" w:hAnsi="Arial"/>
        </w:rPr>
        <w:t>; division of zero by any other finite value results in zero, with the sign determined by the rule already stated above.</w:t>
      </w:r>
    </w:p>
    <w:p w14:paraId="1E8AB06F"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Division of a nonzero finite value by a zero results in a signed infinity. The sign is determined by the rule already stated above.</w:t>
      </w:r>
    </w:p>
    <w:p w14:paraId="499F55FC"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In the remaining cases, where neither an infinity, nor a zero, nor </w:t>
      </w:r>
      <w:r w:rsidRPr="00D00D4A">
        <w:rPr>
          <w:rFonts w:ascii="Arial" w:hAnsi="Arial"/>
          <w:b/>
        </w:rPr>
        <w:t>NaN</w:t>
      </w:r>
      <w:r w:rsidRPr="00D00D4A">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2924" w:name="_Ref382715606"/>
      <w:bookmarkStart w:id="2925" w:name="_Toc385672208"/>
      <w:bookmarkStart w:id="2926" w:name="_Toc393690303"/>
    </w:p>
    <w:p w14:paraId="00B27F37" w14:textId="77777777" w:rsidR="004C02EF" w:rsidRDefault="004C02EF" w:rsidP="003A4B22">
      <w:pPr>
        <w:pStyle w:val="30"/>
        <w:numPr>
          <w:ilvl w:val="0"/>
          <w:numId w:val="0"/>
        </w:numPr>
      </w:pPr>
      <w:bookmarkStart w:id="2927" w:name="_Ref424535339"/>
      <w:bookmarkStart w:id="2928" w:name="_Toc472818843"/>
      <w:bookmarkStart w:id="2929" w:name="_Toc235503417"/>
      <w:bookmarkStart w:id="2930" w:name="_Toc241509192"/>
      <w:bookmarkStart w:id="2931" w:name="_Toc244416679"/>
      <w:bookmarkStart w:id="2932" w:name="_Toc276631043"/>
      <w:bookmarkStart w:id="2933" w:name="_Toc178387054"/>
      <w:r>
        <w:t>11.5.3</w:t>
      </w:r>
      <w:r>
        <w:tab/>
        <w:t xml:space="preserve">Applying the </w:t>
      </w:r>
      <w:r>
        <w:rPr>
          <w:rFonts w:ascii="Courier New" w:hAnsi="Courier New"/>
        </w:rPr>
        <w:t>%</w:t>
      </w:r>
      <w:r>
        <w:t xml:space="preserve"> Operato</w:t>
      </w:r>
      <w:bookmarkEnd w:id="2924"/>
      <w:bookmarkEnd w:id="2925"/>
      <w:bookmarkEnd w:id="2926"/>
      <w:r>
        <w:t>r</w:t>
      </w:r>
      <w:bookmarkEnd w:id="2927"/>
      <w:bookmarkEnd w:id="2928"/>
      <w:bookmarkEnd w:id="2929"/>
      <w:bookmarkEnd w:id="2930"/>
      <w:bookmarkEnd w:id="2931"/>
      <w:bookmarkEnd w:id="2932"/>
      <w:bookmarkEnd w:id="2933"/>
    </w:p>
    <w:p w14:paraId="5AC70C36" w14:textId="77777777" w:rsidR="004C02EF" w:rsidRDefault="004C02EF" w:rsidP="004C02EF">
      <w:r>
        <w:t xml:space="preserve">The </w:t>
      </w:r>
      <w:r>
        <w:rPr>
          <w:rFonts w:ascii="Courier New" w:hAnsi="Courier New"/>
          <w:b/>
        </w:rPr>
        <w:t>%</w:t>
      </w:r>
      <w:r>
        <w:t xml:space="preserve"> operator yields the remainder of its operands from an implied division; the left operand is the dividend and the right operand is the divisor.</w:t>
      </w:r>
    </w:p>
    <w:p w14:paraId="212C6C68" w14:textId="77777777" w:rsidR="004C02EF" w:rsidRDefault="004C02EF" w:rsidP="004C02EF">
      <w:pPr>
        <w:pStyle w:val="Note"/>
      </w:pPr>
      <w:r w:rsidRPr="00D00D4A">
        <w:t>NOTE</w:t>
      </w:r>
      <w:r w:rsidRPr="00D00D4A">
        <w:tab/>
        <w:t>In C and C++, the remainder operator accepts only integral operands; in ECMAScript, it also accepts floating-point operands.</w:t>
      </w:r>
    </w:p>
    <w:p w14:paraId="4047893A" w14:textId="77777777" w:rsidR="004C02EF" w:rsidRDefault="004C02EF" w:rsidP="004C02EF">
      <w:r>
        <w:t xml:space="preserve">The result of a floating-point remainder operation as computed by the </w:t>
      </w:r>
      <w:r>
        <w:rPr>
          <w:rFonts w:ascii="Courier New" w:hAnsi="Courier New"/>
          <w:b/>
        </w:rPr>
        <w:t>%</w:t>
      </w:r>
      <w:r>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Pr>
          <w:rFonts w:ascii="Courier New" w:hAnsi="Courier New"/>
          <w:b/>
        </w:rPr>
        <w:t>%</w:t>
      </w:r>
      <w:r>
        <w:t xml:space="preserve"> on floating-point operations to behave in a manner analogous to that of the Java integer remainder operator; this may be compared with the C library function fmod.</w:t>
      </w:r>
    </w:p>
    <w:p w14:paraId="13685FCC" w14:textId="77777777" w:rsidR="004C02EF" w:rsidRDefault="004C02EF" w:rsidP="004C02EF">
      <w:pPr>
        <w:spacing w:after="60"/>
      </w:pPr>
      <w:r>
        <w:t>The result of an ECMAScript floating-point remainder operation is determined by the rules of IEEE arithmetic:</w:t>
      </w:r>
    </w:p>
    <w:p w14:paraId="262FD3E7"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13E100A4"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The sign of the result equals the sign of the dividend.</w:t>
      </w:r>
    </w:p>
    <w:p w14:paraId="39E23E23"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 xml:space="preserve">If the dividend is an infinity, or the divisor is a zero, or both, the result is </w:t>
      </w:r>
      <w:r w:rsidRPr="00D00D4A">
        <w:rPr>
          <w:rFonts w:ascii="Arial" w:hAnsi="Arial"/>
          <w:b/>
        </w:rPr>
        <w:t>NaN</w:t>
      </w:r>
      <w:r w:rsidRPr="00D00D4A">
        <w:rPr>
          <w:rFonts w:ascii="Arial" w:hAnsi="Arial"/>
        </w:rPr>
        <w:t>.</w:t>
      </w:r>
    </w:p>
    <w:p w14:paraId="3776A526"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If the dividend is finite and the divisor is an infinity, the result equals the dividend.</w:t>
      </w:r>
    </w:p>
    <w:p w14:paraId="5DAA73E0" w14:textId="77777777" w:rsidR="004C02EF" w:rsidRPr="00D00D4A" w:rsidRDefault="004C02EF" w:rsidP="004C02EF">
      <w:pPr>
        <w:pStyle w:val="BulletNotlast"/>
        <w:numPr>
          <w:ilvl w:val="2"/>
          <w:numId w:val="25"/>
        </w:numPr>
        <w:ind w:left="990" w:hanging="270"/>
        <w:rPr>
          <w:rFonts w:ascii="Arial" w:hAnsi="Arial"/>
        </w:rPr>
      </w:pPr>
      <w:r w:rsidRPr="00D00D4A">
        <w:rPr>
          <w:rFonts w:ascii="Arial" w:hAnsi="Arial"/>
        </w:rPr>
        <w:t xml:space="preserve">If the dividend is a zero and the divisor is </w:t>
      </w:r>
      <w:r>
        <w:rPr>
          <w:rFonts w:ascii="Arial" w:hAnsi="Arial"/>
        </w:rPr>
        <w:t xml:space="preserve">nonzero and </w:t>
      </w:r>
      <w:r w:rsidRPr="00D00D4A">
        <w:rPr>
          <w:rFonts w:ascii="Arial" w:hAnsi="Arial"/>
        </w:rPr>
        <w:t>finite, the result is the same as the dividend.</w:t>
      </w:r>
    </w:p>
    <w:p w14:paraId="6F2C46BE" w14:textId="77777777" w:rsidR="004C02EF" w:rsidRPr="00D00D4A" w:rsidRDefault="004C02EF" w:rsidP="004C02EF">
      <w:pPr>
        <w:pStyle w:val="BulletLast"/>
        <w:numPr>
          <w:ilvl w:val="2"/>
          <w:numId w:val="25"/>
        </w:numPr>
        <w:ind w:left="990" w:hanging="270"/>
        <w:rPr>
          <w:rFonts w:ascii="Arial" w:hAnsi="Arial"/>
        </w:rPr>
      </w:pPr>
      <w:r w:rsidRPr="00D00D4A">
        <w:rPr>
          <w:rFonts w:ascii="Arial" w:hAnsi="Arial"/>
        </w:rPr>
        <w:t xml:space="preserve">In the remaining cases, where neither an infinity, nor a zero, nor </w:t>
      </w:r>
      <w:r w:rsidRPr="00D00D4A">
        <w:rPr>
          <w:rFonts w:ascii="Arial" w:hAnsi="Arial"/>
          <w:b/>
        </w:rPr>
        <w:t>NaN</w:t>
      </w:r>
      <w:r w:rsidRPr="00D00D4A">
        <w:rPr>
          <w:rFonts w:ascii="Arial" w:hAnsi="Arial"/>
        </w:rPr>
        <w:t xml:space="preserve"> is involved, the floating-point remainder r from a dividend n and a divisor d is defined by the mathematical relation r = n </w:t>
      </w:r>
      <w:r w:rsidRPr="00D00D4A">
        <w:rPr>
          <w:rFonts w:ascii="Arial" w:hAnsi="Arial"/>
        </w:rPr>
        <w:sym w:font="Symbol" w:char="F02D"/>
      </w:r>
      <w:r w:rsidRPr="00D00D4A">
        <w:rPr>
          <w:rFonts w:ascii="Arial" w:hAnsi="Arial"/>
        </w:rPr>
        <w:t xml:space="preserve"> (d </w:t>
      </w:r>
      <w:r w:rsidRPr="00BB68EA">
        <w:sym w:font="Symbol" w:char="F0B4"/>
      </w:r>
      <w:r w:rsidRPr="00D00D4A">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w:t>
      </w:r>
      <w:r>
        <w:rPr>
          <w:rFonts w:ascii="Arial" w:hAnsi="Arial"/>
        </w:rPr>
        <w:t xml:space="preserve"> </w:t>
      </w:r>
      <w:r w:rsidRPr="00D00D4A">
        <w:rPr>
          <w:rFonts w:ascii="Arial" w:hAnsi="Arial"/>
        </w:rPr>
        <w:t>r is computed and rounded to the nearest representable value using IEEE 754 round-to-nearest mode.</w:t>
      </w:r>
    </w:p>
    <w:p w14:paraId="10A2D638" w14:textId="77777777" w:rsidR="004C02EF" w:rsidRDefault="004C02EF" w:rsidP="003A4B22">
      <w:pPr>
        <w:pStyle w:val="20"/>
        <w:numPr>
          <w:ilvl w:val="0"/>
          <w:numId w:val="0"/>
        </w:numPr>
      </w:pPr>
      <w:bookmarkStart w:id="2934" w:name="_Hlt457723851"/>
      <w:bookmarkStart w:id="2935" w:name="_Ref457437597"/>
      <w:bookmarkStart w:id="2936" w:name="_Toc472818844"/>
      <w:bookmarkStart w:id="2937" w:name="_Toc235503418"/>
      <w:bookmarkStart w:id="2938" w:name="_Toc241509193"/>
      <w:bookmarkStart w:id="2939" w:name="_Toc244416680"/>
      <w:bookmarkStart w:id="2940" w:name="_Toc276631044"/>
      <w:bookmarkStart w:id="2941" w:name="_Toc178387055"/>
      <w:bookmarkEnd w:id="2934"/>
      <w:r>
        <w:t>11.6</w:t>
      </w:r>
      <w:r>
        <w:tab/>
        <w:t>Additive Operators</w:t>
      </w:r>
      <w:bookmarkEnd w:id="2935"/>
      <w:bookmarkEnd w:id="2936"/>
      <w:bookmarkEnd w:id="2937"/>
      <w:bookmarkEnd w:id="2938"/>
      <w:bookmarkEnd w:id="2939"/>
      <w:bookmarkEnd w:id="2940"/>
      <w:bookmarkEnd w:id="2941"/>
    </w:p>
    <w:p w14:paraId="5200EB19" w14:textId="77777777" w:rsidR="004C02EF" w:rsidRDefault="004C02EF" w:rsidP="004C02EF">
      <w:pPr>
        <w:pStyle w:val="Syntax"/>
      </w:pPr>
      <w:r w:rsidRPr="00361EBD">
        <w:t>Syntax</w:t>
      </w:r>
    </w:p>
    <w:p w14:paraId="0848063C" w14:textId="77777777" w:rsidR="004C02EF" w:rsidRPr="00E91749" w:rsidRDefault="004C02EF" w:rsidP="004C02EF">
      <w:pPr>
        <w:pStyle w:val="SyntaxRule"/>
        <w:rPr>
          <w:rFonts w:ascii="Arial" w:hAnsi="Arial"/>
        </w:rPr>
      </w:pPr>
      <w:r w:rsidRPr="00ED79C2">
        <w:t>AdditiveExpression</w:t>
      </w:r>
      <w:r w:rsidRPr="00E91749">
        <w:rPr>
          <w:rFonts w:ascii="Arial" w:hAnsi="Arial"/>
        </w:rPr>
        <w:t xml:space="preserve"> </w:t>
      </w:r>
      <w:r w:rsidRPr="00D04346">
        <w:rPr>
          <w:rFonts w:ascii="Arial" w:hAnsi="Arial"/>
          <w:b/>
          <w:i w:val="0"/>
        </w:rPr>
        <w:t>:</w:t>
      </w:r>
    </w:p>
    <w:p w14:paraId="4E23F1B4" w14:textId="77777777" w:rsidR="004C02EF" w:rsidRPr="00D00D4A" w:rsidRDefault="004C02EF" w:rsidP="004C02EF">
      <w:pPr>
        <w:pStyle w:val="SyntaxDefinition"/>
        <w:rPr>
          <w:rFonts w:ascii="Arial" w:hAnsi="Arial"/>
        </w:rPr>
      </w:pPr>
      <w:r w:rsidRPr="00ED79C2">
        <w:t>MultiplicativeExpression</w:t>
      </w:r>
      <w:r w:rsidRPr="00D00D4A">
        <w:rPr>
          <w:rFonts w:ascii="Arial" w:hAnsi="Arial"/>
        </w:rPr>
        <w:br/>
      </w:r>
      <w:r w:rsidRPr="00ED79C2">
        <w:t>AdditiveExpression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MultiplicativeExpression</w:t>
      </w:r>
      <w:r w:rsidRPr="00D00D4A">
        <w:rPr>
          <w:rFonts w:ascii="Arial" w:hAnsi="Arial"/>
        </w:rPr>
        <w:br/>
      </w:r>
      <w:r w:rsidRPr="00ED79C2">
        <w:t>AdditiveExpression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MultiplicativeExpression</w:t>
      </w:r>
      <w:bookmarkStart w:id="2942" w:name="_Toc375031182"/>
      <w:bookmarkStart w:id="2943" w:name="_Ref383834802"/>
      <w:bookmarkStart w:id="2944" w:name="_Ref384028360"/>
      <w:bookmarkStart w:id="2945" w:name="_Toc385672210"/>
      <w:bookmarkStart w:id="2946" w:name="_Toc393690305"/>
    </w:p>
    <w:p w14:paraId="53FC7249" w14:textId="77777777" w:rsidR="004C02EF" w:rsidRDefault="004C02EF" w:rsidP="003A4B22">
      <w:pPr>
        <w:pStyle w:val="30"/>
        <w:numPr>
          <w:ilvl w:val="0"/>
          <w:numId w:val="0"/>
        </w:numPr>
      </w:pPr>
      <w:bookmarkStart w:id="2947" w:name="_Toc472818845"/>
      <w:bookmarkStart w:id="2948" w:name="_Toc235503419"/>
      <w:bookmarkStart w:id="2949" w:name="_Toc241509194"/>
      <w:bookmarkStart w:id="2950" w:name="_Toc244416681"/>
      <w:bookmarkStart w:id="2951" w:name="_Toc276631045"/>
      <w:bookmarkStart w:id="2952" w:name="_Toc178387056"/>
      <w:r>
        <w:t>11.6.1</w:t>
      </w:r>
      <w:r>
        <w:tab/>
        <w:t xml:space="preserve">The Addition operator ( </w:t>
      </w:r>
      <w:r>
        <w:rPr>
          <w:rFonts w:ascii="Courier New" w:hAnsi="Courier New"/>
        </w:rPr>
        <w:t>+</w:t>
      </w:r>
      <w:r>
        <w:t xml:space="preserve"> </w:t>
      </w:r>
      <w:bookmarkEnd w:id="2942"/>
      <w:bookmarkEnd w:id="2943"/>
      <w:bookmarkEnd w:id="2944"/>
      <w:bookmarkEnd w:id="2945"/>
      <w:bookmarkEnd w:id="2946"/>
      <w:r>
        <w:t>)</w:t>
      </w:r>
      <w:bookmarkEnd w:id="2947"/>
      <w:bookmarkEnd w:id="2948"/>
      <w:bookmarkEnd w:id="2949"/>
      <w:bookmarkEnd w:id="2950"/>
      <w:bookmarkEnd w:id="2951"/>
      <w:bookmarkEnd w:id="2952"/>
    </w:p>
    <w:p w14:paraId="16B949F1" w14:textId="77777777" w:rsidR="004C02EF" w:rsidRDefault="004C02EF" w:rsidP="004C02EF">
      <w:r>
        <w:t>The addition operator either performs string concatenation or numeric addition.</w:t>
      </w:r>
    </w:p>
    <w:p w14:paraId="5D5659D9" w14:textId="77777777" w:rsidR="004C02EF" w:rsidRDefault="004C02EF" w:rsidP="004C02EF">
      <w:pPr>
        <w:keepNext/>
      </w:pPr>
      <w:r>
        <w:t xml:space="preserve">The production </w:t>
      </w:r>
      <w:r w:rsidRPr="00D00D4A">
        <w:rPr>
          <w:rStyle w:val="bnf"/>
        </w:rPr>
        <w:t>AdditiveExpression</w:t>
      </w:r>
      <w:r>
        <w:t xml:space="preserve"> </w:t>
      </w:r>
      <w:r>
        <w:rPr>
          <w:b/>
        </w:rPr>
        <w:t>:</w:t>
      </w:r>
      <w:r>
        <w:t xml:space="preserve"> </w:t>
      </w:r>
      <w:r w:rsidRPr="00D00D4A">
        <w:rPr>
          <w:rStyle w:val="bnf"/>
        </w:rPr>
        <w:t>AdditiveExpression</w:t>
      </w:r>
      <w:r>
        <w:t xml:space="preserve"> </w:t>
      </w:r>
      <w:r>
        <w:rPr>
          <w:rFonts w:ascii="Courier New" w:hAnsi="Courier New"/>
          <w:b/>
        </w:rPr>
        <w:t>+</w:t>
      </w:r>
      <w:r>
        <w:t xml:space="preserve"> </w:t>
      </w:r>
      <w:r w:rsidRPr="00D00D4A">
        <w:rPr>
          <w:rStyle w:val="bnf"/>
        </w:rPr>
        <w:t>MultiplicativeExpression</w:t>
      </w:r>
      <w:r>
        <w:t xml:space="preserve"> is evaluated as follows:</w:t>
      </w:r>
      <w:bookmarkStart w:id="2953" w:name="_Toc382212564"/>
    </w:p>
    <w:p w14:paraId="54C1B59E" w14:textId="77777777" w:rsidR="004C02EF" w:rsidRPr="008D4496" w:rsidRDefault="004C02EF" w:rsidP="004C02EF">
      <w:pPr>
        <w:pStyle w:val="Alg4"/>
        <w:numPr>
          <w:ilvl w:val="0"/>
          <w:numId w:val="83"/>
        </w:numPr>
      </w:pPr>
      <w:r w:rsidRPr="008D4496">
        <w:t xml:space="preserve">Let </w:t>
      </w:r>
      <w:r w:rsidRPr="008D4496">
        <w:rPr>
          <w:i/>
        </w:rPr>
        <w:t>lref</w:t>
      </w:r>
      <w:r w:rsidRPr="008D4496">
        <w:t xml:space="preserve"> be the result of evaluating AdditiveExpression</w:t>
      </w:r>
      <w:bookmarkEnd w:id="2953"/>
      <w:r w:rsidRPr="008D4496">
        <w:t>.</w:t>
      </w:r>
      <w:bookmarkStart w:id="2954" w:name="_Toc382212565"/>
    </w:p>
    <w:p w14:paraId="26615BCC" w14:textId="77777777" w:rsidR="004C02EF" w:rsidRPr="008D4496" w:rsidRDefault="004C02EF" w:rsidP="004C02EF">
      <w:pPr>
        <w:pStyle w:val="Alg4"/>
        <w:numPr>
          <w:ilvl w:val="0"/>
          <w:numId w:val="83"/>
        </w:numPr>
      </w:pPr>
      <w:r w:rsidRPr="008D4496">
        <w:t xml:space="preserve">Let </w:t>
      </w:r>
      <w:r w:rsidRPr="008D4496">
        <w:rPr>
          <w:i/>
        </w:rPr>
        <w:t>lval</w:t>
      </w:r>
      <w:r w:rsidRPr="008D4496">
        <w:t xml:space="preserve"> be GetValue(</w:t>
      </w:r>
      <w:r w:rsidRPr="008D4496">
        <w:rPr>
          <w:i/>
        </w:rPr>
        <w:t>lref</w:t>
      </w:r>
      <w:r w:rsidRPr="008D4496">
        <w:t>)</w:t>
      </w:r>
      <w:bookmarkEnd w:id="2954"/>
      <w:r w:rsidRPr="008D4496">
        <w:t>.</w:t>
      </w:r>
      <w:bookmarkStart w:id="2955" w:name="_Toc382212566"/>
    </w:p>
    <w:p w14:paraId="000B5C15" w14:textId="77777777" w:rsidR="004C02EF" w:rsidRPr="008D4496" w:rsidRDefault="004C02EF" w:rsidP="004C02EF">
      <w:pPr>
        <w:pStyle w:val="Alg4"/>
        <w:numPr>
          <w:ilvl w:val="0"/>
          <w:numId w:val="83"/>
        </w:numPr>
      </w:pPr>
      <w:r w:rsidRPr="008D4496">
        <w:t xml:space="preserve">Let </w:t>
      </w:r>
      <w:r w:rsidRPr="008D4496">
        <w:rPr>
          <w:i/>
        </w:rPr>
        <w:t>rref</w:t>
      </w:r>
      <w:r w:rsidRPr="008D4496">
        <w:t xml:space="preserve"> be the result of evaluating MultiplicativeExpression</w:t>
      </w:r>
      <w:bookmarkEnd w:id="2955"/>
      <w:r w:rsidRPr="008D4496">
        <w:t>.</w:t>
      </w:r>
      <w:bookmarkStart w:id="2956" w:name="_Toc382212567"/>
    </w:p>
    <w:p w14:paraId="4ED8433B" w14:textId="77777777" w:rsidR="004C02EF" w:rsidRPr="008D4496" w:rsidRDefault="004C02EF" w:rsidP="004C02EF">
      <w:pPr>
        <w:pStyle w:val="Alg4"/>
        <w:numPr>
          <w:ilvl w:val="0"/>
          <w:numId w:val="83"/>
        </w:numPr>
      </w:pPr>
      <w:r w:rsidRPr="008D4496">
        <w:t xml:space="preserve">Let </w:t>
      </w:r>
      <w:r w:rsidRPr="008D4496">
        <w:rPr>
          <w:i/>
        </w:rPr>
        <w:t>rval</w:t>
      </w:r>
      <w:r w:rsidRPr="008D4496">
        <w:t xml:space="preserve"> be GetValue(</w:t>
      </w:r>
      <w:r w:rsidRPr="008D4496">
        <w:rPr>
          <w:i/>
        </w:rPr>
        <w:t>rref</w:t>
      </w:r>
      <w:r w:rsidRPr="008D4496">
        <w:t>)</w:t>
      </w:r>
      <w:bookmarkEnd w:id="2956"/>
      <w:r w:rsidRPr="008D4496">
        <w:t>.</w:t>
      </w:r>
      <w:bookmarkStart w:id="2957" w:name="_Toc382212568"/>
    </w:p>
    <w:p w14:paraId="599811B7" w14:textId="77777777" w:rsidR="004C02EF" w:rsidRPr="008D4496" w:rsidRDefault="004C02EF" w:rsidP="004C02EF">
      <w:pPr>
        <w:pStyle w:val="Alg4"/>
        <w:numPr>
          <w:ilvl w:val="0"/>
          <w:numId w:val="83"/>
        </w:numPr>
      </w:pPr>
      <w:r w:rsidRPr="008D4496">
        <w:t xml:space="preserve">Let </w:t>
      </w:r>
      <w:r w:rsidRPr="008D4496">
        <w:rPr>
          <w:i/>
        </w:rPr>
        <w:t>lprim</w:t>
      </w:r>
      <w:r w:rsidRPr="008D4496">
        <w:t xml:space="preserve"> be ToPrimitive(</w:t>
      </w:r>
      <w:r w:rsidRPr="008D4496">
        <w:rPr>
          <w:i/>
        </w:rPr>
        <w:t>lval</w:t>
      </w:r>
      <w:r w:rsidRPr="008D4496">
        <w:t>)</w:t>
      </w:r>
      <w:bookmarkEnd w:id="2957"/>
      <w:r w:rsidRPr="008D4496">
        <w:t>.</w:t>
      </w:r>
      <w:bookmarkStart w:id="2958" w:name="_Toc382212569"/>
    </w:p>
    <w:p w14:paraId="39EC7472" w14:textId="77777777" w:rsidR="004C02EF" w:rsidRPr="008D4496" w:rsidRDefault="004C02EF" w:rsidP="004C02EF">
      <w:pPr>
        <w:pStyle w:val="Alg4"/>
        <w:numPr>
          <w:ilvl w:val="0"/>
          <w:numId w:val="83"/>
        </w:numPr>
      </w:pPr>
      <w:r w:rsidRPr="008D4496">
        <w:t xml:space="preserve">Let </w:t>
      </w:r>
      <w:r w:rsidRPr="0004143C">
        <w:rPr>
          <w:i/>
        </w:rPr>
        <w:t>r</w:t>
      </w:r>
      <w:r w:rsidRPr="008D4496">
        <w:rPr>
          <w:i/>
        </w:rPr>
        <w:t>prim</w:t>
      </w:r>
      <w:r w:rsidRPr="008D4496">
        <w:t xml:space="preserve"> be ToPrimitive(</w:t>
      </w:r>
      <w:r w:rsidRPr="008D4496">
        <w:rPr>
          <w:i/>
        </w:rPr>
        <w:t>rval</w:t>
      </w:r>
      <w:r w:rsidRPr="008D4496">
        <w:t>)</w:t>
      </w:r>
      <w:bookmarkEnd w:id="2958"/>
      <w:r w:rsidRPr="008D4496">
        <w:t>.</w:t>
      </w:r>
      <w:bookmarkStart w:id="2959" w:name="_Toc382212570"/>
    </w:p>
    <w:p w14:paraId="3F3C0085" w14:textId="77777777" w:rsidR="004C02EF" w:rsidRPr="008D4496" w:rsidRDefault="004C02EF" w:rsidP="004C02EF">
      <w:pPr>
        <w:pStyle w:val="Alg4"/>
        <w:numPr>
          <w:ilvl w:val="0"/>
          <w:numId w:val="83"/>
        </w:numPr>
      </w:pPr>
      <w:r w:rsidRPr="008D4496">
        <w:t>If Type(</w:t>
      </w:r>
      <w:r w:rsidRPr="008D4496">
        <w:rPr>
          <w:i/>
        </w:rPr>
        <w:t>lprim</w:t>
      </w:r>
      <w:r w:rsidRPr="008D4496">
        <w:t>) is String or Type(</w:t>
      </w:r>
      <w:r w:rsidRPr="008D4496">
        <w:rPr>
          <w:i/>
        </w:rPr>
        <w:t>rprim</w:t>
      </w:r>
      <w:r w:rsidRPr="008D4496">
        <w:t xml:space="preserve">) is String, </w:t>
      </w:r>
      <w:bookmarkEnd w:id="2959"/>
      <w:r w:rsidRPr="008D4496">
        <w:t xml:space="preserve">then </w:t>
      </w:r>
      <w:bookmarkStart w:id="2960" w:name="_Toc382212571"/>
    </w:p>
    <w:p w14:paraId="7BECD69D" w14:textId="77777777" w:rsidR="004C02EF" w:rsidRPr="008D4496" w:rsidRDefault="004C02EF" w:rsidP="004C02EF">
      <w:pPr>
        <w:pStyle w:val="Alg4"/>
        <w:numPr>
          <w:ilvl w:val="1"/>
          <w:numId w:val="83"/>
        </w:numPr>
      </w:pPr>
      <w:r w:rsidRPr="008D4496">
        <w:t>Return the String that is the result of concatenating ToString(</w:t>
      </w:r>
      <w:r w:rsidRPr="008D4496">
        <w:rPr>
          <w:i/>
        </w:rPr>
        <w:t>lprim</w:t>
      </w:r>
      <w:r w:rsidRPr="008D4496">
        <w:t>) followed by ToString(</w:t>
      </w:r>
      <w:r w:rsidRPr="008D4496">
        <w:rPr>
          <w:i/>
        </w:rPr>
        <w:t>rprim</w:t>
      </w:r>
      <w:r w:rsidRPr="008D4496">
        <w:t>)</w:t>
      </w:r>
    </w:p>
    <w:p w14:paraId="47F23F3E" w14:textId="77777777" w:rsidR="004C02EF" w:rsidRPr="008D4496" w:rsidRDefault="004C02EF" w:rsidP="004C02EF">
      <w:pPr>
        <w:pStyle w:val="Alg4"/>
        <w:numPr>
          <w:ilvl w:val="0"/>
          <w:numId w:val="83"/>
        </w:numPr>
        <w:spacing w:after="120"/>
      </w:pPr>
      <w:bookmarkStart w:id="2961" w:name="_Toc382212574"/>
      <w:bookmarkEnd w:id="2960"/>
      <w:r w:rsidRPr="008D4496">
        <w:t>Return the result of applying the addition operation to ToNumber(</w:t>
      </w:r>
      <w:r w:rsidRPr="008D4496">
        <w:rPr>
          <w:i/>
        </w:rPr>
        <w:t>lprim</w:t>
      </w:r>
      <w:r w:rsidRPr="008D4496">
        <w:t>) and ToNumber(</w:t>
      </w:r>
      <w:r w:rsidRPr="008D4496">
        <w:rPr>
          <w:i/>
        </w:rPr>
        <w:t>rprim</w:t>
      </w:r>
      <w:r w:rsidRPr="008D4496">
        <w:t>). See the Note below 11.6.3</w:t>
      </w:r>
      <w:bookmarkEnd w:id="2961"/>
      <w:r w:rsidRPr="008D4496">
        <w:t>.</w:t>
      </w:r>
      <w:bookmarkStart w:id="2962" w:name="_Toc382212575"/>
    </w:p>
    <w:bookmarkEnd w:id="2962"/>
    <w:p w14:paraId="33711141" w14:textId="77777777" w:rsidR="004C02EF" w:rsidRDefault="004C02EF" w:rsidP="004C02EF">
      <w:pPr>
        <w:pStyle w:val="Note"/>
      </w:pPr>
      <w:r w:rsidRPr="002A4604">
        <w:t>NOTE 1</w:t>
      </w:r>
      <w:r w:rsidRPr="002A4604">
        <w:tab/>
        <w:t>No hint is provided in the calls to ToPrimitive in steps 5 and 6. All native ECMAScript objects except Date objects handle the absence of a hint as if the hint Number were given; Date objects handle the absence of a hint as if the hint String were given. Host objects may handle the absence of a hint in some other manner.</w:t>
      </w:r>
      <w:bookmarkStart w:id="2963" w:name="_Toc375031183"/>
      <w:bookmarkStart w:id="2964" w:name="_Toc381513696"/>
      <w:bookmarkStart w:id="2965" w:name="_Toc382202851"/>
      <w:bookmarkStart w:id="2966" w:name="_Toc382212218"/>
      <w:bookmarkStart w:id="2967" w:name="_Toc382212580"/>
      <w:bookmarkStart w:id="2968" w:name="_Toc382291563"/>
      <w:bookmarkStart w:id="2969" w:name="_Toc385672211"/>
      <w:bookmarkStart w:id="2970" w:name="_Toc393690306"/>
    </w:p>
    <w:p w14:paraId="13AFBB64" w14:textId="77777777" w:rsidR="004C02EF" w:rsidRPr="00AA2529" w:rsidRDefault="004C02EF" w:rsidP="004C02EF">
      <w:pPr>
        <w:pStyle w:val="Note"/>
      </w:pPr>
      <w:r>
        <w:t>NOTE 2</w:t>
      </w:r>
      <w:r>
        <w:tab/>
      </w:r>
      <w:r w:rsidRPr="00AA2529">
        <w:t>Step 7</w:t>
      </w:r>
      <w:r>
        <w:t xml:space="preserve"> </w:t>
      </w:r>
      <w:r w:rsidRPr="00D00D4A">
        <w:t>differs</w:t>
      </w:r>
      <w:r w:rsidRPr="00AA2529">
        <w:t xml:space="preserve"> from step 3 </w:t>
      </w:r>
      <w:r>
        <w:t>of</w:t>
      </w:r>
      <w:r w:rsidRPr="00AA2529">
        <w:t xml:space="preserve"> the comparison algorithm for the relational operators</w:t>
      </w:r>
      <w:r>
        <w:t xml:space="preserve"> (11.8.5)</w:t>
      </w:r>
      <w:r w:rsidRPr="00AA2529">
        <w:t xml:space="preserve">, by using </w:t>
      </w:r>
      <w:r>
        <w:t>the logical-</w:t>
      </w:r>
      <w:r w:rsidRPr="00AA2529">
        <w:t xml:space="preserve">or </w:t>
      </w:r>
      <w:r>
        <w:t xml:space="preserve">operation </w:t>
      </w:r>
      <w:r w:rsidRPr="00AA2529">
        <w:t xml:space="preserve">instead of </w:t>
      </w:r>
      <w:r>
        <w:t>the logical-</w:t>
      </w:r>
      <w:r w:rsidRPr="00AA2529">
        <w:t>and</w:t>
      </w:r>
      <w:r>
        <w:t xml:space="preserve"> operation</w:t>
      </w:r>
      <w:r w:rsidRPr="00AA2529">
        <w:t>.</w:t>
      </w:r>
    </w:p>
    <w:p w14:paraId="57B49776" w14:textId="77777777" w:rsidR="004C02EF" w:rsidRDefault="004C02EF" w:rsidP="003A4B22">
      <w:pPr>
        <w:pStyle w:val="30"/>
        <w:numPr>
          <w:ilvl w:val="0"/>
          <w:numId w:val="0"/>
        </w:numPr>
      </w:pPr>
      <w:bookmarkStart w:id="2971" w:name="_Toc472818846"/>
      <w:bookmarkStart w:id="2972" w:name="_Toc235503420"/>
      <w:bookmarkStart w:id="2973" w:name="_Toc241509195"/>
      <w:bookmarkStart w:id="2974" w:name="_Toc244416682"/>
      <w:bookmarkStart w:id="2975" w:name="_Toc276631046"/>
      <w:bookmarkStart w:id="2976" w:name="_Toc178387057"/>
      <w:r>
        <w:t>11.6.2</w:t>
      </w:r>
      <w:r>
        <w:tab/>
        <w:t xml:space="preserve">The Subtraction Operator ( </w:t>
      </w:r>
      <w:r>
        <w:rPr>
          <w:rFonts w:ascii="Courier New" w:hAnsi="Courier New"/>
        </w:rPr>
        <w:t>-</w:t>
      </w:r>
      <w:r>
        <w:t xml:space="preserve"> </w:t>
      </w:r>
      <w:bookmarkStart w:id="2977" w:name="_Toc382202852"/>
      <w:bookmarkEnd w:id="2963"/>
      <w:bookmarkEnd w:id="2964"/>
      <w:bookmarkEnd w:id="2965"/>
      <w:bookmarkEnd w:id="2966"/>
      <w:bookmarkEnd w:id="2967"/>
      <w:bookmarkEnd w:id="2968"/>
      <w:bookmarkEnd w:id="2969"/>
      <w:bookmarkEnd w:id="2970"/>
      <w:bookmarkEnd w:id="2977"/>
      <w:r>
        <w:t>)</w:t>
      </w:r>
      <w:bookmarkEnd w:id="2971"/>
      <w:bookmarkEnd w:id="2972"/>
      <w:bookmarkEnd w:id="2973"/>
      <w:bookmarkEnd w:id="2974"/>
      <w:bookmarkEnd w:id="2975"/>
      <w:bookmarkEnd w:id="2976"/>
    </w:p>
    <w:p w14:paraId="4623632F" w14:textId="77777777" w:rsidR="004C02EF" w:rsidRDefault="004C02EF" w:rsidP="004C02EF">
      <w:r>
        <w:t xml:space="preserve">The production </w:t>
      </w:r>
      <w:r w:rsidRPr="002A4604">
        <w:rPr>
          <w:rStyle w:val="bnf"/>
        </w:rPr>
        <w:t>AdditiveExpression</w:t>
      </w:r>
      <w:r>
        <w:t xml:space="preserve"> </w:t>
      </w:r>
      <w:r>
        <w:rPr>
          <w:b/>
        </w:rPr>
        <w:t>:</w:t>
      </w:r>
      <w:r>
        <w:t xml:space="preserve"> </w:t>
      </w:r>
      <w:r w:rsidRPr="002A4604">
        <w:rPr>
          <w:rStyle w:val="bnf"/>
        </w:rPr>
        <w:t>AdditiveExpression</w:t>
      </w:r>
      <w:r>
        <w:t xml:space="preserve"> </w:t>
      </w:r>
      <w:r>
        <w:rPr>
          <w:rFonts w:ascii="Courier New" w:hAnsi="Courier New"/>
          <w:b/>
        </w:rPr>
        <w:t>-</w:t>
      </w:r>
      <w:r>
        <w:t xml:space="preserve"> </w:t>
      </w:r>
      <w:r w:rsidRPr="002A4604">
        <w:rPr>
          <w:rStyle w:val="bnf"/>
        </w:rPr>
        <w:t>MultiplicativeExpression</w:t>
      </w:r>
      <w:r>
        <w:t xml:space="preserve"> is evaluated as follows:</w:t>
      </w:r>
      <w:bookmarkStart w:id="2978" w:name="_Toc382212581"/>
    </w:p>
    <w:p w14:paraId="56A0C954" w14:textId="77777777" w:rsidR="004C02EF" w:rsidRPr="008D4496" w:rsidRDefault="004C02EF" w:rsidP="004C02EF">
      <w:pPr>
        <w:pStyle w:val="Alg4"/>
        <w:numPr>
          <w:ilvl w:val="0"/>
          <w:numId w:val="84"/>
        </w:numPr>
      </w:pPr>
      <w:r w:rsidRPr="008D4496">
        <w:t xml:space="preserve">Let </w:t>
      </w:r>
      <w:r w:rsidRPr="008D4496">
        <w:rPr>
          <w:i/>
        </w:rPr>
        <w:t>lref</w:t>
      </w:r>
      <w:r w:rsidRPr="008D4496">
        <w:t xml:space="preserve"> be the result of evaluating AdditiveExpression</w:t>
      </w:r>
      <w:bookmarkEnd w:id="2978"/>
      <w:r w:rsidRPr="008D4496">
        <w:t>.</w:t>
      </w:r>
      <w:bookmarkStart w:id="2979" w:name="_Toc382212582"/>
    </w:p>
    <w:p w14:paraId="715891C0" w14:textId="77777777" w:rsidR="004C02EF" w:rsidRPr="008D4496" w:rsidRDefault="004C02EF" w:rsidP="004C02EF">
      <w:pPr>
        <w:pStyle w:val="Alg4"/>
        <w:numPr>
          <w:ilvl w:val="0"/>
          <w:numId w:val="84"/>
        </w:numPr>
      </w:pPr>
      <w:r w:rsidRPr="008D4496">
        <w:t xml:space="preserve">Let </w:t>
      </w:r>
      <w:r w:rsidRPr="008D4496">
        <w:rPr>
          <w:i/>
        </w:rPr>
        <w:t>lval</w:t>
      </w:r>
      <w:r w:rsidRPr="008D4496">
        <w:t xml:space="preserve"> be GetValue(</w:t>
      </w:r>
      <w:r w:rsidRPr="008D4496">
        <w:rPr>
          <w:i/>
        </w:rPr>
        <w:t>lref</w:t>
      </w:r>
      <w:r w:rsidRPr="008D4496">
        <w:t>).</w:t>
      </w:r>
      <w:bookmarkStart w:id="2980" w:name="_Toc382212583"/>
      <w:bookmarkEnd w:id="2979"/>
    </w:p>
    <w:p w14:paraId="6DDC64B7" w14:textId="77777777" w:rsidR="004C02EF" w:rsidRPr="008D4496" w:rsidRDefault="004C02EF" w:rsidP="004C02EF">
      <w:pPr>
        <w:pStyle w:val="Alg4"/>
        <w:numPr>
          <w:ilvl w:val="0"/>
          <w:numId w:val="84"/>
        </w:numPr>
      </w:pPr>
      <w:r w:rsidRPr="008D4496">
        <w:t xml:space="preserve">Let </w:t>
      </w:r>
      <w:r w:rsidRPr="008D4496">
        <w:rPr>
          <w:i/>
        </w:rPr>
        <w:t>rref</w:t>
      </w:r>
      <w:r w:rsidRPr="008D4496">
        <w:t xml:space="preserve"> be the result of evaluating MultiplicativeExpression</w:t>
      </w:r>
      <w:bookmarkEnd w:id="2980"/>
      <w:r w:rsidRPr="008D4496">
        <w:t>.</w:t>
      </w:r>
      <w:bookmarkStart w:id="2981" w:name="_Toc382212584"/>
    </w:p>
    <w:p w14:paraId="3B10A4F6" w14:textId="77777777" w:rsidR="004C02EF" w:rsidRPr="008D4496" w:rsidRDefault="004C02EF" w:rsidP="004C02EF">
      <w:pPr>
        <w:pStyle w:val="Alg4"/>
        <w:numPr>
          <w:ilvl w:val="0"/>
          <w:numId w:val="84"/>
        </w:numPr>
      </w:pPr>
      <w:r w:rsidRPr="008D4496">
        <w:t xml:space="preserve">Let </w:t>
      </w:r>
      <w:r w:rsidRPr="008D4496">
        <w:rPr>
          <w:i/>
        </w:rPr>
        <w:t>rval</w:t>
      </w:r>
      <w:r w:rsidRPr="008D4496">
        <w:t xml:space="preserve"> be GetValue(</w:t>
      </w:r>
      <w:r w:rsidRPr="008D4496">
        <w:rPr>
          <w:i/>
        </w:rPr>
        <w:t>rref</w:t>
      </w:r>
      <w:r w:rsidRPr="008D4496">
        <w:t>)</w:t>
      </w:r>
      <w:bookmarkEnd w:id="2981"/>
      <w:r w:rsidRPr="008D4496">
        <w:t>.</w:t>
      </w:r>
      <w:bookmarkStart w:id="2982" w:name="_Toc382212585"/>
    </w:p>
    <w:p w14:paraId="08953B2D" w14:textId="77777777" w:rsidR="004C02EF" w:rsidRPr="008D4496" w:rsidRDefault="004C02EF" w:rsidP="004C02EF">
      <w:pPr>
        <w:pStyle w:val="Alg4"/>
        <w:numPr>
          <w:ilvl w:val="0"/>
          <w:numId w:val="84"/>
        </w:numPr>
      </w:pPr>
      <w:r w:rsidRPr="008D4496">
        <w:t xml:space="preserve">Let </w:t>
      </w:r>
      <w:r w:rsidRPr="008D4496">
        <w:rPr>
          <w:i/>
        </w:rPr>
        <w:t>lnum</w:t>
      </w:r>
      <w:r w:rsidRPr="008D4496">
        <w:t xml:space="preserve"> be ToNumber(</w:t>
      </w:r>
      <w:r w:rsidRPr="008D4496">
        <w:rPr>
          <w:i/>
        </w:rPr>
        <w:t>lval</w:t>
      </w:r>
      <w:r w:rsidRPr="008D4496">
        <w:t>)</w:t>
      </w:r>
      <w:bookmarkEnd w:id="2982"/>
      <w:r w:rsidRPr="008D4496">
        <w:t>.</w:t>
      </w:r>
      <w:bookmarkStart w:id="2983" w:name="_Toc382212586"/>
    </w:p>
    <w:p w14:paraId="600BDD9A" w14:textId="77777777" w:rsidR="004C02EF" w:rsidRPr="008D4496" w:rsidRDefault="004C02EF" w:rsidP="004C02EF">
      <w:pPr>
        <w:pStyle w:val="Alg4"/>
        <w:numPr>
          <w:ilvl w:val="0"/>
          <w:numId w:val="84"/>
        </w:numPr>
      </w:pPr>
      <w:r w:rsidRPr="008D4496">
        <w:t xml:space="preserve">Let </w:t>
      </w:r>
      <w:r w:rsidRPr="008D4496">
        <w:rPr>
          <w:i/>
        </w:rPr>
        <w:t>rnum</w:t>
      </w:r>
      <w:r w:rsidRPr="008D4496">
        <w:t xml:space="preserve"> be ToNumber(</w:t>
      </w:r>
      <w:r w:rsidRPr="008D4496">
        <w:rPr>
          <w:i/>
        </w:rPr>
        <w:t>rval</w:t>
      </w:r>
      <w:r w:rsidRPr="008D4496">
        <w:t>).</w:t>
      </w:r>
      <w:bookmarkStart w:id="2984" w:name="_Toc382212587"/>
      <w:bookmarkEnd w:id="2983"/>
    </w:p>
    <w:p w14:paraId="424135E3" w14:textId="77777777" w:rsidR="004C02EF" w:rsidRPr="008D4496" w:rsidRDefault="004C02EF" w:rsidP="004C02EF">
      <w:pPr>
        <w:pStyle w:val="Alg4"/>
        <w:numPr>
          <w:ilvl w:val="0"/>
          <w:numId w:val="84"/>
        </w:numPr>
        <w:spacing w:after="220"/>
      </w:pPr>
      <w:r w:rsidRPr="008D4496">
        <w:t xml:space="preserve">Return the result of applying the subtraction operation to </w:t>
      </w:r>
      <w:r w:rsidRPr="008D4496">
        <w:rPr>
          <w:i/>
        </w:rPr>
        <w:t>lnum</w:t>
      </w:r>
      <w:r w:rsidRPr="008D4496">
        <w:t xml:space="preserve"> and </w:t>
      </w:r>
      <w:r w:rsidRPr="00612C55">
        <w:rPr>
          <w:i/>
        </w:rPr>
        <w:t>r</w:t>
      </w:r>
      <w:r w:rsidRPr="008D4496">
        <w:rPr>
          <w:i/>
        </w:rPr>
        <w:t>num</w:t>
      </w:r>
      <w:r w:rsidRPr="008D4496">
        <w:t>. See the note below 11.6.3</w:t>
      </w:r>
      <w:bookmarkEnd w:id="2984"/>
      <w:r w:rsidRPr="008D4496">
        <w:t>.</w:t>
      </w:r>
      <w:bookmarkStart w:id="2985" w:name="_Toc382212588"/>
    </w:p>
    <w:p w14:paraId="5ABD103E" w14:textId="77777777" w:rsidR="004C02EF" w:rsidRPr="002A4604" w:rsidRDefault="004C02EF" w:rsidP="003A4B22">
      <w:pPr>
        <w:pStyle w:val="30"/>
        <w:numPr>
          <w:ilvl w:val="0"/>
          <w:numId w:val="0"/>
        </w:numPr>
      </w:pPr>
      <w:bookmarkStart w:id="2986" w:name="_Ref383593633"/>
      <w:bookmarkStart w:id="2987" w:name="_Toc385672212"/>
      <w:bookmarkStart w:id="2988" w:name="_Toc393690307"/>
      <w:bookmarkStart w:id="2989" w:name="_Ref424533048"/>
      <w:bookmarkStart w:id="2990" w:name="_Ref424533073"/>
      <w:bookmarkStart w:id="2991" w:name="_Ref424533092"/>
      <w:bookmarkStart w:id="2992" w:name="_Ref424535393"/>
      <w:bookmarkStart w:id="2993" w:name="_Ref424535434"/>
      <w:bookmarkStart w:id="2994" w:name="_Ref424667869"/>
      <w:bookmarkStart w:id="2995" w:name="_Ref424667882"/>
      <w:bookmarkStart w:id="2996" w:name="_Ref424667915"/>
      <w:bookmarkStart w:id="2997" w:name="_Ref424667925"/>
      <w:bookmarkStart w:id="2998" w:name="_Ref424668007"/>
      <w:bookmarkStart w:id="2999" w:name="_Ref424668017"/>
      <w:bookmarkStart w:id="3000" w:name="_Toc472818847"/>
      <w:bookmarkStart w:id="3001" w:name="_Toc235503421"/>
      <w:bookmarkStart w:id="3002" w:name="_Toc241509196"/>
      <w:bookmarkStart w:id="3003" w:name="_Toc244416683"/>
      <w:bookmarkStart w:id="3004" w:name="_Toc276631047"/>
      <w:bookmarkStart w:id="3005" w:name="_Toc178387058"/>
      <w:bookmarkEnd w:id="2985"/>
      <w:r>
        <w:t>11.6.3</w:t>
      </w:r>
      <w:r>
        <w:tab/>
        <w:t>Applying the Additive Operators to Number</w:t>
      </w:r>
      <w:bookmarkEnd w:id="2986"/>
      <w:bookmarkEnd w:id="2987"/>
      <w:bookmarkEnd w:id="2988"/>
      <w:r>
        <w:t>s</w:t>
      </w:r>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p>
    <w:p w14:paraId="2224FF01" w14:textId="77777777" w:rsidR="004C02EF" w:rsidRDefault="004C02EF" w:rsidP="004C02EF">
      <w:r>
        <w:t xml:space="preserve">The </w:t>
      </w:r>
      <w:r>
        <w:rPr>
          <w:rFonts w:ascii="Courier New" w:hAnsi="Courier New"/>
          <w:b/>
        </w:rPr>
        <w:t>+</w:t>
      </w:r>
      <w:r>
        <w:t xml:space="preserve"> operator performs addition when applied to two operands of numeric type, producing the sum of the operands. The </w:t>
      </w:r>
      <w:r>
        <w:rPr>
          <w:rFonts w:ascii="Courier New" w:hAnsi="Courier New"/>
          <w:b/>
        </w:rPr>
        <w:t>-</w:t>
      </w:r>
      <w:r>
        <w:t xml:space="preserve"> operator performs subtraction, producing the difference of two numeric operands.</w:t>
      </w:r>
    </w:p>
    <w:p w14:paraId="00579319" w14:textId="77777777" w:rsidR="004C02EF" w:rsidRDefault="004C02EF" w:rsidP="004C02EF">
      <w:r>
        <w:t>Addition is a commutative operation, but not always associative.</w:t>
      </w:r>
    </w:p>
    <w:p w14:paraId="3AB2CF5E" w14:textId="77777777" w:rsidR="004C02EF" w:rsidRDefault="004C02EF" w:rsidP="004C02EF">
      <w:pPr>
        <w:spacing w:after="60"/>
      </w:pPr>
      <w:r>
        <w:t>The result of an addition is determined using the rules of IEEE 754 binary double-precision arithmetic:</w:t>
      </w:r>
    </w:p>
    <w:p w14:paraId="78CA2635"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If either operand is </w:t>
      </w:r>
      <w:r w:rsidRPr="00D00D4A">
        <w:rPr>
          <w:rFonts w:ascii="Arial" w:hAnsi="Arial"/>
          <w:b/>
        </w:rPr>
        <w:t>NaN</w:t>
      </w:r>
      <w:r w:rsidRPr="00D00D4A">
        <w:rPr>
          <w:rFonts w:ascii="Arial" w:hAnsi="Arial"/>
        </w:rPr>
        <w:t xml:space="preserve">, the result is </w:t>
      </w:r>
      <w:r w:rsidRPr="00D00D4A">
        <w:rPr>
          <w:rFonts w:ascii="Arial" w:hAnsi="Arial"/>
          <w:b/>
        </w:rPr>
        <w:t>NaN</w:t>
      </w:r>
      <w:r w:rsidRPr="00D00D4A">
        <w:rPr>
          <w:rFonts w:ascii="Arial" w:hAnsi="Arial"/>
        </w:rPr>
        <w:t>.</w:t>
      </w:r>
    </w:p>
    <w:p w14:paraId="7E28BE67"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The sum of two infinities of opposite sign is </w:t>
      </w:r>
      <w:r w:rsidRPr="00D00D4A">
        <w:rPr>
          <w:rFonts w:ascii="Arial" w:hAnsi="Arial"/>
          <w:b/>
        </w:rPr>
        <w:t>NaN</w:t>
      </w:r>
      <w:r w:rsidRPr="00D00D4A">
        <w:rPr>
          <w:rFonts w:ascii="Arial" w:hAnsi="Arial"/>
        </w:rPr>
        <w:t>.</w:t>
      </w:r>
    </w:p>
    <w:p w14:paraId="7C1D7F0F"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two infinities of the same sign is the infinity of that sign.</w:t>
      </w:r>
    </w:p>
    <w:p w14:paraId="12A05637"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an infinity and a finite value is equal to the infinite operand.</w:t>
      </w:r>
    </w:p>
    <w:p w14:paraId="2C1847E2"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two negative zero</w:t>
      </w:r>
      <w:r>
        <w:rPr>
          <w:rFonts w:ascii="Arial" w:hAnsi="Arial"/>
        </w:rPr>
        <w:t>e</w:t>
      </w:r>
      <w:r w:rsidRPr="00D00D4A">
        <w:rPr>
          <w:rFonts w:ascii="Arial" w:hAnsi="Arial"/>
        </w:rPr>
        <w:t xml:space="preserve">s is </w:t>
      </w:r>
      <w:r w:rsidRPr="00D00D4A">
        <w:rPr>
          <w:rFonts w:ascii="Arial" w:hAnsi="Arial"/>
          <w:b/>
        </w:rPr>
        <w:sym w:font="Symbol" w:char="F02D"/>
      </w:r>
      <w:r w:rsidRPr="00D00D4A">
        <w:rPr>
          <w:rFonts w:ascii="Arial" w:hAnsi="Arial"/>
          <w:b/>
        </w:rPr>
        <w:t>0</w:t>
      </w:r>
      <w:r w:rsidRPr="00D00D4A">
        <w:rPr>
          <w:rFonts w:ascii="Arial" w:hAnsi="Arial"/>
        </w:rPr>
        <w:t>. The sum of two positive zero</w:t>
      </w:r>
      <w:r>
        <w:rPr>
          <w:rFonts w:ascii="Arial" w:hAnsi="Arial"/>
        </w:rPr>
        <w:t>e</w:t>
      </w:r>
      <w:r w:rsidRPr="00D00D4A">
        <w:rPr>
          <w:rFonts w:ascii="Arial" w:hAnsi="Arial"/>
        </w:rPr>
        <w:t>s, or of two zero</w:t>
      </w:r>
      <w:r>
        <w:rPr>
          <w:rFonts w:ascii="Arial" w:hAnsi="Arial"/>
        </w:rPr>
        <w:t>e</w:t>
      </w:r>
      <w:r w:rsidRPr="00D00D4A">
        <w:rPr>
          <w:rFonts w:ascii="Arial" w:hAnsi="Arial"/>
        </w:rPr>
        <w:t xml:space="preserve">s of opposite sign, is </w:t>
      </w:r>
      <w:r w:rsidRPr="00D00D4A">
        <w:rPr>
          <w:rFonts w:ascii="Arial" w:hAnsi="Arial"/>
          <w:b/>
        </w:rPr>
        <w:t>+0</w:t>
      </w:r>
      <w:r w:rsidRPr="00D00D4A">
        <w:rPr>
          <w:rFonts w:ascii="Arial" w:hAnsi="Arial"/>
        </w:rPr>
        <w:t>.</w:t>
      </w:r>
    </w:p>
    <w:p w14:paraId="3A8A8304"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The sum of a zero and a nonzero finite value is equal to the nonzero operand.</w:t>
      </w:r>
    </w:p>
    <w:p w14:paraId="6ED10917" w14:textId="77777777" w:rsidR="004C02EF" w:rsidRPr="00D00D4A" w:rsidRDefault="004C02EF" w:rsidP="004C02EF">
      <w:pPr>
        <w:pStyle w:val="BulletNotlast"/>
        <w:numPr>
          <w:ilvl w:val="1"/>
          <w:numId w:val="24"/>
        </w:numPr>
        <w:ind w:left="990" w:hanging="270"/>
        <w:rPr>
          <w:rFonts w:ascii="Arial" w:hAnsi="Arial"/>
        </w:rPr>
      </w:pPr>
      <w:r w:rsidRPr="00D00D4A">
        <w:rPr>
          <w:rFonts w:ascii="Arial" w:hAnsi="Arial"/>
        </w:rPr>
        <w:t xml:space="preserve">The sum of two nonzero finite values of the same magnitude and opposite sign is </w:t>
      </w:r>
      <w:r w:rsidRPr="00D00D4A">
        <w:rPr>
          <w:rFonts w:ascii="Arial" w:hAnsi="Arial"/>
          <w:b/>
        </w:rPr>
        <w:t>+0</w:t>
      </w:r>
      <w:r w:rsidRPr="00D00D4A">
        <w:rPr>
          <w:rFonts w:ascii="Arial" w:hAnsi="Arial"/>
        </w:rPr>
        <w:t>.</w:t>
      </w:r>
    </w:p>
    <w:p w14:paraId="6456B2FC" w14:textId="77777777" w:rsidR="004C02EF" w:rsidRPr="00D00D4A" w:rsidRDefault="004C02EF" w:rsidP="004C02EF">
      <w:pPr>
        <w:pStyle w:val="BulletNotlast"/>
        <w:numPr>
          <w:ilvl w:val="1"/>
          <w:numId w:val="24"/>
        </w:numPr>
        <w:spacing w:after="240"/>
        <w:ind w:left="990" w:hanging="274"/>
        <w:rPr>
          <w:rFonts w:ascii="Arial" w:hAnsi="Arial"/>
        </w:rPr>
      </w:pPr>
      <w:r w:rsidRPr="00D00D4A">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6D1D62A8" w14:textId="77777777" w:rsidR="004C02EF" w:rsidRDefault="004C02EF" w:rsidP="004C02EF">
      <w:r>
        <w:t xml:space="preserve">The </w:t>
      </w:r>
      <w:r>
        <w:rPr>
          <w:rFonts w:ascii="Courier New" w:hAnsi="Courier New"/>
          <w:b/>
        </w:rPr>
        <w:t>-</w:t>
      </w:r>
      <w:r>
        <w:t xml:space="preserve"> operator performs subtraction when applied to two operands of numeric type, producing the difference of its operands; the left operand is the minuend and the right operand is the subtrahend. Given numeric operands </w:t>
      </w:r>
      <w:r w:rsidRPr="00E32218">
        <w:rPr>
          <w:rFonts w:ascii="Times New Roman" w:hAnsi="Times New Roman"/>
          <w:i/>
        </w:rPr>
        <w:t>a</w:t>
      </w:r>
      <w:r>
        <w:t xml:space="preserve"> and </w:t>
      </w:r>
      <w:r w:rsidRPr="00E32218">
        <w:rPr>
          <w:rFonts w:ascii="Times New Roman" w:hAnsi="Times New Roman"/>
          <w:i/>
        </w:rPr>
        <w:t>b</w:t>
      </w:r>
      <w:r>
        <w:t xml:space="preserve">, it is always the case that </w:t>
      </w:r>
      <w:r w:rsidRPr="00E32218">
        <w:rPr>
          <w:rFonts w:ascii="Times New Roman" w:hAnsi="Times New Roman"/>
          <w:i/>
        </w:rPr>
        <w:t>a</w:t>
      </w:r>
      <w:r>
        <w:rPr>
          <w:rFonts w:ascii="Courier New" w:hAnsi="Courier New"/>
          <w:i/>
        </w:rPr>
        <w:t>–</w:t>
      </w:r>
      <w:r w:rsidRPr="00E32218">
        <w:rPr>
          <w:rFonts w:ascii="Times New Roman" w:hAnsi="Times New Roman"/>
          <w:i/>
        </w:rPr>
        <w:t>b</w:t>
      </w:r>
      <w:r>
        <w:t xml:space="preserve"> produces the same result as </w:t>
      </w:r>
      <w:r w:rsidRPr="00E32218">
        <w:rPr>
          <w:rFonts w:ascii="Times New Roman" w:hAnsi="Times New Roman"/>
          <w:i/>
        </w:rPr>
        <w:t xml:space="preserve">a </w:t>
      </w:r>
      <w:r>
        <w:rPr>
          <w:rFonts w:ascii="Courier New" w:hAnsi="Courier New"/>
          <w:i/>
        </w:rPr>
        <w:t>+(–</w:t>
      </w:r>
      <w:r w:rsidRPr="00E32218">
        <w:rPr>
          <w:rFonts w:ascii="Times New Roman" w:hAnsi="Times New Roman"/>
          <w:i/>
        </w:rPr>
        <w:t>b</w:t>
      </w:r>
      <w:r>
        <w:rPr>
          <w:rFonts w:ascii="Courier New" w:hAnsi="Courier New"/>
          <w:i/>
        </w:rPr>
        <w:t>)</w:t>
      </w:r>
      <w:bookmarkStart w:id="3006" w:name="_Toc375031184"/>
      <w:bookmarkStart w:id="3007" w:name="_Ref381183061"/>
      <w:bookmarkStart w:id="3008" w:name="_Toc381513697"/>
      <w:bookmarkStart w:id="3009" w:name="_Toc382202853"/>
      <w:bookmarkStart w:id="3010" w:name="_Toc382212219"/>
      <w:bookmarkStart w:id="3011" w:name="_Toc382212589"/>
      <w:bookmarkStart w:id="3012" w:name="_Toc382291564"/>
      <w:bookmarkStart w:id="3013" w:name="_Toc385672213"/>
      <w:bookmarkStart w:id="3014" w:name="_Toc393690308"/>
      <w:r>
        <w:t>.</w:t>
      </w:r>
    </w:p>
    <w:p w14:paraId="1B5EC391" w14:textId="77777777" w:rsidR="004C02EF" w:rsidRDefault="004C02EF" w:rsidP="003A4B22">
      <w:pPr>
        <w:pStyle w:val="20"/>
        <w:numPr>
          <w:ilvl w:val="0"/>
          <w:numId w:val="0"/>
        </w:numPr>
      </w:pPr>
      <w:bookmarkStart w:id="3015" w:name="_Ref457437603"/>
      <w:bookmarkStart w:id="3016" w:name="_Ref457449400"/>
      <w:bookmarkStart w:id="3017" w:name="_Toc472818848"/>
      <w:bookmarkStart w:id="3018" w:name="_Toc235503422"/>
      <w:bookmarkStart w:id="3019" w:name="_Toc241509197"/>
      <w:bookmarkStart w:id="3020" w:name="_Toc244416684"/>
      <w:bookmarkStart w:id="3021" w:name="_Toc276631048"/>
      <w:bookmarkStart w:id="3022" w:name="_Toc178387059"/>
      <w:r>
        <w:t>11.7</w:t>
      </w:r>
      <w:r>
        <w:tab/>
        <w:t>Bitwise Shift Operator</w:t>
      </w:r>
      <w:bookmarkStart w:id="3023" w:name="_Toc382202854"/>
      <w:bookmarkEnd w:id="3006"/>
      <w:bookmarkEnd w:id="3007"/>
      <w:bookmarkEnd w:id="3008"/>
      <w:bookmarkEnd w:id="3009"/>
      <w:bookmarkEnd w:id="3010"/>
      <w:bookmarkEnd w:id="3011"/>
      <w:bookmarkEnd w:id="3012"/>
      <w:bookmarkEnd w:id="3013"/>
      <w:bookmarkEnd w:id="3014"/>
      <w:bookmarkEnd w:id="3023"/>
      <w:r>
        <w:t>s</w:t>
      </w:r>
      <w:bookmarkEnd w:id="3015"/>
      <w:bookmarkEnd w:id="3016"/>
      <w:bookmarkEnd w:id="3017"/>
      <w:bookmarkEnd w:id="3018"/>
      <w:bookmarkEnd w:id="3019"/>
      <w:bookmarkEnd w:id="3020"/>
      <w:bookmarkEnd w:id="3021"/>
      <w:bookmarkEnd w:id="3022"/>
    </w:p>
    <w:p w14:paraId="1D8140F5" w14:textId="77777777" w:rsidR="004C02EF" w:rsidRDefault="004C02EF" w:rsidP="004C02EF">
      <w:pPr>
        <w:pStyle w:val="Syntax"/>
      </w:pPr>
      <w:r w:rsidRPr="0091359B">
        <w:t>Syntax</w:t>
      </w:r>
    </w:p>
    <w:p w14:paraId="02A5C216" w14:textId="77777777" w:rsidR="004C02EF" w:rsidRPr="00D00D4A" w:rsidRDefault="004C02EF" w:rsidP="004C02EF">
      <w:pPr>
        <w:pStyle w:val="SyntaxRule"/>
        <w:rPr>
          <w:rFonts w:ascii="Arial" w:hAnsi="Arial"/>
        </w:rPr>
      </w:pPr>
      <w:r w:rsidRPr="00ED79C2">
        <w:t>ShiftExpression</w:t>
      </w:r>
      <w:r w:rsidRPr="00D00D4A">
        <w:rPr>
          <w:rFonts w:ascii="Arial" w:hAnsi="Arial"/>
        </w:rPr>
        <w:t xml:space="preserve"> </w:t>
      </w:r>
      <w:r w:rsidRPr="00D04346">
        <w:rPr>
          <w:rFonts w:ascii="Arial" w:hAnsi="Arial"/>
          <w:b/>
          <w:i w:val="0"/>
        </w:rPr>
        <w:t>:</w:t>
      </w:r>
    </w:p>
    <w:p w14:paraId="2C13799F" w14:textId="77777777" w:rsidR="004C02EF" w:rsidRPr="00D00D4A" w:rsidRDefault="004C02EF" w:rsidP="004C02EF">
      <w:pPr>
        <w:pStyle w:val="SyntaxDefinition"/>
        <w:rPr>
          <w:rFonts w:ascii="Arial" w:hAnsi="Arial"/>
        </w:rPr>
      </w:pPr>
      <w:r w:rsidRPr="00ED79C2">
        <w:t>AdditiveExpression</w:t>
      </w:r>
      <w:r w:rsidRPr="00D00D4A">
        <w:rPr>
          <w:rFonts w:ascii="Arial" w:hAnsi="Arial"/>
        </w:rPr>
        <w:br/>
      </w:r>
      <w:r w:rsidRPr="00ED79C2">
        <w:t>ShiftExpression</w:t>
      </w:r>
      <w:r w:rsidRPr="00D00D4A">
        <w:rPr>
          <w:rFonts w:ascii="Arial" w:hAnsi="Arial"/>
        </w:rPr>
        <w:t xml:space="preserve"> </w:t>
      </w:r>
      <w:r w:rsidRPr="00C226F6">
        <w:rPr>
          <w:rFonts w:ascii="Courier New" w:hAnsi="Courier New"/>
          <w:b/>
          <w:i w:val="0"/>
        </w:rPr>
        <w:t>&lt;&lt;</w:t>
      </w:r>
      <w:r w:rsidRPr="00D00D4A">
        <w:rPr>
          <w:rFonts w:ascii="Arial" w:hAnsi="Arial"/>
        </w:rPr>
        <w:t xml:space="preserve"> </w:t>
      </w:r>
      <w:r w:rsidRPr="00ED79C2">
        <w:t>AdditiveExpression</w:t>
      </w:r>
      <w:r w:rsidRPr="00D00D4A">
        <w:rPr>
          <w:rFonts w:ascii="Arial" w:hAnsi="Arial"/>
        </w:rPr>
        <w:br/>
      </w:r>
      <w:r w:rsidRPr="00ED79C2">
        <w:t>ShiftExpression</w:t>
      </w:r>
      <w:r w:rsidRPr="00D00D4A">
        <w:rPr>
          <w:rFonts w:ascii="Arial" w:hAnsi="Arial"/>
        </w:rPr>
        <w:t xml:space="preserve"> </w:t>
      </w:r>
      <w:r w:rsidRPr="00C226F6">
        <w:rPr>
          <w:rFonts w:ascii="Courier New" w:hAnsi="Courier New"/>
          <w:b/>
          <w:i w:val="0"/>
        </w:rPr>
        <w:t>&gt;&gt;</w:t>
      </w:r>
      <w:r w:rsidRPr="00D00D4A">
        <w:rPr>
          <w:rFonts w:ascii="Arial" w:hAnsi="Arial"/>
        </w:rPr>
        <w:t xml:space="preserve"> </w:t>
      </w:r>
      <w:r w:rsidRPr="00ED79C2">
        <w:t>AdditiveExpression</w:t>
      </w:r>
      <w:r w:rsidRPr="00D00D4A">
        <w:rPr>
          <w:rFonts w:ascii="Arial" w:hAnsi="Arial"/>
        </w:rPr>
        <w:br/>
      </w:r>
      <w:r w:rsidRPr="00ED79C2">
        <w:t>ShiftExpression</w:t>
      </w:r>
      <w:r w:rsidRPr="00D00D4A">
        <w:rPr>
          <w:rFonts w:ascii="Arial" w:hAnsi="Arial"/>
        </w:rPr>
        <w:t xml:space="preserve"> </w:t>
      </w:r>
      <w:r w:rsidRPr="00C226F6">
        <w:rPr>
          <w:rFonts w:ascii="Courier New" w:hAnsi="Courier New"/>
          <w:b/>
          <w:i w:val="0"/>
        </w:rPr>
        <w:t>&gt;&gt;&gt;</w:t>
      </w:r>
      <w:r w:rsidRPr="00D00D4A">
        <w:rPr>
          <w:rFonts w:ascii="Arial" w:hAnsi="Arial"/>
        </w:rPr>
        <w:t xml:space="preserve"> </w:t>
      </w:r>
      <w:r w:rsidRPr="00ED79C2">
        <w:t>AdditiveExpression</w:t>
      </w:r>
      <w:bookmarkStart w:id="3024" w:name="_Toc375031185"/>
      <w:bookmarkStart w:id="3025" w:name="_Ref378391230"/>
      <w:bookmarkStart w:id="3026" w:name="_Toc381513698"/>
      <w:bookmarkStart w:id="3027" w:name="_Toc382202855"/>
      <w:bookmarkStart w:id="3028" w:name="_Toc382212220"/>
      <w:bookmarkStart w:id="3029" w:name="_Toc382212590"/>
      <w:bookmarkStart w:id="3030" w:name="_Toc382291565"/>
      <w:bookmarkStart w:id="3031" w:name="_Toc385672214"/>
      <w:bookmarkStart w:id="3032" w:name="_Toc393690309"/>
    </w:p>
    <w:p w14:paraId="022D8203" w14:textId="77777777" w:rsidR="004C02EF" w:rsidRDefault="004C02EF" w:rsidP="003A4B22">
      <w:pPr>
        <w:pStyle w:val="30"/>
        <w:numPr>
          <w:ilvl w:val="0"/>
          <w:numId w:val="0"/>
        </w:numPr>
      </w:pPr>
      <w:bookmarkStart w:id="3033" w:name="_Toc472818849"/>
      <w:bookmarkStart w:id="3034" w:name="_Toc235503423"/>
      <w:bookmarkStart w:id="3035" w:name="_Toc241509198"/>
      <w:bookmarkStart w:id="3036" w:name="_Toc244416685"/>
      <w:bookmarkStart w:id="3037" w:name="_Toc276631049"/>
      <w:bookmarkStart w:id="3038" w:name="_Toc178387060"/>
      <w:r>
        <w:t>11.7.1</w:t>
      </w:r>
      <w:r>
        <w:tab/>
        <w:t xml:space="preserve">The Left Shift Operator ( </w:t>
      </w:r>
      <w:r>
        <w:rPr>
          <w:rFonts w:ascii="Courier New" w:hAnsi="Courier New"/>
        </w:rPr>
        <w:t>&lt;&lt;</w:t>
      </w:r>
      <w:r>
        <w:t xml:space="preserve"> </w:t>
      </w:r>
      <w:bookmarkStart w:id="3039" w:name="_Toc382202856"/>
      <w:bookmarkEnd w:id="3024"/>
      <w:bookmarkEnd w:id="3025"/>
      <w:bookmarkEnd w:id="3026"/>
      <w:bookmarkEnd w:id="3027"/>
      <w:bookmarkEnd w:id="3028"/>
      <w:bookmarkEnd w:id="3029"/>
      <w:bookmarkEnd w:id="3030"/>
      <w:bookmarkEnd w:id="3031"/>
      <w:bookmarkEnd w:id="3032"/>
      <w:bookmarkEnd w:id="3039"/>
      <w:r>
        <w:t>)</w:t>
      </w:r>
      <w:bookmarkEnd w:id="3033"/>
      <w:bookmarkEnd w:id="3034"/>
      <w:bookmarkEnd w:id="3035"/>
      <w:bookmarkEnd w:id="3036"/>
      <w:bookmarkEnd w:id="3037"/>
      <w:bookmarkEnd w:id="3038"/>
    </w:p>
    <w:p w14:paraId="26E16EE1" w14:textId="77777777" w:rsidR="004C02EF" w:rsidRDefault="004C02EF" w:rsidP="004C02EF">
      <w:r>
        <w:t>Performs a bitwise left shift operation on the left operand by the amount specified by the right operand.</w:t>
      </w:r>
    </w:p>
    <w:p w14:paraId="316773A6" w14:textId="77777777" w:rsidR="004C02EF" w:rsidRDefault="004C02EF" w:rsidP="004C02EF">
      <w:r>
        <w:t xml:space="preserve">The production </w:t>
      </w:r>
      <w:r w:rsidRPr="002A4604">
        <w:rPr>
          <w:rStyle w:val="bnf"/>
        </w:rPr>
        <w:t>ShiftExpression</w:t>
      </w:r>
      <w:r>
        <w:t xml:space="preserve"> </w:t>
      </w:r>
      <w:r>
        <w:rPr>
          <w:b/>
        </w:rPr>
        <w:t>:</w:t>
      </w:r>
      <w:r>
        <w:t xml:space="preserve"> </w:t>
      </w:r>
      <w:r w:rsidRPr="002A4604">
        <w:rPr>
          <w:rStyle w:val="bnf"/>
        </w:rPr>
        <w:t>ShiftExpression</w:t>
      </w:r>
      <w:r>
        <w:t xml:space="preserve"> </w:t>
      </w:r>
      <w:r>
        <w:rPr>
          <w:rFonts w:ascii="Courier New" w:hAnsi="Courier New"/>
          <w:b/>
        </w:rPr>
        <w:t>&lt;&lt;</w:t>
      </w:r>
      <w:r>
        <w:t xml:space="preserve"> </w:t>
      </w:r>
      <w:r w:rsidRPr="002A4604">
        <w:rPr>
          <w:rStyle w:val="bnf"/>
        </w:rPr>
        <w:t>AdditiveExpression</w:t>
      </w:r>
      <w:r>
        <w:t xml:space="preserve"> is evaluated as follows:</w:t>
      </w:r>
      <w:bookmarkStart w:id="3040" w:name="_Toc382212591"/>
    </w:p>
    <w:p w14:paraId="68CC83D7" w14:textId="77777777" w:rsidR="004C02EF" w:rsidRPr="008D4496" w:rsidRDefault="004C02EF" w:rsidP="004C02EF">
      <w:pPr>
        <w:pStyle w:val="Alg4"/>
        <w:numPr>
          <w:ilvl w:val="0"/>
          <w:numId w:val="85"/>
        </w:numPr>
      </w:pPr>
      <w:r w:rsidRPr="008D4496">
        <w:t xml:space="preserve">Let </w:t>
      </w:r>
      <w:r w:rsidRPr="008D4496">
        <w:rPr>
          <w:i/>
        </w:rPr>
        <w:t>lref</w:t>
      </w:r>
      <w:r w:rsidRPr="008D4496">
        <w:t xml:space="preserve"> be the result of evaluating </w:t>
      </w:r>
      <w:r w:rsidRPr="008D4496">
        <w:rPr>
          <w:i/>
        </w:rPr>
        <w:t>ShiftExpression</w:t>
      </w:r>
      <w:bookmarkEnd w:id="3040"/>
      <w:r w:rsidRPr="008D4496">
        <w:t>.</w:t>
      </w:r>
      <w:bookmarkStart w:id="3041" w:name="_Toc382212592"/>
    </w:p>
    <w:p w14:paraId="08EAB576" w14:textId="77777777" w:rsidR="004C02EF" w:rsidRPr="008D4496" w:rsidRDefault="004C02EF" w:rsidP="004C02EF">
      <w:pPr>
        <w:pStyle w:val="Alg4"/>
        <w:numPr>
          <w:ilvl w:val="0"/>
          <w:numId w:val="85"/>
        </w:numPr>
      </w:pPr>
      <w:r w:rsidRPr="008D4496">
        <w:t xml:space="preserve">Let </w:t>
      </w:r>
      <w:r w:rsidRPr="008D4496">
        <w:rPr>
          <w:i/>
        </w:rPr>
        <w:t>lval</w:t>
      </w:r>
      <w:r w:rsidRPr="008D4496">
        <w:t xml:space="preserve"> be GetValue(</w:t>
      </w:r>
      <w:r w:rsidRPr="008D4496">
        <w:rPr>
          <w:i/>
        </w:rPr>
        <w:t>lref</w:t>
      </w:r>
      <w:r w:rsidRPr="008D4496">
        <w:t>)</w:t>
      </w:r>
      <w:bookmarkEnd w:id="3041"/>
      <w:r w:rsidRPr="008D4496">
        <w:t>.</w:t>
      </w:r>
      <w:bookmarkStart w:id="3042" w:name="_Toc382212593"/>
    </w:p>
    <w:p w14:paraId="2F4027FD" w14:textId="77777777" w:rsidR="004C02EF" w:rsidRPr="008D4496" w:rsidRDefault="004C02EF" w:rsidP="004C02EF">
      <w:pPr>
        <w:pStyle w:val="Alg4"/>
        <w:numPr>
          <w:ilvl w:val="0"/>
          <w:numId w:val="85"/>
        </w:numPr>
      </w:pPr>
      <w:r w:rsidRPr="008D4496">
        <w:t xml:space="preserve">Let </w:t>
      </w:r>
      <w:r w:rsidRPr="008D4496">
        <w:rPr>
          <w:i/>
        </w:rPr>
        <w:t>rref</w:t>
      </w:r>
      <w:r w:rsidRPr="008D4496">
        <w:t xml:space="preserve"> be the result of evaluating </w:t>
      </w:r>
      <w:r w:rsidRPr="008D4496">
        <w:rPr>
          <w:i/>
        </w:rPr>
        <w:t>AdditiveExpression</w:t>
      </w:r>
      <w:bookmarkEnd w:id="3042"/>
      <w:r w:rsidRPr="008D4496">
        <w:t>.</w:t>
      </w:r>
      <w:bookmarkStart w:id="3043" w:name="_Toc382212594"/>
    </w:p>
    <w:p w14:paraId="4B4AF09F" w14:textId="77777777" w:rsidR="004C02EF" w:rsidRPr="008D4496" w:rsidRDefault="004C02EF" w:rsidP="004C02EF">
      <w:pPr>
        <w:pStyle w:val="Alg4"/>
        <w:numPr>
          <w:ilvl w:val="0"/>
          <w:numId w:val="85"/>
        </w:numPr>
      </w:pPr>
      <w:r w:rsidRPr="008D4496">
        <w:t xml:space="preserve">Let </w:t>
      </w:r>
      <w:r w:rsidRPr="008D4496">
        <w:rPr>
          <w:i/>
        </w:rPr>
        <w:t>rval</w:t>
      </w:r>
      <w:r w:rsidRPr="008D4496">
        <w:t xml:space="preserve"> be GetValue(</w:t>
      </w:r>
      <w:r w:rsidRPr="008D4496">
        <w:rPr>
          <w:i/>
        </w:rPr>
        <w:t>rref</w:t>
      </w:r>
      <w:r w:rsidRPr="008D4496">
        <w:t>).</w:t>
      </w:r>
      <w:bookmarkStart w:id="3044" w:name="_Toc382212595"/>
      <w:bookmarkEnd w:id="3043"/>
    </w:p>
    <w:p w14:paraId="14FDEA31" w14:textId="77777777" w:rsidR="004C02EF" w:rsidRPr="008D4496" w:rsidRDefault="004C02EF" w:rsidP="004C02EF">
      <w:pPr>
        <w:pStyle w:val="Alg4"/>
        <w:numPr>
          <w:ilvl w:val="0"/>
          <w:numId w:val="85"/>
        </w:numPr>
      </w:pPr>
      <w:r w:rsidRPr="008D4496">
        <w:t xml:space="preserve">Let </w:t>
      </w:r>
      <w:r w:rsidRPr="008D4496">
        <w:rPr>
          <w:i/>
        </w:rPr>
        <w:t>lnum</w:t>
      </w:r>
      <w:r w:rsidRPr="008D4496">
        <w:t xml:space="preserve"> be ToInt32(</w:t>
      </w:r>
      <w:r w:rsidRPr="008D4496">
        <w:rPr>
          <w:i/>
        </w:rPr>
        <w:t>lval</w:t>
      </w:r>
      <w:r w:rsidRPr="008D4496">
        <w:t>)</w:t>
      </w:r>
      <w:bookmarkEnd w:id="3044"/>
      <w:r w:rsidRPr="008D4496">
        <w:t>.</w:t>
      </w:r>
      <w:bookmarkStart w:id="3045" w:name="_Toc382212596"/>
    </w:p>
    <w:p w14:paraId="6C0E18E3" w14:textId="77777777" w:rsidR="004C02EF" w:rsidRPr="008D4496" w:rsidRDefault="004C02EF" w:rsidP="004C02EF">
      <w:pPr>
        <w:pStyle w:val="Alg4"/>
        <w:numPr>
          <w:ilvl w:val="0"/>
          <w:numId w:val="85"/>
        </w:numPr>
      </w:pPr>
      <w:r w:rsidRPr="008D4496">
        <w:t xml:space="preserve">Let </w:t>
      </w:r>
      <w:r w:rsidRPr="008D4496">
        <w:rPr>
          <w:i/>
        </w:rPr>
        <w:t>rnum</w:t>
      </w:r>
      <w:r w:rsidRPr="008D4496">
        <w:t xml:space="preserve"> be ToUint32(</w:t>
      </w:r>
      <w:r w:rsidRPr="008D4496">
        <w:rPr>
          <w:i/>
        </w:rPr>
        <w:t>rval</w:t>
      </w:r>
      <w:r w:rsidRPr="008D4496">
        <w:t>)</w:t>
      </w:r>
      <w:bookmarkEnd w:id="3045"/>
      <w:r w:rsidRPr="008D4496">
        <w:t>.</w:t>
      </w:r>
      <w:bookmarkStart w:id="3046" w:name="_Toc382212597"/>
    </w:p>
    <w:p w14:paraId="73DDBA6B" w14:textId="77777777" w:rsidR="004C02EF" w:rsidRPr="008D4496" w:rsidRDefault="004C02EF" w:rsidP="004C02EF">
      <w:pPr>
        <w:pStyle w:val="Alg4"/>
        <w:numPr>
          <w:ilvl w:val="0"/>
          <w:numId w:val="85"/>
        </w:numPr>
      </w:pPr>
      <w:r w:rsidRPr="008D4496">
        <w:t xml:space="preserve">Let </w:t>
      </w:r>
      <w:r w:rsidRPr="008D4496">
        <w:rPr>
          <w:i/>
        </w:rPr>
        <w:t>shiftCount</w:t>
      </w:r>
      <w:r w:rsidRPr="008D4496">
        <w:t xml:space="preserve"> be the result of masking out all but the least significant 5 bits of </w:t>
      </w:r>
      <w:r w:rsidRPr="008D4496">
        <w:rPr>
          <w:i/>
        </w:rPr>
        <w:t>rnum</w:t>
      </w:r>
      <w:r w:rsidRPr="008D4496">
        <w:t xml:space="preserve">, that is, compute </w:t>
      </w:r>
      <w:r w:rsidRPr="008D4496">
        <w:rPr>
          <w:i/>
        </w:rPr>
        <w:t>rnum</w:t>
      </w:r>
      <w:r w:rsidRPr="008D4496">
        <w:t xml:space="preserve"> &amp; 0x1F</w:t>
      </w:r>
      <w:bookmarkEnd w:id="3046"/>
      <w:r w:rsidRPr="008D4496">
        <w:t>.</w:t>
      </w:r>
      <w:bookmarkStart w:id="3047" w:name="_Toc382212598"/>
    </w:p>
    <w:p w14:paraId="1C4581C0" w14:textId="77777777" w:rsidR="004C02EF" w:rsidRPr="008D4496" w:rsidRDefault="004C02EF" w:rsidP="004C02EF">
      <w:pPr>
        <w:pStyle w:val="Alg4"/>
        <w:numPr>
          <w:ilvl w:val="0"/>
          <w:numId w:val="85"/>
        </w:numPr>
        <w:spacing w:after="240"/>
      </w:pPr>
      <w:r w:rsidRPr="008D4496">
        <w:t xml:space="preserve">Return the result of left shifting </w:t>
      </w:r>
      <w:r w:rsidRPr="008D4496">
        <w:rPr>
          <w:i/>
        </w:rPr>
        <w:t>lnum</w:t>
      </w:r>
      <w:r w:rsidRPr="008D4496">
        <w:t xml:space="preserve"> by </w:t>
      </w:r>
      <w:r w:rsidRPr="008D4496">
        <w:rPr>
          <w:i/>
        </w:rPr>
        <w:t>shiftCount</w:t>
      </w:r>
      <w:r w:rsidRPr="008D4496">
        <w:t xml:space="preserve"> bits. The result is a signed 32</w:t>
      </w:r>
      <w:r>
        <w:t>-</w:t>
      </w:r>
      <w:r w:rsidRPr="008D4496">
        <w:t>bit integer</w:t>
      </w:r>
      <w:bookmarkEnd w:id="3047"/>
      <w:r w:rsidRPr="008D4496">
        <w:t>.</w:t>
      </w:r>
      <w:bookmarkStart w:id="3048" w:name="_Toc382212599"/>
    </w:p>
    <w:p w14:paraId="318F655D" w14:textId="77777777" w:rsidR="004C02EF" w:rsidRDefault="004C02EF" w:rsidP="003A4B22">
      <w:pPr>
        <w:pStyle w:val="30"/>
        <w:numPr>
          <w:ilvl w:val="0"/>
          <w:numId w:val="0"/>
        </w:numPr>
      </w:pPr>
      <w:bookmarkStart w:id="3049" w:name="_Toc375031186"/>
      <w:bookmarkStart w:id="3050" w:name="_Toc381513699"/>
      <w:bookmarkStart w:id="3051" w:name="_Toc382202857"/>
      <w:bookmarkStart w:id="3052" w:name="_Toc382212221"/>
      <w:bookmarkStart w:id="3053" w:name="_Toc382212600"/>
      <w:bookmarkStart w:id="3054" w:name="_Toc382291566"/>
      <w:bookmarkStart w:id="3055" w:name="_Toc385672215"/>
      <w:bookmarkStart w:id="3056" w:name="_Toc393690310"/>
      <w:bookmarkStart w:id="3057" w:name="_Toc472818850"/>
      <w:bookmarkStart w:id="3058" w:name="_Toc235503424"/>
      <w:bookmarkStart w:id="3059" w:name="_Toc241509199"/>
      <w:bookmarkStart w:id="3060" w:name="_Toc244416686"/>
      <w:bookmarkStart w:id="3061" w:name="_Toc276631050"/>
      <w:bookmarkStart w:id="3062" w:name="_Toc178387061"/>
      <w:bookmarkEnd w:id="3048"/>
      <w:r>
        <w:t>11.7.2</w:t>
      </w:r>
      <w:r>
        <w:tab/>
        <w:t xml:space="preserve">The Signed Right Shift Operator ( </w:t>
      </w:r>
      <w:r>
        <w:rPr>
          <w:rFonts w:ascii="Courier New" w:hAnsi="Courier New"/>
        </w:rPr>
        <w:t>&gt;&gt;</w:t>
      </w:r>
      <w:r>
        <w:t xml:space="preserve"> </w:t>
      </w:r>
      <w:bookmarkStart w:id="3063" w:name="_Toc382202858"/>
      <w:bookmarkEnd w:id="3049"/>
      <w:bookmarkEnd w:id="3050"/>
      <w:bookmarkEnd w:id="3051"/>
      <w:bookmarkEnd w:id="3052"/>
      <w:bookmarkEnd w:id="3053"/>
      <w:bookmarkEnd w:id="3054"/>
      <w:bookmarkEnd w:id="3055"/>
      <w:bookmarkEnd w:id="3056"/>
      <w:bookmarkEnd w:id="3063"/>
      <w:r>
        <w:t>)</w:t>
      </w:r>
      <w:bookmarkEnd w:id="3057"/>
      <w:bookmarkEnd w:id="3058"/>
      <w:bookmarkEnd w:id="3059"/>
      <w:bookmarkEnd w:id="3060"/>
      <w:bookmarkEnd w:id="3061"/>
      <w:bookmarkEnd w:id="3062"/>
    </w:p>
    <w:p w14:paraId="6530669E" w14:textId="77777777" w:rsidR="004C02EF" w:rsidRDefault="004C02EF" w:rsidP="004C02EF">
      <w:r>
        <w:t>Performs a sign-filling bitwise right shift operation on the left operand by the amount specified by the right operand.</w:t>
      </w:r>
    </w:p>
    <w:p w14:paraId="0CDDA055" w14:textId="77777777" w:rsidR="004C02EF" w:rsidRDefault="004C02EF" w:rsidP="004C02EF">
      <w:r>
        <w:t xml:space="preserve">The production </w:t>
      </w:r>
      <w:r w:rsidRPr="008D4496">
        <w:rPr>
          <w:rStyle w:val="bnf"/>
        </w:rPr>
        <w:t>ShiftExpression</w:t>
      </w:r>
      <w:r>
        <w:t xml:space="preserve"> </w:t>
      </w:r>
      <w:r>
        <w:rPr>
          <w:b/>
        </w:rPr>
        <w:t>:</w:t>
      </w:r>
      <w:r>
        <w:t xml:space="preserve"> </w:t>
      </w:r>
      <w:r w:rsidRPr="008D4496">
        <w:rPr>
          <w:rStyle w:val="bnf"/>
        </w:rPr>
        <w:t>ShiftExpression</w:t>
      </w:r>
      <w:r>
        <w:t xml:space="preserve"> </w:t>
      </w:r>
      <w:r>
        <w:rPr>
          <w:rFonts w:ascii="Courier New" w:hAnsi="Courier New"/>
          <w:b/>
        </w:rPr>
        <w:t>&gt;&gt;</w:t>
      </w:r>
      <w:r>
        <w:t xml:space="preserve"> </w:t>
      </w:r>
      <w:r w:rsidRPr="008D4496">
        <w:rPr>
          <w:rStyle w:val="bnf"/>
        </w:rPr>
        <w:t>AdditiveExpression</w:t>
      </w:r>
      <w:r>
        <w:t xml:space="preserve"> is evaluated as follows:</w:t>
      </w:r>
      <w:bookmarkStart w:id="3064" w:name="_Toc382212601"/>
    </w:p>
    <w:p w14:paraId="2D5C83B1" w14:textId="77777777" w:rsidR="004C02EF" w:rsidRPr="008D4496" w:rsidRDefault="004C02EF" w:rsidP="004C02EF">
      <w:pPr>
        <w:pStyle w:val="Alg4"/>
        <w:numPr>
          <w:ilvl w:val="0"/>
          <w:numId w:val="86"/>
        </w:numPr>
      </w:pPr>
      <w:r w:rsidRPr="008D4496">
        <w:t xml:space="preserve">Let </w:t>
      </w:r>
      <w:r w:rsidRPr="008D4496">
        <w:rPr>
          <w:i/>
        </w:rPr>
        <w:t>lref</w:t>
      </w:r>
      <w:r w:rsidRPr="008D4496">
        <w:t xml:space="preserve"> be the result of evaluating </w:t>
      </w:r>
      <w:r w:rsidRPr="008D4496">
        <w:rPr>
          <w:i/>
        </w:rPr>
        <w:t>ShiftExpression</w:t>
      </w:r>
      <w:bookmarkEnd w:id="3064"/>
      <w:r w:rsidRPr="008D4496">
        <w:t>.</w:t>
      </w:r>
      <w:bookmarkStart w:id="3065" w:name="_Toc382212602"/>
    </w:p>
    <w:p w14:paraId="5134FA96" w14:textId="77777777" w:rsidR="004C02EF" w:rsidRPr="008D4496" w:rsidRDefault="004C02EF" w:rsidP="004C02EF">
      <w:pPr>
        <w:pStyle w:val="Alg4"/>
        <w:numPr>
          <w:ilvl w:val="0"/>
          <w:numId w:val="86"/>
        </w:numPr>
      </w:pPr>
      <w:r w:rsidRPr="008D4496">
        <w:t xml:space="preserve">Let </w:t>
      </w:r>
      <w:r w:rsidRPr="008D4496">
        <w:rPr>
          <w:i/>
        </w:rPr>
        <w:t>lval</w:t>
      </w:r>
      <w:r w:rsidRPr="008D4496">
        <w:t xml:space="preserve"> be GetValue(</w:t>
      </w:r>
      <w:r w:rsidRPr="008D4496">
        <w:rPr>
          <w:i/>
        </w:rPr>
        <w:t>lref</w:t>
      </w:r>
      <w:r w:rsidRPr="008D4496">
        <w:t>).</w:t>
      </w:r>
      <w:bookmarkStart w:id="3066" w:name="_Toc382212603"/>
      <w:bookmarkEnd w:id="3065"/>
    </w:p>
    <w:p w14:paraId="787E2BCC" w14:textId="77777777" w:rsidR="004C02EF" w:rsidRPr="008D4496" w:rsidRDefault="004C02EF" w:rsidP="004C02EF">
      <w:pPr>
        <w:pStyle w:val="Alg4"/>
        <w:numPr>
          <w:ilvl w:val="0"/>
          <w:numId w:val="86"/>
        </w:numPr>
      </w:pPr>
      <w:r w:rsidRPr="008D4496">
        <w:t xml:space="preserve">Let </w:t>
      </w:r>
      <w:r w:rsidRPr="008D4496">
        <w:rPr>
          <w:i/>
        </w:rPr>
        <w:t>rref</w:t>
      </w:r>
      <w:r w:rsidRPr="008D4496">
        <w:t xml:space="preserve"> be the result of evaluating </w:t>
      </w:r>
      <w:r w:rsidRPr="008D4496">
        <w:rPr>
          <w:i/>
        </w:rPr>
        <w:t>AdditiveExpression</w:t>
      </w:r>
      <w:bookmarkEnd w:id="3066"/>
      <w:r w:rsidRPr="008D4496">
        <w:t>.</w:t>
      </w:r>
      <w:bookmarkStart w:id="3067" w:name="_Toc382212604"/>
    </w:p>
    <w:p w14:paraId="1B63331D" w14:textId="77777777" w:rsidR="004C02EF" w:rsidRPr="008D4496" w:rsidRDefault="004C02EF" w:rsidP="004C02EF">
      <w:pPr>
        <w:pStyle w:val="Alg4"/>
        <w:numPr>
          <w:ilvl w:val="0"/>
          <w:numId w:val="86"/>
        </w:numPr>
      </w:pPr>
      <w:r w:rsidRPr="008D4496">
        <w:t xml:space="preserve">Let </w:t>
      </w:r>
      <w:r w:rsidRPr="008D4496">
        <w:rPr>
          <w:i/>
        </w:rPr>
        <w:t>rval</w:t>
      </w:r>
      <w:r w:rsidRPr="008D4496">
        <w:t xml:space="preserve"> be GetValue(</w:t>
      </w:r>
      <w:r w:rsidRPr="008D4496">
        <w:rPr>
          <w:i/>
        </w:rPr>
        <w:t>rref</w:t>
      </w:r>
      <w:r w:rsidRPr="008D4496">
        <w:t>).</w:t>
      </w:r>
      <w:bookmarkStart w:id="3068" w:name="_Toc382212605"/>
      <w:bookmarkEnd w:id="3067"/>
    </w:p>
    <w:p w14:paraId="47AC98B5" w14:textId="77777777" w:rsidR="004C02EF" w:rsidRPr="008D4496" w:rsidRDefault="004C02EF" w:rsidP="004C02EF">
      <w:pPr>
        <w:pStyle w:val="Alg4"/>
        <w:numPr>
          <w:ilvl w:val="0"/>
          <w:numId w:val="86"/>
        </w:numPr>
      </w:pPr>
      <w:r w:rsidRPr="008D4496">
        <w:t xml:space="preserve">Let </w:t>
      </w:r>
      <w:r w:rsidRPr="008D4496">
        <w:rPr>
          <w:i/>
        </w:rPr>
        <w:t>lnum</w:t>
      </w:r>
      <w:r w:rsidRPr="008D4496">
        <w:t xml:space="preserve"> be ToInt32(</w:t>
      </w:r>
      <w:r w:rsidRPr="008D4496">
        <w:rPr>
          <w:i/>
        </w:rPr>
        <w:t>lval</w:t>
      </w:r>
      <w:r w:rsidRPr="008D4496">
        <w:t>).</w:t>
      </w:r>
      <w:bookmarkStart w:id="3069" w:name="_Toc382212606"/>
      <w:bookmarkEnd w:id="3068"/>
    </w:p>
    <w:p w14:paraId="436B21EF" w14:textId="77777777" w:rsidR="004C02EF" w:rsidRPr="008D4496" w:rsidRDefault="004C02EF" w:rsidP="004C02EF">
      <w:pPr>
        <w:pStyle w:val="Alg4"/>
        <w:numPr>
          <w:ilvl w:val="0"/>
          <w:numId w:val="86"/>
        </w:numPr>
      </w:pPr>
      <w:r w:rsidRPr="008D4496">
        <w:t xml:space="preserve">Let </w:t>
      </w:r>
      <w:r w:rsidRPr="008D4496">
        <w:rPr>
          <w:i/>
        </w:rPr>
        <w:t>rnum</w:t>
      </w:r>
      <w:r w:rsidRPr="008D4496">
        <w:t xml:space="preserve"> be ToUint32(</w:t>
      </w:r>
      <w:r w:rsidRPr="008D4496">
        <w:rPr>
          <w:i/>
        </w:rPr>
        <w:t>rval</w:t>
      </w:r>
      <w:r w:rsidRPr="008D4496">
        <w:t>).</w:t>
      </w:r>
      <w:bookmarkStart w:id="3070" w:name="_Toc382212607"/>
      <w:bookmarkEnd w:id="3069"/>
    </w:p>
    <w:p w14:paraId="0001A0ED" w14:textId="77777777" w:rsidR="004C02EF" w:rsidRPr="008D4496" w:rsidRDefault="004C02EF" w:rsidP="004C02EF">
      <w:pPr>
        <w:pStyle w:val="Alg4"/>
        <w:numPr>
          <w:ilvl w:val="0"/>
          <w:numId w:val="86"/>
        </w:numPr>
      </w:pPr>
      <w:r w:rsidRPr="008D4496">
        <w:t xml:space="preserve">Let </w:t>
      </w:r>
      <w:r w:rsidRPr="008D4496">
        <w:rPr>
          <w:i/>
        </w:rPr>
        <w:t>shiftCount</w:t>
      </w:r>
      <w:r w:rsidRPr="008D4496">
        <w:t xml:space="preserve"> be the result of masking out all but the least significant 5 bits of </w:t>
      </w:r>
      <w:r w:rsidRPr="008D4496">
        <w:rPr>
          <w:i/>
        </w:rPr>
        <w:t>rnum</w:t>
      </w:r>
      <w:r w:rsidRPr="008D4496">
        <w:t xml:space="preserve">, that is, compute </w:t>
      </w:r>
      <w:r w:rsidRPr="008D4496">
        <w:rPr>
          <w:i/>
        </w:rPr>
        <w:t>rnum</w:t>
      </w:r>
      <w:r w:rsidRPr="008D4496">
        <w:t xml:space="preserve"> &amp; 0x1F.</w:t>
      </w:r>
    </w:p>
    <w:p w14:paraId="59874211" w14:textId="77777777" w:rsidR="004C02EF" w:rsidRPr="008D4496" w:rsidRDefault="004C02EF" w:rsidP="004C02EF">
      <w:pPr>
        <w:pStyle w:val="Alg4"/>
        <w:numPr>
          <w:ilvl w:val="0"/>
          <w:numId w:val="86"/>
        </w:numPr>
        <w:spacing w:after="240"/>
      </w:pPr>
      <w:bookmarkStart w:id="3071" w:name="_Toc382212608"/>
      <w:bookmarkEnd w:id="3070"/>
      <w:r w:rsidRPr="008D4496">
        <w:t xml:space="preserve">Return the result of performing a sign-extending right shift of </w:t>
      </w:r>
      <w:r w:rsidRPr="008D4496">
        <w:rPr>
          <w:i/>
        </w:rPr>
        <w:t>lnum</w:t>
      </w:r>
      <w:r w:rsidRPr="008D4496">
        <w:t xml:space="preserve"> by </w:t>
      </w:r>
      <w:r w:rsidRPr="008D4496">
        <w:rPr>
          <w:i/>
        </w:rPr>
        <w:t>shiftCount</w:t>
      </w:r>
      <w:r w:rsidRPr="008D4496">
        <w:t xml:space="preserve"> bits. The most significant bit is propagated. The result is a signed 32</w:t>
      </w:r>
      <w:r>
        <w:t>-</w:t>
      </w:r>
      <w:r w:rsidRPr="008D4496">
        <w:t>bit integer</w:t>
      </w:r>
      <w:bookmarkEnd w:id="3071"/>
      <w:r w:rsidRPr="008D4496">
        <w:t>.</w:t>
      </w:r>
      <w:bookmarkStart w:id="3072" w:name="_Toc382212609"/>
    </w:p>
    <w:p w14:paraId="34FE7931" w14:textId="77777777" w:rsidR="004C02EF" w:rsidRDefault="004C02EF" w:rsidP="003A4B22">
      <w:pPr>
        <w:pStyle w:val="30"/>
        <w:numPr>
          <w:ilvl w:val="0"/>
          <w:numId w:val="0"/>
        </w:numPr>
      </w:pPr>
      <w:bookmarkStart w:id="3073" w:name="_Toc375031187"/>
      <w:bookmarkStart w:id="3074" w:name="_Toc381513700"/>
      <w:bookmarkStart w:id="3075" w:name="_Toc382202859"/>
      <w:bookmarkStart w:id="3076" w:name="_Toc382212222"/>
      <w:bookmarkStart w:id="3077" w:name="_Toc382212610"/>
      <w:bookmarkStart w:id="3078" w:name="_Toc382291567"/>
      <w:bookmarkStart w:id="3079" w:name="_Toc385672216"/>
      <w:bookmarkStart w:id="3080" w:name="_Toc393690311"/>
      <w:bookmarkStart w:id="3081" w:name="_Toc472818851"/>
      <w:bookmarkStart w:id="3082" w:name="_Toc235503425"/>
      <w:bookmarkStart w:id="3083" w:name="_Toc241509200"/>
      <w:bookmarkStart w:id="3084" w:name="_Toc244416687"/>
      <w:bookmarkStart w:id="3085" w:name="_Toc276631051"/>
      <w:bookmarkStart w:id="3086" w:name="_Toc178387062"/>
      <w:bookmarkEnd w:id="3072"/>
      <w:r>
        <w:t>11.7.3</w:t>
      </w:r>
      <w:r>
        <w:tab/>
        <w:t xml:space="preserve">The Unsigned Right Shift Operator ( </w:t>
      </w:r>
      <w:r>
        <w:rPr>
          <w:rFonts w:ascii="Courier New" w:hAnsi="Courier New"/>
        </w:rPr>
        <w:t>&gt;&gt;&gt;</w:t>
      </w:r>
      <w:r>
        <w:t xml:space="preserve"> </w:t>
      </w:r>
      <w:bookmarkStart w:id="3087" w:name="_Toc382202860"/>
      <w:bookmarkEnd w:id="3073"/>
      <w:bookmarkEnd w:id="3074"/>
      <w:bookmarkEnd w:id="3075"/>
      <w:bookmarkEnd w:id="3076"/>
      <w:bookmarkEnd w:id="3077"/>
      <w:bookmarkEnd w:id="3078"/>
      <w:bookmarkEnd w:id="3079"/>
      <w:bookmarkEnd w:id="3080"/>
      <w:bookmarkEnd w:id="3087"/>
      <w:r>
        <w:t>)</w:t>
      </w:r>
      <w:bookmarkEnd w:id="3081"/>
      <w:bookmarkEnd w:id="3082"/>
      <w:bookmarkEnd w:id="3083"/>
      <w:bookmarkEnd w:id="3084"/>
      <w:bookmarkEnd w:id="3085"/>
      <w:bookmarkEnd w:id="3086"/>
    </w:p>
    <w:p w14:paraId="217C2D89" w14:textId="77777777" w:rsidR="004C02EF" w:rsidRDefault="004C02EF" w:rsidP="004C02EF">
      <w:r>
        <w:t>Performs a zero-filling bitwise right shift operation on the left operand by the amount specified by the right operand.</w:t>
      </w:r>
    </w:p>
    <w:p w14:paraId="33EBA75A" w14:textId="77777777" w:rsidR="004C02EF" w:rsidRDefault="004C02EF" w:rsidP="004C02EF">
      <w:r>
        <w:t xml:space="preserve">The production </w:t>
      </w:r>
      <w:r w:rsidRPr="008D4496">
        <w:rPr>
          <w:rStyle w:val="bnf"/>
        </w:rPr>
        <w:t>ShiftExpression</w:t>
      </w:r>
      <w:r>
        <w:t xml:space="preserve"> </w:t>
      </w:r>
      <w:r>
        <w:rPr>
          <w:b/>
        </w:rPr>
        <w:t>:</w:t>
      </w:r>
      <w:r>
        <w:t xml:space="preserve"> </w:t>
      </w:r>
      <w:r w:rsidRPr="008D4496">
        <w:rPr>
          <w:rStyle w:val="bnf"/>
        </w:rPr>
        <w:t>ShiftExpression</w:t>
      </w:r>
      <w:r>
        <w:t xml:space="preserve"> </w:t>
      </w:r>
      <w:r>
        <w:rPr>
          <w:rFonts w:ascii="Courier New" w:hAnsi="Courier New"/>
          <w:b/>
        </w:rPr>
        <w:t>&gt;&gt;&gt;</w:t>
      </w:r>
      <w:r>
        <w:t xml:space="preserve"> </w:t>
      </w:r>
      <w:r w:rsidRPr="008D4496">
        <w:rPr>
          <w:rStyle w:val="bnf"/>
        </w:rPr>
        <w:t>AdditiveExpression</w:t>
      </w:r>
      <w:r>
        <w:t xml:space="preserve"> is evaluated as follows:</w:t>
      </w:r>
      <w:bookmarkStart w:id="3088" w:name="_Toc382212611"/>
    </w:p>
    <w:p w14:paraId="72800594" w14:textId="77777777" w:rsidR="004C02EF" w:rsidRPr="008D4496" w:rsidRDefault="004C02EF" w:rsidP="004C02EF">
      <w:pPr>
        <w:pStyle w:val="Alg4"/>
        <w:numPr>
          <w:ilvl w:val="0"/>
          <w:numId w:val="87"/>
        </w:numPr>
      </w:pPr>
      <w:r w:rsidRPr="008D4496">
        <w:t xml:space="preserve">Let </w:t>
      </w:r>
      <w:r w:rsidRPr="008D4496">
        <w:rPr>
          <w:i/>
        </w:rPr>
        <w:t>lref</w:t>
      </w:r>
      <w:r w:rsidRPr="008D4496">
        <w:t xml:space="preserve"> be the result of evaluating </w:t>
      </w:r>
      <w:r w:rsidRPr="008D4496">
        <w:rPr>
          <w:i/>
        </w:rPr>
        <w:t>ShiftExpression</w:t>
      </w:r>
      <w:bookmarkEnd w:id="3088"/>
      <w:r w:rsidRPr="008D4496">
        <w:t>.</w:t>
      </w:r>
      <w:bookmarkStart w:id="3089" w:name="_Toc382212612"/>
    </w:p>
    <w:p w14:paraId="3462EF75" w14:textId="77777777" w:rsidR="004C02EF" w:rsidRPr="008D4496" w:rsidRDefault="004C02EF" w:rsidP="004C02EF">
      <w:pPr>
        <w:pStyle w:val="Alg4"/>
        <w:numPr>
          <w:ilvl w:val="0"/>
          <w:numId w:val="87"/>
        </w:numPr>
      </w:pPr>
      <w:r w:rsidRPr="008D4496">
        <w:t xml:space="preserve">Let </w:t>
      </w:r>
      <w:r w:rsidRPr="008D4496">
        <w:rPr>
          <w:i/>
        </w:rPr>
        <w:t>lval</w:t>
      </w:r>
      <w:r w:rsidRPr="008D4496">
        <w:t xml:space="preserve"> be GetValue(</w:t>
      </w:r>
      <w:r w:rsidRPr="008D4496">
        <w:rPr>
          <w:i/>
        </w:rPr>
        <w:t>lref</w:t>
      </w:r>
      <w:r w:rsidRPr="008D4496">
        <w:t>).</w:t>
      </w:r>
      <w:bookmarkStart w:id="3090" w:name="_Toc382212613"/>
      <w:bookmarkEnd w:id="3089"/>
    </w:p>
    <w:p w14:paraId="52893C89" w14:textId="77777777" w:rsidR="004C02EF" w:rsidRPr="008D4496" w:rsidRDefault="004C02EF" w:rsidP="004C02EF">
      <w:pPr>
        <w:pStyle w:val="Alg4"/>
        <w:numPr>
          <w:ilvl w:val="0"/>
          <w:numId w:val="87"/>
        </w:numPr>
      </w:pPr>
      <w:r w:rsidRPr="008D4496">
        <w:t xml:space="preserve">Let </w:t>
      </w:r>
      <w:r w:rsidRPr="008D4496">
        <w:rPr>
          <w:i/>
        </w:rPr>
        <w:t>rref</w:t>
      </w:r>
      <w:r w:rsidRPr="008D4496">
        <w:t xml:space="preserve"> be the result of evaluating </w:t>
      </w:r>
      <w:r w:rsidRPr="008D4496">
        <w:rPr>
          <w:i/>
        </w:rPr>
        <w:t>AdditiveExpression</w:t>
      </w:r>
      <w:bookmarkEnd w:id="3090"/>
      <w:r w:rsidRPr="008D4496">
        <w:t>.</w:t>
      </w:r>
      <w:bookmarkStart w:id="3091" w:name="_Toc382212614"/>
    </w:p>
    <w:p w14:paraId="75E43639" w14:textId="77777777" w:rsidR="004C02EF" w:rsidRPr="008D4496" w:rsidRDefault="004C02EF" w:rsidP="004C02EF">
      <w:pPr>
        <w:pStyle w:val="Alg4"/>
        <w:numPr>
          <w:ilvl w:val="0"/>
          <w:numId w:val="87"/>
        </w:numPr>
      </w:pPr>
      <w:r w:rsidRPr="008D4496">
        <w:t xml:space="preserve">Let </w:t>
      </w:r>
      <w:r w:rsidRPr="008D4496">
        <w:rPr>
          <w:i/>
        </w:rPr>
        <w:t>rval</w:t>
      </w:r>
      <w:r w:rsidRPr="008D4496">
        <w:t xml:space="preserve"> be GetValue(</w:t>
      </w:r>
      <w:r w:rsidRPr="008D4496">
        <w:rPr>
          <w:i/>
        </w:rPr>
        <w:t>rref</w:t>
      </w:r>
      <w:r w:rsidRPr="008D4496">
        <w:t>).</w:t>
      </w:r>
      <w:bookmarkStart w:id="3092" w:name="_Toc382212615"/>
      <w:bookmarkEnd w:id="3091"/>
    </w:p>
    <w:p w14:paraId="4F011C78" w14:textId="77777777" w:rsidR="004C02EF" w:rsidRPr="008D4496" w:rsidRDefault="004C02EF" w:rsidP="004C02EF">
      <w:pPr>
        <w:pStyle w:val="Alg4"/>
        <w:numPr>
          <w:ilvl w:val="0"/>
          <w:numId w:val="87"/>
        </w:numPr>
      </w:pPr>
      <w:r w:rsidRPr="008D4496">
        <w:t xml:space="preserve">Let </w:t>
      </w:r>
      <w:r w:rsidRPr="008D4496">
        <w:rPr>
          <w:i/>
        </w:rPr>
        <w:t>lnum</w:t>
      </w:r>
      <w:r w:rsidRPr="008D4496">
        <w:t xml:space="preserve"> be ToUint32(</w:t>
      </w:r>
      <w:r w:rsidRPr="008D4496">
        <w:rPr>
          <w:i/>
        </w:rPr>
        <w:t>lval</w:t>
      </w:r>
      <w:r w:rsidRPr="008D4496">
        <w:t>).</w:t>
      </w:r>
      <w:bookmarkStart w:id="3093" w:name="_Toc382212616"/>
      <w:bookmarkEnd w:id="3092"/>
    </w:p>
    <w:p w14:paraId="78AE19DB" w14:textId="77777777" w:rsidR="004C02EF" w:rsidRPr="008D4496" w:rsidRDefault="004C02EF" w:rsidP="004C02EF">
      <w:pPr>
        <w:pStyle w:val="Alg4"/>
        <w:numPr>
          <w:ilvl w:val="0"/>
          <w:numId w:val="87"/>
        </w:numPr>
      </w:pPr>
      <w:r w:rsidRPr="008D4496">
        <w:t xml:space="preserve">Let </w:t>
      </w:r>
      <w:r w:rsidRPr="008D4496">
        <w:rPr>
          <w:i/>
        </w:rPr>
        <w:t>rnum</w:t>
      </w:r>
      <w:r w:rsidRPr="008D4496">
        <w:t xml:space="preserve"> be ToUint32(</w:t>
      </w:r>
      <w:r w:rsidRPr="008D4496">
        <w:rPr>
          <w:i/>
        </w:rPr>
        <w:t>rval</w:t>
      </w:r>
      <w:r w:rsidRPr="008D4496">
        <w:t>).</w:t>
      </w:r>
      <w:bookmarkStart w:id="3094" w:name="_Toc382212617"/>
      <w:bookmarkEnd w:id="3093"/>
    </w:p>
    <w:p w14:paraId="4A22E6D6" w14:textId="77777777" w:rsidR="004C02EF" w:rsidRPr="008D4496" w:rsidRDefault="004C02EF" w:rsidP="004C02EF">
      <w:pPr>
        <w:pStyle w:val="Alg4"/>
        <w:numPr>
          <w:ilvl w:val="0"/>
          <w:numId w:val="87"/>
        </w:numPr>
      </w:pPr>
      <w:r w:rsidRPr="008D4496">
        <w:t xml:space="preserve">Let </w:t>
      </w:r>
      <w:r w:rsidRPr="008D4496">
        <w:rPr>
          <w:i/>
        </w:rPr>
        <w:t>shiftCount</w:t>
      </w:r>
      <w:r w:rsidRPr="008D4496">
        <w:t xml:space="preserve"> be the result of masking out all but the least significant 5 bits of </w:t>
      </w:r>
      <w:r w:rsidRPr="008D4496">
        <w:rPr>
          <w:i/>
        </w:rPr>
        <w:t>rnum</w:t>
      </w:r>
      <w:r w:rsidRPr="008D4496">
        <w:t xml:space="preserve">, that is, compute </w:t>
      </w:r>
      <w:r w:rsidRPr="008D4496">
        <w:rPr>
          <w:i/>
        </w:rPr>
        <w:t>rnum</w:t>
      </w:r>
      <w:r w:rsidRPr="008D4496">
        <w:t xml:space="preserve"> &amp; 0x1F.</w:t>
      </w:r>
      <w:bookmarkStart w:id="3095" w:name="_Toc382212618"/>
      <w:bookmarkEnd w:id="3094"/>
    </w:p>
    <w:p w14:paraId="37FE7862" w14:textId="77777777" w:rsidR="004C02EF" w:rsidRPr="008D4496" w:rsidRDefault="004C02EF" w:rsidP="004C02EF">
      <w:pPr>
        <w:pStyle w:val="Alg4"/>
        <w:numPr>
          <w:ilvl w:val="0"/>
          <w:numId w:val="87"/>
        </w:numPr>
        <w:spacing w:after="240"/>
      </w:pPr>
      <w:r w:rsidRPr="008D4496">
        <w:t xml:space="preserve">Return the result of performing a zero-filling right shift of </w:t>
      </w:r>
      <w:r w:rsidRPr="008D4496">
        <w:rPr>
          <w:i/>
        </w:rPr>
        <w:t>lnum</w:t>
      </w:r>
      <w:r w:rsidRPr="008D4496">
        <w:t xml:space="preserve"> by </w:t>
      </w:r>
      <w:r w:rsidRPr="008D4496">
        <w:rPr>
          <w:i/>
        </w:rPr>
        <w:t>shiftCount</w:t>
      </w:r>
      <w:r w:rsidRPr="008D4496">
        <w:t xml:space="preserve"> bits. Vacated bits are filled with zero. The result is an unsigned 32</w:t>
      </w:r>
      <w:r>
        <w:t>-</w:t>
      </w:r>
      <w:r w:rsidRPr="008D4496">
        <w:t>bit integer</w:t>
      </w:r>
      <w:bookmarkEnd w:id="3095"/>
      <w:r w:rsidRPr="008D4496">
        <w:t>.</w:t>
      </w:r>
      <w:bookmarkStart w:id="3096" w:name="_Toc382212619"/>
    </w:p>
    <w:p w14:paraId="385D1CDF" w14:textId="77777777" w:rsidR="004C02EF" w:rsidRDefault="004C02EF" w:rsidP="003A4B22">
      <w:pPr>
        <w:pStyle w:val="20"/>
        <w:numPr>
          <w:ilvl w:val="0"/>
          <w:numId w:val="0"/>
        </w:numPr>
      </w:pPr>
      <w:bookmarkStart w:id="3097" w:name="_Toc382202861"/>
      <w:bookmarkStart w:id="3098" w:name="_Toc382212223"/>
      <w:bookmarkStart w:id="3099" w:name="_Toc382212620"/>
      <w:bookmarkStart w:id="3100" w:name="_Toc382291568"/>
      <w:bookmarkStart w:id="3101" w:name="_Toc385672217"/>
      <w:bookmarkStart w:id="3102" w:name="_Toc393690312"/>
      <w:bookmarkStart w:id="3103" w:name="_Ref440438334"/>
      <w:bookmarkStart w:id="3104" w:name="_Toc472818852"/>
      <w:bookmarkStart w:id="3105" w:name="_Toc235503426"/>
      <w:bookmarkStart w:id="3106" w:name="_Toc241509201"/>
      <w:bookmarkStart w:id="3107" w:name="_Toc244416688"/>
      <w:bookmarkStart w:id="3108" w:name="_Toc276631052"/>
      <w:bookmarkStart w:id="3109" w:name="_Toc178387063"/>
      <w:bookmarkEnd w:id="3096"/>
      <w:r>
        <w:t>11.8</w:t>
      </w:r>
      <w:r>
        <w:tab/>
        <w:t>Relational Operator</w:t>
      </w:r>
      <w:bookmarkStart w:id="3110" w:name="_Toc382202862"/>
      <w:bookmarkEnd w:id="3097"/>
      <w:bookmarkEnd w:id="3098"/>
      <w:bookmarkEnd w:id="3099"/>
      <w:bookmarkEnd w:id="3100"/>
      <w:bookmarkEnd w:id="3101"/>
      <w:bookmarkEnd w:id="3102"/>
      <w:bookmarkEnd w:id="3110"/>
      <w:r>
        <w:t>s</w:t>
      </w:r>
      <w:bookmarkEnd w:id="3103"/>
      <w:bookmarkEnd w:id="3104"/>
      <w:bookmarkEnd w:id="3105"/>
      <w:bookmarkEnd w:id="3106"/>
      <w:bookmarkEnd w:id="3107"/>
      <w:bookmarkEnd w:id="3108"/>
      <w:bookmarkEnd w:id="3109"/>
    </w:p>
    <w:p w14:paraId="6729659C" w14:textId="77777777" w:rsidR="004C02EF" w:rsidRDefault="004C02EF" w:rsidP="004C02EF">
      <w:pPr>
        <w:pStyle w:val="Syntax"/>
      </w:pPr>
      <w:r w:rsidRPr="0091359B">
        <w:t>Syntax</w:t>
      </w:r>
    </w:p>
    <w:p w14:paraId="3A2C0044" w14:textId="77777777" w:rsidR="004C02EF" w:rsidRPr="00D00D4A" w:rsidRDefault="004C02EF" w:rsidP="004C02EF">
      <w:pPr>
        <w:pStyle w:val="SyntaxRule"/>
        <w:rPr>
          <w:rFonts w:ascii="Arial" w:hAnsi="Arial"/>
        </w:rPr>
      </w:pPr>
      <w:r w:rsidRPr="00ED79C2">
        <w:t>RelationalExpression</w:t>
      </w:r>
      <w:r w:rsidRPr="00D00D4A">
        <w:rPr>
          <w:rFonts w:ascii="Arial" w:hAnsi="Arial"/>
        </w:rPr>
        <w:t xml:space="preserve"> </w:t>
      </w:r>
      <w:r w:rsidRPr="00D04346">
        <w:rPr>
          <w:rFonts w:ascii="Arial" w:hAnsi="Arial"/>
          <w:b/>
          <w:i w:val="0"/>
        </w:rPr>
        <w:t>:</w:t>
      </w:r>
    </w:p>
    <w:p w14:paraId="45130E70" w14:textId="77777777" w:rsidR="004C02EF" w:rsidRPr="00D00D4A" w:rsidRDefault="004C02EF" w:rsidP="004C02EF">
      <w:pPr>
        <w:pStyle w:val="SyntaxDefinition"/>
        <w:rPr>
          <w:rFonts w:ascii="Arial" w:hAnsi="Arial"/>
        </w:rPr>
      </w:pP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&lt;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&gt;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&lt;=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&gt;=</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instanceof</w:t>
      </w:r>
      <w:r w:rsidRPr="00D00D4A">
        <w:rPr>
          <w:rFonts w:ascii="Arial" w:hAnsi="Arial"/>
        </w:rPr>
        <w:t xml:space="preserve"> </w:t>
      </w:r>
      <w:r w:rsidRPr="00ED79C2">
        <w:t>ShiftExpression</w:t>
      </w:r>
      <w:r w:rsidRPr="00D00D4A">
        <w:rPr>
          <w:rFonts w:ascii="Arial" w:hAnsi="Arial"/>
        </w:rPr>
        <w:br/>
      </w:r>
      <w:r w:rsidRPr="00ED79C2">
        <w:t>RelationalExpression</w:t>
      </w:r>
      <w:r w:rsidRPr="00D00D4A">
        <w:rPr>
          <w:rFonts w:ascii="Arial" w:hAnsi="Arial"/>
        </w:rPr>
        <w:t xml:space="preserve"> </w:t>
      </w:r>
      <w:r w:rsidRPr="00C226F6">
        <w:rPr>
          <w:rFonts w:ascii="Courier New" w:hAnsi="Courier New"/>
          <w:b/>
          <w:i w:val="0"/>
        </w:rPr>
        <w:t>in</w:t>
      </w:r>
      <w:r w:rsidRPr="00D00D4A">
        <w:rPr>
          <w:rFonts w:ascii="Arial" w:hAnsi="Arial"/>
        </w:rPr>
        <w:t xml:space="preserve"> </w:t>
      </w:r>
      <w:r w:rsidRPr="00ED79C2">
        <w:t>ShiftExpression</w:t>
      </w:r>
    </w:p>
    <w:p w14:paraId="071DC172" w14:textId="77777777" w:rsidR="004C02EF" w:rsidRPr="00E32218" w:rsidRDefault="004C02EF" w:rsidP="004C02EF">
      <w:pPr>
        <w:pStyle w:val="SyntaxRule"/>
      </w:pPr>
      <w:r w:rsidRPr="00ED79C2">
        <w:t>RelationalExpressionNoIn</w:t>
      </w:r>
      <w:r w:rsidRPr="00E32218">
        <w:t xml:space="preserve"> </w:t>
      </w:r>
      <w:r w:rsidRPr="00D04346">
        <w:rPr>
          <w:rFonts w:ascii="Arial" w:hAnsi="Arial"/>
          <w:b/>
          <w:i w:val="0"/>
        </w:rPr>
        <w:t>:</w:t>
      </w:r>
    </w:p>
    <w:p w14:paraId="1B92F554" w14:textId="77777777" w:rsidR="004C02EF" w:rsidRPr="00E32218" w:rsidRDefault="004C02EF" w:rsidP="004C02EF">
      <w:pPr>
        <w:pStyle w:val="SyntaxDefinition"/>
      </w:pPr>
      <w:r w:rsidRPr="00ED79C2">
        <w:t>ShiftExpression</w:t>
      </w:r>
      <w:r w:rsidRPr="00E32218">
        <w:br/>
      </w:r>
      <w:r w:rsidRPr="00ED79C2">
        <w:t>RelationalExpressionNoIn</w:t>
      </w:r>
      <w:r w:rsidRPr="00E32218">
        <w:t xml:space="preserve"> </w:t>
      </w:r>
      <w:r w:rsidRPr="00C226F6">
        <w:rPr>
          <w:rFonts w:ascii="Courier New" w:hAnsi="Courier New"/>
          <w:b/>
          <w:i w:val="0"/>
        </w:rPr>
        <w:t>&lt;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&gt;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&lt;=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&gt;=</w:t>
      </w:r>
      <w:r w:rsidRPr="00E32218">
        <w:t xml:space="preserve"> </w:t>
      </w:r>
      <w:r w:rsidRPr="00ED79C2">
        <w:t>ShiftExpression</w:t>
      </w:r>
      <w:r w:rsidRPr="00E32218">
        <w:br/>
      </w:r>
      <w:r w:rsidRPr="00ED79C2">
        <w:t>RelationalExpressionNoIn</w:t>
      </w:r>
      <w:r w:rsidRPr="00E32218">
        <w:t xml:space="preserve"> </w:t>
      </w:r>
      <w:r w:rsidRPr="00C226F6">
        <w:rPr>
          <w:rFonts w:ascii="Courier New" w:hAnsi="Courier New"/>
          <w:b/>
          <w:i w:val="0"/>
        </w:rPr>
        <w:t>instanceof</w:t>
      </w:r>
      <w:r w:rsidRPr="00E32218">
        <w:t xml:space="preserve"> </w:t>
      </w:r>
      <w:r w:rsidRPr="00ED79C2">
        <w:t>ShiftExpression</w:t>
      </w:r>
    </w:p>
    <w:p w14:paraId="6FDA52DB" w14:textId="77777777" w:rsidR="004C02EF" w:rsidRDefault="004C02EF" w:rsidP="004C02EF">
      <w:pPr>
        <w:pStyle w:val="Note"/>
      </w:pPr>
      <w:r w:rsidRPr="006E7D54">
        <w:t>NOTE</w:t>
      </w:r>
      <w:r w:rsidRPr="006E7D54">
        <w:tab/>
        <w:t xml:space="preserve">The “NoIn” variants are needed to avoid confusing the </w:t>
      </w:r>
      <w:r w:rsidRPr="006E7D54">
        <w:rPr>
          <w:rFonts w:ascii="Courier New" w:hAnsi="Courier New"/>
        </w:rPr>
        <w:t>in</w:t>
      </w:r>
      <w:r w:rsidRPr="006E7D54">
        <w:t xml:space="preserve"> operator in a relational expression with the </w:t>
      </w:r>
      <w:r w:rsidRPr="006E7D54">
        <w:rPr>
          <w:rFonts w:ascii="Courier New" w:hAnsi="Courier New"/>
        </w:rPr>
        <w:t>in</w:t>
      </w:r>
      <w:r w:rsidRPr="006E7D54">
        <w:t xml:space="preserve"> operator in a </w:t>
      </w:r>
      <w:r w:rsidRPr="006E7D54">
        <w:rPr>
          <w:rFonts w:ascii="Courier New" w:hAnsi="Courier New"/>
        </w:rPr>
        <w:t>for</w:t>
      </w:r>
      <w:r w:rsidRPr="006E7D54">
        <w:t xml:space="preserve"> statement.</w:t>
      </w:r>
    </w:p>
    <w:p w14:paraId="25A9965E" w14:textId="77777777" w:rsidR="004C02EF" w:rsidRPr="0091359B" w:rsidRDefault="004C02EF" w:rsidP="004C02EF">
      <w:pPr>
        <w:pStyle w:val="Syntax"/>
      </w:pPr>
      <w:r w:rsidRPr="0091359B">
        <w:t>Semantics</w:t>
      </w:r>
    </w:p>
    <w:p w14:paraId="75FA62E5" w14:textId="77777777" w:rsidR="004C02EF" w:rsidRDefault="004C02EF" w:rsidP="004C02EF">
      <w:r>
        <w:t>The result of evaluating a relational operator is always of type Boolean, reflecting whether the relationship named by the operator holds between its two operands.</w:t>
      </w:r>
      <w:bookmarkStart w:id="3111" w:name="_Toc393690313"/>
    </w:p>
    <w:p w14:paraId="21B0E7B9" w14:textId="77777777" w:rsidR="004C02EF" w:rsidRDefault="004C02EF" w:rsidP="004C02EF">
      <w:bookmarkStart w:id="3112" w:name="_Ref440425001"/>
      <w:r>
        <w:t xml:space="preserve">The </w:t>
      </w:r>
      <w:r w:rsidRPr="006E7D54">
        <w:rPr>
          <w:rStyle w:val="bnf"/>
        </w:rPr>
        <w:t>RelationalExpressionNoIn</w:t>
      </w:r>
      <w:r>
        <w:t xml:space="preserve"> productions are evaluated in the same manner as the </w:t>
      </w:r>
      <w:r w:rsidRPr="006E7D54">
        <w:rPr>
          <w:rStyle w:val="bnf"/>
        </w:rPr>
        <w:t>RelationalExpression</w:t>
      </w:r>
      <w:r>
        <w:t xml:space="preserve"> productions except that the contained </w:t>
      </w:r>
      <w:r w:rsidRPr="006E7D54">
        <w:rPr>
          <w:rStyle w:val="bnf"/>
        </w:rPr>
        <w:t>RelationalExpressionNoIn</w:t>
      </w:r>
      <w:r>
        <w:t xml:space="preserve"> is evaluated instead of the contained </w:t>
      </w:r>
      <w:r w:rsidRPr="006E7D54">
        <w:rPr>
          <w:rStyle w:val="bnf"/>
        </w:rPr>
        <w:t>RelationalExpression</w:t>
      </w:r>
      <w:r>
        <w:t>.</w:t>
      </w:r>
    </w:p>
    <w:p w14:paraId="1AB679DA" w14:textId="77777777" w:rsidR="004C02EF" w:rsidRDefault="004C02EF" w:rsidP="003A4B22">
      <w:pPr>
        <w:pStyle w:val="30"/>
        <w:numPr>
          <w:ilvl w:val="0"/>
          <w:numId w:val="0"/>
        </w:numPr>
      </w:pPr>
      <w:bookmarkStart w:id="3113" w:name="_Toc472818853"/>
      <w:bookmarkStart w:id="3114" w:name="_Toc235503427"/>
      <w:bookmarkStart w:id="3115" w:name="_Toc241509202"/>
      <w:bookmarkStart w:id="3116" w:name="_Toc244416689"/>
      <w:bookmarkStart w:id="3117" w:name="_Toc276631053"/>
      <w:bookmarkStart w:id="3118" w:name="_Toc178387064"/>
      <w:r>
        <w:t>11.8.1</w:t>
      </w:r>
      <w:r>
        <w:tab/>
        <w:t xml:space="preserve">The Less-than Operator ( </w:t>
      </w:r>
      <w:r>
        <w:rPr>
          <w:rFonts w:ascii="Courier New" w:hAnsi="Courier New"/>
        </w:rPr>
        <w:t>&lt;</w:t>
      </w:r>
      <w:r>
        <w:t xml:space="preserve"> </w:t>
      </w:r>
      <w:bookmarkEnd w:id="3111"/>
      <w:r>
        <w:t>)</w:t>
      </w:r>
      <w:bookmarkEnd w:id="3112"/>
      <w:bookmarkEnd w:id="3113"/>
      <w:bookmarkEnd w:id="3114"/>
      <w:bookmarkEnd w:id="3115"/>
      <w:bookmarkEnd w:id="3116"/>
      <w:bookmarkEnd w:id="3117"/>
      <w:bookmarkEnd w:id="3118"/>
    </w:p>
    <w:p w14:paraId="656D6B46" w14:textId="77777777" w:rsidR="004C02EF" w:rsidRDefault="004C02EF" w:rsidP="004C02EF">
      <w:r>
        <w:t xml:space="preserve">The production </w:t>
      </w:r>
      <w:r w:rsidRPr="006E7D54">
        <w:rPr>
          <w:rStyle w:val="bnf"/>
        </w:rPr>
        <w:t>RelationalExpression</w:t>
      </w:r>
      <w:r>
        <w:t xml:space="preserve"> </w:t>
      </w:r>
      <w:r>
        <w:rPr>
          <w:b/>
        </w:rPr>
        <w:t>:</w:t>
      </w:r>
      <w:r>
        <w:t xml:space="preserve"> </w:t>
      </w:r>
      <w:r w:rsidRPr="006E7D54">
        <w:rPr>
          <w:rStyle w:val="bnf"/>
        </w:rPr>
        <w:t>RelationalExpression</w:t>
      </w:r>
      <w:r>
        <w:t xml:space="preserve"> </w:t>
      </w:r>
      <w:r>
        <w:rPr>
          <w:rFonts w:ascii="Courier New" w:hAnsi="Courier New"/>
          <w:b/>
        </w:rPr>
        <w:t>&lt;</w:t>
      </w:r>
      <w:r>
        <w:t xml:space="preserve"> </w:t>
      </w:r>
      <w:r w:rsidRPr="006E7D54">
        <w:rPr>
          <w:rStyle w:val="bnf"/>
        </w:rPr>
        <w:t>ShiftExpression</w:t>
      </w:r>
      <w:r>
        <w:t xml:space="preserve"> is evaluated as follows:</w:t>
      </w:r>
    </w:p>
    <w:p w14:paraId="31B9366B" w14:textId="77777777" w:rsidR="004C02EF" w:rsidRPr="008D4496" w:rsidRDefault="004C02EF" w:rsidP="004C02EF">
      <w:pPr>
        <w:pStyle w:val="Alg4"/>
        <w:numPr>
          <w:ilvl w:val="0"/>
          <w:numId w:val="88"/>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2969867B" w14:textId="77777777" w:rsidR="004C02EF" w:rsidRPr="008D4496" w:rsidRDefault="004C02EF" w:rsidP="004C02EF">
      <w:pPr>
        <w:pStyle w:val="Alg4"/>
        <w:numPr>
          <w:ilvl w:val="0"/>
          <w:numId w:val="88"/>
        </w:numPr>
      </w:pPr>
      <w:r w:rsidRPr="008D4496">
        <w:t xml:space="preserve">Let </w:t>
      </w:r>
      <w:r w:rsidRPr="008D4496">
        <w:rPr>
          <w:i/>
        </w:rPr>
        <w:t>lval</w:t>
      </w:r>
      <w:r w:rsidRPr="008D4496">
        <w:t xml:space="preserve"> be GetValue(</w:t>
      </w:r>
      <w:r w:rsidRPr="008D4496">
        <w:rPr>
          <w:i/>
        </w:rPr>
        <w:t>lref</w:t>
      </w:r>
      <w:r w:rsidRPr="008D4496">
        <w:t>).</w:t>
      </w:r>
    </w:p>
    <w:p w14:paraId="5058EDD5" w14:textId="77777777" w:rsidR="004C02EF" w:rsidRPr="008D4496" w:rsidRDefault="004C02EF" w:rsidP="004C02EF">
      <w:pPr>
        <w:pStyle w:val="Alg4"/>
        <w:numPr>
          <w:ilvl w:val="0"/>
          <w:numId w:val="88"/>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7EA8D35A" w14:textId="77777777" w:rsidR="004C02EF" w:rsidRPr="008D4496" w:rsidRDefault="004C02EF" w:rsidP="004C02EF">
      <w:pPr>
        <w:pStyle w:val="Alg4"/>
        <w:numPr>
          <w:ilvl w:val="0"/>
          <w:numId w:val="88"/>
        </w:numPr>
      </w:pPr>
      <w:r w:rsidRPr="008D4496">
        <w:t xml:space="preserve">Let </w:t>
      </w:r>
      <w:r w:rsidRPr="008D4496">
        <w:rPr>
          <w:i/>
        </w:rPr>
        <w:t>rval</w:t>
      </w:r>
      <w:r w:rsidRPr="008D4496">
        <w:t xml:space="preserve"> be GetValue(</w:t>
      </w:r>
      <w:r w:rsidRPr="008D4496">
        <w:rPr>
          <w:i/>
        </w:rPr>
        <w:t>rref</w:t>
      </w:r>
      <w:r w:rsidRPr="008D4496">
        <w:t>).</w:t>
      </w:r>
    </w:p>
    <w:p w14:paraId="2DC10EC5" w14:textId="77777777" w:rsidR="004C02EF" w:rsidRPr="008D4496" w:rsidRDefault="004C02EF" w:rsidP="004C02EF">
      <w:pPr>
        <w:pStyle w:val="Alg4"/>
        <w:numPr>
          <w:ilvl w:val="0"/>
          <w:numId w:val="88"/>
        </w:numPr>
      </w:pPr>
      <w:r w:rsidRPr="008D4496">
        <w:t xml:space="preserve">Let </w:t>
      </w:r>
      <w:r w:rsidRPr="008D4496">
        <w:rPr>
          <w:i/>
        </w:rPr>
        <w:t>r</w:t>
      </w:r>
      <w:r w:rsidRPr="008D4496">
        <w:t xml:space="preserve"> be the result of performing abstract relational comparison </w:t>
      </w:r>
      <w:r w:rsidRPr="008D4496">
        <w:rPr>
          <w:i/>
        </w:rPr>
        <w:t>lval</w:t>
      </w:r>
      <w:r w:rsidRPr="008D4496">
        <w:t xml:space="preserve"> &lt; </w:t>
      </w:r>
      <w:r w:rsidRPr="008D4496">
        <w:rPr>
          <w:i/>
        </w:rPr>
        <w:t>rval</w:t>
      </w:r>
      <w:r w:rsidRPr="008D4496">
        <w:t>. (see 11.8.5)</w:t>
      </w:r>
    </w:p>
    <w:p w14:paraId="626064C5" w14:textId="77777777" w:rsidR="004C02EF" w:rsidRPr="008D4496" w:rsidRDefault="004C02EF" w:rsidP="004C02EF">
      <w:pPr>
        <w:pStyle w:val="Alg4"/>
        <w:numPr>
          <w:ilvl w:val="0"/>
          <w:numId w:val="88"/>
        </w:numPr>
        <w:spacing w:after="240"/>
      </w:pPr>
      <w:r w:rsidRPr="008D4496">
        <w:t xml:space="preserve">If </w:t>
      </w:r>
      <w:r w:rsidRPr="008D4496">
        <w:rPr>
          <w:i/>
        </w:rPr>
        <w:t>r</w:t>
      </w:r>
      <w:r w:rsidRPr="008D4496">
        <w:t xml:space="preserve"> is </w:t>
      </w:r>
      <w:r w:rsidRPr="008D4496">
        <w:rPr>
          <w:b/>
        </w:rPr>
        <w:t>undefined</w:t>
      </w:r>
      <w:r w:rsidRPr="008D4496">
        <w:t xml:space="preserve">, return </w:t>
      </w:r>
      <w:r w:rsidRPr="008D4496">
        <w:rPr>
          <w:b/>
        </w:rPr>
        <w:t>false</w:t>
      </w:r>
      <w:r w:rsidRPr="008D4496">
        <w:t xml:space="preserve">. Otherwise, return </w:t>
      </w:r>
      <w:r w:rsidRPr="008D4496">
        <w:rPr>
          <w:i/>
        </w:rPr>
        <w:t>r</w:t>
      </w:r>
      <w:bookmarkStart w:id="3119" w:name="_Toc393690314"/>
      <w:r w:rsidRPr="008D4496">
        <w:t>.</w:t>
      </w:r>
    </w:p>
    <w:p w14:paraId="2706C52A" w14:textId="77777777" w:rsidR="004C02EF" w:rsidRDefault="004C02EF" w:rsidP="003A4B22">
      <w:pPr>
        <w:pStyle w:val="30"/>
        <w:numPr>
          <w:ilvl w:val="0"/>
          <w:numId w:val="0"/>
        </w:numPr>
      </w:pPr>
      <w:bookmarkStart w:id="3120" w:name="_Ref440425018"/>
      <w:bookmarkStart w:id="3121" w:name="_Toc472818854"/>
      <w:bookmarkStart w:id="3122" w:name="_Toc235503428"/>
      <w:bookmarkStart w:id="3123" w:name="_Toc241509203"/>
      <w:bookmarkStart w:id="3124" w:name="_Toc244416690"/>
      <w:bookmarkStart w:id="3125" w:name="_Toc276631054"/>
      <w:bookmarkStart w:id="3126" w:name="_Toc178387065"/>
      <w:r>
        <w:t>11.8.2</w:t>
      </w:r>
      <w:r>
        <w:tab/>
        <w:t xml:space="preserve">The Greater-than Operator ( </w:t>
      </w:r>
      <w:r>
        <w:rPr>
          <w:rFonts w:ascii="Courier New" w:hAnsi="Courier New"/>
        </w:rPr>
        <w:t>&gt;</w:t>
      </w:r>
      <w:r>
        <w:t xml:space="preserve"> </w:t>
      </w:r>
      <w:bookmarkEnd w:id="3119"/>
      <w:r>
        <w:t>)</w:t>
      </w:r>
      <w:bookmarkEnd w:id="3120"/>
      <w:bookmarkEnd w:id="3121"/>
      <w:bookmarkEnd w:id="3122"/>
      <w:bookmarkEnd w:id="3123"/>
      <w:bookmarkEnd w:id="3124"/>
      <w:bookmarkEnd w:id="3125"/>
      <w:bookmarkEnd w:id="3126"/>
    </w:p>
    <w:p w14:paraId="49C6AFCD" w14:textId="77777777" w:rsidR="004C02EF" w:rsidRDefault="004C02EF" w:rsidP="004C02EF">
      <w:r>
        <w:t xml:space="preserve">The production RelationalExpression </w:t>
      </w:r>
      <w:r>
        <w:rPr>
          <w:b/>
        </w:rPr>
        <w:t>:</w:t>
      </w:r>
      <w:r>
        <w:t xml:space="preserve"> </w:t>
      </w:r>
      <w:r w:rsidRPr="009079B0">
        <w:rPr>
          <w:rStyle w:val="bnf"/>
        </w:rPr>
        <w:t>RelationalExpression</w:t>
      </w:r>
      <w:r>
        <w:t xml:space="preserve"> </w:t>
      </w:r>
      <w:r>
        <w:rPr>
          <w:rFonts w:ascii="Courier New" w:hAnsi="Courier New"/>
          <w:b/>
        </w:rPr>
        <w:t>&gt;</w:t>
      </w:r>
      <w:r>
        <w:t xml:space="preserve"> </w:t>
      </w:r>
      <w:r w:rsidRPr="009079B0">
        <w:rPr>
          <w:rStyle w:val="bnf"/>
        </w:rPr>
        <w:t>ShiftExpression</w:t>
      </w:r>
      <w:r>
        <w:t xml:space="preserve"> is evaluated as follows:</w:t>
      </w:r>
    </w:p>
    <w:p w14:paraId="6653399D" w14:textId="77777777" w:rsidR="004C02EF" w:rsidRPr="008D4496" w:rsidRDefault="004C02EF" w:rsidP="004C02EF">
      <w:pPr>
        <w:pStyle w:val="Alg4"/>
        <w:numPr>
          <w:ilvl w:val="0"/>
          <w:numId w:val="89"/>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21D63CB0" w14:textId="77777777" w:rsidR="004C02EF" w:rsidRPr="008D4496" w:rsidRDefault="004C02EF" w:rsidP="004C02EF">
      <w:pPr>
        <w:pStyle w:val="Alg4"/>
        <w:numPr>
          <w:ilvl w:val="0"/>
          <w:numId w:val="89"/>
        </w:numPr>
      </w:pPr>
      <w:r w:rsidRPr="008D4496">
        <w:t xml:space="preserve">Let </w:t>
      </w:r>
      <w:r w:rsidRPr="008D4496">
        <w:rPr>
          <w:i/>
        </w:rPr>
        <w:t>lval</w:t>
      </w:r>
      <w:r w:rsidRPr="008D4496">
        <w:t xml:space="preserve"> be GetValue(</w:t>
      </w:r>
      <w:r w:rsidRPr="008D4496">
        <w:rPr>
          <w:i/>
        </w:rPr>
        <w:t>lref</w:t>
      </w:r>
      <w:r w:rsidRPr="008D4496">
        <w:t>).</w:t>
      </w:r>
    </w:p>
    <w:p w14:paraId="32E3010F" w14:textId="77777777" w:rsidR="004C02EF" w:rsidRPr="008D4496" w:rsidRDefault="004C02EF" w:rsidP="004C02EF">
      <w:pPr>
        <w:pStyle w:val="Alg4"/>
        <w:numPr>
          <w:ilvl w:val="0"/>
          <w:numId w:val="89"/>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49AC5D1D" w14:textId="77777777" w:rsidR="004C02EF" w:rsidRPr="008D4496" w:rsidRDefault="004C02EF" w:rsidP="004C02EF">
      <w:pPr>
        <w:pStyle w:val="Alg4"/>
        <w:numPr>
          <w:ilvl w:val="0"/>
          <w:numId w:val="89"/>
        </w:numPr>
      </w:pPr>
      <w:r w:rsidRPr="008D4496">
        <w:t xml:space="preserve">Let </w:t>
      </w:r>
      <w:r w:rsidRPr="008D4496">
        <w:rPr>
          <w:i/>
        </w:rPr>
        <w:t>rval</w:t>
      </w:r>
      <w:r w:rsidRPr="008D4496">
        <w:t xml:space="preserve"> be GetValue(</w:t>
      </w:r>
      <w:r w:rsidRPr="008D4496">
        <w:rPr>
          <w:i/>
        </w:rPr>
        <w:t>rref</w:t>
      </w:r>
      <w:r w:rsidRPr="008D4496">
        <w:t>).</w:t>
      </w:r>
    </w:p>
    <w:p w14:paraId="747CF201" w14:textId="77777777" w:rsidR="004C02EF" w:rsidRPr="008D4496" w:rsidRDefault="004C02EF" w:rsidP="004C02EF">
      <w:pPr>
        <w:pStyle w:val="Alg4"/>
        <w:numPr>
          <w:ilvl w:val="0"/>
          <w:numId w:val="89"/>
        </w:numPr>
      </w:pPr>
      <w:r w:rsidRPr="008D4496">
        <w:t xml:space="preserve">Let </w:t>
      </w:r>
      <w:r w:rsidRPr="008D4496">
        <w:rPr>
          <w:i/>
        </w:rPr>
        <w:t>r</w:t>
      </w:r>
      <w:r w:rsidRPr="008D4496">
        <w:t xml:space="preserve"> be the result of performing abstract relational comparison </w:t>
      </w:r>
      <w:r w:rsidRPr="008D4496">
        <w:rPr>
          <w:i/>
        </w:rPr>
        <w:t>rval</w:t>
      </w:r>
      <w:r w:rsidRPr="008D4496">
        <w:t xml:space="preserve"> &lt; </w:t>
      </w:r>
      <w:r w:rsidRPr="008D4496">
        <w:rPr>
          <w:i/>
        </w:rPr>
        <w:t>lval</w:t>
      </w:r>
      <w:r w:rsidRPr="008D4496">
        <w:t xml:space="preserve"> with </w:t>
      </w:r>
      <w:r w:rsidRPr="008D4496">
        <w:rPr>
          <w:i/>
        </w:rPr>
        <w:t>LeftFirst</w:t>
      </w:r>
      <w:r w:rsidRPr="008D4496">
        <w:t xml:space="preserve"> equal to </w:t>
      </w:r>
      <w:r w:rsidRPr="008D4496">
        <w:rPr>
          <w:b/>
        </w:rPr>
        <w:t>false</w:t>
      </w:r>
      <w:r w:rsidRPr="008D4496">
        <w:t>. (see 11.8.5).</w:t>
      </w:r>
    </w:p>
    <w:p w14:paraId="785D13B6" w14:textId="77777777" w:rsidR="004C02EF" w:rsidRPr="008D4496" w:rsidRDefault="004C02EF" w:rsidP="004C02EF">
      <w:pPr>
        <w:pStyle w:val="Alg4"/>
        <w:numPr>
          <w:ilvl w:val="0"/>
          <w:numId w:val="89"/>
        </w:numPr>
        <w:spacing w:after="240"/>
      </w:pPr>
      <w:r w:rsidRPr="008D4496">
        <w:t xml:space="preserve">If </w:t>
      </w:r>
      <w:r w:rsidRPr="008D4496">
        <w:rPr>
          <w:i/>
        </w:rPr>
        <w:t>r</w:t>
      </w:r>
      <w:r w:rsidRPr="008D4496">
        <w:t xml:space="preserve"> is </w:t>
      </w:r>
      <w:r w:rsidRPr="008D4496">
        <w:rPr>
          <w:b/>
        </w:rPr>
        <w:t>undefined</w:t>
      </w:r>
      <w:r w:rsidRPr="008D4496">
        <w:t xml:space="preserve">, return </w:t>
      </w:r>
      <w:r w:rsidRPr="008D4496">
        <w:rPr>
          <w:b/>
        </w:rPr>
        <w:t>false</w:t>
      </w:r>
      <w:r w:rsidRPr="008D4496">
        <w:t xml:space="preserve">. Otherwise, return </w:t>
      </w:r>
      <w:r w:rsidRPr="008D4496">
        <w:rPr>
          <w:i/>
        </w:rPr>
        <w:t>r</w:t>
      </w:r>
      <w:r w:rsidRPr="008D4496">
        <w:t>.</w:t>
      </w:r>
      <w:bookmarkStart w:id="3127" w:name="_Toc393690315"/>
    </w:p>
    <w:p w14:paraId="25CA16FE" w14:textId="77777777" w:rsidR="004C02EF" w:rsidRDefault="004C02EF" w:rsidP="003A4B22">
      <w:pPr>
        <w:pStyle w:val="30"/>
        <w:numPr>
          <w:ilvl w:val="0"/>
          <w:numId w:val="0"/>
        </w:numPr>
      </w:pPr>
      <w:bookmarkStart w:id="3128" w:name="_Ref440425032"/>
      <w:bookmarkStart w:id="3129" w:name="_Toc472818855"/>
      <w:bookmarkStart w:id="3130" w:name="_Toc235503429"/>
      <w:bookmarkStart w:id="3131" w:name="_Toc241509204"/>
      <w:bookmarkStart w:id="3132" w:name="_Toc244416691"/>
      <w:bookmarkStart w:id="3133" w:name="_Toc276631055"/>
      <w:bookmarkStart w:id="3134" w:name="_Toc178387066"/>
      <w:r>
        <w:t>11.8.3</w:t>
      </w:r>
      <w:r>
        <w:tab/>
        <w:t xml:space="preserve">The Less-than-or-equal Operator ( </w:t>
      </w:r>
      <w:r>
        <w:rPr>
          <w:rFonts w:ascii="Courier New" w:hAnsi="Courier New"/>
        </w:rPr>
        <w:t>&lt;=</w:t>
      </w:r>
      <w:r>
        <w:t xml:space="preserve"> </w:t>
      </w:r>
      <w:bookmarkEnd w:id="3127"/>
      <w:r>
        <w:t>)</w:t>
      </w:r>
      <w:bookmarkEnd w:id="3128"/>
      <w:bookmarkEnd w:id="3129"/>
      <w:bookmarkEnd w:id="3130"/>
      <w:bookmarkEnd w:id="3131"/>
      <w:bookmarkEnd w:id="3132"/>
      <w:bookmarkEnd w:id="3133"/>
      <w:bookmarkEnd w:id="3134"/>
    </w:p>
    <w:p w14:paraId="54E0DB13" w14:textId="77777777" w:rsidR="004C02EF" w:rsidRDefault="004C02EF" w:rsidP="004C02EF">
      <w:r>
        <w:t xml:space="preserve">The production RelationalExpression </w:t>
      </w:r>
      <w:r>
        <w:rPr>
          <w:b/>
        </w:rPr>
        <w:t>:</w:t>
      </w:r>
      <w:r>
        <w:t xml:space="preserve"> </w:t>
      </w:r>
      <w:r w:rsidRPr="009079B0">
        <w:rPr>
          <w:rStyle w:val="bnf"/>
        </w:rPr>
        <w:t>RelationalExpression</w:t>
      </w:r>
      <w:r>
        <w:t xml:space="preserve"> </w:t>
      </w:r>
      <w:r>
        <w:rPr>
          <w:rFonts w:ascii="Courier New" w:hAnsi="Courier New"/>
          <w:b/>
        </w:rPr>
        <w:t>&lt;=</w:t>
      </w:r>
      <w:r>
        <w:t xml:space="preserve"> </w:t>
      </w:r>
      <w:r w:rsidRPr="009079B0">
        <w:rPr>
          <w:rStyle w:val="bnf"/>
        </w:rPr>
        <w:t>ShiftExpression</w:t>
      </w:r>
      <w:r>
        <w:t xml:space="preserve"> is evaluated as follows:</w:t>
      </w:r>
    </w:p>
    <w:p w14:paraId="514148B5" w14:textId="77777777" w:rsidR="004C02EF" w:rsidRPr="008D4496" w:rsidRDefault="004C02EF" w:rsidP="004C02EF">
      <w:pPr>
        <w:pStyle w:val="Alg4"/>
        <w:numPr>
          <w:ilvl w:val="0"/>
          <w:numId w:val="90"/>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508F3BAB" w14:textId="77777777" w:rsidR="004C02EF" w:rsidRPr="008D4496" w:rsidRDefault="004C02EF" w:rsidP="004C02EF">
      <w:pPr>
        <w:pStyle w:val="Alg4"/>
        <w:numPr>
          <w:ilvl w:val="0"/>
          <w:numId w:val="90"/>
        </w:numPr>
      </w:pPr>
      <w:r w:rsidRPr="008D4496">
        <w:t xml:space="preserve">Let </w:t>
      </w:r>
      <w:r w:rsidRPr="008D4496">
        <w:rPr>
          <w:i/>
        </w:rPr>
        <w:t>lval</w:t>
      </w:r>
      <w:r w:rsidRPr="008D4496">
        <w:t xml:space="preserve"> be GetValue(</w:t>
      </w:r>
      <w:r w:rsidRPr="008D4496">
        <w:rPr>
          <w:i/>
        </w:rPr>
        <w:t>lref</w:t>
      </w:r>
      <w:r w:rsidRPr="008D4496">
        <w:t>).</w:t>
      </w:r>
    </w:p>
    <w:p w14:paraId="21F0E8E3" w14:textId="77777777" w:rsidR="004C02EF" w:rsidRPr="008D4496" w:rsidRDefault="004C02EF" w:rsidP="004C02EF">
      <w:pPr>
        <w:pStyle w:val="Alg4"/>
        <w:numPr>
          <w:ilvl w:val="0"/>
          <w:numId w:val="90"/>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3223172B" w14:textId="77777777" w:rsidR="004C02EF" w:rsidRPr="008D4496" w:rsidRDefault="004C02EF" w:rsidP="004C02EF">
      <w:pPr>
        <w:pStyle w:val="Alg4"/>
        <w:numPr>
          <w:ilvl w:val="0"/>
          <w:numId w:val="90"/>
        </w:numPr>
      </w:pPr>
      <w:r w:rsidRPr="008D4496">
        <w:t xml:space="preserve">Let </w:t>
      </w:r>
      <w:r w:rsidRPr="008D4496">
        <w:rPr>
          <w:i/>
        </w:rPr>
        <w:t>rval</w:t>
      </w:r>
      <w:r w:rsidRPr="008D4496">
        <w:t xml:space="preserve"> be GetValue(</w:t>
      </w:r>
      <w:r w:rsidRPr="008D4496">
        <w:rPr>
          <w:i/>
        </w:rPr>
        <w:t>rref</w:t>
      </w:r>
      <w:r w:rsidRPr="008D4496">
        <w:t>).</w:t>
      </w:r>
    </w:p>
    <w:p w14:paraId="073CAA23" w14:textId="77777777" w:rsidR="004C02EF" w:rsidRPr="008D4496" w:rsidRDefault="004C02EF" w:rsidP="004C02EF">
      <w:pPr>
        <w:pStyle w:val="Alg4"/>
        <w:numPr>
          <w:ilvl w:val="0"/>
          <w:numId w:val="90"/>
        </w:numPr>
      </w:pPr>
      <w:r w:rsidRPr="008D4496">
        <w:t xml:space="preserve">Let </w:t>
      </w:r>
      <w:r w:rsidRPr="008D4496">
        <w:rPr>
          <w:i/>
        </w:rPr>
        <w:t>r</w:t>
      </w:r>
      <w:r w:rsidRPr="008D4496">
        <w:t xml:space="preserve"> be the result of performing abstract relational comparison </w:t>
      </w:r>
      <w:r w:rsidRPr="008D4496">
        <w:rPr>
          <w:i/>
        </w:rPr>
        <w:t>rval</w:t>
      </w:r>
      <w:r w:rsidRPr="008D4496">
        <w:t xml:space="preserve"> &lt; </w:t>
      </w:r>
      <w:r w:rsidRPr="008D4496">
        <w:rPr>
          <w:i/>
        </w:rPr>
        <w:t>lval</w:t>
      </w:r>
      <w:r w:rsidRPr="008D4496">
        <w:t xml:space="preserve">  with </w:t>
      </w:r>
      <w:r w:rsidRPr="008D4496">
        <w:rPr>
          <w:i/>
        </w:rPr>
        <w:t>LeftFirst</w:t>
      </w:r>
      <w:r w:rsidRPr="008D4496">
        <w:t xml:space="preserve"> equal to </w:t>
      </w:r>
      <w:r w:rsidRPr="008D4496">
        <w:rPr>
          <w:b/>
        </w:rPr>
        <w:t>false</w:t>
      </w:r>
      <w:r w:rsidRPr="008D4496">
        <w:t>. (see 11.8.5).</w:t>
      </w:r>
    </w:p>
    <w:p w14:paraId="3D57A834" w14:textId="77777777" w:rsidR="004C02EF" w:rsidRPr="008D4496" w:rsidRDefault="004C02EF" w:rsidP="004C02EF">
      <w:pPr>
        <w:pStyle w:val="Alg4"/>
        <w:numPr>
          <w:ilvl w:val="0"/>
          <w:numId w:val="90"/>
        </w:numPr>
        <w:spacing w:after="240"/>
      </w:pPr>
      <w:r w:rsidRPr="008D4496">
        <w:t xml:space="preserve">If </w:t>
      </w:r>
      <w:r w:rsidRPr="008D4496">
        <w:rPr>
          <w:i/>
        </w:rPr>
        <w:t>r</w:t>
      </w:r>
      <w:r w:rsidRPr="008D4496">
        <w:t xml:space="preserve"> is </w:t>
      </w:r>
      <w:r w:rsidRPr="008D4496">
        <w:rPr>
          <w:b/>
        </w:rPr>
        <w:t xml:space="preserve">true </w:t>
      </w:r>
      <w:r w:rsidRPr="008D4496">
        <w:t>or</w:t>
      </w:r>
      <w:r w:rsidRPr="008D4496">
        <w:rPr>
          <w:b/>
        </w:rPr>
        <w:t xml:space="preserve"> undefined</w:t>
      </w:r>
      <w:r w:rsidRPr="008D4496">
        <w:t xml:space="preserve">, return </w:t>
      </w:r>
      <w:r w:rsidRPr="008D4496">
        <w:rPr>
          <w:b/>
        </w:rPr>
        <w:t>false</w:t>
      </w:r>
      <w:r w:rsidRPr="008D4496">
        <w:t xml:space="preserve">. Otherwise, return </w:t>
      </w:r>
      <w:r w:rsidRPr="008D4496">
        <w:rPr>
          <w:b/>
        </w:rPr>
        <w:t>true</w:t>
      </w:r>
      <w:bookmarkStart w:id="3135" w:name="_Toc393690316"/>
      <w:r w:rsidRPr="008D4496">
        <w:t>.</w:t>
      </w:r>
    </w:p>
    <w:p w14:paraId="66DCA22A" w14:textId="77777777" w:rsidR="004C02EF" w:rsidRDefault="004C02EF" w:rsidP="003A4B22">
      <w:pPr>
        <w:pStyle w:val="30"/>
        <w:numPr>
          <w:ilvl w:val="0"/>
          <w:numId w:val="0"/>
        </w:numPr>
      </w:pPr>
      <w:bookmarkStart w:id="3136" w:name="_Ref440425047"/>
      <w:bookmarkStart w:id="3137" w:name="_Toc472818856"/>
      <w:bookmarkStart w:id="3138" w:name="_Toc235503430"/>
      <w:bookmarkStart w:id="3139" w:name="_Toc241509205"/>
      <w:bookmarkStart w:id="3140" w:name="_Toc244416692"/>
      <w:bookmarkStart w:id="3141" w:name="_Toc276631056"/>
      <w:bookmarkStart w:id="3142" w:name="_Toc178387067"/>
      <w:r>
        <w:t>11.8.4</w:t>
      </w:r>
      <w:r>
        <w:tab/>
        <w:t xml:space="preserve">The Greater-than-or-equal Operator ( </w:t>
      </w:r>
      <w:r>
        <w:rPr>
          <w:rFonts w:ascii="Courier New" w:hAnsi="Courier New"/>
        </w:rPr>
        <w:t>&gt;=</w:t>
      </w:r>
      <w:r>
        <w:t xml:space="preserve"> </w:t>
      </w:r>
      <w:bookmarkEnd w:id="3135"/>
      <w:r>
        <w:t>)</w:t>
      </w:r>
      <w:bookmarkEnd w:id="3136"/>
      <w:bookmarkEnd w:id="3137"/>
      <w:bookmarkEnd w:id="3138"/>
      <w:bookmarkEnd w:id="3139"/>
      <w:bookmarkEnd w:id="3140"/>
      <w:bookmarkEnd w:id="3141"/>
      <w:bookmarkEnd w:id="3142"/>
    </w:p>
    <w:p w14:paraId="394605D7" w14:textId="77777777" w:rsidR="004C02EF" w:rsidRDefault="004C02EF" w:rsidP="004C02EF">
      <w:r>
        <w:t xml:space="preserve">The production RelationalExpression </w:t>
      </w:r>
      <w:r>
        <w:rPr>
          <w:b/>
        </w:rPr>
        <w:t>:</w:t>
      </w:r>
      <w:r>
        <w:t xml:space="preserve"> </w:t>
      </w:r>
      <w:r w:rsidRPr="009079B0">
        <w:rPr>
          <w:rStyle w:val="bnf"/>
        </w:rPr>
        <w:t>RelationalExpression</w:t>
      </w:r>
      <w:r>
        <w:t xml:space="preserve"> </w:t>
      </w:r>
      <w:r>
        <w:rPr>
          <w:rFonts w:ascii="Courier New" w:hAnsi="Courier New"/>
          <w:b/>
        </w:rPr>
        <w:t>&gt;=</w:t>
      </w:r>
      <w:r>
        <w:t xml:space="preserve"> </w:t>
      </w:r>
      <w:r w:rsidRPr="009079B0">
        <w:rPr>
          <w:rStyle w:val="bnf"/>
        </w:rPr>
        <w:t>ShiftExpression</w:t>
      </w:r>
      <w:r>
        <w:t xml:space="preserve"> is evaluated as follows:</w:t>
      </w:r>
    </w:p>
    <w:p w14:paraId="4E5AE81D" w14:textId="77777777" w:rsidR="004C02EF" w:rsidRPr="008D4496" w:rsidRDefault="004C02EF" w:rsidP="004C02EF">
      <w:pPr>
        <w:pStyle w:val="Alg4"/>
        <w:numPr>
          <w:ilvl w:val="0"/>
          <w:numId w:val="91"/>
        </w:numPr>
      </w:pPr>
      <w:r w:rsidRPr="008D4496">
        <w:t xml:space="preserve">Let </w:t>
      </w:r>
      <w:r w:rsidRPr="008D4496">
        <w:rPr>
          <w:i/>
        </w:rPr>
        <w:t>lref</w:t>
      </w:r>
      <w:r w:rsidRPr="008D4496">
        <w:t xml:space="preserve"> be the result of evaluating </w:t>
      </w:r>
      <w:r w:rsidRPr="009079B0">
        <w:rPr>
          <w:rStyle w:val="bnf"/>
        </w:rPr>
        <w:t>RelationalExpression</w:t>
      </w:r>
      <w:r w:rsidRPr="008D4496">
        <w:t>.</w:t>
      </w:r>
    </w:p>
    <w:p w14:paraId="108786AA" w14:textId="77777777" w:rsidR="004C02EF" w:rsidRPr="008D4496" w:rsidRDefault="004C02EF" w:rsidP="004C02EF">
      <w:pPr>
        <w:pStyle w:val="Alg4"/>
        <w:numPr>
          <w:ilvl w:val="0"/>
          <w:numId w:val="91"/>
        </w:numPr>
      </w:pPr>
      <w:r w:rsidRPr="008D4496">
        <w:t xml:space="preserve">Let </w:t>
      </w:r>
      <w:r w:rsidRPr="008D4496">
        <w:rPr>
          <w:i/>
        </w:rPr>
        <w:t>lval</w:t>
      </w:r>
      <w:r w:rsidRPr="008D4496">
        <w:t xml:space="preserve"> be GetValue(</w:t>
      </w:r>
      <w:r w:rsidRPr="008D4496">
        <w:rPr>
          <w:i/>
        </w:rPr>
        <w:t>lref</w:t>
      </w:r>
      <w:r w:rsidRPr="008D4496">
        <w:t>).</w:t>
      </w:r>
    </w:p>
    <w:p w14:paraId="3A45F157" w14:textId="77777777" w:rsidR="004C02EF" w:rsidRPr="008D4496" w:rsidRDefault="004C02EF" w:rsidP="004C02EF">
      <w:pPr>
        <w:pStyle w:val="Alg4"/>
        <w:numPr>
          <w:ilvl w:val="0"/>
          <w:numId w:val="91"/>
        </w:numPr>
      </w:pPr>
      <w:r w:rsidRPr="008D4496">
        <w:t xml:space="preserve">Let </w:t>
      </w:r>
      <w:r w:rsidRPr="008D4496">
        <w:rPr>
          <w:i/>
        </w:rPr>
        <w:t>rref</w:t>
      </w:r>
      <w:r w:rsidRPr="008D4496">
        <w:t xml:space="preserve"> be the result of evaluating </w:t>
      </w:r>
      <w:r w:rsidRPr="009079B0">
        <w:rPr>
          <w:rStyle w:val="bnf"/>
        </w:rPr>
        <w:t>ShiftExpression</w:t>
      </w:r>
      <w:r w:rsidRPr="008D4496">
        <w:t>.</w:t>
      </w:r>
    </w:p>
    <w:p w14:paraId="28485852" w14:textId="77777777" w:rsidR="004C02EF" w:rsidRPr="008D4496" w:rsidRDefault="004C02EF" w:rsidP="004C02EF">
      <w:pPr>
        <w:pStyle w:val="Alg4"/>
        <w:numPr>
          <w:ilvl w:val="0"/>
          <w:numId w:val="91"/>
        </w:numPr>
      </w:pPr>
      <w:r w:rsidRPr="008D4496">
        <w:t xml:space="preserve">Let </w:t>
      </w:r>
      <w:r w:rsidRPr="008D4496">
        <w:rPr>
          <w:i/>
        </w:rPr>
        <w:t>rval</w:t>
      </w:r>
      <w:r w:rsidRPr="008D4496">
        <w:t xml:space="preserve"> be GetValue(</w:t>
      </w:r>
      <w:r w:rsidRPr="008D4496">
        <w:rPr>
          <w:i/>
        </w:rPr>
        <w:t>rref</w:t>
      </w:r>
      <w:r w:rsidRPr="008D4496">
        <w:t>).</w:t>
      </w:r>
    </w:p>
    <w:p w14:paraId="7A7100BA" w14:textId="77777777" w:rsidR="004C02EF" w:rsidRPr="008D4496" w:rsidRDefault="004C02EF" w:rsidP="004C02EF">
      <w:pPr>
        <w:pStyle w:val="Alg4"/>
        <w:numPr>
          <w:ilvl w:val="0"/>
          <w:numId w:val="91"/>
        </w:numPr>
      </w:pPr>
      <w:r w:rsidRPr="008D4496">
        <w:t xml:space="preserve">Let </w:t>
      </w:r>
      <w:r w:rsidRPr="008D4496">
        <w:rPr>
          <w:i/>
        </w:rPr>
        <w:t>r</w:t>
      </w:r>
      <w:r w:rsidRPr="008D4496">
        <w:t xml:space="preserve"> be the result of performing abstract relational comparison </w:t>
      </w:r>
      <w:r w:rsidRPr="008D4496">
        <w:rPr>
          <w:i/>
        </w:rPr>
        <w:t>lval</w:t>
      </w:r>
      <w:r w:rsidRPr="008D4496">
        <w:t xml:space="preserve"> &lt; </w:t>
      </w:r>
      <w:r w:rsidRPr="008D4496">
        <w:rPr>
          <w:i/>
        </w:rPr>
        <w:t>rval</w:t>
      </w:r>
      <w:r w:rsidRPr="008D4496">
        <w:t>. (see 11.8.5)</w:t>
      </w:r>
    </w:p>
    <w:p w14:paraId="5C35CF96" w14:textId="77777777" w:rsidR="004C02EF" w:rsidRPr="008D4496" w:rsidRDefault="004C02EF" w:rsidP="004C02EF">
      <w:pPr>
        <w:pStyle w:val="Alg4"/>
        <w:numPr>
          <w:ilvl w:val="0"/>
          <w:numId w:val="91"/>
        </w:numPr>
        <w:spacing w:after="240"/>
      </w:pPr>
      <w:r w:rsidRPr="008D4496">
        <w:t xml:space="preserve">If </w:t>
      </w:r>
      <w:r w:rsidRPr="008D4496">
        <w:rPr>
          <w:i/>
        </w:rPr>
        <w:t>r</w:t>
      </w:r>
      <w:r w:rsidRPr="008D4496">
        <w:t xml:space="preserve"> is </w:t>
      </w:r>
      <w:r w:rsidRPr="008D4496">
        <w:rPr>
          <w:b/>
        </w:rPr>
        <w:t xml:space="preserve">true </w:t>
      </w:r>
      <w:r w:rsidRPr="008D4496">
        <w:t>or</w:t>
      </w:r>
      <w:r w:rsidRPr="008D4496">
        <w:rPr>
          <w:b/>
        </w:rPr>
        <w:t xml:space="preserve"> undefined</w:t>
      </w:r>
      <w:r w:rsidRPr="008D4496">
        <w:t xml:space="preserve">, return </w:t>
      </w:r>
      <w:r w:rsidRPr="008D4496">
        <w:rPr>
          <w:b/>
        </w:rPr>
        <w:t>false</w:t>
      </w:r>
      <w:r w:rsidRPr="008D4496">
        <w:t xml:space="preserve">. Otherwise, return </w:t>
      </w:r>
      <w:r w:rsidRPr="008D4496">
        <w:rPr>
          <w:b/>
        </w:rPr>
        <w:t>true</w:t>
      </w:r>
      <w:bookmarkStart w:id="3143" w:name="_Ref393523057"/>
      <w:bookmarkStart w:id="3144" w:name="_Toc393690317"/>
      <w:r w:rsidRPr="008D4496">
        <w:t>.</w:t>
      </w:r>
      <w:bookmarkStart w:id="3145" w:name="_Ref424533139"/>
    </w:p>
    <w:p w14:paraId="17699C9D" w14:textId="77777777" w:rsidR="004C02EF" w:rsidRDefault="004C02EF" w:rsidP="003A4B22">
      <w:pPr>
        <w:pStyle w:val="30"/>
        <w:numPr>
          <w:ilvl w:val="0"/>
          <w:numId w:val="0"/>
        </w:numPr>
      </w:pPr>
      <w:bookmarkStart w:id="3146" w:name="_Ref424668059"/>
      <w:bookmarkStart w:id="3147" w:name="_Toc472818857"/>
      <w:bookmarkStart w:id="3148" w:name="_Toc235503431"/>
      <w:bookmarkStart w:id="3149" w:name="_Toc241509206"/>
      <w:bookmarkStart w:id="3150" w:name="_Toc244416693"/>
      <w:bookmarkStart w:id="3151" w:name="_Toc276631057"/>
      <w:bookmarkStart w:id="3152" w:name="_Toc178387068"/>
      <w:r>
        <w:t>11.8.5</w:t>
      </w:r>
      <w:r>
        <w:tab/>
        <w:t>The Abstract Relational Comparison Algorith</w:t>
      </w:r>
      <w:bookmarkEnd w:id="3143"/>
      <w:bookmarkEnd w:id="3144"/>
      <w:r>
        <w:t>m</w:t>
      </w:r>
      <w:bookmarkEnd w:id="3145"/>
      <w:bookmarkEnd w:id="3146"/>
      <w:bookmarkEnd w:id="3147"/>
      <w:bookmarkEnd w:id="3148"/>
      <w:bookmarkEnd w:id="3149"/>
      <w:bookmarkEnd w:id="3150"/>
      <w:bookmarkEnd w:id="3151"/>
      <w:bookmarkEnd w:id="3152"/>
    </w:p>
    <w:p w14:paraId="49A9F4D2" w14:textId="77777777" w:rsidR="004C02EF" w:rsidRDefault="004C02EF" w:rsidP="004C02EF">
      <w:r>
        <w:t xml:space="preserve">The comparison </w:t>
      </w:r>
      <w:r w:rsidRPr="00E32218">
        <w:rPr>
          <w:rFonts w:ascii="Times New Roman" w:hAnsi="Times New Roman"/>
          <w:i/>
        </w:rPr>
        <w:t>x</w:t>
      </w:r>
      <w:r>
        <w:t xml:space="preserve"> &lt; </w:t>
      </w:r>
      <w:r w:rsidRPr="00E32218">
        <w:rPr>
          <w:rFonts w:ascii="Times New Roman" w:hAnsi="Times New Roman"/>
          <w:i/>
        </w:rPr>
        <w:t>y</w:t>
      </w:r>
      <w:r>
        <w:t xml:space="preserve">, where </w:t>
      </w:r>
      <w:r w:rsidRPr="00E32218">
        <w:rPr>
          <w:rFonts w:ascii="Times New Roman" w:hAnsi="Times New Roman"/>
          <w:i/>
        </w:rPr>
        <w:t>x</w:t>
      </w:r>
      <w:r>
        <w:t xml:space="preserve"> and </w:t>
      </w:r>
      <w:r w:rsidRPr="00E32218">
        <w:rPr>
          <w:rFonts w:ascii="Times New Roman" w:hAnsi="Times New Roman"/>
          <w:i/>
        </w:rPr>
        <w:t>y</w:t>
      </w:r>
      <w:r>
        <w:t xml:space="preserve"> are values, produces </w:t>
      </w:r>
      <w:r>
        <w:rPr>
          <w:b/>
        </w:rPr>
        <w:t>true</w:t>
      </w:r>
      <w:r>
        <w:t xml:space="preserve">, </w:t>
      </w:r>
      <w:r>
        <w:rPr>
          <w:b/>
        </w:rPr>
        <w:t>false</w:t>
      </w:r>
      <w:r>
        <w:t xml:space="preserve">, or </w:t>
      </w:r>
      <w:r>
        <w:rPr>
          <w:b/>
        </w:rPr>
        <w:t>undefined</w:t>
      </w:r>
      <w:r>
        <w:t xml:space="preserve"> (which indicates that at least one operand is </w:t>
      </w:r>
      <w:r>
        <w:rPr>
          <w:b/>
        </w:rPr>
        <w:t>NaN</w:t>
      </w:r>
      <w:r>
        <w:t xml:space="preserve">). In addition to </w:t>
      </w:r>
      <w:r w:rsidRPr="00E32218">
        <w:rPr>
          <w:rFonts w:ascii="Times New Roman" w:hAnsi="Times New Roman"/>
          <w:i/>
        </w:rPr>
        <w:t>x</w:t>
      </w:r>
      <w:r>
        <w:t xml:space="preserve"> and </w:t>
      </w:r>
      <w:r w:rsidRPr="00E32218">
        <w:rPr>
          <w:rFonts w:ascii="Times New Roman" w:hAnsi="Times New Roman"/>
          <w:i/>
        </w:rPr>
        <w:t>y</w:t>
      </w:r>
      <w:r>
        <w:t xml:space="preserve"> the algorithm takes a Boolean flag named </w:t>
      </w:r>
      <w:r w:rsidRPr="00E32218">
        <w:rPr>
          <w:rFonts w:ascii="Times New Roman" w:hAnsi="Times New Roman"/>
          <w:i/>
        </w:rPr>
        <w:t>LeftFirst</w:t>
      </w:r>
      <w:r>
        <w:t xml:space="preserve"> as a parameter. The flag is used to control the order in which operations with potentially visible side-effects are performed upon </w:t>
      </w:r>
      <w:r w:rsidRPr="00E32218">
        <w:rPr>
          <w:rFonts w:ascii="Times New Roman" w:hAnsi="Times New Roman"/>
          <w:i/>
        </w:rPr>
        <w:t xml:space="preserve">x </w:t>
      </w:r>
      <w:r>
        <w:t xml:space="preserve">and </w:t>
      </w:r>
      <w:r w:rsidRPr="00E32218">
        <w:rPr>
          <w:rFonts w:ascii="Times New Roman" w:hAnsi="Times New Roman"/>
          <w:i/>
        </w:rPr>
        <w:t>y</w:t>
      </w:r>
      <w:r>
        <w:t xml:space="preserve">. It is necessary because ECMAScript specifies left to right evaluation of expressions. The default value of </w:t>
      </w:r>
      <w:r w:rsidRPr="00E32218">
        <w:rPr>
          <w:rFonts w:ascii="Times New Roman" w:hAnsi="Times New Roman"/>
          <w:i/>
        </w:rPr>
        <w:t>LeftFirst</w:t>
      </w:r>
      <w:r>
        <w:t xml:space="preserve"> is </w:t>
      </w:r>
      <w:r w:rsidRPr="006C2ED0">
        <w:rPr>
          <w:b/>
        </w:rPr>
        <w:t>true</w:t>
      </w:r>
      <w:r>
        <w:t xml:space="preserve"> and indicates that the </w:t>
      </w:r>
      <w:r w:rsidRPr="00E32218">
        <w:rPr>
          <w:rFonts w:ascii="Times New Roman" w:hAnsi="Times New Roman"/>
          <w:i/>
        </w:rPr>
        <w:t>x</w:t>
      </w:r>
      <w:r>
        <w:t xml:space="preserve"> parameter corresponds to an expression that occurs to the left of the </w:t>
      </w:r>
      <w:r w:rsidRPr="00E32218">
        <w:rPr>
          <w:rFonts w:ascii="Times New Roman" w:hAnsi="Times New Roman"/>
          <w:i/>
        </w:rPr>
        <w:t>y</w:t>
      </w:r>
      <w:r>
        <w:t xml:space="preserve"> parameter’s corresponding expression. If </w:t>
      </w:r>
      <w:r w:rsidRPr="00E32218">
        <w:rPr>
          <w:rFonts w:ascii="Times New Roman" w:hAnsi="Times New Roman"/>
          <w:i/>
        </w:rPr>
        <w:t xml:space="preserve">LeftFirst </w:t>
      </w:r>
      <w:r>
        <w:t xml:space="preserve">is </w:t>
      </w:r>
      <w:r w:rsidRPr="006C2ED0">
        <w:rPr>
          <w:b/>
        </w:rPr>
        <w:t>false</w:t>
      </w:r>
      <w:r>
        <w:t xml:space="preserve">, the reverse is the case and operations must be performed upon </w:t>
      </w:r>
      <w:r w:rsidRPr="00E32218">
        <w:rPr>
          <w:rFonts w:ascii="Times New Roman" w:hAnsi="Times New Roman"/>
          <w:i/>
        </w:rPr>
        <w:t xml:space="preserve">y </w:t>
      </w:r>
      <w:r>
        <w:t xml:space="preserve">before </w:t>
      </w:r>
      <w:r w:rsidRPr="00E32218">
        <w:rPr>
          <w:rFonts w:ascii="Times New Roman" w:hAnsi="Times New Roman"/>
          <w:i/>
        </w:rPr>
        <w:t>x</w:t>
      </w:r>
      <w:r>
        <w:t>. Such a comparison is performed as follows</w:t>
      </w:r>
      <w:bookmarkStart w:id="3153" w:name="_Toc382212625"/>
      <w:r>
        <w:t>:</w:t>
      </w:r>
    </w:p>
    <w:p w14:paraId="18220890" w14:textId="77777777" w:rsidR="004C02EF" w:rsidRPr="008D4496" w:rsidRDefault="004C02EF" w:rsidP="004C02EF">
      <w:pPr>
        <w:pStyle w:val="Alg4"/>
        <w:numPr>
          <w:ilvl w:val="0"/>
          <w:numId w:val="92"/>
        </w:numPr>
      </w:pPr>
      <w:r w:rsidRPr="008D4496">
        <w:t xml:space="preserve">If the </w:t>
      </w:r>
      <w:r w:rsidRPr="008D4496">
        <w:rPr>
          <w:i/>
        </w:rPr>
        <w:t xml:space="preserve">LeftFirst </w:t>
      </w:r>
      <w:r w:rsidRPr="008D4496">
        <w:t xml:space="preserve">flag is </w:t>
      </w:r>
      <w:r w:rsidRPr="006E7CAC">
        <w:rPr>
          <w:b/>
        </w:rPr>
        <w:t>true</w:t>
      </w:r>
      <w:r w:rsidRPr="008D4496">
        <w:t>, then</w:t>
      </w:r>
    </w:p>
    <w:p w14:paraId="6CAF41D8" w14:textId="77777777" w:rsidR="004C02EF" w:rsidRPr="008D4496" w:rsidRDefault="004C02EF" w:rsidP="004C02EF">
      <w:pPr>
        <w:pStyle w:val="Alg4"/>
        <w:numPr>
          <w:ilvl w:val="1"/>
          <w:numId w:val="92"/>
        </w:numPr>
      </w:pPr>
      <w:r w:rsidRPr="008D4496">
        <w:t xml:space="preserve">Let </w:t>
      </w:r>
      <w:r w:rsidRPr="008D4496">
        <w:rPr>
          <w:i/>
        </w:rPr>
        <w:t xml:space="preserve">px </w:t>
      </w:r>
      <w:r w:rsidRPr="008D4496">
        <w:t>be the result of calling ToPrimitive(</w:t>
      </w:r>
      <w:r w:rsidRPr="008D4496">
        <w:rPr>
          <w:i/>
        </w:rPr>
        <w:t>x</w:t>
      </w:r>
      <w:r w:rsidRPr="008D4496">
        <w:t>, hint Number)</w:t>
      </w:r>
      <w:bookmarkEnd w:id="3153"/>
      <w:r w:rsidRPr="008D4496">
        <w:t>.</w:t>
      </w:r>
      <w:bookmarkStart w:id="3154" w:name="_Toc382212626"/>
    </w:p>
    <w:p w14:paraId="1A7DEAE4" w14:textId="77777777" w:rsidR="004C02EF" w:rsidRPr="008D4496" w:rsidRDefault="004C02EF" w:rsidP="004C02EF">
      <w:pPr>
        <w:pStyle w:val="Alg4"/>
        <w:numPr>
          <w:ilvl w:val="1"/>
          <w:numId w:val="92"/>
        </w:numPr>
      </w:pPr>
      <w:r w:rsidRPr="008D4496">
        <w:t xml:space="preserve">Let </w:t>
      </w:r>
      <w:r w:rsidRPr="008D4496">
        <w:rPr>
          <w:i/>
        </w:rPr>
        <w:t xml:space="preserve">py </w:t>
      </w:r>
      <w:r w:rsidRPr="008D4496">
        <w:t>be the result of calling ToPrimitive(</w:t>
      </w:r>
      <w:r w:rsidRPr="008D4496">
        <w:rPr>
          <w:i/>
        </w:rPr>
        <w:t>y</w:t>
      </w:r>
      <w:r w:rsidRPr="008D4496">
        <w:t>, hint Number)</w:t>
      </w:r>
      <w:bookmarkEnd w:id="3154"/>
      <w:r w:rsidRPr="008D4496">
        <w:t>.</w:t>
      </w:r>
      <w:bookmarkStart w:id="3155" w:name="_Toc382212627"/>
    </w:p>
    <w:p w14:paraId="6BA8E433" w14:textId="77777777" w:rsidR="004C02EF" w:rsidRPr="008D4496" w:rsidRDefault="004C02EF" w:rsidP="004C02EF">
      <w:pPr>
        <w:pStyle w:val="Alg4"/>
        <w:numPr>
          <w:ilvl w:val="0"/>
          <w:numId w:val="92"/>
        </w:numPr>
      </w:pPr>
      <w:r w:rsidRPr="008D4496">
        <w:t>Else the order of evaluation needs to be reversed to preserve left to right evaluation</w:t>
      </w:r>
    </w:p>
    <w:p w14:paraId="49475B48" w14:textId="77777777" w:rsidR="004C02EF" w:rsidRPr="008D4496" w:rsidRDefault="004C02EF" w:rsidP="004C02EF">
      <w:pPr>
        <w:pStyle w:val="Alg4"/>
        <w:numPr>
          <w:ilvl w:val="1"/>
          <w:numId w:val="92"/>
        </w:numPr>
      </w:pPr>
      <w:r w:rsidRPr="008D4496">
        <w:t xml:space="preserve">Let </w:t>
      </w:r>
      <w:r w:rsidRPr="008D4496">
        <w:rPr>
          <w:i/>
        </w:rPr>
        <w:t xml:space="preserve">py </w:t>
      </w:r>
      <w:r w:rsidRPr="008D4496">
        <w:t>be the result of calling ToPrimitive(</w:t>
      </w:r>
      <w:r w:rsidRPr="008D4496">
        <w:rPr>
          <w:i/>
        </w:rPr>
        <w:t>y</w:t>
      </w:r>
      <w:r w:rsidRPr="008D4496">
        <w:t>, hint Number).</w:t>
      </w:r>
    </w:p>
    <w:p w14:paraId="5185C294" w14:textId="77777777" w:rsidR="004C02EF" w:rsidRPr="008D4496" w:rsidRDefault="004C02EF" w:rsidP="004C02EF">
      <w:pPr>
        <w:pStyle w:val="Alg4"/>
        <w:numPr>
          <w:ilvl w:val="1"/>
          <w:numId w:val="92"/>
        </w:numPr>
      </w:pPr>
      <w:r w:rsidRPr="008D4496">
        <w:t xml:space="preserve">Let </w:t>
      </w:r>
      <w:r w:rsidRPr="008D4496">
        <w:rPr>
          <w:i/>
        </w:rPr>
        <w:t xml:space="preserve">px </w:t>
      </w:r>
      <w:r w:rsidRPr="008D4496">
        <w:t>be the result of calling ToPrimitive(</w:t>
      </w:r>
      <w:r w:rsidRPr="008D4496">
        <w:rPr>
          <w:i/>
        </w:rPr>
        <w:t>x</w:t>
      </w:r>
      <w:r w:rsidRPr="008D4496">
        <w:t>, hint Number).</w:t>
      </w:r>
    </w:p>
    <w:p w14:paraId="13869769" w14:textId="77777777" w:rsidR="004C02EF" w:rsidRPr="008D4496" w:rsidRDefault="004C02EF" w:rsidP="004C02EF">
      <w:pPr>
        <w:pStyle w:val="Alg4"/>
        <w:numPr>
          <w:ilvl w:val="0"/>
          <w:numId w:val="92"/>
        </w:numPr>
      </w:pPr>
      <w:r w:rsidRPr="008D4496">
        <w:t>If it is not the case that both Type(</w:t>
      </w:r>
      <w:r w:rsidRPr="008D4496">
        <w:rPr>
          <w:i/>
        </w:rPr>
        <w:t>px</w:t>
      </w:r>
      <w:r w:rsidRPr="008D4496">
        <w:t>) is String and Type(</w:t>
      </w:r>
      <w:r w:rsidRPr="008D4496">
        <w:rPr>
          <w:i/>
        </w:rPr>
        <w:t>py</w:t>
      </w:r>
      <w:r w:rsidRPr="008D4496">
        <w:t xml:space="preserve">) is String, </w:t>
      </w:r>
      <w:bookmarkEnd w:id="3155"/>
      <w:r w:rsidRPr="008D4496">
        <w:t xml:space="preserve">then </w:t>
      </w:r>
      <w:bookmarkStart w:id="3156" w:name="_Toc382212628"/>
    </w:p>
    <w:p w14:paraId="2D6B6359" w14:textId="77777777" w:rsidR="004C02EF" w:rsidRPr="008D4496" w:rsidRDefault="004C02EF" w:rsidP="004C02EF">
      <w:pPr>
        <w:pStyle w:val="Alg4"/>
        <w:numPr>
          <w:ilvl w:val="1"/>
          <w:numId w:val="92"/>
        </w:numPr>
      </w:pPr>
      <w:r w:rsidRPr="008D4496">
        <w:t xml:space="preserve">Let </w:t>
      </w:r>
      <w:r w:rsidRPr="008D4496">
        <w:rPr>
          <w:i/>
        </w:rPr>
        <w:t xml:space="preserve">nx </w:t>
      </w:r>
      <w:r w:rsidRPr="008D4496">
        <w:t>be the result of calling ToNumber(</w:t>
      </w:r>
      <w:r w:rsidRPr="008D4496">
        <w:rPr>
          <w:i/>
        </w:rPr>
        <w:t>px</w:t>
      </w:r>
      <w:r w:rsidRPr="008D4496">
        <w:t>)</w:t>
      </w:r>
      <w:bookmarkEnd w:id="3156"/>
      <w:r w:rsidRPr="008D4496">
        <w:t>.</w:t>
      </w:r>
      <w:bookmarkStart w:id="3157" w:name="_Toc382212629"/>
      <w:r w:rsidRPr="008D4496">
        <w:t xml:space="preserve"> Because </w:t>
      </w:r>
      <w:r w:rsidRPr="008D4496">
        <w:rPr>
          <w:i/>
        </w:rPr>
        <w:t xml:space="preserve">px </w:t>
      </w:r>
      <w:r w:rsidRPr="008D4496">
        <w:t xml:space="preserve">and </w:t>
      </w:r>
      <w:r w:rsidRPr="008D4496">
        <w:rPr>
          <w:i/>
        </w:rPr>
        <w:t xml:space="preserve">py </w:t>
      </w:r>
      <w:r w:rsidRPr="008D4496">
        <w:t>are primitive values evaluation order is not important.</w:t>
      </w:r>
    </w:p>
    <w:p w14:paraId="0BCF1CC2" w14:textId="77777777" w:rsidR="004C02EF" w:rsidRPr="008D4496" w:rsidRDefault="004C02EF" w:rsidP="004C02EF">
      <w:pPr>
        <w:pStyle w:val="Alg4"/>
        <w:numPr>
          <w:ilvl w:val="1"/>
          <w:numId w:val="92"/>
        </w:numPr>
      </w:pPr>
      <w:r w:rsidRPr="008D4496">
        <w:t xml:space="preserve">Let </w:t>
      </w:r>
      <w:r w:rsidRPr="008D4496">
        <w:rPr>
          <w:i/>
        </w:rPr>
        <w:t>ny</w:t>
      </w:r>
      <w:r w:rsidRPr="008D4496">
        <w:t xml:space="preserve"> be the result of calling ToNumber(</w:t>
      </w:r>
      <w:r w:rsidRPr="008D4496">
        <w:rPr>
          <w:i/>
        </w:rPr>
        <w:t>py</w:t>
      </w:r>
      <w:r w:rsidRPr="008D4496">
        <w:t>)</w:t>
      </w:r>
      <w:bookmarkEnd w:id="3157"/>
      <w:r w:rsidRPr="008D4496">
        <w:t>.</w:t>
      </w:r>
      <w:bookmarkStart w:id="3158" w:name="_Toc382212634"/>
    </w:p>
    <w:p w14:paraId="238F06A2" w14:textId="77777777" w:rsidR="004C02EF" w:rsidRPr="008D4496" w:rsidRDefault="004C02EF" w:rsidP="004C02EF">
      <w:pPr>
        <w:pStyle w:val="Alg4"/>
        <w:numPr>
          <w:ilvl w:val="1"/>
          <w:numId w:val="92"/>
        </w:numPr>
      </w:pPr>
      <w:r w:rsidRPr="008D4496">
        <w:t xml:space="preserve">If </w:t>
      </w:r>
      <w:r w:rsidRPr="008D4496">
        <w:rPr>
          <w:i/>
        </w:rPr>
        <w:t xml:space="preserve">nx </w:t>
      </w:r>
      <w:r w:rsidRPr="008D4496">
        <w:t xml:space="preserve">is </w:t>
      </w:r>
      <w:r w:rsidRPr="008D4496">
        <w:rPr>
          <w:b/>
        </w:rPr>
        <w:t>NaN</w:t>
      </w:r>
      <w:r w:rsidRPr="008D4496">
        <w:t xml:space="preserve">, return </w:t>
      </w:r>
      <w:r w:rsidRPr="008D4496">
        <w:rPr>
          <w:b/>
        </w:rPr>
        <w:t>undefined</w:t>
      </w:r>
      <w:r w:rsidRPr="008D4496">
        <w:t>.</w:t>
      </w:r>
    </w:p>
    <w:p w14:paraId="40FE4B9E" w14:textId="77777777" w:rsidR="004C02EF" w:rsidRPr="008D4496" w:rsidRDefault="004C02EF" w:rsidP="004C02EF">
      <w:pPr>
        <w:pStyle w:val="Alg4"/>
        <w:numPr>
          <w:ilvl w:val="1"/>
          <w:numId w:val="92"/>
        </w:numPr>
      </w:pPr>
      <w:r w:rsidRPr="008D4496">
        <w:t xml:space="preserve">If </w:t>
      </w:r>
      <w:r w:rsidRPr="008D4496">
        <w:rPr>
          <w:i/>
        </w:rPr>
        <w:t xml:space="preserve">ny </w:t>
      </w:r>
      <w:r w:rsidRPr="008D4496">
        <w:t xml:space="preserve">is </w:t>
      </w:r>
      <w:r w:rsidRPr="008D4496">
        <w:rPr>
          <w:b/>
        </w:rPr>
        <w:t>NaN</w:t>
      </w:r>
      <w:r w:rsidRPr="008D4496">
        <w:t xml:space="preserve">, return </w:t>
      </w:r>
      <w:r w:rsidRPr="008D4496">
        <w:rPr>
          <w:b/>
        </w:rPr>
        <w:t>undefined</w:t>
      </w:r>
      <w:r w:rsidRPr="008D4496">
        <w:t>.</w:t>
      </w:r>
    </w:p>
    <w:p w14:paraId="76A7D346"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and </w:t>
      </w:r>
      <w:r w:rsidRPr="008D4496">
        <w:rPr>
          <w:i/>
        </w:rPr>
        <w:t>ny</w:t>
      </w:r>
      <w:r w:rsidRPr="008D4496">
        <w:t xml:space="preserve"> are the same </w:t>
      </w:r>
      <w:r>
        <w:t>Number</w:t>
      </w:r>
      <w:r w:rsidRPr="008D4496">
        <w:t xml:space="preserve"> value, return </w:t>
      </w:r>
      <w:r w:rsidRPr="008D4496">
        <w:rPr>
          <w:b/>
        </w:rPr>
        <w:t>false</w:t>
      </w:r>
      <w:r w:rsidRPr="008D4496">
        <w:t>.</w:t>
      </w:r>
    </w:p>
    <w:p w14:paraId="1F610D55"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t>+0</w:t>
      </w:r>
      <w:r w:rsidRPr="008D4496">
        <w:t xml:space="preserve"> and </w:t>
      </w:r>
      <w:r w:rsidRPr="008D4496">
        <w:rPr>
          <w:i/>
        </w:rPr>
        <w:t>ny</w:t>
      </w:r>
      <w:r w:rsidRPr="008D4496">
        <w:t xml:space="preserve"> is </w:t>
      </w:r>
      <w:r w:rsidRPr="008D4496">
        <w:rPr>
          <w:b/>
        </w:rPr>
        <w:sym w:font="Symbol" w:char="F02D"/>
      </w:r>
      <w:r w:rsidRPr="008D4496">
        <w:rPr>
          <w:b/>
        </w:rPr>
        <w:t>0</w:t>
      </w:r>
      <w:r w:rsidRPr="008D4496">
        <w:t xml:space="preserve">, return </w:t>
      </w:r>
      <w:r w:rsidRPr="008D4496">
        <w:rPr>
          <w:b/>
        </w:rPr>
        <w:t>false</w:t>
      </w:r>
      <w:r w:rsidRPr="008D4496">
        <w:t>.</w:t>
      </w:r>
    </w:p>
    <w:p w14:paraId="694934BE"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sym w:font="Symbol" w:char="F02D"/>
      </w:r>
      <w:r w:rsidRPr="008D4496">
        <w:rPr>
          <w:b/>
        </w:rPr>
        <w:t>0</w:t>
      </w:r>
      <w:r w:rsidRPr="008D4496">
        <w:t xml:space="preserve"> and </w:t>
      </w:r>
      <w:r w:rsidRPr="008D4496">
        <w:rPr>
          <w:i/>
        </w:rPr>
        <w:t>ny</w:t>
      </w:r>
      <w:r w:rsidRPr="008D4496">
        <w:t xml:space="preserve"> is </w:t>
      </w:r>
      <w:r w:rsidRPr="008D4496">
        <w:rPr>
          <w:b/>
        </w:rPr>
        <w:t>+0</w:t>
      </w:r>
      <w:r w:rsidRPr="008D4496">
        <w:t xml:space="preserve">, return </w:t>
      </w:r>
      <w:r w:rsidRPr="008D4496">
        <w:rPr>
          <w:b/>
        </w:rPr>
        <w:t>false</w:t>
      </w:r>
      <w:r w:rsidRPr="008D4496">
        <w:t>.</w:t>
      </w:r>
    </w:p>
    <w:p w14:paraId="38794613"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t>+</w:t>
      </w:r>
      <w:r w:rsidRPr="008D4496">
        <w:rPr>
          <w:b/>
        </w:rPr>
        <w:sym w:font="Symbol" w:char="F0A5"/>
      </w:r>
      <w:r w:rsidRPr="008D4496">
        <w:t xml:space="preserve">, return </w:t>
      </w:r>
      <w:r w:rsidRPr="008D4496">
        <w:rPr>
          <w:b/>
        </w:rPr>
        <w:t>false</w:t>
      </w:r>
      <w:r w:rsidRPr="008D4496">
        <w:t>.</w:t>
      </w:r>
    </w:p>
    <w:p w14:paraId="1F8213B5" w14:textId="77777777" w:rsidR="004C02EF" w:rsidRPr="008D4496" w:rsidRDefault="004C02EF" w:rsidP="004C02EF">
      <w:pPr>
        <w:pStyle w:val="Alg4"/>
        <w:numPr>
          <w:ilvl w:val="1"/>
          <w:numId w:val="92"/>
        </w:numPr>
      </w:pPr>
      <w:r w:rsidRPr="008D4496">
        <w:t xml:space="preserve">If </w:t>
      </w:r>
      <w:r w:rsidRPr="008D4496">
        <w:rPr>
          <w:i/>
        </w:rPr>
        <w:t>ny</w:t>
      </w:r>
      <w:r w:rsidRPr="008D4496">
        <w:t xml:space="preserve"> is </w:t>
      </w:r>
      <w:r w:rsidRPr="008D4496">
        <w:rPr>
          <w:b/>
        </w:rPr>
        <w:t>+</w:t>
      </w:r>
      <w:r w:rsidRPr="008D4496">
        <w:rPr>
          <w:b/>
        </w:rPr>
        <w:sym w:font="Symbol" w:char="F0A5"/>
      </w:r>
      <w:r w:rsidRPr="008D4496">
        <w:t xml:space="preserve">, return </w:t>
      </w:r>
      <w:r w:rsidRPr="008D4496">
        <w:rPr>
          <w:b/>
        </w:rPr>
        <w:t>true</w:t>
      </w:r>
      <w:r w:rsidRPr="008D4496">
        <w:t>.</w:t>
      </w:r>
    </w:p>
    <w:p w14:paraId="5C3AC132" w14:textId="77777777" w:rsidR="004C02EF" w:rsidRPr="008D4496" w:rsidRDefault="004C02EF" w:rsidP="004C02EF">
      <w:pPr>
        <w:pStyle w:val="Alg4"/>
        <w:numPr>
          <w:ilvl w:val="1"/>
          <w:numId w:val="92"/>
        </w:numPr>
      </w:pPr>
      <w:r w:rsidRPr="008D4496">
        <w:t xml:space="preserve">If </w:t>
      </w:r>
      <w:r w:rsidRPr="008D4496">
        <w:rPr>
          <w:i/>
        </w:rPr>
        <w:t>ny</w:t>
      </w:r>
      <w:r w:rsidRPr="008D4496">
        <w:t xml:space="preserve"> is </w:t>
      </w:r>
      <w:r w:rsidRPr="008D4496">
        <w:rPr>
          <w:b/>
        </w:rPr>
        <w:sym w:font="Symbol" w:char="F02D"/>
      </w:r>
      <w:r w:rsidRPr="008D4496">
        <w:rPr>
          <w:b/>
        </w:rPr>
        <w:sym w:font="Symbol" w:char="F0A5"/>
      </w:r>
      <w:r w:rsidRPr="008D4496">
        <w:t xml:space="preserve">, return </w:t>
      </w:r>
      <w:r w:rsidRPr="008D4496">
        <w:rPr>
          <w:b/>
        </w:rPr>
        <w:t>false</w:t>
      </w:r>
      <w:r w:rsidRPr="008D4496">
        <w:t>.</w:t>
      </w:r>
    </w:p>
    <w:p w14:paraId="55128F14" w14:textId="77777777" w:rsidR="004C02EF" w:rsidRPr="008D4496" w:rsidRDefault="004C02EF" w:rsidP="004C02EF">
      <w:pPr>
        <w:pStyle w:val="Alg4"/>
        <w:numPr>
          <w:ilvl w:val="1"/>
          <w:numId w:val="92"/>
        </w:numPr>
      </w:pPr>
      <w:r w:rsidRPr="008D4496">
        <w:t xml:space="preserve">If </w:t>
      </w:r>
      <w:r w:rsidRPr="008D4496">
        <w:rPr>
          <w:i/>
        </w:rPr>
        <w:t>nx</w:t>
      </w:r>
      <w:r w:rsidRPr="008D4496">
        <w:t xml:space="preserve"> is </w:t>
      </w:r>
      <w:r w:rsidRPr="008D4496">
        <w:rPr>
          <w:b/>
        </w:rPr>
        <w:sym w:font="Symbol" w:char="F02D"/>
      </w:r>
      <w:r w:rsidRPr="008D4496">
        <w:rPr>
          <w:b/>
        </w:rPr>
        <w:sym w:font="Symbol" w:char="F0A5"/>
      </w:r>
      <w:r w:rsidRPr="008D4496">
        <w:t xml:space="preserve">, return </w:t>
      </w:r>
      <w:r w:rsidRPr="008D4496">
        <w:rPr>
          <w:b/>
        </w:rPr>
        <w:t>true</w:t>
      </w:r>
      <w:r w:rsidRPr="008D4496">
        <w:t>.</w:t>
      </w:r>
    </w:p>
    <w:p w14:paraId="4407CC08" w14:textId="77777777" w:rsidR="004C02EF" w:rsidRPr="008D4496" w:rsidRDefault="004C02EF" w:rsidP="004C02EF">
      <w:pPr>
        <w:pStyle w:val="Alg4"/>
        <w:numPr>
          <w:ilvl w:val="1"/>
          <w:numId w:val="92"/>
        </w:numPr>
      </w:pPr>
      <w:r w:rsidRPr="008D4496">
        <w:t xml:space="preserve">If the mathematical value of </w:t>
      </w:r>
      <w:r w:rsidRPr="008D4496">
        <w:rPr>
          <w:i/>
        </w:rPr>
        <w:t>nx</w:t>
      </w:r>
      <w:r w:rsidRPr="008D4496">
        <w:t xml:space="preserve"> is less than the mathematical value of </w:t>
      </w:r>
      <w:r w:rsidRPr="008D4496">
        <w:rPr>
          <w:i/>
        </w:rPr>
        <w:t>ny</w:t>
      </w:r>
      <w:r w:rsidRPr="008D4496" w:rsidDel="00214A24">
        <w:t xml:space="preserve"> </w:t>
      </w:r>
      <w:r w:rsidRPr="008D4496">
        <w:t xml:space="preserve">—note that these mathematical values are both finite and not both zero—return </w:t>
      </w:r>
      <w:r w:rsidRPr="008D4496">
        <w:rPr>
          <w:b/>
        </w:rPr>
        <w:t>true</w:t>
      </w:r>
      <w:r w:rsidRPr="008D4496">
        <w:t xml:space="preserve">. Otherwise, return </w:t>
      </w:r>
      <w:r w:rsidRPr="008D4496">
        <w:rPr>
          <w:b/>
        </w:rPr>
        <w:t>false</w:t>
      </w:r>
      <w:r w:rsidRPr="008D4496">
        <w:t>.</w:t>
      </w:r>
      <w:bookmarkStart w:id="3159" w:name="_Toc375031189"/>
      <w:bookmarkStart w:id="3160" w:name="_Toc381513702"/>
      <w:bookmarkStart w:id="3161" w:name="_Ref381523787"/>
      <w:bookmarkStart w:id="3162" w:name="_Toc382202863"/>
      <w:bookmarkStart w:id="3163" w:name="_Toc382212224"/>
      <w:bookmarkStart w:id="3164" w:name="_Toc382212636"/>
      <w:bookmarkStart w:id="3165" w:name="_Toc382291569"/>
      <w:bookmarkEnd w:id="3158"/>
    </w:p>
    <w:p w14:paraId="7A2B199B" w14:textId="77777777" w:rsidR="004C02EF" w:rsidRPr="008D4496" w:rsidRDefault="004C02EF" w:rsidP="004C02EF">
      <w:pPr>
        <w:pStyle w:val="Alg4"/>
        <w:numPr>
          <w:ilvl w:val="0"/>
          <w:numId w:val="92"/>
        </w:numPr>
      </w:pPr>
      <w:r w:rsidRPr="008D4496">
        <w:t xml:space="preserve">Else, both </w:t>
      </w:r>
      <w:r w:rsidRPr="008D4496">
        <w:rPr>
          <w:i/>
        </w:rPr>
        <w:t xml:space="preserve">px </w:t>
      </w:r>
      <w:r w:rsidRPr="008D4496">
        <w:t xml:space="preserve">and </w:t>
      </w:r>
      <w:r w:rsidRPr="008D4496">
        <w:rPr>
          <w:i/>
        </w:rPr>
        <w:t xml:space="preserve">py </w:t>
      </w:r>
      <w:r w:rsidRPr="008D4496">
        <w:t>are Strings</w:t>
      </w:r>
    </w:p>
    <w:p w14:paraId="6282532E" w14:textId="77777777" w:rsidR="004C02EF" w:rsidRPr="008D4496" w:rsidRDefault="004C02EF" w:rsidP="004C02EF">
      <w:pPr>
        <w:pStyle w:val="Alg4"/>
        <w:numPr>
          <w:ilvl w:val="1"/>
          <w:numId w:val="92"/>
        </w:numPr>
      </w:pPr>
      <w:r w:rsidRPr="008D4496">
        <w:t xml:space="preserve">If </w:t>
      </w:r>
      <w:r w:rsidRPr="008D4496">
        <w:rPr>
          <w:i/>
        </w:rPr>
        <w:t>py</w:t>
      </w:r>
      <w:r w:rsidRPr="008D4496">
        <w:t xml:space="preserve"> is a prefix of </w:t>
      </w:r>
      <w:r w:rsidRPr="008D4496">
        <w:rPr>
          <w:i/>
        </w:rPr>
        <w:t>px</w:t>
      </w:r>
      <w:r w:rsidRPr="008D4496">
        <w:t xml:space="preserve">, return </w:t>
      </w:r>
      <w:r w:rsidRPr="008D4496">
        <w:rPr>
          <w:b/>
        </w:rPr>
        <w:t>false</w:t>
      </w:r>
      <w:r w:rsidRPr="008D4496">
        <w:t xml:space="preserve">. (A </w:t>
      </w:r>
      <w:r>
        <w:t>String</w:t>
      </w:r>
      <w:r w:rsidRPr="008D4496">
        <w:t xml:space="preserve"> value </w:t>
      </w:r>
      <w:r w:rsidRPr="008D4496">
        <w:rPr>
          <w:i/>
        </w:rPr>
        <w:t>p</w:t>
      </w:r>
      <w:r w:rsidRPr="008D4496">
        <w:t xml:space="preserve"> is a prefix of </w:t>
      </w:r>
      <w:r>
        <w:t>String</w:t>
      </w:r>
      <w:r w:rsidRPr="008D4496">
        <w:t xml:space="preserve"> value </w:t>
      </w:r>
      <w:r w:rsidRPr="008D4496">
        <w:rPr>
          <w:i/>
        </w:rPr>
        <w:t>q</w:t>
      </w:r>
      <w:r w:rsidRPr="008D4496">
        <w:t xml:space="preserve"> if </w:t>
      </w:r>
      <w:r w:rsidRPr="008D4496">
        <w:rPr>
          <w:i/>
        </w:rPr>
        <w:t>q</w:t>
      </w:r>
      <w:r w:rsidRPr="008D4496">
        <w:t xml:space="preserve"> can be the result of concatenating </w:t>
      </w:r>
      <w:r w:rsidRPr="008D4496">
        <w:rPr>
          <w:i/>
        </w:rPr>
        <w:t>p</w:t>
      </w:r>
      <w:r w:rsidRPr="008D4496">
        <w:t xml:space="preserve"> and some other </w:t>
      </w:r>
      <w:r>
        <w:t>String</w:t>
      </w:r>
      <w:r w:rsidRPr="008D4496">
        <w:t xml:space="preserve"> </w:t>
      </w:r>
      <w:r w:rsidRPr="008D4496">
        <w:rPr>
          <w:i/>
        </w:rPr>
        <w:t>r</w:t>
      </w:r>
      <w:r w:rsidRPr="008D4496">
        <w:t xml:space="preserve">. Note that any </w:t>
      </w:r>
      <w:r>
        <w:t>String</w:t>
      </w:r>
      <w:r w:rsidRPr="008D4496">
        <w:t xml:space="preserve"> is a prefix of itself, because </w:t>
      </w:r>
      <w:r w:rsidRPr="0004143C">
        <w:rPr>
          <w:i/>
        </w:rPr>
        <w:t>r</w:t>
      </w:r>
      <w:r w:rsidRPr="008D4496">
        <w:t xml:space="preserve"> may be the empty </w:t>
      </w:r>
      <w:r>
        <w:t>String</w:t>
      </w:r>
      <w:r w:rsidRPr="008D4496">
        <w:t>.)</w:t>
      </w:r>
    </w:p>
    <w:p w14:paraId="3CBDFFED" w14:textId="77777777" w:rsidR="004C02EF" w:rsidRPr="008D4496" w:rsidRDefault="004C02EF" w:rsidP="004C02EF">
      <w:pPr>
        <w:pStyle w:val="Alg4"/>
        <w:numPr>
          <w:ilvl w:val="1"/>
          <w:numId w:val="92"/>
        </w:numPr>
      </w:pPr>
      <w:r w:rsidRPr="008D4496">
        <w:t xml:space="preserve">If </w:t>
      </w:r>
      <w:r w:rsidRPr="008D4496">
        <w:rPr>
          <w:i/>
        </w:rPr>
        <w:t>px</w:t>
      </w:r>
      <w:r w:rsidRPr="008D4496">
        <w:t xml:space="preserve"> is a prefix of </w:t>
      </w:r>
      <w:r w:rsidRPr="008D4496">
        <w:rPr>
          <w:i/>
        </w:rPr>
        <w:t>py</w:t>
      </w:r>
      <w:r w:rsidRPr="008D4496">
        <w:t xml:space="preserve">, return </w:t>
      </w:r>
      <w:r w:rsidRPr="008D4496">
        <w:rPr>
          <w:b/>
        </w:rPr>
        <w:t>true</w:t>
      </w:r>
      <w:r w:rsidRPr="008D4496">
        <w:t>.</w:t>
      </w:r>
    </w:p>
    <w:p w14:paraId="600FF65F" w14:textId="77777777" w:rsidR="004C02EF" w:rsidRPr="008D4496" w:rsidRDefault="004C02EF" w:rsidP="004C02EF">
      <w:pPr>
        <w:pStyle w:val="Alg4"/>
        <w:numPr>
          <w:ilvl w:val="1"/>
          <w:numId w:val="92"/>
        </w:numPr>
      </w:pPr>
      <w:r w:rsidRPr="008D4496">
        <w:t xml:space="preserve">Let </w:t>
      </w:r>
      <w:r w:rsidRPr="008D4496">
        <w:rPr>
          <w:i/>
        </w:rPr>
        <w:t>k</w:t>
      </w:r>
      <w:r w:rsidRPr="008D4496">
        <w:t xml:space="preserve"> be the smallest nonnegative integer such that the character at position </w:t>
      </w:r>
      <w:r w:rsidRPr="008D4496">
        <w:rPr>
          <w:i/>
        </w:rPr>
        <w:t>k</w:t>
      </w:r>
      <w:r w:rsidRPr="008D4496">
        <w:t xml:space="preserve"> within </w:t>
      </w:r>
      <w:r w:rsidRPr="008D4496">
        <w:rPr>
          <w:i/>
        </w:rPr>
        <w:t>px</w:t>
      </w:r>
      <w:r w:rsidRPr="008D4496">
        <w:t xml:space="preserve"> is different from the character at position </w:t>
      </w:r>
      <w:r w:rsidRPr="008D4496">
        <w:rPr>
          <w:i/>
        </w:rPr>
        <w:t>k</w:t>
      </w:r>
      <w:r w:rsidRPr="008D4496">
        <w:t xml:space="preserve"> within </w:t>
      </w:r>
      <w:r w:rsidRPr="008D4496">
        <w:rPr>
          <w:i/>
        </w:rPr>
        <w:t>py</w:t>
      </w:r>
      <w:r w:rsidRPr="008D4496">
        <w:t xml:space="preserve">. (There must be such a </w:t>
      </w:r>
      <w:r w:rsidRPr="008D4496">
        <w:rPr>
          <w:i/>
        </w:rPr>
        <w:t>k</w:t>
      </w:r>
      <w:r w:rsidRPr="008D4496">
        <w:t xml:space="preserve">, for neither </w:t>
      </w:r>
      <w:r>
        <w:t>String</w:t>
      </w:r>
      <w:r w:rsidRPr="008D4496">
        <w:t xml:space="preserve"> is a prefix of the other.)</w:t>
      </w:r>
    </w:p>
    <w:p w14:paraId="5F6B7B18" w14:textId="77777777" w:rsidR="004C02EF" w:rsidRPr="008D4496" w:rsidRDefault="004C02EF" w:rsidP="004C02EF">
      <w:pPr>
        <w:pStyle w:val="Alg4"/>
        <w:numPr>
          <w:ilvl w:val="1"/>
          <w:numId w:val="92"/>
        </w:numPr>
      </w:pPr>
      <w:r w:rsidRPr="008D4496">
        <w:t xml:space="preserve">Let </w:t>
      </w:r>
      <w:r w:rsidRPr="008D4496">
        <w:rPr>
          <w:i/>
        </w:rPr>
        <w:t>m</w:t>
      </w:r>
      <w:r w:rsidRPr="008D4496">
        <w:t xml:space="preserve"> be the integer that is the code unit value for the character at position </w:t>
      </w:r>
      <w:r w:rsidRPr="008D4496">
        <w:rPr>
          <w:i/>
        </w:rPr>
        <w:t>k</w:t>
      </w:r>
      <w:r w:rsidRPr="008D4496">
        <w:t xml:space="preserve"> within </w:t>
      </w:r>
      <w:r w:rsidRPr="008D4496">
        <w:rPr>
          <w:i/>
        </w:rPr>
        <w:t>px</w:t>
      </w:r>
      <w:r w:rsidRPr="008D4496">
        <w:t>.</w:t>
      </w:r>
    </w:p>
    <w:p w14:paraId="395E26BB" w14:textId="77777777" w:rsidR="004C02EF" w:rsidRPr="008D4496" w:rsidRDefault="004C02EF" w:rsidP="004C02EF">
      <w:pPr>
        <w:pStyle w:val="Alg4"/>
        <w:numPr>
          <w:ilvl w:val="1"/>
          <w:numId w:val="92"/>
        </w:numPr>
      </w:pPr>
      <w:r w:rsidRPr="008D4496">
        <w:t xml:space="preserve">Let </w:t>
      </w:r>
      <w:r w:rsidRPr="008D4496">
        <w:rPr>
          <w:i/>
        </w:rPr>
        <w:t>n</w:t>
      </w:r>
      <w:r w:rsidRPr="008D4496">
        <w:t xml:space="preserve"> be the integer that is the code unit value for the character at position </w:t>
      </w:r>
      <w:r w:rsidRPr="008D4496">
        <w:rPr>
          <w:i/>
        </w:rPr>
        <w:t>k</w:t>
      </w:r>
      <w:r w:rsidRPr="008D4496">
        <w:t xml:space="preserve"> within </w:t>
      </w:r>
      <w:r w:rsidRPr="008D4496">
        <w:rPr>
          <w:i/>
        </w:rPr>
        <w:t>py</w:t>
      </w:r>
      <w:r w:rsidRPr="008D4496">
        <w:t>.</w:t>
      </w:r>
    </w:p>
    <w:p w14:paraId="6C0093B2" w14:textId="77777777" w:rsidR="004C02EF" w:rsidRPr="008D4496" w:rsidRDefault="004C02EF" w:rsidP="004C02EF">
      <w:pPr>
        <w:pStyle w:val="Alg4"/>
        <w:numPr>
          <w:ilvl w:val="1"/>
          <w:numId w:val="92"/>
        </w:numPr>
        <w:spacing w:after="240"/>
      </w:pPr>
      <w:r w:rsidRPr="008D4496">
        <w:t xml:space="preserve">If </w:t>
      </w:r>
      <w:r w:rsidRPr="008D4496">
        <w:rPr>
          <w:i/>
        </w:rPr>
        <w:t>m</w:t>
      </w:r>
      <w:r w:rsidRPr="008D4496">
        <w:t xml:space="preserve"> &lt; </w:t>
      </w:r>
      <w:r w:rsidRPr="008D4496">
        <w:rPr>
          <w:i/>
        </w:rPr>
        <w:t>n</w:t>
      </w:r>
      <w:r w:rsidRPr="008D4496">
        <w:t xml:space="preserve">, return </w:t>
      </w:r>
      <w:r w:rsidRPr="008D4496">
        <w:rPr>
          <w:b/>
        </w:rPr>
        <w:t>true</w:t>
      </w:r>
      <w:r w:rsidRPr="008D4496">
        <w:t xml:space="preserve">. Otherwise, return </w:t>
      </w:r>
      <w:r w:rsidRPr="008D4496">
        <w:rPr>
          <w:b/>
        </w:rPr>
        <w:t>fals</w:t>
      </w:r>
      <w:bookmarkStart w:id="3166" w:name="_Toc385672218"/>
      <w:r w:rsidRPr="008D4496">
        <w:rPr>
          <w:b/>
        </w:rPr>
        <w:t>e</w:t>
      </w:r>
      <w:r w:rsidRPr="008D4496">
        <w:t>.</w:t>
      </w:r>
    </w:p>
    <w:p w14:paraId="6D2F039B" w14:textId="77777777" w:rsidR="004C02EF" w:rsidRPr="000F4A7D" w:rsidRDefault="004C02EF" w:rsidP="004C02EF">
      <w:pPr>
        <w:pStyle w:val="Note"/>
      </w:pPr>
      <w:r w:rsidRPr="009079B0">
        <w:t>NOTE</w:t>
      </w:r>
      <w:r>
        <w:t xml:space="preserve"> 1</w:t>
      </w:r>
      <w:r w:rsidRPr="009079B0">
        <w:tab/>
        <w:t xml:space="preserve">Step 3 differs from step 7 in the algorithm for the addition operator </w:t>
      </w:r>
      <w:r w:rsidRPr="009079B0">
        <w:rPr>
          <w:rFonts w:ascii="Courier New" w:hAnsi="Courier New"/>
          <w:b/>
        </w:rPr>
        <w:t>+</w:t>
      </w:r>
      <w:r w:rsidRPr="009079B0">
        <w:t xml:space="preserve"> (11.6.1) in using and instead of or.</w:t>
      </w:r>
    </w:p>
    <w:p w14:paraId="3FAA3989" w14:textId="77777777" w:rsidR="004C02EF" w:rsidRPr="009079B0" w:rsidRDefault="004C02EF" w:rsidP="004C02EF">
      <w:pPr>
        <w:pStyle w:val="Note"/>
      </w:pPr>
      <w:r w:rsidRPr="009079B0">
        <w:t xml:space="preserve">NOTE </w:t>
      </w:r>
      <w:r>
        <w:t>2</w:t>
      </w:r>
      <w:r w:rsidRPr="009079B0">
        <w:tab/>
        <w:t xml:space="preserve">The comparison of </w:t>
      </w:r>
      <w:r>
        <w:t>Strings</w:t>
      </w:r>
      <w:r w:rsidRPr="009079B0">
        <w:t xml:space="preserve"> uses a simple lexicographic ordering on sequences of code unit values. There is no attempt to use the more complex, semantically oriented definitions of character or string equality and collating order defined in the Unicode specification.</w:t>
      </w:r>
      <w:bookmarkStart w:id="3167" w:name="_Toc393690318"/>
      <w:r w:rsidRPr="009079B0">
        <w:t xml:space="preserve"> Therefore </w:t>
      </w:r>
      <w:r>
        <w:t>String values</w:t>
      </w:r>
      <w:r w:rsidRPr="009079B0">
        <w:t xml:space="preserve"> that are canonically equal according to the Unicode standard could test as unequal. In effect this algorithm assumes that both </w:t>
      </w:r>
      <w:r>
        <w:t>Strings</w:t>
      </w:r>
      <w:r w:rsidRPr="009079B0">
        <w:t xml:space="preserve"> are already in normalised form.</w:t>
      </w:r>
      <w:r w:rsidRPr="00B11955">
        <w:rPr>
          <w:lang w:val="en-US"/>
        </w:rPr>
        <w:t xml:space="preserve"> </w:t>
      </w:r>
      <w:r w:rsidRPr="003B4F7B">
        <w:rPr>
          <w:lang w:val="en-US"/>
        </w:rPr>
        <w:t>Also, note that for strings containing supplementary characters,</w:t>
      </w:r>
      <w:r>
        <w:rPr>
          <w:lang w:val="en-US"/>
        </w:rPr>
        <w:t xml:space="preserve"> </w:t>
      </w:r>
      <w:r w:rsidRPr="003B4F7B">
        <w:rPr>
          <w:lang w:val="en-US"/>
        </w:rPr>
        <w:t>lexicographic ordering on sequences of UTF-16 code unit values</w:t>
      </w:r>
      <w:r>
        <w:rPr>
          <w:lang w:val="en-US"/>
        </w:rPr>
        <w:t xml:space="preserve"> </w:t>
      </w:r>
      <w:r w:rsidRPr="003B4F7B">
        <w:rPr>
          <w:lang w:val="en-US"/>
        </w:rPr>
        <w:t>differs from that on sequences of code point values.</w:t>
      </w:r>
    </w:p>
    <w:p w14:paraId="006E09BA" w14:textId="77777777" w:rsidR="004C02EF" w:rsidRDefault="004C02EF" w:rsidP="003A4B22">
      <w:pPr>
        <w:pStyle w:val="30"/>
        <w:numPr>
          <w:ilvl w:val="0"/>
          <w:numId w:val="0"/>
        </w:numPr>
      </w:pPr>
      <w:bookmarkStart w:id="3168" w:name="_Ref440443297"/>
      <w:bookmarkStart w:id="3169" w:name="_Toc472818858"/>
      <w:bookmarkStart w:id="3170" w:name="_Toc235503432"/>
      <w:bookmarkStart w:id="3171" w:name="_Toc241509207"/>
      <w:bookmarkStart w:id="3172" w:name="_Toc244416694"/>
      <w:bookmarkStart w:id="3173" w:name="_Toc276631058"/>
      <w:bookmarkStart w:id="3174" w:name="_Toc178387069"/>
      <w:r>
        <w:t>11.8.6</w:t>
      </w:r>
      <w:r>
        <w:tab/>
        <w:t>The instanceof operator</w:t>
      </w:r>
      <w:bookmarkEnd w:id="3168"/>
      <w:bookmarkEnd w:id="3169"/>
      <w:bookmarkEnd w:id="3170"/>
      <w:bookmarkEnd w:id="3171"/>
      <w:bookmarkEnd w:id="3172"/>
      <w:bookmarkEnd w:id="3173"/>
      <w:bookmarkEnd w:id="3174"/>
    </w:p>
    <w:p w14:paraId="1877C697" w14:textId="77777777" w:rsidR="004C02EF" w:rsidRDefault="004C02EF" w:rsidP="004C02EF">
      <w:r>
        <w:t xml:space="preserve">The production </w:t>
      </w:r>
      <w:r w:rsidRPr="008D60AC">
        <w:rPr>
          <w:rStyle w:val="bnf"/>
        </w:rPr>
        <w:t>RelationalExpression</w:t>
      </w:r>
      <w:r>
        <w:rPr>
          <w:b/>
        </w:rPr>
        <w:t>:</w:t>
      </w:r>
      <w:r>
        <w:t xml:space="preserve"> </w:t>
      </w:r>
      <w:r w:rsidRPr="008D60AC">
        <w:rPr>
          <w:rStyle w:val="bnf"/>
        </w:rPr>
        <w:t>RelationalExpression</w:t>
      </w:r>
      <w:r>
        <w:t xml:space="preserve"> </w:t>
      </w:r>
      <w:r>
        <w:rPr>
          <w:rFonts w:ascii="Courier New" w:hAnsi="Courier New"/>
          <w:b/>
        </w:rPr>
        <w:t>instanceof</w:t>
      </w:r>
      <w:r>
        <w:t xml:space="preserve"> </w:t>
      </w:r>
      <w:r w:rsidRPr="008D60AC">
        <w:rPr>
          <w:rStyle w:val="bnf"/>
        </w:rPr>
        <w:t>ShiftExpression</w:t>
      </w:r>
      <w:r>
        <w:t xml:space="preserve"> is evaluated as follows:</w:t>
      </w:r>
    </w:p>
    <w:p w14:paraId="460A542A" w14:textId="77777777" w:rsidR="004C02EF" w:rsidRPr="008D4496" w:rsidRDefault="004C02EF" w:rsidP="004C02EF">
      <w:pPr>
        <w:pStyle w:val="Alg3"/>
        <w:numPr>
          <w:ilvl w:val="0"/>
          <w:numId w:val="93"/>
        </w:numPr>
      </w:pPr>
      <w:r w:rsidRPr="008D4496">
        <w:t xml:space="preserve">Let </w:t>
      </w:r>
      <w:r w:rsidRPr="008D4496">
        <w:rPr>
          <w:i/>
        </w:rPr>
        <w:t>lref</w:t>
      </w:r>
      <w:r w:rsidRPr="008D4496">
        <w:t xml:space="preserve"> be the result of evaluating </w:t>
      </w:r>
      <w:r w:rsidRPr="008D4496">
        <w:rPr>
          <w:i/>
        </w:rPr>
        <w:t>RelationalExpression</w:t>
      </w:r>
      <w:r w:rsidRPr="008D4496">
        <w:t>.</w:t>
      </w:r>
    </w:p>
    <w:p w14:paraId="154BB547" w14:textId="77777777" w:rsidR="004C02EF" w:rsidRPr="008D4496" w:rsidRDefault="004C02EF" w:rsidP="004C02EF">
      <w:pPr>
        <w:pStyle w:val="Alg3"/>
        <w:numPr>
          <w:ilvl w:val="0"/>
          <w:numId w:val="93"/>
        </w:numPr>
      </w:pPr>
      <w:r w:rsidRPr="008D4496">
        <w:t xml:space="preserve">Let </w:t>
      </w:r>
      <w:r w:rsidRPr="008D4496">
        <w:rPr>
          <w:i/>
        </w:rPr>
        <w:t>lval</w:t>
      </w:r>
      <w:r w:rsidRPr="008D4496">
        <w:t xml:space="preserve"> be GetValue(</w:t>
      </w:r>
      <w:r w:rsidRPr="008D4496">
        <w:rPr>
          <w:i/>
        </w:rPr>
        <w:t>lref</w:t>
      </w:r>
      <w:r w:rsidRPr="008D4496">
        <w:t>).</w:t>
      </w:r>
    </w:p>
    <w:p w14:paraId="147610B4" w14:textId="77777777" w:rsidR="004C02EF" w:rsidRPr="008D4496" w:rsidRDefault="004C02EF" w:rsidP="004C02EF">
      <w:pPr>
        <w:pStyle w:val="Alg3"/>
        <w:numPr>
          <w:ilvl w:val="0"/>
          <w:numId w:val="93"/>
        </w:numPr>
      </w:pPr>
      <w:r w:rsidRPr="008D4496">
        <w:t xml:space="preserve">Let </w:t>
      </w:r>
      <w:r w:rsidRPr="008D4496">
        <w:rPr>
          <w:i/>
        </w:rPr>
        <w:t>rref</w:t>
      </w:r>
      <w:r w:rsidRPr="008D4496">
        <w:t xml:space="preserve"> be the result of evaluating </w:t>
      </w:r>
      <w:r w:rsidRPr="008D4496">
        <w:rPr>
          <w:i/>
        </w:rPr>
        <w:t>ShiftExpression</w:t>
      </w:r>
      <w:r w:rsidRPr="008D4496">
        <w:t>.</w:t>
      </w:r>
    </w:p>
    <w:p w14:paraId="106B8DCE" w14:textId="77777777" w:rsidR="004C02EF" w:rsidRPr="008D4496" w:rsidRDefault="004C02EF" w:rsidP="004C02EF">
      <w:pPr>
        <w:pStyle w:val="Alg3"/>
        <w:numPr>
          <w:ilvl w:val="0"/>
          <w:numId w:val="93"/>
        </w:numPr>
      </w:pPr>
      <w:r w:rsidRPr="008D4496">
        <w:t xml:space="preserve">Let </w:t>
      </w:r>
      <w:r w:rsidRPr="008D4496">
        <w:rPr>
          <w:i/>
        </w:rPr>
        <w:t>rval</w:t>
      </w:r>
      <w:r w:rsidRPr="008D4496">
        <w:t xml:space="preserve"> be GetValue(</w:t>
      </w:r>
      <w:r w:rsidRPr="008D4496">
        <w:rPr>
          <w:i/>
        </w:rPr>
        <w:t>rref</w:t>
      </w:r>
      <w:r w:rsidRPr="008D4496">
        <w:t>).</w:t>
      </w:r>
    </w:p>
    <w:p w14:paraId="092BC519" w14:textId="77777777" w:rsidR="004C02EF" w:rsidRPr="008D4496" w:rsidRDefault="004C02EF" w:rsidP="004C02EF">
      <w:pPr>
        <w:pStyle w:val="Alg3"/>
        <w:numPr>
          <w:ilvl w:val="0"/>
          <w:numId w:val="93"/>
        </w:numPr>
      </w:pPr>
      <w:r w:rsidRPr="008D4496">
        <w:t>If Type(</w:t>
      </w:r>
      <w:r w:rsidRPr="008D4496">
        <w:rPr>
          <w:i/>
        </w:rPr>
        <w:t>rval</w:t>
      </w:r>
      <w:r w:rsidRPr="008D4496">
        <w:t xml:space="preserve">) is not Object, throw a </w:t>
      </w:r>
      <w:r w:rsidRPr="008D4496">
        <w:rPr>
          <w:b/>
        </w:rPr>
        <w:t>TypeError</w:t>
      </w:r>
      <w:r w:rsidRPr="008D4496">
        <w:t xml:space="preserve"> exception.</w:t>
      </w:r>
    </w:p>
    <w:p w14:paraId="6F34F877" w14:textId="77777777" w:rsidR="004C02EF" w:rsidRPr="008D4496" w:rsidRDefault="004C02EF" w:rsidP="004C02EF">
      <w:pPr>
        <w:pStyle w:val="Alg3"/>
        <w:numPr>
          <w:ilvl w:val="0"/>
          <w:numId w:val="93"/>
        </w:numPr>
      </w:pPr>
      <w:r w:rsidRPr="008D4496">
        <w:t xml:space="preserve">If </w:t>
      </w:r>
      <w:r w:rsidRPr="008D4496">
        <w:rPr>
          <w:i/>
        </w:rPr>
        <w:t>rval</w:t>
      </w:r>
      <w:r w:rsidRPr="008D4496">
        <w:t xml:space="preserve"> does not have a [[HasInstance]] internal method, throw a </w:t>
      </w:r>
      <w:r w:rsidRPr="008D4496">
        <w:rPr>
          <w:b/>
        </w:rPr>
        <w:t>TypeError</w:t>
      </w:r>
      <w:r w:rsidRPr="008D4496">
        <w:t xml:space="preserve"> exception.</w:t>
      </w:r>
    </w:p>
    <w:p w14:paraId="5E2CE9C3" w14:textId="77777777" w:rsidR="004C02EF" w:rsidRPr="008D4496" w:rsidRDefault="004C02EF" w:rsidP="004C02EF">
      <w:pPr>
        <w:pStyle w:val="Alg3"/>
        <w:numPr>
          <w:ilvl w:val="0"/>
          <w:numId w:val="93"/>
        </w:numPr>
        <w:spacing w:after="220"/>
      </w:pPr>
      <w:r>
        <w:t>Return the result of calling</w:t>
      </w:r>
      <w:r w:rsidRPr="008D4496">
        <w:t xml:space="preserve"> the [[HasInstance]] internal method of </w:t>
      </w:r>
      <w:r w:rsidRPr="008D4496">
        <w:rPr>
          <w:i/>
        </w:rPr>
        <w:t>rval</w:t>
      </w:r>
      <w:r w:rsidRPr="008D4496">
        <w:t xml:space="preserve"> with argument </w:t>
      </w:r>
      <w:r w:rsidRPr="008D4496">
        <w:rPr>
          <w:i/>
        </w:rPr>
        <w:t>lval</w:t>
      </w:r>
      <w:r w:rsidRPr="008D4496">
        <w:t>.</w:t>
      </w:r>
    </w:p>
    <w:p w14:paraId="7C10B37B" w14:textId="77777777" w:rsidR="004C02EF" w:rsidRDefault="004C02EF" w:rsidP="003A4B22">
      <w:pPr>
        <w:pStyle w:val="30"/>
        <w:numPr>
          <w:ilvl w:val="0"/>
          <w:numId w:val="0"/>
        </w:numPr>
      </w:pPr>
      <w:bookmarkStart w:id="3175" w:name="_Ref440443312"/>
      <w:bookmarkStart w:id="3176" w:name="_Toc472818859"/>
      <w:bookmarkStart w:id="3177" w:name="_Toc235503433"/>
      <w:bookmarkStart w:id="3178" w:name="_Toc241509208"/>
      <w:bookmarkStart w:id="3179" w:name="_Toc244416695"/>
      <w:bookmarkStart w:id="3180" w:name="_Toc276631059"/>
      <w:bookmarkStart w:id="3181" w:name="_Toc178387070"/>
      <w:r>
        <w:t>11.8.7</w:t>
      </w:r>
      <w:r>
        <w:tab/>
        <w:t>The in operator</w:t>
      </w:r>
      <w:bookmarkEnd w:id="3175"/>
      <w:bookmarkEnd w:id="3176"/>
      <w:bookmarkEnd w:id="3177"/>
      <w:bookmarkEnd w:id="3178"/>
      <w:bookmarkEnd w:id="3179"/>
      <w:bookmarkEnd w:id="3180"/>
      <w:bookmarkEnd w:id="3181"/>
    </w:p>
    <w:p w14:paraId="27C26720" w14:textId="77777777" w:rsidR="004C02EF" w:rsidRDefault="004C02EF" w:rsidP="004C02EF">
      <w:r>
        <w:t xml:space="preserve">The production </w:t>
      </w:r>
      <w:r w:rsidRPr="008D60AC">
        <w:rPr>
          <w:rStyle w:val="bnf"/>
        </w:rPr>
        <w:t>RelationalExpression</w:t>
      </w:r>
      <w:r>
        <w:t xml:space="preserve"> </w:t>
      </w:r>
      <w:r>
        <w:rPr>
          <w:b/>
        </w:rPr>
        <w:t>:</w:t>
      </w:r>
      <w:r>
        <w:t xml:space="preserve"> </w:t>
      </w:r>
      <w:r w:rsidRPr="008D60AC">
        <w:rPr>
          <w:rStyle w:val="bnf"/>
        </w:rPr>
        <w:t>RelationalExpression</w:t>
      </w:r>
      <w:r>
        <w:t xml:space="preserve"> </w:t>
      </w:r>
      <w:r>
        <w:rPr>
          <w:rFonts w:ascii="Courier New" w:hAnsi="Courier New"/>
          <w:b/>
        </w:rPr>
        <w:t>in</w:t>
      </w:r>
      <w:r>
        <w:t xml:space="preserve"> </w:t>
      </w:r>
      <w:r w:rsidRPr="008D60AC">
        <w:rPr>
          <w:rStyle w:val="bnf"/>
        </w:rPr>
        <w:t>ShiftExpression</w:t>
      </w:r>
      <w:r>
        <w:t xml:space="preserve"> is evaluated as follows:</w:t>
      </w:r>
    </w:p>
    <w:p w14:paraId="67FB10C3" w14:textId="77777777" w:rsidR="004C02EF" w:rsidRPr="008D4496" w:rsidRDefault="004C02EF" w:rsidP="004C02EF">
      <w:pPr>
        <w:pStyle w:val="Alg3"/>
        <w:numPr>
          <w:ilvl w:val="0"/>
          <w:numId w:val="94"/>
        </w:numPr>
      </w:pPr>
      <w:r w:rsidRPr="008D4496">
        <w:t xml:space="preserve">Let </w:t>
      </w:r>
      <w:r w:rsidRPr="008D4496">
        <w:rPr>
          <w:i/>
        </w:rPr>
        <w:t>lref</w:t>
      </w:r>
      <w:r w:rsidRPr="008D4496">
        <w:t xml:space="preserve"> be the result of evaluating </w:t>
      </w:r>
      <w:r w:rsidRPr="008D4496">
        <w:rPr>
          <w:i/>
        </w:rPr>
        <w:t>RelationalExpression</w:t>
      </w:r>
      <w:r w:rsidRPr="008D4496">
        <w:t>.</w:t>
      </w:r>
    </w:p>
    <w:p w14:paraId="25BEF663" w14:textId="77777777" w:rsidR="004C02EF" w:rsidRPr="008D4496" w:rsidRDefault="004C02EF" w:rsidP="004C02EF">
      <w:pPr>
        <w:pStyle w:val="Alg3"/>
        <w:numPr>
          <w:ilvl w:val="0"/>
          <w:numId w:val="94"/>
        </w:numPr>
      </w:pPr>
      <w:r w:rsidRPr="008D4496">
        <w:t xml:space="preserve">Let </w:t>
      </w:r>
      <w:r w:rsidRPr="008D4496">
        <w:rPr>
          <w:i/>
        </w:rPr>
        <w:t>lval</w:t>
      </w:r>
      <w:r w:rsidRPr="008D4496">
        <w:t xml:space="preserve"> be GetValue(</w:t>
      </w:r>
      <w:r w:rsidRPr="008D4496">
        <w:rPr>
          <w:i/>
        </w:rPr>
        <w:t>lref</w:t>
      </w:r>
      <w:r w:rsidRPr="008D4496">
        <w:t>).</w:t>
      </w:r>
    </w:p>
    <w:p w14:paraId="29FEFCDF" w14:textId="77777777" w:rsidR="004C02EF" w:rsidRPr="008D4496" w:rsidRDefault="004C02EF" w:rsidP="004C02EF">
      <w:pPr>
        <w:pStyle w:val="Alg3"/>
        <w:numPr>
          <w:ilvl w:val="0"/>
          <w:numId w:val="94"/>
        </w:numPr>
      </w:pPr>
      <w:r w:rsidRPr="008D4496">
        <w:t xml:space="preserve">Let </w:t>
      </w:r>
      <w:r w:rsidRPr="008D4496">
        <w:rPr>
          <w:i/>
        </w:rPr>
        <w:t>rref</w:t>
      </w:r>
      <w:r w:rsidRPr="008D4496">
        <w:t xml:space="preserve"> be the result of evaluating </w:t>
      </w:r>
      <w:r w:rsidRPr="008D4496">
        <w:rPr>
          <w:i/>
        </w:rPr>
        <w:t>ShiftExpression</w:t>
      </w:r>
      <w:r w:rsidRPr="008D4496">
        <w:t>.</w:t>
      </w:r>
    </w:p>
    <w:p w14:paraId="3637C6BD" w14:textId="77777777" w:rsidR="004C02EF" w:rsidRPr="008D4496" w:rsidRDefault="004C02EF" w:rsidP="004C02EF">
      <w:pPr>
        <w:pStyle w:val="Alg3"/>
        <w:numPr>
          <w:ilvl w:val="0"/>
          <w:numId w:val="94"/>
        </w:numPr>
      </w:pPr>
      <w:r w:rsidRPr="008D4496">
        <w:t xml:space="preserve">Let </w:t>
      </w:r>
      <w:r w:rsidRPr="008D4496">
        <w:rPr>
          <w:i/>
        </w:rPr>
        <w:t>rval</w:t>
      </w:r>
      <w:r w:rsidRPr="008D4496">
        <w:t xml:space="preserve"> be GetValue(</w:t>
      </w:r>
      <w:r w:rsidRPr="008D4496">
        <w:rPr>
          <w:i/>
        </w:rPr>
        <w:t>rref</w:t>
      </w:r>
      <w:r w:rsidRPr="008D4496">
        <w:t>).</w:t>
      </w:r>
    </w:p>
    <w:p w14:paraId="14CFFE54" w14:textId="77777777" w:rsidR="004C02EF" w:rsidRPr="008D4496" w:rsidRDefault="004C02EF" w:rsidP="004C02EF">
      <w:pPr>
        <w:pStyle w:val="Alg3"/>
        <w:numPr>
          <w:ilvl w:val="0"/>
          <w:numId w:val="94"/>
        </w:numPr>
      </w:pPr>
      <w:r w:rsidRPr="008D4496">
        <w:t>If Type(</w:t>
      </w:r>
      <w:r w:rsidRPr="008D4496">
        <w:rPr>
          <w:i/>
        </w:rPr>
        <w:t>rval</w:t>
      </w:r>
      <w:r w:rsidRPr="008D4496">
        <w:t xml:space="preserve">) is not Object, throw a </w:t>
      </w:r>
      <w:r w:rsidRPr="008D4496">
        <w:rPr>
          <w:b/>
        </w:rPr>
        <w:t>TypeError</w:t>
      </w:r>
      <w:r w:rsidRPr="008D4496">
        <w:t xml:space="preserve"> exception.</w:t>
      </w:r>
    </w:p>
    <w:p w14:paraId="0A5CA2CD" w14:textId="77777777" w:rsidR="004C02EF" w:rsidRPr="008D4496" w:rsidRDefault="004C02EF" w:rsidP="004C02EF">
      <w:pPr>
        <w:pStyle w:val="Alg3"/>
        <w:numPr>
          <w:ilvl w:val="0"/>
          <w:numId w:val="94"/>
        </w:numPr>
        <w:spacing w:after="220"/>
      </w:pPr>
      <w:r>
        <w:t>Return the result of calling</w:t>
      </w:r>
      <w:r w:rsidRPr="008D4496">
        <w:t xml:space="preserve"> the [[HasProperty]] internal method of </w:t>
      </w:r>
      <w:r w:rsidRPr="008D4496">
        <w:rPr>
          <w:i/>
        </w:rPr>
        <w:t>rval</w:t>
      </w:r>
      <w:r w:rsidRPr="008D4496">
        <w:t xml:space="preserve"> with argument ToString(</w:t>
      </w:r>
      <w:r w:rsidRPr="008D4496">
        <w:rPr>
          <w:i/>
        </w:rPr>
        <w:t>lval</w:t>
      </w:r>
      <w:r w:rsidRPr="008D4496">
        <w:t>).</w:t>
      </w:r>
    </w:p>
    <w:p w14:paraId="1EDE547D" w14:textId="77777777" w:rsidR="004C02EF" w:rsidRDefault="004C02EF" w:rsidP="003A4B22">
      <w:pPr>
        <w:pStyle w:val="20"/>
        <w:numPr>
          <w:ilvl w:val="0"/>
          <w:numId w:val="0"/>
        </w:numPr>
      </w:pPr>
      <w:bookmarkStart w:id="3182" w:name="_Ref440445008"/>
      <w:bookmarkStart w:id="3183" w:name="_Toc472818860"/>
      <w:bookmarkStart w:id="3184" w:name="_Toc235503434"/>
      <w:bookmarkStart w:id="3185" w:name="_Toc241509209"/>
      <w:bookmarkStart w:id="3186" w:name="_Toc244416696"/>
      <w:bookmarkStart w:id="3187" w:name="_Toc276631060"/>
      <w:bookmarkStart w:id="3188" w:name="_Toc178387071"/>
      <w:r>
        <w:t>11.9</w:t>
      </w:r>
      <w:r>
        <w:tab/>
        <w:t>Equality Operator</w:t>
      </w:r>
      <w:bookmarkStart w:id="3189" w:name="_Toc382202864"/>
      <w:bookmarkEnd w:id="3159"/>
      <w:bookmarkEnd w:id="3160"/>
      <w:bookmarkEnd w:id="3161"/>
      <w:bookmarkEnd w:id="3162"/>
      <w:bookmarkEnd w:id="3163"/>
      <w:bookmarkEnd w:id="3164"/>
      <w:bookmarkEnd w:id="3165"/>
      <w:bookmarkEnd w:id="3166"/>
      <w:bookmarkEnd w:id="3167"/>
      <w:bookmarkEnd w:id="3189"/>
      <w:r>
        <w:t>s</w:t>
      </w:r>
      <w:bookmarkEnd w:id="3182"/>
      <w:bookmarkEnd w:id="3183"/>
      <w:bookmarkEnd w:id="3184"/>
      <w:bookmarkEnd w:id="3185"/>
      <w:bookmarkEnd w:id="3186"/>
      <w:bookmarkEnd w:id="3187"/>
      <w:bookmarkEnd w:id="3188"/>
    </w:p>
    <w:p w14:paraId="525BF3DC" w14:textId="77777777" w:rsidR="004C02EF" w:rsidRDefault="004C02EF" w:rsidP="004C02EF">
      <w:pPr>
        <w:pStyle w:val="Syntax"/>
      </w:pPr>
      <w:r w:rsidRPr="0091359B">
        <w:t>Syntax</w:t>
      </w:r>
    </w:p>
    <w:p w14:paraId="2CA71E75" w14:textId="77777777" w:rsidR="004C02EF" w:rsidRPr="00E32218" w:rsidRDefault="004C02EF" w:rsidP="004C02EF">
      <w:pPr>
        <w:pStyle w:val="SyntaxRule"/>
      </w:pPr>
      <w:r w:rsidRPr="00ED79C2">
        <w:t>EqualityExpression</w:t>
      </w:r>
      <w:r w:rsidRPr="00E32218">
        <w:t xml:space="preserve"> </w:t>
      </w:r>
      <w:r w:rsidRPr="00D04346">
        <w:rPr>
          <w:rFonts w:ascii="Arial" w:hAnsi="Arial"/>
          <w:b/>
          <w:i w:val="0"/>
        </w:rPr>
        <w:t>:</w:t>
      </w:r>
    </w:p>
    <w:p w14:paraId="224838AF" w14:textId="77777777" w:rsidR="004C02EF" w:rsidRPr="00E32218" w:rsidRDefault="004C02EF" w:rsidP="004C02EF">
      <w:pPr>
        <w:pStyle w:val="SyntaxDefinition"/>
      </w:pP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r w:rsidRPr="00E32218">
        <w:br/>
      </w:r>
      <w:r w:rsidRPr="00ED79C2">
        <w:t>EqualityExpression</w:t>
      </w:r>
      <w:r w:rsidRPr="00E32218">
        <w:t xml:space="preserve"> </w:t>
      </w:r>
      <w:r w:rsidRPr="00C226F6">
        <w:rPr>
          <w:rFonts w:ascii="Courier New" w:hAnsi="Courier New"/>
          <w:b/>
          <w:i w:val="0"/>
        </w:rPr>
        <w:t>!==</w:t>
      </w:r>
      <w:r w:rsidRPr="00E32218">
        <w:t xml:space="preserve"> </w:t>
      </w:r>
      <w:r w:rsidRPr="00ED79C2">
        <w:t>RelationalExpression</w:t>
      </w:r>
    </w:p>
    <w:p w14:paraId="47B364AB" w14:textId="77777777" w:rsidR="004C02EF" w:rsidRPr="00E32218" w:rsidRDefault="004C02EF" w:rsidP="004C02EF">
      <w:pPr>
        <w:pStyle w:val="SyntaxRule"/>
      </w:pPr>
      <w:r w:rsidRPr="00ED79C2">
        <w:t>EqualityExpressionNoIn</w:t>
      </w:r>
      <w:r w:rsidRPr="00E32218">
        <w:t xml:space="preserve"> </w:t>
      </w:r>
      <w:r w:rsidRPr="00D04346">
        <w:rPr>
          <w:rFonts w:ascii="Arial" w:hAnsi="Arial"/>
          <w:b/>
          <w:i w:val="0"/>
        </w:rPr>
        <w:t>:</w:t>
      </w:r>
    </w:p>
    <w:p w14:paraId="4829DED2" w14:textId="77777777" w:rsidR="004C02EF" w:rsidRPr="00E32218" w:rsidRDefault="004C02EF" w:rsidP="004C02EF">
      <w:pPr>
        <w:pStyle w:val="SyntaxDefinition"/>
      </w:pPr>
      <w:r w:rsidRPr="005C773A">
        <w:t>RelationalExpressionNoIn</w:t>
      </w:r>
      <w:r w:rsidRPr="005C773A">
        <w:br/>
        <w:t xml:space="preserve">EqualityExpressionNoIn </w:t>
      </w:r>
      <w:r w:rsidRPr="005C773A">
        <w:rPr>
          <w:rFonts w:ascii="Courier New" w:hAnsi="Courier New"/>
          <w:b/>
          <w:i w:val="0"/>
        </w:rPr>
        <w:t>==</w:t>
      </w:r>
      <w:r w:rsidRPr="005C773A">
        <w:t xml:space="preserve"> RelationalExpressionNoIn</w:t>
      </w:r>
      <w:r w:rsidRPr="005C773A">
        <w:br/>
        <w:t xml:space="preserve">EqualityExpressionNoIn </w:t>
      </w:r>
      <w:r w:rsidRPr="005C773A">
        <w:rPr>
          <w:rFonts w:ascii="Courier New" w:hAnsi="Courier New"/>
          <w:b/>
          <w:i w:val="0"/>
        </w:rPr>
        <w:t>!=</w:t>
      </w:r>
      <w:r w:rsidRPr="005C773A">
        <w:t xml:space="preserve"> RelationalExpressionNoIn</w:t>
      </w:r>
      <w:r w:rsidRPr="005C773A">
        <w:br/>
        <w:t xml:space="preserve">EqualityExpressionNoIn </w:t>
      </w:r>
      <w:r w:rsidRPr="005C773A">
        <w:rPr>
          <w:rFonts w:ascii="Courier New" w:hAnsi="Courier New"/>
          <w:b/>
          <w:i w:val="0"/>
        </w:rPr>
        <w:t>===</w:t>
      </w:r>
      <w:r w:rsidRPr="005C773A">
        <w:t xml:space="preserve"> RelationalExpressionNoIn</w:t>
      </w:r>
      <w:r w:rsidRPr="005C773A">
        <w:br/>
        <w:t xml:space="preserve">EqualityExpressionNoIn </w:t>
      </w:r>
      <w:r w:rsidRPr="005C773A">
        <w:rPr>
          <w:rFonts w:ascii="Courier New" w:hAnsi="Courier New"/>
          <w:b/>
          <w:i w:val="0"/>
        </w:rPr>
        <w:t>!==</w:t>
      </w:r>
      <w:r w:rsidRPr="005C773A">
        <w:t xml:space="preserve"> </w:t>
      </w:r>
      <w:r w:rsidRPr="00ED79C2">
        <w:t>RelationalExpressionNoIn</w:t>
      </w:r>
    </w:p>
    <w:p w14:paraId="0955EAF2" w14:textId="77777777" w:rsidR="004C02EF" w:rsidRPr="0091359B" w:rsidRDefault="004C02EF" w:rsidP="004C02EF">
      <w:pPr>
        <w:pStyle w:val="Syntax"/>
      </w:pPr>
      <w:r w:rsidRPr="0091359B">
        <w:t>Semantics</w:t>
      </w:r>
    </w:p>
    <w:p w14:paraId="4022F26C" w14:textId="77777777" w:rsidR="004C02EF" w:rsidRDefault="004C02EF" w:rsidP="004C02EF">
      <w:r>
        <w:t>The result of evaluating an equality operator is always of type Boolean, reflecting whether the relationship named by the operator holds between its two operands.</w:t>
      </w:r>
      <w:bookmarkStart w:id="3190" w:name="_Toc393690319"/>
    </w:p>
    <w:p w14:paraId="17BAEF08" w14:textId="77777777" w:rsidR="004C02EF" w:rsidRDefault="004C02EF" w:rsidP="004C02EF">
      <w:r>
        <w:t xml:space="preserve">The </w:t>
      </w:r>
      <w:r w:rsidRPr="008D60AC">
        <w:rPr>
          <w:rStyle w:val="bnf"/>
        </w:rPr>
        <w:t>EqualityExpressionNoIn</w:t>
      </w:r>
      <w:r>
        <w:t xml:space="preserve"> productions are evaluated in the same manner as the </w:t>
      </w:r>
      <w:r w:rsidRPr="008D60AC">
        <w:rPr>
          <w:rStyle w:val="bnf"/>
        </w:rPr>
        <w:t>EqualityExpression</w:t>
      </w:r>
      <w:r>
        <w:t xml:space="preserve"> productions except that the contained </w:t>
      </w:r>
      <w:r w:rsidRPr="008D60AC">
        <w:rPr>
          <w:rStyle w:val="bnf"/>
        </w:rPr>
        <w:t>EqualityExpressionNoIn</w:t>
      </w:r>
      <w:r>
        <w:t xml:space="preserve"> and </w:t>
      </w:r>
      <w:r w:rsidRPr="008D60AC">
        <w:rPr>
          <w:rStyle w:val="bnf"/>
        </w:rPr>
        <w:t>RelationalExpressionNoIn</w:t>
      </w:r>
      <w:r>
        <w:t xml:space="preserve"> are evaluated instead of the contained </w:t>
      </w:r>
      <w:r w:rsidRPr="008D60AC">
        <w:rPr>
          <w:rStyle w:val="bnf"/>
        </w:rPr>
        <w:t>EqualityExpression</w:t>
      </w:r>
      <w:r>
        <w:t xml:space="preserve"> and </w:t>
      </w:r>
      <w:r w:rsidRPr="008D60AC">
        <w:rPr>
          <w:rStyle w:val="bnf"/>
        </w:rPr>
        <w:t>RelationalExpression</w:t>
      </w:r>
      <w:r>
        <w:t>, respectively.</w:t>
      </w:r>
    </w:p>
    <w:p w14:paraId="7970B88E" w14:textId="77777777" w:rsidR="004C02EF" w:rsidRDefault="004C02EF" w:rsidP="003A4B22">
      <w:pPr>
        <w:pStyle w:val="30"/>
        <w:numPr>
          <w:ilvl w:val="0"/>
          <w:numId w:val="0"/>
        </w:numPr>
      </w:pPr>
      <w:bookmarkStart w:id="3191" w:name="_Toc472818861"/>
      <w:bookmarkStart w:id="3192" w:name="_Toc235503435"/>
      <w:bookmarkStart w:id="3193" w:name="_Toc241509210"/>
      <w:bookmarkStart w:id="3194" w:name="_Toc244416697"/>
      <w:bookmarkStart w:id="3195" w:name="_Toc276631061"/>
      <w:bookmarkStart w:id="3196" w:name="_Toc178387072"/>
      <w:r>
        <w:t>11.9.1</w:t>
      </w:r>
      <w:r>
        <w:tab/>
        <w:t xml:space="preserve">The Equals Operator ( </w:t>
      </w:r>
      <w:r>
        <w:rPr>
          <w:rFonts w:ascii="Courier New" w:hAnsi="Courier New"/>
        </w:rPr>
        <w:t>==</w:t>
      </w:r>
      <w:r>
        <w:t xml:space="preserve"> </w:t>
      </w:r>
      <w:bookmarkEnd w:id="3190"/>
      <w:r>
        <w:t>)</w:t>
      </w:r>
      <w:bookmarkEnd w:id="3191"/>
      <w:bookmarkEnd w:id="3192"/>
      <w:bookmarkEnd w:id="3193"/>
      <w:bookmarkEnd w:id="3194"/>
      <w:bookmarkEnd w:id="3195"/>
      <w:bookmarkEnd w:id="3196"/>
    </w:p>
    <w:p w14:paraId="746517B1" w14:textId="77777777" w:rsidR="004C02EF" w:rsidRDefault="004C02EF" w:rsidP="004C02EF">
      <w:r>
        <w:t xml:space="preserve">The production EqualityExpression : </w:t>
      </w:r>
      <w:r w:rsidRPr="008D60AC">
        <w:rPr>
          <w:rStyle w:val="bnf"/>
        </w:rPr>
        <w:t>EqualityExpression</w:t>
      </w:r>
      <w:r>
        <w:t xml:space="preserve"> </w:t>
      </w:r>
      <w:r>
        <w:rPr>
          <w:rFonts w:ascii="Courier New" w:hAnsi="Courier New"/>
          <w:b/>
        </w:rPr>
        <w:t>==</w:t>
      </w:r>
      <w:r>
        <w:t xml:space="preserve"> </w:t>
      </w:r>
      <w:r w:rsidRPr="008D60AC">
        <w:rPr>
          <w:rStyle w:val="bnf"/>
        </w:rPr>
        <w:t>RelationalExpression</w:t>
      </w:r>
      <w:r>
        <w:t xml:space="preserve"> is evaluated as follows:</w:t>
      </w:r>
    </w:p>
    <w:p w14:paraId="654AE818" w14:textId="77777777" w:rsidR="004C02EF" w:rsidRPr="008D4496" w:rsidRDefault="004C02EF" w:rsidP="004C02EF">
      <w:pPr>
        <w:pStyle w:val="Alg3"/>
        <w:numPr>
          <w:ilvl w:val="0"/>
          <w:numId w:val="95"/>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05B6D83C" w14:textId="77777777" w:rsidR="004C02EF" w:rsidRPr="008D4496" w:rsidRDefault="004C02EF" w:rsidP="004C02EF">
      <w:pPr>
        <w:pStyle w:val="Alg3"/>
        <w:numPr>
          <w:ilvl w:val="0"/>
          <w:numId w:val="95"/>
        </w:numPr>
      </w:pPr>
      <w:r w:rsidRPr="008D4496">
        <w:t xml:space="preserve">Let </w:t>
      </w:r>
      <w:r w:rsidRPr="008D4496">
        <w:rPr>
          <w:i/>
        </w:rPr>
        <w:t>lval</w:t>
      </w:r>
      <w:r w:rsidRPr="008D4496">
        <w:t xml:space="preserve"> be GetValue(</w:t>
      </w:r>
      <w:r w:rsidRPr="008D4496">
        <w:rPr>
          <w:i/>
        </w:rPr>
        <w:t>lref</w:t>
      </w:r>
      <w:r w:rsidRPr="008D4496">
        <w:t>).</w:t>
      </w:r>
    </w:p>
    <w:p w14:paraId="52921E68" w14:textId="77777777" w:rsidR="004C02EF" w:rsidRPr="008D4496" w:rsidRDefault="004C02EF" w:rsidP="004C02EF">
      <w:pPr>
        <w:pStyle w:val="Alg3"/>
        <w:numPr>
          <w:ilvl w:val="0"/>
          <w:numId w:val="95"/>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4AA566DA" w14:textId="77777777" w:rsidR="004C02EF" w:rsidRPr="008D4496" w:rsidRDefault="004C02EF" w:rsidP="004C02EF">
      <w:pPr>
        <w:pStyle w:val="Alg3"/>
        <w:numPr>
          <w:ilvl w:val="0"/>
          <w:numId w:val="95"/>
        </w:numPr>
      </w:pPr>
      <w:r w:rsidRPr="008D4496">
        <w:t xml:space="preserve">Let </w:t>
      </w:r>
      <w:r w:rsidRPr="008D4496">
        <w:rPr>
          <w:i/>
        </w:rPr>
        <w:t>rval</w:t>
      </w:r>
      <w:r w:rsidRPr="008D4496">
        <w:t xml:space="preserve"> be GetValue(</w:t>
      </w:r>
      <w:r w:rsidRPr="008D4496">
        <w:rPr>
          <w:i/>
        </w:rPr>
        <w:t>rref</w:t>
      </w:r>
      <w:r w:rsidRPr="008D4496">
        <w:t>).</w:t>
      </w:r>
    </w:p>
    <w:p w14:paraId="4667A8B0" w14:textId="77777777" w:rsidR="004C02EF" w:rsidRPr="008D4496" w:rsidRDefault="004C02EF" w:rsidP="004C02EF">
      <w:pPr>
        <w:pStyle w:val="Alg3"/>
        <w:numPr>
          <w:ilvl w:val="0"/>
          <w:numId w:val="95"/>
        </w:numPr>
        <w:spacing w:after="220"/>
      </w:pPr>
      <w:r w:rsidRPr="008D4496">
        <w:t xml:space="preserve">Return the result of performing abstract equality comparison </w:t>
      </w:r>
      <w:r w:rsidRPr="008D4496">
        <w:rPr>
          <w:i/>
        </w:rPr>
        <w:t>rval</w:t>
      </w:r>
      <w:r w:rsidRPr="008D4496">
        <w:t xml:space="preserve"> == </w:t>
      </w:r>
      <w:r w:rsidRPr="008D4496">
        <w:rPr>
          <w:i/>
        </w:rPr>
        <w:t>lval</w:t>
      </w:r>
      <w:r w:rsidRPr="008D4496">
        <w:t>. (see 11.9.3).</w:t>
      </w:r>
    </w:p>
    <w:p w14:paraId="11BF4C92" w14:textId="77777777" w:rsidR="004C02EF" w:rsidRDefault="004C02EF" w:rsidP="003A4B22">
      <w:pPr>
        <w:pStyle w:val="30"/>
        <w:numPr>
          <w:ilvl w:val="0"/>
          <w:numId w:val="0"/>
        </w:numPr>
      </w:pPr>
      <w:bookmarkStart w:id="3197" w:name="_Toc393690320"/>
      <w:bookmarkStart w:id="3198" w:name="_Toc472818862"/>
      <w:bookmarkStart w:id="3199" w:name="_Toc235503436"/>
      <w:bookmarkStart w:id="3200" w:name="_Toc241509211"/>
      <w:bookmarkStart w:id="3201" w:name="_Toc244416698"/>
      <w:bookmarkStart w:id="3202" w:name="_Toc276631062"/>
      <w:bookmarkStart w:id="3203" w:name="_Toc178387073"/>
      <w:r>
        <w:t>11.9.2</w:t>
      </w:r>
      <w:r>
        <w:tab/>
        <w:t xml:space="preserve">The Does-not-equals Operator ( </w:t>
      </w:r>
      <w:r>
        <w:rPr>
          <w:rFonts w:ascii="Courier New" w:hAnsi="Courier New"/>
        </w:rPr>
        <w:t>!=</w:t>
      </w:r>
      <w:r>
        <w:t xml:space="preserve"> </w:t>
      </w:r>
      <w:bookmarkEnd w:id="3197"/>
      <w:r>
        <w:t>)</w:t>
      </w:r>
      <w:bookmarkEnd w:id="3198"/>
      <w:bookmarkEnd w:id="3199"/>
      <w:bookmarkEnd w:id="3200"/>
      <w:bookmarkEnd w:id="3201"/>
      <w:bookmarkEnd w:id="3202"/>
      <w:bookmarkEnd w:id="3203"/>
    </w:p>
    <w:p w14:paraId="72E92E57" w14:textId="77777777" w:rsidR="004C02EF" w:rsidRDefault="004C02EF" w:rsidP="004C02EF">
      <w:r>
        <w:t xml:space="preserve">The production EqualityExpression </w:t>
      </w:r>
      <w:r>
        <w:rPr>
          <w:b/>
        </w:rPr>
        <w:t>:</w:t>
      </w:r>
      <w:r>
        <w:t xml:space="preserve"> </w:t>
      </w:r>
      <w:r w:rsidRPr="008D60AC">
        <w:rPr>
          <w:rStyle w:val="bnf"/>
        </w:rPr>
        <w:t>EqualityExpression</w:t>
      </w:r>
      <w:r>
        <w:t xml:space="preserve"> </w:t>
      </w:r>
      <w:r>
        <w:rPr>
          <w:rFonts w:ascii="Courier New" w:hAnsi="Courier New"/>
          <w:b/>
        </w:rPr>
        <w:t>!=</w:t>
      </w:r>
      <w:r>
        <w:t xml:space="preserve"> </w:t>
      </w:r>
      <w:r w:rsidRPr="008D60AC">
        <w:rPr>
          <w:rStyle w:val="bnf"/>
        </w:rPr>
        <w:t>RelationalExpression</w:t>
      </w:r>
      <w:r>
        <w:t xml:space="preserve"> is evaluated as follows:</w:t>
      </w:r>
    </w:p>
    <w:p w14:paraId="76A3AD5F" w14:textId="77777777" w:rsidR="004C02EF" w:rsidRPr="008D4496" w:rsidRDefault="004C02EF" w:rsidP="004C02EF">
      <w:pPr>
        <w:pStyle w:val="Alg3"/>
        <w:numPr>
          <w:ilvl w:val="0"/>
          <w:numId w:val="96"/>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003F19C4" w14:textId="77777777" w:rsidR="004C02EF" w:rsidRPr="008D4496" w:rsidRDefault="004C02EF" w:rsidP="004C02EF">
      <w:pPr>
        <w:pStyle w:val="Alg3"/>
        <w:numPr>
          <w:ilvl w:val="0"/>
          <w:numId w:val="96"/>
        </w:numPr>
      </w:pPr>
      <w:r w:rsidRPr="008D4496">
        <w:t xml:space="preserve">Let </w:t>
      </w:r>
      <w:r w:rsidRPr="008D4496">
        <w:rPr>
          <w:i/>
        </w:rPr>
        <w:t>lval</w:t>
      </w:r>
      <w:r w:rsidRPr="008D4496">
        <w:t xml:space="preserve"> be GetValue(</w:t>
      </w:r>
      <w:r w:rsidRPr="008D4496">
        <w:rPr>
          <w:i/>
        </w:rPr>
        <w:t>lref</w:t>
      </w:r>
      <w:r w:rsidRPr="008D4496">
        <w:t>).</w:t>
      </w:r>
    </w:p>
    <w:p w14:paraId="0FCC183F" w14:textId="77777777" w:rsidR="004C02EF" w:rsidRPr="008D4496" w:rsidRDefault="004C02EF" w:rsidP="004C02EF">
      <w:pPr>
        <w:pStyle w:val="Alg3"/>
        <w:numPr>
          <w:ilvl w:val="0"/>
          <w:numId w:val="96"/>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23CAEA87" w14:textId="77777777" w:rsidR="004C02EF" w:rsidRPr="008D4496" w:rsidRDefault="004C02EF" w:rsidP="004C02EF">
      <w:pPr>
        <w:pStyle w:val="Alg3"/>
        <w:numPr>
          <w:ilvl w:val="0"/>
          <w:numId w:val="96"/>
        </w:numPr>
      </w:pPr>
      <w:r w:rsidRPr="008D4496">
        <w:t xml:space="preserve">Let </w:t>
      </w:r>
      <w:r w:rsidRPr="008D4496">
        <w:rPr>
          <w:i/>
        </w:rPr>
        <w:t>rval</w:t>
      </w:r>
      <w:r w:rsidRPr="008D4496">
        <w:t xml:space="preserve"> be GetValue(</w:t>
      </w:r>
      <w:r w:rsidRPr="008D4496">
        <w:rPr>
          <w:i/>
        </w:rPr>
        <w:t>rref</w:t>
      </w:r>
      <w:r w:rsidRPr="008D4496">
        <w:t>).</w:t>
      </w:r>
    </w:p>
    <w:p w14:paraId="3A940362" w14:textId="77777777" w:rsidR="004C02EF" w:rsidRPr="008D4496" w:rsidRDefault="004C02EF" w:rsidP="004C02EF">
      <w:pPr>
        <w:pStyle w:val="Alg3"/>
        <w:numPr>
          <w:ilvl w:val="0"/>
          <w:numId w:val="96"/>
        </w:numPr>
      </w:pPr>
      <w:r w:rsidRPr="008D4496">
        <w:t xml:space="preserve">Let </w:t>
      </w:r>
      <w:r w:rsidRPr="008D4496">
        <w:rPr>
          <w:i/>
        </w:rPr>
        <w:t>r</w:t>
      </w:r>
      <w:r w:rsidRPr="008D4496">
        <w:t xml:space="preserve"> be the result of performing abstract equality comparison </w:t>
      </w:r>
      <w:r w:rsidRPr="008D4496">
        <w:rPr>
          <w:i/>
        </w:rPr>
        <w:t>rval</w:t>
      </w:r>
      <w:r w:rsidRPr="008D4496">
        <w:t xml:space="preserve"> == </w:t>
      </w:r>
      <w:r w:rsidRPr="008D4496">
        <w:rPr>
          <w:i/>
        </w:rPr>
        <w:t>lval</w:t>
      </w:r>
      <w:r w:rsidRPr="008D4496">
        <w:t>. (see 11.9.3).</w:t>
      </w:r>
    </w:p>
    <w:p w14:paraId="5B529773" w14:textId="77777777" w:rsidR="004C02EF" w:rsidRPr="008D4496" w:rsidRDefault="004C02EF" w:rsidP="004C02EF">
      <w:pPr>
        <w:pStyle w:val="Alg3"/>
        <w:numPr>
          <w:ilvl w:val="0"/>
          <w:numId w:val="96"/>
        </w:numPr>
        <w:spacing w:after="220"/>
      </w:pPr>
      <w:r w:rsidRPr="008D4496">
        <w:t xml:space="preserve">If </w:t>
      </w:r>
      <w:r w:rsidRPr="008D4496">
        <w:rPr>
          <w:i/>
        </w:rPr>
        <w:t>r</w:t>
      </w:r>
      <w:r w:rsidRPr="008D4496">
        <w:t xml:space="preserve"> is </w:t>
      </w:r>
      <w:r w:rsidRPr="008D4496">
        <w:rPr>
          <w:b/>
        </w:rPr>
        <w:t>true</w:t>
      </w:r>
      <w:r w:rsidRPr="008D4496">
        <w:t xml:space="preserve">, return </w:t>
      </w:r>
      <w:r w:rsidRPr="008D4496">
        <w:rPr>
          <w:b/>
        </w:rPr>
        <w:t>false</w:t>
      </w:r>
      <w:r w:rsidRPr="008D4496">
        <w:t xml:space="preserve">. Otherwise, return </w:t>
      </w:r>
      <w:r w:rsidRPr="008D4496">
        <w:rPr>
          <w:b/>
        </w:rPr>
        <w:t>true</w:t>
      </w:r>
      <w:bookmarkStart w:id="3204" w:name="_Ref393523209"/>
      <w:bookmarkStart w:id="3205" w:name="_Toc393690321"/>
      <w:r w:rsidRPr="008D4496">
        <w:t>.</w:t>
      </w:r>
      <w:bookmarkStart w:id="3206" w:name="_Ref424533194"/>
    </w:p>
    <w:p w14:paraId="0A88F03F" w14:textId="77777777" w:rsidR="004C02EF" w:rsidRDefault="004C02EF" w:rsidP="003A4B22">
      <w:pPr>
        <w:pStyle w:val="30"/>
        <w:numPr>
          <w:ilvl w:val="0"/>
          <w:numId w:val="0"/>
        </w:numPr>
      </w:pPr>
      <w:bookmarkStart w:id="3207" w:name="_Ref424668141"/>
      <w:bookmarkStart w:id="3208" w:name="_Toc472818863"/>
      <w:bookmarkStart w:id="3209" w:name="_Toc235503437"/>
      <w:bookmarkStart w:id="3210" w:name="_Toc241509212"/>
      <w:bookmarkStart w:id="3211" w:name="_Toc244416699"/>
      <w:bookmarkStart w:id="3212" w:name="_Toc276631063"/>
      <w:bookmarkStart w:id="3213" w:name="_Toc178387074"/>
      <w:r>
        <w:t>11.9.3</w:t>
      </w:r>
      <w:r>
        <w:tab/>
        <w:t>The Abstract Equality Comparison Algorith</w:t>
      </w:r>
      <w:bookmarkEnd w:id="3204"/>
      <w:bookmarkEnd w:id="3205"/>
      <w:r>
        <w:t>m</w:t>
      </w:r>
      <w:bookmarkEnd w:id="3206"/>
      <w:bookmarkEnd w:id="3207"/>
      <w:bookmarkEnd w:id="3208"/>
      <w:bookmarkEnd w:id="3209"/>
      <w:bookmarkEnd w:id="3210"/>
      <w:bookmarkEnd w:id="3211"/>
      <w:bookmarkEnd w:id="3212"/>
      <w:bookmarkEnd w:id="3213"/>
    </w:p>
    <w:p w14:paraId="42754FB8" w14:textId="77777777" w:rsidR="004C02EF" w:rsidRDefault="004C02EF" w:rsidP="004C02EF">
      <w:r>
        <w:t xml:space="preserve">The comparison </w:t>
      </w:r>
      <w:r w:rsidRPr="00E32218">
        <w:rPr>
          <w:rFonts w:ascii="Times New Roman" w:hAnsi="Times New Roman"/>
          <w:i/>
        </w:rPr>
        <w:t>x</w:t>
      </w:r>
      <w:r>
        <w:t xml:space="preserve"> == </w:t>
      </w:r>
      <w:r w:rsidRPr="00E32218">
        <w:rPr>
          <w:rFonts w:ascii="Times New Roman" w:hAnsi="Times New Roman"/>
          <w:i/>
        </w:rPr>
        <w:t>y</w:t>
      </w:r>
      <w:r>
        <w:t xml:space="preserve">, where </w:t>
      </w:r>
      <w:r w:rsidRPr="00E32218">
        <w:rPr>
          <w:rFonts w:ascii="Times New Roman" w:hAnsi="Times New Roman"/>
          <w:i/>
        </w:rPr>
        <w:t>x</w:t>
      </w:r>
      <w:r>
        <w:t xml:space="preserve"> and </w:t>
      </w:r>
      <w:r w:rsidRPr="00E32218">
        <w:rPr>
          <w:rFonts w:ascii="Times New Roman" w:hAnsi="Times New Roman"/>
          <w:i/>
        </w:rPr>
        <w:t>y</w:t>
      </w:r>
      <w:r>
        <w:t xml:space="preserve"> are values, produces </w:t>
      </w:r>
      <w:r>
        <w:rPr>
          <w:b/>
        </w:rPr>
        <w:t>true</w:t>
      </w:r>
      <w:r>
        <w:t xml:space="preserve"> or </w:t>
      </w:r>
      <w:r>
        <w:rPr>
          <w:b/>
        </w:rPr>
        <w:t>false</w:t>
      </w:r>
      <w:r>
        <w:t>. Such a comparison is performed as follows:</w:t>
      </w:r>
      <w:bookmarkStart w:id="3214" w:name="_Toc382212641"/>
    </w:p>
    <w:p w14:paraId="29800D7A" w14:textId="77777777" w:rsidR="004C02EF" w:rsidRPr="008D4496" w:rsidRDefault="004C02EF" w:rsidP="004C02EF">
      <w:pPr>
        <w:pStyle w:val="Alg4"/>
        <w:numPr>
          <w:ilvl w:val="0"/>
          <w:numId w:val="97"/>
        </w:numPr>
      </w:pPr>
      <w:r w:rsidRPr="008D4496">
        <w:t>If Type(</w:t>
      </w:r>
      <w:r w:rsidRPr="008D4496">
        <w:rPr>
          <w:i/>
        </w:rPr>
        <w:t>x</w:t>
      </w:r>
      <w:r w:rsidRPr="008D4496">
        <w:t>) is the same as Type(</w:t>
      </w:r>
      <w:r w:rsidRPr="008D4496">
        <w:rPr>
          <w:i/>
        </w:rPr>
        <w:t>y</w:t>
      </w:r>
      <w:r w:rsidRPr="008D4496">
        <w:t xml:space="preserve">), </w:t>
      </w:r>
      <w:bookmarkStart w:id="3215" w:name="_Toc382212642"/>
      <w:bookmarkEnd w:id="3214"/>
      <w:r w:rsidRPr="008D4496">
        <w:t>then</w:t>
      </w:r>
    </w:p>
    <w:p w14:paraId="3091CDAC" w14:textId="77777777" w:rsidR="004C02EF" w:rsidRPr="008D4496" w:rsidRDefault="004C02EF" w:rsidP="004C02EF">
      <w:pPr>
        <w:pStyle w:val="Alg4"/>
        <w:numPr>
          <w:ilvl w:val="1"/>
          <w:numId w:val="97"/>
        </w:numPr>
      </w:pPr>
      <w:r>
        <w:tab/>
      </w:r>
      <w:r w:rsidRPr="008D4496">
        <w:t>If Type(</w:t>
      </w:r>
      <w:r w:rsidRPr="008D4496">
        <w:rPr>
          <w:i/>
        </w:rPr>
        <w:t>x</w:t>
      </w:r>
      <w:r w:rsidRPr="008D4496">
        <w:t xml:space="preserve">) is Undefined, return </w:t>
      </w:r>
      <w:r w:rsidRPr="008D4496">
        <w:rPr>
          <w:b/>
        </w:rPr>
        <w:t>true</w:t>
      </w:r>
      <w:bookmarkEnd w:id="3215"/>
      <w:r w:rsidRPr="008D4496">
        <w:t>.</w:t>
      </w:r>
      <w:bookmarkStart w:id="3216" w:name="_Toc382212643"/>
    </w:p>
    <w:p w14:paraId="648C1CD8" w14:textId="77777777" w:rsidR="004C02EF" w:rsidRPr="008D4496" w:rsidRDefault="004C02EF" w:rsidP="004C02EF">
      <w:pPr>
        <w:pStyle w:val="Alg4"/>
        <w:numPr>
          <w:ilvl w:val="1"/>
          <w:numId w:val="97"/>
        </w:numPr>
      </w:pPr>
      <w:r w:rsidRPr="008D4496">
        <w:t>If Type(</w:t>
      </w:r>
      <w:r w:rsidRPr="008D4496">
        <w:rPr>
          <w:i/>
        </w:rPr>
        <w:t>x</w:t>
      </w:r>
      <w:r w:rsidRPr="008D4496">
        <w:t xml:space="preserve">) is Null, return </w:t>
      </w:r>
      <w:r w:rsidRPr="008D4496">
        <w:rPr>
          <w:b/>
        </w:rPr>
        <w:t>true</w:t>
      </w:r>
      <w:bookmarkEnd w:id="3216"/>
      <w:r w:rsidRPr="008D4496">
        <w:t>.</w:t>
      </w:r>
      <w:bookmarkStart w:id="3217" w:name="_Toc382212644"/>
    </w:p>
    <w:p w14:paraId="6E3B70BE" w14:textId="77777777" w:rsidR="004C02EF" w:rsidRPr="008D4496" w:rsidRDefault="004C02EF" w:rsidP="004C02EF">
      <w:pPr>
        <w:pStyle w:val="Alg4"/>
        <w:numPr>
          <w:ilvl w:val="1"/>
          <w:numId w:val="97"/>
        </w:numPr>
      </w:pPr>
      <w:r>
        <w:tab/>
      </w:r>
      <w:r w:rsidRPr="008D4496">
        <w:t>If Type(</w:t>
      </w:r>
      <w:r w:rsidRPr="008D4496">
        <w:rPr>
          <w:i/>
        </w:rPr>
        <w:t>x</w:t>
      </w:r>
      <w:r w:rsidRPr="008D4496">
        <w:t xml:space="preserve">) is Number, </w:t>
      </w:r>
      <w:bookmarkEnd w:id="3217"/>
      <w:r w:rsidRPr="008D4496">
        <w:t>then</w:t>
      </w:r>
    </w:p>
    <w:p w14:paraId="796126E6"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w:t>
      </w:r>
      <w:r w:rsidRPr="008D4496">
        <w:rPr>
          <w:b/>
        </w:rPr>
        <w:t>NaN</w:t>
      </w:r>
      <w:r w:rsidRPr="008D4496">
        <w:t xml:space="preserve">, return </w:t>
      </w:r>
      <w:r w:rsidRPr="008D4496">
        <w:rPr>
          <w:b/>
        </w:rPr>
        <w:t>false</w:t>
      </w:r>
      <w:r w:rsidRPr="008D4496">
        <w:t>.</w:t>
      </w:r>
    </w:p>
    <w:p w14:paraId="1F1E4BC1" w14:textId="77777777" w:rsidR="004C02EF" w:rsidRPr="008D4496" w:rsidRDefault="004C02EF" w:rsidP="004C02EF">
      <w:pPr>
        <w:pStyle w:val="Alg4"/>
        <w:numPr>
          <w:ilvl w:val="2"/>
          <w:numId w:val="97"/>
        </w:numPr>
      </w:pPr>
      <w:r w:rsidRPr="008D4496">
        <w:t xml:space="preserve">If </w:t>
      </w:r>
      <w:r w:rsidRPr="008D4496">
        <w:rPr>
          <w:i/>
        </w:rPr>
        <w:t>y</w:t>
      </w:r>
      <w:r w:rsidRPr="008D4496">
        <w:t xml:space="preserve"> is </w:t>
      </w:r>
      <w:r w:rsidRPr="008D4496">
        <w:rPr>
          <w:b/>
        </w:rPr>
        <w:t>NaN</w:t>
      </w:r>
      <w:r w:rsidRPr="008D4496">
        <w:t xml:space="preserve">, return </w:t>
      </w:r>
      <w:r w:rsidRPr="008D4496">
        <w:rPr>
          <w:b/>
        </w:rPr>
        <w:t>false</w:t>
      </w:r>
      <w:r w:rsidRPr="008D4496">
        <w:t>.</w:t>
      </w:r>
    </w:p>
    <w:p w14:paraId="684CEAE0"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the same </w:t>
      </w:r>
      <w:r>
        <w:t>Number</w:t>
      </w:r>
      <w:r w:rsidRPr="008D4496">
        <w:t xml:space="preserve"> value as </w:t>
      </w:r>
      <w:r w:rsidRPr="008D4496">
        <w:rPr>
          <w:i/>
        </w:rPr>
        <w:t>y</w:t>
      </w:r>
      <w:r w:rsidRPr="008D4496">
        <w:t xml:space="preserve">, return </w:t>
      </w:r>
      <w:r w:rsidRPr="008D4496">
        <w:rPr>
          <w:b/>
        </w:rPr>
        <w:t>true</w:t>
      </w:r>
      <w:r w:rsidRPr="008D4496">
        <w:t>.</w:t>
      </w:r>
    </w:p>
    <w:p w14:paraId="69DB8351"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w:t>
      </w:r>
      <w:r w:rsidRPr="008D4496">
        <w:rPr>
          <w:b/>
        </w:rPr>
        <w:t>+0</w:t>
      </w:r>
      <w:r w:rsidRPr="008D4496">
        <w:t xml:space="preserve"> and </w:t>
      </w:r>
      <w:r w:rsidRPr="008D4496">
        <w:rPr>
          <w:i/>
        </w:rPr>
        <w:t xml:space="preserve">y </w:t>
      </w:r>
      <w:r w:rsidRPr="008D4496">
        <w:t xml:space="preserve">is </w:t>
      </w:r>
      <w:r w:rsidRPr="008D4496">
        <w:rPr>
          <w:b/>
        </w:rPr>
        <w:sym w:font="Symbol" w:char="F02D"/>
      </w:r>
      <w:r w:rsidRPr="008D4496">
        <w:rPr>
          <w:b/>
        </w:rPr>
        <w:t>0</w:t>
      </w:r>
      <w:r w:rsidRPr="008D4496">
        <w:t xml:space="preserve">, return </w:t>
      </w:r>
      <w:r w:rsidRPr="008D4496">
        <w:rPr>
          <w:b/>
        </w:rPr>
        <w:t>true</w:t>
      </w:r>
      <w:r w:rsidRPr="008D4496">
        <w:t>.</w:t>
      </w:r>
    </w:p>
    <w:p w14:paraId="2549A281" w14:textId="77777777" w:rsidR="004C02EF" w:rsidRPr="008D4496" w:rsidRDefault="004C02EF" w:rsidP="004C02EF">
      <w:pPr>
        <w:pStyle w:val="Alg4"/>
        <w:numPr>
          <w:ilvl w:val="2"/>
          <w:numId w:val="97"/>
        </w:numPr>
      </w:pPr>
      <w:r w:rsidRPr="008D4496">
        <w:t xml:space="preserve">If </w:t>
      </w:r>
      <w:r w:rsidRPr="008D4496">
        <w:rPr>
          <w:i/>
        </w:rPr>
        <w:t>x</w:t>
      </w:r>
      <w:r w:rsidRPr="008D4496">
        <w:t xml:space="preserve"> is </w:t>
      </w:r>
      <w:r w:rsidRPr="008D4496">
        <w:rPr>
          <w:b/>
        </w:rPr>
        <w:sym w:font="Symbol" w:char="F02D"/>
      </w:r>
      <w:r w:rsidRPr="008D4496">
        <w:rPr>
          <w:b/>
        </w:rPr>
        <w:t>0</w:t>
      </w:r>
      <w:r w:rsidRPr="008D4496">
        <w:t xml:space="preserve"> and </w:t>
      </w:r>
      <w:r w:rsidRPr="008D4496">
        <w:rPr>
          <w:i/>
        </w:rPr>
        <w:t xml:space="preserve">y </w:t>
      </w:r>
      <w:r w:rsidRPr="008D4496">
        <w:t xml:space="preserve">is </w:t>
      </w:r>
      <w:r w:rsidRPr="008D4496">
        <w:rPr>
          <w:b/>
        </w:rPr>
        <w:t>+0</w:t>
      </w:r>
      <w:r w:rsidRPr="008D4496">
        <w:t xml:space="preserve">, return </w:t>
      </w:r>
      <w:r w:rsidRPr="008D4496">
        <w:rPr>
          <w:b/>
        </w:rPr>
        <w:t>true</w:t>
      </w:r>
      <w:r w:rsidRPr="008D4496">
        <w:t>.</w:t>
      </w:r>
    </w:p>
    <w:p w14:paraId="14EBEDCE" w14:textId="77777777" w:rsidR="004C02EF" w:rsidRPr="008D4496" w:rsidRDefault="004C02EF" w:rsidP="004C02EF">
      <w:pPr>
        <w:pStyle w:val="Alg4"/>
        <w:numPr>
          <w:ilvl w:val="2"/>
          <w:numId w:val="97"/>
        </w:numPr>
      </w:pPr>
      <w:r w:rsidRPr="008D4496">
        <w:t xml:space="preserve">Return </w:t>
      </w:r>
      <w:r w:rsidRPr="008D4496">
        <w:rPr>
          <w:b/>
        </w:rPr>
        <w:t>false</w:t>
      </w:r>
      <w:r w:rsidRPr="008D4496">
        <w:t>.</w:t>
      </w:r>
      <w:bookmarkStart w:id="3218" w:name="_Toc382212645"/>
    </w:p>
    <w:p w14:paraId="3A0EC17E" w14:textId="77777777" w:rsidR="004C02EF" w:rsidRPr="008D4496" w:rsidRDefault="004C02EF" w:rsidP="004C02EF">
      <w:pPr>
        <w:pStyle w:val="Alg4"/>
        <w:numPr>
          <w:ilvl w:val="1"/>
          <w:numId w:val="97"/>
        </w:numPr>
      </w:pPr>
      <w:r w:rsidRPr="008D4496">
        <w:t>If Type(</w:t>
      </w:r>
      <w:r w:rsidRPr="008D4496">
        <w:rPr>
          <w:i/>
        </w:rPr>
        <w:t>x</w:t>
      </w:r>
      <w:r w:rsidRPr="008D4496">
        <w:t xml:space="preserve">) is String, then 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are exactly the same sequence of characters (same length and same characters in corresponding positions). Otherwise, return </w:t>
      </w:r>
      <w:r w:rsidRPr="008D4496">
        <w:rPr>
          <w:b/>
        </w:rPr>
        <w:t>false</w:t>
      </w:r>
      <w:r w:rsidRPr="008D4496">
        <w:t>.</w:t>
      </w:r>
      <w:bookmarkStart w:id="3219" w:name="_Toc382212646"/>
      <w:bookmarkEnd w:id="3218"/>
    </w:p>
    <w:p w14:paraId="6321C774" w14:textId="77777777" w:rsidR="004C02EF" w:rsidRPr="008D4496" w:rsidRDefault="004C02EF" w:rsidP="004C02EF">
      <w:pPr>
        <w:pStyle w:val="Alg4"/>
        <w:numPr>
          <w:ilvl w:val="1"/>
          <w:numId w:val="97"/>
        </w:numPr>
      </w:pPr>
      <w:r w:rsidRPr="008D4496">
        <w:t>If Type(</w:t>
      </w:r>
      <w:r w:rsidRPr="008D4496">
        <w:rPr>
          <w:i/>
        </w:rPr>
        <w:t>x</w:t>
      </w:r>
      <w:r w:rsidRPr="008D4496">
        <w:t xml:space="preserve">) is Boolean, return </w:t>
      </w:r>
      <w:r w:rsidRPr="008D4496">
        <w:rPr>
          <w:b/>
        </w:rPr>
        <w:t>true</w:t>
      </w:r>
      <w:r w:rsidRPr="008D4496">
        <w:t xml:space="preserve"> if </w:t>
      </w:r>
      <w:r w:rsidRPr="008D4496">
        <w:rPr>
          <w:i/>
        </w:rPr>
        <w:t>x</w:t>
      </w:r>
      <w:r w:rsidRPr="008D4496">
        <w:t xml:space="preserve"> and </w:t>
      </w:r>
      <w:r w:rsidRPr="008D4496">
        <w:rPr>
          <w:i/>
        </w:rPr>
        <w:t xml:space="preserve">y </w:t>
      </w:r>
      <w:r w:rsidRPr="008D4496">
        <w:t xml:space="preserve">are both </w:t>
      </w:r>
      <w:r w:rsidRPr="008D4496">
        <w:rPr>
          <w:b/>
        </w:rPr>
        <w:t>true</w:t>
      </w:r>
      <w:r w:rsidRPr="008D4496">
        <w:t xml:space="preserve"> or both </w:t>
      </w:r>
      <w:r w:rsidRPr="008D4496">
        <w:rPr>
          <w:b/>
        </w:rPr>
        <w:t>false</w:t>
      </w:r>
      <w:r w:rsidRPr="008D4496">
        <w:t xml:space="preserve">. Otherwise, return </w:t>
      </w:r>
      <w:r w:rsidRPr="008D4496">
        <w:rPr>
          <w:b/>
        </w:rPr>
        <w:t>false</w:t>
      </w:r>
      <w:bookmarkEnd w:id="3219"/>
      <w:r w:rsidRPr="008D4496">
        <w:t>.</w:t>
      </w:r>
      <w:bookmarkStart w:id="3220" w:name="_Toc382212647"/>
    </w:p>
    <w:p w14:paraId="21ED8E53" w14:textId="77777777" w:rsidR="004C02EF" w:rsidRPr="008D4496" w:rsidRDefault="004C02EF" w:rsidP="004C02EF">
      <w:pPr>
        <w:pStyle w:val="Alg4"/>
        <w:numPr>
          <w:ilvl w:val="1"/>
          <w:numId w:val="97"/>
        </w:numPr>
      </w:pPr>
      <w:r w:rsidRPr="008D4496">
        <w:t xml:space="preserve">Return </w:t>
      </w:r>
      <w:r w:rsidRPr="008D4496">
        <w:rPr>
          <w:b/>
        </w:rPr>
        <w:t>true</w:t>
      </w:r>
      <w:r w:rsidRPr="008D4496">
        <w:t xml:space="preserve"> if </w:t>
      </w:r>
      <w:r w:rsidRPr="008D4496">
        <w:rPr>
          <w:i/>
        </w:rPr>
        <w:t>x</w:t>
      </w:r>
      <w:r w:rsidRPr="008D4496">
        <w:t xml:space="preserve"> and </w:t>
      </w:r>
      <w:r w:rsidRPr="008D4496">
        <w:rPr>
          <w:i/>
        </w:rPr>
        <w:t xml:space="preserve">y </w:t>
      </w:r>
      <w:r w:rsidRPr="008D4496">
        <w:t xml:space="preserve">refer to the same object. Otherwise, return </w:t>
      </w:r>
      <w:r w:rsidRPr="008D4496">
        <w:rPr>
          <w:b/>
        </w:rPr>
        <w:t>false</w:t>
      </w:r>
      <w:bookmarkEnd w:id="3220"/>
      <w:r w:rsidRPr="008D4496">
        <w:t>.</w:t>
      </w:r>
      <w:bookmarkStart w:id="3221" w:name="_Toc382212648"/>
    </w:p>
    <w:p w14:paraId="3179D02F" w14:textId="77777777" w:rsidR="004C02EF" w:rsidRPr="008D4496" w:rsidRDefault="004C02EF" w:rsidP="004C02EF">
      <w:pPr>
        <w:pStyle w:val="Alg4"/>
        <w:numPr>
          <w:ilvl w:val="0"/>
          <w:numId w:val="97"/>
        </w:numPr>
      </w:pPr>
      <w:r w:rsidRPr="008D4496">
        <w:t xml:space="preserve">If </w:t>
      </w:r>
      <w:r w:rsidRPr="008D4496">
        <w:rPr>
          <w:i/>
        </w:rPr>
        <w:t>x</w:t>
      </w:r>
      <w:r w:rsidRPr="008D4496">
        <w:t xml:space="preserve"> is </w:t>
      </w:r>
      <w:r w:rsidRPr="008D4496">
        <w:rPr>
          <w:b/>
        </w:rPr>
        <w:t>null</w:t>
      </w:r>
      <w:r w:rsidRPr="008D4496">
        <w:t xml:space="preserve"> and </w:t>
      </w:r>
      <w:r w:rsidRPr="008D4496">
        <w:rPr>
          <w:i/>
        </w:rPr>
        <w:t xml:space="preserve">y </w:t>
      </w:r>
      <w:r w:rsidRPr="008D4496">
        <w:t xml:space="preserve">is </w:t>
      </w:r>
      <w:r w:rsidRPr="008D4496">
        <w:rPr>
          <w:b/>
        </w:rPr>
        <w:t>undefined</w:t>
      </w:r>
      <w:r w:rsidRPr="008D4496">
        <w:t xml:space="preserve">, return </w:t>
      </w:r>
      <w:r w:rsidRPr="008D4496">
        <w:rPr>
          <w:b/>
        </w:rPr>
        <w:t>true</w:t>
      </w:r>
      <w:bookmarkEnd w:id="3221"/>
      <w:r w:rsidRPr="008D4496">
        <w:t>.</w:t>
      </w:r>
      <w:bookmarkStart w:id="3222" w:name="_Toc382212649"/>
    </w:p>
    <w:p w14:paraId="2934603C" w14:textId="77777777" w:rsidR="004C02EF" w:rsidRPr="008D4496" w:rsidRDefault="004C02EF" w:rsidP="004C02EF">
      <w:pPr>
        <w:pStyle w:val="Alg4"/>
        <w:numPr>
          <w:ilvl w:val="0"/>
          <w:numId w:val="97"/>
        </w:numPr>
      </w:pPr>
      <w:r w:rsidRPr="008D4496">
        <w:t xml:space="preserve">If </w:t>
      </w:r>
      <w:r w:rsidRPr="008D4496">
        <w:rPr>
          <w:i/>
        </w:rPr>
        <w:t>x</w:t>
      </w:r>
      <w:r w:rsidRPr="008D4496">
        <w:t xml:space="preserve"> is </w:t>
      </w:r>
      <w:r w:rsidRPr="008D4496">
        <w:rPr>
          <w:b/>
        </w:rPr>
        <w:t>undefined</w:t>
      </w:r>
      <w:r w:rsidRPr="008D4496">
        <w:t xml:space="preserve"> and </w:t>
      </w:r>
      <w:r w:rsidRPr="008D4496">
        <w:rPr>
          <w:i/>
        </w:rPr>
        <w:t xml:space="preserve">y </w:t>
      </w:r>
      <w:r w:rsidRPr="008D4496">
        <w:t xml:space="preserve">is </w:t>
      </w:r>
      <w:r w:rsidRPr="008D4496">
        <w:rPr>
          <w:b/>
        </w:rPr>
        <w:t>null</w:t>
      </w:r>
      <w:r w:rsidRPr="008D4496">
        <w:t xml:space="preserve">, return </w:t>
      </w:r>
      <w:r w:rsidRPr="008D4496">
        <w:rPr>
          <w:b/>
        </w:rPr>
        <w:t>true</w:t>
      </w:r>
      <w:bookmarkEnd w:id="3222"/>
      <w:r w:rsidRPr="008D4496">
        <w:t>.</w:t>
      </w:r>
      <w:bookmarkStart w:id="3223" w:name="_Toc382212650"/>
    </w:p>
    <w:p w14:paraId="595CAA5F" w14:textId="77777777" w:rsidR="004C02EF" w:rsidRPr="008D4496" w:rsidRDefault="004C02EF" w:rsidP="004C02EF">
      <w:pPr>
        <w:pStyle w:val="Alg4"/>
        <w:numPr>
          <w:ilvl w:val="0"/>
          <w:numId w:val="97"/>
        </w:numPr>
      </w:pPr>
      <w:r w:rsidRPr="008D4496">
        <w:t>If Type(</w:t>
      </w:r>
      <w:r w:rsidRPr="008D4496">
        <w:rPr>
          <w:i/>
        </w:rPr>
        <w:t>x</w:t>
      </w:r>
      <w:r w:rsidRPr="008D4496">
        <w:t>) is Number and Type(</w:t>
      </w:r>
      <w:r w:rsidRPr="008D4496">
        <w:rPr>
          <w:i/>
        </w:rPr>
        <w:t>y</w:t>
      </w:r>
      <w:r w:rsidRPr="008D4496">
        <w:t>) is String,</w:t>
      </w:r>
      <w:r w:rsidRPr="008D4496">
        <w:br/>
        <w:t>return the result of the compariso</w:t>
      </w:r>
      <w:bookmarkEnd w:id="3223"/>
      <w:r w:rsidRPr="008D4496">
        <w:t>n</w:t>
      </w:r>
      <w:r w:rsidRPr="008D4496">
        <w:rPr>
          <w:i/>
        </w:rPr>
        <w:t xml:space="preserve"> x</w:t>
      </w:r>
      <w:r w:rsidRPr="008D4496">
        <w:t xml:space="preserve"> == ToNumber(</w:t>
      </w:r>
      <w:r w:rsidRPr="008D4496">
        <w:rPr>
          <w:i/>
        </w:rPr>
        <w:t>y</w:t>
      </w:r>
      <w:r w:rsidRPr="008D4496">
        <w:t>).</w:t>
      </w:r>
      <w:bookmarkStart w:id="3224" w:name="_Toc382212651"/>
    </w:p>
    <w:p w14:paraId="5300F0C7" w14:textId="77777777" w:rsidR="004C02EF" w:rsidRPr="008D4496" w:rsidRDefault="004C02EF" w:rsidP="004C02EF">
      <w:pPr>
        <w:pStyle w:val="Alg4"/>
        <w:numPr>
          <w:ilvl w:val="0"/>
          <w:numId w:val="97"/>
        </w:numPr>
      </w:pPr>
      <w:r w:rsidRPr="008D4496">
        <w:t>If Type(</w:t>
      </w:r>
      <w:r w:rsidRPr="008D4496">
        <w:rPr>
          <w:i/>
        </w:rPr>
        <w:t>x</w:t>
      </w:r>
      <w:r w:rsidRPr="008D4496">
        <w:t>) is String and Type(</w:t>
      </w:r>
      <w:r w:rsidRPr="008D4496">
        <w:rPr>
          <w:i/>
        </w:rPr>
        <w:t>y</w:t>
      </w:r>
      <w:r w:rsidRPr="008D4496">
        <w:t>) is Number,</w:t>
      </w:r>
      <w:r w:rsidRPr="008D4496">
        <w:br/>
        <w:t>return the result of the compariso</w:t>
      </w:r>
      <w:bookmarkEnd w:id="3224"/>
      <w:r w:rsidRPr="008D4496">
        <w:t>n ToNumber(</w:t>
      </w:r>
      <w:r w:rsidRPr="008D4496">
        <w:rPr>
          <w:i/>
        </w:rPr>
        <w:t>x</w:t>
      </w:r>
      <w:r w:rsidRPr="008D4496">
        <w:t xml:space="preserve">) == </w:t>
      </w:r>
      <w:r w:rsidRPr="008D4496">
        <w:rPr>
          <w:i/>
        </w:rPr>
        <w:t>y</w:t>
      </w:r>
      <w:r w:rsidRPr="008D4496">
        <w:t>.</w:t>
      </w:r>
    </w:p>
    <w:p w14:paraId="6621DC34" w14:textId="77777777" w:rsidR="004C02EF" w:rsidRPr="008D4496" w:rsidRDefault="004C02EF" w:rsidP="004C02EF">
      <w:pPr>
        <w:pStyle w:val="Alg4"/>
        <w:numPr>
          <w:ilvl w:val="0"/>
          <w:numId w:val="97"/>
        </w:numPr>
      </w:pPr>
      <w:r w:rsidRPr="008D4496">
        <w:t>If Type(</w:t>
      </w:r>
      <w:r w:rsidRPr="008D4496">
        <w:rPr>
          <w:i/>
        </w:rPr>
        <w:t>x</w:t>
      </w:r>
      <w:r w:rsidRPr="008D4496">
        <w:t>) is Boolean, return the result of the comparison ToNumber(</w:t>
      </w:r>
      <w:r w:rsidRPr="008D4496">
        <w:rPr>
          <w:i/>
        </w:rPr>
        <w:t>x</w:t>
      </w:r>
      <w:r w:rsidRPr="008D4496">
        <w:t xml:space="preserve">) == </w:t>
      </w:r>
      <w:r w:rsidRPr="008D4496">
        <w:rPr>
          <w:i/>
        </w:rPr>
        <w:t>y</w:t>
      </w:r>
      <w:r w:rsidRPr="008D4496">
        <w:t>.</w:t>
      </w:r>
    </w:p>
    <w:p w14:paraId="3C09B5E5" w14:textId="77777777" w:rsidR="004C02EF" w:rsidRPr="008D4496" w:rsidRDefault="004C02EF" w:rsidP="004C02EF">
      <w:pPr>
        <w:pStyle w:val="Alg4"/>
        <w:numPr>
          <w:ilvl w:val="0"/>
          <w:numId w:val="97"/>
        </w:numPr>
      </w:pPr>
      <w:r w:rsidRPr="008D4496">
        <w:t>If Type(</w:t>
      </w:r>
      <w:r w:rsidRPr="008D4496">
        <w:rPr>
          <w:i/>
        </w:rPr>
        <w:t>y</w:t>
      </w:r>
      <w:r w:rsidRPr="008D4496">
        <w:t>) is Boolean, return the result of the comparison</w:t>
      </w:r>
      <w:r w:rsidRPr="008D4496">
        <w:rPr>
          <w:i/>
        </w:rPr>
        <w:t xml:space="preserve"> x</w:t>
      </w:r>
      <w:r w:rsidRPr="008D4496">
        <w:t xml:space="preserve"> == ToNumber(</w:t>
      </w:r>
      <w:r w:rsidRPr="008D4496">
        <w:rPr>
          <w:i/>
        </w:rPr>
        <w:t>y</w:t>
      </w:r>
      <w:r w:rsidRPr="008D4496">
        <w:t>).</w:t>
      </w:r>
    </w:p>
    <w:p w14:paraId="5B93E775" w14:textId="77777777" w:rsidR="004C02EF" w:rsidRPr="008D4496" w:rsidRDefault="004C02EF" w:rsidP="004C02EF">
      <w:pPr>
        <w:pStyle w:val="Alg4"/>
        <w:numPr>
          <w:ilvl w:val="0"/>
          <w:numId w:val="97"/>
        </w:numPr>
      </w:pPr>
      <w:r w:rsidRPr="008D4496">
        <w:t>If Type(</w:t>
      </w:r>
      <w:r w:rsidRPr="008D4496">
        <w:rPr>
          <w:i/>
        </w:rPr>
        <w:t>x</w:t>
      </w:r>
      <w:r w:rsidRPr="008D4496">
        <w:t>) is either String or Number and Type(</w:t>
      </w:r>
      <w:r w:rsidRPr="008D4496">
        <w:rPr>
          <w:i/>
        </w:rPr>
        <w:t>y</w:t>
      </w:r>
      <w:r w:rsidRPr="008D4496">
        <w:t>) is Object,</w:t>
      </w:r>
      <w:r w:rsidRPr="008D4496">
        <w:br/>
        <w:t xml:space="preserve">return the result of the comparison </w:t>
      </w:r>
      <w:r w:rsidRPr="008D4496">
        <w:rPr>
          <w:i/>
        </w:rPr>
        <w:t>x</w:t>
      </w:r>
      <w:r w:rsidRPr="008D4496">
        <w:t xml:space="preserve"> == ToPrimitive(</w:t>
      </w:r>
      <w:r w:rsidRPr="008D4496">
        <w:rPr>
          <w:i/>
        </w:rPr>
        <w:t>y</w:t>
      </w:r>
      <w:r w:rsidRPr="008D4496">
        <w:t>).</w:t>
      </w:r>
    </w:p>
    <w:p w14:paraId="54236877" w14:textId="77777777" w:rsidR="004C02EF" w:rsidRPr="008D4496" w:rsidRDefault="004C02EF" w:rsidP="004C02EF">
      <w:pPr>
        <w:pStyle w:val="Alg4"/>
        <w:numPr>
          <w:ilvl w:val="0"/>
          <w:numId w:val="97"/>
        </w:numPr>
      </w:pPr>
      <w:r w:rsidRPr="008D4496">
        <w:t>If Type(</w:t>
      </w:r>
      <w:r w:rsidRPr="008D4496">
        <w:rPr>
          <w:i/>
        </w:rPr>
        <w:t>x</w:t>
      </w:r>
      <w:r w:rsidRPr="008D4496">
        <w:t>) is Object and Type(</w:t>
      </w:r>
      <w:r w:rsidRPr="008D4496">
        <w:rPr>
          <w:i/>
        </w:rPr>
        <w:t>y</w:t>
      </w:r>
      <w:r w:rsidRPr="008D4496">
        <w:t>) is either String or Number,</w:t>
      </w:r>
      <w:r w:rsidRPr="008D4496">
        <w:br/>
        <w:t>return the result of the comparison ToPrimitive(</w:t>
      </w:r>
      <w:r w:rsidRPr="008D4496">
        <w:rPr>
          <w:i/>
        </w:rPr>
        <w:t>x</w:t>
      </w:r>
      <w:r w:rsidRPr="008D4496">
        <w:t xml:space="preserve">) == </w:t>
      </w:r>
      <w:r w:rsidRPr="008D4496">
        <w:rPr>
          <w:i/>
        </w:rPr>
        <w:t>y</w:t>
      </w:r>
      <w:r w:rsidRPr="008D4496">
        <w:t>.</w:t>
      </w:r>
    </w:p>
    <w:p w14:paraId="6D6B8BD2" w14:textId="77777777" w:rsidR="004C02EF" w:rsidRPr="008D4496" w:rsidRDefault="004C02EF" w:rsidP="004C02EF">
      <w:pPr>
        <w:pStyle w:val="Alg4"/>
        <w:numPr>
          <w:ilvl w:val="0"/>
          <w:numId w:val="97"/>
        </w:numPr>
        <w:spacing w:after="240"/>
      </w:pPr>
      <w:r w:rsidRPr="008D4496">
        <w:t xml:space="preserve">Return </w:t>
      </w:r>
      <w:r w:rsidRPr="008D4496">
        <w:rPr>
          <w:b/>
        </w:rPr>
        <w:t>false</w:t>
      </w:r>
      <w:r w:rsidRPr="008D4496">
        <w:t>.</w:t>
      </w:r>
    </w:p>
    <w:p w14:paraId="51DFFB63" w14:textId="77777777" w:rsidR="004C02EF" w:rsidRPr="000D0128" w:rsidRDefault="004C02EF" w:rsidP="004C02EF">
      <w:pPr>
        <w:pStyle w:val="Note"/>
        <w:spacing w:after="60"/>
        <w:rPr>
          <w:szCs w:val="18"/>
        </w:rPr>
      </w:pPr>
      <w:r w:rsidRPr="000D0128">
        <w:rPr>
          <w:szCs w:val="18"/>
        </w:rPr>
        <w:t>NOTE 1</w:t>
      </w:r>
      <w:r w:rsidRPr="000D0128">
        <w:rPr>
          <w:szCs w:val="18"/>
        </w:rPr>
        <w:tab/>
        <w:t>Given the above definition of equality:</w:t>
      </w:r>
    </w:p>
    <w:p w14:paraId="18BBE7CC" w14:textId="77777777" w:rsidR="004C02EF" w:rsidRPr="000D0128" w:rsidRDefault="004C02EF" w:rsidP="004C02EF">
      <w:pPr>
        <w:pStyle w:val="BulletNotlast"/>
        <w:numPr>
          <w:ilvl w:val="1"/>
          <w:numId w:val="24"/>
        </w:numPr>
        <w:ind w:left="990" w:hanging="270"/>
        <w:rPr>
          <w:sz w:val="18"/>
          <w:szCs w:val="18"/>
        </w:rPr>
      </w:pPr>
      <w:r w:rsidRPr="000D0128">
        <w:rPr>
          <w:rFonts w:ascii="Arial" w:hAnsi="Arial" w:cs="Arial"/>
          <w:sz w:val="18"/>
          <w:szCs w:val="18"/>
        </w:rPr>
        <w:t>String comparison can be forced by:</w:t>
      </w:r>
      <w:r w:rsidRPr="000D0128">
        <w:rPr>
          <w:sz w:val="18"/>
          <w:szCs w:val="18"/>
        </w:rPr>
        <w:t xml:space="preserve"> </w:t>
      </w:r>
      <w:r w:rsidRPr="000D0128">
        <w:rPr>
          <w:rFonts w:ascii="Courier New" w:hAnsi="Courier New"/>
          <w:b/>
          <w:sz w:val="18"/>
          <w:szCs w:val="18"/>
        </w:rPr>
        <w:t>"" + a == "" + b</w:t>
      </w:r>
      <w:r w:rsidRPr="000D0128">
        <w:rPr>
          <w:sz w:val="18"/>
          <w:szCs w:val="18"/>
        </w:rPr>
        <w:t>.</w:t>
      </w:r>
    </w:p>
    <w:p w14:paraId="7BB846FC" w14:textId="77777777" w:rsidR="004C02EF" w:rsidRPr="000D0128" w:rsidRDefault="004C02EF" w:rsidP="004C02EF">
      <w:pPr>
        <w:pStyle w:val="BulletNotlast"/>
        <w:numPr>
          <w:ilvl w:val="1"/>
          <w:numId w:val="24"/>
        </w:numPr>
        <w:ind w:left="990" w:hanging="270"/>
        <w:rPr>
          <w:sz w:val="18"/>
          <w:szCs w:val="18"/>
        </w:rPr>
      </w:pPr>
      <w:r w:rsidRPr="000D0128">
        <w:rPr>
          <w:rFonts w:ascii="Arial" w:hAnsi="Arial" w:cs="Arial"/>
          <w:sz w:val="18"/>
          <w:szCs w:val="18"/>
        </w:rPr>
        <w:t>Numeric comparison can be forced by:</w:t>
      </w:r>
      <w:r w:rsidRPr="000D0128">
        <w:rPr>
          <w:sz w:val="18"/>
          <w:szCs w:val="18"/>
        </w:rPr>
        <w:t xml:space="preserve"> </w:t>
      </w:r>
      <w:r w:rsidRPr="000D0128">
        <w:rPr>
          <w:rFonts w:ascii="Courier New" w:hAnsi="Courier New"/>
          <w:b/>
          <w:sz w:val="18"/>
          <w:szCs w:val="18"/>
        </w:rPr>
        <w:t>+a == +b</w:t>
      </w:r>
      <w:r w:rsidRPr="000D0128">
        <w:rPr>
          <w:sz w:val="18"/>
          <w:szCs w:val="18"/>
        </w:rPr>
        <w:t>.</w:t>
      </w:r>
    </w:p>
    <w:p w14:paraId="6788357E" w14:textId="77777777" w:rsidR="004C02EF" w:rsidRPr="000D0128" w:rsidRDefault="004C02EF" w:rsidP="004C02EF">
      <w:pPr>
        <w:pStyle w:val="BulletNotlast"/>
        <w:numPr>
          <w:ilvl w:val="1"/>
          <w:numId w:val="24"/>
        </w:numPr>
        <w:spacing w:after="240"/>
        <w:ind w:left="994" w:hanging="274"/>
        <w:rPr>
          <w:sz w:val="18"/>
          <w:szCs w:val="18"/>
        </w:rPr>
      </w:pPr>
      <w:r w:rsidRPr="000D0128">
        <w:rPr>
          <w:rFonts w:ascii="Arial" w:hAnsi="Arial" w:cs="Arial"/>
          <w:sz w:val="18"/>
          <w:szCs w:val="18"/>
        </w:rPr>
        <w:t>Boolean comparison can be forced by:</w:t>
      </w:r>
      <w:r w:rsidRPr="000D0128">
        <w:rPr>
          <w:sz w:val="18"/>
          <w:szCs w:val="18"/>
        </w:rPr>
        <w:t xml:space="preserve"> </w:t>
      </w:r>
      <w:r w:rsidRPr="000D0128">
        <w:rPr>
          <w:rFonts w:ascii="Courier New" w:hAnsi="Courier New"/>
          <w:b/>
          <w:sz w:val="18"/>
          <w:szCs w:val="18"/>
        </w:rPr>
        <w:t>!a == !b</w:t>
      </w:r>
      <w:r w:rsidRPr="000D0128">
        <w:rPr>
          <w:sz w:val="18"/>
          <w:szCs w:val="18"/>
        </w:rPr>
        <w:t>.</w:t>
      </w:r>
    </w:p>
    <w:p w14:paraId="6F791E07" w14:textId="77777777" w:rsidR="004C02EF" w:rsidRPr="000D0128" w:rsidRDefault="004C02EF" w:rsidP="004C02EF">
      <w:pPr>
        <w:pStyle w:val="Note"/>
        <w:spacing w:after="60"/>
        <w:contextualSpacing/>
        <w:rPr>
          <w:szCs w:val="18"/>
        </w:rPr>
      </w:pPr>
      <w:r w:rsidRPr="000D0128">
        <w:rPr>
          <w:szCs w:val="18"/>
        </w:rPr>
        <w:t>NOTE 2</w:t>
      </w:r>
      <w:r w:rsidRPr="000D0128">
        <w:rPr>
          <w:szCs w:val="18"/>
        </w:rPr>
        <w:tab/>
        <w:t>The equality operators maintain the following invariants:</w:t>
      </w:r>
    </w:p>
    <w:p w14:paraId="1481EB08" w14:textId="77777777" w:rsidR="004C02EF" w:rsidRPr="000D0128" w:rsidRDefault="004C02EF" w:rsidP="004C02EF">
      <w:pPr>
        <w:pStyle w:val="BulletNotlast"/>
        <w:numPr>
          <w:ilvl w:val="1"/>
          <w:numId w:val="24"/>
        </w:numPr>
        <w:spacing w:after="120"/>
        <w:ind w:left="994" w:hanging="274"/>
        <w:contextualSpacing/>
        <w:rPr>
          <w:sz w:val="18"/>
          <w:szCs w:val="18"/>
        </w:rPr>
      </w:pPr>
      <w:r w:rsidRPr="000D0128">
        <w:rPr>
          <w:rFonts w:ascii="Courier New" w:hAnsi="Courier New"/>
          <w:b/>
          <w:sz w:val="18"/>
          <w:szCs w:val="18"/>
        </w:rPr>
        <w:t>A</w:t>
      </w:r>
      <w:r w:rsidRPr="000D0128">
        <w:rPr>
          <w:sz w:val="18"/>
          <w:szCs w:val="18"/>
        </w:rPr>
        <w:t xml:space="preserve"> </w:t>
      </w:r>
      <w:r w:rsidRPr="000D0128">
        <w:rPr>
          <w:rFonts w:ascii="Courier New" w:hAnsi="Courier New"/>
          <w:b/>
          <w:sz w:val="18"/>
          <w:szCs w:val="18"/>
        </w:rPr>
        <w:t>!=</w:t>
      </w:r>
      <w:r w:rsidRPr="000D0128">
        <w:rPr>
          <w:sz w:val="18"/>
          <w:szCs w:val="18"/>
        </w:rPr>
        <w:t xml:space="preserve"> </w:t>
      </w:r>
      <w:r w:rsidRPr="000D0128">
        <w:rPr>
          <w:rFonts w:ascii="Courier New" w:hAnsi="Courier New"/>
          <w:b/>
          <w:sz w:val="18"/>
          <w:szCs w:val="18"/>
        </w:rPr>
        <w:t>B</w:t>
      </w:r>
      <w:r w:rsidRPr="000D0128">
        <w:rPr>
          <w:sz w:val="18"/>
          <w:szCs w:val="18"/>
        </w:rPr>
        <w:t xml:space="preserve"> </w:t>
      </w:r>
      <w:r w:rsidRPr="000D0128">
        <w:rPr>
          <w:rFonts w:ascii="Arial" w:hAnsi="Arial" w:cs="Arial"/>
          <w:sz w:val="18"/>
          <w:szCs w:val="18"/>
        </w:rPr>
        <w:t>is equivalent</w:t>
      </w:r>
      <w:r w:rsidRPr="000D0128">
        <w:rPr>
          <w:sz w:val="18"/>
          <w:szCs w:val="18"/>
        </w:rPr>
        <w:t xml:space="preserve"> </w:t>
      </w:r>
      <w:r w:rsidRPr="000D0128">
        <w:rPr>
          <w:rFonts w:ascii="Arial" w:hAnsi="Arial" w:cs="Arial"/>
          <w:sz w:val="18"/>
          <w:szCs w:val="18"/>
        </w:rPr>
        <w:t xml:space="preserve">to </w:t>
      </w:r>
      <w:r w:rsidRPr="000D0128">
        <w:rPr>
          <w:rFonts w:ascii="Courier New" w:hAnsi="Courier New"/>
          <w:b/>
          <w:sz w:val="18"/>
          <w:szCs w:val="18"/>
        </w:rPr>
        <w:t>!(A</w:t>
      </w:r>
      <w:r w:rsidRPr="000D0128">
        <w:rPr>
          <w:sz w:val="18"/>
          <w:szCs w:val="18"/>
        </w:rPr>
        <w:t xml:space="preserve"> </w:t>
      </w:r>
      <w:r w:rsidRPr="000D0128">
        <w:rPr>
          <w:rFonts w:ascii="Courier New" w:hAnsi="Courier New"/>
          <w:b/>
          <w:sz w:val="18"/>
          <w:szCs w:val="18"/>
        </w:rPr>
        <w:t>==</w:t>
      </w:r>
      <w:r w:rsidRPr="000D0128">
        <w:rPr>
          <w:sz w:val="18"/>
          <w:szCs w:val="18"/>
        </w:rPr>
        <w:t xml:space="preserve"> </w:t>
      </w:r>
      <w:r w:rsidRPr="000D0128">
        <w:rPr>
          <w:rFonts w:ascii="Courier New" w:hAnsi="Courier New"/>
          <w:b/>
          <w:sz w:val="18"/>
          <w:szCs w:val="18"/>
        </w:rPr>
        <w:t>B)</w:t>
      </w:r>
      <w:r w:rsidRPr="000D0128">
        <w:rPr>
          <w:sz w:val="18"/>
          <w:szCs w:val="18"/>
        </w:rPr>
        <w:t>.</w:t>
      </w:r>
    </w:p>
    <w:p w14:paraId="57224861" w14:textId="77777777" w:rsidR="004C02EF" w:rsidRPr="000D0128" w:rsidRDefault="004C02EF" w:rsidP="004C02EF">
      <w:pPr>
        <w:pStyle w:val="BulletNotlast"/>
        <w:numPr>
          <w:ilvl w:val="1"/>
          <w:numId w:val="24"/>
        </w:numPr>
        <w:spacing w:after="240"/>
        <w:ind w:left="994" w:hanging="274"/>
        <w:rPr>
          <w:sz w:val="18"/>
          <w:szCs w:val="18"/>
        </w:rPr>
      </w:pPr>
      <w:r w:rsidRPr="000D0128">
        <w:rPr>
          <w:rFonts w:ascii="Courier New" w:hAnsi="Courier New"/>
          <w:b/>
          <w:sz w:val="18"/>
          <w:szCs w:val="18"/>
        </w:rPr>
        <w:t>A</w:t>
      </w:r>
      <w:r w:rsidRPr="000D0128">
        <w:rPr>
          <w:b/>
          <w:sz w:val="18"/>
          <w:szCs w:val="18"/>
        </w:rPr>
        <w:t xml:space="preserve"> </w:t>
      </w:r>
      <w:r w:rsidRPr="000D0128">
        <w:rPr>
          <w:rFonts w:ascii="Courier New" w:hAnsi="Courier New"/>
          <w:b/>
          <w:sz w:val="18"/>
          <w:szCs w:val="18"/>
        </w:rPr>
        <w:t>==</w:t>
      </w:r>
      <w:r w:rsidRPr="000D0128">
        <w:rPr>
          <w:b/>
          <w:sz w:val="18"/>
          <w:szCs w:val="18"/>
        </w:rPr>
        <w:t xml:space="preserve"> </w:t>
      </w:r>
      <w:r w:rsidRPr="000D0128">
        <w:rPr>
          <w:rFonts w:ascii="Courier New" w:hAnsi="Courier New"/>
          <w:b/>
          <w:sz w:val="18"/>
          <w:szCs w:val="18"/>
        </w:rPr>
        <w:t>B</w:t>
      </w:r>
      <w:r w:rsidRPr="000D0128">
        <w:rPr>
          <w:sz w:val="18"/>
          <w:szCs w:val="18"/>
        </w:rPr>
        <w:t xml:space="preserve"> </w:t>
      </w:r>
      <w:r w:rsidRPr="000D0128">
        <w:rPr>
          <w:rFonts w:ascii="Arial" w:hAnsi="Arial" w:cs="Arial"/>
          <w:sz w:val="18"/>
          <w:szCs w:val="18"/>
        </w:rPr>
        <w:t>is equivalent to</w:t>
      </w:r>
      <w:r w:rsidRPr="000D0128">
        <w:rPr>
          <w:sz w:val="18"/>
          <w:szCs w:val="18"/>
        </w:rPr>
        <w:t xml:space="preserve"> </w:t>
      </w:r>
      <w:r w:rsidRPr="000D0128">
        <w:rPr>
          <w:rFonts w:ascii="Courier New" w:hAnsi="Courier New"/>
          <w:b/>
          <w:sz w:val="18"/>
          <w:szCs w:val="18"/>
        </w:rPr>
        <w:t>B</w:t>
      </w:r>
      <w:r w:rsidRPr="000D0128">
        <w:rPr>
          <w:b/>
          <w:sz w:val="18"/>
          <w:szCs w:val="18"/>
        </w:rPr>
        <w:t xml:space="preserve"> </w:t>
      </w:r>
      <w:r w:rsidRPr="000D0128">
        <w:rPr>
          <w:rFonts w:ascii="Courier New" w:hAnsi="Courier New"/>
          <w:b/>
          <w:sz w:val="18"/>
          <w:szCs w:val="18"/>
        </w:rPr>
        <w:t>==</w:t>
      </w:r>
      <w:r w:rsidRPr="000D0128">
        <w:rPr>
          <w:b/>
          <w:sz w:val="18"/>
          <w:szCs w:val="18"/>
        </w:rPr>
        <w:t xml:space="preserve"> </w:t>
      </w:r>
      <w:r w:rsidRPr="000D0128">
        <w:rPr>
          <w:rFonts w:ascii="Courier New" w:hAnsi="Courier New"/>
          <w:b/>
          <w:sz w:val="18"/>
          <w:szCs w:val="18"/>
        </w:rPr>
        <w:t>A</w:t>
      </w:r>
      <w:r w:rsidRPr="000D0128">
        <w:rPr>
          <w:rFonts w:ascii="Arial" w:hAnsi="Arial" w:cs="Arial"/>
          <w:sz w:val="18"/>
          <w:szCs w:val="18"/>
        </w:rPr>
        <w:t>, except in the order of evaluation of</w:t>
      </w:r>
      <w:r w:rsidRPr="000D0128">
        <w:rPr>
          <w:sz w:val="18"/>
          <w:szCs w:val="18"/>
        </w:rPr>
        <w:t xml:space="preserve"> </w:t>
      </w:r>
      <w:r w:rsidRPr="000D0128">
        <w:rPr>
          <w:rFonts w:ascii="Courier New" w:hAnsi="Courier New"/>
          <w:b/>
          <w:sz w:val="18"/>
          <w:szCs w:val="18"/>
        </w:rPr>
        <w:t>A</w:t>
      </w:r>
      <w:r w:rsidRPr="000D0128">
        <w:rPr>
          <w:sz w:val="18"/>
          <w:szCs w:val="18"/>
        </w:rPr>
        <w:t xml:space="preserve"> </w:t>
      </w:r>
      <w:r w:rsidRPr="000D0128">
        <w:rPr>
          <w:rFonts w:ascii="Arial" w:hAnsi="Arial" w:cs="Arial"/>
          <w:sz w:val="18"/>
          <w:szCs w:val="18"/>
        </w:rPr>
        <w:t>and</w:t>
      </w:r>
      <w:r w:rsidRPr="000D0128">
        <w:rPr>
          <w:sz w:val="18"/>
          <w:szCs w:val="18"/>
        </w:rPr>
        <w:t xml:space="preserve"> </w:t>
      </w:r>
      <w:r w:rsidRPr="000D0128">
        <w:rPr>
          <w:rFonts w:ascii="Courier New" w:hAnsi="Courier New"/>
          <w:b/>
          <w:sz w:val="18"/>
          <w:szCs w:val="18"/>
        </w:rPr>
        <w:t>B</w:t>
      </w:r>
      <w:r w:rsidRPr="000D0128">
        <w:rPr>
          <w:sz w:val="18"/>
          <w:szCs w:val="18"/>
        </w:rPr>
        <w:t>.</w:t>
      </w:r>
    </w:p>
    <w:p w14:paraId="593F8D19" w14:textId="77777777" w:rsidR="004C02EF" w:rsidRDefault="004C02EF" w:rsidP="004C02EF">
      <w:pPr>
        <w:pStyle w:val="Note"/>
        <w:spacing w:after="60"/>
      </w:pPr>
      <w:r w:rsidRPr="000D0128">
        <w:t>NOTE 3</w:t>
      </w:r>
      <w:r w:rsidRPr="000D0128">
        <w:tab/>
        <w:t xml:space="preserve">The equality operator is not always transitive. For example, there might be two distinct String objects, each representing the same String value; each String object would be considered equal to the String value by the </w:t>
      </w:r>
      <w:r w:rsidRPr="00052C9B">
        <w:rPr>
          <w:rFonts w:ascii="Courier New" w:hAnsi="Courier New" w:cs="Courier New"/>
          <w:b/>
        </w:rPr>
        <w:t>==</w:t>
      </w:r>
      <w:r w:rsidRPr="000D0128">
        <w:t xml:space="preserve"> operator, but the two String objects would not be equal to each other</w:t>
      </w:r>
      <w:bookmarkStart w:id="3225" w:name="_Toc375031190"/>
      <w:bookmarkStart w:id="3226" w:name="_Ref378391680"/>
      <w:bookmarkStart w:id="3227" w:name="_Toc381513703"/>
      <w:bookmarkStart w:id="3228" w:name="_Toc382202865"/>
      <w:bookmarkStart w:id="3229" w:name="_Toc382212225"/>
      <w:bookmarkStart w:id="3230" w:name="_Toc382212654"/>
      <w:bookmarkStart w:id="3231" w:name="_Toc382291570"/>
      <w:bookmarkStart w:id="3232" w:name="_Toc385672219"/>
      <w:r w:rsidRPr="000D0128">
        <w:t>.</w:t>
      </w:r>
      <w:r>
        <w:t xml:space="preserve"> For Example:</w:t>
      </w:r>
    </w:p>
    <w:p w14:paraId="7614EC71" w14:textId="77777777" w:rsidR="004C02EF" w:rsidRPr="000D0128" w:rsidRDefault="004C02EF" w:rsidP="004C02EF">
      <w:pPr>
        <w:pStyle w:val="BulletNotlast"/>
        <w:numPr>
          <w:ilvl w:val="1"/>
          <w:numId w:val="24"/>
        </w:numPr>
        <w:spacing w:after="120"/>
        <w:ind w:left="994" w:hanging="274"/>
        <w:contextualSpacing/>
        <w:rPr>
          <w:sz w:val="18"/>
          <w:szCs w:val="18"/>
        </w:rPr>
      </w:pP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sidRPr="000D0128">
        <w:rPr>
          <w:sz w:val="18"/>
          <w:szCs w:val="18"/>
        </w:rPr>
        <w:t xml:space="preserve"> </w:t>
      </w:r>
      <w:r>
        <w:rPr>
          <w:rFonts w:ascii="Courier New" w:hAnsi="Courier New"/>
          <w:b/>
          <w:sz w:val="18"/>
          <w:szCs w:val="18"/>
        </w:rPr>
        <w:t>=</w:t>
      </w:r>
      <w:r w:rsidRPr="000D0128">
        <w:rPr>
          <w:rFonts w:ascii="Courier New" w:hAnsi="Courier New"/>
          <w:b/>
          <w:sz w:val="18"/>
          <w:szCs w:val="18"/>
        </w:rPr>
        <w:t>=</w:t>
      </w:r>
      <w:r w:rsidRPr="000D0128">
        <w:rPr>
          <w:sz w:val="18"/>
          <w:szCs w:val="18"/>
        </w:rPr>
        <w:t xml:space="preserve"> </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sidRPr="000D0128">
        <w:rPr>
          <w:sz w:val="18"/>
          <w:szCs w:val="18"/>
        </w:rPr>
        <w:t xml:space="preserve"> </w:t>
      </w:r>
      <w:r>
        <w:rPr>
          <w:rFonts w:ascii="Arial" w:hAnsi="Arial" w:cs="Arial"/>
          <w:sz w:val="18"/>
          <w:szCs w:val="18"/>
        </w:rPr>
        <w:t xml:space="preserve">and </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sidRPr="000D0128">
        <w:rPr>
          <w:sz w:val="18"/>
          <w:szCs w:val="18"/>
        </w:rPr>
        <w:t xml:space="preserve"> </w:t>
      </w:r>
      <w:r>
        <w:rPr>
          <w:rFonts w:ascii="Courier New" w:hAnsi="Courier New"/>
          <w:b/>
          <w:sz w:val="18"/>
          <w:szCs w:val="18"/>
        </w:rPr>
        <w:t>=</w:t>
      </w:r>
      <w:r w:rsidRPr="000D0128">
        <w:rPr>
          <w:rFonts w:ascii="Courier New" w:hAnsi="Courier New"/>
          <w:b/>
          <w:sz w:val="18"/>
          <w:szCs w:val="18"/>
        </w:rPr>
        <w:t>=</w:t>
      </w:r>
      <w:r w:rsidRPr="000D0128">
        <w:rPr>
          <w:sz w:val="18"/>
          <w:szCs w:val="18"/>
        </w:rPr>
        <w:t xml:space="preserve"> </w:t>
      </w:r>
      <w:r w:rsidRPr="000D0128">
        <w:rPr>
          <w:rFonts w:ascii="Arial" w:hAnsi="Arial" w:cs="Arial"/>
          <w:sz w:val="18"/>
          <w:szCs w:val="18"/>
        </w:rPr>
        <w:t xml:space="preserve"> </w:t>
      </w: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Pr>
          <w:rFonts w:ascii="Arial" w:hAnsi="Arial" w:cs="Arial"/>
          <w:sz w:val="18"/>
          <w:szCs w:val="18"/>
        </w:rPr>
        <w:t xml:space="preserve">are both </w:t>
      </w:r>
      <w:r w:rsidRPr="00612C55">
        <w:rPr>
          <w:rFonts w:ascii="Arial" w:hAnsi="Arial" w:cs="Arial"/>
          <w:b/>
          <w:sz w:val="18"/>
          <w:szCs w:val="18"/>
        </w:rPr>
        <w:t>true</w:t>
      </w:r>
      <w:r>
        <w:rPr>
          <w:rFonts w:ascii="Arial" w:hAnsi="Arial" w:cs="Arial"/>
          <w:sz w:val="18"/>
          <w:szCs w:val="18"/>
        </w:rPr>
        <w:t>.</w:t>
      </w:r>
      <w:r w:rsidRPr="000D0128">
        <w:rPr>
          <w:sz w:val="18"/>
          <w:szCs w:val="18"/>
        </w:rPr>
        <w:t xml:space="preserve"> </w:t>
      </w:r>
    </w:p>
    <w:p w14:paraId="1BBFAEA1" w14:textId="77777777" w:rsidR="004C02EF" w:rsidRPr="002132B7" w:rsidRDefault="004C02EF" w:rsidP="004C02EF">
      <w:pPr>
        <w:pStyle w:val="BulletNotlast"/>
        <w:numPr>
          <w:ilvl w:val="1"/>
          <w:numId w:val="24"/>
        </w:numPr>
        <w:spacing w:after="240"/>
        <w:ind w:left="994" w:hanging="274"/>
        <w:rPr>
          <w:sz w:val="18"/>
          <w:szCs w:val="18"/>
        </w:rPr>
      </w:pP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sidRPr="000D0128">
        <w:rPr>
          <w:sz w:val="18"/>
          <w:szCs w:val="18"/>
        </w:rPr>
        <w:t xml:space="preserve"> </w:t>
      </w:r>
      <w:r>
        <w:rPr>
          <w:rFonts w:ascii="Courier New" w:hAnsi="Courier New"/>
          <w:b/>
          <w:sz w:val="18"/>
          <w:szCs w:val="18"/>
        </w:rPr>
        <w:t>=</w:t>
      </w:r>
      <w:r w:rsidRPr="000D0128">
        <w:rPr>
          <w:rFonts w:ascii="Courier New" w:hAnsi="Courier New"/>
          <w:b/>
          <w:sz w:val="18"/>
          <w:szCs w:val="18"/>
        </w:rPr>
        <w:t>=</w:t>
      </w:r>
      <w:r w:rsidRPr="000D0128">
        <w:rPr>
          <w:sz w:val="18"/>
          <w:szCs w:val="18"/>
        </w:rPr>
        <w:t xml:space="preserve"> </w:t>
      </w:r>
      <w:r>
        <w:rPr>
          <w:rFonts w:ascii="Courier New" w:hAnsi="Courier New"/>
          <w:b/>
          <w:sz w:val="18"/>
          <w:szCs w:val="18"/>
        </w:rPr>
        <w:t>new String(</w:t>
      </w:r>
      <w:r w:rsidRPr="000D0128">
        <w:rPr>
          <w:rFonts w:ascii="Courier New" w:hAnsi="Courier New"/>
          <w:b/>
          <w:sz w:val="18"/>
          <w:szCs w:val="18"/>
        </w:rPr>
        <w:t>"</w:t>
      </w:r>
      <w:r>
        <w:rPr>
          <w:rFonts w:ascii="Courier New" w:hAnsi="Courier New"/>
          <w:b/>
          <w:sz w:val="18"/>
          <w:szCs w:val="18"/>
        </w:rPr>
        <w:t>a</w:t>
      </w:r>
      <w:r w:rsidRPr="000D0128">
        <w:rPr>
          <w:rFonts w:ascii="Courier New" w:hAnsi="Courier New"/>
          <w:b/>
          <w:sz w:val="18"/>
          <w:szCs w:val="18"/>
        </w:rPr>
        <w:t>"</w:t>
      </w:r>
      <w:r>
        <w:rPr>
          <w:rFonts w:ascii="Courier New" w:hAnsi="Courier New"/>
          <w:b/>
          <w:sz w:val="18"/>
          <w:szCs w:val="18"/>
        </w:rPr>
        <w:t>)</w:t>
      </w:r>
      <w:r>
        <w:rPr>
          <w:rFonts w:ascii="Arial" w:hAnsi="Arial" w:cs="Arial"/>
          <w:sz w:val="18"/>
          <w:szCs w:val="18"/>
        </w:rPr>
        <w:t xml:space="preserve"> is </w:t>
      </w:r>
      <w:r>
        <w:rPr>
          <w:rFonts w:ascii="Arial" w:hAnsi="Arial" w:cs="Arial"/>
          <w:b/>
          <w:sz w:val="18"/>
          <w:szCs w:val="18"/>
        </w:rPr>
        <w:t>false</w:t>
      </w:r>
      <w:r>
        <w:rPr>
          <w:rFonts w:ascii="Arial" w:hAnsi="Arial" w:cs="Arial"/>
          <w:sz w:val="18"/>
          <w:szCs w:val="18"/>
        </w:rPr>
        <w:t>.</w:t>
      </w:r>
    </w:p>
    <w:p w14:paraId="239B0878" w14:textId="77777777" w:rsidR="004C02EF" w:rsidRPr="000D0128" w:rsidRDefault="004C02EF" w:rsidP="004C02EF">
      <w:pPr>
        <w:pStyle w:val="Note"/>
      </w:pPr>
      <w:r w:rsidRPr="000D0128">
        <w:t>NOTE 4</w:t>
      </w:r>
      <w:r w:rsidRPr="000D0128">
        <w:tab/>
        <w:t>Comparison of Strings uses a simple equality test on sequences of code unit values. There is no attempt to use the more complex, semantically oriented definitions of character or string equality and collating order defined in the Unicode specification.</w:t>
      </w:r>
      <w:bookmarkStart w:id="3233" w:name="_Toc393690322"/>
      <w:r w:rsidRPr="000D0128">
        <w:t xml:space="preserve"> Therefore Strings values that are canonically equal according to the Unicode standard could test as unequal. In effect this algorithm assumes that both Strings are already in normalised form.</w:t>
      </w:r>
    </w:p>
    <w:p w14:paraId="0DA09CFE" w14:textId="77777777" w:rsidR="004C02EF" w:rsidRDefault="004C02EF" w:rsidP="003A4B22">
      <w:pPr>
        <w:pStyle w:val="30"/>
        <w:numPr>
          <w:ilvl w:val="0"/>
          <w:numId w:val="0"/>
        </w:numPr>
      </w:pPr>
      <w:bookmarkStart w:id="3234" w:name="_Toc417706204"/>
      <w:bookmarkStart w:id="3235" w:name="_Toc472818864"/>
      <w:bookmarkStart w:id="3236" w:name="_Toc398440770"/>
      <w:bookmarkStart w:id="3237" w:name="_Toc403317150"/>
      <w:bookmarkStart w:id="3238" w:name="_Toc403362705"/>
      <w:bookmarkStart w:id="3239" w:name="_Toc235503438"/>
      <w:bookmarkStart w:id="3240" w:name="_Toc241509213"/>
      <w:bookmarkStart w:id="3241" w:name="_Toc244416700"/>
      <w:bookmarkStart w:id="3242" w:name="_Toc276631064"/>
      <w:bookmarkStart w:id="3243" w:name="_Toc178387075"/>
      <w:r>
        <w:t>11.9.4</w:t>
      </w:r>
      <w:r>
        <w:tab/>
        <w:t xml:space="preserve">The Strict Equals Operator ( </w:t>
      </w:r>
      <w:r>
        <w:rPr>
          <w:rFonts w:ascii="Courier New" w:hAnsi="Courier New"/>
        </w:rPr>
        <w:t>===</w:t>
      </w:r>
      <w:r>
        <w:t xml:space="preserve"> )</w:t>
      </w:r>
      <w:bookmarkEnd w:id="3234"/>
      <w:bookmarkEnd w:id="3235"/>
      <w:bookmarkEnd w:id="3239"/>
      <w:bookmarkEnd w:id="3240"/>
      <w:bookmarkEnd w:id="3241"/>
      <w:bookmarkEnd w:id="3242"/>
      <w:bookmarkEnd w:id="3243"/>
    </w:p>
    <w:p w14:paraId="65B374FE" w14:textId="77777777" w:rsidR="004C02EF" w:rsidRDefault="004C02EF" w:rsidP="004C02EF">
      <w:r>
        <w:t>The production EqualityExpression</w:t>
      </w:r>
      <w:r>
        <w:rPr>
          <w:b/>
        </w:rPr>
        <w:t xml:space="preserve"> :</w:t>
      </w:r>
      <w:r>
        <w:t xml:space="preserve"> </w:t>
      </w:r>
      <w:r w:rsidRPr="0036067C">
        <w:rPr>
          <w:rStyle w:val="bnf"/>
        </w:rPr>
        <w:t>EqualityExpression</w:t>
      </w:r>
      <w:r>
        <w:t xml:space="preserve"> </w:t>
      </w:r>
      <w:r>
        <w:rPr>
          <w:rFonts w:ascii="Courier New" w:hAnsi="Courier New"/>
          <w:b/>
        </w:rPr>
        <w:t>===</w:t>
      </w:r>
      <w:r>
        <w:t xml:space="preserve"> </w:t>
      </w:r>
      <w:r w:rsidRPr="0036067C">
        <w:rPr>
          <w:rStyle w:val="bnf"/>
        </w:rPr>
        <w:t>RelationalExpression</w:t>
      </w:r>
      <w:r>
        <w:t xml:space="preserve"> is evaluated as follows:</w:t>
      </w:r>
    </w:p>
    <w:p w14:paraId="309C215F" w14:textId="77777777" w:rsidR="004C02EF" w:rsidRPr="008D4496" w:rsidRDefault="004C02EF" w:rsidP="004C02EF">
      <w:pPr>
        <w:pStyle w:val="Alg3"/>
        <w:numPr>
          <w:ilvl w:val="0"/>
          <w:numId w:val="98"/>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70B8FEF8" w14:textId="77777777" w:rsidR="004C02EF" w:rsidRPr="008D4496" w:rsidRDefault="004C02EF" w:rsidP="004C02EF">
      <w:pPr>
        <w:pStyle w:val="Alg3"/>
        <w:numPr>
          <w:ilvl w:val="0"/>
          <w:numId w:val="98"/>
        </w:numPr>
      </w:pPr>
      <w:r w:rsidRPr="008D4496">
        <w:t xml:space="preserve">Let </w:t>
      </w:r>
      <w:r w:rsidRPr="008D4496">
        <w:rPr>
          <w:i/>
        </w:rPr>
        <w:t>lval</w:t>
      </w:r>
      <w:r w:rsidRPr="008D4496">
        <w:t xml:space="preserve"> be GetValue(</w:t>
      </w:r>
      <w:r w:rsidRPr="008D4496">
        <w:rPr>
          <w:i/>
        </w:rPr>
        <w:t>lref</w:t>
      </w:r>
      <w:r w:rsidRPr="008D4496">
        <w:t>).</w:t>
      </w:r>
    </w:p>
    <w:p w14:paraId="041A588C" w14:textId="77777777" w:rsidR="004C02EF" w:rsidRPr="008D4496" w:rsidRDefault="004C02EF" w:rsidP="004C02EF">
      <w:pPr>
        <w:pStyle w:val="Alg3"/>
        <w:numPr>
          <w:ilvl w:val="0"/>
          <w:numId w:val="98"/>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01C3AE6E" w14:textId="77777777" w:rsidR="004C02EF" w:rsidRPr="008D4496" w:rsidRDefault="004C02EF" w:rsidP="004C02EF">
      <w:pPr>
        <w:pStyle w:val="Alg3"/>
        <w:numPr>
          <w:ilvl w:val="0"/>
          <w:numId w:val="98"/>
        </w:numPr>
      </w:pPr>
      <w:r w:rsidRPr="008D4496">
        <w:t xml:space="preserve">Let </w:t>
      </w:r>
      <w:r w:rsidRPr="008D4496">
        <w:rPr>
          <w:i/>
        </w:rPr>
        <w:t>rval</w:t>
      </w:r>
      <w:r w:rsidRPr="008D4496">
        <w:t xml:space="preserve"> be GetValue(</w:t>
      </w:r>
      <w:r w:rsidRPr="008D4496">
        <w:rPr>
          <w:i/>
        </w:rPr>
        <w:t>rref</w:t>
      </w:r>
      <w:r w:rsidRPr="008D4496">
        <w:t>).</w:t>
      </w:r>
    </w:p>
    <w:p w14:paraId="4B0774F2" w14:textId="77777777" w:rsidR="004C02EF" w:rsidRPr="008D4496" w:rsidRDefault="004C02EF" w:rsidP="004C02EF">
      <w:pPr>
        <w:pStyle w:val="Alg3"/>
        <w:numPr>
          <w:ilvl w:val="0"/>
          <w:numId w:val="98"/>
        </w:numPr>
        <w:spacing w:after="220"/>
      </w:pPr>
      <w:r w:rsidRPr="008D4496">
        <w:t xml:space="preserve">Return the result of performing the strict equality comparison </w:t>
      </w:r>
      <w:r w:rsidRPr="008D4496">
        <w:rPr>
          <w:i/>
        </w:rPr>
        <w:t>rval</w:t>
      </w:r>
      <w:r w:rsidRPr="008D4496">
        <w:t xml:space="preserve"> === </w:t>
      </w:r>
      <w:r w:rsidRPr="008D4496">
        <w:rPr>
          <w:i/>
        </w:rPr>
        <w:t>lval</w:t>
      </w:r>
      <w:r w:rsidRPr="008D4496">
        <w:t>. (See 11.9.6)</w:t>
      </w:r>
    </w:p>
    <w:p w14:paraId="781E5097" w14:textId="77777777" w:rsidR="004C02EF" w:rsidRDefault="004C02EF" w:rsidP="003A4B22">
      <w:pPr>
        <w:pStyle w:val="30"/>
        <w:numPr>
          <w:ilvl w:val="0"/>
          <w:numId w:val="0"/>
        </w:numPr>
      </w:pPr>
      <w:bookmarkStart w:id="3244" w:name="_Toc417706205"/>
      <w:bookmarkStart w:id="3245" w:name="_Toc472818865"/>
      <w:bookmarkStart w:id="3246" w:name="_Toc235503439"/>
      <w:bookmarkStart w:id="3247" w:name="_Toc241509214"/>
      <w:bookmarkStart w:id="3248" w:name="_Toc244416701"/>
      <w:bookmarkStart w:id="3249" w:name="_Toc276631065"/>
      <w:bookmarkStart w:id="3250" w:name="_Toc178387076"/>
      <w:r>
        <w:t>11.9.5</w:t>
      </w:r>
      <w:r>
        <w:tab/>
        <w:t xml:space="preserve">The Strict Does-not-equal Operator ( </w:t>
      </w:r>
      <w:r>
        <w:rPr>
          <w:rFonts w:ascii="Courier New" w:hAnsi="Courier New"/>
        </w:rPr>
        <w:t>!==</w:t>
      </w:r>
      <w:r>
        <w:t xml:space="preserve"> )</w:t>
      </w:r>
      <w:bookmarkEnd w:id="3244"/>
      <w:bookmarkEnd w:id="3245"/>
      <w:bookmarkEnd w:id="3246"/>
      <w:bookmarkEnd w:id="3247"/>
      <w:bookmarkEnd w:id="3248"/>
      <w:bookmarkEnd w:id="3249"/>
      <w:bookmarkEnd w:id="3250"/>
    </w:p>
    <w:p w14:paraId="3E06982F" w14:textId="77777777" w:rsidR="004C02EF" w:rsidRDefault="004C02EF" w:rsidP="004C02EF">
      <w:r>
        <w:t xml:space="preserve">The production EqualityExpression </w:t>
      </w:r>
      <w:r>
        <w:rPr>
          <w:b/>
        </w:rPr>
        <w:t>:</w:t>
      </w:r>
      <w:r>
        <w:t xml:space="preserve"> </w:t>
      </w:r>
      <w:r w:rsidRPr="0036067C">
        <w:rPr>
          <w:rStyle w:val="bnf"/>
        </w:rPr>
        <w:t>EqualityExpression</w:t>
      </w:r>
      <w:r>
        <w:t xml:space="preserve"> </w:t>
      </w:r>
      <w:r>
        <w:rPr>
          <w:rFonts w:ascii="Courier New" w:hAnsi="Courier New"/>
          <w:b/>
        </w:rPr>
        <w:t>!==</w:t>
      </w:r>
      <w:r>
        <w:t xml:space="preserve"> </w:t>
      </w:r>
      <w:r w:rsidRPr="0036067C">
        <w:rPr>
          <w:rStyle w:val="bnf"/>
        </w:rPr>
        <w:t>RelationalExpression</w:t>
      </w:r>
      <w:r>
        <w:t xml:space="preserve"> is evaluated as follows:</w:t>
      </w:r>
    </w:p>
    <w:p w14:paraId="1E090922" w14:textId="77777777" w:rsidR="004C02EF" w:rsidRPr="008D4496" w:rsidRDefault="004C02EF" w:rsidP="004C02EF">
      <w:pPr>
        <w:pStyle w:val="Alg3"/>
        <w:numPr>
          <w:ilvl w:val="0"/>
          <w:numId w:val="100"/>
        </w:numPr>
      </w:pPr>
      <w:r w:rsidRPr="008D4496">
        <w:t xml:space="preserve">Let </w:t>
      </w:r>
      <w:r w:rsidRPr="008D4496">
        <w:rPr>
          <w:i/>
        </w:rPr>
        <w:t>lref</w:t>
      </w:r>
      <w:r w:rsidRPr="008D4496">
        <w:t xml:space="preserve"> be the result of evaluating </w:t>
      </w:r>
      <w:r w:rsidRPr="008D4496">
        <w:rPr>
          <w:i/>
        </w:rPr>
        <w:t>EqualityExpression</w:t>
      </w:r>
      <w:r w:rsidRPr="008D4496">
        <w:t>.</w:t>
      </w:r>
    </w:p>
    <w:p w14:paraId="5BB030D2" w14:textId="77777777" w:rsidR="004C02EF" w:rsidRPr="008D4496" w:rsidRDefault="004C02EF" w:rsidP="004C02EF">
      <w:pPr>
        <w:pStyle w:val="Alg3"/>
        <w:numPr>
          <w:ilvl w:val="0"/>
          <w:numId w:val="100"/>
        </w:numPr>
      </w:pPr>
      <w:r w:rsidRPr="008D4496">
        <w:t xml:space="preserve">Let </w:t>
      </w:r>
      <w:r w:rsidRPr="008D4496">
        <w:rPr>
          <w:i/>
        </w:rPr>
        <w:t>lval</w:t>
      </w:r>
      <w:r w:rsidRPr="008D4496">
        <w:t xml:space="preserve"> be GetValue(</w:t>
      </w:r>
      <w:r w:rsidRPr="008D4496">
        <w:rPr>
          <w:i/>
        </w:rPr>
        <w:t>lref</w:t>
      </w:r>
      <w:r w:rsidRPr="008D4496">
        <w:t>).</w:t>
      </w:r>
    </w:p>
    <w:p w14:paraId="114DCF78" w14:textId="77777777" w:rsidR="004C02EF" w:rsidRPr="008D4496" w:rsidRDefault="004C02EF" w:rsidP="004C02EF">
      <w:pPr>
        <w:pStyle w:val="Alg3"/>
        <w:numPr>
          <w:ilvl w:val="0"/>
          <w:numId w:val="100"/>
        </w:numPr>
      </w:pPr>
      <w:r w:rsidRPr="008D4496">
        <w:t xml:space="preserve">Let </w:t>
      </w:r>
      <w:r w:rsidRPr="008D4496">
        <w:rPr>
          <w:i/>
        </w:rPr>
        <w:t>rref</w:t>
      </w:r>
      <w:r w:rsidRPr="008D4496">
        <w:t xml:space="preserve"> be the result of evaluating </w:t>
      </w:r>
      <w:r w:rsidRPr="008D4496">
        <w:rPr>
          <w:i/>
        </w:rPr>
        <w:t>RelationalExpression</w:t>
      </w:r>
      <w:r w:rsidRPr="008D4496">
        <w:t>.</w:t>
      </w:r>
    </w:p>
    <w:p w14:paraId="711CE6A3" w14:textId="77777777" w:rsidR="004C02EF" w:rsidRPr="008D4496" w:rsidRDefault="004C02EF" w:rsidP="004C02EF">
      <w:pPr>
        <w:pStyle w:val="Alg3"/>
        <w:numPr>
          <w:ilvl w:val="0"/>
          <w:numId w:val="100"/>
        </w:numPr>
      </w:pPr>
      <w:r w:rsidRPr="008D4496">
        <w:t xml:space="preserve">Let </w:t>
      </w:r>
      <w:r w:rsidRPr="008D4496">
        <w:rPr>
          <w:i/>
        </w:rPr>
        <w:t>rval</w:t>
      </w:r>
      <w:r w:rsidRPr="008D4496">
        <w:t xml:space="preserve"> be GetValue(</w:t>
      </w:r>
      <w:r w:rsidRPr="008D4496">
        <w:rPr>
          <w:i/>
        </w:rPr>
        <w:t>rref</w:t>
      </w:r>
      <w:r w:rsidRPr="008D4496">
        <w:t>).</w:t>
      </w:r>
    </w:p>
    <w:p w14:paraId="7CC8F652" w14:textId="77777777" w:rsidR="004C02EF" w:rsidRPr="008D4496" w:rsidRDefault="004C02EF" w:rsidP="004C02EF">
      <w:pPr>
        <w:pStyle w:val="Alg3"/>
        <w:numPr>
          <w:ilvl w:val="0"/>
          <w:numId w:val="100"/>
        </w:numPr>
      </w:pPr>
      <w:r w:rsidRPr="008D4496">
        <w:t xml:space="preserve">Let </w:t>
      </w:r>
      <w:r w:rsidRPr="008D4496">
        <w:rPr>
          <w:i/>
        </w:rPr>
        <w:t>r</w:t>
      </w:r>
      <w:r w:rsidRPr="008D4496">
        <w:t xml:space="preserve"> be the result of performing strict equality comparison </w:t>
      </w:r>
      <w:r w:rsidRPr="008D4496">
        <w:rPr>
          <w:i/>
        </w:rPr>
        <w:t>rval</w:t>
      </w:r>
      <w:r w:rsidRPr="008D4496">
        <w:t xml:space="preserve"> === </w:t>
      </w:r>
      <w:r w:rsidRPr="008D4496">
        <w:rPr>
          <w:i/>
        </w:rPr>
        <w:t>lval</w:t>
      </w:r>
      <w:r w:rsidRPr="008D4496">
        <w:t>. (See 11.9.6)</w:t>
      </w:r>
    </w:p>
    <w:p w14:paraId="449E9269" w14:textId="77777777" w:rsidR="004C02EF" w:rsidRPr="008D4496" w:rsidRDefault="004C02EF" w:rsidP="004C02EF">
      <w:pPr>
        <w:pStyle w:val="Alg3"/>
        <w:numPr>
          <w:ilvl w:val="0"/>
          <w:numId w:val="100"/>
        </w:numPr>
        <w:spacing w:after="220"/>
      </w:pPr>
      <w:r w:rsidRPr="008D4496">
        <w:t xml:space="preserve">If </w:t>
      </w:r>
      <w:r w:rsidRPr="008D4496">
        <w:rPr>
          <w:i/>
        </w:rPr>
        <w:t>r</w:t>
      </w:r>
      <w:r w:rsidRPr="008D4496">
        <w:t xml:space="preserve"> is </w:t>
      </w:r>
      <w:r w:rsidRPr="008D4496">
        <w:rPr>
          <w:b/>
        </w:rPr>
        <w:t>true</w:t>
      </w:r>
      <w:r w:rsidRPr="008D4496">
        <w:t xml:space="preserve">, return </w:t>
      </w:r>
      <w:r w:rsidRPr="008D4496">
        <w:rPr>
          <w:b/>
        </w:rPr>
        <w:t>false</w:t>
      </w:r>
      <w:r w:rsidRPr="008D4496">
        <w:t xml:space="preserve">. Otherwise, return </w:t>
      </w:r>
      <w:r w:rsidRPr="008D4496">
        <w:rPr>
          <w:b/>
        </w:rPr>
        <w:t>true</w:t>
      </w:r>
      <w:r w:rsidRPr="008D4496">
        <w:t>.</w:t>
      </w:r>
    </w:p>
    <w:p w14:paraId="1263B245" w14:textId="77777777" w:rsidR="004C02EF" w:rsidRDefault="004C02EF" w:rsidP="003A4B22">
      <w:pPr>
        <w:pStyle w:val="30"/>
        <w:numPr>
          <w:ilvl w:val="0"/>
          <w:numId w:val="0"/>
        </w:numPr>
      </w:pPr>
      <w:bookmarkStart w:id="3251" w:name="_Toc417706206"/>
      <w:bookmarkStart w:id="3252" w:name="_Ref440445132"/>
      <w:bookmarkStart w:id="3253" w:name="_Toc472818866"/>
      <w:bookmarkStart w:id="3254" w:name="_Toc235503440"/>
      <w:bookmarkStart w:id="3255" w:name="_Toc241509215"/>
      <w:bookmarkStart w:id="3256" w:name="_Toc244416702"/>
      <w:bookmarkStart w:id="3257" w:name="_Toc276631066"/>
      <w:bookmarkStart w:id="3258" w:name="_Toc178387077"/>
      <w:r>
        <w:t>11.9.6</w:t>
      </w:r>
      <w:r>
        <w:tab/>
        <w:t>The Strict Equality Comparison Algorithm</w:t>
      </w:r>
      <w:bookmarkEnd w:id="3251"/>
      <w:bookmarkEnd w:id="3252"/>
      <w:bookmarkEnd w:id="3253"/>
      <w:bookmarkEnd w:id="3254"/>
      <w:bookmarkEnd w:id="3255"/>
      <w:bookmarkEnd w:id="3256"/>
      <w:bookmarkEnd w:id="3257"/>
      <w:bookmarkEnd w:id="3258"/>
    </w:p>
    <w:p w14:paraId="15BAB8AB" w14:textId="77777777" w:rsidR="004C02EF" w:rsidRDefault="004C02EF" w:rsidP="004C02EF">
      <w:r>
        <w:t xml:space="preserve">The comparison </w:t>
      </w:r>
      <w:r w:rsidRPr="00E32218">
        <w:rPr>
          <w:rFonts w:ascii="Times New Roman" w:hAnsi="Times New Roman"/>
          <w:i/>
        </w:rPr>
        <w:t>x</w:t>
      </w:r>
      <w:r>
        <w:t xml:space="preserve"> === </w:t>
      </w:r>
      <w:r w:rsidRPr="00E32218">
        <w:rPr>
          <w:rFonts w:ascii="Times New Roman" w:hAnsi="Times New Roman"/>
          <w:i/>
        </w:rPr>
        <w:t>y</w:t>
      </w:r>
      <w:r>
        <w:t xml:space="preserve">, where </w:t>
      </w:r>
      <w:r w:rsidRPr="00E32218">
        <w:rPr>
          <w:rFonts w:ascii="Times New Roman" w:hAnsi="Times New Roman"/>
          <w:i/>
        </w:rPr>
        <w:t>x</w:t>
      </w:r>
      <w:r>
        <w:t xml:space="preserve"> and </w:t>
      </w:r>
      <w:r w:rsidRPr="00E32218">
        <w:rPr>
          <w:rFonts w:ascii="Times New Roman" w:hAnsi="Times New Roman"/>
          <w:i/>
        </w:rPr>
        <w:t>y</w:t>
      </w:r>
      <w:r>
        <w:t xml:space="preserve"> are values, produces </w:t>
      </w:r>
      <w:r>
        <w:rPr>
          <w:b/>
        </w:rPr>
        <w:t>true</w:t>
      </w:r>
      <w:r>
        <w:t xml:space="preserve"> or </w:t>
      </w:r>
      <w:r>
        <w:rPr>
          <w:b/>
        </w:rPr>
        <w:t>false</w:t>
      </w:r>
      <w:r>
        <w:t>. Such a comparison is performed as follows:</w:t>
      </w:r>
    </w:p>
    <w:p w14:paraId="374B230E" w14:textId="77777777" w:rsidR="004C02EF" w:rsidRPr="008D4496" w:rsidRDefault="004C02EF" w:rsidP="004C02EF">
      <w:pPr>
        <w:pStyle w:val="Alg4"/>
        <w:numPr>
          <w:ilvl w:val="0"/>
          <w:numId w:val="99"/>
        </w:numPr>
      </w:pPr>
      <w:r w:rsidRPr="008D4496">
        <w:t>If Type(</w:t>
      </w:r>
      <w:r w:rsidRPr="008D4496">
        <w:rPr>
          <w:i/>
        </w:rPr>
        <w:t>x</w:t>
      </w:r>
      <w:r w:rsidRPr="008D4496">
        <w:t>) is different from Type(</w:t>
      </w:r>
      <w:r w:rsidRPr="008D4496">
        <w:rPr>
          <w:i/>
        </w:rPr>
        <w:t>y</w:t>
      </w:r>
      <w:r w:rsidRPr="008D4496">
        <w:t xml:space="preserve">), return </w:t>
      </w:r>
      <w:r w:rsidRPr="008D4496">
        <w:rPr>
          <w:b/>
        </w:rPr>
        <w:t>false</w:t>
      </w:r>
      <w:r w:rsidRPr="008D4496">
        <w:t>.</w:t>
      </w:r>
    </w:p>
    <w:p w14:paraId="588CACFF" w14:textId="77777777" w:rsidR="004C02EF" w:rsidRPr="008D4496" w:rsidRDefault="004C02EF" w:rsidP="004C02EF">
      <w:pPr>
        <w:pStyle w:val="Alg4"/>
        <w:numPr>
          <w:ilvl w:val="0"/>
          <w:numId w:val="99"/>
        </w:numPr>
      </w:pPr>
      <w:r w:rsidRPr="008D4496">
        <w:t>If Type(</w:t>
      </w:r>
      <w:r w:rsidRPr="008D4496">
        <w:rPr>
          <w:i/>
        </w:rPr>
        <w:t>x</w:t>
      </w:r>
      <w:r w:rsidRPr="008D4496">
        <w:t xml:space="preserve">) is Undefined, return </w:t>
      </w:r>
      <w:r w:rsidRPr="008D4496">
        <w:rPr>
          <w:b/>
        </w:rPr>
        <w:t>true</w:t>
      </w:r>
      <w:r w:rsidRPr="008D4496">
        <w:t>.</w:t>
      </w:r>
    </w:p>
    <w:p w14:paraId="27D59578" w14:textId="77777777" w:rsidR="004C02EF" w:rsidRPr="008D4496" w:rsidRDefault="004C02EF" w:rsidP="004C02EF">
      <w:pPr>
        <w:pStyle w:val="Alg4"/>
        <w:numPr>
          <w:ilvl w:val="0"/>
          <w:numId w:val="99"/>
        </w:numPr>
      </w:pPr>
      <w:r w:rsidRPr="008D4496">
        <w:t>If Type(</w:t>
      </w:r>
      <w:r w:rsidRPr="008D4496">
        <w:rPr>
          <w:i/>
        </w:rPr>
        <w:t>x</w:t>
      </w:r>
      <w:r w:rsidRPr="008D4496">
        <w:t xml:space="preserve">) is Null, return </w:t>
      </w:r>
      <w:r w:rsidRPr="008D4496">
        <w:rPr>
          <w:b/>
        </w:rPr>
        <w:t>true</w:t>
      </w:r>
      <w:r w:rsidRPr="008D4496">
        <w:t>.</w:t>
      </w:r>
    </w:p>
    <w:p w14:paraId="47D3E679" w14:textId="77777777" w:rsidR="004C02EF" w:rsidRPr="008D4496" w:rsidRDefault="004C02EF" w:rsidP="004C02EF">
      <w:pPr>
        <w:pStyle w:val="Alg4"/>
        <w:numPr>
          <w:ilvl w:val="0"/>
          <w:numId w:val="99"/>
        </w:numPr>
      </w:pPr>
      <w:r w:rsidRPr="008D4496">
        <w:t>If Type(</w:t>
      </w:r>
      <w:r w:rsidRPr="008D4496">
        <w:rPr>
          <w:i/>
        </w:rPr>
        <w:t>x</w:t>
      </w:r>
      <w:r w:rsidRPr="008D4496">
        <w:t>) is Number, then</w:t>
      </w:r>
    </w:p>
    <w:p w14:paraId="273D8D8B"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w:t>
      </w:r>
      <w:r w:rsidRPr="008D4496">
        <w:rPr>
          <w:b/>
        </w:rPr>
        <w:t>NaN</w:t>
      </w:r>
      <w:r w:rsidRPr="008D4496">
        <w:t xml:space="preserve">, return </w:t>
      </w:r>
      <w:r w:rsidRPr="008D4496">
        <w:rPr>
          <w:b/>
        </w:rPr>
        <w:t>false</w:t>
      </w:r>
      <w:r w:rsidRPr="008D4496">
        <w:t>.</w:t>
      </w:r>
    </w:p>
    <w:p w14:paraId="7F6BE250" w14:textId="77777777" w:rsidR="004C02EF" w:rsidRPr="008D4496" w:rsidRDefault="004C02EF" w:rsidP="004C02EF">
      <w:pPr>
        <w:pStyle w:val="Alg4"/>
        <w:numPr>
          <w:ilvl w:val="1"/>
          <w:numId w:val="99"/>
        </w:numPr>
      </w:pPr>
      <w:r w:rsidRPr="008D4496">
        <w:t xml:space="preserve">If </w:t>
      </w:r>
      <w:r w:rsidRPr="008D4496">
        <w:rPr>
          <w:i/>
        </w:rPr>
        <w:t>y</w:t>
      </w:r>
      <w:r w:rsidRPr="008D4496">
        <w:t xml:space="preserve"> is </w:t>
      </w:r>
      <w:r w:rsidRPr="008D4496">
        <w:rPr>
          <w:b/>
        </w:rPr>
        <w:t>NaN</w:t>
      </w:r>
      <w:r w:rsidRPr="008D4496">
        <w:t xml:space="preserve">, return </w:t>
      </w:r>
      <w:r w:rsidRPr="008D4496">
        <w:rPr>
          <w:b/>
        </w:rPr>
        <w:t>false</w:t>
      </w:r>
      <w:r w:rsidRPr="008D4496">
        <w:t>.</w:t>
      </w:r>
    </w:p>
    <w:p w14:paraId="68D60894"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the same </w:t>
      </w:r>
      <w:r>
        <w:t>Number</w:t>
      </w:r>
      <w:r w:rsidRPr="008D4496">
        <w:t xml:space="preserve"> value as </w:t>
      </w:r>
      <w:r w:rsidRPr="008D4496">
        <w:rPr>
          <w:i/>
        </w:rPr>
        <w:t>y</w:t>
      </w:r>
      <w:r w:rsidRPr="008D4496">
        <w:t xml:space="preserve">, return </w:t>
      </w:r>
      <w:r w:rsidRPr="008D4496">
        <w:rPr>
          <w:b/>
        </w:rPr>
        <w:t>true</w:t>
      </w:r>
      <w:r w:rsidRPr="008D4496">
        <w:t>.</w:t>
      </w:r>
    </w:p>
    <w:p w14:paraId="7613F6CB"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w:t>
      </w:r>
      <w:r w:rsidRPr="008D4496">
        <w:rPr>
          <w:b/>
        </w:rPr>
        <w:t>+0</w:t>
      </w:r>
      <w:r w:rsidRPr="008D4496">
        <w:t xml:space="preserve"> and </w:t>
      </w:r>
      <w:r w:rsidRPr="008D4496">
        <w:rPr>
          <w:i/>
        </w:rPr>
        <w:t>y</w:t>
      </w:r>
      <w:r w:rsidRPr="008D4496">
        <w:t xml:space="preserve"> is </w:t>
      </w:r>
      <w:r w:rsidRPr="008D4496">
        <w:rPr>
          <w:b/>
        </w:rPr>
        <w:sym w:font="Symbol" w:char="F02D"/>
      </w:r>
      <w:r w:rsidRPr="008D4496">
        <w:rPr>
          <w:b/>
        </w:rPr>
        <w:t>0</w:t>
      </w:r>
      <w:r w:rsidRPr="008D4496">
        <w:t xml:space="preserve">, return </w:t>
      </w:r>
      <w:r w:rsidRPr="008D4496">
        <w:rPr>
          <w:b/>
        </w:rPr>
        <w:t>true</w:t>
      </w:r>
      <w:r w:rsidRPr="008D4496">
        <w:t>.</w:t>
      </w:r>
    </w:p>
    <w:p w14:paraId="76EFD290" w14:textId="77777777" w:rsidR="004C02EF" w:rsidRPr="008D4496" w:rsidRDefault="004C02EF" w:rsidP="004C02EF">
      <w:pPr>
        <w:pStyle w:val="Alg4"/>
        <w:numPr>
          <w:ilvl w:val="1"/>
          <w:numId w:val="99"/>
        </w:numPr>
      </w:pPr>
      <w:r w:rsidRPr="008D4496">
        <w:t xml:space="preserve">If </w:t>
      </w:r>
      <w:r w:rsidRPr="008D4496">
        <w:rPr>
          <w:i/>
        </w:rPr>
        <w:t>x</w:t>
      </w:r>
      <w:r w:rsidRPr="008D4496">
        <w:t xml:space="preserve"> is </w:t>
      </w:r>
      <w:r w:rsidRPr="008D4496">
        <w:rPr>
          <w:b/>
        </w:rPr>
        <w:sym w:font="Symbol" w:char="F02D"/>
      </w:r>
      <w:r w:rsidRPr="008D4496">
        <w:rPr>
          <w:b/>
        </w:rPr>
        <w:t>0</w:t>
      </w:r>
      <w:r w:rsidRPr="008D4496">
        <w:t xml:space="preserve"> and </w:t>
      </w:r>
      <w:r w:rsidRPr="008D4496">
        <w:rPr>
          <w:i/>
        </w:rPr>
        <w:t>y</w:t>
      </w:r>
      <w:r w:rsidRPr="008D4496">
        <w:t xml:space="preserve"> is </w:t>
      </w:r>
      <w:r w:rsidRPr="008D4496">
        <w:rPr>
          <w:b/>
        </w:rPr>
        <w:t>+0</w:t>
      </w:r>
      <w:r w:rsidRPr="008D4496">
        <w:t xml:space="preserve">, return </w:t>
      </w:r>
      <w:r w:rsidRPr="008D4496">
        <w:rPr>
          <w:b/>
        </w:rPr>
        <w:t>true</w:t>
      </w:r>
      <w:r w:rsidRPr="008D4496">
        <w:t>.</w:t>
      </w:r>
    </w:p>
    <w:p w14:paraId="696DD239" w14:textId="77777777" w:rsidR="004C02EF" w:rsidRPr="008D4496" w:rsidRDefault="004C02EF" w:rsidP="004C02EF">
      <w:pPr>
        <w:pStyle w:val="Alg4"/>
        <w:numPr>
          <w:ilvl w:val="1"/>
          <w:numId w:val="99"/>
        </w:numPr>
      </w:pPr>
      <w:r w:rsidRPr="008D4496">
        <w:t xml:space="preserve">Return </w:t>
      </w:r>
      <w:r w:rsidRPr="008D4496">
        <w:rPr>
          <w:b/>
        </w:rPr>
        <w:t>false</w:t>
      </w:r>
      <w:r w:rsidRPr="008D4496">
        <w:t>.</w:t>
      </w:r>
    </w:p>
    <w:p w14:paraId="3526D4E9" w14:textId="77777777" w:rsidR="004C02EF" w:rsidRPr="008D4496" w:rsidRDefault="004C02EF" w:rsidP="004C02EF">
      <w:pPr>
        <w:pStyle w:val="Alg4"/>
        <w:numPr>
          <w:ilvl w:val="0"/>
          <w:numId w:val="99"/>
        </w:numPr>
      </w:pPr>
      <w:r w:rsidRPr="008D4496">
        <w:t>If Type(</w:t>
      </w:r>
      <w:r w:rsidRPr="008D4496">
        <w:rPr>
          <w:i/>
        </w:rPr>
        <w:t>x</w:t>
      </w:r>
      <w:r w:rsidRPr="008D4496">
        <w:t xml:space="preserve">) is String, then 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are exactly the same sequence of characters (same length and same characters in corresponding positions); otherwise, return </w:t>
      </w:r>
      <w:r w:rsidRPr="008D4496">
        <w:rPr>
          <w:b/>
        </w:rPr>
        <w:t>false</w:t>
      </w:r>
      <w:r w:rsidRPr="008D4496">
        <w:t>.</w:t>
      </w:r>
    </w:p>
    <w:p w14:paraId="2DC2C051" w14:textId="77777777" w:rsidR="004C02EF" w:rsidRPr="008D4496" w:rsidRDefault="004C02EF" w:rsidP="004C02EF">
      <w:pPr>
        <w:pStyle w:val="Alg4"/>
        <w:numPr>
          <w:ilvl w:val="0"/>
          <w:numId w:val="99"/>
        </w:numPr>
      </w:pPr>
      <w:r w:rsidRPr="008D4496">
        <w:t>If Type(</w:t>
      </w:r>
      <w:r w:rsidRPr="008D4496">
        <w:rPr>
          <w:i/>
        </w:rPr>
        <w:t>x</w:t>
      </w:r>
      <w:r w:rsidRPr="008D4496">
        <w:t xml:space="preserve">) is Boolean, 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are both </w:t>
      </w:r>
      <w:r w:rsidRPr="008D4496">
        <w:rPr>
          <w:b/>
        </w:rPr>
        <w:t>true</w:t>
      </w:r>
      <w:r w:rsidRPr="008D4496">
        <w:t xml:space="preserve"> or both </w:t>
      </w:r>
      <w:r w:rsidRPr="008D4496">
        <w:rPr>
          <w:b/>
        </w:rPr>
        <w:t>false</w:t>
      </w:r>
      <w:r w:rsidRPr="008D4496">
        <w:t xml:space="preserve">; otherwise, return </w:t>
      </w:r>
      <w:r w:rsidRPr="008D4496">
        <w:rPr>
          <w:b/>
        </w:rPr>
        <w:t>false</w:t>
      </w:r>
      <w:r w:rsidRPr="008D4496">
        <w:t>.</w:t>
      </w:r>
    </w:p>
    <w:p w14:paraId="2358BCD1" w14:textId="77777777" w:rsidR="004C02EF" w:rsidRPr="008D4496" w:rsidRDefault="004C02EF" w:rsidP="004C02EF">
      <w:pPr>
        <w:pStyle w:val="Alg4"/>
        <w:numPr>
          <w:ilvl w:val="0"/>
          <w:numId w:val="99"/>
        </w:numPr>
        <w:spacing w:after="120"/>
      </w:pPr>
      <w:r w:rsidRPr="008D4496">
        <w:t xml:space="preserve">Return </w:t>
      </w:r>
      <w:r w:rsidRPr="008D4496">
        <w:rPr>
          <w:b/>
        </w:rPr>
        <w:t>true</w:t>
      </w:r>
      <w:r w:rsidRPr="008D4496">
        <w:t xml:space="preserve"> if </w:t>
      </w:r>
      <w:r w:rsidRPr="008D4496">
        <w:rPr>
          <w:i/>
        </w:rPr>
        <w:t>x</w:t>
      </w:r>
      <w:r w:rsidRPr="008D4496">
        <w:t xml:space="preserve"> and </w:t>
      </w:r>
      <w:r w:rsidRPr="008D4496">
        <w:rPr>
          <w:i/>
        </w:rPr>
        <w:t>y</w:t>
      </w:r>
      <w:r w:rsidRPr="008D4496">
        <w:t xml:space="preserve"> refer to the same object. Otherwise, return </w:t>
      </w:r>
      <w:r w:rsidRPr="008D4496">
        <w:rPr>
          <w:b/>
        </w:rPr>
        <w:t>false</w:t>
      </w:r>
      <w:r w:rsidRPr="008D4496">
        <w:t>.</w:t>
      </w:r>
    </w:p>
    <w:p w14:paraId="1E506C27" w14:textId="77777777" w:rsidR="004C02EF" w:rsidRPr="00CC6A7D" w:rsidRDefault="004C02EF" w:rsidP="004C02EF">
      <w:pPr>
        <w:pStyle w:val="Note"/>
      </w:pPr>
      <w:r w:rsidRPr="0036067C">
        <w:t>NOTE</w:t>
      </w:r>
      <w:r w:rsidRPr="0036067C">
        <w:tab/>
        <w:t>This algorithm differs from the SameValue Algorithm (9.12) in its treatment of signed zeroes and NaNs.</w:t>
      </w:r>
    </w:p>
    <w:p w14:paraId="0E51DFED" w14:textId="77777777" w:rsidR="004C02EF" w:rsidRDefault="004C02EF" w:rsidP="003A4B22">
      <w:pPr>
        <w:pStyle w:val="20"/>
        <w:numPr>
          <w:ilvl w:val="0"/>
          <w:numId w:val="0"/>
        </w:numPr>
      </w:pPr>
      <w:bookmarkStart w:id="3259" w:name="_Ref440445026"/>
      <w:bookmarkStart w:id="3260" w:name="_Toc472818867"/>
      <w:bookmarkStart w:id="3261" w:name="_Toc235503441"/>
      <w:bookmarkStart w:id="3262" w:name="_Toc241509216"/>
      <w:bookmarkStart w:id="3263" w:name="_Toc244416703"/>
      <w:bookmarkStart w:id="3264" w:name="_Toc276631067"/>
      <w:bookmarkStart w:id="3265" w:name="_Toc178387078"/>
      <w:bookmarkEnd w:id="3225"/>
      <w:bookmarkEnd w:id="3226"/>
      <w:bookmarkEnd w:id="3227"/>
      <w:bookmarkEnd w:id="3228"/>
      <w:bookmarkEnd w:id="3229"/>
      <w:bookmarkEnd w:id="3230"/>
      <w:bookmarkEnd w:id="3231"/>
      <w:bookmarkEnd w:id="3232"/>
      <w:bookmarkEnd w:id="3233"/>
      <w:bookmarkEnd w:id="3236"/>
      <w:bookmarkEnd w:id="3237"/>
      <w:bookmarkEnd w:id="3238"/>
      <w:r>
        <w:t>11.10</w:t>
      </w:r>
      <w:r>
        <w:tab/>
        <w:t>Binary Bitwise Operator</w:t>
      </w:r>
      <w:bookmarkStart w:id="3266" w:name="_Toc382202866"/>
      <w:bookmarkEnd w:id="3266"/>
      <w:r>
        <w:t>s</w:t>
      </w:r>
      <w:bookmarkEnd w:id="3259"/>
      <w:bookmarkEnd w:id="3260"/>
      <w:bookmarkEnd w:id="3261"/>
      <w:bookmarkEnd w:id="3262"/>
      <w:bookmarkEnd w:id="3263"/>
      <w:bookmarkEnd w:id="3264"/>
      <w:bookmarkEnd w:id="3265"/>
    </w:p>
    <w:p w14:paraId="76082CB5" w14:textId="77777777" w:rsidR="004C02EF" w:rsidRDefault="004C02EF" w:rsidP="004C02EF">
      <w:pPr>
        <w:pStyle w:val="Syntax"/>
      </w:pPr>
      <w:r w:rsidRPr="002912E1">
        <w:t>Syntax</w:t>
      </w:r>
    </w:p>
    <w:p w14:paraId="32A82300" w14:textId="77777777" w:rsidR="004C02EF" w:rsidRPr="00E32218" w:rsidRDefault="004C02EF" w:rsidP="004C02EF">
      <w:pPr>
        <w:pStyle w:val="SyntaxRule"/>
      </w:pPr>
      <w:r w:rsidRPr="00ED79C2">
        <w:t>BitwiseANDExpression</w:t>
      </w:r>
      <w:r w:rsidRPr="00E32218">
        <w:t xml:space="preserve"> </w:t>
      </w:r>
      <w:r w:rsidRPr="00D04346">
        <w:rPr>
          <w:rFonts w:ascii="Arial" w:hAnsi="Arial"/>
          <w:b/>
          <w:i w:val="0"/>
        </w:rPr>
        <w:t>:</w:t>
      </w:r>
    </w:p>
    <w:p w14:paraId="77538B97" w14:textId="77777777" w:rsidR="004C02EF" w:rsidRPr="00E32218" w:rsidRDefault="004C02EF" w:rsidP="004C02EF">
      <w:pPr>
        <w:pStyle w:val="SyntaxDefinition"/>
      </w:pPr>
      <w:r w:rsidRPr="00ED79C2">
        <w:t>EqualityExpression</w:t>
      </w:r>
      <w:r w:rsidRPr="00E32218">
        <w:br/>
      </w:r>
      <w:r w:rsidRPr="00ED79C2">
        <w:t>BitwiseANDExpression</w:t>
      </w:r>
      <w:r w:rsidRPr="00E32218">
        <w:t xml:space="preserve"> </w:t>
      </w:r>
      <w:r w:rsidRPr="00C226F6">
        <w:rPr>
          <w:rFonts w:ascii="Courier New" w:hAnsi="Courier New"/>
          <w:b/>
          <w:i w:val="0"/>
        </w:rPr>
        <w:t>&amp;</w:t>
      </w:r>
      <w:r w:rsidRPr="00E32218">
        <w:t xml:space="preserve"> </w:t>
      </w:r>
      <w:r w:rsidRPr="00ED79C2">
        <w:t>EqualityExpression</w:t>
      </w:r>
    </w:p>
    <w:p w14:paraId="5B1F22D4" w14:textId="77777777" w:rsidR="004C02EF" w:rsidRPr="00E32218" w:rsidRDefault="004C02EF" w:rsidP="004C02EF">
      <w:pPr>
        <w:pStyle w:val="SyntaxRule"/>
      </w:pPr>
      <w:r w:rsidRPr="00ED79C2">
        <w:t>BitwiseANDExpressionNoIn</w:t>
      </w:r>
      <w:r w:rsidRPr="00E32218">
        <w:t xml:space="preserve"> </w:t>
      </w:r>
      <w:r w:rsidRPr="00D04346">
        <w:rPr>
          <w:rFonts w:ascii="Arial" w:hAnsi="Arial"/>
          <w:b/>
          <w:i w:val="0"/>
        </w:rPr>
        <w:t>:</w:t>
      </w:r>
    </w:p>
    <w:p w14:paraId="54880C56" w14:textId="77777777" w:rsidR="004C02EF" w:rsidRPr="00E32218" w:rsidRDefault="004C02EF" w:rsidP="004C02EF">
      <w:pPr>
        <w:pStyle w:val="SyntaxDefinition"/>
      </w:pPr>
      <w:r w:rsidRPr="00ED79C2">
        <w:t>EqualityExpressionNoIn</w:t>
      </w:r>
      <w:r w:rsidRPr="00E32218">
        <w:br/>
      </w:r>
      <w:r w:rsidRPr="00ED79C2">
        <w:t>BitwiseANDExpressionNoIn</w:t>
      </w:r>
      <w:r w:rsidRPr="00E32218">
        <w:t xml:space="preserve"> </w:t>
      </w:r>
      <w:r w:rsidRPr="00C226F6">
        <w:rPr>
          <w:rFonts w:ascii="Courier New" w:hAnsi="Courier New"/>
          <w:b/>
          <w:i w:val="0"/>
        </w:rPr>
        <w:t>&amp;</w:t>
      </w:r>
      <w:r w:rsidRPr="00E32218">
        <w:t xml:space="preserve"> </w:t>
      </w:r>
      <w:r w:rsidRPr="00ED79C2">
        <w:t>EqualityExpressionNoIn</w:t>
      </w:r>
    </w:p>
    <w:p w14:paraId="024E199C" w14:textId="77777777" w:rsidR="004C02EF" w:rsidRPr="00E32218" w:rsidRDefault="004C02EF" w:rsidP="004C02EF">
      <w:pPr>
        <w:pStyle w:val="SyntaxRule"/>
      </w:pPr>
      <w:r w:rsidRPr="00ED79C2">
        <w:t>BitwiseXORExpression</w:t>
      </w:r>
      <w:r w:rsidRPr="00E32218">
        <w:t xml:space="preserve"> </w:t>
      </w:r>
      <w:r w:rsidRPr="00D04346">
        <w:rPr>
          <w:rFonts w:ascii="Arial" w:hAnsi="Arial"/>
          <w:b/>
          <w:i w:val="0"/>
        </w:rPr>
        <w:t>:</w:t>
      </w:r>
    </w:p>
    <w:p w14:paraId="09392B66" w14:textId="77777777" w:rsidR="004C02EF" w:rsidRPr="00E32218" w:rsidRDefault="004C02EF" w:rsidP="004C02EF">
      <w:pPr>
        <w:pStyle w:val="SyntaxDefinition"/>
      </w:pPr>
      <w:r w:rsidRPr="00ED79C2">
        <w:t>BitwiseANDExpression</w:t>
      </w:r>
      <w:r w:rsidRPr="00E32218">
        <w:br/>
      </w:r>
      <w:r w:rsidRPr="00ED79C2">
        <w:t>BitwiseXORExpression</w:t>
      </w:r>
      <w:r w:rsidRPr="00E32218">
        <w:t xml:space="preserve"> </w:t>
      </w:r>
      <w:r w:rsidRPr="00C226F6">
        <w:rPr>
          <w:rFonts w:ascii="Courier New" w:hAnsi="Courier New"/>
          <w:b/>
          <w:i w:val="0"/>
        </w:rPr>
        <w:t>^</w:t>
      </w:r>
      <w:r w:rsidRPr="00E32218">
        <w:t xml:space="preserve"> </w:t>
      </w:r>
      <w:r w:rsidRPr="00ED79C2">
        <w:t>BitwiseANDExpression</w:t>
      </w:r>
    </w:p>
    <w:p w14:paraId="7142A499" w14:textId="77777777" w:rsidR="004C02EF" w:rsidRPr="00E32218" w:rsidRDefault="004C02EF" w:rsidP="004C02EF">
      <w:pPr>
        <w:pStyle w:val="SyntaxRule"/>
      </w:pPr>
      <w:r w:rsidRPr="00ED79C2">
        <w:t>BitwiseXORExpressionNoIn</w:t>
      </w:r>
      <w:r w:rsidRPr="00E32218">
        <w:t xml:space="preserve"> </w:t>
      </w:r>
      <w:r w:rsidRPr="00D04346">
        <w:rPr>
          <w:rFonts w:ascii="Arial" w:hAnsi="Arial"/>
          <w:b/>
          <w:i w:val="0"/>
        </w:rPr>
        <w:t>:</w:t>
      </w:r>
    </w:p>
    <w:p w14:paraId="24B1696D" w14:textId="77777777" w:rsidR="004C02EF" w:rsidRPr="00E32218" w:rsidRDefault="004C02EF" w:rsidP="004C02EF">
      <w:pPr>
        <w:pStyle w:val="SyntaxDefinition"/>
      </w:pPr>
      <w:r w:rsidRPr="00ED79C2">
        <w:t>BitwiseANDExpressionNoIn</w:t>
      </w:r>
      <w:r w:rsidRPr="00E32218">
        <w:br/>
      </w:r>
      <w:r w:rsidRPr="00ED79C2">
        <w:t>BitwiseXORExpressionNoIn</w:t>
      </w:r>
      <w:r w:rsidRPr="00E32218">
        <w:t xml:space="preserve"> </w:t>
      </w:r>
      <w:r w:rsidRPr="00C226F6">
        <w:rPr>
          <w:rFonts w:ascii="Courier New" w:hAnsi="Courier New"/>
          <w:b/>
          <w:i w:val="0"/>
        </w:rPr>
        <w:t>^</w:t>
      </w:r>
      <w:r w:rsidRPr="00E32218">
        <w:t xml:space="preserve"> </w:t>
      </w:r>
      <w:r w:rsidRPr="00ED79C2">
        <w:t>BitwiseANDExpressionNoIn</w:t>
      </w:r>
    </w:p>
    <w:p w14:paraId="45263BDC" w14:textId="77777777" w:rsidR="004C02EF" w:rsidRPr="00E32218" w:rsidRDefault="004C02EF" w:rsidP="004C02EF">
      <w:pPr>
        <w:pStyle w:val="SyntaxRule"/>
      </w:pPr>
      <w:r w:rsidRPr="00ED79C2">
        <w:t>BitwiseORExpression</w:t>
      </w:r>
      <w:r w:rsidRPr="00E32218">
        <w:t xml:space="preserve"> </w:t>
      </w:r>
      <w:r w:rsidRPr="00D04346">
        <w:rPr>
          <w:rFonts w:ascii="Arial" w:hAnsi="Arial"/>
          <w:b/>
          <w:i w:val="0"/>
        </w:rPr>
        <w:t>:</w:t>
      </w:r>
    </w:p>
    <w:p w14:paraId="66D348C7" w14:textId="77777777" w:rsidR="004C02EF" w:rsidRPr="00E32218" w:rsidRDefault="004C02EF" w:rsidP="004C02EF">
      <w:pPr>
        <w:pStyle w:val="SyntaxDefinition"/>
      </w:pPr>
      <w:r w:rsidRPr="00ED79C2">
        <w:t>BitwiseXORExpression</w:t>
      </w:r>
      <w:r w:rsidRPr="00E32218">
        <w:br/>
      </w:r>
      <w:r w:rsidRPr="00ED79C2">
        <w:t>BitwiseORExpression</w:t>
      </w:r>
      <w:r w:rsidRPr="00E32218">
        <w:t xml:space="preserve"> </w:t>
      </w:r>
      <w:r w:rsidRPr="00C226F6">
        <w:rPr>
          <w:rFonts w:ascii="Courier New" w:hAnsi="Courier New"/>
          <w:b/>
          <w:i w:val="0"/>
        </w:rPr>
        <w:t>|</w:t>
      </w:r>
      <w:r w:rsidRPr="00E32218">
        <w:t xml:space="preserve"> </w:t>
      </w:r>
      <w:r w:rsidRPr="00ED79C2">
        <w:t>BitwiseXORExpression</w:t>
      </w:r>
    </w:p>
    <w:p w14:paraId="529BDCAC" w14:textId="77777777" w:rsidR="004C02EF" w:rsidRPr="00E32218" w:rsidRDefault="004C02EF" w:rsidP="004C02EF">
      <w:pPr>
        <w:pStyle w:val="SyntaxRule"/>
      </w:pPr>
      <w:r w:rsidRPr="00ED79C2">
        <w:t>BitwiseORExpressionNoIn</w:t>
      </w:r>
      <w:r w:rsidRPr="00E32218">
        <w:t xml:space="preserve"> </w:t>
      </w:r>
      <w:r w:rsidRPr="00D04346">
        <w:rPr>
          <w:rFonts w:ascii="Arial" w:hAnsi="Arial"/>
          <w:b/>
          <w:i w:val="0"/>
        </w:rPr>
        <w:t>:</w:t>
      </w:r>
    </w:p>
    <w:p w14:paraId="406D9F48" w14:textId="77777777" w:rsidR="004C02EF" w:rsidRPr="00E32218" w:rsidRDefault="004C02EF" w:rsidP="004C02EF">
      <w:pPr>
        <w:pStyle w:val="SyntaxDefinition"/>
      </w:pPr>
      <w:r w:rsidRPr="00ED79C2">
        <w:t>BitwiseXORExpressionNoIn</w:t>
      </w:r>
      <w:r w:rsidRPr="00E32218">
        <w:br/>
      </w:r>
      <w:r w:rsidRPr="00ED79C2">
        <w:t>BitwiseORExpressionNoIn</w:t>
      </w:r>
      <w:r w:rsidRPr="00E32218">
        <w:t xml:space="preserve"> </w:t>
      </w:r>
      <w:r w:rsidRPr="00C226F6">
        <w:rPr>
          <w:rFonts w:ascii="Courier New" w:hAnsi="Courier New"/>
          <w:b/>
          <w:i w:val="0"/>
        </w:rPr>
        <w:t>|</w:t>
      </w:r>
      <w:r w:rsidRPr="00E32218">
        <w:t xml:space="preserve"> </w:t>
      </w:r>
      <w:r w:rsidRPr="00ED79C2">
        <w:t>BitwiseXORExpressionNoIn</w:t>
      </w:r>
    </w:p>
    <w:p w14:paraId="48845D1B" w14:textId="77777777" w:rsidR="004C02EF" w:rsidRPr="002912E1" w:rsidRDefault="004C02EF" w:rsidP="004C02EF">
      <w:pPr>
        <w:pStyle w:val="Syntax"/>
      </w:pPr>
      <w:r w:rsidRPr="002912E1">
        <w:t>Semantics</w:t>
      </w:r>
    </w:p>
    <w:p w14:paraId="18F4A762" w14:textId="77777777" w:rsidR="004C02EF" w:rsidRDefault="004C02EF" w:rsidP="004C02EF">
      <w:r>
        <w:t xml:space="preserve">The production </w:t>
      </w:r>
      <w:r w:rsidRPr="00E32218">
        <w:rPr>
          <w:rFonts w:ascii="Times New Roman" w:hAnsi="Times New Roman"/>
          <w:i/>
        </w:rPr>
        <w:t xml:space="preserve">A </w:t>
      </w:r>
      <w:r>
        <w:rPr>
          <w:b/>
        </w:rPr>
        <w:t>:</w:t>
      </w:r>
      <w:r>
        <w:rPr>
          <w:i/>
        </w:rPr>
        <w:t xml:space="preserve"> </w:t>
      </w:r>
      <w:r w:rsidRPr="00E32218">
        <w:rPr>
          <w:rStyle w:val="bnf"/>
        </w:rPr>
        <w:t>A</w:t>
      </w:r>
      <w:r>
        <w:rPr>
          <w:i/>
        </w:rPr>
        <w:t xml:space="preserve"> @ </w:t>
      </w:r>
      <w:r w:rsidRPr="00E32218">
        <w:rPr>
          <w:rStyle w:val="bnf"/>
        </w:rPr>
        <w:t>B</w:t>
      </w:r>
      <w:r>
        <w:t>, where @ is one of the bitwise operators in the productions above, is evaluated as follows:</w:t>
      </w:r>
      <w:bookmarkStart w:id="3267" w:name="_Toc382212655"/>
    </w:p>
    <w:p w14:paraId="7CC61485" w14:textId="77777777" w:rsidR="004C02EF" w:rsidRPr="008D4496" w:rsidRDefault="004C02EF" w:rsidP="004C02EF">
      <w:pPr>
        <w:pStyle w:val="Alg2"/>
        <w:numPr>
          <w:ilvl w:val="0"/>
          <w:numId w:val="101"/>
        </w:numPr>
      </w:pPr>
      <w:r w:rsidRPr="008D4496">
        <w:t xml:space="preserve">Let </w:t>
      </w:r>
      <w:r w:rsidRPr="008D4496">
        <w:rPr>
          <w:i/>
        </w:rPr>
        <w:t>lref</w:t>
      </w:r>
      <w:r w:rsidRPr="008D4496">
        <w:t xml:space="preserve"> be the result of evaluating </w:t>
      </w:r>
      <w:r w:rsidRPr="008D4496">
        <w:rPr>
          <w:i/>
        </w:rPr>
        <w:t>A</w:t>
      </w:r>
      <w:bookmarkEnd w:id="3267"/>
      <w:r w:rsidRPr="008D4496">
        <w:t>.</w:t>
      </w:r>
      <w:bookmarkStart w:id="3268" w:name="_Toc382212656"/>
    </w:p>
    <w:p w14:paraId="560E1BD0" w14:textId="77777777" w:rsidR="004C02EF" w:rsidRPr="008D4496" w:rsidRDefault="004C02EF" w:rsidP="004C02EF">
      <w:pPr>
        <w:pStyle w:val="Alg2"/>
        <w:numPr>
          <w:ilvl w:val="0"/>
          <w:numId w:val="101"/>
        </w:numPr>
      </w:pPr>
      <w:r w:rsidRPr="008D4496">
        <w:t xml:space="preserve">Let </w:t>
      </w:r>
      <w:r w:rsidRPr="008D4496">
        <w:rPr>
          <w:i/>
        </w:rPr>
        <w:t>lval</w:t>
      </w:r>
      <w:r w:rsidRPr="008D4496">
        <w:t xml:space="preserve"> be GetValue(</w:t>
      </w:r>
      <w:r w:rsidRPr="008D4496">
        <w:rPr>
          <w:i/>
        </w:rPr>
        <w:t>lref</w:t>
      </w:r>
      <w:r w:rsidRPr="008D4496">
        <w:t>).</w:t>
      </w:r>
      <w:bookmarkStart w:id="3269" w:name="_Toc382212657"/>
      <w:bookmarkEnd w:id="3268"/>
    </w:p>
    <w:p w14:paraId="764DF12C" w14:textId="77777777" w:rsidR="004C02EF" w:rsidRPr="008D4496" w:rsidRDefault="004C02EF" w:rsidP="004C02EF">
      <w:pPr>
        <w:pStyle w:val="Alg2"/>
        <w:numPr>
          <w:ilvl w:val="0"/>
          <w:numId w:val="101"/>
        </w:numPr>
      </w:pPr>
      <w:r w:rsidRPr="008D4496">
        <w:t xml:space="preserve">Let </w:t>
      </w:r>
      <w:r w:rsidRPr="008D4496">
        <w:rPr>
          <w:i/>
        </w:rPr>
        <w:t>rref</w:t>
      </w:r>
      <w:r w:rsidRPr="008D4496">
        <w:t xml:space="preserve"> be the result of evaluating </w:t>
      </w:r>
      <w:r w:rsidRPr="008D4496">
        <w:rPr>
          <w:i/>
        </w:rPr>
        <w:t>B</w:t>
      </w:r>
      <w:bookmarkEnd w:id="3269"/>
      <w:r w:rsidRPr="008D4496">
        <w:t>.</w:t>
      </w:r>
      <w:bookmarkStart w:id="3270" w:name="_Toc382212658"/>
    </w:p>
    <w:p w14:paraId="272A136E" w14:textId="77777777" w:rsidR="004C02EF" w:rsidRPr="008D4496" w:rsidRDefault="004C02EF" w:rsidP="004C02EF">
      <w:pPr>
        <w:pStyle w:val="Alg2"/>
        <w:numPr>
          <w:ilvl w:val="0"/>
          <w:numId w:val="101"/>
        </w:numPr>
      </w:pPr>
      <w:r w:rsidRPr="008D4496">
        <w:t xml:space="preserve">Let </w:t>
      </w:r>
      <w:r w:rsidRPr="008D4496">
        <w:rPr>
          <w:i/>
        </w:rPr>
        <w:t>rval</w:t>
      </w:r>
      <w:r w:rsidRPr="008D4496">
        <w:t xml:space="preserve"> be GetValue(</w:t>
      </w:r>
      <w:r w:rsidRPr="008D4496">
        <w:rPr>
          <w:i/>
        </w:rPr>
        <w:t>rref</w:t>
      </w:r>
      <w:r w:rsidRPr="008D4496">
        <w:t>).</w:t>
      </w:r>
      <w:bookmarkStart w:id="3271" w:name="_Toc382212659"/>
      <w:bookmarkEnd w:id="3270"/>
    </w:p>
    <w:p w14:paraId="143832EA" w14:textId="77777777" w:rsidR="004C02EF" w:rsidRPr="008D4496" w:rsidRDefault="004C02EF" w:rsidP="004C02EF">
      <w:pPr>
        <w:pStyle w:val="Alg2"/>
        <w:numPr>
          <w:ilvl w:val="0"/>
          <w:numId w:val="101"/>
        </w:numPr>
      </w:pPr>
      <w:r w:rsidRPr="008D4496">
        <w:t xml:space="preserve">Let </w:t>
      </w:r>
      <w:r w:rsidRPr="008D4496">
        <w:rPr>
          <w:i/>
        </w:rPr>
        <w:t>lnum</w:t>
      </w:r>
      <w:r w:rsidRPr="008D4496">
        <w:t xml:space="preserve"> be ToInt32(</w:t>
      </w:r>
      <w:r w:rsidRPr="008D4496">
        <w:rPr>
          <w:i/>
        </w:rPr>
        <w:t>lval</w:t>
      </w:r>
      <w:r w:rsidRPr="008D4496">
        <w:t>).</w:t>
      </w:r>
      <w:bookmarkStart w:id="3272" w:name="_Toc382212660"/>
      <w:bookmarkEnd w:id="3271"/>
    </w:p>
    <w:p w14:paraId="4B05E737" w14:textId="77777777" w:rsidR="004C02EF" w:rsidRPr="008D4496" w:rsidRDefault="004C02EF" w:rsidP="004C02EF">
      <w:pPr>
        <w:pStyle w:val="Alg2"/>
        <w:numPr>
          <w:ilvl w:val="0"/>
          <w:numId w:val="101"/>
        </w:numPr>
      </w:pPr>
      <w:r w:rsidRPr="008D4496">
        <w:t xml:space="preserve">Let </w:t>
      </w:r>
      <w:r w:rsidRPr="008D4496">
        <w:rPr>
          <w:i/>
        </w:rPr>
        <w:t>rnum</w:t>
      </w:r>
      <w:r w:rsidRPr="008D4496">
        <w:t xml:space="preserve"> be ToInt32(</w:t>
      </w:r>
      <w:r w:rsidRPr="008D4496">
        <w:rPr>
          <w:i/>
        </w:rPr>
        <w:t>rval</w:t>
      </w:r>
      <w:r w:rsidRPr="008D4496">
        <w:t>).</w:t>
      </w:r>
      <w:bookmarkStart w:id="3273" w:name="_Toc382212661"/>
      <w:bookmarkEnd w:id="3272"/>
    </w:p>
    <w:p w14:paraId="3C840944" w14:textId="77777777" w:rsidR="004C02EF" w:rsidRPr="008D4496" w:rsidRDefault="004C02EF" w:rsidP="004C02EF">
      <w:pPr>
        <w:pStyle w:val="Alg2"/>
        <w:numPr>
          <w:ilvl w:val="0"/>
          <w:numId w:val="101"/>
        </w:numPr>
        <w:spacing w:after="220"/>
      </w:pPr>
      <w:r w:rsidRPr="008D4496">
        <w:t xml:space="preserve">Return the result of applying the bitwise operator @ to </w:t>
      </w:r>
      <w:r w:rsidRPr="008D4496">
        <w:rPr>
          <w:i/>
        </w:rPr>
        <w:t>lnum</w:t>
      </w:r>
      <w:r w:rsidRPr="008D4496">
        <w:t xml:space="preserve"> and </w:t>
      </w:r>
      <w:r w:rsidRPr="008D4496">
        <w:rPr>
          <w:i/>
        </w:rPr>
        <w:t>rnum</w:t>
      </w:r>
      <w:r w:rsidRPr="008D4496">
        <w:t>. The result is a signed 32 bit integer</w:t>
      </w:r>
      <w:bookmarkEnd w:id="3273"/>
      <w:r w:rsidRPr="008D4496">
        <w:t>.</w:t>
      </w:r>
      <w:bookmarkStart w:id="3274" w:name="_Toc382212662"/>
    </w:p>
    <w:p w14:paraId="306438D7" w14:textId="77777777" w:rsidR="004C02EF" w:rsidRDefault="004C02EF" w:rsidP="003A4B22">
      <w:pPr>
        <w:pStyle w:val="20"/>
        <w:numPr>
          <w:ilvl w:val="0"/>
          <w:numId w:val="0"/>
        </w:numPr>
      </w:pPr>
      <w:bookmarkStart w:id="3275" w:name="_Toc375031191"/>
      <w:bookmarkStart w:id="3276" w:name="_Ref381090012"/>
      <w:bookmarkStart w:id="3277" w:name="_Toc381513704"/>
      <w:bookmarkStart w:id="3278" w:name="_Toc382202867"/>
      <w:bookmarkStart w:id="3279" w:name="_Toc382212226"/>
      <w:bookmarkStart w:id="3280" w:name="_Toc382212663"/>
      <w:bookmarkStart w:id="3281" w:name="_Toc382291571"/>
      <w:bookmarkStart w:id="3282" w:name="_Toc385672220"/>
      <w:bookmarkStart w:id="3283" w:name="_Toc393690323"/>
      <w:bookmarkStart w:id="3284" w:name="_Ref440445041"/>
      <w:bookmarkStart w:id="3285" w:name="_Toc472818868"/>
      <w:bookmarkStart w:id="3286" w:name="_Toc235503442"/>
      <w:bookmarkStart w:id="3287" w:name="_Toc241509217"/>
      <w:bookmarkStart w:id="3288" w:name="_Toc244416704"/>
      <w:bookmarkStart w:id="3289" w:name="_Toc276631068"/>
      <w:bookmarkStart w:id="3290" w:name="_Toc178387079"/>
      <w:bookmarkEnd w:id="3274"/>
      <w:r>
        <w:t>11.11</w:t>
      </w:r>
      <w:r>
        <w:tab/>
        <w:t>Binary Logical Operator</w:t>
      </w:r>
      <w:bookmarkStart w:id="3291" w:name="_Toc382202868"/>
      <w:bookmarkEnd w:id="3275"/>
      <w:bookmarkEnd w:id="3276"/>
      <w:bookmarkEnd w:id="3277"/>
      <w:bookmarkEnd w:id="3278"/>
      <w:bookmarkEnd w:id="3279"/>
      <w:bookmarkEnd w:id="3280"/>
      <w:bookmarkEnd w:id="3281"/>
      <w:bookmarkEnd w:id="3282"/>
      <w:bookmarkEnd w:id="3283"/>
      <w:bookmarkEnd w:id="3291"/>
      <w:r>
        <w:t>s</w:t>
      </w:r>
      <w:bookmarkEnd w:id="3284"/>
      <w:bookmarkEnd w:id="3285"/>
      <w:bookmarkEnd w:id="3286"/>
      <w:bookmarkEnd w:id="3287"/>
      <w:bookmarkEnd w:id="3288"/>
      <w:bookmarkEnd w:id="3289"/>
      <w:bookmarkEnd w:id="3290"/>
    </w:p>
    <w:p w14:paraId="0FE5605B" w14:textId="77777777" w:rsidR="004C02EF" w:rsidRDefault="004C02EF" w:rsidP="004C02EF">
      <w:pPr>
        <w:pStyle w:val="Syntax"/>
      </w:pPr>
      <w:r w:rsidRPr="002912E1">
        <w:t>Syntax</w:t>
      </w:r>
    </w:p>
    <w:p w14:paraId="6DAE4B23" w14:textId="77777777" w:rsidR="004C02EF" w:rsidRPr="00D00D4A" w:rsidRDefault="004C02EF" w:rsidP="004C02EF">
      <w:pPr>
        <w:pStyle w:val="SyntaxRule"/>
        <w:rPr>
          <w:rFonts w:ascii="Arial" w:hAnsi="Arial"/>
        </w:rPr>
      </w:pPr>
      <w:r w:rsidRPr="00ED79C2">
        <w:t>LogicalANDExpression</w:t>
      </w:r>
      <w:r w:rsidRPr="00D00D4A">
        <w:rPr>
          <w:rFonts w:ascii="Arial" w:hAnsi="Arial"/>
        </w:rPr>
        <w:t xml:space="preserve"> </w:t>
      </w:r>
      <w:r w:rsidRPr="00D04346">
        <w:rPr>
          <w:rFonts w:ascii="Arial" w:hAnsi="Arial"/>
          <w:b/>
          <w:i w:val="0"/>
        </w:rPr>
        <w:t>:</w:t>
      </w:r>
    </w:p>
    <w:p w14:paraId="528573E0" w14:textId="77777777" w:rsidR="004C02EF" w:rsidRPr="00D00D4A" w:rsidRDefault="004C02EF" w:rsidP="004C02EF">
      <w:pPr>
        <w:pStyle w:val="SyntaxDefinition"/>
        <w:rPr>
          <w:rFonts w:ascii="Arial" w:hAnsi="Arial"/>
        </w:rPr>
      </w:pPr>
      <w:r w:rsidRPr="00ED79C2">
        <w:t>BitwiseORExpression</w:t>
      </w:r>
      <w:r w:rsidRPr="00D00D4A">
        <w:rPr>
          <w:rFonts w:ascii="Arial" w:hAnsi="Arial"/>
        </w:rPr>
        <w:br/>
      </w:r>
      <w:r w:rsidRPr="00ED79C2">
        <w:t>LogicalANDExpression</w:t>
      </w:r>
      <w:r w:rsidRPr="00D00D4A">
        <w:rPr>
          <w:rFonts w:ascii="Arial" w:hAnsi="Arial"/>
        </w:rPr>
        <w:t xml:space="preserve"> </w:t>
      </w:r>
      <w:r w:rsidRPr="00C226F6">
        <w:rPr>
          <w:rFonts w:ascii="Courier New" w:hAnsi="Courier New"/>
          <w:b/>
          <w:i w:val="0"/>
        </w:rPr>
        <w:t>&amp;&amp;</w:t>
      </w:r>
      <w:r w:rsidRPr="00D00D4A">
        <w:rPr>
          <w:rFonts w:ascii="Arial" w:hAnsi="Arial"/>
        </w:rPr>
        <w:t xml:space="preserve"> </w:t>
      </w:r>
      <w:r w:rsidRPr="00ED79C2">
        <w:t>BitwiseORExpression</w:t>
      </w:r>
    </w:p>
    <w:p w14:paraId="64BB4372" w14:textId="77777777" w:rsidR="004C02EF" w:rsidRPr="00D00D4A" w:rsidRDefault="004C02EF" w:rsidP="004C02EF">
      <w:pPr>
        <w:pStyle w:val="SyntaxRule"/>
        <w:rPr>
          <w:rFonts w:ascii="Arial" w:hAnsi="Arial"/>
        </w:rPr>
      </w:pPr>
      <w:r w:rsidRPr="00ED79C2">
        <w:t>LogicalANDExpressionNoIn</w:t>
      </w:r>
      <w:r w:rsidRPr="00D00D4A">
        <w:rPr>
          <w:rFonts w:ascii="Arial" w:hAnsi="Arial"/>
        </w:rPr>
        <w:t xml:space="preserve"> </w:t>
      </w:r>
      <w:r w:rsidRPr="00D04346">
        <w:rPr>
          <w:rFonts w:ascii="Arial" w:hAnsi="Arial"/>
          <w:b/>
          <w:i w:val="0"/>
        </w:rPr>
        <w:t>:</w:t>
      </w:r>
    </w:p>
    <w:p w14:paraId="7F175BE7" w14:textId="77777777" w:rsidR="004C02EF" w:rsidRPr="00D00D4A" w:rsidRDefault="004C02EF" w:rsidP="004C02EF">
      <w:pPr>
        <w:pStyle w:val="SyntaxDefinition"/>
        <w:rPr>
          <w:rFonts w:ascii="Arial" w:hAnsi="Arial"/>
        </w:rPr>
      </w:pPr>
      <w:r w:rsidRPr="00ED79C2">
        <w:t>BitwiseORExpressionNoIn</w:t>
      </w:r>
      <w:r w:rsidRPr="00D00D4A">
        <w:rPr>
          <w:rFonts w:ascii="Arial" w:hAnsi="Arial"/>
        </w:rPr>
        <w:br/>
      </w:r>
      <w:r w:rsidRPr="00ED79C2">
        <w:t>LogicalANDExpressionNoIn</w:t>
      </w:r>
      <w:r w:rsidRPr="00D00D4A">
        <w:rPr>
          <w:rFonts w:ascii="Arial" w:hAnsi="Arial"/>
        </w:rPr>
        <w:t xml:space="preserve"> </w:t>
      </w:r>
      <w:r w:rsidRPr="00C226F6">
        <w:rPr>
          <w:rFonts w:ascii="Courier New" w:hAnsi="Courier New"/>
          <w:b/>
          <w:i w:val="0"/>
        </w:rPr>
        <w:t>&amp;&amp;</w:t>
      </w:r>
      <w:r w:rsidRPr="00D00D4A">
        <w:rPr>
          <w:rFonts w:ascii="Arial" w:hAnsi="Arial"/>
        </w:rPr>
        <w:t xml:space="preserve"> </w:t>
      </w:r>
      <w:r w:rsidRPr="00ED79C2">
        <w:t>BitwiseORExpressionNoIn</w:t>
      </w:r>
    </w:p>
    <w:p w14:paraId="3E2DB7E9" w14:textId="77777777" w:rsidR="004C02EF" w:rsidRPr="00D00D4A" w:rsidRDefault="004C02EF" w:rsidP="004C02EF">
      <w:pPr>
        <w:pStyle w:val="SyntaxRule"/>
        <w:rPr>
          <w:rFonts w:ascii="Arial" w:hAnsi="Arial"/>
        </w:rPr>
      </w:pPr>
      <w:r w:rsidRPr="00ED79C2">
        <w:t>LogicalORExpression</w:t>
      </w:r>
      <w:r w:rsidRPr="00D00D4A">
        <w:rPr>
          <w:rFonts w:ascii="Arial" w:hAnsi="Arial"/>
        </w:rPr>
        <w:t xml:space="preserve"> </w:t>
      </w:r>
      <w:r w:rsidRPr="00D04346">
        <w:rPr>
          <w:rFonts w:ascii="Arial" w:hAnsi="Arial"/>
          <w:b/>
          <w:i w:val="0"/>
        </w:rPr>
        <w:t>:</w:t>
      </w:r>
    </w:p>
    <w:p w14:paraId="7AF53D62" w14:textId="77777777" w:rsidR="004C02EF" w:rsidRPr="00D00D4A" w:rsidRDefault="004C02EF" w:rsidP="004C02EF">
      <w:pPr>
        <w:pStyle w:val="SyntaxDefinition"/>
        <w:rPr>
          <w:rFonts w:ascii="Arial" w:hAnsi="Arial"/>
        </w:rPr>
      </w:pPr>
      <w:r w:rsidRPr="00ED79C2">
        <w:t>LogicalANDExpression</w:t>
      </w:r>
      <w:r w:rsidRPr="00D00D4A">
        <w:rPr>
          <w:rFonts w:ascii="Arial" w:hAnsi="Arial"/>
        </w:rPr>
        <w:br/>
      </w:r>
      <w:r w:rsidRPr="00ED79C2">
        <w:t>LogicalORExpression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LogicalANDExpression</w:t>
      </w:r>
    </w:p>
    <w:p w14:paraId="2D40CD57" w14:textId="77777777" w:rsidR="004C02EF" w:rsidRPr="00D00D4A" w:rsidRDefault="004C02EF" w:rsidP="004C02EF">
      <w:pPr>
        <w:pStyle w:val="SyntaxRule"/>
        <w:rPr>
          <w:rFonts w:ascii="Arial" w:hAnsi="Arial"/>
        </w:rPr>
      </w:pPr>
      <w:r w:rsidRPr="00ED79C2">
        <w:t>LogicalORExpressionNoIn</w:t>
      </w:r>
      <w:r w:rsidRPr="00D00D4A">
        <w:rPr>
          <w:rFonts w:ascii="Arial" w:hAnsi="Arial"/>
        </w:rPr>
        <w:t xml:space="preserve"> </w:t>
      </w:r>
      <w:r w:rsidRPr="00D04346">
        <w:rPr>
          <w:rFonts w:ascii="Arial" w:hAnsi="Arial"/>
          <w:b/>
          <w:i w:val="0"/>
        </w:rPr>
        <w:t>:</w:t>
      </w:r>
    </w:p>
    <w:p w14:paraId="2A125C72" w14:textId="77777777" w:rsidR="004C02EF" w:rsidRPr="00D00D4A" w:rsidRDefault="004C02EF" w:rsidP="004C02EF">
      <w:pPr>
        <w:pStyle w:val="SyntaxDefinition"/>
        <w:rPr>
          <w:rFonts w:ascii="Arial" w:hAnsi="Arial"/>
        </w:rPr>
      </w:pPr>
      <w:r w:rsidRPr="00ED79C2">
        <w:t>LogicalANDExpressionNoIn</w:t>
      </w:r>
      <w:r w:rsidRPr="00D00D4A">
        <w:rPr>
          <w:rFonts w:ascii="Arial" w:hAnsi="Arial"/>
        </w:rPr>
        <w:br/>
      </w:r>
      <w:r w:rsidRPr="00ED79C2">
        <w:t>LogicalORExpressionNoIn</w:t>
      </w:r>
      <w:r w:rsidRPr="00D00D4A">
        <w:rPr>
          <w:rFonts w:ascii="Arial" w:hAnsi="Arial"/>
        </w:rPr>
        <w:t xml:space="preserve"> </w:t>
      </w:r>
      <w:r w:rsidRPr="00C226F6">
        <w:rPr>
          <w:rFonts w:ascii="Courier New" w:hAnsi="Courier New"/>
          <w:b/>
          <w:i w:val="0"/>
        </w:rPr>
        <w:t>||</w:t>
      </w:r>
      <w:r w:rsidRPr="00D00D4A">
        <w:rPr>
          <w:rFonts w:ascii="Arial" w:hAnsi="Arial"/>
        </w:rPr>
        <w:t xml:space="preserve"> </w:t>
      </w:r>
      <w:r w:rsidRPr="00ED79C2">
        <w:t>LogicalANDExpressionNoIn</w:t>
      </w:r>
    </w:p>
    <w:p w14:paraId="1D715317" w14:textId="77777777" w:rsidR="004C02EF" w:rsidRPr="002912E1" w:rsidRDefault="004C02EF" w:rsidP="004C02EF">
      <w:pPr>
        <w:pStyle w:val="Syntax"/>
      </w:pPr>
      <w:r w:rsidRPr="002912E1">
        <w:t>Semantics</w:t>
      </w:r>
    </w:p>
    <w:p w14:paraId="1F8D4C62" w14:textId="77777777" w:rsidR="004C02EF" w:rsidRDefault="004C02EF" w:rsidP="004C02EF">
      <w:r>
        <w:t xml:space="preserve">The production </w:t>
      </w:r>
      <w:r w:rsidRPr="0036067C">
        <w:rPr>
          <w:rStyle w:val="bnf"/>
        </w:rPr>
        <w:t>LogicalANDExpression</w:t>
      </w:r>
      <w:r>
        <w:t xml:space="preserve"> </w:t>
      </w:r>
      <w:r>
        <w:rPr>
          <w:b/>
        </w:rPr>
        <w:t>:</w:t>
      </w:r>
      <w:r>
        <w:t xml:space="preserve"> </w:t>
      </w:r>
      <w:r w:rsidRPr="0036067C">
        <w:rPr>
          <w:rStyle w:val="bnf"/>
        </w:rPr>
        <w:t>LogicalANDExpression</w:t>
      </w:r>
      <w:r>
        <w:t xml:space="preserve"> </w:t>
      </w:r>
      <w:r>
        <w:rPr>
          <w:rFonts w:ascii="Courier New" w:hAnsi="Courier New"/>
          <w:b/>
        </w:rPr>
        <w:t>&amp;&amp;</w:t>
      </w:r>
      <w:r>
        <w:t xml:space="preserve"> </w:t>
      </w:r>
      <w:r w:rsidRPr="0036067C">
        <w:rPr>
          <w:rStyle w:val="bnf"/>
        </w:rPr>
        <w:t>BitwiseORExpression</w:t>
      </w:r>
      <w:r>
        <w:t xml:space="preserve"> is evaluated as follows:</w:t>
      </w:r>
      <w:bookmarkStart w:id="3292" w:name="_Toc382212664"/>
    </w:p>
    <w:p w14:paraId="0AB819D5" w14:textId="77777777" w:rsidR="004C02EF" w:rsidRPr="008D4496" w:rsidRDefault="004C02EF" w:rsidP="004C02EF">
      <w:pPr>
        <w:pStyle w:val="Alg2"/>
        <w:numPr>
          <w:ilvl w:val="0"/>
          <w:numId w:val="102"/>
        </w:numPr>
      </w:pPr>
      <w:r w:rsidRPr="008D4496">
        <w:t xml:space="preserve">Let </w:t>
      </w:r>
      <w:r w:rsidRPr="008D4496">
        <w:rPr>
          <w:i/>
        </w:rPr>
        <w:t>lref</w:t>
      </w:r>
      <w:r w:rsidRPr="008D4496">
        <w:t xml:space="preserve"> be the result of evaluating </w:t>
      </w:r>
      <w:r w:rsidRPr="008D4496">
        <w:rPr>
          <w:i/>
        </w:rPr>
        <w:t>LogicalANDExpression</w:t>
      </w:r>
      <w:bookmarkEnd w:id="3292"/>
      <w:r w:rsidRPr="008D4496">
        <w:t>.</w:t>
      </w:r>
      <w:bookmarkStart w:id="3293" w:name="_Toc382212665"/>
    </w:p>
    <w:p w14:paraId="53C3A5C4" w14:textId="77777777" w:rsidR="004C02EF" w:rsidRPr="008D4496" w:rsidRDefault="004C02EF" w:rsidP="004C02EF">
      <w:pPr>
        <w:pStyle w:val="Alg2"/>
        <w:numPr>
          <w:ilvl w:val="0"/>
          <w:numId w:val="102"/>
        </w:numPr>
      </w:pPr>
      <w:r w:rsidRPr="008D4496">
        <w:t xml:space="preserve">Let </w:t>
      </w:r>
      <w:r w:rsidRPr="008D4496">
        <w:rPr>
          <w:i/>
        </w:rPr>
        <w:t>lval</w:t>
      </w:r>
      <w:r w:rsidRPr="008D4496">
        <w:t xml:space="preserve"> be GetValue(</w:t>
      </w:r>
      <w:r w:rsidRPr="008D4496">
        <w:rPr>
          <w:i/>
        </w:rPr>
        <w:t>lref</w:t>
      </w:r>
      <w:r w:rsidRPr="008D4496">
        <w:t>).</w:t>
      </w:r>
      <w:bookmarkStart w:id="3294" w:name="_Toc382212666"/>
      <w:bookmarkEnd w:id="3293"/>
    </w:p>
    <w:p w14:paraId="13BB428C" w14:textId="77777777" w:rsidR="004C02EF" w:rsidRPr="008D4496" w:rsidRDefault="004C02EF" w:rsidP="004C02EF">
      <w:pPr>
        <w:pStyle w:val="Alg2"/>
        <w:numPr>
          <w:ilvl w:val="0"/>
          <w:numId w:val="102"/>
        </w:numPr>
      </w:pPr>
      <w:bookmarkStart w:id="3295" w:name="_Toc382212667"/>
      <w:bookmarkEnd w:id="3294"/>
      <w:r w:rsidRPr="008D4496">
        <w:t>If ToBoolean(</w:t>
      </w:r>
      <w:r w:rsidRPr="008D4496">
        <w:rPr>
          <w:i/>
        </w:rPr>
        <w:t>lval</w:t>
      </w:r>
      <w:r w:rsidRPr="008D4496">
        <w:t xml:space="preserve">) is </w:t>
      </w:r>
      <w:r w:rsidRPr="008D4496">
        <w:rPr>
          <w:b/>
        </w:rPr>
        <w:t>false</w:t>
      </w:r>
      <w:r w:rsidRPr="008D4496">
        <w:t xml:space="preserve">, return </w:t>
      </w:r>
      <w:r w:rsidRPr="008D4496">
        <w:rPr>
          <w:i/>
        </w:rPr>
        <w:t>lval</w:t>
      </w:r>
      <w:bookmarkEnd w:id="3295"/>
      <w:r w:rsidRPr="008D4496">
        <w:t>.</w:t>
      </w:r>
      <w:bookmarkStart w:id="3296" w:name="_Toc382212668"/>
    </w:p>
    <w:p w14:paraId="11F4AF62" w14:textId="77777777" w:rsidR="004C02EF" w:rsidRPr="008D4496" w:rsidRDefault="004C02EF" w:rsidP="004C02EF">
      <w:pPr>
        <w:pStyle w:val="Alg2"/>
        <w:numPr>
          <w:ilvl w:val="0"/>
          <w:numId w:val="102"/>
        </w:numPr>
      </w:pPr>
      <w:r w:rsidRPr="008D4496">
        <w:t xml:space="preserve">Let </w:t>
      </w:r>
      <w:r w:rsidRPr="008D4496">
        <w:rPr>
          <w:i/>
        </w:rPr>
        <w:t>rref</w:t>
      </w:r>
      <w:r w:rsidRPr="008D4496">
        <w:t xml:space="preserve"> be the result of evaluating </w:t>
      </w:r>
      <w:r w:rsidRPr="008D4496">
        <w:rPr>
          <w:i/>
        </w:rPr>
        <w:t>BitwiseORExpression</w:t>
      </w:r>
      <w:bookmarkEnd w:id="3296"/>
      <w:r w:rsidRPr="008D4496">
        <w:t>.</w:t>
      </w:r>
      <w:bookmarkStart w:id="3297" w:name="_Toc382212669"/>
    </w:p>
    <w:bookmarkEnd w:id="3297"/>
    <w:p w14:paraId="72F8F0C1" w14:textId="77777777" w:rsidR="004C02EF" w:rsidRPr="008D4496" w:rsidRDefault="004C02EF" w:rsidP="004C02EF">
      <w:pPr>
        <w:pStyle w:val="Alg2"/>
        <w:numPr>
          <w:ilvl w:val="0"/>
          <w:numId w:val="102"/>
        </w:numPr>
        <w:spacing w:after="220"/>
      </w:pPr>
      <w:r w:rsidRPr="008D4496">
        <w:t>Return GetValue(</w:t>
      </w:r>
      <w:r w:rsidRPr="008D4496">
        <w:rPr>
          <w:i/>
        </w:rPr>
        <w:t>rref</w:t>
      </w:r>
      <w:r w:rsidRPr="008D4496">
        <w:t>).</w:t>
      </w:r>
    </w:p>
    <w:p w14:paraId="5339181E" w14:textId="77777777" w:rsidR="004C02EF" w:rsidRDefault="004C02EF" w:rsidP="004C02EF">
      <w:r>
        <w:t xml:space="preserve">The production </w:t>
      </w:r>
      <w:r w:rsidRPr="0036067C">
        <w:rPr>
          <w:rStyle w:val="bnf"/>
        </w:rPr>
        <w:t>LogicalORExpression</w:t>
      </w:r>
      <w:r>
        <w:t xml:space="preserve"> </w:t>
      </w:r>
      <w:r>
        <w:rPr>
          <w:b/>
        </w:rPr>
        <w:t>:</w:t>
      </w:r>
      <w:r>
        <w:t xml:space="preserve"> </w:t>
      </w:r>
      <w:r w:rsidRPr="0036067C">
        <w:rPr>
          <w:rStyle w:val="bnf"/>
        </w:rPr>
        <w:t>LogicalORExpression</w:t>
      </w:r>
      <w:r>
        <w:t xml:space="preserve"> </w:t>
      </w:r>
      <w:r>
        <w:rPr>
          <w:rFonts w:ascii="Courier New" w:hAnsi="Courier New"/>
          <w:b/>
        </w:rPr>
        <w:t>||</w:t>
      </w:r>
      <w:r>
        <w:t xml:space="preserve"> </w:t>
      </w:r>
      <w:r w:rsidRPr="0036067C">
        <w:rPr>
          <w:rStyle w:val="bnf"/>
        </w:rPr>
        <w:t>LogicalANDExpression</w:t>
      </w:r>
      <w:r>
        <w:t xml:space="preserve"> is evaluated as follows:</w:t>
      </w:r>
      <w:bookmarkStart w:id="3298" w:name="_Toc382212670"/>
    </w:p>
    <w:p w14:paraId="505F286A" w14:textId="77777777" w:rsidR="004C02EF" w:rsidRPr="008D4496" w:rsidRDefault="004C02EF" w:rsidP="004C02EF">
      <w:pPr>
        <w:pStyle w:val="Alg2"/>
        <w:numPr>
          <w:ilvl w:val="0"/>
          <w:numId w:val="103"/>
        </w:numPr>
      </w:pPr>
      <w:r w:rsidRPr="008D4496">
        <w:t xml:space="preserve">Let </w:t>
      </w:r>
      <w:r w:rsidRPr="008D4496">
        <w:rPr>
          <w:i/>
        </w:rPr>
        <w:t>lref</w:t>
      </w:r>
      <w:r w:rsidRPr="008D4496">
        <w:t xml:space="preserve"> be the result of evaluating </w:t>
      </w:r>
      <w:r w:rsidRPr="008D4496">
        <w:rPr>
          <w:i/>
        </w:rPr>
        <w:t>LogicalORExpression</w:t>
      </w:r>
      <w:bookmarkEnd w:id="3298"/>
      <w:r w:rsidRPr="008D4496">
        <w:t>.</w:t>
      </w:r>
      <w:bookmarkStart w:id="3299" w:name="_Toc382212671"/>
    </w:p>
    <w:p w14:paraId="6D9E4B76" w14:textId="77777777" w:rsidR="004C02EF" w:rsidRPr="008D4496" w:rsidRDefault="004C02EF" w:rsidP="004C02EF">
      <w:pPr>
        <w:pStyle w:val="Alg2"/>
        <w:numPr>
          <w:ilvl w:val="0"/>
          <w:numId w:val="103"/>
        </w:numPr>
      </w:pPr>
      <w:r w:rsidRPr="008D4496">
        <w:t xml:space="preserve">Let </w:t>
      </w:r>
      <w:r w:rsidRPr="008D4496">
        <w:rPr>
          <w:i/>
        </w:rPr>
        <w:t>lval</w:t>
      </w:r>
      <w:r w:rsidRPr="008D4496">
        <w:t xml:space="preserve"> be GetValue(</w:t>
      </w:r>
      <w:r w:rsidRPr="008D4496">
        <w:rPr>
          <w:i/>
        </w:rPr>
        <w:t>lref</w:t>
      </w:r>
      <w:r w:rsidRPr="008D4496">
        <w:t>).</w:t>
      </w:r>
      <w:bookmarkStart w:id="3300" w:name="_Toc382212672"/>
      <w:bookmarkEnd w:id="3299"/>
    </w:p>
    <w:p w14:paraId="6CC1EFB7" w14:textId="77777777" w:rsidR="004C02EF" w:rsidRPr="008D4496" w:rsidRDefault="004C02EF" w:rsidP="004C02EF">
      <w:pPr>
        <w:pStyle w:val="Alg2"/>
        <w:numPr>
          <w:ilvl w:val="0"/>
          <w:numId w:val="103"/>
        </w:numPr>
      </w:pPr>
      <w:bookmarkStart w:id="3301" w:name="_Toc382212673"/>
      <w:bookmarkEnd w:id="3300"/>
      <w:r w:rsidRPr="008D4496">
        <w:t>If ToBoolean(</w:t>
      </w:r>
      <w:r w:rsidRPr="008D4496">
        <w:rPr>
          <w:i/>
        </w:rPr>
        <w:t>lval</w:t>
      </w:r>
      <w:r w:rsidRPr="008D4496">
        <w:t xml:space="preserve">) is </w:t>
      </w:r>
      <w:r w:rsidRPr="008D4496">
        <w:rPr>
          <w:b/>
        </w:rPr>
        <w:t>true</w:t>
      </w:r>
      <w:r w:rsidRPr="008D4496">
        <w:t xml:space="preserve">, return </w:t>
      </w:r>
      <w:r w:rsidRPr="008D4496">
        <w:rPr>
          <w:i/>
        </w:rPr>
        <w:t>lval</w:t>
      </w:r>
      <w:bookmarkEnd w:id="3301"/>
      <w:r w:rsidRPr="008D4496">
        <w:t>.</w:t>
      </w:r>
      <w:bookmarkStart w:id="3302" w:name="_Toc382212674"/>
    </w:p>
    <w:p w14:paraId="67163770" w14:textId="77777777" w:rsidR="004C02EF" w:rsidRPr="008D4496" w:rsidRDefault="004C02EF" w:rsidP="004C02EF">
      <w:pPr>
        <w:pStyle w:val="Alg2"/>
        <w:numPr>
          <w:ilvl w:val="0"/>
          <w:numId w:val="103"/>
        </w:numPr>
      </w:pPr>
      <w:r w:rsidRPr="008D4496">
        <w:t xml:space="preserve">Let </w:t>
      </w:r>
      <w:r w:rsidRPr="008D4496">
        <w:rPr>
          <w:i/>
        </w:rPr>
        <w:t>rref</w:t>
      </w:r>
      <w:r w:rsidRPr="008D4496">
        <w:t xml:space="preserve"> be the result of evaluating </w:t>
      </w:r>
      <w:r w:rsidRPr="008D4496">
        <w:rPr>
          <w:i/>
        </w:rPr>
        <w:t>LogicalANDExpression</w:t>
      </w:r>
      <w:bookmarkEnd w:id="3302"/>
      <w:r w:rsidRPr="008D4496">
        <w:t>.</w:t>
      </w:r>
      <w:bookmarkStart w:id="3303" w:name="_Toc382212675"/>
    </w:p>
    <w:p w14:paraId="5A59BC8C" w14:textId="77777777" w:rsidR="004C02EF" w:rsidRPr="008D4496" w:rsidRDefault="004C02EF" w:rsidP="004C02EF">
      <w:pPr>
        <w:pStyle w:val="Alg2"/>
        <w:numPr>
          <w:ilvl w:val="0"/>
          <w:numId w:val="103"/>
        </w:numPr>
        <w:spacing w:after="220"/>
      </w:pPr>
      <w:bookmarkStart w:id="3304" w:name="_Toc382212676"/>
      <w:bookmarkEnd w:id="3303"/>
      <w:r w:rsidRPr="008D4496">
        <w:t>Return GetValue(</w:t>
      </w:r>
      <w:r w:rsidRPr="008D4496">
        <w:rPr>
          <w:i/>
        </w:rPr>
        <w:t>rref</w:t>
      </w:r>
      <w:r w:rsidRPr="008D4496">
        <w:t>)</w:t>
      </w:r>
      <w:bookmarkEnd w:id="3304"/>
      <w:r w:rsidRPr="008D4496">
        <w:t>.</w:t>
      </w:r>
      <w:bookmarkStart w:id="3305" w:name="_Toc375031192"/>
      <w:bookmarkStart w:id="3306" w:name="_Ref378391886"/>
      <w:bookmarkStart w:id="3307" w:name="_Ref379915204"/>
      <w:bookmarkStart w:id="3308" w:name="_Toc381513705"/>
      <w:bookmarkStart w:id="3309" w:name="_Toc382202869"/>
      <w:bookmarkStart w:id="3310" w:name="_Toc382212227"/>
      <w:bookmarkStart w:id="3311" w:name="_Toc382212677"/>
      <w:bookmarkStart w:id="3312" w:name="_Toc382291572"/>
      <w:bookmarkStart w:id="3313" w:name="_Toc385672221"/>
    </w:p>
    <w:p w14:paraId="3FA3202D" w14:textId="77777777" w:rsidR="004C02EF" w:rsidRDefault="004C02EF" w:rsidP="004C02EF">
      <w:r>
        <w:t xml:space="preserve">The </w:t>
      </w:r>
      <w:r w:rsidRPr="0036067C">
        <w:rPr>
          <w:rStyle w:val="bnf"/>
        </w:rPr>
        <w:t>LogicalANDExpressionNoIn</w:t>
      </w:r>
      <w:r>
        <w:t xml:space="preserve"> and </w:t>
      </w:r>
      <w:r w:rsidRPr="0036067C">
        <w:rPr>
          <w:rStyle w:val="bnf"/>
        </w:rPr>
        <w:t>LogicalORExpressionNoIn</w:t>
      </w:r>
      <w:r>
        <w:t xml:space="preserve"> productions are evaluated in the same manner as the </w:t>
      </w:r>
      <w:r w:rsidRPr="0036067C">
        <w:rPr>
          <w:rStyle w:val="bnf"/>
        </w:rPr>
        <w:t>LogicalANDExpression</w:t>
      </w:r>
      <w:r>
        <w:t xml:space="preserve"> and </w:t>
      </w:r>
      <w:r w:rsidRPr="0036067C">
        <w:rPr>
          <w:rStyle w:val="bnf"/>
        </w:rPr>
        <w:t>LogicalORExpression</w:t>
      </w:r>
      <w:r>
        <w:t xml:space="preserve"> productions except that the contained </w:t>
      </w:r>
      <w:r w:rsidRPr="0036067C">
        <w:rPr>
          <w:rStyle w:val="bnf"/>
        </w:rPr>
        <w:t>LogicalANDExpressionNoIn</w:t>
      </w:r>
      <w:r>
        <w:t xml:space="preserve">, </w:t>
      </w:r>
      <w:r w:rsidRPr="0036067C">
        <w:rPr>
          <w:rStyle w:val="bnf"/>
        </w:rPr>
        <w:t>BitwiseORExpressionNoIn</w:t>
      </w:r>
      <w:r>
        <w:t xml:space="preserve"> and </w:t>
      </w:r>
      <w:r w:rsidRPr="0036067C">
        <w:rPr>
          <w:rStyle w:val="bnf"/>
        </w:rPr>
        <w:t>LogicalORExpressionNoIn</w:t>
      </w:r>
      <w:r>
        <w:t xml:space="preserve"> are evaluated instead of the contained </w:t>
      </w:r>
      <w:r w:rsidRPr="0036067C">
        <w:rPr>
          <w:rStyle w:val="bnf"/>
        </w:rPr>
        <w:t>LogicalANDExpression</w:t>
      </w:r>
      <w:r>
        <w:t xml:space="preserve">, </w:t>
      </w:r>
      <w:r w:rsidRPr="0036067C">
        <w:rPr>
          <w:rStyle w:val="bnf"/>
        </w:rPr>
        <w:t>BitwiseORExpression</w:t>
      </w:r>
      <w:r>
        <w:t xml:space="preserve"> and </w:t>
      </w:r>
      <w:r w:rsidRPr="0036067C">
        <w:rPr>
          <w:rStyle w:val="bnf"/>
        </w:rPr>
        <w:t>LogicalORExpression</w:t>
      </w:r>
      <w:r>
        <w:t>, respectively.</w:t>
      </w:r>
    </w:p>
    <w:p w14:paraId="7016259A" w14:textId="77777777" w:rsidR="004C02EF" w:rsidRDefault="004C02EF" w:rsidP="004C02EF">
      <w:pPr>
        <w:pStyle w:val="Note"/>
      </w:pPr>
      <w:r w:rsidRPr="0036067C">
        <w:t>NOTE</w:t>
      </w:r>
      <w:r w:rsidRPr="0036067C">
        <w:tab/>
        <w:t xml:space="preserve">The value produced by a </w:t>
      </w:r>
      <w:r w:rsidRPr="0036067C">
        <w:rPr>
          <w:rFonts w:ascii="Courier New" w:hAnsi="Courier New"/>
          <w:b/>
        </w:rPr>
        <w:t>&amp;&amp;</w:t>
      </w:r>
      <w:r w:rsidRPr="0036067C">
        <w:t xml:space="preserve"> or </w:t>
      </w:r>
      <w:r w:rsidRPr="0036067C">
        <w:rPr>
          <w:rFonts w:ascii="Courier New" w:hAnsi="Courier New"/>
          <w:b/>
        </w:rPr>
        <w:t>||</w:t>
      </w:r>
      <w:r w:rsidRPr="0036067C">
        <w:t xml:space="preserve"> operator is not necessarily of type Boolean. The value produced will always be the value of one of the two operand expressions.</w:t>
      </w:r>
      <w:bookmarkStart w:id="3314" w:name="_Toc393690324"/>
    </w:p>
    <w:p w14:paraId="1CAD7B2F" w14:textId="77777777" w:rsidR="004C02EF" w:rsidRPr="00DE655B" w:rsidRDefault="004C02EF" w:rsidP="003A4B22">
      <w:pPr>
        <w:pStyle w:val="20"/>
        <w:numPr>
          <w:ilvl w:val="0"/>
          <w:numId w:val="0"/>
        </w:numPr>
        <w:rPr>
          <w:lang w:val="fr-CH"/>
        </w:rPr>
      </w:pPr>
      <w:bookmarkStart w:id="3315" w:name="_Ref440445056"/>
      <w:bookmarkStart w:id="3316" w:name="_Toc472818869"/>
      <w:bookmarkStart w:id="3317" w:name="_Toc235503443"/>
      <w:bookmarkStart w:id="3318" w:name="_Toc241509218"/>
      <w:bookmarkStart w:id="3319" w:name="_Toc244416705"/>
      <w:bookmarkStart w:id="3320" w:name="_Toc276631069"/>
      <w:bookmarkStart w:id="3321" w:name="_Toc178387080"/>
      <w:r w:rsidRPr="00DE655B">
        <w:rPr>
          <w:lang w:val="fr-CH"/>
        </w:rPr>
        <w:t>11.12</w:t>
      </w:r>
      <w:r w:rsidRPr="00DE655B">
        <w:rPr>
          <w:lang w:val="fr-CH"/>
        </w:rPr>
        <w:tab/>
        <w:t>Conditional Operator (</w:t>
      </w:r>
      <w:r w:rsidRPr="00DE655B">
        <w:rPr>
          <w:rFonts w:ascii="Courier New" w:hAnsi="Courier New"/>
          <w:smallCaps/>
          <w:lang w:val="fr-CH"/>
        </w:rPr>
        <w:t xml:space="preserve"> ? : )</w:t>
      </w:r>
      <w:bookmarkStart w:id="3322" w:name="_Toc382202870"/>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p>
    <w:p w14:paraId="465B85D4" w14:textId="77777777" w:rsidR="004C02EF" w:rsidRPr="00DE655B" w:rsidRDefault="004C02EF" w:rsidP="004C02EF">
      <w:pPr>
        <w:pStyle w:val="Syntax"/>
        <w:rPr>
          <w:lang w:val="fr-CH"/>
        </w:rPr>
      </w:pPr>
      <w:r w:rsidRPr="00DE655B">
        <w:rPr>
          <w:lang w:val="fr-CH"/>
        </w:rPr>
        <w:t>Syntax</w:t>
      </w:r>
    </w:p>
    <w:p w14:paraId="4029E1FE" w14:textId="77777777" w:rsidR="004C02EF" w:rsidRPr="00DE655B" w:rsidRDefault="004C02EF" w:rsidP="004C02EF">
      <w:pPr>
        <w:pStyle w:val="SyntaxRule"/>
        <w:rPr>
          <w:rFonts w:ascii="Arial" w:hAnsi="Arial"/>
          <w:lang w:val="fr-CH"/>
        </w:rPr>
      </w:pPr>
      <w:r w:rsidRPr="00DE655B">
        <w:rPr>
          <w:lang w:val="fr-CH"/>
        </w:rPr>
        <w:t>ConditionalExpression</w:t>
      </w:r>
      <w:r w:rsidRPr="00DE655B">
        <w:rPr>
          <w:rFonts w:ascii="Arial" w:hAnsi="Arial"/>
          <w:lang w:val="fr-CH"/>
        </w:rPr>
        <w:t xml:space="preserve"> </w:t>
      </w:r>
      <w:r w:rsidRPr="00DE655B">
        <w:rPr>
          <w:rFonts w:ascii="Arial" w:hAnsi="Arial"/>
          <w:b/>
          <w:i w:val="0"/>
          <w:lang w:val="fr-CH"/>
        </w:rPr>
        <w:t>:</w:t>
      </w:r>
    </w:p>
    <w:p w14:paraId="21CFAE28" w14:textId="77777777" w:rsidR="004C02EF" w:rsidRPr="00DE655B" w:rsidRDefault="004C02EF" w:rsidP="004C02EF">
      <w:pPr>
        <w:pStyle w:val="SyntaxDefinition"/>
        <w:rPr>
          <w:rFonts w:ascii="Arial" w:hAnsi="Arial"/>
          <w:lang w:val="fr-CH"/>
        </w:rPr>
      </w:pPr>
      <w:r w:rsidRPr="00DE655B">
        <w:rPr>
          <w:lang w:val="fr-CH"/>
        </w:rPr>
        <w:t>LogicalORExpression</w:t>
      </w:r>
      <w:r w:rsidRPr="00DE655B">
        <w:rPr>
          <w:lang w:val="fr-CH"/>
        </w:rPr>
        <w:br/>
        <w:t>LogicalORExpression</w:t>
      </w:r>
      <w:r w:rsidRPr="00DE655B">
        <w:rPr>
          <w:rFonts w:ascii="Courier New" w:hAnsi="Courier New"/>
          <w:b/>
          <w:i w:val="0"/>
          <w:lang w:val="fr-CH"/>
        </w:rPr>
        <w:t xml:space="preserve"> ?</w:t>
      </w:r>
      <w:r w:rsidRPr="00DE655B">
        <w:rPr>
          <w:rFonts w:ascii="Arial" w:hAnsi="Arial"/>
          <w:lang w:val="fr-CH"/>
        </w:rPr>
        <w:t xml:space="preserve"> </w:t>
      </w:r>
      <w:r w:rsidRPr="00DE655B">
        <w:rPr>
          <w:lang w:val="fr-CH"/>
        </w:rPr>
        <w:t>AssignmentExpression</w:t>
      </w:r>
      <w:r w:rsidRPr="00DE655B">
        <w:rPr>
          <w:rFonts w:ascii="Arial" w:hAnsi="Arial"/>
          <w:lang w:val="fr-CH"/>
        </w:rPr>
        <w:t xml:space="preserve"> </w:t>
      </w:r>
      <w:r w:rsidRPr="00DE655B">
        <w:rPr>
          <w:rFonts w:ascii="Courier New" w:hAnsi="Courier New"/>
          <w:b/>
          <w:i w:val="0"/>
          <w:lang w:val="fr-CH"/>
        </w:rPr>
        <w:t>:</w:t>
      </w:r>
      <w:r w:rsidRPr="00DE655B">
        <w:rPr>
          <w:rFonts w:ascii="Arial" w:hAnsi="Arial"/>
          <w:lang w:val="fr-CH"/>
        </w:rPr>
        <w:t xml:space="preserve"> </w:t>
      </w:r>
      <w:r w:rsidRPr="00DE655B">
        <w:rPr>
          <w:lang w:val="fr-CH"/>
        </w:rPr>
        <w:t>AssignmentExpression</w:t>
      </w:r>
    </w:p>
    <w:p w14:paraId="3759090D" w14:textId="77777777" w:rsidR="004C02EF" w:rsidRPr="00DE655B" w:rsidRDefault="004C02EF" w:rsidP="004C02EF">
      <w:pPr>
        <w:pStyle w:val="SyntaxRule"/>
        <w:rPr>
          <w:rFonts w:ascii="Arial" w:hAnsi="Arial"/>
          <w:lang w:val="fr-CH"/>
        </w:rPr>
      </w:pPr>
      <w:r w:rsidRPr="00DE655B">
        <w:rPr>
          <w:lang w:val="fr-CH"/>
        </w:rPr>
        <w:t>ConditionalExpressionNoIn</w:t>
      </w:r>
      <w:r w:rsidRPr="00DE655B">
        <w:rPr>
          <w:rFonts w:ascii="Arial" w:hAnsi="Arial"/>
          <w:lang w:val="fr-CH"/>
        </w:rPr>
        <w:t xml:space="preserve"> </w:t>
      </w:r>
      <w:r w:rsidRPr="00DE655B">
        <w:rPr>
          <w:rFonts w:ascii="Arial" w:hAnsi="Arial"/>
          <w:b/>
          <w:i w:val="0"/>
          <w:lang w:val="fr-CH"/>
        </w:rPr>
        <w:t>:</w:t>
      </w:r>
    </w:p>
    <w:p w14:paraId="6DBD0D5D" w14:textId="77777777" w:rsidR="004C02EF" w:rsidRPr="00DE655B" w:rsidRDefault="004C02EF" w:rsidP="004C02EF">
      <w:pPr>
        <w:pStyle w:val="SyntaxDefinition"/>
        <w:rPr>
          <w:rFonts w:ascii="Arial" w:hAnsi="Arial"/>
          <w:lang w:val="fr-CH"/>
        </w:rPr>
      </w:pPr>
      <w:r w:rsidRPr="00DE655B">
        <w:rPr>
          <w:lang w:val="fr-CH"/>
        </w:rPr>
        <w:t>LogicalORExpressionNoIn</w:t>
      </w:r>
      <w:r w:rsidRPr="00DE655B">
        <w:rPr>
          <w:lang w:val="fr-CH"/>
        </w:rPr>
        <w:br/>
        <w:t>LogicalORExpressionNoIn</w:t>
      </w:r>
      <w:r w:rsidRPr="00DE655B">
        <w:rPr>
          <w:rFonts w:ascii="Courier New" w:hAnsi="Courier New"/>
          <w:b/>
          <w:i w:val="0"/>
          <w:lang w:val="fr-CH"/>
        </w:rPr>
        <w:t xml:space="preserve"> ?</w:t>
      </w:r>
      <w:r w:rsidRPr="00DE655B">
        <w:rPr>
          <w:rFonts w:ascii="Arial" w:hAnsi="Arial"/>
          <w:lang w:val="fr-CH"/>
        </w:rPr>
        <w:t xml:space="preserve"> </w:t>
      </w:r>
      <w:r w:rsidRPr="00DE655B">
        <w:rPr>
          <w:lang w:val="fr-CH"/>
        </w:rPr>
        <w:t>AssignmentExpression</w:t>
      </w:r>
      <w:r w:rsidRPr="00DE655B">
        <w:rPr>
          <w:rFonts w:ascii="Arial" w:hAnsi="Arial"/>
          <w:lang w:val="fr-CH"/>
        </w:rPr>
        <w:t xml:space="preserve"> </w:t>
      </w:r>
      <w:r w:rsidRPr="00DE655B">
        <w:rPr>
          <w:rFonts w:ascii="Courier New" w:hAnsi="Courier New"/>
          <w:b/>
          <w:i w:val="0"/>
          <w:lang w:val="fr-CH"/>
        </w:rPr>
        <w:t>:</w:t>
      </w:r>
      <w:r w:rsidRPr="00DE655B">
        <w:rPr>
          <w:rFonts w:ascii="Arial" w:hAnsi="Arial"/>
          <w:lang w:val="fr-CH"/>
        </w:rPr>
        <w:t xml:space="preserve"> </w:t>
      </w:r>
      <w:r w:rsidRPr="00DE655B">
        <w:rPr>
          <w:lang w:val="fr-CH"/>
        </w:rPr>
        <w:t>AssignmentExpressionNoIn</w:t>
      </w:r>
    </w:p>
    <w:p w14:paraId="08B69A3B" w14:textId="77777777" w:rsidR="004C02EF" w:rsidRPr="00DE655B" w:rsidRDefault="004C02EF" w:rsidP="004C02EF">
      <w:pPr>
        <w:pStyle w:val="Syntax"/>
        <w:rPr>
          <w:lang w:val="fr-CH"/>
        </w:rPr>
      </w:pPr>
      <w:r w:rsidRPr="00DE655B">
        <w:rPr>
          <w:lang w:val="fr-CH"/>
        </w:rPr>
        <w:t>Semantics</w:t>
      </w:r>
    </w:p>
    <w:p w14:paraId="60477D35" w14:textId="77777777" w:rsidR="004C02EF" w:rsidRDefault="004C02EF" w:rsidP="004C02EF">
      <w:pPr>
        <w:jc w:val="left"/>
      </w:pPr>
      <w:r w:rsidRPr="005C773A">
        <w:rPr>
          <w:lang w:val="fr-CH"/>
        </w:rPr>
        <w:t xml:space="preserve">The production </w:t>
      </w:r>
      <w:r w:rsidRPr="005C773A">
        <w:rPr>
          <w:rStyle w:val="bnf"/>
          <w:lang w:val="fr-CH"/>
        </w:rPr>
        <w:t>ConditionalExpression</w:t>
      </w:r>
      <w:r w:rsidRPr="005C773A">
        <w:rPr>
          <w:lang w:val="fr-CH"/>
        </w:rPr>
        <w:t xml:space="preserve"> </w:t>
      </w:r>
      <w:r w:rsidRPr="005C773A">
        <w:rPr>
          <w:b/>
          <w:lang w:val="fr-CH"/>
        </w:rPr>
        <w:t>:</w:t>
      </w:r>
      <w:r w:rsidRPr="005C773A">
        <w:rPr>
          <w:lang w:val="fr-CH"/>
        </w:rPr>
        <w:t xml:space="preserve"> </w:t>
      </w:r>
      <w:r w:rsidRPr="005C773A">
        <w:rPr>
          <w:rStyle w:val="bnf"/>
          <w:lang w:val="fr-CH"/>
        </w:rPr>
        <w:t>LogicalORExpression</w:t>
      </w:r>
      <w:r w:rsidRPr="005C773A">
        <w:rPr>
          <w:lang w:val="fr-CH"/>
        </w:rPr>
        <w:t xml:space="preserve"> </w:t>
      </w:r>
      <w:r w:rsidRPr="005C773A">
        <w:rPr>
          <w:rFonts w:ascii="Courier New" w:hAnsi="Courier New"/>
          <w:b/>
          <w:lang w:val="fr-CH"/>
        </w:rPr>
        <w:t>?</w:t>
      </w:r>
      <w:r w:rsidRPr="005C773A">
        <w:rPr>
          <w:lang w:val="fr-CH"/>
        </w:rPr>
        <w:t xml:space="preserve"> </w:t>
      </w:r>
      <w:r w:rsidRPr="0036067C">
        <w:rPr>
          <w:rStyle w:val="bnf"/>
        </w:rPr>
        <w:t>AssignmentExpression</w:t>
      </w:r>
      <w:r>
        <w:t xml:space="preserve"> </w:t>
      </w:r>
      <w:r>
        <w:rPr>
          <w:rFonts w:ascii="Courier New" w:hAnsi="Courier New"/>
          <w:b/>
        </w:rPr>
        <w:t>:</w:t>
      </w:r>
      <w:r>
        <w:t xml:space="preserve"> </w:t>
      </w:r>
      <w:r w:rsidRPr="0036067C">
        <w:rPr>
          <w:rStyle w:val="bnf"/>
        </w:rPr>
        <w:t>AssignmentExpression</w:t>
      </w:r>
      <w:r>
        <w:t xml:space="preserve"> is evaluated as follows:</w:t>
      </w:r>
    </w:p>
    <w:p w14:paraId="319B47CD" w14:textId="77777777" w:rsidR="004C02EF" w:rsidRPr="008D4496" w:rsidRDefault="004C02EF" w:rsidP="004C02EF">
      <w:pPr>
        <w:pStyle w:val="Alg2"/>
        <w:numPr>
          <w:ilvl w:val="0"/>
          <w:numId w:val="104"/>
        </w:numPr>
      </w:pPr>
      <w:r w:rsidRPr="008D4496">
        <w:t xml:space="preserve">Let </w:t>
      </w:r>
      <w:r w:rsidRPr="008D4496">
        <w:rPr>
          <w:i/>
        </w:rPr>
        <w:t>lref</w:t>
      </w:r>
      <w:r w:rsidRPr="008D4496">
        <w:t xml:space="preserve"> be the result of evaluating </w:t>
      </w:r>
      <w:r w:rsidRPr="008D4496">
        <w:rPr>
          <w:i/>
        </w:rPr>
        <w:t>LogicalORExpression</w:t>
      </w:r>
      <w:r w:rsidRPr="008D4496">
        <w:t>.</w:t>
      </w:r>
    </w:p>
    <w:p w14:paraId="2D1E4C61" w14:textId="77777777" w:rsidR="004C02EF" w:rsidRPr="008D4496" w:rsidRDefault="004C02EF" w:rsidP="004C02EF">
      <w:pPr>
        <w:pStyle w:val="Alg2"/>
        <w:numPr>
          <w:ilvl w:val="0"/>
          <w:numId w:val="104"/>
        </w:numPr>
      </w:pPr>
      <w:r w:rsidRPr="008D4496">
        <w:t>If ToBoolean(GetValue(</w:t>
      </w:r>
      <w:r w:rsidRPr="008D4496">
        <w:rPr>
          <w:i/>
        </w:rPr>
        <w:t>lref</w:t>
      </w:r>
      <w:r w:rsidRPr="008D4496">
        <w:t xml:space="preserve">)) is </w:t>
      </w:r>
      <w:r w:rsidRPr="008D4496">
        <w:rPr>
          <w:b/>
        </w:rPr>
        <w:t>true</w:t>
      </w:r>
      <w:r w:rsidRPr="008D4496">
        <w:t>, then</w:t>
      </w:r>
    </w:p>
    <w:p w14:paraId="7E64F4F5" w14:textId="77777777" w:rsidR="004C02EF" w:rsidRPr="008D4496" w:rsidRDefault="004C02EF" w:rsidP="004C02EF">
      <w:pPr>
        <w:pStyle w:val="Alg2"/>
        <w:numPr>
          <w:ilvl w:val="1"/>
          <w:numId w:val="104"/>
        </w:numPr>
      </w:pPr>
      <w:r w:rsidRPr="008D4496">
        <w:t xml:space="preserve">Let </w:t>
      </w:r>
      <w:r w:rsidRPr="008D4496">
        <w:rPr>
          <w:i/>
        </w:rPr>
        <w:t>trueRef</w:t>
      </w:r>
      <w:r w:rsidRPr="008D4496">
        <w:t xml:space="preserve"> be the result of evaluating</w:t>
      </w:r>
      <w:r w:rsidRPr="008D4496" w:rsidDel="00862F49">
        <w:t xml:space="preserve"> </w:t>
      </w:r>
      <w:r w:rsidRPr="008D4496">
        <w:t xml:space="preserve">the first </w:t>
      </w:r>
      <w:r w:rsidRPr="008D4496">
        <w:rPr>
          <w:i/>
        </w:rPr>
        <w:t>AssignmentExpression</w:t>
      </w:r>
      <w:r w:rsidRPr="008D4496">
        <w:t>.</w:t>
      </w:r>
    </w:p>
    <w:p w14:paraId="02166567" w14:textId="77777777" w:rsidR="004C02EF" w:rsidRPr="008D4496" w:rsidRDefault="004C02EF" w:rsidP="004C02EF">
      <w:pPr>
        <w:pStyle w:val="Alg2"/>
        <w:numPr>
          <w:ilvl w:val="1"/>
          <w:numId w:val="104"/>
        </w:numPr>
      </w:pPr>
      <w:r w:rsidRPr="008D4496">
        <w:t>Return GetValue(</w:t>
      </w:r>
      <w:r w:rsidRPr="008D4496">
        <w:rPr>
          <w:i/>
        </w:rPr>
        <w:t>trueRef</w:t>
      </w:r>
      <w:r w:rsidRPr="008D4496">
        <w:t>).</w:t>
      </w:r>
    </w:p>
    <w:p w14:paraId="303CC06A" w14:textId="77777777" w:rsidR="004C02EF" w:rsidRPr="008D4496" w:rsidRDefault="004C02EF" w:rsidP="004C02EF">
      <w:pPr>
        <w:pStyle w:val="Alg2"/>
        <w:numPr>
          <w:ilvl w:val="0"/>
          <w:numId w:val="104"/>
        </w:numPr>
      </w:pPr>
      <w:r w:rsidRPr="008D4496">
        <w:t>Else</w:t>
      </w:r>
    </w:p>
    <w:p w14:paraId="25AE6B7E" w14:textId="77777777" w:rsidR="004C02EF" w:rsidRPr="008D4496" w:rsidRDefault="004C02EF" w:rsidP="004C02EF">
      <w:pPr>
        <w:pStyle w:val="Alg2"/>
        <w:numPr>
          <w:ilvl w:val="1"/>
          <w:numId w:val="104"/>
        </w:numPr>
      </w:pPr>
      <w:r w:rsidRPr="008D4496">
        <w:t xml:space="preserve">Let </w:t>
      </w:r>
      <w:r w:rsidRPr="008D4496">
        <w:rPr>
          <w:i/>
        </w:rPr>
        <w:t>falseRef</w:t>
      </w:r>
      <w:r w:rsidRPr="008D4496">
        <w:t xml:space="preserve"> be the result of evaluating</w:t>
      </w:r>
      <w:r w:rsidRPr="008D4496" w:rsidDel="00862F49">
        <w:t xml:space="preserve"> </w:t>
      </w:r>
      <w:r w:rsidRPr="008D4496">
        <w:t xml:space="preserve">the second </w:t>
      </w:r>
      <w:r w:rsidRPr="008D4496">
        <w:rPr>
          <w:i/>
        </w:rPr>
        <w:t>AssignmentExpression</w:t>
      </w:r>
      <w:r w:rsidRPr="008D4496">
        <w:t>.</w:t>
      </w:r>
    </w:p>
    <w:p w14:paraId="2F5E881B" w14:textId="77777777" w:rsidR="004C02EF" w:rsidRPr="008D4496" w:rsidRDefault="004C02EF" w:rsidP="004C02EF">
      <w:pPr>
        <w:pStyle w:val="Alg2"/>
        <w:numPr>
          <w:ilvl w:val="1"/>
          <w:numId w:val="104"/>
        </w:numPr>
        <w:spacing w:after="220"/>
      </w:pPr>
      <w:r w:rsidRPr="008D4496">
        <w:t>Return GetValue(</w:t>
      </w:r>
      <w:r w:rsidRPr="008D4496">
        <w:rPr>
          <w:i/>
        </w:rPr>
        <w:t>falseRef</w:t>
      </w:r>
      <w:r w:rsidRPr="008D4496">
        <w:t>).</w:t>
      </w:r>
    </w:p>
    <w:p w14:paraId="58984AA6" w14:textId="77777777" w:rsidR="004C02EF" w:rsidRDefault="004C02EF" w:rsidP="004C02EF">
      <w:r>
        <w:t xml:space="preserve">The </w:t>
      </w:r>
      <w:r w:rsidRPr="0036067C">
        <w:rPr>
          <w:rStyle w:val="bnf"/>
        </w:rPr>
        <w:t>ConditionalExpressionNoIn</w:t>
      </w:r>
      <w:r>
        <w:t xml:space="preserve"> production is evaluated in the same manner as the </w:t>
      </w:r>
      <w:r w:rsidRPr="0036067C">
        <w:rPr>
          <w:rStyle w:val="bnf"/>
        </w:rPr>
        <w:t>ConditionalExpression</w:t>
      </w:r>
      <w:r>
        <w:t xml:space="preserve"> production except that the contained </w:t>
      </w:r>
      <w:r w:rsidRPr="0036067C">
        <w:rPr>
          <w:rStyle w:val="bnf"/>
        </w:rPr>
        <w:t>LogicalORExpressionNoIn</w:t>
      </w:r>
      <w:r>
        <w:t xml:space="preserve">, </w:t>
      </w:r>
      <w:r w:rsidRPr="0036067C">
        <w:rPr>
          <w:rStyle w:val="bnf"/>
        </w:rPr>
        <w:t>AssignmentExpression</w:t>
      </w:r>
      <w:r>
        <w:t xml:space="preserve"> and </w:t>
      </w:r>
      <w:r w:rsidRPr="0036067C">
        <w:rPr>
          <w:rStyle w:val="bnf"/>
        </w:rPr>
        <w:t>AssignmentExpressionNoIn</w:t>
      </w:r>
      <w:r>
        <w:t xml:space="preserve"> are evaluated instead of the contained </w:t>
      </w:r>
      <w:r w:rsidRPr="0036067C">
        <w:rPr>
          <w:rStyle w:val="bnf"/>
        </w:rPr>
        <w:t>LogicalORExpression</w:t>
      </w:r>
      <w:r>
        <w:t xml:space="preserve">, first </w:t>
      </w:r>
      <w:r w:rsidRPr="0036067C">
        <w:rPr>
          <w:rStyle w:val="bnf"/>
        </w:rPr>
        <w:t>AssignmentExpression</w:t>
      </w:r>
      <w:r>
        <w:t xml:space="preserve"> and second </w:t>
      </w:r>
      <w:r w:rsidRPr="0036067C">
        <w:rPr>
          <w:rStyle w:val="bnf"/>
        </w:rPr>
        <w:t>AssignmentExpression</w:t>
      </w:r>
      <w:r>
        <w:t>, respectively.</w:t>
      </w:r>
    </w:p>
    <w:p w14:paraId="6574B026" w14:textId="77777777" w:rsidR="004C02EF" w:rsidRDefault="004C02EF" w:rsidP="004C02EF">
      <w:pPr>
        <w:pStyle w:val="Note"/>
      </w:pPr>
      <w:r w:rsidRPr="00586549">
        <w:t>NOTE</w:t>
      </w:r>
      <w:r w:rsidRPr="00586549">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bookmarkStart w:id="3323" w:name="_Toc375031193"/>
      <w:bookmarkStart w:id="3324" w:name="_Ref381183204"/>
      <w:bookmarkStart w:id="3325" w:name="_Toc381513706"/>
      <w:bookmarkStart w:id="3326" w:name="_Toc382202871"/>
      <w:bookmarkStart w:id="3327" w:name="_Toc382212228"/>
      <w:bookmarkStart w:id="3328" w:name="_Toc382212688"/>
      <w:bookmarkStart w:id="3329" w:name="_Toc382291573"/>
      <w:bookmarkStart w:id="3330" w:name="_Ref382717195"/>
      <w:bookmarkStart w:id="3331" w:name="_Toc385672222"/>
      <w:bookmarkStart w:id="3332" w:name="_Toc393690325"/>
    </w:p>
    <w:p w14:paraId="48968695" w14:textId="77777777" w:rsidR="004C02EF" w:rsidRDefault="004C02EF" w:rsidP="003A4B22">
      <w:pPr>
        <w:pStyle w:val="20"/>
        <w:numPr>
          <w:ilvl w:val="0"/>
          <w:numId w:val="0"/>
        </w:numPr>
      </w:pPr>
      <w:bookmarkStart w:id="3333" w:name="_Hlt457449446"/>
      <w:bookmarkStart w:id="3334" w:name="_Ref440445075"/>
      <w:bookmarkStart w:id="3335" w:name="_Toc472818870"/>
      <w:bookmarkStart w:id="3336" w:name="_Toc235503444"/>
      <w:bookmarkStart w:id="3337" w:name="_Toc241509219"/>
      <w:bookmarkStart w:id="3338" w:name="_Toc244416706"/>
      <w:bookmarkStart w:id="3339" w:name="_Toc276631070"/>
      <w:bookmarkStart w:id="3340" w:name="_Toc178387081"/>
      <w:bookmarkEnd w:id="3333"/>
      <w:r>
        <w:t>11.13</w:t>
      </w:r>
      <w:r>
        <w:tab/>
        <w:t>Assignment Operator</w:t>
      </w:r>
      <w:bookmarkStart w:id="3341" w:name="_Toc382202872"/>
      <w:bookmarkEnd w:id="3323"/>
      <w:bookmarkEnd w:id="3324"/>
      <w:bookmarkEnd w:id="3325"/>
      <w:bookmarkEnd w:id="3326"/>
      <w:bookmarkEnd w:id="3327"/>
      <w:bookmarkEnd w:id="3328"/>
      <w:bookmarkEnd w:id="3329"/>
      <w:bookmarkEnd w:id="3330"/>
      <w:bookmarkEnd w:id="3331"/>
      <w:bookmarkEnd w:id="3332"/>
      <w:bookmarkEnd w:id="3341"/>
      <w:r>
        <w:t>s</w:t>
      </w:r>
      <w:bookmarkEnd w:id="3334"/>
      <w:bookmarkEnd w:id="3335"/>
      <w:bookmarkEnd w:id="3336"/>
      <w:bookmarkEnd w:id="3337"/>
      <w:bookmarkEnd w:id="3338"/>
      <w:bookmarkEnd w:id="3339"/>
      <w:bookmarkEnd w:id="3340"/>
    </w:p>
    <w:p w14:paraId="51B5E7BB" w14:textId="77777777" w:rsidR="004C02EF" w:rsidRDefault="004C02EF" w:rsidP="004C02EF">
      <w:pPr>
        <w:pStyle w:val="Syntax"/>
      </w:pPr>
      <w:r w:rsidRPr="002912E1">
        <w:t>Syntax</w:t>
      </w:r>
    </w:p>
    <w:p w14:paraId="4A87D676" w14:textId="77777777" w:rsidR="004C02EF" w:rsidRPr="00586549" w:rsidRDefault="004C02EF" w:rsidP="004C02EF">
      <w:pPr>
        <w:pStyle w:val="SyntaxRule"/>
        <w:rPr>
          <w:rFonts w:ascii="Arial" w:hAnsi="Arial"/>
        </w:rPr>
      </w:pPr>
      <w:r w:rsidRPr="00586549">
        <w:t>AssignmentExpression</w:t>
      </w:r>
      <w:r w:rsidRPr="00586549">
        <w:rPr>
          <w:rFonts w:ascii="Arial" w:hAnsi="Arial"/>
        </w:rPr>
        <w:t xml:space="preserve"> </w:t>
      </w:r>
      <w:r w:rsidRPr="00D04346">
        <w:rPr>
          <w:rFonts w:ascii="Arial" w:hAnsi="Arial"/>
          <w:b/>
          <w:i w:val="0"/>
        </w:rPr>
        <w:t>:</w:t>
      </w:r>
    </w:p>
    <w:p w14:paraId="583B4B6D" w14:textId="77777777" w:rsidR="004C02EF" w:rsidRPr="00586549" w:rsidRDefault="004C02EF" w:rsidP="004C02EF">
      <w:pPr>
        <w:pStyle w:val="SyntaxDefinition"/>
      </w:pPr>
      <w:r w:rsidRPr="00586549">
        <w:t>ConditionalExpression</w:t>
      </w:r>
      <w:r w:rsidRPr="00586549">
        <w:br/>
        <w:t xml:space="preserve">LeftHandSideExpression </w:t>
      </w:r>
      <w:r w:rsidRPr="008B0D5C">
        <w:rPr>
          <w:rFonts w:ascii="Courier New" w:hAnsi="Courier New" w:cs="Courier New"/>
          <w:b/>
          <w:i w:val="0"/>
        </w:rPr>
        <w:t>=</w:t>
      </w:r>
      <w:r>
        <w:t xml:space="preserve"> </w:t>
      </w:r>
      <w:r w:rsidRPr="00586549">
        <w:t xml:space="preserve">AssignmentExpression </w:t>
      </w:r>
      <w:r>
        <w:br/>
      </w:r>
      <w:r w:rsidRPr="00586549">
        <w:t>LeftHandSideExpression AssignmentOperator AssignmentExpression</w:t>
      </w:r>
    </w:p>
    <w:p w14:paraId="75C97746" w14:textId="77777777" w:rsidR="004C02EF" w:rsidRPr="00586549" w:rsidRDefault="004C02EF" w:rsidP="004C02EF">
      <w:pPr>
        <w:pStyle w:val="SyntaxRule"/>
        <w:rPr>
          <w:rFonts w:ascii="Arial" w:hAnsi="Arial"/>
        </w:rPr>
      </w:pPr>
      <w:r w:rsidRPr="00586549">
        <w:t>AssignmentExpressionNoIn</w:t>
      </w:r>
      <w:r w:rsidRPr="00586549">
        <w:rPr>
          <w:rFonts w:ascii="Arial" w:hAnsi="Arial"/>
        </w:rPr>
        <w:t xml:space="preserve"> </w:t>
      </w:r>
      <w:r w:rsidRPr="00D04346">
        <w:rPr>
          <w:rFonts w:ascii="Arial" w:hAnsi="Arial"/>
          <w:b/>
          <w:i w:val="0"/>
        </w:rPr>
        <w:t>:</w:t>
      </w:r>
    </w:p>
    <w:p w14:paraId="4CF1C119" w14:textId="77777777" w:rsidR="004C02EF" w:rsidRPr="00ED79C2" w:rsidRDefault="004C02EF" w:rsidP="004C02EF">
      <w:pPr>
        <w:pStyle w:val="SyntaxDefinition"/>
      </w:pPr>
      <w:r w:rsidRPr="00ED79C2">
        <w:t>ConditionalExpressionNoIn</w:t>
      </w:r>
      <w:r w:rsidRPr="00ED79C2">
        <w:br/>
      </w:r>
      <w:r w:rsidRPr="00586549">
        <w:t xml:space="preserve">LeftHandSideExpression </w:t>
      </w:r>
      <w:r w:rsidRPr="008B0D5C">
        <w:rPr>
          <w:rFonts w:ascii="Courier New" w:hAnsi="Courier New" w:cs="Courier New"/>
          <w:b/>
          <w:i w:val="0"/>
        </w:rPr>
        <w:t>=</w:t>
      </w:r>
      <w:r>
        <w:t xml:space="preserve"> </w:t>
      </w:r>
      <w:r w:rsidRPr="00ED79C2">
        <w:t>AssignmentExpressionNoIn</w:t>
      </w:r>
      <w:r>
        <w:br/>
      </w:r>
      <w:r w:rsidRPr="00ED79C2">
        <w:t>LeftHandSideExpression AssignmentOperator AssignmentExpressionNoIn</w:t>
      </w:r>
    </w:p>
    <w:p w14:paraId="7189C1E8" w14:textId="77777777" w:rsidR="004C02EF" w:rsidRPr="00ED79C2" w:rsidRDefault="004C02EF" w:rsidP="004C02EF">
      <w:pPr>
        <w:pStyle w:val="SyntaxRule"/>
      </w:pPr>
      <w:r w:rsidRPr="00ED79C2">
        <w:t xml:space="preserve">AssignmentOperator </w:t>
      </w:r>
      <w:r w:rsidRPr="00D04346">
        <w:rPr>
          <w:rFonts w:ascii="Arial" w:hAnsi="Arial" w:cs="Arial"/>
          <w:b/>
          <w:i w:val="0"/>
        </w:rPr>
        <w:t>:</w:t>
      </w:r>
      <w:r w:rsidRPr="008311F4">
        <w:rPr>
          <w:rFonts w:ascii="Arial" w:hAnsi="Arial" w:cs="Arial"/>
          <w:b/>
        </w:rPr>
        <w:t xml:space="preserve"> </w:t>
      </w:r>
      <w:r w:rsidRPr="007A29B2">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984A3F" w14:paraId="17001DC4" w14:textId="77777777" w:rsidTr="003A4B22">
        <w:trPr>
          <w:trHeight w:hRule="exact" w:val="240"/>
        </w:trPr>
        <w:tc>
          <w:tcPr>
            <w:tcW w:w="648" w:type="dxa"/>
          </w:tcPr>
          <w:p w14:paraId="4CE0DBB7" w14:textId="77777777" w:rsidR="004C02EF" w:rsidRDefault="004C02EF" w:rsidP="003A4B22">
            <w:pPr>
              <w:pStyle w:val="SyntaxOneOf"/>
            </w:pPr>
            <w:r>
              <w:t>*=</w:t>
            </w:r>
          </w:p>
        </w:tc>
        <w:tc>
          <w:tcPr>
            <w:tcW w:w="648" w:type="dxa"/>
          </w:tcPr>
          <w:p w14:paraId="6959CDD3" w14:textId="77777777" w:rsidR="004C02EF" w:rsidRDefault="004C02EF" w:rsidP="003A4B22">
            <w:pPr>
              <w:pStyle w:val="SyntaxOneOf"/>
            </w:pPr>
            <w:r>
              <w:t>/=</w:t>
            </w:r>
          </w:p>
        </w:tc>
        <w:tc>
          <w:tcPr>
            <w:tcW w:w="648" w:type="dxa"/>
          </w:tcPr>
          <w:p w14:paraId="353A0965" w14:textId="77777777" w:rsidR="004C02EF" w:rsidRDefault="004C02EF" w:rsidP="003A4B22">
            <w:pPr>
              <w:pStyle w:val="SyntaxOneOf"/>
            </w:pPr>
            <w:r>
              <w:t>%=</w:t>
            </w:r>
          </w:p>
        </w:tc>
        <w:tc>
          <w:tcPr>
            <w:tcW w:w="648" w:type="dxa"/>
          </w:tcPr>
          <w:p w14:paraId="0E873732" w14:textId="77777777" w:rsidR="004C02EF" w:rsidRDefault="004C02EF" w:rsidP="003A4B22">
            <w:pPr>
              <w:pStyle w:val="SyntaxOneOf"/>
            </w:pPr>
            <w:r>
              <w:t>+=</w:t>
            </w:r>
          </w:p>
        </w:tc>
        <w:tc>
          <w:tcPr>
            <w:tcW w:w="648" w:type="dxa"/>
          </w:tcPr>
          <w:p w14:paraId="745D21EC" w14:textId="77777777" w:rsidR="004C02EF" w:rsidRDefault="004C02EF" w:rsidP="003A4B22">
            <w:pPr>
              <w:pStyle w:val="SyntaxOneOf"/>
            </w:pPr>
            <w:r>
              <w:t>-=</w:t>
            </w:r>
          </w:p>
        </w:tc>
        <w:tc>
          <w:tcPr>
            <w:tcW w:w="648" w:type="dxa"/>
          </w:tcPr>
          <w:p w14:paraId="33EB53BF" w14:textId="77777777" w:rsidR="004C02EF" w:rsidRDefault="004C02EF" w:rsidP="003A4B22">
            <w:pPr>
              <w:pStyle w:val="SyntaxOneOf"/>
            </w:pPr>
            <w:r>
              <w:t>&lt;&lt;=</w:t>
            </w:r>
          </w:p>
        </w:tc>
        <w:tc>
          <w:tcPr>
            <w:tcW w:w="648" w:type="dxa"/>
          </w:tcPr>
          <w:p w14:paraId="65F88759" w14:textId="77777777" w:rsidR="004C02EF" w:rsidRDefault="004C02EF" w:rsidP="003A4B22">
            <w:pPr>
              <w:pStyle w:val="SyntaxOneOf"/>
            </w:pPr>
            <w:r>
              <w:t>&gt;&gt;=</w:t>
            </w:r>
          </w:p>
        </w:tc>
        <w:tc>
          <w:tcPr>
            <w:tcW w:w="648" w:type="dxa"/>
          </w:tcPr>
          <w:p w14:paraId="0A6D4DAF" w14:textId="77777777" w:rsidR="004C02EF" w:rsidRDefault="004C02EF" w:rsidP="003A4B22">
            <w:pPr>
              <w:pStyle w:val="SyntaxOneOf"/>
            </w:pPr>
            <w:r>
              <w:t>&gt;&gt;&gt;=</w:t>
            </w:r>
          </w:p>
        </w:tc>
        <w:tc>
          <w:tcPr>
            <w:tcW w:w="648" w:type="dxa"/>
          </w:tcPr>
          <w:p w14:paraId="1E49D8B7" w14:textId="77777777" w:rsidR="004C02EF" w:rsidRDefault="004C02EF" w:rsidP="003A4B22">
            <w:pPr>
              <w:pStyle w:val="SyntaxOneOf"/>
            </w:pPr>
            <w:r>
              <w:t>&amp;=</w:t>
            </w:r>
          </w:p>
        </w:tc>
        <w:tc>
          <w:tcPr>
            <w:tcW w:w="648" w:type="dxa"/>
          </w:tcPr>
          <w:p w14:paraId="120BA96B" w14:textId="77777777" w:rsidR="004C02EF" w:rsidRDefault="004C02EF" w:rsidP="003A4B22">
            <w:pPr>
              <w:pStyle w:val="SyntaxOneOf"/>
            </w:pPr>
            <w:r>
              <w:t>^=</w:t>
            </w:r>
          </w:p>
        </w:tc>
        <w:tc>
          <w:tcPr>
            <w:tcW w:w="648" w:type="dxa"/>
          </w:tcPr>
          <w:p w14:paraId="646F258A" w14:textId="77777777" w:rsidR="004C02EF" w:rsidRDefault="004C02EF" w:rsidP="003A4B22">
            <w:pPr>
              <w:pStyle w:val="SyntaxOneOf"/>
            </w:pPr>
            <w:r>
              <w:t>|=</w:t>
            </w:r>
          </w:p>
        </w:tc>
      </w:tr>
    </w:tbl>
    <w:p w14:paraId="7A829AA0" w14:textId="77777777" w:rsidR="008D4C49" w:rsidRDefault="008D4C49" w:rsidP="004C4800">
      <w:pPr>
        <w:pStyle w:val="Syntax"/>
        <w:rPr>
          <w:ins w:id="3342" w:author="Allen Wirfs-Brock" w:date="2011-07-01T15:44:00Z"/>
        </w:rPr>
      </w:pPr>
      <w:bookmarkStart w:id="3343" w:name="_Toc375031194"/>
      <w:bookmarkStart w:id="3344" w:name="_Ref378392063"/>
      <w:bookmarkStart w:id="3345" w:name="_Toc381513707"/>
      <w:bookmarkStart w:id="3346" w:name="_Toc382202873"/>
      <w:bookmarkStart w:id="3347" w:name="_Toc382212229"/>
      <w:bookmarkStart w:id="3348" w:name="_Toc382212689"/>
      <w:bookmarkStart w:id="3349" w:name="_Toc382291574"/>
      <w:bookmarkStart w:id="3350" w:name="_Toc385672223"/>
      <w:bookmarkStart w:id="3351" w:name="_Toc393690326"/>
      <w:ins w:id="3352" w:author="Allen Wirfs-Brock" w:date="2011-07-01T14:52:00Z">
        <w:r>
          <w:t xml:space="preserve">Supplemental </w:t>
        </w:r>
        <w:r w:rsidRPr="002912E1">
          <w:t>Syntax</w:t>
        </w:r>
      </w:ins>
    </w:p>
    <w:p w14:paraId="7F72F5B1" w14:textId="77777777" w:rsidR="004C4800" w:rsidRPr="004C4800" w:rsidRDefault="004C4800" w:rsidP="004C4800">
      <w:pPr>
        <w:rPr>
          <w:ins w:id="3353" w:author="Allen Wirfs-Brock" w:date="2011-07-01T14:52:00Z"/>
        </w:rPr>
      </w:pPr>
      <w:ins w:id="3354" w:author="Allen Wirfs-Brock" w:date="2011-07-01T15:44:00Z">
        <w:r>
          <w:t xml:space="preserve">In certain circumstances when processing the production </w:t>
        </w:r>
        <w:r w:rsidRPr="00586549">
          <w:rPr>
            <w:rStyle w:val="bnf"/>
          </w:rPr>
          <w:t>AssignmentExpression</w:t>
        </w:r>
        <w:r>
          <w:t xml:space="preserve"> </w:t>
        </w:r>
        <w:r>
          <w:rPr>
            <w:b/>
          </w:rPr>
          <w:t>:</w:t>
        </w:r>
        <w:r>
          <w:t xml:space="preserve"> </w:t>
        </w:r>
        <w:r w:rsidRPr="00586549">
          <w:rPr>
            <w:rStyle w:val="bnf"/>
          </w:rPr>
          <w:t>LeftHandSideExpression</w:t>
        </w:r>
        <w:r>
          <w:t xml:space="preserve"> </w:t>
        </w:r>
        <w:r>
          <w:rPr>
            <w:rFonts w:ascii="Courier New" w:hAnsi="Courier New"/>
            <w:b/>
          </w:rPr>
          <w:t>=</w:t>
        </w:r>
        <w:r>
          <w:t xml:space="preserve"> </w:t>
        </w:r>
        <w:r w:rsidRPr="00586549">
          <w:rPr>
            <w:rStyle w:val="bnf"/>
          </w:rPr>
          <w:t>AssignmentExpression</w:t>
        </w:r>
        <w:r>
          <w:t xml:space="preserve"> the following grammar is used to refine the interpretation of  </w:t>
        </w:r>
        <w:r w:rsidRPr="00586549">
          <w:rPr>
            <w:rStyle w:val="bnf"/>
          </w:rPr>
          <w:t>LeftHandSideExpression</w:t>
        </w:r>
        <w:r>
          <w:t>.</w:t>
        </w:r>
      </w:ins>
    </w:p>
    <w:p w14:paraId="78487405" w14:textId="77777777" w:rsidR="008D4C49" w:rsidRPr="00586549" w:rsidRDefault="008D4C49" w:rsidP="004C4800">
      <w:pPr>
        <w:pStyle w:val="SyntaxRule"/>
        <w:rPr>
          <w:ins w:id="3355" w:author="Allen Wirfs-Brock" w:date="2011-07-01T14:52:00Z"/>
          <w:rFonts w:ascii="Arial" w:hAnsi="Arial"/>
        </w:rPr>
      </w:pPr>
      <w:ins w:id="3356" w:author="Allen Wirfs-Brock" w:date="2011-07-01T14:52:00Z">
        <w:r w:rsidRPr="00586549">
          <w:t>Assignment</w:t>
        </w:r>
        <w:r>
          <w:t xml:space="preserve">Pattern </w:t>
        </w:r>
        <w:r w:rsidRPr="00D04346">
          <w:rPr>
            <w:rFonts w:ascii="Arial" w:hAnsi="Arial"/>
            <w:b/>
            <w:i w:val="0"/>
          </w:rPr>
          <w:t>:</w:t>
        </w:r>
      </w:ins>
    </w:p>
    <w:p w14:paraId="0E97D33D" w14:textId="77777777" w:rsidR="008D4C49" w:rsidRDefault="008D4C49" w:rsidP="008D4C49">
      <w:pPr>
        <w:pStyle w:val="SyntaxDefinition"/>
        <w:rPr>
          <w:ins w:id="3357" w:author="Allen Wirfs-Brock" w:date="2011-07-01T14:52:00Z"/>
          <w:rFonts w:ascii="Courier New" w:hAnsi="Courier New" w:cs="Courier New"/>
          <w:b/>
          <w:i w:val="0"/>
        </w:rPr>
      </w:pPr>
      <w:ins w:id="3358" w:author="Allen Wirfs-Brock" w:date="2011-07-01T14:52:00Z">
        <w:r>
          <w:t>ObjectAssignmentPattern</w:t>
        </w:r>
        <w:r>
          <w:br/>
          <w:t>ArrayAssignmentPattern</w:t>
        </w:r>
        <w:r>
          <w:rPr>
            <w:rFonts w:ascii="Courier New" w:hAnsi="Courier New" w:cs="Courier New"/>
            <w:b/>
            <w:i w:val="0"/>
          </w:rPr>
          <w:t xml:space="preserve"> </w:t>
        </w:r>
      </w:ins>
    </w:p>
    <w:p w14:paraId="718F8288" w14:textId="77777777" w:rsidR="008D4C49" w:rsidRPr="00586549" w:rsidRDefault="008D4C49" w:rsidP="004C4800">
      <w:pPr>
        <w:pStyle w:val="SyntaxRule"/>
        <w:rPr>
          <w:ins w:id="3359" w:author="Allen Wirfs-Brock" w:date="2011-07-01T14:52:00Z"/>
          <w:rFonts w:ascii="Arial" w:hAnsi="Arial"/>
        </w:rPr>
      </w:pPr>
      <w:ins w:id="3360" w:author="Allen Wirfs-Brock" w:date="2011-07-01T14:52:00Z">
        <w:r>
          <w:t>Object</w:t>
        </w:r>
        <w:r w:rsidRPr="00586549">
          <w:t>Assignment</w:t>
        </w:r>
        <w:r>
          <w:t xml:space="preserve">Pattern </w:t>
        </w:r>
        <w:r w:rsidRPr="00D04346">
          <w:rPr>
            <w:rFonts w:ascii="Arial" w:hAnsi="Arial"/>
            <w:b/>
            <w:i w:val="0"/>
          </w:rPr>
          <w:t>:</w:t>
        </w:r>
      </w:ins>
    </w:p>
    <w:p w14:paraId="298F7E2A" w14:textId="77777777" w:rsidR="008D4C49" w:rsidRDefault="008D4C49" w:rsidP="008D4C49">
      <w:pPr>
        <w:pStyle w:val="SyntaxDefinition"/>
        <w:rPr>
          <w:ins w:id="3361" w:author="Allen Wirfs-Brock" w:date="2011-07-01T14:52:00Z"/>
          <w:rFonts w:ascii="Courier New" w:hAnsi="Courier New" w:cs="Courier New"/>
          <w:b/>
          <w:i w:val="0"/>
        </w:rPr>
      </w:pPr>
      <w:ins w:id="3362" w:author="Allen Wirfs-Brock" w:date="2011-07-01T14:52:00Z">
        <w:r>
          <w:rPr>
            <w:rFonts w:ascii="Courier New" w:hAnsi="Courier New" w:cs="Courier New"/>
            <w:b/>
            <w:i w:val="0"/>
          </w:rPr>
          <w:t>{ }</w:t>
        </w:r>
        <w:r>
          <w:rPr>
            <w:rFonts w:ascii="Courier New" w:hAnsi="Courier New" w:cs="Courier New"/>
            <w:b/>
            <w:i w:val="0"/>
          </w:rPr>
          <w:br/>
          <w:t xml:space="preserve">{ </w:t>
        </w:r>
        <w:r>
          <w:t>AssignmentPropertyList</w:t>
        </w:r>
        <w:r>
          <w:rPr>
            <w:rFonts w:ascii="Courier New" w:hAnsi="Courier New" w:cs="Courier New"/>
            <w:b/>
            <w:i w:val="0"/>
          </w:rPr>
          <w:t xml:space="preserve"> }</w:t>
        </w:r>
        <w:r>
          <w:rPr>
            <w:rFonts w:ascii="Courier New" w:hAnsi="Courier New" w:cs="Courier New"/>
            <w:b/>
            <w:i w:val="0"/>
          </w:rPr>
          <w:br/>
          <w:t xml:space="preserve">{ </w:t>
        </w:r>
        <w:r>
          <w:t>AssignmentPropertyList</w:t>
        </w:r>
        <w:r>
          <w:rPr>
            <w:rFonts w:ascii="Courier New" w:hAnsi="Courier New" w:cs="Courier New"/>
            <w:b/>
            <w:i w:val="0"/>
          </w:rPr>
          <w:t xml:space="preserve"> , }</w:t>
        </w:r>
      </w:ins>
    </w:p>
    <w:p w14:paraId="00E7D453" w14:textId="77777777" w:rsidR="008D4C49" w:rsidRPr="00586549" w:rsidRDefault="008D4C49" w:rsidP="004C4800">
      <w:pPr>
        <w:pStyle w:val="SyntaxRule"/>
        <w:rPr>
          <w:ins w:id="3363" w:author="Allen Wirfs-Brock" w:date="2011-07-01T14:52:00Z"/>
          <w:rFonts w:ascii="Arial" w:hAnsi="Arial"/>
        </w:rPr>
      </w:pPr>
      <w:commentRangeStart w:id="3364"/>
      <w:ins w:id="3365" w:author="Allen Wirfs-Brock" w:date="2011-07-01T14:52:00Z">
        <w:r>
          <w:t>Array</w:t>
        </w:r>
        <w:r w:rsidRPr="00586549">
          <w:t>Assignment</w:t>
        </w:r>
        <w:r>
          <w:t xml:space="preserve">Pattern </w:t>
        </w:r>
        <w:r w:rsidRPr="00D04346">
          <w:rPr>
            <w:rFonts w:ascii="Arial" w:hAnsi="Arial"/>
            <w:b/>
            <w:i w:val="0"/>
          </w:rPr>
          <w:t>:</w:t>
        </w:r>
        <w:commentRangeEnd w:id="3364"/>
        <w:r>
          <w:rPr>
            <w:rStyle w:val="af4"/>
            <w:rFonts w:ascii="Arial" w:eastAsia="MS Mincho" w:hAnsi="Arial"/>
            <w:i w:val="0"/>
            <w:lang w:eastAsia="ja-JP"/>
          </w:rPr>
          <w:commentReference w:id="3364"/>
        </w:r>
      </w:ins>
    </w:p>
    <w:p w14:paraId="58C91711" w14:textId="77777777" w:rsidR="008D4C49" w:rsidRDefault="008D4C49" w:rsidP="008D4C49">
      <w:pPr>
        <w:pStyle w:val="SyntaxDefinition"/>
        <w:rPr>
          <w:ins w:id="3366" w:author="Allen Wirfs-Brock" w:date="2011-07-01T14:52:00Z"/>
          <w:rFonts w:ascii="Courier New" w:hAnsi="Courier New" w:cs="Courier New"/>
          <w:b/>
          <w:i w:val="0"/>
        </w:rPr>
      </w:pPr>
      <w:ins w:id="3367" w:author="Allen Wirfs-Brock" w:date="2011-07-01T14:52:00Z">
        <w:r>
          <w:rPr>
            <w:rFonts w:ascii="Courier New" w:hAnsi="Courier New" w:cs="Courier New"/>
            <w:b/>
            <w:i w:val="0"/>
          </w:rPr>
          <w:t xml:space="preserve">[ </w:t>
        </w:r>
        <w:r w:rsidRPr="00984A3F">
          <w:t>Elision</w:t>
        </w:r>
        <w:r w:rsidRPr="005E74B3">
          <w:rPr>
            <w:rFonts w:ascii="Arial" w:hAnsi="Arial" w:cs="Arial"/>
            <w:i w:val="0"/>
            <w:vertAlign w:val="subscript"/>
          </w:rPr>
          <w:t>opt</w:t>
        </w:r>
        <w:r>
          <w:rPr>
            <w:rFonts w:ascii="Courier New" w:hAnsi="Courier New" w:cs="Courier New"/>
            <w:b/>
            <w:i w:val="0"/>
          </w:rPr>
          <w:t xml:space="preserve"> </w:t>
        </w:r>
        <w:r>
          <w:t>AssignmentRestElement</w:t>
        </w:r>
        <w:r w:rsidRPr="005E74B3">
          <w:rPr>
            <w:rFonts w:ascii="Arial" w:hAnsi="Arial" w:cs="Arial"/>
            <w:i w:val="0"/>
            <w:vertAlign w:val="subscript"/>
          </w:rPr>
          <w:t>opt</w:t>
        </w:r>
        <w:r>
          <w:rPr>
            <w:rFonts w:ascii="Arial" w:hAnsi="Arial" w:cs="Arial"/>
            <w:i w:val="0"/>
            <w:vertAlign w:val="subscript"/>
          </w:rPr>
          <w:t xml:space="preserve"> </w:t>
        </w:r>
        <w:r>
          <w:rPr>
            <w:rFonts w:ascii="Courier New" w:hAnsi="Courier New" w:cs="Courier New"/>
            <w:b/>
            <w:i w:val="0"/>
          </w:rPr>
          <w:t>]</w:t>
        </w:r>
        <w:r>
          <w:rPr>
            <w:rFonts w:ascii="Courier New" w:hAnsi="Courier New" w:cs="Courier New"/>
            <w:b/>
            <w:i w:val="0"/>
          </w:rPr>
          <w:br/>
          <w:t xml:space="preserve">[ </w:t>
        </w:r>
        <w:r>
          <w:t>AssignmentElementList</w:t>
        </w:r>
        <w:r>
          <w:rPr>
            <w:rFonts w:ascii="Courier New" w:hAnsi="Courier New" w:cs="Courier New"/>
            <w:b/>
            <w:i w:val="0"/>
          </w:rPr>
          <w:t xml:space="preserve"> , </w:t>
        </w:r>
        <w:r w:rsidRPr="00984A3F">
          <w:t>Elision</w:t>
        </w:r>
        <w:r w:rsidRPr="005E74B3">
          <w:rPr>
            <w:rFonts w:ascii="Arial" w:hAnsi="Arial" w:cs="Arial"/>
            <w:i w:val="0"/>
            <w:vertAlign w:val="subscript"/>
          </w:rPr>
          <w:t>opt</w:t>
        </w:r>
        <w:r>
          <w:rPr>
            <w:rFonts w:ascii="Courier New" w:hAnsi="Courier New" w:cs="Courier New"/>
            <w:b/>
            <w:i w:val="0"/>
          </w:rPr>
          <w:t xml:space="preserve"> </w:t>
        </w:r>
        <w:r>
          <w:t>AssignmentRestElement</w:t>
        </w:r>
        <w:r w:rsidRPr="005E74B3">
          <w:rPr>
            <w:rFonts w:ascii="Arial" w:hAnsi="Arial" w:cs="Arial"/>
            <w:i w:val="0"/>
            <w:vertAlign w:val="subscript"/>
          </w:rPr>
          <w:t>opt</w:t>
        </w:r>
        <w:r>
          <w:rPr>
            <w:rFonts w:ascii="Arial" w:hAnsi="Arial" w:cs="Arial"/>
            <w:i w:val="0"/>
            <w:vertAlign w:val="subscript"/>
          </w:rPr>
          <w:t xml:space="preserve"> </w:t>
        </w:r>
        <w:r>
          <w:rPr>
            <w:rFonts w:ascii="Courier New" w:hAnsi="Courier New" w:cs="Courier New"/>
            <w:b/>
            <w:i w:val="0"/>
          </w:rPr>
          <w:t>]</w:t>
        </w:r>
      </w:ins>
    </w:p>
    <w:p w14:paraId="3586D9BE" w14:textId="77777777" w:rsidR="008D4C49" w:rsidRPr="00586549" w:rsidRDefault="008D4C49" w:rsidP="004C4800">
      <w:pPr>
        <w:pStyle w:val="SyntaxRule"/>
        <w:rPr>
          <w:ins w:id="3368" w:author="Allen Wirfs-Brock" w:date="2011-07-01T14:52:00Z"/>
          <w:rFonts w:ascii="Arial" w:hAnsi="Arial"/>
        </w:rPr>
      </w:pPr>
      <w:ins w:id="3369" w:author="Allen Wirfs-Brock" w:date="2011-07-01T14:52:00Z">
        <w:r w:rsidRPr="00586549">
          <w:t>Assignment</w:t>
        </w:r>
        <w:r>
          <w:t xml:space="preserve">PropertyList </w:t>
        </w:r>
        <w:r w:rsidRPr="00D04346">
          <w:rPr>
            <w:rFonts w:ascii="Arial" w:hAnsi="Arial"/>
            <w:b/>
            <w:i w:val="0"/>
          </w:rPr>
          <w:t>:</w:t>
        </w:r>
      </w:ins>
    </w:p>
    <w:p w14:paraId="115C28EA" w14:textId="77777777" w:rsidR="008D4C49" w:rsidRPr="00ED79C2" w:rsidRDefault="008D4C49" w:rsidP="008D4C49">
      <w:pPr>
        <w:pStyle w:val="SyntaxDefinition"/>
        <w:rPr>
          <w:ins w:id="3370" w:author="Allen Wirfs-Brock" w:date="2011-07-01T14:52:00Z"/>
        </w:rPr>
      </w:pPr>
      <w:ins w:id="3371" w:author="Allen Wirfs-Brock" w:date="2011-07-01T14:52:00Z">
        <w:r>
          <w:t>AssignmentProperty</w:t>
        </w:r>
        <w:r w:rsidRPr="00ED79C2">
          <w:br/>
        </w:r>
        <w:r>
          <w:t xml:space="preserve">AssignmentPropertyList </w:t>
        </w:r>
        <w:r>
          <w:rPr>
            <w:rFonts w:ascii="Courier New" w:hAnsi="Courier New" w:cs="Courier New"/>
            <w:b/>
            <w:i w:val="0"/>
          </w:rPr>
          <w:t>,</w:t>
        </w:r>
        <w:r>
          <w:t xml:space="preserve"> AssignmentProperty</w:t>
        </w:r>
      </w:ins>
    </w:p>
    <w:p w14:paraId="179A5926" w14:textId="77777777" w:rsidR="008D4C49" w:rsidRPr="00586549" w:rsidRDefault="008D4C49" w:rsidP="004C4800">
      <w:pPr>
        <w:pStyle w:val="SyntaxRule"/>
        <w:rPr>
          <w:ins w:id="3372" w:author="Allen Wirfs-Brock" w:date="2011-07-01T14:52:00Z"/>
          <w:rFonts w:ascii="Arial" w:hAnsi="Arial"/>
        </w:rPr>
      </w:pPr>
      <w:ins w:id="3373" w:author="Allen Wirfs-Brock" w:date="2011-07-01T14:52:00Z">
        <w:r w:rsidRPr="00586549">
          <w:t>Assignment</w:t>
        </w:r>
        <w:r>
          <w:t>ElementList</w:t>
        </w:r>
        <w:r w:rsidRPr="00586549">
          <w:rPr>
            <w:rFonts w:ascii="Arial" w:hAnsi="Arial"/>
          </w:rPr>
          <w:t xml:space="preserve"> </w:t>
        </w:r>
        <w:r w:rsidRPr="00D04346">
          <w:rPr>
            <w:rFonts w:ascii="Arial" w:hAnsi="Arial"/>
            <w:b/>
            <w:i w:val="0"/>
          </w:rPr>
          <w:t>:</w:t>
        </w:r>
      </w:ins>
    </w:p>
    <w:p w14:paraId="175ACCDE" w14:textId="77777777" w:rsidR="008D4C49" w:rsidRPr="00ED79C2" w:rsidRDefault="008D4C49" w:rsidP="008D4C49">
      <w:pPr>
        <w:pStyle w:val="SyntaxDefinition"/>
        <w:rPr>
          <w:ins w:id="3374" w:author="Allen Wirfs-Brock" w:date="2011-07-01T14:52:00Z"/>
        </w:rPr>
      </w:pPr>
      <w:ins w:id="3375" w:author="Allen Wirfs-Brock" w:date="2011-07-01T14:52:00Z">
        <w:r w:rsidRPr="00984A3F">
          <w:t>Elision</w:t>
        </w:r>
        <w:r w:rsidRPr="005E74B3">
          <w:rPr>
            <w:rFonts w:ascii="Arial" w:hAnsi="Arial" w:cs="Arial"/>
            <w:i w:val="0"/>
            <w:vertAlign w:val="subscript"/>
          </w:rPr>
          <w:t>opt</w:t>
        </w:r>
        <w:r>
          <w:t xml:space="preserve">  AssignmentElement</w:t>
        </w:r>
        <w:r w:rsidRPr="00ED79C2">
          <w:t xml:space="preserve"> </w:t>
        </w:r>
        <w:r w:rsidRPr="00ED79C2">
          <w:br/>
        </w:r>
        <w:r>
          <w:t xml:space="preserve">AssignmentElementList </w:t>
        </w:r>
        <w:r>
          <w:rPr>
            <w:rFonts w:ascii="Courier New" w:hAnsi="Courier New" w:cs="Courier New"/>
            <w:b/>
            <w:i w:val="0"/>
          </w:rPr>
          <w:t>,</w:t>
        </w:r>
        <w:r w:rsidRPr="00ED1701">
          <w:t xml:space="preserve"> </w:t>
        </w:r>
        <w:r w:rsidRPr="00984A3F">
          <w:t>Elision</w:t>
        </w:r>
        <w:r w:rsidRPr="005E74B3">
          <w:rPr>
            <w:rFonts w:ascii="Arial" w:hAnsi="Arial" w:cs="Arial"/>
            <w:i w:val="0"/>
            <w:vertAlign w:val="subscript"/>
          </w:rPr>
          <w:t>opt</w:t>
        </w:r>
        <w:r>
          <w:rPr>
            <w:rFonts w:ascii="Arial" w:hAnsi="Arial" w:cs="Arial"/>
            <w:i w:val="0"/>
            <w:vertAlign w:val="subscript"/>
          </w:rPr>
          <w:t xml:space="preserve"> </w:t>
        </w:r>
        <w:r>
          <w:t xml:space="preserve"> AssignmentElement</w:t>
        </w:r>
      </w:ins>
    </w:p>
    <w:p w14:paraId="11720DC2" w14:textId="77777777" w:rsidR="008D4C49" w:rsidRPr="00586549" w:rsidRDefault="008D4C49" w:rsidP="004C4800">
      <w:pPr>
        <w:pStyle w:val="SyntaxRule"/>
        <w:rPr>
          <w:ins w:id="3376" w:author="Allen Wirfs-Brock" w:date="2011-07-01T14:52:00Z"/>
          <w:rFonts w:ascii="Arial" w:hAnsi="Arial"/>
        </w:rPr>
      </w:pPr>
      <w:ins w:id="3377" w:author="Allen Wirfs-Brock" w:date="2011-07-01T14:52:00Z">
        <w:r w:rsidRPr="00586549">
          <w:t>Assignment</w:t>
        </w:r>
        <w:r>
          <w:t xml:space="preserve">Property </w:t>
        </w:r>
        <w:r w:rsidRPr="00D04346">
          <w:rPr>
            <w:rFonts w:ascii="Arial" w:hAnsi="Arial"/>
            <w:b/>
            <w:i w:val="0"/>
          </w:rPr>
          <w:t>:</w:t>
        </w:r>
      </w:ins>
    </w:p>
    <w:p w14:paraId="5F868C4A" w14:textId="77777777" w:rsidR="008D4C49" w:rsidRPr="00ED79C2" w:rsidRDefault="008D4C49" w:rsidP="008D4C49">
      <w:pPr>
        <w:pStyle w:val="SyntaxDefinition"/>
        <w:rPr>
          <w:ins w:id="3378" w:author="Allen Wirfs-Brock" w:date="2011-07-01T14:52:00Z"/>
        </w:rPr>
      </w:pPr>
      <w:commentRangeStart w:id="3379"/>
      <w:ins w:id="3380" w:author="Allen Wirfs-Brock" w:date="2011-07-01T14:52:00Z">
        <w:r>
          <w:t>Identifier</w:t>
        </w:r>
      </w:ins>
      <w:commentRangeEnd w:id="3379"/>
      <w:ins w:id="3381" w:author="Allen Wirfs-Brock" w:date="2011-07-12T08:54:00Z">
        <w:r w:rsidR="00A83EF2">
          <w:rPr>
            <w:rStyle w:val="af4"/>
            <w:rFonts w:ascii="Arial" w:eastAsia="MS Mincho" w:hAnsi="Arial"/>
            <w:i w:val="0"/>
            <w:lang w:eastAsia="ja-JP"/>
          </w:rPr>
          <w:commentReference w:id="3379"/>
        </w:r>
      </w:ins>
      <w:ins w:id="3383" w:author="Allen Wirfs-Brock" w:date="2011-07-01T14:52:00Z">
        <w:r>
          <w:br/>
          <w:t>PropertyName</w:t>
        </w:r>
        <w:r>
          <w:rPr>
            <w:rFonts w:ascii="Courier New" w:hAnsi="Courier New" w:cs="Courier New"/>
            <w:b/>
            <w:i w:val="0"/>
          </w:rPr>
          <w:t xml:space="preserve"> : </w:t>
        </w:r>
        <w:r>
          <w:t>LeftHandSideExpression</w:t>
        </w:r>
      </w:ins>
    </w:p>
    <w:p w14:paraId="47C0D14B" w14:textId="77777777" w:rsidR="008D4C49" w:rsidRPr="00586549" w:rsidRDefault="008D4C49" w:rsidP="004C4800">
      <w:pPr>
        <w:pStyle w:val="SyntaxRule"/>
        <w:rPr>
          <w:ins w:id="3384" w:author="Allen Wirfs-Brock" w:date="2011-07-01T14:52:00Z"/>
          <w:rFonts w:ascii="Arial" w:hAnsi="Arial"/>
        </w:rPr>
      </w:pPr>
      <w:ins w:id="3385" w:author="Allen Wirfs-Brock" w:date="2011-07-01T14:52:00Z">
        <w:r w:rsidRPr="00586549">
          <w:t>Assignment</w:t>
        </w:r>
        <w:r>
          <w:t xml:space="preserve">Element </w:t>
        </w:r>
        <w:r w:rsidRPr="00D04346">
          <w:rPr>
            <w:rFonts w:ascii="Arial" w:hAnsi="Arial"/>
            <w:b/>
            <w:i w:val="0"/>
          </w:rPr>
          <w:t>:</w:t>
        </w:r>
      </w:ins>
    </w:p>
    <w:p w14:paraId="4B29FEFD" w14:textId="77777777" w:rsidR="008D4C49" w:rsidRPr="00ED79C2" w:rsidRDefault="008D4C49" w:rsidP="004C4800">
      <w:pPr>
        <w:pStyle w:val="SyntaxDefinition"/>
        <w:rPr>
          <w:ins w:id="3386" w:author="Allen Wirfs-Brock" w:date="2011-07-01T14:52:00Z"/>
        </w:rPr>
      </w:pPr>
      <w:ins w:id="3387" w:author="Allen Wirfs-Brock" w:date="2011-07-01T14:52:00Z">
        <w:r w:rsidRPr="004431E2">
          <w:rPr>
            <w:rFonts w:ascii="Arial" w:hAnsi="Arial" w:cs="Arial"/>
            <w:i w:val="0"/>
            <w:sz w:val="16"/>
            <w:szCs w:val="16"/>
          </w:rPr>
          <w:t xml:space="preserve"> </w:t>
        </w:r>
        <w:r>
          <w:t>LeftHandSideExpression</w:t>
        </w:r>
      </w:ins>
    </w:p>
    <w:p w14:paraId="25281A76" w14:textId="77777777" w:rsidR="008D4C49" w:rsidRPr="00586549" w:rsidRDefault="008D4C49" w:rsidP="004C4800">
      <w:pPr>
        <w:pStyle w:val="SyntaxRule"/>
        <w:rPr>
          <w:ins w:id="3388" w:author="Allen Wirfs-Brock" w:date="2011-07-01T14:52:00Z"/>
          <w:rFonts w:ascii="Arial" w:hAnsi="Arial"/>
        </w:rPr>
      </w:pPr>
      <w:ins w:id="3389" w:author="Allen Wirfs-Brock" w:date="2011-07-01T14:52:00Z">
        <w:r w:rsidRPr="00586549">
          <w:t>Assignment</w:t>
        </w:r>
        <w:r>
          <w:t xml:space="preserve">RestElement </w:t>
        </w:r>
        <w:r w:rsidRPr="00D04346">
          <w:rPr>
            <w:rFonts w:ascii="Arial" w:hAnsi="Arial"/>
            <w:b/>
            <w:i w:val="0"/>
          </w:rPr>
          <w:t>:</w:t>
        </w:r>
      </w:ins>
    </w:p>
    <w:p w14:paraId="0E8BDF96" w14:textId="77777777" w:rsidR="004C02EF" w:rsidRDefault="008D4C49" w:rsidP="004C0865">
      <w:pPr>
        <w:pStyle w:val="SyntaxDefinition"/>
      </w:pPr>
      <w:ins w:id="3390" w:author="Allen Wirfs-Brock" w:date="2011-07-01T14:52:00Z">
        <w:r w:rsidRPr="004431E2">
          <w:rPr>
            <w:rFonts w:ascii="Arial" w:hAnsi="Arial" w:cs="Arial"/>
            <w:i w:val="0"/>
            <w:sz w:val="16"/>
            <w:szCs w:val="16"/>
          </w:rPr>
          <w:t xml:space="preserve"> </w:t>
        </w:r>
        <w:r w:rsidRPr="00BF06DE">
          <w:rPr>
            <w:rFonts w:ascii="Courier New" w:hAnsi="Courier New" w:cs="Courier New"/>
            <w:b/>
            <w:i w:val="0"/>
          </w:rPr>
          <w:t>…</w:t>
        </w:r>
        <w:r>
          <w:rPr>
            <w:rFonts w:ascii="Arial" w:hAnsi="Arial" w:cs="Arial"/>
            <w:i w:val="0"/>
            <w:sz w:val="16"/>
            <w:szCs w:val="16"/>
          </w:rPr>
          <w:t xml:space="preserve"> </w:t>
        </w:r>
        <w:r>
          <w:t>LeftHandSideExpression</w:t>
        </w:r>
      </w:ins>
    </w:p>
    <w:p w14:paraId="270D323E" w14:textId="77777777" w:rsidR="004C02EF" w:rsidRPr="002912E1" w:rsidRDefault="004C02EF" w:rsidP="004C02EF">
      <w:pPr>
        <w:pStyle w:val="Syntax"/>
      </w:pPr>
      <w:r w:rsidRPr="002912E1">
        <w:t>Semantics</w:t>
      </w:r>
    </w:p>
    <w:p w14:paraId="404D4991" w14:textId="77777777" w:rsidR="004C02EF" w:rsidRDefault="004C02EF" w:rsidP="004C02EF">
      <w:r>
        <w:t xml:space="preserve">The </w:t>
      </w:r>
      <w:r w:rsidRPr="00E32218">
        <w:rPr>
          <w:rFonts w:ascii="Times New Roman" w:hAnsi="Times New Roman"/>
          <w:i/>
        </w:rPr>
        <w:t>AssignmentExpressionNoIn</w:t>
      </w:r>
      <w:r>
        <w:t xml:space="preserve"> productions are evaluated in the same manner as the </w:t>
      </w:r>
      <w:r w:rsidRPr="00E32218">
        <w:rPr>
          <w:rFonts w:ascii="Times New Roman" w:hAnsi="Times New Roman"/>
          <w:i/>
        </w:rPr>
        <w:t>AssignmentExpression</w:t>
      </w:r>
      <w:r>
        <w:t xml:space="preserve"> productions except that the contained </w:t>
      </w:r>
      <w:r w:rsidRPr="00E32218">
        <w:rPr>
          <w:rStyle w:val="bnf"/>
        </w:rPr>
        <w:t>ConditionalExpressionNoIn</w:t>
      </w:r>
      <w:r>
        <w:rPr>
          <w:i/>
        </w:rPr>
        <w:t xml:space="preserve"> </w:t>
      </w:r>
      <w:r w:rsidRPr="00E32218">
        <w:t>and</w:t>
      </w:r>
      <w:r w:rsidRPr="00E32218">
        <w:rPr>
          <w:rFonts w:ascii="Times New Roman" w:hAnsi="Times New Roman"/>
          <w:i/>
        </w:rPr>
        <w:t xml:space="preserve"> AssignmentExpressionNoIn</w:t>
      </w:r>
      <w:r>
        <w:t xml:space="preserve"> are evaluated instead of the contained </w:t>
      </w:r>
      <w:r w:rsidRPr="00E32218">
        <w:rPr>
          <w:rFonts w:ascii="Times New Roman" w:hAnsi="Times New Roman"/>
          <w:i/>
        </w:rPr>
        <w:t>ConditionalExpression</w:t>
      </w:r>
      <w:r>
        <w:t xml:space="preserve"> and </w:t>
      </w:r>
      <w:r w:rsidRPr="00E32218">
        <w:rPr>
          <w:rFonts w:ascii="Times New Roman" w:hAnsi="Times New Roman"/>
          <w:i/>
        </w:rPr>
        <w:t>AssignmentExpression</w:t>
      </w:r>
      <w:r>
        <w:t>, respectively.</w:t>
      </w:r>
    </w:p>
    <w:p w14:paraId="700C1FBB" w14:textId="77777777" w:rsidR="004C02EF" w:rsidRDefault="004C02EF" w:rsidP="003A4B22">
      <w:pPr>
        <w:pStyle w:val="30"/>
        <w:numPr>
          <w:ilvl w:val="0"/>
          <w:numId w:val="0"/>
        </w:numPr>
      </w:pPr>
      <w:bookmarkStart w:id="3391" w:name="_Toc472818871"/>
      <w:bookmarkStart w:id="3392" w:name="_Toc235503445"/>
      <w:bookmarkStart w:id="3393" w:name="_Toc241509220"/>
      <w:bookmarkStart w:id="3394" w:name="_Toc244416707"/>
      <w:bookmarkStart w:id="3395" w:name="_Toc276631071"/>
      <w:bookmarkStart w:id="3396" w:name="_Toc178387082"/>
      <w:r>
        <w:t>11.13.1</w:t>
      </w:r>
      <w:r>
        <w:tab/>
        <w:t xml:space="preserve">Simple Assignment ( </w:t>
      </w:r>
      <w:r>
        <w:rPr>
          <w:rFonts w:ascii="Courier New" w:hAnsi="Courier New"/>
        </w:rPr>
        <w:t>=</w:t>
      </w:r>
      <w:r>
        <w:t xml:space="preserve"> </w:t>
      </w:r>
      <w:bookmarkEnd w:id="3343"/>
      <w:bookmarkEnd w:id="3344"/>
      <w:bookmarkEnd w:id="3345"/>
      <w:bookmarkEnd w:id="3346"/>
      <w:bookmarkEnd w:id="3347"/>
      <w:bookmarkEnd w:id="3348"/>
      <w:bookmarkEnd w:id="3349"/>
      <w:bookmarkEnd w:id="3350"/>
      <w:bookmarkEnd w:id="3351"/>
      <w:r>
        <w:t>)</w:t>
      </w:r>
      <w:bookmarkEnd w:id="3391"/>
      <w:bookmarkEnd w:id="3392"/>
      <w:bookmarkEnd w:id="3393"/>
      <w:bookmarkEnd w:id="3394"/>
      <w:bookmarkEnd w:id="3395"/>
      <w:bookmarkEnd w:id="3396"/>
    </w:p>
    <w:p w14:paraId="1C2A43E5" w14:textId="77777777" w:rsidR="004C0865" w:rsidRDefault="004C0865" w:rsidP="004C4800">
      <w:pPr>
        <w:rPr>
          <w:ins w:id="3397" w:author="Allen Wirfs-Brock" w:date="2011-07-01T14:54:00Z"/>
        </w:rPr>
      </w:pPr>
      <w:ins w:id="3398" w:author="Allen Wirfs-Brock" w:date="2011-07-01T14:54:00Z">
        <w:r>
          <w:t xml:space="preserve">The static semantics of </w:t>
        </w:r>
        <w:r w:rsidRPr="00586549">
          <w:rPr>
            <w:rStyle w:val="bnf"/>
          </w:rPr>
          <w:t>AssignmentExpression</w:t>
        </w:r>
        <w:r>
          <w:t xml:space="preserve"> </w:t>
        </w:r>
        <w:r>
          <w:rPr>
            <w:b/>
          </w:rPr>
          <w:t>:</w:t>
        </w:r>
        <w:r>
          <w:t xml:space="preserve"> </w:t>
        </w:r>
        <w:r w:rsidRPr="00586549">
          <w:rPr>
            <w:rStyle w:val="bnf"/>
          </w:rPr>
          <w:t>LeftHandSideExpression</w:t>
        </w:r>
        <w:r>
          <w:t xml:space="preserve"> </w:t>
        </w:r>
        <w:r>
          <w:rPr>
            <w:rFonts w:ascii="Courier New" w:hAnsi="Courier New"/>
            <w:b/>
          </w:rPr>
          <w:t>=</w:t>
        </w:r>
        <w:r>
          <w:t xml:space="preserve"> </w:t>
        </w:r>
        <w:r w:rsidRPr="00586549">
          <w:rPr>
            <w:rStyle w:val="bnf"/>
          </w:rPr>
          <w:t>AssignmentExpression</w:t>
        </w:r>
        <w:r>
          <w:rPr>
            <w:rStyle w:val="bnf"/>
          </w:rPr>
          <w:t xml:space="preserve"> </w:t>
        </w:r>
        <w:r>
          <w:t>are:</w:t>
        </w:r>
      </w:ins>
    </w:p>
    <w:p w14:paraId="1C7B5E84" w14:textId="77777777" w:rsidR="004C0865" w:rsidRDefault="004C0865" w:rsidP="004C4800">
      <w:pPr>
        <w:numPr>
          <w:ilvl w:val="0"/>
          <w:numId w:val="411"/>
        </w:numPr>
        <w:spacing w:after="0"/>
        <w:rPr>
          <w:ins w:id="3399" w:author="Allen Wirfs-Brock" w:date="2011-07-01T14:54:00Z"/>
        </w:rPr>
      </w:pPr>
      <w:ins w:id="3400" w:author="Allen Wirfs-Brock" w:date="2011-07-01T14:54:00Z">
        <w:r>
          <w:t xml:space="preserve">It is a Syntax Error if the </w:t>
        </w:r>
        <w:r w:rsidRPr="00586549">
          <w:rPr>
            <w:rStyle w:val="bnf"/>
          </w:rPr>
          <w:t>AssignmentExpression</w:t>
        </w:r>
        <w:r>
          <w:t xml:space="preserve"> is contained in strict code and </w:t>
        </w:r>
        <w:r w:rsidRPr="00586549">
          <w:rPr>
            <w:rStyle w:val="bnf"/>
          </w:rPr>
          <w:t>LeftHandSideExpression</w:t>
        </w:r>
        <w:r>
          <w:t xml:space="preserve"> is the </w:t>
        </w:r>
        <w:r>
          <w:rPr>
            <w:rStyle w:val="bnf"/>
          </w:rPr>
          <w:t>Identif</w:t>
        </w:r>
      </w:ins>
      <w:ins w:id="3401" w:author="Rev 3 Allen Wirfs-Brock" w:date="2011-08-30T11:17:00Z">
        <w:r w:rsidR="00E85BAD">
          <w:rPr>
            <w:rStyle w:val="bnf"/>
          </w:rPr>
          <w:t>i</w:t>
        </w:r>
      </w:ins>
      <w:ins w:id="3402" w:author="Allen Wirfs-Brock" w:date="2011-07-01T14:54:00Z">
        <w:r>
          <w:rPr>
            <w:rStyle w:val="bnf"/>
          </w:rPr>
          <w:t>er</w:t>
        </w:r>
        <w:r>
          <w:t xml:space="preserve"> </w:t>
        </w:r>
        <w:r w:rsidRPr="00293484">
          <w:rPr>
            <w:rFonts w:ascii="Courier New" w:hAnsi="Courier New" w:cs="Courier New"/>
            <w:b/>
          </w:rPr>
          <w:t>eval</w:t>
        </w:r>
        <w:r>
          <w:t xml:space="preserve"> or the </w:t>
        </w:r>
        <w:r>
          <w:rPr>
            <w:rStyle w:val="bnf"/>
          </w:rPr>
          <w:t>Identif</w:t>
        </w:r>
      </w:ins>
      <w:ins w:id="3403" w:author="Rev 3 Allen Wirfs-Brock" w:date="2011-08-30T11:17:00Z">
        <w:r w:rsidR="00E85BAD">
          <w:rPr>
            <w:rStyle w:val="bnf"/>
          </w:rPr>
          <w:t>i</w:t>
        </w:r>
      </w:ins>
      <w:ins w:id="3404" w:author="Allen Wirfs-Brock" w:date="2011-07-01T14:54:00Z">
        <w:r>
          <w:rPr>
            <w:rStyle w:val="bnf"/>
          </w:rPr>
          <w:t xml:space="preserve">er </w:t>
        </w:r>
        <w:r>
          <w:rPr>
            <w:rFonts w:ascii="Courier New" w:hAnsi="Courier New" w:cs="Courier New"/>
            <w:b/>
          </w:rPr>
          <w:t>arguments</w:t>
        </w:r>
        <w:r w:rsidRPr="00586549">
          <w:t>.</w:t>
        </w:r>
      </w:ins>
    </w:p>
    <w:p w14:paraId="43E5BBE1" w14:textId="77777777" w:rsidR="004C0865" w:rsidDel="006B46BE" w:rsidRDefault="004C0865" w:rsidP="004F530F">
      <w:pPr>
        <w:numPr>
          <w:ilvl w:val="0"/>
          <w:numId w:val="411"/>
        </w:numPr>
        <w:spacing w:after="0"/>
        <w:rPr>
          <w:ins w:id="3405" w:author="Allen Wirfs-Brock" w:date="2011-07-01T14:54:00Z"/>
          <w:del w:id="3406" w:author="Allen Wirfs-Brock rev2" w:date="2011-07-12T15:34:00Z"/>
        </w:rPr>
      </w:pPr>
      <w:ins w:id="3407" w:author="Allen Wirfs-Brock" w:date="2011-07-01T14:54:00Z">
        <w:del w:id="3408" w:author="Allen Wirfs-Brock rev2" w:date="2011-07-12T15:34:00Z">
          <w:r w:rsidDel="006B46BE">
            <w:delText xml:space="preserve">It is a Syntax Error if the </w:delText>
          </w:r>
          <w:r w:rsidRPr="00586549" w:rsidDel="006B46BE">
            <w:rPr>
              <w:rStyle w:val="bnf"/>
            </w:rPr>
            <w:delText>AssignmentExpression</w:delText>
          </w:r>
          <w:r w:rsidDel="006B46BE">
            <w:delText xml:space="preserve"> is contained in extended code and the </w:delText>
          </w:r>
          <w:r w:rsidRPr="002F627B" w:rsidDel="006B46BE">
            <w:rPr>
              <w:rStyle w:val="bnf"/>
            </w:rPr>
            <w:delText>LeftHandSideExpression</w:delText>
          </w:r>
          <w:r w:rsidDel="006B46BE">
            <w:delText xml:space="preserve"> is</w:delText>
          </w:r>
          <w:r w:rsidRPr="00EF05B8" w:rsidDel="006B46BE">
            <w:delText xml:space="preserve"> </w:delText>
          </w:r>
          <w:r w:rsidDel="006B46BE">
            <w:delText xml:space="preserve">the </w:delText>
          </w:r>
          <w:r w:rsidDel="006B46BE">
            <w:rPr>
              <w:rStyle w:val="bnf"/>
            </w:rPr>
            <w:delText>Identifier</w:delText>
          </w:r>
          <w:r w:rsidDel="006B46BE">
            <w:delText xml:space="preserve"> </w:delText>
          </w:r>
          <w:r w:rsidDel="006B46BE">
            <w:rPr>
              <w:rFonts w:ascii="Courier New" w:hAnsi="Courier New" w:cs="Courier New"/>
              <w:b/>
            </w:rPr>
            <w:delText>this</w:delText>
          </w:r>
          <w:r w:rsidDel="006B46BE">
            <w:delText xml:space="preserve"> or the </w:delText>
          </w:r>
          <w:r w:rsidDel="006B46BE">
            <w:rPr>
              <w:rStyle w:val="bnf"/>
            </w:rPr>
            <w:delText xml:space="preserve">Identifer </w:delText>
          </w:r>
          <w:r w:rsidDel="006B46BE">
            <w:rPr>
              <w:rFonts w:ascii="Courier New" w:hAnsi="Courier New" w:cs="Courier New"/>
              <w:b/>
            </w:rPr>
            <w:delText>super</w:delText>
          </w:r>
          <w:r w:rsidRPr="00586549" w:rsidDel="006B46BE">
            <w:delText>.</w:delText>
          </w:r>
        </w:del>
      </w:ins>
    </w:p>
    <w:p w14:paraId="5F657CFB" w14:textId="77777777" w:rsidR="004C0865" w:rsidRDefault="004C0865" w:rsidP="000C19AD">
      <w:pPr>
        <w:numPr>
          <w:ilvl w:val="0"/>
          <w:numId w:val="411"/>
        </w:numPr>
        <w:spacing w:after="0"/>
        <w:rPr>
          <w:ins w:id="3409" w:author="Allen Wirfs-Brock" w:date="2011-07-01T14:54:00Z"/>
        </w:rPr>
      </w:pPr>
      <w:ins w:id="3410" w:author="Allen Wirfs-Brock" w:date="2011-07-01T14:54:00Z">
        <w:r>
          <w:t xml:space="preserve">It is a Syntax Error if the </w:t>
        </w:r>
        <w:r w:rsidRPr="00586549">
          <w:rPr>
            <w:rStyle w:val="bnf"/>
          </w:rPr>
          <w:t>AssignmentExpression</w:t>
        </w:r>
        <w:r>
          <w:t xml:space="preserve"> is contained in extended code and the </w:t>
        </w:r>
        <w:r w:rsidRPr="002F627B">
          <w:rPr>
            <w:rStyle w:val="bnf"/>
          </w:rPr>
          <w:t>LeftHandSideExpression</w:t>
        </w:r>
        <w:r>
          <w:t xml:space="preserve"> is</w:t>
        </w:r>
        <w:r w:rsidRPr="00EF05B8">
          <w:t xml:space="preserve"> </w:t>
        </w:r>
        <w:r>
          <w:t xml:space="preserve">a </w:t>
        </w:r>
        <w:r>
          <w:rPr>
            <w:rStyle w:val="bnf"/>
          </w:rPr>
          <w:t xml:space="preserve">Literal </w:t>
        </w:r>
        <w:r>
          <w:t xml:space="preserve">or a </w:t>
        </w:r>
        <w:r>
          <w:rPr>
            <w:rStyle w:val="bnf"/>
          </w:rPr>
          <w:t>Function</w:t>
        </w:r>
        <w:r w:rsidRPr="00586549">
          <w:rPr>
            <w:rStyle w:val="bnf"/>
          </w:rPr>
          <w:t>Expression</w:t>
        </w:r>
        <w:r w:rsidRPr="00586549">
          <w:t>.</w:t>
        </w:r>
      </w:ins>
    </w:p>
    <w:p w14:paraId="537885A5" w14:textId="77777777" w:rsidR="004C0865" w:rsidRDefault="004C0865" w:rsidP="00BD1F77">
      <w:pPr>
        <w:numPr>
          <w:ilvl w:val="0"/>
          <w:numId w:val="411"/>
        </w:numPr>
        <w:spacing w:after="0"/>
        <w:rPr>
          <w:ins w:id="3411" w:author="Allen Wirfs-Brock" w:date="2011-07-01T14:54:00Z"/>
        </w:rPr>
      </w:pPr>
      <w:ins w:id="3412" w:author="Allen Wirfs-Brock" w:date="2011-07-01T14:54:00Z">
        <w:r>
          <w:t xml:space="preserve">It is a Syntax Error if the </w:t>
        </w:r>
        <w:r w:rsidRPr="00586549">
          <w:rPr>
            <w:rStyle w:val="bnf"/>
          </w:rPr>
          <w:t>AssignmentExpression</w:t>
        </w:r>
        <w:r>
          <w:t xml:space="preserve"> is contained in extended code and the </w:t>
        </w:r>
        <w:r w:rsidRPr="00586549">
          <w:rPr>
            <w:rStyle w:val="bnf"/>
          </w:rPr>
          <w:t>LeftHandSideExpression</w:t>
        </w:r>
        <w:r>
          <w:t xml:space="preserve"> is an </w:t>
        </w:r>
        <w:r>
          <w:rPr>
            <w:rStyle w:val="bnf"/>
          </w:rPr>
          <w:t xml:space="preserve">Identifier </w:t>
        </w:r>
        <w:r>
          <w:rPr>
            <w:rStyle w:val="bnf"/>
            <w:i w:val="0"/>
          </w:rPr>
          <w:t>that does not statically resolve to a declarative environment record binding or if the resolved binding an immutable binding.</w:t>
        </w:r>
      </w:ins>
    </w:p>
    <w:p w14:paraId="51ABEA53" w14:textId="77777777" w:rsidR="004C0865" w:rsidRDefault="004C0865" w:rsidP="006B134A">
      <w:pPr>
        <w:numPr>
          <w:ilvl w:val="0"/>
          <w:numId w:val="411"/>
        </w:numPr>
        <w:spacing w:after="0"/>
        <w:rPr>
          <w:ins w:id="3413" w:author="Allen Wirfs-Brock" w:date="2011-07-01T14:54:00Z"/>
        </w:rPr>
      </w:pPr>
      <w:ins w:id="3414" w:author="Allen Wirfs-Brock" w:date="2011-07-01T14:54:00Z">
        <w:r>
          <w:t xml:space="preserve">It is a Syntax Error if the </w:t>
        </w:r>
        <w:r w:rsidRPr="00586549">
          <w:rPr>
            <w:rStyle w:val="bnf"/>
          </w:rPr>
          <w:t>LeftHandSideExpression</w:t>
        </w:r>
        <w:r>
          <w:t xml:space="preserve"> is </w:t>
        </w:r>
        <w:r>
          <w:rPr>
            <w:rStyle w:val="bnf"/>
          </w:rPr>
          <w:t xml:space="preserve">PrimaryExpression </w:t>
        </w:r>
        <w:r>
          <w:rPr>
            <w:rStyle w:val="bnf"/>
            <w:i w:val="0"/>
          </w:rPr>
          <w:t xml:space="preserve">: </w:t>
        </w:r>
        <w:r w:rsidRPr="002F627B">
          <w:rPr>
            <w:rStyle w:val="bnf"/>
            <w:rFonts w:ascii="Courier New" w:hAnsi="Courier New" w:cs="Courier New"/>
            <w:b/>
            <w:i w:val="0"/>
          </w:rPr>
          <w:t>(</w:t>
        </w:r>
        <w:r>
          <w:rPr>
            <w:rStyle w:val="bnf"/>
          </w:rPr>
          <w:t xml:space="preserve"> Expression</w:t>
        </w:r>
        <w:r>
          <w:rPr>
            <w:rFonts w:ascii="Courier New" w:hAnsi="Courier New" w:cs="Courier New"/>
            <w:b/>
          </w:rPr>
          <w:t xml:space="preserve"> </w:t>
        </w:r>
        <w:r w:rsidRPr="00D90384">
          <w:rPr>
            <w:rFonts w:ascii="Courier New" w:hAnsi="Courier New" w:cs="Courier New"/>
            <w:b/>
          </w:rPr>
          <w:t>)</w:t>
        </w:r>
        <w:r>
          <w:rPr>
            <w:rFonts w:ascii="Courier New" w:hAnsi="Courier New" w:cs="Courier New"/>
            <w:b/>
          </w:rPr>
          <w:t xml:space="preserve"> </w:t>
        </w:r>
        <w:r>
          <w:t xml:space="preserve">and </w:t>
        </w:r>
        <w:r>
          <w:rPr>
            <w:rStyle w:val="bnf"/>
          </w:rPr>
          <w:t>Expression</w:t>
        </w:r>
        <w:r>
          <w:t xml:space="preserve"> derived a production that would produce a Syntax Error according to these rules. This rule is recursively applied.</w:t>
        </w:r>
      </w:ins>
    </w:p>
    <w:p w14:paraId="4B4954C2" w14:textId="77777777" w:rsidR="004C0865" w:rsidRDefault="004C0865" w:rsidP="00B20723">
      <w:pPr>
        <w:numPr>
          <w:ilvl w:val="0"/>
          <w:numId w:val="411"/>
        </w:numPr>
        <w:rPr>
          <w:ins w:id="3415" w:author="Allen Wirfs-Brock" w:date="2011-07-01T14:54:00Z"/>
        </w:rPr>
      </w:pPr>
      <w:ins w:id="3416" w:author="Allen Wirfs-Brock" w:date="2011-07-01T14:54:00Z">
        <w:r>
          <w:t xml:space="preserve">It is a Syntax Error if the </w:t>
        </w:r>
        <w:r w:rsidRPr="00586549">
          <w:rPr>
            <w:rStyle w:val="bnf"/>
          </w:rPr>
          <w:t>AssignmentExpression</w:t>
        </w:r>
        <w:r>
          <w:t xml:space="preserve"> is contained in extended code and the </w:t>
        </w:r>
        <w:r w:rsidRPr="002F627B">
          <w:rPr>
            <w:rStyle w:val="bnf"/>
          </w:rPr>
          <w:t>LeftHandSideExpression</w:t>
        </w:r>
        <w:r>
          <w:t xml:space="preserve"> is an </w:t>
        </w:r>
        <w:r w:rsidRPr="002F627B">
          <w:rPr>
            <w:rStyle w:val="bnf"/>
          </w:rPr>
          <w:t>ObjectLiteral</w:t>
        </w:r>
        <w:r>
          <w:t xml:space="preserve"> or an</w:t>
        </w:r>
        <w:r w:rsidRPr="007837FF">
          <w:rPr>
            <w:i/>
          </w:rPr>
          <w:t xml:space="preserve"> </w:t>
        </w:r>
        <w:r w:rsidRPr="002F627B">
          <w:rPr>
            <w:rStyle w:val="bnf"/>
          </w:rPr>
          <w:t>ArrayLiteral</w:t>
        </w:r>
        <w:r>
          <w:rPr>
            <w:i/>
          </w:rPr>
          <w:t xml:space="preserve"> </w:t>
        </w:r>
        <w:r>
          <w:t xml:space="preserve">and the source code corresponding to </w:t>
        </w:r>
        <w:r w:rsidRPr="002F627B">
          <w:rPr>
            <w:rStyle w:val="bnf"/>
          </w:rPr>
          <w:t>LeftHandSideExp</w:t>
        </w:r>
      </w:ins>
      <w:ins w:id="3417" w:author="Allen Wirfs-Brock rev2" w:date="2011-07-20T13:35:00Z">
        <w:r w:rsidR="00920F94">
          <w:rPr>
            <w:rStyle w:val="bnf"/>
          </w:rPr>
          <w:t>r</w:t>
        </w:r>
      </w:ins>
      <w:ins w:id="3418" w:author="Allen Wirfs-Brock" w:date="2011-07-01T14:54:00Z">
        <w:r w:rsidRPr="002F627B">
          <w:rPr>
            <w:rStyle w:val="bnf"/>
          </w:rPr>
          <w:t>ess</w:t>
        </w:r>
      </w:ins>
      <w:ins w:id="3419" w:author="Rev 3 Allen Wirfs-Brock" w:date="2011-08-30T10:44:00Z">
        <w:r w:rsidR="0096712D">
          <w:rPr>
            <w:rStyle w:val="bnf"/>
          </w:rPr>
          <w:t>i</w:t>
        </w:r>
      </w:ins>
      <w:ins w:id="3420" w:author="Allen Wirfs-Brock" w:date="2011-07-01T14:54:00Z">
        <w:r w:rsidRPr="002F627B">
          <w:rPr>
            <w:rStyle w:val="bnf"/>
          </w:rPr>
          <w:t>on</w:t>
        </w:r>
        <w:r>
          <w:t xml:space="preserve"> cannot be parsed using </w:t>
        </w:r>
        <w:r w:rsidRPr="002F627B">
          <w:rPr>
            <w:rStyle w:val="bnf"/>
          </w:rPr>
          <w:t>AssignmentPattern</w:t>
        </w:r>
        <w:r>
          <w:t xml:space="preserve"> as the goal symbol.</w:t>
        </w:r>
      </w:ins>
    </w:p>
    <w:p w14:paraId="574571D0" w14:textId="77777777" w:rsidR="004C02EF" w:rsidRDefault="004C02EF" w:rsidP="004C02EF">
      <w:r>
        <w:t xml:space="preserve">The production </w:t>
      </w:r>
      <w:r w:rsidRPr="00586549">
        <w:rPr>
          <w:rStyle w:val="bnf"/>
        </w:rPr>
        <w:t>AssignmentExpression</w:t>
      </w:r>
      <w:r>
        <w:t xml:space="preserve"> </w:t>
      </w:r>
      <w:r>
        <w:rPr>
          <w:b/>
        </w:rPr>
        <w:t>:</w:t>
      </w:r>
      <w:r>
        <w:t xml:space="preserve"> </w:t>
      </w:r>
      <w:r w:rsidRPr="00586549">
        <w:rPr>
          <w:rStyle w:val="bnf"/>
        </w:rPr>
        <w:t>LeftHandSideExpression</w:t>
      </w:r>
      <w:r>
        <w:t xml:space="preserve"> </w:t>
      </w:r>
      <w:r>
        <w:rPr>
          <w:rFonts w:ascii="Courier New" w:hAnsi="Courier New"/>
          <w:b/>
        </w:rPr>
        <w:t>=</w:t>
      </w:r>
      <w:r>
        <w:t xml:space="preserve"> </w:t>
      </w:r>
      <w:r w:rsidRPr="00586549">
        <w:rPr>
          <w:rStyle w:val="bnf"/>
        </w:rPr>
        <w:t>AssignmentExpression</w:t>
      </w:r>
      <w:r>
        <w:t xml:space="preserve"> is evaluated as follows:</w:t>
      </w:r>
      <w:bookmarkStart w:id="3421" w:name="_Toc382212690"/>
    </w:p>
    <w:p w14:paraId="1E2C2283" w14:textId="77777777" w:rsidR="004C0865" w:rsidRDefault="004C0865" w:rsidP="004C0865">
      <w:pPr>
        <w:pStyle w:val="Alg3"/>
        <w:numPr>
          <w:ilvl w:val="0"/>
          <w:numId w:val="105"/>
        </w:numPr>
        <w:rPr>
          <w:ins w:id="3422" w:author="Allen Wirfs-Brock" w:date="2011-07-01T14:57:00Z"/>
        </w:rPr>
      </w:pPr>
      <w:ins w:id="3423" w:author="Allen Wirfs-Brock" w:date="2011-07-01T14:57:00Z">
        <w:r>
          <w:t xml:space="preserve">If </w:t>
        </w:r>
        <w:r w:rsidRPr="008D4496">
          <w:rPr>
            <w:i/>
          </w:rPr>
          <w:t>LeftHandSideExpression</w:t>
        </w:r>
        <w:r>
          <w:t xml:space="preserve"> is neither an </w:t>
        </w:r>
        <w:r>
          <w:rPr>
            <w:i/>
          </w:rPr>
          <w:t>ObjectLiteral</w:t>
        </w:r>
        <w:r>
          <w:t xml:space="preserve"> nor an</w:t>
        </w:r>
        <w:r w:rsidRPr="007837FF">
          <w:rPr>
            <w:i/>
          </w:rPr>
          <w:t xml:space="preserve"> </w:t>
        </w:r>
        <w:r>
          <w:rPr>
            <w:i/>
          </w:rPr>
          <w:t xml:space="preserve">ArrayLiteral  </w:t>
        </w:r>
        <w:r>
          <w:t>then</w:t>
        </w:r>
      </w:ins>
    </w:p>
    <w:p w14:paraId="1E34CF4A" w14:textId="77777777" w:rsidR="004C02EF" w:rsidRPr="008D4496" w:rsidRDefault="004C02EF" w:rsidP="00C707BD">
      <w:pPr>
        <w:pStyle w:val="Alg3"/>
        <w:numPr>
          <w:ilvl w:val="1"/>
          <w:numId w:val="105"/>
        </w:numPr>
        <w:pPrChange w:id="3424" w:author="Allen Wirfs-Brock" w:date="2011-07-01T15:03:00Z">
          <w:pPr>
            <w:pStyle w:val="Alg3"/>
            <w:numPr>
              <w:numId w:val="105"/>
            </w:numPr>
          </w:pPr>
        </w:pPrChange>
      </w:pPr>
      <w:r w:rsidRPr="008D4496">
        <w:t xml:space="preserve">Let </w:t>
      </w:r>
      <w:r w:rsidRPr="008D4496">
        <w:rPr>
          <w:i/>
        </w:rPr>
        <w:t>lref</w:t>
      </w:r>
      <w:r w:rsidRPr="008D4496">
        <w:t xml:space="preserve"> be the result of evaluating </w:t>
      </w:r>
      <w:r w:rsidRPr="008D4496">
        <w:rPr>
          <w:i/>
        </w:rPr>
        <w:t>LeftHandSideExpression</w:t>
      </w:r>
      <w:bookmarkEnd w:id="3421"/>
      <w:r w:rsidRPr="008D4496">
        <w:t>.</w:t>
      </w:r>
      <w:bookmarkStart w:id="3425" w:name="_Toc382212691"/>
    </w:p>
    <w:p w14:paraId="6B00F93C" w14:textId="77777777" w:rsidR="004C02EF" w:rsidRPr="008D4496" w:rsidRDefault="004C02EF" w:rsidP="00C707BD">
      <w:pPr>
        <w:pStyle w:val="Alg3"/>
        <w:numPr>
          <w:ilvl w:val="1"/>
          <w:numId w:val="105"/>
        </w:numPr>
        <w:pPrChange w:id="3426" w:author="Allen Wirfs-Brock" w:date="2011-07-01T15:03:00Z">
          <w:pPr>
            <w:pStyle w:val="Alg3"/>
            <w:numPr>
              <w:numId w:val="105"/>
            </w:numPr>
          </w:pPr>
        </w:pPrChange>
      </w:pPr>
      <w:r w:rsidRPr="008D4496">
        <w:t xml:space="preserve">Let </w:t>
      </w:r>
      <w:r w:rsidRPr="008D4496">
        <w:rPr>
          <w:i/>
        </w:rPr>
        <w:t>rref</w:t>
      </w:r>
      <w:r w:rsidRPr="008D4496">
        <w:t xml:space="preserve"> be the result of evaluating </w:t>
      </w:r>
      <w:r w:rsidRPr="008D4496">
        <w:rPr>
          <w:i/>
        </w:rPr>
        <w:t>AssignmentExpression</w:t>
      </w:r>
      <w:bookmarkEnd w:id="3425"/>
      <w:r w:rsidRPr="008D4496">
        <w:t>.</w:t>
      </w:r>
      <w:bookmarkStart w:id="3427" w:name="_Toc382212692"/>
    </w:p>
    <w:p w14:paraId="1F666B35" w14:textId="77777777" w:rsidR="004C02EF" w:rsidRPr="008D4496" w:rsidRDefault="004C02EF" w:rsidP="00C707BD">
      <w:pPr>
        <w:pStyle w:val="Alg3"/>
        <w:numPr>
          <w:ilvl w:val="1"/>
          <w:numId w:val="105"/>
        </w:numPr>
        <w:pPrChange w:id="3428" w:author="Allen Wirfs-Brock" w:date="2011-07-01T15:03:00Z">
          <w:pPr>
            <w:pStyle w:val="Alg3"/>
            <w:numPr>
              <w:numId w:val="105"/>
            </w:numPr>
          </w:pPr>
        </w:pPrChange>
      </w:pPr>
      <w:r w:rsidRPr="008D4496">
        <w:t xml:space="preserve">Let </w:t>
      </w:r>
      <w:r w:rsidRPr="008D4496">
        <w:rPr>
          <w:i/>
        </w:rPr>
        <w:t>rval</w:t>
      </w:r>
      <w:r w:rsidRPr="008D4496">
        <w:t xml:space="preserve"> be GetValue(</w:t>
      </w:r>
      <w:r w:rsidRPr="008D4496">
        <w:rPr>
          <w:i/>
        </w:rPr>
        <w:t>rref</w:t>
      </w:r>
      <w:r w:rsidRPr="008D4496">
        <w:t>)</w:t>
      </w:r>
      <w:bookmarkEnd w:id="3427"/>
      <w:r w:rsidRPr="008D4496">
        <w:t>.</w:t>
      </w:r>
      <w:bookmarkStart w:id="3429" w:name="_Toc382212693"/>
    </w:p>
    <w:p w14:paraId="372BA633" w14:textId="77777777" w:rsidR="004C02EF" w:rsidRPr="008D4496" w:rsidDel="00C707BD" w:rsidRDefault="004C02EF" w:rsidP="00C707BD">
      <w:pPr>
        <w:pStyle w:val="Alg3"/>
        <w:numPr>
          <w:ilvl w:val="1"/>
          <w:numId w:val="105"/>
        </w:numPr>
        <w:rPr>
          <w:del w:id="3430" w:author="Allen Wirfs-Brock" w:date="2011-07-01T15:02:00Z"/>
        </w:rPr>
        <w:pPrChange w:id="3431" w:author="Allen Wirfs-Brock" w:date="2011-07-01T15:03:00Z">
          <w:pPr>
            <w:pStyle w:val="Alg3"/>
            <w:numPr>
              <w:numId w:val="105"/>
            </w:numPr>
          </w:pPr>
        </w:pPrChange>
      </w:pPr>
      <w:del w:id="3432" w:author="Allen Wirfs-Brock" w:date="2011-07-01T15:02:00Z">
        <w:r w:rsidRPr="008D4496" w:rsidDel="00C707BD">
          <w:delText xml:space="preserve">Throw a </w:delText>
        </w:r>
        <w:r w:rsidRPr="008D4496" w:rsidDel="00C707BD">
          <w:rPr>
            <w:b/>
          </w:rPr>
          <w:delText>SyntaxError</w:delText>
        </w:r>
        <w:r w:rsidRPr="008D4496" w:rsidDel="00C707BD">
          <w:delText xml:space="preserve"> exception if the following conditions are all true:</w:delText>
        </w:r>
      </w:del>
    </w:p>
    <w:p w14:paraId="2093B31E" w14:textId="77777777" w:rsidR="004C02EF" w:rsidRPr="008D4496" w:rsidDel="00C707BD" w:rsidRDefault="004C02EF" w:rsidP="00C707BD">
      <w:pPr>
        <w:pStyle w:val="Alg3"/>
        <w:numPr>
          <w:ilvl w:val="1"/>
          <w:numId w:val="105"/>
        </w:numPr>
        <w:rPr>
          <w:del w:id="3433" w:author="Allen Wirfs-Brock" w:date="2011-07-01T15:02:00Z"/>
        </w:rPr>
        <w:pPrChange w:id="3434" w:author="Allen Wirfs-Brock" w:date="2011-07-01T15:03:00Z">
          <w:pPr>
            <w:pStyle w:val="Alg3"/>
            <w:numPr>
              <w:numId w:val="71"/>
            </w:numPr>
            <w:tabs>
              <w:tab w:val="clear" w:pos="360"/>
            </w:tabs>
            <w:ind w:left="720" w:firstLine="0"/>
          </w:pPr>
        </w:pPrChange>
      </w:pPr>
      <w:del w:id="3435" w:author="Allen Wirfs-Brock" w:date="2011-07-01T15:02:00Z">
        <w:r w:rsidDel="00C707BD">
          <w:delText xml:space="preserve"> </w:delText>
        </w:r>
        <w:r w:rsidRPr="008D4496" w:rsidDel="00C707BD">
          <w:delText>Type(</w:delText>
        </w:r>
        <w:r w:rsidRPr="00A905E2" w:rsidDel="00C707BD">
          <w:rPr>
            <w:i/>
          </w:rPr>
          <w:delText>lref</w:delText>
        </w:r>
        <w:r w:rsidRPr="008D4496" w:rsidDel="00C707BD">
          <w:delText xml:space="preserve">) is Reference is </w:delText>
        </w:r>
        <w:r w:rsidRPr="00A905E2" w:rsidDel="00C707BD">
          <w:rPr>
            <w:b/>
          </w:rPr>
          <w:delText>true</w:delText>
        </w:r>
      </w:del>
    </w:p>
    <w:p w14:paraId="5D4B4F67" w14:textId="77777777" w:rsidR="004C02EF" w:rsidRPr="008D4496" w:rsidDel="00C707BD" w:rsidRDefault="004C02EF" w:rsidP="00C707BD">
      <w:pPr>
        <w:pStyle w:val="Alg3"/>
        <w:numPr>
          <w:ilvl w:val="1"/>
          <w:numId w:val="105"/>
        </w:numPr>
        <w:rPr>
          <w:del w:id="3436" w:author="Allen Wirfs-Brock" w:date="2011-07-01T15:02:00Z"/>
        </w:rPr>
        <w:pPrChange w:id="3437" w:author="Allen Wirfs-Brock" w:date="2011-07-01T15:03:00Z">
          <w:pPr>
            <w:pStyle w:val="Alg3"/>
            <w:numPr>
              <w:numId w:val="71"/>
            </w:numPr>
            <w:tabs>
              <w:tab w:val="clear" w:pos="360"/>
            </w:tabs>
            <w:ind w:left="720" w:firstLine="0"/>
          </w:pPr>
        </w:pPrChange>
      </w:pPr>
      <w:del w:id="3438" w:author="Allen Wirfs-Brock" w:date="2011-07-01T15:02:00Z">
        <w:r w:rsidDel="00C707BD">
          <w:delText xml:space="preserve"> </w:delText>
        </w:r>
        <w:r w:rsidRPr="008D4496" w:rsidDel="00C707BD">
          <w:delText>IsStrictReference(</w:delText>
        </w:r>
        <w:r w:rsidRPr="008D4496" w:rsidDel="00C707BD">
          <w:rPr>
            <w:i/>
          </w:rPr>
          <w:delText>lref</w:delText>
        </w:r>
        <w:r w:rsidRPr="008D4496" w:rsidDel="00C707BD">
          <w:delText xml:space="preserve">) is </w:delText>
        </w:r>
        <w:r w:rsidRPr="008D4496" w:rsidDel="00C707BD">
          <w:rPr>
            <w:b/>
          </w:rPr>
          <w:delText>true</w:delText>
        </w:r>
      </w:del>
    </w:p>
    <w:p w14:paraId="2D320387" w14:textId="77777777" w:rsidR="004C02EF" w:rsidRPr="008D4496" w:rsidDel="00C707BD" w:rsidRDefault="004C02EF" w:rsidP="00C707BD">
      <w:pPr>
        <w:pStyle w:val="Alg3"/>
        <w:numPr>
          <w:ilvl w:val="1"/>
          <w:numId w:val="105"/>
        </w:numPr>
        <w:rPr>
          <w:del w:id="3439" w:author="Allen Wirfs-Brock" w:date="2011-07-01T15:02:00Z"/>
        </w:rPr>
        <w:pPrChange w:id="3440" w:author="Allen Wirfs-Brock" w:date="2011-07-01T15:03:00Z">
          <w:pPr>
            <w:pStyle w:val="Alg3"/>
            <w:numPr>
              <w:numId w:val="71"/>
            </w:numPr>
            <w:tabs>
              <w:tab w:val="clear" w:pos="360"/>
            </w:tabs>
            <w:ind w:left="720" w:firstLine="0"/>
          </w:pPr>
        </w:pPrChange>
      </w:pPr>
      <w:del w:id="3441" w:author="Allen Wirfs-Brock" w:date="2011-07-01T15:02:00Z">
        <w:r w:rsidDel="00C707BD">
          <w:delText xml:space="preserve"> </w:delText>
        </w:r>
        <w:r w:rsidRPr="008D4496" w:rsidDel="00C707BD">
          <w:delText>Type(GetBase(</w:delText>
        </w:r>
        <w:r w:rsidRPr="008D4496" w:rsidDel="00C707BD">
          <w:rPr>
            <w:i/>
          </w:rPr>
          <w:delText>lref</w:delText>
        </w:r>
        <w:r w:rsidRPr="008D4496" w:rsidDel="00C707BD">
          <w:delText>)) is E</w:delText>
        </w:r>
        <w:r w:rsidDel="00C707BD">
          <w:delText>nv</w:delText>
        </w:r>
        <w:r w:rsidRPr="008D4496" w:rsidDel="00C707BD">
          <w:delText>iro</w:delText>
        </w:r>
        <w:r w:rsidDel="00C707BD">
          <w:delText>n</w:delText>
        </w:r>
        <w:r w:rsidRPr="008D4496" w:rsidDel="00C707BD">
          <w:delText>ment Record</w:delText>
        </w:r>
      </w:del>
    </w:p>
    <w:p w14:paraId="72BE151A" w14:textId="77777777" w:rsidR="004C02EF" w:rsidRPr="008D4496" w:rsidDel="00C707BD" w:rsidRDefault="004C02EF" w:rsidP="00C707BD">
      <w:pPr>
        <w:pStyle w:val="Alg3"/>
        <w:numPr>
          <w:ilvl w:val="1"/>
          <w:numId w:val="105"/>
        </w:numPr>
        <w:rPr>
          <w:del w:id="3442" w:author="Allen Wirfs-Brock" w:date="2011-07-01T15:02:00Z"/>
        </w:rPr>
        <w:pPrChange w:id="3443" w:author="Allen Wirfs-Brock" w:date="2011-07-01T15:03:00Z">
          <w:pPr>
            <w:pStyle w:val="Alg3"/>
            <w:numPr>
              <w:numId w:val="71"/>
            </w:numPr>
            <w:tabs>
              <w:tab w:val="clear" w:pos="360"/>
            </w:tabs>
            <w:ind w:left="720" w:firstLine="0"/>
          </w:pPr>
        </w:pPrChange>
      </w:pPr>
      <w:del w:id="3444" w:author="Allen Wirfs-Brock" w:date="2011-07-01T15:02:00Z">
        <w:r w:rsidDel="00C707BD">
          <w:delText xml:space="preserve"> </w:delText>
        </w:r>
        <w:r w:rsidRPr="008D4496" w:rsidDel="00C707BD">
          <w:delText>GetReferencedName(</w:delText>
        </w:r>
        <w:r w:rsidRPr="008D4496" w:rsidDel="00C707BD">
          <w:rPr>
            <w:i/>
          </w:rPr>
          <w:delText>lref</w:delText>
        </w:r>
        <w:r w:rsidRPr="008D4496" w:rsidDel="00C707BD">
          <w:delText xml:space="preserve">) is </w:delText>
        </w:r>
        <w:r w:rsidDel="00C707BD">
          <w:delText xml:space="preserve">either </w:delText>
        </w:r>
        <w:r w:rsidRPr="00293484" w:rsidDel="00C707BD">
          <w:rPr>
            <w:rFonts w:ascii="Courier New" w:hAnsi="Courier New" w:cs="Courier New"/>
            <w:b/>
          </w:rPr>
          <w:delText>"eval"</w:delText>
        </w:r>
        <w:r w:rsidRPr="00E15BAE" w:rsidDel="00C707BD">
          <w:delText xml:space="preserve"> or</w:delText>
        </w:r>
        <w:r w:rsidDel="00C707BD">
          <w:rPr>
            <w:rFonts w:ascii="Courier New" w:hAnsi="Courier New" w:cs="Courier New"/>
            <w:b/>
          </w:rPr>
          <w:delText xml:space="preserve"> </w:delText>
        </w:r>
        <w:r w:rsidRPr="00293484" w:rsidDel="00C707BD">
          <w:rPr>
            <w:rFonts w:ascii="Courier New" w:hAnsi="Courier New" w:cs="Courier New"/>
            <w:b/>
          </w:rPr>
          <w:delText>"</w:delText>
        </w:r>
        <w:r w:rsidDel="00C707BD">
          <w:rPr>
            <w:rFonts w:ascii="Courier New" w:hAnsi="Courier New" w:cs="Courier New"/>
            <w:b/>
          </w:rPr>
          <w:delText>arguments</w:delText>
        </w:r>
        <w:r w:rsidRPr="00293484" w:rsidDel="00C707BD">
          <w:rPr>
            <w:rFonts w:ascii="Courier New" w:hAnsi="Courier New" w:cs="Courier New"/>
            <w:b/>
          </w:rPr>
          <w:delText>"</w:delText>
        </w:r>
      </w:del>
    </w:p>
    <w:p w14:paraId="013C7618" w14:textId="77777777" w:rsidR="004C02EF" w:rsidRPr="008D4496" w:rsidRDefault="004C02EF" w:rsidP="00C707BD">
      <w:pPr>
        <w:pStyle w:val="Alg3"/>
        <w:numPr>
          <w:ilvl w:val="1"/>
          <w:numId w:val="105"/>
        </w:numPr>
        <w:pPrChange w:id="3445" w:author="Allen Wirfs-Brock" w:date="2011-07-01T15:03:00Z">
          <w:pPr>
            <w:pStyle w:val="Alg3"/>
            <w:numPr>
              <w:numId w:val="105"/>
            </w:numPr>
          </w:pPr>
        </w:pPrChange>
      </w:pPr>
      <w:r w:rsidRPr="008D4496">
        <w:t>Call PutValue(</w:t>
      </w:r>
      <w:r w:rsidRPr="008D4496">
        <w:rPr>
          <w:i/>
        </w:rPr>
        <w:t>lref</w:t>
      </w:r>
      <w:r w:rsidRPr="008D4496">
        <w:t xml:space="preserve">, </w:t>
      </w:r>
      <w:r w:rsidRPr="008D4496">
        <w:rPr>
          <w:i/>
        </w:rPr>
        <w:t>rval</w:t>
      </w:r>
      <w:r w:rsidRPr="008D4496">
        <w:t>)</w:t>
      </w:r>
      <w:bookmarkEnd w:id="3429"/>
      <w:r w:rsidRPr="008D4496">
        <w:t>.</w:t>
      </w:r>
      <w:bookmarkStart w:id="3446" w:name="_Toc382212694"/>
    </w:p>
    <w:p w14:paraId="078B1CB6" w14:textId="77777777" w:rsidR="004C0865" w:rsidRDefault="004C0865" w:rsidP="00C707BD">
      <w:pPr>
        <w:pStyle w:val="Alg3"/>
        <w:numPr>
          <w:ilvl w:val="1"/>
          <w:numId w:val="105"/>
        </w:numPr>
        <w:rPr>
          <w:ins w:id="3447" w:author="Allen Wirfs-Brock" w:date="2011-07-01T14:59:00Z"/>
        </w:rPr>
      </w:pPr>
      <w:ins w:id="3448" w:author="Allen Wirfs-Brock" w:date="2011-07-01T14:59:00Z">
        <w:r w:rsidRPr="008D4496">
          <w:t xml:space="preserve">Return </w:t>
        </w:r>
        <w:r w:rsidRPr="008D4496">
          <w:rPr>
            <w:i/>
          </w:rPr>
          <w:t>rval</w:t>
        </w:r>
        <w:r w:rsidRPr="008D4496">
          <w:t>.</w:t>
        </w:r>
      </w:ins>
    </w:p>
    <w:p w14:paraId="7ED9291D" w14:textId="77777777" w:rsidR="00C707BD" w:rsidRPr="00C70552" w:rsidRDefault="00C707BD" w:rsidP="00C707BD">
      <w:pPr>
        <w:pStyle w:val="Alg3"/>
        <w:numPr>
          <w:ilvl w:val="0"/>
          <w:numId w:val="105"/>
        </w:numPr>
        <w:rPr>
          <w:ins w:id="3449" w:author="Allen Wirfs-Brock" w:date="2011-07-01T15:04:00Z"/>
        </w:rPr>
      </w:pPr>
      <w:ins w:id="3450" w:author="Allen Wirfs-Brock" w:date="2011-07-01T15:04:00Z">
        <w:r>
          <w:t xml:space="preserve">If this is not extended code, throw a </w:t>
        </w:r>
        <w:r w:rsidRPr="00CD7A72">
          <w:rPr>
            <w:b/>
            <w:rPrChange w:id="3451" w:author="Allen Wirfs-Brock rev2" w:date="2011-07-20T13:32:00Z">
              <w:rPr/>
            </w:rPrChange>
          </w:rPr>
          <w:t>ReferenceError</w:t>
        </w:r>
        <w:r>
          <w:t xml:space="preserve"> exception.</w:t>
        </w:r>
      </w:ins>
    </w:p>
    <w:p w14:paraId="6C0B2F50" w14:textId="77777777" w:rsidR="00C707BD" w:rsidRDefault="00C707BD" w:rsidP="00C707BD">
      <w:pPr>
        <w:pStyle w:val="Alg3"/>
        <w:numPr>
          <w:ilvl w:val="0"/>
          <w:numId w:val="105"/>
        </w:numPr>
        <w:rPr>
          <w:ins w:id="3452" w:author="Allen Wirfs-Brock" w:date="2011-07-01T15:04:00Z"/>
        </w:rPr>
      </w:pPr>
      <w:ins w:id="3453" w:author="Allen Wirfs-Brock" w:date="2011-07-01T15:04:00Z">
        <w:r>
          <w:t xml:space="preserve">Let </w:t>
        </w:r>
        <w:r w:rsidRPr="002F627B">
          <w:rPr>
            <w:i/>
          </w:rPr>
          <w:t>AssignmentPattern</w:t>
        </w:r>
        <w:r>
          <w:t xml:space="preserve"> be the parse of the source code corresponding to </w:t>
        </w:r>
        <w:r w:rsidRPr="002F627B">
          <w:rPr>
            <w:i/>
          </w:rPr>
          <w:t>LeftHandSideExp</w:t>
        </w:r>
      </w:ins>
      <w:ins w:id="3454" w:author="Allen Wirfs-Brock rev2" w:date="2011-07-20T13:34:00Z">
        <w:r w:rsidR="00CD7A72">
          <w:rPr>
            <w:i/>
          </w:rPr>
          <w:t>r</w:t>
        </w:r>
      </w:ins>
      <w:ins w:id="3455" w:author="Allen Wirfs-Brock" w:date="2011-07-01T15:04:00Z">
        <w:r w:rsidRPr="002F627B">
          <w:rPr>
            <w:i/>
          </w:rPr>
          <w:t>ess</w:t>
        </w:r>
      </w:ins>
      <w:ins w:id="3456" w:author="Rev 3 Allen Wirfs-Brock" w:date="2011-08-30T10:45:00Z">
        <w:r w:rsidR="0096712D">
          <w:rPr>
            <w:i/>
          </w:rPr>
          <w:t>i</w:t>
        </w:r>
      </w:ins>
      <w:ins w:id="3457" w:author="Allen Wirfs-Brock" w:date="2011-07-01T15:04:00Z">
        <w:r w:rsidRPr="002F627B">
          <w:rPr>
            <w:i/>
          </w:rPr>
          <w:t>on</w:t>
        </w:r>
        <w:r>
          <w:t xml:space="preserve"> using </w:t>
        </w:r>
        <w:r w:rsidRPr="002F627B">
          <w:rPr>
            <w:i/>
          </w:rPr>
          <w:t>AssignmentPattern</w:t>
        </w:r>
        <w:r>
          <w:t xml:space="preserve"> as the goal symbol.</w:t>
        </w:r>
      </w:ins>
    </w:p>
    <w:p w14:paraId="0422F658" w14:textId="77777777" w:rsidR="00C707BD" w:rsidRPr="00AF6314" w:rsidRDefault="00C707BD" w:rsidP="00C707BD">
      <w:pPr>
        <w:pStyle w:val="Alg3"/>
        <w:numPr>
          <w:ilvl w:val="0"/>
          <w:numId w:val="105"/>
        </w:numPr>
        <w:rPr>
          <w:ins w:id="3458" w:author="Allen Wirfs-Brock" w:date="2011-07-01T15:04:00Z"/>
        </w:rPr>
      </w:pPr>
      <w:ins w:id="3459" w:author="Allen Wirfs-Brock" w:date="2011-07-01T15:04:00Z">
        <w:r w:rsidRPr="008D4496">
          <w:t xml:space="preserve">Let </w:t>
        </w:r>
        <w:r w:rsidRPr="008D4496">
          <w:rPr>
            <w:i/>
          </w:rPr>
          <w:t>rref</w:t>
        </w:r>
        <w:r w:rsidRPr="008D4496">
          <w:t xml:space="preserve"> be the result of evaluating </w:t>
        </w:r>
        <w:r w:rsidRPr="008D4496">
          <w:rPr>
            <w:i/>
          </w:rPr>
          <w:t>AssignmentExpression</w:t>
        </w:r>
        <w:r w:rsidRPr="008D4496">
          <w:t>.</w:t>
        </w:r>
      </w:ins>
    </w:p>
    <w:p w14:paraId="4C513F32" w14:textId="77777777" w:rsidR="00C707BD" w:rsidRDefault="00C707BD" w:rsidP="00C707BD">
      <w:pPr>
        <w:pStyle w:val="Alg3"/>
        <w:numPr>
          <w:ilvl w:val="0"/>
          <w:numId w:val="105"/>
        </w:numPr>
        <w:rPr>
          <w:ins w:id="3460" w:author="Allen Wirfs-Brock" w:date="2011-07-01T15:04:00Z"/>
        </w:rPr>
      </w:pPr>
      <w:ins w:id="3461" w:author="Allen Wirfs-Brock" w:date="2011-07-01T15:04:00Z">
        <w:r w:rsidRPr="008D4496">
          <w:t xml:space="preserve">Let </w:t>
        </w:r>
        <w:r w:rsidRPr="008D4496">
          <w:rPr>
            <w:i/>
          </w:rPr>
          <w:t>rval</w:t>
        </w:r>
        <w:r w:rsidRPr="008D4496">
          <w:t xml:space="preserve"> be </w:t>
        </w:r>
        <w:r>
          <w:t>ToObject(</w:t>
        </w:r>
        <w:r w:rsidRPr="008D4496">
          <w:t>GetValue(</w:t>
        </w:r>
        <w:r w:rsidRPr="008D4496">
          <w:rPr>
            <w:i/>
          </w:rPr>
          <w:t>rref</w:t>
        </w:r>
        <w:r w:rsidRPr="008D4496">
          <w:t>)</w:t>
        </w:r>
        <w:r>
          <w:t>)</w:t>
        </w:r>
        <w:r w:rsidRPr="008D4496">
          <w:t>.</w:t>
        </w:r>
      </w:ins>
    </w:p>
    <w:p w14:paraId="63F247F7" w14:textId="77777777" w:rsidR="00C707BD" w:rsidRDefault="00C707BD" w:rsidP="00C707BD">
      <w:pPr>
        <w:pStyle w:val="Alg3"/>
        <w:numPr>
          <w:ilvl w:val="0"/>
          <w:numId w:val="105"/>
        </w:numPr>
        <w:rPr>
          <w:ins w:id="3462" w:author="Allen Wirfs-Brock" w:date="2011-07-01T15:04:00Z"/>
        </w:rPr>
      </w:pPr>
      <w:ins w:id="3463" w:author="Allen Wirfs-Brock" w:date="2011-07-01T15:04:00Z">
        <w:r>
          <w:t xml:space="preserve">Evaluate </w:t>
        </w:r>
        <w:r w:rsidRPr="002F627B">
          <w:rPr>
            <w:i/>
          </w:rPr>
          <w:t>AssignmentPattern</w:t>
        </w:r>
        <w:r>
          <w:t xml:space="preserve"> using </w:t>
        </w:r>
        <w:r w:rsidRPr="002F627B">
          <w:rPr>
            <w:i/>
          </w:rPr>
          <w:t>rval</w:t>
        </w:r>
        <w:r>
          <w:t xml:space="preserve"> as the </w:t>
        </w:r>
        <w:r>
          <w:rPr>
            <w:rStyle w:val="bnf"/>
          </w:rPr>
          <w:t>obj</w:t>
        </w:r>
        <w:r w:rsidRPr="00E32218">
          <w:rPr>
            <w:i/>
          </w:rPr>
          <w:t xml:space="preserve"> </w:t>
        </w:r>
        <w:r>
          <w:t>parameter.</w:t>
        </w:r>
      </w:ins>
    </w:p>
    <w:p w14:paraId="60BFB0A9" w14:textId="77777777" w:rsidR="004C0865" w:rsidRPr="004C0865" w:rsidRDefault="004C02EF" w:rsidP="004C0865">
      <w:pPr>
        <w:pStyle w:val="Alg3"/>
        <w:numPr>
          <w:ilvl w:val="0"/>
          <w:numId w:val="105"/>
        </w:numPr>
        <w:spacing w:after="220"/>
      </w:pPr>
      <w:r w:rsidRPr="008D4496">
        <w:t xml:space="preserve">Return </w:t>
      </w:r>
      <w:r w:rsidRPr="008D4496">
        <w:rPr>
          <w:i/>
        </w:rPr>
        <w:t>rval</w:t>
      </w:r>
      <w:bookmarkEnd w:id="3446"/>
      <w:r w:rsidRPr="008D4496">
        <w:t>.</w:t>
      </w:r>
      <w:bookmarkStart w:id="3464" w:name="_Toc375031195"/>
      <w:bookmarkStart w:id="3465" w:name="_Toc381513708"/>
      <w:bookmarkStart w:id="3466" w:name="_Toc382202874"/>
      <w:bookmarkStart w:id="3467" w:name="_Toc382212230"/>
      <w:bookmarkStart w:id="3468" w:name="_Toc382212695"/>
      <w:bookmarkStart w:id="3469" w:name="_Toc382291575"/>
      <w:bookmarkStart w:id="3470" w:name="_Toc385672224"/>
      <w:bookmarkStart w:id="3471" w:name="_Toc393690327"/>
    </w:p>
    <w:p w14:paraId="34E92CBF" w14:textId="77777777" w:rsidR="004C02EF" w:rsidRDefault="004C02EF" w:rsidP="004C02EF">
      <w:pPr>
        <w:pStyle w:val="Note"/>
        <w:rPr>
          <w:ins w:id="3472" w:author="Allen Wirfs-Brock" w:date="2011-07-01T15:12:00Z"/>
        </w:rPr>
      </w:pPr>
      <w:bookmarkStart w:id="3473" w:name="_Toc472818872"/>
      <w:r w:rsidRPr="00586549">
        <w:t>NOTE</w:t>
      </w:r>
      <w:r w:rsidRPr="00586549">
        <w:tab/>
        <w:t xml:space="preserve">When an assignment occurs within strict mode code, </w:t>
      </w:r>
      <w:del w:id="3474" w:author="Allen Wirfs-Brock" w:date="2011-07-01T15:09:00Z">
        <w:r w:rsidRPr="00C707BD" w:rsidDel="00C707BD">
          <w:rPr>
            <w:rFonts w:ascii="Times New Roman" w:hAnsi="Times New Roman"/>
            <w:i/>
          </w:rPr>
          <w:delText xml:space="preserve">its </w:delText>
        </w:r>
        <w:r w:rsidRPr="00C707BD" w:rsidDel="00C707BD">
          <w:rPr>
            <w:rStyle w:val="bnf"/>
          </w:rPr>
          <w:delText>LeftHandSide</w:delText>
        </w:r>
        <w:r w:rsidRPr="00C707BD" w:rsidDel="00C707BD">
          <w:rPr>
            <w:rFonts w:ascii="Times New Roman" w:hAnsi="Times New Roman"/>
            <w:i/>
          </w:rPr>
          <w:delText xml:space="preserve"> must not evaluate to an</w:delText>
        </w:r>
      </w:del>
      <w:ins w:id="3475" w:author="Allen Wirfs-Brock" w:date="2011-07-01T15:09:00Z">
        <w:r w:rsidR="00C707BD" w:rsidRPr="00C707BD">
          <w:rPr>
            <w:rFonts w:ascii="Times New Roman" w:hAnsi="Times New Roman"/>
            <w:i/>
          </w:rPr>
          <w:t>lref</w:t>
        </w:r>
        <w:r w:rsidR="00C707BD">
          <w:t xml:space="preserve"> in step 1.d must not be an</w:t>
        </w:r>
      </w:ins>
      <w:r w:rsidRPr="00586549">
        <w:t xml:space="preserve"> unresolvable reference. If it </w:t>
      </w:r>
      <w:del w:id="3476" w:author="Allen Wirfs-Brock" w:date="2011-07-01T15:10:00Z">
        <w:r w:rsidRPr="00586549" w:rsidDel="00C707BD">
          <w:delText xml:space="preserve">does </w:delText>
        </w:r>
      </w:del>
      <w:ins w:id="3477" w:author="Allen Wirfs-Brock" w:date="2011-07-01T15:10:00Z">
        <w:r w:rsidR="00C707BD">
          <w:t>is,</w:t>
        </w:r>
        <w:r w:rsidR="00C707BD" w:rsidRPr="00586549">
          <w:t xml:space="preserve"> </w:t>
        </w:r>
      </w:ins>
      <w:r w:rsidRPr="00586549">
        <w:t xml:space="preserve">a </w:t>
      </w:r>
      <w:r w:rsidRPr="00586549">
        <w:rPr>
          <w:b/>
        </w:rPr>
        <w:t>ReferenceError</w:t>
      </w:r>
      <w:r w:rsidRPr="00586549">
        <w:t xml:space="preserve"> exception is thrown upon assignment. The </w:t>
      </w:r>
      <w:r w:rsidRPr="00586549">
        <w:rPr>
          <w:rStyle w:val="bnf"/>
        </w:rPr>
        <w:t>LeftHandSide</w:t>
      </w:r>
      <w:r w:rsidRPr="00586549">
        <w:t xml:space="preserve"> also may not be a reference to a data property with the attribute value </w:t>
      </w:r>
      <w:r w:rsidRPr="00E91749">
        <w:rPr>
          <w:rFonts w:ascii="Times New Roman" w:hAnsi="Times New Roman"/>
        </w:rPr>
        <w:t>{[[Writable]]:</w:t>
      </w:r>
      <w:r w:rsidRPr="00E91749">
        <w:rPr>
          <w:rFonts w:ascii="Times New Roman" w:hAnsi="Times New Roman"/>
          <w:b/>
        </w:rPr>
        <w:t>false</w:t>
      </w:r>
      <w:r w:rsidRPr="00E91749">
        <w:rPr>
          <w:rFonts w:ascii="Times New Roman" w:hAnsi="Times New Roman"/>
        </w:rPr>
        <w:t>}</w:t>
      </w:r>
      <w:r w:rsidRPr="00586549">
        <w:t xml:space="preserve">, to an accessor property with the attribute value </w:t>
      </w:r>
      <w:r w:rsidRPr="00E91749">
        <w:rPr>
          <w:rFonts w:ascii="Times New Roman" w:hAnsi="Times New Roman"/>
        </w:rPr>
        <w:t>{[[</w:t>
      </w:r>
      <w:r>
        <w:rPr>
          <w:rFonts w:ascii="Times New Roman" w:hAnsi="Times New Roman"/>
        </w:rPr>
        <w:t>Se</w:t>
      </w:r>
      <w:r w:rsidRPr="00E91749">
        <w:rPr>
          <w:rFonts w:ascii="Times New Roman" w:hAnsi="Times New Roman"/>
        </w:rPr>
        <w:t>t]]:</w:t>
      </w:r>
      <w:r w:rsidRPr="00E91749">
        <w:rPr>
          <w:rFonts w:ascii="Times New Roman" w:hAnsi="Times New Roman"/>
          <w:b/>
        </w:rPr>
        <w:t>undefined</w:t>
      </w:r>
      <w:r w:rsidRPr="00E91749">
        <w:rPr>
          <w:rFonts w:ascii="Times New Roman" w:hAnsi="Times New Roman"/>
        </w:rPr>
        <w:t>}</w:t>
      </w:r>
      <w:r w:rsidRPr="00586549">
        <w:t>,</w:t>
      </w:r>
      <w:r w:rsidRPr="00586549">
        <w:rPr>
          <w:b/>
        </w:rPr>
        <w:t xml:space="preserve"> </w:t>
      </w:r>
      <w:r w:rsidRPr="00586549">
        <w:t xml:space="preserve">nor to a non-existent property of an object whose [[Extensible]] internal property has the value </w:t>
      </w:r>
      <w:r w:rsidRPr="00586549">
        <w:rPr>
          <w:b/>
        </w:rPr>
        <w:t>false</w:t>
      </w:r>
      <w:r w:rsidRPr="00586549">
        <w:t xml:space="preserve">. In these cases a </w:t>
      </w:r>
      <w:r w:rsidRPr="00586549">
        <w:rPr>
          <w:b/>
        </w:rPr>
        <w:t>TypeError</w:t>
      </w:r>
      <w:r w:rsidRPr="00586549">
        <w:t xml:space="preserve"> exception is thrown.</w:t>
      </w:r>
    </w:p>
    <w:p w14:paraId="70665DB2" w14:textId="77777777" w:rsidR="00C707BD" w:rsidRDefault="00C707BD" w:rsidP="004F530F">
      <w:pPr>
        <w:pStyle w:val="40"/>
        <w:numPr>
          <w:ilvl w:val="0"/>
          <w:numId w:val="0"/>
        </w:numPr>
        <w:rPr>
          <w:ins w:id="3478" w:author="Allen Wirfs-Brock" w:date="2011-07-01T15:12:00Z"/>
        </w:rPr>
      </w:pPr>
      <w:ins w:id="3479" w:author="Allen Wirfs-Brock" w:date="2011-07-01T15:12:00Z">
        <w:r>
          <w:t>11.13.1.1 Destructuring Assignment</w:t>
        </w:r>
      </w:ins>
    </w:p>
    <w:p w14:paraId="22256C5A" w14:textId="77777777" w:rsidR="00C707BD" w:rsidRDefault="00C707BD" w:rsidP="000C19AD">
      <w:pPr>
        <w:rPr>
          <w:ins w:id="3480" w:author="Allen Wirfs-Brock" w:date="2011-07-01T15:12:00Z"/>
        </w:rPr>
      </w:pPr>
      <w:ins w:id="3481" w:author="Allen Wirfs-Brock" w:date="2011-07-01T15:12:00Z">
        <w:r>
          <w:t xml:space="preserve">The </w:t>
        </w:r>
      </w:ins>
      <w:ins w:id="3482" w:author="Allen Wirfs-Brock" w:date="2011-07-01T15:13:00Z">
        <w:r w:rsidR="00697CC4">
          <w:t xml:space="preserve">supplemental </w:t>
        </w:r>
      </w:ins>
      <w:ins w:id="3483" w:author="Allen Wirfs-Brock" w:date="2011-07-01T15:12:00Z">
        <w:r>
          <w:t xml:space="preserve">production </w:t>
        </w:r>
        <w:r w:rsidRPr="005404D8">
          <w:rPr>
            <w:rStyle w:val="bnf"/>
          </w:rPr>
          <w:t>AssignmentPattern</w:t>
        </w:r>
        <w:r>
          <w:rPr>
            <w:rStyle w:val="bnf"/>
          </w:rPr>
          <w:t xml:space="preserve"> </w:t>
        </w:r>
        <w:r>
          <w:rPr>
            <w:b/>
          </w:rPr>
          <w:t xml:space="preserve">: </w:t>
        </w:r>
        <w:r>
          <w:rPr>
            <w:rStyle w:val="bnf"/>
          </w:rPr>
          <w:t>ObjectAssignment</w:t>
        </w:r>
        <w:r w:rsidRPr="005404D8">
          <w:rPr>
            <w:rStyle w:val="bnf"/>
          </w:rPr>
          <w:t>Pattern</w:t>
        </w:r>
        <w:r>
          <w:t xml:space="preserve"> is evaluated with the parameter </w:t>
        </w:r>
        <w:r>
          <w:rPr>
            <w:rStyle w:val="bnf"/>
          </w:rPr>
          <w:t>obj</w:t>
        </w:r>
        <w:r>
          <w:t xml:space="preserve"> as follows:</w:t>
        </w:r>
      </w:ins>
    </w:p>
    <w:p w14:paraId="10BA87BF" w14:textId="77777777" w:rsidR="00C707BD" w:rsidRDefault="00C707BD" w:rsidP="00C707BD">
      <w:pPr>
        <w:pStyle w:val="Alg3"/>
        <w:numPr>
          <w:ilvl w:val="0"/>
          <w:numId w:val="412"/>
        </w:numPr>
        <w:rPr>
          <w:ins w:id="3484" w:author="Allen Wirfs-Brock" w:date="2011-07-01T15:12:00Z"/>
        </w:rPr>
      </w:pPr>
      <w:ins w:id="3485" w:author="Allen Wirfs-Brock" w:date="2011-07-01T15:12:00Z">
        <w:r>
          <w:t xml:space="preserve">Evaluate </w:t>
        </w:r>
        <w:r>
          <w:rPr>
            <w:rStyle w:val="bnf"/>
          </w:rPr>
          <w:t>ObjectAssignment</w:t>
        </w:r>
        <w:r w:rsidRPr="005404D8">
          <w:rPr>
            <w:rStyle w:val="bnf"/>
          </w:rPr>
          <w:t>Pattern</w:t>
        </w:r>
        <w:r>
          <w:t xml:space="preserve"> using </w:t>
        </w:r>
        <w:r>
          <w:rPr>
            <w:i/>
          </w:rPr>
          <w:t>obj</w:t>
        </w:r>
        <w:r>
          <w:t xml:space="preserve"> as the </w:t>
        </w:r>
        <w:r>
          <w:rPr>
            <w:i/>
          </w:rPr>
          <w:t>obj</w:t>
        </w:r>
        <w:r>
          <w:t xml:space="preserve"> parameter.</w:t>
        </w:r>
      </w:ins>
    </w:p>
    <w:p w14:paraId="5EF67610" w14:textId="77777777" w:rsidR="00C707BD" w:rsidRDefault="00C707BD" w:rsidP="00C707BD">
      <w:pPr>
        <w:rPr>
          <w:ins w:id="3486" w:author="Allen Wirfs-Brock" w:date="2011-07-01T15:12:00Z"/>
        </w:rPr>
      </w:pPr>
    </w:p>
    <w:p w14:paraId="301C2F30" w14:textId="77777777" w:rsidR="00C707BD" w:rsidRDefault="00C707BD" w:rsidP="000C19AD">
      <w:pPr>
        <w:rPr>
          <w:ins w:id="3487" w:author="Allen Wirfs-Brock" w:date="2011-07-01T15:12:00Z"/>
        </w:rPr>
      </w:pPr>
      <w:ins w:id="3488" w:author="Allen Wirfs-Brock" w:date="2011-07-01T15:12:00Z">
        <w:r>
          <w:t xml:space="preserve">The </w:t>
        </w:r>
      </w:ins>
      <w:ins w:id="3489" w:author="Allen Wirfs-Brock" w:date="2011-07-01T15:13:00Z">
        <w:r w:rsidR="00697CC4">
          <w:t xml:space="preserve">supplemental </w:t>
        </w:r>
      </w:ins>
      <w:ins w:id="3490" w:author="Allen Wirfs-Brock" w:date="2011-07-01T15:12:00Z">
        <w:r>
          <w:t xml:space="preserve">production </w:t>
        </w:r>
        <w:r w:rsidRPr="005404D8">
          <w:rPr>
            <w:rStyle w:val="bnf"/>
          </w:rPr>
          <w:t>AssignmentPattern</w:t>
        </w:r>
        <w:r>
          <w:rPr>
            <w:rStyle w:val="bnf"/>
          </w:rPr>
          <w:t xml:space="preserve"> </w:t>
        </w:r>
        <w:r>
          <w:rPr>
            <w:b/>
          </w:rPr>
          <w:t xml:space="preserve">: </w:t>
        </w:r>
        <w:r>
          <w:rPr>
            <w:rStyle w:val="bnf"/>
          </w:rPr>
          <w:t>ArrayAssignment</w:t>
        </w:r>
        <w:r w:rsidRPr="005404D8">
          <w:rPr>
            <w:rStyle w:val="bnf"/>
          </w:rPr>
          <w:t>Pattern</w:t>
        </w:r>
        <w:r>
          <w:t xml:space="preserve"> is evaluated with the parameter </w:t>
        </w:r>
        <w:r>
          <w:rPr>
            <w:rStyle w:val="bnf"/>
          </w:rPr>
          <w:t>obj</w:t>
        </w:r>
        <w:r>
          <w:t xml:space="preserve"> as follows:</w:t>
        </w:r>
      </w:ins>
    </w:p>
    <w:p w14:paraId="444B0314" w14:textId="77777777" w:rsidR="00C707BD" w:rsidRDefault="00C707BD" w:rsidP="00C707BD">
      <w:pPr>
        <w:pStyle w:val="Alg3"/>
        <w:numPr>
          <w:ilvl w:val="0"/>
          <w:numId w:val="413"/>
        </w:numPr>
        <w:rPr>
          <w:ins w:id="3491" w:author="Allen Wirfs-Brock" w:date="2011-07-01T15:12:00Z"/>
        </w:rPr>
      </w:pPr>
      <w:ins w:id="3492" w:author="Allen Wirfs-Brock" w:date="2011-07-01T15:12:00Z">
        <w:r>
          <w:t xml:space="preserve">Evaluate </w:t>
        </w:r>
        <w:r>
          <w:rPr>
            <w:rStyle w:val="bnf"/>
          </w:rPr>
          <w:t>ArrayAssignment</w:t>
        </w:r>
        <w:r w:rsidRPr="005404D8">
          <w:rPr>
            <w:rStyle w:val="bnf"/>
          </w:rPr>
          <w:t>Pattern</w:t>
        </w:r>
        <w:r>
          <w:t xml:space="preserve"> using </w:t>
        </w:r>
        <w:r>
          <w:rPr>
            <w:i/>
          </w:rPr>
          <w:t>obj</w:t>
        </w:r>
        <w:r>
          <w:t xml:space="preserve"> as the </w:t>
        </w:r>
        <w:r>
          <w:rPr>
            <w:i/>
          </w:rPr>
          <w:t>obj</w:t>
        </w:r>
        <w:r>
          <w:t xml:space="preserve"> parameter.</w:t>
        </w:r>
      </w:ins>
    </w:p>
    <w:p w14:paraId="0CC1EA6A" w14:textId="77777777" w:rsidR="00C707BD" w:rsidRPr="00616E08" w:rsidRDefault="00C707BD" w:rsidP="00C707BD">
      <w:pPr>
        <w:rPr>
          <w:ins w:id="3493" w:author="Allen Wirfs-Brock" w:date="2011-07-01T15:12:00Z"/>
        </w:rPr>
      </w:pPr>
    </w:p>
    <w:p w14:paraId="064A9750" w14:textId="77777777" w:rsidR="00C707BD" w:rsidRDefault="00C707BD" w:rsidP="004F530F">
      <w:pPr>
        <w:rPr>
          <w:ins w:id="3494" w:author="Allen Wirfs-Brock" w:date="2011-07-01T15:12:00Z"/>
        </w:rPr>
      </w:pPr>
      <w:ins w:id="3495" w:author="Allen Wirfs-Brock" w:date="2011-07-01T15:12:00Z">
        <w:r>
          <w:t xml:space="preserve">The </w:t>
        </w:r>
      </w:ins>
      <w:ins w:id="3496" w:author="Allen Wirfs-Brock" w:date="2011-07-01T15:13:00Z">
        <w:r w:rsidR="00697CC4">
          <w:t xml:space="preserve">supplemental </w:t>
        </w:r>
      </w:ins>
      <w:ins w:id="3497" w:author="Allen Wirfs-Brock" w:date="2011-07-01T15:12:00Z">
        <w:r>
          <w:t xml:space="preserve">production </w:t>
        </w:r>
        <w:r>
          <w:rPr>
            <w:rStyle w:val="bnf"/>
          </w:rPr>
          <w:t>ObjectAssignment</w:t>
        </w:r>
        <w:r w:rsidRPr="005404D8">
          <w:rPr>
            <w:rStyle w:val="bnf"/>
          </w:rPr>
          <w:t>Pattern</w:t>
        </w:r>
        <w:r>
          <w:rPr>
            <w:rStyle w:val="bnf"/>
          </w:rPr>
          <w:t xml:space="preserve"> </w:t>
        </w:r>
        <w:r>
          <w:rPr>
            <w:b/>
          </w:rPr>
          <w:t xml:space="preserve">: </w:t>
        </w:r>
        <w:r w:rsidRPr="00E6758C">
          <w:rPr>
            <w:rFonts w:ascii="Courier New" w:hAnsi="Courier New" w:cs="Courier New"/>
            <w:b/>
          </w:rPr>
          <w:t>{ }</w:t>
        </w:r>
        <w:r>
          <w:t xml:space="preserve"> ,the production </w:t>
        </w:r>
        <w:r>
          <w:rPr>
            <w:rStyle w:val="bnf"/>
          </w:rPr>
          <w:t>ArrayAssignment</w:t>
        </w:r>
        <w:r w:rsidRPr="005404D8">
          <w:rPr>
            <w:rStyle w:val="bnf"/>
          </w:rPr>
          <w:t>Pattern</w:t>
        </w:r>
        <w:r>
          <w:rPr>
            <w:rStyle w:val="bnf"/>
          </w:rPr>
          <w:t xml:space="preserve"> </w:t>
        </w:r>
        <w:r>
          <w:rPr>
            <w:b/>
          </w:rPr>
          <w:t xml:space="preserve">: </w:t>
        </w:r>
        <w:r>
          <w:rPr>
            <w:rFonts w:ascii="Courier New" w:hAnsi="Courier New" w:cs="Courier New"/>
            <w:b/>
          </w:rPr>
          <w:t>[</w:t>
        </w:r>
        <w:r w:rsidRPr="00121716">
          <w:rPr>
            <w:rFonts w:ascii="Courier New" w:hAnsi="Courier New" w:cs="Courier New"/>
            <w:b/>
          </w:rPr>
          <w:t xml:space="preserve"> </w:t>
        </w:r>
        <w:r>
          <w:rPr>
            <w:rFonts w:ascii="Courier New" w:hAnsi="Courier New" w:cs="Courier New"/>
            <w:b/>
          </w:rPr>
          <w:t>]</w:t>
        </w:r>
        <w:r>
          <w:t xml:space="preserve"> and the production </w:t>
        </w:r>
        <w:r>
          <w:rPr>
            <w:rStyle w:val="bnf"/>
          </w:rPr>
          <w:t>ArrayAssignment</w:t>
        </w:r>
        <w:r w:rsidRPr="005404D8">
          <w:rPr>
            <w:rStyle w:val="bnf"/>
          </w:rPr>
          <w:t>Pattern</w:t>
        </w:r>
        <w:r>
          <w:rPr>
            <w:rStyle w:val="bnf"/>
          </w:rPr>
          <w:t xml:space="preserve"> </w:t>
        </w:r>
        <w:r>
          <w:rPr>
            <w:b/>
          </w:rPr>
          <w:t xml:space="preserve">: </w:t>
        </w:r>
        <w:r>
          <w:rPr>
            <w:rFonts w:ascii="Courier New" w:hAnsi="Courier New" w:cs="Courier New"/>
            <w:b/>
          </w:rPr>
          <w:t xml:space="preserve">[ </w:t>
        </w:r>
        <w:r w:rsidRPr="004D42A4">
          <w:rPr>
            <w:rStyle w:val="bnf"/>
          </w:rPr>
          <w:t>Elision</w:t>
        </w:r>
        <w:r w:rsidRPr="00121716">
          <w:rPr>
            <w:rFonts w:ascii="Courier New" w:hAnsi="Courier New" w:cs="Courier New"/>
            <w:b/>
          </w:rPr>
          <w:t xml:space="preserve"> </w:t>
        </w:r>
        <w:r>
          <w:rPr>
            <w:rFonts w:ascii="Courier New" w:hAnsi="Courier New" w:cs="Courier New"/>
            <w:b/>
          </w:rPr>
          <w:t>]</w:t>
        </w:r>
        <w:r>
          <w:t xml:space="preserve"> when evaluated with the parameter </w:t>
        </w:r>
        <w:r>
          <w:rPr>
            <w:rStyle w:val="bnf"/>
          </w:rPr>
          <w:t>obj</w:t>
        </w:r>
        <w:r>
          <w:t xml:space="preserve"> do nothing.</w:t>
        </w:r>
      </w:ins>
    </w:p>
    <w:p w14:paraId="769B9161" w14:textId="77777777" w:rsidR="00C707BD" w:rsidRDefault="00C707BD" w:rsidP="000C19AD">
      <w:pPr>
        <w:jc w:val="left"/>
        <w:rPr>
          <w:ins w:id="3498" w:author="Allen Wirfs-Brock" w:date="2011-07-01T15:12:00Z"/>
        </w:rPr>
      </w:pPr>
      <w:ins w:id="3499" w:author="Allen Wirfs-Brock" w:date="2011-07-01T15:12:00Z">
        <w:r>
          <w:t xml:space="preserve">The </w:t>
        </w:r>
      </w:ins>
      <w:ins w:id="3500" w:author="Allen Wirfs-Brock" w:date="2011-07-01T15:13:00Z">
        <w:r w:rsidR="00697CC4">
          <w:t xml:space="preserve">supplemental </w:t>
        </w:r>
      </w:ins>
      <w:ins w:id="3501" w:author="Allen Wirfs-Brock" w:date="2011-07-01T15:12:00Z">
        <w:r>
          <w:t xml:space="preserve">productions </w:t>
        </w:r>
        <w:r>
          <w:rPr>
            <w:rStyle w:val="bnf"/>
          </w:rPr>
          <w:t>ObjectAssignment</w:t>
        </w:r>
        <w:r w:rsidRPr="005404D8">
          <w:rPr>
            <w:rStyle w:val="bnf"/>
          </w:rPr>
          <w:t>Pattern</w:t>
        </w:r>
        <w:r>
          <w:rPr>
            <w:rStyle w:val="bnf"/>
          </w:rPr>
          <w:t xml:space="preserve"> </w:t>
        </w:r>
        <w:r>
          <w:rPr>
            <w:b/>
          </w:rPr>
          <w:t xml:space="preserve">: </w:t>
        </w:r>
        <w:r w:rsidRPr="00121716">
          <w:rPr>
            <w:rFonts w:ascii="Courier New" w:hAnsi="Courier New" w:cs="Courier New"/>
            <w:b/>
          </w:rPr>
          <w:t>{</w:t>
        </w:r>
        <w:r>
          <w:rPr>
            <w:rFonts w:ascii="Courier New" w:hAnsi="Courier New" w:cs="Courier New"/>
            <w:b/>
          </w:rPr>
          <w:t xml:space="preserve"> </w:t>
        </w:r>
        <w:r w:rsidRPr="00E6758C">
          <w:rPr>
            <w:rStyle w:val="bnf"/>
          </w:rPr>
          <w:t>AssignmentPropertyList</w:t>
        </w:r>
        <w:r w:rsidRPr="00121716">
          <w:rPr>
            <w:rFonts w:ascii="Courier New" w:hAnsi="Courier New" w:cs="Courier New"/>
            <w:b/>
          </w:rPr>
          <w:t xml:space="preserve"> }</w:t>
        </w:r>
        <w:r>
          <w:rPr>
            <w:rFonts w:ascii="Courier New" w:hAnsi="Courier New" w:cs="Courier New"/>
            <w:b/>
          </w:rPr>
          <w:t xml:space="preserve"> </w:t>
        </w:r>
        <w:r w:rsidRPr="00E6758C">
          <w:t>and</w:t>
        </w:r>
        <w:r>
          <w:rPr>
            <w:rFonts w:ascii="Courier New" w:hAnsi="Courier New" w:cs="Courier New"/>
            <w:b/>
          </w:rPr>
          <w:t xml:space="preserve"> </w:t>
        </w:r>
        <w:r>
          <w:rPr>
            <w:rStyle w:val="bnf"/>
          </w:rPr>
          <w:t>ObjectAssignment</w:t>
        </w:r>
        <w:r w:rsidRPr="005404D8">
          <w:rPr>
            <w:rStyle w:val="bnf"/>
          </w:rPr>
          <w:t>Pattern</w:t>
        </w:r>
        <w:r>
          <w:rPr>
            <w:rStyle w:val="bnf"/>
          </w:rPr>
          <w:t xml:space="preserve"> </w:t>
        </w:r>
        <w:r>
          <w:rPr>
            <w:b/>
          </w:rPr>
          <w:t xml:space="preserve">: </w:t>
        </w:r>
        <w:r w:rsidRPr="00121716">
          <w:rPr>
            <w:rFonts w:ascii="Courier New" w:hAnsi="Courier New" w:cs="Courier New"/>
            <w:b/>
          </w:rPr>
          <w:t>{</w:t>
        </w:r>
        <w:r>
          <w:rPr>
            <w:rFonts w:ascii="Courier New" w:hAnsi="Courier New" w:cs="Courier New"/>
            <w:b/>
          </w:rPr>
          <w:t xml:space="preserve"> </w:t>
        </w:r>
        <w:r w:rsidRPr="00121716">
          <w:rPr>
            <w:rStyle w:val="bnf"/>
          </w:rPr>
          <w:t>AssignmentPropertyList</w:t>
        </w:r>
        <w:r w:rsidRPr="00121716">
          <w:rPr>
            <w:rFonts w:ascii="Courier New" w:hAnsi="Courier New" w:cs="Courier New"/>
            <w:b/>
          </w:rPr>
          <w:t xml:space="preserve"> </w:t>
        </w:r>
        <w:r>
          <w:rPr>
            <w:rFonts w:ascii="Courier New" w:hAnsi="Courier New" w:cs="Courier New"/>
            <w:b/>
          </w:rPr>
          <w:t xml:space="preserve">, </w:t>
        </w:r>
        <w:r w:rsidRPr="00121716">
          <w:rPr>
            <w:rFonts w:ascii="Courier New" w:hAnsi="Courier New" w:cs="Courier New"/>
            <w:b/>
          </w:rPr>
          <w:t>}</w:t>
        </w:r>
        <w:r>
          <w:rPr>
            <w:rFonts w:ascii="Courier New" w:hAnsi="Courier New" w:cs="Courier New"/>
            <w:b/>
          </w:rPr>
          <w:t xml:space="preserve"> </w:t>
        </w:r>
        <w:r>
          <w:t xml:space="preserve">are evaluated with the parameter </w:t>
        </w:r>
        <w:r>
          <w:rPr>
            <w:rStyle w:val="bnf"/>
          </w:rPr>
          <w:t>obj</w:t>
        </w:r>
        <w:r>
          <w:t xml:space="preserve"> as follows:</w:t>
        </w:r>
      </w:ins>
    </w:p>
    <w:p w14:paraId="492534B8" w14:textId="77777777" w:rsidR="00C707BD" w:rsidRDefault="00C707BD" w:rsidP="00C707BD">
      <w:pPr>
        <w:pStyle w:val="Alg3"/>
        <w:numPr>
          <w:ilvl w:val="0"/>
          <w:numId w:val="414"/>
        </w:numPr>
        <w:rPr>
          <w:ins w:id="3502" w:author="Allen Wirfs-Brock" w:date="2011-07-01T15:12:00Z"/>
        </w:rPr>
      </w:pPr>
      <w:ins w:id="3503" w:author="Allen Wirfs-Brock" w:date="2011-07-01T15:12:00Z">
        <w:r>
          <w:t xml:space="preserve">Evaluate </w:t>
        </w:r>
        <w:r w:rsidRPr="00121716">
          <w:rPr>
            <w:rStyle w:val="bnf"/>
          </w:rPr>
          <w:t>AssignmentPropertyList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w:t>
        </w:r>
      </w:ins>
    </w:p>
    <w:p w14:paraId="336441B3" w14:textId="77777777" w:rsidR="00C707BD" w:rsidRDefault="00C707BD" w:rsidP="00C707BD">
      <w:pPr>
        <w:rPr>
          <w:ins w:id="3504" w:author="Allen Wirfs-Brock" w:date="2011-07-01T15:12:00Z"/>
        </w:rPr>
      </w:pPr>
    </w:p>
    <w:p w14:paraId="2839351D" w14:textId="77777777" w:rsidR="00C707BD" w:rsidRDefault="00C707BD" w:rsidP="000C19AD">
      <w:pPr>
        <w:rPr>
          <w:ins w:id="3505" w:author="Allen Wirfs-Brock" w:date="2011-07-01T15:12:00Z"/>
        </w:rPr>
      </w:pPr>
      <w:ins w:id="3506" w:author="Allen Wirfs-Brock" w:date="2011-07-01T15:12:00Z">
        <w:r>
          <w:t xml:space="preserve">The </w:t>
        </w:r>
      </w:ins>
      <w:ins w:id="3507" w:author="Allen Wirfs-Brock" w:date="2011-07-01T15:14:00Z">
        <w:r w:rsidR="00697CC4">
          <w:t xml:space="preserve">supplemental </w:t>
        </w:r>
      </w:ins>
      <w:ins w:id="3508" w:author="Allen Wirfs-Brock" w:date="2011-07-01T15:12:00Z">
        <w:r>
          <w:t xml:space="preserve">production </w:t>
        </w:r>
        <w:r w:rsidRPr="005404D8">
          <w:rPr>
            <w:rStyle w:val="bnf"/>
          </w:rPr>
          <w:t>Assignment</w:t>
        </w:r>
        <w:r>
          <w:rPr>
            <w:rStyle w:val="bnf"/>
          </w:rPr>
          <w:t xml:space="preserve">PropertyList </w:t>
        </w:r>
        <w:r>
          <w:rPr>
            <w:b/>
          </w:rPr>
          <w:t xml:space="preserve">: </w:t>
        </w:r>
        <w:r>
          <w:rPr>
            <w:rStyle w:val="bnf"/>
          </w:rPr>
          <w:t>AssignmentProperty</w:t>
        </w:r>
        <w:r>
          <w:t xml:space="preserve"> is evaluated with the parameter </w:t>
        </w:r>
        <w:r>
          <w:rPr>
            <w:rStyle w:val="bnf"/>
          </w:rPr>
          <w:t>obj</w:t>
        </w:r>
        <w:r>
          <w:t xml:space="preserve"> as follows:</w:t>
        </w:r>
      </w:ins>
    </w:p>
    <w:p w14:paraId="35B75F25" w14:textId="77777777" w:rsidR="00C707BD" w:rsidRDefault="00C707BD" w:rsidP="00C707BD">
      <w:pPr>
        <w:pStyle w:val="Alg3"/>
        <w:numPr>
          <w:ilvl w:val="0"/>
          <w:numId w:val="415"/>
        </w:numPr>
        <w:rPr>
          <w:ins w:id="3509" w:author="Allen Wirfs-Brock" w:date="2011-07-01T15:12:00Z"/>
        </w:rPr>
      </w:pPr>
      <w:ins w:id="3510" w:author="Allen Wirfs-Brock" w:date="2011-07-01T15:12:00Z">
        <w:r>
          <w:t xml:space="preserve">Evaluate </w:t>
        </w:r>
        <w:r>
          <w:rPr>
            <w:rStyle w:val="bnf"/>
          </w:rPr>
          <w:t>AssignmentProperty</w:t>
        </w:r>
        <w:r>
          <w:t xml:space="preserve"> using </w:t>
        </w:r>
        <w:r>
          <w:rPr>
            <w:i/>
          </w:rPr>
          <w:t>obj</w:t>
        </w:r>
        <w:r>
          <w:t xml:space="preserve"> as the </w:t>
        </w:r>
        <w:r>
          <w:rPr>
            <w:i/>
          </w:rPr>
          <w:t>obj</w:t>
        </w:r>
        <w:r>
          <w:t xml:space="preserve"> parameter.</w:t>
        </w:r>
      </w:ins>
    </w:p>
    <w:p w14:paraId="56C9DE77" w14:textId="77777777" w:rsidR="00C707BD" w:rsidRPr="00616E08" w:rsidRDefault="00C707BD" w:rsidP="00C707BD">
      <w:pPr>
        <w:rPr>
          <w:ins w:id="3511" w:author="Allen Wirfs-Brock" w:date="2011-07-01T15:12:00Z"/>
        </w:rPr>
      </w:pPr>
    </w:p>
    <w:p w14:paraId="196854C6" w14:textId="77777777" w:rsidR="00C707BD" w:rsidRDefault="00C707BD" w:rsidP="00C707BD">
      <w:pPr>
        <w:rPr>
          <w:ins w:id="3512" w:author="Allen Wirfs-Brock" w:date="2011-07-01T15:12:00Z"/>
        </w:rPr>
      </w:pPr>
      <w:ins w:id="3513" w:author="Allen Wirfs-Brock" w:date="2011-07-01T15:12:00Z">
        <w:r>
          <w:t xml:space="preserve">The </w:t>
        </w:r>
      </w:ins>
      <w:ins w:id="3514" w:author="Allen Wirfs-Brock" w:date="2011-07-01T15:14:00Z">
        <w:r w:rsidR="00697CC4">
          <w:t xml:space="preserve">supplemental </w:t>
        </w:r>
      </w:ins>
      <w:ins w:id="3515" w:author="Allen Wirfs-Brock" w:date="2011-07-01T15:12:00Z">
        <w:r>
          <w:t xml:space="preserve">production </w:t>
        </w:r>
        <w:r w:rsidRPr="005404D8">
          <w:rPr>
            <w:rStyle w:val="bnf"/>
          </w:rPr>
          <w:t>Assignment</w:t>
        </w:r>
        <w:r>
          <w:rPr>
            <w:rStyle w:val="bnf"/>
          </w:rPr>
          <w:t xml:space="preserve">PropertyList </w:t>
        </w:r>
        <w:r>
          <w:rPr>
            <w:b/>
          </w:rPr>
          <w:t xml:space="preserve">: </w:t>
        </w:r>
        <w:r>
          <w:rPr>
            <w:rStyle w:val="bnf"/>
          </w:rPr>
          <w:t>AssignmentPropertyList</w:t>
        </w:r>
        <w:r>
          <w:t xml:space="preserve"> </w:t>
        </w:r>
        <w:r>
          <w:rPr>
            <w:rFonts w:ascii="Courier New" w:hAnsi="Courier New" w:cs="Courier New"/>
            <w:b/>
          </w:rPr>
          <w:t>,</w:t>
        </w:r>
        <w:r>
          <w:t xml:space="preserve"> </w:t>
        </w:r>
        <w:r w:rsidRPr="00121716">
          <w:rPr>
            <w:rStyle w:val="bnf"/>
          </w:rPr>
          <w:t>AssignmentProperty</w:t>
        </w:r>
        <w:r w:rsidRPr="00121716">
          <w:rPr>
            <w:rFonts w:ascii="Courier New" w:hAnsi="Courier New" w:cs="Courier New"/>
            <w:b/>
          </w:rPr>
          <w:t xml:space="preserve"> </w:t>
        </w:r>
        <w:r>
          <w:t xml:space="preserve">is evaluated with the parameter </w:t>
        </w:r>
        <w:r>
          <w:rPr>
            <w:rStyle w:val="bnf"/>
          </w:rPr>
          <w:t>obj</w:t>
        </w:r>
        <w:r>
          <w:t xml:space="preserve"> as follows:</w:t>
        </w:r>
      </w:ins>
    </w:p>
    <w:p w14:paraId="5288E5BA" w14:textId="77777777" w:rsidR="00C707BD" w:rsidRDefault="00C707BD" w:rsidP="00C707BD">
      <w:pPr>
        <w:pStyle w:val="Alg3"/>
        <w:numPr>
          <w:ilvl w:val="0"/>
          <w:numId w:val="416"/>
        </w:numPr>
        <w:rPr>
          <w:ins w:id="3516" w:author="Allen Wirfs-Brock" w:date="2011-07-01T15:12:00Z"/>
        </w:rPr>
      </w:pPr>
      <w:ins w:id="3517" w:author="Allen Wirfs-Brock" w:date="2011-07-01T15:12:00Z">
        <w:r>
          <w:t xml:space="preserve">Evaluate </w:t>
        </w:r>
        <w:r>
          <w:rPr>
            <w:rStyle w:val="bnf"/>
          </w:rPr>
          <w:t>AssignmentPropertyList</w:t>
        </w:r>
        <w:r>
          <w:t xml:space="preserve"> using </w:t>
        </w:r>
        <w:r>
          <w:rPr>
            <w:i/>
          </w:rPr>
          <w:t>obj</w:t>
        </w:r>
        <w:r>
          <w:t xml:space="preserve"> as the </w:t>
        </w:r>
        <w:r>
          <w:rPr>
            <w:i/>
          </w:rPr>
          <w:t>obj</w:t>
        </w:r>
        <w:r>
          <w:t xml:space="preserve"> parameter.</w:t>
        </w:r>
      </w:ins>
    </w:p>
    <w:p w14:paraId="68E1FA71" w14:textId="77777777" w:rsidR="00C707BD" w:rsidRDefault="00C707BD" w:rsidP="00C707BD">
      <w:pPr>
        <w:pStyle w:val="Alg3"/>
        <w:numPr>
          <w:ilvl w:val="0"/>
          <w:numId w:val="416"/>
        </w:numPr>
        <w:rPr>
          <w:ins w:id="3518" w:author="Allen Wirfs-Brock" w:date="2011-07-01T15:12:00Z"/>
        </w:rPr>
      </w:pPr>
      <w:ins w:id="3519" w:author="Allen Wirfs-Brock" w:date="2011-07-01T15:12:00Z">
        <w:r>
          <w:t xml:space="preserve">Evaluate </w:t>
        </w:r>
        <w:r>
          <w:rPr>
            <w:rStyle w:val="bnf"/>
          </w:rPr>
          <w:t>AssignmentProperty</w:t>
        </w:r>
        <w:r>
          <w:t xml:space="preserve"> using </w:t>
        </w:r>
        <w:r>
          <w:rPr>
            <w:i/>
          </w:rPr>
          <w:t>obj</w:t>
        </w:r>
        <w:r>
          <w:t xml:space="preserve"> as the </w:t>
        </w:r>
        <w:r>
          <w:rPr>
            <w:i/>
          </w:rPr>
          <w:t>obj</w:t>
        </w:r>
        <w:r>
          <w:t xml:space="preserve"> parameter.</w:t>
        </w:r>
      </w:ins>
    </w:p>
    <w:p w14:paraId="4051B424" w14:textId="77777777" w:rsidR="00C707BD" w:rsidRDefault="00C707BD" w:rsidP="00C707BD">
      <w:pPr>
        <w:pStyle w:val="Alg3"/>
        <w:tabs>
          <w:tab w:val="clear" w:pos="360"/>
        </w:tabs>
        <w:ind w:left="0" w:firstLine="0"/>
        <w:rPr>
          <w:ins w:id="3520" w:author="Allen Wirfs-Brock" w:date="2011-07-01T15:12:00Z"/>
        </w:rPr>
      </w:pPr>
    </w:p>
    <w:p w14:paraId="1978A2EB" w14:textId="77777777" w:rsidR="00C707BD" w:rsidRDefault="00C707BD" w:rsidP="000C19AD">
      <w:pPr>
        <w:rPr>
          <w:ins w:id="3521" w:author="Allen Wirfs-Brock" w:date="2011-07-01T15:12:00Z"/>
        </w:rPr>
      </w:pPr>
      <w:ins w:id="3522" w:author="Allen Wirfs-Brock" w:date="2011-07-01T15:12:00Z">
        <w:r>
          <w:t xml:space="preserve">The </w:t>
        </w:r>
      </w:ins>
      <w:ins w:id="3523" w:author="Allen Wirfs-Brock" w:date="2011-07-01T15:14:00Z">
        <w:r w:rsidR="00697CC4">
          <w:t xml:space="preserve">supplemental </w:t>
        </w:r>
      </w:ins>
      <w:ins w:id="3524" w:author="Allen Wirfs-Brock" w:date="2011-07-01T15:12:00Z">
        <w:r>
          <w:t xml:space="preserve">production </w:t>
        </w:r>
        <w:r>
          <w:rPr>
            <w:rStyle w:val="bnf"/>
          </w:rPr>
          <w:t xml:space="preserve">AssignmentProperty </w:t>
        </w:r>
        <w:r>
          <w:rPr>
            <w:b/>
          </w:rPr>
          <w:t xml:space="preserve">: </w:t>
        </w:r>
        <w:r>
          <w:rPr>
            <w:rStyle w:val="bnf"/>
          </w:rPr>
          <w:t>Identifier</w:t>
        </w:r>
        <w:r>
          <w:t xml:space="preserve"> is evaluated with the parameter </w:t>
        </w:r>
        <w:r>
          <w:rPr>
            <w:rStyle w:val="bnf"/>
          </w:rPr>
          <w:t>obj</w:t>
        </w:r>
        <w:r>
          <w:t xml:space="preserve"> as follows:</w:t>
        </w:r>
      </w:ins>
    </w:p>
    <w:p w14:paraId="440EE30B" w14:textId="77777777" w:rsidR="00C707BD" w:rsidRDefault="00C707BD" w:rsidP="00C707BD">
      <w:pPr>
        <w:pStyle w:val="Alg3"/>
        <w:numPr>
          <w:ilvl w:val="0"/>
          <w:numId w:val="417"/>
        </w:numPr>
        <w:rPr>
          <w:ins w:id="3525" w:author="Allen Wirfs-Brock" w:date="2011-07-01T15:12:00Z"/>
        </w:rPr>
      </w:pPr>
      <w:ins w:id="3526" w:author="Allen Wirfs-Brock" w:date="2011-07-01T15:12:00Z">
        <w:r>
          <w:t xml:space="preserve">Let </w:t>
        </w:r>
        <w:r w:rsidRPr="00714F47">
          <w:rPr>
            <w:i/>
          </w:rPr>
          <w:t>v</w:t>
        </w:r>
        <w:r>
          <w:t xml:space="preserve"> be the result of calling the [[Get]] internal method of </w:t>
        </w:r>
        <w:r w:rsidRPr="00714F47">
          <w:rPr>
            <w:i/>
          </w:rPr>
          <w:t>obj</w:t>
        </w:r>
        <w:r>
          <w:t xml:space="preserve"> passing the </w:t>
        </w:r>
        <w:r w:rsidRPr="00714F47">
          <w:rPr>
            <w:i/>
          </w:rPr>
          <w:t>Identifier</w:t>
        </w:r>
        <w:r>
          <w:t xml:space="preserve"> string as the argument.</w:t>
        </w:r>
      </w:ins>
    </w:p>
    <w:p w14:paraId="0A28F664" w14:textId="77777777" w:rsidR="00C707BD" w:rsidRDefault="00C707BD" w:rsidP="00C707BD">
      <w:pPr>
        <w:pStyle w:val="Alg3"/>
        <w:numPr>
          <w:ilvl w:val="0"/>
          <w:numId w:val="417"/>
        </w:numPr>
        <w:rPr>
          <w:ins w:id="3527" w:author="Allen Wirfs-Brock" w:date="2011-07-01T15:12:00Z"/>
        </w:rPr>
      </w:pPr>
      <w:ins w:id="3528" w:author="Allen Wirfs-Brock" w:date="2011-07-01T15:12:00Z">
        <w:r>
          <w:t xml:space="preserve">Let </w:t>
        </w:r>
        <w:r w:rsidRPr="0022596B">
          <w:rPr>
            <w:i/>
          </w:rPr>
          <w:t>lref</w:t>
        </w:r>
        <w:r>
          <w:t xml:space="preserve"> be the result of performing Identifier Resolution(10.3.1) using</w:t>
        </w:r>
      </w:ins>
      <w:ins w:id="3529" w:author="Allen Wirfs-Brock rev2" w:date="2011-07-22T10:40:00Z">
        <w:r w:rsidR="00D91572" w:rsidRPr="00D91572">
          <w:t xml:space="preserve"> </w:t>
        </w:r>
        <w:r w:rsidR="00D91572">
          <w:t xml:space="preserve">the </w:t>
        </w:r>
        <w:r w:rsidR="00D91572" w:rsidRPr="00DF5EB3">
          <w:rPr>
            <w:rStyle w:val="bnf"/>
          </w:rPr>
          <w:t>Identifier</w:t>
        </w:r>
        <w:r w:rsidR="00D91572">
          <w:rPr>
            <w:rStyle w:val="bnf"/>
          </w:rPr>
          <w:t>Name</w:t>
        </w:r>
        <w:r w:rsidR="00D91572">
          <w:t xml:space="preserve"> corresponding to</w:t>
        </w:r>
      </w:ins>
      <w:ins w:id="3530" w:author="Allen Wirfs-Brock" w:date="2011-07-01T15:12:00Z">
        <w:r>
          <w:t xml:space="preserve"> </w:t>
        </w:r>
        <w:r w:rsidRPr="0022596B">
          <w:rPr>
            <w:i/>
          </w:rPr>
          <w:t>Identifier</w:t>
        </w:r>
        <w:r>
          <w:t>.</w:t>
        </w:r>
      </w:ins>
    </w:p>
    <w:p w14:paraId="60810230" w14:textId="77777777" w:rsidR="00C707BD" w:rsidRPr="00332BA0" w:rsidRDefault="00C707BD" w:rsidP="00C707BD">
      <w:pPr>
        <w:pStyle w:val="Alg3"/>
        <w:numPr>
          <w:ilvl w:val="0"/>
          <w:numId w:val="417"/>
        </w:numPr>
        <w:rPr>
          <w:ins w:id="3531" w:author="Allen Wirfs-Brock" w:date="2011-07-01T15:12:00Z"/>
        </w:rPr>
      </w:pPr>
      <w:ins w:id="3532" w:author="Allen Wirfs-Brock" w:date="2011-07-01T15:12:00Z">
        <w:r>
          <w:t>Call PutValue(</w:t>
        </w:r>
        <w:r w:rsidRPr="0022596B">
          <w:rPr>
            <w:i/>
          </w:rPr>
          <w:t>lref</w:t>
        </w:r>
        <w:r>
          <w:t>,</w:t>
        </w:r>
        <w:r w:rsidRPr="0022596B">
          <w:rPr>
            <w:i/>
          </w:rPr>
          <w:t>v</w:t>
        </w:r>
        <w:r>
          <w:t>).</w:t>
        </w:r>
      </w:ins>
    </w:p>
    <w:p w14:paraId="503DDD8D" w14:textId="77777777" w:rsidR="00C707BD" w:rsidRDefault="00C707BD" w:rsidP="00C707BD">
      <w:pPr>
        <w:rPr>
          <w:ins w:id="3533" w:author="Allen Wirfs-Brock" w:date="2011-07-01T15:12:00Z"/>
        </w:rPr>
      </w:pPr>
    </w:p>
    <w:p w14:paraId="70695C90" w14:textId="77777777" w:rsidR="00C707BD" w:rsidRDefault="00C707BD" w:rsidP="004F530F">
      <w:pPr>
        <w:jc w:val="left"/>
        <w:rPr>
          <w:ins w:id="3534" w:author="Allen Wirfs-Brock" w:date="2011-07-01T15:12:00Z"/>
        </w:rPr>
        <w:pPrChange w:id="3535" w:author="Allen Wirfs-Brock" w:date="2011-07-01T15:54:00Z">
          <w:pPr/>
        </w:pPrChange>
      </w:pPr>
      <w:ins w:id="3536" w:author="Allen Wirfs-Brock" w:date="2011-07-01T15:12:00Z">
        <w:r>
          <w:t xml:space="preserve">The static semantics of the </w:t>
        </w:r>
      </w:ins>
      <w:ins w:id="3537" w:author="Allen Wirfs-Brock" w:date="2011-07-01T15:14:00Z">
        <w:r w:rsidR="00697CC4">
          <w:t xml:space="preserve">supplemental </w:t>
        </w:r>
      </w:ins>
      <w:ins w:id="3538" w:author="Allen Wirfs-Brock" w:date="2011-07-01T15:12:00Z">
        <w:r>
          <w:t>production</w:t>
        </w:r>
      </w:ins>
      <w:ins w:id="3539" w:author="Allen Wirfs-Brock" w:date="2011-07-01T15:17:00Z">
        <w:r w:rsidR="00697CC4">
          <w:br/>
        </w:r>
      </w:ins>
      <w:ins w:id="3540" w:author="Allen Wirfs-Brock" w:date="2011-07-01T15:12:00Z">
        <w:r>
          <w:rPr>
            <w:rStyle w:val="bnf"/>
          </w:rPr>
          <w:t xml:space="preserve">AssignmentProperty </w:t>
        </w:r>
        <w:r w:rsidRPr="00840899">
          <w:rPr>
            <w:b/>
            <w:rPrChange w:id="3541" w:author="Rev 3 Allen Wirfs-Brock" w:date="2011-09-23T08:30:00Z">
              <w:rPr/>
            </w:rPrChange>
          </w:rPr>
          <w:t>:</w:t>
        </w:r>
        <w:r>
          <w:rPr>
            <w:b/>
          </w:rPr>
          <w:t xml:space="preserve"> </w:t>
        </w:r>
        <w:r>
          <w:rPr>
            <w:rStyle w:val="bnf"/>
          </w:rPr>
          <w:t xml:space="preserve">PropertyName </w:t>
        </w:r>
        <w:r w:rsidRPr="00E768D0">
          <w:rPr>
            <w:rStyle w:val="bnf"/>
            <w:b/>
            <w:i w:val="0"/>
          </w:rPr>
          <w:t>:</w:t>
        </w:r>
        <w:r>
          <w:rPr>
            <w:rStyle w:val="bnf"/>
          </w:rPr>
          <w:t xml:space="preserve"> LeftHandSideExpression </w:t>
        </w:r>
      </w:ins>
      <w:ins w:id="3542" w:author="Rev 3 Allen Wirfs-Brock" w:date="2011-08-30T11:12:00Z">
        <w:r w:rsidR="00E85BAD" w:rsidRPr="00840899">
          <w:t>and</w:t>
        </w:r>
        <w:r w:rsidR="00E85BAD">
          <w:rPr>
            <w:rStyle w:val="bnf"/>
          </w:rPr>
          <w:t xml:space="preserve"> </w:t>
        </w:r>
      </w:ins>
      <w:ins w:id="3543" w:author="Allen Wirfs-Brock" w:date="2011-07-01T15:12:00Z">
        <w:r>
          <w:t xml:space="preserve">the </w:t>
        </w:r>
      </w:ins>
      <w:ins w:id="3544" w:author="Allen Wirfs-Brock" w:date="2011-07-01T15:14:00Z">
        <w:r w:rsidR="00697CC4">
          <w:t xml:space="preserve">supplemental </w:t>
        </w:r>
      </w:ins>
      <w:ins w:id="3545" w:author="Allen Wirfs-Brock" w:date="2011-07-01T15:12:00Z">
        <w:r>
          <w:t>production</w:t>
        </w:r>
      </w:ins>
      <w:ins w:id="3546" w:author="Allen Wirfs-Brock" w:date="2011-07-01T15:18:00Z">
        <w:r w:rsidR="00697CC4">
          <w:br/>
        </w:r>
      </w:ins>
      <w:ins w:id="3547" w:author="Allen Wirfs-Brock" w:date="2011-07-01T15:12:00Z">
        <w:r>
          <w:rPr>
            <w:rStyle w:val="bnf"/>
          </w:rPr>
          <w:t xml:space="preserve">AssignmentElement </w:t>
        </w:r>
        <w:r w:rsidRPr="00840899">
          <w:rPr>
            <w:b/>
            <w:rPrChange w:id="3548" w:author="Rev 3 Allen Wirfs-Brock" w:date="2011-09-23T08:31:00Z">
              <w:rPr/>
            </w:rPrChange>
          </w:rPr>
          <w:t>:</w:t>
        </w:r>
        <w:r>
          <w:rPr>
            <w:b/>
          </w:rPr>
          <w:t xml:space="preserve"> </w:t>
        </w:r>
        <w:r>
          <w:rPr>
            <w:rStyle w:val="bnf"/>
          </w:rPr>
          <w:t>LeftHandSideExpression</w:t>
        </w:r>
        <w:r>
          <w:t xml:space="preserve"> </w:t>
        </w:r>
        <w:del w:id="3549" w:author="Rev 3 Allen Wirfs-Brock" w:date="2011-08-30T11:12:00Z">
          <w:r w:rsidDel="00E85BAD">
            <w:delText xml:space="preserve">and the </w:delText>
          </w:r>
        </w:del>
      </w:ins>
      <w:ins w:id="3550" w:author="Allen Wirfs-Brock" w:date="2011-07-01T15:15:00Z">
        <w:del w:id="3551" w:author="Rev 3 Allen Wirfs-Brock" w:date="2011-08-30T11:12:00Z">
          <w:r w:rsidR="00697CC4" w:rsidDel="00E85BAD">
            <w:delText xml:space="preserve">supplemental </w:delText>
          </w:r>
        </w:del>
      </w:ins>
      <w:ins w:id="3552" w:author="Allen Wirfs-Brock" w:date="2011-07-01T15:12:00Z">
        <w:del w:id="3553" w:author="Rev 3 Allen Wirfs-Brock" w:date="2011-08-30T11:12:00Z">
          <w:r w:rsidDel="00E85BAD">
            <w:delText>production</w:delText>
          </w:r>
        </w:del>
      </w:ins>
      <w:ins w:id="3554" w:author="Allen Wirfs-Brock" w:date="2011-07-01T15:18:00Z">
        <w:del w:id="3555" w:author="Rev 3 Allen Wirfs-Brock" w:date="2011-08-30T11:12:00Z">
          <w:r w:rsidR="00697CC4" w:rsidDel="00E85BAD">
            <w:br/>
          </w:r>
        </w:del>
      </w:ins>
      <w:ins w:id="3556" w:author="Allen Wirfs-Brock" w:date="2011-07-01T15:12:00Z">
        <w:del w:id="3557" w:author="Rev 3 Allen Wirfs-Brock" w:date="2011-08-30T11:12:00Z">
          <w:r w:rsidRPr="00121716" w:rsidDel="00E85BAD">
            <w:rPr>
              <w:rStyle w:val="bnf"/>
            </w:rPr>
            <w:delText>Assignment</w:delText>
          </w:r>
          <w:r w:rsidDel="00E85BAD">
            <w:rPr>
              <w:rStyle w:val="bnf"/>
            </w:rPr>
            <w:delText xml:space="preserve">RestElement </w:delText>
          </w:r>
          <w:r w:rsidRPr="00E768D0" w:rsidDel="00E85BAD">
            <w:delText>:</w:delText>
          </w:r>
          <w:r w:rsidDel="00E85BAD">
            <w:delText xml:space="preserve"> </w:delText>
          </w:r>
          <w:r w:rsidRPr="009D0E93" w:rsidDel="00E85BAD">
            <w:rPr>
              <w:b/>
            </w:rPr>
            <w:delText>…</w:delText>
          </w:r>
          <w:r w:rsidDel="00E85BAD">
            <w:delText xml:space="preserve"> </w:delText>
          </w:r>
          <w:r w:rsidDel="00E85BAD">
            <w:rPr>
              <w:b/>
            </w:rPr>
            <w:delText xml:space="preserve"> </w:delText>
          </w:r>
          <w:r w:rsidDel="00E85BAD">
            <w:rPr>
              <w:rStyle w:val="bnf"/>
            </w:rPr>
            <w:delText>LeftHandSideExpression</w:delText>
          </w:r>
          <w:r w:rsidDel="00E85BAD">
            <w:delText xml:space="preserve"> </w:delText>
          </w:r>
        </w:del>
        <w:r>
          <w:t>are:</w:t>
        </w:r>
      </w:ins>
    </w:p>
    <w:p w14:paraId="1510E133" w14:textId="77777777" w:rsidR="00C707BD" w:rsidRDefault="00C707BD" w:rsidP="00C707BD">
      <w:pPr>
        <w:numPr>
          <w:ilvl w:val="0"/>
          <w:numId w:val="411"/>
        </w:numPr>
        <w:spacing w:after="0"/>
        <w:rPr>
          <w:ins w:id="3558" w:author="Allen Wirfs-Brock" w:date="2011-07-01T15:12:00Z"/>
        </w:rPr>
      </w:pPr>
      <w:ins w:id="3559" w:author="Allen Wirfs-Brock" w:date="2011-07-01T15:12:00Z">
        <w:r>
          <w:t xml:space="preserve">It is a Syntax Error if </w:t>
        </w:r>
        <w:r>
          <w:rPr>
            <w:rStyle w:val="bnf"/>
          </w:rPr>
          <w:t xml:space="preserve">LeftHandSideExpression </w:t>
        </w:r>
        <w:r>
          <w:t xml:space="preserve">is the </w:t>
        </w:r>
        <w:r>
          <w:rPr>
            <w:rStyle w:val="bnf"/>
          </w:rPr>
          <w:t>Identif</w:t>
        </w:r>
      </w:ins>
      <w:ins w:id="3560" w:author="Rev 3 Allen Wirfs-Brock" w:date="2011-08-30T11:19:00Z">
        <w:r w:rsidR="00E85BAD">
          <w:rPr>
            <w:rStyle w:val="bnf"/>
          </w:rPr>
          <w:t>i</w:t>
        </w:r>
      </w:ins>
      <w:ins w:id="3561" w:author="Allen Wirfs-Brock" w:date="2011-07-01T15:12:00Z">
        <w:r>
          <w:rPr>
            <w:rStyle w:val="bnf"/>
          </w:rPr>
          <w:t>er</w:t>
        </w:r>
        <w:r>
          <w:t xml:space="preserve"> </w:t>
        </w:r>
        <w:r w:rsidRPr="00293484">
          <w:rPr>
            <w:rFonts w:ascii="Courier New" w:hAnsi="Courier New" w:cs="Courier New"/>
            <w:b/>
          </w:rPr>
          <w:t>eval</w:t>
        </w:r>
        <w:r>
          <w:t xml:space="preserve"> or the </w:t>
        </w:r>
        <w:r>
          <w:rPr>
            <w:rStyle w:val="bnf"/>
          </w:rPr>
          <w:t xml:space="preserve">Identifier </w:t>
        </w:r>
        <w:r>
          <w:rPr>
            <w:rFonts w:ascii="Courier New" w:hAnsi="Courier New" w:cs="Courier New"/>
            <w:b/>
          </w:rPr>
          <w:t>arguments</w:t>
        </w:r>
        <w:r w:rsidRPr="00586549">
          <w:t>.</w:t>
        </w:r>
      </w:ins>
    </w:p>
    <w:p w14:paraId="439C0FC2" w14:textId="77777777" w:rsidR="00C707BD" w:rsidRDefault="00C707BD" w:rsidP="00C707BD">
      <w:pPr>
        <w:numPr>
          <w:ilvl w:val="0"/>
          <w:numId w:val="411"/>
        </w:numPr>
        <w:spacing w:after="0"/>
        <w:rPr>
          <w:ins w:id="3562" w:author="Allen Wirfs-Brock" w:date="2011-07-01T15:12:00Z"/>
        </w:rPr>
      </w:pPr>
      <w:ins w:id="3563" w:author="Allen Wirfs-Brock" w:date="2011-07-01T15:12:00Z">
        <w:r>
          <w:t xml:space="preserve">It is a Syntax Error if </w:t>
        </w:r>
        <w:r>
          <w:rPr>
            <w:rStyle w:val="bnf"/>
          </w:rPr>
          <w:t xml:space="preserve">LeftHandSideExpression </w:t>
        </w:r>
        <w:r>
          <w:t>is</w:t>
        </w:r>
        <w:r w:rsidRPr="00EF05B8">
          <w:t xml:space="preserve"> </w:t>
        </w:r>
        <w:r>
          <w:t xml:space="preserve">the </w:t>
        </w:r>
        <w:r>
          <w:rPr>
            <w:rStyle w:val="bnf"/>
          </w:rPr>
          <w:t>Identif</w:t>
        </w:r>
      </w:ins>
      <w:ins w:id="3564" w:author="Rev 3 Allen Wirfs-Brock" w:date="2011-08-30T11:19:00Z">
        <w:r w:rsidR="00E85BAD">
          <w:rPr>
            <w:rStyle w:val="bnf"/>
          </w:rPr>
          <w:t>i</w:t>
        </w:r>
      </w:ins>
      <w:ins w:id="3565" w:author="Allen Wirfs-Brock" w:date="2011-07-01T15:12:00Z">
        <w:r>
          <w:rPr>
            <w:rStyle w:val="bnf"/>
          </w:rPr>
          <w:t>er</w:t>
        </w:r>
        <w:r>
          <w:t xml:space="preserve"> </w:t>
        </w:r>
        <w:r>
          <w:rPr>
            <w:rFonts w:ascii="Courier New" w:hAnsi="Courier New" w:cs="Courier New"/>
            <w:b/>
          </w:rPr>
          <w:t>this</w:t>
        </w:r>
        <w:r>
          <w:t xml:space="preserve"> or the </w:t>
        </w:r>
        <w:r>
          <w:rPr>
            <w:rStyle w:val="bnf"/>
          </w:rPr>
          <w:t xml:space="preserve">Identifier </w:t>
        </w:r>
        <w:r>
          <w:rPr>
            <w:rFonts w:ascii="Courier New" w:hAnsi="Courier New" w:cs="Courier New"/>
            <w:b/>
          </w:rPr>
          <w:t>super</w:t>
        </w:r>
        <w:r w:rsidRPr="00586549">
          <w:t>.</w:t>
        </w:r>
      </w:ins>
    </w:p>
    <w:p w14:paraId="55156216" w14:textId="77777777" w:rsidR="00C707BD" w:rsidRDefault="00C707BD" w:rsidP="00C707BD">
      <w:pPr>
        <w:numPr>
          <w:ilvl w:val="0"/>
          <w:numId w:val="411"/>
        </w:numPr>
        <w:spacing w:after="0"/>
        <w:rPr>
          <w:ins w:id="3566" w:author="Allen Wirfs-Brock" w:date="2011-07-01T15:12:00Z"/>
        </w:rPr>
      </w:pPr>
      <w:ins w:id="3567" w:author="Allen Wirfs-Brock" w:date="2011-07-01T15:12:00Z">
        <w:r>
          <w:t xml:space="preserve">It is a Syntax Error if the </w:t>
        </w:r>
        <w:r>
          <w:rPr>
            <w:rStyle w:val="bnf"/>
          </w:rPr>
          <w:t xml:space="preserve">LeftHandSideExpression </w:t>
        </w:r>
        <w:r>
          <w:t>is</w:t>
        </w:r>
        <w:r w:rsidRPr="00EF05B8">
          <w:t xml:space="preserve"> </w:t>
        </w:r>
        <w:r>
          <w:t xml:space="preserve">a </w:t>
        </w:r>
        <w:r>
          <w:rPr>
            <w:rStyle w:val="bnf"/>
          </w:rPr>
          <w:t>Literal</w:t>
        </w:r>
        <w:r>
          <w:t xml:space="preserve">, a </w:t>
        </w:r>
        <w:r>
          <w:rPr>
            <w:rStyle w:val="bnf"/>
          </w:rPr>
          <w:t>Function</w:t>
        </w:r>
        <w:r w:rsidRPr="00586549">
          <w:rPr>
            <w:rStyle w:val="bnf"/>
          </w:rPr>
          <w:t>Expression</w:t>
        </w:r>
        <w:r w:rsidRPr="005C745E">
          <w:rPr>
            <w:rStyle w:val="bnf"/>
            <w:i w:val="0"/>
          </w:rPr>
          <w:t xml:space="preserve"> </w:t>
        </w:r>
        <w:r>
          <w:rPr>
            <w:rStyle w:val="bnf"/>
            <w:i w:val="0"/>
          </w:rPr>
          <w:t xml:space="preserve">or a </w:t>
        </w:r>
        <w:r w:rsidRPr="005C745E">
          <w:rPr>
            <w:rStyle w:val="bnf"/>
          </w:rPr>
          <w:t>ClassExpression</w:t>
        </w:r>
        <w:r w:rsidRPr="00586549">
          <w:t>.</w:t>
        </w:r>
      </w:ins>
    </w:p>
    <w:p w14:paraId="3060D350" w14:textId="77777777" w:rsidR="00C707BD" w:rsidRDefault="00C707BD" w:rsidP="00C707BD">
      <w:pPr>
        <w:numPr>
          <w:ilvl w:val="0"/>
          <w:numId w:val="411"/>
        </w:numPr>
        <w:spacing w:after="0"/>
        <w:rPr>
          <w:ins w:id="3568" w:author="Allen Wirfs-Brock" w:date="2011-07-01T15:12:00Z"/>
        </w:rPr>
      </w:pPr>
      <w:ins w:id="3569" w:author="Allen Wirfs-Brock" w:date="2011-07-01T15:12:00Z">
        <w:r>
          <w:t xml:space="preserve">It is a Syntax Error if the </w:t>
        </w:r>
        <w:r>
          <w:rPr>
            <w:rStyle w:val="bnf"/>
          </w:rPr>
          <w:t xml:space="preserve">LeftHandSideExpression </w:t>
        </w:r>
        <w:r>
          <w:t xml:space="preserve">is an </w:t>
        </w:r>
        <w:r w:rsidRPr="00697CC4">
          <w:rPr>
            <w:rStyle w:val="bnf"/>
          </w:rPr>
          <w:t>Identifier</w:t>
        </w:r>
        <w:r w:rsidRPr="00697CC4">
          <w:rPr>
            <w:rStyle w:val="bnf"/>
            <w:rFonts w:ascii="Arial" w:hAnsi="Arial" w:cs="Arial"/>
          </w:rPr>
          <w:t xml:space="preserve"> </w:t>
        </w:r>
        <w:r w:rsidRPr="00697CC4">
          <w:rPr>
            <w:rStyle w:val="bnf"/>
            <w:rFonts w:ascii="Arial" w:hAnsi="Arial" w:cs="Arial"/>
            <w:i w:val="0"/>
          </w:rPr>
          <w:t xml:space="preserve">that </w:t>
        </w:r>
        <w:commentRangeStart w:id="3570"/>
        <w:r w:rsidRPr="00697CC4">
          <w:rPr>
            <w:rStyle w:val="bnf"/>
            <w:rFonts w:ascii="Arial" w:hAnsi="Arial" w:cs="Arial"/>
            <w:i w:val="0"/>
          </w:rPr>
          <w:t xml:space="preserve">does not statically resolve to a declarative environment record binding or </w:t>
        </w:r>
        <w:commentRangeEnd w:id="3570"/>
        <w:r w:rsidRPr="00697CC4">
          <w:rPr>
            <w:rStyle w:val="af4"/>
            <w:rFonts w:cs="Arial"/>
          </w:rPr>
          <w:commentReference w:id="3570"/>
        </w:r>
        <w:r w:rsidRPr="00697CC4">
          <w:rPr>
            <w:rStyle w:val="bnf"/>
            <w:rFonts w:ascii="Arial" w:hAnsi="Arial" w:cs="Arial"/>
            <w:i w:val="0"/>
          </w:rPr>
          <w:t>if the resolved binding an immutable binding</w:t>
        </w:r>
        <w:r>
          <w:rPr>
            <w:rStyle w:val="bnf"/>
            <w:i w:val="0"/>
          </w:rPr>
          <w:t>.</w:t>
        </w:r>
      </w:ins>
    </w:p>
    <w:p w14:paraId="0D977E6E" w14:textId="77777777" w:rsidR="00C707BD" w:rsidRDefault="00C707BD" w:rsidP="00C707BD">
      <w:pPr>
        <w:numPr>
          <w:ilvl w:val="0"/>
          <w:numId w:val="411"/>
        </w:numPr>
        <w:spacing w:after="0"/>
        <w:rPr>
          <w:ins w:id="3571" w:author="Allen Wirfs-Brock" w:date="2011-07-01T15:12:00Z"/>
        </w:rPr>
      </w:pPr>
      <w:ins w:id="3572" w:author="Allen Wirfs-Brock" w:date="2011-07-01T15:12:00Z">
        <w:r>
          <w:t xml:space="preserve">It is a Syntax Error if the </w:t>
        </w:r>
        <w:r>
          <w:rPr>
            <w:rStyle w:val="bnf"/>
          </w:rPr>
          <w:t xml:space="preserve">LeftHandSideExpression </w:t>
        </w:r>
        <w:r>
          <w:t xml:space="preserve">is an </w:t>
        </w:r>
        <w:r w:rsidRPr="001650F4">
          <w:rPr>
            <w:rStyle w:val="bnf"/>
          </w:rPr>
          <w:t>ObjectLiteral</w:t>
        </w:r>
        <w:r>
          <w:t xml:space="preserve"> or an</w:t>
        </w:r>
        <w:r w:rsidRPr="007837FF">
          <w:rPr>
            <w:i/>
          </w:rPr>
          <w:t xml:space="preserve"> </w:t>
        </w:r>
        <w:r w:rsidRPr="001650F4">
          <w:rPr>
            <w:rStyle w:val="bnf"/>
          </w:rPr>
          <w:t>ArrayLiteral</w:t>
        </w:r>
        <w:r>
          <w:rPr>
            <w:i/>
          </w:rPr>
          <w:t xml:space="preserve"> </w:t>
        </w:r>
        <w:r>
          <w:t xml:space="preserve">and the source code corresponding to </w:t>
        </w:r>
        <w:r w:rsidRPr="001650F4">
          <w:rPr>
            <w:rStyle w:val="bnf"/>
          </w:rPr>
          <w:t>LeftHandSideExp</w:t>
        </w:r>
      </w:ins>
      <w:ins w:id="3573" w:author="Allen Wirfs-Brock rev2" w:date="2011-07-20T13:36:00Z">
        <w:r w:rsidR="00920F94">
          <w:rPr>
            <w:rStyle w:val="bnf"/>
          </w:rPr>
          <w:t>r</w:t>
        </w:r>
      </w:ins>
      <w:ins w:id="3574" w:author="Allen Wirfs-Brock" w:date="2011-07-01T15:12:00Z">
        <w:r w:rsidRPr="001650F4">
          <w:rPr>
            <w:rStyle w:val="bnf"/>
          </w:rPr>
          <w:t>ess</w:t>
        </w:r>
      </w:ins>
      <w:ins w:id="3575" w:author="Rev 3 Allen Wirfs-Brock" w:date="2011-08-30T10:46:00Z">
        <w:r w:rsidR="0096712D">
          <w:rPr>
            <w:rStyle w:val="bnf"/>
          </w:rPr>
          <w:t>i</w:t>
        </w:r>
      </w:ins>
      <w:ins w:id="3576" w:author="Allen Wirfs-Brock" w:date="2011-07-01T15:12:00Z">
        <w:r w:rsidRPr="001650F4">
          <w:rPr>
            <w:rStyle w:val="bnf"/>
          </w:rPr>
          <w:t>on</w:t>
        </w:r>
        <w:r>
          <w:t xml:space="preserve"> using cannot be parsed using </w:t>
        </w:r>
        <w:r w:rsidRPr="001650F4">
          <w:rPr>
            <w:rStyle w:val="bnf"/>
          </w:rPr>
          <w:t>AssignmentPattern</w:t>
        </w:r>
        <w:r>
          <w:t xml:space="preserve"> as the goal symbol.</w:t>
        </w:r>
      </w:ins>
    </w:p>
    <w:p w14:paraId="07D9F7B0" w14:textId="77777777" w:rsidR="00C707BD" w:rsidRDefault="00C707BD" w:rsidP="00C707BD">
      <w:pPr>
        <w:numPr>
          <w:ilvl w:val="0"/>
          <w:numId w:val="411"/>
        </w:numPr>
        <w:rPr>
          <w:ins w:id="3577" w:author="Allen Wirfs-Brock" w:date="2011-07-01T15:12:00Z"/>
        </w:rPr>
      </w:pPr>
      <w:ins w:id="3578" w:author="Allen Wirfs-Brock" w:date="2011-07-01T15:12:00Z">
        <w:r>
          <w:t xml:space="preserve">It is a Syntax Error if the </w:t>
        </w:r>
        <w:r w:rsidRPr="00586549">
          <w:rPr>
            <w:rStyle w:val="bnf"/>
          </w:rPr>
          <w:t>LeftHandSideExpression</w:t>
        </w:r>
        <w:r>
          <w:t xml:space="preserve"> is </w:t>
        </w:r>
        <w:r>
          <w:rPr>
            <w:rStyle w:val="bnf"/>
          </w:rPr>
          <w:t xml:space="preserve">PrimaryExpression </w:t>
        </w:r>
        <w:r>
          <w:rPr>
            <w:rStyle w:val="bnf"/>
            <w:i w:val="0"/>
          </w:rPr>
          <w:t xml:space="preserve">: </w:t>
        </w:r>
        <w:r w:rsidRPr="001650F4">
          <w:rPr>
            <w:rStyle w:val="bnf"/>
            <w:rFonts w:ascii="Courier New" w:hAnsi="Courier New" w:cs="Courier New"/>
            <w:b/>
            <w:i w:val="0"/>
          </w:rPr>
          <w:t>(</w:t>
        </w:r>
        <w:r>
          <w:rPr>
            <w:rStyle w:val="bnf"/>
          </w:rPr>
          <w:t xml:space="preserve"> Expression</w:t>
        </w:r>
        <w:r>
          <w:rPr>
            <w:rFonts w:ascii="Courier New" w:hAnsi="Courier New" w:cs="Courier New"/>
            <w:b/>
          </w:rPr>
          <w:t xml:space="preserve"> </w:t>
        </w:r>
        <w:r w:rsidRPr="00D90384">
          <w:rPr>
            <w:rFonts w:ascii="Courier New" w:hAnsi="Courier New" w:cs="Courier New"/>
            <w:b/>
          </w:rPr>
          <w:t>)</w:t>
        </w:r>
        <w:r>
          <w:rPr>
            <w:rFonts w:ascii="Courier New" w:hAnsi="Courier New" w:cs="Courier New"/>
            <w:b/>
          </w:rPr>
          <w:t xml:space="preserve"> </w:t>
        </w:r>
        <w:r>
          <w:t xml:space="preserve">and </w:t>
        </w:r>
        <w:r>
          <w:rPr>
            <w:rStyle w:val="bnf"/>
          </w:rPr>
          <w:t>Expression</w:t>
        </w:r>
        <w:r>
          <w:t xml:space="preserve"> derived a production that would produce a Syntax Error according to these rules. This rule is recursively applied.</w:t>
        </w:r>
      </w:ins>
    </w:p>
    <w:p w14:paraId="4FFFD77B" w14:textId="77777777" w:rsidR="00C707BD" w:rsidRDefault="00C707BD" w:rsidP="00C707BD">
      <w:pPr>
        <w:rPr>
          <w:ins w:id="3579" w:author="Allen Wirfs-Brock" w:date="2011-07-01T15:12:00Z"/>
        </w:rPr>
      </w:pPr>
      <w:ins w:id="3580" w:author="Allen Wirfs-Brock" w:date="2011-07-01T15:12:00Z">
        <w:r>
          <w:t xml:space="preserve">The </w:t>
        </w:r>
      </w:ins>
      <w:ins w:id="3581" w:author="Allen Wirfs-Brock" w:date="2011-07-01T15:15:00Z">
        <w:r w:rsidR="00697CC4">
          <w:t xml:space="preserve">supplemental </w:t>
        </w:r>
      </w:ins>
      <w:ins w:id="3582" w:author="Allen Wirfs-Brock" w:date="2011-07-01T15:12:00Z">
        <w:r>
          <w:t xml:space="preserve">production </w:t>
        </w:r>
        <w:r>
          <w:rPr>
            <w:rStyle w:val="bnf"/>
          </w:rPr>
          <w:t xml:space="preserve">AssignmentProperty </w:t>
        </w:r>
        <w:r w:rsidRPr="00840899">
          <w:rPr>
            <w:b/>
            <w:rPrChange w:id="3583" w:author="Rev 3 Allen Wirfs-Brock" w:date="2011-09-23T08:30:00Z">
              <w:rPr/>
            </w:rPrChange>
          </w:rPr>
          <w:t>:</w:t>
        </w:r>
        <w:r>
          <w:rPr>
            <w:b/>
          </w:rPr>
          <w:t xml:space="preserve"> </w:t>
        </w:r>
        <w:r>
          <w:rPr>
            <w:rStyle w:val="bnf"/>
          </w:rPr>
          <w:t xml:space="preserve">PropertyName </w:t>
        </w:r>
        <w:r w:rsidRPr="00E768D0">
          <w:rPr>
            <w:rStyle w:val="bnf"/>
            <w:b/>
            <w:i w:val="0"/>
          </w:rPr>
          <w:t>:</w:t>
        </w:r>
        <w:r>
          <w:rPr>
            <w:rStyle w:val="bnf"/>
          </w:rPr>
          <w:t xml:space="preserve"> LeftHandSideExpression</w:t>
        </w:r>
        <w:r>
          <w:t xml:space="preserve"> is evaluated with the parameter </w:t>
        </w:r>
        <w:r>
          <w:rPr>
            <w:rStyle w:val="bnf"/>
          </w:rPr>
          <w:t>obj</w:t>
        </w:r>
        <w:r>
          <w:t xml:space="preserve"> as follows:</w:t>
        </w:r>
      </w:ins>
    </w:p>
    <w:p w14:paraId="24FA5A88" w14:textId="77777777" w:rsidR="00C707BD" w:rsidRDefault="00C707BD" w:rsidP="00C707BD">
      <w:pPr>
        <w:pStyle w:val="Alg3"/>
        <w:numPr>
          <w:ilvl w:val="0"/>
          <w:numId w:val="418"/>
        </w:numPr>
        <w:rPr>
          <w:ins w:id="3584" w:author="Allen Wirfs-Brock" w:date="2011-07-01T15:12:00Z"/>
        </w:rPr>
      </w:pPr>
      <w:ins w:id="3585" w:author="Allen Wirfs-Brock" w:date="2011-07-01T15:12:00Z">
        <w:r>
          <w:t xml:space="preserve">Let </w:t>
        </w:r>
        <w:r w:rsidRPr="005C4D8C">
          <w:rPr>
            <w:i/>
          </w:rPr>
          <w:t>name</w:t>
        </w:r>
        <w:r>
          <w:t xml:space="preserve"> be the result of evaluating </w:t>
        </w:r>
        <w:r>
          <w:rPr>
            <w:rStyle w:val="bnf"/>
          </w:rPr>
          <w:t>PropertyName</w:t>
        </w:r>
        <w:r>
          <w:t>.</w:t>
        </w:r>
      </w:ins>
    </w:p>
    <w:p w14:paraId="336FECDF" w14:textId="77777777" w:rsidR="00C707BD" w:rsidRDefault="00C707BD" w:rsidP="00C707BD">
      <w:pPr>
        <w:pStyle w:val="Alg3"/>
        <w:numPr>
          <w:ilvl w:val="0"/>
          <w:numId w:val="418"/>
        </w:numPr>
        <w:rPr>
          <w:ins w:id="3586" w:author="Allen Wirfs-Brock" w:date="2011-07-01T15:12:00Z"/>
        </w:rPr>
      </w:pPr>
      <w:ins w:id="3587" w:author="Allen Wirfs-Brock" w:date="2011-07-01T15:12:00Z">
        <w:r>
          <w:t xml:space="preserve">Let </w:t>
        </w:r>
        <w:r w:rsidRPr="00714F47">
          <w:rPr>
            <w:i/>
          </w:rPr>
          <w:t>v</w:t>
        </w:r>
        <w:r>
          <w:t xml:space="preserve"> be the result of calling the [[Get]] internal method of </w:t>
        </w:r>
        <w:r w:rsidRPr="00714F47">
          <w:rPr>
            <w:i/>
          </w:rPr>
          <w:t>obj</w:t>
        </w:r>
        <w:r>
          <w:t xml:space="preserve"> passing </w:t>
        </w:r>
        <w:r w:rsidRPr="005C4D8C">
          <w:rPr>
            <w:i/>
          </w:rPr>
          <w:t>name</w:t>
        </w:r>
        <w:r>
          <w:t xml:space="preserve"> as the argument.</w:t>
        </w:r>
      </w:ins>
    </w:p>
    <w:p w14:paraId="67DEFC34" w14:textId="77777777" w:rsidR="00C707BD" w:rsidRDefault="00C707BD" w:rsidP="00C707BD">
      <w:pPr>
        <w:pStyle w:val="Alg3"/>
        <w:numPr>
          <w:ilvl w:val="0"/>
          <w:numId w:val="418"/>
        </w:numPr>
        <w:rPr>
          <w:ins w:id="3588" w:author="Allen Wirfs-Brock" w:date="2011-07-01T15:12:00Z"/>
        </w:rPr>
      </w:pPr>
      <w:ins w:id="3589" w:author="Allen Wirfs-Brock" w:date="2011-07-01T15:12:00Z">
        <w:r>
          <w:t xml:space="preserve">If </w:t>
        </w:r>
        <w:r w:rsidRPr="00586549">
          <w:rPr>
            <w:rStyle w:val="bnf"/>
          </w:rPr>
          <w:t>LeftHandSideExpression</w:t>
        </w:r>
        <w:r>
          <w:t xml:space="preserve"> is an </w:t>
        </w:r>
        <w:r>
          <w:rPr>
            <w:rStyle w:val="bnf"/>
          </w:rPr>
          <w:t xml:space="preserve">ObjectLiteral </w:t>
        </w:r>
        <w:r w:rsidRPr="005C4D8C">
          <w:rPr>
            <w:rStyle w:val="bnf"/>
            <w:i w:val="0"/>
          </w:rPr>
          <w:t>or an</w:t>
        </w:r>
        <w:r>
          <w:rPr>
            <w:rStyle w:val="bnf"/>
          </w:rPr>
          <w:t xml:space="preserve"> </w:t>
        </w:r>
        <w:r w:rsidRPr="001650F4">
          <w:rPr>
            <w:rStyle w:val="bnf"/>
          </w:rPr>
          <w:t>ArrayLiteral</w:t>
        </w:r>
        <w:r>
          <w:rPr>
            <w:i/>
          </w:rPr>
          <w:t xml:space="preserve"> </w:t>
        </w:r>
        <w:r>
          <w:t>then</w:t>
        </w:r>
      </w:ins>
    </w:p>
    <w:p w14:paraId="707E44E2" w14:textId="77777777" w:rsidR="00C707BD" w:rsidRDefault="00C707BD" w:rsidP="00C707BD">
      <w:pPr>
        <w:pStyle w:val="Alg3"/>
        <w:numPr>
          <w:ilvl w:val="1"/>
          <w:numId w:val="418"/>
        </w:numPr>
        <w:rPr>
          <w:ins w:id="3590" w:author="Allen Wirfs-Brock" w:date="2011-07-01T15:12:00Z"/>
        </w:rPr>
      </w:pPr>
      <w:ins w:id="3591" w:author="Allen Wirfs-Brock" w:date="2011-07-01T15:12:00Z">
        <w:r>
          <w:t xml:space="preserve">Let </w:t>
        </w:r>
        <w:r w:rsidRPr="001650F4">
          <w:rPr>
            <w:i/>
          </w:rPr>
          <w:t>AssignmentPattern</w:t>
        </w:r>
        <w:r>
          <w:t xml:space="preserve"> be the parse of the source code corresponding to </w:t>
        </w:r>
        <w:r w:rsidRPr="001650F4">
          <w:rPr>
            <w:i/>
          </w:rPr>
          <w:t>LeftHandSideExp</w:t>
        </w:r>
      </w:ins>
      <w:ins w:id="3592" w:author="Allen Wirfs-Brock rev2" w:date="2011-07-20T13:34:00Z">
        <w:r w:rsidR="00CD7A72">
          <w:rPr>
            <w:i/>
          </w:rPr>
          <w:t>r</w:t>
        </w:r>
      </w:ins>
      <w:ins w:id="3593" w:author="Allen Wirfs-Brock" w:date="2011-07-01T15:12:00Z">
        <w:r w:rsidRPr="001650F4">
          <w:rPr>
            <w:i/>
          </w:rPr>
          <w:t>ess</w:t>
        </w:r>
      </w:ins>
      <w:ins w:id="3594" w:author="Rev 3 Allen Wirfs-Brock" w:date="2011-08-30T10:46:00Z">
        <w:r w:rsidR="0096712D">
          <w:rPr>
            <w:i/>
          </w:rPr>
          <w:t>i</w:t>
        </w:r>
      </w:ins>
      <w:ins w:id="3595" w:author="Allen Wirfs-Brock" w:date="2011-07-01T15:12:00Z">
        <w:r w:rsidRPr="001650F4">
          <w:rPr>
            <w:i/>
          </w:rPr>
          <w:t>on</w:t>
        </w:r>
        <w:r>
          <w:t xml:space="preserve"> using </w:t>
        </w:r>
        <w:r w:rsidRPr="001650F4">
          <w:rPr>
            <w:i/>
          </w:rPr>
          <w:t>AssignmentPattern</w:t>
        </w:r>
        <w:r>
          <w:t xml:space="preserve"> as the goal symbol</w:t>
        </w:r>
      </w:ins>
    </w:p>
    <w:p w14:paraId="372584D1" w14:textId="77777777" w:rsidR="00C707BD" w:rsidRDefault="00C707BD" w:rsidP="00C707BD">
      <w:pPr>
        <w:pStyle w:val="Alg3"/>
        <w:numPr>
          <w:ilvl w:val="1"/>
          <w:numId w:val="418"/>
        </w:numPr>
        <w:rPr>
          <w:ins w:id="3596" w:author="Allen Wirfs-Brock" w:date="2011-07-01T15:12:00Z"/>
        </w:rPr>
      </w:pPr>
      <w:ins w:id="3597" w:author="Allen Wirfs-Brock" w:date="2011-07-01T15:12:00Z">
        <w:r>
          <w:t xml:space="preserve">Let </w:t>
        </w:r>
        <w:r w:rsidRPr="005C4D8C">
          <w:rPr>
            <w:i/>
          </w:rPr>
          <w:t>vObj</w:t>
        </w:r>
        <w:r>
          <w:t xml:space="preserve"> be ToObject(</w:t>
        </w:r>
        <w:r w:rsidRPr="005C4D8C">
          <w:rPr>
            <w:i/>
          </w:rPr>
          <w:t>v</w:t>
        </w:r>
        <w:r>
          <w:t>).</w:t>
        </w:r>
      </w:ins>
    </w:p>
    <w:p w14:paraId="3565235D" w14:textId="77777777" w:rsidR="00C707BD" w:rsidRDefault="00C707BD" w:rsidP="00C707BD">
      <w:pPr>
        <w:pStyle w:val="Alg3"/>
        <w:numPr>
          <w:ilvl w:val="1"/>
          <w:numId w:val="418"/>
        </w:numPr>
        <w:rPr>
          <w:ins w:id="3598" w:author="Allen Wirfs-Brock" w:date="2011-07-01T15:12:00Z"/>
        </w:rPr>
      </w:pPr>
      <w:ins w:id="3599" w:author="Allen Wirfs-Brock" w:date="2011-07-01T15:12:00Z">
        <w:r>
          <w:t xml:space="preserve">Evaluate </w:t>
        </w:r>
        <w:r w:rsidRPr="001650F4">
          <w:rPr>
            <w:i/>
          </w:rPr>
          <w:t>AssignmentPattern</w:t>
        </w:r>
        <w:r>
          <w:t xml:space="preserve"> using </w:t>
        </w:r>
        <w:r w:rsidRPr="001650F4">
          <w:rPr>
            <w:i/>
          </w:rPr>
          <w:t>vObj</w:t>
        </w:r>
        <w:r>
          <w:t xml:space="preserve"> as the </w:t>
        </w:r>
        <w:r>
          <w:rPr>
            <w:rStyle w:val="bnf"/>
          </w:rPr>
          <w:t>obj</w:t>
        </w:r>
        <w:r w:rsidRPr="00E32218">
          <w:rPr>
            <w:i/>
          </w:rPr>
          <w:t xml:space="preserve"> </w:t>
        </w:r>
        <w:r>
          <w:t>parameter.</w:t>
        </w:r>
      </w:ins>
    </w:p>
    <w:p w14:paraId="040A6DAC" w14:textId="77777777" w:rsidR="00C707BD" w:rsidRPr="00540E80" w:rsidRDefault="00C707BD" w:rsidP="00C707BD">
      <w:pPr>
        <w:pStyle w:val="Alg3"/>
        <w:numPr>
          <w:ilvl w:val="1"/>
          <w:numId w:val="418"/>
        </w:numPr>
        <w:rPr>
          <w:ins w:id="3600" w:author="Allen Wirfs-Brock" w:date="2011-07-01T15:12:00Z"/>
        </w:rPr>
      </w:pPr>
      <w:ins w:id="3601" w:author="Allen Wirfs-Brock" w:date="2011-07-01T15:12:00Z">
        <w:r>
          <w:t>Return.</w:t>
        </w:r>
      </w:ins>
    </w:p>
    <w:p w14:paraId="1F1E0C85" w14:textId="77777777" w:rsidR="00C707BD" w:rsidRDefault="00C707BD" w:rsidP="00C707BD">
      <w:pPr>
        <w:pStyle w:val="Alg3"/>
        <w:numPr>
          <w:ilvl w:val="0"/>
          <w:numId w:val="418"/>
        </w:numPr>
        <w:rPr>
          <w:ins w:id="3602" w:author="Allen Wirfs-Brock" w:date="2011-07-01T15:12:00Z"/>
        </w:rPr>
      </w:pPr>
      <w:ins w:id="3603" w:author="Allen Wirfs-Brock" w:date="2011-07-01T15:12:00Z">
        <w:r w:rsidRPr="008D4496">
          <w:t xml:space="preserve">Let </w:t>
        </w:r>
        <w:r w:rsidRPr="008D4496">
          <w:rPr>
            <w:i/>
          </w:rPr>
          <w:t>lref</w:t>
        </w:r>
        <w:r w:rsidRPr="008D4496">
          <w:t xml:space="preserve"> be the result of evaluating </w:t>
        </w:r>
        <w:r w:rsidRPr="008D4496">
          <w:rPr>
            <w:i/>
          </w:rPr>
          <w:t>LeftHandSideExpression</w:t>
        </w:r>
        <w:r>
          <w:t>.</w:t>
        </w:r>
      </w:ins>
    </w:p>
    <w:p w14:paraId="5ED30429" w14:textId="77777777" w:rsidR="00C707BD" w:rsidRPr="00332BA0" w:rsidRDefault="00C707BD" w:rsidP="00C707BD">
      <w:pPr>
        <w:pStyle w:val="Alg3"/>
        <w:numPr>
          <w:ilvl w:val="0"/>
          <w:numId w:val="418"/>
        </w:numPr>
        <w:rPr>
          <w:ins w:id="3604" w:author="Allen Wirfs-Brock" w:date="2011-07-01T15:12:00Z"/>
        </w:rPr>
      </w:pPr>
      <w:ins w:id="3605" w:author="Allen Wirfs-Brock" w:date="2011-07-01T15:12:00Z">
        <w:r>
          <w:t>Call PutValue(</w:t>
        </w:r>
        <w:r w:rsidRPr="0022596B">
          <w:rPr>
            <w:i/>
          </w:rPr>
          <w:t>lref</w:t>
        </w:r>
        <w:r>
          <w:t>,</w:t>
        </w:r>
        <w:r w:rsidRPr="0022596B">
          <w:rPr>
            <w:i/>
          </w:rPr>
          <w:t>v</w:t>
        </w:r>
        <w:r>
          <w:t>).</w:t>
        </w:r>
      </w:ins>
    </w:p>
    <w:p w14:paraId="60537B6C" w14:textId="77777777" w:rsidR="00C707BD" w:rsidRDefault="00C707BD" w:rsidP="00C707BD">
      <w:pPr>
        <w:rPr>
          <w:ins w:id="3606" w:author="Allen Wirfs-Brock" w:date="2011-07-01T15:12:00Z"/>
        </w:rPr>
      </w:pPr>
    </w:p>
    <w:p w14:paraId="7DB2D8F7" w14:textId="77777777" w:rsidR="00C707BD" w:rsidRDefault="00C707BD" w:rsidP="00C707BD">
      <w:pPr>
        <w:rPr>
          <w:ins w:id="3607" w:author="Allen Wirfs-Brock" w:date="2011-07-01T15:12:00Z"/>
        </w:rPr>
      </w:pPr>
      <w:ins w:id="3608" w:author="Allen Wirfs-Brock" w:date="2011-07-01T15:12:00Z">
        <w:r>
          <w:t xml:space="preserve">The </w:t>
        </w:r>
      </w:ins>
      <w:ins w:id="3609" w:author="Allen Wirfs-Brock" w:date="2011-07-01T15:15:00Z">
        <w:r w:rsidR="00697CC4">
          <w:t xml:space="preserve">supplemental </w:t>
        </w:r>
      </w:ins>
      <w:ins w:id="3610" w:author="Allen Wirfs-Brock" w:date="2011-07-01T15:12:00Z">
        <w:r>
          <w:t xml:space="preserve">production </w:t>
        </w:r>
        <w:r>
          <w:rPr>
            <w:rStyle w:val="bnf"/>
          </w:rPr>
          <w:t>ArrayAssignment</w:t>
        </w:r>
        <w:r w:rsidRPr="005404D8">
          <w:rPr>
            <w:rStyle w:val="bnf"/>
          </w:rPr>
          <w:t>Pattern</w:t>
        </w:r>
        <w:r>
          <w:t xml:space="preserve"> </w:t>
        </w:r>
        <w:r w:rsidRPr="00840899">
          <w:rPr>
            <w:b/>
            <w:rPrChange w:id="3611" w:author="Rev 3 Allen Wirfs-Brock" w:date="2011-09-23T08:32:00Z">
              <w:rPr/>
            </w:rPrChange>
          </w:rPr>
          <w:t>:</w:t>
        </w:r>
        <w:r>
          <w:t xml:space="preserve"> </w:t>
        </w:r>
        <w:r w:rsidRPr="00BF06DE">
          <w:rPr>
            <w:rFonts w:ascii="Courier New" w:hAnsi="Courier New" w:cs="Courier New"/>
            <w:b/>
          </w:rPr>
          <w:t>[</w:t>
        </w:r>
      </w:ins>
      <w:ins w:id="3612" w:author="Rev 3 Allen Wirfs-Brock" w:date="2011-09-11T11:05:00Z">
        <w:r w:rsidR="000E305D">
          <w:rPr>
            <w:rFonts w:ascii="Courier New" w:hAnsi="Courier New" w:cs="Courier New"/>
            <w:b/>
          </w:rPr>
          <w:t xml:space="preserve"> </w:t>
        </w:r>
        <w:r w:rsidR="000E305D" w:rsidRPr="006427EB">
          <w:rPr>
            <w:rStyle w:val="bnf"/>
          </w:rPr>
          <w:t>Elision</w:t>
        </w:r>
        <w:r w:rsidR="000E305D" w:rsidRPr="006427EB">
          <w:rPr>
            <w:rFonts w:cs="Arial"/>
            <w:vertAlign w:val="subscript"/>
          </w:rPr>
          <w:t>opt</w:t>
        </w:r>
        <w:r w:rsidR="000E305D" w:rsidDel="000E305D">
          <w:t xml:space="preserve"> </w:t>
        </w:r>
      </w:ins>
      <w:ins w:id="3613" w:author="Allen Wirfs-Brock" w:date="2011-07-01T15:12:00Z">
        <w:del w:id="3614" w:author="Rev 3 Allen Wirfs-Brock" w:date="2011-09-11T11:05:00Z">
          <w:r w:rsidDel="000E305D">
            <w:delText xml:space="preserve"> </w:delText>
          </w:r>
        </w:del>
        <w:r w:rsidRPr="00BF06DE">
          <w:rPr>
            <w:rStyle w:val="bnf"/>
          </w:rPr>
          <w:t>AssignmentRestElement</w:t>
        </w:r>
        <w:r>
          <w:rPr>
            <w:rFonts w:cs="Arial"/>
            <w:i/>
            <w:vertAlign w:val="subscript"/>
          </w:rPr>
          <w:t xml:space="preserve"> </w:t>
        </w:r>
        <w:r w:rsidRPr="00BF06DE">
          <w:rPr>
            <w:rFonts w:ascii="Courier New" w:hAnsi="Courier New" w:cs="Courier New"/>
            <w:b/>
          </w:rPr>
          <w:t>]</w:t>
        </w:r>
        <w:r>
          <w:rPr>
            <w:rFonts w:ascii="Courier New" w:hAnsi="Courier New" w:cs="Courier New"/>
            <w:b/>
          </w:rPr>
          <w:t xml:space="preserve"> </w:t>
        </w:r>
        <w:r>
          <w:t xml:space="preserve">is evaluated with the parameter </w:t>
        </w:r>
        <w:r>
          <w:rPr>
            <w:rStyle w:val="bnf"/>
          </w:rPr>
          <w:t>obj</w:t>
        </w:r>
        <w:r>
          <w:t xml:space="preserve"> as follows:</w:t>
        </w:r>
      </w:ins>
    </w:p>
    <w:p w14:paraId="513A69CD" w14:textId="77777777" w:rsidR="000E305D" w:rsidRDefault="000E305D" w:rsidP="000E305D">
      <w:pPr>
        <w:pStyle w:val="Alg3"/>
        <w:numPr>
          <w:ilvl w:val="0"/>
          <w:numId w:val="419"/>
        </w:numPr>
        <w:rPr>
          <w:ins w:id="3615" w:author="Rev 3 Allen Wirfs-Brock" w:date="2011-09-11T11:05:00Z"/>
        </w:rPr>
      </w:pPr>
      <w:ins w:id="3616" w:author="Rev 3 Allen Wirfs-Brock" w:date="2011-09-11T11:05: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217172">
          <w:rPr>
            <w:i/>
          </w:rPr>
          <w:t>skip</w:t>
        </w:r>
        <w:r>
          <w:t xml:space="preserve"> be 0.</w:t>
        </w:r>
      </w:ins>
    </w:p>
    <w:p w14:paraId="48F9B0DE" w14:textId="77777777" w:rsidR="00C707BD" w:rsidRDefault="00C707BD" w:rsidP="00C707BD">
      <w:pPr>
        <w:pStyle w:val="Alg3"/>
        <w:numPr>
          <w:ilvl w:val="0"/>
          <w:numId w:val="419"/>
        </w:numPr>
        <w:rPr>
          <w:ins w:id="3617" w:author="Allen Wirfs-Brock" w:date="2011-07-01T15:12:00Z"/>
        </w:rPr>
      </w:pPr>
      <w:ins w:id="3618" w:author="Allen Wirfs-Brock" w:date="2011-07-01T15:12:00Z">
        <w:r>
          <w:t xml:space="preserve">Evaluate </w:t>
        </w:r>
        <w:r w:rsidRPr="00121716">
          <w:rPr>
            <w:rStyle w:val="bnf"/>
          </w:rPr>
          <w:t>Assignment</w:t>
        </w:r>
        <w:r>
          <w:rPr>
            <w:rStyle w:val="bnf"/>
          </w:rPr>
          <w:t>RestElement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ins>
      <w:ins w:id="3619" w:author="Rev 3 Allen Wirfs-Brock" w:date="2011-09-11T11:06:00Z">
        <w:r w:rsidR="000E305D" w:rsidRPr="00217172">
          <w:rPr>
            <w:i/>
          </w:rPr>
          <w:t>skip</w:t>
        </w:r>
        <w:r w:rsidR="000E305D">
          <w:t xml:space="preserve"> </w:t>
        </w:r>
      </w:ins>
      <w:ins w:id="3620" w:author="Allen Wirfs-Brock" w:date="2011-07-01T15:12:00Z">
        <w:del w:id="3621" w:author="Rev 3 Allen Wirfs-Brock" w:date="2011-09-11T11:06:00Z">
          <w:r w:rsidDel="000E305D">
            <w:delText xml:space="preserve">0 </w:delText>
          </w:r>
        </w:del>
        <w:r>
          <w:t xml:space="preserve">as the </w:t>
        </w:r>
        <w:r w:rsidRPr="006427EB">
          <w:rPr>
            <w:i/>
          </w:rPr>
          <w:t>index</w:t>
        </w:r>
        <w:r>
          <w:t xml:space="preserve"> parameter.</w:t>
        </w:r>
      </w:ins>
    </w:p>
    <w:p w14:paraId="2E0314DC" w14:textId="77777777" w:rsidR="00C707BD" w:rsidRDefault="00C707BD" w:rsidP="00C707BD">
      <w:pPr>
        <w:rPr>
          <w:ins w:id="3622" w:author="Allen Wirfs-Brock" w:date="2011-07-01T15:12:00Z"/>
        </w:rPr>
      </w:pPr>
    </w:p>
    <w:p w14:paraId="4743F817" w14:textId="77777777" w:rsidR="00C707BD" w:rsidRDefault="00C707BD" w:rsidP="00697CC4">
      <w:pPr>
        <w:jc w:val="left"/>
        <w:rPr>
          <w:ins w:id="3623" w:author="Allen Wirfs-Brock" w:date="2011-07-01T15:12:00Z"/>
        </w:rPr>
        <w:pPrChange w:id="3624" w:author="Allen Wirfs-Brock" w:date="2011-07-01T15:17:00Z">
          <w:pPr/>
        </w:pPrChange>
      </w:pPr>
      <w:ins w:id="3625" w:author="Allen Wirfs-Brock" w:date="2011-07-01T15:12:00Z">
        <w:r>
          <w:t xml:space="preserve">The </w:t>
        </w:r>
      </w:ins>
      <w:ins w:id="3626" w:author="Allen Wirfs-Brock" w:date="2011-07-01T15:15:00Z">
        <w:r w:rsidR="00697CC4">
          <w:t xml:space="preserve">supplemental </w:t>
        </w:r>
      </w:ins>
      <w:ins w:id="3627" w:author="Allen Wirfs-Brock" w:date="2011-07-01T15:12:00Z">
        <w:r>
          <w:t>production</w:t>
        </w:r>
      </w:ins>
      <w:ins w:id="3628" w:author="Allen Wirfs-Brock" w:date="2011-07-01T15:16:00Z">
        <w:r w:rsidR="00697CC4">
          <w:br/>
        </w:r>
      </w:ins>
      <w:ins w:id="3629" w:author="Allen Wirfs-Brock" w:date="2011-07-01T15:12:00Z">
        <w:r>
          <w:t xml:space="preserve"> </w:t>
        </w:r>
      </w:ins>
      <w:ins w:id="3630" w:author="Rev 3 Allen Wirfs-Brock" w:date="2011-08-30T11:22:00Z">
        <w:r w:rsidR="00620189">
          <w:rPr>
            <w:rStyle w:val="bnf"/>
          </w:rPr>
          <w:t>ArrayAssignment</w:t>
        </w:r>
        <w:r w:rsidR="00620189" w:rsidRPr="005404D8">
          <w:rPr>
            <w:rStyle w:val="bnf"/>
          </w:rPr>
          <w:t>Pattern</w:t>
        </w:r>
        <w:r w:rsidR="00620189">
          <w:rPr>
            <w:rStyle w:val="bnf"/>
          </w:rPr>
          <w:t xml:space="preserve"> </w:t>
        </w:r>
      </w:ins>
      <w:ins w:id="3631" w:author="Allen Wirfs-Brock" w:date="2011-07-01T15:12:00Z">
        <w:del w:id="3632" w:author="Rev 3 Allen Wirfs-Brock" w:date="2011-08-30T11:22:00Z">
          <w:r w:rsidRPr="005404D8" w:rsidDel="00620189">
            <w:rPr>
              <w:rStyle w:val="bnf"/>
            </w:rPr>
            <w:delText>Assignment</w:delText>
          </w:r>
          <w:r w:rsidDel="00620189">
            <w:rPr>
              <w:rStyle w:val="bnf"/>
            </w:rPr>
            <w:delText xml:space="preserve">PropertyList </w:delText>
          </w:r>
        </w:del>
        <w:r>
          <w:rPr>
            <w:b/>
          </w:rPr>
          <w:t xml:space="preserve">: </w:t>
        </w:r>
        <w:r w:rsidRPr="00BF06DE">
          <w:rPr>
            <w:rFonts w:ascii="Courier New" w:hAnsi="Courier New" w:cs="Courier New"/>
            <w:b/>
          </w:rPr>
          <w:t>[</w:t>
        </w:r>
        <w:r>
          <w:t xml:space="preserve"> </w:t>
        </w:r>
        <w:r w:rsidRPr="006427EB">
          <w:rPr>
            <w:rStyle w:val="bnf"/>
          </w:rPr>
          <w:t>AssignmentElementList</w:t>
        </w:r>
        <w:r>
          <w:rPr>
            <w:rFonts w:ascii="Courier New" w:hAnsi="Courier New" w:cs="Courier New"/>
            <w:b/>
            <w:i/>
          </w:rPr>
          <w:t xml:space="preserve"> </w:t>
        </w:r>
        <w:r w:rsidRPr="006427EB">
          <w:rPr>
            <w:rFonts w:ascii="Courier New" w:hAnsi="Courier New" w:cs="Courier New"/>
            <w:b/>
          </w:rPr>
          <w:t>,</w:t>
        </w:r>
        <w:r>
          <w:rPr>
            <w:rFonts w:ascii="Courier New" w:hAnsi="Courier New" w:cs="Courier New"/>
            <w:b/>
            <w:i/>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r w:rsidRPr="00BF06DE">
          <w:rPr>
            <w:rStyle w:val="bnf"/>
          </w:rPr>
          <w:t>AssignmentRestElement</w:t>
        </w:r>
        <w:r>
          <w:rPr>
            <w:rStyle w:val="bnf"/>
            <w:rFonts w:ascii="Arial" w:hAnsi="Arial" w:cs="Arial"/>
            <w:i w:val="0"/>
            <w:vertAlign w:val="subscript"/>
          </w:rPr>
          <w:t>opt</w:t>
        </w:r>
        <w:r>
          <w:rPr>
            <w:rFonts w:cs="Arial"/>
            <w:i/>
            <w:vertAlign w:val="subscript"/>
          </w:rPr>
          <w:t xml:space="preserve"> </w:t>
        </w:r>
        <w:r w:rsidRPr="00BF06DE">
          <w:rPr>
            <w:rFonts w:ascii="Courier New" w:hAnsi="Courier New" w:cs="Courier New"/>
            <w:b/>
          </w:rPr>
          <w:t>]</w:t>
        </w:r>
      </w:ins>
      <w:ins w:id="3633" w:author="Allen Wirfs-Brock" w:date="2011-07-01T15:17:00Z">
        <w:r w:rsidR="00697CC4">
          <w:br/>
        </w:r>
      </w:ins>
      <w:ins w:id="3634" w:author="Allen Wirfs-Brock" w:date="2011-07-01T15:12:00Z">
        <w:r>
          <w:t xml:space="preserve">is evaluated with the parameter </w:t>
        </w:r>
        <w:r>
          <w:rPr>
            <w:rStyle w:val="bnf"/>
          </w:rPr>
          <w:t>obj</w:t>
        </w:r>
        <w:r>
          <w:t xml:space="preserve"> as follows:</w:t>
        </w:r>
      </w:ins>
    </w:p>
    <w:p w14:paraId="15915EBA" w14:textId="77777777" w:rsidR="00C707BD" w:rsidRDefault="00C707BD" w:rsidP="00C707BD">
      <w:pPr>
        <w:pStyle w:val="Alg3"/>
        <w:numPr>
          <w:ilvl w:val="0"/>
          <w:numId w:val="420"/>
        </w:numPr>
        <w:rPr>
          <w:ins w:id="3635" w:author="Allen Wirfs-Brock" w:date="2011-07-01T15:12:00Z"/>
        </w:rPr>
      </w:pPr>
      <w:ins w:id="3636" w:author="Allen Wirfs-Brock" w:date="2011-07-01T15:12:00Z">
        <w:r>
          <w:t xml:space="preserve">Let </w:t>
        </w:r>
        <w:del w:id="3637" w:author="Rev 3 Allen Wirfs-Brock" w:date="2011-09-11T12:45:00Z">
          <w:r w:rsidRPr="00DE64DC" w:rsidDel="00D8162F">
            <w:rPr>
              <w:i/>
            </w:rPr>
            <w:delText>index</w:delText>
          </w:r>
        </w:del>
      </w:ins>
      <w:ins w:id="3638" w:author="Rev 3 Allen Wirfs-Brock" w:date="2011-09-11T12:45:00Z">
        <w:r w:rsidR="00D8162F">
          <w:rPr>
            <w:i/>
          </w:rPr>
          <w:t>lastIndex</w:t>
        </w:r>
      </w:ins>
      <w:ins w:id="3639" w:author="Allen Wirfs-Brock" w:date="2011-07-01T15:12:00Z">
        <w:r>
          <w:t xml:space="preserve"> be the result of evaluating </w:t>
        </w:r>
        <w:r w:rsidRPr="00121716">
          <w:rPr>
            <w:rStyle w:val="bnf"/>
          </w:rPr>
          <w:t>Assignment</w:t>
        </w:r>
        <w:r>
          <w:rPr>
            <w:rStyle w:val="bnf"/>
          </w:rPr>
          <w:t>ElementList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0 as the </w:t>
        </w:r>
        <w:r w:rsidRPr="001650F4">
          <w:rPr>
            <w:i/>
          </w:rPr>
          <w:t>index</w:t>
        </w:r>
        <w:r>
          <w:t xml:space="preserve"> parameter.</w:t>
        </w:r>
      </w:ins>
    </w:p>
    <w:p w14:paraId="04EBCD48" w14:textId="77777777" w:rsidR="00C707BD" w:rsidRDefault="00C707BD" w:rsidP="00C707BD">
      <w:pPr>
        <w:pStyle w:val="Alg3"/>
        <w:numPr>
          <w:ilvl w:val="0"/>
          <w:numId w:val="420"/>
        </w:numPr>
        <w:rPr>
          <w:ins w:id="3640" w:author="Allen Wirfs-Brock" w:date="2011-07-01T15:12:00Z"/>
        </w:rPr>
      </w:pPr>
      <w:ins w:id="3641" w:author="Allen Wirfs-Brock" w:date="2011-07-01T15:12: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217172">
          <w:rPr>
            <w:i/>
          </w:rPr>
          <w:t>skip</w:t>
        </w:r>
        <w:r>
          <w:t xml:space="preserve"> be 0.</w:t>
        </w:r>
      </w:ins>
    </w:p>
    <w:p w14:paraId="652EF01C" w14:textId="77777777" w:rsidR="00C707BD" w:rsidRDefault="00C707BD" w:rsidP="00C707BD">
      <w:pPr>
        <w:pStyle w:val="Alg3"/>
        <w:numPr>
          <w:ilvl w:val="0"/>
          <w:numId w:val="420"/>
        </w:numPr>
        <w:rPr>
          <w:ins w:id="3642" w:author="Allen Wirfs-Brock" w:date="2011-07-01T15:12:00Z"/>
        </w:rPr>
      </w:pPr>
      <w:ins w:id="3643" w:author="Allen Wirfs-Brock" w:date="2011-07-01T15:12:00Z">
        <w:r>
          <w:t xml:space="preserve">If </w:t>
        </w:r>
        <w:r w:rsidRPr="00121716">
          <w:rPr>
            <w:rStyle w:val="bnf"/>
          </w:rPr>
          <w:t>Assignment</w:t>
        </w:r>
        <w:r>
          <w:rPr>
            <w:rStyle w:val="bnf"/>
          </w:rPr>
          <w:t>RestElement</w:t>
        </w:r>
        <w:r>
          <w:t xml:space="preserve"> is present, then evaluate </w:t>
        </w:r>
        <w:r w:rsidRPr="00121716">
          <w:rPr>
            <w:rStyle w:val="bnf"/>
          </w:rPr>
          <w:t>Assignment</w:t>
        </w:r>
        <w:r>
          <w:rPr>
            <w:rStyle w:val="bnf"/>
          </w:rPr>
          <w:t>RestElement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del w:id="3644" w:author="Rev 3 Allen Wirfs-Brock" w:date="2011-09-11T12:45:00Z">
          <w:r w:rsidRPr="00DE64DC" w:rsidDel="00D8162F">
            <w:rPr>
              <w:i/>
            </w:rPr>
            <w:delText>i</w:delText>
          </w:r>
        </w:del>
      </w:ins>
      <w:ins w:id="3645" w:author="Rev 3 Allen Wirfs-Brock" w:date="2011-09-11T12:45:00Z">
        <w:r w:rsidR="00D8162F">
          <w:rPr>
            <w:i/>
          </w:rPr>
          <w:t>lastI</w:t>
        </w:r>
      </w:ins>
      <w:ins w:id="3646" w:author="Allen Wirfs-Brock" w:date="2011-07-01T15:12:00Z">
        <w:r w:rsidRPr="00DE64DC">
          <w:rPr>
            <w:i/>
          </w:rPr>
          <w:t>ndex</w:t>
        </w:r>
        <w:r>
          <w:t>+</w:t>
        </w:r>
        <w:r w:rsidRPr="00DE64DC">
          <w:rPr>
            <w:i/>
          </w:rPr>
          <w:t>skip</w:t>
        </w:r>
        <w:r>
          <w:t xml:space="preserve"> as the </w:t>
        </w:r>
        <w:r w:rsidRPr="006427EB">
          <w:rPr>
            <w:i/>
          </w:rPr>
          <w:t>index</w:t>
        </w:r>
        <w:r>
          <w:t xml:space="preserve"> parameter.</w:t>
        </w:r>
      </w:ins>
    </w:p>
    <w:p w14:paraId="54BE61C6" w14:textId="77777777" w:rsidR="00C707BD" w:rsidRDefault="00C707BD" w:rsidP="00C707BD">
      <w:pPr>
        <w:rPr>
          <w:ins w:id="3647" w:author="Allen Wirfs-Brock" w:date="2011-07-01T15:12:00Z"/>
        </w:rPr>
      </w:pPr>
    </w:p>
    <w:p w14:paraId="26B9CF95" w14:textId="77777777" w:rsidR="00C707BD" w:rsidRDefault="00C707BD" w:rsidP="00C707BD">
      <w:pPr>
        <w:rPr>
          <w:ins w:id="3648" w:author="Allen Wirfs-Brock" w:date="2011-07-01T15:12:00Z"/>
        </w:rPr>
      </w:pPr>
      <w:ins w:id="3649" w:author="Allen Wirfs-Brock" w:date="2011-07-01T15:12:00Z">
        <w:r>
          <w:t xml:space="preserve">The </w:t>
        </w:r>
      </w:ins>
      <w:ins w:id="3650" w:author="Allen Wirfs-Brock" w:date="2011-07-01T15:16:00Z">
        <w:r w:rsidR="00697CC4">
          <w:t xml:space="preserve">supplemental </w:t>
        </w:r>
      </w:ins>
      <w:ins w:id="3651" w:author="Allen Wirfs-Brock" w:date="2011-07-01T15:12:00Z">
        <w:r>
          <w:t xml:space="preserve">production </w:t>
        </w:r>
        <w:r w:rsidRPr="006427EB">
          <w:rPr>
            <w:rStyle w:val="bnf"/>
          </w:rPr>
          <w:t>AssignmentElementList</w:t>
        </w:r>
        <w:r>
          <w:rPr>
            <w:rStyle w:val="bnf"/>
          </w:rPr>
          <w:t xml:space="preserve"> </w:t>
        </w:r>
        <w:r>
          <w:rPr>
            <w:b/>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r w:rsidRPr="00BF06DE">
          <w:rPr>
            <w:rStyle w:val="bnf"/>
          </w:rPr>
          <w:t>AssignmentElement</w:t>
        </w:r>
        <w:r>
          <w:rPr>
            <w:rFonts w:cs="Arial"/>
            <w:i/>
            <w:vertAlign w:val="subscript"/>
          </w:rPr>
          <w:t xml:space="preserve"> </w:t>
        </w:r>
        <w:r>
          <w:t xml:space="preserve"> is evaluated with the parameters </w:t>
        </w:r>
        <w:r>
          <w:rPr>
            <w:rStyle w:val="bnf"/>
          </w:rPr>
          <w:t>obj</w:t>
        </w:r>
        <w:r>
          <w:t xml:space="preserve"> and </w:t>
        </w:r>
        <w:r w:rsidRPr="00DE64DC">
          <w:rPr>
            <w:rStyle w:val="bnf"/>
          </w:rPr>
          <w:t>index</w:t>
        </w:r>
        <w:r>
          <w:t xml:space="preserve"> as follows:</w:t>
        </w:r>
      </w:ins>
    </w:p>
    <w:p w14:paraId="415D5B20" w14:textId="77777777" w:rsidR="00C707BD" w:rsidRDefault="00C707BD" w:rsidP="00C707BD">
      <w:pPr>
        <w:pStyle w:val="Alg3"/>
        <w:numPr>
          <w:ilvl w:val="0"/>
          <w:numId w:val="421"/>
        </w:numPr>
        <w:rPr>
          <w:ins w:id="3652" w:author="Allen Wirfs-Brock" w:date="2011-07-01T15:12:00Z"/>
        </w:rPr>
      </w:pPr>
      <w:ins w:id="3653" w:author="Allen Wirfs-Brock" w:date="2011-07-01T15:12: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1650F4">
          <w:rPr>
            <w:i/>
          </w:rPr>
          <w:t>skip</w:t>
        </w:r>
        <w:r>
          <w:t xml:space="preserve"> be 0.</w:t>
        </w:r>
      </w:ins>
    </w:p>
    <w:p w14:paraId="357DA5DB" w14:textId="77777777" w:rsidR="00C707BD" w:rsidRDefault="00551535" w:rsidP="00C707BD">
      <w:pPr>
        <w:pStyle w:val="Alg3"/>
        <w:numPr>
          <w:ilvl w:val="0"/>
          <w:numId w:val="421"/>
        </w:numPr>
        <w:rPr>
          <w:ins w:id="3654" w:author="Allen Wirfs-Brock" w:date="2011-07-01T15:12:00Z"/>
        </w:rPr>
      </w:pPr>
      <w:ins w:id="3655" w:author="Rev 3 Allen Wirfs-Brock" w:date="2011-09-11T12:54:00Z">
        <w:r w:rsidRPr="00D828E7">
          <w:t xml:space="preserve">Evaluate </w:t>
        </w:r>
      </w:ins>
      <w:ins w:id="3656" w:author="Allen Wirfs-Brock" w:date="2011-07-01T15:12:00Z">
        <w:del w:id="3657" w:author="Rev 3 Allen Wirfs-Brock" w:date="2011-09-11T12:53:00Z">
          <w:r w:rsidR="00C707BD" w:rsidDel="00551535">
            <w:delText xml:space="preserve">Let </w:delText>
          </w:r>
        </w:del>
        <w:del w:id="3658" w:author="Rev 3 Allen Wirfs-Brock" w:date="2011-09-11T12:46:00Z">
          <w:r w:rsidR="00C707BD" w:rsidRPr="00DE64DC" w:rsidDel="0024012F">
            <w:rPr>
              <w:i/>
            </w:rPr>
            <w:delText>i</w:delText>
          </w:r>
        </w:del>
        <w:del w:id="3659" w:author="Rev 3 Allen Wirfs-Brock" w:date="2011-09-11T12:53:00Z">
          <w:r w:rsidR="00C707BD" w:rsidRPr="00DE64DC" w:rsidDel="00551535">
            <w:rPr>
              <w:i/>
            </w:rPr>
            <w:delText>ndex</w:delText>
          </w:r>
          <w:r w:rsidR="00C707BD" w:rsidDel="00551535">
            <w:delText xml:space="preserve"> be the result of evaluating </w:delText>
          </w:r>
        </w:del>
        <w:r w:rsidR="00C707BD" w:rsidRPr="00121716">
          <w:rPr>
            <w:rStyle w:val="bnf"/>
          </w:rPr>
          <w:t>Assignment</w:t>
        </w:r>
        <w:r w:rsidR="00C707BD">
          <w:rPr>
            <w:rStyle w:val="bnf"/>
          </w:rPr>
          <w:t>Element</w:t>
        </w:r>
        <w:r w:rsidR="00C707BD" w:rsidRPr="00121716">
          <w:rPr>
            <w:rFonts w:ascii="Courier New" w:hAnsi="Courier New" w:cs="Courier New"/>
            <w:b/>
          </w:rPr>
          <w:t xml:space="preserve"> </w:t>
        </w:r>
        <w:r w:rsidR="00C707BD">
          <w:t xml:space="preserve">using </w:t>
        </w:r>
        <w:r w:rsidR="00C707BD">
          <w:rPr>
            <w:i/>
          </w:rPr>
          <w:t>obj</w:t>
        </w:r>
        <w:r w:rsidR="00C707BD">
          <w:t xml:space="preserve"> as the </w:t>
        </w:r>
        <w:r w:rsidR="00C707BD">
          <w:rPr>
            <w:i/>
          </w:rPr>
          <w:t>obj</w:t>
        </w:r>
        <w:r w:rsidR="00C707BD">
          <w:t xml:space="preserve"> parameter and </w:t>
        </w:r>
        <w:r w:rsidR="00C707BD" w:rsidRPr="00217172">
          <w:rPr>
            <w:i/>
          </w:rPr>
          <w:t>index</w:t>
        </w:r>
        <w:r w:rsidR="00C707BD">
          <w:t>+</w:t>
        </w:r>
        <w:r w:rsidR="00C707BD" w:rsidRPr="00217172">
          <w:rPr>
            <w:i/>
          </w:rPr>
          <w:t>skip</w:t>
        </w:r>
        <w:r w:rsidR="00C707BD">
          <w:t xml:space="preserve"> as the </w:t>
        </w:r>
        <w:r w:rsidR="00C707BD" w:rsidRPr="001650F4">
          <w:rPr>
            <w:i/>
          </w:rPr>
          <w:t>index</w:t>
        </w:r>
        <w:r w:rsidR="00C707BD">
          <w:t xml:space="preserve"> parameter.</w:t>
        </w:r>
      </w:ins>
    </w:p>
    <w:p w14:paraId="3050841F" w14:textId="77777777" w:rsidR="00C707BD" w:rsidRDefault="00C707BD" w:rsidP="00C707BD">
      <w:pPr>
        <w:pStyle w:val="Alg3"/>
        <w:numPr>
          <w:ilvl w:val="0"/>
          <w:numId w:val="421"/>
        </w:numPr>
        <w:rPr>
          <w:ins w:id="3660" w:author="Allen Wirfs-Brock" w:date="2011-07-01T15:12:00Z"/>
        </w:rPr>
      </w:pPr>
      <w:ins w:id="3661" w:author="Allen Wirfs-Brock" w:date="2011-07-01T15:12:00Z">
        <w:r>
          <w:t xml:space="preserve">Return </w:t>
        </w:r>
        <w:r w:rsidRPr="00217172">
          <w:rPr>
            <w:i/>
          </w:rPr>
          <w:t>index</w:t>
        </w:r>
      </w:ins>
      <w:ins w:id="3662" w:author="Rev 3 Allen Wirfs-Brock" w:date="2011-09-11T12:52:00Z">
        <w:r w:rsidR="00551535" w:rsidRPr="00551535">
          <w:rPr>
            <w:rPrChange w:id="3663" w:author="Rev 3 Allen Wirfs-Brock" w:date="2011-09-11T12:56:00Z">
              <w:rPr>
                <w:i/>
              </w:rPr>
            </w:rPrChange>
          </w:rPr>
          <w:t>+</w:t>
        </w:r>
      </w:ins>
      <w:ins w:id="3664" w:author="Rev 3 Allen Wirfs-Brock" w:date="2011-09-11T12:56:00Z">
        <w:r w:rsidR="00551535" w:rsidRPr="00DE64DC">
          <w:rPr>
            <w:i/>
          </w:rPr>
          <w:t>skip</w:t>
        </w:r>
        <w:r w:rsidR="00551535">
          <w:t>+</w:t>
        </w:r>
      </w:ins>
      <w:ins w:id="3665" w:author="Rev 3 Allen Wirfs-Brock" w:date="2011-09-11T12:52:00Z">
        <w:r w:rsidR="00551535" w:rsidRPr="009D0E93">
          <w:t>1</w:t>
        </w:r>
      </w:ins>
      <w:ins w:id="3666" w:author="Allen Wirfs-Brock" w:date="2011-07-01T15:12:00Z">
        <w:del w:id="3667" w:author="Rev 3 Allen Wirfs-Brock" w:date="2011-09-11T12:47:00Z">
          <w:r w:rsidDel="0024012F">
            <w:delText>+</w:delText>
          </w:r>
          <w:r w:rsidRPr="00217172" w:rsidDel="0024012F">
            <w:rPr>
              <w:i/>
            </w:rPr>
            <w:delText>skip</w:delText>
          </w:r>
        </w:del>
        <w:r>
          <w:t>.</w:t>
        </w:r>
      </w:ins>
    </w:p>
    <w:p w14:paraId="1BE970A1" w14:textId="77777777" w:rsidR="00C707BD" w:rsidRDefault="00C707BD" w:rsidP="00C707BD">
      <w:pPr>
        <w:rPr>
          <w:ins w:id="3668" w:author="Allen Wirfs-Brock" w:date="2011-07-01T15:12:00Z"/>
        </w:rPr>
      </w:pPr>
    </w:p>
    <w:p w14:paraId="6592A262" w14:textId="77777777" w:rsidR="00C707BD" w:rsidRDefault="00C707BD" w:rsidP="00C707BD">
      <w:pPr>
        <w:rPr>
          <w:ins w:id="3669" w:author="Allen Wirfs-Brock" w:date="2011-07-01T15:12:00Z"/>
        </w:rPr>
      </w:pPr>
      <w:ins w:id="3670" w:author="Allen Wirfs-Brock" w:date="2011-07-01T15:12:00Z">
        <w:r>
          <w:t xml:space="preserve">The </w:t>
        </w:r>
      </w:ins>
      <w:ins w:id="3671" w:author="Allen Wirfs-Brock" w:date="2011-07-01T15:16:00Z">
        <w:r w:rsidR="00697CC4">
          <w:t xml:space="preserve">supplemental </w:t>
        </w:r>
      </w:ins>
      <w:ins w:id="3672" w:author="Allen Wirfs-Brock" w:date="2011-07-01T15:12:00Z">
        <w:r>
          <w:t xml:space="preserve">production </w:t>
        </w:r>
        <w:r w:rsidRPr="006427EB">
          <w:rPr>
            <w:rStyle w:val="bnf"/>
          </w:rPr>
          <w:t>AssignmentElementList</w:t>
        </w:r>
        <w:r>
          <w:rPr>
            <w:rStyle w:val="bnf"/>
          </w:rPr>
          <w:t xml:space="preserve"> </w:t>
        </w:r>
        <w:r>
          <w:rPr>
            <w:b/>
          </w:rPr>
          <w:t xml:space="preserve">: </w:t>
        </w:r>
        <w:r w:rsidRPr="006427EB">
          <w:rPr>
            <w:rStyle w:val="bnf"/>
          </w:rPr>
          <w:t xml:space="preserve">AssignmentElementList </w:t>
        </w:r>
      </w:ins>
      <w:ins w:id="3673" w:author="Rev 3 Allen Wirfs-Brock" w:date="2011-08-30T11:25:00Z">
        <w:r w:rsidR="00620189" w:rsidRPr="006427EB">
          <w:rPr>
            <w:rFonts w:ascii="Courier New" w:hAnsi="Courier New" w:cs="Courier New"/>
            <w:b/>
          </w:rPr>
          <w:t>,</w:t>
        </w:r>
      </w:ins>
      <w:ins w:id="3674" w:author="Allen Wirfs-Brock" w:date="2011-07-01T15:12:00Z">
        <w:r>
          <w:rPr>
            <w:rStyle w:val="bnf"/>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r w:rsidRPr="00BF06DE">
          <w:rPr>
            <w:rStyle w:val="bnf"/>
          </w:rPr>
          <w:t>AssignmentElement</w:t>
        </w:r>
        <w:r>
          <w:rPr>
            <w:rFonts w:cs="Arial"/>
            <w:i/>
            <w:vertAlign w:val="subscript"/>
          </w:rPr>
          <w:t xml:space="preserve"> </w:t>
        </w:r>
        <w:r>
          <w:t xml:space="preserve"> is evaluated with the parameters </w:t>
        </w:r>
        <w:r>
          <w:rPr>
            <w:rStyle w:val="bnf"/>
          </w:rPr>
          <w:t>obj</w:t>
        </w:r>
        <w:r>
          <w:t xml:space="preserve"> and </w:t>
        </w:r>
        <w:r w:rsidRPr="00DE64DC">
          <w:rPr>
            <w:rStyle w:val="bnf"/>
          </w:rPr>
          <w:t>index</w:t>
        </w:r>
        <w:r>
          <w:t xml:space="preserve"> as follows:</w:t>
        </w:r>
      </w:ins>
    </w:p>
    <w:p w14:paraId="456C77E5" w14:textId="77777777" w:rsidR="00C707BD" w:rsidRDefault="00C707BD" w:rsidP="00C707BD">
      <w:pPr>
        <w:pStyle w:val="Alg3"/>
        <w:numPr>
          <w:ilvl w:val="0"/>
          <w:numId w:val="422"/>
        </w:numPr>
        <w:rPr>
          <w:ins w:id="3675" w:author="Allen Wirfs-Brock" w:date="2011-07-01T15:12:00Z"/>
        </w:rPr>
      </w:pPr>
      <w:ins w:id="3676" w:author="Allen Wirfs-Brock" w:date="2011-07-01T15:12:00Z">
        <w:r>
          <w:t xml:space="preserve">Let </w:t>
        </w:r>
        <w:del w:id="3677" w:author="Rev 3 Allen Wirfs-Brock" w:date="2011-09-11T12:48:00Z">
          <w:r w:rsidRPr="00217172" w:rsidDel="0024012F">
            <w:rPr>
              <w:i/>
            </w:rPr>
            <w:delText>e</w:delText>
          </w:r>
        </w:del>
      </w:ins>
      <w:ins w:id="3678" w:author="Rev 3 Allen Wirfs-Brock" w:date="2011-09-11T12:48:00Z">
        <w:r w:rsidR="0024012F">
          <w:rPr>
            <w:i/>
          </w:rPr>
          <w:t>list</w:t>
        </w:r>
      </w:ins>
      <w:ins w:id="3679" w:author="Rev 3 Allen Wirfs-Brock" w:date="2011-09-11T12:58:00Z">
        <w:r w:rsidR="00551535">
          <w:rPr>
            <w:i/>
          </w:rPr>
          <w:t>Next</w:t>
        </w:r>
      </w:ins>
      <w:ins w:id="3680" w:author="Allen Wirfs-Brock" w:date="2011-07-01T15:12:00Z">
        <w:del w:id="3681" w:author="Rev 3 Allen Wirfs-Brock" w:date="2011-09-11T12:58:00Z">
          <w:r w:rsidRPr="00217172" w:rsidDel="00551535">
            <w:rPr>
              <w:i/>
            </w:rPr>
            <w:delText>nd</w:delText>
          </w:r>
        </w:del>
        <w:r>
          <w:t xml:space="preserve"> be the result of evaluating </w:t>
        </w:r>
        <w:r w:rsidRPr="00121716">
          <w:rPr>
            <w:rStyle w:val="bnf"/>
          </w:rPr>
          <w:t>Assignmen</w:t>
        </w:r>
        <w:del w:id="3682" w:author="Rev 3 Allen Wirfs-Brock" w:date="2011-09-11T12:48:00Z">
          <w:r w:rsidRPr="00121716" w:rsidDel="0024012F">
            <w:rPr>
              <w:rStyle w:val="bnf"/>
            </w:rPr>
            <w:delText>t</w:delText>
          </w:r>
          <w:r w:rsidDel="0024012F">
            <w:rPr>
              <w:rStyle w:val="bnf"/>
            </w:rPr>
            <w:delText>Res</w:delText>
          </w:r>
        </w:del>
        <w:r>
          <w:rPr>
            <w:rStyle w:val="bnf"/>
          </w:rPr>
          <w:t>tElement</w:t>
        </w:r>
      </w:ins>
      <w:ins w:id="3683" w:author="Rev 3 Allen Wirfs-Brock" w:date="2011-09-11T12:48:00Z">
        <w:r w:rsidR="0024012F">
          <w:rPr>
            <w:rStyle w:val="bnf"/>
          </w:rPr>
          <w:t>List</w:t>
        </w:r>
      </w:ins>
      <w:ins w:id="3684" w:author="Allen Wirfs-Brock" w:date="2011-07-01T15:12:00Z">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r w:rsidRPr="00DE64DC">
          <w:rPr>
            <w:i/>
          </w:rPr>
          <w:t>index</w:t>
        </w:r>
        <w:r>
          <w:t xml:space="preserve"> as the </w:t>
        </w:r>
        <w:r w:rsidRPr="006427EB">
          <w:rPr>
            <w:i/>
          </w:rPr>
          <w:t>index</w:t>
        </w:r>
        <w:r>
          <w:t xml:space="preserve"> parameter</w:t>
        </w:r>
      </w:ins>
    </w:p>
    <w:p w14:paraId="6D40746A" w14:textId="77777777" w:rsidR="00C707BD" w:rsidRDefault="00C707BD" w:rsidP="00C707BD">
      <w:pPr>
        <w:pStyle w:val="Alg3"/>
        <w:numPr>
          <w:ilvl w:val="0"/>
          <w:numId w:val="422"/>
        </w:numPr>
        <w:rPr>
          <w:ins w:id="3685" w:author="Allen Wirfs-Brock" w:date="2011-07-01T15:12:00Z"/>
        </w:rPr>
      </w:pPr>
      <w:ins w:id="3686" w:author="Allen Wirfs-Brock" w:date="2011-07-01T15:12: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1650F4">
          <w:rPr>
            <w:i/>
          </w:rPr>
          <w:t>skip</w:t>
        </w:r>
        <w:r>
          <w:t xml:space="preserve"> be 0.</w:t>
        </w:r>
      </w:ins>
    </w:p>
    <w:p w14:paraId="5CBEF9BF" w14:textId="77777777" w:rsidR="00C707BD" w:rsidRDefault="00C707BD" w:rsidP="00C707BD">
      <w:pPr>
        <w:pStyle w:val="Alg3"/>
        <w:numPr>
          <w:ilvl w:val="0"/>
          <w:numId w:val="422"/>
        </w:numPr>
        <w:rPr>
          <w:ins w:id="3687" w:author="Allen Wirfs-Brock" w:date="2011-07-01T15:12:00Z"/>
        </w:rPr>
      </w:pPr>
      <w:ins w:id="3688" w:author="Allen Wirfs-Brock" w:date="2011-07-01T15:12:00Z">
        <w:del w:id="3689" w:author="Rev 3 Allen Wirfs-Brock" w:date="2011-09-11T13:00:00Z">
          <w:r w:rsidDel="004813EB">
            <w:delText xml:space="preserve">Let </w:delText>
          </w:r>
        </w:del>
        <w:del w:id="3690" w:author="Rev 3 Allen Wirfs-Brock" w:date="2011-09-11T12:49:00Z">
          <w:r w:rsidRPr="00DE64DC" w:rsidDel="0024012F">
            <w:rPr>
              <w:i/>
            </w:rPr>
            <w:delText>i</w:delText>
          </w:r>
        </w:del>
        <w:del w:id="3691" w:author="Rev 3 Allen Wirfs-Brock" w:date="2011-09-11T13:00:00Z">
          <w:r w:rsidRPr="00DE64DC" w:rsidDel="004813EB">
            <w:rPr>
              <w:i/>
            </w:rPr>
            <w:delText>ndex</w:delText>
          </w:r>
          <w:r w:rsidDel="004813EB">
            <w:delText xml:space="preserve"> be the result of evaluating </w:delText>
          </w:r>
        </w:del>
      </w:ins>
      <w:ins w:id="3692" w:author="Rev 3 Allen Wirfs-Brock" w:date="2011-09-11T13:00:00Z">
        <w:r w:rsidR="004813EB" w:rsidRPr="00D828E7">
          <w:t xml:space="preserve">Evaluate </w:t>
        </w:r>
      </w:ins>
      <w:ins w:id="3693" w:author="Allen Wirfs-Brock" w:date="2011-07-01T15:12:00Z">
        <w:r w:rsidRPr="00121716">
          <w:rPr>
            <w:rStyle w:val="bnf"/>
          </w:rPr>
          <w:t>Assignment</w:t>
        </w:r>
        <w:r>
          <w:rPr>
            <w:rStyle w:val="bnf"/>
          </w:rPr>
          <w:t>Element</w:t>
        </w:r>
        <w:r w:rsidRPr="00121716">
          <w:rPr>
            <w:rFonts w:ascii="Courier New" w:hAnsi="Courier New" w:cs="Courier New"/>
            <w:b/>
          </w:rPr>
          <w:t xml:space="preserve"> </w:t>
        </w:r>
        <w:r>
          <w:t xml:space="preserve">using </w:t>
        </w:r>
        <w:r>
          <w:rPr>
            <w:i/>
          </w:rPr>
          <w:t>obj</w:t>
        </w:r>
        <w:r>
          <w:t xml:space="preserve"> as the </w:t>
        </w:r>
        <w:r>
          <w:rPr>
            <w:i/>
          </w:rPr>
          <w:t>obj</w:t>
        </w:r>
        <w:r>
          <w:t xml:space="preserve"> parameter and </w:t>
        </w:r>
        <w:del w:id="3694" w:author="Rev 3 Allen Wirfs-Brock" w:date="2011-09-11T12:49:00Z">
          <w:r w:rsidDel="0024012F">
            <w:rPr>
              <w:i/>
            </w:rPr>
            <w:delText>e</w:delText>
          </w:r>
        </w:del>
      </w:ins>
      <w:ins w:id="3695" w:author="Rev 3 Allen Wirfs-Brock" w:date="2011-09-11T12:49:00Z">
        <w:r w:rsidR="0024012F">
          <w:rPr>
            <w:i/>
          </w:rPr>
          <w:t>list</w:t>
        </w:r>
      </w:ins>
      <w:ins w:id="3696" w:author="Rev 3 Allen Wirfs-Brock" w:date="2011-09-11T12:59:00Z">
        <w:r w:rsidR="004813EB">
          <w:rPr>
            <w:i/>
          </w:rPr>
          <w:t>Next</w:t>
        </w:r>
      </w:ins>
      <w:ins w:id="3697" w:author="Allen Wirfs-Brock" w:date="2011-07-01T15:12:00Z">
        <w:del w:id="3698" w:author="Rev 3 Allen Wirfs-Brock" w:date="2011-09-11T12:59:00Z">
          <w:r w:rsidDel="004813EB">
            <w:rPr>
              <w:i/>
            </w:rPr>
            <w:delText>nd</w:delText>
          </w:r>
        </w:del>
        <w:r>
          <w:t>+</w:t>
        </w:r>
        <w:r w:rsidRPr="00217172">
          <w:rPr>
            <w:i/>
          </w:rPr>
          <w:t>skip</w:t>
        </w:r>
        <w:r>
          <w:t xml:space="preserve"> as the </w:t>
        </w:r>
        <w:r w:rsidRPr="001650F4">
          <w:rPr>
            <w:i/>
          </w:rPr>
          <w:t>index</w:t>
        </w:r>
        <w:r>
          <w:t xml:space="preserve"> parameter.</w:t>
        </w:r>
      </w:ins>
    </w:p>
    <w:p w14:paraId="257FFC50" w14:textId="77777777" w:rsidR="00C707BD" w:rsidRDefault="00C707BD" w:rsidP="00C707BD">
      <w:pPr>
        <w:pStyle w:val="Alg3"/>
        <w:numPr>
          <w:ilvl w:val="0"/>
          <w:numId w:val="422"/>
        </w:numPr>
        <w:rPr>
          <w:ins w:id="3699" w:author="Allen Wirfs-Brock" w:date="2011-07-01T15:12:00Z"/>
        </w:rPr>
      </w:pPr>
      <w:ins w:id="3700" w:author="Allen Wirfs-Brock" w:date="2011-07-01T15:12:00Z">
        <w:r>
          <w:t xml:space="preserve">Return </w:t>
        </w:r>
        <w:del w:id="3701" w:author="Rev 3 Allen Wirfs-Brock" w:date="2011-09-11T12:50:00Z">
          <w:r w:rsidRPr="00217172" w:rsidDel="0024012F">
            <w:rPr>
              <w:i/>
            </w:rPr>
            <w:delText>i</w:delText>
          </w:r>
        </w:del>
      </w:ins>
      <w:ins w:id="3702" w:author="Rev 3 Allen Wirfs-Brock" w:date="2011-09-11T12:50:00Z">
        <w:r w:rsidR="0024012F">
          <w:rPr>
            <w:i/>
          </w:rPr>
          <w:t>l</w:t>
        </w:r>
      </w:ins>
      <w:ins w:id="3703" w:author="Rev 3 Allen Wirfs-Brock" w:date="2011-09-11T13:00:00Z">
        <w:r w:rsidR="004813EB">
          <w:rPr>
            <w:i/>
          </w:rPr>
          <w:t>i</w:t>
        </w:r>
      </w:ins>
      <w:ins w:id="3704" w:author="Rev 3 Allen Wirfs-Brock" w:date="2011-09-11T12:50:00Z">
        <w:r w:rsidR="0024012F">
          <w:rPr>
            <w:i/>
          </w:rPr>
          <w:t>st</w:t>
        </w:r>
      </w:ins>
      <w:ins w:id="3705" w:author="Rev 3 Allen Wirfs-Brock" w:date="2011-09-11T13:00:00Z">
        <w:r w:rsidR="004813EB">
          <w:rPr>
            <w:i/>
          </w:rPr>
          <w:t>Next</w:t>
        </w:r>
      </w:ins>
      <w:ins w:id="3706" w:author="Allen Wirfs-Brock" w:date="2011-07-01T15:12:00Z">
        <w:del w:id="3707" w:author="Rev 3 Allen Wirfs-Brock" w:date="2011-09-11T13:00:00Z">
          <w:r w:rsidRPr="00217172" w:rsidDel="004813EB">
            <w:rPr>
              <w:i/>
            </w:rPr>
            <w:delText>ndex</w:delText>
          </w:r>
        </w:del>
        <w:r>
          <w:t>+</w:t>
        </w:r>
        <w:r w:rsidRPr="00217172">
          <w:rPr>
            <w:i/>
          </w:rPr>
          <w:t>skip</w:t>
        </w:r>
        <w:r>
          <w:rPr>
            <w:i/>
          </w:rPr>
          <w:t>+</w:t>
        </w:r>
        <w:r w:rsidRPr="009D0E93">
          <w:t>1</w:t>
        </w:r>
        <w:r>
          <w:t>.</w:t>
        </w:r>
      </w:ins>
    </w:p>
    <w:p w14:paraId="39FF606E" w14:textId="77777777" w:rsidR="00C707BD" w:rsidRDefault="00C707BD" w:rsidP="00C707BD">
      <w:pPr>
        <w:rPr>
          <w:ins w:id="3708" w:author="Allen Wirfs-Brock" w:date="2011-07-01T15:12:00Z"/>
        </w:rPr>
      </w:pPr>
    </w:p>
    <w:p w14:paraId="15232DDC" w14:textId="77777777" w:rsidR="00C707BD" w:rsidRDefault="00C707BD" w:rsidP="00C707BD">
      <w:pPr>
        <w:rPr>
          <w:ins w:id="3709" w:author="Allen Wirfs-Brock" w:date="2011-07-01T15:12:00Z"/>
        </w:rPr>
      </w:pPr>
      <w:ins w:id="3710" w:author="Allen Wirfs-Brock" w:date="2011-07-01T15:12:00Z">
        <w:r>
          <w:t xml:space="preserve">The </w:t>
        </w:r>
      </w:ins>
      <w:ins w:id="3711" w:author="Allen Wirfs-Brock" w:date="2011-07-01T15:16:00Z">
        <w:r w:rsidR="00697CC4">
          <w:t xml:space="preserve">supplemental </w:t>
        </w:r>
      </w:ins>
      <w:ins w:id="3712" w:author="Allen Wirfs-Brock" w:date="2011-07-01T15:12:00Z">
        <w:r>
          <w:t xml:space="preserve">production </w:t>
        </w:r>
        <w:r>
          <w:rPr>
            <w:rStyle w:val="bnf"/>
          </w:rPr>
          <w:t xml:space="preserve">AssignmentElement </w:t>
        </w:r>
        <w:r w:rsidRPr="00840899">
          <w:rPr>
            <w:b/>
            <w:rPrChange w:id="3713" w:author="Rev 3 Allen Wirfs-Brock" w:date="2011-09-23T08:33:00Z">
              <w:rPr/>
            </w:rPrChange>
          </w:rPr>
          <w:t>:</w:t>
        </w:r>
        <w:r>
          <w:rPr>
            <w:b/>
          </w:rPr>
          <w:t xml:space="preserve"> </w:t>
        </w:r>
        <w:r>
          <w:rPr>
            <w:rStyle w:val="bnf"/>
          </w:rPr>
          <w:t>LeftHandSideExpression</w:t>
        </w:r>
        <w:r>
          <w:t xml:space="preserve"> is evaluated with the parameters </w:t>
        </w:r>
        <w:r>
          <w:rPr>
            <w:rStyle w:val="bnf"/>
          </w:rPr>
          <w:t>obj</w:t>
        </w:r>
        <w:r>
          <w:t xml:space="preserve"> and </w:t>
        </w:r>
        <w:r w:rsidRPr="00DE64DC">
          <w:rPr>
            <w:rStyle w:val="bnf"/>
          </w:rPr>
          <w:t>index</w:t>
        </w:r>
        <w:r>
          <w:t xml:space="preserve"> as follows:</w:t>
        </w:r>
      </w:ins>
    </w:p>
    <w:p w14:paraId="01A318DB" w14:textId="77777777" w:rsidR="00C707BD" w:rsidRDefault="00C707BD" w:rsidP="00C707BD">
      <w:pPr>
        <w:pStyle w:val="Alg3"/>
        <w:numPr>
          <w:ilvl w:val="0"/>
          <w:numId w:val="423"/>
        </w:numPr>
        <w:rPr>
          <w:ins w:id="3714" w:author="Allen Wirfs-Brock" w:date="2011-07-01T15:12:00Z"/>
        </w:rPr>
      </w:pPr>
      <w:ins w:id="3715" w:author="Allen Wirfs-Brock" w:date="2011-07-01T15:12:00Z">
        <w:r>
          <w:t xml:space="preserve">Let </w:t>
        </w:r>
        <w:r w:rsidRPr="005C4D8C">
          <w:rPr>
            <w:i/>
          </w:rPr>
          <w:t>name</w:t>
        </w:r>
        <w:r>
          <w:t xml:space="preserve"> be ToString(</w:t>
        </w:r>
        <w:r w:rsidRPr="005D609D">
          <w:rPr>
            <w:i/>
          </w:rPr>
          <w:t>index</w:t>
        </w:r>
        <w:r>
          <w:t>).</w:t>
        </w:r>
      </w:ins>
    </w:p>
    <w:p w14:paraId="68FD4B6B" w14:textId="77777777" w:rsidR="00C707BD" w:rsidRDefault="00C707BD" w:rsidP="00C707BD">
      <w:pPr>
        <w:pStyle w:val="Alg3"/>
        <w:numPr>
          <w:ilvl w:val="0"/>
          <w:numId w:val="423"/>
        </w:numPr>
        <w:rPr>
          <w:ins w:id="3716" w:author="Allen Wirfs-Brock" w:date="2011-07-01T15:12:00Z"/>
        </w:rPr>
      </w:pPr>
      <w:ins w:id="3717" w:author="Allen Wirfs-Brock" w:date="2011-07-01T15:12:00Z">
        <w:r>
          <w:t xml:space="preserve">Let </w:t>
        </w:r>
        <w:r w:rsidRPr="00714F47">
          <w:rPr>
            <w:i/>
          </w:rPr>
          <w:t>v</w:t>
        </w:r>
        <w:r>
          <w:t xml:space="preserve"> be the result of calling the [[Get]] internal method of </w:t>
        </w:r>
        <w:r w:rsidRPr="00714F47">
          <w:rPr>
            <w:i/>
          </w:rPr>
          <w:t>obj</w:t>
        </w:r>
        <w:r>
          <w:t xml:space="preserve"> passing </w:t>
        </w:r>
        <w:r w:rsidRPr="005D609D">
          <w:rPr>
            <w:i/>
          </w:rPr>
          <w:t>name</w:t>
        </w:r>
        <w:r>
          <w:t xml:space="preserve"> as the argument.</w:t>
        </w:r>
      </w:ins>
    </w:p>
    <w:p w14:paraId="58433B1C" w14:textId="77777777" w:rsidR="00C707BD" w:rsidRDefault="00C707BD" w:rsidP="00C707BD">
      <w:pPr>
        <w:pStyle w:val="Alg3"/>
        <w:numPr>
          <w:ilvl w:val="0"/>
          <w:numId w:val="423"/>
        </w:numPr>
        <w:rPr>
          <w:ins w:id="3718" w:author="Allen Wirfs-Brock" w:date="2011-07-01T15:12:00Z"/>
        </w:rPr>
      </w:pPr>
      <w:ins w:id="3719" w:author="Allen Wirfs-Brock" w:date="2011-07-01T15:12:00Z">
        <w:r>
          <w:t xml:space="preserve">If </w:t>
        </w:r>
        <w:r w:rsidRPr="00586549">
          <w:rPr>
            <w:rStyle w:val="bnf"/>
          </w:rPr>
          <w:t>LeftHandSideExpression</w:t>
        </w:r>
        <w:r>
          <w:t xml:space="preserve"> is an </w:t>
        </w:r>
        <w:r>
          <w:rPr>
            <w:rStyle w:val="bnf"/>
          </w:rPr>
          <w:t xml:space="preserve">ObjectLiteral </w:t>
        </w:r>
        <w:r w:rsidRPr="005C4D8C">
          <w:rPr>
            <w:rStyle w:val="bnf"/>
            <w:i w:val="0"/>
          </w:rPr>
          <w:t>or an</w:t>
        </w:r>
        <w:r>
          <w:rPr>
            <w:rStyle w:val="bnf"/>
          </w:rPr>
          <w:t xml:space="preserve"> </w:t>
        </w:r>
        <w:r w:rsidRPr="001650F4">
          <w:rPr>
            <w:rStyle w:val="bnf"/>
          </w:rPr>
          <w:t>ArrayLiteral</w:t>
        </w:r>
        <w:r>
          <w:rPr>
            <w:i/>
          </w:rPr>
          <w:t xml:space="preserve"> </w:t>
        </w:r>
        <w:r>
          <w:t>then</w:t>
        </w:r>
      </w:ins>
    </w:p>
    <w:p w14:paraId="263F946A" w14:textId="77777777" w:rsidR="00C707BD" w:rsidRDefault="00C707BD" w:rsidP="00C707BD">
      <w:pPr>
        <w:pStyle w:val="Alg3"/>
        <w:numPr>
          <w:ilvl w:val="1"/>
          <w:numId w:val="423"/>
        </w:numPr>
        <w:rPr>
          <w:ins w:id="3720" w:author="Allen Wirfs-Brock" w:date="2011-07-01T15:12:00Z"/>
        </w:rPr>
      </w:pPr>
      <w:ins w:id="3721" w:author="Allen Wirfs-Brock" w:date="2011-07-01T15:12:00Z">
        <w:r>
          <w:t xml:space="preserve">Let </w:t>
        </w:r>
        <w:r w:rsidRPr="001650F4">
          <w:rPr>
            <w:i/>
          </w:rPr>
          <w:t>AssignmentPattern</w:t>
        </w:r>
        <w:r>
          <w:t xml:space="preserve"> be the parse of the source code corresponding to </w:t>
        </w:r>
        <w:r w:rsidRPr="001650F4">
          <w:rPr>
            <w:i/>
          </w:rPr>
          <w:t>LeftHandSideExp</w:t>
        </w:r>
      </w:ins>
      <w:ins w:id="3722" w:author="Allen Wirfs-Brock rev2" w:date="2011-07-20T13:34:00Z">
        <w:r w:rsidR="00CD7A72">
          <w:rPr>
            <w:i/>
          </w:rPr>
          <w:t>r</w:t>
        </w:r>
      </w:ins>
      <w:ins w:id="3723" w:author="Allen Wirfs-Brock" w:date="2011-07-01T15:12:00Z">
        <w:r w:rsidRPr="001650F4">
          <w:rPr>
            <w:i/>
          </w:rPr>
          <w:t>ess</w:t>
        </w:r>
      </w:ins>
      <w:ins w:id="3724" w:author="Rev 3 Allen Wirfs-Brock" w:date="2011-08-30T10:45:00Z">
        <w:r w:rsidR="0096712D">
          <w:rPr>
            <w:i/>
          </w:rPr>
          <w:t>i</w:t>
        </w:r>
      </w:ins>
      <w:ins w:id="3725" w:author="Allen Wirfs-Brock" w:date="2011-07-01T15:12:00Z">
        <w:r w:rsidRPr="001650F4">
          <w:rPr>
            <w:i/>
          </w:rPr>
          <w:t>on</w:t>
        </w:r>
        <w:r>
          <w:t xml:space="preserve"> using </w:t>
        </w:r>
        <w:r w:rsidRPr="001650F4">
          <w:rPr>
            <w:i/>
          </w:rPr>
          <w:t>AssignmentPattern</w:t>
        </w:r>
        <w:r>
          <w:t xml:space="preserve"> as the goal symbol</w:t>
        </w:r>
      </w:ins>
    </w:p>
    <w:p w14:paraId="702D67EB" w14:textId="77777777" w:rsidR="00C707BD" w:rsidRDefault="00C707BD" w:rsidP="00C707BD">
      <w:pPr>
        <w:pStyle w:val="Alg3"/>
        <w:numPr>
          <w:ilvl w:val="1"/>
          <w:numId w:val="423"/>
        </w:numPr>
        <w:rPr>
          <w:ins w:id="3726" w:author="Allen Wirfs-Brock" w:date="2011-07-01T15:12:00Z"/>
        </w:rPr>
      </w:pPr>
      <w:ins w:id="3727" w:author="Allen Wirfs-Brock" w:date="2011-07-01T15:12:00Z">
        <w:r>
          <w:t xml:space="preserve">Let </w:t>
        </w:r>
        <w:r w:rsidRPr="005C4D8C">
          <w:rPr>
            <w:i/>
          </w:rPr>
          <w:t>vObj</w:t>
        </w:r>
        <w:r>
          <w:t xml:space="preserve"> be ToObject(</w:t>
        </w:r>
        <w:r w:rsidRPr="005C4D8C">
          <w:rPr>
            <w:i/>
          </w:rPr>
          <w:t>v</w:t>
        </w:r>
        <w:r>
          <w:t>).</w:t>
        </w:r>
      </w:ins>
    </w:p>
    <w:p w14:paraId="18F8922B" w14:textId="77777777" w:rsidR="00C707BD" w:rsidRDefault="00C707BD" w:rsidP="00C707BD">
      <w:pPr>
        <w:pStyle w:val="Alg3"/>
        <w:numPr>
          <w:ilvl w:val="1"/>
          <w:numId w:val="423"/>
        </w:numPr>
        <w:rPr>
          <w:ins w:id="3728" w:author="Allen Wirfs-Brock" w:date="2011-07-01T15:12:00Z"/>
        </w:rPr>
      </w:pPr>
      <w:ins w:id="3729" w:author="Allen Wirfs-Brock" w:date="2011-07-01T15:12:00Z">
        <w:r>
          <w:t xml:space="preserve">Evaluate </w:t>
        </w:r>
        <w:r w:rsidRPr="001650F4">
          <w:rPr>
            <w:i/>
          </w:rPr>
          <w:t>AssignmentPattern</w:t>
        </w:r>
        <w:r>
          <w:t xml:space="preserve"> using </w:t>
        </w:r>
        <w:r w:rsidRPr="001650F4">
          <w:rPr>
            <w:i/>
          </w:rPr>
          <w:t>vObj</w:t>
        </w:r>
        <w:r>
          <w:t xml:space="preserve"> as the </w:t>
        </w:r>
        <w:r>
          <w:rPr>
            <w:rStyle w:val="bnf"/>
          </w:rPr>
          <w:t>obj</w:t>
        </w:r>
        <w:r w:rsidRPr="00E32218">
          <w:rPr>
            <w:i/>
          </w:rPr>
          <w:t xml:space="preserve"> </w:t>
        </w:r>
        <w:r>
          <w:t>parameter.</w:t>
        </w:r>
      </w:ins>
    </w:p>
    <w:p w14:paraId="130C2F66" w14:textId="77777777" w:rsidR="00C707BD" w:rsidRPr="00540E80" w:rsidRDefault="00C707BD" w:rsidP="00C707BD">
      <w:pPr>
        <w:pStyle w:val="Alg3"/>
        <w:numPr>
          <w:ilvl w:val="1"/>
          <w:numId w:val="423"/>
        </w:numPr>
        <w:rPr>
          <w:ins w:id="3730" w:author="Allen Wirfs-Brock" w:date="2011-07-01T15:12:00Z"/>
        </w:rPr>
      </w:pPr>
      <w:ins w:id="3731" w:author="Allen Wirfs-Brock" w:date="2011-07-01T15:12:00Z">
        <w:r>
          <w:t>Return.</w:t>
        </w:r>
      </w:ins>
    </w:p>
    <w:p w14:paraId="5583233C" w14:textId="77777777" w:rsidR="00C707BD" w:rsidRDefault="00C707BD" w:rsidP="00C707BD">
      <w:pPr>
        <w:pStyle w:val="Alg3"/>
        <w:numPr>
          <w:ilvl w:val="0"/>
          <w:numId w:val="423"/>
        </w:numPr>
        <w:rPr>
          <w:ins w:id="3732" w:author="Allen Wirfs-Brock" w:date="2011-07-01T15:12:00Z"/>
        </w:rPr>
      </w:pPr>
      <w:ins w:id="3733" w:author="Allen Wirfs-Brock" w:date="2011-07-01T15:12:00Z">
        <w:r w:rsidRPr="008D4496">
          <w:t xml:space="preserve">Let </w:t>
        </w:r>
        <w:r w:rsidRPr="008D4496">
          <w:rPr>
            <w:i/>
          </w:rPr>
          <w:t>lref</w:t>
        </w:r>
        <w:r w:rsidRPr="008D4496">
          <w:t xml:space="preserve"> be the result of evaluating </w:t>
        </w:r>
        <w:r w:rsidRPr="008D4496">
          <w:rPr>
            <w:i/>
          </w:rPr>
          <w:t>LeftHandSideExpression</w:t>
        </w:r>
        <w:r>
          <w:t>.</w:t>
        </w:r>
      </w:ins>
    </w:p>
    <w:p w14:paraId="22EBA411" w14:textId="77777777" w:rsidR="00C707BD" w:rsidRDefault="00C707BD" w:rsidP="00C707BD">
      <w:pPr>
        <w:pStyle w:val="Alg3"/>
        <w:numPr>
          <w:ilvl w:val="0"/>
          <w:numId w:val="423"/>
        </w:numPr>
        <w:rPr>
          <w:ins w:id="3734" w:author="Allen Wirfs-Brock" w:date="2011-07-01T15:12:00Z"/>
        </w:rPr>
      </w:pPr>
      <w:ins w:id="3735" w:author="Allen Wirfs-Brock" w:date="2011-07-01T15:12:00Z">
        <w:r>
          <w:t>Call PutValue(</w:t>
        </w:r>
        <w:r w:rsidRPr="0022596B">
          <w:rPr>
            <w:i/>
          </w:rPr>
          <w:t>lref</w:t>
        </w:r>
        <w:r>
          <w:t>,</w:t>
        </w:r>
        <w:r w:rsidRPr="0022596B">
          <w:rPr>
            <w:i/>
          </w:rPr>
          <w:t>v</w:t>
        </w:r>
        <w:r>
          <w:t>).</w:t>
        </w:r>
      </w:ins>
    </w:p>
    <w:p w14:paraId="4501EFE6" w14:textId="77777777" w:rsidR="00C707BD" w:rsidRDefault="00C707BD" w:rsidP="00C707BD">
      <w:pPr>
        <w:rPr>
          <w:ins w:id="3736" w:author="Allen Wirfs-Brock" w:date="2011-07-01T15:12:00Z"/>
        </w:rPr>
      </w:pPr>
    </w:p>
    <w:p w14:paraId="765D2E95" w14:textId="77777777" w:rsidR="00C707BD" w:rsidRDefault="00C707BD" w:rsidP="000C19AD">
      <w:pPr>
        <w:rPr>
          <w:ins w:id="3737" w:author="Allen Wirfs-Brock" w:date="2011-07-01T15:12:00Z"/>
        </w:rPr>
      </w:pPr>
      <w:ins w:id="3738" w:author="Allen Wirfs-Brock" w:date="2011-07-01T15:12:00Z">
        <w:r>
          <w:t xml:space="preserve">The static semantics of the </w:t>
        </w:r>
      </w:ins>
      <w:ins w:id="3739" w:author="Allen Wirfs-Brock" w:date="2011-07-01T15:16:00Z">
        <w:r w:rsidR="00697CC4">
          <w:t xml:space="preserve">supplemental </w:t>
        </w:r>
      </w:ins>
      <w:ins w:id="3740" w:author="Allen Wirfs-Brock" w:date="2011-07-01T15:12:00Z">
        <w:r>
          <w:t xml:space="preserve">production </w:t>
        </w:r>
        <w:r w:rsidRPr="00121716">
          <w:rPr>
            <w:rStyle w:val="bnf"/>
          </w:rPr>
          <w:t>Assignment</w:t>
        </w:r>
        <w:r>
          <w:rPr>
            <w:rStyle w:val="bnf"/>
          </w:rPr>
          <w:t xml:space="preserve">RestElement </w:t>
        </w:r>
        <w:r w:rsidRPr="00840899">
          <w:rPr>
            <w:b/>
            <w:rPrChange w:id="3741" w:author="Rev 3 Allen Wirfs-Brock" w:date="2011-09-23T08:33:00Z">
              <w:rPr/>
            </w:rPrChange>
          </w:rPr>
          <w:t>:</w:t>
        </w:r>
        <w:r>
          <w:t xml:space="preserve"> </w:t>
        </w:r>
        <w:r w:rsidRPr="009D0E93">
          <w:rPr>
            <w:b/>
          </w:rPr>
          <w:t>…</w:t>
        </w:r>
        <w:r>
          <w:t xml:space="preserve"> </w:t>
        </w:r>
        <w:r>
          <w:rPr>
            <w:b/>
          </w:rPr>
          <w:t xml:space="preserve"> </w:t>
        </w:r>
        <w:r>
          <w:rPr>
            <w:rStyle w:val="bnf"/>
          </w:rPr>
          <w:t>LeftHandSideExpression</w:t>
        </w:r>
        <w:r>
          <w:t xml:space="preserve"> are:</w:t>
        </w:r>
      </w:ins>
    </w:p>
    <w:p w14:paraId="6FD0F6C6" w14:textId="77777777" w:rsidR="00C707BD" w:rsidRDefault="00C707BD" w:rsidP="00C707BD">
      <w:pPr>
        <w:numPr>
          <w:ilvl w:val="0"/>
          <w:numId w:val="411"/>
        </w:numPr>
        <w:spacing w:after="0"/>
        <w:rPr>
          <w:ins w:id="3742" w:author="Allen Wirfs-Brock" w:date="2011-07-01T15:12:00Z"/>
        </w:rPr>
      </w:pPr>
      <w:ins w:id="3743" w:author="Allen Wirfs-Brock" w:date="2011-07-01T15:12:00Z">
        <w:r>
          <w:t xml:space="preserve">It is a Syntax Error if </w:t>
        </w:r>
        <w:r>
          <w:rPr>
            <w:rStyle w:val="bnf"/>
          </w:rPr>
          <w:t xml:space="preserve">LeftHandSideExpression </w:t>
        </w:r>
        <w:r>
          <w:t xml:space="preserve">is the </w:t>
        </w:r>
        <w:r>
          <w:rPr>
            <w:rStyle w:val="bnf"/>
          </w:rPr>
          <w:t>Identif</w:t>
        </w:r>
      </w:ins>
      <w:ins w:id="3744" w:author="Rev 3 Allen Wirfs-Brock" w:date="2011-08-30T11:19:00Z">
        <w:r w:rsidR="00E85BAD">
          <w:rPr>
            <w:rStyle w:val="bnf"/>
          </w:rPr>
          <w:t>i</w:t>
        </w:r>
      </w:ins>
      <w:ins w:id="3745" w:author="Allen Wirfs-Brock" w:date="2011-07-01T15:12:00Z">
        <w:r>
          <w:rPr>
            <w:rStyle w:val="bnf"/>
          </w:rPr>
          <w:t>er</w:t>
        </w:r>
        <w:r>
          <w:t xml:space="preserve"> </w:t>
        </w:r>
        <w:r w:rsidRPr="00293484">
          <w:rPr>
            <w:rFonts w:ascii="Courier New" w:hAnsi="Courier New" w:cs="Courier New"/>
            <w:b/>
          </w:rPr>
          <w:t>eval</w:t>
        </w:r>
        <w:r>
          <w:t xml:space="preserve"> or the </w:t>
        </w:r>
        <w:r>
          <w:rPr>
            <w:rStyle w:val="bnf"/>
          </w:rPr>
          <w:t xml:space="preserve">Identifier </w:t>
        </w:r>
        <w:r>
          <w:rPr>
            <w:rFonts w:ascii="Courier New" w:hAnsi="Courier New" w:cs="Courier New"/>
            <w:b/>
          </w:rPr>
          <w:t>arguments</w:t>
        </w:r>
        <w:r w:rsidRPr="00586549">
          <w:t>.</w:t>
        </w:r>
      </w:ins>
    </w:p>
    <w:p w14:paraId="3E97F274" w14:textId="77777777" w:rsidR="00C707BD" w:rsidRDefault="00C707BD" w:rsidP="00C707BD">
      <w:pPr>
        <w:numPr>
          <w:ilvl w:val="0"/>
          <w:numId w:val="411"/>
        </w:numPr>
        <w:spacing w:after="0"/>
        <w:rPr>
          <w:ins w:id="3746" w:author="Allen Wirfs-Brock" w:date="2011-07-01T15:12:00Z"/>
        </w:rPr>
      </w:pPr>
      <w:ins w:id="3747" w:author="Allen Wirfs-Brock" w:date="2011-07-01T15:12:00Z">
        <w:r>
          <w:t xml:space="preserve">It is a Syntax Error if </w:t>
        </w:r>
        <w:r>
          <w:rPr>
            <w:rStyle w:val="bnf"/>
          </w:rPr>
          <w:t xml:space="preserve">LeftHandSideExpression </w:t>
        </w:r>
        <w:r>
          <w:t>is</w:t>
        </w:r>
        <w:r w:rsidRPr="00EF05B8">
          <w:t xml:space="preserve"> </w:t>
        </w:r>
        <w:r>
          <w:t xml:space="preserve">the </w:t>
        </w:r>
        <w:r>
          <w:rPr>
            <w:rStyle w:val="bnf"/>
          </w:rPr>
          <w:t>Identif</w:t>
        </w:r>
      </w:ins>
      <w:ins w:id="3748" w:author="Rev 3 Allen Wirfs-Brock" w:date="2011-08-30T11:19:00Z">
        <w:r w:rsidR="00E85BAD">
          <w:rPr>
            <w:rStyle w:val="bnf"/>
          </w:rPr>
          <w:t>i</w:t>
        </w:r>
      </w:ins>
      <w:ins w:id="3749" w:author="Allen Wirfs-Brock" w:date="2011-07-01T15:12:00Z">
        <w:r>
          <w:rPr>
            <w:rStyle w:val="bnf"/>
          </w:rPr>
          <w:t>er</w:t>
        </w:r>
        <w:r>
          <w:t xml:space="preserve"> </w:t>
        </w:r>
        <w:r>
          <w:rPr>
            <w:rFonts w:ascii="Courier New" w:hAnsi="Courier New" w:cs="Courier New"/>
            <w:b/>
          </w:rPr>
          <w:t>this</w:t>
        </w:r>
        <w:r>
          <w:t xml:space="preserve"> or the </w:t>
        </w:r>
        <w:r>
          <w:rPr>
            <w:rStyle w:val="bnf"/>
          </w:rPr>
          <w:t xml:space="preserve">Identifier </w:t>
        </w:r>
        <w:r>
          <w:rPr>
            <w:rFonts w:ascii="Courier New" w:hAnsi="Courier New" w:cs="Courier New"/>
            <w:b/>
          </w:rPr>
          <w:t>super</w:t>
        </w:r>
        <w:r w:rsidRPr="00586549">
          <w:t>.</w:t>
        </w:r>
      </w:ins>
    </w:p>
    <w:p w14:paraId="663D34F7" w14:textId="77777777" w:rsidR="00C707BD" w:rsidRDefault="00C707BD" w:rsidP="00C707BD">
      <w:pPr>
        <w:numPr>
          <w:ilvl w:val="0"/>
          <w:numId w:val="411"/>
        </w:numPr>
        <w:spacing w:after="0"/>
        <w:rPr>
          <w:ins w:id="3750" w:author="Allen Wirfs-Brock" w:date="2011-07-01T15:12:00Z"/>
        </w:rPr>
      </w:pPr>
      <w:ins w:id="3751" w:author="Allen Wirfs-Brock" w:date="2011-07-01T15:12:00Z">
        <w:r>
          <w:t xml:space="preserve">It is a Syntax Error if the </w:t>
        </w:r>
        <w:r>
          <w:rPr>
            <w:rStyle w:val="bnf"/>
          </w:rPr>
          <w:t xml:space="preserve">LeftHandSideExpression </w:t>
        </w:r>
        <w:r>
          <w:t>is</w:t>
        </w:r>
        <w:r w:rsidRPr="00EF05B8">
          <w:t xml:space="preserve"> </w:t>
        </w:r>
        <w:r>
          <w:t xml:space="preserve">a </w:t>
        </w:r>
        <w:r>
          <w:rPr>
            <w:rStyle w:val="bnf"/>
          </w:rPr>
          <w:t>Literal</w:t>
        </w:r>
        <w:r>
          <w:rPr>
            <w:rStyle w:val="bnf"/>
            <w:i w:val="0"/>
          </w:rPr>
          <w:t xml:space="preserve">, an </w:t>
        </w:r>
        <w:r w:rsidRPr="005C745E">
          <w:rPr>
            <w:rStyle w:val="bnf"/>
          </w:rPr>
          <w:t>ObjectLiteral</w:t>
        </w:r>
        <w:r>
          <w:rPr>
            <w:rStyle w:val="bnf"/>
            <w:i w:val="0"/>
          </w:rPr>
          <w:t xml:space="preserve">, an </w:t>
        </w:r>
        <w:r w:rsidRPr="005C745E">
          <w:rPr>
            <w:rStyle w:val="bnf"/>
          </w:rPr>
          <w:t>ArrayLiteral</w:t>
        </w:r>
        <w:r>
          <w:rPr>
            <w:rStyle w:val="bnf"/>
            <w:i w:val="0"/>
          </w:rPr>
          <w:t>,</w:t>
        </w:r>
        <w:r>
          <w:rPr>
            <w:rStyle w:val="bnf"/>
          </w:rPr>
          <w:t xml:space="preserve"> </w:t>
        </w:r>
        <w:r>
          <w:t xml:space="preserve">a </w:t>
        </w:r>
        <w:r>
          <w:rPr>
            <w:rStyle w:val="bnf"/>
          </w:rPr>
          <w:t>Function</w:t>
        </w:r>
        <w:r w:rsidRPr="00586549">
          <w:rPr>
            <w:rStyle w:val="bnf"/>
          </w:rPr>
          <w:t>Expression</w:t>
        </w:r>
        <w:r>
          <w:rPr>
            <w:rStyle w:val="bnf"/>
            <w:i w:val="0"/>
          </w:rPr>
          <w:t xml:space="preserve">, or a </w:t>
        </w:r>
        <w:r w:rsidRPr="005C745E">
          <w:rPr>
            <w:rStyle w:val="bnf"/>
          </w:rPr>
          <w:t>ClassExpression</w:t>
        </w:r>
        <w:r w:rsidRPr="00586549">
          <w:t>.</w:t>
        </w:r>
      </w:ins>
    </w:p>
    <w:p w14:paraId="5525C5FD" w14:textId="77777777" w:rsidR="00C707BD" w:rsidRDefault="00C707BD" w:rsidP="00C707BD">
      <w:pPr>
        <w:numPr>
          <w:ilvl w:val="0"/>
          <w:numId w:val="411"/>
        </w:numPr>
        <w:spacing w:after="0"/>
        <w:rPr>
          <w:ins w:id="3752" w:author="Allen Wirfs-Brock" w:date="2011-07-01T15:12:00Z"/>
        </w:rPr>
      </w:pPr>
      <w:ins w:id="3753" w:author="Allen Wirfs-Brock" w:date="2011-07-01T15:12:00Z">
        <w:r>
          <w:t xml:space="preserve">It is a Syntax Error if the </w:t>
        </w:r>
        <w:r>
          <w:rPr>
            <w:rStyle w:val="bnf"/>
          </w:rPr>
          <w:t xml:space="preserve">LeftHandSideExpression </w:t>
        </w:r>
        <w:r>
          <w:t xml:space="preserve">is an </w:t>
        </w:r>
        <w:r>
          <w:rPr>
            <w:rStyle w:val="bnf"/>
          </w:rPr>
          <w:t xml:space="preserve">Identifier </w:t>
        </w:r>
        <w:r>
          <w:rPr>
            <w:rStyle w:val="bnf"/>
            <w:i w:val="0"/>
          </w:rPr>
          <w:t>that does not statically resolve to a declarative environment record binding or if the resolved binding an immutable binding.</w:t>
        </w:r>
      </w:ins>
    </w:p>
    <w:p w14:paraId="25296815" w14:textId="77777777" w:rsidR="00C707BD" w:rsidRDefault="00C707BD" w:rsidP="00C707BD">
      <w:pPr>
        <w:numPr>
          <w:ilvl w:val="0"/>
          <w:numId w:val="411"/>
        </w:numPr>
        <w:rPr>
          <w:ins w:id="3754" w:author="Allen Wirfs-Brock" w:date="2011-07-01T15:12:00Z"/>
        </w:rPr>
      </w:pPr>
      <w:ins w:id="3755" w:author="Allen Wirfs-Brock" w:date="2011-07-01T15:12:00Z">
        <w:r>
          <w:t xml:space="preserve">It is a Syntax Error if the </w:t>
        </w:r>
        <w:r w:rsidRPr="00586549">
          <w:rPr>
            <w:rStyle w:val="bnf"/>
          </w:rPr>
          <w:t>LeftHandSideExpression</w:t>
        </w:r>
        <w:r>
          <w:t xml:space="preserve"> is </w:t>
        </w:r>
        <w:r>
          <w:rPr>
            <w:rStyle w:val="bnf"/>
          </w:rPr>
          <w:t xml:space="preserve">PrimaryExpression </w:t>
        </w:r>
        <w:r>
          <w:rPr>
            <w:rStyle w:val="bnf"/>
            <w:i w:val="0"/>
          </w:rPr>
          <w:t xml:space="preserve">: </w:t>
        </w:r>
        <w:r w:rsidRPr="001650F4">
          <w:rPr>
            <w:rStyle w:val="bnf"/>
            <w:rFonts w:ascii="Courier New" w:hAnsi="Courier New" w:cs="Courier New"/>
            <w:b/>
            <w:i w:val="0"/>
          </w:rPr>
          <w:t>(</w:t>
        </w:r>
        <w:r>
          <w:rPr>
            <w:rStyle w:val="bnf"/>
          </w:rPr>
          <w:t xml:space="preserve"> Expression</w:t>
        </w:r>
        <w:r>
          <w:rPr>
            <w:rFonts w:ascii="Courier New" w:hAnsi="Courier New" w:cs="Courier New"/>
            <w:b/>
          </w:rPr>
          <w:t xml:space="preserve"> </w:t>
        </w:r>
        <w:r w:rsidRPr="00D90384">
          <w:rPr>
            <w:rFonts w:ascii="Courier New" w:hAnsi="Courier New" w:cs="Courier New"/>
            <w:b/>
          </w:rPr>
          <w:t>)</w:t>
        </w:r>
        <w:r>
          <w:rPr>
            <w:rFonts w:ascii="Courier New" w:hAnsi="Courier New" w:cs="Courier New"/>
            <w:b/>
          </w:rPr>
          <w:t xml:space="preserve"> </w:t>
        </w:r>
        <w:r>
          <w:t xml:space="preserve">and </w:t>
        </w:r>
        <w:r>
          <w:rPr>
            <w:rStyle w:val="bnf"/>
          </w:rPr>
          <w:t>Expression</w:t>
        </w:r>
        <w:r>
          <w:t xml:space="preserve"> derived a production that would produce a Syntax Error according to these rules. This rule is recursively applied.</w:t>
        </w:r>
      </w:ins>
    </w:p>
    <w:p w14:paraId="408ABA0E" w14:textId="77777777" w:rsidR="00C707BD" w:rsidRDefault="00C707BD" w:rsidP="00C707BD">
      <w:pPr>
        <w:rPr>
          <w:ins w:id="3756" w:author="Allen Wirfs-Brock" w:date="2011-07-01T15:12:00Z"/>
        </w:rPr>
      </w:pPr>
      <w:ins w:id="3757" w:author="Allen Wirfs-Brock" w:date="2011-07-01T15:12:00Z">
        <w:r>
          <w:t xml:space="preserve">The </w:t>
        </w:r>
      </w:ins>
      <w:ins w:id="3758" w:author="Allen Wirfs-Brock" w:date="2011-07-01T15:16:00Z">
        <w:r w:rsidR="00697CC4">
          <w:t xml:space="preserve">supplemental </w:t>
        </w:r>
      </w:ins>
      <w:ins w:id="3759" w:author="Allen Wirfs-Brock" w:date="2011-07-01T15:12:00Z">
        <w:r>
          <w:t xml:space="preserve">production </w:t>
        </w:r>
        <w:r w:rsidRPr="00121716">
          <w:rPr>
            <w:rStyle w:val="bnf"/>
          </w:rPr>
          <w:t>Assignment</w:t>
        </w:r>
        <w:r>
          <w:rPr>
            <w:rStyle w:val="bnf"/>
          </w:rPr>
          <w:t xml:space="preserve">RestElement </w:t>
        </w:r>
        <w:r w:rsidRPr="00840899">
          <w:rPr>
            <w:b/>
            <w:rPrChange w:id="3760" w:author="Rev 3 Allen Wirfs-Brock" w:date="2011-09-23T08:33:00Z">
              <w:rPr/>
            </w:rPrChange>
          </w:rPr>
          <w:t>:</w:t>
        </w:r>
        <w:r>
          <w:t xml:space="preserve"> </w:t>
        </w:r>
        <w:r w:rsidRPr="00EE7398">
          <w:rPr>
            <w:b/>
          </w:rPr>
          <w:t>…</w:t>
        </w:r>
        <w:r>
          <w:rPr>
            <w:b/>
          </w:rPr>
          <w:t xml:space="preserve"> </w:t>
        </w:r>
        <w:r>
          <w:rPr>
            <w:rStyle w:val="bnf"/>
          </w:rPr>
          <w:t>LeftHandSideExpression</w:t>
        </w:r>
        <w:r>
          <w:t xml:space="preserve"> is evaluated with the parameters </w:t>
        </w:r>
        <w:r>
          <w:rPr>
            <w:rStyle w:val="bnf"/>
          </w:rPr>
          <w:t>obj</w:t>
        </w:r>
        <w:r>
          <w:t xml:space="preserve"> and </w:t>
        </w:r>
        <w:r w:rsidRPr="00DE64DC">
          <w:rPr>
            <w:rStyle w:val="bnf"/>
          </w:rPr>
          <w:t>index</w:t>
        </w:r>
        <w:r>
          <w:t xml:space="preserve"> as follows:</w:t>
        </w:r>
      </w:ins>
    </w:p>
    <w:p w14:paraId="25108F6B" w14:textId="77777777" w:rsidR="00C707BD" w:rsidRPr="00334FB2" w:rsidRDefault="00C707BD" w:rsidP="00C707BD">
      <w:pPr>
        <w:pStyle w:val="Alg3"/>
        <w:numPr>
          <w:ilvl w:val="0"/>
          <w:numId w:val="424"/>
        </w:numPr>
        <w:rPr>
          <w:ins w:id="3761" w:author="Allen Wirfs-Brock" w:date="2011-07-01T15:12:00Z"/>
        </w:rPr>
      </w:pPr>
      <w:ins w:id="3762" w:author="Allen Wirfs-Brock" w:date="2011-07-01T15:12:00Z">
        <w:r w:rsidRPr="008D4496">
          <w:t xml:space="preserve">Let </w:t>
        </w:r>
        <w:r w:rsidRPr="008D4496">
          <w:rPr>
            <w:i/>
          </w:rPr>
          <w:t>lref</w:t>
        </w:r>
        <w:r w:rsidRPr="008D4496">
          <w:t xml:space="preserve"> be the result of evaluating </w:t>
        </w:r>
        <w:r w:rsidRPr="008D4496">
          <w:rPr>
            <w:i/>
          </w:rPr>
          <w:t>LeftHandSideExpression</w:t>
        </w:r>
        <w:r>
          <w:t>.</w:t>
        </w:r>
      </w:ins>
    </w:p>
    <w:p w14:paraId="075AB7AB" w14:textId="77777777" w:rsidR="00C707BD" w:rsidRDefault="00C707BD" w:rsidP="00C707BD">
      <w:pPr>
        <w:pStyle w:val="Alg3"/>
        <w:numPr>
          <w:ilvl w:val="0"/>
          <w:numId w:val="424"/>
        </w:numPr>
        <w:rPr>
          <w:ins w:id="3763" w:author="Allen Wirfs-Brock" w:date="2011-07-01T15:12:00Z"/>
        </w:rPr>
      </w:pPr>
      <w:ins w:id="3764" w:author="Allen Wirfs-Brock" w:date="2011-07-01T15:12:00Z">
        <w:r>
          <w:t xml:space="preserve">Let </w:t>
        </w:r>
        <w:r w:rsidRPr="00EE7398">
          <w:rPr>
            <w:i/>
          </w:rPr>
          <w:t>lenVal</w:t>
        </w:r>
        <w:r>
          <w:t xml:space="preserve"> be the result of calling the [[Get]] internal method of </w:t>
        </w:r>
        <w:r w:rsidRPr="00EE7398">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3E44CCA6" w14:textId="77777777" w:rsidR="00C707BD" w:rsidRDefault="00C707BD" w:rsidP="00C707BD">
      <w:pPr>
        <w:pStyle w:val="Alg3"/>
        <w:numPr>
          <w:ilvl w:val="0"/>
          <w:numId w:val="424"/>
        </w:numPr>
        <w:rPr>
          <w:ins w:id="3765" w:author="Allen Wirfs-Brock" w:date="2011-07-01T15:12:00Z"/>
        </w:rPr>
      </w:pPr>
      <w:ins w:id="3766" w:author="Allen Wirfs-Brock" w:date="2011-07-01T15:12:00Z">
        <w:r>
          <w:t xml:space="preserve">Let </w:t>
        </w:r>
        <w:r w:rsidRPr="00EE7398">
          <w:rPr>
            <w:i/>
          </w:rPr>
          <w:t>len</w:t>
        </w:r>
        <w:r>
          <w:t xml:space="preserve"> be </w:t>
        </w:r>
        <w:del w:id="3767" w:author="Allen Wirfs-Brock rev2" w:date="2011-07-20T13:38:00Z">
          <w:r w:rsidDel="00920F94">
            <w:delText>t</w:delText>
          </w:r>
        </w:del>
      </w:ins>
      <w:ins w:id="3768" w:author="Allen Wirfs-Brock rev2" w:date="2011-07-20T13:38:00Z">
        <w:r w:rsidR="00920F94">
          <w:t>T</w:t>
        </w:r>
      </w:ins>
      <w:ins w:id="3769" w:author="Allen Wirfs-Brock" w:date="2011-07-01T15:12:00Z">
        <w:r>
          <w:t>oUint32(</w:t>
        </w:r>
        <w:r w:rsidRPr="00EE7398">
          <w:rPr>
            <w:i/>
          </w:rPr>
          <w:t>lenVal</w:t>
        </w:r>
        <w:r>
          <w:t>).</w:t>
        </w:r>
      </w:ins>
    </w:p>
    <w:p w14:paraId="706BD89D" w14:textId="77777777" w:rsidR="00C707BD" w:rsidRDefault="00C707BD" w:rsidP="00C707BD">
      <w:pPr>
        <w:pStyle w:val="Alg3"/>
        <w:numPr>
          <w:ilvl w:val="0"/>
          <w:numId w:val="424"/>
        </w:numPr>
        <w:rPr>
          <w:ins w:id="3770" w:author="Allen Wirfs-Brock" w:date="2011-07-01T15:12:00Z"/>
        </w:rPr>
      </w:pPr>
      <w:ins w:id="3771" w:author="Allen Wirfs-Brock" w:date="2011-07-01T15:12:00Z">
        <w:r>
          <w:t xml:space="preserve">Let </w:t>
        </w:r>
        <w:r w:rsidRPr="00334FB2">
          <w:rPr>
            <w:i/>
          </w:rPr>
          <w:t>A</w:t>
        </w:r>
        <w:r>
          <w:t xml:space="preserve"> be a new array object created as if by the expression </w:t>
        </w:r>
        <w:r w:rsidRPr="00334FB2">
          <w:rPr>
            <w:rFonts w:ascii="Courier New" w:hAnsi="Courier New" w:cs="Courier New"/>
            <w:b/>
          </w:rPr>
          <w:t>new Array()</w:t>
        </w:r>
        <w:r>
          <w:t xml:space="preserve"> where </w:t>
        </w:r>
        <w:r w:rsidRPr="00334FB2">
          <w:rPr>
            <w:rFonts w:ascii="Courier New" w:hAnsi="Courier New" w:cs="Courier New"/>
            <w:b/>
          </w:rPr>
          <w:t>Array</w:t>
        </w:r>
        <w:r>
          <w:t xml:space="preserve"> is the standard built-in constructor with that name.</w:t>
        </w:r>
      </w:ins>
    </w:p>
    <w:p w14:paraId="7461F6D8" w14:textId="77777777" w:rsidR="00C707BD" w:rsidRDefault="00C707BD" w:rsidP="00C707BD">
      <w:pPr>
        <w:pStyle w:val="Alg3"/>
        <w:numPr>
          <w:ilvl w:val="0"/>
          <w:numId w:val="424"/>
        </w:numPr>
        <w:rPr>
          <w:ins w:id="3772" w:author="Allen Wirfs-Brock" w:date="2011-07-01T15:12:00Z"/>
        </w:rPr>
      </w:pPr>
      <w:ins w:id="3773" w:author="Allen Wirfs-Brock" w:date="2011-07-01T15:12:00Z">
        <w:r>
          <w:t xml:space="preserve">Let </w:t>
        </w:r>
        <w:r w:rsidRPr="00334FB2">
          <w:rPr>
            <w:i/>
          </w:rPr>
          <w:t>n</w:t>
        </w:r>
        <w:r>
          <w:t>=0;</w:t>
        </w:r>
      </w:ins>
    </w:p>
    <w:p w14:paraId="6D47A764" w14:textId="77777777" w:rsidR="00C707BD" w:rsidRDefault="00C707BD" w:rsidP="00C707BD">
      <w:pPr>
        <w:pStyle w:val="Alg3"/>
        <w:numPr>
          <w:ilvl w:val="0"/>
          <w:numId w:val="424"/>
        </w:numPr>
        <w:rPr>
          <w:ins w:id="3774" w:author="Allen Wirfs-Brock" w:date="2011-07-01T15:12:00Z"/>
        </w:rPr>
      </w:pPr>
      <w:ins w:id="3775" w:author="Allen Wirfs-Brock" w:date="2011-07-01T15:12:00Z">
        <w:r>
          <w:t xml:space="preserve">Repeat, while </w:t>
        </w:r>
        <w:r w:rsidRPr="00334FB2">
          <w:rPr>
            <w:i/>
          </w:rPr>
          <w:t>index</w:t>
        </w:r>
        <w:r>
          <w:t xml:space="preserve"> &lt; </w:t>
        </w:r>
        <w:r w:rsidRPr="00334FB2">
          <w:rPr>
            <w:i/>
          </w:rPr>
          <w:t>len</w:t>
        </w:r>
      </w:ins>
    </w:p>
    <w:p w14:paraId="70ED88F5" w14:textId="77777777" w:rsidR="00C7334F" w:rsidRDefault="00C7334F" w:rsidP="00C7334F">
      <w:pPr>
        <w:pStyle w:val="Alg3"/>
        <w:numPr>
          <w:ilvl w:val="1"/>
          <w:numId w:val="424"/>
        </w:numPr>
        <w:rPr>
          <w:ins w:id="3776" w:author="Rev 3 Allen Wirfs-Brock" w:date="2011-09-11T15:06:00Z"/>
        </w:rPr>
      </w:pPr>
      <w:ins w:id="3777" w:author="Rev 3 Allen Wirfs-Brock" w:date="2011-09-11T15:06:00Z">
        <w:r>
          <w:t xml:space="preserve">Let </w:t>
        </w:r>
        <w:r w:rsidRPr="002276DA">
          <w:rPr>
            <w:i/>
          </w:rPr>
          <w:t>P</w:t>
        </w:r>
        <w:r>
          <w:t xml:space="preserve"> be ToString(</w:t>
        </w:r>
        <w:r w:rsidRPr="002276DA">
          <w:rPr>
            <w:i/>
          </w:rPr>
          <w:t>index</w:t>
        </w:r>
        <w:r>
          <w:t>).</w:t>
        </w:r>
      </w:ins>
    </w:p>
    <w:p w14:paraId="63AC12EB" w14:textId="77777777" w:rsidR="00C7334F" w:rsidRDefault="00C7334F" w:rsidP="00C7334F">
      <w:pPr>
        <w:pStyle w:val="Alg3"/>
        <w:numPr>
          <w:ilvl w:val="1"/>
          <w:numId w:val="424"/>
        </w:numPr>
        <w:rPr>
          <w:ins w:id="3778" w:author="Rev 3 Allen Wirfs-Brock" w:date="2011-09-11T15:06:00Z"/>
        </w:rPr>
      </w:pPr>
      <w:ins w:id="3779" w:author="Rev 3 Allen Wirfs-Brock" w:date="2011-09-11T15:06:00Z">
        <w:r>
          <w:t xml:space="preserve">Let </w:t>
        </w:r>
        <w:r w:rsidRPr="002276DA">
          <w:rPr>
            <w:i/>
          </w:rPr>
          <w:t>exists</w:t>
        </w:r>
        <w:r>
          <w:t xml:space="preserve"> be the result of calling the [[HasProperty]] internal method of </w:t>
        </w:r>
        <w:r w:rsidRPr="002276DA">
          <w:rPr>
            <w:i/>
          </w:rPr>
          <w:t>obj</w:t>
        </w:r>
        <w:r>
          <w:t xml:space="preserve"> with argument </w:t>
        </w:r>
        <w:r w:rsidRPr="002276DA">
          <w:rPr>
            <w:i/>
          </w:rPr>
          <w:t>P</w:t>
        </w:r>
        <w:r>
          <w:t>.</w:t>
        </w:r>
      </w:ins>
    </w:p>
    <w:p w14:paraId="5B5E9B35" w14:textId="77777777" w:rsidR="00C7334F" w:rsidRDefault="00C7334F" w:rsidP="00C7334F">
      <w:pPr>
        <w:pStyle w:val="Alg3"/>
        <w:numPr>
          <w:ilvl w:val="1"/>
          <w:numId w:val="424"/>
        </w:numPr>
        <w:rPr>
          <w:ins w:id="3780" w:author="Rev 3 Allen Wirfs-Brock" w:date="2011-09-11T15:06:00Z"/>
        </w:rPr>
      </w:pPr>
      <w:ins w:id="3781" w:author="Rev 3 Allen Wirfs-Brock" w:date="2011-09-11T15:06:00Z">
        <w:r>
          <w:t xml:space="preserve">If </w:t>
        </w:r>
        <w:r w:rsidRPr="002276DA">
          <w:rPr>
            <w:i/>
          </w:rPr>
          <w:t>exists</w:t>
        </w:r>
        <w:r>
          <w:t xml:space="preserve"> is </w:t>
        </w:r>
        <w:r w:rsidRPr="002276DA">
          <w:rPr>
            <w:b/>
          </w:rPr>
          <w:t>true</w:t>
        </w:r>
        <w:r>
          <w:t>, then</w:t>
        </w:r>
      </w:ins>
    </w:p>
    <w:p w14:paraId="5775384A" w14:textId="77777777" w:rsidR="00C707BD" w:rsidRDefault="00C707BD" w:rsidP="00C7334F">
      <w:pPr>
        <w:pStyle w:val="Alg3"/>
        <w:numPr>
          <w:ilvl w:val="2"/>
          <w:numId w:val="424"/>
        </w:numPr>
        <w:tabs>
          <w:tab w:val="clear" w:pos="1800"/>
          <w:tab w:val="num" w:pos="1350"/>
        </w:tabs>
        <w:ind w:left="1350" w:hanging="270"/>
        <w:rPr>
          <w:ins w:id="3782" w:author="Allen Wirfs-Brock" w:date="2011-07-01T15:12:00Z"/>
        </w:rPr>
      </w:pPr>
      <w:ins w:id="3783" w:author="Allen Wirfs-Brock" w:date="2011-07-01T15:12:00Z">
        <w:r>
          <w:t xml:space="preserve">Let </w:t>
        </w:r>
        <w:r w:rsidRPr="00714F47">
          <w:rPr>
            <w:i/>
          </w:rPr>
          <w:t>v</w:t>
        </w:r>
        <w:r>
          <w:t xml:space="preserve"> be the result of calling the [[Get]] internal method of </w:t>
        </w:r>
        <w:r w:rsidRPr="00714F47">
          <w:rPr>
            <w:i/>
          </w:rPr>
          <w:t>obj</w:t>
        </w:r>
        <w:r>
          <w:t xml:space="preserve"> passing ToString(</w:t>
        </w:r>
        <w:r w:rsidRPr="005D609D">
          <w:rPr>
            <w:i/>
          </w:rPr>
          <w:t>index</w:t>
        </w:r>
        <w:r>
          <w:t>)</w:t>
        </w:r>
      </w:ins>
      <w:ins w:id="3784" w:author="Rev 3 Allen Wirfs-Brock" w:date="2011-08-30T11:36:00Z">
        <w:r w:rsidR="00F937DA">
          <w:t xml:space="preserve"> </w:t>
        </w:r>
      </w:ins>
      <w:ins w:id="3785" w:author="Allen Wirfs-Brock" w:date="2011-07-01T15:12:00Z">
        <w:r>
          <w:t>as the argument.</w:t>
        </w:r>
      </w:ins>
    </w:p>
    <w:p w14:paraId="46FD4846" w14:textId="77777777" w:rsidR="00C707BD" w:rsidRDefault="00C707BD" w:rsidP="00C7334F">
      <w:pPr>
        <w:pStyle w:val="Alg3"/>
        <w:numPr>
          <w:ilvl w:val="2"/>
          <w:numId w:val="424"/>
        </w:numPr>
        <w:tabs>
          <w:tab w:val="clear" w:pos="1800"/>
          <w:tab w:val="num" w:pos="1350"/>
        </w:tabs>
        <w:ind w:left="1350" w:hanging="270"/>
        <w:rPr>
          <w:ins w:id="3786" w:author="Allen Wirfs-Brock" w:date="2011-07-01T15:12:00Z"/>
        </w:rPr>
      </w:pPr>
      <w:ins w:id="3787" w:author="Allen Wirfs-Brock" w:date="2011-07-01T15:12:00Z">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Pr>
            <w:i/>
          </w:rPr>
          <w:t>v</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ins>
    </w:p>
    <w:p w14:paraId="7DCA73A7" w14:textId="77777777" w:rsidR="00C707BD" w:rsidRDefault="00C707BD" w:rsidP="00C707BD">
      <w:pPr>
        <w:pStyle w:val="Alg3"/>
        <w:numPr>
          <w:ilvl w:val="1"/>
          <w:numId w:val="424"/>
        </w:numPr>
        <w:rPr>
          <w:ins w:id="3788" w:author="Allen Wirfs-Brock" w:date="2011-07-01T15:12:00Z"/>
        </w:rPr>
      </w:pPr>
      <w:ins w:id="3789" w:author="Allen Wirfs-Brock" w:date="2011-07-01T15:12:00Z">
        <w:r>
          <w:t xml:space="preserve">Let </w:t>
        </w:r>
        <w:r w:rsidRPr="00334FB2">
          <w:rPr>
            <w:i/>
          </w:rPr>
          <w:t>n</w:t>
        </w:r>
        <w:r>
          <w:t xml:space="preserve"> = </w:t>
        </w:r>
        <w:r w:rsidRPr="00334FB2">
          <w:rPr>
            <w:i/>
          </w:rPr>
          <w:t>n</w:t>
        </w:r>
        <w:r>
          <w:t>+1.</w:t>
        </w:r>
      </w:ins>
    </w:p>
    <w:p w14:paraId="5AC3BFC8" w14:textId="77777777" w:rsidR="00C707BD" w:rsidRDefault="00C707BD" w:rsidP="00C707BD">
      <w:pPr>
        <w:pStyle w:val="Alg3"/>
        <w:numPr>
          <w:ilvl w:val="1"/>
          <w:numId w:val="424"/>
        </w:numPr>
        <w:rPr>
          <w:ins w:id="3790" w:author="Allen Wirfs-Brock" w:date="2011-07-01T15:12:00Z"/>
        </w:rPr>
      </w:pPr>
      <w:ins w:id="3791" w:author="Allen Wirfs-Brock" w:date="2011-07-01T15:12:00Z">
        <w:r>
          <w:t xml:space="preserve">Let </w:t>
        </w:r>
        <w:r w:rsidRPr="00334FB2">
          <w:rPr>
            <w:i/>
          </w:rPr>
          <w:t>index</w:t>
        </w:r>
        <w:r>
          <w:t xml:space="preserve"> = </w:t>
        </w:r>
        <w:r w:rsidRPr="00334FB2">
          <w:rPr>
            <w:i/>
          </w:rPr>
          <w:t>index</w:t>
        </w:r>
        <w:r>
          <w:t>+1.</w:t>
        </w:r>
      </w:ins>
    </w:p>
    <w:p w14:paraId="22A14E13" w14:textId="77777777" w:rsidR="00C707BD" w:rsidRDefault="00C707BD" w:rsidP="00C707BD">
      <w:pPr>
        <w:pStyle w:val="Alg3"/>
        <w:numPr>
          <w:ilvl w:val="0"/>
          <w:numId w:val="424"/>
        </w:numPr>
        <w:rPr>
          <w:ins w:id="3792" w:author="Allen Wirfs-Brock" w:date="2011-07-01T15:12:00Z"/>
        </w:rPr>
      </w:pPr>
      <w:ins w:id="3793" w:author="Allen Wirfs-Brock" w:date="2011-07-01T15:12:00Z">
        <w:r>
          <w:t>Call PutValue(</w:t>
        </w:r>
        <w:r w:rsidRPr="0022596B">
          <w:rPr>
            <w:i/>
          </w:rPr>
          <w:t>lref</w:t>
        </w:r>
        <w:r>
          <w:t>,</w:t>
        </w:r>
        <w:r>
          <w:rPr>
            <w:i/>
          </w:rPr>
          <w:t>A</w:t>
        </w:r>
        <w:r>
          <w:t>).</w:t>
        </w:r>
      </w:ins>
    </w:p>
    <w:p w14:paraId="213CF064" w14:textId="77777777" w:rsidR="00C707BD" w:rsidRPr="00332BA0" w:rsidRDefault="00C707BD" w:rsidP="00C707BD">
      <w:pPr>
        <w:rPr>
          <w:ins w:id="3794" w:author="Allen Wirfs-Brock" w:date="2011-07-01T15:12:00Z"/>
        </w:rPr>
      </w:pPr>
    </w:p>
    <w:p w14:paraId="39DEFCBA" w14:textId="77777777" w:rsidR="00C707BD" w:rsidRPr="00C707BD" w:rsidRDefault="00C707BD" w:rsidP="00C707BD"/>
    <w:p w14:paraId="3A924197" w14:textId="77777777" w:rsidR="004C02EF" w:rsidRDefault="004C02EF" w:rsidP="003A4B22">
      <w:pPr>
        <w:pStyle w:val="30"/>
        <w:numPr>
          <w:ilvl w:val="0"/>
          <w:numId w:val="0"/>
        </w:numPr>
      </w:pPr>
      <w:bookmarkStart w:id="3795" w:name="_Toc235503446"/>
      <w:bookmarkStart w:id="3796" w:name="_Toc241509221"/>
      <w:bookmarkStart w:id="3797" w:name="_Toc244416708"/>
      <w:bookmarkStart w:id="3798" w:name="_Toc276631072"/>
      <w:bookmarkStart w:id="3799" w:name="_Toc178387083"/>
      <w:r>
        <w:t>11.13.2</w:t>
      </w:r>
      <w:r>
        <w:tab/>
        <w:t xml:space="preserve">Compound Assignment ( </w:t>
      </w:r>
      <w:r>
        <w:rPr>
          <w:rFonts w:ascii="Courier New" w:hAnsi="Courier New"/>
        </w:rPr>
        <w:t>op=</w:t>
      </w:r>
      <w:r>
        <w:t xml:space="preserve"> </w:t>
      </w:r>
      <w:bookmarkStart w:id="3800" w:name="_Toc382202875"/>
      <w:bookmarkEnd w:id="3464"/>
      <w:bookmarkEnd w:id="3465"/>
      <w:bookmarkEnd w:id="3466"/>
      <w:bookmarkEnd w:id="3467"/>
      <w:bookmarkEnd w:id="3468"/>
      <w:bookmarkEnd w:id="3469"/>
      <w:bookmarkEnd w:id="3470"/>
      <w:bookmarkEnd w:id="3471"/>
      <w:bookmarkEnd w:id="3800"/>
      <w:r>
        <w:t>)</w:t>
      </w:r>
      <w:bookmarkEnd w:id="3473"/>
      <w:bookmarkEnd w:id="3795"/>
      <w:bookmarkEnd w:id="3796"/>
      <w:bookmarkEnd w:id="3797"/>
      <w:bookmarkEnd w:id="3798"/>
      <w:bookmarkEnd w:id="3799"/>
    </w:p>
    <w:p w14:paraId="17EB056A" w14:textId="77777777" w:rsidR="004C02EF" w:rsidRDefault="004C02EF" w:rsidP="004C02EF">
      <w:r>
        <w:t xml:space="preserve">The production </w:t>
      </w:r>
      <w:r w:rsidRPr="00586549">
        <w:rPr>
          <w:rStyle w:val="bnf"/>
        </w:rPr>
        <w:t>AssignmentExpression</w:t>
      </w:r>
      <w:r w:rsidRPr="00E32218">
        <w:rPr>
          <w:rFonts w:ascii="Times New Roman" w:hAnsi="Times New Roman"/>
          <w:i/>
        </w:rPr>
        <w:t xml:space="preserve"> </w:t>
      </w:r>
      <w:r>
        <w:rPr>
          <w:b/>
        </w:rPr>
        <w:t>:</w:t>
      </w:r>
      <w:r w:rsidRPr="00E32218">
        <w:rPr>
          <w:rFonts w:ascii="Times New Roman" w:hAnsi="Times New Roman"/>
          <w:i/>
        </w:rPr>
        <w:t xml:space="preserve"> </w:t>
      </w:r>
      <w:r w:rsidRPr="00586549">
        <w:rPr>
          <w:rStyle w:val="bnf"/>
        </w:rPr>
        <w:t>LeftHandSideExpression</w:t>
      </w:r>
      <w:r>
        <w:rPr>
          <w:i/>
        </w:rPr>
        <w:t xml:space="preserve"> </w:t>
      </w:r>
      <w:r w:rsidRPr="00612C55">
        <w:rPr>
          <w:rStyle w:val="bnf"/>
        </w:rPr>
        <w:t>AssignmentOperator</w:t>
      </w:r>
      <w:r w:rsidRPr="00E32218">
        <w:rPr>
          <w:rFonts w:ascii="Times New Roman" w:hAnsi="Times New Roman"/>
          <w:i/>
        </w:rPr>
        <w:t xml:space="preserve"> </w:t>
      </w:r>
      <w:r w:rsidRPr="00586549">
        <w:rPr>
          <w:rStyle w:val="bnf"/>
        </w:rPr>
        <w:t>AssignmentExpression</w:t>
      </w:r>
      <w:r>
        <w:t xml:space="preserve">, where </w:t>
      </w:r>
      <w:r w:rsidRPr="008D6D90">
        <w:rPr>
          <w:rStyle w:val="bnf"/>
        </w:rPr>
        <w:t>AssignmentOperator</w:t>
      </w:r>
      <w:r>
        <w:t xml:space="preserve"> is @</w:t>
      </w:r>
      <w:r w:rsidRPr="00612C55">
        <w:rPr>
          <w:rFonts w:ascii="Courier New" w:hAnsi="Courier New" w:cs="Courier New"/>
          <w:b/>
        </w:rPr>
        <w:t>=</w:t>
      </w:r>
      <w:r>
        <w:t xml:space="preserve"> and @ represents one of the operators indicated above, is evaluated as follows:</w:t>
      </w:r>
      <w:bookmarkStart w:id="3801" w:name="_Toc382212696"/>
    </w:p>
    <w:p w14:paraId="2E3B78E5" w14:textId="77777777" w:rsidR="004C02EF" w:rsidRPr="008D4496" w:rsidRDefault="004C02EF" w:rsidP="004C02EF">
      <w:pPr>
        <w:pStyle w:val="Alg3"/>
        <w:keepNext/>
        <w:numPr>
          <w:ilvl w:val="0"/>
          <w:numId w:val="106"/>
        </w:numPr>
      </w:pPr>
      <w:r w:rsidRPr="008D4496">
        <w:t xml:space="preserve">Let </w:t>
      </w:r>
      <w:r w:rsidRPr="008D4496">
        <w:rPr>
          <w:i/>
        </w:rPr>
        <w:t>lref</w:t>
      </w:r>
      <w:r w:rsidRPr="008D4496">
        <w:t xml:space="preserve"> be the result of evaluating </w:t>
      </w:r>
      <w:r w:rsidRPr="008D4496">
        <w:rPr>
          <w:i/>
        </w:rPr>
        <w:t>LeftHandSideExpression</w:t>
      </w:r>
      <w:bookmarkEnd w:id="3801"/>
      <w:r w:rsidRPr="008D4496">
        <w:t>.</w:t>
      </w:r>
      <w:bookmarkStart w:id="3802" w:name="_Toc382212697"/>
    </w:p>
    <w:p w14:paraId="3A99A44F" w14:textId="77777777" w:rsidR="004C02EF" w:rsidRPr="008D4496" w:rsidRDefault="004C02EF" w:rsidP="004C02EF">
      <w:pPr>
        <w:pStyle w:val="Alg3"/>
        <w:numPr>
          <w:ilvl w:val="0"/>
          <w:numId w:val="106"/>
        </w:numPr>
      </w:pPr>
      <w:r w:rsidRPr="008D4496">
        <w:t xml:space="preserve">Let </w:t>
      </w:r>
      <w:r w:rsidRPr="008D4496">
        <w:rPr>
          <w:i/>
        </w:rPr>
        <w:t>lval</w:t>
      </w:r>
      <w:r w:rsidRPr="008D4496">
        <w:t xml:space="preserve"> be GetValue(</w:t>
      </w:r>
      <w:r w:rsidRPr="008D4496">
        <w:rPr>
          <w:i/>
        </w:rPr>
        <w:t>lref</w:t>
      </w:r>
      <w:r w:rsidRPr="008D4496">
        <w:t>).</w:t>
      </w:r>
      <w:bookmarkStart w:id="3803" w:name="_Toc382212698"/>
      <w:bookmarkEnd w:id="3802"/>
    </w:p>
    <w:p w14:paraId="3341509A" w14:textId="77777777" w:rsidR="004C02EF" w:rsidRPr="008D4496" w:rsidRDefault="004C02EF" w:rsidP="004C02EF">
      <w:pPr>
        <w:pStyle w:val="Alg3"/>
        <w:numPr>
          <w:ilvl w:val="0"/>
          <w:numId w:val="106"/>
        </w:numPr>
      </w:pPr>
      <w:r w:rsidRPr="008D4496">
        <w:t xml:space="preserve">Let </w:t>
      </w:r>
      <w:r w:rsidRPr="008D4496">
        <w:rPr>
          <w:i/>
        </w:rPr>
        <w:t>rref</w:t>
      </w:r>
      <w:r w:rsidRPr="008D4496">
        <w:t xml:space="preserve"> be the result of evaluating </w:t>
      </w:r>
      <w:r w:rsidRPr="008D4496">
        <w:rPr>
          <w:i/>
        </w:rPr>
        <w:t>AssignmentExpression</w:t>
      </w:r>
      <w:bookmarkEnd w:id="3803"/>
      <w:r w:rsidRPr="008D4496">
        <w:t>.</w:t>
      </w:r>
      <w:bookmarkStart w:id="3804" w:name="_Toc382212699"/>
    </w:p>
    <w:p w14:paraId="6BBDFEFB" w14:textId="77777777" w:rsidR="004C02EF" w:rsidRPr="008D4496" w:rsidRDefault="004C02EF" w:rsidP="004C02EF">
      <w:pPr>
        <w:pStyle w:val="Alg3"/>
        <w:numPr>
          <w:ilvl w:val="0"/>
          <w:numId w:val="106"/>
        </w:numPr>
      </w:pPr>
      <w:r w:rsidRPr="008D4496">
        <w:t xml:space="preserve">Let </w:t>
      </w:r>
      <w:r w:rsidRPr="008D4496">
        <w:rPr>
          <w:i/>
        </w:rPr>
        <w:t>rval</w:t>
      </w:r>
      <w:r w:rsidRPr="008D4496">
        <w:t xml:space="preserve"> be GetValue(</w:t>
      </w:r>
      <w:r w:rsidRPr="008D4496">
        <w:rPr>
          <w:i/>
        </w:rPr>
        <w:t>rref</w:t>
      </w:r>
      <w:r w:rsidRPr="008D4496">
        <w:t>).</w:t>
      </w:r>
      <w:bookmarkStart w:id="3805" w:name="_Toc382212700"/>
      <w:bookmarkEnd w:id="3804"/>
    </w:p>
    <w:p w14:paraId="72EBD79F" w14:textId="77777777" w:rsidR="004C02EF" w:rsidRPr="008D4496" w:rsidRDefault="004C02EF" w:rsidP="004C02EF">
      <w:pPr>
        <w:pStyle w:val="Alg3"/>
        <w:numPr>
          <w:ilvl w:val="0"/>
          <w:numId w:val="106"/>
        </w:numPr>
      </w:pPr>
      <w:r w:rsidRPr="008D4496">
        <w:t xml:space="preserve">Let </w:t>
      </w:r>
      <w:r w:rsidRPr="008D4496">
        <w:rPr>
          <w:i/>
        </w:rPr>
        <w:t>r</w:t>
      </w:r>
      <w:r w:rsidRPr="008D4496">
        <w:t xml:space="preserve"> be the result of applying operator @ to </w:t>
      </w:r>
      <w:r w:rsidRPr="008D4496">
        <w:rPr>
          <w:i/>
        </w:rPr>
        <w:t>lval</w:t>
      </w:r>
      <w:r w:rsidRPr="008D4496">
        <w:t xml:space="preserve"> and </w:t>
      </w:r>
      <w:r w:rsidRPr="008D4496">
        <w:rPr>
          <w:i/>
        </w:rPr>
        <w:t>rval</w:t>
      </w:r>
      <w:bookmarkEnd w:id="3805"/>
      <w:r w:rsidRPr="008D4496">
        <w:t>.</w:t>
      </w:r>
      <w:bookmarkStart w:id="3806" w:name="_Toc382212701"/>
    </w:p>
    <w:p w14:paraId="5CBBD317" w14:textId="77777777" w:rsidR="004C02EF" w:rsidRPr="008D4496" w:rsidRDefault="004C02EF" w:rsidP="004C02EF">
      <w:pPr>
        <w:pStyle w:val="Alg3"/>
        <w:numPr>
          <w:ilvl w:val="0"/>
          <w:numId w:val="106"/>
        </w:numPr>
      </w:pPr>
      <w:r w:rsidRPr="008D4496">
        <w:t xml:space="preserve">Throw a </w:t>
      </w:r>
      <w:r w:rsidRPr="008D4496">
        <w:rPr>
          <w:b/>
        </w:rPr>
        <w:t>SyntaxError</w:t>
      </w:r>
      <w:r w:rsidRPr="008D4496">
        <w:t xml:space="preserve"> exception if the following conditions are all true:</w:t>
      </w:r>
    </w:p>
    <w:p w14:paraId="2C9DFB97" w14:textId="77777777" w:rsidR="004C02EF" w:rsidRPr="008D4496" w:rsidRDefault="004C02EF" w:rsidP="004C02EF">
      <w:pPr>
        <w:pStyle w:val="Alg3"/>
        <w:numPr>
          <w:ilvl w:val="0"/>
          <w:numId w:val="71"/>
        </w:numPr>
        <w:ind w:left="720" w:firstLine="0"/>
      </w:pPr>
      <w:r>
        <w:t xml:space="preserve"> </w:t>
      </w:r>
      <w:r w:rsidRPr="008D4496">
        <w:t>Type(</w:t>
      </w:r>
      <w:r w:rsidRPr="008D4496">
        <w:rPr>
          <w:i/>
        </w:rPr>
        <w:t>lref</w:t>
      </w:r>
      <w:r w:rsidRPr="008D4496">
        <w:t xml:space="preserve">) is Reference is </w:t>
      </w:r>
      <w:r w:rsidRPr="008D4496">
        <w:rPr>
          <w:b/>
        </w:rPr>
        <w:t>true</w:t>
      </w:r>
    </w:p>
    <w:p w14:paraId="43C9885A" w14:textId="77777777" w:rsidR="004C02EF" w:rsidRPr="008D4496" w:rsidRDefault="004C02EF" w:rsidP="004C02EF">
      <w:pPr>
        <w:pStyle w:val="Alg3"/>
        <w:numPr>
          <w:ilvl w:val="0"/>
          <w:numId w:val="71"/>
        </w:numPr>
        <w:ind w:left="720" w:firstLine="0"/>
      </w:pPr>
      <w:r>
        <w:t xml:space="preserve"> </w:t>
      </w:r>
      <w:r w:rsidRPr="008D4496">
        <w:t>IsStrictReference(</w:t>
      </w:r>
      <w:r w:rsidRPr="008D4496">
        <w:rPr>
          <w:i/>
        </w:rPr>
        <w:t>lref</w:t>
      </w:r>
      <w:r w:rsidRPr="008D4496">
        <w:t xml:space="preserve">) is </w:t>
      </w:r>
      <w:r w:rsidRPr="008D4496">
        <w:rPr>
          <w:b/>
        </w:rPr>
        <w:t>true</w:t>
      </w:r>
    </w:p>
    <w:p w14:paraId="2580BCE3" w14:textId="77777777" w:rsidR="004C02EF" w:rsidRPr="008D4496" w:rsidRDefault="004C02EF" w:rsidP="004C02EF">
      <w:pPr>
        <w:pStyle w:val="Alg3"/>
        <w:numPr>
          <w:ilvl w:val="0"/>
          <w:numId w:val="71"/>
        </w:numPr>
        <w:ind w:left="720" w:firstLine="0"/>
      </w:pPr>
      <w:r>
        <w:t xml:space="preserve"> </w:t>
      </w:r>
      <w:r w:rsidRPr="008D4496">
        <w:t>Type(GetBase(</w:t>
      </w:r>
      <w:r w:rsidRPr="008D4496">
        <w:rPr>
          <w:i/>
        </w:rPr>
        <w:t>lref</w:t>
      </w:r>
      <w:r w:rsidRPr="008D4496">
        <w:t>)) is E</w:t>
      </w:r>
      <w:r>
        <w:t>nv</w:t>
      </w:r>
      <w:r w:rsidRPr="008D4496">
        <w:t>iro</w:t>
      </w:r>
      <w:r>
        <w:t>n</w:t>
      </w:r>
      <w:r w:rsidRPr="008D4496">
        <w:t>ment Record</w:t>
      </w:r>
    </w:p>
    <w:p w14:paraId="56DB2249" w14:textId="77777777" w:rsidR="004C02EF" w:rsidRPr="008D4496" w:rsidRDefault="004C02EF" w:rsidP="004C02EF">
      <w:pPr>
        <w:pStyle w:val="Alg3"/>
        <w:numPr>
          <w:ilvl w:val="0"/>
          <w:numId w:val="71"/>
        </w:numPr>
        <w:ind w:left="720" w:firstLine="0"/>
      </w:pPr>
      <w:r>
        <w:t xml:space="preserve"> </w:t>
      </w:r>
      <w:r w:rsidRPr="008D4496">
        <w:t xml:space="preserve">GetReferencedName(lref) is </w:t>
      </w:r>
      <w:r>
        <w:t xml:space="preserve">either </w:t>
      </w:r>
      <w:r w:rsidRPr="00293484">
        <w:rPr>
          <w:rFonts w:ascii="Courier New" w:hAnsi="Courier New" w:cs="Courier New"/>
          <w:b/>
        </w:rPr>
        <w:t>"eval"</w:t>
      </w:r>
      <w:r w:rsidRPr="00E15BAE">
        <w:t xml:space="preserve"> or</w:t>
      </w:r>
      <w:r>
        <w:rPr>
          <w:rFonts w:ascii="Courier New" w:hAnsi="Courier New" w:cs="Courier New"/>
          <w:b/>
        </w:rPr>
        <w:t xml:space="preserve"> </w:t>
      </w:r>
      <w:r w:rsidRPr="00293484">
        <w:rPr>
          <w:rFonts w:ascii="Courier New" w:hAnsi="Courier New" w:cs="Courier New"/>
          <w:b/>
        </w:rPr>
        <w:t>"</w:t>
      </w:r>
      <w:r>
        <w:rPr>
          <w:rFonts w:ascii="Courier New" w:hAnsi="Courier New" w:cs="Courier New"/>
          <w:b/>
        </w:rPr>
        <w:t>arguments</w:t>
      </w:r>
      <w:r w:rsidRPr="00293484">
        <w:rPr>
          <w:rFonts w:ascii="Courier New" w:hAnsi="Courier New" w:cs="Courier New"/>
          <w:b/>
        </w:rPr>
        <w:t>"</w:t>
      </w:r>
    </w:p>
    <w:p w14:paraId="2FBF31D9" w14:textId="77777777" w:rsidR="004C02EF" w:rsidRPr="008D4496" w:rsidRDefault="004C02EF" w:rsidP="004C02EF">
      <w:pPr>
        <w:pStyle w:val="Alg3"/>
        <w:numPr>
          <w:ilvl w:val="0"/>
          <w:numId w:val="106"/>
        </w:numPr>
      </w:pPr>
      <w:r w:rsidRPr="008D4496">
        <w:t>Call PutValue(</w:t>
      </w:r>
      <w:r w:rsidRPr="008D4496">
        <w:rPr>
          <w:i/>
        </w:rPr>
        <w:t>lref</w:t>
      </w:r>
      <w:r w:rsidRPr="008D4496">
        <w:t xml:space="preserve">, </w:t>
      </w:r>
      <w:r w:rsidRPr="008D4496">
        <w:rPr>
          <w:i/>
        </w:rPr>
        <w:t>r</w:t>
      </w:r>
      <w:r w:rsidRPr="008D4496">
        <w:t>).</w:t>
      </w:r>
    </w:p>
    <w:p w14:paraId="54E817D0" w14:textId="77777777" w:rsidR="004C02EF" w:rsidRPr="008D4496" w:rsidRDefault="004C02EF" w:rsidP="004C02EF">
      <w:pPr>
        <w:pStyle w:val="Alg3"/>
        <w:numPr>
          <w:ilvl w:val="0"/>
          <w:numId w:val="106"/>
        </w:numPr>
        <w:spacing w:after="220"/>
      </w:pPr>
      <w:bookmarkStart w:id="3807" w:name="_Toc382212702"/>
      <w:bookmarkEnd w:id="3806"/>
      <w:r w:rsidRPr="008D4496">
        <w:t xml:space="preserve">Return </w:t>
      </w:r>
      <w:r w:rsidRPr="008D4496">
        <w:rPr>
          <w:i/>
        </w:rPr>
        <w:t>r</w:t>
      </w:r>
      <w:r w:rsidRPr="008D4496">
        <w:t>.</w:t>
      </w:r>
      <w:bookmarkStart w:id="3808" w:name="_Toc375031196"/>
      <w:bookmarkStart w:id="3809" w:name="_Toc381513709"/>
      <w:bookmarkStart w:id="3810" w:name="_Toc382202876"/>
      <w:bookmarkStart w:id="3811" w:name="_Toc382212231"/>
      <w:bookmarkStart w:id="3812" w:name="_Toc382212703"/>
      <w:bookmarkStart w:id="3813" w:name="_Toc382291576"/>
      <w:bookmarkStart w:id="3814" w:name="_Toc385672225"/>
      <w:bookmarkStart w:id="3815" w:name="_Toc393690328"/>
      <w:bookmarkEnd w:id="3807"/>
    </w:p>
    <w:p w14:paraId="66E6796D" w14:textId="77777777" w:rsidR="004C02EF" w:rsidRPr="00024655" w:rsidRDefault="004C02EF" w:rsidP="004C02EF">
      <w:pPr>
        <w:pStyle w:val="Note"/>
      </w:pPr>
      <w:r w:rsidRPr="00586549">
        <w:t>NOTE</w:t>
      </w:r>
      <w:r w:rsidRPr="00586549">
        <w:tab/>
        <w:t>See NOTE 11.13.1.</w:t>
      </w:r>
    </w:p>
    <w:p w14:paraId="32CD35E5" w14:textId="77777777" w:rsidR="004C02EF" w:rsidRDefault="004C02EF" w:rsidP="003A4B22">
      <w:pPr>
        <w:pStyle w:val="20"/>
        <w:numPr>
          <w:ilvl w:val="0"/>
          <w:numId w:val="0"/>
        </w:numPr>
      </w:pPr>
      <w:bookmarkStart w:id="3816" w:name="_Ref440445088"/>
      <w:bookmarkStart w:id="3817" w:name="_Toc472818873"/>
      <w:bookmarkStart w:id="3818" w:name="_Toc235503447"/>
      <w:bookmarkStart w:id="3819" w:name="_Toc241509222"/>
      <w:bookmarkStart w:id="3820" w:name="_Toc244416709"/>
      <w:bookmarkStart w:id="3821" w:name="_Toc276631073"/>
      <w:bookmarkStart w:id="3822" w:name="_Toc178387084"/>
      <w:r w:rsidRPr="00872692">
        <w:t>11.14</w:t>
      </w:r>
      <w:r w:rsidRPr="00872692">
        <w:tab/>
        <w:t>Comma Operator (</w:t>
      </w:r>
      <w:r w:rsidRPr="00872692">
        <w:rPr>
          <w:rFonts w:ascii="Courier New" w:hAnsi="Courier New"/>
          <w:smallCaps/>
        </w:rPr>
        <w:t xml:space="preserve"> , )</w:t>
      </w:r>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14:paraId="0599703B" w14:textId="77777777" w:rsidR="004C02EF" w:rsidRPr="009F344E" w:rsidRDefault="004C02EF" w:rsidP="004C02EF">
      <w:pPr>
        <w:pStyle w:val="Syntax"/>
      </w:pPr>
      <w:r w:rsidRPr="002912E1">
        <w:t>Syntax</w:t>
      </w:r>
    </w:p>
    <w:p w14:paraId="6A733955" w14:textId="77777777" w:rsidR="004C02EF" w:rsidRPr="00E32218" w:rsidRDefault="004C02EF" w:rsidP="004C02EF">
      <w:pPr>
        <w:pStyle w:val="SyntaxRule"/>
      </w:pPr>
      <w:r w:rsidRPr="00586549">
        <w:rPr>
          <w:rStyle w:val="bnf"/>
          <w:i/>
        </w:rPr>
        <w:t>Expression</w:t>
      </w:r>
      <w:r w:rsidRPr="00E32218">
        <w:t xml:space="preserve"> </w:t>
      </w:r>
      <w:r w:rsidRPr="00D04346">
        <w:rPr>
          <w:rFonts w:ascii="Arial" w:hAnsi="Arial"/>
          <w:b/>
          <w:i w:val="0"/>
        </w:rPr>
        <w:t>:</w:t>
      </w:r>
    </w:p>
    <w:p w14:paraId="616B7108" w14:textId="77777777" w:rsidR="004C02EF" w:rsidRPr="00E32218" w:rsidRDefault="004C02EF" w:rsidP="004C02EF">
      <w:pPr>
        <w:pStyle w:val="SyntaxDefinition"/>
      </w:pPr>
      <w:r w:rsidRPr="00586549">
        <w:rPr>
          <w:rStyle w:val="bnf"/>
          <w:i/>
        </w:rPr>
        <w:t>AssignmentExpression</w:t>
      </w:r>
      <w:r w:rsidRPr="00E32218">
        <w:br/>
      </w:r>
      <w:r w:rsidRPr="00586549">
        <w:t>Expression</w:t>
      </w:r>
      <w:r w:rsidRPr="00E32218">
        <w:t xml:space="preserve"> </w:t>
      </w:r>
      <w:r w:rsidRPr="00C226F6">
        <w:rPr>
          <w:rFonts w:ascii="Courier New" w:hAnsi="Courier New"/>
          <w:b/>
          <w:i w:val="0"/>
        </w:rPr>
        <w:t>,</w:t>
      </w:r>
      <w:r w:rsidRPr="00E32218">
        <w:t xml:space="preserve"> </w:t>
      </w:r>
      <w:r w:rsidRPr="00586549">
        <w:t>AssignmentExpression</w:t>
      </w:r>
    </w:p>
    <w:p w14:paraId="71DC231C" w14:textId="77777777" w:rsidR="004C02EF" w:rsidRPr="00E32218" w:rsidRDefault="004C02EF" w:rsidP="004C02EF">
      <w:pPr>
        <w:pStyle w:val="SyntaxRule"/>
      </w:pPr>
      <w:r w:rsidRPr="00586549">
        <w:t>ExpressionNoIn</w:t>
      </w:r>
      <w:r w:rsidRPr="00E32218">
        <w:t xml:space="preserve"> </w:t>
      </w:r>
      <w:r w:rsidRPr="00D04346">
        <w:rPr>
          <w:rFonts w:ascii="Arial" w:hAnsi="Arial"/>
          <w:b/>
          <w:i w:val="0"/>
        </w:rPr>
        <w:t>:</w:t>
      </w:r>
    </w:p>
    <w:p w14:paraId="253BD5E5" w14:textId="77777777" w:rsidR="004C02EF" w:rsidRPr="00E32218" w:rsidRDefault="004C02EF" w:rsidP="004C02EF">
      <w:pPr>
        <w:pStyle w:val="SyntaxDefinition"/>
      </w:pPr>
      <w:r w:rsidRPr="00586549">
        <w:t>AssignmentExpressionNoIn</w:t>
      </w:r>
      <w:r w:rsidRPr="00E32218">
        <w:br/>
      </w:r>
      <w:r w:rsidRPr="00586549">
        <w:t>ExpressionNoIn</w:t>
      </w:r>
      <w:r w:rsidRPr="00E32218">
        <w:t xml:space="preserve"> </w:t>
      </w:r>
      <w:r w:rsidRPr="00C226F6">
        <w:rPr>
          <w:rFonts w:ascii="Courier New" w:hAnsi="Courier New"/>
          <w:b/>
          <w:i w:val="0"/>
        </w:rPr>
        <w:t>,</w:t>
      </w:r>
      <w:r w:rsidRPr="00E32218">
        <w:t xml:space="preserve"> </w:t>
      </w:r>
      <w:r w:rsidRPr="00586549">
        <w:t>AssignmentExpressionNoIn</w:t>
      </w:r>
    </w:p>
    <w:p w14:paraId="03897B40" w14:textId="77777777" w:rsidR="004C02EF" w:rsidRPr="002912E1" w:rsidRDefault="004C02EF" w:rsidP="004C02EF">
      <w:pPr>
        <w:pStyle w:val="Syntax"/>
      </w:pPr>
      <w:r w:rsidRPr="002912E1">
        <w:t>Semantics</w:t>
      </w:r>
    </w:p>
    <w:p w14:paraId="4C49FD8C" w14:textId="77777777" w:rsidR="004C02EF" w:rsidRDefault="004C02EF" w:rsidP="004C02EF">
      <w:r>
        <w:t xml:space="preserve">The production </w:t>
      </w:r>
      <w:r w:rsidRPr="00586549">
        <w:rPr>
          <w:rStyle w:val="bnf"/>
        </w:rPr>
        <w:t>Expression</w:t>
      </w:r>
      <w:r>
        <w:t xml:space="preserve"> </w:t>
      </w:r>
      <w:r>
        <w:rPr>
          <w:b/>
        </w:rPr>
        <w:t>:</w:t>
      </w:r>
      <w:r>
        <w:t xml:space="preserve"> </w:t>
      </w:r>
      <w:r w:rsidRPr="00586549">
        <w:rPr>
          <w:rStyle w:val="bnf"/>
        </w:rPr>
        <w:t>Expression</w:t>
      </w:r>
      <w:r>
        <w:t xml:space="preserve"> </w:t>
      </w:r>
      <w:r>
        <w:rPr>
          <w:rFonts w:ascii="Courier New" w:hAnsi="Courier New"/>
          <w:b/>
        </w:rPr>
        <w:t>,</w:t>
      </w:r>
      <w:r>
        <w:t xml:space="preserve"> </w:t>
      </w:r>
      <w:r w:rsidRPr="00586549">
        <w:rPr>
          <w:rStyle w:val="bnf"/>
        </w:rPr>
        <w:t>AssignmentExpression</w:t>
      </w:r>
      <w:r>
        <w:t xml:space="preserve"> is evaluated as follows:</w:t>
      </w:r>
      <w:bookmarkStart w:id="3823" w:name="_Toc382212704"/>
    </w:p>
    <w:p w14:paraId="4D90BFA5" w14:textId="77777777" w:rsidR="004C02EF" w:rsidRPr="008D4496" w:rsidRDefault="004C02EF" w:rsidP="004C02EF">
      <w:pPr>
        <w:pStyle w:val="Alg2"/>
        <w:numPr>
          <w:ilvl w:val="0"/>
          <w:numId w:val="107"/>
        </w:numPr>
      </w:pPr>
      <w:r w:rsidRPr="008D4496">
        <w:t xml:space="preserve">Let </w:t>
      </w:r>
      <w:r w:rsidRPr="008D4496">
        <w:rPr>
          <w:i/>
        </w:rPr>
        <w:t>lref</w:t>
      </w:r>
      <w:r w:rsidRPr="008D4496">
        <w:t xml:space="preserve"> be the result of evaluating </w:t>
      </w:r>
      <w:r w:rsidRPr="008D4496">
        <w:rPr>
          <w:i/>
        </w:rPr>
        <w:t>Expression</w:t>
      </w:r>
      <w:bookmarkEnd w:id="3823"/>
      <w:r w:rsidRPr="008D4496">
        <w:t>.</w:t>
      </w:r>
      <w:bookmarkStart w:id="3824" w:name="_Toc382212705"/>
    </w:p>
    <w:p w14:paraId="45150A56" w14:textId="77777777" w:rsidR="004C02EF" w:rsidRPr="008D4496" w:rsidRDefault="004C02EF" w:rsidP="004C02EF">
      <w:pPr>
        <w:pStyle w:val="Alg2"/>
        <w:numPr>
          <w:ilvl w:val="0"/>
          <w:numId w:val="107"/>
        </w:numPr>
      </w:pPr>
      <w:r w:rsidRPr="008D4496">
        <w:t>Call GetValue(</w:t>
      </w:r>
      <w:r w:rsidRPr="008D4496">
        <w:rPr>
          <w:i/>
        </w:rPr>
        <w:t>lref</w:t>
      </w:r>
      <w:r w:rsidRPr="008D4496">
        <w:t>)</w:t>
      </w:r>
      <w:bookmarkEnd w:id="3824"/>
      <w:r w:rsidRPr="008D4496">
        <w:t>.</w:t>
      </w:r>
      <w:bookmarkStart w:id="3825" w:name="_Toc382212706"/>
    </w:p>
    <w:p w14:paraId="533A6693" w14:textId="77777777" w:rsidR="004C02EF" w:rsidRPr="008D4496" w:rsidRDefault="004C02EF" w:rsidP="004C02EF">
      <w:pPr>
        <w:pStyle w:val="Alg2"/>
        <w:numPr>
          <w:ilvl w:val="0"/>
          <w:numId w:val="107"/>
        </w:numPr>
      </w:pPr>
      <w:r w:rsidRPr="008D4496">
        <w:t xml:space="preserve">Let </w:t>
      </w:r>
      <w:r w:rsidRPr="008D4496">
        <w:rPr>
          <w:i/>
        </w:rPr>
        <w:t>rref</w:t>
      </w:r>
      <w:r w:rsidRPr="008D4496">
        <w:t xml:space="preserve"> be the result of evaluating </w:t>
      </w:r>
      <w:r w:rsidRPr="008D4496">
        <w:rPr>
          <w:i/>
        </w:rPr>
        <w:t>AssignmentExpression</w:t>
      </w:r>
      <w:bookmarkEnd w:id="3825"/>
      <w:r w:rsidRPr="008D4496">
        <w:t>.</w:t>
      </w:r>
      <w:bookmarkStart w:id="3826" w:name="_Toc382212707"/>
    </w:p>
    <w:p w14:paraId="027DED5F" w14:textId="77777777" w:rsidR="004C02EF" w:rsidRPr="008D4496" w:rsidRDefault="004C02EF" w:rsidP="004C02EF">
      <w:pPr>
        <w:pStyle w:val="Alg2"/>
        <w:numPr>
          <w:ilvl w:val="0"/>
          <w:numId w:val="107"/>
        </w:numPr>
        <w:spacing w:after="220"/>
      </w:pPr>
      <w:r w:rsidRPr="008D4496">
        <w:t>Return GetValue(</w:t>
      </w:r>
      <w:r w:rsidRPr="008D4496">
        <w:rPr>
          <w:i/>
        </w:rPr>
        <w:t>rref</w:t>
      </w:r>
      <w:r w:rsidRPr="008D4496">
        <w:t>).</w:t>
      </w:r>
      <w:bookmarkStart w:id="3827" w:name="_Toc382212708"/>
      <w:bookmarkEnd w:id="3826"/>
    </w:p>
    <w:p w14:paraId="3408126E" w14:textId="77777777" w:rsidR="004C02EF" w:rsidRDefault="004C02EF" w:rsidP="004C02EF">
      <w:bookmarkStart w:id="3828" w:name="_Toc375031197"/>
      <w:bookmarkStart w:id="3829" w:name="_Ref379923281"/>
      <w:bookmarkStart w:id="3830" w:name="_Toc381513710"/>
      <w:bookmarkStart w:id="3831" w:name="_Toc382212232"/>
      <w:bookmarkStart w:id="3832" w:name="_Toc382212709"/>
      <w:bookmarkStart w:id="3833" w:name="_Toc382291577"/>
      <w:bookmarkStart w:id="3834" w:name="_Toc385672226"/>
      <w:bookmarkStart w:id="3835" w:name="_Ref386878652"/>
      <w:bookmarkStart w:id="3836" w:name="_Toc393690329"/>
      <w:bookmarkEnd w:id="3827"/>
      <w:r>
        <w:t xml:space="preserve">The </w:t>
      </w:r>
      <w:r w:rsidRPr="00476556">
        <w:rPr>
          <w:rStyle w:val="bnf"/>
        </w:rPr>
        <w:t>ExpressionNoIn</w:t>
      </w:r>
      <w:r>
        <w:t xml:space="preserve"> production is evaluated in the same manner as the </w:t>
      </w:r>
      <w:r w:rsidRPr="00476556">
        <w:rPr>
          <w:rStyle w:val="bnf"/>
        </w:rPr>
        <w:t>Expression</w:t>
      </w:r>
      <w:r>
        <w:t xml:space="preserve"> production except that the contained </w:t>
      </w:r>
      <w:r w:rsidRPr="00476556">
        <w:rPr>
          <w:rStyle w:val="bnf"/>
        </w:rPr>
        <w:t>ExpressionNoIn</w:t>
      </w:r>
      <w:r>
        <w:t xml:space="preserve"> and </w:t>
      </w:r>
      <w:r w:rsidRPr="00476556">
        <w:rPr>
          <w:rStyle w:val="bnf"/>
        </w:rPr>
        <w:t>AssignmentExpressionNoIn</w:t>
      </w:r>
      <w:r>
        <w:t xml:space="preserve"> are evaluated instead of the contained </w:t>
      </w:r>
      <w:r w:rsidRPr="00476556">
        <w:rPr>
          <w:rStyle w:val="bnf"/>
        </w:rPr>
        <w:t>Expression</w:t>
      </w:r>
      <w:r>
        <w:t xml:space="preserve"> and </w:t>
      </w:r>
      <w:r w:rsidRPr="00476556">
        <w:rPr>
          <w:rStyle w:val="bnf"/>
        </w:rPr>
        <w:t>AssignmentExpression</w:t>
      </w:r>
      <w:r>
        <w:t>, respectively.</w:t>
      </w:r>
    </w:p>
    <w:p w14:paraId="34B7D34A" w14:textId="77777777" w:rsidR="004C02EF" w:rsidRPr="00DC3CDB" w:rsidRDefault="004C02EF" w:rsidP="004C02EF">
      <w:pPr>
        <w:pStyle w:val="Note"/>
      </w:pPr>
      <w:bookmarkStart w:id="3837" w:name="_Ref424532497"/>
      <w:r w:rsidRPr="00476556">
        <w:t>NOTE</w:t>
      </w:r>
      <w:r w:rsidRPr="00476556">
        <w:tab/>
        <w:t>GetValue must be called even though its value is not used because it may have observable side-effects.</w:t>
      </w:r>
    </w:p>
    <w:p w14:paraId="0B3199C0" w14:textId="77777777" w:rsidR="004C02EF" w:rsidRDefault="004C02EF" w:rsidP="004C02EF">
      <w:pPr>
        <w:pStyle w:val="1"/>
        <w:numPr>
          <w:ilvl w:val="0"/>
          <w:numId w:val="0"/>
        </w:numPr>
      </w:pPr>
      <w:bookmarkStart w:id="3838" w:name="_Ref457437637"/>
      <w:bookmarkStart w:id="3839" w:name="_Toc472818874"/>
      <w:bookmarkStart w:id="3840" w:name="_Toc235503448"/>
      <w:bookmarkStart w:id="3841" w:name="_Toc241509223"/>
      <w:bookmarkStart w:id="3842" w:name="_Toc244416710"/>
      <w:bookmarkStart w:id="3843" w:name="_Toc276631074"/>
      <w:bookmarkStart w:id="3844" w:name="_Toc178387085"/>
      <w:r w:rsidRPr="00A47121">
        <w:t>12</w:t>
      </w:r>
      <w:r w:rsidRPr="00A47121">
        <w:tab/>
        <w:t>Statement</w:t>
      </w:r>
      <w:bookmarkEnd w:id="3828"/>
      <w:bookmarkEnd w:id="3829"/>
      <w:bookmarkEnd w:id="3830"/>
      <w:bookmarkEnd w:id="3831"/>
      <w:bookmarkEnd w:id="3832"/>
      <w:bookmarkEnd w:id="3833"/>
      <w:bookmarkEnd w:id="3834"/>
      <w:bookmarkEnd w:id="3835"/>
      <w:bookmarkEnd w:id="3836"/>
      <w:r w:rsidRPr="00A47121">
        <w:t>s</w:t>
      </w:r>
      <w:bookmarkEnd w:id="3837"/>
      <w:bookmarkEnd w:id="3838"/>
      <w:bookmarkEnd w:id="3839"/>
      <w:bookmarkEnd w:id="3840"/>
      <w:bookmarkEnd w:id="3841"/>
      <w:bookmarkEnd w:id="3842"/>
      <w:bookmarkEnd w:id="3843"/>
      <w:ins w:id="3845" w:author="Rev 3 Allen Wirfs-Brock" w:date="2011-08-30T14:56:00Z">
        <w:r w:rsidR="00624D8F">
          <w:t xml:space="preserve"> and Declarations</w:t>
        </w:r>
      </w:ins>
      <w:bookmarkEnd w:id="3844"/>
    </w:p>
    <w:p w14:paraId="08E40264" w14:textId="77777777" w:rsidR="004C02EF" w:rsidRDefault="004C02EF" w:rsidP="004C02EF">
      <w:pPr>
        <w:pStyle w:val="Syntax"/>
      </w:pPr>
      <w:r w:rsidRPr="002912E1">
        <w:t>Syntax</w:t>
      </w:r>
    </w:p>
    <w:p w14:paraId="2E3C6D2D" w14:textId="77777777" w:rsidR="004C02EF" w:rsidRPr="00E641FE" w:rsidRDefault="004C02EF" w:rsidP="004C02EF">
      <w:pPr>
        <w:pStyle w:val="SyntaxRule"/>
      </w:pPr>
      <w:r w:rsidRPr="00E641FE">
        <w:t xml:space="preserve">Statement </w:t>
      </w:r>
      <w:r w:rsidRPr="00D04346">
        <w:rPr>
          <w:rFonts w:ascii="Arial" w:hAnsi="Arial"/>
          <w:b/>
          <w:i w:val="0"/>
        </w:rPr>
        <w:t>:</w:t>
      </w:r>
    </w:p>
    <w:p w14:paraId="5F352FB0" w14:textId="77777777" w:rsidR="004C02EF" w:rsidRDefault="004C02EF" w:rsidP="004C02EF">
      <w:pPr>
        <w:pStyle w:val="SyntaxDefinition"/>
        <w:rPr>
          <w:ins w:id="3846" w:author="Rev 3 Allen Wirfs-Brock" w:date="2011-08-30T14:58:00Z"/>
        </w:rPr>
      </w:pPr>
      <w:r w:rsidRPr="00E641FE">
        <w:t>Block</w:t>
      </w:r>
      <w:ins w:id="3847" w:author="Rev 3 Allen Wirfs-Brock" w:date="2011-09-09T13:15:00Z">
        <w:r w:rsidR="001434CE">
          <w:t>Statement</w:t>
        </w:r>
      </w:ins>
      <w:r w:rsidRPr="00E641FE">
        <w:br/>
        <w:t>VariableStatement</w:t>
      </w:r>
      <w:r w:rsidRPr="00E641FE">
        <w:br/>
        <w:t>EmptyStatement</w:t>
      </w:r>
      <w:r w:rsidRPr="00E641FE">
        <w:br/>
        <w:t>ExpressionStatement</w:t>
      </w:r>
      <w:r w:rsidRPr="00E641FE">
        <w:br/>
        <w:t>IfStatement</w:t>
      </w:r>
      <w:r w:rsidRPr="00E641FE">
        <w:br/>
        <w:t>IterationStatement</w:t>
      </w:r>
      <w:r w:rsidRPr="00E641FE">
        <w:br/>
        <w:t>ContinueStatement</w:t>
      </w:r>
      <w:r w:rsidRPr="00E641FE">
        <w:br/>
        <w:t>BreakStatement</w:t>
      </w:r>
      <w:r w:rsidRPr="00E641FE">
        <w:br/>
        <w:t>ReturnStatement</w:t>
      </w:r>
      <w:r w:rsidRPr="00E641FE">
        <w:br/>
        <w:t>WithStatement</w:t>
      </w:r>
      <w:bookmarkStart w:id="3848" w:name="_Toc393690330"/>
      <w:r w:rsidRPr="00E641FE">
        <w:br/>
        <w:t>LabelledStatement</w:t>
      </w:r>
      <w:r w:rsidRPr="00E641FE">
        <w:br/>
        <w:t>SwitchStatement</w:t>
      </w:r>
      <w:r w:rsidRPr="00E641FE">
        <w:br/>
        <w:t>ThrowStatement</w:t>
      </w:r>
      <w:r w:rsidRPr="00E641FE">
        <w:br/>
        <w:t>TryStatement</w:t>
      </w:r>
      <w:r>
        <w:br/>
      </w:r>
      <w:r w:rsidRPr="00E641FE">
        <w:t>DebuggerStatement</w:t>
      </w:r>
    </w:p>
    <w:p w14:paraId="167352B3" w14:textId="77777777" w:rsidR="00624D8F" w:rsidRPr="00E641FE" w:rsidRDefault="00624D8F" w:rsidP="00624D8F">
      <w:pPr>
        <w:pStyle w:val="SyntaxRule"/>
        <w:rPr>
          <w:ins w:id="3849" w:author="Rev 3 Allen Wirfs-Brock" w:date="2011-08-30T14:58:00Z"/>
        </w:rPr>
      </w:pPr>
      <w:ins w:id="3850" w:author="Rev 3 Allen Wirfs-Brock" w:date="2011-08-30T14:58:00Z">
        <w:r>
          <w:t>Declaration</w:t>
        </w:r>
        <w:r w:rsidRPr="00E641FE">
          <w:t xml:space="preserve"> </w:t>
        </w:r>
        <w:r w:rsidRPr="00D04346">
          <w:rPr>
            <w:rFonts w:ascii="Arial" w:hAnsi="Arial"/>
            <w:b/>
            <w:i w:val="0"/>
          </w:rPr>
          <w:t>:</w:t>
        </w:r>
      </w:ins>
    </w:p>
    <w:p w14:paraId="613855BF" w14:textId="77777777" w:rsidR="00624D8F" w:rsidRPr="00E641FE" w:rsidRDefault="00CB7EF2" w:rsidP="00624D8F">
      <w:pPr>
        <w:pStyle w:val="SyntaxDefinition"/>
        <w:rPr>
          <w:ins w:id="3851" w:author="Rev 3 Allen Wirfs-Brock" w:date="2011-08-30T14:58:00Z"/>
        </w:rPr>
      </w:pPr>
      <w:ins w:id="3852" w:author="Rev 3 Allen Wirfs-Brock" w:date="2011-09-21T09:08:00Z">
        <w:r>
          <w:t>FunctionDeclaration</w:t>
        </w:r>
      </w:ins>
      <w:ins w:id="3853" w:author="Allen Wirfs-Brock" w:date="2011-09-21T09:06:00Z">
        <w:r>
          <w:br/>
        </w:r>
      </w:ins>
      <w:ins w:id="3854" w:author="Rev 3 Allen Wirfs-Brock" w:date="2011-08-30T14:59:00Z">
        <w:r w:rsidR="00624D8F">
          <w:t>LetDeclaration</w:t>
        </w:r>
      </w:ins>
      <w:ins w:id="3855" w:author="Rev 3 Allen Wirfs-Brock" w:date="2011-08-30T14:58:00Z">
        <w:r w:rsidR="00624D8F">
          <w:br/>
        </w:r>
      </w:ins>
      <w:ins w:id="3856" w:author="Rev 3 Allen Wirfs-Brock" w:date="2011-08-30T16:21:00Z">
        <w:r w:rsidR="00201852">
          <w:t>ConstDeclaration</w:t>
        </w:r>
      </w:ins>
    </w:p>
    <w:p w14:paraId="493E6D7B" w14:textId="77777777" w:rsidR="00624D8F" w:rsidRPr="00E641FE" w:rsidRDefault="00624D8F" w:rsidP="004C02EF">
      <w:pPr>
        <w:pStyle w:val="SyntaxDefinition"/>
      </w:pPr>
    </w:p>
    <w:p w14:paraId="7AFAF381" w14:textId="77777777" w:rsidR="004C02EF" w:rsidRPr="002912E1" w:rsidRDefault="004C02EF" w:rsidP="004C02EF">
      <w:pPr>
        <w:pStyle w:val="Syntax"/>
      </w:pPr>
      <w:r w:rsidRPr="002912E1">
        <w:t>Semantics</w:t>
      </w:r>
    </w:p>
    <w:p w14:paraId="085C8451" w14:textId="77777777" w:rsidR="004C02EF" w:rsidRDefault="004C02EF" w:rsidP="004C02EF">
      <w:commentRangeStart w:id="3857"/>
      <w:r>
        <w:t xml:space="preserve">A </w:t>
      </w:r>
      <w:r w:rsidRPr="00E641FE">
        <w:rPr>
          <w:rFonts w:ascii="Times New Roman" w:hAnsi="Times New Roman"/>
          <w:i/>
        </w:rPr>
        <w:t>Statement</w:t>
      </w:r>
      <w:r>
        <w:t xml:space="preserve"> can be part of a </w:t>
      </w:r>
      <w:r w:rsidRPr="00E641FE">
        <w:rPr>
          <w:rFonts w:ascii="Times New Roman" w:hAnsi="Times New Roman"/>
          <w:i/>
        </w:rPr>
        <w:t>LabelledStatement</w:t>
      </w:r>
      <w:r>
        <w:t xml:space="preserve">, which itself can be part of a </w:t>
      </w:r>
      <w:r w:rsidRPr="00E641FE">
        <w:rPr>
          <w:rFonts w:ascii="Times New Roman" w:hAnsi="Times New Roman"/>
          <w:i/>
        </w:rPr>
        <w:t>LabelledStatement</w:t>
      </w:r>
      <w:r>
        <w:t xml:space="preserve">, and so on. The labels introduced this way are collectively referred to as the “current label set” when describing the semantics of individual statements. A </w:t>
      </w:r>
      <w:r w:rsidRPr="00E641FE">
        <w:rPr>
          <w:rFonts w:ascii="Times New Roman" w:hAnsi="Times New Roman"/>
          <w:i/>
        </w:rPr>
        <w:t>LabelledStatement</w:t>
      </w:r>
      <w:r>
        <w:t xml:space="preserve"> has no semantic meaning other than the introduction of a label to a </w:t>
      </w:r>
      <w:r>
        <w:rPr>
          <w:i/>
        </w:rPr>
        <w:t>label set</w:t>
      </w:r>
      <w:r>
        <w:t xml:space="preserve">. The label set of an </w:t>
      </w:r>
      <w:r w:rsidRPr="00E641FE">
        <w:rPr>
          <w:rFonts w:ascii="Times New Roman" w:hAnsi="Times New Roman"/>
          <w:i/>
        </w:rPr>
        <w:t>IterationStatement</w:t>
      </w:r>
      <w:r>
        <w:t xml:space="preserve"> or a</w:t>
      </w:r>
      <w:r w:rsidRPr="00E641FE">
        <w:rPr>
          <w:rFonts w:ascii="Times New Roman" w:hAnsi="Times New Roman"/>
          <w:i/>
        </w:rPr>
        <w:t xml:space="preserve"> SwitchStatement</w:t>
      </w:r>
      <w:r>
        <w:t xml:space="preserve"> initially contains the single element </w:t>
      </w:r>
      <w:r>
        <w:rPr>
          <w:b/>
        </w:rPr>
        <w:t>empty</w:t>
      </w:r>
      <w:r>
        <w:t>. The label set of any other statement is initially empty.</w:t>
      </w:r>
      <w:commentRangeEnd w:id="3857"/>
      <w:r w:rsidR="002135E7">
        <w:rPr>
          <w:rStyle w:val="af4"/>
        </w:rPr>
        <w:commentReference w:id="3857"/>
      </w:r>
    </w:p>
    <w:p w14:paraId="604CD2FE" w14:textId="77777777" w:rsidR="00EB0D59" w:rsidRDefault="00EB0D59" w:rsidP="00EB0764">
      <w:pPr>
        <w:jc w:val="left"/>
        <w:rPr>
          <w:ins w:id="3858" w:author="Rev 3 Allen Wirfs-Brock" w:date="2011-09-02T09:57:00Z"/>
        </w:rPr>
      </w:pPr>
      <w:ins w:id="3859" w:author="Rev 3 Allen Wirfs-Brock" w:date="2011-09-02T09:57:00Z">
        <w:r>
          <w:t>The VarDeclaredNames of the</w:t>
        </w:r>
        <w:r w:rsidRPr="006D7E13">
          <w:t xml:space="preserve"> </w:t>
        </w:r>
        <w:r>
          <w:t>production</w:t>
        </w:r>
      </w:ins>
      <w:ins w:id="3860" w:author="Rev 3 Allen Wirfs-Brock" w:date="2011-09-02T09:58:00Z">
        <w:r>
          <w:t>s:</w:t>
        </w:r>
        <w:r>
          <w:br/>
        </w:r>
      </w:ins>
      <w:ins w:id="3861" w:author="Rev 3 Allen Wirfs-Brock" w:date="2011-09-02T09:57:00Z">
        <w:r>
          <w:t xml:space="preserve">  </w:t>
        </w:r>
      </w:ins>
      <w:ins w:id="3862" w:author="Rev 3 Allen Wirfs-Brock" w:date="2011-09-02T10:02:00Z">
        <w:r w:rsidR="00EB0764">
          <w:t xml:space="preserve"> </w:t>
        </w:r>
      </w:ins>
      <w:ins w:id="3863" w:author="Rev 3 Allen Wirfs-Brock" w:date="2011-09-02T09:57:00Z">
        <w:r w:rsidRPr="00E641FE">
          <w:rPr>
            <w:rFonts w:ascii="Times New Roman" w:hAnsi="Times New Roman"/>
            <w:i/>
          </w:rPr>
          <w:t>Statement</w:t>
        </w:r>
        <w:r>
          <w:rPr>
            <w:rFonts w:ascii="Times New Roman" w:hAnsi="Times New Roman"/>
            <w:i/>
          </w:rPr>
          <w:t xml:space="preserve"> </w:t>
        </w:r>
        <w:r>
          <w:rPr>
            <w:b/>
          </w:rPr>
          <w:t>:</w:t>
        </w:r>
        <w:r w:rsidRPr="00E641FE">
          <w:rPr>
            <w:rFonts w:ascii="Times New Roman" w:hAnsi="Times New Roman"/>
            <w:i/>
          </w:rPr>
          <w:t xml:space="preserve"> </w:t>
        </w:r>
      </w:ins>
      <w:ins w:id="3864" w:author="Rev 3 Allen Wirfs-Brock" w:date="2011-09-02T09:59:00Z">
        <w:r>
          <w:rPr>
            <w:rFonts w:ascii="Times New Roman" w:hAnsi="Times New Roman"/>
            <w:i/>
          </w:rPr>
          <w:t>EmptyStatement</w:t>
        </w:r>
        <w:r>
          <w:rPr>
            <w:rFonts w:ascii="Times New Roman" w:hAnsi="Times New Roman"/>
            <w:i/>
          </w:rPr>
          <w:br/>
        </w:r>
      </w:ins>
      <w:ins w:id="3865" w:author="Rev 3 Allen Wirfs-Brock" w:date="2011-09-02T10:02:00Z">
        <w:r w:rsidR="00EB0764">
          <w:rPr>
            <w:rFonts w:ascii="Times New Roman" w:hAnsi="Times New Roman"/>
            <w:i/>
          </w:rPr>
          <w:t xml:space="preserve"> </w:t>
        </w:r>
      </w:ins>
      <w:ins w:id="3866" w:author="Rev 3 Allen Wirfs-Brock" w:date="2011-09-02T09:59:00Z">
        <w:r w:rsidR="00EB0764">
          <w:rPr>
            <w:rFonts w:ascii="Times New Roman" w:hAnsi="Times New Roman"/>
            <w:i/>
          </w:rPr>
          <w:t xml:space="preserve">  </w:t>
        </w:r>
        <w:r w:rsidR="00EB0764" w:rsidRPr="00E641FE">
          <w:rPr>
            <w:rFonts w:ascii="Times New Roman" w:hAnsi="Times New Roman"/>
            <w:i/>
          </w:rPr>
          <w:t>Statement</w:t>
        </w:r>
        <w:r w:rsidR="00EB0764">
          <w:rPr>
            <w:rFonts w:ascii="Times New Roman" w:hAnsi="Times New Roman"/>
            <w:i/>
          </w:rPr>
          <w:t xml:space="preserve"> </w:t>
        </w:r>
        <w:r w:rsidR="00EB0764">
          <w:rPr>
            <w:b/>
          </w:rPr>
          <w:t>:</w:t>
        </w:r>
        <w:r w:rsidR="00EB0764" w:rsidRPr="00E641FE">
          <w:rPr>
            <w:rFonts w:ascii="Times New Roman" w:hAnsi="Times New Roman"/>
            <w:i/>
          </w:rPr>
          <w:t xml:space="preserve"> </w:t>
        </w:r>
        <w:r w:rsidR="00EB0764">
          <w:rPr>
            <w:rFonts w:ascii="Times New Roman" w:hAnsi="Times New Roman"/>
            <w:i/>
          </w:rPr>
          <w:t>E</w:t>
        </w:r>
      </w:ins>
      <w:ins w:id="3867" w:author="Rev 3 Allen Wirfs-Brock" w:date="2011-09-02T10:00:00Z">
        <w:r w:rsidR="00EB0764">
          <w:rPr>
            <w:rFonts w:ascii="Times New Roman" w:hAnsi="Times New Roman"/>
            <w:i/>
          </w:rPr>
          <w:t>xpression</w:t>
        </w:r>
      </w:ins>
      <w:ins w:id="3868" w:author="Rev 3 Allen Wirfs-Brock" w:date="2011-09-02T09:59:00Z">
        <w:r w:rsidR="00EB0764">
          <w:rPr>
            <w:rFonts w:ascii="Times New Roman" w:hAnsi="Times New Roman"/>
            <w:i/>
          </w:rPr>
          <w:t>Statement</w:t>
        </w:r>
        <w:r w:rsidR="00EB0764">
          <w:rPr>
            <w:rFonts w:ascii="Times New Roman" w:hAnsi="Times New Roman"/>
            <w:i/>
          </w:rPr>
          <w:br/>
        </w:r>
      </w:ins>
      <w:ins w:id="3869" w:author="Rev 3 Allen Wirfs-Brock" w:date="2011-09-02T10:00:00Z">
        <w:r w:rsidR="00EB0764">
          <w:rPr>
            <w:rFonts w:ascii="Times New Roman" w:hAnsi="Times New Roman"/>
            <w:i/>
          </w:rPr>
          <w:t xml:space="preserve"> </w:t>
        </w:r>
      </w:ins>
      <w:ins w:id="3870" w:author="Rev 3 Allen Wirfs-Brock" w:date="2011-09-02T10:02:00Z">
        <w:r w:rsidR="00EB0764">
          <w:rPr>
            <w:rFonts w:ascii="Times New Roman" w:hAnsi="Times New Roman"/>
            <w:i/>
          </w:rPr>
          <w:t xml:space="preserve"> </w:t>
        </w:r>
      </w:ins>
      <w:ins w:id="3871" w:author="Rev 3 Allen Wirfs-Brock" w:date="2011-09-02T10:00:00Z">
        <w:r w:rsidR="00EB0764">
          <w:rPr>
            <w:rFonts w:ascii="Times New Roman" w:hAnsi="Times New Roman"/>
            <w:i/>
          </w:rPr>
          <w:t xml:space="preserve"> </w:t>
        </w:r>
        <w:r w:rsidR="00EB0764" w:rsidRPr="00E641FE">
          <w:rPr>
            <w:rFonts w:ascii="Times New Roman" w:hAnsi="Times New Roman"/>
            <w:i/>
          </w:rPr>
          <w:t>Statement</w:t>
        </w:r>
        <w:r w:rsidR="00EB0764">
          <w:rPr>
            <w:rFonts w:ascii="Times New Roman" w:hAnsi="Times New Roman"/>
            <w:i/>
          </w:rPr>
          <w:t xml:space="preserve"> </w:t>
        </w:r>
        <w:r w:rsidR="00EB0764">
          <w:rPr>
            <w:b/>
          </w:rPr>
          <w:t>:</w:t>
        </w:r>
        <w:r w:rsidR="00EB0764" w:rsidRPr="00E641FE">
          <w:rPr>
            <w:rFonts w:ascii="Times New Roman" w:hAnsi="Times New Roman"/>
            <w:i/>
          </w:rPr>
          <w:t xml:space="preserve"> </w:t>
        </w:r>
        <w:r w:rsidR="00EB0764">
          <w:rPr>
            <w:rFonts w:ascii="Times New Roman" w:hAnsi="Times New Roman"/>
            <w:i/>
          </w:rPr>
          <w:t>ContinueStatement</w:t>
        </w:r>
      </w:ins>
      <w:ins w:id="3872" w:author="Rev 3 Allen Wirfs-Brock" w:date="2011-09-02T09:59:00Z">
        <w:r w:rsidR="00EB0764">
          <w:rPr>
            <w:rFonts w:ascii="Times New Roman" w:hAnsi="Times New Roman"/>
            <w:i/>
          </w:rPr>
          <w:br/>
        </w:r>
      </w:ins>
      <w:ins w:id="3873" w:author="Rev 3 Allen Wirfs-Brock" w:date="2011-09-02T10:00:00Z">
        <w:r w:rsidR="00EB0764">
          <w:rPr>
            <w:rFonts w:ascii="Times New Roman" w:hAnsi="Times New Roman"/>
            <w:i/>
          </w:rPr>
          <w:t xml:space="preserve"> </w:t>
        </w:r>
      </w:ins>
      <w:ins w:id="3874" w:author="Rev 3 Allen Wirfs-Brock" w:date="2011-09-02T10:02:00Z">
        <w:r w:rsidR="00EB0764">
          <w:rPr>
            <w:rFonts w:ascii="Times New Roman" w:hAnsi="Times New Roman"/>
            <w:i/>
          </w:rPr>
          <w:t xml:space="preserve"> </w:t>
        </w:r>
      </w:ins>
      <w:ins w:id="3875" w:author="Rev 3 Allen Wirfs-Brock" w:date="2011-09-02T10:00:00Z">
        <w:r w:rsidR="00EB0764">
          <w:rPr>
            <w:rFonts w:ascii="Times New Roman" w:hAnsi="Times New Roman"/>
            <w:i/>
          </w:rPr>
          <w:t xml:space="preserve"> </w:t>
        </w:r>
        <w:r w:rsidR="00EB0764" w:rsidRPr="00E641FE">
          <w:rPr>
            <w:rFonts w:ascii="Times New Roman" w:hAnsi="Times New Roman"/>
            <w:i/>
          </w:rPr>
          <w:t>Statement</w:t>
        </w:r>
        <w:r w:rsidR="00EB0764">
          <w:rPr>
            <w:rFonts w:ascii="Times New Roman" w:hAnsi="Times New Roman"/>
            <w:i/>
          </w:rPr>
          <w:t xml:space="preserve"> </w:t>
        </w:r>
        <w:r w:rsidR="00EB0764">
          <w:rPr>
            <w:b/>
          </w:rPr>
          <w:t>:</w:t>
        </w:r>
        <w:r w:rsidR="00EB0764" w:rsidRPr="00E641FE">
          <w:rPr>
            <w:rFonts w:ascii="Times New Roman" w:hAnsi="Times New Roman"/>
            <w:i/>
          </w:rPr>
          <w:t xml:space="preserve"> </w:t>
        </w:r>
        <w:r w:rsidR="00EB0764">
          <w:rPr>
            <w:rFonts w:ascii="Times New Roman" w:hAnsi="Times New Roman"/>
            <w:i/>
          </w:rPr>
          <w:t>BreakStatement</w:t>
        </w:r>
      </w:ins>
      <w:ins w:id="3876" w:author="Rev 3 Allen Wirfs-Brock" w:date="2011-09-02T09:59:00Z">
        <w:r w:rsidR="00EB0764">
          <w:rPr>
            <w:rFonts w:ascii="Times New Roman" w:hAnsi="Times New Roman"/>
            <w:i/>
          </w:rPr>
          <w:br/>
        </w:r>
      </w:ins>
      <w:ins w:id="3877" w:author="Rev 3 Allen Wirfs-Brock" w:date="2011-09-02T10:00:00Z">
        <w:r w:rsidR="00EB0764">
          <w:rPr>
            <w:rFonts w:ascii="Times New Roman" w:hAnsi="Times New Roman"/>
            <w:i/>
          </w:rPr>
          <w:t xml:space="preserve"> </w:t>
        </w:r>
      </w:ins>
      <w:ins w:id="3878" w:author="Rev 3 Allen Wirfs-Brock" w:date="2011-09-02T10:02:00Z">
        <w:r w:rsidR="00EB0764">
          <w:rPr>
            <w:rFonts w:ascii="Times New Roman" w:hAnsi="Times New Roman"/>
            <w:i/>
          </w:rPr>
          <w:t xml:space="preserve"> </w:t>
        </w:r>
      </w:ins>
      <w:ins w:id="3879" w:author="Rev 3 Allen Wirfs-Brock" w:date="2011-09-02T10:00:00Z">
        <w:r w:rsidR="00EB0764">
          <w:rPr>
            <w:rFonts w:ascii="Times New Roman" w:hAnsi="Times New Roman"/>
            <w:i/>
          </w:rPr>
          <w:t xml:space="preserve"> </w:t>
        </w:r>
        <w:r w:rsidR="00EB0764" w:rsidRPr="00E641FE">
          <w:rPr>
            <w:rFonts w:ascii="Times New Roman" w:hAnsi="Times New Roman"/>
            <w:i/>
          </w:rPr>
          <w:t>Statement</w:t>
        </w:r>
        <w:r w:rsidR="00EB0764">
          <w:rPr>
            <w:rFonts w:ascii="Times New Roman" w:hAnsi="Times New Roman"/>
            <w:i/>
          </w:rPr>
          <w:t xml:space="preserve"> </w:t>
        </w:r>
        <w:r w:rsidR="00EB0764">
          <w:rPr>
            <w:b/>
          </w:rPr>
          <w:t>:</w:t>
        </w:r>
        <w:r w:rsidR="00EB0764" w:rsidRPr="00E641FE">
          <w:rPr>
            <w:rFonts w:ascii="Times New Roman" w:hAnsi="Times New Roman"/>
            <w:i/>
          </w:rPr>
          <w:t xml:space="preserve"> </w:t>
        </w:r>
      </w:ins>
      <w:ins w:id="3880" w:author="Rev 3 Allen Wirfs-Brock" w:date="2011-09-02T10:01:00Z">
        <w:r w:rsidR="00EB0764">
          <w:rPr>
            <w:rFonts w:ascii="Times New Roman" w:hAnsi="Times New Roman"/>
            <w:i/>
          </w:rPr>
          <w:t>Return</w:t>
        </w:r>
      </w:ins>
      <w:ins w:id="3881" w:author="Rev 3 Allen Wirfs-Brock" w:date="2011-09-02T10:00:00Z">
        <w:r w:rsidR="00EB0764">
          <w:rPr>
            <w:rFonts w:ascii="Times New Roman" w:hAnsi="Times New Roman"/>
            <w:i/>
          </w:rPr>
          <w:t>Statement</w:t>
        </w:r>
      </w:ins>
      <w:ins w:id="3882" w:author="Rev 3 Allen Wirfs-Brock" w:date="2011-09-02T10:01:00Z">
        <w:r w:rsidR="00EB0764">
          <w:rPr>
            <w:rFonts w:ascii="Times New Roman" w:hAnsi="Times New Roman"/>
            <w:i/>
          </w:rPr>
          <w:br/>
        </w:r>
      </w:ins>
      <w:ins w:id="3883" w:author="Rev 3 Allen Wirfs-Brock" w:date="2011-09-02T10:02:00Z">
        <w:r w:rsidR="00EB0764">
          <w:rPr>
            <w:rFonts w:ascii="Times New Roman" w:hAnsi="Times New Roman"/>
            <w:i/>
          </w:rPr>
          <w:t xml:space="preserve">   </w:t>
        </w:r>
        <w:r w:rsidR="00EB0764" w:rsidRPr="00E641FE">
          <w:rPr>
            <w:rFonts w:ascii="Times New Roman" w:hAnsi="Times New Roman"/>
            <w:i/>
          </w:rPr>
          <w:t>Statement</w:t>
        </w:r>
        <w:r w:rsidR="00EB0764">
          <w:rPr>
            <w:rFonts w:ascii="Times New Roman" w:hAnsi="Times New Roman"/>
            <w:i/>
          </w:rPr>
          <w:t xml:space="preserve"> </w:t>
        </w:r>
        <w:r w:rsidR="00EB0764">
          <w:rPr>
            <w:b/>
          </w:rPr>
          <w:t>:</w:t>
        </w:r>
        <w:r w:rsidR="00EB0764" w:rsidRPr="00E641FE">
          <w:rPr>
            <w:rFonts w:ascii="Times New Roman" w:hAnsi="Times New Roman"/>
            <w:i/>
          </w:rPr>
          <w:t xml:space="preserve"> </w:t>
        </w:r>
        <w:r w:rsidR="00EB0764">
          <w:rPr>
            <w:rFonts w:ascii="Times New Roman" w:hAnsi="Times New Roman"/>
            <w:i/>
          </w:rPr>
          <w:t>ThrowStatement</w:t>
        </w:r>
        <w:r w:rsidR="00EB0764">
          <w:rPr>
            <w:rFonts w:ascii="Times New Roman" w:hAnsi="Times New Roman"/>
            <w:i/>
          </w:rPr>
          <w:br/>
          <w:t xml:space="preserve">   </w:t>
        </w:r>
        <w:r w:rsidR="00EB0764" w:rsidRPr="00E641FE">
          <w:rPr>
            <w:rFonts w:ascii="Times New Roman" w:hAnsi="Times New Roman"/>
            <w:i/>
          </w:rPr>
          <w:t>Statement</w:t>
        </w:r>
        <w:r w:rsidR="00EB0764">
          <w:rPr>
            <w:rFonts w:ascii="Times New Roman" w:hAnsi="Times New Roman"/>
            <w:i/>
          </w:rPr>
          <w:t xml:space="preserve"> </w:t>
        </w:r>
        <w:r w:rsidR="00EB0764">
          <w:rPr>
            <w:b/>
          </w:rPr>
          <w:t>:</w:t>
        </w:r>
        <w:r w:rsidR="00EB0764" w:rsidRPr="00E641FE">
          <w:rPr>
            <w:rFonts w:ascii="Times New Roman" w:hAnsi="Times New Roman"/>
            <w:i/>
          </w:rPr>
          <w:t xml:space="preserve"> </w:t>
        </w:r>
        <w:r w:rsidR="00EB0764">
          <w:rPr>
            <w:rFonts w:ascii="Times New Roman" w:hAnsi="Times New Roman"/>
            <w:i/>
          </w:rPr>
          <w:t>DebuggerStatement</w:t>
        </w:r>
      </w:ins>
      <w:ins w:id="3884" w:author="Rev 3 Allen Wirfs-Brock" w:date="2011-09-02T09:59:00Z">
        <w:r>
          <w:rPr>
            <w:rFonts w:ascii="Times New Roman" w:hAnsi="Times New Roman"/>
            <w:i/>
          </w:rPr>
          <w:br/>
        </w:r>
      </w:ins>
      <w:ins w:id="3885" w:author="Rev 3 Allen Wirfs-Brock" w:date="2011-09-02T09:57:00Z">
        <w:r>
          <w:t>is determined as follows:</w:t>
        </w:r>
      </w:ins>
    </w:p>
    <w:p w14:paraId="7E47439E" w14:textId="77777777" w:rsidR="00EB0D59" w:rsidRDefault="00EB0D59" w:rsidP="00EB0D59">
      <w:pPr>
        <w:pStyle w:val="Alg4"/>
        <w:numPr>
          <w:ilvl w:val="0"/>
          <w:numId w:val="494"/>
        </w:numPr>
        <w:spacing w:after="220"/>
        <w:contextualSpacing/>
        <w:rPr>
          <w:ins w:id="3886" w:author="Rev 3 Allen Wirfs-Brock" w:date="2011-09-02T09:57:00Z"/>
        </w:rPr>
      </w:pPr>
      <w:ins w:id="3887" w:author="Rev 3 Allen Wirfs-Brock" w:date="2011-09-02T09:57:00Z">
        <w:r>
          <w:t>Return a new empty List.</w:t>
        </w:r>
      </w:ins>
    </w:p>
    <w:p w14:paraId="0EFA1371" w14:textId="77777777" w:rsidR="00646621" w:rsidRDefault="00646621" w:rsidP="00605299">
      <w:pPr>
        <w:jc w:val="left"/>
        <w:rPr>
          <w:ins w:id="3888" w:author="Rev 3 Allen Wirfs-Brock" w:date="2011-09-02T10:24:00Z"/>
        </w:rPr>
      </w:pPr>
      <w:ins w:id="3889" w:author="Rev 3 Allen Wirfs-Brock" w:date="2011-09-02T10:24:00Z">
        <w:r>
          <w:t>The VarDeclaredNames of the</w:t>
        </w:r>
        <w:r w:rsidRPr="006D7E13">
          <w:t xml:space="preserve"> </w:t>
        </w:r>
        <w:r>
          <w:t>productions:</w:t>
        </w:r>
        <w:r>
          <w:br/>
          <w:t xml:space="preserve">   </w:t>
        </w:r>
        <w:r w:rsidRPr="00E641FE">
          <w:rPr>
            <w:rFonts w:ascii="Times New Roman" w:hAnsi="Times New Roman"/>
            <w:i/>
          </w:rPr>
          <w:t>Statement</w:t>
        </w:r>
        <w:r>
          <w:rPr>
            <w:rFonts w:ascii="Times New Roman" w:hAnsi="Times New Roman"/>
            <w:i/>
          </w:rPr>
          <w:t xml:space="preserve"> </w:t>
        </w:r>
        <w:r>
          <w:rPr>
            <w:b/>
          </w:rPr>
          <w:t>:</w:t>
        </w:r>
        <w:r w:rsidRPr="00E641FE">
          <w:rPr>
            <w:rFonts w:ascii="Times New Roman" w:hAnsi="Times New Roman"/>
            <w:i/>
          </w:rPr>
          <w:t xml:space="preserve"> </w:t>
        </w:r>
        <w:r>
          <w:rPr>
            <w:rFonts w:ascii="Times New Roman" w:hAnsi="Times New Roman"/>
            <w:i/>
          </w:rPr>
          <w:t>Block</w:t>
        </w:r>
      </w:ins>
      <w:ins w:id="3890" w:author="Rev 3 Allen Wirfs-Brock" w:date="2011-09-09T13:16:00Z">
        <w:r w:rsidR="001434CE">
          <w:rPr>
            <w:rFonts w:ascii="Times New Roman" w:hAnsi="Times New Roman"/>
            <w:i/>
          </w:rPr>
          <w:t>Statement</w:t>
        </w:r>
      </w:ins>
      <w:ins w:id="3891" w:author="Rev 3 Allen Wirfs-Brock" w:date="2011-09-02T10:24:00Z">
        <w:r>
          <w:rPr>
            <w:rFonts w:ascii="Times New Roman" w:hAnsi="Times New Roman"/>
            <w:i/>
          </w:rPr>
          <w:br/>
          <w:t xml:space="preserve">   </w:t>
        </w:r>
        <w:r w:rsidRPr="00E641FE">
          <w:rPr>
            <w:rFonts w:ascii="Times New Roman" w:hAnsi="Times New Roman"/>
            <w:i/>
          </w:rPr>
          <w:t>Statement</w:t>
        </w:r>
        <w:r>
          <w:rPr>
            <w:rFonts w:ascii="Times New Roman" w:hAnsi="Times New Roman"/>
            <w:i/>
          </w:rPr>
          <w:t xml:space="preserve"> </w:t>
        </w:r>
        <w:r>
          <w:rPr>
            <w:b/>
          </w:rPr>
          <w:t>:</w:t>
        </w:r>
        <w:r w:rsidRPr="00E641FE">
          <w:rPr>
            <w:rFonts w:ascii="Times New Roman" w:hAnsi="Times New Roman"/>
            <w:i/>
          </w:rPr>
          <w:t xml:space="preserve"> </w:t>
        </w:r>
      </w:ins>
      <w:ins w:id="3892" w:author="Rev 3 Allen Wirfs-Brock" w:date="2011-09-02T10:26:00Z">
        <w:r>
          <w:rPr>
            <w:rFonts w:ascii="Times New Roman" w:hAnsi="Times New Roman"/>
            <w:i/>
          </w:rPr>
          <w:t>If</w:t>
        </w:r>
      </w:ins>
      <w:ins w:id="3893" w:author="Rev 3 Allen Wirfs-Brock" w:date="2011-09-02T10:24:00Z">
        <w:r>
          <w:rPr>
            <w:rFonts w:ascii="Times New Roman" w:hAnsi="Times New Roman"/>
            <w:i/>
          </w:rPr>
          <w:t>Statement</w:t>
        </w:r>
        <w:r>
          <w:rPr>
            <w:rFonts w:ascii="Times New Roman" w:hAnsi="Times New Roman"/>
            <w:i/>
          </w:rPr>
          <w:br/>
          <w:t xml:space="preserve">   </w:t>
        </w:r>
        <w:r w:rsidRPr="00E641FE">
          <w:rPr>
            <w:rFonts w:ascii="Times New Roman" w:hAnsi="Times New Roman"/>
            <w:i/>
          </w:rPr>
          <w:t>Statement</w:t>
        </w:r>
        <w:r>
          <w:rPr>
            <w:rFonts w:ascii="Times New Roman" w:hAnsi="Times New Roman"/>
            <w:i/>
          </w:rPr>
          <w:t xml:space="preserve"> </w:t>
        </w:r>
        <w:r>
          <w:rPr>
            <w:b/>
          </w:rPr>
          <w:t>:</w:t>
        </w:r>
        <w:r w:rsidRPr="00E641FE">
          <w:rPr>
            <w:rFonts w:ascii="Times New Roman" w:hAnsi="Times New Roman"/>
            <w:i/>
          </w:rPr>
          <w:t xml:space="preserve"> </w:t>
        </w:r>
      </w:ins>
      <w:ins w:id="3894" w:author="Rev 3 Allen Wirfs-Brock" w:date="2011-09-02T10:26:00Z">
        <w:r>
          <w:rPr>
            <w:rFonts w:ascii="Times New Roman" w:hAnsi="Times New Roman"/>
            <w:i/>
          </w:rPr>
          <w:t>Iteration</w:t>
        </w:r>
      </w:ins>
      <w:ins w:id="3895" w:author="Rev 3 Allen Wirfs-Brock" w:date="2011-09-02T10:24:00Z">
        <w:r>
          <w:rPr>
            <w:rFonts w:ascii="Times New Roman" w:hAnsi="Times New Roman"/>
            <w:i/>
          </w:rPr>
          <w:t>Statement</w:t>
        </w:r>
        <w:r>
          <w:rPr>
            <w:rFonts w:ascii="Times New Roman" w:hAnsi="Times New Roman"/>
            <w:i/>
          </w:rPr>
          <w:br/>
          <w:t xml:space="preserve">   </w:t>
        </w:r>
        <w:r w:rsidRPr="00E641FE">
          <w:rPr>
            <w:rFonts w:ascii="Times New Roman" w:hAnsi="Times New Roman"/>
            <w:i/>
          </w:rPr>
          <w:t>Statement</w:t>
        </w:r>
        <w:r>
          <w:rPr>
            <w:rFonts w:ascii="Times New Roman" w:hAnsi="Times New Roman"/>
            <w:i/>
          </w:rPr>
          <w:t xml:space="preserve"> </w:t>
        </w:r>
        <w:r>
          <w:rPr>
            <w:b/>
          </w:rPr>
          <w:t>:</w:t>
        </w:r>
        <w:r w:rsidRPr="00E641FE">
          <w:rPr>
            <w:rFonts w:ascii="Times New Roman" w:hAnsi="Times New Roman"/>
            <w:i/>
          </w:rPr>
          <w:t xml:space="preserve"> </w:t>
        </w:r>
      </w:ins>
      <w:ins w:id="3896" w:author="Rev 3 Allen Wirfs-Brock" w:date="2011-09-02T10:26:00Z">
        <w:r w:rsidR="00605299">
          <w:rPr>
            <w:rFonts w:ascii="Times New Roman" w:hAnsi="Times New Roman"/>
            <w:i/>
          </w:rPr>
          <w:t>With</w:t>
        </w:r>
      </w:ins>
      <w:ins w:id="3897" w:author="Rev 3 Allen Wirfs-Brock" w:date="2011-09-02T10:24:00Z">
        <w:r>
          <w:rPr>
            <w:rFonts w:ascii="Times New Roman" w:hAnsi="Times New Roman"/>
            <w:i/>
          </w:rPr>
          <w:t>Statement</w:t>
        </w:r>
        <w:r>
          <w:rPr>
            <w:rFonts w:ascii="Times New Roman" w:hAnsi="Times New Roman"/>
            <w:i/>
          </w:rPr>
          <w:br/>
          <w:t xml:space="preserve">   </w:t>
        </w:r>
        <w:r w:rsidRPr="00E641FE">
          <w:rPr>
            <w:rFonts w:ascii="Times New Roman" w:hAnsi="Times New Roman"/>
            <w:i/>
          </w:rPr>
          <w:t>Statement</w:t>
        </w:r>
        <w:r>
          <w:rPr>
            <w:rFonts w:ascii="Times New Roman" w:hAnsi="Times New Roman"/>
            <w:i/>
          </w:rPr>
          <w:t xml:space="preserve"> </w:t>
        </w:r>
        <w:r>
          <w:rPr>
            <w:b/>
          </w:rPr>
          <w:t>:</w:t>
        </w:r>
        <w:r w:rsidRPr="00E641FE">
          <w:rPr>
            <w:rFonts w:ascii="Times New Roman" w:hAnsi="Times New Roman"/>
            <w:i/>
          </w:rPr>
          <w:t xml:space="preserve"> </w:t>
        </w:r>
      </w:ins>
      <w:ins w:id="3898" w:author="Rev 3 Allen Wirfs-Brock" w:date="2011-09-02T10:27:00Z">
        <w:r w:rsidR="00605299">
          <w:rPr>
            <w:rFonts w:ascii="Times New Roman" w:hAnsi="Times New Roman"/>
            <w:i/>
          </w:rPr>
          <w:t>Labelled</w:t>
        </w:r>
      </w:ins>
      <w:ins w:id="3899" w:author="Rev 3 Allen Wirfs-Brock" w:date="2011-09-02T10:24:00Z">
        <w:r>
          <w:rPr>
            <w:rFonts w:ascii="Times New Roman" w:hAnsi="Times New Roman"/>
            <w:i/>
          </w:rPr>
          <w:t>Statement</w:t>
        </w:r>
        <w:r>
          <w:rPr>
            <w:rFonts w:ascii="Times New Roman" w:hAnsi="Times New Roman"/>
            <w:i/>
          </w:rPr>
          <w:br/>
          <w:t xml:space="preserve">   </w:t>
        </w:r>
        <w:r w:rsidRPr="00E641FE">
          <w:rPr>
            <w:rFonts w:ascii="Times New Roman" w:hAnsi="Times New Roman"/>
            <w:i/>
          </w:rPr>
          <w:t>Statement</w:t>
        </w:r>
        <w:r>
          <w:rPr>
            <w:rFonts w:ascii="Times New Roman" w:hAnsi="Times New Roman"/>
            <w:i/>
          </w:rPr>
          <w:t xml:space="preserve"> </w:t>
        </w:r>
        <w:r>
          <w:rPr>
            <w:b/>
          </w:rPr>
          <w:t>:</w:t>
        </w:r>
        <w:r w:rsidRPr="00E641FE">
          <w:rPr>
            <w:rFonts w:ascii="Times New Roman" w:hAnsi="Times New Roman"/>
            <w:i/>
          </w:rPr>
          <w:t xml:space="preserve"> </w:t>
        </w:r>
      </w:ins>
      <w:ins w:id="3900" w:author="Rev 3 Allen Wirfs-Brock" w:date="2011-09-02T10:27:00Z">
        <w:r w:rsidR="00605299">
          <w:rPr>
            <w:rFonts w:ascii="Times New Roman" w:hAnsi="Times New Roman"/>
            <w:i/>
          </w:rPr>
          <w:t>Switch</w:t>
        </w:r>
      </w:ins>
      <w:ins w:id="3901" w:author="Rev 3 Allen Wirfs-Brock" w:date="2011-09-02T10:24:00Z">
        <w:r>
          <w:rPr>
            <w:rFonts w:ascii="Times New Roman" w:hAnsi="Times New Roman"/>
            <w:i/>
          </w:rPr>
          <w:t>Statement</w:t>
        </w:r>
        <w:r>
          <w:rPr>
            <w:rFonts w:ascii="Times New Roman" w:hAnsi="Times New Roman"/>
            <w:i/>
          </w:rPr>
          <w:br/>
          <w:t xml:space="preserve">   </w:t>
        </w:r>
        <w:r w:rsidRPr="00E641FE">
          <w:rPr>
            <w:rFonts w:ascii="Times New Roman" w:hAnsi="Times New Roman"/>
            <w:i/>
          </w:rPr>
          <w:t>Statement</w:t>
        </w:r>
        <w:r>
          <w:rPr>
            <w:rFonts w:ascii="Times New Roman" w:hAnsi="Times New Roman"/>
            <w:i/>
          </w:rPr>
          <w:t xml:space="preserve"> </w:t>
        </w:r>
        <w:r>
          <w:rPr>
            <w:b/>
          </w:rPr>
          <w:t>:</w:t>
        </w:r>
        <w:r w:rsidRPr="00E641FE">
          <w:rPr>
            <w:rFonts w:ascii="Times New Roman" w:hAnsi="Times New Roman"/>
            <w:i/>
          </w:rPr>
          <w:t xml:space="preserve"> </w:t>
        </w:r>
      </w:ins>
      <w:ins w:id="3902" w:author="Rev 3 Allen Wirfs-Brock" w:date="2011-09-02T10:27:00Z">
        <w:r w:rsidR="00605299">
          <w:rPr>
            <w:rFonts w:ascii="Times New Roman" w:hAnsi="Times New Roman"/>
            <w:i/>
          </w:rPr>
          <w:t>Try</w:t>
        </w:r>
      </w:ins>
      <w:ins w:id="3903" w:author="Rev 3 Allen Wirfs-Brock" w:date="2011-09-02T10:24:00Z">
        <w:r>
          <w:rPr>
            <w:rFonts w:ascii="Times New Roman" w:hAnsi="Times New Roman"/>
            <w:i/>
          </w:rPr>
          <w:t>Statement</w:t>
        </w:r>
        <w:r>
          <w:rPr>
            <w:rFonts w:ascii="Times New Roman" w:hAnsi="Times New Roman"/>
            <w:i/>
          </w:rPr>
          <w:br/>
        </w:r>
        <w:r>
          <w:t>is determined as follows:</w:t>
        </w:r>
      </w:ins>
    </w:p>
    <w:p w14:paraId="2AC88016" w14:textId="77777777" w:rsidR="00EB0764" w:rsidRDefault="00EB0764" w:rsidP="00EB0764">
      <w:pPr>
        <w:pStyle w:val="Alg4"/>
        <w:numPr>
          <w:ilvl w:val="0"/>
          <w:numId w:val="493"/>
        </w:numPr>
        <w:spacing w:after="220"/>
        <w:contextualSpacing/>
        <w:rPr>
          <w:ins w:id="3904" w:author="Rev 3 Allen Wirfs-Brock" w:date="2011-09-02T10:06:00Z"/>
        </w:rPr>
      </w:pPr>
      <w:ins w:id="3905" w:author="Rev 3 Allen Wirfs-Brock" w:date="2011-09-02T10:06:00Z">
        <w:r>
          <w:t>Return the VarDeclaredNames of</w:t>
        </w:r>
      </w:ins>
      <w:ins w:id="3906" w:author="Rev 3 Allen Wirfs-Brock" w:date="2011-09-02T10:25:00Z">
        <w:r w:rsidR="00646621">
          <w:t xml:space="preserve"> the  single non-terminal symbol that is the right hand side of the production</w:t>
        </w:r>
      </w:ins>
      <w:ins w:id="3907" w:author="Rev 3 Allen Wirfs-Brock" w:date="2011-09-02T10:06:00Z">
        <w:r>
          <w:t>.</w:t>
        </w:r>
      </w:ins>
    </w:p>
    <w:p w14:paraId="68E6A202" w14:textId="77777777" w:rsidR="00EB0764" w:rsidRDefault="00EB0764" w:rsidP="00EB0764">
      <w:pPr>
        <w:rPr>
          <w:ins w:id="3908" w:author="Rev 3 Allen Wirfs-Brock" w:date="2011-09-02T10:07:00Z"/>
        </w:rPr>
      </w:pPr>
      <w:ins w:id="3909" w:author="Rev 3 Allen Wirfs-Brock" w:date="2011-09-02T10:07:00Z">
        <w:r>
          <w:t>The VarDeclaredNames of the</w:t>
        </w:r>
        <w:r w:rsidRPr="006D7E13">
          <w:t xml:space="preserve"> </w:t>
        </w:r>
        <w:r>
          <w:t xml:space="preserve">production  </w:t>
        </w:r>
        <w:r w:rsidRPr="00E641FE">
          <w:rPr>
            <w:rFonts w:ascii="Times New Roman" w:hAnsi="Times New Roman"/>
            <w:i/>
          </w:rPr>
          <w:t>Statement</w:t>
        </w:r>
        <w:r>
          <w:rPr>
            <w:rFonts w:ascii="Times New Roman" w:hAnsi="Times New Roman"/>
            <w:i/>
          </w:rPr>
          <w:t xml:space="preserve"> </w:t>
        </w:r>
        <w:r>
          <w:rPr>
            <w:b/>
          </w:rPr>
          <w:t>:</w:t>
        </w:r>
        <w:r w:rsidRPr="00E641FE">
          <w:rPr>
            <w:rFonts w:ascii="Times New Roman" w:hAnsi="Times New Roman"/>
            <w:i/>
          </w:rPr>
          <w:t xml:space="preserve"> </w:t>
        </w:r>
        <w:r>
          <w:rPr>
            <w:rFonts w:ascii="Times New Roman" w:hAnsi="Times New Roman"/>
            <w:i/>
          </w:rPr>
          <w:t>VariableStatement</w:t>
        </w:r>
        <w:r>
          <w:t xml:space="preserve"> is determined as follows:</w:t>
        </w:r>
      </w:ins>
    </w:p>
    <w:p w14:paraId="72E214A5" w14:textId="77777777" w:rsidR="00EB0764" w:rsidRDefault="00EB0764" w:rsidP="00025920">
      <w:pPr>
        <w:pStyle w:val="Alg4"/>
        <w:numPr>
          <w:ilvl w:val="0"/>
          <w:numId w:val="502"/>
        </w:numPr>
        <w:spacing w:after="220"/>
        <w:contextualSpacing/>
        <w:rPr>
          <w:ins w:id="3910" w:author="Rev 3 Allen Wirfs-Brock" w:date="2011-09-02T10:07:00Z"/>
        </w:rPr>
      </w:pPr>
      <w:ins w:id="3911" w:author="Rev 3 Allen Wirfs-Brock" w:date="2011-09-02T10:07:00Z">
        <w:r>
          <w:t xml:space="preserve">Return the </w:t>
        </w:r>
      </w:ins>
      <w:ins w:id="3912" w:author="Rev 3 Allen Wirfs-Brock" w:date="2011-09-02T10:08:00Z">
        <w:r>
          <w:t>Bound</w:t>
        </w:r>
      </w:ins>
      <w:ins w:id="3913" w:author="Rev 3 Allen Wirfs-Brock" w:date="2011-09-02T10:07:00Z">
        <w:r>
          <w:t xml:space="preserve">Names of </w:t>
        </w:r>
      </w:ins>
      <w:ins w:id="3914" w:author="Rev 3 Allen Wirfs-Brock" w:date="2011-09-02T10:09:00Z">
        <w:r>
          <w:rPr>
            <w:i/>
          </w:rPr>
          <w:t>VariableStatement</w:t>
        </w:r>
      </w:ins>
      <w:ins w:id="3915" w:author="Rev 3 Allen Wirfs-Brock" w:date="2011-09-02T10:07:00Z">
        <w:r>
          <w:t>.</w:t>
        </w:r>
      </w:ins>
    </w:p>
    <w:p w14:paraId="663EE9B0" w14:textId="77777777" w:rsidR="00FB6304" w:rsidRDefault="00FB6304" w:rsidP="00C2218C">
      <w:pPr>
        <w:rPr>
          <w:ins w:id="3916" w:author="Rev 3 Allen Wirfs-Brock" w:date="2011-09-09T11:39:00Z"/>
        </w:rPr>
      </w:pPr>
      <w:ins w:id="3917" w:author="Rev 3 Allen Wirfs-Brock" w:date="2011-09-09T11:39:00Z">
        <w:r>
          <w:t xml:space="preserve">The </w:t>
        </w:r>
        <w:r w:rsidRPr="008F0B3D">
          <w:rPr>
            <w:rStyle w:val="bnf"/>
          </w:rPr>
          <w:t>Statement</w:t>
        </w:r>
        <w:r>
          <w:t xml:space="preserve"> productions are all evaluated as as follows</w:t>
        </w:r>
      </w:ins>
    </w:p>
    <w:p w14:paraId="1697E692" w14:textId="77777777" w:rsidR="00FB6304" w:rsidRDefault="00FB6304" w:rsidP="008F0B3D">
      <w:pPr>
        <w:pStyle w:val="Alg4"/>
        <w:numPr>
          <w:ilvl w:val="0"/>
          <w:numId w:val="544"/>
        </w:numPr>
        <w:spacing w:after="220"/>
        <w:contextualSpacing/>
        <w:rPr>
          <w:ins w:id="3918" w:author="Rev 3 Allen Wirfs-Brock" w:date="2011-09-09T11:40:00Z"/>
        </w:rPr>
      </w:pPr>
      <w:ins w:id="3919" w:author="Rev 3 Allen Wirfs-Brock" w:date="2011-09-09T11:40:00Z">
        <w:r>
          <w:t>Return the result of evaluating the  single non-terminal symbol that is the right hand side of the production.</w:t>
        </w:r>
      </w:ins>
    </w:p>
    <w:p w14:paraId="5C753C83" w14:textId="77777777" w:rsidR="004C02EF" w:rsidRPr="00F20E26" w:rsidRDefault="001D547B" w:rsidP="004C02EF">
      <w:pPr>
        <w:rPr>
          <w:sz w:val="18"/>
        </w:rPr>
      </w:pPr>
      <w:ins w:id="3920" w:author="Rev 3 Allen Wirfs-Brock" w:date="2011-09-01T17:24:00Z">
        <w:r w:rsidRPr="00CC1D30">
          <w:rPr>
            <w:sz w:val="18"/>
          </w:rPr>
          <w:t>NOTE</w:t>
        </w:r>
        <w:r w:rsidRPr="00CC1D30">
          <w:rPr>
            <w:sz w:val="18"/>
          </w:rPr>
          <w:tab/>
        </w:r>
      </w:ins>
      <w:r w:rsidR="004C02EF" w:rsidRPr="00F20E26">
        <w:rPr>
          <w:sz w:val="18"/>
        </w:rPr>
        <w:t xml:space="preserve">The result of evaluating a </w:t>
      </w:r>
      <w:r w:rsidR="004C02EF" w:rsidRPr="00F20E26">
        <w:rPr>
          <w:rFonts w:ascii="Times New Roman" w:hAnsi="Times New Roman"/>
          <w:i/>
          <w:sz w:val="18"/>
        </w:rPr>
        <w:t>Statement</w:t>
      </w:r>
      <w:r w:rsidR="004C02EF" w:rsidRPr="00F20E26">
        <w:rPr>
          <w:sz w:val="18"/>
        </w:rPr>
        <w:t xml:space="preserve"> </w:t>
      </w:r>
      <w:ins w:id="3921" w:author="Rev 3 Allen Wirfs-Brock" w:date="2011-08-30T15:01:00Z">
        <w:r w:rsidR="0072353C" w:rsidRPr="00F20E26">
          <w:rPr>
            <w:sz w:val="18"/>
          </w:rPr>
          <w:t xml:space="preserve">or </w:t>
        </w:r>
      </w:ins>
      <w:commentRangeStart w:id="3922"/>
      <w:ins w:id="3923" w:author="Rev 3 Allen Wirfs-Brock" w:date="2011-08-30T15:02:00Z">
        <w:r w:rsidR="0072353C" w:rsidRPr="00F20E26">
          <w:rPr>
            <w:rFonts w:ascii="Times New Roman" w:hAnsi="Times New Roman"/>
            <w:i/>
            <w:sz w:val="18"/>
          </w:rPr>
          <w:t>Declaration</w:t>
        </w:r>
      </w:ins>
      <w:ins w:id="3924" w:author="Rev 3 Allen Wirfs-Brock" w:date="2011-08-30T15:01:00Z">
        <w:r w:rsidR="0072353C" w:rsidRPr="00F20E26">
          <w:rPr>
            <w:sz w:val="18"/>
          </w:rPr>
          <w:t xml:space="preserve"> </w:t>
        </w:r>
      </w:ins>
      <w:commentRangeEnd w:id="3922"/>
      <w:ins w:id="3925" w:author="Rev 3 Allen Wirfs-Brock" w:date="2011-08-30T15:03:00Z">
        <w:r w:rsidR="0072353C" w:rsidRPr="00F20E26">
          <w:rPr>
            <w:rStyle w:val="af4"/>
            <w:sz w:val="18"/>
          </w:rPr>
          <w:commentReference w:id="3922"/>
        </w:r>
      </w:ins>
      <w:r w:rsidR="004C02EF" w:rsidRPr="00F20E26">
        <w:rPr>
          <w:sz w:val="18"/>
        </w:rPr>
        <w:t>is always a Completion value.</w:t>
      </w:r>
    </w:p>
    <w:p w14:paraId="189F66C0" w14:textId="77777777" w:rsidR="00CB7EF2" w:rsidRDefault="00CB7EF2" w:rsidP="00CB7EF2">
      <w:pPr>
        <w:rPr>
          <w:ins w:id="3927" w:author="Rev 3 Allen Wirfs-Brock" w:date="2011-09-21T09:09:00Z"/>
        </w:rPr>
      </w:pPr>
      <w:ins w:id="3928" w:author="Rev 3 Allen Wirfs-Brock" w:date="2011-09-21T09:09:00Z">
        <w:r>
          <w:t xml:space="preserve">The </w:t>
        </w:r>
        <w:r>
          <w:rPr>
            <w:rFonts w:ascii="Times New Roman" w:eastAsia="Times New Roman" w:hAnsi="Times New Roman"/>
            <w:spacing w:val="6"/>
            <w:lang w:eastAsia="en-US"/>
          </w:rPr>
          <w:t xml:space="preserve">BoundNames </w:t>
        </w:r>
        <w:r>
          <w:t>of the</w:t>
        </w:r>
        <w:r w:rsidRPr="006D7E13">
          <w:t xml:space="preserve"> </w:t>
        </w:r>
        <w:r>
          <w:rPr>
            <w:rStyle w:val="bnf"/>
          </w:rPr>
          <w:t xml:space="preserve">Declaration </w:t>
        </w:r>
      </w:ins>
      <w:ins w:id="3929" w:author="Rev 3 Allen Wirfs-Brock" w:date="2011-09-21T10:15:00Z">
        <w:r w:rsidR="001F75AE">
          <w:t>productions are</w:t>
        </w:r>
      </w:ins>
      <w:ins w:id="3930" w:author="Rev 3 Allen Wirfs-Brock" w:date="2011-09-21T09:09:00Z">
        <w:r>
          <w:t xml:space="preserve"> determined as follows:</w:t>
        </w:r>
      </w:ins>
    </w:p>
    <w:p w14:paraId="3635A293" w14:textId="77777777" w:rsidR="00CB7EF2" w:rsidRDefault="00CB7EF2" w:rsidP="00CB7EF2">
      <w:pPr>
        <w:pStyle w:val="Alg4"/>
        <w:numPr>
          <w:ilvl w:val="0"/>
          <w:numId w:val="496"/>
        </w:numPr>
        <w:spacing w:after="220"/>
        <w:contextualSpacing/>
        <w:rPr>
          <w:ins w:id="3931" w:author="Rev 3 Allen Wirfs-Brock" w:date="2011-09-21T09:09:00Z"/>
        </w:rPr>
      </w:pPr>
      <w:ins w:id="3932" w:author="Rev 3 Allen Wirfs-Brock" w:date="2011-09-21T09:09:00Z">
        <w:r>
          <w:t xml:space="preserve">Return the BoundNames of </w:t>
        </w:r>
      </w:ins>
      <w:ins w:id="3933" w:author="Rev 3 Allen Wirfs-Brock" w:date="2011-09-21T10:16:00Z">
        <w:r w:rsidR="001F75AE">
          <w:t>the single non-terminal symbol that is the right hand side of the production</w:t>
        </w:r>
      </w:ins>
      <w:ins w:id="3934" w:author="Rev 3 Allen Wirfs-Brock" w:date="2011-09-21T09:09:00Z">
        <w:r>
          <w:t>.</w:t>
        </w:r>
      </w:ins>
    </w:p>
    <w:p w14:paraId="42AABE8A" w14:textId="77777777" w:rsidR="001F75AE" w:rsidRDefault="001F75AE" w:rsidP="001F75AE">
      <w:pPr>
        <w:rPr>
          <w:ins w:id="3935" w:author="Rev 3 Allen Wirfs-Brock" w:date="2011-09-21T10:17:00Z"/>
        </w:rPr>
      </w:pPr>
      <w:ins w:id="3936" w:author="Rev 3 Allen Wirfs-Brock" w:date="2011-09-21T10:17:00Z">
        <w:r>
          <w:t xml:space="preserve">The </w:t>
        </w:r>
      </w:ins>
      <w:ins w:id="3937" w:author="Rev 3 Allen Wirfs-Brock" w:date="2011-09-21T10:18:00Z">
        <w:r>
          <w:rPr>
            <w:rStyle w:val="bnf"/>
          </w:rPr>
          <w:t xml:space="preserve">Declaration  </w:t>
        </w:r>
      </w:ins>
      <w:ins w:id="3938" w:author="Rev 3 Allen Wirfs-Brock" w:date="2011-09-21T10:17:00Z">
        <w:r>
          <w:t>productions are all evaluated as as follows</w:t>
        </w:r>
      </w:ins>
    </w:p>
    <w:p w14:paraId="2B5C8582" w14:textId="77777777" w:rsidR="001F75AE" w:rsidRDefault="001F75AE" w:rsidP="00F20E26">
      <w:pPr>
        <w:pStyle w:val="Alg4"/>
        <w:numPr>
          <w:ilvl w:val="0"/>
          <w:numId w:val="587"/>
        </w:numPr>
        <w:spacing w:after="220"/>
        <w:contextualSpacing/>
        <w:rPr>
          <w:ins w:id="3939" w:author="Rev 3 Allen Wirfs-Brock" w:date="2011-09-21T10:17:00Z"/>
        </w:rPr>
      </w:pPr>
      <w:ins w:id="3940" w:author="Rev 3 Allen Wirfs-Brock" w:date="2011-09-21T10:17:00Z">
        <w:r>
          <w:t>Return the result of evaluating the  single non-terminal symbol that is the right hand side of the production.</w:t>
        </w:r>
      </w:ins>
    </w:p>
    <w:p w14:paraId="177A89BF" w14:textId="77777777" w:rsidR="004C02EF" w:rsidRPr="003F2DBA" w:rsidDel="0072353C" w:rsidRDefault="004C02EF" w:rsidP="004C02EF">
      <w:pPr>
        <w:pStyle w:val="Note"/>
        <w:rPr>
          <w:del w:id="3941" w:author="Rev 3 Allen Wirfs-Brock" w:date="2011-08-30T15:01:00Z"/>
        </w:rPr>
      </w:pPr>
      <w:del w:id="3942" w:author="Rev 3 Allen Wirfs-Brock" w:date="2011-08-30T15:01:00Z">
        <w:r w:rsidRPr="00C14EAC" w:rsidDel="0072353C">
          <w:delText>NOTE</w:delText>
        </w:r>
        <w:r w:rsidRPr="00C14EAC" w:rsidDel="0072353C">
          <w:tab/>
          <w:delText xml:space="preserve">Several widely used implementations of ECMAScript are known to support the use of </w:delText>
        </w:r>
        <w:r w:rsidRPr="00C14EAC" w:rsidDel="0072353C">
          <w:rPr>
            <w:rFonts w:ascii="Times New Roman" w:hAnsi="Times New Roman"/>
          </w:rPr>
          <w:delText>FunctionDeclaration</w:delText>
        </w:r>
        <w:r w:rsidRPr="00C14EAC" w:rsidDel="0072353C">
          <w:delText xml:space="preserve"> as a </w:delText>
        </w:r>
        <w:r w:rsidRPr="00C14EAC" w:rsidDel="0072353C">
          <w:rPr>
            <w:rFonts w:ascii="Times New Roman" w:hAnsi="Times New Roman"/>
          </w:rPr>
          <w:delText>Statement</w:delText>
        </w:r>
        <w:r w:rsidRPr="00C14EAC" w:rsidDel="0072353C">
          <w:delText xml:space="preserve">. However there are significant and irreconcilable variations among the implementations in the semantics applied to such </w:delText>
        </w:r>
        <w:r w:rsidRPr="00C14EAC" w:rsidDel="0072353C">
          <w:rPr>
            <w:rStyle w:val="bnf"/>
          </w:rPr>
          <w:delText>FunctionDeclarations</w:delText>
        </w:r>
        <w:r w:rsidRPr="00C14EAC" w:rsidDel="0072353C">
          <w:delText>. Because of these irreconcilable difference</w:delText>
        </w:r>
        <w:r w:rsidDel="0072353C">
          <w:delText>s</w:delText>
        </w:r>
        <w:r w:rsidRPr="00C14EAC" w:rsidDel="0072353C">
          <w:delText xml:space="preserve">, the use of a </w:delText>
        </w:r>
        <w:r w:rsidRPr="00C14EAC" w:rsidDel="0072353C">
          <w:rPr>
            <w:rStyle w:val="bnf"/>
          </w:rPr>
          <w:delText>FunctionDeclaration</w:delText>
        </w:r>
        <w:r w:rsidRPr="00C14EAC" w:rsidDel="0072353C">
          <w:delText xml:space="preserve"> as a </w:delText>
        </w:r>
        <w:r w:rsidRPr="00C14EAC" w:rsidDel="0072353C">
          <w:rPr>
            <w:rStyle w:val="bnf"/>
          </w:rPr>
          <w:delText>Statement</w:delText>
        </w:r>
        <w:r w:rsidRPr="00C14EAC" w:rsidDel="0072353C">
          <w:delText xml:space="preserve"> results in code that is not reliably portable among implementations. It is recommended that ECMAScript implementations either disallow this usage of </w:delText>
        </w:r>
        <w:r w:rsidRPr="00C14EAC" w:rsidDel="0072353C">
          <w:rPr>
            <w:rStyle w:val="bnf"/>
          </w:rPr>
          <w:delText>FunctionDeclaration</w:delText>
        </w:r>
        <w:r w:rsidRPr="00C14EAC" w:rsidDel="0072353C">
          <w:delText xml:space="preserve"> or issue a warning when such a usage is encountered. Future editions of ECMAScript may define alternative portable means for declaring functions in a </w:delText>
        </w:r>
        <w:r w:rsidRPr="00C14EAC" w:rsidDel="0072353C">
          <w:rPr>
            <w:rStyle w:val="bnf"/>
          </w:rPr>
          <w:delText>Statement</w:delText>
        </w:r>
        <w:r w:rsidRPr="00C14EAC" w:rsidDel="0072353C">
          <w:delText xml:space="preserve"> context.</w:delText>
        </w:r>
      </w:del>
    </w:p>
    <w:p w14:paraId="53031CBB" w14:textId="77777777" w:rsidR="004C02EF" w:rsidRDefault="004C02EF" w:rsidP="003A4B22">
      <w:pPr>
        <w:pStyle w:val="20"/>
        <w:numPr>
          <w:ilvl w:val="0"/>
          <w:numId w:val="0"/>
        </w:numPr>
      </w:pPr>
      <w:bookmarkStart w:id="3943" w:name="_Ref440445201"/>
      <w:bookmarkStart w:id="3944" w:name="_Toc472818875"/>
      <w:bookmarkStart w:id="3945" w:name="_Toc235503449"/>
      <w:bookmarkStart w:id="3946" w:name="_Toc241509224"/>
      <w:bookmarkStart w:id="3947" w:name="_Toc244416711"/>
      <w:bookmarkStart w:id="3948" w:name="_Toc276631075"/>
      <w:bookmarkStart w:id="3949" w:name="_Toc178387086"/>
      <w:r>
        <w:t>12.1</w:t>
      </w:r>
      <w:r>
        <w:tab/>
        <w:t>Bloc</w:t>
      </w:r>
      <w:bookmarkEnd w:id="3848"/>
      <w:r>
        <w:t>k</w:t>
      </w:r>
      <w:bookmarkEnd w:id="3943"/>
      <w:bookmarkEnd w:id="3944"/>
      <w:bookmarkEnd w:id="3945"/>
      <w:bookmarkEnd w:id="3946"/>
      <w:bookmarkEnd w:id="3947"/>
      <w:bookmarkEnd w:id="3948"/>
      <w:bookmarkEnd w:id="3949"/>
    </w:p>
    <w:p w14:paraId="3972228D" w14:textId="77777777" w:rsidR="004C02EF" w:rsidRDefault="004C02EF" w:rsidP="004C02EF">
      <w:pPr>
        <w:pStyle w:val="Syntax"/>
      </w:pPr>
      <w:r w:rsidRPr="002912E1">
        <w:t>Syntax</w:t>
      </w:r>
    </w:p>
    <w:p w14:paraId="6AA45549" w14:textId="77777777" w:rsidR="001434CE" w:rsidRPr="00E641FE" w:rsidRDefault="001434CE" w:rsidP="001434CE">
      <w:pPr>
        <w:pStyle w:val="SyntaxRule"/>
        <w:rPr>
          <w:ins w:id="3950" w:author="Rev 3 Allen Wirfs-Brock" w:date="2011-09-09T13:16:00Z"/>
        </w:rPr>
      </w:pPr>
      <w:ins w:id="3951" w:author="Rev 3 Allen Wirfs-Brock" w:date="2011-09-09T13:16:00Z">
        <w:r w:rsidRPr="00E641FE">
          <w:t>Block</w:t>
        </w:r>
        <w:r>
          <w:t>Statement</w:t>
        </w:r>
        <w:r w:rsidRPr="00E641FE">
          <w:t xml:space="preserve"> </w:t>
        </w:r>
        <w:r w:rsidRPr="00D04346">
          <w:rPr>
            <w:rFonts w:ascii="Arial" w:hAnsi="Arial"/>
            <w:b/>
            <w:i w:val="0"/>
          </w:rPr>
          <w:t>:</w:t>
        </w:r>
      </w:ins>
    </w:p>
    <w:p w14:paraId="3D68B819" w14:textId="77777777" w:rsidR="001434CE" w:rsidRPr="00E641FE" w:rsidRDefault="001434CE" w:rsidP="001434CE">
      <w:pPr>
        <w:pStyle w:val="SyntaxDefinition"/>
        <w:rPr>
          <w:ins w:id="3952" w:author="Rev 3 Allen Wirfs-Brock" w:date="2011-09-09T13:16:00Z"/>
        </w:rPr>
      </w:pPr>
      <w:ins w:id="3953" w:author="Rev 3 Allen Wirfs-Brock" w:date="2011-09-09T13:16:00Z">
        <w:r>
          <w:t>Block</w:t>
        </w:r>
        <w:r w:rsidRPr="00E641FE">
          <w:t xml:space="preserve"> </w:t>
        </w:r>
      </w:ins>
    </w:p>
    <w:p w14:paraId="756B641B" w14:textId="77777777" w:rsidR="004C02EF" w:rsidRPr="00E641FE" w:rsidRDefault="004C02EF" w:rsidP="004C02EF">
      <w:pPr>
        <w:pStyle w:val="SyntaxRule"/>
      </w:pPr>
      <w:r w:rsidRPr="00E641FE">
        <w:t xml:space="preserve">Block </w:t>
      </w:r>
      <w:r w:rsidRPr="00D04346">
        <w:rPr>
          <w:rFonts w:ascii="Arial" w:hAnsi="Arial"/>
          <w:b/>
          <w:i w:val="0"/>
        </w:rPr>
        <w:t>:</w:t>
      </w:r>
    </w:p>
    <w:p w14:paraId="33EC5586" w14:textId="77777777" w:rsidR="004C02EF" w:rsidRPr="00E641FE" w:rsidRDefault="004C02EF" w:rsidP="004C02EF">
      <w:pPr>
        <w:pStyle w:val="SyntaxDefinition"/>
      </w:pPr>
      <w:r w:rsidRPr="00C226F6">
        <w:rPr>
          <w:rFonts w:ascii="Courier New" w:hAnsi="Courier New"/>
          <w:b/>
          <w:i w:val="0"/>
        </w:rPr>
        <w:t>{</w:t>
      </w:r>
      <w:r w:rsidRPr="00E641FE">
        <w:t xml:space="preserve"> StatementList</w:t>
      </w:r>
      <w:r w:rsidRPr="005E74B3">
        <w:rPr>
          <w:rFonts w:ascii="Arial" w:hAnsi="Arial"/>
          <w:i w:val="0"/>
          <w:vertAlign w:val="subscript"/>
        </w:rPr>
        <w:t>opt</w:t>
      </w:r>
      <w:r w:rsidRPr="00E641FE">
        <w:t xml:space="preserve"> </w:t>
      </w:r>
      <w:r w:rsidRPr="00C226F6">
        <w:rPr>
          <w:rFonts w:ascii="Courier New" w:hAnsi="Courier New"/>
          <w:b/>
          <w:i w:val="0"/>
        </w:rPr>
        <w:t>}</w:t>
      </w:r>
    </w:p>
    <w:p w14:paraId="0C99B6F2" w14:textId="77777777" w:rsidR="004C02EF" w:rsidRPr="00E641FE" w:rsidRDefault="004C02EF" w:rsidP="004C02EF">
      <w:pPr>
        <w:pStyle w:val="SyntaxRule"/>
      </w:pPr>
      <w:r w:rsidRPr="00E641FE">
        <w:t xml:space="preserve">StatementList </w:t>
      </w:r>
      <w:r w:rsidRPr="00D04346">
        <w:rPr>
          <w:rFonts w:ascii="Arial" w:hAnsi="Arial"/>
          <w:b/>
          <w:i w:val="0"/>
        </w:rPr>
        <w:t>:</w:t>
      </w:r>
    </w:p>
    <w:p w14:paraId="000C1D69" w14:textId="77777777" w:rsidR="004C02EF" w:rsidRDefault="004C02EF" w:rsidP="004C02EF">
      <w:pPr>
        <w:pStyle w:val="SyntaxDefinition"/>
        <w:rPr>
          <w:ins w:id="3954" w:author="Rev 3 Allen Wirfs-Brock" w:date="2011-08-30T16:09:00Z"/>
        </w:rPr>
      </w:pPr>
      <w:r w:rsidRPr="00E641FE">
        <w:t>Statement</w:t>
      </w:r>
      <w:ins w:id="3955" w:author="Rev 3 Allen Wirfs-Brock" w:date="2011-08-30T16:10:00Z">
        <w:r w:rsidR="00201852">
          <w:t>ListItem</w:t>
        </w:r>
      </w:ins>
      <w:r w:rsidRPr="00E641FE">
        <w:br/>
        <w:t>StatementList Statement</w:t>
      </w:r>
      <w:ins w:id="3956" w:author="Rev 3 Allen Wirfs-Brock" w:date="2011-08-30T16:11:00Z">
        <w:r w:rsidR="00201852">
          <w:t>ListItem</w:t>
        </w:r>
      </w:ins>
    </w:p>
    <w:p w14:paraId="6BD10129" w14:textId="77777777" w:rsidR="00201852" w:rsidRPr="00E641FE" w:rsidRDefault="00201852" w:rsidP="00201852">
      <w:pPr>
        <w:pStyle w:val="SyntaxRule"/>
        <w:rPr>
          <w:ins w:id="3957" w:author="Rev 3 Allen Wirfs-Brock" w:date="2011-08-30T16:09:00Z"/>
        </w:rPr>
      </w:pPr>
      <w:ins w:id="3958" w:author="Rev 3 Allen Wirfs-Brock" w:date="2011-08-30T16:09:00Z">
        <w:r w:rsidRPr="00E641FE">
          <w:t>StatementList</w:t>
        </w:r>
        <w:r>
          <w:t>Item</w:t>
        </w:r>
        <w:r w:rsidRPr="00E641FE">
          <w:t xml:space="preserve"> </w:t>
        </w:r>
        <w:r w:rsidRPr="00D04346">
          <w:rPr>
            <w:rFonts w:ascii="Arial" w:hAnsi="Arial"/>
            <w:b/>
            <w:i w:val="0"/>
          </w:rPr>
          <w:t>:</w:t>
        </w:r>
      </w:ins>
    </w:p>
    <w:p w14:paraId="4C266EB1" w14:textId="77777777" w:rsidR="00201852" w:rsidRDefault="00201852" w:rsidP="00201852">
      <w:pPr>
        <w:pStyle w:val="SyntaxDefinition"/>
        <w:rPr>
          <w:ins w:id="3959" w:author="Rev 3 Allen Wirfs-Brock" w:date="2011-08-30T16:09:00Z"/>
        </w:rPr>
      </w:pPr>
      <w:ins w:id="3960" w:author="Rev 3 Allen Wirfs-Brock" w:date="2011-08-30T16:09:00Z">
        <w:r w:rsidRPr="00E641FE">
          <w:t>Statement</w:t>
        </w:r>
        <w:r w:rsidRPr="00E641FE">
          <w:br/>
        </w:r>
      </w:ins>
      <w:ins w:id="3961" w:author="Rev 3 Allen Wirfs-Brock" w:date="2011-08-30T16:18:00Z">
        <w:r>
          <w:t>Declaration</w:t>
        </w:r>
      </w:ins>
    </w:p>
    <w:p w14:paraId="79715A08" w14:textId="77777777" w:rsidR="004C02EF" w:rsidRPr="002912E1" w:rsidRDefault="004C02EF" w:rsidP="004C02EF">
      <w:pPr>
        <w:pStyle w:val="Syntax"/>
      </w:pPr>
      <w:r w:rsidRPr="002912E1">
        <w:t>Semantics</w:t>
      </w:r>
    </w:p>
    <w:p w14:paraId="0C97EE07" w14:textId="77777777" w:rsidR="00DD7BE8" w:rsidRDefault="00DD7BE8" w:rsidP="00DD7BE8">
      <w:pPr>
        <w:rPr>
          <w:ins w:id="3962" w:author="Rev 3 Allen Wirfs-Brock" w:date="2011-09-09T13:19:00Z"/>
        </w:rPr>
      </w:pPr>
      <w:ins w:id="3963" w:author="Rev 3 Allen Wirfs-Brock" w:date="2011-09-09T13:19:00Z">
        <w:r>
          <w:t>The VarDeclaredNames of the</w:t>
        </w:r>
        <w:r w:rsidRPr="006D7E13">
          <w:t xml:space="preserve"> </w:t>
        </w:r>
        <w:r>
          <w:t xml:space="preserve">production  </w:t>
        </w:r>
        <w:r w:rsidRPr="00E641FE">
          <w:rPr>
            <w:rFonts w:ascii="Times New Roman" w:hAnsi="Times New Roman"/>
            <w:i/>
          </w:rPr>
          <w:t>Block</w:t>
        </w:r>
        <w:r>
          <w:rPr>
            <w:rFonts w:ascii="Times New Roman" w:hAnsi="Times New Roman"/>
            <w:i/>
          </w:rPr>
          <w:t>Statement</w:t>
        </w:r>
        <w:r w:rsidRPr="00E641FE">
          <w:rPr>
            <w:rFonts w:ascii="Times New Roman" w:hAnsi="Times New Roman"/>
            <w:i/>
          </w:rPr>
          <w:t xml:space="preserve"> </w:t>
        </w:r>
        <w:r>
          <w:rPr>
            <w:b/>
          </w:rPr>
          <w:t>:</w:t>
        </w:r>
        <w:r w:rsidRPr="00E641FE">
          <w:rPr>
            <w:rFonts w:ascii="Times New Roman" w:hAnsi="Times New Roman"/>
            <w:i/>
          </w:rPr>
          <w:t xml:space="preserve"> </w:t>
        </w:r>
        <w:r>
          <w:rPr>
            <w:rFonts w:ascii="Times New Roman" w:hAnsi="Times New Roman"/>
            <w:i/>
          </w:rPr>
          <w:t>Block</w:t>
        </w:r>
        <w:r>
          <w:t xml:space="preserve"> is determined as follows:</w:t>
        </w:r>
      </w:ins>
    </w:p>
    <w:p w14:paraId="3B93459B" w14:textId="77777777" w:rsidR="00DD7BE8" w:rsidRDefault="00DD7BE8" w:rsidP="00DD7BE8">
      <w:pPr>
        <w:pStyle w:val="Alg4"/>
        <w:numPr>
          <w:ilvl w:val="0"/>
          <w:numId w:val="504"/>
        </w:numPr>
        <w:spacing w:after="220"/>
        <w:contextualSpacing/>
        <w:rPr>
          <w:ins w:id="3964" w:author="Rev 3 Allen Wirfs-Brock" w:date="2011-09-09T13:19:00Z"/>
        </w:rPr>
      </w:pPr>
      <w:ins w:id="3965" w:author="Rev 3 Allen Wirfs-Brock" w:date="2011-09-09T13:19:00Z">
        <w:r>
          <w:t xml:space="preserve">Return the VarDeclaredNames of </w:t>
        </w:r>
        <w:r>
          <w:rPr>
            <w:i/>
          </w:rPr>
          <w:t>Block</w:t>
        </w:r>
        <w:r>
          <w:t>.</w:t>
        </w:r>
      </w:ins>
    </w:p>
    <w:p w14:paraId="1BE21497" w14:textId="77777777" w:rsidR="00DD7BE8" w:rsidRDefault="00DD7BE8" w:rsidP="00DD7BE8">
      <w:pPr>
        <w:rPr>
          <w:ins w:id="3966" w:author="Rev 3 Allen Wirfs-Brock" w:date="2011-09-09T13:20:00Z"/>
        </w:rPr>
      </w:pPr>
      <w:ins w:id="3967" w:author="Rev 3 Allen Wirfs-Brock" w:date="2011-09-09T13:20:00Z">
        <w:r>
          <w:t xml:space="preserve">The production </w:t>
        </w:r>
      </w:ins>
      <w:ins w:id="3968" w:author="Rev 3 Allen Wirfs-Brock" w:date="2011-09-09T13:21:00Z">
        <w:r w:rsidRPr="00E641FE">
          <w:rPr>
            <w:rFonts w:ascii="Times New Roman" w:hAnsi="Times New Roman"/>
            <w:i/>
          </w:rPr>
          <w:t>Block</w:t>
        </w:r>
        <w:r>
          <w:rPr>
            <w:rFonts w:ascii="Times New Roman" w:hAnsi="Times New Roman"/>
            <w:i/>
          </w:rPr>
          <w:t>Statement</w:t>
        </w:r>
        <w:r w:rsidRPr="00E641FE">
          <w:rPr>
            <w:rFonts w:ascii="Times New Roman" w:hAnsi="Times New Roman"/>
            <w:i/>
          </w:rPr>
          <w:t xml:space="preserve"> </w:t>
        </w:r>
        <w:r>
          <w:rPr>
            <w:b/>
          </w:rPr>
          <w:t>:</w:t>
        </w:r>
        <w:r w:rsidRPr="00E641FE">
          <w:rPr>
            <w:rFonts w:ascii="Times New Roman" w:hAnsi="Times New Roman"/>
            <w:i/>
          </w:rPr>
          <w:t xml:space="preserve"> </w:t>
        </w:r>
        <w:r>
          <w:rPr>
            <w:rFonts w:ascii="Times New Roman" w:hAnsi="Times New Roman"/>
            <w:i/>
          </w:rPr>
          <w:t>Block</w:t>
        </w:r>
        <w:r>
          <w:t xml:space="preserve"> </w:t>
        </w:r>
      </w:ins>
      <w:ins w:id="3969" w:author="Rev 3 Allen Wirfs-Brock" w:date="2011-09-09T13:20:00Z">
        <w:r>
          <w:t>is evaluated as follows:</w:t>
        </w:r>
      </w:ins>
    </w:p>
    <w:p w14:paraId="4B3CB10F" w14:textId="77777777" w:rsidR="00DD7BE8" w:rsidRPr="00D828E7" w:rsidRDefault="00DD7BE8" w:rsidP="00DD7BE8">
      <w:pPr>
        <w:pStyle w:val="Alg2"/>
        <w:numPr>
          <w:ilvl w:val="0"/>
          <w:numId w:val="547"/>
        </w:numPr>
        <w:spacing w:after="220"/>
        <w:rPr>
          <w:ins w:id="3970" w:author="Rev 3 Allen Wirfs-Brock" w:date="2011-09-09T13:20:00Z"/>
        </w:rPr>
      </w:pPr>
      <w:ins w:id="3971" w:author="Rev 3 Allen Wirfs-Brock" w:date="2011-09-09T13:20:00Z">
        <w:r w:rsidRPr="00D828E7">
          <w:t xml:space="preserve">Return </w:t>
        </w:r>
        <w:r>
          <w:t xml:space="preserve">the result of evaluating </w:t>
        </w:r>
      </w:ins>
      <w:ins w:id="3972" w:author="Rev 3 Allen Wirfs-Brock" w:date="2011-09-09T13:21:00Z">
        <w:r>
          <w:rPr>
            <w:i/>
          </w:rPr>
          <w:t>Block</w:t>
        </w:r>
      </w:ins>
      <w:ins w:id="3973" w:author="Rev 3 Allen Wirfs-Brock" w:date="2011-09-09T13:20:00Z">
        <w:r w:rsidRPr="00D828E7">
          <w:t>.</w:t>
        </w:r>
      </w:ins>
    </w:p>
    <w:p w14:paraId="72615BDF" w14:textId="77777777" w:rsidR="00DD7BE8" w:rsidRDefault="00DD7BE8" w:rsidP="002135E7">
      <w:pPr>
        <w:rPr>
          <w:ins w:id="3974" w:author="Rev 3 Allen Wirfs-Brock" w:date="2011-09-09T13:22:00Z"/>
        </w:rPr>
      </w:pPr>
    </w:p>
    <w:p w14:paraId="1C0E6889" w14:textId="77777777" w:rsidR="00FF1DF7" w:rsidRDefault="00FF1DF7" w:rsidP="00FF1DF7">
      <w:pPr>
        <w:rPr>
          <w:ins w:id="3975" w:author="Rev 3 Allen Wirfs-Brock" w:date="2011-09-09T15:47:00Z"/>
        </w:rPr>
      </w:pPr>
      <w:ins w:id="3976" w:author="Rev 3 Allen Wirfs-Brock" w:date="2011-09-09T15:47:00Z">
        <w:r>
          <w:t xml:space="preserve">The </w:t>
        </w:r>
      </w:ins>
      <w:ins w:id="3977" w:author="Rev 3 Allen Wirfs-Brock" w:date="2011-09-09T15:48:00Z">
        <w:r>
          <w:t xml:space="preserve">LexicallyDeclaredNames </w:t>
        </w:r>
      </w:ins>
      <w:ins w:id="3978" w:author="Rev 3 Allen Wirfs-Brock" w:date="2011-09-09T15:47:00Z">
        <w:r>
          <w:t>of the</w:t>
        </w:r>
        <w:r w:rsidRPr="006D7E13">
          <w:t xml:space="preserve"> </w:t>
        </w:r>
        <w:r>
          <w:t xml:space="preserve">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Pr>
            <w:rFonts w:ascii="Courier New" w:hAnsi="Courier New"/>
            <w:b/>
          </w:rPr>
          <w:t>}</w:t>
        </w:r>
        <w:r>
          <w:t xml:space="preserve"> is determined as follows:</w:t>
        </w:r>
      </w:ins>
    </w:p>
    <w:p w14:paraId="6FCD003F" w14:textId="77777777" w:rsidR="00FF1DF7" w:rsidRDefault="00FF1DF7" w:rsidP="00FF1DF7">
      <w:pPr>
        <w:pStyle w:val="Alg4"/>
        <w:numPr>
          <w:ilvl w:val="0"/>
          <w:numId w:val="503"/>
        </w:numPr>
        <w:spacing w:after="220"/>
        <w:contextualSpacing/>
        <w:rPr>
          <w:ins w:id="3979" w:author="Rev 3 Allen Wirfs-Brock" w:date="2011-09-09T15:47:00Z"/>
        </w:rPr>
      </w:pPr>
      <w:ins w:id="3980" w:author="Rev 3 Allen Wirfs-Brock" w:date="2011-09-09T15:47:00Z">
        <w:r>
          <w:t>Return a new empty List.</w:t>
        </w:r>
      </w:ins>
    </w:p>
    <w:p w14:paraId="268F5EBC" w14:textId="77777777" w:rsidR="002135E7" w:rsidRDefault="002135E7" w:rsidP="002135E7">
      <w:pPr>
        <w:rPr>
          <w:ins w:id="3981" w:author="Rev 3 Allen Wirfs-Brock" w:date="2011-09-02T10:41:00Z"/>
        </w:rPr>
      </w:pPr>
      <w:ins w:id="3982" w:author="Rev 3 Allen Wirfs-Brock" w:date="2011-09-02T10:41:00Z">
        <w:r>
          <w:t>The VarDeclaredNames of the</w:t>
        </w:r>
        <w:r w:rsidRPr="006D7E13">
          <w:t xml:space="preserve"> </w:t>
        </w:r>
        <w:r>
          <w:t xml:space="preserve">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Pr>
            <w:rFonts w:ascii="Courier New" w:hAnsi="Courier New"/>
            <w:b/>
          </w:rPr>
          <w:t>}</w:t>
        </w:r>
        <w:r>
          <w:t xml:space="preserve"> is determined as follows:</w:t>
        </w:r>
      </w:ins>
    </w:p>
    <w:p w14:paraId="653210DC" w14:textId="77777777" w:rsidR="002135E7" w:rsidRDefault="002135E7" w:rsidP="00FA52F8">
      <w:pPr>
        <w:pStyle w:val="Alg4"/>
        <w:numPr>
          <w:ilvl w:val="0"/>
          <w:numId w:val="602"/>
        </w:numPr>
        <w:spacing w:after="220"/>
        <w:contextualSpacing/>
        <w:rPr>
          <w:ins w:id="3983" w:author="Rev 3 Allen Wirfs-Brock" w:date="2011-09-02T10:41:00Z"/>
        </w:rPr>
      </w:pPr>
      <w:ins w:id="3984" w:author="Rev 3 Allen Wirfs-Brock" w:date="2011-09-02T10:41:00Z">
        <w:r>
          <w:t xml:space="preserve">Return </w:t>
        </w:r>
      </w:ins>
      <w:ins w:id="3985" w:author="Rev 3 Allen Wirfs-Brock" w:date="2011-09-02T10:42:00Z">
        <w:r>
          <w:t>a new empty List</w:t>
        </w:r>
      </w:ins>
      <w:ins w:id="3986" w:author="Rev 3 Allen Wirfs-Brock" w:date="2011-09-02T10:41:00Z">
        <w:r>
          <w:t>.</w:t>
        </w:r>
      </w:ins>
    </w:p>
    <w:p w14:paraId="4CBDBB76" w14:textId="77777777" w:rsidR="004C02EF" w:rsidRDefault="004C02EF" w:rsidP="004C02EF">
      <w:r>
        <w:t xml:space="preserve">The 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Pr>
          <w:rFonts w:ascii="Courier New" w:hAnsi="Courier New"/>
          <w:b/>
        </w:rPr>
        <w:t>}</w:t>
      </w:r>
      <w:r>
        <w:rPr>
          <w:b/>
        </w:rPr>
        <w:t xml:space="preserve"> </w:t>
      </w:r>
      <w:r>
        <w:t>is evaluated as follows:</w:t>
      </w:r>
    </w:p>
    <w:p w14:paraId="25CD7B28" w14:textId="77777777" w:rsidR="004C02EF" w:rsidRPr="00D828E7" w:rsidRDefault="004C02EF" w:rsidP="00DD7BE8">
      <w:pPr>
        <w:pStyle w:val="Alg2"/>
        <w:numPr>
          <w:ilvl w:val="0"/>
          <w:numId w:val="545"/>
        </w:numPr>
        <w:spacing w:after="220"/>
      </w:pPr>
      <w:r w:rsidRPr="00D828E7">
        <w:t>Return (</w:t>
      </w:r>
      <w:r w:rsidRPr="00D828E7">
        <w:rPr>
          <w:b/>
        </w:rPr>
        <w:t>normal</w:t>
      </w:r>
      <w:r w:rsidRPr="00D828E7">
        <w:t xml:space="preserve">, </w:t>
      </w:r>
      <w:r w:rsidRPr="00D828E7">
        <w:rPr>
          <w:b/>
        </w:rPr>
        <w:t>empty</w:t>
      </w:r>
      <w:r w:rsidRPr="00D828E7">
        <w:t xml:space="preserve">, </w:t>
      </w:r>
      <w:r w:rsidRPr="00D828E7">
        <w:rPr>
          <w:b/>
        </w:rPr>
        <w:t>empty</w:t>
      </w:r>
      <w:r w:rsidRPr="00D828E7">
        <w:t>).</w:t>
      </w:r>
    </w:p>
    <w:p w14:paraId="56FA667A" w14:textId="77777777" w:rsidR="00201852" w:rsidRDefault="00201852" w:rsidP="00201852">
      <w:pPr>
        <w:rPr>
          <w:ins w:id="3987" w:author="Rev 3 Allen Wirfs-Brock" w:date="2011-08-30T16:23:00Z"/>
        </w:rPr>
      </w:pPr>
      <w:ins w:id="3988" w:author="Rev 3 Allen Wirfs-Brock" w:date="2011-08-30T16:23:00Z">
        <w:r>
          <w:t xml:space="preserve">The static semantics of the 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sidRPr="00E641FE">
          <w:rPr>
            <w:rFonts w:ascii="Times New Roman" w:hAnsi="Times New Roman"/>
            <w:i/>
          </w:rPr>
          <w:t>StatementList</w:t>
        </w:r>
        <w:r>
          <w:t xml:space="preserve"> </w:t>
        </w:r>
        <w:r>
          <w:rPr>
            <w:rFonts w:ascii="Courier New" w:hAnsi="Courier New"/>
            <w:b/>
          </w:rPr>
          <w:t>}</w:t>
        </w:r>
        <w:r>
          <w:rPr>
            <w:rStyle w:val="bnf"/>
          </w:rPr>
          <w:t xml:space="preserve"> </w:t>
        </w:r>
        <w:r>
          <w:t xml:space="preserve"> are:</w:t>
        </w:r>
      </w:ins>
    </w:p>
    <w:p w14:paraId="5F3A31F5" w14:textId="77777777" w:rsidR="00201852" w:rsidRDefault="00201852" w:rsidP="00F0398D">
      <w:pPr>
        <w:numPr>
          <w:ilvl w:val="0"/>
          <w:numId w:val="411"/>
        </w:numPr>
        <w:spacing w:after="220"/>
        <w:contextualSpacing/>
        <w:rPr>
          <w:ins w:id="3989" w:author="Rev 3 Allen Wirfs-Brock" w:date="2011-08-30T16:23:00Z"/>
        </w:rPr>
      </w:pPr>
      <w:ins w:id="3990" w:author="Rev 3 Allen Wirfs-Brock" w:date="2011-08-30T16:23:00Z">
        <w:r>
          <w:t xml:space="preserve">It is a </w:t>
        </w:r>
        <w:r w:rsidRPr="00E170C4">
          <w:t>Syntax Error</w:t>
        </w:r>
        <w:r>
          <w:t xml:space="preserve"> if </w:t>
        </w:r>
      </w:ins>
      <w:ins w:id="3991" w:author="Rev 3 Allen Wirfs-Brock" w:date="2011-09-02T12:34:00Z">
        <w:r w:rsidR="00530FB8" w:rsidRPr="00E641FE">
          <w:rPr>
            <w:rFonts w:ascii="Times New Roman" w:hAnsi="Times New Roman"/>
            <w:i/>
          </w:rPr>
          <w:t>StatementList</w:t>
        </w:r>
        <w:r w:rsidR="00530FB8">
          <w:t xml:space="preserve"> includes a </w:t>
        </w:r>
        <w:r w:rsidR="00530FB8" w:rsidRPr="00E641FE">
          <w:rPr>
            <w:rFonts w:ascii="Times New Roman" w:hAnsi="Times New Roman"/>
            <w:i/>
          </w:rPr>
          <w:t>StatementList</w:t>
        </w:r>
        <w:r w:rsidR="00530FB8">
          <w:rPr>
            <w:rFonts w:ascii="Times New Roman" w:hAnsi="Times New Roman"/>
            <w:i/>
          </w:rPr>
          <w:t>Item</w:t>
        </w:r>
        <w:r w:rsidR="00530FB8" w:rsidRPr="00E641FE">
          <w:rPr>
            <w:rFonts w:ascii="Times New Roman" w:hAnsi="Times New Roman"/>
            <w:i/>
          </w:rPr>
          <w:t xml:space="preserve"> </w:t>
        </w:r>
        <w:r w:rsidR="00530FB8">
          <w:rPr>
            <w:b/>
          </w:rPr>
          <w:t>:</w:t>
        </w:r>
        <w:r w:rsidR="00530FB8" w:rsidRPr="00E641FE">
          <w:rPr>
            <w:rFonts w:ascii="Times New Roman" w:hAnsi="Times New Roman"/>
            <w:i/>
          </w:rPr>
          <w:t xml:space="preserve"> </w:t>
        </w:r>
      </w:ins>
      <w:ins w:id="3992" w:author="Rev 3 Allen Wirfs-Brock" w:date="2011-09-21T09:16:00Z">
        <w:r w:rsidR="00DD6DD5">
          <w:rPr>
            <w:rFonts w:ascii="Times New Roman" w:hAnsi="Times New Roman"/>
            <w:i/>
          </w:rPr>
          <w:t xml:space="preserve">Declaration </w:t>
        </w:r>
        <w:r w:rsidR="00DD6DD5">
          <w:t>production</w:t>
        </w:r>
      </w:ins>
      <w:ins w:id="3993" w:author="Rev 3 Allen Wirfs-Brock" w:date="2011-09-21T09:17:00Z">
        <w:r w:rsidR="00DD6DD5">
          <w:t xml:space="preserve"> whose </w:t>
        </w:r>
        <w:r w:rsidR="00DD6DD5">
          <w:rPr>
            <w:rFonts w:ascii="Times New Roman" w:hAnsi="Times New Roman"/>
            <w:i/>
          </w:rPr>
          <w:t>Declaration</w:t>
        </w:r>
        <w:r w:rsidR="00DD6DD5">
          <w:t xml:space="preserve"> is a</w:t>
        </w:r>
      </w:ins>
      <w:ins w:id="3994" w:author="Rev 3 Allen Wirfs-Brock" w:date="2011-09-21T09:18:00Z">
        <w:r w:rsidR="00DD6DD5">
          <w:t xml:space="preserve"> </w:t>
        </w:r>
        <w:r w:rsidR="00DD6DD5">
          <w:rPr>
            <w:rFonts w:ascii="Times New Roman" w:hAnsi="Times New Roman"/>
            <w:i/>
          </w:rPr>
          <w:t xml:space="preserve">Declaration </w:t>
        </w:r>
        <w:r w:rsidR="00DD6DD5">
          <w:rPr>
            <w:b/>
          </w:rPr>
          <w:t>:</w:t>
        </w:r>
      </w:ins>
      <w:ins w:id="3995" w:author="Rev 3 Allen Wirfs-Brock" w:date="2011-09-21T09:17:00Z">
        <w:r w:rsidR="00DD6DD5">
          <w:t xml:space="preserve"> </w:t>
        </w:r>
      </w:ins>
      <w:ins w:id="3996" w:author="Rev 3 Allen Wirfs-Brock" w:date="2011-09-02T12:34:00Z">
        <w:r w:rsidR="00530FB8">
          <w:rPr>
            <w:rFonts w:ascii="Times New Roman" w:hAnsi="Times New Roman"/>
            <w:i/>
          </w:rPr>
          <w:t>FunctionDeclaration</w:t>
        </w:r>
        <w:r w:rsidR="00530FB8">
          <w:t xml:space="preserve"> </w:t>
        </w:r>
      </w:ins>
      <w:ins w:id="3997" w:author="Rev 3 Allen Wirfs-Brock" w:date="2011-09-02T12:35:00Z">
        <w:r w:rsidR="00530FB8">
          <w:t xml:space="preserve">production  and </w:t>
        </w:r>
      </w:ins>
      <w:ins w:id="3998" w:author="Rev 3 Allen Wirfs-Brock" w:date="2011-08-30T16:23:00Z">
        <w:r>
          <w:t>th</w:t>
        </w:r>
      </w:ins>
      <w:ins w:id="3999" w:author="Rev 3 Allen Wirfs-Brock" w:date="2011-09-01T16:56:00Z">
        <w:r w:rsidR="00495EA6">
          <w:t xml:space="preserve">e </w:t>
        </w:r>
      </w:ins>
      <w:ins w:id="4000" w:author="Rev 3 Allen Wirfs-Brock" w:date="2011-09-01T16:50:00Z">
        <w:r w:rsidR="00495EA6">
          <w:t xml:space="preserve">source code matching this </w:t>
        </w:r>
      </w:ins>
      <w:ins w:id="4001" w:author="Rev 3 Allen Wirfs-Brock" w:date="2011-09-02T12:35:00Z">
        <w:r w:rsidR="00530FB8" w:rsidRPr="00E641FE">
          <w:rPr>
            <w:rFonts w:ascii="Times New Roman" w:hAnsi="Times New Roman"/>
            <w:i/>
          </w:rPr>
          <w:t xml:space="preserve">Block </w:t>
        </w:r>
      </w:ins>
      <w:ins w:id="4002" w:author="Rev 3 Allen Wirfs-Brock" w:date="2011-08-30T16:23:00Z">
        <w:r>
          <w:t>producti</w:t>
        </w:r>
        <w:r w:rsidR="00530FB8">
          <w:t>on is not contained in extended code.</w:t>
        </w:r>
      </w:ins>
    </w:p>
    <w:p w14:paraId="569B6376" w14:textId="77777777" w:rsidR="00495EA6" w:rsidRDefault="00495EA6" w:rsidP="00F0398D">
      <w:pPr>
        <w:numPr>
          <w:ilvl w:val="0"/>
          <w:numId w:val="411"/>
        </w:numPr>
        <w:spacing w:after="220"/>
        <w:contextualSpacing/>
        <w:rPr>
          <w:ins w:id="4003" w:author="Rev 3 Allen Wirfs-Brock" w:date="2011-09-01T16:59:00Z"/>
        </w:rPr>
      </w:pPr>
      <w:ins w:id="4004" w:author="Rev 3 Allen Wirfs-Brock" w:date="2011-09-01T16:56:00Z">
        <w:r>
          <w:t>It is a Syntax Error if</w:t>
        </w:r>
      </w:ins>
      <w:ins w:id="4005" w:author="Rev 3 Allen Wirfs-Brock" w:date="2011-09-01T16:58:00Z">
        <w:r w:rsidR="00F0398D">
          <w:t xml:space="preserve"> </w:t>
        </w:r>
      </w:ins>
      <w:ins w:id="4006" w:author="Rev 3 Allen Wirfs-Brock" w:date="2011-09-01T16:59:00Z">
        <w:r w:rsidR="00F0398D">
          <w:t xml:space="preserve">the LexicallyDeclaredNames of </w:t>
        </w:r>
      </w:ins>
      <w:ins w:id="4007" w:author="Rev 3 Allen Wirfs-Brock" w:date="2011-09-01T17:00:00Z">
        <w:r w:rsidR="00F0398D" w:rsidRPr="00E641FE">
          <w:rPr>
            <w:rFonts w:ascii="Times New Roman" w:hAnsi="Times New Roman"/>
            <w:i/>
          </w:rPr>
          <w:t>StatementList</w:t>
        </w:r>
      </w:ins>
      <w:ins w:id="4008" w:author="Rev 3 Allen Wirfs-Brock" w:date="2011-09-01T16:59:00Z">
        <w:r w:rsidR="00F0398D">
          <w:t xml:space="preserve"> contains any duplicate entires.</w:t>
        </w:r>
      </w:ins>
    </w:p>
    <w:p w14:paraId="22438F71" w14:textId="77777777" w:rsidR="00F0398D" w:rsidRDefault="00F0398D" w:rsidP="00201852">
      <w:pPr>
        <w:numPr>
          <w:ilvl w:val="0"/>
          <w:numId w:val="411"/>
        </w:numPr>
        <w:spacing w:after="220"/>
        <w:rPr>
          <w:ins w:id="4009" w:author="Rev 3 Allen Wirfs-Brock" w:date="2011-08-30T16:23:00Z"/>
        </w:rPr>
      </w:pPr>
      <w:ins w:id="4010" w:author="Rev 3 Allen Wirfs-Brock" w:date="2011-09-01T17:02:00Z">
        <w:r>
          <w:t xml:space="preserve">It is a Syntax Error if </w:t>
        </w:r>
      </w:ins>
      <w:ins w:id="4011" w:author="Rev 3 Allen Wirfs-Brock" w:date="2011-09-01T17:03:00Z">
        <w:r>
          <w:t xml:space="preserve">any element of </w:t>
        </w:r>
      </w:ins>
      <w:ins w:id="4012" w:author="Rev 3 Allen Wirfs-Brock" w:date="2011-09-01T17:02:00Z">
        <w:r>
          <w:t xml:space="preserve">the LexicallyDeclaredNames of </w:t>
        </w:r>
        <w:r w:rsidRPr="00E641FE">
          <w:rPr>
            <w:rFonts w:ascii="Times New Roman" w:hAnsi="Times New Roman"/>
            <w:i/>
          </w:rPr>
          <w:t>StatementList</w:t>
        </w:r>
        <w:r>
          <w:t xml:space="preserve"> </w:t>
        </w:r>
      </w:ins>
      <w:ins w:id="4013" w:author="Rev 3 Allen Wirfs-Brock" w:date="2011-09-01T17:03:00Z">
        <w:r>
          <w:t>also occurs in the VarDeclaredNames</w:t>
        </w:r>
      </w:ins>
      <w:ins w:id="4014" w:author="Rev 3 Allen Wirfs-Brock" w:date="2011-09-01T17:02:00Z">
        <w:r>
          <w:t xml:space="preserve"> </w:t>
        </w:r>
      </w:ins>
      <w:ins w:id="4015" w:author="Rev 3 Allen Wirfs-Brock" w:date="2011-09-01T17:04:00Z">
        <w:r>
          <w:t xml:space="preserve">of </w:t>
        </w:r>
        <w:r w:rsidRPr="00E641FE">
          <w:rPr>
            <w:rFonts w:ascii="Times New Roman" w:hAnsi="Times New Roman"/>
            <w:i/>
          </w:rPr>
          <w:t>StatementList</w:t>
        </w:r>
      </w:ins>
      <w:ins w:id="4016" w:author="Rev 3 Allen Wirfs-Brock" w:date="2011-09-01T17:02:00Z">
        <w:r>
          <w:t>.</w:t>
        </w:r>
      </w:ins>
    </w:p>
    <w:p w14:paraId="14E2B945" w14:textId="77777777" w:rsidR="005C44D8" w:rsidRDefault="005C44D8" w:rsidP="005C44D8">
      <w:pPr>
        <w:rPr>
          <w:ins w:id="4017" w:author="Rev 3 Allen Wirfs-Brock" w:date="2011-09-03T19:02:00Z"/>
        </w:rPr>
      </w:pPr>
      <w:ins w:id="4018" w:author="Rev 3 Allen Wirfs-Brock" w:date="2011-09-03T19:02:00Z">
        <w:r>
          <w:t>The LexicallyDeclaredNames of the</w:t>
        </w:r>
        <w:r w:rsidRPr="006D7E13">
          <w:t xml:space="preserve"> </w:t>
        </w:r>
        <w:r>
          <w:t xml:space="preserve">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sidRPr="00E641FE">
          <w:rPr>
            <w:rFonts w:ascii="Times New Roman" w:hAnsi="Times New Roman"/>
            <w:i/>
          </w:rPr>
          <w:t>StatementList</w:t>
        </w:r>
        <w:r>
          <w:t xml:space="preserve"> </w:t>
        </w:r>
        <w:r>
          <w:rPr>
            <w:rFonts w:ascii="Courier New" w:hAnsi="Courier New"/>
            <w:b/>
          </w:rPr>
          <w:t>}</w:t>
        </w:r>
        <w:r>
          <w:t>is determined as follows:</w:t>
        </w:r>
      </w:ins>
    </w:p>
    <w:p w14:paraId="58EA5006" w14:textId="77777777" w:rsidR="005C44D8" w:rsidRDefault="005C44D8" w:rsidP="005C44D8">
      <w:pPr>
        <w:pStyle w:val="Alg4"/>
        <w:numPr>
          <w:ilvl w:val="0"/>
          <w:numId w:val="473"/>
        </w:numPr>
        <w:spacing w:after="220"/>
        <w:contextualSpacing/>
        <w:rPr>
          <w:ins w:id="4019" w:author="Rev 3 Allen Wirfs-Brock" w:date="2011-09-03T19:02:00Z"/>
        </w:rPr>
      </w:pPr>
      <w:ins w:id="4020" w:author="Rev 3 Allen Wirfs-Brock" w:date="2011-09-03T19:02:00Z">
        <w:r>
          <w:t xml:space="preserve">Return the LexicallyDeclaredNames of </w:t>
        </w:r>
        <w:r w:rsidRPr="00E641FE">
          <w:rPr>
            <w:i/>
          </w:rPr>
          <w:t>Statement</w:t>
        </w:r>
        <w:r>
          <w:rPr>
            <w:i/>
          </w:rPr>
          <w:t>ListItem</w:t>
        </w:r>
        <w:r>
          <w:t>.</w:t>
        </w:r>
      </w:ins>
    </w:p>
    <w:p w14:paraId="300CECB8" w14:textId="77777777" w:rsidR="002135E7" w:rsidRDefault="005C44D8" w:rsidP="002135E7">
      <w:pPr>
        <w:rPr>
          <w:ins w:id="4021" w:author="Rev 3 Allen Wirfs-Brock" w:date="2011-09-02T10:40:00Z"/>
        </w:rPr>
      </w:pPr>
      <w:ins w:id="4022" w:author="Rev 3 Allen Wirfs-Brock" w:date="2011-09-03T19:02:00Z">
        <w:r>
          <w:t>T</w:t>
        </w:r>
      </w:ins>
      <w:ins w:id="4023" w:author="Rev 3 Allen Wirfs-Brock" w:date="2011-09-02T10:40:00Z">
        <w:r w:rsidR="002135E7">
          <w:t>he VarDeclaredNames of the</w:t>
        </w:r>
        <w:r w:rsidR="002135E7" w:rsidRPr="006D7E13">
          <w:t xml:space="preserve"> </w:t>
        </w:r>
        <w:r w:rsidR="002135E7">
          <w:t xml:space="preserve">production  </w:t>
        </w:r>
        <w:r w:rsidR="002135E7" w:rsidRPr="00E641FE">
          <w:rPr>
            <w:rFonts w:ascii="Times New Roman" w:hAnsi="Times New Roman"/>
            <w:i/>
          </w:rPr>
          <w:t xml:space="preserve">Block </w:t>
        </w:r>
        <w:r w:rsidR="002135E7">
          <w:rPr>
            <w:b/>
          </w:rPr>
          <w:t>:</w:t>
        </w:r>
        <w:r w:rsidR="002135E7" w:rsidRPr="00E641FE">
          <w:rPr>
            <w:rFonts w:ascii="Times New Roman" w:hAnsi="Times New Roman"/>
            <w:i/>
          </w:rPr>
          <w:t xml:space="preserve"> </w:t>
        </w:r>
        <w:r w:rsidR="002135E7">
          <w:rPr>
            <w:rFonts w:ascii="Courier New" w:hAnsi="Courier New"/>
            <w:b/>
          </w:rPr>
          <w:t>{</w:t>
        </w:r>
        <w:r w:rsidR="002135E7">
          <w:t xml:space="preserve"> </w:t>
        </w:r>
        <w:r w:rsidR="002135E7" w:rsidRPr="00E641FE">
          <w:rPr>
            <w:rFonts w:ascii="Times New Roman" w:hAnsi="Times New Roman"/>
            <w:i/>
          </w:rPr>
          <w:t>StatementList</w:t>
        </w:r>
        <w:r w:rsidR="002135E7">
          <w:t xml:space="preserve"> </w:t>
        </w:r>
        <w:r w:rsidR="002135E7">
          <w:rPr>
            <w:rFonts w:ascii="Courier New" w:hAnsi="Courier New"/>
            <w:b/>
          </w:rPr>
          <w:t>}</w:t>
        </w:r>
        <w:r w:rsidR="002135E7">
          <w:t xml:space="preserve"> is determined as follows:</w:t>
        </w:r>
      </w:ins>
    </w:p>
    <w:p w14:paraId="7AE20FF4" w14:textId="77777777" w:rsidR="00F0398D" w:rsidRDefault="002135E7" w:rsidP="002135E7">
      <w:pPr>
        <w:pStyle w:val="Alg4"/>
        <w:numPr>
          <w:ilvl w:val="0"/>
          <w:numId w:val="504"/>
        </w:numPr>
        <w:spacing w:after="220"/>
        <w:contextualSpacing/>
        <w:rPr>
          <w:ins w:id="4024" w:author="Rev 3 Allen Wirfs-Brock" w:date="2011-09-01T17:08:00Z"/>
        </w:rPr>
      </w:pPr>
      <w:ins w:id="4025" w:author="Rev 3 Allen Wirfs-Brock" w:date="2011-09-02T10:40:00Z">
        <w:r>
          <w:t xml:space="preserve">Return the VarDeclaredNames of </w:t>
        </w:r>
        <w:r w:rsidRPr="00E641FE">
          <w:rPr>
            <w:i/>
          </w:rPr>
          <w:t>Statement</w:t>
        </w:r>
      </w:ins>
      <w:ins w:id="4026" w:author="Rev 3 Allen Wirfs-Brock" w:date="2011-09-02T10:41:00Z">
        <w:r>
          <w:rPr>
            <w:i/>
          </w:rPr>
          <w:t>List</w:t>
        </w:r>
      </w:ins>
      <w:ins w:id="4027" w:author="Rev 3 Allen Wirfs-Brock" w:date="2011-09-02T10:40:00Z">
        <w:r>
          <w:t>.</w:t>
        </w:r>
      </w:ins>
    </w:p>
    <w:p w14:paraId="4D8AFDEC" w14:textId="77777777" w:rsidR="004C02EF" w:rsidRDefault="004C02EF" w:rsidP="004C02EF">
      <w:r>
        <w:t xml:space="preserve">The production </w:t>
      </w:r>
      <w:r w:rsidRPr="00E641FE">
        <w:rPr>
          <w:rFonts w:ascii="Times New Roman" w:hAnsi="Times New Roman"/>
          <w:i/>
        </w:rPr>
        <w:t xml:space="preserve">Block </w:t>
      </w:r>
      <w:r>
        <w:rPr>
          <w:b/>
        </w:rPr>
        <w:t>:</w:t>
      </w:r>
      <w:r w:rsidRPr="00E641FE">
        <w:rPr>
          <w:rFonts w:ascii="Times New Roman" w:hAnsi="Times New Roman"/>
          <w:i/>
        </w:rPr>
        <w:t xml:space="preserve"> </w:t>
      </w:r>
      <w:r>
        <w:rPr>
          <w:rFonts w:ascii="Courier New" w:hAnsi="Courier New"/>
          <w:b/>
        </w:rPr>
        <w:t>{</w:t>
      </w:r>
      <w:r>
        <w:t xml:space="preserve"> </w:t>
      </w:r>
      <w:r w:rsidRPr="00E641FE">
        <w:rPr>
          <w:rFonts w:ascii="Times New Roman" w:hAnsi="Times New Roman"/>
          <w:i/>
        </w:rPr>
        <w:t>StatementList</w:t>
      </w:r>
      <w:r>
        <w:t xml:space="preserve"> </w:t>
      </w:r>
      <w:r>
        <w:rPr>
          <w:rFonts w:ascii="Courier New" w:hAnsi="Courier New"/>
          <w:b/>
        </w:rPr>
        <w:t>}</w:t>
      </w:r>
      <w:r>
        <w:t>is evaluated as follows:</w:t>
      </w:r>
    </w:p>
    <w:p w14:paraId="683C315B" w14:textId="77777777" w:rsidR="000E330C" w:rsidRDefault="000E330C" w:rsidP="000E330C">
      <w:pPr>
        <w:pStyle w:val="Alg2"/>
        <w:numPr>
          <w:ilvl w:val="0"/>
          <w:numId w:val="109"/>
        </w:numPr>
        <w:spacing w:after="220"/>
        <w:contextualSpacing/>
        <w:rPr>
          <w:ins w:id="4028" w:author="Rev 3 Allen Wirfs-Brock" w:date="2011-08-30T16:41:00Z"/>
        </w:rPr>
      </w:pPr>
      <w:ins w:id="4029" w:author="Rev 3 Allen Wirfs-Brock" w:date="2011-08-30T16:41:00Z">
        <w:r>
          <w:t xml:space="preserve">Let </w:t>
        </w:r>
        <w:r w:rsidRPr="000E330C">
          <w:rPr>
            <w:i/>
          </w:rPr>
          <w:t>oldEnv</w:t>
        </w:r>
        <w:r>
          <w:t xml:space="preserve"> be the running execution context’s LexicalEnvironment.</w:t>
        </w:r>
      </w:ins>
    </w:p>
    <w:p w14:paraId="683E5C1A" w14:textId="77777777" w:rsidR="000E330C" w:rsidRDefault="000E330C" w:rsidP="000E330C">
      <w:pPr>
        <w:pStyle w:val="Alg2"/>
        <w:numPr>
          <w:ilvl w:val="0"/>
          <w:numId w:val="109"/>
        </w:numPr>
        <w:spacing w:after="220"/>
        <w:contextualSpacing/>
        <w:rPr>
          <w:ins w:id="4030" w:author="Rev 3 Allen Wirfs-Brock" w:date="2011-08-30T16:41:00Z"/>
        </w:rPr>
      </w:pPr>
      <w:ins w:id="4031" w:author="Rev 3 Allen Wirfs-Brock" w:date="2011-08-30T16:42:00Z">
        <w:r>
          <w:t xml:space="preserve">Let </w:t>
        </w:r>
        <w:r w:rsidRPr="000E330C">
          <w:rPr>
            <w:i/>
          </w:rPr>
          <w:t>blockEnv</w:t>
        </w:r>
        <w:r>
          <w:t xml:space="preserve"> be the result of calling NewDeclarativeEnvironment passing </w:t>
        </w:r>
        <w:r w:rsidRPr="000E330C">
          <w:rPr>
            <w:i/>
          </w:rPr>
          <w:t>oldEnv</w:t>
        </w:r>
        <w:r>
          <w:t xml:space="preserve"> as the argument.</w:t>
        </w:r>
      </w:ins>
    </w:p>
    <w:p w14:paraId="3B604ECD" w14:textId="77777777" w:rsidR="000E330C" w:rsidRDefault="000E330C" w:rsidP="000E330C">
      <w:pPr>
        <w:pStyle w:val="Alg2"/>
        <w:numPr>
          <w:ilvl w:val="0"/>
          <w:numId w:val="109"/>
        </w:numPr>
        <w:spacing w:after="220"/>
        <w:contextualSpacing/>
        <w:rPr>
          <w:ins w:id="4032" w:author="Rev 3 Allen Wirfs-Brock" w:date="2011-08-30T16:43:00Z"/>
        </w:rPr>
      </w:pPr>
      <w:ins w:id="4033" w:author="Rev 3 Allen Wirfs-Brock" w:date="2011-08-30T16:43:00Z">
        <w:r>
          <w:t xml:space="preserve">Perform Block Declaration Instantiation using </w:t>
        </w:r>
        <w:r w:rsidRPr="000E330C">
          <w:rPr>
            <w:i/>
          </w:rPr>
          <w:t>StatementList</w:t>
        </w:r>
      </w:ins>
      <w:ins w:id="4034" w:author="Rev 3 Allen Wirfs-Brock" w:date="2011-09-09T13:04:00Z">
        <w:r w:rsidR="004851C4">
          <w:t xml:space="preserve"> and</w:t>
        </w:r>
      </w:ins>
      <w:ins w:id="4035" w:author="Rev 3 Allen Wirfs-Brock" w:date="2011-08-30T16:43:00Z">
        <w:r>
          <w:t xml:space="preserve"> </w:t>
        </w:r>
        <w:r w:rsidRPr="000E330C">
          <w:rPr>
            <w:i/>
          </w:rPr>
          <w:t>blockEnv</w:t>
        </w:r>
      </w:ins>
      <w:ins w:id="4036" w:author="Rev 3 Allen Wirfs-Brock" w:date="2011-09-09T13:25:00Z">
        <w:r w:rsidR="00DD7BE8">
          <w:t>.</w:t>
        </w:r>
      </w:ins>
    </w:p>
    <w:p w14:paraId="78BBE3E3" w14:textId="77777777" w:rsidR="00F411F6" w:rsidRDefault="00F411F6" w:rsidP="000E330C">
      <w:pPr>
        <w:pStyle w:val="Alg2"/>
        <w:numPr>
          <w:ilvl w:val="0"/>
          <w:numId w:val="109"/>
        </w:numPr>
        <w:spacing w:after="220"/>
        <w:contextualSpacing/>
        <w:rPr>
          <w:ins w:id="4037" w:author="Rev 3 Allen Wirfs-Brock" w:date="2011-09-10T12:06:00Z"/>
        </w:rPr>
      </w:pPr>
      <w:ins w:id="4038" w:author="Rev 3 Allen Wirfs-Brock" w:date="2011-09-10T12:06:00Z">
        <w:r>
          <w:t xml:space="preserve">For each element </w:t>
        </w:r>
        <w:r w:rsidRPr="00F411F6">
          <w:rPr>
            <w:i/>
          </w:rPr>
          <w:t>param</w:t>
        </w:r>
        <w:r>
          <w:t xml:space="preserve">, of </w:t>
        </w:r>
        <w:r w:rsidRPr="00F411F6">
          <w:rPr>
            <w:i/>
          </w:rPr>
          <w:t>formals</w:t>
        </w:r>
        <w:r>
          <w:t>,</w:t>
        </w:r>
      </w:ins>
    </w:p>
    <w:p w14:paraId="5B227E5D" w14:textId="77777777" w:rsidR="00F411F6" w:rsidRDefault="00F411F6" w:rsidP="00DA6D22">
      <w:pPr>
        <w:pStyle w:val="Alg2"/>
        <w:numPr>
          <w:ilvl w:val="1"/>
          <w:numId w:val="109"/>
        </w:numPr>
        <w:tabs>
          <w:tab w:val="clear" w:pos="1080"/>
          <w:tab w:val="num" w:pos="720"/>
        </w:tabs>
        <w:spacing w:after="220"/>
        <w:ind w:hanging="720"/>
        <w:contextualSpacing/>
        <w:rPr>
          <w:ins w:id="4039" w:author="Rev 3 Allen Wirfs-Brock" w:date="2011-09-10T12:07:00Z"/>
        </w:rPr>
      </w:pPr>
      <w:ins w:id="4040" w:author="Rev 3 Allen Wirfs-Brock" w:date="2011-09-10T12:07:00Z">
        <w:r>
          <w:t xml:space="preserve">Let </w:t>
        </w:r>
        <w:r w:rsidRPr="00DA6D22">
          <w:rPr>
            <w:i/>
          </w:rPr>
          <w:t>value</w:t>
        </w:r>
        <w:r>
          <w:t xml:space="preserve"> be the </w:t>
        </w:r>
      </w:ins>
      <w:ins w:id="4041" w:author="Rev 3 Allen Wirfs-Brock" w:date="2011-09-10T12:08:00Z">
        <w:r>
          <w:t xml:space="preserve">positionally </w:t>
        </w:r>
      </w:ins>
      <w:ins w:id="4042" w:author="Rev 3 Allen Wirfs-Brock" w:date="2011-09-10T12:07:00Z">
        <w:r>
          <w:t xml:space="preserve">corresponding elment of </w:t>
        </w:r>
        <w:r w:rsidRPr="00F411F6">
          <w:rPr>
            <w:i/>
          </w:rPr>
          <w:t>arguments</w:t>
        </w:r>
        <w:r>
          <w:t>.</w:t>
        </w:r>
      </w:ins>
    </w:p>
    <w:p w14:paraId="55569C36" w14:textId="77777777" w:rsidR="00F411F6" w:rsidRDefault="00F411F6" w:rsidP="00DA6D22">
      <w:pPr>
        <w:pStyle w:val="Alg2"/>
        <w:numPr>
          <w:ilvl w:val="1"/>
          <w:numId w:val="109"/>
        </w:numPr>
        <w:tabs>
          <w:tab w:val="clear" w:pos="1080"/>
          <w:tab w:val="num" w:pos="720"/>
        </w:tabs>
        <w:spacing w:after="220"/>
        <w:ind w:hanging="720"/>
        <w:contextualSpacing/>
        <w:rPr>
          <w:ins w:id="4043" w:author="Rev 3 Allen Wirfs-Brock" w:date="2011-09-10T12:08:00Z"/>
        </w:rPr>
      </w:pPr>
      <w:ins w:id="4044" w:author="Rev 3 Allen Wirfs-Brock" w:date="2011-09-10T12:09:00Z">
        <w:r>
          <w:t xml:space="preserve">Call </w:t>
        </w:r>
        <w:r w:rsidR="00DD5563" w:rsidRPr="000E330C">
          <w:rPr>
            <w:i/>
          </w:rPr>
          <w:t>blockEnv</w:t>
        </w:r>
        <w:r>
          <w:t xml:space="preserve">’s InitializeBinding concrete method passing </w:t>
        </w:r>
      </w:ins>
      <w:ins w:id="4045" w:author="Rev 3 Allen Wirfs-Brock" w:date="2011-09-10T12:10:00Z">
        <w:r w:rsidR="00DD5563" w:rsidRPr="00F411F6">
          <w:rPr>
            <w:i/>
          </w:rPr>
          <w:t>param</w:t>
        </w:r>
      </w:ins>
      <w:ins w:id="4046" w:author="Rev 3 Allen Wirfs-Brock" w:date="2011-09-10T12:09:00Z">
        <w:r>
          <w:t xml:space="preserve">, and </w:t>
        </w:r>
      </w:ins>
      <w:ins w:id="4047" w:author="Rev 3 Allen Wirfs-Brock" w:date="2011-09-10T12:10:00Z">
        <w:r w:rsidR="00DA6D22" w:rsidRPr="00DA6D22">
          <w:rPr>
            <w:i/>
          </w:rPr>
          <w:t>value</w:t>
        </w:r>
        <w:r w:rsidR="00DA6D22">
          <w:t xml:space="preserve"> </w:t>
        </w:r>
      </w:ins>
      <w:ins w:id="4048" w:author="Rev 3 Allen Wirfs-Brock" w:date="2011-09-10T12:09:00Z">
        <w:r>
          <w:t>as the arguments.</w:t>
        </w:r>
      </w:ins>
    </w:p>
    <w:p w14:paraId="76B3A911" w14:textId="77777777" w:rsidR="000E330C" w:rsidRDefault="000E330C" w:rsidP="000E330C">
      <w:pPr>
        <w:pStyle w:val="Alg2"/>
        <w:numPr>
          <w:ilvl w:val="0"/>
          <w:numId w:val="109"/>
        </w:numPr>
        <w:spacing w:after="220"/>
        <w:contextualSpacing/>
        <w:rPr>
          <w:ins w:id="4049" w:author="Rev 3 Allen Wirfs-Brock" w:date="2011-08-30T16:44:00Z"/>
        </w:rPr>
      </w:pPr>
      <w:ins w:id="4050" w:author="Rev 3 Allen Wirfs-Brock" w:date="2011-08-30T16:45:00Z">
        <w:r>
          <w:t xml:space="preserve">Let </w:t>
        </w:r>
        <w:r w:rsidRPr="00F30646">
          <w:rPr>
            <w:i/>
          </w:rPr>
          <w:t>blockValue</w:t>
        </w:r>
        <w:r>
          <w:t xml:space="preserve"> be </w:t>
        </w:r>
      </w:ins>
      <w:r w:rsidR="00F30646" w:rsidRPr="00D828E7">
        <w:t xml:space="preserve">the result of evaluating </w:t>
      </w:r>
      <w:r w:rsidR="00F30646" w:rsidRPr="00E641FE">
        <w:rPr>
          <w:i/>
        </w:rPr>
        <w:t>StatementList</w:t>
      </w:r>
      <w:r w:rsidR="00F30646" w:rsidRPr="00D828E7">
        <w:t>.</w:t>
      </w:r>
    </w:p>
    <w:p w14:paraId="6569EF21" w14:textId="77777777" w:rsidR="000E330C" w:rsidRDefault="00F30646" w:rsidP="000E330C">
      <w:pPr>
        <w:pStyle w:val="Alg2"/>
        <w:numPr>
          <w:ilvl w:val="0"/>
          <w:numId w:val="109"/>
        </w:numPr>
        <w:spacing w:after="220"/>
        <w:contextualSpacing/>
        <w:rPr>
          <w:ins w:id="4051" w:author="Rev 3 Allen Wirfs-Brock" w:date="2011-08-30T16:40:00Z"/>
        </w:rPr>
      </w:pPr>
      <w:ins w:id="4052" w:author="Rev 3 Allen Wirfs-Brock" w:date="2011-08-30T16:46:00Z">
        <w:r>
          <w:t xml:space="preserve">Set the running execution context’s LexicalEnvironment to </w:t>
        </w:r>
        <w:r w:rsidRPr="00F30646">
          <w:rPr>
            <w:i/>
          </w:rPr>
          <w:t>oldEnv</w:t>
        </w:r>
        <w:r>
          <w:t>.</w:t>
        </w:r>
      </w:ins>
    </w:p>
    <w:p w14:paraId="2C07ABDE" w14:textId="77777777" w:rsidR="00F14B7C" w:rsidRDefault="004C02EF" w:rsidP="007F1231">
      <w:pPr>
        <w:pStyle w:val="Alg2"/>
        <w:numPr>
          <w:ilvl w:val="0"/>
          <w:numId w:val="109"/>
        </w:numPr>
        <w:spacing w:after="220"/>
        <w:rPr>
          <w:ins w:id="4053" w:author="Rev 3 Allen Wirfs-Brock" w:date="2011-09-02T08:59:00Z"/>
        </w:rPr>
      </w:pPr>
      <w:r w:rsidRPr="00D828E7">
        <w:t xml:space="preserve">Return </w:t>
      </w:r>
      <w:ins w:id="4054" w:author="Rev 3 Allen Wirfs-Brock" w:date="2011-08-30T16:48:00Z">
        <w:r w:rsidR="00F30646" w:rsidRPr="00F30646">
          <w:rPr>
            <w:i/>
          </w:rPr>
          <w:t>blockValue</w:t>
        </w:r>
      </w:ins>
      <w:r w:rsidRPr="00D828E7">
        <w:t>.</w:t>
      </w:r>
    </w:p>
    <w:p w14:paraId="3D59262F" w14:textId="77777777" w:rsidR="00AB30FE" w:rsidRDefault="00AB30FE" w:rsidP="00AB30FE">
      <w:pPr>
        <w:pStyle w:val="Note"/>
        <w:rPr>
          <w:ins w:id="4055" w:author="Rev 3 Allen Wirfs-Brock" w:date="2011-09-09T13:45:00Z"/>
        </w:rPr>
      </w:pPr>
      <w:ins w:id="4056" w:author="Rev 3 Allen Wirfs-Brock" w:date="2011-09-09T13:45:00Z">
        <w:r w:rsidRPr="00C14EAC">
          <w:t>NOTE</w:t>
        </w:r>
        <w:r w:rsidRPr="00C14EAC">
          <w:tab/>
          <w:t xml:space="preserve">No matter how control leaves the </w:t>
        </w:r>
        <w:r w:rsidRPr="00C14EAC">
          <w:rPr>
            <w:rStyle w:val="bnf"/>
          </w:rPr>
          <w:t>Block</w:t>
        </w:r>
        <w:r w:rsidRPr="00C14EAC">
          <w:t xml:space="preserve"> the LexicalEnvironment is always restored to its former state.</w:t>
        </w:r>
      </w:ins>
    </w:p>
    <w:p w14:paraId="201ABE4E" w14:textId="77777777" w:rsidR="00F14B7C" w:rsidRDefault="00F14B7C" w:rsidP="00F14B7C">
      <w:pPr>
        <w:rPr>
          <w:ins w:id="4057" w:author="Rev 3 Allen Wirfs-Brock" w:date="2011-09-02T09:00:00Z"/>
        </w:rPr>
      </w:pPr>
      <w:ins w:id="4058" w:author="Rev 3 Allen Wirfs-Brock" w:date="2011-09-02T09:00:00Z">
        <w:r>
          <w:t>The LexicallyDeclaredNames of the</w:t>
        </w:r>
        <w:r w:rsidRPr="006D7E13">
          <w:t xml:space="preserve"> </w:t>
        </w:r>
        <w:r>
          <w:t xml:space="preserve">production  </w:t>
        </w:r>
        <w:r w:rsidRPr="00E641FE">
          <w:rPr>
            <w:rFonts w:ascii="Times New Roman" w:hAnsi="Times New Roman"/>
            <w:i/>
          </w:rPr>
          <w:t xml:space="preserve">StatementList </w:t>
        </w:r>
        <w:r>
          <w:rPr>
            <w:b/>
          </w:rPr>
          <w:t>:</w:t>
        </w:r>
        <w:r w:rsidRPr="00E641FE">
          <w:rPr>
            <w:rFonts w:ascii="Times New Roman" w:hAnsi="Times New Roman"/>
            <w:i/>
          </w:rPr>
          <w:t xml:space="preserve"> Statement</w:t>
        </w:r>
        <w:r>
          <w:rPr>
            <w:rFonts w:ascii="Times New Roman" w:hAnsi="Times New Roman"/>
            <w:i/>
          </w:rPr>
          <w:t>ListItem</w:t>
        </w:r>
        <w:r>
          <w:t xml:space="preserve"> is determined as follows:</w:t>
        </w:r>
      </w:ins>
    </w:p>
    <w:p w14:paraId="3D037906" w14:textId="77777777" w:rsidR="00F14B7C" w:rsidRDefault="00F14B7C" w:rsidP="001102FB">
      <w:pPr>
        <w:pStyle w:val="Alg4"/>
        <w:numPr>
          <w:ilvl w:val="0"/>
          <w:numId w:val="528"/>
        </w:numPr>
        <w:spacing w:after="220"/>
        <w:contextualSpacing/>
        <w:rPr>
          <w:ins w:id="4059" w:author="Rev 3 Allen Wirfs-Brock" w:date="2011-09-02T09:00:00Z"/>
        </w:rPr>
      </w:pPr>
      <w:ins w:id="4060" w:author="Rev 3 Allen Wirfs-Brock" w:date="2011-09-02T09:00:00Z">
        <w:r>
          <w:t>Return</w:t>
        </w:r>
      </w:ins>
      <w:ins w:id="4061" w:author="Rev 3 Allen Wirfs-Brock" w:date="2011-09-02T09:02:00Z">
        <w:r>
          <w:t xml:space="preserve"> the</w:t>
        </w:r>
      </w:ins>
      <w:ins w:id="4062" w:author="Rev 3 Allen Wirfs-Brock" w:date="2011-09-02T09:00:00Z">
        <w:r>
          <w:t xml:space="preserve"> </w:t>
        </w:r>
      </w:ins>
      <w:ins w:id="4063" w:author="Rev 3 Allen Wirfs-Brock" w:date="2011-09-02T09:01:00Z">
        <w:r>
          <w:t xml:space="preserve">LexicallyDeclaredNames </w:t>
        </w:r>
      </w:ins>
      <w:ins w:id="4064" w:author="Rev 3 Allen Wirfs-Brock" w:date="2011-09-02T09:00:00Z">
        <w:r>
          <w:t xml:space="preserve">of </w:t>
        </w:r>
      </w:ins>
      <w:ins w:id="4065" w:author="Rev 3 Allen Wirfs-Brock" w:date="2011-09-02T09:01:00Z">
        <w:r w:rsidRPr="00E641FE">
          <w:rPr>
            <w:i/>
          </w:rPr>
          <w:t>Statement</w:t>
        </w:r>
        <w:r>
          <w:rPr>
            <w:i/>
          </w:rPr>
          <w:t>ListItem</w:t>
        </w:r>
      </w:ins>
      <w:ins w:id="4066" w:author="Rev 3 Allen Wirfs-Brock" w:date="2011-09-02T09:00:00Z">
        <w:r>
          <w:t>.</w:t>
        </w:r>
      </w:ins>
    </w:p>
    <w:p w14:paraId="4946A7FB" w14:textId="77777777" w:rsidR="009300EE" w:rsidRDefault="009300EE" w:rsidP="009300EE">
      <w:pPr>
        <w:rPr>
          <w:ins w:id="4067" w:author="Rev 3 Allen Wirfs-Brock" w:date="2011-09-10T13:46:00Z"/>
        </w:rPr>
      </w:pPr>
      <w:ins w:id="4068" w:author="Rev 3 Allen Wirfs-Brock" w:date="2011-09-10T13:46:00Z">
        <w:r>
          <w:t>The LexicalDeclarations of the</w:t>
        </w:r>
        <w:r w:rsidRPr="006D7E13">
          <w:t xml:space="preserve"> </w:t>
        </w:r>
        <w:r>
          <w:t xml:space="preserve">production  </w:t>
        </w:r>
        <w:r w:rsidRPr="00E641FE">
          <w:rPr>
            <w:rFonts w:ascii="Times New Roman" w:hAnsi="Times New Roman"/>
            <w:i/>
          </w:rPr>
          <w:t xml:space="preserve">StatementList </w:t>
        </w:r>
        <w:r>
          <w:rPr>
            <w:b/>
          </w:rPr>
          <w:t>:</w:t>
        </w:r>
        <w:r w:rsidRPr="00E641FE">
          <w:rPr>
            <w:rFonts w:ascii="Times New Roman" w:hAnsi="Times New Roman"/>
            <w:i/>
          </w:rPr>
          <w:t xml:space="preserve"> Statement</w:t>
        </w:r>
        <w:r>
          <w:rPr>
            <w:rFonts w:ascii="Times New Roman" w:hAnsi="Times New Roman"/>
            <w:i/>
          </w:rPr>
          <w:t>ListItem</w:t>
        </w:r>
        <w:r>
          <w:t xml:space="preserve"> is determined as follows:</w:t>
        </w:r>
      </w:ins>
    </w:p>
    <w:p w14:paraId="36A728FE" w14:textId="77777777" w:rsidR="009300EE" w:rsidRDefault="009300EE" w:rsidP="00E64CF0">
      <w:pPr>
        <w:pStyle w:val="Alg4"/>
        <w:numPr>
          <w:ilvl w:val="0"/>
          <w:numId w:val="558"/>
        </w:numPr>
        <w:spacing w:after="220"/>
        <w:contextualSpacing/>
        <w:rPr>
          <w:ins w:id="4069" w:author="Rev 3 Allen Wirfs-Brock" w:date="2011-09-10T13:46:00Z"/>
        </w:rPr>
      </w:pPr>
      <w:ins w:id="4070" w:author="Rev 3 Allen Wirfs-Brock" w:date="2011-09-10T13:46:00Z">
        <w:r>
          <w:t xml:space="preserve">Return the </w:t>
        </w:r>
      </w:ins>
      <w:ins w:id="4071" w:author="Rev 3 Allen Wirfs-Brock" w:date="2011-09-10T13:47:00Z">
        <w:r>
          <w:t xml:space="preserve">LexicalDeclarations </w:t>
        </w:r>
      </w:ins>
      <w:ins w:id="4072" w:author="Rev 3 Allen Wirfs-Brock" w:date="2011-09-10T13:46:00Z">
        <w:r>
          <w:t xml:space="preserve">of </w:t>
        </w:r>
        <w:r w:rsidRPr="00E641FE">
          <w:rPr>
            <w:i/>
          </w:rPr>
          <w:t>Statement</w:t>
        </w:r>
        <w:r>
          <w:rPr>
            <w:i/>
          </w:rPr>
          <w:t>ListItem</w:t>
        </w:r>
        <w:r>
          <w:t>.</w:t>
        </w:r>
      </w:ins>
    </w:p>
    <w:p w14:paraId="45DC65D3" w14:textId="77777777" w:rsidR="00F14B7C" w:rsidRDefault="00F14B7C" w:rsidP="00F14B7C">
      <w:pPr>
        <w:rPr>
          <w:ins w:id="4073" w:author="Rev 3 Allen Wirfs-Brock" w:date="2011-09-02T09:02:00Z"/>
        </w:rPr>
      </w:pPr>
      <w:ins w:id="4074" w:author="Rev 3 Allen Wirfs-Brock" w:date="2011-09-02T09:02:00Z">
        <w:r>
          <w:t>The VarDeclaredNames of the</w:t>
        </w:r>
        <w:r w:rsidRPr="006D7E13">
          <w:t xml:space="preserve"> </w:t>
        </w:r>
        <w:r>
          <w:t xml:space="preserve">production  </w:t>
        </w:r>
        <w:r w:rsidRPr="00E641FE">
          <w:rPr>
            <w:rFonts w:ascii="Times New Roman" w:hAnsi="Times New Roman"/>
            <w:i/>
          </w:rPr>
          <w:t xml:space="preserve">StatementList </w:t>
        </w:r>
        <w:r>
          <w:rPr>
            <w:b/>
          </w:rPr>
          <w:t>:</w:t>
        </w:r>
        <w:r w:rsidRPr="00E641FE">
          <w:rPr>
            <w:rFonts w:ascii="Times New Roman" w:hAnsi="Times New Roman"/>
            <w:i/>
          </w:rPr>
          <w:t xml:space="preserve"> Statement</w:t>
        </w:r>
        <w:r>
          <w:rPr>
            <w:rFonts w:ascii="Times New Roman" w:hAnsi="Times New Roman"/>
            <w:i/>
          </w:rPr>
          <w:t>ListItem</w:t>
        </w:r>
        <w:r>
          <w:t xml:space="preserve"> is determined as follows:</w:t>
        </w:r>
      </w:ins>
    </w:p>
    <w:p w14:paraId="333B296B" w14:textId="77777777" w:rsidR="00F14B7C" w:rsidRDefault="00F14B7C" w:rsidP="001102FB">
      <w:pPr>
        <w:pStyle w:val="Alg4"/>
        <w:numPr>
          <w:ilvl w:val="0"/>
          <w:numId w:val="489"/>
        </w:numPr>
        <w:spacing w:after="220"/>
        <w:contextualSpacing/>
        <w:rPr>
          <w:ins w:id="4075" w:author="Rev 3 Allen Wirfs-Brock" w:date="2011-09-02T08:59:00Z"/>
        </w:rPr>
      </w:pPr>
      <w:ins w:id="4076" w:author="Rev 3 Allen Wirfs-Brock" w:date="2011-09-02T09:02:00Z">
        <w:r>
          <w:t xml:space="preserve">Return the VarDeclaredNames of </w:t>
        </w:r>
        <w:r w:rsidRPr="00E641FE">
          <w:rPr>
            <w:i/>
          </w:rPr>
          <w:t>Statement</w:t>
        </w:r>
        <w:r>
          <w:rPr>
            <w:i/>
          </w:rPr>
          <w:t>ListItem</w:t>
        </w:r>
        <w:r>
          <w:t>.</w:t>
        </w:r>
      </w:ins>
    </w:p>
    <w:p w14:paraId="7FB0B892" w14:textId="77777777" w:rsidR="004C02EF" w:rsidRDefault="004C02EF" w:rsidP="004C02EF">
      <w:r>
        <w:t xml:space="preserve">The production </w:t>
      </w:r>
      <w:r w:rsidRPr="00E641FE">
        <w:rPr>
          <w:rFonts w:ascii="Times New Roman" w:hAnsi="Times New Roman"/>
          <w:i/>
        </w:rPr>
        <w:t xml:space="preserve">StatementList </w:t>
      </w:r>
      <w:r>
        <w:rPr>
          <w:b/>
        </w:rPr>
        <w:t>:</w:t>
      </w:r>
      <w:r w:rsidRPr="00E641FE">
        <w:rPr>
          <w:rFonts w:ascii="Times New Roman" w:hAnsi="Times New Roman"/>
          <w:i/>
        </w:rPr>
        <w:t xml:space="preserve"> Statement</w:t>
      </w:r>
      <w:ins w:id="4077" w:author="Rev 3 Allen Wirfs-Brock" w:date="2011-08-30T16:28:00Z">
        <w:r w:rsidR="009A6DAE">
          <w:rPr>
            <w:rFonts w:ascii="Times New Roman" w:hAnsi="Times New Roman"/>
            <w:i/>
          </w:rPr>
          <w:t>ListItem</w:t>
        </w:r>
      </w:ins>
      <w:r>
        <w:t xml:space="preserve"> is evaluated as follows:</w:t>
      </w:r>
    </w:p>
    <w:p w14:paraId="39A5BCEA" w14:textId="77777777" w:rsidR="004C02EF" w:rsidRPr="00D828E7" w:rsidRDefault="004C02EF" w:rsidP="004C02EF">
      <w:pPr>
        <w:pStyle w:val="Alg2"/>
        <w:keepNext/>
        <w:numPr>
          <w:ilvl w:val="0"/>
          <w:numId w:val="110"/>
        </w:numPr>
      </w:pPr>
      <w:r w:rsidRPr="00D828E7">
        <w:t xml:space="preserve">Let </w:t>
      </w:r>
      <w:r w:rsidRPr="00E32218">
        <w:rPr>
          <w:i/>
        </w:rPr>
        <w:t>s</w:t>
      </w:r>
      <w:r w:rsidRPr="00D828E7">
        <w:t xml:space="preserve"> be the result of evaluating </w:t>
      </w:r>
      <w:r w:rsidRPr="00E641FE">
        <w:rPr>
          <w:i/>
        </w:rPr>
        <w:t>Statement</w:t>
      </w:r>
      <w:ins w:id="4078" w:author="Rev 3 Allen Wirfs-Brock" w:date="2011-08-30T16:29:00Z">
        <w:r w:rsidR="009A6DAE">
          <w:rPr>
            <w:i/>
          </w:rPr>
          <w:t>ListItem</w:t>
        </w:r>
      </w:ins>
      <w:r w:rsidRPr="00D828E7">
        <w:t>.</w:t>
      </w:r>
    </w:p>
    <w:p w14:paraId="264D2ADC" w14:textId="77777777" w:rsidR="004C02EF" w:rsidRPr="00D828E7" w:rsidRDefault="004C02EF" w:rsidP="004C02EF">
      <w:pPr>
        <w:pStyle w:val="Alg2"/>
        <w:numPr>
          <w:ilvl w:val="0"/>
          <w:numId w:val="110"/>
        </w:numPr>
      </w:pPr>
      <w:commentRangeStart w:id="4079"/>
      <w:r w:rsidRPr="00D828E7">
        <w:t>If an exception was thrown</w:t>
      </w:r>
      <w:commentRangeEnd w:id="4079"/>
      <w:r w:rsidR="00744C74">
        <w:rPr>
          <w:rStyle w:val="af4"/>
          <w:rFonts w:ascii="Arial" w:eastAsia="MS Mincho" w:hAnsi="Arial"/>
          <w:spacing w:val="0"/>
          <w:lang w:eastAsia="ja-JP"/>
        </w:rPr>
        <w:commentReference w:id="4079"/>
      </w:r>
      <w:r w:rsidRPr="00D828E7">
        <w:t>, return (</w:t>
      </w:r>
      <w:r w:rsidRPr="00D828E7">
        <w:rPr>
          <w:rFonts w:ascii="Arial" w:hAnsi="Arial" w:cs="Arial"/>
        </w:rPr>
        <w:t>throw</w:t>
      </w:r>
      <w:r w:rsidRPr="00D828E7">
        <w:t xml:space="preserve">, </w:t>
      </w:r>
      <w:r w:rsidRPr="00E32218">
        <w:rPr>
          <w:i/>
        </w:rPr>
        <w:t>V</w:t>
      </w:r>
      <w:r w:rsidRPr="00D828E7">
        <w:t xml:space="preserve">, </w:t>
      </w:r>
      <w:r w:rsidRPr="00D828E7">
        <w:rPr>
          <w:rFonts w:ascii="Arial" w:hAnsi="Arial" w:cs="Arial"/>
        </w:rPr>
        <w:t>empty</w:t>
      </w:r>
      <w:r w:rsidRPr="00D828E7">
        <w:t xml:space="preserve">) where </w:t>
      </w:r>
      <w:r w:rsidRPr="00E32218">
        <w:rPr>
          <w:i/>
        </w:rPr>
        <w:t>V</w:t>
      </w:r>
      <w:r w:rsidRPr="00D828E7">
        <w:t xml:space="preserve"> is the exception. (Execution now proceeds as if no exception were thrown.)</w:t>
      </w:r>
    </w:p>
    <w:p w14:paraId="79720931" w14:textId="77777777" w:rsidR="004C02EF" w:rsidRPr="00D828E7" w:rsidRDefault="004C02EF" w:rsidP="004C02EF">
      <w:pPr>
        <w:pStyle w:val="Alg2"/>
        <w:numPr>
          <w:ilvl w:val="0"/>
          <w:numId w:val="110"/>
        </w:numPr>
        <w:spacing w:after="220"/>
      </w:pPr>
      <w:r w:rsidRPr="00D828E7">
        <w:t xml:space="preserve">Return </w:t>
      </w:r>
      <w:r w:rsidRPr="00E32218">
        <w:rPr>
          <w:i/>
        </w:rPr>
        <w:t>s</w:t>
      </w:r>
      <w:r w:rsidRPr="00D828E7">
        <w:t>.</w:t>
      </w:r>
    </w:p>
    <w:p w14:paraId="26D7A3C0" w14:textId="77777777" w:rsidR="00F14B7C" w:rsidRDefault="00F14B7C" w:rsidP="00F14B7C">
      <w:pPr>
        <w:rPr>
          <w:ins w:id="4080" w:author="Rev 3 Allen Wirfs-Brock" w:date="2011-09-02T09:03:00Z"/>
        </w:rPr>
      </w:pPr>
      <w:ins w:id="4081" w:author="Rev 3 Allen Wirfs-Brock" w:date="2011-09-02T09:03:00Z">
        <w:r>
          <w:t>The LexicallyDeclaredNames of the</w:t>
        </w:r>
        <w:r w:rsidRPr="006D7E13">
          <w:t xml:space="preserve"> </w:t>
        </w:r>
        <w:r>
          <w:t xml:space="preserve">production  </w:t>
        </w:r>
        <w:r w:rsidRPr="00E641FE">
          <w:rPr>
            <w:rFonts w:ascii="Times New Roman" w:hAnsi="Times New Roman"/>
            <w:i/>
          </w:rPr>
          <w:t xml:space="preserve">StatementList </w:t>
        </w:r>
        <w:r>
          <w:rPr>
            <w:b/>
          </w:rPr>
          <w:t>:</w:t>
        </w:r>
        <w:r w:rsidRPr="00E641FE">
          <w:rPr>
            <w:rFonts w:ascii="Times New Roman" w:hAnsi="Times New Roman"/>
            <w:i/>
          </w:rPr>
          <w:t xml:space="preserve"> StatementList Statement</w:t>
        </w:r>
        <w:r>
          <w:rPr>
            <w:rFonts w:ascii="Times New Roman" w:hAnsi="Times New Roman"/>
            <w:i/>
          </w:rPr>
          <w:t>ListItem</w:t>
        </w:r>
        <w:r>
          <w:t xml:space="preserve"> is determined as follows:</w:t>
        </w:r>
      </w:ins>
    </w:p>
    <w:p w14:paraId="39B1B579" w14:textId="77777777" w:rsidR="00F14B7C" w:rsidRDefault="00F14B7C" w:rsidP="00F14B7C">
      <w:pPr>
        <w:pStyle w:val="Alg4"/>
        <w:numPr>
          <w:ilvl w:val="0"/>
          <w:numId w:val="490"/>
        </w:numPr>
        <w:spacing w:after="220"/>
        <w:contextualSpacing/>
        <w:rPr>
          <w:ins w:id="4082" w:author="Rev 3 Allen Wirfs-Brock" w:date="2011-09-02T09:04:00Z"/>
        </w:rPr>
      </w:pPr>
      <w:ins w:id="4083" w:author="Rev 3 Allen Wirfs-Brock" w:date="2011-09-02T09:04:00Z">
        <w:r>
          <w:t xml:space="preserve">Let </w:t>
        </w:r>
        <w:r>
          <w:rPr>
            <w:i/>
          </w:rPr>
          <w:t>names</w:t>
        </w:r>
        <w:r w:rsidRPr="00D465F1">
          <w:rPr>
            <w:i/>
          </w:rPr>
          <w:t xml:space="preserve"> </w:t>
        </w:r>
        <w:r>
          <w:t xml:space="preserve">be LexicallyDeclaredNames of </w:t>
        </w:r>
      </w:ins>
      <w:ins w:id="4084" w:author="Rev 3 Allen Wirfs-Brock" w:date="2011-09-02T09:05:00Z">
        <w:r w:rsidRPr="00E641FE">
          <w:rPr>
            <w:i/>
          </w:rPr>
          <w:t>StatementList</w:t>
        </w:r>
      </w:ins>
      <w:ins w:id="4085" w:author="Rev 3 Allen Wirfs-Brock" w:date="2011-09-02T09:04:00Z">
        <w:r>
          <w:t>.</w:t>
        </w:r>
      </w:ins>
    </w:p>
    <w:p w14:paraId="718BA9B0" w14:textId="77777777" w:rsidR="00F14B7C" w:rsidRPr="006F2444" w:rsidRDefault="00F14B7C" w:rsidP="00F14B7C">
      <w:pPr>
        <w:pStyle w:val="Alg4"/>
        <w:numPr>
          <w:ilvl w:val="0"/>
          <w:numId w:val="490"/>
        </w:numPr>
        <w:spacing w:after="220"/>
        <w:contextualSpacing/>
        <w:rPr>
          <w:ins w:id="4086" w:author="Rev 3 Allen Wirfs-Brock" w:date="2011-09-02T09:04:00Z"/>
          <w:rStyle w:val="bnf"/>
          <w:i w:val="0"/>
        </w:rPr>
      </w:pPr>
      <w:ins w:id="4087" w:author="Rev 3 Allen Wirfs-Brock" w:date="2011-09-02T09:04:00Z">
        <w:r>
          <w:t xml:space="preserve">Append to </w:t>
        </w:r>
        <w:r w:rsidRPr="00653F1B">
          <w:rPr>
            <w:i/>
          </w:rPr>
          <w:t>names</w:t>
        </w:r>
        <w:r>
          <w:t xml:space="preserve"> the elements of the </w:t>
        </w:r>
      </w:ins>
      <w:ins w:id="4088" w:author="Rev 3 Allen Wirfs-Brock" w:date="2011-09-02T09:05:00Z">
        <w:r>
          <w:t xml:space="preserve">LexicallyDeclaredNames </w:t>
        </w:r>
      </w:ins>
      <w:ins w:id="4089" w:author="Rev 3 Allen Wirfs-Brock" w:date="2011-09-02T09:04:00Z">
        <w:r>
          <w:t xml:space="preserve">of </w:t>
        </w:r>
      </w:ins>
      <w:ins w:id="4090" w:author="Rev 3 Allen Wirfs-Brock" w:date="2011-09-02T09:05:00Z">
        <w:r w:rsidRPr="00E641FE">
          <w:rPr>
            <w:i/>
          </w:rPr>
          <w:t>Statement</w:t>
        </w:r>
        <w:r>
          <w:rPr>
            <w:i/>
          </w:rPr>
          <w:t>ListItem</w:t>
        </w:r>
      </w:ins>
      <w:ins w:id="4091" w:author="Rev 3 Allen Wirfs-Brock" w:date="2011-09-02T09:04:00Z">
        <w:r>
          <w:rPr>
            <w:rStyle w:val="bnf"/>
          </w:rPr>
          <w:t>.</w:t>
        </w:r>
      </w:ins>
    </w:p>
    <w:p w14:paraId="15F9B0C3" w14:textId="77777777" w:rsidR="00F14B7C" w:rsidRDefault="00F14B7C" w:rsidP="00F14B7C">
      <w:pPr>
        <w:pStyle w:val="Alg4"/>
        <w:numPr>
          <w:ilvl w:val="0"/>
          <w:numId w:val="490"/>
        </w:numPr>
        <w:spacing w:after="220"/>
        <w:contextualSpacing/>
        <w:rPr>
          <w:ins w:id="4092" w:author="Rev 3 Allen Wirfs-Brock" w:date="2011-09-02T09:03:00Z"/>
        </w:rPr>
      </w:pPr>
      <w:ins w:id="4093" w:author="Rev 3 Allen Wirfs-Brock" w:date="2011-09-02T09:05:00Z">
        <w:r>
          <w:t xml:space="preserve">Return </w:t>
        </w:r>
        <w:r>
          <w:rPr>
            <w:rStyle w:val="bnf"/>
          </w:rPr>
          <w:t>names</w:t>
        </w:r>
        <w:r>
          <w:t>.</w:t>
        </w:r>
      </w:ins>
    </w:p>
    <w:p w14:paraId="26FEEB01" w14:textId="77777777" w:rsidR="00E64CF0" w:rsidRDefault="00E64CF0" w:rsidP="00E64CF0">
      <w:pPr>
        <w:rPr>
          <w:ins w:id="4094" w:author="Rev 3 Allen Wirfs-Brock" w:date="2011-09-10T13:48:00Z"/>
        </w:rPr>
      </w:pPr>
      <w:ins w:id="4095" w:author="Rev 3 Allen Wirfs-Brock" w:date="2011-09-10T13:48:00Z">
        <w:r>
          <w:t>The LexicalDeclarations of the</w:t>
        </w:r>
        <w:r w:rsidRPr="006D7E13">
          <w:t xml:space="preserve"> </w:t>
        </w:r>
        <w:r>
          <w:t xml:space="preserve">production  </w:t>
        </w:r>
        <w:r w:rsidRPr="00E641FE">
          <w:rPr>
            <w:rFonts w:ascii="Times New Roman" w:hAnsi="Times New Roman"/>
            <w:i/>
          </w:rPr>
          <w:t xml:space="preserve">StatementList </w:t>
        </w:r>
        <w:r>
          <w:rPr>
            <w:b/>
          </w:rPr>
          <w:t>:</w:t>
        </w:r>
        <w:r w:rsidRPr="00E641FE">
          <w:rPr>
            <w:rFonts w:ascii="Times New Roman" w:hAnsi="Times New Roman"/>
            <w:i/>
          </w:rPr>
          <w:t xml:space="preserve"> StatementList Statement</w:t>
        </w:r>
        <w:r>
          <w:rPr>
            <w:rFonts w:ascii="Times New Roman" w:hAnsi="Times New Roman"/>
            <w:i/>
          </w:rPr>
          <w:t>ListItem</w:t>
        </w:r>
        <w:r>
          <w:t xml:space="preserve"> is determined as follows:</w:t>
        </w:r>
      </w:ins>
    </w:p>
    <w:p w14:paraId="1C8A47C1" w14:textId="77777777" w:rsidR="00E64CF0" w:rsidRDefault="00E64CF0" w:rsidP="00E64CF0">
      <w:pPr>
        <w:pStyle w:val="Alg4"/>
        <w:numPr>
          <w:ilvl w:val="0"/>
          <w:numId w:val="559"/>
        </w:numPr>
        <w:spacing w:after="220"/>
        <w:contextualSpacing/>
        <w:rPr>
          <w:ins w:id="4096" w:author="Rev 3 Allen Wirfs-Brock" w:date="2011-09-10T13:48:00Z"/>
        </w:rPr>
      </w:pPr>
      <w:ins w:id="4097" w:author="Rev 3 Allen Wirfs-Brock" w:date="2011-09-10T13:48:00Z">
        <w:r>
          <w:t xml:space="preserve">Let </w:t>
        </w:r>
      </w:ins>
      <w:ins w:id="4098" w:author="Rev 3 Allen Wirfs-Brock" w:date="2011-09-10T13:49:00Z">
        <w:r>
          <w:rPr>
            <w:i/>
          </w:rPr>
          <w:t>declarations</w:t>
        </w:r>
      </w:ins>
      <w:ins w:id="4099" w:author="Rev 3 Allen Wirfs-Brock" w:date="2011-09-10T13:48:00Z">
        <w:r w:rsidRPr="00D465F1">
          <w:rPr>
            <w:i/>
          </w:rPr>
          <w:t xml:space="preserve"> </w:t>
        </w:r>
        <w:r>
          <w:t xml:space="preserve">be LexicalDeclarations of </w:t>
        </w:r>
        <w:r w:rsidRPr="00E641FE">
          <w:rPr>
            <w:i/>
          </w:rPr>
          <w:t>StatementList</w:t>
        </w:r>
        <w:r>
          <w:t>.</w:t>
        </w:r>
      </w:ins>
    </w:p>
    <w:p w14:paraId="7FEF680A" w14:textId="77777777" w:rsidR="00E64CF0" w:rsidRPr="006F2444" w:rsidRDefault="00E64CF0" w:rsidP="00E64CF0">
      <w:pPr>
        <w:pStyle w:val="Alg4"/>
        <w:numPr>
          <w:ilvl w:val="0"/>
          <w:numId w:val="559"/>
        </w:numPr>
        <w:spacing w:after="220"/>
        <w:contextualSpacing/>
        <w:rPr>
          <w:ins w:id="4100" w:author="Rev 3 Allen Wirfs-Brock" w:date="2011-09-10T13:48:00Z"/>
          <w:rStyle w:val="bnf"/>
          <w:i w:val="0"/>
        </w:rPr>
      </w:pPr>
      <w:ins w:id="4101" w:author="Rev 3 Allen Wirfs-Brock" w:date="2011-09-10T13:48:00Z">
        <w:r>
          <w:t xml:space="preserve">Append to </w:t>
        </w:r>
        <w:r w:rsidRPr="00653F1B">
          <w:rPr>
            <w:i/>
          </w:rPr>
          <w:t>names</w:t>
        </w:r>
        <w:r>
          <w:t xml:space="preserve"> the elements of the </w:t>
        </w:r>
      </w:ins>
      <w:ins w:id="4102" w:author="Rev 3 Allen Wirfs-Brock" w:date="2011-09-10T13:49:00Z">
        <w:r>
          <w:t xml:space="preserve">LexicalDeclarations </w:t>
        </w:r>
      </w:ins>
      <w:ins w:id="4103" w:author="Rev 3 Allen Wirfs-Brock" w:date="2011-09-10T13:48:00Z">
        <w:r>
          <w:t xml:space="preserve">of </w:t>
        </w:r>
        <w:r w:rsidRPr="00E641FE">
          <w:rPr>
            <w:i/>
          </w:rPr>
          <w:t>Statement</w:t>
        </w:r>
        <w:r>
          <w:rPr>
            <w:i/>
          </w:rPr>
          <w:t>ListItem</w:t>
        </w:r>
        <w:r>
          <w:rPr>
            <w:rStyle w:val="bnf"/>
          </w:rPr>
          <w:t>.</w:t>
        </w:r>
      </w:ins>
    </w:p>
    <w:p w14:paraId="1E7738ED" w14:textId="77777777" w:rsidR="00E64CF0" w:rsidRDefault="00E64CF0" w:rsidP="00E64CF0">
      <w:pPr>
        <w:pStyle w:val="Alg4"/>
        <w:numPr>
          <w:ilvl w:val="0"/>
          <w:numId w:val="559"/>
        </w:numPr>
        <w:spacing w:after="220"/>
        <w:contextualSpacing/>
        <w:rPr>
          <w:ins w:id="4104" w:author="Rev 3 Allen Wirfs-Brock" w:date="2011-09-10T13:48:00Z"/>
        </w:rPr>
      </w:pPr>
      <w:ins w:id="4105" w:author="Rev 3 Allen Wirfs-Brock" w:date="2011-09-10T13:48:00Z">
        <w:r>
          <w:t xml:space="preserve">Return </w:t>
        </w:r>
      </w:ins>
      <w:ins w:id="4106" w:author="Rev 3 Allen Wirfs-Brock" w:date="2011-09-10T13:49:00Z">
        <w:r>
          <w:rPr>
            <w:i/>
          </w:rPr>
          <w:t>declarations</w:t>
        </w:r>
      </w:ins>
      <w:ins w:id="4107" w:author="Rev 3 Allen Wirfs-Brock" w:date="2011-09-10T13:48:00Z">
        <w:r>
          <w:t>.</w:t>
        </w:r>
      </w:ins>
    </w:p>
    <w:p w14:paraId="5ECFA826" w14:textId="77777777" w:rsidR="00F14B7C" w:rsidRDefault="00F14B7C" w:rsidP="00F14B7C">
      <w:pPr>
        <w:rPr>
          <w:ins w:id="4108" w:author="Rev 3 Allen Wirfs-Brock" w:date="2011-09-02T09:03:00Z"/>
        </w:rPr>
      </w:pPr>
      <w:ins w:id="4109" w:author="Rev 3 Allen Wirfs-Brock" w:date="2011-09-02T09:03:00Z">
        <w:r>
          <w:t>The VarDeclaredNames of the</w:t>
        </w:r>
        <w:r w:rsidRPr="006D7E13">
          <w:t xml:space="preserve"> </w:t>
        </w:r>
        <w:r>
          <w:t xml:space="preserve">production  </w:t>
        </w:r>
        <w:r w:rsidRPr="00E641FE">
          <w:rPr>
            <w:rFonts w:ascii="Times New Roman" w:hAnsi="Times New Roman"/>
            <w:i/>
          </w:rPr>
          <w:t xml:space="preserve">StatementList </w:t>
        </w:r>
        <w:r>
          <w:rPr>
            <w:b/>
          </w:rPr>
          <w:t>:</w:t>
        </w:r>
        <w:r w:rsidRPr="00E641FE">
          <w:rPr>
            <w:rFonts w:ascii="Times New Roman" w:hAnsi="Times New Roman"/>
            <w:i/>
          </w:rPr>
          <w:t xml:space="preserve"> StatementList Statement</w:t>
        </w:r>
        <w:r>
          <w:rPr>
            <w:rFonts w:ascii="Times New Roman" w:hAnsi="Times New Roman"/>
            <w:i/>
          </w:rPr>
          <w:t>ListItem</w:t>
        </w:r>
        <w:r>
          <w:t xml:space="preserve"> is determined as follows:</w:t>
        </w:r>
      </w:ins>
    </w:p>
    <w:p w14:paraId="5F72A1A7" w14:textId="77777777" w:rsidR="00F14B7C" w:rsidRDefault="00F14B7C" w:rsidP="00F14B7C">
      <w:pPr>
        <w:pStyle w:val="Alg4"/>
        <w:numPr>
          <w:ilvl w:val="0"/>
          <w:numId w:val="491"/>
        </w:numPr>
        <w:spacing w:after="220"/>
        <w:contextualSpacing/>
        <w:rPr>
          <w:ins w:id="4110" w:author="Rev 3 Allen Wirfs-Brock" w:date="2011-09-02T09:06:00Z"/>
        </w:rPr>
      </w:pPr>
      <w:ins w:id="4111" w:author="Rev 3 Allen Wirfs-Brock" w:date="2011-09-02T09:06:00Z">
        <w:r>
          <w:t xml:space="preserve">Let </w:t>
        </w:r>
        <w:r>
          <w:rPr>
            <w:i/>
          </w:rPr>
          <w:t>names</w:t>
        </w:r>
        <w:r w:rsidRPr="00D465F1">
          <w:rPr>
            <w:i/>
          </w:rPr>
          <w:t xml:space="preserve"> </w:t>
        </w:r>
        <w:r>
          <w:t xml:space="preserve">be VarDeclaredNames of </w:t>
        </w:r>
        <w:r w:rsidRPr="00E641FE">
          <w:rPr>
            <w:i/>
          </w:rPr>
          <w:t>StatementList</w:t>
        </w:r>
        <w:r>
          <w:t>.</w:t>
        </w:r>
      </w:ins>
    </w:p>
    <w:p w14:paraId="4BB07A6E" w14:textId="77777777" w:rsidR="00F14B7C" w:rsidRPr="006F2444" w:rsidRDefault="00F14B7C" w:rsidP="00F14B7C">
      <w:pPr>
        <w:pStyle w:val="Alg4"/>
        <w:numPr>
          <w:ilvl w:val="0"/>
          <w:numId w:val="491"/>
        </w:numPr>
        <w:spacing w:after="220"/>
        <w:contextualSpacing/>
        <w:rPr>
          <w:ins w:id="4112" w:author="Rev 3 Allen Wirfs-Brock" w:date="2011-09-02T09:06:00Z"/>
          <w:rStyle w:val="bnf"/>
          <w:i w:val="0"/>
        </w:rPr>
      </w:pPr>
      <w:ins w:id="4113" w:author="Rev 3 Allen Wirfs-Brock" w:date="2011-09-02T09:06:00Z">
        <w:r>
          <w:t xml:space="preserve">Append to </w:t>
        </w:r>
        <w:r w:rsidRPr="00653F1B">
          <w:rPr>
            <w:i/>
          </w:rPr>
          <w:t>names</w:t>
        </w:r>
        <w:r>
          <w:t xml:space="preserve"> the elements of the VarDeclaredNames of </w:t>
        </w:r>
        <w:r w:rsidRPr="00E641FE">
          <w:rPr>
            <w:i/>
          </w:rPr>
          <w:t>Statement</w:t>
        </w:r>
        <w:r>
          <w:rPr>
            <w:i/>
          </w:rPr>
          <w:t>ListItem</w:t>
        </w:r>
        <w:r>
          <w:rPr>
            <w:rStyle w:val="bnf"/>
          </w:rPr>
          <w:t>.</w:t>
        </w:r>
      </w:ins>
    </w:p>
    <w:p w14:paraId="4C55A3FA" w14:textId="77777777" w:rsidR="00F14B7C" w:rsidRDefault="00F14B7C" w:rsidP="00F14B7C">
      <w:pPr>
        <w:pStyle w:val="Alg4"/>
        <w:numPr>
          <w:ilvl w:val="0"/>
          <w:numId w:val="491"/>
        </w:numPr>
        <w:spacing w:after="220"/>
        <w:contextualSpacing/>
        <w:rPr>
          <w:ins w:id="4114" w:author="Rev 3 Allen Wirfs-Brock" w:date="2011-09-02T09:03:00Z"/>
        </w:rPr>
      </w:pPr>
      <w:ins w:id="4115" w:author="Rev 3 Allen Wirfs-Brock" w:date="2011-09-02T09:06:00Z">
        <w:r>
          <w:t xml:space="preserve">Return </w:t>
        </w:r>
        <w:r>
          <w:rPr>
            <w:rStyle w:val="bnf"/>
          </w:rPr>
          <w:t>names</w:t>
        </w:r>
        <w:r>
          <w:t>.</w:t>
        </w:r>
      </w:ins>
    </w:p>
    <w:p w14:paraId="0C809BBE" w14:textId="77777777" w:rsidR="004C02EF" w:rsidRDefault="004C02EF" w:rsidP="004C02EF">
      <w:r>
        <w:t xml:space="preserve">The production </w:t>
      </w:r>
      <w:r w:rsidRPr="00E641FE">
        <w:rPr>
          <w:rFonts w:ascii="Times New Roman" w:hAnsi="Times New Roman"/>
          <w:i/>
        </w:rPr>
        <w:t xml:space="preserve">StatementList </w:t>
      </w:r>
      <w:r>
        <w:rPr>
          <w:b/>
        </w:rPr>
        <w:t>:</w:t>
      </w:r>
      <w:r w:rsidRPr="00E641FE">
        <w:rPr>
          <w:rFonts w:ascii="Times New Roman" w:hAnsi="Times New Roman"/>
          <w:i/>
        </w:rPr>
        <w:t xml:space="preserve"> StatementList Statement</w:t>
      </w:r>
      <w:ins w:id="4116" w:author="Rev 3 Allen Wirfs-Brock" w:date="2011-08-30T16:29:00Z">
        <w:r w:rsidR="009A6DAE">
          <w:rPr>
            <w:rFonts w:ascii="Times New Roman" w:hAnsi="Times New Roman"/>
            <w:i/>
          </w:rPr>
          <w:t>ListItem</w:t>
        </w:r>
      </w:ins>
      <w:r>
        <w:t xml:space="preserve"> is evaluated as follows:</w:t>
      </w:r>
      <w:bookmarkStart w:id="4117" w:name="_Toc382212710"/>
    </w:p>
    <w:p w14:paraId="3CE38D68" w14:textId="77777777" w:rsidR="004C02EF" w:rsidRPr="00D828E7" w:rsidRDefault="004C02EF" w:rsidP="004C02EF">
      <w:pPr>
        <w:pStyle w:val="Alg2"/>
        <w:numPr>
          <w:ilvl w:val="0"/>
          <w:numId w:val="111"/>
        </w:numPr>
      </w:pPr>
      <w:r w:rsidRPr="00D828E7">
        <w:t xml:space="preserve">Let </w:t>
      </w:r>
      <w:r w:rsidRPr="00E32218">
        <w:rPr>
          <w:i/>
        </w:rPr>
        <w:t>sl</w:t>
      </w:r>
      <w:r w:rsidRPr="00D828E7">
        <w:t xml:space="preserve"> be the result of evaluating</w:t>
      </w:r>
      <w:r w:rsidRPr="00D828E7" w:rsidDel="00862F49">
        <w:t xml:space="preserve"> </w:t>
      </w:r>
      <w:r w:rsidRPr="00E641FE">
        <w:rPr>
          <w:i/>
        </w:rPr>
        <w:t>StatementList</w:t>
      </w:r>
      <w:bookmarkEnd w:id="4117"/>
      <w:r w:rsidRPr="00D828E7">
        <w:t>.</w:t>
      </w:r>
    </w:p>
    <w:p w14:paraId="00B4B044" w14:textId="77777777" w:rsidR="004C02EF" w:rsidRPr="00D828E7" w:rsidRDefault="004C02EF" w:rsidP="004C02EF">
      <w:pPr>
        <w:pStyle w:val="Alg2"/>
        <w:numPr>
          <w:ilvl w:val="0"/>
          <w:numId w:val="111"/>
        </w:numPr>
      </w:pPr>
      <w:r w:rsidRPr="00D828E7">
        <w:t xml:space="preserve">If </w:t>
      </w:r>
      <w:r w:rsidRPr="00E32218">
        <w:rPr>
          <w:i/>
        </w:rPr>
        <w:t>sl</w:t>
      </w:r>
      <w:r w:rsidRPr="00D828E7">
        <w:t xml:space="preserve"> is an abrupt completion, return </w:t>
      </w:r>
      <w:r w:rsidRPr="00E32218">
        <w:rPr>
          <w:i/>
        </w:rPr>
        <w:t>sl</w:t>
      </w:r>
      <w:r w:rsidRPr="00D828E7">
        <w:t>.</w:t>
      </w:r>
      <w:bookmarkStart w:id="4118" w:name="_Toc382212711"/>
    </w:p>
    <w:p w14:paraId="2EDAE03E" w14:textId="77777777" w:rsidR="004C02EF" w:rsidRPr="00D828E7" w:rsidRDefault="004C02EF" w:rsidP="004C02EF">
      <w:pPr>
        <w:pStyle w:val="Alg2"/>
        <w:numPr>
          <w:ilvl w:val="0"/>
          <w:numId w:val="111"/>
        </w:numPr>
      </w:pPr>
      <w:r w:rsidRPr="00D828E7">
        <w:t xml:space="preserve">Let </w:t>
      </w:r>
      <w:r w:rsidRPr="00D828E7">
        <w:rPr>
          <w:i/>
        </w:rPr>
        <w:t>s</w:t>
      </w:r>
      <w:r w:rsidRPr="00D828E7">
        <w:t xml:space="preserve"> be the result of evaluating </w:t>
      </w:r>
      <w:r w:rsidRPr="00E641FE">
        <w:rPr>
          <w:i/>
        </w:rPr>
        <w:t>Statement</w:t>
      </w:r>
      <w:bookmarkEnd w:id="4118"/>
      <w:r w:rsidRPr="00D828E7">
        <w:t>.</w:t>
      </w:r>
    </w:p>
    <w:p w14:paraId="1DD98591" w14:textId="77777777" w:rsidR="004C02EF" w:rsidRPr="00D828E7" w:rsidRDefault="004C02EF" w:rsidP="004C02EF">
      <w:pPr>
        <w:pStyle w:val="Alg2"/>
        <w:numPr>
          <w:ilvl w:val="0"/>
          <w:numId w:val="111"/>
        </w:numPr>
      </w:pPr>
      <w:r w:rsidRPr="00D828E7">
        <w:t>If an exception was thrown, return (</w:t>
      </w:r>
      <w:r w:rsidRPr="00D828E7">
        <w:rPr>
          <w:rFonts w:ascii="Arial" w:hAnsi="Arial" w:cs="Arial"/>
        </w:rPr>
        <w:t>throw</w:t>
      </w:r>
      <w:r w:rsidRPr="00D828E7">
        <w:t xml:space="preserve">, </w:t>
      </w:r>
      <w:r w:rsidRPr="00D828E7">
        <w:rPr>
          <w:i/>
        </w:rPr>
        <w:t>V</w:t>
      </w:r>
      <w:r w:rsidRPr="00D828E7">
        <w:t xml:space="preserve">, </w:t>
      </w:r>
      <w:r w:rsidRPr="00D828E7">
        <w:rPr>
          <w:rFonts w:ascii="Arial" w:hAnsi="Arial" w:cs="Arial"/>
        </w:rPr>
        <w:t>empty</w:t>
      </w:r>
      <w:r w:rsidRPr="00D828E7">
        <w:t xml:space="preserve">) where </w:t>
      </w:r>
      <w:r w:rsidRPr="00D828E7">
        <w:rPr>
          <w:i/>
        </w:rPr>
        <w:t>V</w:t>
      </w:r>
      <w:r w:rsidRPr="00D828E7">
        <w:t xml:space="preserve"> is the exception. (Execution now proceeds as if no exception were thrown.)</w:t>
      </w:r>
    </w:p>
    <w:p w14:paraId="3CE5BEE4" w14:textId="77777777" w:rsidR="004C02EF" w:rsidRPr="00D828E7" w:rsidRDefault="004C02EF" w:rsidP="004C02EF">
      <w:pPr>
        <w:pStyle w:val="Alg2"/>
        <w:numPr>
          <w:ilvl w:val="0"/>
          <w:numId w:val="111"/>
        </w:numPr>
      </w:pPr>
      <w:r w:rsidRPr="00D828E7">
        <w:t xml:space="preserve">If </w:t>
      </w:r>
      <w:r w:rsidRPr="00D828E7">
        <w:rPr>
          <w:i/>
        </w:rPr>
        <w:t>s</w:t>
      </w:r>
      <w:r w:rsidRPr="00D828E7">
        <w:t xml:space="preserve">.value is </w:t>
      </w:r>
      <w:r w:rsidRPr="00D828E7">
        <w:rPr>
          <w:rFonts w:ascii="Arial" w:hAnsi="Arial" w:cs="Arial"/>
        </w:rPr>
        <w:t>empty</w:t>
      </w:r>
      <w:r w:rsidRPr="00D828E7">
        <w:t xml:space="preserve">, let </w:t>
      </w:r>
      <w:r w:rsidRPr="00D828E7">
        <w:rPr>
          <w:i/>
        </w:rPr>
        <w:t>V</w:t>
      </w:r>
      <w:r w:rsidRPr="00D828E7">
        <w:t xml:space="preserve"> = </w:t>
      </w:r>
      <w:r w:rsidRPr="00D828E7">
        <w:rPr>
          <w:i/>
        </w:rPr>
        <w:t>sl</w:t>
      </w:r>
      <w:r w:rsidRPr="00D828E7">
        <w:t xml:space="preserve">.value, otherwise let </w:t>
      </w:r>
      <w:r w:rsidRPr="00D828E7">
        <w:rPr>
          <w:i/>
        </w:rPr>
        <w:t>V</w:t>
      </w:r>
      <w:r w:rsidRPr="00D828E7">
        <w:t xml:space="preserve"> = </w:t>
      </w:r>
      <w:r w:rsidRPr="00D828E7">
        <w:rPr>
          <w:i/>
        </w:rPr>
        <w:t>s</w:t>
      </w:r>
      <w:r w:rsidRPr="00D828E7">
        <w:t>.value.</w:t>
      </w:r>
    </w:p>
    <w:p w14:paraId="54D8FD4B" w14:textId="77777777" w:rsidR="004C02EF" w:rsidRPr="00D828E7" w:rsidRDefault="004C02EF" w:rsidP="004C02EF">
      <w:pPr>
        <w:pStyle w:val="Alg2"/>
        <w:numPr>
          <w:ilvl w:val="0"/>
          <w:numId w:val="111"/>
        </w:numPr>
        <w:spacing w:after="220"/>
      </w:pPr>
      <w:r w:rsidRPr="00D828E7">
        <w:t>Return (</w:t>
      </w:r>
      <w:r w:rsidRPr="00D828E7">
        <w:rPr>
          <w:i/>
        </w:rPr>
        <w:t>s</w:t>
      </w:r>
      <w:r w:rsidRPr="00D828E7">
        <w:t xml:space="preserve">.type, </w:t>
      </w:r>
      <w:r w:rsidRPr="00D828E7">
        <w:rPr>
          <w:i/>
        </w:rPr>
        <w:t>V</w:t>
      </w:r>
      <w:r w:rsidRPr="00D828E7">
        <w:t xml:space="preserve">, </w:t>
      </w:r>
      <w:r w:rsidRPr="00D828E7">
        <w:rPr>
          <w:i/>
        </w:rPr>
        <w:t>s</w:t>
      </w:r>
      <w:r w:rsidRPr="00D828E7">
        <w:t>.target).</w:t>
      </w:r>
    </w:p>
    <w:p w14:paraId="2379FAEB" w14:textId="77777777" w:rsidR="004C02EF" w:rsidRDefault="004C02EF" w:rsidP="004C02EF">
      <w:pPr>
        <w:pStyle w:val="Note"/>
        <w:spacing w:after="60"/>
      </w:pPr>
      <w:bookmarkStart w:id="4119" w:name="_Toc417706216"/>
      <w:bookmarkStart w:id="4120" w:name="_Ref440445249"/>
      <w:bookmarkStart w:id="4121" w:name="_Ref457437644"/>
      <w:bookmarkStart w:id="4122" w:name="_Ref457437645"/>
      <w:bookmarkStart w:id="4123" w:name="_Ref457437646"/>
      <w:bookmarkStart w:id="4124" w:name="_Ref457437647"/>
      <w:bookmarkStart w:id="4125" w:name="_Ref457437648"/>
      <w:bookmarkStart w:id="4126" w:name="_Ref457437652"/>
      <w:bookmarkStart w:id="4127" w:name="_Ref457437653"/>
      <w:bookmarkStart w:id="4128" w:name="_Ref457708381"/>
      <w:bookmarkStart w:id="4129" w:name="_Ref457792811"/>
      <w:bookmarkStart w:id="4130" w:name="_Toc472818876"/>
      <w:bookmarkStart w:id="4131" w:name="_Toc235503450"/>
      <w:bookmarkStart w:id="4132" w:name="_Toc241509225"/>
      <w:bookmarkStart w:id="4133" w:name="_Toc244416712"/>
      <w:r w:rsidRPr="00C14EAC">
        <w:t>NOTE</w:t>
      </w:r>
      <w:r w:rsidRPr="00C14EAC">
        <w:tab/>
      </w:r>
      <w:r>
        <w:t xml:space="preserve">Steps 5 and 6 of the above algoritm ensure that the value of a </w:t>
      </w:r>
      <w:r w:rsidRPr="00E641FE">
        <w:rPr>
          <w:rFonts w:ascii="Times New Roman" w:hAnsi="Times New Roman"/>
          <w:i/>
        </w:rPr>
        <w:t xml:space="preserve">StatementList </w:t>
      </w:r>
      <w:r>
        <w:t xml:space="preserve">is the value of the last value producing </w:t>
      </w:r>
      <w:r w:rsidRPr="00E641FE">
        <w:rPr>
          <w:i/>
        </w:rPr>
        <w:t>Statement</w:t>
      </w:r>
      <w:r>
        <w:t xml:space="preserve"> in the </w:t>
      </w:r>
      <w:r w:rsidRPr="00E641FE">
        <w:rPr>
          <w:rFonts w:ascii="Times New Roman" w:hAnsi="Times New Roman"/>
          <w:i/>
        </w:rPr>
        <w:t>StatementList</w:t>
      </w:r>
      <w:r>
        <w:t xml:space="preserve">.  For example, the following calls to the </w:t>
      </w:r>
      <w:r w:rsidRPr="001233D1">
        <w:rPr>
          <w:rFonts w:ascii="Courier New" w:hAnsi="Courier New" w:cs="Courier New"/>
          <w:b/>
        </w:rPr>
        <w:t>eval</w:t>
      </w:r>
      <w:r>
        <w:t xml:space="preserve"> function all return the value 1:</w:t>
      </w:r>
    </w:p>
    <w:p w14:paraId="199BC697" w14:textId="77777777" w:rsidR="004C02EF" w:rsidRPr="00C1174B" w:rsidRDefault="004C02EF" w:rsidP="004C02EF">
      <w:pPr>
        <w:ind w:left="720"/>
        <w:contextualSpacing/>
        <w:rPr>
          <w:rFonts w:ascii="Courier New" w:hAnsi="Courier New" w:cs="Courier New"/>
          <w:b/>
          <w:sz w:val="18"/>
          <w:szCs w:val="18"/>
        </w:rPr>
      </w:pPr>
      <w:r w:rsidRPr="00C1174B">
        <w:rPr>
          <w:rFonts w:ascii="Courier New" w:hAnsi="Courier New" w:cs="Courier New"/>
          <w:b/>
          <w:sz w:val="18"/>
          <w:szCs w:val="18"/>
        </w:rPr>
        <w:t>eval("1;;;;;")</w:t>
      </w:r>
    </w:p>
    <w:p w14:paraId="081E51B2" w14:textId="77777777" w:rsidR="004C02EF" w:rsidRPr="00C1174B" w:rsidRDefault="004C02EF" w:rsidP="004C02EF">
      <w:pPr>
        <w:ind w:left="720"/>
        <w:contextualSpacing/>
        <w:rPr>
          <w:rFonts w:ascii="Courier New" w:hAnsi="Courier New" w:cs="Courier New"/>
          <w:b/>
          <w:sz w:val="18"/>
          <w:szCs w:val="18"/>
        </w:rPr>
      </w:pPr>
      <w:r w:rsidRPr="00C1174B">
        <w:rPr>
          <w:rFonts w:ascii="Courier New" w:hAnsi="Courier New" w:cs="Courier New"/>
          <w:b/>
          <w:sz w:val="18"/>
          <w:szCs w:val="18"/>
        </w:rPr>
        <w:t>eval("1;{}")</w:t>
      </w:r>
    </w:p>
    <w:p w14:paraId="0E30CE0B" w14:textId="77777777" w:rsidR="004C02EF" w:rsidRPr="00C1174B" w:rsidRDefault="004C02EF" w:rsidP="004C02EF">
      <w:pPr>
        <w:ind w:left="720"/>
        <w:rPr>
          <w:rFonts w:ascii="Courier New" w:hAnsi="Courier New" w:cs="Courier New"/>
          <w:b/>
          <w:sz w:val="18"/>
          <w:szCs w:val="18"/>
        </w:rPr>
      </w:pPr>
      <w:r w:rsidRPr="00C1174B">
        <w:rPr>
          <w:rFonts w:ascii="Courier New" w:hAnsi="Courier New" w:cs="Courier New"/>
          <w:b/>
          <w:sz w:val="18"/>
          <w:szCs w:val="18"/>
        </w:rPr>
        <w:t>eval("1;var a;")</w:t>
      </w:r>
    </w:p>
    <w:p w14:paraId="015D2E34" w14:textId="77777777" w:rsidR="00F14B7C" w:rsidRDefault="00F14B7C" w:rsidP="00F14B7C">
      <w:pPr>
        <w:rPr>
          <w:ins w:id="4134" w:author="Rev 3 Allen Wirfs-Brock" w:date="2011-09-02T09:07:00Z"/>
        </w:rPr>
      </w:pPr>
      <w:bookmarkStart w:id="4135" w:name="_Toc276631076"/>
      <w:ins w:id="4136" w:author="Rev 3 Allen Wirfs-Brock" w:date="2011-09-02T09:07:00Z">
        <w:r>
          <w:t xml:space="preserve">The LexicallyDeclaredNames </w:t>
        </w:r>
      </w:ins>
      <w:ins w:id="4137" w:author="Rev 3 Allen Wirfs-Brock" w:date="2011-09-10T13:50:00Z">
        <w:r w:rsidR="00323DE6">
          <w:t xml:space="preserve"> and the LexicalDeclarations </w:t>
        </w:r>
      </w:ins>
      <w:ins w:id="4138" w:author="Rev 3 Allen Wirfs-Brock" w:date="2011-09-02T09:07:00Z">
        <w:r>
          <w:t>of the</w:t>
        </w:r>
        <w:r w:rsidRPr="006D7E13">
          <w:t xml:space="preserve"> </w:t>
        </w:r>
        <w:r>
          <w:t xml:space="preserve">production  </w:t>
        </w:r>
      </w:ins>
      <w:ins w:id="4139" w:author="Rev 3 Allen Wirfs-Brock" w:date="2011-09-02T09:08:00Z">
        <w:r w:rsidRPr="00E641FE">
          <w:rPr>
            <w:rFonts w:ascii="Times New Roman" w:hAnsi="Times New Roman"/>
            <w:i/>
          </w:rPr>
          <w:t>Statement</w:t>
        </w:r>
        <w:r>
          <w:rPr>
            <w:rFonts w:ascii="Times New Roman" w:hAnsi="Times New Roman"/>
            <w:i/>
          </w:rPr>
          <w:t xml:space="preserve">ListItem </w:t>
        </w:r>
        <w:r>
          <w:rPr>
            <w:b/>
          </w:rPr>
          <w:t>:</w:t>
        </w:r>
        <w:r w:rsidRPr="00E641FE">
          <w:rPr>
            <w:rFonts w:ascii="Times New Roman" w:hAnsi="Times New Roman"/>
            <w:i/>
          </w:rPr>
          <w:t xml:space="preserve"> Statement</w:t>
        </w:r>
        <w:r>
          <w:t xml:space="preserve"> </w:t>
        </w:r>
      </w:ins>
      <w:ins w:id="4140" w:author="Rev 3 Allen Wirfs-Brock" w:date="2011-09-10T13:51:00Z">
        <w:r w:rsidR="00323DE6">
          <w:t>are</w:t>
        </w:r>
      </w:ins>
      <w:ins w:id="4141" w:author="Rev 3 Allen Wirfs-Brock" w:date="2011-09-02T09:07:00Z">
        <w:r>
          <w:t xml:space="preserve"> determined as follows:</w:t>
        </w:r>
      </w:ins>
    </w:p>
    <w:p w14:paraId="6EC228D3" w14:textId="77777777" w:rsidR="00F14B7C" w:rsidRDefault="00F14B7C" w:rsidP="00503C0C">
      <w:pPr>
        <w:pStyle w:val="Alg4"/>
        <w:numPr>
          <w:ilvl w:val="0"/>
          <w:numId w:val="492"/>
        </w:numPr>
        <w:spacing w:after="220"/>
        <w:contextualSpacing/>
        <w:rPr>
          <w:ins w:id="4142" w:author="Rev 3 Allen Wirfs-Brock" w:date="2011-09-02T09:07:00Z"/>
        </w:rPr>
      </w:pPr>
      <w:ins w:id="4143" w:author="Rev 3 Allen Wirfs-Brock" w:date="2011-09-02T09:07:00Z">
        <w:r>
          <w:t xml:space="preserve">Return </w:t>
        </w:r>
      </w:ins>
      <w:ins w:id="4144" w:author="Rev 3 Allen Wirfs-Brock" w:date="2011-09-02T09:08:00Z">
        <w:r w:rsidR="00503C0C">
          <w:t>a new empty List</w:t>
        </w:r>
      </w:ins>
      <w:ins w:id="4145" w:author="Rev 3 Allen Wirfs-Brock" w:date="2011-09-02T09:07:00Z">
        <w:r>
          <w:t>.</w:t>
        </w:r>
      </w:ins>
    </w:p>
    <w:p w14:paraId="29A51FBD" w14:textId="77777777" w:rsidR="00F14B7C" w:rsidRDefault="00F14B7C" w:rsidP="00F14B7C">
      <w:pPr>
        <w:rPr>
          <w:ins w:id="4146" w:author="Rev 3 Allen Wirfs-Brock" w:date="2011-09-02T09:07:00Z"/>
        </w:rPr>
      </w:pPr>
      <w:ins w:id="4147" w:author="Rev 3 Allen Wirfs-Brock" w:date="2011-09-02T09:07:00Z">
        <w:r>
          <w:t>The VarDeclaredNames of the</w:t>
        </w:r>
        <w:r w:rsidRPr="006D7E13">
          <w:t xml:space="preserve"> </w:t>
        </w:r>
        <w:r>
          <w:t xml:space="preserve">production  </w:t>
        </w:r>
      </w:ins>
      <w:ins w:id="4148" w:author="Rev 3 Allen Wirfs-Brock" w:date="2011-09-02T09:08:00Z">
        <w:r w:rsidRPr="00E641FE">
          <w:rPr>
            <w:rFonts w:ascii="Times New Roman" w:hAnsi="Times New Roman"/>
            <w:i/>
          </w:rPr>
          <w:t>Statement</w:t>
        </w:r>
        <w:r>
          <w:rPr>
            <w:rFonts w:ascii="Times New Roman" w:hAnsi="Times New Roman"/>
            <w:i/>
          </w:rPr>
          <w:t xml:space="preserve">ListItem </w:t>
        </w:r>
        <w:r>
          <w:rPr>
            <w:b/>
          </w:rPr>
          <w:t>:</w:t>
        </w:r>
        <w:r w:rsidRPr="00E641FE">
          <w:rPr>
            <w:rFonts w:ascii="Times New Roman" w:hAnsi="Times New Roman"/>
            <w:i/>
          </w:rPr>
          <w:t xml:space="preserve"> Statement</w:t>
        </w:r>
        <w:r>
          <w:t xml:space="preserve"> </w:t>
        </w:r>
      </w:ins>
      <w:ins w:id="4149" w:author="Rev 3 Allen Wirfs-Brock" w:date="2011-09-02T09:07:00Z">
        <w:r>
          <w:t>is determined as follows:</w:t>
        </w:r>
      </w:ins>
    </w:p>
    <w:p w14:paraId="3EBF690E" w14:textId="77777777" w:rsidR="00F14B7C" w:rsidRDefault="00F14B7C" w:rsidP="00323DE6">
      <w:pPr>
        <w:pStyle w:val="Alg4"/>
        <w:numPr>
          <w:ilvl w:val="0"/>
          <w:numId w:val="560"/>
        </w:numPr>
        <w:spacing w:after="220"/>
        <w:contextualSpacing/>
        <w:rPr>
          <w:ins w:id="4150" w:author="Rev 3 Allen Wirfs-Brock" w:date="2011-09-02T09:07:00Z"/>
        </w:rPr>
      </w:pPr>
      <w:ins w:id="4151" w:author="Rev 3 Allen Wirfs-Brock" w:date="2011-09-02T09:07:00Z">
        <w:r>
          <w:t xml:space="preserve">Return the VarDeclaredNames of </w:t>
        </w:r>
      </w:ins>
      <w:ins w:id="4152" w:author="Rev 3 Allen Wirfs-Brock" w:date="2011-09-02T09:10:00Z">
        <w:r w:rsidR="00503C0C" w:rsidRPr="00E641FE">
          <w:rPr>
            <w:i/>
          </w:rPr>
          <w:t>Statement</w:t>
        </w:r>
      </w:ins>
      <w:ins w:id="4153" w:author="Rev 3 Allen Wirfs-Brock" w:date="2011-09-02T09:07:00Z">
        <w:r>
          <w:t>.</w:t>
        </w:r>
      </w:ins>
    </w:p>
    <w:p w14:paraId="502E1E4B" w14:textId="77777777" w:rsidR="006E1EB0" w:rsidRDefault="006E1EB0" w:rsidP="006E1EB0">
      <w:pPr>
        <w:rPr>
          <w:ins w:id="4154" w:author="Rev 3 Allen Wirfs-Brock" w:date="2011-08-30T16:30:00Z"/>
        </w:rPr>
      </w:pPr>
      <w:ins w:id="4155" w:author="Rev 3 Allen Wirfs-Brock" w:date="2011-08-30T16:30:00Z">
        <w:r>
          <w:t xml:space="preserve">The production </w:t>
        </w:r>
      </w:ins>
      <w:ins w:id="4156" w:author="Rev 3 Allen Wirfs-Brock" w:date="2011-08-30T16:31:00Z">
        <w:r w:rsidRPr="00E641FE">
          <w:rPr>
            <w:rFonts w:ascii="Times New Roman" w:hAnsi="Times New Roman"/>
            <w:i/>
          </w:rPr>
          <w:t>Statement</w:t>
        </w:r>
        <w:r>
          <w:rPr>
            <w:rFonts w:ascii="Times New Roman" w:hAnsi="Times New Roman"/>
            <w:i/>
          </w:rPr>
          <w:t xml:space="preserve">ListItem </w:t>
        </w:r>
      </w:ins>
      <w:ins w:id="4157" w:author="Rev 3 Allen Wirfs-Brock" w:date="2011-08-30T16:30:00Z">
        <w:r>
          <w:rPr>
            <w:b/>
          </w:rPr>
          <w:t>:</w:t>
        </w:r>
        <w:r w:rsidRPr="00E641FE">
          <w:rPr>
            <w:rFonts w:ascii="Times New Roman" w:hAnsi="Times New Roman"/>
            <w:i/>
          </w:rPr>
          <w:t xml:space="preserve"> Statement</w:t>
        </w:r>
        <w:r>
          <w:t xml:space="preserve"> is evaluated as follows:</w:t>
        </w:r>
      </w:ins>
    </w:p>
    <w:p w14:paraId="144D05C8" w14:textId="77777777" w:rsidR="006E1EB0" w:rsidRPr="00D828E7" w:rsidRDefault="006E1EB0" w:rsidP="006E1EB0">
      <w:pPr>
        <w:pStyle w:val="Alg2"/>
        <w:numPr>
          <w:ilvl w:val="0"/>
          <w:numId w:val="470"/>
        </w:numPr>
        <w:spacing w:after="220"/>
        <w:rPr>
          <w:ins w:id="4158" w:author="Rev 3 Allen Wirfs-Brock" w:date="2011-08-30T16:30:00Z"/>
        </w:rPr>
      </w:pPr>
      <w:ins w:id="4159" w:author="Rev 3 Allen Wirfs-Brock" w:date="2011-08-30T16:30:00Z">
        <w:r w:rsidRPr="00D828E7">
          <w:t xml:space="preserve">Return the result of evaluating </w:t>
        </w:r>
        <w:r w:rsidRPr="00E641FE">
          <w:rPr>
            <w:i/>
          </w:rPr>
          <w:t>Statement</w:t>
        </w:r>
        <w:r w:rsidRPr="00D828E7">
          <w:t>.</w:t>
        </w:r>
      </w:ins>
    </w:p>
    <w:p w14:paraId="69E377A9" w14:textId="77777777" w:rsidR="00503C0C" w:rsidRDefault="00503C0C" w:rsidP="00503C0C">
      <w:pPr>
        <w:rPr>
          <w:ins w:id="4160" w:author="Rev 3 Allen Wirfs-Brock" w:date="2011-09-02T09:12:00Z"/>
        </w:rPr>
      </w:pPr>
      <w:ins w:id="4161" w:author="Rev 3 Allen Wirfs-Brock" w:date="2011-09-02T09:12:00Z">
        <w:r>
          <w:t>The LexicallyDeclaredNames of the</w:t>
        </w:r>
        <w:r w:rsidRPr="006D7E13">
          <w:t xml:space="preserve"> </w:t>
        </w:r>
        <w:r>
          <w:t xml:space="preserve">production  </w:t>
        </w:r>
      </w:ins>
      <w:ins w:id="4162" w:author="Rev 3 Allen Wirfs-Brock" w:date="2011-09-02T09:13:00Z">
        <w:r w:rsidRPr="00E641FE">
          <w:rPr>
            <w:rFonts w:ascii="Times New Roman" w:hAnsi="Times New Roman"/>
            <w:i/>
          </w:rPr>
          <w:t>Statement</w:t>
        </w:r>
        <w:r>
          <w:rPr>
            <w:rFonts w:ascii="Times New Roman" w:hAnsi="Times New Roman"/>
            <w:i/>
          </w:rPr>
          <w:t xml:space="preserve">ListItem </w:t>
        </w:r>
        <w:r>
          <w:rPr>
            <w:b/>
          </w:rPr>
          <w:t>:</w:t>
        </w:r>
        <w:r w:rsidRPr="00E641FE">
          <w:rPr>
            <w:rFonts w:ascii="Times New Roman" w:hAnsi="Times New Roman"/>
            <w:i/>
          </w:rPr>
          <w:t xml:space="preserve"> </w:t>
        </w:r>
        <w:r>
          <w:rPr>
            <w:rFonts w:ascii="Times New Roman" w:hAnsi="Times New Roman"/>
            <w:i/>
          </w:rPr>
          <w:t>Declaration</w:t>
        </w:r>
        <w:r>
          <w:t xml:space="preserve"> </w:t>
        </w:r>
      </w:ins>
      <w:ins w:id="4163" w:author="Rev 3 Allen Wirfs-Brock" w:date="2011-09-02T09:12:00Z">
        <w:r>
          <w:t>is determined as follows:</w:t>
        </w:r>
      </w:ins>
    </w:p>
    <w:p w14:paraId="56727C77" w14:textId="77777777" w:rsidR="00503C0C" w:rsidRDefault="00503C0C" w:rsidP="005A73D1">
      <w:pPr>
        <w:pStyle w:val="Alg4"/>
        <w:numPr>
          <w:ilvl w:val="0"/>
          <w:numId w:val="495"/>
        </w:numPr>
        <w:spacing w:after="220"/>
        <w:contextualSpacing/>
        <w:rPr>
          <w:ins w:id="4164" w:author="Rev 3 Allen Wirfs-Brock" w:date="2011-09-02T09:12:00Z"/>
        </w:rPr>
      </w:pPr>
      <w:ins w:id="4165" w:author="Rev 3 Allen Wirfs-Brock" w:date="2011-09-02T09:14:00Z">
        <w:r>
          <w:t xml:space="preserve">Return the </w:t>
        </w:r>
      </w:ins>
      <w:ins w:id="4166" w:author="Rev 3 Allen Wirfs-Brock" w:date="2011-09-02T09:16:00Z">
        <w:r>
          <w:t xml:space="preserve">BoundNames </w:t>
        </w:r>
      </w:ins>
      <w:ins w:id="4167" w:author="Rev 3 Allen Wirfs-Brock" w:date="2011-09-02T09:14:00Z">
        <w:r>
          <w:t xml:space="preserve">of </w:t>
        </w:r>
      </w:ins>
      <w:ins w:id="4168" w:author="Rev 3 Allen Wirfs-Brock" w:date="2011-09-02T09:16:00Z">
        <w:r>
          <w:rPr>
            <w:i/>
          </w:rPr>
          <w:t>Declaration</w:t>
        </w:r>
      </w:ins>
      <w:ins w:id="4169" w:author="Rev 3 Allen Wirfs-Brock" w:date="2011-09-02T09:12:00Z">
        <w:r>
          <w:t>.</w:t>
        </w:r>
      </w:ins>
    </w:p>
    <w:p w14:paraId="011DB48E" w14:textId="77777777" w:rsidR="00323DE6" w:rsidRDefault="00323DE6" w:rsidP="00323DE6">
      <w:pPr>
        <w:rPr>
          <w:ins w:id="4170" w:author="Rev 3 Allen Wirfs-Brock" w:date="2011-09-10T13:52:00Z"/>
        </w:rPr>
      </w:pPr>
      <w:ins w:id="4171" w:author="Rev 3 Allen Wirfs-Brock" w:date="2011-09-10T13:52:00Z">
        <w:r>
          <w:t>The LexicalDeclarations of the</w:t>
        </w:r>
        <w:r w:rsidRPr="006D7E13">
          <w:t xml:space="preserve"> </w:t>
        </w:r>
        <w:r>
          <w:t xml:space="preserve">production  </w:t>
        </w:r>
        <w:r w:rsidRPr="00E641FE">
          <w:rPr>
            <w:rFonts w:ascii="Times New Roman" w:hAnsi="Times New Roman"/>
            <w:i/>
          </w:rPr>
          <w:t>Statement</w:t>
        </w:r>
        <w:r>
          <w:rPr>
            <w:rFonts w:ascii="Times New Roman" w:hAnsi="Times New Roman"/>
            <w:i/>
          </w:rPr>
          <w:t xml:space="preserve">ListItem </w:t>
        </w:r>
        <w:r>
          <w:rPr>
            <w:b/>
          </w:rPr>
          <w:t>:</w:t>
        </w:r>
        <w:r w:rsidRPr="00E641FE">
          <w:rPr>
            <w:rFonts w:ascii="Times New Roman" w:hAnsi="Times New Roman"/>
            <w:i/>
          </w:rPr>
          <w:t xml:space="preserve"> </w:t>
        </w:r>
        <w:r>
          <w:rPr>
            <w:rFonts w:ascii="Times New Roman" w:hAnsi="Times New Roman"/>
            <w:i/>
          </w:rPr>
          <w:t>Declaration</w:t>
        </w:r>
        <w:r>
          <w:t xml:space="preserve"> is determined as follows:</w:t>
        </w:r>
      </w:ins>
    </w:p>
    <w:p w14:paraId="6BA45E76" w14:textId="77777777" w:rsidR="00323DE6" w:rsidRDefault="00323DE6" w:rsidP="00323DE6">
      <w:pPr>
        <w:pStyle w:val="Alg4"/>
        <w:numPr>
          <w:ilvl w:val="0"/>
          <w:numId w:val="562"/>
        </w:numPr>
        <w:spacing w:after="220"/>
        <w:contextualSpacing/>
        <w:rPr>
          <w:ins w:id="4172" w:author="Rev 3 Allen Wirfs-Brock" w:date="2011-09-10T13:52:00Z"/>
        </w:rPr>
      </w:pPr>
      <w:ins w:id="4173" w:author="Rev 3 Allen Wirfs-Brock" w:date="2011-09-10T13:52:00Z">
        <w:r>
          <w:t xml:space="preserve">Return </w:t>
        </w:r>
      </w:ins>
      <w:ins w:id="4174" w:author="Rev 3 Allen Wirfs-Brock" w:date="2011-09-10T13:58:00Z">
        <w:r w:rsidR="001A376F">
          <w:t xml:space="preserve">return a new List containing </w:t>
        </w:r>
      </w:ins>
      <w:ins w:id="4175" w:author="Rev 3 Allen Wirfs-Brock" w:date="2011-09-10T13:52:00Z">
        <w:r>
          <w:rPr>
            <w:i/>
          </w:rPr>
          <w:t>Declaration</w:t>
        </w:r>
        <w:r>
          <w:t>.</w:t>
        </w:r>
      </w:ins>
    </w:p>
    <w:p w14:paraId="1BC8BB86" w14:textId="77777777" w:rsidR="00503C0C" w:rsidRDefault="00503C0C" w:rsidP="00503C0C">
      <w:pPr>
        <w:rPr>
          <w:ins w:id="4176" w:author="Rev 3 Allen Wirfs-Brock" w:date="2011-09-02T09:12:00Z"/>
        </w:rPr>
      </w:pPr>
      <w:ins w:id="4177" w:author="Rev 3 Allen Wirfs-Brock" w:date="2011-09-02T09:12:00Z">
        <w:r>
          <w:t>The VarDeclaredNames of the</w:t>
        </w:r>
        <w:r w:rsidRPr="006D7E13">
          <w:t xml:space="preserve"> </w:t>
        </w:r>
        <w:r>
          <w:t xml:space="preserve">production  </w:t>
        </w:r>
      </w:ins>
      <w:ins w:id="4178" w:author="Rev 3 Allen Wirfs-Brock" w:date="2011-09-02T09:13:00Z">
        <w:r w:rsidRPr="00E641FE">
          <w:rPr>
            <w:rFonts w:ascii="Times New Roman" w:hAnsi="Times New Roman"/>
            <w:i/>
          </w:rPr>
          <w:t>Statement</w:t>
        </w:r>
        <w:r>
          <w:rPr>
            <w:rFonts w:ascii="Times New Roman" w:hAnsi="Times New Roman"/>
            <w:i/>
          </w:rPr>
          <w:t xml:space="preserve">ListItem </w:t>
        </w:r>
        <w:r>
          <w:rPr>
            <w:b/>
          </w:rPr>
          <w:t>:</w:t>
        </w:r>
        <w:r w:rsidRPr="00E641FE">
          <w:rPr>
            <w:rFonts w:ascii="Times New Roman" w:hAnsi="Times New Roman"/>
            <w:i/>
          </w:rPr>
          <w:t xml:space="preserve"> </w:t>
        </w:r>
        <w:r>
          <w:rPr>
            <w:rFonts w:ascii="Times New Roman" w:hAnsi="Times New Roman"/>
            <w:i/>
          </w:rPr>
          <w:t>Declaration</w:t>
        </w:r>
        <w:r>
          <w:t xml:space="preserve"> </w:t>
        </w:r>
      </w:ins>
      <w:ins w:id="4179" w:author="Rev 3 Allen Wirfs-Brock" w:date="2011-09-02T09:12:00Z">
        <w:r>
          <w:t>is determined as follows:</w:t>
        </w:r>
      </w:ins>
    </w:p>
    <w:p w14:paraId="7ECEBCD9" w14:textId="77777777" w:rsidR="00503C0C" w:rsidRDefault="00503C0C" w:rsidP="00323DE6">
      <w:pPr>
        <w:pStyle w:val="Alg4"/>
        <w:numPr>
          <w:ilvl w:val="0"/>
          <w:numId w:val="561"/>
        </w:numPr>
        <w:spacing w:after="220"/>
        <w:contextualSpacing/>
        <w:rPr>
          <w:ins w:id="4180" w:author="Rev 3 Allen Wirfs-Brock" w:date="2011-09-02T09:12:00Z"/>
        </w:rPr>
      </w:pPr>
      <w:ins w:id="4181" w:author="Rev 3 Allen Wirfs-Brock" w:date="2011-09-02T09:15:00Z">
        <w:r>
          <w:t>Return a new empty List</w:t>
        </w:r>
      </w:ins>
      <w:ins w:id="4182" w:author="Rev 3 Allen Wirfs-Brock" w:date="2011-09-02T09:12:00Z">
        <w:r>
          <w:t>.</w:t>
        </w:r>
      </w:ins>
    </w:p>
    <w:p w14:paraId="5C2FC15F" w14:textId="77777777" w:rsidR="006E1EB0" w:rsidRDefault="006E1EB0" w:rsidP="006E1EB0">
      <w:pPr>
        <w:rPr>
          <w:ins w:id="4183" w:author="Rev 3 Allen Wirfs-Brock" w:date="2011-08-30T16:32:00Z"/>
        </w:rPr>
      </w:pPr>
      <w:ins w:id="4184" w:author="Rev 3 Allen Wirfs-Brock" w:date="2011-08-30T16:32:00Z">
        <w:r>
          <w:t xml:space="preserve">The production </w:t>
        </w:r>
        <w:r w:rsidRPr="00E641FE">
          <w:rPr>
            <w:rFonts w:ascii="Times New Roman" w:hAnsi="Times New Roman"/>
            <w:i/>
          </w:rPr>
          <w:t>Statement</w:t>
        </w:r>
        <w:r>
          <w:rPr>
            <w:rFonts w:ascii="Times New Roman" w:hAnsi="Times New Roman"/>
            <w:i/>
          </w:rPr>
          <w:t xml:space="preserve">ListItem </w:t>
        </w:r>
        <w:r>
          <w:rPr>
            <w:b/>
          </w:rPr>
          <w:t>:</w:t>
        </w:r>
        <w:r w:rsidRPr="00E641FE">
          <w:rPr>
            <w:rFonts w:ascii="Times New Roman" w:hAnsi="Times New Roman"/>
            <w:i/>
          </w:rPr>
          <w:t xml:space="preserve"> </w:t>
        </w:r>
        <w:r>
          <w:rPr>
            <w:rFonts w:ascii="Times New Roman" w:hAnsi="Times New Roman"/>
            <w:i/>
          </w:rPr>
          <w:t>Declaration</w:t>
        </w:r>
        <w:r>
          <w:t xml:space="preserve"> is evaluated as follows:</w:t>
        </w:r>
      </w:ins>
    </w:p>
    <w:p w14:paraId="2F1A531F" w14:textId="77777777" w:rsidR="006E1EB0" w:rsidRPr="00D828E7" w:rsidRDefault="006E1EB0" w:rsidP="006E1EB0">
      <w:pPr>
        <w:pStyle w:val="Alg2"/>
        <w:numPr>
          <w:ilvl w:val="0"/>
          <w:numId w:val="471"/>
        </w:numPr>
        <w:spacing w:after="220"/>
        <w:rPr>
          <w:ins w:id="4185" w:author="Rev 3 Allen Wirfs-Brock" w:date="2011-08-30T16:32:00Z"/>
        </w:rPr>
      </w:pPr>
      <w:ins w:id="4186" w:author="Rev 3 Allen Wirfs-Brock" w:date="2011-08-30T16:32:00Z">
        <w:r w:rsidRPr="00D828E7">
          <w:t xml:space="preserve">Return the result of evaluating </w:t>
        </w:r>
        <w:r>
          <w:rPr>
            <w:i/>
          </w:rPr>
          <w:t>Declaration</w:t>
        </w:r>
        <w:r w:rsidRPr="00D828E7">
          <w:t>.</w:t>
        </w:r>
      </w:ins>
    </w:p>
    <w:p w14:paraId="1FF39E89" w14:textId="77777777" w:rsidR="004C02EF" w:rsidRDefault="004C02EF" w:rsidP="003A4B22">
      <w:pPr>
        <w:pStyle w:val="20"/>
        <w:numPr>
          <w:ilvl w:val="0"/>
          <w:numId w:val="0"/>
        </w:numPr>
      </w:pPr>
      <w:bookmarkStart w:id="4187" w:name="_Toc178387087"/>
      <w:r>
        <w:t>12.2</w:t>
      </w:r>
      <w:r>
        <w:tab/>
      </w:r>
      <w:ins w:id="4188" w:author="Rev 3 Allen Wirfs-Brock" w:date="2011-08-31T11:31:00Z">
        <w:r w:rsidR="00CB30C3">
          <w:t xml:space="preserve">Declarations and the </w:t>
        </w:r>
      </w:ins>
      <w:r>
        <w:t xml:space="preserve">Variable </w:t>
      </w:r>
      <w:bookmarkEnd w:id="4119"/>
      <w:bookmarkEnd w:id="4120"/>
      <w:bookmarkEnd w:id="4121"/>
      <w:bookmarkEnd w:id="4122"/>
      <w:bookmarkEnd w:id="4123"/>
      <w:bookmarkEnd w:id="4124"/>
      <w:bookmarkEnd w:id="4125"/>
      <w:bookmarkEnd w:id="4126"/>
      <w:bookmarkEnd w:id="4127"/>
      <w:bookmarkEnd w:id="4128"/>
      <w:bookmarkEnd w:id="4129"/>
      <w:bookmarkEnd w:id="4130"/>
      <w:bookmarkEnd w:id="4131"/>
      <w:r>
        <w:t>Statement</w:t>
      </w:r>
      <w:bookmarkEnd w:id="4132"/>
      <w:bookmarkEnd w:id="4133"/>
      <w:bookmarkEnd w:id="4135"/>
      <w:bookmarkEnd w:id="4187"/>
    </w:p>
    <w:p w14:paraId="6015B22D" w14:textId="77777777" w:rsidR="00884D1C" w:rsidRDefault="00884D1C" w:rsidP="00884D1C">
      <w:pPr>
        <w:pStyle w:val="30"/>
        <w:numPr>
          <w:ilvl w:val="0"/>
          <w:numId w:val="0"/>
        </w:numPr>
        <w:rPr>
          <w:ins w:id="4189" w:author="Rev 3 Allen Wirfs-Brock" w:date="2011-09-09T12:39:00Z"/>
        </w:rPr>
      </w:pPr>
      <w:bookmarkStart w:id="4190" w:name="_Toc178387088"/>
      <w:ins w:id="4191" w:author="Rev 3 Allen Wirfs-Brock" w:date="2011-09-09T12:39:00Z">
        <w:r>
          <w:t>12.2.1</w:t>
        </w:r>
        <w:r>
          <w:tab/>
          <w:t>Let Declaration</w:t>
        </w:r>
        <w:bookmarkEnd w:id="4190"/>
      </w:ins>
    </w:p>
    <w:p w14:paraId="3B616255" w14:textId="77777777" w:rsidR="00884D1C" w:rsidRDefault="00884D1C" w:rsidP="00884D1C">
      <w:pPr>
        <w:pStyle w:val="Syntax"/>
        <w:rPr>
          <w:ins w:id="4192" w:author="Rev 3 Allen Wirfs-Brock" w:date="2011-09-09T12:39:00Z"/>
        </w:rPr>
      </w:pPr>
      <w:ins w:id="4193" w:author="Rev 3 Allen Wirfs-Brock" w:date="2011-09-09T12:39:00Z">
        <w:r w:rsidRPr="002912E1">
          <w:t>Syntax</w:t>
        </w:r>
      </w:ins>
    </w:p>
    <w:p w14:paraId="220625A1" w14:textId="77777777" w:rsidR="00884D1C" w:rsidRPr="00E641FE" w:rsidRDefault="00884D1C" w:rsidP="00884D1C">
      <w:pPr>
        <w:pStyle w:val="SyntaxRule"/>
        <w:rPr>
          <w:ins w:id="4194" w:author="Rev 3 Allen Wirfs-Brock" w:date="2011-09-09T12:39:00Z"/>
        </w:rPr>
      </w:pPr>
      <w:ins w:id="4195" w:author="Rev 3 Allen Wirfs-Brock" w:date="2011-09-09T12:39:00Z">
        <w:r>
          <w:t>LetDeclaration</w:t>
        </w:r>
        <w:r w:rsidRPr="00E641FE">
          <w:t xml:space="preserve"> </w:t>
        </w:r>
        <w:r w:rsidRPr="00D04346">
          <w:rPr>
            <w:rFonts w:ascii="Arial" w:hAnsi="Arial"/>
            <w:b/>
            <w:i w:val="0"/>
          </w:rPr>
          <w:t>:</w:t>
        </w:r>
      </w:ins>
    </w:p>
    <w:p w14:paraId="60DE67A7" w14:textId="77777777" w:rsidR="00884D1C" w:rsidRPr="00E641FE" w:rsidRDefault="00884D1C" w:rsidP="00884D1C">
      <w:pPr>
        <w:pStyle w:val="SyntaxDefinition"/>
        <w:rPr>
          <w:ins w:id="4196" w:author="Rev 3 Allen Wirfs-Brock" w:date="2011-09-09T12:39:00Z"/>
        </w:rPr>
      </w:pPr>
      <w:ins w:id="4197" w:author="Rev 3 Allen Wirfs-Brock" w:date="2011-09-09T12:39:00Z">
        <w:r>
          <w:rPr>
            <w:rFonts w:ascii="Courier New" w:hAnsi="Courier New"/>
            <w:b/>
            <w:i w:val="0"/>
          </w:rPr>
          <w:t>let</w:t>
        </w:r>
        <w:r w:rsidRPr="00E641FE">
          <w:t xml:space="preserve"> </w:t>
        </w:r>
        <w:r>
          <w:t>LetBinding</w:t>
        </w:r>
        <w:r w:rsidRPr="00E641FE">
          <w:t xml:space="preserve">List </w:t>
        </w:r>
        <w:r w:rsidRPr="00C226F6">
          <w:rPr>
            <w:rFonts w:ascii="Courier New" w:hAnsi="Courier New"/>
            <w:b/>
            <w:i w:val="0"/>
          </w:rPr>
          <w:t>;</w:t>
        </w:r>
      </w:ins>
    </w:p>
    <w:p w14:paraId="4F3B6D86" w14:textId="77777777" w:rsidR="00884D1C" w:rsidRPr="00E641FE" w:rsidRDefault="00884D1C" w:rsidP="00884D1C">
      <w:pPr>
        <w:pStyle w:val="SyntaxRule"/>
        <w:rPr>
          <w:ins w:id="4198" w:author="Rev 3 Allen Wirfs-Brock" w:date="2011-09-09T12:39:00Z"/>
        </w:rPr>
      </w:pPr>
      <w:ins w:id="4199" w:author="Rev 3 Allen Wirfs-Brock" w:date="2011-09-09T12:39:00Z">
        <w:r>
          <w:t>LetBinding</w:t>
        </w:r>
        <w:r w:rsidRPr="00E641FE">
          <w:t xml:space="preserve">List </w:t>
        </w:r>
        <w:r w:rsidRPr="00D04346">
          <w:rPr>
            <w:rFonts w:ascii="Arial" w:hAnsi="Arial"/>
            <w:b/>
            <w:i w:val="0"/>
          </w:rPr>
          <w:t>:</w:t>
        </w:r>
      </w:ins>
    </w:p>
    <w:p w14:paraId="35E5912F" w14:textId="77777777" w:rsidR="00884D1C" w:rsidRPr="00E641FE" w:rsidRDefault="00884D1C" w:rsidP="00884D1C">
      <w:pPr>
        <w:pStyle w:val="SyntaxDefinition"/>
        <w:rPr>
          <w:ins w:id="4200" w:author="Rev 3 Allen Wirfs-Brock" w:date="2011-09-09T12:39:00Z"/>
        </w:rPr>
      </w:pPr>
      <w:ins w:id="4201" w:author="Rev 3 Allen Wirfs-Brock" w:date="2011-09-09T12:39:00Z">
        <w:r>
          <w:t>LetBinding</w:t>
        </w:r>
        <w:r w:rsidRPr="00E641FE">
          <w:br/>
        </w:r>
        <w:r>
          <w:t>LetBinding</w:t>
        </w:r>
        <w:r w:rsidRPr="00E641FE">
          <w:t xml:space="preserve">List </w:t>
        </w:r>
        <w:r w:rsidRPr="00C226F6">
          <w:rPr>
            <w:rFonts w:ascii="Courier New" w:hAnsi="Courier New"/>
            <w:b/>
            <w:i w:val="0"/>
          </w:rPr>
          <w:t>,</w:t>
        </w:r>
        <w:r w:rsidRPr="00E641FE">
          <w:t xml:space="preserve"> </w:t>
        </w:r>
        <w:r>
          <w:t>LetBinding</w:t>
        </w:r>
      </w:ins>
    </w:p>
    <w:p w14:paraId="42FF9A4E" w14:textId="77777777" w:rsidR="00884D1C" w:rsidRPr="00E641FE" w:rsidRDefault="00884D1C" w:rsidP="00884D1C">
      <w:pPr>
        <w:pStyle w:val="SyntaxRule"/>
        <w:rPr>
          <w:ins w:id="4202" w:author="Rev 3 Allen Wirfs-Brock" w:date="2011-09-09T12:39:00Z"/>
        </w:rPr>
      </w:pPr>
      <w:ins w:id="4203" w:author="Rev 3 Allen Wirfs-Brock" w:date="2011-09-09T12:39:00Z">
        <w:r>
          <w:t>LetBinding</w:t>
        </w:r>
        <w:r w:rsidRPr="00E641FE">
          <w:t>List</w:t>
        </w:r>
        <w:r>
          <w:t>NoIn</w:t>
        </w:r>
        <w:r w:rsidRPr="00E641FE">
          <w:t xml:space="preserve"> </w:t>
        </w:r>
        <w:r w:rsidRPr="00D04346">
          <w:rPr>
            <w:rFonts w:ascii="Arial" w:hAnsi="Arial"/>
            <w:b/>
            <w:i w:val="0"/>
          </w:rPr>
          <w:t>:</w:t>
        </w:r>
      </w:ins>
    </w:p>
    <w:p w14:paraId="62CF8131" w14:textId="77777777" w:rsidR="00884D1C" w:rsidRPr="00E641FE" w:rsidRDefault="00884D1C" w:rsidP="00884D1C">
      <w:pPr>
        <w:pStyle w:val="SyntaxDefinition"/>
        <w:rPr>
          <w:ins w:id="4204" w:author="Rev 3 Allen Wirfs-Brock" w:date="2011-09-09T12:39:00Z"/>
        </w:rPr>
      </w:pPr>
      <w:ins w:id="4205" w:author="Rev 3 Allen Wirfs-Brock" w:date="2011-09-09T12:39:00Z">
        <w:r>
          <w:t>LetBinding</w:t>
        </w:r>
        <w:r w:rsidRPr="00E641FE">
          <w:t>NoIn</w:t>
        </w:r>
        <w:r w:rsidRPr="00E641FE">
          <w:br/>
        </w:r>
        <w:r>
          <w:t>LetBinding</w:t>
        </w:r>
        <w:r w:rsidRPr="00E641FE">
          <w:t xml:space="preserve">ListNoIn </w:t>
        </w:r>
        <w:r w:rsidRPr="00C226F6">
          <w:rPr>
            <w:rFonts w:ascii="Courier New" w:hAnsi="Courier New"/>
            <w:b/>
            <w:i w:val="0"/>
          </w:rPr>
          <w:t>,</w:t>
        </w:r>
        <w:r w:rsidRPr="00E641FE">
          <w:t xml:space="preserve"> </w:t>
        </w:r>
        <w:r>
          <w:t>LetBinding</w:t>
        </w:r>
        <w:r w:rsidRPr="00E641FE">
          <w:t>NoIn</w:t>
        </w:r>
      </w:ins>
    </w:p>
    <w:p w14:paraId="4D9C335B" w14:textId="77777777" w:rsidR="00884D1C" w:rsidRPr="00E641FE" w:rsidRDefault="00884D1C" w:rsidP="00884D1C">
      <w:pPr>
        <w:pStyle w:val="SyntaxRule"/>
        <w:rPr>
          <w:ins w:id="4206" w:author="Rev 3 Allen Wirfs-Brock" w:date="2011-09-09T12:39:00Z"/>
        </w:rPr>
      </w:pPr>
      <w:ins w:id="4207" w:author="Rev 3 Allen Wirfs-Brock" w:date="2011-09-09T12:39:00Z">
        <w:r>
          <w:t>LetBinding</w:t>
        </w:r>
        <w:r w:rsidRPr="00E641FE">
          <w:t xml:space="preserve"> </w:t>
        </w:r>
        <w:r w:rsidRPr="00D04346">
          <w:rPr>
            <w:rFonts w:ascii="Arial" w:hAnsi="Arial"/>
            <w:b/>
            <w:i w:val="0"/>
          </w:rPr>
          <w:t>:</w:t>
        </w:r>
      </w:ins>
    </w:p>
    <w:p w14:paraId="7C6AFBE0" w14:textId="77777777" w:rsidR="00884D1C" w:rsidRPr="00E641FE" w:rsidRDefault="00884D1C" w:rsidP="00884D1C">
      <w:pPr>
        <w:pStyle w:val="SyntaxDefinition"/>
        <w:rPr>
          <w:ins w:id="4208" w:author="Rev 3 Allen Wirfs-Brock" w:date="2011-09-09T12:39:00Z"/>
        </w:rPr>
      </w:pPr>
      <w:ins w:id="4209" w:author="Rev 3 Allen Wirfs-Brock" w:date="2011-09-09T12:39:00Z">
        <w:r>
          <w:t>Binding</w:t>
        </w:r>
        <w:r w:rsidRPr="00E641FE">
          <w:t>Identifier Initialiser</w:t>
        </w:r>
        <w:r w:rsidRPr="005E74B3">
          <w:rPr>
            <w:rFonts w:ascii="Arial" w:hAnsi="Arial" w:cs="Arial"/>
            <w:i w:val="0"/>
            <w:vertAlign w:val="subscript"/>
          </w:rPr>
          <w:t>opt</w:t>
        </w:r>
        <w:r>
          <w:rPr>
            <w:rFonts w:ascii="Arial" w:hAnsi="Arial" w:cs="Arial"/>
            <w:i w:val="0"/>
            <w:vertAlign w:val="subscript"/>
          </w:rPr>
          <w:br/>
        </w:r>
        <w:r>
          <w:t xml:space="preserve">BindingPattern </w:t>
        </w:r>
        <w:r w:rsidRPr="00E641FE">
          <w:t xml:space="preserve"> Initialiser</w:t>
        </w:r>
      </w:ins>
    </w:p>
    <w:p w14:paraId="2F4DCE11" w14:textId="77777777" w:rsidR="00884D1C" w:rsidRPr="005D4898" w:rsidRDefault="00884D1C" w:rsidP="00884D1C">
      <w:pPr>
        <w:pStyle w:val="SyntaxRule"/>
        <w:rPr>
          <w:ins w:id="4210" w:author="Rev 3 Allen Wirfs-Brock" w:date="2011-09-09T12:39:00Z"/>
        </w:rPr>
      </w:pPr>
      <w:ins w:id="4211" w:author="Rev 3 Allen Wirfs-Brock" w:date="2011-09-09T12:39:00Z">
        <w:r>
          <w:t>LetBinding</w:t>
        </w:r>
        <w:r w:rsidRPr="00E641FE">
          <w:t xml:space="preserve">NoIn </w:t>
        </w:r>
        <w:r w:rsidRPr="00D04346">
          <w:rPr>
            <w:rFonts w:ascii="Arial" w:hAnsi="Arial"/>
            <w:b/>
            <w:i w:val="0"/>
          </w:rPr>
          <w:t>:</w:t>
        </w:r>
      </w:ins>
    </w:p>
    <w:p w14:paraId="56E7283C" w14:textId="77777777" w:rsidR="00884D1C" w:rsidRPr="00E641FE" w:rsidRDefault="00884D1C" w:rsidP="00884D1C">
      <w:pPr>
        <w:pStyle w:val="SyntaxDefinition"/>
        <w:rPr>
          <w:ins w:id="4212" w:author="Rev 3 Allen Wirfs-Brock" w:date="2011-09-09T12:39:00Z"/>
        </w:rPr>
      </w:pPr>
      <w:ins w:id="4213" w:author="Rev 3 Allen Wirfs-Brock" w:date="2011-09-09T12:39:00Z">
        <w:r>
          <w:t>Binding</w:t>
        </w:r>
        <w:r w:rsidRPr="00E641FE">
          <w:t>Identifier InitialiserNoIn</w:t>
        </w:r>
        <w:r w:rsidRPr="005E74B3">
          <w:rPr>
            <w:rFonts w:ascii="Arial" w:hAnsi="Arial" w:cs="Arial"/>
            <w:i w:val="0"/>
            <w:vertAlign w:val="subscript"/>
          </w:rPr>
          <w:t>opt</w:t>
        </w:r>
        <w:r>
          <w:rPr>
            <w:rFonts w:ascii="Arial" w:hAnsi="Arial" w:cs="Arial"/>
            <w:i w:val="0"/>
            <w:vertAlign w:val="subscript"/>
          </w:rPr>
          <w:br/>
        </w:r>
        <w:r>
          <w:t xml:space="preserve">BindingPattern </w:t>
        </w:r>
        <w:r w:rsidRPr="00E641FE">
          <w:t xml:space="preserve"> InitialiserNoIn</w:t>
        </w:r>
      </w:ins>
    </w:p>
    <w:p w14:paraId="7CFF5943" w14:textId="77777777" w:rsidR="000103D2" w:rsidRPr="00586549" w:rsidRDefault="000103D2" w:rsidP="000103D2">
      <w:pPr>
        <w:pStyle w:val="SyntaxRule"/>
        <w:rPr>
          <w:ins w:id="4214" w:author="Rev 3 Allen Wirfs-Brock" w:date="2011-09-09T13:49:00Z"/>
          <w:rFonts w:ascii="Arial" w:hAnsi="Arial"/>
        </w:rPr>
      </w:pPr>
      <w:ins w:id="4215" w:author="Rev 3 Allen Wirfs-Brock" w:date="2011-09-09T13:49:00Z">
        <w:r>
          <w:t xml:space="preserve">BindingIdentifier  </w:t>
        </w:r>
        <w:r w:rsidRPr="00D04346">
          <w:rPr>
            <w:rFonts w:ascii="Arial" w:hAnsi="Arial"/>
            <w:b/>
            <w:i w:val="0"/>
          </w:rPr>
          <w:t>:</w:t>
        </w:r>
      </w:ins>
    </w:p>
    <w:p w14:paraId="6B106CE1" w14:textId="77777777" w:rsidR="000103D2" w:rsidRDefault="000103D2" w:rsidP="000103D2">
      <w:pPr>
        <w:pStyle w:val="SyntaxDefinition"/>
        <w:rPr>
          <w:ins w:id="4216" w:author="Rev 3 Allen Wirfs-Brock" w:date="2011-09-09T13:49:00Z"/>
        </w:rPr>
      </w:pPr>
      <w:ins w:id="4217" w:author="Rev 3 Allen Wirfs-Brock" w:date="2011-09-09T13:49:00Z">
        <w:r>
          <w:t>Identifier</w:t>
        </w:r>
      </w:ins>
    </w:p>
    <w:p w14:paraId="702DD238" w14:textId="77777777" w:rsidR="000103D2" w:rsidRPr="00E641FE" w:rsidRDefault="000103D2" w:rsidP="000103D2">
      <w:pPr>
        <w:pStyle w:val="SyntaxRule"/>
        <w:rPr>
          <w:ins w:id="4218" w:author="Rev 3 Allen Wirfs-Brock" w:date="2011-09-09T13:51:00Z"/>
        </w:rPr>
      </w:pPr>
      <w:ins w:id="4219" w:author="Rev 3 Allen Wirfs-Brock" w:date="2011-09-09T13:51:00Z">
        <w:r w:rsidRPr="00E641FE">
          <w:t xml:space="preserve">Initialiser </w:t>
        </w:r>
        <w:r w:rsidRPr="00D04346">
          <w:rPr>
            <w:rFonts w:ascii="Arial" w:hAnsi="Arial"/>
            <w:b/>
            <w:i w:val="0"/>
          </w:rPr>
          <w:t>:</w:t>
        </w:r>
      </w:ins>
    </w:p>
    <w:p w14:paraId="28E6B07F" w14:textId="77777777" w:rsidR="000103D2" w:rsidRPr="00E641FE" w:rsidRDefault="000103D2" w:rsidP="000103D2">
      <w:pPr>
        <w:pStyle w:val="SyntaxDefinition"/>
        <w:rPr>
          <w:ins w:id="4220" w:author="Rev 3 Allen Wirfs-Brock" w:date="2011-09-09T13:51:00Z"/>
        </w:rPr>
      </w:pPr>
      <w:ins w:id="4221" w:author="Rev 3 Allen Wirfs-Brock" w:date="2011-09-09T13:51:00Z">
        <w:r w:rsidRPr="00C226F6">
          <w:rPr>
            <w:rFonts w:ascii="Courier New" w:hAnsi="Courier New"/>
            <w:b/>
            <w:i w:val="0"/>
          </w:rPr>
          <w:t>=</w:t>
        </w:r>
        <w:r w:rsidRPr="00E641FE">
          <w:t xml:space="preserve"> AssignmentExpression</w:t>
        </w:r>
      </w:ins>
    </w:p>
    <w:p w14:paraId="350DBF3F" w14:textId="77777777" w:rsidR="000103D2" w:rsidRPr="00E641FE" w:rsidRDefault="000103D2" w:rsidP="000103D2">
      <w:pPr>
        <w:pStyle w:val="SyntaxRule"/>
        <w:rPr>
          <w:ins w:id="4222" w:author="Rev 3 Allen Wirfs-Brock" w:date="2011-09-09T13:51:00Z"/>
        </w:rPr>
      </w:pPr>
      <w:ins w:id="4223" w:author="Rev 3 Allen Wirfs-Brock" w:date="2011-09-09T13:51:00Z">
        <w:r w:rsidRPr="00E641FE">
          <w:t xml:space="preserve">InitialiserNoIn </w:t>
        </w:r>
        <w:r w:rsidRPr="00D04346">
          <w:rPr>
            <w:rFonts w:ascii="Arial" w:hAnsi="Arial"/>
            <w:b/>
            <w:i w:val="0"/>
          </w:rPr>
          <w:t>:</w:t>
        </w:r>
      </w:ins>
    </w:p>
    <w:p w14:paraId="6B6E95D2" w14:textId="77777777" w:rsidR="00884D1C" w:rsidRDefault="000103D2" w:rsidP="000103D2">
      <w:pPr>
        <w:pStyle w:val="SyntaxDefinition"/>
        <w:rPr>
          <w:ins w:id="4224" w:author="Rev 3 Allen Wirfs-Brock" w:date="2011-09-09T12:39:00Z"/>
        </w:rPr>
      </w:pPr>
      <w:ins w:id="4225" w:author="Rev 3 Allen Wirfs-Brock" w:date="2011-09-09T13:51:00Z">
        <w:r w:rsidRPr="00C226F6">
          <w:rPr>
            <w:rFonts w:ascii="Courier New" w:hAnsi="Courier New"/>
            <w:b/>
            <w:i w:val="0"/>
          </w:rPr>
          <w:t>=</w:t>
        </w:r>
        <w:r w:rsidRPr="00E641FE">
          <w:t xml:space="preserve"> AssignmentExpressionNoIn</w:t>
        </w:r>
      </w:ins>
    </w:p>
    <w:p w14:paraId="0C769380" w14:textId="77777777" w:rsidR="00884D1C" w:rsidRPr="00CC1D30" w:rsidRDefault="00884D1C" w:rsidP="00884D1C">
      <w:pPr>
        <w:rPr>
          <w:ins w:id="4226" w:author="Rev 3 Allen Wirfs-Brock" w:date="2011-09-09T12:39:00Z"/>
          <w:sz w:val="18"/>
        </w:rPr>
      </w:pPr>
      <w:ins w:id="4227" w:author="Rev 3 Allen Wirfs-Brock" w:date="2011-09-09T12:39:00Z">
        <w:r w:rsidRPr="00CC1D30">
          <w:rPr>
            <w:sz w:val="18"/>
          </w:rPr>
          <w:t>NOTE</w:t>
        </w:r>
        <w:r w:rsidRPr="00CC1D30">
          <w:rPr>
            <w:sz w:val="18"/>
          </w:rPr>
          <w:tab/>
          <w:t xml:space="preserve">A </w:t>
        </w:r>
        <w:r w:rsidRPr="00A4184A">
          <w:rPr>
            <w:rFonts w:ascii="Courier New" w:hAnsi="Courier New"/>
            <w:b/>
            <w:sz w:val="18"/>
          </w:rPr>
          <w:t>let</w:t>
        </w:r>
        <w:r w:rsidRPr="00CC1D30">
          <w:rPr>
            <w:sz w:val="18"/>
          </w:rPr>
          <w:t xml:space="preserve"> declaration </w:t>
        </w:r>
        <w:r>
          <w:rPr>
            <w:sz w:val="18"/>
          </w:rPr>
          <w:t>defines</w:t>
        </w:r>
        <w:r w:rsidRPr="00CC1D30">
          <w:rPr>
            <w:sz w:val="18"/>
          </w:rPr>
          <w:t xml:space="preserve"> variables that are scoped to the </w:t>
        </w:r>
        <w:r>
          <w:rPr>
            <w:sz w:val="18"/>
          </w:rPr>
          <w:t>current execution context’s</w:t>
        </w:r>
        <w:r w:rsidRPr="00CC1D30">
          <w:rPr>
            <w:sz w:val="18"/>
          </w:rPr>
          <w:t xml:space="preserve"> </w:t>
        </w:r>
        <w:r>
          <w:rPr>
            <w:sz w:val="18"/>
          </w:rPr>
          <w:t>LexicalEnvironment</w:t>
        </w:r>
        <w:r w:rsidRPr="00CC1D30">
          <w:rPr>
            <w:sz w:val="18"/>
          </w:rPr>
          <w:t xml:space="preserve">. Let variables are created when their containing </w:t>
        </w:r>
        <w:r>
          <w:rPr>
            <w:sz w:val="18"/>
          </w:rPr>
          <w:t>Lexical Environment</w:t>
        </w:r>
        <w:r w:rsidRPr="00CC1D30">
          <w:rPr>
            <w:sz w:val="18"/>
          </w:rPr>
          <w:t xml:space="preserve"> is instantiated but may not be accssed in any way until the variable’s </w:t>
        </w:r>
        <w:r w:rsidRPr="00CC1D30">
          <w:rPr>
            <w:rFonts w:ascii="Times New Roman" w:hAnsi="Times New Roman"/>
            <w:i/>
            <w:sz w:val="18"/>
          </w:rPr>
          <w:t>LetBinding</w:t>
        </w:r>
        <w:r w:rsidRPr="00CC1D30">
          <w:rPr>
            <w:sz w:val="18"/>
          </w:rPr>
          <w:t xml:space="preserve"> is executed. A variable defined by a </w:t>
        </w:r>
        <w:r w:rsidRPr="00CC1D30">
          <w:rPr>
            <w:rFonts w:ascii="Times New Roman" w:hAnsi="Times New Roman"/>
            <w:i/>
            <w:sz w:val="18"/>
          </w:rPr>
          <w:t>LetBinding</w:t>
        </w:r>
        <w:r w:rsidRPr="00CC1D30">
          <w:rPr>
            <w:sz w:val="18"/>
          </w:rPr>
          <w:t xml:space="preserve"> with an </w:t>
        </w:r>
        <w:r w:rsidRPr="00CC1D30">
          <w:rPr>
            <w:rFonts w:ascii="Times New Roman" w:hAnsi="Times New Roman"/>
            <w:i/>
            <w:sz w:val="18"/>
          </w:rPr>
          <w:t>Initialiser</w:t>
        </w:r>
        <w:r w:rsidRPr="00CC1D30">
          <w:rPr>
            <w:sz w:val="18"/>
          </w:rPr>
          <w:t xml:space="preserve"> is assigned the value of its </w:t>
        </w:r>
        <w:r w:rsidRPr="00CC1D30">
          <w:rPr>
            <w:rFonts w:ascii="Times New Roman" w:hAnsi="Times New Roman"/>
            <w:i/>
            <w:sz w:val="18"/>
          </w:rPr>
          <w:t>Initialiser</w:t>
        </w:r>
        <w:r w:rsidRPr="00CC1D30">
          <w:rPr>
            <w:rFonts w:ascii="Times New Roman" w:hAnsi="Times New Roman"/>
            <w:sz w:val="18"/>
          </w:rPr>
          <w:t>’s</w:t>
        </w:r>
        <w:r w:rsidRPr="00CC1D30">
          <w:rPr>
            <w:sz w:val="18"/>
          </w:rPr>
          <w:t xml:space="preserve"> </w:t>
        </w:r>
        <w:r w:rsidRPr="00CC1D30">
          <w:rPr>
            <w:rFonts w:ascii="Times New Roman" w:hAnsi="Times New Roman"/>
            <w:i/>
            <w:sz w:val="18"/>
          </w:rPr>
          <w:t>AssignmentExpression</w:t>
        </w:r>
        <w:r w:rsidRPr="00CC1D30">
          <w:rPr>
            <w:sz w:val="18"/>
          </w:rPr>
          <w:t xml:space="preserve"> when the </w:t>
        </w:r>
        <w:r w:rsidRPr="00CC1D30">
          <w:rPr>
            <w:rFonts w:ascii="Times New Roman" w:hAnsi="Times New Roman"/>
            <w:i/>
            <w:sz w:val="18"/>
          </w:rPr>
          <w:t>LetBinding</w:t>
        </w:r>
        <w:r w:rsidRPr="00CC1D30">
          <w:rPr>
            <w:sz w:val="18"/>
          </w:rPr>
          <w:t xml:space="preserve"> is executed, not when the variable is created. If a </w:t>
        </w:r>
        <w:r w:rsidRPr="00CC1D30">
          <w:rPr>
            <w:rFonts w:ascii="Times New Roman" w:hAnsi="Times New Roman"/>
            <w:i/>
            <w:sz w:val="18"/>
          </w:rPr>
          <w:t>LetBinding</w:t>
        </w:r>
        <w:r w:rsidRPr="00CC1D30">
          <w:rPr>
            <w:sz w:val="18"/>
          </w:rPr>
          <w:t xml:space="preserve"> does not have an an </w:t>
        </w:r>
        <w:r w:rsidRPr="00CC1D30">
          <w:rPr>
            <w:rFonts w:ascii="Times New Roman" w:hAnsi="Times New Roman"/>
            <w:i/>
            <w:sz w:val="18"/>
          </w:rPr>
          <w:t>Initialiser</w:t>
        </w:r>
        <w:r w:rsidRPr="00CC1D30">
          <w:rPr>
            <w:sz w:val="18"/>
          </w:rPr>
          <w:t xml:space="preserve"> the variable is assigned the value </w:t>
        </w:r>
        <w:r w:rsidRPr="00CC1D30">
          <w:rPr>
            <w:b/>
            <w:sz w:val="18"/>
          </w:rPr>
          <w:t>undefined</w:t>
        </w:r>
        <w:r w:rsidRPr="00CC1D30">
          <w:rPr>
            <w:sz w:val="18"/>
          </w:rPr>
          <w:t xml:space="preserve"> when the </w:t>
        </w:r>
        <w:r w:rsidRPr="00CC1D30">
          <w:rPr>
            <w:rFonts w:ascii="Times New Roman" w:hAnsi="Times New Roman"/>
            <w:i/>
            <w:sz w:val="18"/>
          </w:rPr>
          <w:t>LetBinding</w:t>
        </w:r>
        <w:r w:rsidRPr="00CC1D30">
          <w:rPr>
            <w:sz w:val="18"/>
          </w:rPr>
          <w:t xml:space="preserve"> is executed.</w:t>
        </w:r>
      </w:ins>
    </w:p>
    <w:p w14:paraId="3C0552DE" w14:textId="77777777" w:rsidR="00884D1C" w:rsidRPr="002912E1" w:rsidRDefault="00884D1C" w:rsidP="00884D1C">
      <w:pPr>
        <w:pStyle w:val="Syntax"/>
        <w:rPr>
          <w:ins w:id="4228" w:author="Rev 3 Allen Wirfs-Brock" w:date="2011-09-09T12:39:00Z"/>
        </w:rPr>
      </w:pPr>
      <w:ins w:id="4229" w:author="Rev 3 Allen Wirfs-Brock" w:date="2011-09-09T12:39:00Z">
        <w:r w:rsidRPr="002912E1">
          <w:t>Semantics</w:t>
        </w:r>
      </w:ins>
    </w:p>
    <w:p w14:paraId="3348DF6C" w14:textId="77777777" w:rsidR="009628C5" w:rsidRDefault="009628C5" w:rsidP="009628C5">
      <w:pPr>
        <w:rPr>
          <w:ins w:id="4230" w:author="Rev 3 Allen Wirfs-Brock" w:date="2011-09-09T12:46:00Z"/>
        </w:rPr>
      </w:pPr>
      <w:ins w:id="4231" w:author="Rev 3 Allen Wirfs-Brock" w:date="2011-09-09T12:46:00Z">
        <w:r>
          <w:t xml:space="preserve">The static semantics of the production </w:t>
        </w:r>
        <w:r w:rsidRPr="009628C5">
          <w:rPr>
            <w:rStyle w:val="bnf"/>
          </w:rPr>
          <w:t>Let</w:t>
        </w:r>
        <w:r>
          <w:rPr>
            <w:rStyle w:val="bnf"/>
          </w:rPr>
          <w:t>Declaration</w:t>
        </w:r>
        <w:r>
          <w:t xml:space="preserve"> </w:t>
        </w:r>
        <w:r>
          <w:rPr>
            <w:b/>
          </w:rPr>
          <w:t>:</w:t>
        </w:r>
        <w:r>
          <w:t xml:space="preserve">  </w:t>
        </w:r>
      </w:ins>
      <w:ins w:id="4232" w:author="Rev 3 Allen Wirfs-Brock" w:date="2011-09-09T12:47:00Z">
        <w:r w:rsidR="00514CF8">
          <w:rPr>
            <w:rFonts w:ascii="Courier New" w:hAnsi="Courier New"/>
            <w:b/>
          </w:rPr>
          <w:t>let</w:t>
        </w:r>
        <w:r w:rsidR="00514CF8" w:rsidRPr="00E641FE">
          <w:rPr>
            <w:rFonts w:ascii="Times New Roman" w:hAnsi="Times New Roman"/>
            <w:i/>
          </w:rPr>
          <w:t xml:space="preserve"> </w:t>
        </w:r>
        <w:r w:rsidR="00514CF8">
          <w:rPr>
            <w:rFonts w:ascii="Times New Roman" w:hAnsi="Times New Roman"/>
            <w:i/>
          </w:rPr>
          <w:t>LetBinding</w:t>
        </w:r>
        <w:r w:rsidR="00514CF8" w:rsidRPr="00E641FE">
          <w:rPr>
            <w:rFonts w:ascii="Times New Roman" w:hAnsi="Times New Roman"/>
            <w:i/>
          </w:rPr>
          <w:t xml:space="preserve">List </w:t>
        </w:r>
        <w:r w:rsidR="00514CF8">
          <w:rPr>
            <w:rFonts w:ascii="Courier New" w:hAnsi="Courier New"/>
            <w:b/>
          </w:rPr>
          <w:t>;</w:t>
        </w:r>
        <w:r w:rsidR="00514CF8">
          <w:t xml:space="preserve"> </w:t>
        </w:r>
      </w:ins>
      <w:ins w:id="4233" w:author="Rev 3 Allen Wirfs-Brock" w:date="2011-09-09T12:46:00Z">
        <w:r>
          <w:t>are:</w:t>
        </w:r>
      </w:ins>
    </w:p>
    <w:p w14:paraId="0DB004BC" w14:textId="77777777" w:rsidR="009628C5" w:rsidRDefault="009628C5" w:rsidP="009628C5">
      <w:pPr>
        <w:numPr>
          <w:ilvl w:val="0"/>
          <w:numId w:val="411"/>
        </w:numPr>
        <w:spacing w:after="220"/>
        <w:rPr>
          <w:ins w:id="4234" w:author="Rev 3 Allen Wirfs-Brock" w:date="2011-09-09T12:46:00Z"/>
        </w:rPr>
      </w:pPr>
      <w:ins w:id="4235" w:author="Rev 3 Allen Wirfs-Brock" w:date="2011-09-09T12:46:00Z">
        <w:r>
          <w:t xml:space="preserve">It is a </w:t>
        </w:r>
        <w:r w:rsidRPr="00E170C4">
          <w:t>Syntax Error</w:t>
        </w:r>
        <w:r>
          <w:t xml:space="preserve"> if the code that matches this production is not contained in extended code.  </w:t>
        </w:r>
      </w:ins>
    </w:p>
    <w:p w14:paraId="34B25340" w14:textId="77777777" w:rsidR="00884D1C" w:rsidRDefault="00884D1C" w:rsidP="00884D1C">
      <w:pPr>
        <w:rPr>
          <w:ins w:id="4236" w:author="Rev 3 Allen Wirfs-Brock" w:date="2011-09-09T12:39:00Z"/>
        </w:rPr>
      </w:pPr>
      <w:ins w:id="4237"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Fonts w:ascii="Times New Roman" w:hAnsi="Times New Roman"/>
            <w:i/>
          </w:rPr>
          <w:t>LetDeclaration</w:t>
        </w:r>
        <w:r w:rsidRPr="00E641FE">
          <w:rPr>
            <w:rFonts w:ascii="Times New Roman" w:hAnsi="Times New Roman"/>
            <w:i/>
          </w:rPr>
          <w:t xml:space="preserve"> </w:t>
        </w:r>
        <w:r>
          <w:rPr>
            <w:b/>
          </w:rPr>
          <w:t>:</w:t>
        </w:r>
        <w:r w:rsidRPr="00E641FE">
          <w:rPr>
            <w:rFonts w:ascii="Times New Roman" w:hAnsi="Times New Roman"/>
            <w:i/>
          </w:rPr>
          <w:t xml:space="preserve"> </w:t>
        </w:r>
        <w:r>
          <w:rPr>
            <w:rFonts w:ascii="Courier New" w:hAnsi="Courier New"/>
            <w:b/>
          </w:rPr>
          <w:t>let</w:t>
        </w:r>
        <w:r w:rsidRPr="00E641FE">
          <w:rPr>
            <w:rFonts w:ascii="Times New Roman" w:hAnsi="Times New Roman"/>
            <w:i/>
          </w:rPr>
          <w:t xml:space="preserve"> </w:t>
        </w:r>
        <w:r>
          <w:rPr>
            <w:rFonts w:ascii="Times New Roman" w:hAnsi="Times New Roman"/>
            <w:i/>
          </w:rPr>
          <w:t>LetBinding</w:t>
        </w:r>
        <w:r w:rsidRPr="00E641FE">
          <w:rPr>
            <w:rFonts w:ascii="Times New Roman" w:hAnsi="Times New Roman"/>
            <w:i/>
          </w:rPr>
          <w:t xml:space="preserve">List </w:t>
        </w:r>
        <w:r>
          <w:rPr>
            <w:rFonts w:ascii="Courier New" w:hAnsi="Courier New"/>
            <w:b/>
          </w:rPr>
          <w:t>;</w:t>
        </w:r>
        <w:r>
          <w:t xml:space="preserve"> is determined as follows:</w:t>
        </w:r>
      </w:ins>
    </w:p>
    <w:p w14:paraId="38308582" w14:textId="77777777" w:rsidR="00884D1C" w:rsidRDefault="00884D1C" w:rsidP="00884D1C">
      <w:pPr>
        <w:pStyle w:val="Alg4"/>
        <w:numPr>
          <w:ilvl w:val="0"/>
          <w:numId w:val="484"/>
        </w:numPr>
        <w:spacing w:after="220"/>
        <w:contextualSpacing/>
        <w:rPr>
          <w:ins w:id="4238" w:author="Rev 3 Allen Wirfs-Brock" w:date="2011-09-09T12:39:00Z"/>
        </w:rPr>
      </w:pPr>
      <w:ins w:id="4239" w:author="Rev 3 Allen Wirfs-Brock" w:date="2011-09-09T12:39:00Z">
        <w:r>
          <w:t xml:space="preserve">Return BoundNames of </w:t>
        </w:r>
        <w:r>
          <w:rPr>
            <w:i/>
          </w:rPr>
          <w:t>LetBinding</w:t>
        </w:r>
        <w:r w:rsidRPr="00E641FE">
          <w:rPr>
            <w:i/>
          </w:rPr>
          <w:t>List</w:t>
        </w:r>
        <w:r>
          <w:t>.</w:t>
        </w:r>
      </w:ins>
    </w:p>
    <w:p w14:paraId="387E9C1A" w14:textId="77777777" w:rsidR="00884D1C" w:rsidRDefault="00884D1C" w:rsidP="00884D1C">
      <w:pPr>
        <w:rPr>
          <w:ins w:id="4240" w:author="Rev 3 Allen Wirfs-Brock" w:date="2011-09-09T12:39:00Z"/>
        </w:rPr>
      </w:pPr>
      <w:ins w:id="4241" w:author="Rev 3 Allen Wirfs-Brock" w:date="2011-09-09T12:39:00Z">
        <w:r>
          <w:t xml:space="preserve">The production </w:t>
        </w:r>
        <w:r>
          <w:rPr>
            <w:rFonts w:ascii="Times New Roman" w:hAnsi="Times New Roman"/>
            <w:i/>
          </w:rPr>
          <w:t>LetDeclaration</w:t>
        </w:r>
        <w:r w:rsidRPr="00E641FE">
          <w:rPr>
            <w:rFonts w:ascii="Times New Roman" w:hAnsi="Times New Roman"/>
            <w:i/>
          </w:rPr>
          <w:t xml:space="preserve"> </w:t>
        </w:r>
        <w:r>
          <w:rPr>
            <w:b/>
          </w:rPr>
          <w:t>:</w:t>
        </w:r>
        <w:r w:rsidRPr="00E641FE">
          <w:rPr>
            <w:rFonts w:ascii="Times New Roman" w:hAnsi="Times New Roman"/>
            <w:i/>
          </w:rPr>
          <w:t xml:space="preserve"> </w:t>
        </w:r>
        <w:r>
          <w:rPr>
            <w:rFonts w:ascii="Courier New" w:hAnsi="Courier New"/>
            <w:b/>
          </w:rPr>
          <w:t>let</w:t>
        </w:r>
        <w:r w:rsidRPr="00E641FE">
          <w:rPr>
            <w:rFonts w:ascii="Times New Roman" w:hAnsi="Times New Roman"/>
            <w:i/>
          </w:rPr>
          <w:t xml:space="preserve"> </w:t>
        </w:r>
        <w:r>
          <w:rPr>
            <w:rFonts w:ascii="Times New Roman" w:hAnsi="Times New Roman"/>
            <w:i/>
          </w:rPr>
          <w:t>LetBinding</w:t>
        </w:r>
        <w:r w:rsidRPr="00E641FE">
          <w:rPr>
            <w:rFonts w:ascii="Times New Roman" w:hAnsi="Times New Roman"/>
            <w:i/>
          </w:rPr>
          <w:t xml:space="preserve">List </w:t>
        </w:r>
        <w:r>
          <w:rPr>
            <w:rFonts w:ascii="Courier New" w:hAnsi="Courier New"/>
            <w:b/>
          </w:rPr>
          <w:t>;</w:t>
        </w:r>
        <w:r>
          <w:t xml:space="preserve"> is evaluated as follows:</w:t>
        </w:r>
      </w:ins>
    </w:p>
    <w:p w14:paraId="6C375D0C" w14:textId="77777777" w:rsidR="00884D1C" w:rsidRPr="00D828E7" w:rsidRDefault="00884D1C" w:rsidP="00884D1C">
      <w:pPr>
        <w:pStyle w:val="Alg2"/>
        <w:numPr>
          <w:ilvl w:val="0"/>
          <w:numId w:val="480"/>
        </w:numPr>
        <w:rPr>
          <w:ins w:id="4242" w:author="Rev 3 Allen Wirfs-Brock" w:date="2011-09-09T12:39:00Z"/>
        </w:rPr>
      </w:pPr>
      <w:ins w:id="4243" w:author="Rev 3 Allen Wirfs-Brock" w:date="2011-09-09T12:39:00Z">
        <w:r w:rsidRPr="00D828E7">
          <w:t xml:space="preserve">Evaluate </w:t>
        </w:r>
        <w:r>
          <w:rPr>
            <w:i/>
          </w:rPr>
          <w:t>LetBinding</w:t>
        </w:r>
        <w:r w:rsidRPr="00E641FE">
          <w:rPr>
            <w:i/>
          </w:rPr>
          <w:t>List</w:t>
        </w:r>
        <w:r w:rsidRPr="00D828E7">
          <w:t>.</w:t>
        </w:r>
      </w:ins>
    </w:p>
    <w:p w14:paraId="22F979C4" w14:textId="77777777" w:rsidR="00884D1C" w:rsidRPr="00D828E7" w:rsidRDefault="00884D1C" w:rsidP="00884D1C">
      <w:pPr>
        <w:pStyle w:val="Alg2"/>
        <w:numPr>
          <w:ilvl w:val="0"/>
          <w:numId w:val="480"/>
        </w:numPr>
        <w:spacing w:after="220"/>
        <w:rPr>
          <w:ins w:id="4244" w:author="Rev 3 Allen Wirfs-Brock" w:date="2011-09-09T12:39:00Z"/>
        </w:rPr>
      </w:pPr>
      <w:ins w:id="4245" w:author="Rev 3 Allen Wirfs-Brock" w:date="2011-09-09T12:39:00Z">
        <w:r w:rsidRPr="00D828E7">
          <w:t>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ins>
    </w:p>
    <w:p w14:paraId="57C116F7" w14:textId="77777777" w:rsidR="00884D1C" w:rsidRDefault="00884D1C" w:rsidP="00884D1C">
      <w:pPr>
        <w:rPr>
          <w:ins w:id="4246" w:author="Rev 3 Allen Wirfs-Brock" w:date="2011-09-09T12:39:00Z"/>
        </w:rPr>
      </w:pPr>
      <w:ins w:id="4247"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476AF3">
          <w:rPr>
            <w:rStyle w:val="bnf"/>
          </w:rPr>
          <w:t>LetBindingList</w:t>
        </w:r>
        <w:r>
          <w:rPr>
            <w:i/>
          </w:rPr>
          <w:t xml:space="preserve"> </w:t>
        </w:r>
        <w:r>
          <w:rPr>
            <w:b/>
          </w:rPr>
          <w:t>:</w:t>
        </w:r>
        <w:r w:rsidRPr="00E76428">
          <w:rPr>
            <w:rStyle w:val="bnf"/>
          </w:rPr>
          <w:t xml:space="preserve"> </w:t>
        </w:r>
        <w:r>
          <w:rPr>
            <w:rStyle w:val="bnf"/>
          </w:rPr>
          <w:t>LetBinding</w:t>
        </w:r>
        <w:r>
          <w:t xml:space="preserve"> is determined as follows:</w:t>
        </w:r>
      </w:ins>
    </w:p>
    <w:p w14:paraId="259AD581" w14:textId="77777777" w:rsidR="00884D1C" w:rsidRDefault="00884D1C" w:rsidP="00884D1C">
      <w:pPr>
        <w:pStyle w:val="Alg4"/>
        <w:numPr>
          <w:ilvl w:val="0"/>
          <w:numId w:val="485"/>
        </w:numPr>
        <w:spacing w:after="220"/>
        <w:contextualSpacing/>
        <w:rPr>
          <w:ins w:id="4248" w:author="Rev 3 Allen Wirfs-Brock" w:date="2011-09-09T12:39:00Z"/>
        </w:rPr>
      </w:pPr>
      <w:ins w:id="4249" w:author="Rev 3 Allen Wirfs-Brock" w:date="2011-09-09T12:39:00Z">
        <w:r>
          <w:t xml:space="preserve">Return BoundNames of </w:t>
        </w:r>
        <w:r>
          <w:rPr>
            <w:rStyle w:val="bnf"/>
          </w:rPr>
          <w:t>LetBinding</w:t>
        </w:r>
        <w:r>
          <w:t>.</w:t>
        </w:r>
      </w:ins>
    </w:p>
    <w:p w14:paraId="3FFD6C30" w14:textId="77777777" w:rsidR="00884D1C" w:rsidRDefault="00884D1C" w:rsidP="00884D1C">
      <w:pPr>
        <w:rPr>
          <w:ins w:id="4250" w:author="Rev 3 Allen Wirfs-Brock" w:date="2011-09-09T12:39:00Z"/>
        </w:rPr>
      </w:pPr>
      <w:ins w:id="4251" w:author="Rev 3 Allen Wirfs-Brock" w:date="2011-09-09T12:39:00Z">
        <w:r>
          <w:t xml:space="preserve">The production </w:t>
        </w:r>
        <w:r>
          <w:rPr>
            <w:rFonts w:ascii="Times New Roman" w:hAnsi="Times New Roman"/>
            <w:i/>
          </w:rPr>
          <w:t>LetBinding</w:t>
        </w:r>
        <w:r w:rsidRPr="00E641FE">
          <w:rPr>
            <w:rFonts w:ascii="Times New Roman" w:hAnsi="Times New Roman"/>
            <w:i/>
          </w:rPr>
          <w:t>List</w:t>
        </w:r>
        <w:r>
          <w:rPr>
            <w:rFonts w:ascii="Times New Roman" w:hAnsi="Times New Roman"/>
            <w:i/>
          </w:rPr>
          <w:t xml:space="preserve"> </w:t>
        </w:r>
        <w:r>
          <w:rPr>
            <w:b/>
          </w:rPr>
          <w:t xml:space="preserve">: </w:t>
        </w:r>
        <w:r>
          <w:rPr>
            <w:rStyle w:val="bnf"/>
          </w:rPr>
          <w:t>LetBinding</w:t>
        </w:r>
        <w:r>
          <w:t xml:space="preserve"> is evaluated as follows:</w:t>
        </w:r>
      </w:ins>
    </w:p>
    <w:p w14:paraId="782C3B5C" w14:textId="77777777" w:rsidR="00884D1C" w:rsidRPr="00D828E7" w:rsidRDefault="00884D1C" w:rsidP="00884D1C">
      <w:pPr>
        <w:pStyle w:val="Alg2"/>
        <w:numPr>
          <w:ilvl w:val="0"/>
          <w:numId w:val="488"/>
        </w:numPr>
        <w:spacing w:after="220"/>
        <w:rPr>
          <w:ins w:id="4252" w:author="Rev 3 Allen Wirfs-Brock" w:date="2011-09-09T12:39:00Z"/>
        </w:rPr>
      </w:pPr>
      <w:ins w:id="4253" w:author="Rev 3 Allen Wirfs-Brock" w:date="2011-09-09T12:39:00Z">
        <w:r w:rsidRPr="00D828E7">
          <w:t xml:space="preserve">Evaluate </w:t>
        </w:r>
        <w:r>
          <w:rPr>
            <w:rStyle w:val="bnf"/>
          </w:rPr>
          <w:t>LetBinding</w:t>
        </w:r>
        <w:r w:rsidRPr="00D828E7">
          <w:t>.</w:t>
        </w:r>
      </w:ins>
    </w:p>
    <w:p w14:paraId="53EE3507" w14:textId="77777777" w:rsidR="00884D1C" w:rsidRDefault="00884D1C" w:rsidP="00884D1C">
      <w:pPr>
        <w:rPr>
          <w:ins w:id="4254" w:author="Rev 3 Allen Wirfs-Brock" w:date="2011-09-09T12:39:00Z"/>
        </w:rPr>
      </w:pPr>
      <w:ins w:id="4255"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Let</w:t>
        </w:r>
        <w:r>
          <w:rPr>
            <w:rFonts w:ascii="Times New Roman" w:hAnsi="Times New Roman"/>
            <w:i/>
          </w:rPr>
          <w:t>Binding</w:t>
        </w:r>
        <w:r w:rsidRPr="00E641FE">
          <w:rPr>
            <w:rFonts w:ascii="Times New Roman" w:hAnsi="Times New Roman"/>
            <w:i/>
          </w:rPr>
          <w:t>List</w:t>
        </w:r>
        <w:r>
          <w:rPr>
            <w:rFonts w:ascii="Times New Roman" w:hAnsi="Times New Roman"/>
            <w:i/>
          </w:rPr>
          <w:t xml:space="preserve"> </w:t>
        </w:r>
        <w:r>
          <w:rPr>
            <w:b/>
          </w:rPr>
          <w:t>:</w:t>
        </w:r>
        <w:r>
          <w:t xml:space="preserve"> </w:t>
        </w:r>
        <w:r>
          <w:rPr>
            <w:rStyle w:val="bnf"/>
          </w:rPr>
          <w:t>Let</w:t>
        </w:r>
        <w:r>
          <w:rPr>
            <w:rFonts w:ascii="Times New Roman" w:hAnsi="Times New Roman"/>
            <w:i/>
          </w:rPr>
          <w:t>Binding</w:t>
        </w:r>
        <w:r w:rsidRPr="00E641FE">
          <w:rPr>
            <w:rFonts w:ascii="Times New Roman" w:hAnsi="Times New Roman"/>
            <w:i/>
          </w:rPr>
          <w:t>List</w:t>
        </w:r>
        <w:r>
          <w:rPr>
            <w:rFonts w:ascii="Times New Roman" w:hAnsi="Times New Roman"/>
            <w:i/>
          </w:rPr>
          <w:t xml:space="preserve"> </w:t>
        </w:r>
        <w:r>
          <w:rPr>
            <w:rFonts w:ascii="Courier New" w:hAnsi="Courier New"/>
            <w:b/>
          </w:rPr>
          <w:t>,</w:t>
        </w:r>
        <w:r>
          <w:t xml:space="preserve"> </w:t>
        </w:r>
        <w:r>
          <w:rPr>
            <w:rStyle w:val="bnf"/>
          </w:rPr>
          <w:t>LetBinding</w:t>
        </w:r>
        <w:r>
          <w:t xml:space="preserve"> is determined as follows:</w:t>
        </w:r>
      </w:ins>
    </w:p>
    <w:p w14:paraId="74752A14" w14:textId="77777777" w:rsidR="00884D1C" w:rsidRDefault="00884D1C" w:rsidP="00884D1C">
      <w:pPr>
        <w:pStyle w:val="Alg4"/>
        <w:numPr>
          <w:ilvl w:val="0"/>
          <w:numId w:val="483"/>
        </w:numPr>
        <w:spacing w:after="220"/>
        <w:contextualSpacing/>
        <w:rPr>
          <w:ins w:id="4256" w:author="Rev 3 Allen Wirfs-Brock" w:date="2011-09-09T12:39:00Z"/>
        </w:rPr>
      </w:pPr>
      <w:ins w:id="4257" w:author="Rev 3 Allen Wirfs-Brock" w:date="2011-09-09T12:39:00Z">
        <w:r>
          <w:t xml:space="preserve">Let </w:t>
        </w:r>
        <w:r>
          <w:rPr>
            <w:i/>
          </w:rPr>
          <w:t>names</w:t>
        </w:r>
        <w:r w:rsidRPr="00D465F1">
          <w:rPr>
            <w:i/>
          </w:rPr>
          <w:t xml:space="preserve"> </w:t>
        </w:r>
        <w:r>
          <w:t xml:space="preserve">be BoundNames of </w:t>
        </w:r>
        <w:r>
          <w:rPr>
            <w:rStyle w:val="bnf"/>
          </w:rPr>
          <w:t>Let</w:t>
        </w:r>
        <w:r>
          <w:rPr>
            <w:i/>
          </w:rPr>
          <w:t>Binding</w:t>
        </w:r>
        <w:r w:rsidRPr="00E641FE">
          <w:rPr>
            <w:i/>
          </w:rPr>
          <w:t>List</w:t>
        </w:r>
        <w:r>
          <w:t>.</w:t>
        </w:r>
      </w:ins>
    </w:p>
    <w:p w14:paraId="4DDC279E" w14:textId="77777777" w:rsidR="00884D1C" w:rsidRPr="006F2444" w:rsidRDefault="00884D1C" w:rsidP="00884D1C">
      <w:pPr>
        <w:pStyle w:val="Alg4"/>
        <w:numPr>
          <w:ilvl w:val="0"/>
          <w:numId w:val="483"/>
        </w:numPr>
        <w:spacing w:after="220"/>
        <w:contextualSpacing/>
        <w:rPr>
          <w:ins w:id="4258" w:author="Rev 3 Allen Wirfs-Brock" w:date="2011-09-09T12:39:00Z"/>
          <w:rStyle w:val="bnf"/>
          <w:i w:val="0"/>
        </w:rPr>
      </w:pPr>
      <w:ins w:id="4259" w:author="Rev 3 Allen Wirfs-Brock" w:date="2011-09-09T12:39:00Z">
        <w:r>
          <w:t xml:space="preserve">Append to </w:t>
        </w:r>
        <w:r w:rsidRPr="00653F1B">
          <w:rPr>
            <w:i/>
          </w:rPr>
          <w:t>names</w:t>
        </w:r>
        <w:r>
          <w:t xml:space="preserve"> the elements of BoundNames of </w:t>
        </w:r>
        <w:r>
          <w:rPr>
            <w:rStyle w:val="bnf"/>
          </w:rPr>
          <w:t>LetBinding.</w:t>
        </w:r>
      </w:ins>
    </w:p>
    <w:p w14:paraId="11E8B709" w14:textId="77777777" w:rsidR="00884D1C" w:rsidRDefault="00884D1C" w:rsidP="00884D1C">
      <w:pPr>
        <w:pStyle w:val="Alg4"/>
        <w:numPr>
          <w:ilvl w:val="0"/>
          <w:numId w:val="483"/>
        </w:numPr>
        <w:spacing w:after="220"/>
        <w:contextualSpacing/>
        <w:rPr>
          <w:ins w:id="4260" w:author="Rev 3 Allen Wirfs-Brock" w:date="2011-09-09T12:39:00Z"/>
        </w:rPr>
      </w:pPr>
      <w:ins w:id="4261" w:author="Rev 3 Allen Wirfs-Brock" w:date="2011-09-09T12:39:00Z">
        <w:r>
          <w:t xml:space="preserve">Return </w:t>
        </w:r>
        <w:r>
          <w:rPr>
            <w:rStyle w:val="bnf"/>
          </w:rPr>
          <w:t>names</w:t>
        </w:r>
        <w:r>
          <w:t>.</w:t>
        </w:r>
      </w:ins>
    </w:p>
    <w:p w14:paraId="27C2978F" w14:textId="77777777" w:rsidR="00884D1C" w:rsidRDefault="00884D1C" w:rsidP="00884D1C">
      <w:pPr>
        <w:rPr>
          <w:ins w:id="4262" w:author="Rev 3 Allen Wirfs-Brock" w:date="2011-09-09T12:39:00Z"/>
        </w:rPr>
      </w:pPr>
      <w:ins w:id="4263" w:author="Rev 3 Allen Wirfs-Brock" w:date="2011-09-09T12:39:00Z">
        <w:r>
          <w:t xml:space="preserve">The production </w:t>
        </w:r>
        <w:r>
          <w:rPr>
            <w:rStyle w:val="bnf"/>
          </w:rPr>
          <w:t>Let</w:t>
        </w:r>
        <w:r>
          <w:rPr>
            <w:rFonts w:ascii="Times New Roman" w:hAnsi="Times New Roman"/>
            <w:i/>
          </w:rPr>
          <w:t>Binding</w:t>
        </w:r>
        <w:r w:rsidRPr="00E641FE">
          <w:rPr>
            <w:rFonts w:ascii="Times New Roman" w:hAnsi="Times New Roman"/>
            <w:i/>
          </w:rPr>
          <w:t>List</w:t>
        </w:r>
        <w:r>
          <w:rPr>
            <w:rFonts w:ascii="Times New Roman" w:hAnsi="Times New Roman"/>
            <w:i/>
          </w:rPr>
          <w:t xml:space="preserve"> </w:t>
        </w:r>
        <w:r>
          <w:rPr>
            <w:b/>
          </w:rPr>
          <w:t>:</w:t>
        </w:r>
        <w:r>
          <w:t xml:space="preserve"> </w:t>
        </w:r>
        <w:r>
          <w:rPr>
            <w:rStyle w:val="bnf"/>
          </w:rPr>
          <w:t>Let</w:t>
        </w:r>
        <w:r>
          <w:rPr>
            <w:rFonts w:ascii="Times New Roman" w:hAnsi="Times New Roman"/>
            <w:i/>
          </w:rPr>
          <w:t>Binding</w:t>
        </w:r>
        <w:r w:rsidRPr="00E641FE">
          <w:rPr>
            <w:rFonts w:ascii="Times New Roman" w:hAnsi="Times New Roman"/>
            <w:i/>
          </w:rPr>
          <w:t>List</w:t>
        </w:r>
        <w:r>
          <w:rPr>
            <w:rFonts w:ascii="Times New Roman" w:hAnsi="Times New Roman"/>
            <w:i/>
          </w:rPr>
          <w:t xml:space="preserve"> </w:t>
        </w:r>
        <w:r>
          <w:rPr>
            <w:rFonts w:ascii="Courier New" w:hAnsi="Courier New"/>
            <w:b/>
          </w:rPr>
          <w:t>,</w:t>
        </w:r>
        <w:r>
          <w:t xml:space="preserve"> </w:t>
        </w:r>
        <w:r>
          <w:rPr>
            <w:rStyle w:val="bnf"/>
          </w:rPr>
          <w:t>LetBinding</w:t>
        </w:r>
        <w:r>
          <w:t xml:space="preserve"> is evaluated as follows:</w:t>
        </w:r>
      </w:ins>
    </w:p>
    <w:p w14:paraId="6F3D00C5" w14:textId="77777777" w:rsidR="00884D1C" w:rsidRPr="00D828E7" w:rsidRDefault="00884D1C" w:rsidP="00884D1C">
      <w:pPr>
        <w:pStyle w:val="Alg2"/>
        <w:keepNext/>
        <w:numPr>
          <w:ilvl w:val="0"/>
          <w:numId w:val="482"/>
        </w:numPr>
        <w:rPr>
          <w:ins w:id="4264" w:author="Rev 3 Allen Wirfs-Brock" w:date="2011-09-09T12:39:00Z"/>
        </w:rPr>
      </w:pPr>
      <w:ins w:id="4265" w:author="Rev 3 Allen Wirfs-Brock" w:date="2011-09-09T12:39:00Z">
        <w:r w:rsidRPr="00D828E7">
          <w:t xml:space="preserve">Evaluate </w:t>
        </w:r>
        <w:r>
          <w:rPr>
            <w:rStyle w:val="bnf"/>
          </w:rPr>
          <w:t>Let</w:t>
        </w:r>
        <w:r>
          <w:rPr>
            <w:i/>
          </w:rPr>
          <w:t>Binding</w:t>
        </w:r>
        <w:r w:rsidRPr="00E641FE">
          <w:rPr>
            <w:i/>
          </w:rPr>
          <w:t>List</w:t>
        </w:r>
        <w:r w:rsidRPr="00D828E7">
          <w:t>.</w:t>
        </w:r>
      </w:ins>
    </w:p>
    <w:p w14:paraId="12536BC6" w14:textId="77777777" w:rsidR="00884D1C" w:rsidRPr="00D828E7" w:rsidRDefault="00884D1C" w:rsidP="00884D1C">
      <w:pPr>
        <w:pStyle w:val="Alg2"/>
        <w:numPr>
          <w:ilvl w:val="0"/>
          <w:numId w:val="482"/>
        </w:numPr>
        <w:spacing w:after="220"/>
        <w:rPr>
          <w:ins w:id="4266" w:author="Rev 3 Allen Wirfs-Brock" w:date="2011-09-09T12:39:00Z"/>
        </w:rPr>
      </w:pPr>
      <w:ins w:id="4267" w:author="Rev 3 Allen Wirfs-Brock" w:date="2011-09-09T12:39:00Z">
        <w:r w:rsidRPr="00D828E7">
          <w:t xml:space="preserve">Evaluate </w:t>
        </w:r>
        <w:r>
          <w:rPr>
            <w:rStyle w:val="bnf"/>
          </w:rPr>
          <w:t>LetBinding</w:t>
        </w:r>
        <w:r w:rsidRPr="00D828E7">
          <w:t>.</w:t>
        </w:r>
      </w:ins>
    </w:p>
    <w:p w14:paraId="255A351E" w14:textId="77777777" w:rsidR="00884D1C" w:rsidRDefault="00884D1C" w:rsidP="00884D1C">
      <w:pPr>
        <w:rPr>
          <w:ins w:id="4268" w:author="Rev 3 Allen Wirfs-Brock" w:date="2011-09-09T12:39:00Z"/>
        </w:rPr>
      </w:pPr>
      <w:ins w:id="4269"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 xml:space="preserve">LetBinding </w:t>
        </w:r>
        <w:r>
          <w:rPr>
            <w:b/>
          </w:rPr>
          <w:t>:</w:t>
        </w:r>
        <w:r>
          <w:t xml:space="preserve"> </w:t>
        </w:r>
        <w:r w:rsidRPr="007956B3">
          <w:rPr>
            <w:rFonts w:ascii="Times New Roman" w:hAnsi="Times New Roman"/>
            <w:i/>
          </w:rPr>
          <w:t>Binding</w:t>
        </w:r>
        <w:r w:rsidRPr="00E641FE">
          <w:rPr>
            <w:rFonts w:ascii="Times New Roman" w:hAnsi="Times New Roman"/>
            <w:i/>
          </w:rPr>
          <w:t>Identifier Initialiser</w:t>
        </w:r>
        <w:r w:rsidRPr="00850FA0">
          <w:rPr>
            <w:rFonts w:ascii="Times New Roman" w:hAnsi="Times New Roman"/>
            <w:vertAlign w:val="subscript"/>
          </w:rPr>
          <w:t>opt</w:t>
        </w:r>
        <w:r>
          <w:t xml:space="preserve"> is determined as follows: </w:t>
        </w:r>
      </w:ins>
    </w:p>
    <w:p w14:paraId="10B47D7E" w14:textId="77777777" w:rsidR="00884D1C" w:rsidRDefault="00884D1C" w:rsidP="00884D1C">
      <w:pPr>
        <w:pStyle w:val="Alg4"/>
        <w:numPr>
          <w:ilvl w:val="0"/>
          <w:numId w:val="477"/>
        </w:numPr>
        <w:spacing w:after="220"/>
        <w:contextualSpacing/>
        <w:rPr>
          <w:ins w:id="4270" w:author="Rev 3 Allen Wirfs-Brock" w:date="2011-09-09T12:39:00Z"/>
        </w:rPr>
      </w:pPr>
      <w:ins w:id="4271" w:author="Rev 3 Allen Wirfs-Brock" w:date="2011-09-09T12:39:00Z">
        <w:r>
          <w:t xml:space="preserve">Return the BoundNames of </w:t>
        </w:r>
        <w:r w:rsidRPr="006E4D22">
          <w:rPr>
            <w:i/>
          </w:rPr>
          <w:t>Binding</w:t>
        </w:r>
        <w:r w:rsidRPr="00E641FE">
          <w:rPr>
            <w:i/>
          </w:rPr>
          <w:t>Identifier</w:t>
        </w:r>
        <w:r>
          <w:t>.</w:t>
        </w:r>
      </w:ins>
    </w:p>
    <w:p w14:paraId="773F0A16" w14:textId="77777777" w:rsidR="00884D1C" w:rsidRDefault="00884D1C" w:rsidP="00884D1C">
      <w:pPr>
        <w:rPr>
          <w:ins w:id="4272" w:author="Rev 3 Allen Wirfs-Brock" w:date="2011-09-09T12:39:00Z"/>
        </w:rPr>
      </w:pPr>
      <w:ins w:id="4273" w:author="Rev 3 Allen Wirfs-Brock" w:date="2011-09-09T12:39:00Z">
        <w:r>
          <w:t xml:space="preserve">The production </w:t>
        </w:r>
        <w:r>
          <w:rPr>
            <w:rStyle w:val="bnf"/>
          </w:rPr>
          <w:t xml:space="preserve">LetBinding </w:t>
        </w:r>
        <w:r>
          <w:rPr>
            <w:b/>
          </w:rPr>
          <w:t>:</w:t>
        </w:r>
        <w:r>
          <w:t xml:space="preserve"> </w:t>
        </w:r>
        <w:r w:rsidRPr="007956B3">
          <w:rPr>
            <w:rFonts w:ascii="Times New Roman" w:hAnsi="Times New Roman"/>
            <w:i/>
          </w:rPr>
          <w:t>Binding</w:t>
        </w:r>
        <w:r w:rsidRPr="00E641FE">
          <w:rPr>
            <w:rFonts w:ascii="Times New Roman" w:hAnsi="Times New Roman"/>
            <w:i/>
          </w:rPr>
          <w:t xml:space="preserve">Identifier </w:t>
        </w:r>
        <w:r>
          <w:rPr>
            <w:rFonts w:ascii="Times New Roman" w:hAnsi="Times New Roman"/>
            <w:i/>
          </w:rPr>
          <w:t xml:space="preserve"> </w:t>
        </w:r>
        <w:r>
          <w:t>is evaluated as follows:</w:t>
        </w:r>
      </w:ins>
    </w:p>
    <w:p w14:paraId="4872DA7D" w14:textId="77777777" w:rsidR="00884D1C" w:rsidRDefault="00884D1C" w:rsidP="00884D1C">
      <w:pPr>
        <w:pStyle w:val="Alg2"/>
        <w:numPr>
          <w:ilvl w:val="0"/>
          <w:numId w:val="116"/>
        </w:numPr>
        <w:jc w:val="left"/>
        <w:rPr>
          <w:ins w:id="4274" w:author="Rev 3 Allen Wirfs-Brock" w:date="2011-09-09T12:39:00Z"/>
        </w:rPr>
      </w:pPr>
      <w:ins w:id="4275" w:author="Rev 3 Allen Wirfs-Brock" w:date="2011-09-09T12:39:00Z">
        <w:r>
          <w:t xml:space="preserve">Let </w:t>
        </w:r>
        <w:r w:rsidRPr="003C38C3">
          <w:rPr>
            <w:i/>
          </w:rPr>
          <w:t>env</w:t>
        </w:r>
        <w:r>
          <w:t xml:space="preserve"> be the running execution context’s LexicalEnvironment.</w:t>
        </w:r>
      </w:ins>
    </w:p>
    <w:p w14:paraId="7934C7D8" w14:textId="77777777" w:rsidR="00884D1C" w:rsidRPr="00D828E7" w:rsidRDefault="00662806" w:rsidP="00884D1C">
      <w:pPr>
        <w:pStyle w:val="Alg2"/>
        <w:numPr>
          <w:ilvl w:val="0"/>
          <w:numId w:val="116"/>
        </w:numPr>
        <w:spacing w:after="220"/>
        <w:rPr>
          <w:ins w:id="4276" w:author="Rev 3 Allen Wirfs-Brock" w:date="2011-09-09T12:39:00Z"/>
        </w:rPr>
      </w:pPr>
      <w:ins w:id="4277" w:author="Rev 3 Allen Wirfs-Brock" w:date="2011-09-22T14:09:00Z">
        <w:r>
          <w:t>Perform</w:t>
        </w:r>
      </w:ins>
      <w:ins w:id="4278" w:author="Rev 3 Allen Wirfs-Brock" w:date="2011-09-09T12:39:00Z">
        <w:r w:rsidR="00884D1C">
          <w:t xml:space="preserve"> Binding</w:t>
        </w:r>
      </w:ins>
      <w:ins w:id="4279" w:author="Rev 3 Allen Wirfs-Brock" w:date="2011-09-22T14:10:00Z">
        <w:r>
          <w:t xml:space="preserve"> Initialization for </w:t>
        </w:r>
        <w:r w:rsidRPr="006E4D22">
          <w:rPr>
            <w:i/>
          </w:rPr>
          <w:t>Binding</w:t>
        </w:r>
        <w:r w:rsidRPr="00E641FE">
          <w:rPr>
            <w:i/>
          </w:rPr>
          <w:t>Identifier</w:t>
        </w:r>
      </w:ins>
      <w:ins w:id="4280" w:author="Rev 3 Allen Wirfs-Brock" w:date="2011-09-09T12:39:00Z">
        <w:r w:rsidR="00884D1C">
          <w:t xml:space="preserve"> passing </w:t>
        </w:r>
      </w:ins>
      <w:ins w:id="4281" w:author="Rev 3 Allen Wirfs-Brock" w:date="2011-09-22T14:11:00Z">
        <w:r w:rsidRPr="00797E0F">
          <w:rPr>
            <w:b/>
          </w:rPr>
          <w:t>undefined</w:t>
        </w:r>
        <w:r>
          <w:t xml:space="preserve"> </w:t>
        </w:r>
      </w:ins>
      <w:ins w:id="4282" w:author="Rev 3 Allen Wirfs-Brock" w:date="2011-09-09T12:39:00Z">
        <w:r w:rsidR="00884D1C">
          <w:t>and</w:t>
        </w:r>
        <w:r w:rsidR="00884D1C" w:rsidRPr="00D828E7">
          <w:t xml:space="preserve"> </w:t>
        </w:r>
      </w:ins>
      <w:ins w:id="4283" w:author="Rev 3 Allen Wirfs-Brock" w:date="2011-09-22T14:11:00Z">
        <w:r w:rsidRPr="00F56D12">
          <w:rPr>
            <w:i/>
          </w:rPr>
          <w:t>env</w:t>
        </w:r>
        <w:r w:rsidRPr="00662806">
          <w:t xml:space="preserve"> </w:t>
        </w:r>
      </w:ins>
      <w:ins w:id="4284" w:author="Rev 3 Allen Wirfs-Brock" w:date="2011-09-09T12:39:00Z">
        <w:r w:rsidR="00884D1C">
          <w:t>as the arguments</w:t>
        </w:r>
        <w:r w:rsidR="00884D1C" w:rsidRPr="00D828E7">
          <w:t>.</w:t>
        </w:r>
      </w:ins>
    </w:p>
    <w:p w14:paraId="78E3B2E2" w14:textId="77777777" w:rsidR="00884D1C" w:rsidRDefault="00884D1C" w:rsidP="00884D1C">
      <w:pPr>
        <w:rPr>
          <w:ins w:id="4285" w:author="Rev 3 Allen Wirfs-Brock" w:date="2011-09-09T12:39:00Z"/>
        </w:rPr>
      </w:pPr>
      <w:ins w:id="4286" w:author="Rev 3 Allen Wirfs-Brock" w:date="2011-09-09T12:39:00Z">
        <w:r>
          <w:t xml:space="preserve">The production </w:t>
        </w:r>
        <w:r>
          <w:rPr>
            <w:rStyle w:val="bnf"/>
          </w:rPr>
          <w:t xml:space="preserve">LetBinding </w:t>
        </w:r>
        <w:r>
          <w:rPr>
            <w:b/>
          </w:rPr>
          <w:t>:</w:t>
        </w:r>
        <w:r>
          <w:t xml:space="preserve"> </w:t>
        </w:r>
        <w:r w:rsidRPr="007956B3">
          <w:rPr>
            <w:rFonts w:ascii="Times New Roman" w:hAnsi="Times New Roman"/>
            <w:i/>
          </w:rPr>
          <w:t>Binding</w:t>
        </w:r>
        <w:r w:rsidRPr="00E641FE">
          <w:rPr>
            <w:rFonts w:ascii="Times New Roman" w:hAnsi="Times New Roman"/>
            <w:i/>
          </w:rPr>
          <w:t>Identifier Initialiser</w:t>
        </w:r>
        <w:r>
          <w:t xml:space="preserve"> is evaluated as follows:</w:t>
        </w:r>
      </w:ins>
    </w:p>
    <w:p w14:paraId="52528D66" w14:textId="77777777" w:rsidR="00884D1C" w:rsidRPr="00D828E7" w:rsidRDefault="00884D1C" w:rsidP="00884D1C">
      <w:pPr>
        <w:pStyle w:val="Alg2"/>
        <w:numPr>
          <w:ilvl w:val="0"/>
          <w:numId w:val="529"/>
        </w:numPr>
        <w:rPr>
          <w:ins w:id="4287" w:author="Rev 3 Allen Wirfs-Brock" w:date="2011-09-09T12:39:00Z"/>
        </w:rPr>
      </w:pPr>
      <w:ins w:id="4288" w:author="Rev 3 Allen Wirfs-Brock" w:date="2011-09-09T12:39:00Z">
        <w:r w:rsidRPr="00D828E7">
          <w:t xml:space="preserve">Let </w:t>
        </w:r>
        <w:r w:rsidRPr="00D828E7">
          <w:rPr>
            <w:i/>
          </w:rPr>
          <w:t xml:space="preserve">rhs </w:t>
        </w:r>
        <w:r w:rsidRPr="00D828E7">
          <w:t xml:space="preserve">be the result of evaluating </w:t>
        </w:r>
        <w:r w:rsidRPr="00E641FE">
          <w:rPr>
            <w:i/>
          </w:rPr>
          <w:t>Initialiser</w:t>
        </w:r>
        <w:r w:rsidRPr="00D828E7">
          <w:t>.</w:t>
        </w:r>
      </w:ins>
    </w:p>
    <w:p w14:paraId="4407614A" w14:textId="77777777" w:rsidR="00884D1C" w:rsidRPr="00D828E7" w:rsidRDefault="00884D1C" w:rsidP="00884D1C">
      <w:pPr>
        <w:pStyle w:val="Alg2"/>
        <w:numPr>
          <w:ilvl w:val="0"/>
          <w:numId w:val="529"/>
        </w:numPr>
        <w:rPr>
          <w:ins w:id="4289" w:author="Rev 3 Allen Wirfs-Brock" w:date="2011-09-09T12:39:00Z"/>
        </w:rPr>
      </w:pPr>
      <w:ins w:id="4290" w:author="Rev 3 Allen Wirfs-Brock" w:date="2011-09-09T12:39:00Z">
        <w:r w:rsidRPr="00D828E7">
          <w:t xml:space="preserve">Let </w:t>
        </w:r>
        <w:r w:rsidRPr="00D828E7">
          <w:rPr>
            <w:i/>
          </w:rPr>
          <w:t xml:space="preserve">value </w:t>
        </w:r>
        <w:r w:rsidRPr="00D828E7">
          <w:t>be GetValue(</w:t>
        </w:r>
        <w:r w:rsidRPr="00D828E7">
          <w:rPr>
            <w:i/>
          </w:rPr>
          <w:t>rhs</w:t>
        </w:r>
        <w:r w:rsidRPr="00D828E7">
          <w:t>).</w:t>
        </w:r>
      </w:ins>
    </w:p>
    <w:p w14:paraId="6A2C288D" w14:textId="77777777" w:rsidR="00884D1C" w:rsidRDefault="00884D1C" w:rsidP="00884D1C">
      <w:pPr>
        <w:pStyle w:val="Alg2"/>
        <w:numPr>
          <w:ilvl w:val="0"/>
          <w:numId w:val="529"/>
        </w:numPr>
        <w:jc w:val="left"/>
        <w:rPr>
          <w:ins w:id="4291" w:author="Rev 3 Allen Wirfs-Brock" w:date="2011-09-09T12:39:00Z"/>
        </w:rPr>
      </w:pPr>
      <w:ins w:id="4292" w:author="Rev 3 Allen Wirfs-Brock" w:date="2011-09-09T12:39:00Z">
        <w:r>
          <w:t xml:space="preserve">Let </w:t>
        </w:r>
        <w:r w:rsidRPr="003C38C3">
          <w:rPr>
            <w:i/>
          </w:rPr>
          <w:t>env</w:t>
        </w:r>
        <w:r>
          <w:t xml:space="preserve"> be the running execution context’s LexicalEnvironment.</w:t>
        </w:r>
      </w:ins>
    </w:p>
    <w:p w14:paraId="3B1C8CCE" w14:textId="77777777" w:rsidR="00884D1C" w:rsidRPr="00D828E7" w:rsidRDefault="00561262" w:rsidP="00884D1C">
      <w:pPr>
        <w:pStyle w:val="Alg2"/>
        <w:numPr>
          <w:ilvl w:val="0"/>
          <w:numId w:val="529"/>
        </w:numPr>
        <w:spacing w:after="220"/>
        <w:rPr>
          <w:ins w:id="4293" w:author="Rev 3 Allen Wirfs-Brock" w:date="2011-09-09T12:39:00Z"/>
        </w:rPr>
      </w:pPr>
      <w:ins w:id="4294" w:author="Rev 3 Allen Wirfs-Brock" w:date="2011-09-22T14:42:00Z">
        <w:r>
          <w:t xml:space="preserve">Perform Binding Initialization for </w:t>
        </w:r>
        <w:r w:rsidRPr="006E4D22">
          <w:rPr>
            <w:i/>
          </w:rPr>
          <w:t>Binding</w:t>
        </w:r>
        <w:r w:rsidRPr="00E641FE">
          <w:rPr>
            <w:i/>
          </w:rPr>
          <w:t>Identifier</w:t>
        </w:r>
        <w:r>
          <w:t xml:space="preserve"> passing</w:t>
        </w:r>
        <w:r w:rsidRPr="00561262">
          <w:rPr>
            <w:i/>
          </w:rPr>
          <w:t xml:space="preserve"> </w:t>
        </w:r>
        <w:r w:rsidRPr="00D828E7">
          <w:rPr>
            <w:i/>
          </w:rPr>
          <w:t>value</w:t>
        </w:r>
        <w:r>
          <w:t xml:space="preserve"> and</w:t>
        </w:r>
        <w:r w:rsidRPr="00D828E7">
          <w:t xml:space="preserve"> </w:t>
        </w:r>
        <w:r w:rsidRPr="00F56D12">
          <w:rPr>
            <w:i/>
          </w:rPr>
          <w:t>env</w:t>
        </w:r>
        <w:r w:rsidRPr="00662806">
          <w:t xml:space="preserve"> </w:t>
        </w:r>
        <w:r>
          <w:t>as the arguments</w:t>
        </w:r>
        <w:r w:rsidRPr="00D828E7">
          <w:t>.</w:t>
        </w:r>
      </w:ins>
    </w:p>
    <w:p w14:paraId="51527DAC" w14:textId="77777777" w:rsidR="00884D1C" w:rsidRDefault="00884D1C" w:rsidP="00884D1C">
      <w:pPr>
        <w:rPr>
          <w:ins w:id="4295" w:author="Rev 3 Allen Wirfs-Brock" w:date="2011-09-09T12:39:00Z"/>
        </w:rPr>
      </w:pPr>
      <w:ins w:id="4296"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LetBinding</w:t>
        </w:r>
        <w:r>
          <w:rPr>
            <w:b/>
          </w:rPr>
          <w:t>:</w:t>
        </w:r>
        <w:r>
          <w:t xml:space="preserve"> </w:t>
        </w:r>
        <w:r w:rsidRPr="006E4D22">
          <w:rPr>
            <w:rFonts w:ascii="Times New Roman" w:hAnsi="Times New Roman"/>
            <w:i/>
          </w:rPr>
          <w:t>Binding</w:t>
        </w:r>
        <w:r>
          <w:rPr>
            <w:rFonts w:ascii="Times New Roman" w:hAnsi="Times New Roman"/>
            <w:i/>
          </w:rPr>
          <w:t xml:space="preserve">Pattern </w:t>
        </w:r>
        <w:r w:rsidRPr="008C5995">
          <w:rPr>
            <w:rFonts w:ascii="Times New Roman" w:hAnsi="Times New Roman"/>
            <w:i/>
          </w:rPr>
          <w:t>Initialiser</w:t>
        </w:r>
        <w:r>
          <w:t xml:space="preserve"> is determined as follows: </w:t>
        </w:r>
      </w:ins>
    </w:p>
    <w:p w14:paraId="64AC0A38" w14:textId="77777777" w:rsidR="00884D1C" w:rsidRDefault="00884D1C" w:rsidP="00884D1C">
      <w:pPr>
        <w:pStyle w:val="Alg4"/>
        <w:numPr>
          <w:ilvl w:val="0"/>
          <w:numId w:val="486"/>
        </w:numPr>
        <w:spacing w:after="220"/>
        <w:contextualSpacing/>
        <w:rPr>
          <w:ins w:id="4297" w:author="Rev 3 Allen Wirfs-Brock" w:date="2011-09-09T12:39:00Z"/>
        </w:rPr>
      </w:pPr>
      <w:ins w:id="4298" w:author="Rev 3 Allen Wirfs-Brock" w:date="2011-09-09T12:39:00Z">
        <w:r>
          <w:t xml:space="preserve">Return the BoundNames of </w:t>
        </w:r>
        <w:r w:rsidRPr="006E4D22">
          <w:rPr>
            <w:i/>
          </w:rPr>
          <w:t>Binding</w:t>
        </w:r>
        <w:r>
          <w:rPr>
            <w:i/>
          </w:rPr>
          <w:t>Pattern</w:t>
        </w:r>
        <w:r>
          <w:t>.</w:t>
        </w:r>
      </w:ins>
    </w:p>
    <w:p w14:paraId="37110546" w14:textId="77777777" w:rsidR="00884D1C" w:rsidRDefault="00884D1C" w:rsidP="00884D1C">
      <w:pPr>
        <w:rPr>
          <w:ins w:id="4299" w:author="Rev 3 Allen Wirfs-Brock" w:date="2011-09-09T12:39:00Z"/>
        </w:rPr>
      </w:pPr>
      <w:ins w:id="4300" w:author="Rev 3 Allen Wirfs-Brock" w:date="2011-09-09T12:39:00Z">
        <w:r>
          <w:t xml:space="preserve">The production </w:t>
        </w:r>
        <w:r>
          <w:rPr>
            <w:rStyle w:val="bnf"/>
          </w:rPr>
          <w:t>LetBinding</w:t>
        </w:r>
        <w:r>
          <w:rPr>
            <w:b/>
          </w:rPr>
          <w:t>:</w:t>
        </w:r>
        <w:r>
          <w:t xml:space="preserve"> </w:t>
        </w:r>
        <w:r w:rsidRPr="006E4D22">
          <w:rPr>
            <w:rFonts w:ascii="Times New Roman" w:hAnsi="Times New Roman"/>
            <w:i/>
          </w:rPr>
          <w:t>Binding</w:t>
        </w:r>
        <w:r>
          <w:rPr>
            <w:rFonts w:ascii="Times New Roman" w:hAnsi="Times New Roman"/>
            <w:i/>
          </w:rPr>
          <w:t xml:space="preserve">Pattern </w:t>
        </w:r>
        <w:r w:rsidRPr="008C5995">
          <w:rPr>
            <w:rFonts w:ascii="Times New Roman" w:hAnsi="Times New Roman"/>
            <w:i/>
          </w:rPr>
          <w:t>Initialiser</w:t>
        </w:r>
        <w:r>
          <w:t xml:space="preserve"> is evaluated as follows:</w:t>
        </w:r>
      </w:ins>
    </w:p>
    <w:p w14:paraId="23041CBB" w14:textId="77777777" w:rsidR="00884D1C" w:rsidRPr="00D828E7" w:rsidRDefault="00884D1C" w:rsidP="00884D1C">
      <w:pPr>
        <w:pStyle w:val="Alg2"/>
        <w:numPr>
          <w:ilvl w:val="0"/>
          <w:numId w:val="487"/>
        </w:numPr>
        <w:rPr>
          <w:ins w:id="4301" w:author="Rev 3 Allen Wirfs-Brock" w:date="2011-09-09T12:39:00Z"/>
        </w:rPr>
      </w:pPr>
      <w:ins w:id="4302" w:author="Rev 3 Allen Wirfs-Brock" w:date="2011-09-09T12:39:00Z">
        <w:r w:rsidRPr="00D828E7">
          <w:t xml:space="preserve">Let </w:t>
        </w:r>
        <w:r w:rsidRPr="00D828E7">
          <w:rPr>
            <w:i/>
          </w:rPr>
          <w:t xml:space="preserve">rhs </w:t>
        </w:r>
        <w:r w:rsidRPr="00D828E7">
          <w:t xml:space="preserve">be the result of evaluating </w:t>
        </w:r>
        <w:r w:rsidRPr="00E641FE">
          <w:rPr>
            <w:i/>
          </w:rPr>
          <w:t>Initialiser</w:t>
        </w:r>
        <w:r w:rsidRPr="00D828E7">
          <w:t>.</w:t>
        </w:r>
      </w:ins>
    </w:p>
    <w:p w14:paraId="6FCF04A7" w14:textId="77777777" w:rsidR="00884D1C" w:rsidRDefault="00884D1C" w:rsidP="00884D1C">
      <w:pPr>
        <w:pStyle w:val="Alg3"/>
        <w:numPr>
          <w:ilvl w:val="0"/>
          <w:numId w:val="487"/>
        </w:numPr>
        <w:rPr>
          <w:ins w:id="4303" w:author="Rev 3 Allen Wirfs-Brock" w:date="2011-09-09T12:39:00Z"/>
        </w:rPr>
      </w:pPr>
      <w:ins w:id="4304" w:author="Rev 3 Allen Wirfs-Brock" w:date="2011-09-09T12:39:00Z">
        <w:r w:rsidRPr="008D4496">
          <w:t xml:space="preserve">Let </w:t>
        </w:r>
        <w:r w:rsidRPr="008D4496">
          <w:rPr>
            <w:i/>
          </w:rPr>
          <w:t>rval</w:t>
        </w:r>
        <w:r w:rsidRPr="008D4496">
          <w:t xml:space="preserve"> be GetValue(</w:t>
        </w:r>
        <w:r>
          <w:rPr>
            <w:i/>
          </w:rPr>
          <w:t>rhs</w:t>
        </w:r>
        <w:r w:rsidRPr="008D4496">
          <w:t>).</w:t>
        </w:r>
      </w:ins>
    </w:p>
    <w:p w14:paraId="73F268E2" w14:textId="77777777" w:rsidR="00884D1C" w:rsidRDefault="00884D1C" w:rsidP="00884D1C">
      <w:pPr>
        <w:pStyle w:val="Alg2"/>
        <w:numPr>
          <w:ilvl w:val="0"/>
          <w:numId w:val="487"/>
        </w:numPr>
        <w:spacing w:after="220"/>
        <w:contextualSpacing/>
        <w:rPr>
          <w:ins w:id="4305" w:author="Rev 3 Allen Wirfs-Brock" w:date="2011-09-09T12:39:00Z"/>
        </w:rPr>
      </w:pPr>
      <w:ins w:id="4306" w:author="Rev 3 Allen Wirfs-Brock" w:date="2011-09-09T12:39:00Z">
        <w:r>
          <w:t xml:space="preserve">Let </w:t>
        </w:r>
        <w:r w:rsidRPr="003C38C3">
          <w:rPr>
            <w:i/>
          </w:rPr>
          <w:t>env</w:t>
        </w:r>
        <w:r>
          <w:t xml:space="preserve"> be the running execution context’s LexicalEnvironment.</w:t>
        </w:r>
      </w:ins>
    </w:p>
    <w:p w14:paraId="35AEADCC" w14:textId="77777777" w:rsidR="00884D1C" w:rsidRPr="00D828E7" w:rsidRDefault="00884D1C" w:rsidP="00884D1C">
      <w:pPr>
        <w:pStyle w:val="Alg2"/>
        <w:numPr>
          <w:ilvl w:val="0"/>
          <w:numId w:val="487"/>
        </w:numPr>
        <w:spacing w:after="220"/>
        <w:rPr>
          <w:ins w:id="4307" w:author="Rev 3 Allen Wirfs-Brock" w:date="2011-09-09T12:39:00Z"/>
        </w:rPr>
      </w:pPr>
      <w:ins w:id="4308" w:author="Rev 3 Allen Wirfs-Brock" w:date="2011-09-09T12:39:00Z">
        <w:r>
          <w:t xml:space="preserve">Evaluate </w:t>
        </w:r>
        <w:r>
          <w:rPr>
            <w:i/>
          </w:rPr>
          <w:t>Binding</w:t>
        </w:r>
        <w:r w:rsidRPr="002F627B">
          <w:rPr>
            <w:i/>
          </w:rPr>
          <w:t>Pattern</w:t>
        </w:r>
        <w:r>
          <w:t xml:space="preserve"> using </w:t>
        </w:r>
        <w:r w:rsidRPr="002F627B">
          <w:rPr>
            <w:i/>
          </w:rPr>
          <w:t>rval</w:t>
        </w:r>
        <w:r>
          <w:t xml:space="preserve"> as the </w:t>
        </w:r>
        <w:r>
          <w:rPr>
            <w:rStyle w:val="bnf"/>
          </w:rPr>
          <w:t>obj</w:t>
        </w:r>
        <w:r w:rsidRPr="00E32218">
          <w:rPr>
            <w:i/>
          </w:rPr>
          <w:t xml:space="preserve"> </w:t>
        </w:r>
        <w:r>
          <w:t xml:space="preserve">parameter and </w:t>
        </w:r>
        <w:r w:rsidRPr="003C38C3">
          <w:rPr>
            <w:i/>
          </w:rPr>
          <w:t>env</w:t>
        </w:r>
        <w:r>
          <w:t xml:space="preserve"> as the </w:t>
        </w:r>
        <w:r>
          <w:rPr>
            <w:i/>
          </w:rPr>
          <w:t>environment</w:t>
        </w:r>
        <w:r>
          <w:t xml:space="preserve"> parameter.</w:t>
        </w:r>
      </w:ins>
    </w:p>
    <w:p w14:paraId="094E4327" w14:textId="77777777" w:rsidR="000103D2" w:rsidRDefault="000103D2" w:rsidP="000103D2">
      <w:pPr>
        <w:rPr>
          <w:ins w:id="4309" w:author="Rev 3 Allen Wirfs-Brock" w:date="2011-09-09T13:54:00Z"/>
        </w:rPr>
      </w:pPr>
      <w:ins w:id="4310" w:author="Rev 3 Allen Wirfs-Brock" w:date="2011-09-09T13:54: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7604E3">
          <w:rPr>
            <w:rStyle w:val="bnf"/>
          </w:rPr>
          <w:t>Binding</w:t>
        </w:r>
        <w:r>
          <w:rPr>
            <w:rStyle w:val="bnf"/>
          </w:rPr>
          <w:t>Identifier</w:t>
        </w:r>
        <w:r>
          <w:t xml:space="preserve"> </w:t>
        </w:r>
        <w:r w:rsidRPr="005451AB">
          <w:rPr>
            <w:rFonts w:ascii="Courier New" w:hAnsi="Courier New" w:cs="Courier New"/>
            <w:b/>
          </w:rPr>
          <w:t>:</w:t>
        </w:r>
        <w:r>
          <w:t xml:space="preserve"> </w:t>
        </w:r>
        <w:r>
          <w:rPr>
            <w:rStyle w:val="bnf"/>
          </w:rPr>
          <w:t>Identifier</w:t>
        </w:r>
        <w:r>
          <w:t xml:space="preserve"> is determined as follows:</w:t>
        </w:r>
      </w:ins>
    </w:p>
    <w:p w14:paraId="1A72F30E" w14:textId="77777777" w:rsidR="000103D2" w:rsidRDefault="000103D2" w:rsidP="000103D2">
      <w:pPr>
        <w:pStyle w:val="Alg4"/>
        <w:numPr>
          <w:ilvl w:val="0"/>
          <w:numId w:val="478"/>
        </w:numPr>
        <w:spacing w:after="220"/>
        <w:contextualSpacing/>
        <w:rPr>
          <w:ins w:id="4311" w:author="Rev 3 Allen Wirfs-Brock" w:date="2011-09-09T13:54:00Z"/>
        </w:rPr>
      </w:pPr>
      <w:ins w:id="4312" w:author="Rev 3 Allen Wirfs-Brock" w:date="2011-09-09T13:54:00Z">
        <w:r>
          <w:t xml:space="preserve">Return a new List containing the </w:t>
        </w:r>
        <w:r w:rsidRPr="00DF5EB3">
          <w:rPr>
            <w:rStyle w:val="bnf"/>
          </w:rPr>
          <w:t>Identifier</w:t>
        </w:r>
        <w:r>
          <w:rPr>
            <w:rStyle w:val="bnf"/>
          </w:rPr>
          <w:t>Name</w:t>
        </w:r>
        <w:r>
          <w:t xml:space="preserve"> corresponding to </w:t>
        </w:r>
        <w:r w:rsidRPr="00DF5EB3">
          <w:rPr>
            <w:rStyle w:val="bnf"/>
          </w:rPr>
          <w:t>Identifier</w:t>
        </w:r>
        <w:r>
          <w:t>.</w:t>
        </w:r>
      </w:ins>
    </w:p>
    <w:p w14:paraId="46E3294A" w14:textId="77777777" w:rsidR="000103D2" w:rsidRDefault="000103D2" w:rsidP="000103D2">
      <w:pPr>
        <w:rPr>
          <w:ins w:id="4313" w:author="Rev 3 Allen Wirfs-Brock" w:date="2011-09-09T13:54:00Z"/>
        </w:rPr>
      </w:pPr>
      <w:ins w:id="4314" w:author="Rev 3 Allen Wirfs-Brock" w:date="2011-09-09T13:54:00Z">
        <w:r>
          <w:t xml:space="preserve">The </w:t>
        </w:r>
        <w:r>
          <w:rPr>
            <w:rFonts w:ascii="Times New Roman" w:eastAsia="Times New Roman" w:hAnsi="Times New Roman"/>
            <w:spacing w:val="6"/>
            <w:lang w:eastAsia="en-US"/>
          </w:rPr>
          <w:t xml:space="preserve">String value </w:t>
        </w:r>
        <w:r>
          <w:t>of the</w:t>
        </w:r>
        <w:r w:rsidRPr="006D7E13">
          <w:t xml:space="preserve"> </w:t>
        </w:r>
        <w:r>
          <w:t xml:space="preserve">production </w:t>
        </w:r>
        <w:r w:rsidRPr="007604E3">
          <w:rPr>
            <w:rStyle w:val="bnf"/>
          </w:rPr>
          <w:t>Binding</w:t>
        </w:r>
        <w:r>
          <w:rPr>
            <w:rStyle w:val="bnf"/>
          </w:rPr>
          <w:t>Identifier</w:t>
        </w:r>
        <w:r>
          <w:t xml:space="preserve"> </w:t>
        </w:r>
        <w:r w:rsidRPr="005451AB">
          <w:rPr>
            <w:rFonts w:ascii="Courier New" w:hAnsi="Courier New" w:cs="Courier New"/>
            <w:b/>
          </w:rPr>
          <w:t>:</w:t>
        </w:r>
        <w:r>
          <w:t xml:space="preserve"> </w:t>
        </w:r>
        <w:r>
          <w:rPr>
            <w:rStyle w:val="bnf"/>
          </w:rPr>
          <w:t>Identifier</w:t>
        </w:r>
        <w:r>
          <w:t xml:space="preserve"> is determined as follows:</w:t>
        </w:r>
      </w:ins>
    </w:p>
    <w:p w14:paraId="13B3E77C" w14:textId="77777777" w:rsidR="000103D2" w:rsidRDefault="000103D2" w:rsidP="004D59A8">
      <w:pPr>
        <w:pStyle w:val="Alg4"/>
        <w:numPr>
          <w:ilvl w:val="0"/>
          <w:numId w:val="594"/>
        </w:numPr>
        <w:spacing w:after="220"/>
        <w:contextualSpacing/>
        <w:rPr>
          <w:ins w:id="4315" w:author="Rev 3 Allen Wirfs-Brock" w:date="2011-09-09T13:54:00Z"/>
        </w:rPr>
      </w:pPr>
      <w:ins w:id="4316" w:author="Rev 3 Allen Wirfs-Brock" w:date="2011-09-09T13:54:00Z">
        <w:r>
          <w:t xml:space="preserve">Return a String value consisting of the same sequence of characters as the </w:t>
        </w:r>
        <w:r w:rsidRPr="00DF5EB3">
          <w:rPr>
            <w:rStyle w:val="bnf"/>
          </w:rPr>
          <w:t>Identifier</w:t>
        </w:r>
        <w:r>
          <w:rPr>
            <w:rStyle w:val="bnf"/>
          </w:rPr>
          <w:t>Name</w:t>
        </w:r>
        <w:r>
          <w:t xml:space="preserve"> corresponding to </w:t>
        </w:r>
        <w:r w:rsidRPr="00DF5EB3">
          <w:rPr>
            <w:rStyle w:val="bnf"/>
          </w:rPr>
          <w:t>Identifier</w:t>
        </w:r>
        <w:r>
          <w:t>.</w:t>
        </w:r>
      </w:ins>
    </w:p>
    <w:p w14:paraId="77C42D3A" w14:textId="77777777" w:rsidR="00C4653C" w:rsidRDefault="00C4653C" w:rsidP="00C4653C">
      <w:pPr>
        <w:rPr>
          <w:ins w:id="4317" w:author="Rev 3 Allen Wirfs-Brock" w:date="2011-09-22T14:27:00Z"/>
        </w:rPr>
      </w:pPr>
      <w:ins w:id="4318" w:author="Rev 3 Allen Wirfs-Brock" w:date="2011-09-22T13:40:00Z">
        <w:r>
          <w:t>Binding Initialization of the</w:t>
        </w:r>
        <w:r w:rsidRPr="006D7E13">
          <w:t xml:space="preserve"> </w:t>
        </w:r>
        <w:r>
          <w:t xml:space="preserve">production </w:t>
        </w:r>
        <w:r w:rsidRPr="007604E3">
          <w:rPr>
            <w:rStyle w:val="bnf"/>
          </w:rPr>
          <w:t>Binding</w:t>
        </w:r>
        <w:r>
          <w:rPr>
            <w:rStyle w:val="bnf"/>
          </w:rPr>
          <w:t>Identifier</w:t>
        </w:r>
        <w:r>
          <w:t xml:space="preserve"> </w:t>
        </w:r>
        <w:r w:rsidRPr="005451AB">
          <w:rPr>
            <w:rFonts w:ascii="Courier New" w:hAnsi="Courier New" w:cs="Courier New"/>
            <w:b/>
          </w:rPr>
          <w:t>:</w:t>
        </w:r>
        <w:r>
          <w:t xml:space="preserve"> </w:t>
        </w:r>
        <w:r>
          <w:rPr>
            <w:rStyle w:val="bnf"/>
          </w:rPr>
          <w:t>Identifier</w:t>
        </w:r>
        <w:r>
          <w:t xml:space="preserve"> with arguments </w:t>
        </w:r>
        <w:r w:rsidRPr="00A654CD">
          <w:rPr>
            <w:rFonts w:ascii="Times New Roman" w:hAnsi="Times New Roman"/>
            <w:i/>
          </w:rPr>
          <w:t>value</w:t>
        </w:r>
        <w:r>
          <w:t xml:space="preserve"> and </w:t>
        </w:r>
        <w:r w:rsidRPr="00A654CD">
          <w:rPr>
            <w:rFonts w:ascii="Times New Roman" w:hAnsi="Times New Roman"/>
            <w:i/>
          </w:rPr>
          <w:t>enviornment</w:t>
        </w:r>
        <w:r>
          <w:t xml:space="preserve"> is performed as follows:</w:t>
        </w:r>
      </w:ins>
    </w:p>
    <w:p w14:paraId="3C07F837" w14:textId="77777777" w:rsidR="004C2E25" w:rsidRDefault="004C2E25" w:rsidP="004C2E25">
      <w:pPr>
        <w:pStyle w:val="Alg4"/>
        <w:numPr>
          <w:ilvl w:val="0"/>
          <w:numId w:val="593"/>
        </w:numPr>
        <w:spacing w:after="220"/>
        <w:contextualSpacing/>
        <w:rPr>
          <w:ins w:id="4319" w:author="Rev 3 Allen Wirfs-Brock" w:date="2011-09-22T14:27:00Z"/>
        </w:rPr>
      </w:pPr>
      <w:ins w:id="4320" w:author="Rev 3 Allen Wirfs-Brock" w:date="2011-09-22T14:27:00Z">
        <w:r>
          <w:t xml:space="preserve">If </w:t>
        </w:r>
        <w:r w:rsidRPr="00A654CD">
          <w:rPr>
            <w:i/>
          </w:rPr>
          <w:t>enviornment</w:t>
        </w:r>
        <w:r>
          <w:t xml:space="preserve"> is not </w:t>
        </w:r>
        <w:r w:rsidRPr="00A654CD">
          <w:rPr>
            <w:b/>
          </w:rPr>
          <w:t>undefined</w:t>
        </w:r>
        <w:r>
          <w:t xml:space="preserve">, then </w:t>
        </w:r>
      </w:ins>
    </w:p>
    <w:p w14:paraId="18CA306C" w14:textId="77777777" w:rsidR="004C2E25" w:rsidRDefault="004C2E25" w:rsidP="004C2E25">
      <w:pPr>
        <w:pStyle w:val="Alg4"/>
        <w:numPr>
          <w:ilvl w:val="1"/>
          <w:numId w:val="593"/>
        </w:numPr>
        <w:spacing w:after="220"/>
        <w:contextualSpacing/>
        <w:rPr>
          <w:ins w:id="4321" w:author="Rev 3 Allen Wirfs-Brock" w:date="2011-09-22T14:27:00Z"/>
        </w:rPr>
      </w:pPr>
      <w:ins w:id="4322" w:author="Rev 3 Allen Wirfs-Brock" w:date="2011-09-22T14:27:00Z">
        <w:r w:rsidRPr="00D828E7">
          <w:t xml:space="preserve">Call </w:t>
        </w:r>
        <w:r>
          <w:t xml:space="preserve">the InitializeBinding concrete method of </w:t>
        </w:r>
        <w:r w:rsidRPr="00A654CD">
          <w:rPr>
            <w:i/>
          </w:rPr>
          <w:t>enviornment</w:t>
        </w:r>
        <w:r>
          <w:t xml:space="preserve"> passing </w:t>
        </w:r>
        <w:r>
          <w:rPr>
            <w:rStyle w:val="bnf"/>
          </w:rPr>
          <w:t>Identifier</w:t>
        </w:r>
        <w:r>
          <w:t xml:space="preserve"> and</w:t>
        </w:r>
        <w:r w:rsidRPr="00D828E7">
          <w:t xml:space="preserve"> </w:t>
        </w:r>
        <w:r w:rsidRPr="00D828E7">
          <w:rPr>
            <w:i/>
          </w:rPr>
          <w:t>value</w:t>
        </w:r>
        <w:r>
          <w:t xml:space="preserve"> as the arguments</w:t>
        </w:r>
        <w:r w:rsidRPr="00D828E7">
          <w:t>.</w:t>
        </w:r>
      </w:ins>
    </w:p>
    <w:p w14:paraId="1FB05BEE" w14:textId="77777777" w:rsidR="004C2E25" w:rsidRDefault="004C2E25" w:rsidP="004C2E25">
      <w:pPr>
        <w:pStyle w:val="Alg4"/>
        <w:numPr>
          <w:ilvl w:val="0"/>
          <w:numId w:val="593"/>
        </w:numPr>
        <w:spacing w:after="220"/>
        <w:contextualSpacing/>
        <w:rPr>
          <w:ins w:id="4323" w:author="Rev 3 Allen Wirfs-Brock" w:date="2011-09-22T14:27:00Z"/>
        </w:rPr>
      </w:pPr>
      <w:ins w:id="4324" w:author="Rev 3 Allen Wirfs-Brock" w:date="2011-09-22T14:27:00Z">
        <w:r>
          <w:t>Else</w:t>
        </w:r>
      </w:ins>
    </w:p>
    <w:p w14:paraId="4BC371E2" w14:textId="77777777" w:rsidR="004D59A8" w:rsidRDefault="004D59A8" w:rsidP="004C2E25">
      <w:pPr>
        <w:pStyle w:val="Alg4"/>
        <w:numPr>
          <w:ilvl w:val="1"/>
          <w:numId w:val="593"/>
        </w:numPr>
        <w:spacing w:after="220"/>
        <w:contextualSpacing/>
        <w:rPr>
          <w:ins w:id="4325" w:author="Rev 3 Allen Wirfs-Brock" w:date="2011-09-22T14:30:00Z"/>
        </w:rPr>
      </w:pPr>
      <w:ins w:id="4326" w:author="Rev 3 Allen Wirfs-Brock" w:date="2011-09-22T14:31:00Z">
        <w:r w:rsidRPr="00D828E7">
          <w:t xml:space="preserve">Let </w:t>
        </w:r>
        <w:r w:rsidRPr="00D828E7">
          <w:rPr>
            <w:i/>
          </w:rPr>
          <w:t>lhs</w:t>
        </w:r>
        <w:r w:rsidRPr="00D828E7">
          <w:t xml:space="preserve"> be the result of evaluating </w:t>
        </w:r>
        <w:r w:rsidRPr="00E641FE">
          <w:rPr>
            <w:i/>
          </w:rPr>
          <w:t>Identifier</w:t>
        </w:r>
        <w:r w:rsidRPr="00D828E7">
          <w:t xml:space="preserve"> as described in 11.1.2.</w:t>
        </w:r>
      </w:ins>
    </w:p>
    <w:p w14:paraId="23F4BC53" w14:textId="77777777" w:rsidR="004D59A8" w:rsidRPr="004D59A8" w:rsidRDefault="004D59A8" w:rsidP="004D59A8">
      <w:pPr>
        <w:pStyle w:val="Alg4"/>
        <w:numPr>
          <w:ilvl w:val="1"/>
          <w:numId w:val="593"/>
        </w:numPr>
        <w:spacing w:after="220"/>
        <w:contextualSpacing/>
        <w:rPr>
          <w:ins w:id="4327" w:author="Rev 3 Allen Wirfs-Brock" w:date="2011-09-22T14:33:00Z"/>
        </w:rPr>
      </w:pPr>
      <w:ins w:id="4328" w:author="Rev 3 Allen Wirfs-Brock" w:date="2011-09-22T14:32:00Z">
        <w:r w:rsidRPr="00D828E7">
          <w:t>Call PutValue(</w:t>
        </w:r>
        <w:r w:rsidRPr="00D828E7">
          <w:rPr>
            <w:i/>
          </w:rPr>
          <w:t>lhs</w:t>
        </w:r>
        <w:r w:rsidRPr="00D828E7">
          <w:t xml:space="preserve">, </w:t>
        </w:r>
        <w:r w:rsidRPr="00D828E7">
          <w:rPr>
            <w:i/>
          </w:rPr>
          <w:t>value</w:t>
        </w:r>
        <w:r w:rsidRPr="00D828E7">
          <w:t>).</w:t>
        </w:r>
      </w:ins>
    </w:p>
    <w:p w14:paraId="7EE99217" w14:textId="77777777" w:rsidR="0080382E" w:rsidRPr="00CC1D30" w:rsidRDefault="0080382E" w:rsidP="0080382E">
      <w:pPr>
        <w:rPr>
          <w:ins w:id="4329" w:author="Rev 3 Allen Wirfs-Brock" w:date="2011-09-22T14:35:00Z"/>
          <w:sz w:val="18"/>
        </w:rPr>
      </w:pPr>
      <w:ins w:id="4330" w:author="Rev 3 Allen Wirfs-Brock" w:date="2011-09-22T14:35:00Z">
        <w:r w:rsidRPr="00CC1D30">
          <w:rPr>
            <w:sz w:val="18"/>
          </w:rPr>
          <w:t>NOTE</w:t>
        </w:r>
        <w:r w:rsidRPr="00CC1D30">
          <w:rPr>
            <w:sz w:val="18"/>
          </w:rPr>
          <w:tab/>
        </w:r>
      </w:ins>
      <w:ins w:id="4331" w:author="Rev 3 Allen Wirfs-Brock" w:date="2011-09-22T14:39:00Z">
        <w:r>
          <w:rPr>
            <w:b/>
            <w:sz w:val="18"/>
          </w:rPr>
          <w:t>u</w:t>
        </w:r>
      </w:ins>
      <w:ins w:id="4332" w:author="Rev 3 Allen Wirfs-Brock" w:date="2011-09-22T14:36:00Z">
        <w:r w:rsidRPr="0080382E">
          <w:rPr>
            <w:b/>
            <w:sz w:val="18"/>
          </w:rPr>
          <w:t>ndefined</w:t>
        </w:r>
        <w:r>
          <w:rPr>
            <w:sz w:val="18"/>
          </w:rPr>
          <w:t xml:space="preserve"> is passed for </w:t>
        </w:r>
        <w:r w:rsidRPr="0080382E">
          <w:rPr>
            <w:rFonts w:ascii="Times New Roman" w:hAnsi="Times New Roman"/>
            <w:i/>
            <w:sz w:val="18"/>
          </w:rPr>
          <w:t>environment</w:t>
        </w:r>
        <w:r>
          <w:rPr>
            <w:sz w:val="18"/>
          </w:rPr>
          <w:t xml:space="preserve"> to indicate that a PutValue operation should be used to assign the initialization value.  This is the the case for </w:t>
        </w:r>
        <w:r w:rsidRPr="0080382E">
          <w:rPr>
            <w:rFonts w:ascii="Courier New" w:hAnsi="Courier New"/>
            <w:b/>
            <w:sz w:val="18"/>
          </w:rPr>
          <w:t>var</w:t>
        </w:r>
        <w:r>
          <w:rPr>
            <w:sz w:val="18"/>
          </w:rPr>
          <w:t xml:space="preserve"> statements and similar situations where a lexical binding is hosted and preinitialized</w:t>
        </w:r>
      </w:ins>
      <w:ins w:id="4333" w:author="Rev 3 Allen Wirfs-Brock" w:date="2011-09-22T14:40:00Z">
        <w:r>
          <w:rPr>
            <w:sz w:val="18"/>
          </w:rPr>
          <w:t xml:space="preserve"> prior to evaluation of its initializer</w:t>
        </w:r>
      </w:ins>
      <w:ins w:id="4334" w:author="Rev 3 Allen Wirfs-Brock" w:date="2011-09-22T14:36:00Z">
        <w:r>
          <w:rPr>
            <w:sz w:val="18"/>
          </w:rPr>
          <w:t xml:space="preserve">. </w:t>
        </w:r>
      </w:ins>
    </w:p>
    <w:p w14:paraId="619689AB" w14:textId="77777777" w:rsidR="000103D2" w:rsidRDefault="000103D2" w:rsidP="000103D2">
      <w:pPr>
        <w:rPr>
          <w:ins w:id="4335" w:author="Rev 3 Allen Wirfs-Brock" w:date="2011-09-09T13:54:00Z"/>
        </w:rPr>
      </w:pPr>
      <w:ins w:id="4336" w:author="Rev 3 Allen Wirfs-Brock" w:date="2011-09-09T13:54:00Z">
        <w:r>
          <w:t xml:space="preserve">The static semantics of the production </w:t>
        </w:r>
        <w:r w:rsidRPr="007604E3">
          <w:rPr>
            <w:rStyle w:val="bnf"/>
          </w:rPr>
          <w:t>Binding</w:t>
        </w:r>
        <w:r>
          <w:rPr>
            <w:rStyle w:val="bnf"/>
          </w:rPr>
          <w:t>Identifier</w:t>
        </w:r>
        <w:r>
          <w:t xml:space="preserve"> </w:t>
        </w:r>
        <w:r w:rsidRPr="005451AB">
          <w:rPr>
            <w:rFonts w:ascii="Courier New" w:hAnsi="Courier New" w:cs="Courier New"/>
            <w:b/>
          </w:rPr>
          <w:t>:</w:t>
        </w:r>
        <w:r>
          <w:t xml:space="preserve"> </w:t>
        </w:r>
        <w:r>
          <w:rPr>
            <w:rStyle w:val="bnf"/>
          </w:rPr>
          <w:t>Identifier</w:t>
        </w:r>
        <w:r>
          <w:t xml:space="preserve"> are:</w:t>
        </w:r>
      </w:ins>
    </w:p>
    <w:p w14:paraId="672C5523" w14:textId="77777777" w:rsidR="000103D2" w:rsidRDefault="000103D2" w:rsidP="000103D2">
      <w:pPr>
        <w:numPr>
          <w:ilvl w:val="0"/>
          <w:numId w:val="411"/>
        </w:numPr>
        <w:rPr>
          <w:ins w:id="4337" w:author="Rev 3 Allen Wirfs-Brock" w:date="2011-09-09T13:54:00Z"/>
        </w:rPr>
      </w:pPr>
      <w:ins w:id="4338" w:author="Rev 3 Allen Wirfs-Brock" w:date="2011-09-09T13:54:00Z">
        <w:r>
          <w:t xml:space="preserve">It is a Syntax Error if the </w:t>
        </w:r>
        <w:r w:rsidRPr="007604E3">
          <w:rPr>
            <w:rStyle w:val="bnf"/>
          </w:rPr>
          <w:t>Binding</w:t>
        </w:r>
        <w:r>
          <w:rPr>
            <w:rStyle w:val="bnf"/>
          </w:rPr>
          <w:t>Identifier</w:t>
        </w:r>
        <w:r>
          <w:t xml:space="preserve"> is contained in strict code and if the </w:t>
        </w:r>
        <w:r>
          <w:rPr>
            <w:rStyle w:val="bnf"/>
          </w:rPr>
          <w:t>Identifier</w:t>
        </w:r>
        <w:r>
          <w:t xml:space="preserve"> is </w:t>
        </w:r>
        <w:r w:rsidRPr="00293484">
          <w:rPr>
            <w:rFonts w:ascii="Courier New" w:hAnsi="Courier New" w:cs="Courier New"/>
            <w:b/>
          </w:rPr>
          <w:t>eval</w:t>
        </w:r>
        <w:r>
          <w:t xml:space="preserve"> or </w:t>
        </w:r>
        <w:r>
          <w:rPr>
            <w:rFonts w:ascii="Courier New" w:hAnsi="Courier New" w:cs="Courier New"/>
            <w:b/>
          </w:rPr>
          <w:t>arguments</w:t>
        </w:r>
        <w:r>
          <w:t>.</w:t>
        </w:r>
      </w:ins>
    </w:p>
    <w:p w14:paraId="2ACB0EC3" w14:textId="77777777" w:rsidR="000103D2" w:rsidRDefault="000103D2" w:rsidP="000103D2">
      <w:pPr>
        <w:rPr>
          <w:ins w:id="4339" w:author="Rev 3 Allen Wirfs-Brock" w:date="2011-09-09T13:54:00Z"/>
        </w:rPr>
      </w:pPr>
      <w:ins w:id="4340" w:author="Rev 3 Allen Wirfs-Brock" w:date="2011-09-09T13:54:00Z">
        <w:r>
          <w:t xml:space="preserve">The production </w:t>
        </w:r>
        <w:r w:rsidRPr="007604E3">
          <w:rPr>
            <w:rStyle w:val="bnf"/>
          </w:rPr>
          <w:t>Binding</w:t>
        </w:r>
        <w:r>
          <w:rPr>
            <w:rStyle w:val="bnf"/>
          </w:rPr>
          <w:t>Identifier</w:t>
        </w:r>
        <w:r>
          <w:t xml:space="preserve"> </w:t>
        </w:r>
        <w:r w:rsidRPr="005451AB">
          <w:rPr>
            <w:rFonts w:ascii="Courier New" w:hAnsi="Courier New" w:cs="Courier New"/>
            <w:b/>
          </w:rPr>
          <w:t>:</w:t>
        </w:r>
        <w:r>
          <w:t xml:space="preserve"> </w:t>
        </w:r>
        <w:r>
          <w:rPr>
            <w:rStyle w:val="bnf"/>
          </w:rPr>
          <w:t>Identifier</w:t>
        </w:r>
        <w:r>
          <w:t xml:space="preserve"> is evaluated as follows:</w:t>
        </w:r>
      </w:ins>
    </w:p>
    <w:p w14:paraId="4B0209A9" w14:textId="77777777" w:rsidR="000103D2" w:rsidRPr="00D828E7" w:rsidRDefault="000103D2" w:rsidP="000103D2">
      <w:pPr>
        <w:pStyle w:val="Alg2"/>
        <w:numPr>
          <w:ilvl w:val="0"/>
          <w:numId w:val="481"/>
        </w:numPr>
        <w:spacing w:after="220"/>
        <w:rPr>
          <w:ins w:id="4341" w:author="Rev 3 Allen Wirfs-Brock" w:date="2011-09-09T13:54:00Z"/>
        </w:rPr>
      </w:pPr>
      <w:ins w:id="4342" w:author="Rev 3 Allen Wirfs-Brock" w:date="2011-09-09T13:54:00Z">
        <w:r>
          <w:t>Return the result of e</w:t>
        </w:r>
        <w:r w:rsidRPr="00D828E7">
          <w:t>valuat</w:t>
        </w:r>
        <w:r>
          <w:t>ing</w:t>
        </w:r>
        <w:r w:rsidRPr="00D828E7">
          <w:t xml:space="preserve"> </w:t>
        </w:r>
        <w:r>
          <w:rPr>
            <w:rStyle w:val="bnf"/>
          </w:rPr>
          <w:t xml:space="preserve">Identifier </w:t>
        </w:r>
        <w:r>
          <w:rPr>
            <w:rStyle w:val="bnf"/>
            <w:i w:val="0"/>
          </w:rPr>
          <w:t>as described in 11.1.2</w:t>
        </w:r>
        <w:r w:rsidRPr="00D828E7">
          <w:t>.</w:t>
        </w:r>
      </w:ins>
    </w:p>
    <w:p w14:paraId="2839626D" w14:textId="77777777" w:rsidR="000103D2" w:rsidRDefault="000103D2" w:rsidP="000103D2">
      <w:pPr>
        <w:rPr>
          <w:ins w:id="4343" w:author="Rev 3 Allen Wirfs-Brock" w:date="2011-09-09T13:57:00Z"/>
        </w:rPr>
      </w:pPr>
      <w:ins w:id="4344" w:author="Rev 3 Allen Wirfs-Brock" w:date="2011-09-09T13:57:00Z">
        <w:r>
          <w:t xml:space="preserve">The production </w:t>
        </w:r>
        <w:r w:rsidRPr="00E641FE">
          <w:rPr>
            <w:rFonts w:ascii="Times New Roman" w:hAnsi="Times New Roman"/>
            <w:i/>
          </w:rPr>
          <w:t xml:space="preserve">Initialiser </w:t>
        </w:r>
        <w:r>
          <w:rPr>
            <w:b/>
          </w:rPr>
          <w:t>:</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AssignmentExpression</w:t>
        </w:r>
        <w:r>
          <w:t xml:space="preserve"> is evaluated as follows:</w:t>
        </w:r>
      </w:ins>
    </w:p>
    <w:p w14:paraId="3C81B4C2" w14:textId="77777777" w:rsidR="000103D2" w:rsidRPr="00D00D4A" w:rsidRDefault="000103D2" w:rsidP="000103D2">
      <w:pPr>
        <w:pStyle w:val="Alg2"/>
        <w:numPr>
          <w:ilvl w:val="0"/>
          <w:numId w:val="117"/>
        </w:numPr>
        <w:spacing w:after="220"/>
        <w:rPr>
          <w:ins w:id="4345" w:author="Rev 3 Allen Wirfs-Brock" w:date="2011-09-09T13:57:00Z"/>
          <w:rFonts w:ascii="Arial" w:hAnsi="Arial"/>
        </w:rPr>
      </w:pPr>
      <w:ins w:id="4346" w:author="Rev 3 Allen Wirfs-Brock" w:date="2011-09-09T13:57:00Z">
        <w:r w:rsidRPr="00D828E7">
          <w:t xml:space="preserve">Return the result of evaluating </w:t>
        </w:r>
        <w:r w:rsidRPr="00E641FE">
          <w:rPr>
            <w:i/>
          </w:rPr>
          <w:t>AssignmentExpression</w:t>
        </w:r>
        <w:r w:rsidRPr="00D00D4A">
          <w:rPr>
            <w:rFonts w:ascii="Arial" w:hAnsi="Arial"/>
          </w:rPr>
          <w:t>.</w:t>
        </w:r>
      </w:ins>
    </w:p>
    <w:p w14:paraId="5700430D" w14:textId="77777777" w:rsidR="00884D1C" w:rsidRDefault="00884D1C" w:rsidP="00884D1C">
      <w:pPr>
        <w:rPr>
          <w:ins w:id="4347" w:author="Rev 3 Allen Wirfs-Brock" w:date="2011-09-09T12:39:00Z"/>
        </w:rPr>
      </w:pPr>
      <w:ins w:id="4348" w:author="Rev 3 Allen Wirfs-Brock" w:date="2011-09-09T12:39:00Z">
        <w:r>
          <w:t xml:space="preserve">The </w:t>
        </w:r>
        <w:r>
          <w:rPr>
            <w:rStyle w:val="bnf"/>
          </w:rPr>
          <w:t>LetBinding</w:t>
        </w:r>
        <w:r w:rsidRPr="00C241AC">
          <w:rPr>
            <w:rStyle w:val="bnf"/>
          </w:rPr>
          <w:t>ListNoIn</w:t>
        </w:r>
        <w:r>
          <w:t xml:space="preserve">, </w:t>
        </w:r>
        <w:r>
          <w:rPr>
            <w:rStyle w:val="bnf"/>
          </w:rPr>
          <w:t>LetBinding</w:t>
        </w:r>
        <w:r w:rsidRPr="00C241AC">
          <w:rPr>
            <w:rStyle w:val="bnf"/>
          </w:rPr>
          <w:t>NoIn</w:t>
        </w:r>
        <w:r>
          <w:t xml:space="preserve"> and </w:t>
        </w:r>
        <w:r w:rsidRPr="00C241AC">
          <w:rPr>
            <w:rStyle w:val="bnf"/>
          </w:rPr>
          <w:t>InitialiserNoIn</w:t>
        </w:r>
        <w:r>
          <w:t xml:space="preserve"> productions are evaluated in the same manner as the </w:t>
        </w:r>
        <w:r>
          <w:rPr>
            <w:rStyle w:val="bnf"/>
          </w:rPr>
          <w:t>LetBinding</w:t>
        </w:r>
        <w:r w:rsidRPr="00C241AC">
          <w:rPr>
            <w:rStyle w:val="bnf"/>
          </w:rPr>
          <w:t>List</w:t>
        </w:r>
        <w:r>
          <w:t xml:space="preserve">, </w:t>
        </w:r>
        <w:r>
          <w:rPr>
            <w:rStyle w:val="bnf"/>
          </w:rPr>
          <w:t>LetBinding</w:t>
        </w:r>
        <w:r>
          <w:t xml:space="preserve"> and </w:t>
        </w:r>
        <w:r w:rsidRPr="00C241AC">
          <w:rPr>
            <w:rStyle w:val="bnf"/>
          </w:rPr>
          <w:t>Initialiser</w:t>
        </w:r>
        <w:r>
          <w:t xml:space="preserve"> productions except that the contained </w:t>
        </w:r>
        <w:r>
          <w:rPr>
            <w:rStyle w:val="bnf"/>
          </w:rPr>
          <w:t>LetBinding</w:t>
        </w:r>
        <w:r w:rsidRPr="00C241AC">
          <w:rPr>
            <w:rStyle w:val="bnf"/>
          </w:rPr>
          <w:t>ListNoIn</w:t>
        </w:r>
        <w:r>
          <w:t xml:space="preserve">, </w:t>
        </w:r>
        <w:r>
          <w:rPr>
            <w:rStyle w:val="bnf"/>
          </w:rPr>
          <w:t>LetBinding</w:t>
        </w:r>
        <w:r w:rsidRPr="00C241AC">
          <w:rPr>
            <w:rStyle w:val="bnf"/>
          </w:rPr>
          <w:t>NoIn</w:t>
        </w:r>
        <w:r>
          <w:t xml:space="preserve">, </w:t>
        </w:r>
        <w:r w:rsidRPr="00C241AC">
          <w:rPr>
            <w:rStyle w:val="bnf"/>
          </w:rPr>
          <w:t>InitialiserNoIn</w:t>
        </w:r>
        <w:r>
          <w:t xml:space="preserve"> and </w:t>
        </w:r>
        <w:r w:rsidRPr="00C241AC">
          <w:rPr>
            <w:rStyle w:val="bnf"/>
          </w:rPr>
          <w:t>AssignmentExpressionNoIn</w:t>
        </w:r>
        <w:r>
          <w:t xml:space="preserve"> are evaluated instead of the contained </w:t>
        </w:r>
        <w:r>
          <w:rPr>
            <w:rStyle w:val="bnf"/>
          </w:rPr>
          <w:t>LetBinding</w:t>
        </w:r>
        <w:r w:rsidRPr="00C241AC">
          <w:rPr>
            <w:rStyle w:val="bnf"/>
          </w:rPr>
          <w:t>List</w:t>
        </w:r>
        <w:r>
          <w:t xml:space="preserve">, </w:t>
        </w:r>
        <w:r>
          <w:rPr>
            <w:rStyle w:val="bnf"/>
          </w:rPr>
          <w:t>LetBinding</w:t>
        </w:r>
        <w:r>
          <w:t xml:space="preserve">, </w:t>
        </w:r>
        <w:r w:rsidRPr="00C241AC">
          <w:rPr>
            <w:rStyle w:val="bnf"/>
          </w:rPr>
          <w:t>Initialiser</w:t>
        </w:r>
        <w:r>
          <w:t xml:space="preserve"> and </w:t>
        </w:r>
        <w:r w:rsidRPr="00C241AC">
          <w:rPr>
            <w:rStyle w:val="bnf"/>
          </w:rPr>
          <w:t>AssignmentExpression</w:t>
        </w:r>
        <w:r>
          <w:t>, respectively.</w:t>
        </w:r>
      </w:ins>
    </w:p>
    <w:p w14:paraId="40193BFD" w14:textId="77777777" w:rsidR="00884D1C" w:rsidRDefault="00884D1C" w:rsidP="00884D1C">
      <w:pPr>
        <w:pStyle w:val="30"/>
        <w:numPr>
          <w:ilvl w:val="0"/>
          <w:numId w:val="0"/>
        </w:numPr>
        <w:rPr>
          <w:ins w:id="4349" w:author="Rev 3 Allen Wirfs-Brock" w:date="2011-09-09T12:39:00Z"/>
        </w:rPr>
      </w:pPr>
      <w:bookmarkStart w:id="4350" w:name="_Toc178387089"/>
      <w:ins w:id="4351" w:author="Rev 3 Allen Wirfs-Brock" w:date="2011-09-09T12:39:00Z">
        <w:r>
          <w:t>12.2.2</w:t>
        </w:r>
        <w:r>
          <w:tab/>
          <w:t>Const Declaration</w:t>
        </w:r>
        <w:bookmarkEnd w:id="4350"/>
      </w:ins>
    </w:p>
    <w:p w14:paraId="231F32D4" w14:textId="77777777" w:rsidR="00884D1C" w:rsidRDefault="00884D1C" w:rsidP="00884D1C">
      <w:pPr>
        <w:pStyle w:val="Syntax"/>
        <w:rPr>
          <w:ins w:id="4352" w:author="Rev 3 Allen Wirfs-Brock" w:date="2011-09-09T12:39:00Z"/>
        </w:rPr>
      </w:pPr>
      <w:ins w:id="4353" w:author="Rev 3 Allen Wirfs-Brock" w:date="2011-09-09T12:39:00Z">
        <w:r w:rsidRPr="002912E1">
          <w:t>Syntax</w:t>
        </w:r>
      </w:ins>
    </w:p>
    <w:p w14:paraId="7EEDA14A" w14:textId="77777777" w:rsidR="00884D1C" w:rsidRPr="00E641FE" w:rsidRDefault="00884D1C" w:rsidP="00884D1C">
      <w:pPr>
        <w:pStyle w:val="SyntaxRule"/>
        <w:rPr>
          <w:ins w:id="4354" w:author="Rev 3 Allen Wirfs-Brock" w:date="2011-09-09T12:39:00Z"/>
        </w:rPr>
      </w:pPr>
      <w:ins w:id="4355" w:author="Rev 3 Allen Wirfs-Brock" w:date="2011-09-09T12:39:00Z">
        <w:r>
          <w:t>ConstDeclaration</w:t>
        </w:r>
        <w:r w:rsidRPr="00E641FE">
          <w:t xml:space="preserve"> </w:t>
        </w:r>
        <w:r w:rsidRPr="00D04346">
          <w:rPr>
            <w:rFonts w:ascii="Arial" w:hAnsi="Arial"/>
            <w:b/>
            <w:i w:val="0"/>
          </w:rPr>
          <w:t>:</w:t>
        </w:r>
      </w:ins>
    </w:p>
    <w:p w14:paraId="7D518F83" w14:textId="77777777" w:rsidR="00884D1C" w:rsidRPr="00E641FE" w:rsidRDefault="00884D1C" w:rsidP="00884D1C">
      <w:pPr>
        <w:pStyle w:val="SyntaxDefinition"/>
        <w:rPr>
          <w:ins w:id="4356" w:author="Rev 3 Allen Wirfs-Brock" w:date="2011-09-09T12:39:00Z"/>
        </w:rPr>
      </w:pPr>
      <w:ins w:id="4357" w:author="Rev 3 Allen Wirfs-Brock" w:date="2011-09-09T12:39:00Z">
        <w:r>
          <w:rPr>
            <w:rFonts w:ascii="Courier New" w:hAnsi="Courier New"/>
            <w:b/>
            <w:i w:val="0"/>
          </w:rPr>
          <w:t>const</w:t>
        </w:r>
        <w:r w:rsidRPr="00E641FE">
          <w:t xml:space="preserve"> </w:t>
        </w:r>
        <w:r>
          <w:t>ConstBinding</w:t>
        </w:r>
        <w:r w:rsidRPr="00E641FE">
          <w:t xml:space="preserve">List </w:t>
        </w:r>
        <w:r w:rsidRPr="00C226F6">
          <w:rPr>
            <w:rFonts w:ascii="Courier New" w:hAnsi="Courier New"/>
            <w:b/>
            <w:i w:val="0"/>
          </w:rPr>
          <w:t>;</w:t>
        </w:r>
      </w:ins>
    </w:p>
    <w:p w14:paraId="3CFB89B4" w14:textId="77777777" w:rsidR="00884D1C" w:rsidRPr="00E641FE" w:rsidRDefault="00884D1C" w:rsidP="00884D1C">
      <w:pPr>
        <w:pStyle w:val="SyntaxRule"/>
        <w:rPr>
          <w:ins w:id="4358" w:author="Rev 3 Allen Wirfs-Brock" w:date="2011-09-09T12:39:00Z"/>
        </w:rPr>
      </w:pPr>
      <w:ins w:id="4359" w:author="Rev 3 Allen Wirfs-Brock" w:date="2011-09-09T12:39:00Z">
        <w:r>
          <w:t>ConstBinding</w:t>
        </w:r>
        <w:r w:rsidRPr="00E641FE">
          <w:t xml:space="preserve">List </w:t>
        </w:r>
        <w:r w:rsidRPr="00D04346">
          <w:rPr>
            <w:rFonts w:ascii="Arial" w:hAnsi="Arial"/>
            <w:b/>
            <w:i w:val="0"/>
          </w:rPr>
          <w:t>:</w:t>
        </w:r>
      </w:ins>
    </w:p>
    <w:p w14:paraId="18DE94A3" w14:textId="77777777" w:rsidR="00884D1C" w:rsidRPr="00E641FE" w:rsidRDefault="00884D1C" w:rsidP="00884D1C">
      <w:pPr>
        <w:pStyle w:val="SyntaxDefinition"/>
        <w:rPr>
          <w:ins w:id="4360" w:author="Rev 3 Allen Wirfs-Brock" w:date="2011-09-09T12:39:00Z"/>
        </w:rPr>
      </w:pPr>
      <w:ins w:id="4361" w:author="Rev 3 Allen Wirfs-Brock" w:date="2011-09-09T12:39:00Z">
        <w:r>
          <w:t>ConstBinding</w:t>
        </w:r>
        <w:r w:rsidRPr="00E641FE">
          <w:br/>
        </w:r>
        <w:r>
          <w:t>ConstBinding</w:t>
        </w:r>
        <w:r w:rsidRPr="00E641FE">
          <w:t xml:space="preserve"> List </w:t>
        </w:r>
        <w:r w:rsidRPr="00C226F6">
          <w:rPr>
            <w:rFonts w:ascii="Courier New" w:hAnsi="Courier New"/>
            <w:b/>
            <w:i w:val="0"/>
          </w:rPr>
          <w:t>,</w:t>
        </w:r>
        <w:r w:rsidRPr="00E641FE">
          <w:t xml:space="preserve"> </w:t>
        </w:r>
        <w:r>
          <w:t>ConstBinding</w:t>
        </w:r>
      </w:ins>
    </w:p>
    <w:p w14:paraId="2DF8E751" w14:textId="77777777" w:rsidR="00884D1C" w:rsidRPr="00E641FE" w:rsidRDefault="00884D1C" w:rsidP="00884D1C">
      <w:pPr>
        <w:pStyle w:val="SyntaxRule"/>
        <w:rPr>
          <w:ins w:id="4362" w:author="Rev 3 Allen Wirfs-Brock" w:date="2011-09-09T12:39:00Z"/>
        </w:rPr>
      </w:pPr>
      <w:ins w:id="4363" w:author="Rev 3 Allen Wirfs-Brock" w:date="2011-09-09T12:39:00Z">
        <w:r>
          <w:t>ConstBinding</w:t>
        </w:r>
        <w:r w:rsidRPr="00E641FE">
          <w:t xml:space="preserve"> </w:t>
        </w:r>
        <w:r w:rsidRPr="00D04346">
          <w:rPr>
            <w:rFonts w:ascii="Arial" w:hAnsi="Arial"/>
            <w:b/>
            <w:i w:val="0"/>
          </w:rPr>
          <w:t>:</w:t>
        </w:r>
      </w:ins>
    </w:p>
    <w:p w14:paraId="40CEC772" w14:textId="77777777" w:rsidR="00884D1C" w:rsidRDefault="00884D1C" w:rsidP="00884D1C">
      <w:pPr>
        <w:pStyle w:val="SyntaxDefinition"/>
        <w:rPr>
          <w:ins w:id="4364" w:author="Rev 3 Allen Wirfs-Brock" w:date="2011-09-09T12:39:00Z"/>
        </w:rPr>
      </w:pPr>
      <w:ins w:id="4365" w:author="Rev 3 Allen Wirfs-Brock" w:date="2011-09-09T12:39:00Z">
        <w:r>
          <w:t>Binding</w:t>
        </w:r>
        <w:r w:rsidRPr="00E641FE">
          <w:t>Identifier Initialiser</w:t>
        </w:r>
        <w:r>
          <w:rPr>
            <w:rFonts w:ascii="Arial" w:hAnsi="Arial" w:cs="Arial"/>
            <w:i w:val="0"/>
            <w:vertAlign w:val="subscript"/>
          </w:rPr>
          <w:br/>
        </w:r>
        <w:r>
          <w:t xml:space="preserve">BindingPattern </w:t>
        </w:r>
        <w:r w:rsidRPr="00E641FE">
          <w:t xml:space="preserve"> Initialiser</w:t>
        </w:r>
      </w:ins>
    </w:p>
    <w:p w14:paraId="57C64305" w14:textId="77777777" w:rsidR="00884D1C" w:rsidRPr="00CC1D30" w:rsidRDefault="00884D1C" w:rsidP="00884D1C">
      <w:pPr>
        <w:rPr>
          <w:ins w:id="4366" w:author="Rev 3 Allen Wirfs-Brock" w:date="2011-09-09T12:39:00Z"/>
          <w:sz w:val="18"/>
        </w:rPr>
      </w:pPr>
      <w:ins w:id="4367" w:author="Rev 3 Allen Wirfs-Brock" w:date="2011-09-09T12:39:00Z">
        <w:r w:rsidRPr="00CC1D30">
          <w:rPr>
            <w:sz w:val="18"/>
          </w:rPr>
          <w:t>NOTE</w:t>
        </w:r>
        <w:r w:rsidRPr="00CC1D30">
          <w:rPr>
            <w:sz w:val="18"/>
          </w:rPr>
          <w:tab/>
          <w:t xml:space="preserve">A </w:t>
        </w:r>
        <w:r w:rsidRPr="00A4184A">
          <w:rPr>
            <w:rFonts w:ascii="Courier New" w:hAnsi="Courier New"/>
            <w:b/>
            <w:sz w:val="18"/>
          </w:rPr>
          <w:t>const</w:t>
        </w:r>
        <w:r w:rsidRPr="00CC1D30">
          <w:rPr>
            <w:sz w:val="18"/>
          </w:rPr>
          <w:t xml:space="preserve"> </w:t>
        </w:r>
        <w:r>
          <w:rPr>
            <w:sz w:val="18"/>
          </w:rPr>
          <w:t>declaration</w:t>
        </w:r>
        <w:r w:rsidRPr="00CC1D30">
          <w:rPr>
            <w:sz w:val="18"/>
          </w:rPr>
          <w:t xml:space="preserve"> </w:t>
        </w:r>
        <w:r>
          <w:rPr>
            <w:sz w:val="18"/>
          </w:rPr>
          <w:t>defines</w:t>
        </w:r>
        <w:r w:rsidRPr="00CC1D30">
          <w:rPr>
            <w:sz w:val="18"/>
          </w:rPr>
          <w:t xml:space="preserve"> read-only variables that are scoped to the </w:t>
        </w:r>
        <w:r>
          <w:rPr>
            <w:sz w:val="18"/>
          </w:rPr>
          <w:t>current execution context’s</w:t>
        </w:r>
        <w:r w:rsidRPr="00CC1D30">
          <w:rPr>
            <w:sz w:val="18"/>
          </w:rPr>
          <w:t xml:space="preserve"> </w:t>
        </w:r>
        <w:r>
          <w:rPr>
            <w:sz w:val="18"/>
          </w:rPr>
          <w:t>LexicalEnvironment</w:t>
        </w:r>
        <w:r w:rsidRPr="00CC1D30">
          <w:rPr>
            <w:sz w:val="18"/>
          </w:rPr>
          <w:t xml:space="preserve">. Constant variables are created when their containing </w:t>
        </w:r>
        <w:r>
          <w:rPr>
            <w:sz w:val="18"/>
          </w:rPr>
          <w:t>Lexical Environment</w:t>
        </w:r>
        <w:r w:rsidRPr="00CC1D30">
          <w:rPr>
            <w:sz w:val="18"/>
          </w:rPr>
          <w:t xml:space="preserve"> is instantiated but may not be accssed in any way until the variable’s </w:t>
        </w:r>
        <w:r w:rsidRPr="00CC1D30">
          <w:rPr>
            <w:rFonts w:ascii="Times New Roman" w:hAnsi="Times New Roman"/>
            <w:i/>
            <w:sz w:val="18"/>
          </w:rPr>
          <w:t>ConstBinding</w:t>
        </w:r>
        <w:r w:rsidRPr="00CC1D30">
          <w:rPr>
            <w:sz w:val="18"/>
          </w:rPr>
          <w:t xml:space="preserve"> is executed. A variable defined by a </w:t>
        </w:r>
        <w:r w:rsidRPr="00CC1D30">
          <w:rPr>
            <w:rFonts w:ascii="Times New Roman" w:hAnsi="Times New Roman"/>
            <w:i/>
            <w:sz w:val="18"/>
          </w:rPr>
          <w:t>ConstBinding</w:t>
        </w:r>
        <w:r w:rsidRPr="00CC1D30">
          <w:rPr>
            <w:sz w:val="18"/>
          </w:rPr>
          <w:t xml:space="preserve"> is assigned the value of its </w:t>
        </w:r>
        <w:r w:rsidRPr="00CC1D30">
          <w:rPr>
            <w:rFonts w:ascii="Times New Roman" w:hAnsi="Times New Roman"/>
            <w:i/>
            <w:sz w:val="18"/>
          </w:rPr>
          <w:t>Initialiser</w:t>
        </w:r>
        <w:r w:rsidRPr="00CC1D30">
          <w:rPr>
            <w:rFonts w:ascii="Times New Roman" w:hAnsi="Times New Roman"/>
            <w:sz w:val="18"/>
          </w:rPr>
          <w:t>’s</w:t>
        </w:r>
        <w:r w:rsidRPr="00CC1D30">
          <w:rPr>
            <w:sz w:val="18"/>
          </w:rPr>
          <w:t xml:space="preserve"> </w:t>
        </w:r>
        <w:r w:rsidRPr="00CC1D30">
          <w:rPr>
            <w:rFonts w:ascii="Times New Roman" w:hAnsi="Times New Roman"/>
            <w:i/>
            <w:sz w:val="18"/>
          </w:rPr>
          <w:t>AssignmentExpression</w:t>
        </w:r>
        <w:r w:rsidRPr="00CC1D30">
          <w:rPr>
            <w:sz w:val="18"/>
          </w:rPr>
          <w:t xml:space="preserve"> when the </w:t>
        </w:r>
        <w:r w:rsidRPr="00CC1D30">
          <w:rPr>
            <w:rFonts w:ascii="Times New Roman" w:hAnsi="Times New Roman"/>
            <w:i/>
            <w:sz w:val="18"/>
          </w:rPr>
          <w:t>ConstBinding</w:t>
        </w:r>
        <w:r w:rsidRPr="00CC1D30">
          <w:rPr>
            <w:sz w:val="18"/>
          </w:rPr>
          <w:t xml:space="preserve"> is executed, not when the variable is created.</w:t>
        </w:r>
      </w:ins>
    </w:p>
    <w:p w14:paraId="6C05F227" w14:textId="77777777" w:rsidR="00884D1C" w:rsidRPr="002912E1" w:rsidRDefault="00884D1C" w:rsidP="00884D1C">
      <w:pPr>
        <w:pStyle w:val="Syntax"/>
        <w:rPr>
          <w:ins w:id="4368" w:author="Rev 3 Allen Wirfs-Brock" w:date="2011-09-09T12:39:00Z"/>
        </w:rPr>
      </w:pPr>
      <w:ins w:id="4369" w:author="Rev 3 Allen Wirfs-Brock" w:date="2011-09-09T12:39:00Z">
        <w:r w:rsidRPr="002912E1">
          <w:t>Semantics</w:t>
        </w:r>
      </w:ins>
    </w:p>
    <w:p w14:paraId="3B27AC1E" w14:textId="77777777" w:rsidR="00514CF8" w:rsidRDefault="00514CF8" w:rsidP="00514CF8">
      <w:pPr>
        <w:rPr>
          <w:ins w:id="4370" w:author="Rev 3 Allen Wirfs-Brock" w:date="2011-09-09T12:48:00Z"/>
        </w:rPr>
      </w:pPr>
      <w:ins w:id="4371" w:author="Rev 3 Allen Wirfs-Brock" w:date="2011-09-09T12:48:00Z">
        <w:r>
          <w:t xml:space="preserve">The static semantics of the production </w:t>
        </w:r>
      </w:ins>
      <w:ins w:id="4372" w:author="Rev 3 Allen Wirfs-Brock" w:date="2011-09-09T12:49:00Z">
        <w:r>
          <w:rPr>
            <w:rFonts w:ascii="Times New Roman" w:hAnsi="Times New Roman"/>
            <w:i/>
          </w:rPr>
          <w:t>ConstDeclaration</w:t>
        </w:r>
        <w:r w:rsidRPr="00E641FE">
          <w:rPr>
            <w:rFonts w:ascii="Times New Roman" w:hAnsi="Times New Roman"/>
            <w:i/>
          </w:rPr>
          <w:t xml:space="preserve"> </w:t>
        </w:r>
        <w:r>
          <w:rPr>
            <w:b/>
          </w:rPr>
          <w:t>:</w:t>
        </w:r>
        <w:r w:rsidRPr="00E641FE">
          <w:rPr>
            <w:rFonts w:ascii="Times New Roman" w:hAnsi="Times New Roman"/>
            <w:i/>
          </w:rPr>
          <w:t xml:space="preserve"> </w:t>
        </w:r>
        <w:r>
          <w:rPr>
            <w:rFonts w:ascii="Courier New" w:hAnsi="Courier New"/>
            <w:b/>
          </w:rPr>
          <w:t>const</w:t>
        </w:r>
        <w:r w:rsidRPr="00E641FE">
          <w:rPr>
            <w:rFonts w:ascii="Times New Roman" w:hAnsi="Times New Roman"/>
            <w:i/>
          </w:rPr>
          <w:t xml:space="preserve"> </w:t>
        </w:r>
        <w:r>
          <w:rPr>
            <w:rFonts w:ascii="Times New Roman" w:hAnsi="Times New Roman"/>
            <w:i/>
          </w:rPr>
          <w:t>ConstBinding</w:t>
        </w:r>
        <w:r w:rsidRPr="00E641FE">
          <w:rPr>
            <w:rFonts w:ascii="Times New Roman" w:hAnsi="Times New Roman"/>
            <w:i/>
          </w:rPr>
          <w:t xml:space="preserve">List </w:t>
        </w:r>
        <w:r>
          <w:rPr>
            <w:rFonts w:ascii="Courier New" w:hAnsi="Courier New"/>
            <w:b/>
          </w:rPr>
          <w:t>;</w:t>
        </w:r>
        <w:r>
          <w:t xml:space="preserve">  </w:t>
        </w:r>
      </w:ins>
      <w:ins w:id="4373" w:author="Rev 3 Allen Wirfs-Brock" w:date="2011-09-09T12:48:00Z">
        <w:r>
          <w:t>are:</w:t>
        </w:r>
      </w:ins>
    </w:p>
    <w:p w14:paraId="7C02CEBD" w14:textId="77777777" w:rsidR="00514CF8" w:rsidRDefault="00514CF8" w:rsidP="00514CF8">
      <w:pPr>
        <w:numPr>
          <w:ilvl w:val="0"/>
          <w:numId w:val="411"/>
        </w:numPr>
        <w:spacing w:after="220"/>
        <w:rPr>
          <w:ins w:id="4374" w:author="Rev 3 Allen Wirfs-Brock" w:date="2011-09-09T12:48:00Z"/>
        </w:rPr>
      </w:pPr>
      <w:ins w:id="4375" w:author="Rev 3 Allen Wirfs-Brock" w:date="2011-09-09T12:48:00Z">
        <w:r>
          <w:t xml:space="preserve">It is a </w:t>
        </w:r>
        <w:r w:rsidRPr="00E170C4">
          <w:t>Syntax Error</w:t>
        </w:r>
        <w:r>
          <w:t xml:space="preserve"> if the code that matches this production is not contained in extended code.  </w:t>
        </w:r>
      </w:ins>
    </w:p>
    <w:p w14:paraId="12C232AE" w14:textId="77777777" w:rsidR="00884D1C" w:rsidRDefault="00884D1C" w:rsidP="00884D1C">
      <w:pPr>
        <w:rPr>
          <w:ins w:id="4376" w:author="Rev 3 Allen Wirfs-Brock" w:date="2011-09-09T12:39:00Z"/>
        </w:rPr>
      </w:pPr>
      <w:ins w:id="4377"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Fonts w:ascii="Times New Roman" w:hAnsi="Times New Roman"/>
            <w:i/>
          </w:rPr>
          <w:t>ConstDeclaration</w:t>
        </w:r>
        <w:r w:rsidRPr="00E641FE">
          <w:rPr>
            <w:rFonts w:ascii="Times New Roman" w:hAnsi="Times New Roman"/>
            <w:i/>
          </w:rPr>
          <w:t xml:space="preserve"> </w:t>
        </w:r>
        <w:r>
          <w:rPr>
            <w:b/>
          </w:rPr>
          <w:t>:</w:t>
        </w:r>
        <w:r w:rsidRPr="00E641FE">
          <w:rPr>
            <w:rFonts w:ascii="Times New Roman" w:hAnsi="Times New Roman"/>
            <w:i/>
          </w:rPr>
          <w:t xml:space="preserve"> </w:t>
        </w:r>
        <w:r>
          <w:rPr>
            <w:rFonts w:ascii="Courier New" w:hAnsi="Courier New"/>
            <w:b/>
          </w:rPr>
          <w:t>const</w:t>
        </w:r>
        <w:r w:rsidRPr="00E641FE">
          <w:rPr>
            <w:rFonts w:ascii="Times New Roman" w:hAnsi="Times New Roman"/>
            <w:i/>
          </w:rPr>
          <w:t xml:space="preserve"> </w:t>
        </w:r>
        <w:r>
          <w:rPr>
            <w:rFonts w:ascii="Times New Roman" w:hAnsi="Times New Roman"/>
            <w:i/>
          </w:rPr>
          <w:t>ConstBinding</w:t>
        </w:r>
        <w:r w:rsidRPr="00E641FE">
          <w:rPr>
            <w:rFonts w:ascii="Times New Roman" w:hAnsi="Times New Roman"/>
            <w:i/>
          </w:rPr>
          <w:t xml:space="preserve">List </w:t>
        </w:r>
        <w:r>
          <w:rPr>
            <w:rFonts w:ascii="Courier New" w:hAnsi="Courier New"/>
            <w:b/>
          </w:rPr>
          <w:t>;</w:t>
        </w:r>
        <w:r>
          <w:t xml:space="preserve">  is determined as follows:</w:t>
        </w:r>
      </w:ins>
    </w:p>
    <w:p w14:paraId="3F1F072A" w14:textId="77777777" w:rsidR="00884D1C" w:rsidRDefault="00884D1C" w:rsidP="00884D1C">
      <w:pPr>
        <w:pStyle w:val="Alg4"/>
        <w:numPr>
          <w:ilvl w:val="0"/>
          <w:numId w:val="539"/>
        </w:numPr>
        <w:spacing w:after="220"/>
        <w:contextualSpacing/>
        <w:rPr>
          <w:ins w:id="4378" w:author="Rev 3 Allen Wirfs-Brock" w:date="2011-09-09T12:39:00Z"/>
        </w:rPr>
      </w:pPr>
      <w:ins w:id="4379" w:author="Rev 3 Allen Wirfs-Brock" w:date="2011-09-09T12:39:00Z">
        <w:r>
          <w:t xml:space="preserve">Return BoundNames of </w:t>
        </w:r>
        <w:r>
          <w:rPr>
            <w:i/>
          </w:rPr>
          <w:t>ConstBinding</w:t>
        </w:r>
        <w:r w:rsidRPr="00E641FE">
          <w:rPr>
            <w:i/>
          </w:rPr>
          <w:t>List</w:t>
        </w:r>
        <w:r>
          <w:t>.</w:t>
        </w:r>
      </w:ins>
    </w:p>
    <w:p w14:paraId="2462BAD0" w14:textId="77777777" w:rsidR="00884D1C" w:rsidRDefault="00884D1C" w:rsidP="00884D1C">
      <w:pPr>
        <w:rPr>
          <w:ins w:id="4380" w:author="Rev 3 Allen Wirfs-Brock" w:date="2011-09-09T12:39:00Z"/>
        </w:rPr>
      </w:pPr>
      <w:ins w:id="4381" w:author="Rev 3 Allen Wirfs-Brock" w:date="2011-09-09T12:39:00Z">
        <w:r>
          <w:t xml:space="preserve">The production </w:t>
        </w:r>
        <w:r>
          <w:rPr>
            <w:rFonts w:ascii="Times New Roman" w:hAnsi="Times New Roman"/>
            <w:i/>
          </w:rPr>
          <w:t>ConstDeclaration</w:t>
        </w:r>
        <w:r w:rsidRPr="00E641FE">
          <w:rPr>
            <w:rFonts w:ascii="Times New Roman" w:hAnsi="Times New Roman"/>
            <w:i/>
          </w:rPr>
          <w:t xml:space="preserve"> </w:t>
        </w:r>
        <w:r>
          <w:rPr>
            <w:b/>
          </w:rPr>
          <w:t>:</w:t>
        </w:r>
        <w:r w:rsidRPr="00E641FE">
          <w:rPr>
            <w:rFonts w:ascii="Times New Roman" w:hAnsi="Times New Roman"/>
            <w:i/>
          </w:rPr>
          <w:t xml:space="preserve"> </w:t>
        </w:r>
        <w:r>
          <w:rPr>
            <w:rFonts w:ascii="Courier New" w:hAnsi="Courier New"/>
            <w:b/>
          </w:rPr>
          <w:t>const</w:t>
        </w:r>
        <w:r w:rsidRPr="00E641FE">
          <w:rPr>
            <w:rFonts w:ascii="Times New Roman" w:hAnsi="Times New Roman"/>
            <w:i/>
          </w:rPr>
          <w:t xml:space="preserve"> </w:t>
        </w:r>
        <w:r>
          <w:rPr>
            <w:rFonts w:ascii="Times New Roman" w:hAnsi="Times New Roman"/>
            <w:i/>
          </w:rPr>
          <w:t>ConstBinding</w:t>
        </w:r>
        <w:r w:rsidRPr="00E641FE">
          <w:rPr>
            <w:rFonts w:ascii="Times New Roman" w:hAnsi="Times New Roman"/>
            <w:i/>
          </w:rPr>
          <w:t xml:space="preserve">List </w:t>
        </w:r>
        <w:r>
          <w:rPr>
            <w:rFonts w:ascii="Courier New" w:hAnsi="Courier New"/>
            <w:b/>
          </w:rPr>
          <w:t>;</w:t>
        </w:r>
        <w:r>
          <w:t xml:space="preserve"> is evaluated as follows:</w:t>
        </w:r>
      </w:ins>
    </w:p>
    <w:p w14:paraId="7AA58E42" w14:textId="77777777" w:rsidR="00884D1C" w:rsidRPr="00D828E7" w:rsidRDefault="00884D1C" w:rsidP="00884D1C">
      <w:pPr>
        <w:pStyle w:val="Alg2"/>
        <w:numPr>
          <w:ilvl w:val="0"/>
          <w:numId w:val="538"/>
        </w:numPr>
        <w:rPr>
          <w:ins w:id="4382" w:author="Rev 3 Allen Wirfs-Brock" w:date="2011-09-09T12:39:00Z"/>
        </w:rPr>
      </w:pPr>
      <w:ins w:id="4383" w:author="Rev 3 Allen Wirfs-Brock" w:date="2011-09-09T12:39:00Z">
        <w:r w:rsidRPr="00D828E7">
          <w:t xml:space="preserve">Evaluate </w:t>
        </w:r>
        <w:r>
          <w:rPr>
            <w:i/>
          </w:rPr>
          <w:t>ConstBinding</w:t>
        </w:r>
        <w:r w:rsidRPr="00E641FE">
          <w:rPr>
            <w:i/>
          </w:rPr>
          <w:t>List</w:t>
        </w:r>
        <w:r w:rsidRPr="00D828E7">
          <w:t>.</w:t>
        </w:r>
      </w:ins>
    </w:p>
    <w:p w14:paraId="3C4F6BDE" w14:textId="77777777" w:rsidR="00884D1C" w:rsidRPr="00D828E7" w:rsidRDefault="00884D1C" w:rsidP="00884D1C">
      <w:pPr>
        <w:pStyle w:val="Alg2"/>
        <w:numPr>
          <w:ilvl w:val="0"/>
          <w:numId w:val="538"/>
        </w:numPr>
        <w:spacing w:after="220"/>
        <w:rPr>
          <w:ins w:id="4384" w:author="Rev 3 Allen Wirfs-Brock" w:date="2011-09-09T12:39:00Z"/>
        </w:rPr>
      </w:pPr>
      <w:ins w:id="4385" w:author="Rev 3 Allen Wirfs-Brock" w:date="2011-09-09T12:39:00Z">
        <w:r w:rsidRPr="00D828E7">
          <w:t>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ins>
    </w:p>
    <w:p w14:paraId="4DEA0115" w14:textId="77777777" w:rsidR="00884D1C" w:rsidRDefault="00884D1C" w:rsidP="00884D1C">
      <w:pPr>
        <w:rPr>
          <w:ins w:id="4386" w:author="Rev 3 Allen Wirfs-Brock" w:date="2011-09-09T12:39:00Z"/>
        </w:rPr>
      </w:pPr>
      <w:ins w:id="4387"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Fonts w:ascii="Times New Roman" w:hAnsi="Times New Roman"/>
            <w:i/>
          </w:rPr>
          <w:t>ConstBinding</w:t>
        </w:r>
        <w:r w:rsidRPr="00E641FE">
          <w:rPr>
            <w:rFonts w:ascii="Times New Roman" w:hAnsi="Times New Roman"/>
            <w:i/>
          </w:rPr>
          <w:t>List</w:t>
        </w:r>
        <w:r>
          <w:rPr>
            <w:b/>
          </w:rPr>
          <w:t>:</w:t>
        </w:r>
        <w:r w:rsidRPr="00E76428">
          <w:rPr>
            <w:rStyle w:val="bnf"/>
          </w:rPr>
          <w:t xml:space="preserve"> </w:t>
        </w:r>
        <w:r>
          <w:rPr>
            <w:rStyle w:val="bnf"/>
          </w:rPr>
          <w:t>ConstBinding</w:t>
        </w:r>
        <w:r>
          <w:t xml:space="preserve"> is determined as follows:</w:t>
        </w:r>
      </w:ins>
    </w:p>
    <w:p w14:paraId="25386FE0" w14:textId="77777777" w:rsidR="00884D1C" w:rsidRDefault="00884D1C" w:rsidP="00884D1C">
      <w:pPr>
        <w:pStyle w:val="Alg4"/>
        <w:numPr>
          <w:ilvl w:val="0"/>
          <w:numId w:val="537"/>
        </w:numPr>
        <w:spacing w:after="220"/>
        <w:contextualSpacing/>
        <w:rPr>
          <w:ins w:id="4388" w:author="Rev 3 Allen Wirfs-Brock" w:date="2011-09-09T12:39:00Z"/>
        </w:rPr>
      </w:pPr>
      <w:ins w:id="4389" w:author="Rev 3 Allen Wirfs-Brock" w:date="2011-09-09T12:39:00Z">
        <w:r>
          <w:t xml:space="preserve">Return BoundNames of </w:t>
        </w:r>
        <w:r>
          <w:rPr>
            <w:rStyle w:val="bnf"/>
          </w:rPr>
          <w:t>ConstBinding</w:t>
        </w:r>
        <w:r>
          <w:t>.</w:t>
        </w:r>
      </w:ins>
    </w:p>
    <w:p w14:paraId="0128B7C6" w14:textId="77777777" w:rsidR="00884D1C" w:rsidRDefault="00884D1C" w:rsidP="00884D1C">
      <w:pPr>
        <w:rPr>
          <w:ins w:id="4390" w:author="Rev 3 Allen Wirfs-Brock" w:date="2011-09-09T12:39:00Z"/>
        </w:rPr>
      </w:pPr>
      <w:ins w:id="4391" w:author="Rev 3 Allen Wirfs-Brock" w:date="2011-09-09T12:39:00Z">
        <w:r>
          <w:t xml:space="preserve">The production </w:t>
        </w:r>
        <w:r>
          <w:rPr>
            <w:rFonts w:ascii="Times New Roman" w:hAnsi="Times New Roman"/>
            <w:i/>
          </w:rPr>
          <w:t>ConstBinding</w:t>
        </w:r>
        <w:r w:rsidRPr="00E641FE">
          <w:rPr>
            <w:rFonts w:ascii="Times New Roman" w:hAnsi="Times New Roman"/>
            <w:i/>
          </w:rPr>
          <w:t>List</w:t>
        </w:r>
        <w:r>
          <w:rPr>
            <w:rFonts w:ascii="Times New Roman" w:hAnsi="Times New Roman"/>
            <w:i/>
          </w:rPr>
          <w:t xml:space="preserve"> </w:t>
        </w:r>
        <w:r>
          <w:rPr>
            <w:b/>
          </w:rPr>
          <w:t xml:space="preserve">: </w:t>
        </w:r>
        <w:r>
          <w:rPr>
            <w:rStyle w:val="bnf"/>
          </w:rPr>
          <w:t>ConstBinding</w:t>
        </w:r>
        <w:r>
          <w:t xml:space="preserve"> is evaluated as follows:</w:t>
        </w:r>
      </w:ins>
    </w:p>
    <w:p w14:paraId="121EE0C7" w14:textId="77777777" w:rsidR="00884D1C" w:rsidRPr="00D828E7" w:rsidRDefault="00884D1C" w:rsidP="00884D1C">
      <w:pPr>
        <w:pStyle w:val="Alg2"/>
        <w:numPr>
          <w:ilvl w:val="0"/>
          <w:numId w:val="536"/>
        </w:numPr>
        <w:spacing w:after="220"/>
        <w:rPr>
          <w:ins w:id="4392" w:author="Rev 3 Allen Wirfs-Brock" w:date="2011-09-09T12:39:00Z"/>
        </w:rPr>
      </w:pPr>
      <w:ins w:id="4393" w:author="Rev 3 Allen Wirfs-Brock" w:date="2011-09-09T12:39:00Z">
        <w:r w:rsidRPr="00D828E7">
          <w:t xml:space="preserve">Evaluate </w:t>
        </w:r>
        <w:r>
          <w:rPr>
            <w:rStyle w:val="bnf"/>
          </w:rPr>
          <w:t>ConstBinding</w:t>
        </w:r>
        <w:r w:rsidRPr="00D828E7">
          <w:t>.</w:t>
        </w:r>
      </w:ins>
    </w:p>
    <w:p w14:paraId="45A1EE76" w14:textId="77777777" w:rsidR="00884D1C" w:rsidRDefault="00884D1C" w:rsidP="00884D1C">
      <w:pPr>
        <w:rPr>
          <w:ins w:id="4394" w:author="Rev 3 Allen Wirfs-Brock" w:date="2011-09-09T12:39:00Z"/>
        </w:rPr>
      </w:pPr>
      <w:ins w:id="4395"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Fonts w:ascii="Times New Roman" w:hAnsi="Times New Roman"/>
            <w:i/>
          </w:rPr>
          <w:t>ConstBinding</w:t>
        </w:r>
        <w:r w:rsidRPr="00E641FE">
          <w:rPr>
            <w:rFonts w:ascii="Times New Roman" w:hAnsi="Times New Roman"/>
            <w:i/>
          </w:rPr>
          <w:t>List</w:t>
        </w:r>
        <w:r>
          <w:rPr>
            <w:rFonts w:ascii="Times New Roman" w:hAnsi="Times New Roman"/>
            <w:i/>
          </w:rPr>
          <w:t xml:space="preserve"> </w:t>
        </w:r>
        <w:r>
          <w:rPr>
            <w:b/>
          </w:rPr>
          <w:t>:</w:t>
        </w:r>
        <w:r>
          <w:t xml:space="preserve"> </w:t>
        </w:r>
        <w:r>
          <w:rPr>
            <w:rFonts w:ascii="Times New Roman" w:hAnsi="Times New Roman"/>
            <w:i/>
          </w:rPr>
          <w:t>ConstBinding</w:t>
        </w:r>
        <w:r w:rsidRPr="00E641FE">
          <w:rPr>
            <w:rFonts w:ascii="Times New Roman" w:hAnsi="Times New Roman"/>
            <w:i/>
          </w:rPr>
          <w:t>List</w:t>
        </w:r>
        <w:r>
          <w:rPr>
            <w:rFonts w:ascii="Times New Roman" w:hAnsi="Times New Roman"/>
            <w:i/>
          </w:rPr>
          <w:t xml:space="preserve"> </w:t>
        </w:r>
        <w:r>
          <w:rPr>
            <w:rFonts w:ascii="Courier New" w:hAnsi="Courier New"/>
            <w:b/>
          </w:rPr>
          <w:t>,</w:t>
        </w:r>
        <w:r>
          <w:t xml:space="preserve"> </w:t>
        </w:r>
        <w:r>
          <w:rPr>
            <w:rStyle w:val="bnf"/>
          </w:rPr>
          <w:t>ConstBinding</w:t>
        </w:r>
        <w:r>
          <w:t xml:space="preserve"> is determined as follows:</w:t>
        </w:r>
      </w:ins>
    </w:p>
    <w:p w14:paraId="704604BC" w14:textId="77777777" w:rsidR="00884D1C" w:rsidRDefault="00884D1C" w:rsidP="00884D1C">
      <w:pPr>
        <w:pStyle w:val="Alg4"/>
        <w:numPr>
          <w:ilvl w:val="0"/>
          <w:numId w:val="535"/>
        </w:numPr>
        <w:spacing w:after="220"/>
        <w:contextualSpacing/>
        <w:rPr>
          <w:ins w:id="4396" w:author="Rev 3 Allen Wirfs-Brock" w:date="2011-09-09T12:39:00Z"/>
        </w:rPr>
      </w:pPr>
      <w:ins w:id="4397" w:author="Rev 3 Allen Wirfs-Brock" w:date="2011-09-09T12:39:00Z">
        <w:r>
          <w:t xml:space="preserve">Let </w:t>
        </w:r>
        <w:r>
          <w:rPr>
            <w:i/>
          </w:rPr>
          <w:t>names</w:t>
        </w:r>
        <w:r w:rsidRPr="00D465F1">
          <w:rPr>
            <w:i/>
          </w:rPr>
          <w:t xml:space="preserve"> </w:t>
        </w:r>
        <w:r>
          <w:t xml:space="preserve">be BoundNames of </w:t>
        </w:r>
        <w:r>
          <w:rPr>
            <w:i/>
          </w:rPr>
          <w:t>ConstBinding</w:t>
        </w:r>
        <w:r w:rsidRPr="00E641FE">
          <w:rPr>
            <w:i/>
          </w:rPr>
          <w:t>List</w:t>
        </w:r>
        <w:r>
          <w:t>.</w:t>
        </w:r>
      </w:ins>
    </w:p>
    <w:p w14:paraId="49309CFA" w14:textId="77777777" w:rsidR="00884D1C" w:rsidRPr="006F2444" w:rsidRDefault="00884D1C" w:rsidP="00884D1C">
      <w:pPr>
        <w:pStyle w:val="Alg4"/>
        <w:numPr>
          <w:ilvl w:val="0"/>
          <w:numId w:val="535"/>
        </w:numPr>
        <w:spacing w:after="220"/>
        <w:contextualSpacing/>
        <w:rPr>
          <w:ins w:id="4398" w:author="Rev 3 Allen Wirfs-Brock" w:date="2011-09-09T12:39:00Z"/>
          <w:rStyle w:val="bnf"/>
          <w:i w:val="0"/>
        </w:rPr>
      </w:pPr>
      <w:ins w:id="4399" w:author="Rev 3 Allen Wirfs-Brock" w:date="2011-09-09T12:39:00Z">
        <w:r>
          <w:t xml:space="preserve">Append to </w:t>
        </w:r>
        <w:r w:rsidRPr="00653F1B">
          <w:rPr>
            <w:i/>
          </w:rPr>
          <w:t>names</w:t>
        </w:r>
        <w:r>
          <w:t xml:space="preserve"> the elements of BoundNames of </w:t>
        </w:r>
        <w:r>
          <w:rPr>
            <w:rStyle w:val="bnf"/>
          </w:rPr>
          <w:t>ConstBinding.</w:t>
        </w:r>
      </w:ins>
    </w:p>
    <w:p w14:paraId="6903063F" w14:textId="77777777" w:rsidR="00884D1C" w:rsidRDefault="00884D1C" w:rsidP="00884D1C">
      <w:pPr>
        <w:pStyle w:val="Alg4"/>
        <w:numPr>
          <w:ilvl w:val="0"/>
          <w:numId w:val="535"/>
        </w:numPr>
        <w:spacing w:after="220"/>
        <w:contextualSpacing/>
        <w:rPr>
          <w:ins w:id="4400" w:author="Rev 3 Allen Wirfs-Brock" w:date="2011-09-09T12:39:00Z"/>
        </w:rPr>
      </w:pPr>
      <w:ins w:id="4401" w:author="Rev 3 Allen Wirfs-Brock" w:date="2011-09-09T12:39:00Z">
        <w:r>
          <w:t xml:space="preserve">Return </w:t>
        </w:r>
        <w:r>
          <w:rPr>
            <w:rStyle w:val="bnf"/>
          </w:rPr>
          <w:t>names</w:t>
        </w:r>
        <w:r>
          <w:t>.</w:t>
        </w:r>
      </w:ins>
    </w:p>
    <w:p w14:paraId="3413A084" w14:textId="77777777" w:rsidR="00884D1C" w:rsidRDefault="00884D1C" w:rsidP="00884D1C">
      <w:pPr>
        <w:rPr>
          <w:ins w:id="4402" w:author="Rev 3 Allen Wirfs-Brock" w:date="2011-09-09T12:39:00Z"/>
        </w:rPr>
      </w:pPr>
      <w:ins w:id="4403" w:author="Rev 3 Allen Wirfs-Brock" w:date="2011-09-09T12:39:00Z">
        <w:r>
          <w:t xml:space="preserve">The production </w:t>
        </w:r>
        <w:r>
          <w:rPr>
            <w:rFonts w:ascii="Times New Roman" w:hAnsi="Times New Roman"/>
            <w:i/>
          </w:rPr>
          <w:t>ConstBinding</w:t>
        </w:r>
        <w:r w:rsidRPr="00E641FE">
          <w:rPr>
            <w:rFonts w:ascii="Times New Roman" w:hAnsi="Times New Roman"/>
            <w:i/>
          </w:rPr>
          <w:t>List</w:t>
        </w:r>
        <w:r>
          <w:rPr>
            <w:rFonts w:ascii="Times New Roman" w:hAnsi="Times New Roman"/>
            <w:i/>
          </w:rPr>
          <w:t xml:space="preserve"> </w:t>
        </w:r>
        <w:r>
          <w:rPr>
            <w:b/>
          </w:rPr>
          <w:t>:</w:t>
        </w:r>
        <w:r>
          <w:t xml:space="preserve"> </w:t>
        </w:r>
        <w:r>
          <w:rPr>
            <w:rFonts w:ascii="Times New Roman" w:hAnsi="Times New Roman"/>
            <w:i/>
          </w:rPr>
          <w:t>ConstBinding</w:t>
        </w:r>
        <w:r w:rsidRPr="00E641FE">
          <w:rPr>
            <w:rFonts w:ascii="Times New Roman" w:hAnsi="Times New Roman"/>
            <w:i/>
          </w:rPr>
          <w:t>List</w:t>
        </w:r>
        <w:r>
          <w:rPr>
            <w:rFonts w:ascii="Times New Roman" w:hAnsi="Times New Roman"/>
            <w:i/>
          </w:rPr>
          <w:t xml:space="preserve"> </w:t>
        </w:r>
        <w:r>
          <w:rPr>
            <w:rFonts w:ascii="Courier New" w:hAnsi="Courier New"/>
            <w:b/>
          </w:rPr>
          <w:t>,</w:t>
        </w:r>
        <w:r>
          <w:t xml:space="preserve"> </w:t>
        </w:r>
        <w:r>
          <w:rPr>
            <w:rStyle w:val="bnf"/>
          </w:rPr>
          <w:t>ConstBinding</w:t>
        </w:r>
        <w:r>
          <w:t xml:space="preserve"> is evaluated as follows:</w:t>
        </w:r>
      </w:ins>
    </w:p>
    <w:p w14:paraId="7001A491" w14:textId="77777777" w:rsidR="00884D1C" w:rsidRPr="00D828E7" w:rsidRDefault="00884D1C" w:rsidP="00884D1C">
      <w:pPr>
        <w:pStyle w:val="Alg2"/>
        <w:keepNext/>
        <w:numPr>
          <w:ilvl w:val="0"/>
          <w:numId w:val="534"/>
        </w:numPr>
        <w:rPr>
          <w:ins w:id="4404" w:author="Rev 3 Allen Wirfs-Brock" w:date="2011-09-09T12:39:00Z"/>
        </w:rPr>
      </w:pPr>
      <w:ins w:id="4405" w:author="Rev 3 Allen Wirfs-Brock" w:date="2011-09-09T12:39:00Z">
        <w:r w:rsidRPr="00D828E7">
          <w:t xml:space="preserve">Evaluate </w:t>
        </w:r>
        <w:r>
          <w:rPr>
            <w:i/>
          </w:rPr>
          <w:t>ConstBinding</w:t>
        </w:r>
        <w:r w:rsidRPr="00E641FE">
          <w:rPr>
            <w:i/>
          </w:rPr>
          <w:t>List</w:t>
        </w:r>
        <w:r w:rsidRPr="00D828E7">
          <w:t>.</w:t>
        </w:r>
      </w:ins>
    </w:p>
    <w:p w14:paraId="0A134CDC" w14:textId="77777777" w:rsidR="00884D1C" w:rsidRPr="00D828E7" w:rsidRDefault="00884D1C" w:rsidP="00884D1C">
      <w:pPr>
        <w:pStyle w:val="Alg2"/>
        <w:numPr>
          <w:ilvl w:val="0"/>
          <w:numId w:val="534"/>
        </w:numPr>
        <w:spacing w:after="220"/>
        <w:rPr>
          <w:ins w:id="4406" w:author="Rev 3 Allen Wirfs-Brock" w:date="2011-09-09T12:39:00Z"/>
        </w:rPr>
      </w:pPr>
      <w:ins w:id="4407" w:author="Rev 3 Allen Wirfs-Brock" w:date="2011-09-09T12:39:00Z">
        <w:r w:rsidRPr="00D828E7">
          <w:t xml:space="preserve">Evaluate </w:t>
        </w:r>
        <w:r>
          <w:rPr>
            <w:rStyle w:val="bnf"/>
          </w:rPr>
          <w:t>ConstBinding</w:t>
        </w:r>
        <w:r w:rsidRPr="00D828E7">
          <w:t>.</w:t>
        </w:r>
      </w:ins>
    </w:p>
    <w:p w14:paraId="217842E7" w14:textId="77777777" w:rsidR="00884D1C" w:rsidRDefault="00884D1C" w:rsidP="00884D1C">
      <w:pPr>
        <w:rPr>
          <w:ins w:id="4408" w:author="Rev 3 Allen Wirfs-Brock" w:date="2011-09-09T12:39:00Z"/>
        </w:rPr>
      </w:pPr>
      <w:ins w:id="4409"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 xml:space="preserve">ConstBinding </w:t>
        </w:r>
        <w:r>
          <w:rPr>
            <w:b/>
          </w:rPr>
          <w:t>:</w:t>
        </w:r>
        <w:r>
          <w:t xml:space="preserve"> </w:t>
        </w:r>
        <w:r w:rsidRPr="007956B3">
          <w:rPr>
            <w:rFonts w:ascii="Times New Roman" w:hAnsi="Times New Roman"/>
            <w:i/>
          </w:rPr>
          <w:t>Binding</w:t>
        </w:r>
        <w:r w:rsidRPr="00E641FE">
          <w:rPr>
            <w:rFonts w:ascii="Times New Roman" w:hAnsi="Times New Roman"/>
            <w:i/>
          </w:rPr>
          <w:t>Identifier Initialiser</w:t>
        </w:r>
        <w:r>
          <w:t xml:space="preserve"> is determined as follows: </w:t>
        </w:r>
      </w:ins>
    </w:p>
    <w:p w14:paraId="1DAB6D7D" w14:textId="77777777" w:rsidR="00884D1C" w:rsidRDefault="00884D1C" w:rsidP="00884D1C">
      <w:pPr>
        <w:pStyle w:val="Alg4"/>
        <w:numPr>
          <w:ilvl w:val="0"/>
          <w:numId w:val="533"/>
        </w:numPr>
        <w:spacing w:after="220"/>
        <w:contextualSpacing/>
        <w:rPr>
          <w:ins w:id="4410" w:author="Rev 3 Allen Wirfs-Brock" w:date="2011-09-09T12:39:00Z"/>
        </w:rPr>
      </w:pPr>
      <w:ins w:id="4411" w:author="Rev 3 Allen Wirfs-Brock" w:date="2011-09-09T12:39:00Z">
        <w:r>
          <w:t xml:space="preserve">Return the BoundNames of </w:t>
        </w:r>
        <w:r w:rsidRPr="006E4D22">
          <w:rPr>
            <w:i/>
          </w:rPr>
          <w:t>Binding</w:t>
        </w:r>
        <w:r w:rsidRPr="00E641FE">
          <w:rPr>
            <w:i/>
          </w:rPr>
          <w:t>Identifier</w:t>
        </w:r>
        <w:r>
          <w:t>.</w:t>
        </w:r>
      </w:ins>
    </w:p>
    <w:p w14:paraId="54941885" w14:textId="77777777" w:rsidR="00884D1C" w:rsidRDefault="00884D1C" w:rsidP="00884D1C">
      <w:pPr>
        <w:rPr>
          <w:ins w:id="4412" w:author="Rev 3 Allen Wirfs-Brock" w:date="2011-09-09T12:39:00Z"/>
        </w:rPr>
      </w:pPr>
      <w:ins w:id="4413" w:author="Rev 3 Allen Wirfs-Brock" w:date="2011-09-09T12:39:00Z">
        <w:r>
          <w:t xml:space="preserve">The production </w:t>
        </w:r>
        <w:r>
          <w:rPr>
            <w:rStyle w:val="bnf"/>
          </w:rPr>
          <w:t xml:space="preserve">ConstBinding </w:t>
        </w:r>
        <w:r>
          <w:rPr>
            <w:b/>
          </w:rPr>
          <w:t>:</w:t>
        </w:r>
        <w:r>
          <w:t xml:space="preserve"> </w:t>
        </w:r>
        <w:r w:rsidRPr="007956B3">
          <w:rPr>
            <w:rFonts w:ascii="Times New Roman" w:hAnsi="Times New Roman"/>
            <w:i/>
          </w:rPr>
          <w:t>Binding</w:t>
        </w:r>
        <w:r w:rsidRPr="00E641FE">
          <w:rPr>
            <w:rFonts w:ascii="Times New Roman" w:hAnsi="Times New Roman"/>
            <w:i/>
          </w:rPr>
          <w:t>Identifier Initialiser</w:t>
        </w:r>
        <w:r>
          <w:t xml:space="preserve"> is evaluated as follows:</w:t>
        </w:r>
      </w:ins>
    </w:p>
    <w:p w14:paraId="507D846D" w14:textId="77777777" w:rsidR="00884D1C" w:rsidRPr="00D828E7" w:rsidRDefault="00884D1C" w:rsidP="00884D1C">
      <w:pPr>
        <w:pStyle w:val="Alg2"/>
        <w:numPr>
          <w:ilvl w:val="0"/>
          <w:numId w:val="532"/>
        </w:numPr>
        <w:rPr>
          <w:ins w:id="4414" w:author="Rev 3 Allen Wirfs-Brock" w:date="2011-09-09T12:39:00Z"/>
        </w:rPr>
      </w:pPr>
      <w:ins w:id="4415" w:author="Rev 3 Allen Wirfs-Brock" w:date="2011-09-09T12:39:00Z">
        <w:r w:rsidRPr="00D828E7">
          <w:t xml:space="preserve">Let </w:t>
        </w:r>
        <w:r w:rsidRPr="00D828E7">
          <w:rPr>
            <w:i/>
          </w:rPr>
          <w:t xml:space="preserve">rhs </w:t>
        </w:r>
        <w:r w:rsidRPr="00D828E7">
          <w:t xml:space="preserve">be the result of evaluating </w:t>
        </w:r>
        <w:r w:rsidRPr="00E641FE">
          <w:rPr>
            <w:i/>
          </w:rPr>
          <w:t>Initialiser</w:t>
        </w:r>
        <w:r w:rsidRPr="00D828E7">
          <w:t>.</w:t>
        </w:r>
      </w:ins>
    </w:p>
    <w:p w14:paraId="7A4E28D4" w14:textId="77777777" w:rsidR="00884D1C" w:rsidRPr="00D828E7" w:rsidRDefault="00884D1C" w:rsidP="00884D1C">
      <w:pPr>
        <w:pStyle w:val="Alg2"/>
        <w:numPr>
          <w:ilvl w:val="0"/>
          <w:numId w:val="532"/>
        </w:numPr>
        <w:rPr>
          <w:ins w:id="4416" w:author="Rev 3 Allen Wirfs-Brock" w:date="2011-09-09T12:39:00Z"/>
        </w:rPr>
      </w:pPr>
      <w:ins w:id="4417" w:author="Rev 3 Allen Wirfs-Brock" w:date="2011-09-09T12:39:00Z">
        <w:r w:rsidRPr="00D828E7">
          <w:t xml:space="preserve">Let </w:t>
        </w:r>
        <w:r w:rsidRPr="00D828E7">
          <w:rPr>
            <w:i/>
          </w:rPr>
          <w:t xml:space="preserve">value </w:t>
        </w:r>
        <w:r w:rsidRPr="00D828E7">
          <w:t>be GetValue(</w:t>
        </w:r>
        <w:r w:rsidRPr="00D828E7">
          <w:rPr>
            <w:i/>
          </w:rPr>
          <w:t>rhs</w:t>
        </w:r>
        <w:r w:rsidRPr="00D828E7">
          <w:t>).</w:t>
        </w:r>
      </w:ins>
    </w:p>
    <w:p w14:paraId="2381480D" w14:textId="77777777" w:rsidR="00884D1C" w:rsidRDefault="00884D1C" w:rsidP="00884D1C">
      <w:pPr>
        <w:pStyle w:val="Alg2"/>
        <w:numPr>
          <w:ilvl w:val="0"/>
          <w:numId w:val="532"/>
        </w:numPr>
        <w:jc w:val="left"/>
        <w:rPr>
          <w:ins w:id="4418" w:author="Rev 3 Allen Wirfs-Brock" w:date="2011-09-09T12:39:00Z"/>
        </w:rPr>
      </w:pPr>
      <w:ins w:id="4419" w:author="Rev 3 Allen Wirfs-Brock" w:date="2011-09-09T12:39:00Z">
        <w:r>
          <w:t xml:space="preserve">Let </w:t>
        </w:r>
        <w:r w:rsidRPr="003C38C3">
          <w:rPr>
            <w:i/>
          </w:rPr>
          <w:t>env</w:t>
        </w:r>
        <w:r>
          <w:t xml:space="preserve"> be the running execution context’s LexicalEnvironment.</w:t>
        </w:r>
      </w:ins>
    </w:p>
    <w:p w14:paraId="31B5D817" w14:textId="77777777" w:rsidR="00884D1C" w:rsidRPr="00D828E7" w:rsidRDefault="00BA50E1" w:rsidP="00884D1C">
      <w:pPr>
        <w:pStyle w:val="Alg2"/>
        <w:numPr>
          <w:ilvl w:val="0"/>
          <w:numId w:val="532"/>
        </w:numPr>
        <w:spacing w:after="220"/>
        <w:rPr>
          <w:ins w:id="4420" w:author="Rev 3 Allen Wirfs-Brock" w:date="2011-09-09T12:39:00Z"/>
        </w:rPr>
      </w:pPr>
      <w:ins w:id="4421" w:author="Rev 3 Allen Wirfs-Brock" w:date="2011-09-22T14:44:00Z">
        <w:r>
          <w:t xml:space="preserve">Perform Binding Initialization for </w:t>
        </w:r>
        <w:r w:rsidRPr="006E4D22">
          <w:rPr>
            <w:i/>
          </w:rPr>
          <w:t>Binding</w:t>
        </w:r>
        <w:r w:rsidRPr="00E641FE">
          <w:rPr>
            <w:i/>
          </w:rPr>
          <w:t>Identifier</w:t>
        </w:r>
        <w:r>
          <w:t xml:space="preserve"> passing</w:t>
        </w:r>
        <w:r w:rsidRPr="00561262">
          <w:rPr>
            <w:i/>
          </w:rPr>
          <w:t xml:space="preserve"> </w:t>
        </w:r>
        <w:r w:rsidRPr="00D828E7">
          <w:rPr>
            <w:i/>
          </w:rPr>
          <w:t>value</w:t>
        </w:r>
        <w:r>
          <w:t xml:space="preserve"> and</w:t>
        </w:r>
        <w:r w:rsidRPr="00D828E7">
          <w:t xml:space="preserve"> </w:t>
        </w:r>
        <w:r w:rsidRPr="00F56D12">
          <w:rPr>
            <w:i/>
          </w:rPr>
          <w:t>env</w:t>
        </w:r>
        <w:r w:rsidRPr="00662806">
          <w:t xml:space="preserve"> </w:t>
        </w:r>
        <w:r>
          <w:t>as the arguments</w:t>
        </w:r>
        <w:r w:rsidRPr="00D828E7">
          <w:t>.</w:t>
        </w:r>
      </w:ins>
    </w:p>
    <w:p w14:paraId="282FBB21" w14:textId="77777777" w:rsidR="00884D1C" w:rsidRDefault="00884D1C" w:rsidP="00884D1C">
      <w:pPr>
        <w:rPr>
          <w:ins w:id="4422" w:author="Rev 3 Allen Wirfs-Brock" w:date="2011-09-09T12:39:00Z"/>
        </w:rPr>
      </w:pPr>
      <w:ins w:id="4423"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ConstBinding</w:t>
        </w:r>
        <w:r>
          <w:rPr>
            <w:b/>
          </w:rPr>
          <w:t>:</w:t>
        </w:r>
        <w:r>
          <w:t xml:space="preserve"> </w:t>
        </w:r>
        <w:r w:rsidRPr="006E4D22">
          <w:rPr>
            <w:rFonts w:ascii="Times New Roman" w:hAnsi="Times New Roman"/>
            <w:i/>
          </w:rPr>
          <w:t>Binding</w:t>
        </w:r>
        <w:r>
          <w:rPr>
            <w:rFonts w:ascii="Times New Roman" w:hAnsi="Times New Roman"/>
            <w:i/>
          </w:rPr>
          <w:t xml:space="preserve">Pattern </w:t>
        </w:r>
        <w:r w:rsidRPr="008C5995">
          <w:rPr>
            <w:rFonts w:ascii="Times New Roman" w:hAnsi="Times New Roman"/>
            <w:i/>
          </w:rPr>
          <w:t>Initialiser</w:t>
        </w:r>
        <w:r>
          <w:t xml:space="preserve"> is determined as follows: </w:t>
        </w:r>
      </w:ins>
    </w:p>
    <w:p w14:paraId="4A2AB37C" w14:textId="77777777" w:rsidR="00884D1C" w:rsidRDefault="00884D1C" w:rsidP="00884D1C">
      <w:pPr>
        <w:pStyle w:val="Alg4"/>
        <w:numPr>
          <w:ilvl w:val="0"/>
          <w:numId w:val="531"/>
        </w:numPr>
        <w:spacing w:after="220"/>
        <w:contextualSpacing/>
        <w:rPr>
          <w:ins w:id="4424" w:author="Rev 3 Allen Wirfs-Brock" w:date="2011-09-09T12:39:00Z"/>
        </w:rPr>
      </w:pPr>
      <w:ins w:id="4425" w:author="Rev 3 Allen Wirfs-Brock" w:date="2011-09-09T12:39:00Z">
        <w:r>
          <w:t xml:space="preserve">Return the BoundNames of </w:t>
        </w:r>
        <w:r w:rsidRPr="006E4D22">
          <w:rPr>
            <w:i/>
          </w:rPr>
          <w:t>Binding</w:t>
        </w:r>
        <w:r>
          <w:rPr>
            <w:i/>
          </w:rPr>
          <w:t>Pattern</w:t>
        </w:r>
        <w:r>
          <w:t>.</w:t>
        </w:r>
      </w:ins>
    </w:p>
    <w:p w14:paraId="6334755C" w14:textId="77777777" w:rsidR="00884D1C" w:rsidRDefault="00884D1C" w:rsidP="00884D1C">
      <w:pPr>
        <w:rPr>
          <w:ins w:id="4426" w:author="Rev 3 Allen Wirfs-Brock" w:date="2011-09-09T12:39:00Z"/>
        </w:rPr>
      </w:pPr>
      <w:ins w:id="4427" w:author="Rev 3 Allen Wirfs-Brock" w:date="2011-09-09T12:39:00Z">
        <w:r>
          <w:t xml:space="preserve">The production </w:t>
        </w:r>
        <w:r>
          <w:rPr>
            <w:rStyle w:val="bnf"/>
          </w:rPr>
          <w:t>ConstBinding</w:t>
        </w:r>
        <w:r>
          <w:rPr>
            <w:b/>
          </w:rPr>
          <w:t>:</w:t>
        </w:r>
        <w:r>
          <w:t xml:space="preserve"> </w:t>
        </w:r>
        <w:r w:rsidRPr="006E4D22">
          <w:rPr>
            <w:rFonts w:ascii="Times New Roman" w:hAnsi="Times New Roman"/>
            <w:i/>
          </w:rPr>
          <w:t>Binding</w:t>
        </w:r>
        <w:r>
          <w:rPr>
            <w:rFonts w:ascii="Times New Roman" w:hAnsi="Times New Roman"/>
            <w:i/>
          </w:rPr>
          <w:t xml:space="preserve">Pattern </w:t>
        </w:r>
        <w:r w:rsidRPr="008C5995">
          <w:rPr>
            <w:rFonts w:ascii="Times New Roman" w:hAnsi="Times New Roman"/>
            <w:i/>
          </w:rPr>
          <w:t>Initialiser</w:t>
        </w:r>
        <w:r>
          <w:t xml:space="preserve"> is evaluated as follows:</w:t>
        </w:r>
      </w:ins>
    </w:p>
    <w:p w14:paraId="6E87380A" w14:textId="77777777" w:rsidR="00884D1C" w:rsidRPr="00D828E7" w:rsidRDefault="00884D1C" w:rsidP="00884D1C">
      <w:pPr>
        <w:pStyle w:val="Alg2"/>
        <w:numPr>
          <w:ilvl w:val="0"/>
          <w:numId w:val="530"/>
        </w:numPr>
        <w:rPr>
          <w:ins w:id="4428" w:author="Rev 3 Allen Wirfs-Brock" w:date="2011-09-09T12:39:00Z"/>
        </w:rPr>
      </w:pPr>
      <w:ins w:id="4429" w:author="Rev 3 Allen Wirfs-Brock" w:date="2011-09-09T12:39:00Z">
        <w:r w:rsidRPr="00D828E7">
          <w:t xml:space="preserve">Let </w:t>
        </w:r>
        <w:r w:rsidRPr="00D828E7">
          <w:rPr>
            <w:i/>
          </w:rPr>
          <w:t xml:space="preserve">rhs </w:t>
        </w:r>
        <w:r w:rsidRPr="00D828E7">
          <w:t xml:space="preserve">be the result of evaluating </w:t>
        </w:r>
        <w:r w:rsidRPr="00E641FE">
          <w:rPr>
            <w:i/>
          </w:rPr>
          <w:t>Initialiser</w:t>
        </w:r>
        <w:r w:rsidRPr="00D828E7">
          <w:t>.</w:t>
        </w:r>
      </w:ins>
    </w:p>
    <w:p w14:paraId="547DCDDE" w14:textId="77777777" w:rsidR="00884D1C" w:rsidRDefault="00884D1C" w:rsidP="00884D1C">
      <w:pPr>
        <w:pStyle w:val="Alg3"/>
        <w:numPr>
          <w:ilvl w:val="0"/>
          <w:numId w:val="530"/>
        </w:numPr>
        <w:rPr>
          <w:ins w:id="4430" w:author="Rev 3 Allen Wirfs-Brock" w:date="2011-09-09T12:39:00Z"/>
        </w:rPr>
      </w:pPr>
      <w:ins w:id="4431" w:author="Rev 3 Allen Wirfs-Brock" w:date="2011-09-09T12:39:00Z">
        <w:r w:rsidRPr="008D4496">
          <w:t xml:space="preserve">Let </w:t>
        </w:r>
        <w:r w:rsidRPr="008D4496">
          <w:rPr>
            <w:i/>
          </w:rPr>
          <w:t>rval</w:t>
        </w:r>
        <w:r w:rsidRPr="008D4496">
          <w:t xml:space="preserve"> be GetValue(</w:t>
        </w:r>
        <w:r>
          <w:rPr>
            <w:i/>
          </w:rPr>
          <w:t>rhs</w:t>
        </w:r>
        <w:r w:rsidRPr="008D4496">
          <w:t>).</w:t>
        </w:r>
      </w:ins>
    </w:p>
    <w:p w14:paraId="794FAFC3" w14:textId="77777777" w:rsidR="00884D1C" w:rsidRDefault="00884D1C" w:rsidP="00884D1C">
      <w:pPr>
        <w:pStyle w:val="Alg2"/>
        <w:numPr>
          <w:ilvl w:val="0"/>
          <w:numId w:val="530"/>
        </w:numPr>
        <w:spacing w:after="220"/>
        <w:contextualSpacing/>
        <w:rPr>
          <w:ins w:id="4432" w:author="Rev 3 Allen Wirfs-Brock" w:date="2011-09-09T12:39:00Z"/>
        </w:rPr>
      </w:pPr>
      <w:ins w:id="4433" w:author="Rev 3 Allen Wirfs-Brock" w:date="2011-09-09T12:39:00Z">
        <w:r>
          <w:t xml:space="preserve">Let </w:t>
        </w:r>
        <w:r w:rsidRPr="003C38C3">
          <w:rPr>
            <w:i/>
          </w:rPr>
          <w:t>env</w:t>
        </w:r>
        <w:r>
          <w:t xml:space="preserve"> be the running execution context’s LexicalEnvironment.</w:t>
        </w:r>
      </w:ins>
    </w:p>
    <w:p w14:paraId="0116BE2F" w14:textId="77777777" w:rsidR="00884D1C" w:rsidRPr="00D828E7" w:rsidRDefault="00884D1C" w:rsidP="00884D1C">
      <w:pPr>
        <w:pStyle w:val="Alg2"/>
        <w:numPr>
          <w:ilvl w:val="0"/>
          <w:numId w:val="530"/>
        </w:numPr>
        <w:spacing w:after="220"/>
        <w:rPr>
          <w:ins w:id="4434" w:author="Rev 3 Allen Wirfs-Brock" w:date="2011-09-09T12:39:00Z"/>
        </w:rPr>
      </w:pPr>
      <w:ins w:id="4435" w:author="Rev 3 Allen Wirfs-Brock" w:date="2011-09-09T12:39:00Z">
        <w:r>
          <w:t xml:space="preserve">Evaluate </w:t>
        </w:r>
        <w:r>
          <w:rPr>
            <w:i/>
          </w:rPr>
          <w:t>Binding</w:t>
        </w:r>
        <w:r w:rsidRPr="002F627B">
          <w:rPr>
            <w:i/>
          </w:rPr>
          <w:t>Pattern</w:t>
        </w:r>
        <w:r>
          <w:t xml:space="preserve"> using </w:t>
        </w:r>
        <w:r w:rsidRPr="002F627B">
          <w:rPr>
            <w:i/>
          </w:rPr>
          <w:t>rval</w:t>
        </w:r>
        <w:r>
          <w:t xml:space="preserve"> as the </w:t>
        </w:r>
        <w:r>
          <w:rPr>
            <w:rStyle w:val="bnf"/>
          </w:rPr>
          <w:t>obj</w:t>
        </w:r>
        <w:r w:rsidRPr="00E32218">
          <w:rPr>
            <w:i/>
          </w:rPr>
          <w:t xml:space="preserve"> </w:t>
        </w:r>
        <w:r>
          <w:t xml:space="preserve">parameter and </w:t>
        </w:r>
        <w:r w:rsidRPr="003C38C3">
          <w:rPr>
            <w:i/>
          </w:rPr>
          <w:t>env</w:t>
        </w:r>
        <w:r>
          <w:t xml:space="preserve"> as the </w:t>
        </w:r>
        <w:r>
          <w:rPr>
            <w:i/>
          </w:rPr>
          <w:t>environment</w:t>
        </w:r>
        <w:r>
          <w:t xml:space="preserve"> parameter.</w:t>
        </w:r>
      </w:ins>
    </w:p>
    <w:p w14:paraId="608ACBBE" w14:textId="77777777" w:rsidR="00884D1C" w:rsidRDefault="00884D1C" w:rsidP="00884D1C">
      <w:pPr>
        <w:pStyle w:val="30"/>
        <w:numPr>
          <w:ilvl w:val="0"/>
          <w:numId w:val="0"/>
        </w:numPr>
        <w:rPr>
          <w:ins w:id="4436" w:author="Rev 3 Allen Wirfs-Brock" w:date="2011-09-09T12:39:00Z"/>
        </w:rPr>
      </w:pPr>
      <w:bookmarkStart w:id="4437" w:name="_Toc178387090"/>
      <w:ins w:id="4438" w:author="Rev 3 Allen Wirfs-Brock" w:date="2011-09-09T12:39:00Z">
        <w:r>
          <w:t>12.2.3</w:t>
        </w:r>
        <w:r>
          <w:tab/>
          <w:t>Variable Statement</w:t>
        </w:r>
        <w:bookmarkEnd w:id="4437"/>
      </w:ins>
    </w:p>
    <w:p w14:paraId="47B71A7B" w14:textId="77777777" w:rsidR="00884D1C" w:rsidRDefault="00884D1C" w:rsidP="00884D1C">
      <w:pPr>
        <w:pStyle w:val="Syntax"/>
        <w:rPr>
          <w:ins w:id="4439" w:author="Rev 3 Allen Wirfs-Brock" w:date="2011-09-09T12:39:00Z"/>
        </w:rPr>
      </w:pPr>
      <w:ins w:id="4440" w:author="Rev 3 Allen Wirfs-Brock" w:date="2011-09-09T12:39:00Z">
        <w:r w:rsidRPr="002912E1">
          <w:t>Syntax</w:t>
        </w:r>
      </w:ins>
    </w:p>
    <w:p w14:paraId="567FB98C" w14:textId="77777777" w:rsidR="00884D1C" w:rsidRPr="00E641FE" w:rsidRDefault="00884D1C" w:rsidP="00884D1C">
      <w:pPr>
        <w:pStyle w:val="SyntaxRule"/>
        <w:rPr>
          <w:ins w:id="4441" w:author="Rev 3 Allen Wirfs-Brock" w:date="2011-09-09T12:39:00Z"/>
        </w:rPr>
      </w:pPr>
      <w:ins w:id="4442" w:author="Rev 3 Allen Wirfs-Brock" w:date="2011-09-09T12:39:00Z">
        <w:r w:rsidRPr="00E641FE">
          <w:t xml:space="preserve">VariableStatement </w:t>
        </w:r>
        <w:r w:rsidRPr="00D04346">
          <w:rPr>
            <w:rFonts w:ascii="Arial" w:hAnsi="Arial"/>
            <w:b/>
            <w:i w:val="0"/>
          </w:rPr>
          <w:t>:</w:t>
        </w:r>
      </w:ins>
    </w:p>
    <w:p w14:paraId="7CFE1A08" w14:textId="77777777" w:rsidR="00884D1C" w:rsidRPr="00E641FE" w:rsidRDefault="00884D1C" w:rsidP="00884D1C">
      <w:pPr>
        <w:pStyle w:val="SyntaxDefinition"/>
        <w:rPr>
          <w:ins w:id="4443" w:author="Rev 3 Allen Wirfs-Brock" w:date="2011-09-09T12:39:00Z"/>
        </w:rPr>
      </w:pPr>
      <w:ins w:id="4444" w:author="Rev 3 Allen Wirfs-Brock" w:date="2011-09-09T12:39:00Z">
        <w:r w:rsidRPr="00C226F6">
          <w:rPr>
            <w:rFonts w:ascii="Courier New" w:hAnsi="Courier New"/>
            <w:b/>
            <w:i w:val="0"/>
          </w:rPr>
          <w:t>var</w:t>
        </w:r>
        <w:r w:rsidRPr="00E641FE">
          <w:t xml:space="preserve"> VariableDeclarationList </w:t>
        </w:r>
        <w:r w:rsidRPr="00C226F6">
          <w:rPr>
            <w:rFonts w:ascii="Courier New" w:hAnsi="Courier New"/>
            <w:b/>
            <w:i w:val="0"/>
          </w:rPr>
          <w:t>;</w:t>
        </w:r>
      </w:ins>
    </w:p>
    <w:p w14:paraId="3B398D82" w14:textId="77777777" w:rsidR="00884D1C" w:rsidRPr="00E641FE" w:rsidRDefault="00884D1C" w:rsidP="00884D1C">
      <w:pPr>
        <w:pStyle w:val="SyntaxRule"/>
        <w:rPr>
          <w:ins w:id="4445" w:author="Rev 3 Allen Wirfs-Brock" w:date="2011-09-09T12:39:00Z"/>
        </w:rPr>
      </w:pPr>
      <w:ins w:id="4446" w:author="Rev 3 Allen Wirfs-Brock" w:date="2011-09-09T12:39:00Z">
        <w:r w:rsidRPr="00E641FE">
          <w:t xml:space="preserve">VariableDeclarationList </w:t>
        </w:r>
        <w:r w:rsidRPr="00D04346">
          <w:rPr>
            <w:rFonts w:ascii="Arial" w:hAnsi="Arial"/>
            <w:b/>
            <w:i w:val="0"/>
          </w:rPr>
          <w:t>:</w:t>
        </w:r>
      </w:ins>
    </w:p>
    <w:p w14:paraId="29F67D95" w14:textId="77777777" w:rsidR="00884D1C" w:rsidRPr="00E641FE" w:rsidRDefault="00884D1C" w:rsidP="00884D1C">
      <w:pPr>
        <w:pStyle w:val="SyntaxDefinition"/>
        <w:rPr>
          <w:ins w:id="4447" w:author="Rev 3 Allen Wirfs-Brock" w:date="2011-09-09T12:39:00Z"/>
        </w:rPr>
      </w:pPr>
      <w:ins w:id="4448" w:author="Rev 3 Allen Wirfs-Brock" w:date="2011-09-09T12:39:00Z">
        <w:r w:rsidRPr="00E641FE">
          <w:t>VariableDeclaration</w:t>
        </w:r>
        <w:r w:rsidRPr="00E641FE">
          <w:br/>
          <w:t xml:space="preserve">VariableDeclarationList </w:t>
        </w:r>
        <w:r w:rsidRPr="00C226F6">
          <w:rPr>
            <w:rFonts w:ascii="Courier New" w:hAnsi="Courier New"/>
            <w:b/>
            <w:i w:val="0"/>
          </w:rPr>
          <w:t>,</w:t>
        </w:r>
        <w:r w:rsidRPr="00E641FE">
          <w:t xml:space="preserve"> VariableDeclaration</w:t>
        </w:r>
      </w:ins>
    </w:p>
    <w:p w14:paraId="703C904C" w14:textId="77777777" w:rsidR="00884D1C" w:rsidRPr="00E641FE" w:rsidRDefault="00884D1C" w:rsidP="00884D1C">
      <w:pPr>
        <w:pStyle w:val="SyntaxRule"/>
        <w:rPr>
          <w:ins w:id="4449" w:author="Rev 3 Allen Wirfs-Brock" w:date="2011-09-09T12:39:00Z"/>
        </w:rPr>
      </w:pPr>
      <w:ins w:id="4450" w:author="Rev 3 Allen Wirfs-Brock" w:date="2011-09-09T12:39:00Z">
        <w:r w:rsidRPr="00E641FE">
          <w:t xml:space="preserve">VariableDeclarationListNoIn </w:t>
        </w:r>
        <w:r w:rsidRPr="00D04346">
          <w:rPr>
            <w:rFonts w:ascii="Arial" w:hAnsi="Arial"/>
            <w:b/>
            <w:i w:val="0"/>
          </w:rPr>
          <w:t>:</w:t>
        </w:r>
      </w:ins>
    </w:p>
    <w:p w14:paraId="5E78A546" w14:textId="77777777" w:rsidR="00884D1C" w:rsidRPr="00E641FE" w:rsidRDefault="00884D1C" w:rsidP="00884D1C">
      <w:pPr>
        <w:pStyle w:val="SyntaxDefinition"/>
        <w:rPr>
          <w:ins w:id="4451" w:author="Rev 3 Allen Wirfs-Brock" w:date="2011-09-09T12:39:00Z"/>
        </w:rPr>
      </w:pPr>
      <w:ins w:id="4452" w:author="Rev 3 Allen Wirfs-Brock" w:date="2011-09-09T12:39:00Z">
        <w:r w:rsidRPr="00E641FE">
          <w:t>VariableDeclarationNoIn</w:t>
        </w:r>
        <w:r w:rsidRPr="00E641FE">
          <w:br/>
          <w:t xml:space="preserve">VariableDeclarationListNoIn </w:t>
        </w:r>
        <w:r w:rsidRPr="00C226F6">
          <w:rPr>
            <w:rFonts w:ascii="Courier New" w:hAnsi="Courier New"/>
            <w:b/>
            <w:i w:val="0"/>
          </w:rPr>
          <w:t>,</w:t>
        </w:r>
        <w:r w:rsidRPr="00E641FE">
          <w:t xml:space="preserve"> VariableDeclarationNoIn</w:t>
        </w:r>
      </w:ins>
    </w:p>
    <w:p w14:paraId="55695D66" w14:textId="77777777" w:rsidR="00884D1C" w:rsidRPr="00E641FE" w:rsidRDefault="00884D1C" w:rsidP="00884D1C">
      <w:pPr>
        <w:pStyle w:val="SyntaxRule"/>
        <w:rPr>
          <w:ins w:id="4453" w:author="Rev 3 Allen Wirfs-Brock" w:date="2011-09-09T12:39:00Z"/>
        </w:rPr>
      </w:pPr>
      <w:ins w:id="4454" w:author="Rev 3 Allen Wirfs-Brock" w:date="2011-09-09T12:39:00Z">
        <w:r w:rsidRPr="00E641FE">
          <w:t xml:space="preserve">VariableDeclaration </w:t>
        </w:r>
        <w:r w:rsidRPr="00D04346">
          <w:rPr>
            <w:rFonts w:ascii="Arial" w:hAnsi="Arial"/>
            <w:b/>
            <w:i w:val="0"/>
          </w:rPr>
          <w:t>:</w:t>
        </w:r>
      </w:ins>
    </w:p>
    <w:p w14:paraId="4630EC45" w14:textId="77777777" w:rsidR="00884D1C" w:rsidRPr="00E641FE" w:rsidRDefault="00884D1C" w:rsidP="00884D1C">
      <w:pPr>
        <w:pStyle w:val="SyntaxDefinition"/>
        <w:rPr>
          <w:ins w:id="4455" w:author="Rev 3 Allen Wirfs-Brock" w:date="2011-09-09T12:39:00Z"/>
        </w:rPr>
      </w:pPr>
      <w:ins w:id="4456" w:author="Rev 3 Allen Wirfs-Brock" w:date="2011-09-09T12:39:00Z">
        <w:r>
          <w:t>Binding</w:t>
        </w:r>
        <w:r w:rsidRPr="00E641FE">
          <w:t>Identifier Initialiser</w:t>
        </w:r>
        <w:r w:rsidRPr="005E74B3">
          <w:rPr>
            <w:rFonts w:ascii="Arial" w:hAnsi="Arial" w:cs="Arial"/>
            <w:i w:val="0"/>
            <w:vertAlign w:val="subscript"/>
          </w:rPr>
          <w:t>opt</w:t>
        </w:r>
        <w:r>
          <w:rPr>
            <w:rFonts w:ascii="Arial" w:hAnsi="Arial" w:cs="Arial"/>
            <w:i w:val="0"/>
            <w:vertAlign w:val="subscript"/>
          </w:rPr>
          <w:br/>
        </w:r>
        <w:r>
          <w:t xml:space="preserve">BindingPattern </w:t>
        </w:r>
        <w:r w:rsidRPr="00E641FE">
          <w:t xml:space="preserve"> Initialiser</w:t>
        </w:r>
      </w:ins>
    </w:p>
    <w:p w14:paraId="5DE4E137" w14:textId="77777777" w:rsidR="00884D1C" w:rsidRPr="005D4898" w:rsidRDefault="00884D1C" w:rsidP="00884D1C">
      <w:pPr>
        <w:pStyle w:val="SyntaxRule"/>
        <w:rPr>
          <w:ins w:id="4457" w:author="Rev 3 Allen Wirfs-Brock" w:date="2011-09-09T12:39:00Z"/>
        </w:rPr>
      </w:pPr>
      <w:ins w:id="4458" w:author="Rev 3 Allen Wirfs-Brock" w:date="2011-09-09T12:39:00Z">
        <w:r w:rsidRPr="00E641FE">
          <w:t xml:space="preserve">VariableDeclarationNoIn </w:t>
        </w:r>
        <w:r w:rsidRPr="00D04346">
          <w:rPr>
            <w:rFonts w:ascii="Arial" w:hAnsi="Arial"/>
            <w:b/>
            <w:i w:val="0"/>
          </w:rPr>
          <w:t>:</w:t>
        </w:r>
      </w:ins>
    </w:p>
    <w:p w14:paraId="30A0E621" w14:textId="77777777" w:rsidR="00884D1C" w:rsidRPr="00E641FE" w:rsidRDefault="00884D1C" w:rsidP="00884D1C">
      <w:pPr>
        <w:pStyle w:val="SyntaxDefinition"/>
        <w:rPr>
          <w:ins w:id="4459" w:author="Rev 3 Allen Wirfs-Brock" w:date="2011-09-09T12:39:00Z"/>
        </w:rPr>
      </w:pPr>
      <w:ins w:id="4460" w:author="Rev 3 Allen Wirfs-Brock" w:date="2011-09-09T12:39:00Z">
        <w:r>
          <w:t>Binding</w:t>
        </w:r>
        <w:r w:rsidRPr="00E641FE">
          <w:t>Identifier InitialiserNoIn</w:t>
        </w:r>
        <w:r w:rsidRPr="005E74B3">
          <w:rPr>
            <w:rFonts w:ascii="Arial" w:hAnsi="Arial" w:cs="Arial"/>
            <w:i w:val="0"/>
            <w:vertAlign w:val="subscript"/>
          </w:rPr>
          <w:t>opt</w:t>
        </w:r>
        <w:r>
          <w:rPr>
            <w:rFonts w:ascii="Arial" w:hAnsi="Arial" w:cs="Arial"/>
            <w:i w:val="0"/>
            <w:vertAlign w:val="subscript"/>
          </w:rPr>
          <w:br/>
        </w:r>
        <w:r>
          <w:t xml:space="preserve">BindingPattern </w:t>
        </w:r>
        <w:r w:rsidRPr="00E641FE">
          <w:t xml:space="preserve"> InitialiserNoIn</w:t>
        </w:r>
      </w:ins>
    </w:p>
    <w:p w14:paraId="27A95017" w14:textId="77777777" w:rsidR="00884D1C" w:rsidRDefault="00884D1C" w:rsidP="00884D1C">
      <w:pPr>
        <w:rPr>
          <w:ins w:id="4461" w:author="Rev 3 Allen Wirfs-Brock" w:date="2011-09-09T12:39:00Z"/>
        </w:rPr>
      </w:pPr>
    </w:p>
    <w:p w14:paraId="25723C80" w14:textId="77777777" w:rsidR="00884D1C" w:rsidRDefault="00884D1C" w:rsidP="00884D1C">
      <w:pPr>
        <w:rPr>
          <w:ins w:id="4462" w:author="Rev 3 Allen Wirfs-Brock" w:date="2011-09-09T12:39:00Z"/>
          <w:sz w:val="18"/>
        </w:rPr>
      </w:pPr>
      <w:ins w:id="4463" w:author="Rev 3 Allen Wirfs-Brock" w:date="2011-09-09T12:39:00Z">
        <w:r w:rsidRPr="00CC1D30">
          <w:rPr>
            <w:sz w:val="18"/>
          </w:rPr>
          <w:t>NOTE</w:t>
        </w:r>
        <w:r w:rsidRPr="00CC1D30">
          <w:rPr>
            <w:sz w:val="18"/>
          </w:rPr>
          <w:tab/>
          <w:t xml:space="preserve">A </w:t>
        </w:r>
        <w:r w:rsidRPr="00A4184A">
          <w:rPr>
            <w:rFonts w:ascii="Courier New" w:hAnsi="Courier New"/>
            <w:b/>
            <w:sz w:val="18"/>
          </w:rPr>
          <w:t>var</w:t>
        </w:r>
        <w:r w:rsidRPr="00A4184A">
          <w:rPr>
            <w:sz w:val="16"/>
          </w:rPr>
          <w:t xml:space="preserve"> </w:t>
        </w:r>
        <w:r w:rsidRPr="00273B17">
          <w:rPr>
            <w:sz w:val="18"/>
          </w:rPr>
          <w:t>statement</w:t>
        </w:r>
        <w:r w:rsidRPr="00CC1D30">
          <w:rPr>
            <w:sz w:val="18"/>
          </w:rPr>
          <w:t xml:space="preserve"> declares variables that are scoped to the </w:t>
        </w:r>
        <w:r>
          <w:rPr>
            <w:sz w:val="18"/>
          </w:rPr>
          <w:t>current execution context’s</w:t>
        </w:r>
        <w:r w:rsidRPr="00CC1D30">
          <w:rPr>
            <w:sz w:val="18"/>
          </w:rPr>
          <w:t xml:space="preserve"> </w:t>
        </w:r>
        <w:r>
          <w:rPr>
            <w:sz w:val="18"/>
          </w:rPr>
          <w:t>VariableEnvironment</w:t>
        </w:r>
        <w:r w:rsidRPr="00CC1D30">
          <w:rPr>
            <w:sz w:val="18"/>
          </w:rPr>
          <w:t xml:space="preserve">. </w:t>
        </w:r>
        <w:r>
          <w:rPr>
            <w:sz w:val="18"/>
          </w:rPr>
          <w:t>Var</w:t>
        </w:r>
        <w:r w:rsidRPr="00CC1D30">
          <w:rPr>
            <w:sz w:val="18"/>
          </w:rPr>
          <w:t xml:space="preserve"> variables are created when their containing </w:t>
        </w:r>
        <w:r>
          <w:rPr>
            <w:sz w:val="18"/>
          </w:rPr>
          <w:t>Lexical Environment</w:t>
        </w:r>
        <w:r w:rsidRPr="00CC1D30">
          <w:rPr>
            <w:sz w:val="18"/>
          </w:rPr>
          <w:t xml:space="preserve"> is instantiated </w:t>
        </w:r>
        <w:r>
          <w:rPr>
            <w:sz w:val="18"/>
          </w:rPr>
          <w:t xml:space="preserve">and </w:t>
        </w:r>
        <w:r w:rsidRPr="00273B17">
          <w:rPr>
            <w:sz w:val="18"/>
          </w:rPr>
          <w:t xml:space="preserve">are initialised to </w:t>
        </w:r>
        <w:r w:rsidRPr="00273B17">
          <w:rPr>
            <w:b/>
            <w:sz w:val="18"/>
          </w:rPr>
          <w:t>undefined</w:t>
        </w:r>
        <w:r w:rsidRPr="00273B17">
          <w:rPr>
            <w:sz w:val="18"/>
          </w:rPr>
          <w:t xml:space="preserve"> when created.</w:t>
        </w:r>
        <w:r w:rsidRPr="00CC1D30">
          <w:rPr>
            <w:sz w:val="18"/>
          </w:rPr>
          <w:t xml:space="preserve"> </w:t>
        </w:r>
        <w:r>
          <w:rPr>
            <w:sz w:val="18"/>
          </w:rPr>
          <w:t xml:space="preserve">Within the scope of any VariableEnvironemnt a common </w:t>
        </w:r>
        <w:r w:rsidRPr="00A4184A">
          <w:rPr>
            <w:rFonts w:ascii="Times New Roman" w:hAnsi="Times New Roman"/>
            <w:i/>
            <w:sz w:val="18"/>
          </w:rPr>
          <w:t>Identifier</w:t>
        </w:r>
        <w:r>
          <w:rPr>
            <w:sz w:val="18"/>
          </w:rPr>
          <w:t xml:space="preserve"> may appear in more than one </w:t>
        </w:r>
        <w:r>
          <w:rPr>
            <w:rFonts w:ascii="Times New Roman" w:hAnsi="Times New Roman"/>
            <w:i/>
            <w:sz w:val="18"/>
          </w:rPr>
          <w:t>VariableDeclaration</w:t>
        </w:r>
        <w:r>
          <w:rPr>
            <w:sz w:val="18"/>
          </w:rPr>
          <w:t xml:space="preserve"> but those declarations collective define only one variable. </w:t>
        </w:r>
        <w:r w:rsidRPr="00CC1D30">
          <w:rPr>
            <w:sz w:val="18"/>
          </w:rPr>
          <w:t xml:space="preserve">A variable defined by a </w:t>
        </w:r>
        <w:r>
          <w:rPr>
            <w:rFonts w:ascii="Times New Roman" w:hAnsi="Times New Roman"/>
            <w:i/>
            <w:sz w:val="18"/>
          </w:rPr>
          <w:t>VariableDeclaration</w:t>
        </w:r>
        <w:r w:rsidRPr="00CC1D30">
          <w:rPr>
            <w:sz w:val="18"/>
          </w:rPr>
          <w:t xml:space="preserve"> with an </w:t>
        </w:r>
        <w:r w:rsidRPr="00CC1D30">
          <w:rPr>
            <w:rFonts w:ascii="Times New Roman" w:hAnsi="Times New Roman"/>
            <w:i/>
            <w:sz w:val="18"/>
          </w:rPr>
          <w:t>Initialiser</w:t>
        </w:r>
        <w:r w:rsidRPr="00CC1D30">
          <w:rPr>
            <w:sz w:val="18"/>
          </w:rPr>
          <w:t xml:space="preserve"> is assigned the value of its </w:t>
        </w:r>
        <w:r w:rsidRPr="00CC1D30">
          <w:rPr>
            <w:rFonts w:ascii="Times New Roman" w:hAnsi="Times New Roman"/>
            <w:i/>
            <w:sz w:val="18"/>
          </w:rPr>
          <w:t>Initialiser</w:t>
        </w:r>
        <w:r w:rsidRPr="00CC1D30">
          <w:rPr>
            <w:rFonts w:ascii="Times New Roman" w:hAnsi="Times New Roman"/>
            <w:sz w:val="18"/>
          </w:rPr>
          <w:t>’s</w:t>
        </w:r>
        <w:r w:rsidRPr="00CC1D30">
          <w:rPr>
            <w:sz w:val="18"/>
          </w:rPr>
          <w:t xml:space="preserve"> </w:t>
        </w:r>
        <w:r w:rsidRPr="00CC1D30">
          <w:rPr>
            <w:rFonts w:ascii="Times New Roman" w:hAnsi="Times New Roman"/>
            <w:i/>
            <w:sz w:val="18"/>
          </w:rPr>
          <w:t>AssignmentExpression</w:t>
        </w:r>
        <w:r w:rsidRPr="00CC1D30">
          <w:rPr>
            <w:sz w:val="18"/>
          </w:rPr>
          <w:t xml:space="preserve"> when the </w:t>
        </w:r>
        <w:r>
          <w:rPr>
            <w:rFonts w:ascii="Times New Roman" w:hAnsi="Times New Roman"/>
            <w:i/>
            <w:sz w:val="18"/>
          </w:rPr>
          <w:t>VariableDeclaration</w:t>
        </w:r>
        <w:r w:rsidRPr="00CC1D30">
          <w:rPr>
            <w:sz w:val="18"/>
          </w:rPr>
          <w:t xml:space="preserve"> is executed, not when the variable is created. </w:t>
        </w:r>
      </w:ins>
    </w:p>
    <w:p w14:paraId="2A87D28B" w14:textId="77777777" w:rsidR="00884D1C" w:rsidRPr="002912E1" w:rsidRDefault="00884D1C" w:rsidP="00884D1C">
      <w:pPr>
        <w:pStyle w:val="Syntax"/>
        <w:rPr>
          <w:ins w:id="4464" w:author="Rev 3 Allen Wirfs-Brock" w:date="2011-09-09T12:39:00Z"/>
        </w:rPr>
      </w:pPr>
      <w:ins w:id="4465" w:author="Rev 3 Allen Wirfs-Brock" w:date="2011-09-09T12:39:00Z">
        <w:r w:rsidRPr="002912E1">
          <w:t>Semantics</w:t>
        </w:r>
      </w:ins>
    </w:p>
    <w:p w14:paraId="37A4E262" w14:textId="77777777" w:rsidR="00884D1C" w:rsidRDefault="00884D1C" w:rsidP="00884D1C">
      <w:pPr>
        <w:rPr>
          <w:ins w:id="4466" w:author="Rev 3 Allen Wirfs-Brock" w:date="2011-09-09T12:39:00Z"/>
        </w:rPr>
      </w:pPr>
      <w:ins w:id="4467"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E641FE">
          <w:rPr>
            <w:rFonts w:ascii="Times New Roman" w:hAnsi="Times New Roman"/>
            <w:i/>
          </w:rPr>
          <w:t xml:space="preserve">VariableStatement </w:t>
        </w:r>
        <w:r>
          <w:rPr>
            <w:b/>
          </w:rPr>
          <w:t>:</w:t>
        </w:r>
        <w:r w:rsidRPr="00E641FE">
          <w:rPr>
            <w:rFonts w:ascii="Times New Roman" w:hAnsi="Times New Roman"/>
            <w:i/>
          </w:rPr>
          <w:t xml:space="preserve"> </w:t>
        </w:r>
        <w:r>
          <w:rPr>
            <w:rFonts w:ascii="Courier New" w:hAnsi="Courier New"/>
            <w:b/>
          </w:rPr>
          <w:t>var</w:t>
        </w:r>
        <w:r w:rsidRPr="00E641FE">
          <w:rPr>
            <w:rFonts w:ascii="Times New Roman" w:hAnsi="Times New Roman"/>
            <w:i/>
          </w:rPr>
          <w:t xml:space="preserve"> VariableDeclarationList </w:t>
        </w:r>
        <w:r>
          <w:rPr>
            <w:rFonts w:ascii="Courier New" w:hAnsi="Courier New"/>
            <w:b/>
          </w:rPr>
          <w:t>;</w:t>
        </w:r>
        <w:r>
          <w:t xml:space="preserve"> is determined as follows:</w:t>
        </w:r>
      </w:ins>
    </w:p>
    <w:p w14:paraId="4B8D92CE" w14:textId="77777777" w:rsidR="00884D1C" w:rsidRDefault="00884D1C" w:rsidP="00884D1C">
      <w:pPr>
        <w:pStyle w:val="Alg4"/>
        <w:numPr>
          <w:ilvl w:val="0"/>
          <w:numId w:val="540"/>
        </w:numPr>
        <w:spacing w:after="220"/>
        <w:contextualSpacing/>
        <w:rPr>
          <w:ins w:id="4468" w:author="Rev 3 Allen Wirfs-Brock" w:date="2011-09-09T12:39:00Z"/>
        </w:rPr>
      </w:pPr>
      <w:ins w:id="4469" w:author="Rev 3 Allen Wirfs-Brock" w:date="2011-09-09T12:39:00Z">
        <w:r>
          <w:t xml:space="preserve">Return BoundNames of </w:t>
        </w:r>
        <w:r w:rsidRPr="00E641FE">
          <w:rPr>
            <w:i/>
          </w:rPr>
          <w:t>VariableDeclarationList</w:t>
        </w:r>
        <w:r>
          <w:t>.</w:t>
        </w:r>
      </w:ins>
    </w:p>
    <w:p w14:paraId="1145D470" w14:textId="77777777" w:rsidR="00884D1C" w:rsidRDefault="00884D1C" w:rsidP="00884D1C">
      <w:pPr>
        <w:rPr>
          <w:ins w:id="4470" w:author="Rev 3 Allen Wirfs-Brock" w:date="2011-09-09T12:39:00Z"/>
        </w:rPr>
      </w:pPr>
      <w:ins w:id="4471" w:author="Rev 3 Allen Wirfs-Brock" w:date="2011-09-09T12:39:00Z">
        <w:r>
          <w:t xml:space="preserve">The production </w:t>
        </w:r>
        <w:r w:rsidRPr="00E641FE">
          <w:rPr>
            <w:rFonts w:ascii="Times New Roman" w:hAnsi="Times New Roman"/>
            <w:i/>
          </w:rPr>
          <w:t xml:space="preserve">VariableStatement </w:t>
        </w:r>
        <w:r>
          <w:rPr>
            <w:b/>
          </w:rPr>
          <w:t>:</w:t>
        </w:r>
        <w:r w:rsidRPr="00E641FE">
          <w:rPr>
            <w:rFonts w:ascii="Times New Roman" w:hAnsi="Times New Roman"/>
            <w:i/>
          </w:rPr>
          <w:t xml:space="preserve"> </w:t>
        </w:r>
        <w:r>
          <w:rPr>
            <w:rFonts w:ascii="Courier New" w:hAnsi="Courier New"/>
            <w:b/>
          </w:rPr>
          <w:t>var</w:t>
        </w:r>
        <w:r w:rsidRPr="00E641FE">
          <w:rPr>
            <w:rFonts w:ascii="Times New Roman" w:hAnsi="Times New Roman"/>
            <w:i/>
          </w:rPr>
          <w:t xml:space="preserve"> VariableDeclarationList </w:t>
        </w:r>
        <w:r>
          <w:rPr>
            <w:rFonts w:ascii="Courier New" w:hAnsi="Courier New"/>
            <w:b/>
          </w:rPr>
          <w:t>;</w:t>
        </w:r>
        <w:r>
          <w:t xml:space="preserve"> is evaluated as follows:</w:t>
        </w:r>
      </w:ins>
    </w:p>
    <w:p w14:paraId="3EF379DF" w14:textId="77777777" w:rsidR="00884D1C" w:rsidRPr="00D828E7" w:rsidRDefault="00884D1C" w:rsidP="00884D1C">
      <w:pPr>
        <w:pStyle w:val="Alg2"/>
        <w:numPr>
          <w:ilvl w:val="0"/>
          <w:numId w:val="474"/>
        </w:numPr>
        <w:rPr>
          <w:ins w:id="4472" w:author="Rev 3 Allen Wirfs-Brock" w:date="2011-09-09T12:39:00Z"/>
        </w:rPr>
      </w:pPr>
      <w:ins w:id="4473" w:author="Rev 3 Allen Wirfs-Brock" w:date="2011-09-09T12:39:00Z">
        <w:r w:rsidRPr="00D828E7">
          <w:t xml:space="preserve">Evaluate </w:t>
        </w:r>
        <w:r w:rsidRPr="00E641FE">
          <w:rPr>
            <w:i/>
          </w:rPr>
          <w:t>VariableDeclarationList</w:t>
        </w:r>
        <w:r w:rsidRPr="00D828E7">
          <w:t>.</w:t>
        </w:r>
      </w:ins>
    </w:p>
    <w:p w14:paraId="1D9727CC" w14:textId="77777777" w:rsidR="00884D1C" w:rsidRPr="00D828E7" w:rsidRDefault="00884D1C" w:rsidP="00884D1C">
      <w:pPr>
        <w:pStyle w:val="Alg2"/>
        <w:numPr>
          <w:ilvl w:val="0"/>
          <w:numId w:val="474"/>
        </w:numPr>
        <w:spacing w:after="220"/>
        <w:rPr>
          <w:ins w:id="4474" w:author="Rev 3 Allen Wirfs-Brock" w:date="2011-09-09T12:39:00Z"/>
        </w:rPr>
      </w:pPr>
      <w:ins w:id="4475" w:author="Rev 3 Allen Wirfs-Brock" w:date="2011-09-09T12:39:00Z">
        <w:r w:rsidRPr="00D828E7">
          <w:t>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ins>
    </w:p>
    <w:p w14:paraId="4ADE7109" w14:textId="77777777" w:rsidR="00884D1C" w:rsidRDefault="00884D1C" w:rsidP="00884D1C">
      <w:pPr>
        <w:rPr>
          <w:ins w:id="4476" w:author="Rev 3 Allen Wirfs-Brock" w:date="2011-09-09T12:39:00Z"/>
        </w:rPr>
      </w:pPr>
      <w:ins w:id="4477"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C241AC">
          <w:rPr>
            <w:rStyle w:val="bnf"/>
          </w:rPr>
          <w:t>VariableDeclarationList</w:t>
        </w:r>
        <w:r>
          <w:t xml:space="preserve"> </w:t>
        </w:r>
        <w:r>
          <w:rPr>
            <w:b/>
          </w:rPr>
          <w:t>:</w:t>
        </w:r>
        <w:r w:rsidRPr="00C241AC">
          <w:rPr>
            <w:rStyle w:val="bnf"/>
          </w:rPr>
          <w:t>VariableDeclaration</w:t>
        </w:r>
        <w:r>
          <w:t xml:space="preserve"> is determined as follows:</w:t>
        </w:r>
      </w:ins>
    </w:p>
    <w:p w14:paraId="52A33B63" w14:textId="77777777" w:rsidR="00884D1C" w:rsidRDefault="00884D1C" w:rsidP="00884D1C">
      <w:pPr>
        <w:pStyle w:val="Alg4"/>
        <w:numPr>
          <w:ilvl w:val="0"/>
          <w:numId w:val="541"/>
        </w:numPr>
        <w:spacing w:after="220"/>
        <w:contextualSpacing/>
        <w:rPr>
          <w:ins w:id="4478" w:author="Rev 3 Allen Wirfs-Brock" w:date="2011-09-09T12:39:00Z"/>
        </w:rPr>
      </w:pPr>
      <w:ins w:id="4479" w:author="Rev 3 Allen Wirfs-Brock" w:date="2011-09-09T12:39:00Z">
        <w:r>
          <w:t xml:space="preserve">Return BoundNames of </w:t>
        </w:r>
        <w:r w:rsidRPr="00E641FE">
          <w:rPr>
            <w:i/>
          </w:rPr>
          <w:t>VariableDeclaration</w:t>
        </w:r>
        <w:r>
          <w:t>.</w:t>
        </w:r>
      </w:ins>
    </w:p>
    <w:p w14:paraId="5B2A2BFD" w14:textId="77777777" w:rsidR="00884D1C" w:rsidRDefault="00884D1C" w:rsidP="00884D1C">
      <w:pPr>
        <w:rPr>
          <w:ins w:id="4480" w:author="Rev 3 Allen Wirfs-Brock" w:date="2011-09-09T12:39:00Z"/>
        </w:rPr>
      </w:pPr>
      <w:ins w:id="4481" w:author="Rev 3 Allen Wirfs-Brock" w:date="2011-09-09T12:39:00Z">
        <w:r>
          <w:t xml:space="preserve">The production </w:t>
        </w:r>
        <w:r w:rsidRPr="00C241AC">
          <w:rPr>
            <w:rStyle w:val="bnf"/>
          </w:rPr>
          <w:t>VariableDeclarationList</w:t>
        </w:r>
        <w:r>
          <w:t xml:space="preserve"> </w:t>
        </w:r>
        <w:r>
          <w:rPr>
            <w:b/>
          </w:rPr>
          <w:t>:</w:t>
        </w:r>
        <w:r w:rsidRPr="00C241AC">
          <w:rPr>
            <w:rStyle w:val="bnf"/>
          </w:rPr>
          <w:t>VariableDeclaration</w:t>
        </w:r>
        <w:r>
          <w:t xml:space="preserve"> is evaluated as follows:</w:t>
        </w:r>
      </w:ins>
    </w:p>
    <w:p w14:paraId="7BE67FBE" w14:textId="77777777" w:rsidR="00884D1C" w:rsidRPr="00D828E7" w:rsidRDefault="00884D1C" w:rsidP="00884D1C">
      <w:pPr>
        <w:pStyle w:val="Alg2"/>
        <w:numPr>
          <w:ilvl w:val="0"/>
          <w:numId w:val="475"/>
        </w:numPr>
        <w:spacing w:after="220"/>
        <w:rPr>
          <w:ins w:id="4482" w:author="Rev 3 Allen Wirfs-Brock" w:date="2011-09-09T12:39:00Z"/>
        </w:rPr>
      </w:pPr>
      <w:ins w:id="4483" w:author="Rev 3 Allen Wirfs-Brock" w:date="2011-09-09T12:39:00Z">
        <w:r w:rsidRPr="00D828E7">
          <w:t xml:space="preserve">Evaluate </w:t>
        </w:r>
        <w:r w:rsidRPr="00E641FE">
          <w:rPr>
            <w:i/>
          </w:rPr>
          <w:t>VariableDeclaration</w:t>
        </w:r>
        <w:r w:rsidRPr="00D828E7">
          <w:t>.</w:t>
        </w:r>
      </w:ins>
    </w:p>
    <w:p w14:paraId="54BF9F5F" w14:textId="77777777" w:rsidR="00884D1C" w:rsidRDefault="00884D1C" w:rsidP="00884D1C">
      <w:pPr>
        <w:rPr>
          <w:ins w:id="4484" w:author="Rev 3 Allen Wirfs-Brock" w:date="2011-09-09T12:39:00Z"/>
        </w:rPr>
      </w:pPr>
      <w:ins w:id="4485"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C241AC">
          <w:rPr>
            <w:rStyle w:val="bnf"/>
          </w:rPr>
          <w:t>VariableDeclarationList</w:t>
        </w:r>
        <w:r>
          <w:t xml:space="preserve"> </w:t>
        </w:r>
        <w:r>
          <w:rPr>
            <w:b/>
          </w:rPr>
          <w:t>:</w:t>
        </w:r>
        <w:r>
          <w:t xml:space="preserve"> </w:t>
        </w:r>
        <w:r w:rsidRPr="00C241AC">
          <w:rPr>
            <w:rStyle w:val="bnf"/>
          </w:rPr>
          <w:t>VariableDeclarationList</w:t>
        </w:r>
        <w:r>
          <w:t xml:space="preserve"> </w:t>
        </w:r>
        <w:r>
          <w:rPr>
            <w:rFonts w:ascii="Courier New" w:hAnsi="Courier New"/>
            <w:b/>
          </w:rPr>
          <w:t>,</w:t>
        </w:r>
        <w:r>
          <w:t xml:space="preserve"> </w:t>
        </w:r>
        <w:r w:rsidRPr="00C241AC">
          <w:rPr>
            <w:rStyle w:val="bnf"/>
          </w:rPr>
          <w:t>VariableDeclaration</w:t>
        </w:r>
        <w:r>
          <w:t xml:space="preserve"> is determined as follows:</w:t>
        </w:r>
      </w:ins>
    </w:p>
    <w:p w14:paraId="5651E962" w14:textId="77777777" w:rsidR="00884D1C" w:rsidRDefault="00884D1C" w:rsidP="00884D1C">
      <w:pPr>
        <w:pStyle w:val="Alg4"/>
        <w:numPr>
          <w:ilvl w:val="0"/>
          <w:numId w:val="525"/>
        </w:numPr>
        <w:spacing w:after="220"/>
        <w:contextualSpacing/>
        <w:rPr>
          <w:ins w:id="4486" w:author="Rev 3 Allen Wirfs-Brock" w:date="2011-09-09T12:39:00Z"/>
        </w:rPr>
      </w:pPr>
      <w:ins w:id="4487" w:author="Rev 3 Allen Wirfs-Brock" w:date="2011-09-09T12:39:00Z">
        <w:r>
          <w:t xml:space="preserve">Let </w:t>
        </w:r>
        <w:r>
          <w:rPr>
            <w:i/>
          </w:rPr>
          <w:t>names</w:t>
        </w:r>
        <w:r w:rsidRPr="00D465F1">
          <w:rPr>
            <w:i/>
          </w:rPr>
          <w:t xml:space="preserve"> </w:t>
        </w:r>
        <w:r>
          <w:t xml:space="preserve">be BoundNames of </w:t>
        </w:r>
        <w:r w:rsidRPr="00C241AC">
          <w:rPr>
            <w:rStyle w:val="bnf"/>
          </w:rPr>
          <w:t>VariableDeclarationList</w:t>
        </w:r>
        <w:r>
          <w:t>.</w:t>
        </w:r>
      </w:ins>
    </w:p>
    <w:p w14:paraId="1F7347B2" w14:textId="77777777" w:rsidR="00884D1C" w:rsidRPr="006F2444" w:rsidRDefault="00884D1C" w:rsidP="00884D1C">
      <w:pPr>
        <w:pStyle w:val="Alg4"/>
        <w:numPr>
          <w:ilvl w:val="0"/>
          <w:numId w:val="525"/>
        </w:numPr>
        <w:spacing w:after="220"/>
        <w:contextualSpacing/>
        <w:rPr>
          <w:ins w:id="4488" w:author="Rev 3 Allen Wirfs-Brock" w:date="2011-09-09T12:39:00Z"/>
          <w:rStyle w:val="bnf"/>
          <w:i w:val="0"/>
        </w:rPr>
      </w:pPr>
      <w:ins w:id="4489" w:author="Rev 3 Allen Wirfs-Brock" w:date="2011-09-09T12:39:00Z">
        <w:r>
          <w:t xml:space="preserve">Append to </w:t>
        </w:r>
        <w:r w:rsidRPr="00653F1B">
          <w:rPr>
            <w:i/>
          </w:rPr>
          <w:t>names</w:t>
        </w:r>
        <w:r>
          <w:t xml:space="preserve"> the elements of BoundNames of </w:t>
        </w:r>
        <w:r w:rsidRPr="00C241AC">
          <w:rPr>
            <w:rStyle w:val="bnf"/>
          </w:rPr>
          <w:t>VariableDeclaration</w:t>
        </w:r>
        <w:r>
          <w:rPr>
            <w:rStyle w:val="bnf"/>
          </w:rPr>
          <w:t>.</w:t>
        </w:r>
      </w:ins>
    </w:p>
    <w:p w14:paraId="24922B24" w14:textId="77777777" w:rsidR="00884D1C" w:rsidRDefault="00884D1C" w:rsidP="00884D1C">
      <w:pPr>
        <w:pStyle w:val="Alg4"/>
        <w:numPr>
          <w:ilvl w:val="0"/>
          <w:numId w:val="525"/>
        </w:numPr>
        <w:spacing w:after="220"/>
        <w:contextualSpacing/>
        <w:rPr>
          <w:ins w:id="4490" w:author="Rev 3 Allen Wirfs-Brock" w:date="2011-09-09T12:39:00Z"/>
        </w:rPr>
      </w:pPr>
      <w:ins w:id="4491" w:author="Rev 3 Allen Wirfs-Brock" w:date="2011-09-09T12:39:00Z">
        <w:r>
          <w:t xml:space="preserve">Return </w:t>
        </w:r>
        <w:r>
          <w:rPr>
            <w:rStyle w:val="bnf"/>
          </w:rPr>
          <w:t>names</w:t>
        </w:r>
        <w:r>
          <w:t>.</w:t>
        </w:r>
      </w:ins>
    </w:p>
    <w:p w14:paraId="168DD5C1" w14:textId="77777777" w:rsidR="00884D1C" w:rsidRDefault="00884D1C" w:rsidP="00884D1C">
      <w:pPr>
        <w:rPr>
          <w:ins w:id="4492" w:author="Rev 3 Allen Wirfs-Brock" w:date="2011-09-09T12:39:00Z"/>
        </w:rPr>
      </w:pPr>
      <w:ins w:id="4493" w:author="Rev 3 Allen Wirfs-Brock" w:date="2011-09-09T12:39:00Z">
        <w:r>
          <w:t xml:space="preserve">The production </w:t>
        </w:r>
        <w:r w:rsidRPr="00C241AC">
          <w:rPr>
            <w:rStyle w:val="bnf"/>
          </w:rPr>
          <w:t>VariableDeclarationList</w:t>
        </w:r>
        <w:r>
          <w:t xml:space="preserve"> </w:t>
        </w:r>
        <w:r>
          <w:rPr>
            <w:b/>
          </w:rPr>
          <w:t>:</w:t>
        </w:r>
        <w:r>
          <w:t xml:space="preserve"> </w:t>
        </w:r>
        <w:r w:rsidRPr="00C241AC">
          <w:rPr>
            <w:rStyle w:val="bnf"/>
          </w:rPr>
          <w:t>VariableDeclarationList</w:t>
        </w:r>
        <w:r>
          <w:t xml:space="preserve"> </w:t>
        </w:r>
        <w:r>
          <w:rPr>
            <w:rFonts w:ascii="Courier New" w:hAnsi="Courier New"/>
            <w:b/>
          </w:rPr>
          <w:t>,</w:t>
        </w:r>
        <w:r>
          <w:t xml:space="preserve"> </w:t>
        </w:r>
        <w:r w:rsidRPr="00C241AC">
          <w:rPr>
            <w:rStyle w:val="bnf"/>
          </w:rPr>
          <w:t>VariableDeclaration</w:t>
        </w:r>
        <w:r>
          <w:t xml:space="preserve"> is evaluated as follows:</w:t>
        </w:r>
      </w:ins>
    </w:p>
    <w:p w14:paraId="5A4E0023" w14:textId="77777777" w:rsidR="00884D1C" w:rsidRPr="00D828E7" w:rsidRDefault="00884D1C" w:rsidP="00884D1C">
      <w:pPr>
        <w:pStyle w:val="Alg2"/>
        <w:keepNext/>
        <w:numPr>
          <w:ilvl w:val="0"/>
          <w:numId w:val="476"/>
        </w:numPr>
        <w:rPr>
          <w:ins w:id="4494" w:author="Rev 3 Allen Wirfs-Brock" w:date="2011-09-09T12:39:00Z"/>
        </w:rPr>
      </w:pPr>
      <w:ins w:id="4495" w:author="Rev 3 Allen Wirfs-Brock" w:date="2011-09-09T12:39:00Z">
        <w:r w:rsidRPr="00D828E7">
          <w:t xml:space="preserve">Evaluate </w:t>
        </w:r>
        <w:r w:rsidRPr="00E641FE">
          <w:rPr>
            <w:i/>
          </w:rPr>
          <w:t>VariableDeclarationList</w:t>
        </w:r>
        <w:r w:rsidRPr="00D828E7">
          <w:t>.</w:t>
        </w:r>
      </w:ins>
    </w:p>
    <w:p w14:paraId="7D68334D" w14:textId="77777777" w:rsidR="00884D1C" w:rsidRPr="00D828E7" w:rsidRDefault="00884D1C" w:rsidP="00884D1C">
      <w:pPr>
        <w:pStyle w:val="Alg2"/>
        <w:numPr>
          <w:ilvl w:val="0"/>
          <w:numId w:val="476"/>
        </w:numPr>
        <w:spacing w:after="220"/>
        <w:rPr>
          <w:ins w:id="4496" w:author="Rev 3 Allen Wirfs-Brock" w:date="2011-09-09T12:39:00Z"/>
        </w:rPr>
      </w:pPr>
      <w:ins w:id="4497" w:author="Rev 3 Allen Wirfs-Brock" w:date="2011-09-09T12:39:00Z">
        <w:r w:rsidRPr="00D828E7">
          <w:t xml:space="preserve">Evaluate </w:t>
        </w:r>
        <w:r w:rsidRPr="00E641FE">
          <w:rPr>
            <w:i/>
          </w:rPr>
          <w:t>VariableDeclaration</w:t>
        </w:r>
        <w:r w:rsidRPr="00D828E7">
          <w:t>.</w:t>
        </w:r>
      </w:ins>
    </w:p>
    <w:p w14:paraId="21850317" w14:textId="77777777" w:rsidR="00884D1C" w:rsidRDefault="00884D1C" w:rsidP="00884D1C">
      <w:pPr>
        <w:rPr>
          <w:ins w:id="4498" w:author="Rev 3 Allen Wirfs-Brock" w:date="2011-09-09T12:39:00Z"/>
        </w:rPr>
      </w:pPr>
      <w:ins w:id="4499"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E641FE">
          <w:rPr>
            <w:rFonts w:ascii="Times New Roman" w:hAnsi="Times New Roman"/>
            <w:i/>
          </w:rPr>
          <w:t>VariableDeclaration</w:t>
        </w:r>
        <w:r>
          <w:rPr>
            <w:rFonts w:ascii="Times New Roman" w:hAnsi="Times New Roman"/>
            <w:i/>
          </w:rPr>
          <w:t xml:space="preserve"> </w:t>
        </w:r>
        <w:r>
          <w:rPr>
            <w:b/>
          </w:rPr>
          <w:t>:</w:t>
        </w:r>
        <w:r>
          <w:t xml:space="preserve"> </w:t>
        </w:r>
        <w:r w:rsidRPr="006E4D22">
          <w:rPr>
            <w:rFonts w:ascii="Times New Roman" w:hAnsi="Times New Roman"/>
            <w:i/>
          </w:rPr>
          <w:t>Binding</w:t>
        </w:r>
        <w:r w:rsidRPr="00E641FE">
          <w:rPr>
            <w:rFonts w:ascii="Times New Roman" w:hAnsi="Times New Roman"/>
            <w:i/>
          </w:rPr>
          <w:t>Identifier</w:t>
        </w:r>
        <w:r>
          <w:rPr>
            <w:rFonts w:ascii="Times New Roman" w:hAnsi="Times New Roman"/>
            <w:i/>
          </w:rPr>
          <w:t xml:space="preserve"> </w:t>
        </w:r>
        <w:r w:rsidRPr="008C5995">
          <w:rPr>
            <w:rFonts w:ascii="Times New Roman" w:hAnsi="Times New Roman"/>
            <w:i/>
          </w:rPr>
          <w:t>Initialiser</w:t>
        </w:r>
        <w:r w:rsidRPr="008C5995">
          <w:rPr>
            <w:rFonts w:ascii="Times New Roman" w:hAnsi="Times New Roman"/>
            <w:vertAlign w:val="subscript"/>
          </w:rPr>
          <w:t>opt</w:t>
        </w:r>
        <w:r>
          <w:t xml:space="preserve"> is determined as follows: </w:t>
        </w:r>
      </w:ins>
    </w:p>
    <w:p w14:paraId="06D45569" w14:textId="77777777" w:rsidR="00884D1C" w:rsidRDefault="00884D1C" w:rsidP="00884D1C">
      <w:pPr>
        <w:pStyle w:val="Alg4"/>
        <w:numPr>
          <w:ilvl w:val="0"/>
          <w:numId w:val="542"/>
        </w:numPr>
        <w:spacing w:after="220"/>
        <w:contextualSpacing/>
        <w:rPr>
          <w:ins w:id="4500" w:author="Rev 3 Allen Wirfs-Brock" w:date="2011-09-09T12:39:00Z"/>
        </w:rPr>
      </w:pPr>
      <w:ins w:id="4501" w:author="Rev 3 Allen Wirfs-Brock" w:date="2011-09-09T12:39:00Z">
        <w:r>
          <w:t xml:space="preserve">Return the BoundNames of </w:t>
        </w:r>
        <w:r w:rsidRPr="006E4D22">
          <w:rPr>
            <w:i/>
          </w:rPr>
          <w:t>Binding</w:t>
        </w:r>
        <w:r w:rsidRPr="00E641FE">
          <w:rPr>
            <w:i/>
          </w:rPr>
          <w:t>Identifier</w:t>
        </w:r>
        <w:r>
          <w:t>.</w:t>
        </w:r>
      </w:ins>
    </w:p>
    <w:p w14:paraId="1ADD5EA2" w14:textId="77777777" w:rsidR="00884D1C" w:rsidRDefault="00884D1C" w:rsidP="00884D1C">
      <w:pPr>
        <w:rPr>
          <w:ins w:id="4502" w:author="Rev 3 Allen Wirfs-Brock" w:date="2011-09-09T12:39:00Z"/>
        </w:rPr>
      </w:pPr>
      <w:ins w:id="4503" w:author="Rev 3 Allen Wirfs-Brock" w:date="2011-09-09T12:39:00Z">
        <w:r>
          <w:t xml:space="preserve">The production </w:t>
        </w:r>
        <w:r w:rsidRPr="00473B27">
          <w:rPr>
            <w:rFonts w:ascii="Times New Roman" w:hAnsi="Times New Roman"/>
            <w:i/>
          </w:rPr>
          <w:t>VariableDeclaration</w:t>
        </w:r>
        <w:r w:rsidRPr="00E641FE">
          <w:rPr>
            <w:rFonts w:ascii="Times New Roman" w:hAnsi="Times New Roman"/>
            <w:i/>
          </w:rPr>
          <w:t xml:space="preserve"> </w:t>
        </w:r>
        <w:r>
          <w:rPr>
            <w:b/>
          </w:rPr>
          <w:t>:</w:t>
        </w:r>
        <w:r w:rsidRPr="00E641FE">
          <w:rPr>
            <w:rFonts w:ascii="Times New Roman" w:hAnsi="Times New Roman"/>
            <w:i/>
          </w:rPr>
          <w:t xml:space="preserve"> </w:t>
        </w:r>
        <w:r w:rsidRPr="006E4D22">
          <w:rPr>
            <w:rFonts w:ascii="Times New Roman" w:hAnsi="Times New Roman"/>
            <w:i/>
          </w:rPr>
          <w:t>Binding</w:t>
        </w:r>
        <w:r w:rsidRPr="00E641FE">
          <w:rPr>
            <w:rFonts w:ascii="Times New Roman" w:hAnsi="Times New Roman"/>
            <w:i/>
          </w:rPr>
          <w:t>Identifier</w:t>
        </w:r>
        <w:r>
          <w:t xml:space="preserve"> is evaluated as follows:</w:t>
        </w:r>
      </w:ins>
    </w:p>
    <w:p w14:paraId="39843D40" w14:textId="77777777" w:rsidR="00884D1C" w:rsidRPr="00D828E7" w:rsidRDefault="00884D1C" w:rsidP="00884D1C">
      <w:pPr>
        <w:pStyle w:val="Alg2"/>
        <w:numPr>
          <w:ilvl w:val="0"/>
          <w:numId w:val="115"/>
        </w:numPr>
        <w:spacing w:after="220"/>
        <w:rPr>
          <w:ins w:id="4504" w:author="Rev 3 Allen Wirfs-Brock" w:date="2011-09-09T12:39:00Z"/>
        </w:rPr>
      </w:pPr>
      <w:ins w:id="4505" w:author="Rev 3 Allen Wirfs-Brock" w:date="2011-09-09T12:39:00Z">
        <w:r w:rsidRPr="00D828E7">
          <w:t xml:space="preserve">Return </w:t>
        </w:r>
        <w:r>
          <w:t>the</w:t>
        </w:r>
        <w:r w:rsidRPr="00D828E7">
          <w:t xml:space="preserve"> </w:t>
        </w:r>
        <w:r>
          <w:t>String</w:t>
        </w:r>
        <w:r w:rsidRPr="00D828E7">
          <w:t xml:space="preserve"> value </w:t>
        </w:r>
        <w:r>
          <w:t xml:space="preserve">of </w:t>
        </w:r>
        <w:r w:rsidRPr="006E4D22">
          <w:rPr>
            <w:i/>
          </w:rPr>
          <w:t>Binding</w:t>
        </w:r>
        <w:r w:rsidRPr="00E641FE">
          <w:rPr>
            <w:i/>
          </w:rPr>
          <w:t>Identifier</w:t>
        </w:r>
        <w:r w:rsidRPr="00D828E7">
          <w:t>.</w:t>
        </w:r>
      </w:ins>
    </w:p>
    <w:p w14:paraId="212E9645" w14:textId="77777777" w:rsidR="00884D1C" w:rsidRDefault="00884D1C" w:rsidP="00884D1C">
      <w:pPr>
        <w:rPr>
          <w:ins w:id="4506" w:author="Rev 3 Allen Wirfs-Brock" w:date="2011-09-09T12:39:00Z"/>
        </w:rPr>
      </w:pPr>
      <w:ins w:id="4507" w:author="Rev 3 Allen Wirfs-Brock" w:date="2011-09-09T12:39:00Z">
        <w:r>
          <w:t xml:space="preserve">The production </w:t>
        </w:r>
        <w:r w:rsidRPr="00E641FE">
          <w:rPr>
            <w:rFonts w:ascii="Times New Roman" w:hAnsi="Times New Roman"/>
            <w:i/>
          </w:rPr>
          <w:t>VariableDeclaration</w:t>
        </w:r>
        <w:r>
          <w:t xml:space="preserve"> </w:t>
        </w:r>
        <w:r>
          <w:rPr>
            <w:b/>
          </w:rPr>
          <w:t>:</w:t>
        </w:r>
        <w:r>
          <w:t xml:space="preserve"> </w:t>
        </w:r>
        <w:r w:rsidRPr="007956B3">
          <w:rPr>
            <w:rFonts w:ascii="Times New Roman" w:hAnsi="Times New Roman"/>
            <w:i/>
          </w:rPr>
          <w:t>Binding</w:t>
        </w:r>
        <w:r w:rsidRPr="00E641FE">
          <w:rPr>
            <w:rFonts w:ascii="Times New Roman" w:hAnsi="Times New Roman"/>
            <w:i/>
          </w:rPr>
          <w:t>Identifier Initialiser</w:t>
        </w:r>
        <w:r>
          <w:t xml:space="preserve"> is evaluated as follows:</w:t>
        </w:r>
      </w:ins>
    </w:p>
    <w:p w14:paraId="13479CA0" w14:textId="77777777" w:rsidR="00884D1C" w:rsidRPr="00D828E7" w:rsidRDefault="00884D1C" w:rsidP="00884D1C">
      <w:pPr>
        <w:pStyle w:val="Alg2"/>
        <w:numPr>
          <w:ilvl w:val="0"/>
          <w:numId w:val="526"/>
        </w:numPr>
        <w:rPr>
          <w:ins w:id="4508" w:author="Rev 3 Allen Wirfs-Brock" w:date="2011-09-09T12:39:00Z"/>
        </w:rPr>
      </w:pPr>
      <w:ins w:id="4509" w:author="Rev 3 Allen Wirfs-Brock" w:date="2011-09-09T12:39:00Z">
        <w:r w:rsidRPr="00D828E7">
          <w:t xml:space="preserve">Let </w:t>
        </w:r>
        <w:r w:rsidRPr="00D828E7">
          <w:rPr>
            <w:i/>
          </w:rPr>
          <w:t xml:space="preserve">rhs </w:t>
        </w:r>
        <w:r w:rsidRPr="00D828E7">
          <w:t xml:space="preserve">be the result of evaluating </w:t>
        </w:r>
        <w:r w:rsidRPr="00E641FE">
          <w:rPr>
            <w:i/>
          </w:rPr>
          <w:t>Initialiser</w:t>
        </w:r>
        <w:r w:rsidRPr="00D828E7">
          <w:t>.</w:t>
        </w:r>
      </w:ins>
    </w:p>
    <w:p w14:paraId="3D506B82" w14:textId="77777777" w:rsidR="00884D1C" w:rsidRPr="00D828E7" w:rsidRDefault="00884D1C" w:rsidP="00884D1C">
      <w:pPr>
        <w:pStyle w:val="Alg2"/>
        <w:numPr>
          <w:ilvl w:val="0"/>
          <w:numId w:val="526"/>
        </w:numPr>
        <w:rPr>
          <w:ins w:id="4510" w:author="Rev 3 Allen Wirfs-Brock" w:date="2011-09-09T12:39:00Z"/>
        </w:rPr>
      </w:pPr>
      <w:ins w:id="4511" w:author="Rev 3 Allen Wirfs-Brock" w:date="2011-09-09T12:39:00Z">
        <w:r w:rsidRPr="00D828E7">
          <w:t xml:space="preserve">Let </w:t>
        </w:r>
        <w:r w:rsidRPr="00D828E7">
          <w:rPr>
            <w:i/>
          </w:rPr>
          <w:t xml:space="preserve">value </w:t>
        </w:r>
        <w:r w:rsidRPr="00D828E7">
          <w:t>be GetValue(</w:t>
        </w:r>
        <w:r w:rsidRPr="00D828E7">
          <w:rPr>
            <w:i/>
          </w:rPr>
          <w:t>rhs</w:t>
        </w:r>
        <w:r w:rsidRPr="00D828E7">
          <w:t>).</w:t>
        </w:r>
      </w:ins>
    </w:p>
    <w:p w14:paraId="51393BB5" w14:textId="77777777" w:rsidR="00884D1C" w:rsidRPr="00D828E7" w:rsidRDefault="004A71FF" w:rsidP="00884D1C">
      <w:pPr>
        <w:pStyle w:val="Alg2"/>
        <w:numPr>
          <w:ilvl w:val="0"/>
          <w:numId w:val="526"/>
        </w:numPr>
        <w:spacing w:after="220"/>
        <w:rPr>
          <w:ins w:id="4512" w:author="Rev 3 Allen Wirfs-Brock" w:date="2011-09-09T12:39:00Z"/>
        </w:rPr>
      </w:pPr>
      <w:ins w:id="4513" w:author="Rev 3 Allen Wirfs-Brock" w:date="2011-09-22T14:45:00Z">
        <w:r>
          <w:t xml:space="preserve">Perform Binding Initialization for </w:t>
        </w:r>
        <w:r w:rsidRPr="006E4D22">
          <w:rPr>
            <w:i/>
          </w:rPr>
          <w:t>Binding</w:t>
        </w:r>
        <w:r w:rsidRPr="00E641FE">
          <w:rPr>
            <w:i/>
          </w:rPr>
          <w:t>Identifier</w:t>
        </w:r>
        <w:r>
          <w:t xml:space="preserve"> passing</w:t>
        </w:r>
        <w:r w:rsidRPr="00561262">
          <w:rPr>
            <w:i/>
          </w:rPr>
          <w:t xml:space="preserve"> </w:t>
        </w:r>
        <w:r w:rsidRPr="00D828E7">
          <w:rPr>
            <w:i/>
          </w:rPr>
          <w:t>value</w:t>
        </w:r>
        <w:r>
          <w:t xml:space="preserve"> and</w:t>
        </w:r>
        <w:r w:rsidRPr="00D828E7">
          <w:t xml:space="preserve"> </w:t>
        </w:r>
      </w:ins>
      <w:ins w:id="4514" w:author="Rev 3 Allen Wirfs-Brock" w:date="2011-09-22T14:46:00Z">
        <w:r w:rsidRPr="004A71FF">
          <w:rPr>
            <w:b/>
          </w:rPr>
          <w:t>undefined</w:t>
        </w:r>
        <w:r>
          <w:t xml:space="preserve"> </w:t>
        </w:r>
      </w:ins>
      <w:ins w:id="4515" w:author="Rev 3 Allen Wirfs-Brock" w:date="2011-09-22T14:45:00Z">
        <w:r>
          <w:t>as the arguments</w:t>
        </w:r>
        <w:r w:rsidRPr="00D828E7">
          <w:t>.</w:t>
        </w:r>
      </w:ins>
    </w:p>
    <w:p w14:paraId="1BB474A9" w14:textId="77777777" w:rsidR="00884D1C" w:rsidRDefault="00884D1C" w:rsidP="00884D1C">
      <w:pPr>
        <w:pStyle w:val="Note"/>
        <w:rPr>
          <w:ins w:id="4516" w:author="Rev 3 Allen Wirfs-Brock" w:date="2011-09-09T12:39:00Z"/>
        </w:rPr>
      </w:pPr>
      <w:ins w:id="4517" w:author="Rev 3 Allen Wirfs-Brock" w:date="2011-09-09T12:39:00Z">
        <w:r w:rsidRPr="00C14EAC">
          <w:t>NOTE</w:t>
        </w:r>
        <w:r>
          <w:t xml:space="preserve"> 1</w:t>
        </w:r>
        <w:r w:rsidRPr="00C14EAC">
          <w:tab/>
          <w:t xml:space="preserve">The </w:t>
        </w:r>
        <w:r>
          <w:t>String</w:t>
        </w:r>
        <w:r w:rsidRPr="00C14EAC">
          <w:t xml:space="preserve"> value of a </w:t>
        </w:r>
        <w:r w:rsidRPr="00C14EAC">
          <w:rPr>
            <w:rStyle w:val="bnf"/>
          </w:rPr>
          <w:t>VariableDeclaration</w:t>
        </w:r>
        <w:r w:rsidRPr="00C14EAC">
          <w:t xml:space="preserve"> is used in the evaluation of for-in statements (12.6.4).</w:t>
        </w:r>
      </w:ins>
    </w:p>
    <w:p w14:paraId="74EC2C11" w14:textId="77777777" w:rsidR="00884D1C" w:rsidRPr="00920F94" w:rsidRDefault="00884D1C" w:rsidP="00884D1C">
      <w:pPr>
        <w:pStyle w:val="Note"/>
        <w:rPr>
          <w:ins w:id="4518" w:author="Rev 3 Allen Wirfs-Brock" w:date="2011-09-09T12:39:00Z"/>
          <w:szCs w:val="18"/>
        </w:rPr>
      </w:pPr>
      <w:ins w:id="4519" w:author="Rev 3 Allen Wirfs-Brock" w:date="2011-09-09T12:39:00Z">
        <w:r w:rsidRPr="00C14EAC">
          <w:t>NOTE</w:t>
        </w:r>
        <w:r>
          <w:t xml:space="preserve"> 2</w:t>
        </w:r>
        <w:r>
          <w:rPr>
            <w:szCs w:val="18"/>
          </w:rPr>
          <w:tab/>
        </w:r>
        <w:r w:rsidRPr="00920F94">
          <w:rPr>
            <w:szCs w:val="18"/>
          </w:rPr>
          <w:t xml:space="preserve">If a </w:t>
        </w:r>
        <w:r w:rsidRPr="00920F94">
          <w:rPr>
            <w:rStyle w:val="bnf"/>
            <w:szCs w:val="18"/>
          </w:rPr>
          <w:t>VariableDeclaration</w:t>
        </w:r>
        <w:r w:rsidRPr="00920F94">
          <w:rPr>
            <w:szCs w:val="18"/>
          </w:rPr>
          <w:t xml:space="preserve"> is </w:t>
        </w:r>
        <w:r w:rsidRPr="00920F94">
          <w:t>nested</w:t>
        </w:r>
        <w:r w:rsidRPr="00920F94">
          <w:rPr>
            <w:szCs w:val="18"/>
          </w:rPr>
          <w:t xml:space="preserve"> within a with statement and the </w:t>
        </w:r>
        <w:r w:rsidRPr="00BA59D8">
          <w:rPr>
            <w:i/>
            <w:szCs w:val="18"/>
          </w:rPr>
          <w:t>Identifier</w:t>
        </w:r>
        <w:r w:rsidRPr="00920F94">
          <w:rPr>
            <w:szCs w:val="18"/>
          </w:rPr>
          <w:t xml:space="preserve"> in the </w:t>
        </w:r>
        <w:r w:rsidRPr="00920F94">
          <w:rPr>
            <w:rStyle w:val="bnf"/>
            <w:szCs w:val="18"/>
          </w:rPr>
          <w:t>VariableDeclaration</w:t>
        </w:r>
        <w:r w:rsidRPr="00920F94">
          <w:rPr>
            <w:szCs w:val="18"/>
          </w:rPr>
          <w:t xml:space="preserve"> is the same as a property name of the binding object of the with statement’s object environment record, then step 4 will assign value to the property instead of to the VariableEnvironment binding of the </w:t>
        </w:r>
        <w:r w:rsidRPr="00920F94">
          <w:rPr>
            <w:rStyle w:val="bnf"/>
            <w:szCs w:val="18"/>
          </w:rPr>
          <w:t>Identifier</w:t>
        </w:r>
        <w:r w:rsidRPr="00920F94">
          <w:rPr>
            <w:szCs w:val="18"/>
          </w:rPr>
          <w:t>.</w:t>
        </w:r>
      </w:ins>
    </w:p>
    <w:p w14:paraId="23637C9E" w14:textId="77777777" w:rsidR="00884D1C" w:rsidRDefault="00884D1C" w:rsidP="00884D1C">
      <w:pPr>
        <w:rPr>
          <w:ins w:id="4520" w:author="Rev 3 Allen Wirfs-Brock" w:date="2011-09-09T12:39:00Z"/>
        </w:rPr>
      </w:pPr>
      <w:ins w:id="4521" w:author="Rev 3 Allen Wirfs-Brock" w:date="2011-09-09T12:39:00Z">
        <w:r>
          <w:t xml:space="preserve">The static semantics of the production </w:t>
        </w:r>
        <w:r w:rsidRPr="00E641FE">
          <w:rPr>
            <w:rFonts w:ascii="Times New Roman" w:hAnsi="Times New Roman"/>
            <w:i/>
          </w:rPr>
          <w:t>VariableDeclaration</w:t>
        </w:r>
        <w:r>
          <w:rPr>
            <w:rFonts w:ascii="Times New Roman" w:hAnsi="Times New Roman"/>
            <w:i/>
          </w:rPr>
          <w:t xml:space="preserve"> </w:t>
        </w:r>
        <w:r>
          <w:rPr>
            <w:b/>
          </w:rPr>
          <w:t>:</w:t>
        </w:r>
        <w:r>
          <w:t xml:space="preserve"> </w:t>
        </w:r>
        <w:r w:rsidRPr="006E4D22">
          <w:rPr>
            <w:rFonts w:ascii="Times New Roman" w:hAnsi="Times New Roman"/>
            <w:i/>
          </w:rPr>
          <w:t>Binding</w:t>
        </w:r>
        <w:r>
          <w:rPr>
            <w:rFonts w:ascii="Times New Roman" w:hAnsi="Times New Roman"/>
            <w:i/>
          </w:rPr>
          <w:t xml:space="preserve">Pattern </w:t>
        </w:r>
        <w:r w:rsidRPr="008C5995">
          <w:rPr>
            <w:rFonts w:ascii="Times New Roman" w:hAnsi="Times New Roman"/>
            <w:i/>
          </w:rPr>
          <w:t>Initialiser</w:t>
        </w:r>
        <w:r>
          <w:t xml:space="preserve"> are:</w:t>
        </w:r>
      </w:ins>
    </w:p>
    <w:p w14:paraId="3AB0775D" w14:textId="77777777" w:rsidR="00884D1C" w:rsidRDefault="00884D1C" w:rsidP="00884D1C">
      <w:pPr>
        <w:numPr>
          <w:ilvl w:val="0"/>
          <w:numId w:val="411"/>
        </w:numPr>
        <w:rPr>
          <w:ins w:id="4522" w:author="Rev 3 Allen Wirfs-Brock" w:date="2011-09-09T12:39:00Z"/>
        </w:rPr>
      </w:pPr>
      <w:ins w:id="4523" w:author="Rev 3 Allen Wirfs-Brock" w:date="2011-09-09T12:39:00Z">
        <w:r>
          <w:t>It is a Syntax Error if the source code matching this production is not contained in extended code.</w:t>
        </w:r>
      </w:ins>
    </w:p>
    <w:p w14:paraId="1EE00CF2" w14:textId="77777777" w:rsidR="00884D1C" w:rsidRDefault="00884D1C" w:rsidP="00884D1C">
      <w:pPr>
        <w:rPr>
          <w:ins w:id="4524" w:author="Rev 3 Allen Wirfs-Brock" w:date="2011-09-09T12:39:00Z"/>
        </w:rPr>
      </w:pPr>
      <w:ins w:id="4525" w:author="Rev 3 Allen Wirfs-Brock" w:date="2011-09-09T12:3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E641FE">
          <w:rPr>
            <w:rFonts w:ascii="Times New Roman" w:hAnsi="Times New Roman"/>
            <w:i/>
          </w:rPr>
          <w:t>VariableDeclaration</w:t>
        </w:r>
        <w:r>
          <w:rPr>
            <w:rFonts w:ascii="Times New Roman" w:hAnsi="Times New Roman"/>
            <w:i/>
          </w:rPr>
          <w:t xml:space="preserve"> </w:t>
        </w:r>
        <w:r>
          <w:rPr>
            <w:b/>
          </w:rPr>
          <w:t>:</w:t>
        </w:r>
        <w:r>
          <w:t xml:space="preserve"> </w:t>
        </w:r>
        <w:r w:rsidRPr="006E4D22">
          <w:rPr>
            <w:rFonts w:ascii="Times New Roman" w:hAnsi="Times New Roman"/>
            <w:i/>
          </w:rPr>
          <w:t>Binding</w:t>
        </w:r>
        <w:r>
          <w:rPr>
            <w:rFonts w:ascii="Times New Roman" w:hAnsi="Times New Roman"/>
            <w:i/>
          </w:rPr>
          <w:t xml:space="preserve">Pattern </w:t>
        </w:r>
        <w:r w:rsidRPr="008C5995">
          <w:rPr>
            <w:rFonts w:ascii="Times New Roman" w:hAnsi="Times New Roman"/>
            <w:i/>
          </w:rPr>
          <w:t>Initialiser</w:t>
        </w:r>
        <w:r>
          <w:t xml:space="preserve"> is determined as follows: </w:t>
        </w:r>
      </w:ins>
    </w:p>
    <w:p w14:paraId="145D5172" w14:textId="77777777" w:rsidR="00884D1C" w:rsidRDefault="00884D1C" w:rsidP="00884D1C">
      <w:pPr>
        <w:pStyle w:val="Alg4"/>
        <w:numPr>
          <w:ilvl w:val="0"/>
          <w:numId w:val="543"/>
        </w:numPr>
        <w:spacing w:after="220"/>
        <w:contextualSpacing/>
        <w:rPr>
          <w:ins w:id="4526" w:author="Rev 3 Allen Wirfs-Brock" w:date="2011-09-09T12:39:00Z"/>
        </w:rPr>
      </w:pPr>
      <w:ins w:id="4527" w:author="Rev 3 Allen Wirfs-Brock" w:date="2011-09-09T12:39:00Z">
        <w:r>
          <w:t xml:space="preserve">Return the BoundNames of </w:t>
        </w:r>
        <w:r w:rsidRPr="006E4D22">
          <w:rPr>
            <w:i/>
          </w:rPr>
          <w:t>Binding</w:t>
        </w:r>
        <w:r>
          <w:rPr>
            <w:i/>
          </w:rPr>
          <w:t>Pattern</w:t>
        </w:r>
        <w:r>
          <w:t>.</w:t>
        </w:r>
      </w:ins>
    </w:p>
    <w:p w14:paraId="5B0A385C" w14:textId="77777777" w:rsidR="00884D1C" w:rsidRDefault="00884D1C" w:rsidP="00884D1C">
      <w:pPr>
        <w:rPr>
          <w:ins w:id="4528" w:author="Rev 3 Allen Wirfs-Brock" w:date="2011-09-09T12:39:00Z"/>
        </w:rPr>
      </w:pPr>
      <w:ins w:id="4529" w:author="Rev 3 Allen Wirfs-Brock" w:date="2011-09-09T12:39:00Z">
        <w:r>
          <w:t xml:space="preserve">The production </w:t>
        </w:r>
        <w:r w:rsidRPr="00E641FE">
          <w:rPr>
            <w:rFonts w:ascii="Times New Roman" w:hAnsi="Times New Roman"/>
            <w:i/>
          </w:rPr>
          <w:t>VariableDeclaration</w:t>
        </w:r>
        <w:r>
          <w:t xml:space="preserve"> </w:t>
        </w:r>
        <w:r>
          <w:rPr>
            <w:b/>
          </w:rPr>
          <w:t>:</w:t>
        </w:r>
        <w:r>
          <w:t xml:space="preserve"> </w:t>
        </w:r>
        <w:r w:rsidRPr="006E4D22">
          <w:rPr>
            <w:rFonts w:ascii="Times New Roman" w:hAnsi="Times New Roman"/>
            <w:i/>
          </w:rPr>
          <w:t>Binding</w:t>
        </w:r>
        <w:r>
          <w:rPr>
            <w:rFonts w:ascii="Times New Roman" w:hAnsi="Times New Roman"/>
            <w:i/>
          </w:rPr>
          <w:t xml:space="preserve">Pattern </w:t>
        </w:r>
        <w:r w:rsidRPr="008C5995">
          <w:rPr>
            <w:rFonts w:ascii="Times New Roman" w:hAnsi="Times New Roman"/>
            <w:i/>
          </w:rPr>
          <w:t>Initialiser</w:t>
        </w:r>
        <w:r>
          <w:t xml:space="preserve"> is evaluated as follows:</w:t>
        </w:r>
      </w:ins>
    </w:p>
    <w:p w14:paraId="3221193C" w14:textId="77777777" w:rsidR="00884D1C" w:rsidRPr="00D828E7" w:rsidRDefault="00884D1C" w:rsidP="00884D1C">
      <w:pPr>
        <w:pStyle w:val="Alg2"/>
        <w:numPr>
          <w:ilvl w:val="0"/>
          <w:numId w:val="527"/>
        </w:numPr>
        <w:rPr>
          <w:ins w:id="4530" w:author="Rev 3 Allen Wirfs-Brock" w:date="2011-09-09T12:39:00Z"/>
        </w:rPr>
      </w:pPr>
      <w:ins w:id="4531" w:author="Rev 3 Allen Wirfs-Brock" w:date="2011-09-09T12:39:00Z">
        <w:r w:rsidRPr="00D828E7">
          <w:t xml:space="preserve">Let </w:t>
        </w:r>
        <w:r w:rsidRPr="00D828E7">
          <w:rPr>
            <w:i/>
          </w:rPr>
          <w:t xml:space="preserve">rhs </w:t>
        </w:r>
        <w:r w:rsidRPr="00D828E7">
          <w:t xml:space="preserve">be the result of evaluating </w:t>
        </w:r>
        <w:r w:rsidRPr="00E641FE">
          <w:rPr>
            <w:i/>
          </w:rPr>
          <w:t>Initialiser</w:t>
        </w:r>
        <w:r w:rsidRPr="00D828E7">
          <w:t>.</w:t>
        </w:r>
      </w:ins>
    </w:p>
    <w:p w14:paraId="3AD1D748" w14:textId="77777777" w:rsidR="00884D1C" w:rsidRDefault="00884D1C" w:rsidP="00884D1C">
      <w:pPr>
        <w:pStyle w:val="Alg3"/>
        <w:numPr>
          <w:ilvl w:val="0"/>
          <w:numId w:val="527"/>
        </w:numPr>
        <w:rPr>
          <w:ins w:id="4532" w:author="Rev 3 Allen Wirfs-Brock" w:date="2011-09-09T12:39:00Z"/>
        </w:rPr>
      </w:pPr>
      <w:ins w:id="4533" w:author="Rev 3 Allen Wirfs-Brock" w:date="2011-09-09T12:39:00Z">
        <w:r w:rsidRPr="008D4496">
          <w:t xml:space="preserve">Let </w:t>
        </w:r>
        <w:r w:rsidRPr="008D4496">
          <w:rPr>
            <w:i/>
          </w:rPr>
          <w:t>rval</w:t>
        </w:r>
        <w:r w:rsidRPr="008D4496">
          <w:t xml:space="preserve"> be </w:t>
        </w:r>
        <w:r>
          <w:t>ToObject(</w:t>
        </w:r>
        <w:r w:rsidRPr="008D4496">
          <w:t>GetValue(</w:t>
        </w:r>
        <w:r>
          <w:rPr>
            <w:i/>
          </w:rPr>
          <w:t>rhs</w:t>
        </w:r>
        <w:r w:rsidRPr="008D4496">
          <w:t>)</w:t>
        </w:r>
        <w:r>
          <w:t>)</w:t>
        </w:r>
        <w:r w:rsidRPr="008D4496">
          <w:t>.</w:t>
        </w:r>
      </w:ins>
    </w:p>
    <w:p w14:paraId="1F3CBFBF" w14:textId="77777777" w:rsidR="00884D1C" w:rsidRPr="00D828E7" w:rsidRDefault="00884D1C" w:rsidP="00884D1C">
      <w:pPr>
        <w:pStyle w:val="Alg2"/>
        <w:numPr>
          <w:ilvl w:val="0"/>
          <w:numId w:val="527"/>
        </w:numPr>
        <w:spacing w:after="220"/>
        <w:rPr>
          <w:ins w:id="4534" w:author="Rev 3 Allen Wirfs-Brock" w:date="2011-09-09T12:39:00Z"/>
        </w:rPr>
      </w:pPr>
      <w:ins w:id="4535" w:author="Rev 3 Allen Wirfs-Brock" w:date="2011-09-09T12:39:00Z">
        <w:r>
          <w:t xml:space="preserve">Evaluate </w:t>
        </w:r>
        <w:r>
          <w:rPr>
            <w:i/>
          </w:rPr>
          <w:t>Binding</w:t>
        </w:r>
        <w:r w:rsidRPr="002F627B">
          <w:rPr>
            <w:i/>
          </w:rPr>
          <w:t>Pattern</w:t>
        </w:r>
        <w:r>
          <w:t xml:space="preserve"> using </w:t>
        </w:r>
        <w:r w:rsidRPr="002F627B">
          <w:rPr>
            <w:i/>
          </w:rPr>
          <w:t>rval</w:t>
        </w:r>
        <w:r>
          <w:t xml:space="preserve"> as the </w:t>
        </w:r>
        <w:r>
          <w:rPr>
            <w:rStyle w:val="bnf"/>
          </w:rPr>
          <w:t>obj</w:t>
        </w:r>
        <w:r w:rsidRPr="00E32218">
          <w:rPr>
            <w:i/>
          </w:rPr>
          <w:t xml:space="preserve"> </w:t>
        </w:r>
        <w:r>
          <w:t xml:space="preserve">parameter and </w:t>
        </w:r>
        <w:r w:rsidRPr="003C38C3">
          <w:rPr>
            <w:b/>
          </w:rPr>
          <w:t>undefined</w:t>
        </w:r>
        <w:r>
          <w:t xml:space="preserve"> as the </w:t>
        </w:r>
        <w:r>
          <w:rPr>
            <w:i/>
          </w:rPr>
          <w:t>environment</w:t>
        </w:r>
        <w:r>
          <w:t xml:space="preserve"> parameter.</w:t>
        </w:r>
      </w:ins>
    </w:p>
    <w:p w14:paraId="7894CD03" w14:textId="77777777" w:rsidR="00884D1C" w:rsidRDefault="00884D1C" w:rsidP="00884D1C">
      <w:pPr>
        <w:rPr>
          <w:ins w:id="4536" w:author="Rev 3 Allen Wirfs-Brock" w:date="2011-09-09T12:39:00Z"/>
        </w:rPr>
      </w:pPr>
      <w:ins w:id="4537" w:author="Rev 3 Allen Wirfs-Brock" w:date="2011-09-09T12:39:00Z">
        <w:r>
          <w:t xml:space="preserve">The </w:t>
        </w:r>
        <w:r w:rsidRPr="00C241AC">
          <w:rPr>
            <w:rStyle w:val="bnf"/>
          </w:rPr>
          <w:t>VariableDeclarationListNoIn</w:t>
        </w:r>
        <w:r>
          <w:t xml:space="preserve">, </w:t>
        </w:r>
        <w:r w:rsidRPr="00C241AC">
          <w:rPr>
            <w:rStyle w:val="bnf"/>
          </w:rPr>
          <w:t>VariableDeclarationNoIn</w:t>
        </w:r>
        <w:r>
          <w:t xml:space="preserve"> and </w:t>
        </w:r>
        <w:r w:rsidRPr="00C241AC">
          <w:rPr>
            <w:rStyle w:val="bnf"/>
          </w:rPr>
          <w:t>InitialiserNoIn</w:t>
        </w:r>
        <w:r>
          <w:t xml:space="preserve"> productions are evaluated in the same manner as the </w:t>
        </w:r>
        <w:r w:rsidRPr="00C241AC">
          <w:rPr>
            <w:rStyle w:val="bnf"/>
          </w:rPr>
          <w:t>VariableDeclarationList</w:t>
        </w:r>
        <w:r>
          <w:t xml:space="preserve">, </w:t>
        </w:r>
        <w:r w:rsidRPr="00C241AC">
          <w:rPr>
            <w:rStyle w:val="bnf"/>
          </w:rPr>
          <w:t>VariableDeclaration</w:t>
        </w:r>
        <w:r>
          <w:t xml:space="preserve"> and </w:t>
        </w:r>
        <w:r w:rsidRPr="00C241AC">
          <w:rPr>
            <w:rStyle w:val="bnf"/>
          </w:rPr>
          <w:t>Initialiser</w:t>
        </w:r>
        <w:r>
          <w:t xml:space="preserve"> productions except that the contained </w:t>
        </w:r>
        <w:r w:rsidRPr="00C241AC">
          <w:rPr>
            <w:rStyle w:val="bnf"/>
          </w:rPr>
          <w:t>VariableDeclarationListNoIn</w:t>
        </w:r>
        <w:r>
          <w:t xml:space="preserve">, </w:t>
        </w:r>
        <w:r w:rsidRPr="00C241AC">
          <w:rPr>
            <w:rStyle w:val="bnf"/>
          </w:rPr>
          <w:t>VariableDeclarationNoIn</w:t>
        </w:r>
        <w:r>
          <w:t xml:space="preserve">, </w:t>
        </w:r>
        <w:r w:rsidRPr="00C241AC">
          <w:rPr>
            <w:rStyle w:val="bnf"/>
          </w:rPr>
          <w:t>InitialiserNoIn</w:t>
        </w:r>
        <w:r>
          <w:t xml:space="preserve"> and </w:t>
        </w:r>
        <w:r w:rsidRPr="00C241AC">
          <w:rPr>
            <w:rStyle w:val="bnf"/>
          </w:rPr>
          <w:t>AssignmentExpressionNoIn</w:t>
        </w:r>
        <w:r>
          <w:t xml:space="preserve"> are evaluated instead of the contained </w:t>
        </w:r>
        <w:r w:rsidRPr="00C241AC">
          <w:rPr>
            <w:rStyle w:val="bnf"/>
          </w:rPr>
          <w:t>VariableDeclarationList</w:t>
        </w:r>
        <w:r>
          <w:t xml:space="preserve">, </w:t>
        </w:r>
        <w:r w:rsidRPr="00C241AC">
          <w:rPr>
            <w:rStyle w:val="bnf"/>
          </w:rPr>
          <w:t>VariableDeclaration</w:t>
        </w:r>
        <w:r>
          <w:t xml:space="preserve">, </w:t>
        </w:r>
        <w:r w:rsidRPr="00C241AC">
          <w:rPr>
            <w:rStyle w:val="bnf"/>
          </w:rPr>
          <w:t>Initialiser</w:t>
        </w:r>
        <w:r>
          <w:t xml:space="preserve"> and </w:t>
        </w:r>
        <w:r w:rsidRPr="00C241AC">
          <w:rPr>
            <w:rStyle w:val="bnf"/>
          </w:rPr>
          <w:t>AssignmentExpression</w:t>
        </w:r>
        <w:r>
          <w:t>, respectively.</w:t>
        </w:r>
      </w:ins>
    </w:p>
    <w:p w14:paraId="7F89E8FE" w14:textId="77777777" w:rsidR="00884D1C" w:rsidRDefault="00884D1C" w:rsidP="00884D1C">
      <w:pPr>
        <w:pStyle w:val="30"/>
        <w:numPr>
          <w:ilvl w:val="0"/>
          <w:numId w:val="0"/>
        </w:numPr>
        <w:rPr>
          <w:ins w:id="4538" w:author="Rev 3 Allen Wirfs-Brock" w:date="2011-09-09T12:39:00Z"/>
        </w:rPr>
      </w:pPr>
      <w:bookmarkStart w:id="4539" w:name="_Toc178387091"/>
      <w:ins w:id="4540" w:author="Rev 3 Allen Wirfs-Brock" w:date="2011-09-09T12:39:00Z">
        <w:r>
          <w:t>12.2.</w:t>
        </w:r>
      </w:ins>
      <w:ins w:id="4541" w:author="Rev 3 Allen Wirfs-Brock" w:date="2011-09-09T12:40:00Z">
        <w:r>
          <w:t>4</w:t>
        </w:r>
      </w:ins>
      <w:ins w:id="4542" w:author="Rev 3 Allen Wirfs-Brock" w:date="2011-09-09T12:39:00Z">
        <w:r>
          <w:tab/>
        </w:r>
      </w:ins>
      <w:ins w:id="4543" w:author="Rev 3 Allen Wirfs-Brock" w:date="2011-09-09T12:40:00Z">
        <w:r>
          <w:t>Destructuring Binding Patterns</w:t>
        </w:r>
      </w:ins>
      <w:bookmarkEnd w:id="4539"/>
    </w:p>
    <w:p w14:paraId="68BC50AE" w14:textId="77777777" w:rsidR="004C02EF" w:rsidRDefault="004C02EF" w:rsidP="004C02EF">
      <w:pPr>
        <w:pStyle w:val="Syntax"/>
      </w:pPr>
      <w:r w:rsidRPr="002912E1">
        <w:t>Syntax</w:t>
      </w:r>
    </w:p>
    <w:p w14:paraId="1B701F85" w14:textId="77777777" w:rsidR="004C02EF" w:rsidRPr="00E641FE" w:rsidDel="0058214B" w:rsidRDefault="004C02EF" w:rsidP="004C02EF">
      <w:pPr>
        <w:pStyle w:val="SyntaxRule"/>
        <w:rPr>
          <w:del w:id="4544" w:author="Rev 3 Allen Wirfs-Brock" w:date="2011-08-31T16:14:00Z"/>
        </w:rPr>
      </w:pPr>
      <w:del w:id="4545" w:author="Rev 3 Allen Wirfs-Brock" w:date="2011-08-31T16:14:00Z">
        <w:r w:rsidRPr="00E641FE" w:rsidDel="0058214B">
          <w:delText xml:space="preserve">VariableStatement </w:delText>
        </w:r>
        <w:r w:rsidRPr="00D04346" w:rsidDel="0058214B">
          <w:rPr>
            <w:rFonts w:ascii="Arial" w:hAnsi="Arial"/>
            <w:b/>
            <w:i w:val="0"/>
          </w:rPr>
          <w:delText>:</w:delText>
        </w:r>
      </w:del>
    </w:p>
    <w:p w14:paraId="3775F1E8" w14:textId="77777777" w:rsidR="004C02EF" w:rsidRPr="00E641FE" w:rsidDel="0058214B" w:rsidRDefault="004C02EF" w:rsidP="004C02EF">
      <w:pPr>
        <w:pStyle w:val="SyntaxDefinition"/>
        <w:rPr>
          <w:del w:id="4546" w:author="Rev 3 Allen Wirfs-Brock" w:date="2011-08-31T16:14:00Z"/>
        </w:rPr>
      </w:pPr>
      <w:del w:id="4547" w:author="Rev 3 Allen Wirfs-Brock" w:date="2011-08-31T16:14:00Z">
        <w:r w:rsidRPr="00C226F6" w:rsidDel="0058214B">
          <w:rPr>
            <w:rFonts w:ascii="Courier New" w:hAnsi="Courier New"/>
            <w:b/>
            <w:i w:val="0"/>
          </w:rPr>
          <w:delText>var</w:delText>
        </w:r>
        <w:r w:rsidRPr="00E641FE" w:rsidDel="0058214B">
          <w:delText xml:space="preserve"> VariableDeclarationList </w:delText>
        </w:r>
        <w:r w:rsidRPr="00C226F6" w:rsidDel="0058214B">
          <w:rPr>
            <w:rFonts w:ascii="Courier New" w:hAnsi="Courier New"/>
            <w:b/>
            <w:i w:val="0"/>
          </w:rPr>
          <w:delText>;</w:delText>
        </w:r>
      </w:del>
    </w:p>
    <w:p w14:paraId="42CE1AC9" w14:textId="77777777" w:rsidR="004C02EF" w:rsidRPr="00E641FE" w:rsidDel="0058214B" w:rsidRDefault="004C02EF" w:rsidP="004C02EF">
      <w:pPr>
        <w:pStyle w:val="SyntaxRule"/>
        <w:rPr>
          <w:del w:id="4548" w:author="Rev 3 Allen Wirfs-Brock" w:date="2011-08-31T16:14:00Z"/>
        </w:rPr>
      </w:pPr>
      <w:del w:id="4549" w:author="Rev 3 Allen Wirfs-Brock" w:date="2011-08-31T16:14:00Z">
        <w:r w:rsidRPr="00E641FE" w:rsidDel="0058214B">
          <w:delText xml:space="preserve">VariableDeclarationList </w:delText>
        </w:r>
        <w:r w:rsidRPr="00D04346" w:rsidDel="0058214B">
          <w:rPr>
            <w:rFonts w:ascii="Arial" w:hAnsi="Arial"/>
            <w:b/>
            <w:i w:val="0"/>
          </w:rPr>
          <w:delText>:</w:delText>
        </w:r>
      </w:del>
    </w:p>
    <w:p w14:paraId="77E67220" w14:textId="77777777" w:rsidR="004C02EF" w:rsidRPr="00E641FE" w:rsidDel="0058214B" w:rsidRDefault="004C02EF" w:rsidP="004C02EF">
      <w:pPr>
        <w:pStyle w:val="SyntaxDefinition"/>
        <w:rPr>
          <w:del w:id="4550" w:author="Rev 3 Allen Wirfs-Brock" w:date="2011-08-31T16:14:00Z"/>
        </w:rPr>
      </w:pPr>
      <w:del w:id="4551" w:author="Rev 3 Allen Wirfs-Brock" w:date="2011-08-31T16:14:00Z">
        <w:r w:rsidRPr="00E641FE" w:rsidDel="0058214B">
          <w:delText>VariableDeclaration</w:delText>
        </w:r>
        <w:r w:rsidRPr="00E641FE" w:rsidDel="0058214B">
          <w:br/>
          <w:delText xml:space="preserve">VariableDeclarationList </w:delText>
        </w:r>
        <w:r w:rsidRPr="00C226F6" w:rsidDel="0058214B">
          <w:rPr>
            <w:rFonts w:ascii="Courier New" w:hAnsi="Courier New"/>
            <w:b/>
            <w:i w:val="0"/>
          </w:rPr>
          <w:delText>,</w:delText>
        </w:r>
        <w:r w:rsidRPr="00E641FE" w:rsidDel="0058214B">
          <w:delText xml:space="preserve"> VariableDeclaration</w:delText>
        </w:r>
      </w:del>
    </w:p>
    <w:p w14:paraId="5EB51F0C" w14:textId="77777777" w:rsidR="004C02EF" w:rsidRPr="00E641FE" w:rsidDel="0058214B" w:rsidRDefault="004C02EF" w:rsidP="004C02EF">
      <w:pPr>
        <w:pStyle w:val="SyntaxRule"/>
        <w:rPr>
          <w:del w:id="4552" w:author="Rev 3 Allen Wirfs-Brock" w:date="2011-08-31T16:14:00Z"/>
        </w:rPr>
      </w:pPr>
      <w:del w:id="4553" w:author="Rev 3 Allen Wirfs-Brock" w:date="2011-08-31T16:14:00Z">
        <w:r w:rsidRPr="00E641FE" w:rsidDel="0058214B">
          <w:delText xml:space="preserve">VariableDeclarationListNoIn </w:delText>
        </w:r>
        <w:r w:rsidRPr="00D04346" w:rsidDel="0058214B">
          <w:rPr>
            <w:rFonts w:ascii="Arial" w:hAnsi="Arial"/>
            <w:b/>
            <w:i w:val="0"/>
          </w:rPr>
          <w:delText>:</w:delText>
        </w:r>
      </w:del>
    </w:p>
    <w:p w14:paraId="6574FF13" w14:textId="77777777" w:rsidR="004C02EF" w:rsidRPr="00E641FE" w:rsidDel="0058214B" w:rsidRDefault="004C02EF" w:rsidP="004C02EF">
      <w:pPr>
        <w:pStyle w:val="SyntaxDefinition"/>
        <w:rPr>
          <w:del w:id="4554" w:author="Rev 3 Allen Wirfs-Brock" w:date="2011-08-31T16:14:00Z"/>
        </w:rPr>
      </w:pPr>
      <w:del w:id="4555" w:author="Rev 3 Allen Wirfs-Brock" w:date="2011-08-31T16:14:00Z">
        <w:r w:rsidRPr="00E641FE" w:rsidDel="0058214B">
          <w:delText>VariableDeclarationNoIn</w:delText>
        </w:r>
        <w:r w:rsidRPr="00E641FE" w:rsidDel="0058214B">
          <w:br/>
          <w:delText xml:space="preserve">VariableDeclarationListNoIn </w:delText>
        </w:r>
        <w:r w:rsidRPr="00C226F6" w:rsidDel="0058214B">
          <w:rPr>
            <w:rFonts w:ascii="Courier New" w:hAnsi="Courier New"/>
            <w:b/>
            <w:i w:val="0"/>
          </w:rPr>
          <w:delText>,</w:delText>
        </w:r>
        <w:r w:rsidRPr="00E641FE" w:rsidDel="0058214B">
          <w:delText xml:space="preserve"> VariableDeclarationNoIn</w:delText>
        </w:r>
      </w:del>
    </w:p>
    <w:p w14:paraId="546A756F" w14:textId="77777777" w:rsidR="004C02EF" w:rsidRPr="00E641FE" w:rsidDel="0058214B" w:rsidRDefault="004C02EF" w:rsidP="004C02EF">
      <w:pPr>
        <w:pStyle w:val="SyntaxRule"/>
        <w:rPr>
          <w:del w:id="4556" w:author="Rev 3 Allen Wirfs-Brock" w:date="2011-08-31T16:14:00Z"/>
        </w:rPr>
      </w:pPr>
      <w:del w:id="4557" w:author="Rev 3 Allen Wirfs-Brock" w:date="2011-08-31T16:14:00Z">
        <w:r w:rsidRPr="00E641FE" w:rsidDel="0058214B">
          <w:delText xml:space="preserve">VariableDeclaration </w:delText>
        </w:r>
        <w:r w:rsidRPr="00D04346" w:rsidDel="0058214B">
          <w:rPr>
            <w:rFonts w:ascii="Arial" w:hAnsi="Arial"/>
            <w:b/>
            <w:i w:val="0"/>
          </w:rPr>
          <w:delText>:</w:delText>
        </w:r>
      </w:del>
    </w:p>
    <w:p w14:paraId="132814FE" w14:textId="77777777" w:rsidR="004C02EF" w:rsidRPr="00E641FE" w:rsidDel="0058214B" w:rsidRDefault="004C02EF" w:rsidP="004C02EF">
      <w:pPr>
        <w:pStyle w:val="SyntaxDefinition"/>
        <w:rPr>
          <w:del w:id="4558" w:author="Rev 3 Allen Wirfs-Brock" w:date="2011-08-31T16:14:00Z"/>
        </w:rPr>
      </w:pPr>
      <w:del w:id="4559" w:author="Rev 3 Allen Wirfs-Brock" w:date="2011-08-31T16:14:00Z">
        <w:r w:rsidRPr="00E641FE" w:rsidDel="0058214B">
          <w:delText>Identifier Initialiser</w:delText>
        </w:r>
        <w:r w:rsidRPr="005E74B3" w:rsidDel="0058214B">
          <w:rPr>
            <w:rFonts w:ascii="Arial" w:hAnsi="Arial" w:cs="Arial"/>
            <w:i w:val="0"/>
            <w:vertAlign w:val="subscript"/>
          </w:rPr>
          <w:delText>opt</w:delText>
        </w:r>
      </w:del>
    </w:p>
    <w:p w14:paraId="03BA1CCF" w14:textId="77777777" w:rsidR="005D4898" w:rsidRPr="005D4898" w:rsidDel="0058214B" w:rsidRDefault="004C02EF" w:rsidP="005D4898">
      <w:pPr>
        <w:pStyle w:val="SyntaxRule"/>
        <w:rPr>
          <w:del w:id="4560" w:author="Rev 3 Allen Wirfs-Brock" w:date="2011-08-31T16:14:00Z"/>
        </w:rPr>
      </w:pPr>
      <w:del w:id="4561" w:author="Rev 3 Allen Wirfs-Brock" w:date="2011-08-31T16:14:00Z">
        <w:r w:rsidRPr="00E641FE" w:rsidDel="0058214B">
          <w:delText xml:space="preserve">VariableDeclarationNoIn </w:delText>
        </w:r>
        <w:r w:rsidRPr="00D04346" w:rsidDel="0058214B">
          <w:rPr>
            <w:rFonts w:ascii="Arial" w:hAnsi="Arial"/>
            <w:b/>
            <w:i w:val="0"/>
          </w:rPr>
          <w:delText>:</w:delText>
        </w:r>
      </w:del>
    </w:p>
    <w:p w14:paraId="15EFDE16" w14:textId="77777777" w:rsidR="004C02EF" w:rsidRPr="00E641FE" w:rsidDel="0058214B" w:rsidRDefault="004C02EF" w:rsidP="004C02EF">
      <w:pPr>
        <w:pStyle w:val="SyntaxDefinition"/>
        <w:rPr>
          <w:del w:id="4562" w:author="Rev 3 Allen Wirfs-Brock" w:date="2011-08-31T16:14:00Z"/>
        </w:rPr>
      </w:pPr>
      <w:del w:id="4563" w:author="Rev 3 Allen Wirfs-Brock" w:date="2011-08-31T16:14:00Z">
        <w:r w:rsidRPr="00E641FE" w:rsidDel="0058214B">
          <w:delText>Identifier InitialiserNoIn</w:delText>
        </w:r>
        <w:r w:rsidRPr="005E74B3" w:rsidDel="0058214B">
          <w:rPr>
            <w:rFonts w:ascii="Arial" w:hAnsi="Arial" w:cs="Arial"/>
            <w:i w:val="0"/>
            <w:vertAlign w:val="subscript"/>
          </w:rPr>
          <w:delText>opt</w:delText>
        </w:r>
      </w:del>
    </w:p>
    <w:p w14:paraId="2E279DE7" w14:textId="77777777" w:rsidR="004C02EF" w:rsidRPr="00E641FE" w:rsidDel="003A22E2" w:rsidRDefault="004C02EF" w:rsidP="004C02EF">
      <w:pPr>
        <w:pStyle w:val="SyntaxRule"/>
        <w:rPr>
          <w:del w:id="4564" w:author="Rev 3 Allen Wirfs-Brock" w:date="2011-08-31T13:08:00Z"/>
        </w:rPr>
      </w:pPr>
      <w:del w:id="4565" w:author="Rev 3 Allen Wirfs-Brock" w:date="2011-08-31T13:08:00Z">
        <w:r w:rsidRPr="00E641FE" w:rsidDel="003A22E2">
          <w:delText xml:space="preserve">Initialiser </w:delText>
        </w:r>
        <w:r w:rsidRPr="00D04346" w:rsidDel="003A22E2">
          <w:rPr>
            <w:rFonts w:ascii="Arial" w:hAnsi="Arial"/>
            <w:b/>
            <w:i w:val="0"/>
          </w:rPr>
          <w:delText>:</w:delText>
        </w:r>
      </w:del>
    </w:p>
    <w:p w14:paraId="40E16B54" w14:textId="77777777" w:rsidR="004C02EF" w:rsidRPr="00E641FE" w:rsidDel="003A22E2" w:rsidRDefault="004C02EF" w:rsidP="004C02EF">
      <w:pPr>
        <w:pStyle w:val="SyntaxDefinition"/>
        <w:rPr>
          <w:del w:id="4566" w:author="Rev 3 Allen Wirfs-Brock" w:date="2011-08-31T13:08:00Z"/>
        </w:rPr>
      </w:pPr>
      <w:del w:id="4567" w:author="Rev 3 Allen Wirfs-Brock" w:date="2011-08-31T13:08:00Z">
        <w:r w:rsidRPr="00C226F6" w:rsidDel="003A22E2">
          <w:rPr>
            <w:rFonts w:ascii="Courier New" w:hAnsi="Courier New"/>
            <w:b/>
            <w:i w:val="0"/>
          </w:rPr>
          <w:delText>=</w:delText>
        </w:r>
        <w:r w:rsidRPr="00E641FE" w:rsidDel="003A22E2">
          <w:delText xml:space="preserve"> AssignmentExpression</w:delText>
        </w:r>
      </w:del>
    </w:p>
    <w:p w14:paraId="22DF4923" w14:textId="77777777" w:rsidR="004C02EF" w:rsidRPr="00E641FE" w:rsidDel="003A22E2" w:rsidRDefault="004C02EF" w:rsidP="004C02EF">
      <w:pPr>
        <w:pStyle w:val="SyntaxRule"/>
        <w:rPr>
          <w:del w:id="4568" w:author="Rev 3 Allen Wirfs-Brock" w:date="2011-08-31T13:08:00Z"/>
        </w:rPr>
      </w:pPr>
      <w:del w:id="4569" w:author="Rev 3 Allen Wirfs-Brock" w:date="2011-08-31T13:08:00Z">
        <w:r w:rsidRPr="00E641FE" w:rsidDel="003A22E2">
          <w:delText xml:space="preserve">InitialiserNoIn </w:delText>
        </w:r>
        <w:r w:rsidRPr="00D04346" w:rsidDel="003A22E2">
          <w:rPr>
            <w:rFonts w:ascii="Arial" w:hAnsi="Arial"/>
            <w:b/>
            <w:i w:val="0"/>
          </w:rPr>
          <w:delText>:</w:delText>
        </w:r>
      </w:del>
    </w:p>
    <w:p w14:paraId="6B059276" w14:textId="77777777" w:rsidR="00473B27" w:rsidRPr="00E641FE" w:rsidDel="003A22E2" w:rsidRDefault="004C02EF" w:rsidP="00473B27">
      <w:pPr>
        <w:pStyle w:val="SyntaxDefinition"/>
        <w:rPr>
          <w:del w:id="4570" w:author="Rev 3 Allen Wirfs-Brock" w:date="2011-08-31T13:08:00Z"/>
        </w:rPr>
      </w:pPr>
      <w:del w:id="4571" w:author="Rev 3 Allen Wirfs-Brock" w:date="2011-08-31T13:08:00Z">
        <w:r w:rsidRPr="00C226F6" w:rsidDel="003A22E2">
          <w:rPr>
            <w:rFonts w:ascii="Courier New" w:hAnsi="Courier New"/>
            <w:b/>
            <w:i w:val="0"/>
          </w:rPr>
          <w:delText>=</w:delText>
        </w:r>
        <w:r w:rsidRPr="00E641FE" w:rsidDel="003A22E2">
          <w:delText xml:space="preserve"> AssignmentExpressionNoIn</w:delText>
        </w:r>
      </w:del>
    </w:p>
    <w:p w14:paraId="4FD0B566" w14:textId="77777777" w:rsidR="00542957" w:rsidRPr="00586549" w:rsidRDefault="00542957" w:rsidP="00542957">
      <w:pPr>
        <w:pStyle w:val="SyntaxRule"/>
        <w:rPr>
          <w:ins w:id="4572" w:author="Allen Wirfs-Brock" w:date="2011-07-11T10:33:00Z"/>
          <w:rFonts w:ascii="Arial" w:hAnsi="Arial"/>
        </w:rPr>
      </w:pPr>
      <w:ins w:id="4573" w:author="Allen Wirfs-Brock" w:date="2011-07-11T10:34:00Z">
        <w:r>
          <w:t>Binding</w:t>
        </w:r>
      </w:ins>
      <w:ins w:id="4574" w:author="Allen Wirfs-Brock" w:date="2011-07-11T10:33:00Z">
        <w:r>
          <w:t xml:space="preserve">Pattern </w:t>
        </w:r>
        <w:r w:rsidRPr="00D04346">
          <w:rPr>
            <w:rFonts w:ascii="Arial" w:hAnsi="Arial"/>
            <w:b/>
            <w:i w:val="0"/>
          </w:rPr>
          <w:t>:</w:t>
        </w:r>
      </w:ins>
    </w:p>
    <w:p w14:paraId="14CBDFB3" w14:textId="77777777" w:rsidR="00542957" w:rsidRDefault="00542957" w:rsidP="00542957">
      <w:pPr>
        <w:pStyle w:val="SyntaxDefinition"/>
        <w:rPr>
          <w:ins w:id="4575" w:author="Allen Wirfs-Brock" w:date="2011-07-11T10:33:00Z"/>
          <w:rFonts w:ascii="Courier New" w:hAnsi="Courier New" w:cs="Courier New"/>
          <w:b/>
          <w:i w:val="0"/>
        </w:rPr>
      </w:pPr>
      <w:ins w:id="4576" w:author="Allen Wirfs-Brock" w:date="2011-07-11T10:33:00Z">
        <w:r>
          <w:t>Object</w:t>
        </w:r>
      </w:ins>
      <w:ins w:id="4577" w:author="Allen Wirfs-Brock" w:date="2011-07-11T10:34:00Z">
        <w:r>
          <w:t>Binding</w:t>
        </w:r>
      </w:ins>
      <w:ins w:id="4578" w:author="Allen Wirfs-Brock" w:date="2011-07-11T10:33:00Z">
        <w:r>
          <w:t>Pattern</w:t>
        </w:r>
        <w:r>
          <w:br/>
          <w:t>Array</w:t>
        </w:r>
      </w:ins>
      <w:ins w:id="4579" w:author="Allen Wirfs-Brock" w:date="2011-07-11T10:34:00Z">
        <w:r>
          <w:t>Binding</w:t>
        </w:r>
      </w:ins>
      <w:ins w:id="4580" w:author="Allen Wirfs-Brock" w:date="2011-07-11T10:33:00Z">
        <w:r>
          <w:t>Pattern</w:t>
        </w:r>
        <w:r>
          <w:rPr>
            <w:rFonts w:ascii="Courier New" w:hAnsi="Courier New" w:cs="Courier New"/>
            <w:b/>
            <w:i w:val="0"/>
          </w:rPr>
          <w:t xml:space="preserve"> </w:t>
        </w:r>
      </w:ins>
    </w:p>
    <w:p w14:paraId="6C51A11A" w14:textId="77777777" w:rsidR="00542957" w:rsidRPr="00586549" w:rsidRDefault="00542957" w:rsidP="00542957">
      <w:pPr>
        <w:pStyle w:val="SyntaxRule"/>
        <w:rPr>
          <w:ins w:id="4581" w:author="Allen Wirfs-Brock" w:date="2011-07-11T10:33:00Z"/>
          <w:rFonts w:ascii="Arial" w:hAnsi="Arial"/>
        </w:rPr>
      </w:pPr>
      <w:ins w:id="4582" w:author="Allen Wirfs-Brock" w:date="2011-07-11T10:33:00Z">
        <w:r>
          <w:t>Object</w:t>
        </w:r>
      </w:ins>
      <w:ins w:id="4583" w:author="Allen Wirfs-Brock" w:date="2011-07-11T10:34:00Z">
        <w:r>
          <w:t>Binding</w:t>
        </w:r>
      </w:ins>
      <w:ins w:id="4584" w:author="Allen Wirfs-Brock" w:date="2011-07-11T10:33:00Z">
        <w:r>
          <w:t xml:space="preserve">Pattern </w:t>
        </w:r>
        <w:r w:rsidRPr="00D04346">
          <w:rPr>
            <w:rFonts w:ascii="Arial" w:hAnsi="Arial"/>
            <w:b/>
            <w:i w:val="0"/>
          </w:rPr>
          <w:t>:</w:t>
        </w:r>
      </w:ins>
    </w:p>
    <w:p w14:paraId="129E62CD" w14:textId="77777777" w:rsidR="00542957" w:rsidRDefault="00542957" w:rsidP="00542957">
      <w:pPr>
        <w:pStyle w:val="SyntaxDefinition"/>
        <w:rPr>
          <w:ins w:id="4585" w:author="Allen Wirfs-Brock" w:date="2011-07-11T10:33:00Z"/>
          <w:rFonts w:ascii="Courier New" w:hAnsi="Courier New" w:cs="Courier New"/>
          <w:b/>
          <w:i w:val="0"/>
        </w:rPr>
      </w:pPr>
      <w:commentRangeStart w:id="4586"/>
      <w:ins w:id="4587" w:author="Allen Wirfs-Brock" w:date="2011-07-11T10:33:00Z">
        <w:r>
          <w:rPr>
            <w:rFonts w:ascii="Courier New" w:hAnsi="Courier New" w:cs="Courier New"/>
            <w:b/>
            <w:i w:val="0"/>
          </w:rPr>
          <w:t>{ }</w:t>
        </w:r>
        <w:r>
          <w:rPr>
            <w:rFonts w:ascii="Courier New" w:hAnsi="Courier New" w:cs="Courier New"/>
            <w:b/>
            <w:i w:val="0"/>
          </w:rPr>
          <w:br/>
        </w:r>
      </w:ins>
      <w:commentRangeEnd w:id="4586"/>
      <w:ins w:id="4588" w:author="Allen Wirfs-Brock" w:date="2011-07-11T14:53:00Z">
        <w:r w:rsidR="007B4F56">
          <w:rPr>
            <w:rStyle w:val="af4"/>
            <w:rFonts w:ascii="Arial" w:eastAsia="MS Mincho" w:hAnsi="Arial"/>
            <w:i w:val="0"/>
            <w:lang w:eastAsia="ja-JP"/>
          </w:rPr>
          <w:commentReference w:id="4586"/>
        </w:r>
      </w:ins>
      <w:ins w:id="4590" w:author="Allen Wirfs-Brock" w:date="2011-07-11T10:33:00Z">
        <w:r>
          <w:rPr>
            <w:rFonts w:ascii="Courier New" w:hAnsi="Courier New" w:cs="Courier New"/>
            <w:b/>
            <w:i w:val="0"/>
          </w:rPr>
          <w:t xml:space="preserve">{ </w:t>
        </w:r>
      </w:ins>
      <w:ins w:id="4591" w:author="Allen Wirfs-Brock" w:date="2011-07-11T10:36:00Z">
        <w:r>
          <w:t>Binding</w:t>
        </w:r>
      </w:ins>
      <w:ins w:id="4592" w:author="Allen Wirfs-Brock" w:date="2011-07-11T10:33:00Z">
        <w:r>
          <w:t>PropertyList</w:t>
        </w:r>
        <w:r>
          <w:rPr>
            <w:rFonts w:ascii="Courier New" w:hAnsi="Courier New" w:cs="Courier New"/>
            <w:b/>
            <w:i w:val="0"/>
          </w:rPr>
          <w:t xml:space="preserve"> }</w:t>
        </w:r>
        <w:r>
          <w:rPr>
            <w:rFonts w:ascii="Courier New" w:hAnsi="Courier New" w:cs="Courier New"/>
            <w:b/>
            <w:i w:val="0"/>
          </w:rPr>
          <w:br/>
          <w:t xml:space="preserve">{ </w:t>
        </w:r>
      </w:ins>
      <w:ins w:id="4593" w:author="Allen Wirfs-Brock" w:date="2011-07-11T10:36:00Z">
        <w:r>
          <w:t>Binding</w:t>
        </w:r>
      </w:ins>
      <w:ins w:id="4594" w:author="Allen Wirfs-Brock" w:date="2011-07-11T10:33:00Z">
        <w:r>
          <w:t>PropertyList</w:t>
        </w:r>
        <w:r>
          <w:rPr>
            <w:rFonts w:ascii="Courier New" w:hAnsi="Courier New" w:cs="Courier New"/>
            <w:b/>
            <w:i w:val="0"/>
          </w:rPr>
          <w:t xml:space="preserve"> , }</w:t>
        </w:r>
      </w:ins>
    </w:p>
    <w:p w14:paraId="61410BCB" w14:textId="77777777" w:rsidR="00542957" w:rsidRPr="00586549" w:rsidRDefault="00542957" w:rsidP="00542957">
      <w:pPr>
        <w:pStyle w:val="SyntaxRule"/>
        <w:rPr>
          <w:ins w:id="4595" w:author="Allen Wirfs-Brock" w:date="2011-07-11T10:33:00Z"/>
          <w:rFonts w:ascii="Arial" w:hAnsi="Arial"/>
        </w:rPr>
      </w:pPr>
      <w:ins w:id="4596" w:author="Allen Wirfs-Brock" w:date="2011-07-11T10:33:00Z">
        <w:r>
          <w:t>Array</w:t>
        </w:r>
      </w:ins>
      <w:ins w:id="4597" w:author="Allen Wirfs-Brock" w:date="2011-07-11T10:38:00Z">
        <w:r>
          <w:t>Binding</w:t>
        </w:r>
      </w:ins>
      <w:ins w:id="4598" w:author="Allen Wirfs-Brock" w:date="2011-07-11T10:33:00Z">
        <w:r>
          <w:t xml:space="preserve">Pattern </w:t>
        </w:r>
        <w:r w:rsidRPr="00D04346">
          <w:rPr>
            <w:rFonts w:ascii="Arial" w:hAnsi="Arial"/>
            <w:b/>
            <w:i w:val="0"/>
          </w:rPr>
          <w:t>:</w:t>
        </w:r>
      </w:ins>
    </w:p>
    <w:p w14:paraId="176E42DD" w14:textId="77777777" w:rsidR="00542957" w:rsidRDefault="00542957" w:rsidP="00542957">
      <w:pPr>
        <w:pStyle w:val="SyntaxDefinition"/>
        <w:rPr>
          <w:ins w:id="4599" w:author="Allen Wirfs-Brock" w:date="2011-07-11T10:33:00Z"/>
          <w:rFonts w:ascii="Courier New" w:hAnsi="Courier New" w:cs="Courier New"/>
          <w:b/>
          <w:i w:val="0"/>
        </w:rPr>
      </w:pPr>
      <w:ins w:id="4600" w:author="Allen Wirfs-Brock" w:date="2011-07-11T10:33:00Z">
        <w:r>
          <w:rPr>
            <w:rFonts w:ascii="Courier New" w:hAnsi="Courier New" w:cs="Courier New"/>
            <w:b/>
            <w:i w:val="0"/>
          </w:rPr>
          <w:t xml:space="preserve">[ </w:t>
        </w:r>
        <w:commentRangeStart w:id="4601"/>
        <w:r w:rsidRPr="00984A3F">
          <w:t>Elision</w:t>
        </w:r>
        <w:r w:rsidRPr="005E74B3">
          <w:rPr>
            <w:rFonts w:ascii="Arial" w:hAnsi="Arial" w:cs="Arial"/>
            <w:i w:val="0"/>
            <w:vertAlign w:val="subscript"/>
          </w:rPr>
          <w:t>opt</w:t>
        </w:r>
        <w:r>
          <w:rPr>
            <w:rFonts w:ascii="Courier New" w:hAnsi="Courier New" w:cs="Courier New"/>
            <w:b/>
            <w:i w:val="0"/>
          </w:rPr>
          <w:t xml:space="preserve"> </w:t>
        </w:r>
      </w:ins>
      <w:ins w:id="4602" w:author="Allen Wirfs-Brock" w:date="2011-07-11T10:38:00Z">
        <w:r>
          <w:t>Binding</w:t>
        </w:r>
      </w:ins>
      <w:ins w:id="4603" w:author="Allen Wirfs-Brock" w:date="2011-07-11T10:33:00Z">
        <w:r>
          <w:t>RestElement</w:t>
        </w:r>
        <w:r w:rsidRPr="005E74B3">
          <w:rPr>
            <w:rFonts w:ascii="Arial" w:hAnsi="Arial" w:cs="Arial"/>
            <w:i w:val="0"/>
            <w:vertAlign w:val="subscript"/>
          </w:rPr>
          <w:t>opt</w:t>
        </w:r>
        <w:r>
          <w:rPr>
            <w:rFonts w:ascii="Arial" w:hAnsi="Arial" w:cs="Arial"/>
            <w:i w:val="0"/>
            <w:vertAlign w:val="subscript"/>
          </w:rPr>
          <w:t xml:space="preserve"> </w:t>
        </w:r>
      </w:ins>
      <w:commentRangeEnd w:id="4601"/>
      <w:ins w:id="4604" w:author="Allen Wirfs-Brock" w:date="2011-07-11T14:55:00Z">
        <w:r w:rsidR="007B4F56">
          <w:rPr>
            <w:rStyle w:val="af4"/>
            <w:rFonts w:ascii="Arial" w:eastAsia="MS Mincho" w:hAnsi="Arial"/>
            <w:i w:val="0"/>
            <w:lang w:eastAsia="ja-JP"/>
          </w:rPr>
          <w:commentReference w:id="4601"/>
        </w:r>
      </w:ins>
      <w:ins w:id="4606" w:author="Allen Wirfs-Brock" w:date="2011-07-11T10:33:00Z">
        <w:r>
          <w:rPr>
            <w:rFonts w:ascii="Courier New" w:hAnsi="Courier New" w:cs="Courier New"/>
            <w:b/>
            <w:i w:val="0"/>
          </w:rPr>
          <w:t>]</w:t>
        </w:r>
        <w:r>
          <w:rPr>
            <w:rFonts w:ascii="Courier New" w:hAnsi="Courier New" w:cs="Courier New"/>
            <w:b/>
            <w:i w:val="0"/>
          </w:rPr>
          <w:br/>
          <w:t>[</w:t>
        </w:r>
      </w:ins>
      <w:ins w:id="4607" w:author="Allen Wirfs-Brock" w:date="2011-07-11T10:38:00Z">
        <w:r>
          <w:t>Binding</w:t>
        </w:r>
      </w:ins>
      <w:ins w:id="4608" w:author="Allen Wirfs-Brock" w:date="2011-07-11T10:33:00Z">
        <w:r>
          <w:t>ElementList</w:t>
        </w:r>
        <w:r>
          <w:rPr>
            <w:rFonts w:ascii="Courier New" w:hAnsi="Courier New" w:cs="Courier New"/>
            <w:b/>
            <w:i w:val="0"/>
          </w:rPr>
          <w:t xml:space="preserve"> , </w:t>
        </w:r>
        <w:r w:rsidRPr="00984A3F">
          <w:t>Elision</w:t>
        </w:r>
        <w:r w:rsidRPr="005E74B3">
          <w:rPr>
            <w:rFonts w:ascii="Arial" w:hAnsi="Arial" w:cs="Arial"/>
            <w:i w:val="0"/>
            <w:vertAlign w:val="subscript"/>
          </w:rPr>
          <w:t>opt</w:t>
        </w:r>
        <w:r>
          <w:rPr>
            <w:rFonts w:ascii="Courier New" w:hAnsi="Courier New" w:cs="Courier New"/>
            <w:b/>
            <w:i w:val="0"/>
          </w:rPr>
          <w:t xml:space="preserve"> </w:t>
        </w:r>
      </w:ins>
      <w:ins w:id="4609" w:author="Allen Wirfs-Brock" w:date="2011-07-11T10:38:00Z">
        <w:r>
          <w:t>Binding</w:t>
        </w:r>
      </w:ins>
      <w:ins w:id="4610" w:author="Allen Wirfs-Brock" w:date="2011-07-11T10:33:00Z">
        <w:r>
          <w:t>RestElement</w:t>
        </w:r>
        <w:r w:rsidRPr="005E74B3">
          <w:rPr>
            <w:rFonts w:ascii="Arial" w:hAnsi="Arial" w:cs="Arial"/>
            <w:i w:val="0"/>
            <w:vertAlign w:val="subscript"/>
          </w:rPr>
          <w:t>opt</w:t>
        </w:r>
        <w:r>
          <w:rPr>
            <w:rFonts w:ascii="Arial" w:hAnsi="Arial" w:cs="Arial"/>
            <w:i w:val="0"/>
            <w:vertAlign w:val="subscript"/>
          </w:rPr>
          <w:t xml:space="preserve"> </w:t>
        </w:r>
        <w:r>
          <w:rPr>
            <w:rFonts w:ascii="Courier New" w:hAnsi="Courier New" w:cs="Courier New"/>
            <w:b/>
            <w:i w:val="0"/>
          </w:rPr>
          <w:t>]</w:t>
        </w:r>
      </w:ins>
    </w:p>
    <w:p w14:paraId="7C07E323" w14:textId="77777777" w:rsidR="00542957" w:rsidRPr="00586549" w:rsidRDefault="00542957" w:rsidP="00542957">
      <w:pPr>
        <w:pStyle w:val="SyntaxRule"/>
        <w:rPr>
          <w:ins w:id="4611" w:author="Allen Wirfs-Brock" w:date="2011-07-11T10:33:00Z"/>
          <w:rFonts w:ascii="Arial" w:hAnsi="Arial"/>
        </w:rPr>
      </w:pPr>
      <w:ins w:id="4612" w:author="Allen Wirfs-Brock" w:date="2011-07-11T10:37:00Z">
        <w:r>
          <w:t>Binding</w:t>
        </w:r>
      </w:ins>
      <w:ins w:id="4613" w:author="Allen Wirfs-Brock" w:date="2011-07-11T10:33:00Z">
        <w:r>
          <w:t xml:space="preserve">PropertyList </w:t>
        </w:r>
        <w:r w:rsidRPr="00D04346">
          <w:rPr>
            <w:rFonts w:ascii="Arial" w:hAnsi="Arial"/>
            <w:b/>
            <w:i w:val="0"/>
          </w:rPr>
          <w:t>:</w:t>
        </w:r>
      </w:ins>
    </w:p>
    <w:p w14:paraId="55A1A129" w14:textId="77777777" w:rsidR="00542957" w:rsidRPr="00ED79C2" w:rsidRDefault="00542957" w:rsidP="00542957">
      <w:pPr>
        <w:pStyle w:val="SyntaxDefinition"/>
        <w:rPr>
          <w:ins w:id="4614" w:author="Allen Wirfs-Brock" w:date="2011-07-11T10:33:00Z"/>
        </w:rPr>
      </w:pPr>
      <w:ins w:id="4615" w:author="Allen Wirfs-Brock" w:date="2011-07-11T10:37:00Z">
        <w:r>
          <w:t>Binding</w:t>
        </w:r>
      </w:ins>
      <w:ins w:id="4616" w:author="Allen Wirfs-Brock" w:date="2011-07-11T10:33:00Z">
        <w:r>
          <w:t>Property</w:t>
        </w:r>
        <w:r w:rsidRPr="00ED79C2">
          <w:br/>
        </w:r>
      </w:ins>
      <w:ins w:id="4617" w:author="Allen Wirfs-Brock" w:date="2011-07-11T10:37:00Z">
        <w:r>
          <w:t>Binding</w:t>
        </w:r>
      </w:ins>
      <w:ins w:id="4618" w:author="Allen Wirfs-Brock" w:date="2011-07-11T10:33:00Z">
        <w:r>
          <w:t xml:space="preserve">PropertyList </w:t>
        </w:r>
        <w:r>
          <w:rPr>
            <w:rFonts w:ascii="Courier New" w:hAnsi="Courier New" w:cs="Courier New"/>
            <w:b/>
            <w:i w:val="0"/>
          </w:rPr>
          <w:t>,</w:t>
        </w:r>
        <w:r>
          <w:t xml:space="preserve"> </w:t>
        </w:r>
      </w:ins>
      <w:ins w:id="4619" w:author="Allen Wirfs-Brock" w:date="2011-07-11T10:37:00Z">
        <w:r>
          <w:t>Binding</w:t>
        </w:r>
      </w:ins>
      <w:ins w:id="4620" w:author="Allen Wirfs-Brock" w:date="2011-07-11T10:33:00Z">
        <w:r>
          <w:t>Property</w:t>
        </w:r>
      </w:ins>
    </w:p>
    <w:p w14:paraId="34B08E04" w14:textId="77777777" w:rsidR="00542957" w:rsidRPr="00586549" w:rsidRDefault="00542957" w:rsidP="00542957">
      <w:pPr>
        <w:pStyle w:val="SyntaxRule"/>
        <w:rPr>
          <w:ins w:id="4621" w:author="Allen Wirfs-Brock" w:date="2011-07-11T10:33:00Z"/>
          <w:rFonts w:ascii="Arial" w:hAnsi="Arial"/>
        </w:rPr>
      </w:pPr>
      <w:ins w:id="4622" w:author="Allen Wirfs-Brock" w:date="2011-07-11T10:39:00Z">
        <w:r>
          <w:t>Binding</w:t>
        </w:r>
      </w:ins>
      <w:ins w:id="4623" w:author="Allen Wirfs-Brock" w:date="2011-07-11T10:33:00Z">
        <w:r>
          <w:t>ElementList</w:t>
        </w:r>
        <w:r w:rsidRPr="00586549">
          <w:rPr>
            <w:rFonts w:ascii="Arial" w:hAnsi="Arial"/>
          </w:rPr>
          <w:t xml:space="preserve"> </w:t>
        </w:r>
        <w:r w:rsidRPr="00D04346">
          <w:rPr>
            <w:rFonts w:ascii="Arial" w:hAnsi="Arial"/>
            <w:b/>
            <w:i w:val="0"/>
          </w:rPr>
          <w:t>:</w:t>
        </w:r>
      </w:ins>
    </w:p>
    <w:p w14:paraId="74450D69" w14:textId="77777777" w:rsidR="00542957" w:rsidRPr="00ED79C2" w:rsidRDefault="00542957" w:rsidP="00542957">
      <w:pPr>
        <w:pStyle w:val="SyntaxDefinition"/>
        <w:rPr>
          <w:ins w:id="4624" w:author="Allen Wirfs-Brock" w:date="2011-07-11T10:33:00Z"/>
        </w:rPr>
      </w:pPr>
      <w:ins w:id="4625" w:author="Allen Wirfs-Brock" w:date="2011-07-11T10:33:00Z">
        <w:r w:rsidRPr="00984A3F">
          <w:t>Elision</w:t>
        </w:r>
        <w:r w:rsidRPr="005E74B3">
          <w:rPr>
            <w:rFonts w:ascii="Arial" w:hAnsi="Arial" w:cs="Arial"/>
            <w:i w:val="0"/>
            <w:vertAlign w:val="subscript"/>
          </w:rPr>
          <w:t>opt</w:t>
        </w:r>
        <w:r>
          <w:t xml:space="preserve">  </w:t>
        </w:r>
      </w:ins>
      <w:ins w:id="4626" w:author="Allen Wirfs-Brock" w:date="2011-07-11T10:39:00Z">
        <w:r>
          <w:t>Binding</w:t>
        </w:r>
      </w:ins>
      <w:ins w:id="4627" w:author="Allen Wirfs-Brock" w:date="2011-07-11T10:33:00Z">
        <w:r>
          <w:t>Element</w:t>
        </w:r>
        <w:r w:rsidRPr="00ED79C2">
          <w:t xml:space="preserve"> </w:t>
        </w:r>
        <w:r w:rsidRPr="00ED79C2">
          <w:br/>
        </w:r>
      </w:ins>
      <w:ins w:id="4628" w:author="Allen Wirfs-Brock" w:date="2011-07-11T10:39:00Z">
        <w:r>
          <w:t>Binding</w:t>
        </w:r>
      </w:ins>
      <w:ins w:id="4629" w:author="Allen Wirfs-Brock" w:date="2011-07-11T10:33:00Z">
        <w:r>
          <w:t xml:space="preserve">ElementList </w:t>
        </w:r>
        <w:r>
          <w:rPr>
            <w:rFonts w:ascii="Courier New" w:hAnsi="Courier New" w:cs="Courier New"/>
            <w:b/>
            <w:i w:val="0"/>
          </w:rPr>
          <w:t>,</w:t>
        </w:r>
        <w:r w:rsidRPr="00ED1701">
          <w:t xml:space="preserve"> </w:t>
        </w:r>
        <w:r w:rsidRPr="00984A3F">
          <w:t>Elision</w:t>
        </w:r>
        <w:r w:rsidRPr="005E74B3">
          <w:rPr>
            <w:rFonts w:ascii="Arial" w:hAnsi="Arial" w:cs="Arial"/>
            <w:i w:val="0"/>
            <w:vertAlign w:val="subscript"/>
          </w:rPr>
          <w:t>opt</w:t>
        </w:r>
        <w:r>
          <w:rPr>
            <w:rFonts w:ascii="Arial" w:hAnsi="Arial" w:cs="Arial"/>
            <w:i w:val="0"/>
            <w:vertAlign w:val="subscript"/>
          </w:rPr>
          <w:t xml:space="preserve"> </w:t>
        </w:r>
        <w:r>
          <w:t xml:space="preserve"> </w:t>
        </w:r>
      </w:ins>
      <w:ins w:id="4630" w:author="Allen Wirfs-Brock" w:date="2011-07-11T10:39:00Z">
        <w:r>
          <w:t>Binding</w:t>
        </w:r>
      </w:ins>
      <w:ins w:id="4631" w:author="Allen Wirfs-Brock" w:date="2011-07-11T10:33:00Z">
        <w:r>
          <w:t>Element</w:t>
        </w:r>
      </w:ins>
    </w:p>
    <w:p w14:paraId="18206CCF" w14:textId="77777777" w:rsidR="00542957" w:rsidRPr="00586549" w:rsidRDefault="00542957" w:rsidP="00542957">
      <w:pPr>
        <w:pStyle w:val="SyntaxRule"/>
        <w:rPr>
          <w:ins w:id="4632" w:author="Allen Wirfs-Brock" w:date="2011-07-11T10:33:00Z"/>
          <w:rFonts w:ascii="Arial" w:hAnsi="Arial"/>
        </w:rPr>
      </w:pPr>
      <w:ins w:id="4633" w:author="Allen Wirfs-Brock" w:date="2011-07-11T10:37:00Z">
        <w:r>
          <w:t>Binding</w:t>
        </w:r>
      </w:ins>
      <w:ins w:id="4634" w:author="Allen Wirfs-Brock" w:date="2011-07-11T10:33:00Z">
        <w:r>
          <w:t xml:space="preserve">Property </w:t>
        </w:r>
        <w:r w:rsidRPr="00D04346">
          <w:rPr>
            <w:rFonts w:ascii="Arial" w:hAnsi="Arial"/>
            <w:b/>
            <w:i w:val="0"/>
          </w:rPr>
          <w:t>:</w:t>
        </w:r>
      </w:ins>
    </w:p>
    <w:p w14:paraId="2EFAF7D3" w14:textId="77777777" w:rsidR="00542957" w:rsidRPr="00ED79C2" w:rsidRDefault="003F6A3C" w:rsidP="00542957">
      <w:pPr>
        <w:pStyle w:val="SyntaxDefinition"/>
        <w:rPr>
          <w:ins w:id="4635" w:author="Allen Wirfs-Brock" w:date="2011-07-11T10:33:00Z"/>
        </w:rPr>
      </w:pPr>
      <w:ins w:id="4636" w:author="Rev 3 Allen Wirfs-Brock" w:date="2011-09-01T13:46:00Z">
        <w:r>
          <w:t>SingleNameBinding</w:t>
        </w:r>
      </w:ins>
      <w:commentRangeStart w:id="4637"/>
      <w:ins w:id="4638" w:author="Allen Wirfs-Brock" w:date="2011-07-11T10:33:00Z">
        <w:del w:id="4639" w:author="Rev 3 Allen Wirfs-Brock" w:date="2011-09-01T13:46:00Z">
          <w:r w:rsidR="00542957" w:rsidDel="003F6A3C">
            <w:delText>Identifier</w:delText>
          </w:r>
        </w:del>
      </w:ins>
      <w:ins w:id="4640" w:author="Rev 3 Allen Wirfs-Brock" w:date="2011-08-31T10:49:00Z">
        <w:r w:rsidR="007F533A">
          <w:t xml:space="preserve"> </w:t>
        </w:r>
      </w:ins>
      <w:ins w:id="4641" w:author="Rev 3 Allen Wirfs-Brock" w:date="2011-08-31T11:50:00Z">
        <w:r w:rsidR="009A7A92">
          <w:rPr>
            <w:rFonts w:ascii="Arial" w:hAnsi="Arial" w:cs="Arial"/>
            <w:i w:val="0"/>
            <w:vertAlign w:val="subscript"/>
          </w:rPr>
          <w:br/>
        </w:r>
      </w:ins>
      <w:commentRangeEnd w:id="4637"/>
      <w:ins w:id="4642" w:author="Rev 3 Allen Wirfs-Brock" w:date="2011-08-31T12:41:00Z">
        <w:r w:rsidR="00907F7C">
          <w:rPr>
            <w:rStyle w:val="af4"/>
            <w:rFonts w:ascii="Arial" w:eastAsia="MS Mincho" w:hAnsi="Arial"/>
            <w:i w:val="0"/>
            <w:lang w:eastAsia="ja-JP"/>
          </w:rPr>
          <w:commentReference w:id="4637"/>
        </w:r>
      </w:ins>
      <w:ins w:id="4645" w:author="Rev 3 Allen Wirfs-Brock" w:date="2011-08-31T11:50:00Z">
        <w:r w:rsidR="009A7A92">
          <w:t>PropertyName</w:t>
        </w:r>
        <w:r w:rsidR="009A7A92">
          <w:rPr>
            <w:rFonts w:ascii="Courier New" w:hAnsi="Courier New" w:cs="Courier New"/>
            <w:b/>
            <w:i w:val="0"/>
          </w:rPr>
          <w:t xml:space="preserve"> : </w:t>
        </w:r>
      </w:ins>
      <w:ins w:id="4646" w:author="Rev 3 Allen Wirfs-Brock" w:date="2011-09-01T13:46:00Z">
        <w:r>
          <w:t>SingleNameBinding</w:t>
        </w:r>
      </w:ins>
      <w:ins w:id="4647" w:author="Allen Wirfs-Brock" w:date="2011-07-11T10:33:00Z">
        <w:r w:rsidR="00542957">
          <w:br/>
          <w:t>PropertyName</w:t>
        </w:r>
        <w:r w:rsidR="00542957">
          <w:rPr>
            <w:rFonts w:ascii="Courier New" w:hAnsi="Courier New" w:cs="Courier New"/>
            <w:b/>
            <w:i w:val="0"/>
          </w:rPr>
          <w:t xml:space="preserve"> : </w:t>
        </w:r>
      </w:ins>
      <w:ins w:id="4648" w:author="Allen Wirfs-Brock" w:date="2011-07-11T10:43:00Z">
        <w:r w:rsidR="00950128">
          <w:t>Binding</w:t>
        </w:r>
      </w:ins>
      <w:ins w:id="4649" w:author="Allen Wirfs-Brock" w:date="2011-07-11T15:40:00Z">
        <w:r w:rsidR="00AA404C">
          <w:t>Pattern</w:t>
        </w:r>
      </w:ins>
      <w:ins w:id="4650" w:author="Rev 3 Allen Wirfs-Brock" w:date="2011-08-31T10:49:00Z">
        <w:r w:rsidR="007F533A">
          <w:t xml:space="preserve"> </w:t>
        </w:r>
        <w:r w:rsidR="007F533A" w:rsidRPr="00E641FE">
          <w:t>Initialiser</w:t>
        </w:r>
        <w:r w:rsidR="007F533A" w:rsidRPr="005E74B3">
          <w:rPr>
            <w:rFonts w:ascii="Arial" w:hAnsi="Arial" w:cs="Arial"/>
            <w:i w:val="0"/>
            <w:vertAlign w:val="subscript"/>
          </w:rPr>
          <w:t>opt</w:t>
        </w:r>
      </w:ins>
    </w:p>
    <w:p w14:paraId="6D021D16" w14:textId="77777777" w:rsidR="00542957" w:rsidRPr="00586549" w:rsidRDefault="00542957" w:rsidP="00542957">
      <w:pPr>
        <w:pStyle w:val="SyntaxRule"/>
        <w:rPr>
          <w:ins w:id="4651" w:author="Allen Wirfs-Brock" w:date="2011-07-11T10:33:00Z"/>
          <w:rFonts w:ascii="Arial" w:hAnsi="Arial"/>
        </w:rPr>
      </w:pPr>
      <w:ins w:id="4652" w:author="Allen Wirfs-Brock" w:date="2011-07-11T10:39:00Z">
        <w:r>
          <w:t>Binding</w:t>
        </w:r>
      </w:ins>
      <w:ins w:id="4653" w:author="Allen Wirfs-Brock" w:date="2011-07-11T10:33:00Z">
        <w:r>
          <w:t xml:space="preserve">Element </w:t>
        </w:r>
        <w:r w:rsidRPr="00D04346">
          <w:rPr>
            <w:rFonts w:ascii="Arial" w:hAnsi="Arial"/>
            <w:b/>
            <w:i w:val="0"/>
          </w:rPr>
          <w:t>:</w:t>
        </w:r>
      </w:ins>
    </w:p>
    <w:p w14:paraId="0522C11E" w14:textId="77777777" w:rsidR="00542957" w:rsidRPr="00ED79C2" w:rsidRDefault="003F6A3C" w:rsidP="00542957">
      <w:pPr>
        <w:pStyle w:val="SyntaxDefinition"/>
        <w:rPr>
          <w:ins w:id="4654" w:author="Allen Wirfs-Brock" w:date="2011-07-11T10:33:00Z"/>
        </w:rPr>
      </w:pPr>
      <w:ins w:id="4655" w:author="Rev 3 Allen Wirfs-Brock" w:date="2011-09-01T13:46:00Z">
        <w:r>
          <w:t>SingleNameBinding</w:t>
        </w:r>
      </w:ins>
      <w:ins w:id="4656" w:author="Rev 3 Allen Wirfs-Brock" w:date="2011-08-31T12:14:00Z">
        <w:r w:rsidR="00670A44">
          <w:br/>
        </w:r>
      </w:ins>
      <w:ins w:id="4657" w:author="Allen Wirfs-Brock" w:date="2011-07-11T10:33:00Z">
        <w:del w:id="4658" w:author="Rev 3 Allen Wirfs-Brock" w:date="2011-08-31T10:40:00Z">
          <w:r w:rsidR="00542957" w:rsidRPr="004431E2" w:rsidDel="001748F3">
            <w:rPr>
              <w:rFonts w:ascii="Arial" w:hAnsi="Arial" w:cs="Arial"/>
              <w:i w:val="0"/>
              <w:sz w:val="16"/>
              <w:szCs w:val="16"/>
            </w:rPr>
            <w:delText xml:space="preserve"> </w:delText>
          </w:r>
        </w:del>
      </w:ins>
      <w:ins w:id="4659" w:author="Allen Wirfs-Brock" w:date="2011-07-11T10:44:00Z">
        <w:del w:id="4660" w:author="Rev 3 Allen Wirfs-Brock" w:date="2011-08-31T10:40:00Z">
          <w:r w:rsidR="00950128" w:rsidDel="001748F3">
            <w:delText>Identifier</w:delText>
          </w:r>
        </w:del>
      </w:ins>
      <w:ins w:id="4661" w:author="Allen Wirfs-Brock" w:date="2011-07-11T10:43:00Z">
        <w:del w:id="4662" w:author="Rev 3 Allen Wirfs-Brock" w:date="2011-08-31T10:40:00Z">
          <w:r w:rsidR="00950128" w:rsidDel="001748F3">
            <w:br/>
          </w:r>
        </w:del>
      </w:ins>
      <w:ins w:id="4663" w:author="Allen Wirfs-Brock" w:date="2011-07-11T10:44:00Z">
        <w:r w:rsidR="00950128">
          <w:t>BindingPattern</w:t>
        </w:r>
      </w:ins>
      <w:ins w:id="4664" w:author="Rev 3 Allen Wirfs-Brock" w:date="2011-08-31T10:49:00Z">
        <w:r w:rsidR="007F533A">
          <w:t xml:space="preserve"> </w:t>
        </w:r>
        <w:r w:rsidR="007F533A" w:rsidRPr="00E641FE">
          <w:t>Initialiser</w:t>
        </w:r>
        <w:r w:rsidR="007F533A" w:rsidRPr="005E74B3">
          <w:rPr>
            <w:rFonts w:ascii="Arial" w:hAnsi="Arial" w:cs="Arial"/>
            <w:i w:val="0"/>
            <w:vertAlign w:val="subscript"/>
          </w:rPr>
          <w:t>opt</w:t>
        </w:r>
      </w:ins>
    </w:p>
    <w:p w14:paraId="21575393" w14:textId="77777777" w:rsidR="00670A44" w:rsidRPr="00586549" w:rsidRDefault="003F6A3C" w:rsidP="00670A44">
      <w:pPr>
        <w:pStyle w:val="SyntaxRule"/>
        <w:rPr>
          <w:ins w:id="4665" w:author="Rev 3 Allen Wirfs-Brock" w:date="2011-08-31T12:06:00Z"/>
          <w:rFonts w:ascii="Arial" w:hAnsi="Arial"/>
        </w:rPr>
      </w:pPr>
      <w:ins w:id="4666" w:author="Rev 3 Allen Wirfs-Brock" w:date="2011-09-01T13:45:00Z">
        <w:r>
          <w:t>SingleNameBinding</w:t>
        </w:r>
      </w:ins>
      <w:ins w:id="4667" w:author="Rev 3 Allen Wirfs-Brock" w:date="2011-08-31T12:12:00Z">
        <w:r w:rsidR="00670A44">
          <w:t xml:space="preserve"> </w:t>
        </w:r>
      </w:ins>
      <w:ins w:id="4668" w:author="Rev 3 Allen Wirfs-Brock" w:date="2011-08-31T12:06:00Z">
        <w:r w:rsidR="00670A44">
          <w:t xml:space="preserve"> </w:t>
        </w:r>
        <w:r w:rsidR="00670A44" w:rsidRPr="00D04346">
          <w:rPr>
            <w:rFonts w:ascii="Arial" w:hAnsi="Arial"/>
            <w:b/>
            <w:i w:val="0"/>
          </w:rPr>
          <w:t>:</w:t>
        </w:r>
      </w:ins>
    </w:p>
    <w:p w14:paraId="2E2DE04E" w14:textId="77777777" w:rsidR="00670A44" w:rsidRDefault="00D42EB6" w:rsidP="00670A44">
      <w:pPr>
        <w:pStyle w:val="SyntaxDefinition"/>
        <w:rPr>
          <w:ins w:id="4669" w:author="Rev 3 Allen Wirfs-Brock" w:date="2011-08-31T12:07:00Z"/>
        </w:rPr>
      </w:pPr>
      <w:ins w:id="4670" w:author="Rev 3 Allen Wirfs-Brock" w:date="2011-09-22T16:55:00Z">
        <w:r>
          <w:t>Binding</w:t>
        </w:r>
      </w:ins>
      <w:ins w:id="4671" w:author="Rev 3 Allen Wirfs-Brock" w:date="2011-08-31T12:06:00Z">
        <w:r w:rsidR="00670A44">
          <w:t xml:space="preserve">Identifier </w:t>
        </w:r>
        <w:r w:rsidR="00670A44" w:rsidRPr="00E641FE">
          <w:t>Initialiser</w:t>
        </w:r>
        <w:r w:rsidR="00670A44" w:rsidRPr="005E74B3">
          <w:rPr>
            <w:rFonts w:ascii="Arial" w:hAnsi="Arial" w:cs="Arial"/>
            <w:i w:val="0"/>
            <w:vertAlign w:val="subscript"/>
          </w:rPr>
          <w:t>opt</w:t>
        </w:r>
      </w:ins>
    </w:p>
    <w:p w14:paraId="3102E921" w14:textId="77777777" w:rsidR="00542957" w:rsidRPr="00586549" w:rsidRDefault="00542957" w:rsidP="00670A44">
      <w:pPr>
        <w:pStyle w:val="SyntaxRule"/>
        <w:rPr>
          <w:ins w:id="4672" w:author="Allen Wirfs-Brock" w:date="2011-07-11T10:33:00Z"/>
          <w:rFonts w:ascii="Arial" w:hAnsi="Arial"/>
        </w:rPr>
      </w:pPr>
      <w:ins w:id="4673" w:author="Allen Wirfs-Brock" w:date="2011-07-11T10:39:00Z">
        <w:r>
          <w:t>Binding</w:t>
        </w:r>
      </w:ins>
      <w:ins w:id="4674" w:author="Allen Wirfs-Brock" w:date="2011-07-11T10:33:00Z">
        <w:r>
          <w:t xml:space="preserve">RestElement </w:t>
        </w:r>
        <w:r w:rsidRPr="00D04346">
          <w:rPr>
            <w:rFonts w:ascii="Arial" w:hAnsi="Arial"/>
            <w:b/>
            <w:i w:val="0"/>
          </w:rPr>
          <w:t>:</w:t>
        </w:r>
      </w:ins>
    </w:p>
    <w:p w14:paraId="57B653D4" w14:textId="77777777" w:rsidR="00542957" w:rsidRDefault="00542957" w:rsidP="00542957">
      <w:pPr>
        <w:pStyle w:val="SyntaxDefinition"/>
        <w:rPr>
          <w:ins w:id="4675" w:author="Allen Wirfs-Brock" w:date="2011-07-11T10:33:00Z"/>
        </w:rPr>
      </w:pPr>
      <w:ins w:id="4676" w:author="Allen Wirfs-Brock" w:date="2011-07-11T10:33:00Z">
        <w:r w:rsidRPr="004431E2">
          <w:rPr>
            <w:rFonts w:ascii="Arial" w:hAnsi="Arial" w:cs="Arial"/>
            <w:i w:val="0"/>
            <w:sz w:val="16"/>
            <w:szCs w:val="16"/>
          </w:rPr>
          <w:t xml:space="preserve"> </w:t>
        </w:r>
        <w:r w:rsidRPr="00BF06DE">
          <w:rPr>
            <w:rFonts w:ascii="Courier New" w:hAnsi="Courier New" w:cs="Courier New"/>
            <w:b/>
            <w:i w:val="0"/>
          </w:rPr>
          <w:t>…</w:t>
        </w:r>
        <w:r>
          <w:rPr>
            <w:rFonts w:ascii="Arial" w:hAnsi="Arial" w:cs="Arial"/>
            <w:i w:val="0"/>
            <w:sz w:val="16"/>
            <w:szCs w:val="16"/>
          </w:rPr>
          <w:t xml:space="preserve"> </w:t>
        </w:r>
      </w:ins>
      <w:ins w:id="4677" w:author="Rev 3 Allen Wirfs-Brock" w:date="2011-09-01T13:47:00Z">
        <w:r w:rsidR="003F6A3C">
          <w:t xml:space="preserve">BindingIdentifier  </w:t>
        </w:r>
      </w:ins>
      <w:ins w:id="4678" w:author="Allen Wirfs-Brock" w:date="2011-07-11T10:43:00Z">
        <w:del w:id="4679" w:author="Rev 3 Allen Wirfs-Brock" w:date="2011-09-01T13:47:00Z">
          <w:r w:rsidR="00950128" w:rsidDel="003F6A3C">
            <w:delText>Identifier</w:delText>
          </w:r>
        </w:del>
      </w:ins>
    </w:p>
    <w:p w14:paraId="08BAD8BE" w14:textId="77777777" w:rsidR="0058214B" w:rsidRDefault="0058214B" w:rsidP="009570BE">
      <w:pPr>
        <w:pStyle w:val="Syntax"/>
        <w:rPr>
          <w:ins w:id="4680" w:author="Rev 3 Allen Wirfs-Brock" w:date="2011-08-31T16:09:00Z"/>
        </w:rPr>
      </w:pPr>
      <w:ins w:id="4681" w:author="Rev 3 Allen Wirfs-Brock" w:date="2011-08-31T16:13:00Z">
        <w:r w:rsidRPr="002912E1">
          <w:t>Semantics</w:t>
        </w:r>
      </w:ins>
    </w:p>
    <w:p w14:paraId="031993A5" w14:textId="77777777" w:rsidR="004C02EF" w:rsidDel="0058214B" w:rsidRDefault="004C02EF" w:rsidP="004C02EF">
      <w:pPr>
        <w:rPr>
          <w:del w:id="4682" w:author="Rev 3 Allen Wirfs-Brock" w:date="2011-08-31T16:12:00Z"/>
        </w:rPr>
      </w:pPr>
      <w:del w:id="4683" w:author="Rev 3 Allen Wirfs-Brock" w:date="2011-08-31T16:12:00Z">
        <w:r w:rsidDel="0058214B">
          <w:delText xml:space="preserve">A variable statement declares variables that are created as defined in 10.5. Variables are initialised to </w:delText>
        </w:r>
        <w:r w:rsidDel="0058214B">
          <w:rPr>
            <w:b/>
          </w:rPr>
          <w:delText>undefined</w:delText>
        </w:r>
        <w:r w:rsidDel="0058214B">
          <w:delText xml:space="preserve"> when created. A variable with an </w:delText>
        </w:r>
        <w:r w:rsidRPr="00E641FE" w:rsidDel="0058214B">
          <w:rPr>
            <w:rFonts w:ascii="Times New Roman" w:hAnsi="Times New Roman"/>
            <w:i/>
          </w:rPr>
          <w:delText>Initialiser</w:delText>
        </w:r>
        <w:r w:rsidDel="0058214B">
          <w:delText xml:space="preserve"> is assigned the value of its </w:delText>
        </w:r>
        <w:r w:rsidRPr="00E641FE" w:rsidDel="0058214B">
          <w:rPr>
            <w:rFonts w:ascii="Times New Roman" w:hAnsi="Times New Roman"/>
            <w:i/>
          </w:rPr>
          <w:delText>AssignmentExpression</w:delText>
        </w:r>
        <w:r w:rsidDel="0058214B">
          <w:delText xml:space="preserve"> when the </w:delText>
        </w:r>
        <w:r w:rsidRPr="00E641FE" w:rsidDel="0058214B">
          <w:rPr>
            <w:rFonts w:ascii="Times New Roman" w:hAnsi="Times New Roman"/>
            <w:i/>
          </w:rPr>
          <w:delText>VariableStatement</w:delText>
        </w:r>
        <w:r w:rsidDel="0058214B">
          <w:delText xml:space="preserve"> is executed, not when the variable is created.</w:delText>
        </w:r>
      </w:del>
    </w:p>
    <w:p w14:paraId="0741D146" w14:textId="77777777" w:rsidR="004C02EF" w:rsidRPr="002912E1" w:rsidDel="0058214B" w:rsidRDefault="004C02EF" w:rsidP="004C02EF">
      <w:pPr>
        <w:pStyle w:val="Syntax"/>
        <w:rPr>
          <w:del w:id="4684" w:author="Rev 3 Allen Wirfs-Brock" w:date="2011-08-31T16:12:00Z"/>
        </w:rPr>
      </w:pPr>
      <w:del w:id="4685" w:author="Rev 3 Allen Wirfs-Brock" w:date="2011-08-31T16:12:00Z">
        <w:r w:rsidRPr="002912E1" w:rsidDel="0058214B">
          <w:delText>Semantics</w:delText>
        </w:r>
      </w:del>
    </w:p>
    <w:p w14:paraId="030623FB" w14:textId="77777777" w:rsidR="004C02EF" w:rsidDel="0058214B" w:rsidRDefault="004C02EF" w:rsidP="004C02EF">
      <w:pPr>
        <w:rPr>
          <w:del w:id="4686" w:author="Rev 3 Allen Wirfs-Brock" w:date="2011-08-31T16:12:00Z"/>
        </w:rPr>
      </w:pPr>
      <w:del w:id="4687" w:author="Rev 3 Allen Wirfs-Brock" w:date="2011-08-31T16:12:00Z">
        <w:r w:rsidDel="0058214B">
          <w:delText xml:space="preserve">The production </w:delText>
        </w:r>
        <w:r w:rsidRPr="00E641FE" w:rsidDel="0058214B">
          <w:rPr>
            <w:rFonts w:ascii="Times New Roman" w:hAnsi="Times New Roman"/>
            <w:i/>
          </w:rPr>
          <w:delText xml:space="preserve">VariableStatement </w:delText>
        </w:r>
        <w:r w:rsidDel="0058214B">
          <w:rPr>
            <w:b/>
          </w:rPr>
          <w:delText>:</w:delText>
        </w:r>
        <w:r w:rsidRPr="00E641FE" w:rsidDel="0058214B">
          <w:rPr>
            <w:rFonts w:ascii="Times New Roman" w:hAnsi="Times New Roman"/>
            <w:i/>
          </w:rPr>
          <w:delText xml:space="preserve"> </w:delText>
        </w:r>
        <w:r w:rsidDel="0058214B">
          <w:rPr>
            <w:rFonts w:ascii="Courier New" w:hAnsi="Courier New"/>
            <w:b/>
          </w:rPr>
          <w:delText>var</w:delText>
        </w:r>
        <w:r w:rsidRPr="00E641FE" w:rsidDel="0058214B">
          <w:rPr>
            <w:rFonts w:ascii="Times New Roman" w:hAnsi="Times New Roman"/>
            <w:i/>
          </w:rPr>
          <w:delText xml:space="preserve"> VariableDeclarationList </w:delText>
        </w:r>
        <w:r w:rsidDel="0058214B">
          <w:rPr>
            <w:rFonts w:ascii="Courier New" w:hAnsi="Courier New"/>
            <w:b/>
          </w:rPr>
          <w:delText>;</w:delText>
        </w:r>
        <w:r w:rsidDel="0058214B">
          <w:delText xml:space="preserve"> is evaluated as follows:</w:delText>
        </w:r>
        <w:bookmarkStart w:id="4688" w:name="_Toc382212713"/>
      </w:del>
    </w:p>
    <w:p w14:paraId="1D9F0B79" w14:textId="77777777" w:rsidR="004C02EF" w:rsidRPr="00D828E7" w:rsidDel="0058214B" w:rsidRDefault="004C02EF" w:rsidP="004C02EF">
      <w:pPr>
        <w:pStyle w:val="Alg2"/>
        <w:numPr>
          <w:ilvl w:val="0"/>
          <w:numId w:val="112"/>
        </w:numPr>
        <w:rPr>
          <w:del w:id="4689" w:author="Rev 3 Allen Wirfs-Brock" w:date="2011-08-31T16:12:00Z"/>
        </w:rPr>
      </w:pPr>
      <w:del w:id="4690" w:author="Rev 3 Allen Wirfs-Brock" w:date="2011-08-31T16:12:00Z">
        <w:r w:rsidRPr="00D828E7" w:rsidDel="0058214B">
          <w:delText xml:space="preserve">Evaluate </w:delText>
        </w:r>
        <w:r w:rsidRPr="00E641FE" w:rsidDel="0058214B">
          <w:rPr>
            <w:i/>
          </w:rPr>
          <w:delText>VariableDeclarationList</w:delText>
        </w:r>
        <w:bookmarkEnd w:id="4688"/>
        <w:r w:rsidRPr="00D828E7" w:rsidDel="0058214B">
          <w:delText>.</w:delText>
        </w:r>
      </w:del>
    </w:p>
    <w:p w14:paraId="7987ED7C" w14:textId="77777777" w:rsidR="004C02EF" w:rsidRPr="00D828E7" w:rsidDel="0058214B" w:rsidRDefault="004C02EF" w:rsidP="004C02EF">
      <w:pPr>
        <w:pStyle w:val="Alg2"/>
        <w:numPr>
          <w:ilvl w:val="0"/>
          <w:numId w:val="112"/>
        </w:numPr>
        <w:spacing w:after="220"/>
        <w:rPr>
          <w:del w:id="4691" w:author="Rev 3 Allen Wirfs-Brock" w:date="2011-08-31T16:12:00Z"/>
        </w:rPr>
      </w:pPr>
      <w:del w:id="4692" w:author="Rev 3 Allen Wirfs-Brock" w:date="2011-08-31T16:12:00Z">
        <w:r w:rsidRPr="00D828E7" w:rsidDel="0058214B">
          <w:delText>Return (</w:delText>
        </w:r>
        <w:r w:rsidRPr="00D828E7" w:rsidDel="0058214B">
          <w:rPr>
            <w:rFonts w:ascii="Arial" w:hAnsi="Arial" w:cs="Arial"/>
          </w:rPr>
          <w:delText>normal</w:delText>
        </w:r>
        <w:r w:rsidRPr="00D828E7" w:rsidDel="0058214B">
          <w:delText xml:space="preserve">, </w:delText>
        </w:r>
        <w:r w:rsidRPr="00D828E7" w:rsidDel="0058214B">
          <w:rPr>
            <w:rFonts w:ascii="Arial" w:hAnsi="Arial" w:cs="Arial"/>
          </w:rPr>
          <w:delText>empty</w:delText>
        </w:r>
        <w:r w:rsidRPr="00D828E7" w:rsidDel="0058214B">
          <w:delText xml:space="preserve">, </w:delText>
        </w:r>
        <w:r w:rsidRPr="00D828E7" w:rsidDel="0058214B">
          <w:rPr>
            <w:rFonts w:ascii="Arial" w:hAnsi="Arial" w:cs="Arial"/>
          </w:rPr>
          <w:delText>empty</w:delText>
        </w:r>
        <w:r w:rsidRPr="00D828E7" w:rsidDel="0058214B">
          <w:delText>).</w:delText>
        </w:r>
      </w:del>
    </w:p>
    <w:p w14:paraId="6EAEB7C3" w14:textId="77777777" w:rsidR="004C02EF" w:rsidDel="0058214B" w:rsidRDefault="004C02EF" w:rsidP="004C02EF">
      <w:pPr>
        <w:rPr>
          <w:del w:id="4693" w:author="Rev 3 Allen Wirfs-Brock" w:date="2011-08-31T16:12:00Z"/>
        </w:rPr>
      </w:pPr>
      <w:del w:id="4694" w:author="Rev 3 Allen Wirfs-Brock" w:date="2011-08-31T16:12:00Z">
        <w:r w:rsidDel="0058214B">
          <w:delText xml:space="preserve">The production </w:delText>
        </w:r>
        <w:r w:rsidRPr="00C241AC" w:rsidDel="0058214B">
          <w:rPr>
            <w:rStyle w:val="bnf"/>
          </w:rPr>
          <w:delText>VariableDeclarationList</w:delText>
        </w:r>
        <w:r w:rsidDel="0058214B">
          <w:delText xml:space="preserve"> </w:delText>
        </w:r>
        <w:r w:rsidDel="0058214B">
          <w:rPr>
            <w:b/>
          </w:rPr>
          <w:delText>:</w:delText>
        </w:r>
        <w:r w:rsidRPr="00C241AC" w:rsidDel="0058214B">
          <w:rPr>
            <w:rStyle w:val="bnf"/>
          </w:rPr>
          <w:delText>VariableDeclaration</w:delText>
        </w:r>
        <w:r w:rsidDel="0058214B">
          <w:delText xml:space="preserve"> is evaluated as follows:</w:delText>
        </w:r>
      </w:del>
    </w:p>
    <w:p w14:paraId="3FCCAEA6" w14:textId="77777777" w:rsidR="004C02EF" w:rsidRPr="00D828E7" w:rsidDel="0058214B" w:rsidRDefault="004C02EF" w:rsidP="004C02EF">
      <w:pPr>
        <w:pStyle w:val="Alg2"/>
        <w:numPr>
          <w:ilvl w:val="0"/>
          <w:numId w:val="113"/>
        </w:numPr>
        <w:spacing w:after="220"/>
        <w:rPr>
          <w:del w:id="4695" w:author="Rev 3 Allen Wirfs-Brock" w:date="2011-08-31T16:12:00Z"/>
        </w:rPr>
      </w:pPr>
      <w:del w:id="4696" w:author="Rev 3 Allen Wirfs-Brock" w:date="2011-08-31T16:12:00Z">
        <w:r w:rsidRPr="00D828E7" w:rsidDel="0058214B">
          <w:delText xml:space="preserve">Evaluate </w:delText>
        </w:r>
        <w:r w:rsidRPr="00E641FE" w:rsidDel="0058214B">
          <w:rPr>
            <w:i/>
          </w:rPr>
          <w:delText>VariableDeclaration</w:delText>
        </w:r>
        <w:r w:rsidRPr="00D828E7" w:rsidDel="0058214B">
          <w:delText>.</w:delText>
        </w:r>
      </w:del>
    </w:p>
    <w:p w14:paraId="2A54E50E" w14:textId="77777777" w:rsidR="004C02EF" w:rsidDel="0058214B" w:rsidRDefault="004C02EF" w:rsidP="004C02EF">
      <w:pPr>
        <w:rPr>
          <w:del w:id="4697" w:author="Rev 3 Allen Wirfs-Brock" w:date="2011-08-31T16:12:00Z"/>
        </w:rPr>
      </w:pPr>
      <w:del w:id="4698" w:author="Rev 3 Allen Wirfs-Brock" w:date="2011-08-31T16:12:00Z">
        <w:r w:rsidDel="0058214B">
          <w:delText xml:space="preserve">The production </w:delText>
        </w:r>
        <w:r w:rsidRPr="00C241AC" w:rsidDel="0058214B">
          <w:rPr>
            <w:rStyle w:val="bnf"/>
          </w:rPr>
          <w:delText>VariableDeclarationList</w:delText>
        </w:r>
        <w:r w:rsidDel="0058214B">
          <w:delText xml:space="preserve"> </w:delText>
        </w:r>
        <w:r w:rsidDel="0058214B">
          <w:rPr>
            <w:b/>
          </w:rPr>
          <w:delText>:</w:delText>
        </w:r>
        <w:r w:rsidDel="0058214B">
          <w:delText xml:space="preserve"> </w:delText>
        </w:r>
        <w:r w:rsidRPr="00C241AC" w:rsidDel="0058214B">
          <w:rPr>
            <w:rStyle w:val="bnf"/>
          </w:rPr>
          <w:delText>VariableDeclarationList</w:delText>
        </w:r>
        <w:r w:rsidDel="0058214B">
          <w:delText xml:space="preserve"> </w:delText>
        </w:r>
        <w:r w:rsidDel="0058214B">
          <w:rPr>
            <w:rFonts w:ascii="Courier New" w:hAnsi="Courier New"/>
            <w:b/>
          </w:rPr>
          <w:delText>,</w:delText>
        </w:r>
        <w:r w:rsidDel="0058214B">
          <w:delText xml:space="preserve"> </w:delText>
        </w:r>
        <w:r w:rsidRPr="00C241AC" w:rsidDel="0058214B">
          <w:rPr>
            <w:rStyle w:val="bnf"/>
          </w:rPr>
          <w:delText>VariableDeclaration</w:delText>
        </w:r>
        <w:r w:rsidDel="0058214B">
          <w:delText xml:space="preserve"> is evaluated as follows:</w:delText>
        </w:r>
        <w:bookmarkStart w:id="4699" w:name="_Toc382212714"/>
      </w:del>
    </w:p>
    <w:p w14:paraId="15E42042" w14:textId="77777777" w:rsidR="004C02EF" w:rsidRPr="00D828E7" w:rsidDel="0058214B" w:rsidRDefault="004C02EF" w:rsidP="004C02EF">
      <w:pPr>
        <w:pStyle w:val="Alg2"/>
        <w:keepNext/>
        <w:numPr>
          <w:ilvl w:val="0"/>
          <w:numId w:val="114"/>
        </w:numPr>
        <w:rPr>
          <w:del w:id="4700" w:author="Rev 3 Allen Wirfs-Brock" w:date="2011-08-31T16:12:00Z"/>
        </w:rPr>
      </w:pPr>
      <w:del w:id="4701" w:author="Rev 3 Allen Wirfs-Brock" w:date="2011-08-31T16:12:00Z">
        <w:r w:rsidRPr="00D828E7" w:rsidDel="0058214B">
          <w:delText xml:space="preserve">Evaluate </w:delText>
        </w:r>
        <w:r w:rsidRPr="00E641FE" w:rsidDel="0058214B">
          <w:rPr>
            <w:i/>
          </w:rPr>
          <w:delText>VariableDeclarationList</w:delText>
        </w:r>
        <w:bookmarkEnd w:id="4699"/>
        <w:r w:rsidRPr="00D828E7" w:rsidDel="0058214B">
          <w:delText>.</w:delText>
        </w:r>
        <w:bookmarkStart w:id="4702" w:name="_Toc382212715"/>
      </w:del>
    </w:p>
    <w:p w14:paraId="6BB6331B" w14:textId="77777777" w:rsidR="004C02EF" w:rsidRPr="00D828E7" w:rsidDel="0058214B" w:rsidRDefault="004C02EF" w:rsidP="004C02EF">
      <w:pPr>
        <w:pStyle w:val="Alg2"/>
        <w:numPr>
          <w:ilvl w:val="0"/>
          <w:numId w:val="114"/>
        </w:numPr>
        <w:spacing w:after="220"/>
        <w:rPr>
          <w:del w:id="4703" w:author="Rev 3 Allen Wirfs-Brock" w:date="2011-08-31T16:12:00Z"/>
        </w:rPr>
      </w:pPr>
      <w:del w:id="4704" w:author="Rev 3 Allen Wirfs-Brock" w:date="2011-08-31T16:12:00Z">
        <w:r w:rsidRPr="00D828E7" w:rsidDel="0058214B">
          <w:delText xml:space="preserve">Evaluate </w:delText>
        </w:r>
        <w:r w:rsidRPr="00E641FE" w:rsidDel="0058214B">
          <w:rPr>
            <w:i/>
          </w:rPr>
          <w:delText>VariableDeclaration</w:delText>
        </w:r>
        <w:bookmarkEnd w:id="4702"/>
        <w:r w:rsidRPr="00D828E7" w:rsidDel="0058214B">
          <w:delText>.</w:delText>
        </w:r>
      </w:del>
    </w:p>
    <w:p w14:paraId="47D37650" w14:textId="77777777" w:rsidR="004C02EF" w:rsidDel="006A0081" w:rsidRDefault="004C02EF" w:rsidP="004C02EF">
      <w:pPr>
        <w:rPr>
          <w:del w:id="4705" w:author="Rev 3 Allen Wirfs-Brock" w:date="2011-09-01T11:08:00Z"/>
        </w:rPr>
      </w:pPr>
      <w:del w:id="4706" w:author="Rev 3 Allen Wirfs-Brock" w:date="2011-09-01T11:08:00Z">
        <w:r w:rsidDel="006A0081">
          <w:delText xml:space="preserve">The production </w:delText>
        </w:r>
        <w:r w:rsidRPr="00473B27" w:rsidDel="006A0081">
          <w:rPr>
            <w:rFonts w:ascii="Times New Roman" w:hAnsi="Times New Roman"/>
            <w:i/>
          </w:rPr>
          <w:delText>VariableDeclaration</w:delText>
        </w:r>
        <w:r w:rsidRPr="00E641FE" w:rsidDel="006A0081">
          <w:rPr>
            <w:rFonts w:ascii="Times New Roman" w:hAnsi="Times New Roman"/>
            <w:i/>
          </w:rPr>
          <w:delText xml:space="preserve"> </w:delText>
        </w:r>
        <w:r w:rsidDel="006A0081">
          <w:rPr>
            <w:b/>
          </w:rPr>
          <w:delText>:</w:delText>
        </w:r>
        <w:r w:rsidRPr="00E641FE" w:rsidDel="006A0081">
          <w:rPr>
            <w:rFonts w:ascii="Times New Roman" w:hAnsi="Times New Roman"/>
            <w:i/>
          </w:rPr>
          <w:delText xml:space="preserve"> Identifier</w:delText>
        </w:r>
        <w:r w:rsidDel="006A0081">
          <w:delText xml:space="preserve"> is evaluated as follows:</w:delText>
        </w:r>
      </w:del>
    </w:p>
    <w:p w14:paraId="166EBD4C" w14:textId="77777777" w:rsidR="004C02EF" w:rsidRPr="00D828E7" w:rsidDel="006A0081" w:rsidRDefault="004C02EF" w:rsidP="004C02EF">
      <w:pPr>
        <w:pStyle w:val="Alg2"/>
        <w:numPr>
          <w:ilvl w:val="0"/>
          <w:numId w:val="115"/>
        </w:numPr>
        <w:spacing w:after="220"/>
        <w:rPr>
          <w:del w:id="4707" w:author="Rev 3 Allen Wirfs-Brock" w:date="2011-09-01T11:08:00Z"/>
        </w:rPr>
      </w:pPr>
      <w:del w:id="4708" w:author="Rev 3 Allen Wirfs-Brock" w:date="2011-09-01T11:08:00Z">
        <w:r w:rsidRPr="00D828E7" w:rsidDel="006A0081">
          <w:delText xml:space="preserve">Return a </w:delText>
        </w:r>
        <w:r w:rsidDel="006A0081">
          <w:delText>String</w:delText>
        </w:r>
        <w:r w:rsidRPr="00D828E7" w:rsidDel="006A0081">
          <w:delText xml:space="preserve"> value containing the same sequence of characters as in the </w:delText>
        </w:r>
        <w:r w:rsidRPr="00E641FE" w:rsidDel="006A0081">
          <w:rPr>
            <w:i/>
          </w:rPr>
          <w:delText>Identifier</w:delText>
        </w:r>
        <w:r w:rsidRPr="00D828E7" w:rsidDel="006A0081">
          <w:delText>.</w:delText>
        </w:r>
      </w:del>
    </w:p>
    <w:p w14:paraId="3160C51B" w14:textId="77777777" w:rsidR="004C02EF" w:rsidDel="006A0081" w:rsidRDefault="004C02EF" w:rsidP="004C02EF">
      <w:pPr>
        <w:rPr>
          <w:del w:id="4709" w:author="Rev 3 Allen Wirfs-Brock" w:date="2011-09-01T11:08:00Z"/>
        </w:rPr>
      </w:pPr>
      <w:del w:id="4710" w:author="Rev 3 Allen Wirfs-Brock" w:date="2011-09-01T11:08:00Z">
        <w:r w:rsidDel="006A0081">
          <w:delText xml:space="preserve">The production </w:delText>
        </w:r>
        <w:r w:rsidRPr="00E641FE" w:rsidDel="006A0081">
          <w:rPr>
            <w:rFonts w:ascii="Times New Roman" w:hAnsi="Times New Roman"/>
            <w:i/>
          </w:rPr>
          <w:delText>VariableDeclaration</w:delText>
        </w:r>
        <w:r w:rsidDel="006A0081">
          <w:delText xml:space="preserve"> </w:delText>
        </w:r>
        <w:r w:rsidDel="006A0081">
          <w:rPr>
            <w:b/>
          </w:rPr>
          <w:delText>:</w:delText>
        </w:r>
        <w:r w:rsidDel="006A0081">
          <w:delText xml:space="preserve"> </w:delText>
        </w:r>
        <w:r w:rsidRPr="00E641FE" w:rsidDel="006A0081">
          <w:rPr>
            <w:rFonts w:ascii="Times New Roman" w:hAnsi="Times New Roman"/>
            <w:i/>
          </w:rPr>
          <w:delText>Identifier Initialiser</w:delText>
        </w:r>
        <w:r w:rsidDel="006A0081">
          <w:delText xml:space="preserve"> is evaluated as follows:</w:delText>
        </w:r>
        <w:bookmarkStart w:id="4711" w:name="_Toc382212716"/>
      </w:del>
    </w:p>
    <w:p w14:paraId="687674FF" w14:textId="77777777" w:rsidR="004C02EF" w:rsidRPr="00D828E7" w:rsidDel="006A0081" w:rsidRDefault="004C02EF" w:rsidP="004C02EF">
      <w:pPr>
        <w:pStyle w:val="Alg2"/>
        <w:numPr>
          <w:ilvl w:val="0"/>
          <w:numId w:val="116"/>
        </w:numPr>
        <w:rPr>
          <w:del w:id="4712" w:author="Rev 3 Allen Wirfs-Brock" w:date="2011-09-01T11:08:00Z"/>
        </w:rPr>
      </w:pPr>
      <w:del w:id="4713" w:author="Rev 3 Allen Wirfs-Brock" w:date="2011-09-01T11:08:00Z">
        <w:r w:rsidRPr="00D828E7" w:rsidDel="006A0081">
          <w:delText xml:space="preserve">Let </w:delText>
        </w:r>
        <w:r w:rsidRPr="00D828E7" w:rsidDel="006A0081">
          <w:rPr>
            <w:i/>
          </w:rPr>
          <w:delText>lhs</w:delText>
        </w:r>
        <w:r w:rsidRPr="00D828E7" w:rsidDel="006A0081">
          <w:delText xml:space="preserve"> be the result of evaluating </w:delText>
        </w:r>
        <w:r w:rsidRPr="00E641FE" w:rsidDel="006A0081">
          <w:rPr>
            <w:i/>
          </w:rPr>
          <w:delText>Identifie</w:delText>
        </w:r>
        <w:bookmarkEnd w:id="4711"/>
        <w:r w:rsidRPr="00E641FE" w:rsidDel="006A0081">
          <w:rPr>
            <w:i/>
          </w:rPr>
          <w:delText>r</w:delText>
        </w:r>
        <w:r w:rsidRPr="00D828E7" w:rsidDel="006A0081">
          <w:delText xml:space="preserve"> as described in 11.1.2.</w:delText>
        </w:r>
        <w:bookmarkStart w:id="4714" w:name="_Toc382212717"/>
      </w:del>
    </w:p>
    <w:p w14:paraId="237352D3" w14:textId="77777777" w:rsidR="004C02EF" w:rsidRPr="00D828E7" w:rsidDel="006A0081" w:rsidRDefault="004C02EF" w:rsidP="004C02EF">
      <w:pPr>
        <w:pStyle w:val="Alg2"/>
        <w:numPr>
          <w:ilvl w:val="0"/>
          <w:numId w:val="116"/>
        </w:numPr>
        <w:rPr>
          <w:del w:id="4715" w:author="Rev 3 Allen Wirfs-Brock" w:date="2011-09-01T11:08:00Z"/>
        </w:rPr>
      </w:pPr>
      <w:del w:id="4716" w:author="Rev 3 Allen Wirfs-Brock" w:date="2011-09-01T11:08:00Z">
        <w:r w:rsidRPr="00D828E7" w:rsidDel="006A0081">
          <w:delText xml:space="preserve">Let </w:delText>
        </w:r>
        <w:r w:rsidRPr="00D828E7" w:rsidDel="006A0081">
          <w:rPr>
            <w:i/>
          </w:rPr>
          <w:delText xml:space="preserve">rhs </w:delText>
        </w:r>
        <w:r w:rsidRPr="00D828E7" w:rsidDel="006A0081">
          <w:delText xml:space="preserve">be the result of evaluating </w:delText>
        </w:r>
        <w:r w:rsidRPr="00E641FE" w:rsidDel="006A0081">
          <w:rPr>
            <w:i/>
          </w:rPr>
          <w:delText>Initialiser</w:delText>
        </w:r>
        <w:bookmarkEnd w:id="4714"/>
        <w:r w:rsidRPr="00D828E7" w:rsidDel="006A0081">
          <w:delText>.</w:delText>
        </w:r>
        <w:bookmarkStart w:id="4717" w:name="_Toc382212718"/>
      </w:del>
    </w:p>
    <w:p w14:paraId="1A3D299E" w14:textId="77777777" w:rsidR="004C02EF" w:rsidRPr="00D828E7" w:rsidDel="006A0081" w:rsidRDefault="004C02EF" w:rsidP="004C02EF">
      <w:pPr>
        <w:pStyle w:val="Alg2"/>
        <w:numPr>
          <w:ilvl w:val="0"/>
          <w:numId w:val="116"/>
        </w:numPr>
        <w:rPr>
          <w:del w:id="4718" w:author="Rev 3 Allen Wirfs-Brock" w:date="2011-09-01T11:08:00Z"/>
        </w:rPr>
      </w:pPr>
      <w:del w:id="4719" w:author="Rev 3 Allen Wirfs-Brock" w:date="2011-09-01T11:08:00Z">
        <w:r w:rsidRPr="00D828E7" w:rsidDel="006A0081">
          <w:delText xml:space="preserve">Let </w:delText>
        </w:r>
        <w:r w:rsidRPr="00D828E7" w:rsidDel="006A0081">
          <w:rPr>
            <w:i/>
          </w:rPr>
          <w:delText xml:space="preserve">value </w:delText>
        </w:r>
        <w:r w:rsidRPr="00D828E7" w:rsidDel="006A0081">
          <w:delText>be GetValue(</w:delText>
        </w:r>
        <w:r w:rsidRPr="00D828E7" w:rsidDel="006A0081">
          <w:rPr>
            <w:i/>
          </w:rPr>
          <w:delText>rhs</w:delText>
        </w:r>
        <w:r w:rsidRPr="00D828E7" w:rsidDel="006A0081">
          <w:delText>)</w:delText>
        </w:r>
        <w:bookmarkEnd w:id="4717"/>
        <w:r w:rsidRPr="00D828E7" w:rsidDel="006A0081">
          <w:delText>.</w:delText>
        </w:r>
        <w:bookmarkStart w:id="4720" w:name="_Toc382212719"/>
      </w:del>
    </w:p>
    <w:p w14:paraId="37725862" w14:textId="77777777" w:rsidR="004C02EF" w:rsidRPr="00D828E7" w:rsidDel="006A0081" w:rsidRDefault="004C02EF" w:rsidP="004C02EF">
      <w:pPr>
        <w:pStyle w:val="Alg2"/>
        <w:numPr>
          <w:ilvl w:val="0"/>
          <w:numId w:val="116"/>
        </w:numPr>
        <w:jc w:val="left"/>
        <w:rPr>
          <w:del w:id="4721" w:author="Rev 3 Allen Wirfs-Brock" w:date="2011-09-01T11:08:00Z"/>
        </w:rPr>
      </w:pPr>
      <w:del w:id="4722" w:author="Rev 3 Allen Wirfs-Brock" w:date="2011-09-01T11:08:00Z">
        <w:r w:rsidRPr="00D828E7" w:rsidDel="006A0081">
          <w:delText>Call PutValue(</w:delText>
        </w:r>
        <w:r w:rsidRPr="00D828E7" w:rsidDel="006A0081">
          <w:rPr>
            <w:i/>
          </w:rPr>
          <w:delText>lhs</w:delText>
        </w:r>
        <w:r w:rsidRPr="00D828E7" w:rsidDel="006A0081">
          <w:delText xml:space="preserve">, </w:delText>
        </w:r>
        <w:r w:rsidRPr="00D828E7" w:rsidDel="006A0081">
          <w:rPr>
            <w:i/>
          </w:rPr>
          <w:delText>value</w:delText>
        </w:r>
        <w:r w:rsidRPr="00D828E7" w:rsidDel="006A0081">
          <w:delText>).</w:delText>
        </w:r>
      </w:del>
    </w:p>
    <w:bookmarkEnd w:id="4720"/>
    <w:p w14:paraId="38B5741B" w14:textId="77777777" w:rsidR="004C02EF" w:rsidRPr="00D828E7" w:rsidDel="006A0081" w:rsidRDefault="004C02EF" w:rsidP="004C02EF">
      <w:pPr>
        <w:pStyle w:val="Alg2"/>
        <w:numPr>
          <w:ilvl w:val="0"/>
          <w:numId w:val="116"/>
        </w:numPr>
        <w:spacing w:after="220"/>
        <w:rPr>
          <w:del w:id="4723" w:author="Rev 3 Allen Wirfs-Brock" w:date="2011-09-01T11:08:00Z"/>
        </w:rPr>
      </w:pPr>
      <w:del w:id="4724" w:author="Rev 3 Allen Wirfs-Brock" w:date="2011-09-01T11:08:00Z">
        <w:r w:rsidRPr="00D828E7" w:rsidDel="006A0081">
          <w:delText xml:space="preserve">Return a </w:delText>
        </w:r>
        <w:r w:rsidDel="006A0081">
          <w:delText>String</w:delText>
        </w:r>
        <w:r w:rsidRPr="00D828E7" w:rsidDel="006A0081">
          <w:delText xml:space="preserve"> value containing the same sequence of characters as in the </w:delText>
        </w:r>
        <w:r w:rsidRPr="00E641FE" w:rsidDel="006A0081">
          <w:rPr>
            <w:i/>
          </w:rPr>
          <w:delText>Identifier</w:delText>
        </w:r>
        <w:r w:rsidRPr="00D828E7" w:rsidDel="006A0081">
          <w:delText>.</w:delText>
        </w:r>
        <w:bookmarkStart w:id="4725" w:name="_Ref381185764"/>
        <w:bookmarkStart w:id="4726" w:name="_Toc381513712"/>
        <w:bookmarkStart w:id="4727" w:name="_Toc375031199"/>
        <w:bookmarkStart w:id="4728" w:name="_Ref381175098"/>
      </w:del>
    </w:p>
    <w:p w14:paraId="2433F4BF" w14:textId="77777777" w:rsidR="004C02EF" w:rsidDel="006A0081" w:rsidRDefault="004C02EF" w:rsidP="004C02EF">
      <w:pPr>
        <w:pStyle w:val="Note"/>
        <w:rPr>
          <w:del w:id="4729" w:author="Rev 3 Allen Wirfs-Brock" w:date="2011-09-01T11:08:00Z"/>
        </w:rPr>
      </w:pPr>
      <w:del w:id="4730" w:author="Rev 3 Allen Wirfs-Brock" w:date="2011-09-01T11:08:00Z">
        <w:r w:rsidRPr="00C14EAC" w:rsidDel="006A0081">
          <w:delText>NOTE</w:delText>
        </w:r>
      </w:del>
      <w:ins w:id="4731" w:author="Allen Wirfs-Brock rev2" w:date="2011-07-20T13:44:00Z">
        <w:del w:id="4732" w:author="Rev 3 Allen Wirfs-Brock" w:date="2011-09-01T11:08:00Z">
          <w:r w:rsidR="00920F94" w:rsidDel="006A0081">
            <w:delText xml:space="preserve"> 1</w:delText>
          </w:r>
        </w:del>
      </w:ins>
      <w:del w:id="4733" w:author="Rev 3 Allen Wirfs-Brock" w:date="2011-09-01T11:08:00Z">
        <w:r w:rsidRPr="00C14EAC" w:rsidDel="006A0081">
          <w:tab/>
          <w:delText xml:space="preserve">The </w:delText>
        </w:r>
        <w:r w:rsidDel="006A0081">
          <w:delText>String</w:delText>
        </w:r>
        <w:r w:rsidRPr="00C14EAC" w:rsidDel="006A0081">
          <w:delText xml:space="preserve"> value of a </w:delText>
        </w:r>
        <w:r w:rsidRPr="00C14EAC" w:rsidDel="006A0081">
          <w:rPr>
            <w:rStyle w:val="bnf"/>
          </w:rPr>
          <w:delText>VariableDeclaration</w:delText>
        </w:r>
        <w:r w:rsidRPr="00C14EAC" w:rsidDel="006A0081">
          <w:delText xml:space="preserve"> is used in the evaluation of for-in statements (12.6.4).</w:delText>
        </w:r>
      </w:del>
    </w:p>
    <w:p w14:paraId="7840FB0E" w14:textId="77777777" w:rsidR="00473B27" w:rsidRPr="00920F94" w:rsidDel="006A0081" w:rsidRDefault="00920F94" w:rsidP="00920F94">
      <w:pPr>
        <w:pStyle w:val="Note"/>
        <w:rPr>
          <w:del w:id="4734" w:author="Rev 3 Allen Wirfs-Brock" w:date="2011-09-01T11:08:00Z"/>
          <w:szCs w:val="18"/>
        </w:rPr>
        <w:pPrChange w:id="4735" w:author="Allen Wirfs-Brock rev2" w:date="2011-07-20T13:45:00Z">
          <w:pPr>
            <w:pStyle w:val="Alg3"/>
            <w:numPr>
              <w:numId w:val="426"/>
            </w:numPr>
            <w:spacing w:after="220"/>
          </w:pPr>
        </w:pPrChange>
      </w:pPr>
      <w:ins w:id="4736" w:author="Allen Wirfs-Brock rev2" w:date="2011-07-20T13:45:00Z">
        <w:del w:id="4737" w:author="Rev 3 Allen Wirfs-Brock" w:date="2011-09-01T11:08:00Z">
          <w:r w:rsidRPr="00C14EAC" w:rsidDel="006A0081">
            <w:delText>NOTE</w:delText>
          </w:r>
          <w:r w:rsidDel="006A0081">
            <w:delText xml:space="preserve"> 2</w:delText>
          </w:r>
          <w:r w:rsidDel="006A0081">
            <w:rPr>
              <w:szCs w:val="18"/>
            </w:rPr>
            <w:tab/>
          </w:r>
        </w:del>
      </w:ins>
      <w:del w:id="4738" w:author="Rev 3 Allen Wirfs-Brock" w:date="2011-09-01T11:08:00Z">
        <w:r w:rsidR="004C02EF" w:rsidRPr="00920F94" w:rsidDel="006A0081">
          <w:rPr>
            <w:szCs w:val="18"/>
          </w:rPr>
          <w:delText xml:space="preserve">If a </w:delText>
        </w:r>
        <w:r w:rsidR="004C02EF" w:rsidRPr="00920F94" w:rsidDel="006A0081">
          <w:rPr>
            <w:rStyle w:val="bnf"/>
            <w:szCs w:val="18"/>
          </w:rPr>
          <w:delText>VariableDeclaration</w:delText>
        </w:r>
        <w:r w:rsidR="004C02EF" w:rsidRPr="00920F94" w:rsidDel="006A0081">
          <w:rPr>
            <w:szCs w:val="18"/>
          </w:rPr>
          <w:delText xml:space="preserve"> is </w:delText>
        </w:r>
        <w:r w:rsidR="004C02EF" w:rsidRPr="00920F94" w:rsidDel="006A0081">
          <w:delText>nested</w:delText>
        </w:r>
        <w:r w:rsidR="004C02EF" w:rsidRPr="00920F94" w:rsidDel="006A0081">
          <w:rPr>
            <w:szCs w:val="18"/>
          </w:rPr>
          <w:delText xml:space="preserve"> within a with statement and the </w:delText>
        </w:r>
        <w:r w:rsidR="004C02EF" w:rsidRPr="00920F94" w:rsidDel="006A0081">
          <w:rPr>
            <w:i/>
            <w:szCs w:val="18"/>
            <w:rPrChange w:id="4739" w:author="Allen Wirfs-Brock rev2" w:date="2011-07-20T13:43:00Z">
              <w:rPr/>
            </w:rPrChange>
          </w:rPr>
          <w:delText>Identifier</w:delText>
        </w:r>
        <w:r w:rsidR="004C02EF" w:rsidRPr="00920F94" w:rsidDel="006A0081">
          <w:rPr>
            <w:szCs w:val="18"/>
          </w:rPr>
          <w:delText xml:space="preserve"> in the </w:delText>
        </w:r>
        <w:r w:rsidR="004C02EF" w:rsidRPr="00920F94" w:rsidDel="006A0081">
          <w:rPr>
            <w:rStyle w:val="bnf"/>
            <w:szCs w:val="18"/>
          </w:rPr>
          <w:delText>VariableDeclaration</w:delText>
        </w:r>
        <w:r w:rsidR="004C02EF" w:rsidRPr="00920F94"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920F94" w:rsidDel="006A0081">
          <w:rPr>
            <w:rStyle w:val="bnf"/>
            <w:szCs w:val="18"/>
          </w:rPr>
          <w:delText>Identifier</w:delText>
        </w:r>
        <w:r w:rsidR="004C02EF" w:rsidRPr="00920F94" w:rsidDel="006A0081">
          <w:rPr>
            <w:szCs w:val="18"/>
          </w:rPr>
          <w:delText>.</w:delText>
        </w:r>
      </w:del>
    </w:p>
    <w:p w14:paraId="6FEC46B6" w14:textId="77777777" w:rsidR="004C02EF" w:rsidDel="000103D2" w:rsidRDefault="004C02EF" w:rsidP="004C02EF">
      <w:pPr>
        <w:rPr>
          <w:del w:id="4740" w:author="Rev 3 Allen Wirfs-Brock" w:date="2011-09-09T13:56:00Z"/>
        </w:rPr>
      </w:pPr>
      <w:del w:id="4741" w:author="Rev 3 Allen Wirfs-Brock" w:date="2011-09-09T13:56:00Z">
        <w:r w:rsidDel="000103D2">
          <w:delText xml:space="preserve">The production </w:delText>
        </w:r>
        <w:r w:rsidRPr="00E641FE" w:rsidDel="000103D2">
          <w:rPr>
            <w:rFonts w:ascii="Times New Roman" w:hAnsi="Times New Roman"/>
            <w:i/>
          </w:rPr>
          <w:delText xml:space="preserve">Initialiser </w:delText>
        </w:r>
        <w:r w:rsidDel="000103D2">
          <w:rPr>
            <w:b/>
          </w:rPr>
          <w:delText>:</w:delText>
        </w:r>
        <w:r w:rsidRPr="00E641FE" w:rsidDel="000103D2">
          <w:rPr>
            <w:rFonts w:ascii="Times New Roman" w:hAnsi="Times New Roman"/>
            <w:i/>
          </w:rPr>
          <w:delText xml:space="preserve"> </w:delText>
        </w:r>
        <w:r w:rsidDel="000103D2">
          <w:rPr>
            <w:rFonts w:ascii="Courier New" w:hAnsi="Courier New"/>
            <w:b/>
          </w:rPr>
          <w:delText>=</w:delText>
        </w:r>
        <w:r w:rsidRPr="00E641FE" w:rsidDel="000103D2">
          <w:rPr>
            <w:rFonts w:ascii="Times New Roman" w:hAnsi="Times New Roman"/>
            <w:i/>
          </w:rPr>
          <w:delText xml:space="preserve"> AssignmentExpression</w:delText>
        </w:r>
        <w:r w:rsidDel="000103D2">
          <w:delText xml:space="preserve"> is evaluated as follows:</w:delText>
        </w:r>
      </w:del>
    </w:p>
    <w:p w14:paraId="5661B36B" w14:textId="77777777" w:rsidR="004C02EF" w:rsidRPr="00D00D4A" w:rsidDel="000103D2" w:rsidRDefault="004C02EF" w:rsidP="004C02EF">
      <w:pPr>
        <w:pStyle w:val="Alg2"/>
        <w:numPr>
          <w:ilvl w:val="0"/>
          <w:numId w:val="117"/>
        </w:numPr>
        <w:spacing w:after="220"/>
        <w:rPr>
          <w:del w:id="4742" w:author="Rev 3 Allen Wirfs-Brock" w:date="2011-09-09T13:56:00Z"/>
          <w:rFonts w:ascii="Arial" w:hAnsi="Arial"/>
        </w:rPr>
      </w:pPr>
      <w:del w:id="4743" w:author="Rev 3 Allen Wirfs-Brock" w:date="2011-09-09T13:56:00Z">
        <w:r w:rsidRPr="00D828E7" w:rsidDel="000103D2">
          <w:delText xml:space="preserve">Return the result of evaluating </w:delText>
        </w:r>
        <w:r w:rsidRPr="00E641FE" w:rsidDel="000103D2">
          <w:rPr>
            <w:i/>
          </w:rPr>
          <w:delText>AssignmentExpression</w:delText>
        </w:r>
        <w:r w:rsidRPr="00D00D4A" w:rsidDel="000103D2">
          <w:rPr>
            <w:rFonts w:ascii="Arial" w:hAnsi="Arial"/>
          </w:rPr>
          <w:delText>.</w:delText>
        </w:r>
      </w:del>
    </w:p>
    <w:p w14:paraId="7D2D0116" w14:textId="77777777" w:rsidR="004C02EF" w:rsidDel="0003097E" w:rsidRDefault="004C02EF" w:rsidP="004C02EF">
      <w:pPr>
        <w:rPr>
          <w:del w:id="4744" w:author="Rev 3 Allen Wirfs-Brock" w:date="2011-09-01T11:02:00Z"/>
        </w:rPr>
      </w:pPr>
      <w:bookmarkStart w:id="4745" w:name="_Toc382212234"/>
      <w:bookmarkStart w:id="4746" w:name="_Toc382212721"/>
      <w:bookmarkStart w:id="4747" w:name="_Toc382291579"/>
      <w:bookmarkStart w:id="4748" w:name="_Toc385672228"/>
      <w:bookmarkStart w:id="4749" w:name="_Toc393690332"/>
      <w:del w:id="4750" w:author="Rev 3 Allen Wirfs-Brock" w:date="2011-09-01T11:02:00Z">
        <w:r w:rsidDel="0003097E">
          <w:delText xml:space="preserve">The </w:delText>
        </w:r>
        <w:r w:rsidRPr="00C241AC" w:rsidDel="0003097E">
          <w:rPr>
            <w:rStyle w:val="bnf"/>
          </w:rPr>
          <w:delText>VariableDeclarationListNoIn</w:delText>
        </w:r>
        <w:r w:rsidDel="0003097E">
          <w:delText xml:space="preserve">, </w:delText>
        </w:r>
        <w:r w:rsidRPr="00C241AC" w:rsidDel="0003097E">
          <w:rPr>
            <w:rStyle w:val="bnf"/>
          </w:rPr>
          <w:delText>VariableDeclarationNoIn</w:delText>
        </w:r>
        <w:r w:rsidDel="0003097E">
          <w:delText xml:space="preserve"> and </w:delText>
        </w:r>
        <w:r w:rsidRPr="00C241AC" w:rsidDel="0003097E">
          <w:rPr>
            <w:rStyle w:val="bnf"/>
          </w:rPr>
          <w:delText>InitialiserNoIn</w:delText>
        </w:r>
        <w:r w:rsidDel="0003097E">
          <w:delText xml:space="preserve"> productions are evaluated in the same manner as the </w:delText>
        </w:r>
        <w:r w:rsidRPr="00C241AC" w:rsidDel="0003097E">
          <w:rPr>
            <w:rStyle w:val="bnf"/>
          </w:rPr>
          <w:delText>VariableDeclarationList</w:delText>
        </w:r>
        <w:r w:rsidDel="0003097E">
          <w:delText xml:space="preserve">, </w:delText>
        </w:r>
        <w:r w:rsidRPr="00C241AC" w:rsidDel="0003097E">
          <w:rPr>
            <w:rStyle w:val="bnf"/>
          </w:rPr>
          <w:delText>VariableDeclaration</w:delText>
        </w:r>
        <w:r w:rsidDel="0003097E">
          <w:delText xml:space="preserve"> and </w:delText>
        </w:r>
        <w:r w:rsidRPr="00C241AC" w:rsidDel="0003097E">
          <w:rPr>
            <w:rStyle w:val="bnf"/>
          </w:rPr>
          <w:delText>Initialiser</w:delText>
        </w:r>
        <w:r w:rsidDel="0003097E">
          <w:delText xml:space="preserve"> productions except that the contained </w:delText>
        </w:r>
        <w:r w:rsidRPr="00C241AC" w:rsidDel="0003097E">
          <w:rPr>
            <w:rStyle w:val="bnf"/>
          </w:rPr>
          <w:delText>VariableDeclarationListNoIn</w:delText>
        </w:r>
        <w:r w:rsidDel="0003097E">
          <w:delText xml:space="preserve">, </w:delText>
        </w:r>
        <w:r w:rsidRPr="00C241AC" w:rsidDel="0003097E">
          <w:rPr>
            <w:rStyle w:val="bnf"/>
          </w:rPr>
          <w:delText>VariableDeclarationNoIn</w:delText>
        </w:r>
        <w:r w:rsidDel="0003097E">
          <w:delText xml:space="preserve">, </w:delText>
        </w:r>
        <w:r w:rsidRPr="00C241AC" w:rsidDel="0003097E">
          <w:rPr>
            <w:rStyle w:val="bnf"/>
          </w:rPr>
          <w:delText>InitialiserNoIn</w:delText>
        </w:r>
        <w:r w:rsidDel="0003097E">
          <w:delText xml:space="preserve"> and </w:delText>
        </w:r>
        <w:r w:rsidRPr="00C241AC" w:rsidDel="0003097E">
          <w:rPr>
            <w:rStyle w:val="bnf"/>
          </w:rPr>
          <w:delText>AssignmentExpressionNoIn</w:delText>
        </w:r>
        <w:r w:rsidDel="0003097E">
          <w:delText xml:space="preserve"> are evaluated instead of the contained </w:delText>
        </w:r>
        <w:r w:rsidRPr="00C241AC" w:rsidDel="0003097E">
          <w:rPr>
            <w:rStyle w:val="bnf"/>
          </w:rPr>
          <w:delText>VariableDeclarationList</w:delText>
        </w:r>
        <w:r w:rsidDel="0003097E">
          <w:delText xml:space="preserve">, </w:delText>
        </w:r>
        <w:r w:rsidRPr="00C241AC" w:rsidDel="0003097E">
          <w:rPr>
            <w:rStyle w:val="bnf"/>
          </w:rPr>
          <w:delText>VariableDeclaration</w:delText>
        </w:r>
        <w:r w:rsidDel="0003097E">
          <w:delText xml:space="preserve">, </w:delText>
        </w:r>
        <w:r w:rsidRPr="00C241AC" w:rsidDel="0003097E">
          <w:rPr>
            <w:rStyle w:val="bnf"/>
          </w:rPr>
          <w:delText>Initialiser</w:delText>
        </w:r>
        <w:r w:rsidDel="0003097E">
          <w:delText xml:space="preserve"> and </w:delText>
        </w:r>
        <w:r w:rsidRPr="00C241AC" w:rsidDel="0003097E">
          <w:rPr>
            <w:rStyle w:val="bnf"/>
          </w:rPr>
          <w:delText>AssignmentExpression</w:delText>
        </w:r>
        <w:r w:rsidDel="0003097E">
          <w:delText>, respectively.</w:delText>
        </w:r>
      </w:del>
    </w:p>
    <w:p w14:paraId="428F9471" w14:textId="77777777" w:rsidR="00C8445E" w:rsidRDefault="00C8445E" w:rsidP="00C8445E">
      <w:pPr>
        <w:rPr>
          <w:ins w:id="4751" w:author="Allen Wirfs-Brock" w:date="2011-07-11T14:47:00Z"/>
        </w:rPr>
      </w:pPr>
      <w:bookmarkStart w:id="4752" w:name="_Ref457437654"/>
      <w:bookmarkStart w:id="4753" w:name="_Toc472818877"/>
      <w:bookmarkStart w:id="4754" w:name="_Toc235503451"/>
      <w:bookmarkStart w:id="4755" w:name="_Toc241509226"/>
      <w:bookmarkStart w:id="4756" w:name="_Toc244416713"/>
      <w:bookmarkStart w:id="4757" w:name="_Toc276631077"/>
      <w:ins w:id="4758" w:author="Allen Wirfs-Brock" w:date="2011-07-11T14:47: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4759" w:author="Allen Wirfs-Brock" w:date="2011-07-11T14:48:00Z">
        <w:r>
          <w:rPr>
            <w:rStyle w:val="bnf"/>
          </w:rPr>
          <w:t xml:space="preserve">BindingPattern  </w:t>
        </w:r>
      </w:ins>
      <w:ins w:id="4760" w:author="Allen Wirfs-Brock" w:date="2011-07-11T14:47:00Z">
        <w:r>
          <w:rPr>
            <w:b/>
          </w:rPr>
          <w:t>:</w:t>
        </w:r>
        <w:r>
          <w:t xml:space="preserve"> </w:t>
        </w:r>
      </w:ins>
      <w:ins w:id="4761" w:author="Allen Wirfs-Brock" w:date="2011-07-11T14:48:00Z">
        <w:r w:rsidRPr="00C8445E">
          <w:rPr>
            <w:rStyle w:val="bnf"/>
          </w:rPr>
          <w:t>ObjectBindingPattern</w:t>
        </w:r>
      </w:ins>
      <w:ins w:id="4762" w:author="Allen Wirfs-Brock" w:date="2011-07-11T14:47:00Z">
        <w:r w:rsidRPr="00992216">
          <w:t xml:space="preserve"> </w:t>
        </w:r>
        <w:r>
          <w:t>is determined as follows:</w:t>
        </w:r>
      </w:ins>
    </w:p>
    <w:p w14:paraId="193E78D0" w14:textId="77777777" w:rsidR="00C8445E" w:rsidRDefault="00C8445E" w:rsidP="009570BE">
      <w:pPr>
        <w:pStyle w:val="Alg4"/>
        <w:numPr>
          <w:ilvl w:val="0"/>
          <w:numId w:val="500"/>
        </w:numPr>
        <w:spacing w:after="220"/>
        <w:contextualSpacing/>
        <w:rPr>
          <w:ins w:id="4763" w:author="Allen Wirfs-Brock" w:date="2011-07-11T14:47:00Z"/>
        </w:rPr>
      </w:pPr>
      <w:ins w:id="4764" w:author="Allen Wirfs-Brock" w:date="2011-07-11T14:47:00Z">
        <w:r>
          <w:t xml:space="preserve">Return BoundNames of </w:t>
        </w:r>
      </w:ins>
      <w:ins w:id="4765" w:author="Allen Wirfs-Brock" w:date="2011-07-11T14:49:00Z">
        <w:r w:rsidRPr="00C8445E">
          <w:rPr>
            <w:rStyle w:val="bnf"/>
          </w:rPr>
          <w:t>ObjectBindingPattern</w:t>
        </w:r>
      </w:ins>
      <w:ins w:id="4766" w:author="Allen Wirfs-Brock" w:date="2011-07-11T14:47:00Z">
        <w:r>
          <w:t>.</w:t>
        </w:r>
      </w:ins>
    </w:p>
    <w:p w14:paraId="0CAD7B2A" w14:textId="77777777" w:rsidR="00CD14C4" w:rsidRDefault="00CD14C4" w:rsidP="00CD14C4">
      <w:pPr>
        <w:rPr>
          <w:ins w:id="4767" w:author="Rev 3 Allen Wirfs-Brock" w:date="2011-09-11T09:49:00Z"/>
        </w:rPr>
      </w:pPr>
      <w:ins w:id="4768" w:author="Rev 3 Allen Wirfs-Brock" w:date="2011-09-11T09:49:00Z">
        <w:r>
          <w:t xml:space="preserve">The production </w:t>
        </w:r>
      </w:ins>
      <w:ins w:id="4769" w:author="Rev 3 Allen Wirfs-Brock" w:date="2011-09-11T09:50:00Z">
        <w:r>
          <w:rPr>
            <w:rStyle w:val="bnf"/>
          </w:rPr>
          <w:t xml:space="preserve">BindingPattern  </w:t>
        </w:r>
        <w:r>
          <w:rPr>
            <w:b/>
          </w:rPr>
          <w:t>:</w:t>
        </w:r>
        <w:r>
          <w:t xml:space="preserve"> </w:t>
        </w:r>
        <w:r w:rsidRPr="00C8445E">
          <w:rPr>
            <w:rStyle w:val="bnf"/>
          </w:rPr>
          <w:t>ObjectBindingPattern</w:t>
        </w:r>
        <w:r w:rsidRPr="00992216">
          <w:t xml:space="preserve"> </w:t>
        </w:r>
      </w:ins>
      <w:ins w:id="4770" w:author="Rev 3 Allen Wirfs-Brock" w:date="2011-09-11T09:49:00Z">
        <w:r>
          <w:t xml:space="preserve">is evaluated with parameters </w:t>
        </w:r>
      </w:ins>
      <w:ins w:id="4771" w:author="Rev 3 Allen Wirfs-Brock" w:date="2011-09-11T09:50:00Z">
        <w:r>
          <w:rPr>
            <w:rFonts w:ascii="Times New Roman" w:eastAsia="Times New Roman" w:hAnsi="Times New Roman"/>
            <w:i/>
            <w:spacing w:val="6"/>
            <w:lang w:eastAsia="en-US"/>
          </w:rPr>
          <w:t>value</w:t>
        </w:r>
      </w:ins>
      <w:ins w:id="4772" w:author="Rev 3 Allen Wirfs-Brock" w:date="2011-09-11T09:49:00Z">
        <w:r>
          <w:t xml:space="preserve"> and </w:t>
        </w:r>
      </w:ins>
      <w:ins w:id="4773" w:author="Rev 3 Allen Wirfs-Brock" w:date="2011-09-11T09:50:00Z">
        <w:r>
          <w:rPr>
            <w:rFonts w:ascii="Times New Roman" w:eastAsia="Times New Roman" w:hAnsi="Times New Roman"/>
            <w:i/>
            <w:spacing w:val="6"/>
            <w:lang w:eastAsia="en-US"/>
          </w:rPr>
          <w:t>env</w:t>
        </w:r>
      </w:ins>
      <w:ins w:id="4774" w:author="Rev 3 Allen Wirfs-Brock" w:date="2011-09-11T09:49:00Z">
        <w:r>
          <w:t xml:space="preserve"> as follows:</w:t>
        </w:r>
      </w:ins>
    </w:p>
    <w:p w14:paraId="765AA530" w14:textId="77777777" w:rsidR="00CD14C4" w:rsidRPr="00D828E7" w:rsidRDefault="000269C8" w:rsidP="00CD14C4">
      <w:pPr>
        <w:pStyle w:val="Alg2"/>
        <w:numPr>
          <w:ilvl w:val="0"/>
          <w:numId w:val="573"/>
        </w:numPr>
        <w:spacing w:after="220"/>
        <w:rPr>
          <w:ins w:id="4775" w:author="Rev 3 Allen Wirfs-Brock" w:date="2011-09-11T09:49:00Z"/>
        </w:rPr>
      </w:pPr>
      <w:ins w:id="4776" w:author="Rev 3 Allen Wirfs-Brock" w:date="2011-09-11T09:54:00Z">
        <w:r>
          <w:t>E</w:t>
        </w:r>
      </w:ins>
      <w:ins w:id="4777" w:author="Rev 3 Allen Wirfs-Brock" w:date="2011-09-11T09:50:00Z">
        <w:r w:rsidR="00CD14C4">
          <w:t>valuat</w:t>
        </w:r>
      </w:ins>
      <w:ins w:id="4778" w:author="Rev 3 Allen Wirfs-Brock" w:date="2011-09-11T09:54:00Z">
        <w:r>
          <w:t>e</w:t>
        </w:r>
      </w:ins>
      <w:ins w:id="4779" w:author="Rev 3 Allen Wirfs-Brock" w:date="2011-09-11T09:49:00Z">
        <w:r w:rsidR="00CD14C4">
          <w:t xml:space="preserve"> </w:t>
        </w:r>
      </w:ins>
      <w:ins w:id="4780" w:author="Rev 3 Allen Wirfs-Brock" w:date="2011-09-11T09:51:00Z">
        <w:r w:rsidR="00CD14C4" w:rsidRPr="00C8445E">
          <w:rPr>
            <w:rStyle w:val="bnf"/>
          </w:rPr>
          <w:t>ObjectBindingPattern</w:t>
        </w:r>
        <w:r w:rsidR="00CD14C4" w:rsidRPr="00992216">
          <w:t xml:space="preserve"> </w:t>
        </w:r>
      </w:ins>
      <w:ins w:id="4781" w:author="Rev 3 Allen Wirfs-Brock" w:date="2011-09-11T09:49:00Z">
        <w:r w:rsidR="00CD14C4">
          <w:t xml:space="preserve">using </w:t>
        </w:r>
      </w:ins>
      <w:ins w:id="4782" w:author="Rev 3 Allen Wirfs-Brock" w:date="2011-09-11T09:51:00Z">
        <w:r w:rsidR="00CD14C4">
          <w:rPr>
            <w:i/>
          </w:rPr>
          <w:t>value</w:t>
        </w:r>
      </w:ins>
      <w:ins w:id="4783" w:author="Rev 3 Allen Wirfs-Brock" w:date="2011-09-11T09:49:00Z">
        <w:r w:rsidR="00CD14C4">
          <w:t xml:space="preserve"> as the </w:t>
        </w:r>
        <w:r w:rsidR="00CD14C4">
          <w:rPr>
            <w:rStyle w:val="bnf"/>
          </w:rPr>
          <w:t>obj</w:t>
        </w:r>
        <w:r w:rsidR="00CD14C4" w:rsidRPr="00E32218">
          <w:rPr>
            <w:i/>
          </w:rPr>
          <w:t xml:space="preserve"> </w:t>
        </w:r>
        <w:r w:rsidR="00CD14C4">
          <w:t xml:space="preserve">parameter and </w:t>
        </w:r>
        <w:r w:rsidR="00CD14C4" w:rsidRPr="003C38C3">
          <w:rPr>
            <w:i/>
          </w:rPr>
          <w:t>env</w:t>
        </w:r>
        <w:r w:rsidR="00CD14C4">
          <w:t xml:space="preserve"> as the </w:t>
        </w:r>
        <w:r w:rsidR="00CD14C4">
          <w:rPr>
            <w:i/>
          </w:rPr>
          <w:t>environment</w:t>
        </w:r>
        <w:r w:rsidR="00CD14C4">
          <w:t xml:space="preserve"> parameter.</w:t>
        </w:r>
      </w:ins>
    </w:p>
    <w:p w14:paraId="0E8025B7" w14:textId="77777777" w:rsidR="00C8445E" w:rsidRDefault="00C8445E" w:rsidP="00C8445E">
      <w:pPr>
        <w:rPr>
          <w:ins w:id="4784" w:author="Allen Wirfs-Brock" w:date="2011-07-11T14:49:00Z"/>
        </w:rPr>
      </w:pPr>
      <w:ins w:id="4785" w:author="Allen Wirfs-Brock" w:date="2011-07-11T14:4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 xml:space="preserve">BindingPattern  </w:t>
        </w:r>
        <w:r>
          <w:rPr>
            <w:b/>
          </w:rPr>
          <w:t>:</w:t>
        </w:r>
        <w:r>
          <w:t xml:space="preserve"> </w:t>
        </w:r>
        <w:r>
          <w:rPr>
            <w:rStyle w:val="bnf"/>
          </w:rPr>
          <w:t>Array</w:t>
        </w:r>
        <w:r w:rsidRPr="00C8445E">
          <w:rPr>
            <w:rStyle w:val="bnf"/>
          </w:rPr>
          <w:t>BindingPattern</w:t>
        </w:r>
        <w:r w:rsidRPr="00992216">
          <w:t xml:space="preserve"> </w:t>
        </w:r>
        <w:r>
          <w:t>is determined as follows:</w:t>
        </w:r>
      </w:ins>
    </w:p>
    <w:p w14:paraId="653399F2" w14:textId="77777777" w:rsidR="00C8445E" w:rsidRDefault="00C8445E" w:rsidP="007B4F56">
      <w:pPr>
        <w:pStyle w:val="Alg4"/>
        <w:numPr>
          <w:ilvl w:val="0"/>
          <w:numId w:val="453"/>
        </w:numPr>
        <w:spacing w:after="220"/>
        <w:contextualSpacing/>
        <w:rPr>
          <w:ins w:id="4786" w:author="Allen Wirfs-Brock" w:date="2011-07-11T14:49:00Z"/>
        </w:rPr>
      </w:pPr>
      <w:ins w:id="4787" w:author="Allen Wirfs-Brock" w:date="2011-07-11T14:49:00Z">
        <w:r>
          <w:t xml:space="preserve">Return BoundNames of </w:t>
        </w:r>
        <w:r>
          <w:rPr>
            <w:rStyle w:val="bnf"/>
          </w:rPr>
          <w:t>Array</w:t>
        </w:r>
        <w:r w:rsidRPr="00C8445E">
          <w:rPr>
            <w:rStyle w:val="bnf"/>
          </w:rPr>
          <w:t>BindingPattern</w:t>
        </w:r>
        <w:r>
          <w:t>.</w:t>
        </w:r>
      </w:ins>
    </w:p>
    <w:p w14:paraId="07A5C929" w14:textId="77777777" w:rsidR="000269C8" w:rsidRDefault="000269C8" w:rsidP="000269C8">
      <w:pPr>
        <w:rPr>
          <w:ins w:id="4788" w:author="Rev 3 Allen Wirfs-Brock" w:date="2011-09-11T09:52:00Z"/>
        </w:rPr>
      </w:pPr>
      <w:ins w:id="4789" w:author="Rev 3 Allen Wirfs-Brock" w:date="2011-09-11T09:52:00Z">
        <w:r>
          <w:t xml:space="preserve">The production </w:t>
        </w:r>
        <w:r>
          <w:rPr>
            <w:rStyle w:val="bnf"/>
          </w:rPr>
          <w:t xml:space="preserve">BindingPattern  </w:t>
        </w:r>
        <w:r>
          <w:rPr>
            <w:b/>
          </w:rPr>
          <w:t>:</w:t>
        </w:r>
        <w:r>
          <w:t xml:space="preserve"> </w:t>
        </w:r>
      </w:ins>
      <w:ins w:id="4790" w:author="Rev 3 Allen Wirfs-Brock" w:date="2011-09-11T09:53:00Z">
        <w:r>
          <w:rPr>
            <w:rStyle w:val="bnf"/>
          </w:rPr>
          <w:t>Array</w:t>
        </w:r>
        <w:r w:rsidRPr="00C8445E">
          <w:rPr>
            <w:rStyle w:val="bnf"/>
          </w:rPr>
          <w:t>BindingPattern</w:t>
        </w:r>
      </w:ins>
      <w:ins w:id="4791" w:author="Rev 3 Allen Wirfs-Brock" w:date="2011-09-11T09:52:00Z">
        <w:r w:rsidRPr="00992216">
          <w:t xml:space="preserve"> </w:t>
        </w:r>
        <w:r>
          <w:t xml:space="preserve">is evaluated with parameters </w:t>
        </w:r>
        <w:r>
          <w:rPr>
            <w:rFonts w:ascii="Times New Roman" w:eastAsia="Times New Roman" w:hAnsi="Times New Roman"/>
            <w:i/>
            <w:spacing w:val="6"/>
            <w:lang w:eastAsia="en-US"/>
          </w:rPr>
          <w:t>value</w:t>
        </w:r>
        <w:r>
          <w:t xml:space="preserve"> and </w:t>
        </w:r>
        <w:r>
          <w:rPr>
            <w:rFonts w:ascii="Times New Roman" w:eastAsia="Times New Roman" w:hAnsi="Times New Roman"/>
            <w:i/>
            <w:spacing w:val="6"/>
            <w:lang w:eastAsia="en-US"/>
          </w:rPr>
          <w:t>env</w:t>
        </w:r>
        <w:r>
          <w:t xml:space="preserve"> as follows:</w:t>
        </w:r>
      </w:ins>
    </w:p>
    <w:p w14:paraId="7E22E11D" w14:textId="77777777" w:rsidR="000269C8" w:rsidRPr="00D828E7" w:rsidRDefault="000269C8" w:rsidP="009570BE">
      <w:pPr>
        <w:pStyle w:val="Alg2"/>
        <w:numPr>
          <w:ilvl w:val="0"/>
          <w:numId w:val="574"/>
        </w:numPr>
        <w:spacing w:after="220"/>
        <w:rPr>
          <w:ins w:id="4792" w:author="Rev 3 Allen Wirfs-Brock" w:date="2011-09-11T09:52:00Z"/>
        </w:rPr>
      </w:pPr>
      <w:ins w:id="4793" w:author="Rev 3 Allen Wirfs-Brock" w:date="2011-09-11T09:54:00Z">
        <w:r>
          <w:t xml:space="preserve">Evaluate </w:t>
        </w:r>
      </w:ins>
      <w:ins w:id="4794" w:author="Rev 3 Allen Wirfs-Brock" w:date="2011-09-11T09:55:00Z">
        <w:r>
          <w:rPr>
            <w:rStyle w:val="bnf"/>
          </w:rPr>
          <w:t>Array</w:t>
        </w:r>
        <w:r w:rsidRPr="00C8445E">
          <w:rPr>
            <w:rStyle w:val="bnf"/>
          </w:rPr>
          <w:t>BindingPattern</w:t>
        </w:r>
        <w:r w:rsidRPr="00992216">
          <w:t xml:space="preserve"> </w:t>
        </w:r>
      </w:ins>
      <w:ins w:id="4795" w:author="Rev 3 Allen Wirfs-Brock" w:date="2011-09-11T09:52:00Z">
        <w:r>
          <w:t xml:space="preserve">using </w:t>
        </w:r>
        <w:r>
          <w:rPr>
            <w:i/>
          </w:rPr>
          <w:t>value</w:t>
        </w:r>
        <w:r>
          <w:t xml:space="preserve"> as the </w:t>
        </w:r>
        <w:r>
          <w:rPr>
            <w:rStyle w:val="bnf"/>
          </w:rPr>
          <w:t>obj</w:t>
        </w:r>
        <w:r w:rsidRPr="00E32218">
          <w:rPr>
            <w:i/>
          </w:rPr>
          <w:t xml:space="preserve"> </w:t>
        </w:r>
        <w:r>
          <w:t xml:space="preserve">parameter and </w:t>
        </w:r>
        <w:r w:rsidRPr="003C38C3">
          <w:rPr>
            <w:i/>
          </w:rPr>
          <w:t>env</w:t>
        </w:r>
        <w:r>
          <w:t xml:space="preserve"> as the </w:t>
        </w:r>
        <w:r>
          <w:rPr>
            <w:i/>
          </w:rPr>
          <w:t>environment</w:t>
        </w:r>
        <w:r>
          <w:t xml:space="preserve"> parameter.</w:t>
        </w:r>
      </w:ins>
    </w:p>
    <w:p w14:paraId="1B2310B8" w14:textId="77777777" w:rsidR="007B4F56" w:rsidRDefault="007B4F56" w:rsidP="007B4F56">
      <w:pPr>
        <w:rPr>
          <w:ins w:id="4796" w:author="Allen Wirfs-Brock" w:date="2011-07-11T14:56:00Z"/>
        </w:rPr>
      </w:pPr>
      <w:ins w:id="4797" w:author="Allen Wirfs-Brock" w:date="2011-07-11T14:5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C8445E">
          <w:rPr>
            <w:rStyle w:val="bnf"/>
          </w:rPr>
          <w:t>ObjectBindingPattern</w:t>
        </w:r>
        <w:r>
          <w:rPr>
            <w:b/>
          </w:rPr>
          <w:t>:</w:t>
        </w:r>
        <w:r>
          <w:t xml:space="preserve"> </w:t>
        </w:r>
      </w:ins>
      <w:ins w:id="4798" w:author="Allen Wirfs-Brock" w:date="2011-07-11T14:57:00Z">
        <w:r w:rsidRPr="007B4F56">
          <w:rPr>
            <w:rStyle w:val="bnf"/>
            <w:rFonts w:ascii="Courier New" w:hAnsi="Courier New" w:cs="Courier New"/>
            <w:b/>
            <w:i w:val="0"/>
          </w:rPr>
          <w:t>{ }</w:t>
        </w:r>
      </w:ins>
      <w:ins w:id="4799" w:author="Allen Wirfs-Brock" w:date="2011-07-11T14:56:00Z">
        <w:r w:rsidRPr="00992216">
          <w:t xml:space="preserve"> </w:t>
        </w:r>
        <w:r>
          <w:t>is determined as follows:</w:t>
        </w:r>
      </w:ins>
    </w:p>
    <w:p w14:paraId="2B452E00" w14:textId="77777777" w:rsidR="007B4F56" w:rsidRDefault="007B4F56" w:rsidP="009F05FF">
      <w:pPr>
        <w:pStyle w:val="Alg4"/>
        <w:numPr>
          <w:ilvl w:val="0"/>
          <w:numId w:val="454"/>
        </w:numPr>
        <w:spacing w:after="220"/>
        <w:contextualSpacing/>
        <w:rPr>
          <w:ins w:id="4800" w:author="Allen Wirfs-Brock" w:date="2011-07-11T14:56:00Z"/>
        </w:rPr>
      </w:pPr>
      <w:ins w:id="4801" w:author="Allen Wirfs-Brock" w:date="2011-07-11T14:56:00Z">
        <w:r>
          <w:t xml:space="preserve">Return </w:t>
        </w:r>
      </w:ins>
      <w:ins w:id="4802" w:author="Allen Wirfs-Brock" w:date="2011-07-11T14:57:00Z">
        <w:r>
          <w:t>an empty List</w:t>
        </w:r>
      </w:ins>
      <w:ins w:id="4803" w:author="Allen Wirfs-Brock" w:date="2011-07-11T14:56:00Z">
        <w:r>
          <w:t>.</w:t>
        </w:r>
      </w:ins>
    </w:p>
    <w:p w14:paraId="18027099" w14:textId="77777777" w:rsidR="00E479C5" w:rsidRDefault="00E479C5" w:rsidP="00E479C5">
      <w:pPr>
        <w:rPr>
          <w:ins w:id="4804" w:author="Rev 3 Allen Wirfs-Brock" w:date="2011-09-11T10:05:00Z"/>
        </w:rPr>
      </w:pPr>
      <w:ins w:id="4805" w:author="Rev 3 Allen Wirfs-Brock" w:date="2011-09-11T10:05:00Z">
        <w:r>
          <w:t xml:space="preserve">The production </w:t>
        </w:r>
      </w:ins>
      <w:ins w:id="4806" w:author="Rev 3 Allen Wirfs-Brock" w:date="2011-09-11T10:06:00Z">
        <w:r w:rsidRPr="00C8445E">
          <w:rPr>
            <w:rStyle w:val="bnf"/>
          </w:rPr>
          <w:t>ObjectBindingPattern</w:t>
        </w:r>
        <w:r>
          <w:rPr>
            <w:b/>
          </w:rPr>
          <w:t>:</w:t>
        </w:r>
        <w:r>
          <w:t xml:space="preserve"> </w:t>
        </w:r>
        <w:r w:rsidRPr="007B4F56">
          <w:rPr>
            <w:rStyle w:val="bnf"/>
            <w:rFonts w:ascii="Courier New" w:hAnsi="Courier New" w:cs="Courier New"/>
            <w:b/>
            <w:i w:val="0"/>
          </w:rPr>
          <w:t>{ }</w:t>
        </w:r>
        <w:r>
          <w:rPr>
            <w:rStyle w:val="bnf"/>
            <w:rFonts w:ascii="Courier New" w:hAnsi="Courier New" w:cs="Courier New"/>
            <w:b/>
            <w:i w:val="0"/>
          </w:rPr>
          <w:t xml:space="preserve"> </w:t>
        </w:r>
      </w:ins>
      <w:ins w:id="4807" w:author="Rev 3 Allen Wirfs-Brock" w:date="2011-09-11T10:05:00Z">
        <w:r>
          <w:t xml:space="preserve">is evaluated with parameters </w:t>
        </w:r>
        <w:r>
          <w:rPr>
            <w:rFonts w:ascii="Times New Roman" w:eastAsia="Times New Roman" w:hAnsi="Times New Roman"/>
            <w:i/>
            <w:spacing w:val="6"/>
            <w:lang w:eastAsia="en-US"/>
          </w:rPr>
          <w:t>value</w:t>
        </w:r>
        <w:r>
          <w:t xml:space="preserve"> and </w:t>
        </w:r>
        <w:r>
          <w:rPr>
            <w:rFonts w:ascii="Times New Roman" w:eastAsia="Times New Roman" w:hAnsi="Times New Roman"/>
            <w:i/>
            <w:spacing w:val="6"/>
            <w:lang w:eastAsia="en-US"/>
          </w:rPr>
          <w:t>env</w:t>
        </w:r>
        <w:r>
          <w:t xml:space="preserve"> as follows:</w:t>
        </w:r>
      </w:ins>
    </w:p>
    <w:p w14:paraId="30A652B5" w14:textId="77777777" w:rsidR="00E479C5" w:rsidRPr="00D828E7" w:rsidRDefault="00B04C67" w:rsidP="009570BE">
      <w:pPr>
        <w:pStyle w:val="Alg2"/>
        <w:numPr>
          <w:ilvl w:val="0"/>
          <w:numId w:val="575"/>
        </w:numPr>
        <w:spacing w:after="220"/>
        <w:rPr>
          <w:ins w:id="4808" w:author="Rev 3 Allen Wirfs-Brock" w:date="2011-09-11T10:05:00Z"/>
        </w:rPr>
      </w:pPr>
      <w:ins w:id="4809" w:author="Rev 3 Allen Wirfs-Brock" w:date="2011-09-22T15:50:00Z">
        <w:r>
          <w:t xml:space="preserve">If </w:t>
        </w:r>
        <w:r w:rsidRPr="00B04C67">
          <w:rPr>
            <w:i/>
          </w:rPr>
          <w:t>value</w:t>
        </w:r>
        <w:r>
          <w:t xml:space="preserve"> is </w:t>
        </w:r>
      </w:ins>
      <w:ins w:id="4810" w:author="Rev 3 Allen Wirfs-Brock" w:date="2011-09-22T15:52:00Z">
        <w:r>
          <w:t>neither of</w:t>
        </w:r>
      </w:ins>
      <w:ins w:id="4811" w:author="Rev 3 Allen Wirfs-Brock" w:date="2011-09-22T15:50:00Z">
        <w:r>
          <w:t xml:space="preserve"> </w:t>
        </w:r>
        <w:r w:rsidRPr="00B04C67">
          <w:rPr>
            <w:b/>
          </w:rPr>
          <w:t>null</w:t>
        </w:r>
        <w:r>
          <w:t xml:space="preserve"> or </w:t>
        </w:r>
      </w:ins>
      <w:ins w:id="4812" w:author="Rev 3 Allen Wirfs-Brock" w:date="2011-09-22T15:51:00Z">
        <w:r w:rsidRPr="00B04C67">
          <w:rPr>
            <w:b/>
          </w:rPr>
          <w:t>un</w:t>
        </w:r>
      </w:ins>
      <w:ins w:id="4813" w:author="Rev 3 Allen Wirfs-Brock" w:date="2011-09-22T15:50:00Z">
        <w:r w:rsidRPr="00B04C67">
          <w:rPr>
            <w:b/>
          </w:rPr>
          <w:t>defined</w:t>
        </w:r>
        <w:r>
          <w:t xml:space="preserve">, </w:t>
        </w:r>
      </w:ins>
      <w:ins w:id="4814" w:author="Rev 3 Allen Wirfs-Brock" w:date="2011-09-22T15:51:00Z">
        <w:r>
          <w:t>then p</w:t>
        </w:r>
      </w:ins>
      <w:ins w:id="4815" w:author="Rev 3 Allen Wirfs-Brock" w:date="2011-09-11T10:06:00Z">
        <w:r w:rsidR="00E479C5">
          <w:t>erform ToObject(</w:t>
        </w:r>
      </w:ins>
      <w:ins w:id="4816" w:author="Rev 3 Allen Wirfs-Brock" w:date="2011-09-11T10:07:00Z">
        <w:r w:rsidR="00E479C5">
          <w:rPr>
            <w:i/>
          </w:rPr>
          <w:t>value</w:t>
        </w:r>
      </w:ins>
      <w:ins w:id="4817" w:author="Rev 3 Allen Wirfs-Brock" w:date="2011-09-11T10:06:00Z">
        <w:r w:rsidR="00E479C5">
          <w:t>) and discard the result.</w:t>
        </w:r>
      </w:ins>
      <w:ins w:id="4818" w:author="Rev 3 Allen Wirfs-Brock" w:date="2011-09-11T10:05:00Z">
        <w:r w:rsidR="00E479C5">
          <w:t xml:space="preserve"> </w:t>
        </w:r>
      </w:ins>
    </w:p>
    <w:p w14:paraId="77BFBB46" w14:textId="77777777" w:rsidR="000B6E8C" w:rsidRDefault="000B6E8C" w:rsidP="000B6E8C">
      <w:pPr>
        <w:rPr>
          <w:ins w:id="4819" w:author="Rev 3 Allen Wirfs-Brock" w:date="2011-09-11T10:15:00Z"/>
        </w:rPr>
      </w:pPr>
      <w:ins w:id="4820" w:author="Rev 3 Allen Wirfs-Brock" w:date="2011-09-11T10:15: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productions  </w:t>
        </w:r>
        <w:r w:rsidRPr="00C8445E">
          <w:rPr>
            <w:rStyle w:val="bnf"/>
          </w:rPr>
          <w:t>ObjectBindingPattern</w:t>
        </w:r>
        <w:r>
          <w:rPr>
            <w:b/>
          </w:rPr>
          <w:t>:</w:t>
        </w:r>
        <w:r>
          <w:t xml:space="preserve"> </w:t>
        </w:r>
        <w:r w:rsidRPr="007B4F56">
          <w:rPr>
            <w:rStyle w:val="bnf"/>
            <w:rFonts w:ascii="Courier New" w:hAnsi="Courier New" w:cs="Courier New"/>
            <w:b/>
            <w:i w:val="0"/>
          </w:rPr>
          <w:t>{</w:t>
        </w:r>
        <w:r>
          <w:rPr>
            <w:rStyle w:val="bnf"/>
            <w:rFonts w:ascii="Courier New" w:hAnsi="Courier New" w:cs="Courier New"/>
            <w:b/>
            <w:i w:val="0"/>
          </w:rPr>
          <w:t xml:space="preserve"> </w:t>
        </w:r>
        <w:r w:rsidRPr="009F05FF">
          <w:rPr>
            <w:rStyle w:val="bnf"/>
          </w:rPr>
          <w:t>BindingPropertyList</w:t>
        </w:r>
        <w:r w:rsidRPr="007B4F56">
          <w:rPr>
            <w:rStyle w:val="bnf"/>
            <w:rFonts w:ascii="Courier New" w:hAnsi="Courier New" w:cs="Courier New"/>
            <w:b/>
            <w:i w:val="0"/>
          </w:rPr>
          <w:t xml:space="preserve"> }</w:t>
        </w:r>
        <w:r w:rsidRPr="00992216">
          <w:t xml:space="preserve"> </w:t>
        </w:r>
        <w:r>
          <w:t xml:space="preserve">and </w:t>
        </w:r>
        <w:r w:rsidRPr="00C8445E">
          <w:rPr>
            <w:rStyle w:val="bnf"/>
          </w:rPr>
          <w:t>ObjectBindingPattern</w:t>
        </w:r>
        <w:r>
          <w:rPr>
            <w:rStyle w:val="bnf"/>
          </w:rPr>
          <w:t xml:space="preserve"> </w:t>
        </w:r>
        <w:r>
          <w:rPr>
            <w:b/>
          </w:rPr>
          <w:t>:</w:t>
        </w:r>
        <w:r>
          <w:t xml:space="preserve"> </w:t>
        </w:r>
        <w:r w:rsidRPr="007B4F56">
          <w:rPr>
            <w:rStyle w:val="bnf"/>
            <w:rFonts w:ascii="Courier New" w:hAnsi="Courier New" w:cs="Courier New"/>
            <w:b/>
            <w:i w:val="0"/>
          </w:rPr>
          <w:t>{</w:t>
        </w:r>
        <w:r>
          <w:rPr>
            <w:rStyle w:val="bnf"/>
            <w:rFonts w:ascii="Courier New" w:hAnsi="Courier New" w:cs="Courier New"/>
            <w:b/>
            <w:i w:val="0"/>
          </w:rPr>
          <w:t xml:space="preserve"> </w:t>
        </w:r>
        <w:r w:rsidRPr="007E28AE">
          <w:rPr>
            <w:rStyle w:val="bnf"/>
          </w:rPr>
          <w:t>BindingPropertyList</w:t>
        </w:r>
        <w:r w:rsidRPr="007B4F56">
          <w:rPr>
            <w:rStyle w:val="bnf"/>
            <w:rFonts w:ascii="Courier New" w:hAnsi="Courier New" w:cs="Courier New"/>
            <w:b/>
            <w:i w:val="0"/>
          </w:rPr>
          <w:t xml:space="preserve"> </w:t>
        </w:r>
        <w:r>
          <w:rPr>
            <w:rStyle w:val="bnf"/>
            <w:rFonts w:ascii="Courier New" w:hAnsi="Courier New" w:cs="Courier New"/>
            <w:b/>
            <w:i w:val="0"/>
          </w:rPr>
          <w:t xml:space="preserve">, </w:t>
        </w:r>
        <w:r w:rsidRPr="007B4F56">
          <w:rPr>
            <w:rStyle w:val="bnf"/>
            <w:rFonts w:ascii="Courier New" w:hAnsi="Courier New" w:cs="Courier New"/>
            <w:b/>
            <w:i w:val="0"/>
          </w:rPr>
          <w:t>}</w:t>
        </w:r>
        <w:r>
          <w:rPr>
            <w:rStyle w:val="bnf"/>
            <w:rFonts w:ascii="Courier New" w:hAnsi="Courier New" w:cs="Courier New"/>
            <w:b/>
            <w:i w:val="0"/>
          </w:rPr>
          <w:t xml:space="preserve"> </w:t>
        </w:r>
        <w:r>
          <w:t>is determined as follows:</w:t>
        </w:r>
      </w:ins>
    </w:p>
    <w:p w14:paraId="11805E40" w14:textId="77777777" w:rsidR="000B6E8C" w:rsidRDefault="000B6E8C" w:rsidP="000B6E8C">
      <w:pPr>
        <w:pStyle w:val="Alg4"/>
        <w:numPr>
          <w:ilvl w:val="0"/>
          <w:numId w:val="577"/>
        </w:numPr>
        <w:spacing w:after="220"/>
        <w:contextualSpacing/>
        <w:rPr>
          <w:ins w:id="4821" w:author="Rev 3 Allen Wirfs-Brock" w:date="2011-09-11T10:15:00Z"/>
        </w:rPr>
      </w:pPr>
      <w:ins w:id="4822" w:author="Rev 3 Allen Wirfs-Brock" w:date="2011-09-11T10:15:00Z">
        <w:r>
          <w:t xml:space="preserve">Return the BoundNames of </w:t>
        </w:r>
        <w:r w:rsidRPr="007E28AE">
          <w:rPr>
            <w:rStyle w:val="bnf"/>
          </w:rPr>
          <w:t>BindingPropertyList</w:t>
        </w:r>
        <w:r>
          <w:t>.</w:t>
        </w:r>
      </w:ins>
    </w:p>
    <w:p w14:paraId="04AC6D6F" w14:textId="77777777" w:rsidR="007B4F56" w:rsidRDefault="007B4F56" w:rsidP="007B4F56">
      <w:pPr>
        <w:rPr>
          <w:ins w:id="4823" w:author="Allen Wirfs-Brock" w:date="2011-07-11T14:58:00Z"/>
        </w:rPr>
      </w:pPr>
      <w:ins w:id="4824" w:author="Allen Wirfs-Brock" w:date="2011-07-11T14:58:00Z">
        <w:r>
          <w:t xml:space="preserve">The </w:t>
        </w:r>
        <w:del w:id="4825" w:author="Rev 3 Allen Wirfs-Brock" w:date="2011-09-11T10:11:00Z">
          <w:r w:rsidDel="00445887">
            <w:rPr>
              <w:rFonts w:ascii="Times New Roman" w:eastAsia="Times New Roman" w:hAnsi="Times New Roman"/>
              <w:spacing w:val="6"/>
              <w:lang w:eastAsia="en-US"/>
            </w:rPr>
            <w:delText xml:space="preserve">BoundNames </w:delText>
          </w:r>
          <w:r w:rsidDel="00445887">
            <w:delText>of the</w:delText>
          </w:r>
          <w:r w:rsidRPr="006D7E13" w:rsidDel="00445887">
            <w:delText xml:space="preserve"> </w:delText>
          </w:r>
        </w:del>
        <w:r>
          <w:t xml:space="preserve">productions  </w:t>
        </w:r>
        <w:r w:rsidRPr="00C8445E">
          <w:rPr>
            <w:rStyle w:val="bnf"/>
          </w:rPr>
          <w:t>ObjectBindingPattern</w:t>
        </w:r>
        <w:r>
          <w:rPr>
            <w:b/>
          </w:rPr>
          <w:t>:</w:t>
        </w:r>
        <w:r>
          <w:t xml:space="preserve"> </w:t>
        </w:r>
        <w:r w:rsidRPr="007B4F56">
          <w:rPr>
            <w:rStyle w:val="bnf"/>
            <w:rFonts w:ascii="Courier New" w:hAnsi="Courier New" w:cs="Courier New"/>
            <w:b/>
            <w:i w:val="0"/>
          </w:rPr>
          <w:t>{</w:t>
        </w:r>
      </w:ins>
      <w:ins w:id="4826" w:author="Allen Wirfs-Brock" w:date="2011-07-11T14:59:00Z">
        <w:r>
          <w:rPr>
            <w:rStyle w:val="bnf"/>
            <w:rFonts w:ascii="Courier New" w:hAnsi="Courier New" w:cs="Courier New"/>
            <w:b/>
            <w:i w:val="0"/>
          </w:rPr>
          <w:t xml:space="preserve"> </w:t>
        </w:r>
        <w:r w:rsidRPr="009F05FF">
          <w:rPr>
            <w:rStyle w:val="bnf"/>
          </w:rPr>
          <w:t>BindingPropertyList</w:t>
        </w:r>
      </w:ins>
      <w:ins w:id="4827" w:author="Allen Wirfs-Brock" w:date="2011-07-11T14:58:00Z">
        <w:r w:rsidRPr="007B4F56">
          <w:rPr>
            <w:rStyle w:val="bnf"/>
            <w:rFonts w:ascii="Courier New" w:hAnsi="Courier New" w:cs="Courier New"/>
            <w:b/>
            <w:i w:val="0"/>
          </w:rPr>
          <w:t xml:space="preserve"> }</w:t>
        </w:r>
        <w:r w:rsidRPr="00992216">
          <w:t xml:space="preserve"> </w:t>
        </w:r>
      </w:ins>
      <w:ins w:id="4828" w:author="Allen Wirfs-Brock" w:date="2011-07-11T14:59:00Z">
        <w:r>
          <w:t xml:space="preserve">and </w:t>
        </w:r>
        <w:r w:rsidRPr="00C8445E">
          <w:rPr>
            <w:rStyle w:val="bnf"/>
          </w:rPr>
          <w:t>ObjectBindingPattern</w:t>
        </w:r>
      </w:ins>
      <w:ins w:id="4829" w:author="Allen Wirfs-Brock" w:date="2011-07-11T15:07:00Z">
        <w:r w:rsidR="009F05FF">
          <w:rPr>
            <w:rStyle w:val="bnf"/>
          </w:rPr>
          <w:t xml:space="preserve"> </w:t>
        </w:r>
      </w:ins>
      <w:ins w:id="4830" w:author="Allen Wirfs-Brock" w:date="2011-07-11T14:59:00Z">
        <w:r>
          <w:rPr>
            <w:b/>
          </w:rPr>
          <w:t>:</w:t>
        </w:r>
        <w:r>
          <w:t xml:space="preserve"> </w:t>
        </w:r>
        <w:r w:rsidRPr="007B4F56">
          <w:rPr>
            <w:rStyle w:val="bnf"/>
            <w:rFonts w:ascii="Courier New" w:hAnsi="Courier New" w:cs="Courier New"/>
            <w:b/>
            <w:i w:val="0"/>
          </w:rPr>
          <w:t>{</w:t>
        </w:r>
        <w:r>
          <w:rPr>
            <w:rStyle w:val="bnf"/>
            <w:rFonts w:ascii="Courier New" w:hAnsi="Courier New" w:cs="Courier New"/>
            <w:b/>
            <w:i w:val="0"/>
          </w:rPr>
          <w:t xml:space="preserve"> </w:t>
        </w:r>
        <w:r w:rsidRPr="007E28AE">
          <w:rPr>
            <w:rStyle w:val="bnf"/>
          </w:rPr>
          <w:t>BindingPropertyList</w:t>
        </w:r>
        <w:r w:rsidRPr="007B4F56">
          <w:rPr>
            <w:rStyle w:val="bnf"/>
            <w:rFonts w:ascii="Courier New" w:hAnsi="Courier New" w:cs="Courier New"/>
            <w:b/>
            <w:i w:val="0"/>
          </w:rPr>
          <w:t xml:space="preserve"> </w:t>
        </w:r>
        <w:r>
          <w:rPr>
            <w:rStyle w:val="bnf"/>
            <w:rFonts w:ascii="Courier New" w:hAnsi="Courier New" w:cs="Courier New"/>
            <w:b/>
            <w:i w:val="0"/>
          </w:rPr>
          <w:t xml:space="preserve">, </w:t>
        </w:r>
        <w:r w:rsidRPr="007B4F56">
          <w:rPr>
            <w:rStyle w:val="bnf"/>
            <w:rFonts w:ascii="Courier New" w:hAnsi="Courier New" w:cs="Courier New"/>
            <w:b/>
            <w:i w:val="0"/>
          </w:rPr>
          <w:t>}</w:t>
        </w:r>
        <w:r>
          <w:rPr>
            <w:rStyle w:val="bnf"/>
            <w:rFonts w:ascii="Courier New" w:hAnsi="Courier New" w:cs="Courier New"/>
            <w:b/>
            <w:i w:val="0"/>
          </w:rPr>
          <w:t xml:space="preserve"> </w:t>
        </w:r>
      </w:ins>
      <w:ins w:id="4831" w:author="Allen Wirfs-Brock" w:date="2011-07-11T14:58:00Z">
        <w:del w:id="4832" w:author="Rev 3 Allen Wirfs-Brock" w:date="2011-09-11T10:11:00Z">
          <w:r w:rsidDel="00445887">
            <w:delText>is</w:delText>
          </w:r>
        </w:del>
      </w:ins>
      <w:ins w:id="4833" w:author="Rev 3 Allen Wirfs-Brock" w:date="2011-09-11T10:11:00Z">
        <w:r w:rsidR="00445887">
          <w:t xml:space="preserve">are evaluated </w:t>
        </w:r>
      </w:ins>
      <w:ins w:id="4834" w:author="Allen Wirfs-Brock" w:date="2011-07-11T14:58:00Z">
        <w:r>
          <w:t xml:space="preserve"> </w:t>
        </w:r>
      </w:ins>
      <w:ins w:id="4835" w:author="Rev 3 Allen Wirfs-Brock" w:date="2011-09-11T10:11:00Z">
        <w:r w:rsidR="00445887">
          <w:t xml:space="preserve">with parameters </w:t>
        </w:r>
        <w:r w:rsidR="00445887">
          <w:rPr>
            <w:rFonts w:ascii="Times New Roman" w:eastAsia="Times New Roman" w:hAnsi="Times New Roman"/>
            <w:i/>
            <w:spacing w:val="6"/>
            <w:lang w:eastAsia="en-US"/>
          </w:rPr>
          <w:t>value</w:t>
        </w:r>
        <w:r w:rsidR="00445887">
          <w:t xml:space="preserve"> and </w:t>
        </w:r>
        <w:r w:rsidR="00445887">
          <w:rPr>
            <w:rFonts w:ascii="Times New Roman" w:eastAsia="Times New Roman" w:hAnsi="Times New Roman"/>
            <w:i/>
            <w:spacing w:val="6"/>
            <w:lang w:eastAsia="en-US"/>
          </w:rPr>
          <w:t>env</w:t>
        </w:r>
        <w:r w:rsidR="00445887">
          <w:t xml:space="preserve"> </w:t>
        </w:r>
      </w:ins>
      <w:ins w:id="4836" w:author="Allen Wirfs-Brock" w:date="2011-07-11T14:58:00Z">
        <w:del w:id="4837" w:author="Rev 3 Allen Wirfs-Brock" w:date="2011-09-11T10:11:00Z">
          <w:r w:rsidDel="00445887">
            <w:delText xml:space="preserve">determined </w:delText>
          </w:r>
        </w:del>
        <w:r>
          <w:t>as follows:</w:t>
        </w:r>
      </w:ins>
    </w:p>
    <w:p w14:paraId="65EEE6EE" w14:textId="77777777" w:rsidR="00B04C67" w:rsidRDefault="00B04C67" w:rsidP="00B04C67">
      <w:pPr>
        <w:pStyle w:val="Alg3"/>
        <w:numPr>
          <w:ilvl w:val="0"/>
          <w:numId w:val="455"/>
        </w:numPr>
        <w:contextualSpacing/>
        <w:rPr>
          <w:ins w:id="4838" w:author="Rev 3 Allen Wirfs-Brock" w:date="2011-09-22T15:52:00Z"/>
        </w:rPr>
      </w:pPr>
      <w:ins w:id="4839" w:author="Rev 3 Allen Wirfs-Brock" w:date="2011-09-22T15:52:00Z">
        <w:r>
          <w:t xml:space="preserve">If </w:t>
        </w:r>
        <w:r w:rsidRPr="001B3613">
          <w:rPr>
            <w:i/>
          </w:rPr>
          <w:t>value</w:t>
        </w:r>
        <w:r>
          <w:t xml:space="preserve"> is neither of </w:t>
        </w:r>
        <w:r w:rsidRPr="001B3613">
          <w:rPr>
            <w:b/>
          </w:rPr>
          <w:t>null</w:t>
        </w:r>
        <w:r>
          <w:t xml:space="preserve"> or </w:t>
        </w:r>
        <w:r w:rsidRPr="001B3613">
          <w:rPr>
            <w:b/>
          </w:rPr>
          <w:t>undefined</w:t>
        </w:r>
        <w:r>
          <w:t>, then</w:t>
        </w:r>
      </w:ins>
    </w:p>
    <w:p w14:paraId="191E2DBA" w14:textId="77777777" w:rsidR="00417C71" w:rsidRDefault="00417C71" w:rsidP="00B04C67">
      <w:pPr>
        <w:pStyle w:val="Alg3"/>
        <w:numPr>
          <w:ilvl w:val="1"/>
          <w:numId w:val="455"/>
        </w:numPr>
        <w:tabs>
          <w:tab w:val="clear" w:pos="1080"/>
          <w:tab w:val="num" w:pos="630"/>
        </w:tabs>
        <w:ind w:hanging="720"/>
        <w:contextualSpacing/>
        <w:rPr>
          <w:ins w:id="4840" w:author="Rev 3 Allen Wirfs-Brock" w:date="2011-09-11T12:02:00Z"/>
        </w:rPr>
      </w:pPr>
      <w:ins w:id="4841" w:author="Rev 3 Allen Wirfs-Brock" w:date="2011-09-11T12:02:00Z">
        <w:r>
          <w:t xml:space="preserve">Let </w:t>
        </w:r>
        <w:r w:rsidRPr="00417C71">
          <w:rPr>
            <w:i/>
          </w:rPr>
          <w:t>obj</w:t>
        </w:r>
        <w:r>
          <w:t xml:space="preserve"> be ToObject(</w:t>
        </w:r>
        <w:r w:rsidRPr="00417C71">
          <w:rPr>
            <w:i/>
          </w:rPr>
          <w:t>value</w:t>
        </w:r>
        <w:r>
          <w:t>).</w:t>
        </w:r>
      </w:ins>
    </w:p>
    <w:p w14:paraId="35CCF650" w14:textId="77777777" w:rsidR="00B04C67" w:rsidRDefault="00B04C67" w:rsidP="009F05FF">
      <w:pPr>
        <w:pStyle w:val="Alg4"/>
        <w:numPr>
          <w:ilvl w:val="0"/>
          <w:numId w:val="455"/>
        </w:numPr>
        <w:spacing w:after="220"/>
        <w:contextualSpacing/>
        <w:rPr>
          <w:ins w:id="4842" w:author="Rev 3 Allen Wirfs-Brock" w:date="2011-09-22T15:52:00Z"/>
        </w:rPr>
      </w:pPr>
      <w:ins w:id="4843" w:author="Rev 3 Allen Wirfs-Brock" w:date="2011-09-22T15:53:00Z">
        <w:r>
          <w:t xml:space="preserve">Else, let </w:t>
        </w:r>
        <w:r w:rsidRPr="00B04C67">
          <w:rPr>
            <w:i/>
          </w:rPr>
          <w:t>obj</w:t>
        </w:r>
        <w:r>
          <w:t xml:space="preserve"> be </w:t>
        </w:r>
        <w:r w:rsidRPr="00B04C67">
          <w:rPr>
            <w:b/>
          </w:rPr>
          <w:t>undefined</w:t>
        </w:r>
        <w:r>
          <w:t>.</w:t>
        </w:r>
      </w:ins>
    </w:p>
    <w:p w14:paraId="13122851" w14:textId="77777777" w:rsidR="007B4F56" w:rsidRDefault="007B4F56" w:rsidP="009F05FF">
      <w:pPr>
        <w:pStyle w:val="Alg4"/>
        <w:numPr>
          <w:ilvl w:val="0"/>
          <w:numId w:val="455"/>
        </w:numPr>
        <w:spacing w:after="220"/>
        <w:contextualSpacing/>
        <w:rPr>
          <w:ins w:id="4844" w:author="Allen Wirfs-Brock" w:date="2011-07-11T14:58:00Z"/>
        </w:rPr>
      </w:pPr>
      <w:ins w:id="4845" w:author="Allen Wirfs-Brock" w:date="2011-07-11T14:58:00Z">
        <w:del w:id="4846" w:author="Rev 3 Allen Wirfs-Brock" w:date="2011-09-11T10:12:00Z">
          <w:r w:rsidDel="00445887">
            <w:delText xml:space="preserve">Return </w:delText>
          </w:r>
        </w:del>
      </w:ins>
      <w:ins w:id="4847" w:author="Allen Wirfs-Brock" w:date="2011-07-11T15:00:00Z">
        <w:del w:id="4848" w:author="Rev 3 Allen Wirfs-Brock" w:date="2011-09-11T10:12:00Z">
          <w:r w:rsidR="00607D92" w:rsidDel="00445887">
            <w:delText xml:space="preserve">the </w:delText>
          </w:r>
        </w:del>
      </w:ins>
      <w:ins w:id="4849" w:author="Allen Wirfs-Brock" w:date="2011-07-11T15:01:00Z">
        <w:del w:id="4850" w:author="Rev 3 Allen Wirfs-Brock" w:date="2011-09-11T10:12:00Z">
          <w:r w:rsidR="00607D92" w:rsidDel="00445887">
            <w:delText xml:space="preserve">BoundNames of </w:delText>
          </w:r>
          <w:r w:rsidR="00607D92" w:rsidRPr="007E28AE" w:rsidDel="00445887">
            <w:rPr>
              <w:rStyle w:val="bnf"/>
            </w:rPr>
            <w:delText>BindingPropertyList</w:delText>
          </w:r>
        </w:del>
      </w:ins>
      <w:ins w:id="4851" w:author="Rev 3 Allen Wirfs-Brock" w:date="2011-09-11T10:12:00Z">
        <w:r w:rsidR="00445887">
          <w:t xml:space="preserve">Evaluate </w:t>
        </w:r>
      </w:ins>
      <w:ins w:id="4852" w:author="Rev 3 Allen Wirfs-Brock" w:date="2011-09-11T10:13:00Z">
        <w:r w:rsidR="00445887" w:rsidRPr="009F05FF">
          <w:rPr>
            <w:rStyle w:val="bnf"/>
          </w:rPr>
          <w:t>BindingPropertyList</w:t>
        </w:r>
        <w:r w:rsidR="00445887" w:rsidRPr="007B4F56">
          <w:rPr>
            <w:rStyle w:val="bnf"/>
            <w:rFonts w:ascii="Courier New" w:hAnsi="Courier New" w:cs="Courier New"/>
            <w:b/>
            <w:i w:val="0"/>
          </w:rPr>
          <w:t xml:space="preserve"> </w:t>
        </w:r>
      </w:ins>
      <w:ins w:id="4853" w:author="Rev 3 Allen Wirfs-Brock" w:date="2011-09-11T10:12:00Z">
        <w:r w:rsidR="00445887">
          <w:t xml:space="preserve">using </w:t>
        </w:r>
      </w:ins>
      <w:ins w:id="4854" w:author="Rev 3 Allen Wirfs-Brock" w:date="2011-09-11T12:02:00Z">
        <w:r w:rsidR="00417C71" w:rsidRPr="00417C71">
          <w:rPr>
            <w:i/>
          </w:rPr>
          <w:t>obj</w:t>
        </w:r>
        <w:r w:rsidR="00417C71">
          <w:t xml:space="preserve"> </w:t>
        </w:r>
      </w:ins>
      <w:ins w:id="4855" w:author="Rev 3 Allen Wirfs-Brock" w:date="2011-09-11T10:12:00Z">
        <w:r w:rsidR="00445887">
          <w:t xml:space="preserve">as the </w:t>
        </w:r>
        <w:r w:rsidR="00445887">
          <w:rPr>
            <w:rStyle w:val="bnf"/>
          </w:rPr>
          <w:t>obj</w:t>
        </w:r>
        <w:r w:rsidR="00445887" w:rsidRPr="00E32218">
          <w:rPr>
            <w:i/>
          </w:rPr>
          <w:t xml:space="preserve"> </w:t>
        </w:r>
        <w:r w:rsidR="00445887">
          <w:t xml:space="preserve">parameter and </w:t>
        </w:r>
        <w:r w:rsidR="00445887" w:rsidRPr="003C38C3">
          <w:rPr>
            <w:i/>
          </w:rPr>
          <w:t>env</w:t>
        </w:r>
        <w:r w:rsidR="00445887">
          <w:t xml:space="preserve"> as the </w:t>
        </w:r>
        <w:r w:rsidR="00445887">
          <w:rPr>
            <w:i/>
          </w:rPr>
          <w:t>environment</w:t>
        </w:r>
        <w:r w:rsidR="00445887">
          <w:t xml:space="preserve"> parameter.</w:t>
        </w:r>
      </w:ins>
      <w:ins w:id="4856" w:author="Allen Wirfs-Brock" w:date="2011-07-11T14:58:00Z">
        <w:r>
          <w:t>.</w:t>
        </w:r>
      </w:ins>
    </w:p>
    <w:p w14:paraId="3AA16951" w14:textId="77777777" w:rsidR="009F05FF" w:rsidRDefault="009F05FF" w:rsidP="009F05FF">
      <w:pPr>
        <w:rPr>
          <w:ins w:id="4857" w:author="Allen Wirfs-Brock" w:date="2011-07-11T15:07:00Z"/>
        </w:rPr>
      </w:pPr>
      <w:ins w:id="4858" w:author="Allen Wirfs-Brock" w:date="2011-07-11T15:07: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4859" w:author="Allen Wirfs-Brock" w:date="2011-07-11T15:08:00Z">
        <w:r>
          <w:rPr>
            <w:rStyle w:val="bnf"/>
          </w:rPr>
          <w:t>Array</w:t>
        </w:r>
        <w:r w:rsidRPr="00C8445E">
          <w:rPr>
            <w:rStyle w:val="bnf"/>
          </w:rPr>
          <w:t>BindingPattern</w:t>
        </w:r>
        <w:r>
          <w:rPr>
            <w:rStyle w:val="bnf"/>
          </w:rPr>
          <w:t xml:space="preserve"> </w:t>
        </w:r>
      </w:ins>
      <w:ins w:id="4860" w:author="Allen Wirfs-Brock" w:date="2011-07-11T15:07:00Z">
        <w:r>
          <w:rPr>
            <w:b/>
          </w:rPr>
          <w:t>:</w:t>
        </w:r>
        <w:r>
          <w:t xml:space="preserve"> </w:t>
        </w:r>
      </w:ins>
      <w:ins w:id="4861" w:author="Allen Wirfs-Brock" w:date="2011-07-11T15:08:00Z">
        <w:r w:rsidRPr="00A817DB">
          <w:rPr>
            <w:rFonts w:ascii="Courier New" w:hAnsi="Courier New" w:cs="Courier New"/>
            <w:b/>
          </w:rPr>
          <w:t>[</w:t>
        </w:r>
        <w:r>
          <w:rPr>
            <w:rFonts w:ascii="Courier New" w:hAnsi="Courier New" w:cs="Courier New"/>
            <w:b/>
            <w:i/>
          </w:rPr>
          <w:t xml:space="preserve"> </w:t>
        </w:r>
        <w:r w:rsidRPr="00A817DB">
          <w:rPr>
            <w:rFonts w:ascii="Times New Roman" w:hAnsi="Times New Roman"/>
            <w:i/>
          </w:rPr>
          <w:t>Elision</w:t>
        </w:r>
        <w:r w:rsidRPr="00A817DB">
          <w:rPr>
            <w:rFonts w:cs="Arial"/>
            <w:vertAlign w:val="subscript"/>
          </w:rPr>
          <w:t>opt</w:t>
        </w:r>
      </w:ins>
      <w:ins w:id="4862" w:author="Allen Wirfs-Brock" w:date="2011-07-11T15:11:00Z">
        <w:r w:rsidR="00A817DB">
          <w:rPr>
            <w:rStyle w:val="bnf"/>
          </w:rPr>
          <w:t xml:space="preserve"> </w:t>
        </w:r>
      </w:ins>
      <w:ins w:id="4863" w:author="Allen Wirfs-Brock" w:date="2011-07-11T15:08:00Z">
        <w:r w:rsidRPr="00A817DB">
          <w:rPr>
            <w:rFonts w:ascii="Courier New" w:hAnsi="Courier New" w:cs="Courier New"/>
            <w:b/>
          </w:rPr>
          <w:t>]</w:t>
        </w:r>
      </w:ins>
      <w:ins w:id="4864" w:author="Allen Wirfs-Brock" w:date="2011-07-11T15:07:00Z">
        <w:r w:rsidRPr="00992216">
          <w:t xml:space="preserve"> </w:t>
        </w:r>
        <w:r>
          <w:t>is determined as follows:</w:t>
        </w:r>
      </w:ins>
    </w:p>
    <w:p w14:paraId="5D52239D" w14:textId="77777777" w:rsidR="009F05FF" w:rsidRDefault="00A817DB" w:rsidP="00A817DB">
      <w:pPr>
        <w:pStyle w:val="Alg4"/>
        <w:numPr>
          <w:ilvl w:val="0"/>
          <w:numId w:val="457"/>
        </w:numPr>
        <w:spacing w:after="220"/>
        <w:contextualSpacing/>
        <w:rPr>
          <w:ins w:id="4865" w:author="Allen Wirfs-Brock" w:date="2011-07-11T15:07:00Z"/>
        </w:rPr>
      </w:pPr>
      <w:ins w:id="4866" w:author="Allen Wirfs-Brock" w:date="2011-07-11T15:11:00Z">
        <w:r>
          <w:t>Return an empty List</w:t>
        </w:r>
      </w:ins>
      <w:ins w:id="4867" w:author="Allen Wirfs-Brock" w:date="2011-07-11T15:07:00Z">
        <w:r w:rsidR="009F05FF">
          <w:t>.</w:t>
        </w:r>
      </w:ins>
    </w:p>
    <w:p w14:paraId="332D1A0C" w14:textId="77777777" w:rsidR="006D29F8" w:rsidRDefault="006D29F8" w:rsidP="006D29F8">
      <w:pPr>
        <w:rPr>
          <w:ins w:id="4868" w:author="Rev 3 Allen Wirfs-Brock" w:date="2011-09-11T10:09:00Z"/>
        </w:rPr>
      </w:pPr>
      <w:ins w:id="4869" w:author="Rev 3 Allen Wirfs-Brock" w:date="2011-09-11T10:09:00Z">
        <w:r>
          <w:t xml:space="preserve">The production </w:t>
        </w:r>
        <w:r>
          <w:rPr>
            <w:rStyle w:val="bnf"/>
          </w:rPr>
          <w:t>Array</w:t>
        </w:r>
        <w:r w:rsidRPr="00C8445E">
          <w:rPr>
            <w:rStyle w:val="bnf"/>
          </w:rPr>
          <w:t>BindingPattern</w:t>
        </w:r>
        <w:r>
          <w:rPr>
            <w:rStyle w:val="bnf"/>
          </w:rPr>
          <w:t xml:space="preserve"> </w:t>
        </w:r>
        <w:r>
          <w:rPr>
            <w:b/>
          </w:rPr>
          <w:t>:</w:t>
        </w:r>
        <w:r>
          <w:t xml:space="preserve"> </w:t>
        </w:r>
        <w:r w:rsidRPr="00A817DB">
          <w:rPr>
            <w:rFonts w:ascii="Courier New" w:hAnsi="Courier New" w:cs="Courier New"/>
            <w:b/>
          </w:rPr>
          <w:t>[</w:t>
        </w:r>
        <w:r>
          <w:rPr>
            <w:rFonts w:ascii="Courier New" w:hAnsi="Courier New" w:cs="Courier New"/>
            <w:b/>
            <w:i/>
          </w:rPr>
          <w:t xml:space="preserve"> </w:t>
        </w:r>
        <w:r w:rsidRPr="00A817DB">
          <w:rPr>
            <w:rFonts w:ascii="Times New Roman" w:hAnsi="Times New Roman"/>
            <w:i/>
          </w:rPr>
          <w:t>Elision</w:t>
        </w:r>
        <w:r w:rsidRPr="00A817DB">
          <w:rPr>
            <w:rFonts w:cs="Arial"/>
            <w:vertAlign w:val="subscript"/>
          </w:rPr>
          <w:t>opt</w:t>
        </w:r>
        <w:r>
          <w:rPr>
            <w:rStyle w:val="bnf"/>
          </w:rPr>
          <w:t xml:space="preserve"> </w:t>
        </w:r>
        <w:r w:rsidRPr="00A817DB">
          <w:rPr>
            <w:rFonts w:ascii="Courier New" w:hAnsi="Courier New" w:cs="Courier New"/>
            <w:b/>
          </w:rPr>
          <w:t>]</w:t>
        </w:r>
        <w:r w:rsidRPr="00992216">
          <w:t xml:space="preserve"> </w:t>
        </w:r>
        <w:r>
          <w:t xml:space="preserve">is evaluated with parameters </w:t>
        </w:r>
        <w:r>
          <w:rPr>
            <w:rFonts w:ascii="Times New Roman" w:eastAsia="Times New Roman" w:hAnsi="Times New Roman"/>
            <w:i/>
            <w:spacing w:val="6"/>
            <w:lang w:eastAsia="en-US"/>
          </w:rPr>
          <w:t>value</w:t>
        </w:r>
        <w:r>
          <w:t xml:space="preserve"> and </w:t>
        </w:r>
        <w:r>
          <w:rPr>
            <w:rFonts w:ascii="Times New Roman" w:eastAsia="Times New Roman" w:hAnsi="Times New Roman"/>
            <w:i/>
            <w:spacing w:val="6"/>
            <w:lang w:eastAsia="en-US"/>
          </w:rPr>
          <w:t>env</w:t>
        </w:r>
        <w:r>
          <w:t xml:space="preserve"> as follows:</w:t>
        </w:r>
      </w:ins>
    </w:p>
    <w:p w14:paraId="644D1A4B" w14:textId="77777777" w:rsidR="006D29F8" w:rsidRPr="00D828E7" w:rsidRDefault="00B04C67" w:rsidP="009570BE">
      <w:pPr>
        <w:pStyle w:val="Alg2"/>
        <w:numPr>
          <w:ilvl w:val="0"/>
          <w:numId w:val="576"/>
        </w:numPr>
        <w:spacing w:after="220"/>
        <w:rPr>
          <w:ins w:id="4870" w:author="Rev 3 Allen Wirfs-Brock" w:date="2011-09-11T10:09:00Z"/>
        </w:rPr>
      </w:pPr>
      <w:ins w:id="4871" w:author="Rev 3 Allen Wirfs-Brock" w:date="2011-09-22T15:54:00Z">
        <w:r>
          <w:t xml:space="preserve">If </w:t>
        </w:r>
        <w:r w:rsidRPr="00B04C67">
          <w:rPr>
            <w:i/>
          </w:rPr>
          <w:t>value</w:t>
        </w:r>
        <w:r>
          <w:t xml:space="preserve"> is neither of </w:t>
        </w:r>
        <w:r w:rsidRPr="00B04C67">
          <w:rPr>
            <w:b/>
          </w:rPr>
          <w:t>null</w:t>
        </w:r>
        <w:r>
          <w:t xml:space="preserve"> or </w:t>
        </w:r>
        <w:r w:rsidRPr="00B04C67">
          <w:rPr>
            <w:b/>
          </w:rPr>
          <w:t>undefined</w:t>
        </w:r>
        <w:r>
          <w:t xml:space="preserve">, then perform </w:t>
        </w:r>
      </w:ins>
      <w:ins w:id="4872" w:author="Rev 3 Allen Wirfs-Brock" w:date="2011-09-11T10:09:00Z">
        <w:r w:rsidR="006D29F8">
          <w:t>ToObject(</w:t>
        </w:r>
        <w:r w:rsidR="006D29F8">
          <w:rPr>
            <w:i/>
          </w:rPr>
          <w:t>value</w:t>
        </w:r>
        <w:r w:rsidR="006D29F8">
          <w:t xml:space="preserve">) and discard the result. </w:t>
        </w:r>
      </w:ins>
    </w:p>
    <w:p w14:paraId="7CF6AA93" w14:textId="77777777" w:rsidR="00A817DB" w:rsidRDefault="00A817DB" w:rsidP="00A817DB">
      <w:pPr>
        <w:rPr>
          <w:ins w:id="4873" w:author="Allen Wirfs-Brock" w:date="2011-07-11T15:11:00Z"/>
        </w:rPr>
      </w:pPr>
      <w:ins w:id="4874" w:author="Allen Wirfs-Brock" w:date="2011-07-11T15:11:00Z">
        <w:r>
          <w:t xml:space="preserve">The </w:t>
        </w:r>
        <w:r>
          <w:rPr>
            <w:rFonts w:ascii="Times New Roman" w:eastAsia="Times New Roman" w:hAnsi="Times New Roman"/>
            <w:spacing w:val="6"/>
            <w:lang w:eastAsia="en-US"/>
          </w:rPr>
          <w:t xml:space="preserve">BoundNames </w:t>
        </w:r>
        <w:r>
          <w:t>of the</w:t>
        </w:r>
        <w:r w:rsidRPr="006D7E13">
          <w:t xml:space="preserve"> </w:t>
        </w:r>
        <w:r>
          <w:t>production</w:t>
        </w:r>
      </w:ins>
      <w:ins w:id="4875" w:author="Allen Wirfs-Brock" w:date="2011-07-11T15:16:00Z">
        <w:del w:id="4876" w:author="Rev 3 Allen Wirfs-Brock" w:date="2011-09-21T16:48:00Z">
          <w:r w:rsidR="006C4F91" w:rsidDel="00C33713">
            <w:delText>s</w:delText>
          </w:r>
        </w:del>
        <w:r w:rsidR="006C4F91">
          <w:t xml:space="preserve"> </w:t>
        </w:r>
      </w:ins>
      <w:ins w:id="4877" w:author="Allen Wirfs-Brock" w:date="2011-07-11T15:11:00Z">
        <w:r>
          <w:t xml:space="preserve">  </w:t>
        </w:r>
        <w:r>
          <w:rPr>
            <w:rStyle w:val="bnf"/>
          </w:rPr>
          <w:t>Array</w:t>
        </w:r>
        <w:r w:rsidRPr="00C8445E">
          <w:rPr>
            <w:rStyle w:val="bnf"/>
          </w:rPr>
          <w:t>BindingPattern</w:t>
        </w:r>
        <w:r>
          <w:rPr>
            <w:rStyle w:val="bnf"/>
          </w:rPr>
          <w:t xml:space="preserve"> </w:t>
        </w:r>
        <w:r>
          <w:rPr>
            <w:b/>
          </w:rPr>
          <w:t>:</w:t>
        </w:r>
        <w:r>
          <w:t xml:space="preserve"> </w:t>
        </w:r>
        <w:r w:rsidRPr="00A817DB">
          <w:rPr>
            <w:rFonts w:ascii="Courier New" w:hAnsi="Courier New" w:cs="Courier New"/>
            <w:b/>
          </w:rPr>
          <w:t>[</w:t>
        </w:r>
        <w:r>
          <w:rPr>
            <w:rFonts w:ascii="Courier New" w:hAnsi="Courier New" w:cs="Courier New"/>
            <w:b/>
            <w:i/>
          </w:rPr>
          <w:t xml:space="preserve"> </w:t>
        </w:r>
        <w:r w:rsidRPr="00A817DB">
          <w:rPr>
            <w:rFonts w:ascii="Times New Roman" w:hAnsi="Times New Roman"/>
            <w:i/>
          </w:rPr>
          <w:t>Elision</w:t>
        </w:r>
        <w:r w:rsidRPr="00A817DB">
          <w:rPr>
            <w:rFonts w:cs="Arial"/>
            <w:vertAlign w:val="subscript"/>
          </w:rPr>
          <w:t>opt</w:t>
        </w:r>
        <w:r>
          <w:rPr>
            <w:rFonts w:ascii="Courier New" w:hAnsi="Courier New" w:cs="Courier New"/>
            <w:b/>
            <w:i/>
          </w:rPr>
          <w:t xml:space="preserve"> </w:t>
        </w:r>
        <w:r w:rsidRPr="00A817DB">
          <w:rPr>
            <w:rStyle w:val="bnf"/>
          </w:rPr>
          <w:t>BindingRestElement</w:t>
        </w:r>
      </w:ins>
      <w:ins w:id="4878" w:author="Allen Wirfs-Brock" w:date="2011-07-11T15:12:00Z">
        <w:r>
          <w:rPr>
            <w:rStyle w:val="bnf"/>
          </w:rPr>
          <w:t xml:space="preserve"> </w:t>
        </w:r>
      </w:ins>
      <w:ins w:id="4879" w:author="Allen Wirfs-Brock" w:date="2011-07-11T15:11:00Z">
        <w:r>
          <w:rPr>
            <w:rFonts w:cs="Arial"/>
            <w:i/>
            <w:vertAlign w:val="subscript"/>
          </w:rPr>
          <w:t xml:space="preserve"> </w:t>
        </w:r>
        <w:r w:rsidRPr="00A817DB">
          <w:rPr>
            <w:rFonts w:ascii="Courier New" w:hAnsi="Courier New" w:cs="Courier New"/>
            <w:b/>
          </w:rPr>
          <w:t>]</w:t>
        </w:r>
        <w:r w:rsidRPr="00992216">
          <w:t xml:space="preserve"> </w:t>
        </w:r>
      </w:ins>
      <w:ins w:id="4880" w:author="Allen Wirfs-Brock" w:date="2011-07-11T15:16:00Z">
        <w:del w:id="4881" w:author="Rev 3 Allen Wirfs-Brock" w:date="2011-09-21T16:49:00Z">
          <w:r w:rsidR="006C4F91" w:rsidDel="00C33713">
            <w:delText xml:space="preserve">and </w:delText>
          </w:r>
        </w:del>
      </w:ins>
      <w:ins w:id="4882" w:author="Allen Wirfs-Brock" w:date="2011-07-11T15:17:00Z">
        <w:del w:id="4883" w:author="Rev 3 Allen Wirfs-Brock" w:date="2011-09-21T16:49:00Z">
          <w:r w:rsidR="006C4F91" w:rsidDel="00C33713">
            <w:rPr>
              <w:rStyle w:val="bnf"/>
            </w:rPr>
            <w:delText>Array</w:delText>
          </w:r>
          <w:r w:rsidR="006C4F91" w:rsidRPr="00C8445E" w:rsidDel="00C33713">
            <w:rPr>
              <w:rStyle w:val="bnf"/>
            </w:rPr>
            <w:delText>BindingPattern</w:delText>
          </w:r>
          <w:r w:rsidR="006C4F91" w:rsidDel="00C33713">
            <w:rPr>
              <w:rStyle w:val="bnf"/>
            </w:rPr>
            <w:delText xml:space="preserve"> </w:delText>
          </w:r>
          <w:r w:rsidR="006C4F91" w:rsidDel="00C33713">
            <w:rPr>
              <w:b/>
            </w:rPr>
            <w:delText>:</w:delText>
          </w:r>
          <w:r w:rsidR="006C4F91" w:rsidDel="00C33713">
            <w:delText xml:space="preserve"> </w:delText>
          </w:r>
          <w:r w:rsidR="006C4F91" w:rsidRPr="00A817DB" w:rsidDel="00C33713">
            <w:rPr>
              <w:rFonts w:ascii="Courier New" w:hAnsi="Courier New" w:cs="Courier New"/>
              <w:b/>
            </w:rPr>
            <w:delText>[</w:delText>
          </w:r>
          <w:r w:rsidR="006C4F91" w:rsidDel="00C33713">
            <w:rPr>
              <w:rStyle w:val="bnf"/>
            </w:rPr>
            <w:delText>Binding</w:delText>
          </w:r>
          <w:r w:rsidR="006C4F91" w:rsidRPr="00A817DB" w:rsidDel="00C33713">
            <w:rPr>
              <w:rStyle w:val="bnf"/>
            </w:rPr>
            <w:delText>Element</w:delText>
          </w:r>
          <w:r w:rsidR="006C4F91" w:rsidDel="00C33713">
            <w:rPr>
              <w:rStyle w:val="bnf"/>
            </w:rPr>
            <w:delText>List</w:delText>
          </w:r>
          <w:r w:rsidR="006C4F91" w:rsidDel="00C33713">
            <w:rPr>
              <w:rFonts w:cs="Arial"/>
              <w:i/>
              <w:vertAlign w:val="subscript"/>
            </w:rPr>
            <w:delText xml:space="preserve"> </w:delText>
          </w:r>
          <w:r w:rsidR="006C4F91" w:rsidDel="00C33713">
            <w:rPr>
              <w:rStyle w:val="bnf"/>
              <w:rFonts w:ascii="Courier New" w:hAnsi="Courier New" w:cs="Courier New"/>
              <w:b/>
              <w:i w:val="0"/>
            </w:rPr>
            <w:delText xml:space="preserve">, </w:delText>
          </w:r>
          <w:r w:rsidR="006C4F91" w:rsidRPr="00A817DB" w:rsidDel="00C33713">
            <w:rPr>
              <w:rFonts w:ascii="Times New Roman" w:hAnsi="Times New Roman"/>
              <w:i/>
            </w:rPr>
            <w:delText>Elision</w:delText>
          </w:r>
          <w:r w:rsidR="006C4F91" w:rsidRPr="00A817DB" w:rsidDel="00C33713">
            <w:rPr>
              <w:rFonts w:cs="Arial"/>
              <w:vertAlign w:val="subscript"/>
            </w:rPr>
            <w:delText>opt</w:delText>
          </w:r>
          <w:r w:rsidR="006C4F91" w:rsidDel="00C33713">
            <w:rPr>
              <w:rStyle w:val="bnf"/>
            </w:rPr>
            <w:delText xml:space="preserve"> </w:delText>
          </w:r>
          <w:r w:rsidR="006C4F91" w:rsidRPr="00A817DB" w:rsidDel="00C33713">
            <w:rPr>
              <w:rFonts w:ascii="Courier New" w:hAnsi="Courier New" w:cs="Courier New"/>
              <w:b/>
            </w:rPr>
            <w:delText>]</w:delText>
          </w:r>
        </w:del>
      </w:ins>
      <w:ins w:id="4884" w:author="Allen Wirfs-Brock" w:date="2011-07-11T15:16:00Z">
        <w:del w:id="4885" w:author="Rev 3 Allen Wirfs-Brock" w:date="2011-09-21T16:49:00Z">
          <w:r w:rsidR="006C4F91" w:rsidDel="00C33713">
            <w:delText xml:space="preserve"> </w:delText>
          </w:r>
        </w:del>
      </w:ins>
      <w:ins w:id="4886" w:author="Allen Wirfs-Brock" w:date="2011-07-11T15:11:00Z">
        <w:r>
          <w:t>is determined as follows:</w:t>
        </w:r>
      </w:ins>
    </w:p>
    <w:p w14:paraId="1DFAC8DC" w14:textId="77777777" w:rsidR="00A817DB" w:rsidRDefault="00A817DB" w:rsidP="00A817DB">
      <w:pPr>
        <w:pStyle w:val="Alg4"/>
        <w:numPr>
          <w:ilvl w:val="0"/>
          <w:numId w:val="458"/>
        </w:numPr>
        <w:spacing w:after="220"/>
        <w:contextualSpacing/>
        <w:rPr>
          <w:ins w:id="4887" w:author="Allen Wirfs-Brock" w:date="2011-07-11T15:11:00Z"/>
        </w:rPr>
      </w:pPr>
      <w:ins w:id="4888" w:author="Allen Wirfs-Brock" w:date="2011-07-11T15:11:00Z">
        <w:r>
          <w:t xml:space="preserve">Return </w:t>
        </w:r>
      </w:ins>
      <w:ins w:id="4889" w:author="Allen Wirfs-Brock" w:date="2011-07-11T15:12:00Z">
        <w:r>
          <w:t xml:space="preserve">the BoundNames of </w:t>
        </w:r>
        <w:r w:rsidRPr="00A817DB">
          <w:rPr>
            <w:rStyle w:val="bnf"/>
          </w:rPr>
          <w:t>BindingElement</w:t>
        </w:r>
      </w:ins>
      <w:ins w:id="4890" w:author="Allen Wirfs-Brock" w:date="2011-07-11T15:18:00Z">
        <w:r w:rsidR="006C4F91">
          <w:rPr>
            <w:rStyle w:val="bnf"/>
          </w:rPr>
          <w:t>List</w:t>
        </w:r>
      </w:ins>
      <w:ins w:id="4891" w:author="Allen Wirfs-Brock" w:date="2011-07-11T15:11:00Z">
        <w:r>
          <w:t>.</w:t>
        </w:r>
      </w:ins>
    </w:p>
    <w:p w14:paraId="38F85259" w14:textId="77777777" w:rsidR="005C1EE0" w:rsidRDefault="005C1EE0" w:rsidP="005C1EE0">
      <w:pPr>
        <w:rPr>
          <w:ins w:id="4892" w:author="Rev 3 Allen Wirfs-Brock" w:date="2011-09-11T11:09:00Z"/>
        </w:rPr>
      </w:pPr>
      <w:ins w:id="4893" w:author="Rev 3 Allen Wirfs-Brock" w:date="2011-09-11T11:09:00Z">
        <w:r>
          <w:t xml:space="preserve">The production </w:t>
        </w:r>
      </w:ins>
      <w:ins w:id="4894" w:author="Rev 3 Allen Wirfs-Brock" w:date="2011-09-11T11:10:00Z">
        <w:r>
          <w:rPr>
            <w:rStyle w:val="bnf"/>
          </w:rPr>
          <w:t>Array</w:t>
        </w:r>
        <w:r w:rsidRPr="00C8445E">
          <w:rPr>
            <w:rStyle w:val="bnf"/>
          </w:rPr>
          <w:t>BindingPattern</w:t>
        </w:r>
      </w:ins>
      <w:ins w:id="4895" w:author="Rev 3 Allen Wirfs-Brock" w:date="2011-09-11T11:09:00Z">
        <w:r>
          <w:t xml:space="preserve">: </w:t>
        </w:r>
        <w:r w:rsidRPr="00BF06DE">
          <w:rPr>
            <w:rFonts w:ascii="Courier New" w:hAnsi="Courier New" w:cs="Courier New"/>
            <w:b/>
          </w:rPr>
          <w:t>[</w:t>
        </w:r>
        <w:r>
          <w:rPr>
            <w:rFonts w:ascii="Courier New" w:hAnsi="Courier New" w:cs="Courier New"/>
            <w:b/>
          </w:rPr>
          <w:t xml:space="preserve"> </w:t>
        </w:r>
        <w:r w:rsidRPr="006427EB">
          <w:rPr>
            <w:rStyle w:val="bnf"/>
          </w:rPr>
          <w:t>Elision</w:t>
        </w:r>
        <w:r w:rsidRPr="006427EB">
          <w:rPr>
            <w:rFonts w:cs="Arial"/>
            <w:vertAlign w:val="subscript"/>
          </w:rPr>
          <w:t>opt</w:t>
        </w:r>
        <w:r w:rsidDel="000E305D">
          <w:t xml:space="preserve"> </w:t>
        </w:r>
      </w:ins>
      <w:ins w:id="4896" w:author="Rev 3 Allen Wirfs-Brock" w:date="2011-09-11T11:10:00Z">
        <w:r w:rsidRPr="00A817DB">
          <w:rPr>
            <w:rStyle w:val="bnf"/>
          </w:rPr>
          <w:t>BindingRestElement</w:t>
        </w:r>
        <w:r>
          <w:rPr>
            <w:rStyle w:val="bnf"/>
          </w:rPr>
          <w:t xml:space="preserve"> </w:t>
        </w:r>
        <w:r>
          <w:rPr>
            <w:rFonts w:cs="Arial"/>
            <w:i/>
            <w:vertAlign w:val="subscript"/>
          </w:rPr>
          <w:t xml:space="preserve"> </w:t>
        </w:r>
      </w:ins>
      <w:ins w:id="4897" w:author="Rev 3 Allen Wirfs-Brock" w:date="2011-09-11T11:09:00Z">
        <w:r w:rsidRPr="00BF06DE">
          <w:rPr>
            <w:rFonts w:ascii="Courier New" w:hAnsi="Courier New" w:cs="Courier New"/>
            <w:b/>
          </w:rPr>
          <w:t>]</w:t>
        </w:r>
        <w:r>
          <w:rPr>
            <w:rFonts w:ascii="Courier New" w:hAnsi="Courier New" w:cs="Courier New"/>
            <w:b/>
          </w:rPr>
          <w:t xml:space="preserve"> </w:t>
        </w:r>
        <w:r>
          <w:t xml:space="preserve">is evaluated with </w:t>
        </w:r>
      </w:ins>
      <w:ins w:id="4898" w:author="Rev 3 Allen Wirfs-Brock" w:date="2011-09-11T11:11:00Z">
        <w:r>
          <w:t xml:space="preserve">parameters </w:t>
        </w:r>
        <w:r>
          <w:rPr>
            <w:rFonts w:ascii="Times New Roman" w:eastAsia="Times New Roman" w:hAnsi="Times New Roman"/>
            <w:i/>
            <w:spacing w:val="6"/>
            <w:lang w:eastAsia="en-US"/>
          </w:rPr>
          <w:t>value</w:t>
        </w:r>
        <w:r>
          <w:t xml:space="preserve"> and </w:t>
        </w:r>
        <w:r>
          <w:rPr>
            <w:rFonts w:ascii="Times New Roman" w:eastAsia="Times New Roman" w:hAnsi="Times New Roman"/>
            <w:i/>
            <w:spacing w:val="6"/>
            <w:lang w:eastAsia="en-US"/>
          </w:rPr>
          <w:t>env</w:t>
        </w:r>
        <w:r>
          <w:t xml:space="preserve"> </w:t>
        </w:r>
      </w:ins>
      <w:ins w:id="4899" w:author="Rev 3 Allen Wirfs-Brock" w:date="2011-09-11T11:09:00Z">
        <w:r>
          <w:t>as follows:</w:t>
        </w:r>
      </w:ins>
    </w:p>
    <w:p w14:paraId="297C038A" w14:textId="77777777" w:rsidR="005C1EE0" w:rsidRDefault="005C1EE0" w:rsidP="005C1EE0">
      <w:pPr>
        <w:pStyle w:val="Alg3"/>
        <w:numPr>
          <w:ilvl w:val="0"/>
          <w:numId w:val="578"/>
        </w:numPr>
        <w:rPr>
          <w:ins w:id="4900" w:author="Rev 3 Allen Wirfs-Brock" w:date="2011-09-11T11:09:00Z"/>
        </w:rPr>
      </w:pPr>
      <w:ins w:id="4901" w:author="Rev 3 Allen Wirfs-Brock" w:date="2011-09-11T11:09: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217172">
          <w:rPr>
            <w:i/>
          </w:rPr>
          <w:t>skip</w:t>
        </w:r>
        <w:r>
          <w:t xml:space="preserve"> be 0.</w:t>
        </w:r>
      </w:ins>
    </w:p>
    <w:p w14:paraId="15A08B7E" w14:textId="77777777" w:rsidR="00BF2727" w:rsidRDefault="00BF2727" w:rsidP="00BF2727">
      <w:pPr>
        <w:pStyle w:val="Alg3"/>
        <w:numPr>
          <w:ilvl w:val="0"/>
          <w:numId w:val="578"/>
        </w:numPr>
        <w:contextualSpacing/>
        <w:rPr>
          <w:ins w:id="4902" w:author="Rev 3 Allen Wirfs-Brock" w:date="2011-09-22T15:55:00Z"/>
        </w:rPr>
      </w:pPr>
      <w:ins w:id="4903" w:author="Rev 3 Allen Wirfs-Brock" w:date="2011-09-22T15:55:00Z">
        <w:r>
          <w:t xml:space="preserve">If </w:t>
        </w:r>
        <w:r w:rsidRPr="001B3613">
          <w:rPr>
            <w:i/>
          </w:rPr>
          <w:t>value</w:t>
        </w:r>
        <w:r>
          <w:t xml:space="preserve"> is neither of </w:t>
        </w:r>
        <w:r w:rsidRPr="001B3613">
          <w:rPr>
            <w:b/>
          </w:rPr>
          <w:t>null</w:t>
        </w:r>
        <w:r>
          <w:t xml:space="preserve"> or </w:t>
        </w:r>
        <w:r w:rsidRPr="001B3613">
          <w:rPr>
            <w:b/>
          </w:rPr>
          <w:t>undefined</w:t>
        </w:r>
        <w:r>
          <w:t>, then</w:t>
        </w:r>
      </w:ins>
    </w:p>
    <w:p w14:paraId="4B1429C1" w14:textId="77777777" w:rsidR="00BF2727" w:rsidRDefault="00BF2727" w:rsidP="00BF2727">
      <w:pPr>
        <w:pStyle w:val="Alg3"/>
        <w:numPr>
          <w:ilvl w:val="1"/>
          <w:numId w:val="578"/>
        </w:numPr>
        <w:contextualSpacing/>
        <w:rPr>
          <w:ins w:id="4904" w:author="Rev 3 Allen Wirfs-Brock" w:date="2011-09-22T15:55:00Z"/>
        </w:rPr>
      </w:pPr>
      <w:ins w:id="4905" w:author="Rev 3 Allen Wirfs-Brock" w:date="2011-09-22T15:55:00Z">
        <w:r>
          <w:t xml:space="preserve">Let </w:t>
        </w:r>
        <w:r w:rsidRPr="00417C71">
          <w:rPr>
            <w:i/>
          </w:rPr>
          <w:t>obj</w:t>
        </w:r>
        <w:r>
          <w:t xml:space="preserve"> be ToObject(</w:t>
        </w:r>
        <w:r w:rsidRPr="00417C71">
          <w:rPr>
            <w:i/>
          </w:rPr>
          <w:t>value</w:t>
        </w:r>
        <w:r>
          <w:t>).</w:t>
        </w:r>
      </w:ins>
    </w:p>
    <w:p w14:paraId="5F92A7CE" w14:textId="77777777" w:rsidR="00BF2727" w:rsidRDefault="00BF2727" w:rsidP="00BF2727">
      <w:pPr>
        <w:pStyle w:val="Alg4"/>
        <w:numPr>
          <w:ilvl w:val="0"/>
          <w:numId w:val="578"/>
        </w:numPr>
        <w:spacing w:after="220"/>
        <w:contextualSpacing/>
        <w:rPr>
          <w:ins w:id="4906" w:author="Rev 3 Allen Wirfs-Brock" w:date="2011-09-22T15:55:00Z"/>
        </w:rPr>
      </w:pPr>
      <w:ins w:id="4907" w:author="Rev 3 Allen Wirfs-Brock" w:date="2011-09-22T15:55:00Z">
        <w:r>
          <w:t xml:space="preserve">Else, let </w:t>
        </w:r>
        <w:r w:rsidRPr="00B04C67">
          <w:rPr>
            <w:i/>
          </w:rPr>
          <w:t>obj</w:t>
        </w:r>
        <w:r>
          <w:t xml:space="preserve"> be </w:t>
        </w:r>
        <w:r w:rsidRPr="00B04C67">
          <w:rPr>
            <w:b/>
          </w:rPr>
          <w:t>undefined</w:t>
        </w:r>
        <w:r>
          <w:t>.</w:t>
        </w:r>
      </w:ins>
    </w:p>
    <w:p w14:paraId="183C69BF" w14:textId="77777777" w:rsidR="005C1EE0" w:rsidRDefault="005C1EE0" w:rsidP="001751AF">
      <w:pPr>
        <w:pStyle w:val="Alg3"/>
        <w:numPr>
          <w:ilvl w:val="0"/>
          <w:numId w:val="578"/>
        </w:numPr>
        <w:spacing w:after="220"/>
        <w:rPr>
          <w:ins w:id="4908" w:author="Rev 3 Allen Wirfs-Brock" w:date="2011-09-11T11:09:00Z"/>
        </w:rPr>
      </w:pPr>
      <w:ins w:id="4909" w:author="Rev 3 Allen Wirfs-Brock" w:date="2011-09-11T11:09:00Z">
        <w:r>
          <w:t xml:space="preserve">Evaluate </w:t>
        </w:r>
      </w:ins>
      <w:ins w:id="4910" w:author="Rev 3 Allen Wirfs-Brock" w:date="2011-09-11T11:13:00Z">
        <w:r w:rsidRPr="00A817DB">
          <w:rPr>
            <w:rStyle w:val="bnf"/>
          </w:rPr>
          <w:t>BindingRestElement</w:t>
        </w:r>
        <w:r>
          <w:rPr>
            <w:rStyle w:val="bnf"/>
          </w:rPr>
          <w:t xml:space="preserve"> </w:t>
        </w:r>
        <w:r>
          <w:rPr>
            <w:rFonts w:cs="Arial"/>
            <w:i/>
            <w:vertAlign w:val="subscript"/>
          </w:rPr>
          <w:t xml:space="preserve"> </w:t>
        </w:r>
      </w:ins>
      <w:ins w:id="4911" w:author="Rev 3 Allen Wirfs-Brock" w:date="2011-09-11T11:09:00Z">
        <w:r>
          <w:t xml:space="preserve">using </w:t>
        </w:r>
      </w:ins>
      <w:ins w:id="4912" w:author="Rev 3 Allen Wirfs-Brock" w:date="2011-09-11T12:00:00Z">
        <w:r w:rsidR="00417C71" w:rsidRPr="00417C71">
          <w:rPr>
            <w:i/>
          </w:rPr>
          <w:t>obj</w:t>
        </w:r>
        <w:r w:rsidR="00417C71">
          <w:t xml:space="preserve"> </w:t>
        </w:r>
      </w:ins>
      <w:ins w:id="4913" w:author="Rev 3 Allen Wirfs-Brock" w:date="2011-09-11T11:09:00Z">
        <w:r>
          <w:t xml:space="preserve">as the </w:t>
        </w:r>
        <w:r>
          <w:rPr>
            <w:i/>
          </w:rPr>
          <w:t>obj</w:t>
        </w:r>
        <w:r>
          <w:t xml:space="preserve"> parameter</w:t>
        </w:r>
      </w:ins>
      <w:ins w:id="4914" w:author="Rev 3 Allen Wirfs-Brock" w:date="2011-09-11T11:12:00Z">
        <w:r>
          <w:t>,</w:t>
        </w:r>
      </w:ins>
      <w:ins w:id="4915" w:author="Rev 3 Allen Wirfs-Brock" w:date="2011-09-11T11:13:00Z">
        <w:r w:rsidRPr="005C1EE0">
          <w:rPr>
            <w:i/>
          </w:rPr>
          <w:t xml:space="preserve"> </w:t>
        </w:r>
        <w:r w:rsidRPr="003C38C3">
          <w:rPr>
            <w:i/>
          </w:rPr>
          <w:t>env</w:t>
        </w:r>
        <w:r>
          <w:t xml:space="preserve"> as the </w:t>
        </w:r>
        <w:r>
          <w:rPr>
            <w:i/>
          </w:rPr>
          <w:t>environment</w:t>
        </w:r>
        <w:r>
          <w:t>,</w:t>
        </w:r>
      </w:ins>
      <w:ins w:id="4916" w:author="Rev 3 Allen Wirfs-Brock" w:date="2011-09-11T11:12:00Z">
        <w:r>
          <w:t xml:space="preserve"> </w:t>
        </w:r>
      </w:ins>
      <w:ins w:id="4917" w:author="Rev 3 Allen Wirfs-Brock" w:date="2011-09-11T11:09:00Z">
        <w:r>
          <w:t xml:space="preserve"> and </w:t>
        </w:r>
        <w:r w:rsidRPr="00217172">
          <w:rPr>
            <w:i/>
          </w:rPr>
          <w:t>skip</w:t>
        </w:r>
        <w:r>
          <w:t xml:space="preserve"> as the </w:t>
        </w:r>
        <w:r w:rsidRPr="006427EB">
          <w:rPr>
            <w:i/>
          </w:rPr>
          <w:t>index</w:t>
        </w:r>
        <w:r>
          <w:t xml:space="preserve"> parameter.</w:t>
        </w:r>
      </w:ins>
    </w:p>
    <w:p w14:paraId="60B18B0B" w14:textId="77777777" w:rsidR="00C33713" w:rsidRDefault="00C33713" w:rsidP="00C33713">
      <w:pPr>
        <w:rPr>
          <w:ins w:id="4918" w:author="Rev 3 Allen Wirfs-Brock" w:date="2011-09-21T16:48:00Z"/>
        </w:rPr>
      </w:pPr>
      <w:ins w:id="4919" w:author="Rev 3 Allen Wirfs-Brock" w:date="2011-09-21T16:48:00Z">
        <w:r>
          <w:t xml:space="preserve">The </w:t>
        </w:r>
        <w:r>
          <w:rPr>
            <w:rFonts w:ascii="Times New Roman" w:eastAsia="Times New Roman" w:hAnsi="Times New Roman"/>
            <w:spacing w:val="6"/>
            <w:lang w:eastAsia="en-US"/>
          </w:rPr>
          <w:t xml:space="preserve">BoundNames </w:t>
        </w:r>
        <w:r>
          <w:t>of the</w:t>
        </w:r>
        <w:r w:rsidRPr="006D7E13">
          <w:t xml:space="preserve"> </w:t>
        </w:r>
        <w:r w:rsidR="009D6A1A">
          <w:t>production</w:t>
        </w:r>
        <w:r>
          <w:t xml:space="preserve"> </w:t>
        </w:r>
        <w:r>
          <w:rPr>
            <w:rStyle w:val="bnf"/>
          </w:rPr>
          <w:t>Array</w:t>
        </w:r>
        <w:r w:rsidRPr="00C8445E">
          <w:rPr>
            <w:rStyle w:val="bnf"/>
          </w:rPr>
          <w:t>BindingPattern</w:t>
        </w:r>
        <w:r>
          <w:rPr>
            <w:rStyle w:val="bnf"/>
          </w:rPr>
          <w:t xml:space="preserve"> </w:t>
        </w:r>
        <w:r>
          <w:rPr>
            <w:b/>
          </w:rPr>
          <w:t>:</w:t>
        </w:r>
        <w:r>
          <w:t xml:space="preserve"> </w:t>
        </w:r>
        <w:r w:rsidRPr="00A817DB">
          <w:rPr>
            <w:rFonts w:ascii="Courier New" w:hAnsi="Courier New" w:cs="Courier New"/>
            <w:b/>
          </w:rPr>
          <w:t>[</w:t>
        </w:r>
        <w:r>
          <w:rPr>
            <w:rStyle w:val="bnf"/>
          </w:rPr>
          <w:t>Binding</w:t>
        </w:r>
        <w:r w:rsidRPr="00A817DB">
          <w:rPr>
            <w:rStyle w:val="bnf"/>
          </w:rPr>
          <w:t>Element</w:t>
        </w:r>
        <w:r>
          <w:rPr>
            <w:rStyle w:val="bnf"/>
          </w:rPr>
          <w:t>List</w:t>
        </w:r>
        <w:r>
          <w:rPr>
            <w:rFonts w:cs="Arial"/>
            <w:i/>
            <w:vertAlign w:val="subscript"/>
          </w:rPr>
          <w:t xml:space="preserve"> </w:t>
        </w:r>
        <w:r>
          <w:rPr>
            <w:rStyle w:val="bnf"/>
            <w:rFonts w:ascii="Courier New" w:hAnsi="Courier New" w:cs="Courier New"/>
            <w:b/>
            <w:i w:val="0"/>
          </w:rPr>
          <w:t xml:space="preserve">, </w:t>
        </w:r>
        <w:r w:rsidRPr="00A817DB">
          <w:rPr>
            <w:rFonts w:ascii="Times New Roman" w:hAnsi="Times New Roman"/>
            <w:i/>
          </w:rPr>
          <w:t>Elision</w:t>
        </w:r>
        <w:r w:rsidRPr="00A817DB">
          <w:rPr>
            <w:rFonts w:cs="Arial"/>
            <w:vertAlign w:val="subscript"/>
          </w:rPr>
          <w:t>opt</w:t>
        </w:r>
        <w:r>
          <w:rPr>
            <w:rStyle w:val="bnf"/>
          </w:rPr>
          <w:t xml:space="preserve"> </w:t>
        </w:r>
        <w:r w:rsidRPr="00A817DB">
          <w:rPr>
            <w:rFonts w:ascii="Courier New" w:hAnsi="Courier New" w:cs="Courier New"/>
            <w:b/>
          </w:rPr>
          <w:t>]</w:t>
        </w:r>
        <w:r>
          <w:t xml:space="preserve"> is determined as follows:</w:t>
        </w:r>
      </w:ins>
    </w:p>
    <w:p w14:paraId="163009DA" w14:textId="77777777" w:rsidR="00C33713" w:rsidRDefault="00C33713" w:rsidP="009D6A1A">
      <w:pPr>
        <w:pStyle w:val="Alg4"/>
        <w:numPr>
          <w:ilvl w:val="0"/>
          <w:numId w:val="588"/>
        </w:numPr>
        <w:spacing w:after="220"/>
        <w:contextualSpacing/>
        <w:rPr>
          <w:ins w:id="4920" w:author="Rev 3 Allen Wirfs-Brock" w:date="2011-09-21T16:48:00Z"/>
        </w:rPr>
      </w:pPr>
      <w:ins w:id="4921" w:author="Rev 3 Allen Wirfs-Brock" w:date="2011-09-21T16:48:00Z">
        <w:r>
          <w:t xml:space="preserve">Return the BoundNames of </w:t>
        </w:r>
        <w:r w:rsidRPr="00A817DB">
          <w:rPr>
            <w:rStyle w:val="bnf"/>
          </w:rPr>
          <w:t>BindingElement</w:t>
        </w:r>
        <w:r>
          <w:rPr>
            <w:rStyle w:val="bnf"/>
          </w:rPr>
          <w:t>List</w:t>
        </w:r>
        <w:r>
          <w:t>.</w:t>
        </w:r>
      </w:ins>
    </w:p>
    <w:p w14:paraId="4BF6B667" w14:textId="77777777" w:rsidR="009D6A1A" w:rsidRDefault="009D6A1A" w:rsidP="009D6A1A">
      <w:pPr>
        <w:rPr>
          <w:ins w:id="4922" w:author="Rev 3 Allen Wirfs-Brock" w:date="2011-09-21T16:51:00Z"/>
        </w:rPr>
      </w:pPr>
      <w:ins w:id="4923" w:author="Rev 3 Allen Wirfs-Brock" w:date="2011-09-21T16:51:00Z">
        <w:r>
          <w:t xml:space="preserve">The production </w:t>
        </w:r>
        <w:r>
          <w:rPr>
            <w:rStyle w:val="bnf"/>
          </w:rPr>
          <w:t>Array</w:t>
        </w:r>
        <w:r w:rsidRPr="00C8445E">
          <w:rPr>
            <w:rStyle w:val="bnf"/>
          </w:rPr>
          <w:t>BindingPattern</w:t>
        </w:r>
        <w:r>
          <w:t xml:space="preserve">: </w:t>
        </w:r>
        <w:r w:rsidRPr="00BF06DE">
          <w:rPr>
            <w:rFonts w:ascii="Courier New" w:hAnsi="Courier New" w:cs="Courier New"/>
            <w:b/>
          </w:rPr>
          <w:t>[</w:t>
        </w:r>
        <w:r>
          <w:rPr>
            <w:rFonts w:ascii="Courier New" w:hAnsi="Courier New" w:cs="Courier New"/>
            <w:b/>
          </w:rPr>
          <w:t xml:space="preserve"> </w:t>
        </w:r>
        <w:r>
          <w:rPr>
            <w:rStyle w:val="bnf"/>
          </w:rPr>
          <w:t>Binding</w:t>
        </w:r>
        <w:r w:rsidRPr="00A817DB">
          <w:rPr>
            <w:rStyle w:val="bnf"/>
          </w:rPr>
          <w:t>Element</w:t>
        </w:r>
        <w:r>
          <w:rPr>
            <w:rStyle w:val="bnf"/>
          </w:rPr>
          <w:t>List</w:t>
        </w:r>
        <w:r>
          <w:rPr>
            <w:rFonts w:cs="Arial"/>
            <w:i/>
            <w:vertAlign w:val="subscript"/>
          </w:rPr>
          <w:t xml:space="preserve"> </w:t>
        </w:r>
        <w:r>
          <w:rPr>
            <w:rStyle w:val="bnf"/>
            <w:rFonts w:ascii="Courier New" w:hAnsi="Courier New" w:cs="Courier New"/>
            <w:b/>
            <w:i w:val="0"/>
          </w:rPr>
          <w:t xml:space="preserve">, </w:t>
        </w:r>
        <w:r w:rsidRPr="006427EB">
          <w:rPr>
            <w:rStyle w:val="bnf"/>
          </w:rPr>
          <w:t>Elision</w:t>
        </w:r>
        <w:r w:rsidRPr="006427EB">
          <w:rPr>
            <w:rFonts w:cs="Arial"/>
            <w:vertAlign w:val="subscript"/>
          </w:rPr>
          <w:t>opt</w:t>
        </w:r>
        <w:r w:rsidRPr="00BF06DE">
          <w:rPr>
            <w:rFonts w:ascii="Courier New" w:hAnsi="Courier New" w:cs="Courier New"/>
            <w:b/>
          </w:rPr>
          <w:t>]</w:t>
        </w:r>
        <w:r>
          <w:rPr>
            <w:rFonts w:ascii="Courier New" w:hAnsi="Courier New" w:cs="Courier New"/>
            <w:b/>
          </w:rPr>
          <w:t xml:space="preserve"> </w:t>
        </w:r>
        <w:r>
          <w:t xml:space="preserve">is evaluated with parameters </w:t>
        </w:r>
        <w:r>
          <w:rPr>
            <w:rFonts w:ascii="Times New Roman" w:eastAsia="Times New Roman" w:hAnsi="Times New Roman"/>
            <w:i/>
            <w:spacing w:val="6"/>
            <w:lang w:eastAsia="en-US"/>
          </w:rPr>
          <w:t>value</w:t>
        </w:r>
        <w:r>
          <w:t xml:space="preserve"> and </w:t>
        </w:r>
        <w:r>
          <w:rPr>
            <w:rFonts w:ascii="Times New Roman" w:eastAsia="Times New Roman" w:hAnsi="Times New Roman"/>
            <w:i/>
            <w:spacing w:val="6"/>
            <w:lang w:eastAsia="en-US"/>
          </w:rPr>
          <w:t>env</w:t>
        </w:r>
        <w:r>
          <w:t xml:space="preserve"> as follows:</w:t>
        </w:r>
      </w:ins>
    </w:p>
    <w:p w14:paraId="52C06ED3" w14:textId="77777777" w:rsidR="00BF2727" w:rsidRDefault="00BF2727" w:rsidP="00BF2727">
      <w:pPr>
        <w:pStyle w:val="Alg3"/>
        <w:numPr>
          <w:ilvl w:val="0"/>
          <w:numId w:val="579"/>
        </w:numPr>
        <w:contextualSpacing/>
        <w:rPr>
          <w:ins w:id="4924" w:author="Rev 3 Allen Wirfs-Brock" w:date="2011-09-22T15:55:00Z"/>
        </w:rPr>
      </w:pPr>
      <w:ins w:id="4925" w:author="Rev 3 Allen Wirfs-Brock" w:date="2011-09-22T15:55:00Z">
        <w:r>
          <w:t xml:space="preserve">If </w:t>
        </w:r>
        <w:r w:rsidRPr="001B3613">
          <w:rPr>
            <w:i/>
          </w:rPr>
          <w:t>value</w:t>
        </w:r>
        <w:r>
          <w:t xml:space="preserve"> is neither of </w:t>
        </w:r>
        <w:r w:rsidRPr="001B3613">
          <w:rPr>
            <w:b/>
          </w:rPr>
          <w:t>null</w:t>
        </w:r>
        <w:r>
          <w:t xml:space="preserve"> or </w:t>
        </w:r>
        <w:r w:rsidRPr="001B3613">
          <w:rPr>
            <w:b/>
          </w:rPr>
          <w:t>undefined</w:t>
        </w:r>
        <w:r>
          <w:t>, then</w:t>
        </w:r>
      </w:ins>
    </w:p>
    <w:p w14:paraId="3B687396" w14:textId="77777777" w:rsidR="00BF2727" w:rsidRDefault="00BF2727" w:rsidP="00BF2727">
      <w:pPr>
        <w:pStyle w:val="Alg3"/>
        <w:numPr>
          <w:ilvl w:val="1"/>
          <w:numId w:val="579"/>
        </w:numPr>
        <w:contextualSpacing/>
        <w:rPr>
          <w:ins w:id="4926" w:author="Rev 3 Allen Wirfs-Brock" w:date="2011-09-22T15:55:00Z"/>
        </w:rPr>
      </w:pPr>
      <w:ins w:id="4927" w:author="Rev 3 Allen Wirfs-Brock" w:date="2011-09-22T15:55:00Z">
        <w:r>
          <w:t xml:space="preserve">Let </w:t>
        </w:r>
        <w:r w:rsidRPr="00417C71">
          <w:rPr>
            <w:i/>
          </w:rPr>
          <w:t>obj</w:t>
        </w:r>
        <w:r>
          <w:t xml:space="preserve"> be ToObject(</w:t>
        </w:r>
        <w:r w:rsidRPr="00417C71">
          <w:rPr>
            <w:i/>
          </w:rPr>
          <w:t>value</w:t>
        </w:r>
        <w:r>
          <w:t>).</w:t>
        </w:r>
      </w:ins>
    </w:p>
    <w:p w14:paraId="312720A7" w14:textId="77777777" w:rsidR="00BF2727" w:rsidRDefault="00BF2727" w:rsidP="00FC1A2F">
      <w:pPr>
        <w:pStyle w:val="Alg4"/>
        <w:numPr>
          <w:ilvl w:val="0"/>
          <w:numId w:val="579"/>
        </w:numPr>
        <w:contextualSpacing/>
        <w:rPr>
          <w:ins w:id="4928" w:author="Rev 3 Allen Wirfs-Brock" w:date="2011-09-22T15:55:00Z"/>
        </w:rPr>
      </w:pPr>
      <w:ins w:id="4929" w:author="Rev 3 Allen Wirfs-Brock" w:date="2011-09-22T15:55:00Z">
        <w:r>
          <w:t xml:space="preserve">Else, let </w:t>
        </w:r>
        <w:r w:rsidRPr="00B04C67">
          <w:rPr>
            <w:i/>
          </w:rPr>
          <w:t>obj</w:t>
        </w:r>
        <w:r>
          <w:t xml:space="preserve"> be </w:t>
        </w:r>
        <w:r w:rsidRPr="00B04C67">
          <w:rPr>
            <w:b/>
          </w:rPr>
          <w:t>undefined</w:t>
        </w:r>
        <w:r>
          <w:t>.</w:t>
        </w:r>
      </w:ins>
    </w:p>
    <w:p w14:paraId="451C745E" w14:textId="77777777" w:rsidR="009D6A1A" w:rsidRDefault="009D6A1A" w:rsidP="009D6A1A">
      <w:pPr>
        <w:pStyle w:val="Alg3"/>
        <w:numPr>
          <w:ilvl w:val="0"/>
          <w:numId w:val="579"/>
        </w:numPr>
        <w:rPr>
          <w:ins w:id="4930" w:author="Rev 3 Allen Wirfs-Brock" w:date="2011-09-21T16:51:00Z"/>
        </w:rPr>
      </w:pPr>
      <w:ins w:id="4931" w:author="Rev 3 Allen Wirfs-Brock" w:date="2011-09-21T16:51:00Z">
        <w:r>
          <w:t xml:space="preserve">Let </w:t>
        </w:r>
        <w:r w:rsidRPr="00DE64DC">
          <w:rPr>
            <w:i/>
          </w:rPr>
          <w:t>index</w:t>
        </w:r>
        <w:r>
          <w:t xml:space="preserve"> be the result of evaluating </w:t>
        </w:r>
        <w:r>
          <w:rPr>
            <w:rStyle w:val="bnf"/>
          </w:rPr>
          <w:t>Binding</w:t>
        </w:r>
        <w:r w:rsidRPr="00A817DB">
          <w:rPr>
            <w:rStyle w:val="bnf"/>
          </w:rPr>
          <w:t>Element</w:t>
        </w:r>
        <w:r>
          <w:rPr>
            <w:rStyle w:val="bnf"/>
          </w:rPr>
          <w:t>List</w:t>
        </w:r>
        <w:r>
          <w:rPr>
            <w:rFonts w:cs="Arial"/>
            <w:i/>
            <w:vertAlign w:val="subscript"/>
          </w:rPr>
          <w:t xml:space="preserve"> </w:t>
        </w:r>
        <w:r>
          <w:t xml:space="preserve">using </w:t>
        </w:r>
        <w:r w:rsidRPr="00417C71">
          <w:rPr>
            <w:i/>
          </w:rPr>
          <w:t>obj</w:t>
        </w:r>
        <w:r>
          <w:t xml:space="preserve"> as the </w:t>
        </w:r>
        <w:r>
          <w:rPr>
            <w:i/>
          </w:rPr>
          <w:t>obj</w:t>
        </w:r>
        <w:r>
          <w:t xml:space="preserve"> parameter,</w:t>
        </w:r>
        <w:r w:rsidRPr="005C1EE0">
          <w:rPr>
            <w:i/>
          </w:rPr>
          <w:t xml:space="preserve"> </w:t>
        </w:r>
        <w:r w:rsidRPr="003C38C3">
          <w:rPr>
            <w:i/>
          </w:rPr>
          <w:t>env</w:t>
        </w:r>
        <w:r>
          <w:t xml:space="preserve"> as the </w:t>
        </w:r>
        <w:r>
          <w:rPr>
            <w:i/>
          </w:rPr>
          <w:t>environment</w:t>
        </w:r>
        <w:r>
          <w:t xml:space="preserve">, and 0 as the </w:t>
        </w:r>
        <w:r w:rsidRPr="001650F4">
          <w:rPr>
            <w:i/>
          </w:rPr>
          <w:t>index</w:t>
        </w:r>
        <w:r>
          <w:t xml:space="preserve"> parameter.</w:t>
        </w:r>
      </w:ins>
    </w:p>
    <w:p w14:paraId="6FA921D9" w14:textId="77777777" w:rsidR="009D6A1A" w:rsidRDefault="009D6A1A" w:rsidP="009D6A1A">
      <w:pPr>
        <w:pStyle w:val="Alg3"/>
        <w:numPr>
          <w:ilvl w:val="0"/>
          <w:numId w:val="579"/>
        </w:numPr>
        <w:spacing w:after="220"/>
        <w:rPr>
          <w:ins w:id="4932" w:author="Rev 3 Allen Wirfs-Brock" w:date="2011-09-21T16:51:00Z"/>
        </w:rPr>
      </w:pPr>
      <w:ins w:id="4933" w:author="Rev 3 Allen Wirfs-Brock" w:date="2011-09-21T16:54: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217172">
          <w:rPr>
            <w:i/>
          </w:rPr>
          <w:t>skip</w:t>
        </w:r>
        <w:r>
          <w:t xml:space="preserve"> be 0.</w:t>
        </w:r>
      </w:ins>
    </w:p>
    <w:p w14:paraId="46846AA8" w14:textId="77777777" w:rsidR="006C4F91" w:rsidRDefault="006C4F91" w:rsidP="006C4F91">
      <w:pPr>
        <w:rPr>
          <w:ins w:id="4934" w:author="Allen Wirfs-Brock" w:date="2011-07-11T15:16:00Z"/>
        </w:rPr>
      </w:pPr>
      <w:ins w:id="4935" w:author="Allen Wirfs-Brock" w:date="2011-07-11T15:1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Array</w:t>
        </w:r>
        <w:r w:rsidRPr="00C8445E">
          <w:rPr>
            <w:rStyle w:val="bnf"/>
          </w:rPr>
          <w:t>BindingPattern</w:t>
        </w:r>
        <w:r>
          <w:rPr>
            <w:rStyle w:val="bnf"/>
          </w:rPr>
          <w:t xml:space="preserve"> </w:t>
        </w:r>
        <w:r>
          <w:rPr>
            <w:b/>
          </w:rPr>
          <w:t>:</w:t>
        </w:r>
        <w:r>
          <w:t xml:space="preserve"> </w:t>
        </w:r>
        <w:r w:rsidRPr="00A817DB">
          <w:rPr>
            <w:rFonts w:ascii="Courier New" w:hAnsi="Courier New" w:cs="Courier New"/>
            <w:b/>
          </w:rPr>
          <w:t>[</w:t>
        </w:r>
      </w:ins>
      <w:ins w:id="4936" w:author="Allen Wirfs-Brock" w:date="2011-07-11T15:19:00Z">
        <w:r w:rsidR="006F2444">
          <w:rPr>
            <w:rFonts w:ascii="Courier New" w:hAnsi="Courier New" w:cs="Courier New"/>
            <w:b/>
          </w:rPr>
          <w:t xml:space="preserve"> </w:t>
        </w:r>
      </w:ins>
      <w:ins w:id="4937" w:author="Allen Wirfs-Brock" w:date="2011-07-11T15:16:00Z">
        <w:r>
          <w:rPr>
            <w:rStyle w:val="bnf"/>
          </w:rPr>
          <w:t>Binding</w:t>
        </w:r>
        <w:r w:rsidRPr="00A817DB">
          <w:rPr>
            <w:rStyle w:val="bnf"/>
          </w:rPr>
          <w:t>Element</w:t>
        </w:r>
        <w:r>
          <w:rPr>
            <w:rStyle w:val="bnf"/>
          </w:rPr>
          <w:t>List</w:t>
        </w:r>
        <w:r>
          <w:rPr>
            <w:rFonts w:cs="Arial"/>
            <w:i/>
            <w:vertAlign w:val="subscript"/>
          </w:rPr>
          <w:t xml:space="preserve"> </w:t>
        </w:r>
        <w:r>
          <w:rPr>
            <w:rStyle w:val="bnf"/>
            <w:rFonts w:ascii="Courier New" w:hAnsi="Courier New" w:cs="Courier New"/>
            <w:b/>
            <w:i w:val="0"/>
          </w:rPr>
          <w:t xml:space="preserve">, </w:t>
        </w:r>
        <w:r w:rsidRPr="00A817DB">
          <w:rPr>
            <w:rFonts w:ascii="Times New Roman" w:hAnsi="Times New Roman"/>
            <w:i/>
          </w:rPr>
          <w:t>Elision</w:t>
        </w:r>
        <w:r w:rsidRPr="00A817DB">
          <w:rPr>
            <w:rFonts w:cs="Arial"/>
            <w:vertAlign w:val="subscript"/>
          </w:rPr>
          <w:t>opt</w:t>
        </w:r>
        <w:r>
          <w:rPr>
            <w:rFonts w:ascii="Courier New" w:hAnsi="Courier New" w:cs="Courier New"/>
            <w:b/>
            <w:i/>
          </w:rPr>
          <w:t xml:space="preserve"> </w:t>
        </w:r>
        <w:r w:rsidRPr="00A817DB">
          <w:rPr>
            <w:rStyle w:val="bnf"/>
          </w:rPr>
          <w:t>BindingRestElement</w:t>
        </w:r>
        <w:r>
          <w:rPr>
            <w:rStyle w:val="bnf"/>
          </w:rPr>
          <w:t xml:space="preserve"> </w:t>
        </w:r>
        <w:r>
          <w:rPr>
            <w:rFonts w:cs="Arial"/>
            <w:i/>
            <w:vertAlign w:val="subscript"/>
          </w:rPr>
          <w:t xml:space="preserve"> </w:t>
        </w:r>
        <w:r w:rsidRPr="00A817DB">
          <w:rPr>
            <w:rFonts w:ascii="Courier New" w:hAnsi="Courier New" w:cs="Courier New"/>
            <w:b/>
          </w:rPr>
          <w:t>]</w:t>
        </w:r>
        <w:r w:rsidRPr="00992216">
          <w:t xml:space="preserve"> </w:t>
        </w:r>
        <w:r>
          <w:t>is determined as follows:</w:t>
        </w:r>
      </w:ins>
    </w:p>
    <w:p w14:paraId="60FC8D5D" w14:textId="77777777" w:rsidR="006F2444" w:rsidRDefault="006F2444" w:rsidP="006F2444">
      <w:pPr>
        <w:pStyle w:val="Alg4"/>
        <w:numPr>
          <w:ilvl w:val="0"/>
          <w:numId w:val="459"/>
        </w:numPr>
        <w:spacing w:after="220"/>
        <w:contextualSpacing/>
        <w:rPr>
          <w:ins w:id="4938" w:author="Allen Wirfs-Brock" w:date="2011-07-11T15:19:00Z"/>
        </w:rPr>
      </w:pPr>
      <w:ins w:id="4939" w:author="Allen Wirfs-Brock" w:date="2011-07-11T15:19:00Z">
        <w:r>
          <w:t xml:space="preserve">Let </w:t>
        </w:r>
        <w:r>
          <w:rPr>
            <w:i/>
          </w:rPr>
          <w:t>names</w:t>
        </w:r>
        <w:r w:rsidRPr="00D465F1">
          <w:rPr>
            <w:i/>
          </w:rPr>
          <w:t xml:space="preserve"> </w:t>
        </w:r>
        <w:r>
          <w:t xml:space="preserve">be BoundNames of </w:t>
        </w:r>
      </w:ins>
      <w:ins w:id="4940" w:author="Allen Wirfs-Brock" w:date="2011-07-11T15:20:00Z">
        <w:r>
          <w:rPr>
            <w:rStyle w:val="bnf"/>
          </w:rPr>
          <w:t>Binding</w:t>
        </w:r>
        <w:r w:rsidRPr="00A817DB">
          <w:rPr>
            <w:rStyle w:val="bnf"/>
          </w:rPr>
          <w:t>Element</w:t>
        </w:r>
        <w:r>
          <w:rPr>
            <w:rStyle w:val="bnf"/>
          </w:rPr>
          <w:t>List</w:t>
        </w:r>
      </w:ins>
      <w:ins w:id="4941" w:author="Allen Wirfs-Brock" w:date="2011-07-11T15:19:00Z">
        <w:r>
          <w:t>.</w:t>
        </w:r>
      </w:ins>
    </w:p>
    <w:p w14:paraId="53C81CEC" w14:textId="77777777" w:rsidR="006F2444" w:rsidRPr="006F2444" w:rsidRDefault="006F2444" w:rsidP="006F2444">
      <w:pPr>
        <w:pStyle w:val="Alg4"/>
        <w:numPr>
          <w:ilvl w:val="0"/>
          <w:numId w:val="459"/>
        </w:numPr>
        <w:spacing w:after="220"/>
        <w:contextualSpacing/>
        <w:rPr>
          <w:ins w:id="4942" w:author="Allen Wirfs-Brock" w:date="2011-07-11T15:20:00Z"/>
          <w:rStyle w:val="bnf"/>
          <w:i w:val="0"/>
        </w:rPr>
      </w:pPr>
      <w:ins w:id="4943" w:author="Allen Wirfs-Brock" w:date="2011-07-11T15:19:00Z">
        <w:r>
          <w:t xml:space="preserve">Append to </w:t>
        </w:r>
        <w:r w:rsidRPr="00653F1B">
          <w:rPr>
            <w:i/>
          </w:rPr>
          <w:t>names</w:t>
        </w:r>
        <w:r>
          <w:t xml:space="preserve"> the elements of BoundNames of </w:t>
        </w:r>
      </w:ins>
      <w:ins w:id="4944" w:author="Allen Wirfs-Brock" w:date="2011-07-11T15:20:00Z">
        <w:r w:rsidRPr="00A817DB">
          <w:rPr>
            <w:rStyle w:val="bnf"/>
          </w:rPr>
          <w:t>BindingRestElement</w:t>
        </w:r>
      </w:ins>
      <w:ins w:id="4945" w:author="Allen Wirfs-Brock" w:date="2011-07-11T15:19:00Z">
        <w:r>
          <w:rPr>
            <w:rStyle w:val="bnf"/>
          </w:rPr>
          <w:t>.</w:t>
        </w:r>
      </w:ins>
    </w:p>
    <w:p w14:paraId="3F0A7867" w14:textId="77777777" w:rsidR="006C4F91" w:rsidRDefault="006C4F91" w:rsidP="006F2444">
      <w:pPr>
        <w:pStyle w:val="Alg4"/>
        <w:numPr>
          <w:ilvl w:val="0"/>
          <w:numId w:val="459"/>
        </w:numPr>
        <w:spacing w:after="220"/>
        <w:contextualSpacing/>
        <w:rPr>
          <w:ins w:id="4946" w:author="Allen Wirfs-Brock" w:date="2011-07-11T15:16:00Z"/>
        </w:rPr>
      </w:pPr>
      <w:ins w:id="4947" w:author="Allen Wirfs-Brock" w:date="2011-07-11T15:16:00Z">
        <w:r>
          <w:t xml:space="preserve">Return </w:t>
        </w:r>
      </w:ins>
      <w:ins w:id="4948" w:author="Allen Wirfs-Brock" w:date="2011-07-11T15:21:00Z">
        <w:r w:rsidR="000B57C8">
          <w:rPr>
            <w:rStyle w:val="bnf"/>
          </w:rPr>
          <w:t>names</w:t>
        </w:r>
      </w:ins>
      <w:ins w:id="4949" w:author="Allen Wirfs-Brock" w:date="2011-07-11T15:16:00Z">
        <w:r>
          <w:t>.</w:t>
        </w:r>
      </w:ins>
    </w:p>
    <w:p w14:paraId="0FB9EC20" w14:textId="77777777" w:rsidR="00D20116" w:rsidRDefault="00D20116" w:rsidP="00D20116">
      <w:pPr>
        <w:rPr>
          <w:ins w:id="4950" w:author="Rev 3 Allen Wirfs-Brock" w:date="2011-09-11T11:23:00Z"/>
        </w:rPr>
      </w:pPr>
      <w:ins w:id="4951" w:author="Rev 3 Allen Wirfs-Brock" w:date="2011-09-11T11:23:00Z">
        <w:r>
          <w:t xml:space="preserve">The production </w:t>
        </w:r>
        <w:r>
          <w:rPr>
            <w:rStyle w:val="bnf"/>
          </w:rPr>
          <w:t>Array</w:t>
        </w:r>
        <w:r w:rsidRPr="00C8445E">
          <w:rPr>
            <w:rStyle w:val="bnf"/>
          </w:rPr>
          <w:t>BindingPattern</w:t>
        </w:r>
        <w:r>
          <w:t xml:space="preserve">: </w:t>
        </w:r>
        <w:r w:rsidRPr="00BF06DE">
          <w:rPr>
            <w:rFonts w:ascii="Courier New" w:hAnsi="Courier New" w:cs="Courier New"/>
            <w:b/>
          </w:rPr>
          <w:t>[</w:t>
        </w:r>
      </w:ins>
      <w:ins w:id="4952" w:author="Rev 3 Allen Wirfs-Brock" w:date="2011-09-11T11:24:00Z">
        <w:r w:rsidR="00756E91">
          <w:rPr>
            <w:rFonts w:ascii="Courier New" w:hAnsi="Courier New" w:cs="Courier New"/>
            <w:b/>
          </w:rPr>
          <w:t xml:space="preserve"> </w:t>
        </w:r>
      </w:ins>
      <w:ins w:id="4953" w:author="Rev 3 Allen Wirfs-Brock" w:date="2011-09-11T11:23:00Z">
        <w:r w:rsidR="00756E91">
          <w:rPr>
            <w:rStyle w:val="bnf"/>
          </w:rPr>
          <w:t>Binding</w:t>
        </w:r>
        <w:r w:rsidR="00756E91" w:rsidRPr="00A817DB">
          <w:rPr>
            <w:rStyle w:val="bnf"/>
          </w:rPr>
          <w:t>Element</w:t>
        </w:r>
        <w:r w:rsidR="00756E91">
          <w:rPr>
            <w:rStyle w:val="bnf"/>
          </w:rPr>
          <w:t>List</w:t>
        </w:r>
        <w:r w:rsidR="00756E91">
          <w:rPr>
            <w:rFonts w:cs="Arial"/>
            <w:i/>
            <w:vertAlign w:val="subscript"/>
          </w:rPr>
          <w:t xml:space="preserve"> </w:t>
        </w:r>
        <w:r w:rsidR="00756E91">
          <w:rPr>
            <w:rStyle w:val="bnf"/>
            <w:rFonts w:ascii="Courier New" w:hAnsi="Courier New" w:cs="Courier New"/>
            <w:b/>
            <w:i w:val="0"/>
          </w:rPr>
          <w:t xml:space="preserve">, </w:t>
        </w:r>
        <w:r w:rsidRPr="006427EB">
          <w:rPr>
            <w:rStyle w:val="bnf"/>
          </w:rPr>
          <w:t>Elision</w:t>
        </w:r>
        <w:r w:rsidRPr="006427EB">
          <w:rPr>
            <w:rFonts w:cs="Arial"/>
            <w:vertAlign w:val="subscript"/>
          </w:rPr>
          <w:t>opt</w:t>
        </w:r>
        <w:r w:rsidDel="000E305D">
          <w:t xml:space="preserve"> </w:t>
        </w:r>
        <w:r w:rsidRPr="00A817DB">
          <w:rPr>
            <w:rStyle w:val="bnf"/>
          </w:rPr>
          <w:t>BindingRestElement</w:t>
        </w:r>
        <w:r>
          <w:rPr>
            <w:rStyle w:val="bnf"/>
          </w:rPr>
          <w:t xml:space="preserve"> </w:t>
        </w:r>
        <w:r>
          <w:rPr>
            <w:rFonts w:cs="Arial"/>
            <w:i/>
            <w:vertAlign w:val="subscript"/>
          </w:rPr>
          <w:t xml:space="preserve"> </w:t>
        </w:r>
        <w:r w:rsidRPr="00BF06DE">
          <w:rPr>
            <w:rFonts w:ascii="Courier New" w:hAnsi="Courier New" w:cs="Courier New"/>
            <w:b/>
          </w:rPr>
          <w:t>]</w:t>
        </w:r>
        <w:r>
          <w:rPr>
            <w:rFonts w:ascii="Courier New" w:hAnsi="Courier New" w:cs="Courier New"/>
            <w:b/>
          </w:rPr>
          <w:t xml:space="preserve"> </w:t>
        </w:r>
        <w:r>
          <w:t xml:space="preserve">is evaluated with parameters </w:t>
        </w:r>
        <w:r>
          <w:rPr>
            <w:rFonts w:ascii="Times New Roman" w:eastAsia="Times New Roman" w:hAnsi="Times New Roman"/>
            <w:i/>
            <w:spacing w:val="6"/>
            <w:lang w:eastAsia="en-US"/>
          </w:rPr>
          <w:t>value</w:t>
        </w:r>
        <w:r>
          <w:t xml:space="preserve"> and </w:t>
        </w:r>
        <w:r>
          <w:rPr>
            <w:rFonts w:ascii="Times New Roman" w:eastAsia="Times New Roman" w:hAnsi="Times New Roman"/>
            <w:i/>
            <w:spacing w:val="6"/>
            <w:lang w:eastAsia="en-US"/>
          </w:rPr>
          <w:t>env</w:t>
        </w:r>
        <w:r>
          <w:t xml:space="preserve"> as follows:</w:t>
        </w:r>
      </w:ins>
    </w:p>
    <w:p w14:paraId="6AA43FE5" w14:textId="77777777" w:rsidR="00FC1A2F" w:rsidRDefault="00FC1A2F" w:rsidP="00FC1A2F">
      <w:pPr>
        <w:pStyle w:val="Alg3"/>
        <w:numPr>
          <w:ilvl w:val="0"/>
          <w:numId w:val="589"/>
        </w:numPr>
        <w:contextualSpacing/>
        <w:rPr>
          <w:ins w:id="4954" w:author="Rev 3 Allen Wirfs-Brock" w:date="2011-09-22T15:56:00Z"/>
        </w:rPr>
      </w:pPr>
      <w:ins w:id="4955" w:author="Rev 3 Allen Wirfs-Brock" w:date="2011-09-22T15:56:00Z">
        <w:r>
          <w:t xml:space="preserve">If </w:t>
        </w:r>
        <w:r w:rsidRPr="001B3613">
          <w:rPr>
            <w:i/>
          </w:rPr>
          <w:t>value</w:t>
        </w:r>
        <w:r>
          <w:t xml:space="preserve"> is neither of </w:t>
        </w:r>
        <w:r w:rsidRPr="001B3613">
          <w:rPr>
            <w:b/>
          </w:rPr>
          <w:t>null</w:t>
        </w:r>
        <w:r>
          <w:t xml:space="preserve"> or </w:t>
        </w:r>
        <w:r w:rsidRPr="001B3613">
          <w:rPr>
            <w:b/>
          </w:rPr>
          <w:t>undefined</w:t>
        </w:r>
        <w:r>
          <w:t>, then</w:t>
        </w:r>
      </w:ins>
    </w:p>
    <w:p w14:paraId="3A341DD7" w14:textId="77777777" w:rsidR="00FC1A2F" w:rsidRDefault="00FC1A2F" w:rsidP="00FC1A2F">
      <w:pPr>
        <w:pStyle w:val="Alg3"/>
        <w:numPr>
          <w:ilvl w:val="1"/>
          <w:numId w:val="589"/>
        </w:numPr>
        <w:contextualSpacing/>
        <w:rPr>
          <w:ins w:id="4956" w:author="Rev 3 Allen Wirfs-Brock" w:date="2011-09-22T15:56:00Z"/>
        </w:rPr>
      </w:pPr>
      <w:ins w:id="4957" w:author="Rev 3 Allen Wirfs-Brock" w:date="2011-09-22T15:56:00Z">
        <w:r>
          <w:t xml:space="preserve">Let </w:t>
        </w:r>
        <w:r w:rsidRPr="00417C71">
          <w:rPr>
            <w:i/>
          </w:rPr>
          <w:t>obj</w:t>
        </w:r>
        <w:r>
          <w:t xml:space="preserve"> be ToObject(</w:t>
        </w:r>
        <w:r w:rsidRPr="00417C71">
          <w:rPr>
            <w:i/>
          </w:rPr>
          <w:t>value</w:t>
        </w:r>
        <w:r>
          <w:t>).</w:t>
        </w:r>
      </w:ins>
    </w:p>
    <w:p w14:paraId="7C699F49" w14:textId="77777777" w:rsidR="00FC1A2F" w:rsidRDefault="00FC1A2F" w:rsidP="00FC1A2F">
      <w:pPr>
        <w:pStyle w:val="Alg4"/>
        <w:numPr>
          <w:ilvl w:val="0"/>
          <w:numId w:val="589"/>
        </w:numPr>
        <w:contextualSpacing/>
        <w:rPr>
          <w:ins w:id="4958" w:author="Rev 3 Allen Wirfs-Brock" w:date="2011-09-22T15:56:00Z"/>
        </w:rPr>
      </w:pPr>
      <w:ins w:id="4959" w:author="Rev 3 Allen Wirfs-Brock" w:date="2011-09-22T15:56:00Z">
        <w:r>
          <w:t xml:space="preserve">Else, let </w:t>
        </w:r>
        <w:r w:rsidRPr="00B04C67">
          <w:rPr>
            <w:i/>
          </w:rPr>
          <w:t>obj</w:t>
        </w:r>
        <w:r>
          <w:t xml:space="preserve"> be </w:t>
        </w:r>
        <w:r w:rsidRPr="00B04C67">
          <w:rPr>
            <w:b/>
          </w:rPr>
          <w:t>undefined</w:t>
        </w:r>
        <w:r>
          <w:t>.</w:t>
        </w:r>
      </w:ins>
    </w:p>
    <w:p w14:paraId="7B10C015" w14:textId="77777777" w:rsidR="00756E91" w:rsidRDefault="00756E91" w:rsidP="009D6A1A">
      <w:pPr>
        <w:pStyle w:val="Alg3"/>
        <w:numPr>
          <w:ilvl w:val="0"/>
          <w:numId w:val="589"/>
        </w:numPr>
        <w:rPr>
          <w:ins w:id="4960" w:author="Rev 3 Allen Wirfs-Brock" w:date="2011-09-11T11:24:00Z"/>
        </w:rPr>
      </w:pPr>
      <w:ins w:id="4961" w:author="Rev 3 Allen Wirfs-Brock" w:date="2011-09-11T11:24:00Z">
        <w:r>
          <w:t xml:space="preserve">Let </w:t>
        </w:r>
        <w:r w:rsidRPr="00DE64DC">
          <w:rPr>
            <w:i/>
          </w:rPr>
          <w:t>index</w:t>
        </w:r>
        <w:r>
          <w:t xml:space="preserve"> be the result of evaluating </w:t>
        </w:r>
      </w:ins>
      <w:ins w:id="4962" w:author="Rev 3 Allen Wirfs-Brock" w:date="2011-09-11T11:25:00Z">
        <w:r>
          <w:rPr>
            <w:rStyle w:val="bnf"/>
          </w:rPr>
          <w:t>Binding</w:t>
        </w:r>
        <w:r w:rsidRPr="00A817DB">
          <w:rPr>
            <w:rStyle w:val="bnf"/>
          </w:rPr>
          <w:t>Element</w:t>
        </w:r>
        <w:r>
          <w:rPr>
            <w:rStyle w:val="bnf"/>
          </w:rPr>
          <w:t>List</w:t>
        </w:r>
        <w:r>
          <w:rPr>
            <w:rFonts w:cs="Arial"/>
            <w:i/>
            <w:vertAlign w:val="subscript"/>
          </w:rPr>
          <w:t xml:space="preserve"> </w:t>
        </w:r>
      </w:ins>
      <w:ins w:id="4963" w:author="Rev 3 Allen Wirfs-Brock" w:date="2011-09-11T11:24:00Z">
        <w:r>
          <w:t xml:space="preserve">using </w:t>
        </w:r>
      </w:ins>
      <w:ins w:id="4964" w:author="Rev 3 Allen Wirfs-Brock" w:date="2011-09-11T12:01:00Z">
        <w:r w:rsidR="00417C71" w:rsidRPr="00417C71">
          <w:rPr>
            <w:i/>
          </w:rPr>
          <w:t>obj</w:t>
        </w:r>
        <w:r w:rsidR="00417C71">
          <w:t xml:space="preserve"> </w:t>
        </w:r>
      </w:ins>
      <w:ins w:id="4965" w:author="Rev 3 Allen Wirfs-Brock" w:date="2011-09-11T11:24:00Z">
        <w:r>
          <w:t xml:space="preserve">as the </w:t>
        </w:r>
        <w:r>
          <w:rPr>
            <w:i/>
          </w:rPr>
          <w:t>obj</w:t>
        </w:r>
        <w:r>
          <w:t xml:space="preserve"> parameter</w:t>
        </w:r>
      </w:ins>
      <w:ins w:id="4966" w:author="Rev 3 Allen Wirfs-Brock" w:date="2011-09-11T11:26:00Z">
        <w:r>
          <w:t>,</w:t>
        </w:r>
        <w:r w:rsidRPr="005C1EE0">
          <w:rPr>
            <w:i/>
          </w:rPr>
          <w:t xml:space="preserve"> </w:t>
        </w:r>
        <w:r w:rsidRPr="003C38C3">
          <w:rPr>
            <w:i/>
          </w:rPr>
          <w:t>env</w:t>
        </w:r>
        <w:r>
          <w:t xml:space="preserve"> as the </w:t>
        </w:r>
        <w:r>
          <w:rPr>
            <w:i/>
          </w:rPr>
          <w:t>environment</w:t>
        </w:r>
        <w:r>
          <w:t>,</w:t>
        </w:r>
      </w:ins>
      <w:ins w:id="4967" w:author="Rev 3 Allen Wirfs-Brock" w:date="2011-09-11T11:24:00Z">
        <w:r>
          <w:t xml:space="preserve"> and 0 as the </w:t>
        </w:r>
        <w:r w:rsidRPr="001650F4">
          <w:rPr>
            <w:i/>
          </w:rPr>
          <w:t>index</w:t>
        </w:r>
        <w:r>
          <w:t xml:space="preserve"> parameter.</w:t>
        </w:r>
      </w:ins>
    </w:p>
    <w:p w14:paraId="4CA5DC8A" w14:textId="77777777" w:rsidR="00D20116" w:rsidRDefault="00D20116" w:rsidP="009D6A1A">
      <w:pPr>
        <w:pStyle w:val="Alg3"/>
        <w:numPr>
          <w:ilvl w:val="0"/>
          <w:numId w:val="589"/>
        </w:numPr>
        <w:rPr>
          <w:ins w:id="4968" w:author="Rev 3 Allen Wirfs-Brock" w:date="2011-09-11T11:23:00Z"/>
        </w:rPr>
      </w:pPr>
      <w:ins w:id="4969" w:author="Rev 3 Allen Wirfs-Brock" w:date="2011-09-11T11:23: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217172">
          <w:rPr>
            <w:i/>
          </w:rPr>
          <w:t>skip</w:t>
        </w:r>
        <w:r>
          <w:t xml:space="preserve"> be 0.</w:t>
        </w:r>
      </w:ins>
    </w:p>
    <w:p w14:paraId="120A7E2A" w14:textId="77777777" w:rsidR="00D20116" w:rsidRDefault="00D20116" w:rsidP="009D6A1A">
      <w:pPr>
        <w:pStyle w:val="Alg3"/>
        <w:numPr>
          <w:ilvl w:val="0"/>
          <w:numId w:val="589"/>
        </w:numPr>
        <w:spacing w:after="220"/>
        <w:rPr>
          <w:ins w:id="4970" w:author="Rev 3 Allen Wirfs-Brock" w:date="2011-09-11T11:23:00Z"/>
        </w:rPr>
      </w:pPr>
      <w:ins w:id="4971" w:author="Rev 3 Allen Wirfs-Brock" w:date="2011-09-11T11:23:00Z">
        <w:r>
          <w:t xml:space="preserve">Evaluate </w:t>
        </w:r>
        <w:r w:rsidRPr="00A817DB">
          <w:rPr>
            <w:rStyle w:val="bnf"/>
          </w:rPr>
          <w:t>BindingRestElement</w:t>
        </w:r>
        <w:r>
          <w:rPr>
            <w:rStyle w:val="bnf"/>
          </w:rPr>
          <w:t xml:space="preserve"> </w:t>
        </w:r>
        <w:r>
          <w:rPr>
            <w:rFonts w:cs="Arial"/>
            <w:i/>
            <w:vertAlign w:val="subscript"/>
          </w:rPr>
          <w:t xml:space="preserve"> </w:t>
        </w:r>
        <w:r>
          <w:t xml:space="preserve">using </w:t>
        </w:r>
      </w:ins>
      <w:ins w:id="4972" w:author="Rev 3 Allen Wirfs-Brock" w:date="2011-09-11T12:01:00Z">
        <w:r w:rsidR="00417C71" w:rsidRPr="00417C71">
          <w:rPr>
            <w:i/>
          </w:rPr>
          <w:t>obj</w:t>
        </w:r>
        <w:r w:rsidR="00417C71">
          <w:t xml:space="preserve"> </w:t>
        </w:r>
      </w:ins>
      <w:ins w:id="4973" w:author="Rev 3 Allen Wirfs-Brock" w:date="2011-09-11T11:23:00Z">
        <w:r>
          <w:t xml:space="preserve">as the </w:t>
        </w:r>
        <w:r>
          <w:rPr>
            <w:i/>
          </w:rPr>
          <w:t>obj</w:t>
        </w:r>
        <w:r>
          <w:t xml:space="preserve"> parameter,</w:t>
        </w:r>
        <w:r w:rsidRPr="005C1EE0">
          <w:rPr>
            <w:i/>
          </w:rPr>
          <w:t xml:space="preserve"> </w:t>
        </w:r>
        <w:r w:rsidRPr="003C38C3">
          <w:rPr>
            <w:i/>
          </w:rPr>
          <w:t>env</w:t>
        </w:r>
        <w:r>
          <w:t xml:space="preserve"> as the </w:t>
        </w:r>
        <w:r>
          <w:rPr>
            <w:i/>
          </w:rPr>
          <w:t>environment</w:t>
        </w:r>
        <w:r>
          <w:t xml:space="preserve">,  and </w:t>
        </w:r>
      </w:ins>
      <w:ins w:id="4974" w:author="Rev 3 Allen Wirfs-Brock" w:date="2011-09-11T11:26:00Z">
        <w:r w:rsidR="00756E91" w:rsidRPr="00DE64DC">
          <w:rPr>
            <w:i/>
          </w:rPr>
          <w:t>index</w:t>
        </w:r>
      </w:ins>
      <w:ins w:id="4975" w:author="Rev 3 Allen Wirfs-Brock" w:date="2011-09-11T11:27:00Z">
        <w:r w:rsidR="00756E91">
          <w:t>+</w:t>
        </w:r>
      </w:ins>
      <w:ins w:id="4976" w:author="Rev 3 Allen Wirfs-Brock" w:date="2011-09-11T11:23:00Z">
        <w:r w:rsidRPr="00217172">
          <w:rPr>
            <w:i/>
          </w:rPr>
          <w:t>skip</w:t>
        </w:r>
        <w:r>
          <w:t xml:space="preserve"> as the </w:t>
        </w:r>
        <w:r w:rsidRPr="006427EB">
          <w:rPr>
            <w:i/>
          </w:rPr>
          <w:t>index</w:t>
        </w:r>
        <w:r>
          <w:t xml:space="preserve"> parameter.</w:t>
        </w:r>
      </w:ins>
    </w:p>
    <w:p w14:paraId="3796D78B" w14:textId="77777777" w:rsidR="000B57C8" w:rsidRDefault="000B57C8" w:rsidP="000B57C8">
      <w:pPr>
        <w:rPr>
          <w:ins w:id="4977" w:author="Allen Wirfs-Brock" w:date="2011-07-11T15:21:00Z"/>
        </w:rPr>
      </w:pPr>
      <w:ins w:id="4978" w:author="Allen Wirfs-Brock" w:date="2011-07-11T15:21: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4979" w:author="Allen Wirfs-Brock" w:date="2011-07-11T15:22:00Z">
        <w:r w:rsidRPr="009F05FF">
          <w:rPr>
            <w:rStyle w:val="bnf"/>
          </w:rPr>
          <w:t>BindingPropertyList</w:t>
        </w:r>
        <w:r>
          <w:rPr>
            <w:rStyle w:val="bnf"/>
          </w:rPr>
          <w:t xml:space="preserve"> </w:t>
        </w:r>
      </w:ins>
      <w:ins w:id="4980" w:author="Allen Wirfs-Brock" w:date="2011-07-11T15:21:00Z">
        <w:r>
          <w:rPr>
            <w:b/>
          </w:rPr>
          <w:t>:</w:t>
        </w:r>
        <w:r>
          <w:t xml:space="preserve"> </w:t>
        </w:r>
      </w:ins>
      <w:ins w:id="4981" w:author="Allen Wirfs-Brock" w:date="2011-07-11T15:22:00Z">
        <w:r w:rsidRPr="009F05FF">
          <w:rPr>
            <w:rStyle w:val="bnf"/>
          </w:rPr>
          <w:t>BindingProperty</w:t>
        </w:r>
        <w:r w:rsidRPr="007B4F56">
          <w:rPr>
            <w:rStyle w:val="bnf"/>
            <w:rFonts w:ascii="Courier New" w:hAnsi="Courier New" w:cs="Courier New"/>
            <w:b/>
            <w:i w:val="0"/>
          </w:rPr>
          <w:t xml:space="preserve"> </w:t>
        </w:r>
      </w:ins>
      <w:ins w:id="4982" w:author="Allen Wirfs-Brock" w:date="2011-07-11T15:21:00Z">
        <w:r>
          <w:t>is determined as follows:</w:t>
        </w:r>
      </w:ins>
    </w:p>
    <w:p w14:paraId="30D7B182" w14:textId="77777777" w:rsidR="000B57C8" w:rsidRDefault="000B57C8" w:rsidP="00726A79">
      <w:pPr>
        <w:pStyle w:val="Alg4"/>
        <w:numPr>
          <w:ilvl w:val="0"/>
          <w:numId w:val="460"/>
        </w:numPr>
        <w:spacing w:after="220"/>
        <w:contextualSpacing/>
        <w:rPr>
          <w:ins w:id="4983" w:author="Allen Wirfs-Brock" w:date="2011-07-11T15:21:00Z"/>
        </w:rPr>
      </w:pPr>
      <w:ins w:id="4984" w:author="Allen Wirfs-Brock" w:date="2011-07-11T15:21:00Z">
        <w:r>
          <w:t xml:space="preserve">Return BoundNames of </w:t>
        </w:r>
      </w:ins>
      <w:ins w:id="4985" w:author="Allen Wirfs-Brock" w:date="2011-07-11T15:22:00Z">
        <w:r w:rsidRPr="009F05FF">
          <w:rPr>
            <w:rStyle w:val="bnf"/>
          </w:rPr>
          <w:t>BindingProperty</w:t>
        </w:r>
      </w:ins>
      <w:ins w:id="4986" w:author="Allen Wirfs-Brock" w:date="2011-07-11T15:21:00Z">
        <w:r>
          <w:t>.</w:t>
        </w:r>
      </w:ins>
    </w:p>
    <w:p w14:paraId="5DC1A30A" w14:textId="77777777" w:rsidR="00154090" w:rsidRDefault="00154090" w:rsidP="00154090">
      <w:pPr>
        <w:rPr>
          <w:ins w:id="4987" w:author="Rev 3 Allen Wirfs-Brock" w:date="2011-09-11T12:05:00Z"/>
        </w:rPr>
      </w:pPr>
      <w:ins w:id="4988" w:author="Rev 3 Allen Wirfs-Brock" w:date="2011-09-11T12:05:00Z">
        <w:r>
          <w:t xml:space="preserve">The production </w:t>
        </w:r>
        <w:r w:rsidRPr="009F05FF">
          <w:rPr>
            <w:rStyle w:val="bnf"/>
          </w:rPr>
          <w:t>BindingPropertyList</w:t>
        </w:r>
        <w:r>
          <w:rPr>
            <w:rStyle w:val="bnf"/>
          </w:rPr>
          <w:t xml:space="preserve"> </w:t>
        </w:r>
        <w:r>
          <w:rPr>
            <w:b/>
          </w:rPr>
          <w:t>:</w:t>
        </w:r>
        <w:r>
          <w:t xml:space="preserve"> </w:t>
        </w:r>
        <w:r w:rsidRPr="009F05FF">
          <w:rPr>
            <w:rStyle w:val="bnf"/>
          </w:rPr>
          <w:t>BindingProperty</w:t>
        </w:r>
        <w:r w:rsidRPr="007B4F56">
          <w:rPr>
            <w:rStyle w:val="bnf"/>
            <w:rFonts w:ascii="Courier New" w:hAnsi="Courier New" w:cs="Courier New"/>
            <w:b/>
            <w:i w:val="0"/>
          </w:rPr>
          <w:t xml:space="preserve"> </w:t>
        </w:r>
        <w:r>
          <w:t xml:space="preserve">is evaluated  with parameters </w:t>
        </w:r>
        <w:r>
          <w:rPr>
            <w:rFonts w:ascii="Times New Roman" w:eastAsia="Times New Roman" w:hAnsi="Times New Roman"/>
            <w:i/>
            <w:spacing w:val="6"/>
            <w:lang w:eastAsia="en-US"/>
          </w:rPr>
          <w:t>obj</w:t>
        </w:r>
        <w:r>
          <w:t xml:space="preserve"> and </w:t>
        </w:r>
        <w:r>
          <w:rPr>
            <w:rFonts w:ascii="Times New Roman" w:eastAsia="Times New Roman" w:hAnsi="Times New Roman"/>
            <w:i/>
            <w:spacing w:val="6"/>
            <w:lang w:eastAsia="en-US"/>
          </w:rPr>
          <w:t>env</w:t>
        </w:r>
        <w:r>
          <w:t xml:space="preserve"> as follows:</w:t>
        </w:r>
      </w:ins>
    </w:p>
    <w:p w14:paraId="6898962A" w14:textId="77777777" w:rsidR="00154090" w:rsidRDefault="00154090" w:rsidP="00154090">
      <w:pPr>
        <w:pStyle w:val="Alg4"/>
        <w:numPr>
          <w:ilvl w:val="0"/>
          <w:numId w:val="580"/>
        </w:numPr>
        <w:spacing w:after="220"/>
        <w:contextualSpacing/>
        <w:rPr>
          <w:ins w:id="4989" w:author="Rev 3 Allen Wirfs-Brock" w:date="2011-09-11T12:05:00Z"/>
        </w:rPr>
      </w:pPr>
      <w:ins w:id="4990" w:author="Rev 3 Allen Wirfs-Brock" w:date="2011-09-11T12:05:00Z">
        <w:r>
          <w:t xml:space="preserve">Evaluate </w:t>
        </w:r>
        <w:r w:rsidRPr="009F05FF">
          <w:rPr>
            <w:rStyle w:val="bnf"/>
          </w:rPr>
          <w:t>BindingPropert</w:t>
        </w:r>
      </w:ins>
      <w:ins w:id="4991" w:author="Rev 3 Allen Wirfs-Brock" w:date="2011-09-11T12:15:00Z">
        <w:r w:rsidR="0090427F">
          <w:rPr>
            <w:rStyle w:val="bnf"/>
          </w:rPr>
          <w:t>y</w:t>
        </w:r>
      </w:ins>
      <w:ins w:id="4992" w:author="Rev 3 Allen Wirfs-Brock" w:date="2011-09-11T12:05:00Z">
        <w:r w:rsidRPr="007B4F56">
          <w:rPr>
            <w:rStyle w:val="bnf"/>
            <w:rFonts w:ascii="Courier New" w:hAnsi="Courier New" w:cs="Courier New"/>
            <w:b/>
            <w:i w:val="0"/>
          </w:rPr>
          <w:t xml:space="preserve"> </w:t>
        </w:r>
        <w:r>
          <w:t xml:space="preserve">using </w:t>
        </w:r>
        <w:r w:rsidRPr="00417C71">
          <w:rPr>
            <w:i/>
          </w:rPr>
          <w:t>obj</w:t>
        </w:r>
        <w:r>
          <w:t xml:space="preserve"> as the </w:t>
        </w:r>
        <w:r>
          <w:rPr>
            <w:rStyle w:val="bnf"/>
          </w:rPr>
          <w:t>obj</w:t>
        </w:r>
        <w:r w:rsidRPr="00E32218">
          <w:rPr>
            <w:i/>
          </w:rPr>
          <w:t xml:space="preserve"> </w:t>
        </w:r>
        <w:r>
          <w:t xml:space="preserve">parameter and </w:t>
        </w:r>
        <w:r w:rsidRPr="003C38C3">
          <w:rPr>
            <w:i/>
          </w:rPr>
          <w:t>env</w:t>
        </w:r>
        <w:r>
          <w:t xml:space="preserve"> as the </w:t>
        </w:r>
        <w:r>
          <w:rPr>
            <w:i/>
          </w:rPr>
          <w:t>environment</w:t>
        </w:r>
        <w:r>
          <w:t xml:space="preserve"> parameter.</w:t>
        </w:r>
      </w:ins>
    </w:p>
    <w:p w14:paraId="40C5B9CD" w14:textId="77777777" w:rsidR="00726A79" w:rsidRDefault="00726A79" w:rsidP="00726A79">
      <w:pPr>
        <w:rPr>
          <w:ins w:id="4993" w:author="Allen Wirfs-Brock" w:date="2011-07-11T15:23:00Z"/>
        </w:rPr>
      </w:pPr>
      <w:ins w:id="4994" w:author="Allen Wirfs-Brock" w:date="2011-07-11T15:23: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9F05FF">
          <w:rPr>
            <w:rStyle w:val="bnf"/>
          </w:rPr>
          <w:t>BindingPropertyList</w:t>
        </w:r>
        <w:r>
          <w:rPr>
            <w:rStyle w:val="bnf"/>
          </w:rPr>
          <w:t xml:space="preserve"> </w:t>
        </w:r>
        <w:r>
          <w:rPr>
            <w:b/>
          </w:rPr>
          <w:t>:</w:t>
        </w:r>
        <w:r>
          <w:t xml:space="preserve"> </w:t>
        </w:r>
      </w:ins>
      <w:ins w:id="4995" w:author="Allen Wirfs-Brock" w:date="2011-07-11T15:24:00Z">
        <w:r w:rsidRPr="009F05FF">
          <w:rPr>
            <w:rStyle w:val="bnf"/>
          </w:rPr>
          <w:t>BindingPropertyList</w:t>
        </w:r>
      </w:ins>
      <w:ins w:id="4996" w:author="Allen Wirfs-Brock" w:date="2011-07-11T15:25:00Z">
        <w:r>
          <w:rPr>
            <w:rStyle w:val="bnf"/>
          </w:rPr>
          <w:t xml:space="preserve"> </w:t>
        </w:r>
        <w:r>
          <w:rPr>
            <w:rStyle w:val="bnf"/>
            <w:rFonts w:ascii="Courier New" w:hAnsi="Courier New" w:cs="Courier New"/>
            <w:b/>
            <w:i w:val="0"/>
          </w:rPr>
          <w:t>,</w:t>
        </w:r>
      </w:ins>
      <w:ins w:id="4997" w:author="Allen Wirfs-Brock" w:date="2011-07-11T15:24:00Z">
        <w:r>
          <w:rPr>
            <w:rStyle w:val="bnf"/>
          </w:rPr>
          <w:t xml:space="preserve"> </w:t>
        </w:r>
      </w:ins>
      <w:ins w:id="4998" w:author="Allen Wirfs-Brock" w:date="2011-07-11T15:23:00Z">
        <w:r w:rsidRPr="009F05FF">
          <w:rPr>
            <w:rStyle w:val="bnf"/>
          </w:rPr>
          <w:t>BindingProperty</w:t>
        </w:r>
        <w:r w:rsidRPr="007B4F56">
          <w:rPr>
            <w:rStyle w:val="bnf"/>
            <w:rFonts w:ascii="Courier New" w:hAnsi="Courier New" w:cs="Courier New"/>
            <w:b/>
            <w:i w:val="0"/>
          </w:rPr>
          <w:t xml:space="preserve"> </w:t>
        </w:r>
        <w:r>
          <w:t>is determined as follows:</w:t>
        </w:r>
      </w:ins>
    </w:p>
    <w:p w14:paraId="7C75C091" w14:textId="77777777" w:rsidR="00726A79" w:rsidRDefault="00726A79" w:rsidP="00726A79">
      <w:pPr>
        <w:pStyle w:val="Alg4"/>
        <w:numPr>
          <w:ilvl w:val="0"/>
          <w:numId w:val="461"/>
        </w:numPr>
        <w:spacing w:after="220"/>
        <w:contextualSpacing/>
        <w:rPr>
          <w:ins w:id="4999" w:author="Allen Wirfs-Brock" w:date="2011-07-11T15:24:00Z"/>
        </w:rPr>
      </w:pPr>
      <w:ins w:id="5000" w:author="Allen Wirfs-Brock" w:date="2011-07-11T15:24:00Z">
        <w:r>
          <w:t xml:space="preserve">Let </w:t>
        </w:r>
        <w:r>
          <w:rPr>
            <w:i/>
          </w:rPr>
          <w:t>names</w:t>
        </w:r>
        <w:r w:rsidRPr="00D465F1">
          <w:rPr>
            <w:i/>
          </w:rPr>
          <w:t xml:space="preserve"> </w:t>
        </w:r>
        <w:r>
          <w:t xml:space="preserve">be BoundNames of </w:t>
        </w:r>
      </w:ins>
      <w:ins w:id="5001" w:author="Allen Wirfs-Brock" w:date="2011-07-11T15:25:00Z">
        <w:r w:rsidRPr="009F05FF">
          <w:rPr>
            <w:rStyle w:val="bnf"/>
          </w:rPr>
          <w:t>BindingPropertyList</w:t>
        </w:r>
      </w:ins>
      <w:ins w:id="5002" w:author="Allen Wirfs-Brock" w:date="2011-07-11T15:24:00Z">
        <w:r>
          <w:t>.</w:t>
        </w:r>
      </w:ins>
    </w:p>
    <w:p w14:paraId="4C696560" w14:textId="77777777" w:rsidR="00726A79" w:rsidRPr="006F2444" w:rsidRDefault="00726A79" w:rsidP="00726A79">
      <w:pPr>
        <w:pStyle w:val="Alg4"/>
        <w:numPr>
          <w:ilvl w:val="0"/>
          <w:numId w:val="461"/>
        </w:numPr>
        <w:spacing w:after="220"/>
        <w:contextualSpacing/>
        <w:rPr>
          <w:ins w:id="5003" w:author="Allen Wirfs-Brock" w:date="2011-07-11T15:24:00Z"/>
          <w:rStyle w:val="bnf"/>
          <w:i w:val="0"/>
        </w:rPr>
      </w:pPr>
      <w:ins w:id="5004" w:author="Allen Wirfs-Brock" w:date="2011-07-11T15:24:00Z">
        <w:r>
          <w:t xml:space="preserve">Append to </w:t>
        </w:r>
        <w:r w:rsidRPr="00653F1B">
          <w:rPr>
            <w:i/>
          </w:rPr>
          <w:t>names</w:t>
        </w:r>
        <w:r>
          <w:t xml:space="preserve"> the elements of BoundNames of </w:t>
        </w:r>
      </w:ins>
      <w:ins w:id="5005" w:author="Allen Wirfs-Brock" w:date="2011-07-11T15:25:00Z">
        <w:r w:rsidRPr="009F05FF">
          <w:rPr>
            <w:rStyle w:val="bnf"/>
          </w:rPr>
          <w:t>BindingProperty</w:t>
        </w:r>
      </w:ins>
      <w:ins w:id="5006" w:author="Allen Wirfs-Brock" w:date="2011-07-11T15:24:00Z">
        <w:r>
          <w:rPr>
            <w:rStyle w:val="bnf"/>
          </w:rPr>
          <w:t>.</w:t>
        </w:r>
      </w:ins>
    </w:p>
    <w:p w14:paraId="0262E088" w14:textId="77777777" w:rsidR="00726A79" w:rsidRDefault="00726A79" w:rsidP="00726A79">
      <w:pPr>
        <w:pStyle w:val="Alg4"/>
        <w:numPr>
          <w:ilvl w:val="0"/>
          <w:numId w:val="461"/>
        </w:numPr>
        <w:spacing w:after="220"/>
        <w:contextualSpacing/>
        <w:rPr>
          <w:ins w:id="5007" w:author="Allen Wirfs-Brock" w:date="2011-07-11T15:24:00Z"/>
        </w:rPr>
      </w:pPr>
      <w:ins w:id="5008" w:author="Allen Wirfs-Brock" w:date="2011-07-11T15:24:00Z">
        <w:r>
          <w:t xml:space="preserve">Return </w:t>
        </w:r>
        <w:r>
          <w:rPr>
            <w:rStyle w:val="bnf"/>
          </w:rPr>
          <w:t>names</w:t>
        </w:r>
        <w:r>
          <w:t>.</w:t>
        </w:r>
      </w:ins>
    </w:p>
    <w:p w14:paraId="264C6DEA" w14:textId="77777777" w:rsidR="0090427F" w:rsidRDefault="0090427F" w:rsidP="0090427F">
      <w:pPr>
        <w:rPr>
          <w:ins w:id="5009" w:author="Rev 3 Allen Wirfs-Brock" w:date="2011-09-11T12:14:00Z"/>
        </w:rPr>
      </w:pPr>
      <w:ins w:id="5010" w:author="Rev 3 Allen Wirfs-Brock" w:date="2011-09-11T12:14:00Z">
        <w:r>
          <w:t xml:space="preserve">The production </w:t>
        </w:r>
        <w:r w:rsidRPr="009F05FF">
          <w:rPr>
            <w:rStyle w:val="bnf"/>
          </w:rPr>
          <w:t>BindingPropertyList</w:t>
        </w:r>
        <w:r>
          <w:rPr>
            <w:rStyle w:val="bnf"/>
          </w:rPr>
          <w:t xml:space="preserve"> </w:t>
        </w:r>
        <w:r>
          <w:rPr>
            <w:b/>
          </w:rPr>
          <w:t>:</w:t>
        </w:r>
        <w:r>
          <w:t xml:space="preserve"> </w:t>
        </w:r>
      </w:ins>
      <w:ins w:id="5011" w:author="Rev 3 Allen Wirfs-Brock" w:date="2011-09-11T12:15:00Z">
        <w:r w:rsidR="00F929C4" w:rsidRPr="009F05FF">
          <w:rPr>
            <w:rStyle w:val="bnf"/>
          </w:rPr>
          <w:t>BindingPropertyList</w:t>
        </w:r>
        <w:r w:rsidR="00F929C4">
          <w:rPr>
            <w:rStyle w:val="bnf"/>
          </w:rPr>
          <w:t xml:space="preserve"> </w:t>
        </w:r>
        <w:r w:rsidR="00F929C4">
          <w:rPr>
            <w:rStyle w:val="bnf"/>
            <w:rFonts w:ascii="Courier New" w:hAnsi="Courier New" w:cs="Courier New"/>
            <w:b/>
            <w:i w:val="0"/>
          </w:rPr>
          <w:t>,</w:t>
        </w:r>
        <w:r w:rsidR="00F929C4">
          <w:rPr>
            <w:rStyle w:val="bnf"/>
          </w:rPr>
          <w:t xml:space="preserve"> </w:t>
        </w:r>
      </w:ins>
      <w:ins w:id="5012" w:author="Rev 3 Allen Wirfs-Brock" w:date="2011-09-11T12:14:00Z">
        <w:r w:rsidRPr="009F05FF">
          <w:rPr>
            <w:rStyle w:val="bnf"/>
          </w:rPr>
          <w:t>BindingProperty</w:t>
        </w:r>
        <w:r w:rsidRPr="007B4F56">
          <w:rPr>
            <w:rStyle w:val="bnf"/>
            <w:rFonts w:ascii="Courier New" w:hAnsi="Courier New" w:cs="Courier New"/>
            <w:b/>
            <w:i w:val="0"/>
          </w:rPr>
          <w:t xml:space="preserve"> </w:t>
        </w:r>
        <w:r>
          <w:t xml:space="preserve">is evaluated  with parameters </w:t>
        </w:r>
        <w:r>
          <w:rPr>
            <w:rFonts w:ascii="Times New Roman" w:eastAsia="Times New Roman" w:hAnsi="Times New Roman"/>
            <w:i/>
            <w:spacing w:val="6"/>
            <w:lang w:eastAsia="en-US"/>
          </w:rPr>
          <w:t>obj</w:t>
        </w:r>
        <w:r>
          <w:t xml:space="preserve"> and </w:t>
        </w:r>
        <w:r>
          <w:rPr>
            <w:rFonts w:ascii="Times New Roman" w:eastAsia="Times New Roman" w:hAnsi="Times New Roman"/>
            <w:i/>
            <w:spacing w:val="6"/>
            <w:lang w:eastAsia="en-US"/>
          </w:rPr>
          <w:t>env</w:t>
        </w:r>
        <w:r>
          <w:t xml:space="preserve"> as follows:</w:t>
        </w:r>
      </w:ins>
    </w:p>
    <w:p w14:paraId="5D217FCD" w14:textId="77777777" w:rsidR="0090427F" w:rsidRDefault="0090427F" w:rsidP="00F929C4">
      <w:pPr>
        <w:pStyle w:val="Alg4"/>
        <w:numPr>
          <w:ilvl w:val="0"/>
          <w:numId w:val="581"/>
        </w:numPr>
        <w:spacing w:after="220"/>
        <w:contextualSpacing/>
        <w:rPr>
          <w:ins w:id="5013" w:author="Rev 3 Allen Wirfs-Brock" w:date="2011-09-11T12:14:00Z"/>
        </w:rPr>
      </w:pPr>
      <w:ins w:id="5014" w:author="Rev 3 Allen Wirfs-Brock" w:date="2011-09-11T12:14:00Z">
        <w:r>
          <w:t xml:space="preserve">Evaluate </w:t>
        </w:r>
        <w:r w:rsidRPr="009F05FF">
          <w:rPr>
            <w:rStyle w:val="bnf"/>
          </w:rPr>
          <w:t>BindingPropert</w:t>
        </w:r>
      </w:ins>
      <w:ins w:id="5015" w:author="Rev 3 Allen Wirfs-Brock" w:date="2011-09-11T12:15:00Z">
        <w:r>
          <w:rPr>
            <w:rStyle w:val="bnf"/>
          </w:rPr>
          <w:t>yList</w:t>
        </w:r>
      </w:ins>
      <w:ins w:id="5016" w:author="Rev 3 Allen Wirfs-Brock" w:date="2011-09-11T12:14:00Z">
        <w:r w:rsidRPr="007B4F56">
          <w:rPr>
            <w:rStyle w:val="bnf"/>
            <w:rFonts w:ascii="Courier New" w:hAnsi="Courier New" w:cs="Courier New"/>
            <w:b/>
            <w:i w:val="0"/>
          </w:rPr>
          <w:t xml:space="preserve"> </w:t>
        </w:r>
        <w:r>
          <w:t xml:space="preserve">using </w:t>
        </w:r>
        <w:r w:rsidRPr="00417C71">
          <w:rPr>
            <w:i/>
          </w:rPr>
          <w:t>obj</w:t>
        </w:r>
        <w:r>
          <w:t xml:space="preserve"> as the </w:t>
        </w:r>
        <w:r>
          <w:rPr>
            <w:rStyle w:val="bnf"/>
          </w:rPr>
          <w:t>obj</w:t>
        </w:r>
        <w:r w:rsidRPr="00E32218">
          <w:rPr>
            <w:i/>
          </w:rPr>
          <w:t xml:space="preserve"> </w:t>
        </w:r>
        <w:r>
          <w:t xml:space="preserve">parameter and </w:t>
        </w:r>
        <w:r w:rsidRPr="003C38C3">
          <w:rPr>
            <w:i/>
          </w:rPr>
          <w:t>env</w:t>
        </w:r>
        <w:r>
          <w:t xml:space="preserve"> as the </w:t>
        </w:r>
        <w:r>
          <w:rPr>
            <w:i/>
          </w:rPr>
          <w:t>environment</w:t>
        </w:r>
        <w:r>
          <w:t xml:space="preserve"> parameter.</w:t>
        </w:r>
      </w:ins>
    </w:p>
    <w:p w14:paraId="6930CB7D" w14:textId="77777777" w:rsidR="0090427F" w:rsidRDefault="0090427F" w:rsidP="00F929C4">
      <w:pPr>
        <w:pStyle w:val="Alg4"/>
        <w:numPr>
          <w:ilvl w:val="0"/>
          <w:numId w:val="581"/>
        </w:numPr>
        <w:spacing w:after="220"/>
        <w:contextualSpacing/>
        <w:rPr>
          <w:ins w:id="5017" w:author="Rev 3 Allen Wirfs-Brock" w:date="2011-09-11T12:14:00Z"/>
        </w:rPr>
      </w:pPr>
      <w:ins w:id="5018" w:author="Rev 3 Allen Wirfs-Brock" w:date="2011-09-11T12:14:00Z">
        <w:r>
          <w:t xml:space="preserve">Evaluate </w:t>
        </w:r>
        <w:r w:rsidRPr="009F05FF">
          <w:rPr>
            <w:rStyle w:val="bnf"/>
          </w:rPr>
          <w:t>BindingPropert</w:t>
        </w:r>
      </w:ins>
      <w:ins w:id="5019" w:author="Rev 3 Allen Wirfs-Brock" w:date="2011-09-11T12:15:00Z">
        <w:r>
          <w:rPr>
            <w:rStyle w:val="bnf"/>
          </w:rPr>
          <w:t>y</w:t>
        </w:r>
      </w:ins>
      <w:ins w:id="5020" w:author="Rev 3 Allen Wirfs-Brock" w:date="2011-09-11T12:14:00Z">
        <w:r w:rsidRPr="007B4F56">
          <w:rPr>
            <w:rStyle w:val="bnf"/>
            <w:rFonts w:ascii="Courier New" w:hAnsi="Courier New" w:cs="Courier New"/>
            <w:b/>
            <w:i w:val="0"/>
          </w:rPr>
          <w:t xml:space="preserve"> </w:t>
        </w:r>
        <w:r>
          <w:t xml:space="preserve">using </w:t>
        </w:r>
        <w:r w:rsidRPr="00417C71">
          <w:rPr>
            <w:i/>
          </w:rPr>
          <w:t>obj</w:t>
        </w:r>
        <w:r>
          <w:t xml:space="preserve"> as the </w:t>
        </w:r>
        <w:r>
          <w:rPr>
            <w:rStyle w:val="bnf"/>
          </w:rPr>
          <w:t>obj</w:t>
        </w:r>
        <w:r w:rsidRPr="00E32218">
          <w:rPr>
            <w:i/>
          </w:rPr>
          <w:t xml:space="preserve"> </w:t>
        </w:r>
        <w:r>
          <w:t xml:space="preserve">parameter and </w:t>
        </w:r>
        <w:r w:rsidRPr="003C38C3">
          <w:rPr>
            <w:i/>
          </w:rPr>
          <w:t>env</w:t>
        </w:r>
        <w:r>
          <w:t xml:space="preserve"> as the </w:t>
        </w:r>
        <w:r>
          <w:rPr>
            <w:i/>
          </w:rPr>
          <w:t>environment</w:t>
        </w:r>
        <w:r>
          <w:t xml:space="preserve"> parameter.</w:t>
        </w:r>
      </w:ins>
    </w:p>
    <w:p w14:paraId="0FFB6975" w14:textId="77777777" w:rsidR="00726A79" w:rsidRDefault="00726A79" w:rsidP="00726A79">
      <w:pPr>
        <w:rPr>
          <w:ins w:id="5021" w:author="Allen Wirfs-Brock" w:date="2011-07-11T15:26:00Z"/>
        </w:rPr>
      </w:pPr>
      <w:ins w:id="5022" w:author="Allen Wirfs-Brock" w:date="2011-07-11T15:2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5023" w:author="Allen Wirfs-Brock" w:date="2011-07-11T15:27:00Z">
        <w:r>
          <w:rPr>
            <w:rStyle w:val="bnf"/>
          </w:rPr>
          <w:t>Binding</w:t>
        </w:r>
        <w:r w:rsidRPr="00A817DB">
          <w:rPr>
            <w:rStyle w:val="bnf"/>
          </w:rPr>
          <w:t>Element</w:t>
        </w:r>
        <w:r>
          <w:rPr>
            <w:rStyle w:val="bnf"/>
          </w:rPr>
          <w:t xml:space="preserve">List </w:t>
        </w:r>
      </w:ins>
      <w:ins w:id="5024" w:author="Allen Wirfs-Brock" w:date="2011-07-11T15:26:00Z">
        <w:r>
          <w:rPr>
            <w:b/>
          </w:rPr>
          <w:t>:</w:t>
        </w:r>
        <w:r>
          <w:t xml:space="preserve"> </w:t>
        </w:r>
      </w:ins>
      <w:ins w:id="5025" w:author="Allen Wirfs-Brock" w:date="2011-07-11T15:28:00Z">
        <w:r w:rsidRPr="00A817DB">
          <w:rPr>
            <w:rFonts w:ascii="Times New Roman" w:hAnsi="Times New Roman"/>
            <w:i/>
          </w:rPr>
          <w:t>Elision</w:t>
        </w:r>
        <w:r w:rsidRPr="00A817DB">
          <w:rPr>
            <w:rFonts w:cs="Arial"/>
            <w:vertAlign w:val="subscript"/>
          </w:rPr>
          <w:t>opt</w:t>
        </w:r>
        <w:r w:rsidRPr="009F05FF">
          <w:rPr>
            <w:rStyle w:val="bnf"/>
          </w:rPr>
          <w:t xml:space="preserve"> </w:t>
        </w:r>
        <w:r>
          <w:rPr>
            <w:rStyle w:val="bnf"/>
          </w:rPr>
          <w:t xml:space="preserve"> </w:t>
        </w:r>
      </w:ins>
      <w:ins w:id="5026" w:author="Allen Wirfs-Brock" w:date="2011-07-11T15:26:00Z">
        <w:r w:rsidRPr="009F05FF">
          <w:rPr>
            <w:rStyle w:val="bnf"/>
          </w:rPr>
          <w:t>Binding</w:t>
        </w:r>
      </w:ins>
      <w:ins w:id="5027" w:author="Allen Wirfs-Brock" w:date="2011-07-11T15:28:00Z">
        <w:r>
          <w:rPr>
            <w:rStyle w:val="bnf"/>
          </w:rPr>
          <w:t>Element</w:t>
        </w:r>
      </w:ins>
      <w:ins w:id="5028" w:author="Allen Wirfs-Brock" w:date="2011-07-11T15:26:00Z">
        <w:r w:rsidRPr="007B4F56">
          <w:rPr>
            <w:rStyle w:val="bnf"/>
            <w:rFonts w:ascii="Courier New" w:hAnsi="Courier New" w:cs="Courier New"/>
            <w:b/>
            <w:i w:val="0"/>
          </w:rPr>
          <w:t xml:space="preserve"> </w:t>
        </w:r>
        <w:r>
          <w:t>is determined as follows:</w:t>
        </w:r>
      </w:ins>
    </w:p>
    <w:p w14:paraId="3B096853" w14:textId="77777777" w:rsidR="00726A79" w:rsidRDefault="00726A79" w:rsidP="00726A79">
      <w:pPr>
        <w:pStyle w:val="Alg4"/>
        <w:numPr>
          <w:ilvl w:val="0"/>
          <w:numId w:val="462"/>
        </w:numPr>
        <w:spacing w:after="220"/>
        <w:contextualSpacing/>
        <w:rPr>
          <w:ins w:id="5029" w:author="Allen Wirfs-Brock" w:date="2011-07-11T15:26:00Z"/>
        </w:rPr>
      </w:pPr>
      <w:ins w:id="5030" w:author="Allen Wirfs-Brock" w:date="2011-07-11T15:26:00Z">
        <w:r>
          <w:t xml:space="preserve">Return BoundNames of </w:t>
        </w:r>
      </w:ins>
      <w:ins w:id="5031" w:author="Allen Wirfs-Brock" w:date="2011-07-11T15:29:00Z">
        <w:r w:rsidRPr="009F05FF">
          <w:rPr>
            <w:rStyle w:val="bnf"/>
          </w:rPr>
          <w:t>Binding</w:t>
        </w:r>
        <w:r>
          <w:rPr>
            <w:rStyle w:val="bnf"/>
          </w:rPr>
          <w:t>Element</w:t>
        </w:r>
      </w:ins>
      <w:ins w:id="5032" w:author="Allen Wirfs-Brock" w:date="2011-07-11T15:26:00Z">
        <w:r>
          <w:t>.</w:t>
        </w:r>
      </w:ins>
    </w:p>
    <w:p w14:paraId="72F4022E" w14:textId="77777777" w:rsidR="009E67EA" w:rsidRDefault="009E67EA" w:rsidP="009E67EA">
      <w:pPr>
        <w:rPr>
          <w:ins w:id="5033" w:author="Rev 3 Allen Wirfs-Brock" w:date="2011-09-11T13:04:00Z"/>
        </w:rPr>
      </w:pPr>
      <w:ins w:id="5034" w:author="Rev 3 Allen Wirfs-Brock" w:date="2011-09-11T13:04:00Z">
        <w:r>
          <w:t xml:space="preserve">The production </w:t>
        </w:r>
      </w:ins>
      <w:ins w:id="5035" w:author="Rev 3 Allen Wirfs-Brock" w:date="2011-09-11T13:05:00Z">
        <w:r>
          <w:rPr>
            <w:rStyle w:val="bnf"/>
          </w:rPr>
          <w:t>Binding</w:t>
        </w:r>
      </w:ins>
      <w:ins w:id="5036" w:author="Rev 3 Allen Wirfs-Brock" w:date="2011-09-11T13:04:00Z">
        <w:r w:rsidRPr="006427EB">
          <w:rPr>
            <w:rStyle w:val="bnf"/>
          </w:rPr>
          <w:t>ElementList</w:t>
        </w:r>
        <w:r>
          <w:rPr>
            <w:rStyle w:val="bnf"/>
          </w:rPr>
          <w:t xml:space="preserve"> </w:t>
        </w:r>
        <w:r>
          <w:rPr>
            <w:b/>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ins>
      <w:ins w:id="5037" w:author="Rev 3 Allen Wirfs-Brock" w:date="2011-09-11T13:05:00Z">
        <w:r>
          <w:rPr>
            <w:rStyle w:val="bnf"/>
          </w:rPr>
          <w:t>Binding</w:t>
        </w:r>
      </w:ins>
      <w:ins w:id="5038" w:author="Rev 3 Allen Wirfs-Brock" w:date="2011-09-11T13:04:00Z">
        <w:r w:rsidRPr="00BF06DE">
          <w:rPr>
            <w:rStyle w:val="bnf"/>
          </w:rPr>
          <w:t>Element</w:t>
        </w:r>
        <w:r>
          <w:rPr>
            <w:rFonts w:cs="Arial"/>
            <w:i/>
            <w:vertAlign w:val="subscript"/>
          </w:rPr>
          <w:t xml:space="preserve"> </w:t>
        </w:r>
        <w:r>
          <w:t xml:space="preserve"> is evaluated with the parameters </w:t>
        </w:r>
        <w:r>
          <w:rPr>
            <w:rStyle w:val="bnf"/>
          </w:rPr>
          <w:t>obj</w:t>
        </w:r>
      </w:ins>
      <w:ins w:id="5039" w:author="Rev 3 Allen Wirfs-Brock" w:date="2011-09-11T13:06:00Z">
        <w:r>
          <w:t xml:space="preserve">, </w:t>
        </w:r>
        <w:r>
          <w:rPr>
            <w:rFonts w:ascii="Times New Roman" w:eastAsia="Times New Roman" w:hAnsi="Times New Roman"/>
            <w:i/>
            <w:spacing w:val="6"/>
            <w:lang w:eastAsia="en-US"/>
          </w:rPr>
          <w:t>env</w:t>
        </w:r>
        <w:r>
          <w:t xml:space="preserve">, </w:t>
        </w:r>
      </w:ins>
      <w:ins w:id="5040" w:author="Rev 3 Allen Wirfs-Brock" w:date="2011-09-11T13:04:00Z">
        <w:r>
          <w:t xml:space="preserve">and </w:t>
        </w:r>
        <w:r w:rsidRPr="00DE64DC">
          <w:rPr>
            <w:rStyle w:val="bnf"/>
          </w:rPr>
          <w:t>index</w:t>
        </w:r>
        <w:r>
          <w:t xml:space="preserve"> as follows:</w:t>
        </w:r>
      </w:ins>
    </w:p>
    <w:p w14:paraId="16048A3C" w14:textId="77777777" w:rsidR="009E67EA" w:rsidRDefault="009E67EA" w:rsidP="009E67EA">
      <w:pPr>
        <w:pStyle w:val="Alg3"/>
        <w:numPr>
          <w:ilvl w:val="0"/>
          <w:numId w:val="582"/>
        </w:numPr>
        <w:rPr>
          <w:ins w:id="5041" w:author="Rev 3 Allen Wirfs-Brock" w:date="2011-09-11T13:04:00Z"/>
        </w:rPr>
      </w:pPr>
      <w:ins w:id="5042" w:author="Rev 3 Allen Wirfs-Brock" w:date="2011-09-11T13:04: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1650F4">
          <w:rPr>
            <w:i/>
          </w:rPr>
          <w:t>skip</w:t>
        </w:r>
        <w:r>
          <w:t xml:space="preserve"> be 0.</w:t>
        </w:r>
      </w:ins>
    </w:p>
    <w:p w14:paraId="4737EC73" w14:textId="77777777" w:rsidR="009E67EA" w:rsidRDefault="009E67EA" w:rsidP="009E67EA">
      <w:pPr>
        <w:pStyle w:val="Alg3"/>
        <w:numPr>
          <w:ilvl w:val="0"/>
          <w:numId w:val="582"/>
        </w:numPr>
        <w:rPr>
          <w:ins w:id="5043" w:author="Rev 3 Allen Wirfs-Brock" w:date="2011-09-11T13:04:00Z"/>
        </w:rPr>
      </w:pPr>
      <w:ins w:id="5044" w:author="Rev 3 Allen Wirfs-Brock" w:date="2011-09-11T13:04:00Z">
        <w:r w:rsidRPr="00D828E7">
          <w:t xml:space="preserve">Evaluate </w:t>
        </w:r>
      </w:ins>
      <w:ins w:id="5045" w:author="Rev 3 Allen Wirfs-Brock" w:date="2011-09-11T13:07:00Z">
        <w:r>
          <w:rPr>
            <w:rStyle w:val="bnf"/>
          </w:rPr>
          <w:t>Binding</w:t>
        </w:r>
        <w:r w:rsidRPr="00BF06DE">
          <w:rPr>
            <w:rStyle w:val="bnf"/>
          </w:rPr>
          <w:t>Element</w:t>
        </w:r>
        <w:r>
          <w:rPr>
            <w:rFonts w:cs="Arial"/>
            <w:i/>
            <w:vertAlign w:val="subscript"/>
          </w:rPr>
          <w:t xml:space="preserve"> </w:t>
        </w:r>
        <w:r>
          <w:t xml:space="preserve"> </w:t>
        </w:r>
      </w:ins>
      <w:ins w:id="5046" w:author="Rev 3 Allen Wirfs-Brock" w:date="2011-09-11T13:04:00Z">
        <w:r>
          <w:t xml:space="preserve">using </w:t>
        </w:r>
        <w:r>
          <w:rPr>
            <w:i/>
          </w:rPr>
          <w:t>obj</w:t>
        </w:r>
        <w:r>
          <w:t xml:space="preserve"> as the </w:t>
        </w:r>
        <w:r>
          <w:rPr>
            <w:i/>
          </w:rPr>
          <w:t>obj</w:t>
        </w:r>
        <w:r>
          <w:t xml:space="preserve"> parameter</w:t>
        </w:r>
      </w:ins>
      <w:ins w:id="5047" w:author="Rev 3 Allen Wirfs-Brock" w:date="2011-09-22T16:32:00Z">
        <w:r w:rsidR="005D3876">
          <w:t>,</w:t>
        </w:r>
        <w:r w:rsidR="005D3876" w:rsidRPr="001D3A4E">
          <w:t xml:space="preserve"> </w:t>
        </w:r>
        <w:r w:rsidR="005D3876" w:rsidRPr="003C38C3">
          <w:rPr>
            <w:i/>
          </w:rPr>
          <w:t>env</w:t>
        </w:r>
        <w:r w:rsidR="005D3876">
          <w:t xml:space="preserve"> as the </w:t>
        </w:r>
        <w:r w:rsidR="005D3876">
          <w:rPr>
            <w:i/>
          </w:rPr>
          <w:t>env</w:t>
        </w:r>
        <w:r w:rsidR="005D3876" w:rsidRPr="001D3A4E">
          <w:t xml:space="preserve"> </w:t>
        </w:r>
        <w:r w:rsidR="005D3876">
          <w:t>parameter,</w:t>
        </w:r>
      </w:ins>
      <w:ins w:id="5048" w:author="Rev 3 Allen Wirfs-Brock" w:date="2011-09-11T13:04:00Z">
        <w:r>
          <w:t xml:space="preserve"> and </w:t>
        </w:r>
        <w:r w:rsidRPr="00217172">
          <w:rPr>
            <w:i/>
          </w:rPr>
          <w:t>index</w:t>
        </w:r>
        <w:r>
          <w:t>+</w:t>
        </w:r>
        <w:r w:rsidRPr="00217172">
          <w:rPr>
            <w:i/>
          </w:rPr>
          <w:t>skip</w:t>
        </w:r>
        <w:r>
          <w:t xml:space="preserve"> as the </w:t>
        </w:r>
        <w:r w:rsidRPr="001650F4">
          <w:rPr>
            <w:i/>
          </w:rPr>
          <w:t>index</w:t>
        </w:r>
        <w:r>
          <w:t xml:space="preserve"> parameter.</w:t>
        </w:r>
      </w:ins>
    </w:p>
    <w:p w14:paraId="4776CAA6" w14:textId="77777777" w:rsidR="009E67EA" w:rsidRDefault="009E67EA" w:rsidP="007E2957">
      <w:pPr>
        <w:pStyle w:val="Alg3"/>
        <w:numPr>
          <w:ilvl w:val="0"/>
          <w:numId w:val="582"/>
        </w:numPr>
        <w:spacing w:after="220"/>
        <w:rPr>
          <w:ins w:id="5049" w:author="Rev 3 Allen Wirfs-Brock" w:date="2011-09-11T13:04:00Z"/>
        </w:rPr>
      </w:pPr>
      <w:ins w:id="5050" w:author="Rev 3 Allen Wirfs-Brock" w:date="2011-09-11T13:04:00Z">
        <w:r>
          <w:t xml:space="preserve">Return </w:t>
        </w:r>
        <w:r w:rsidRPr="00217172">
          <w:rPr>
            <w:i/>
          </w:rPr>
          <w:t>index</w:t>
        </w:r>
        <w:r w:rsidRPr="004D74F2">
          <w:t>+</w:t>
        </w:r>
        <w:r w:rsidRPr="00DE64DC">
          <w:rPr>
            <w:i/>
          </w:rPr>
          <w:t>skip</w:t>
        </w:r>
        <w:r>
          <w:t>+</w:t>
        </w:r>
        <w:r w:rsidRPr="009D0E93">
          <w:t>1</w:t>
        </w:r>
        <w:r>
          <w:t>.</w:t>
        </w:r>
      </w:ins>
    </w:p>
    <w:p w14:paraId="33491819" w14:textId="77777777" w:rsidR="00726A79" w:rsidRDefault="00726A79" w:rsidP="00726A79">
      <w:pPr>
        <w:rPr>
          <w:ins w:id="5051" w:author="Allen Wirfs-Brock" w:date="2011-07-11T15:29:00Z"/>
        </w:rPr>
      </w:pPr>
      <w:ins w:id="5052" w:author="Allen Wirfs-Brock" w:date="2011-07-11T15:29: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Style w:val="bnf"/>
          </w:rPr>
          <w:t>Binding</w:t>
        </w:r>
        <w:r w:rsidRPr="00A817DB">
          <w:rPr>
            <w:rStyle w:val="bnf"/>
          </w:rPr>
          <w:t>Element</w:t>
        </w:r>
        <w:r>
          <w:rPr>
            <w:rStyle w:val="bnf"/>
          </w:rPr>
          <w:t xml:space="preserve">List </w:t>
        </w:r>
        <w:r>
          <w:rPr>
            <w:b/>
          </w:rPr>
          <w:t>:</w:t>
        </w:r>
        <w:r>
          <w:t xml:space="preserve"> </w:t>
        </w:r>
      </w:ins>
      <w:ins w:id="5053" w:author="Allen Wirfs-Brock" w:date="2011-07-11T15:30:00Z">
        <w:r>
          <w:rPr>
            <w:rStyle w:val="bnf"/>
          </w:rPr>
          <w:t>Binding</w:t>
        </w:r>
        <w:r w:rsidRPr="00A817DB">
          <w:rPr>
            <w:rStyle w:val="bnf"/>
          </w:rPr>
          <w:t>Element</w:t>
        </w:r>
        <w:r>
          <w:rPr>
            <w:rStyle w:val="bnf"/>
          </w:rPr>
          <w:t xml:space="preserve">List </w:t>
        </w:r>
      </w:ins>
      <w:ins w:id="5054" w:author="Allen Wirfs-Brock" w:date="2011-07-11T15:29:00Z">
        <w:r>
          <w:rPr>
            <w:rStyle w:val="bnf"/>
            <w:rFonts w:ascii="Courier New" w:hAnsi="Courier New" w:cs="Courier New"/>
            <w:b/>
            <w:i w:val="0"/>
          </w:rPr>
          <w:t>,</w:t>
        </w:r>
        <w:r>
          <w:rPr>
            <w:rStyle w:val="bnf"/>
          </w:rPr>
          <w:t xml:space="preserve"> </w:t>
        </w:r>
      </w:ins>
      <w:ins w:id="5055" w:author="Allen Wirfs-Brock" w:date="2011-07-11T15:30:00Z">
        <w:r w:rsidRPr="00A817DB">
          <w:rPr>
            <w:rFonts w:ascii="Times New Roman" w:hAnsi="Times New Roman"/>
            <w:i/>
          </w:rPr>
          <w:t>Elision</w:t>
        </w:r>
        <w:r w:rsidRPr="00A817DB">
          <w:rPr>
            <w:rFonts w:cs="Arial"/>
            <w:vertAlign w:val="subscript"/>
          </w:rPr>
          <w:t>opt</w:t>
        </w:r>
        <w:r w:rsidRPr="009F05FF">
          <w:rPr>
            <w:rStyle w:val="bnf"/>
          </w:rPr>
          <w:t xml:space="preserve"> </w:t>
        </w:r>
        <w:r>
          <w:rPr>
            <w:rStyle w:val="bnf"/>
          </w:rPr>
          <w:t xml:space="preserve"> </w:t>
        </w:r>
        <w:r w:rsidRPr="009F05FF">
          <w:rPr>
            <w:rStyle w:val="bnf"/>
          </w:rPr>
          <w:t>Binding</w:t>
        </w:r>
        <w:r>
          <w:rPr>
            <w:rStyle w:val="bnf"/>
          </w:rPr>
          <w:t>Element</w:t>
        </w:r>
        <w:r>
          <w:t xml:space="preserve"> </w:t>
        </w:r>
      </w:ins>
      <w:ins w:id="5056" w:author="Allen Wirfs-Brock" w:date="2011-07-11T15:29:00Z">
        <w:r>
          <w:t>is determined as follows:</w:t>
        </w:r>
      </w:ins>
    </w:p>
    <w:p w14:paraId="162E501A" w14:textId="77777777" w:rsidR="00726A79" w:rsidRDefault="00726A79" w:rsidP="00726A79">
      <w:pPr>
        <w:pStyle w:val="Alg4"/>
        <w:numPr>
          <w:ilvl w:val="0"/>
          <w:numId w:val="463"/>
        </w:numPr>
        <w:spacing w:after="220"/>
        <w:contextualSpacing/>
        <w:rPr>
          <w:ins w:id="5057" w:author="Allen Wirfs-Brock" w:date="2011-07-11T15:29:00Z"/>
        </w:rPr>
      </w:pPr>
      <w:ins w:id="5058" w:author="Allen Wirfs-Brock" w:date="2011-07-11T15:29:00Z">
        <w:r>
          <w:t xml:space="preserve">Let </w:t>
        </w:r>
        <w:r>
          <w:rPr>
            <w:i/>
          </w:rPr>
          <w:t>names</w:t>
        </w:r>
        <w:r w:rsidRPr="00D465F1">
          <w:rPr>
            <w:i/>
          </w:rPr>
          <w:t xml:space="preserve"> </w:t>
        </w:r>
        <w:r>
          <w:t xml:space="preserve">be BoundNames of </w:t>
        </w:r>
      </w:ins>
      <w:ins w:id="5059" w:author="Allen Wirfs-Brock" w:date="2011-07-11T15:30:00Z">
        <w:r>
          <w:rPr>
            <w:rStyle w:val="bnf"/>
          </w:rPr>
          <w:t>Binding</w:t>
        </w:r>
        <w:r w:rsidRPr="00A817DB">
          <w:rPr>
            <w:rStyle w:val="bnf"/>
          </w:rPr>
          <w:t>Element</w:t>
        </w:r>
        <w:r>
          <w:rPr>
            <w:rStyle w:val="bnf"/>
          </w:rPr>
          <w:t>List</w:t>
        </w:r>
      </w:ins>
      <w:ins w:id="5060" w:author="Allen Wirfs-Brock" w:date="2011-07-11T15:29:00Z">
        <w:r>
          <w:t>.</w:t>
        </w:r>
      </w:ins>
    </w:p>
    <w:p w14:paraId="09C3A0D5" w14:textId="77777777" w:rsidR="00726A79" w:rsidRPr="006F2444" w:rsidRDefault="00726A79" w:rsidP="00726A79">
      <w:pPr>
        <w:pStyle w:val="Alg4"/>
        <w:numPr>
          <w:ilvl w:val="0"/>
          <w:numId w:val="463"/>
        </w:numPr>
        <w:spacing w:after="220"/>
        <w:contextualSpacing/>
        <w:rPr>
          <w:ins w:id="5061" w:author="Allen Wirfs-Brock" w:date="2011-07-11T15:29:00Z"/>
          <w:rStyle w:val="bnf"/>
          <w:i w:val="0"/>
        </w:rPr>
      </w:pPr>
      <w:ins w:id="5062" w:author="Allen Wirfs-Brock" w:date="2011-07-11T15:29:00Z">
        <w:r>
          <w:t xml:space="preserve">Append to </w:t>
        </w:r>
        <w:r w:rsidRPr="00653F1B">
          <w:rPr>
            <w:i/>
          </w:rPr>
          <w:t>names</w:t>
        </w:r>
        <w:r>
          <w:t xml:space="preserve"> the elements of BoundNames of </w:t>
        </w:r>
      </w:ins>
      <w:ins w:id="5063" w:author="Allen Wirfs-Brock" w:date="2011-07-11T15:30:00Z">
        <w:r w:rsidRPr="009F05FF">
          <w:rPr>
            <w:rStyle w:val="bnf"/>
          </w:rPr>
          <w:t>Binding</w:t>
        </w:r>
        <w:r>
          <w:rPr>
            <w:rStyle w:val="bnf"/>
          </w:rPr>
          <w:t>Element</w:t>
        </w:r>
      </w:ins>
      <w:ins w:id="5064" w:author="Allen Wirfs-Brock" w:date="2011-07-11T15:29:00Z">
        <w:r>
          <w:rPr>
            <w:rStyle w:val="bnf"/>
          </w:rPr>
          <w:t>.</w:t>
        </w:r>
      </w:ins>
    </w:p>
    <w:p w14:paraId="30FDC560" w14:textId="77777777" w:rsidR="00726A79" w:rsidRDefault="00726A79" w:rsidP="00726A79">
      <w:pPr>
        <w:pStyle w:val="Alg4"/>
        <w:numPr>
          <w:ilvl w:val="0"/>
          <w:numId w:val="463"/>
        </w:numPr>
        <w:spacing w:after="220"/>
        <w:contextualSpacing/>
        <w:rPr>
          <w:ins w:id="5065" w:author="Allen Wirfs-Brock" w:date="2011-07-11T15:29:00Z"/>
        </w:rPr>
      </w:pPr>
      <w:ins w:id="5066" w:author="Allen Wirfs-Brock" w:date="2011-07-11T15:29:00Z">
        <w:r>
          <w:t xml:space="preserve">Return </w:t>
        </w:r>
        <w:r>
          <w:rPr>
            <w:rStyle w:val="bnf"/>
          </w:rPr>
          <w:t>names</w:t>
        </w:r>
        <w:r>
          <w:t>.</w:t>
        </w:r>
      </w:ins>
    </w:p>
    <w:p w14:paraId="1289BDFB" w14:textId="77777777" w:rsidR="007E2957" w:rsidRDefault="007E2957" w:rsidP="007E2957">
      <w:pPr>
        <w:rPr>
          <w:ins w:id="5067" w:author="Rev 3 Allen Wirfs-Brock" w:date="2011-09-11T13:08:00Z"/>
        </w:rPr>
      </w:pPr>
      <w:ins w:id="5068" w:author="Rev 3 Allen Wirfs-Brock" w:date="2011-09-11T13:08:00Z">
        <w:r>
          <w:t xml:space="preserve">The production </w:t>
        </w:r>
      </w:ins>
      <w:ins w:id="5069" w:author="Rev 3 Allen Wirfs-Brock" w:date="2011-09-11T13:09:00Z">
        <w:r>
          <w:rPr>
            <w:rStyle w:val="bnf"/>
          </w:rPr>
          <w:t>Binding</w:t>
        </w:r>
        <w:r w:rsidRPr="00A817DB">
          <w:rPr>
            <w:rStyle w:val="bnf"/>
          </w:rPr>
          <w:t>Element</w:t>
        </w:r>
        <w:r>
          <w:rPr>
            <w:rStyle w:val="bnf"/>
          </w:rPr>
          <w:t xml:space="preserve">List </w:t>
        </w:r>
      </w:ins>
      <w:ins w:id="5070" w:author="Rev 3 Allen Wirfs-Brock" w:date="2011-09-11T13:08:00Z">
        <w:r>
          <w:rPr>
            <w:b/>
          </w:rPr>
          <w:t xml:space="preserve">: </w:t>
        </w:r>
      </w:ins>
      <w:ins w:id="5071" w:author="Rev 3 Allen Wirfs-Brock" w:date="2011-09-11T13:09:00Z">
        <w:r>
          <w:rPr>
            <w:rStyle w:val="bnf"/>
          </w:rPr>
          <w:t>Binding</w:t>
        </w:r>
        <w:r w:rsidRPr="00A817DB">
          <w:rPr>
            <w:rStyle w:val="bnf"/>
          </w:rPr>
          <w:t>Element</w:t>
        </w:r>
        <w:r>
          <w:rPr>
            <w:rStyle w:val="bnf"/>
          </w:rPr>
          <w:t xml:space="preserve">List </w:t>
        </w:r>
      </w:ins>
      <w:ins w:id="5072" w:author="Rev 3 Allen Wirfs-Brock" w:date="2011-09-11T13:08:00Z">
        <w:r w:rsidRPr="006427EB">
          <w:rPr>
            <w:rFonts w:ascii="Courier New" w:hAnsi="Courier New" w:cs="Courier New"/>
            <w:b/>
          </w:rPr>
          <w:t>,</w:t>
        </w:r>
        <w:r>
          <w:rPr>
            <w:rStyle w:val="bnf"/>
          </w:rPr>
          <w:t xml:space="preserve"> </w:t>
        </w:r>
        <w:r w:rsidRPr="006427EB">
          <w:rPr>
            <w:rStyle w:val="bnf"/>
          </w:rPr>
          <w:t>Elision</w:t>
        </w:r>
        <w:r w:rsidRPr="006427EB">
          <w:rPr>
            <w:rFonts w:cs="Arial"/>
            <w:vertAlign w:val="subscript"/>
          </w:rPr>
          <w:t>opt</w:t>
        </w:r>
        <w:r>
          <w:rPr>
            <w:rFonts w:ascii="Courier New" w:hAnsi="Courier New" w:cs="Courier New"/>
            <w:b/>
            <w:i/>
          </w:rPr>
          <w:t xml:space="preserve"> </w:t>
        </w:r>
      </w:ins>
      <w:ins w:id="5073" w:author="Rev 3 Allen Wirfs-Brock" w:date="2011-09-11T13:09:00Z">
        <w:r>
          <w:rPr>
            <w:rStyle w:val="bnf"/>
          </w:rPr>
          <w:t>Binding</w:t>
        </w:r>
      </w:ins>
      <w:ins w:id="5074" w:author="Rev 3 Allen Wirfs-Brock" w:date="2011-09-11T13:08:00Z">
        <w:r w:rsidRPr="00BF06DE">
          <w:rPr>
            <w:rStyle w:val="bnf"/>
          </w:rPr>
          <w:t>Element</w:t>
        </w:r>
        <w:r>
          <w:rPr>
            <w:rFonts w:cs="Arial"/>
            <w:i/>
            <w:vertAlign w:val="subscript"/>
          </w:rPr>
          <w:t xml:space="preserve"> </w:t>
        </w:r>
        <w:r>
          <w:t xml:space="preserve"> is evaluated with the parameters </w:t>
        </w:r>
        <w:r>
          <w:rPr>
            <w:rStyle w:val="bnf"/>
          </w:rPr>
          <w:t>obj</w:t>
        </w:r>
      </w:ins>
      <w:ins w:id="5075" w:author="Rev 3 Allen Wirfs-Brock" w:date="2011-09-11T13:10:00Z">
        <w:r>
          <w:t xml:space="preserve">, </w:t>
        </w:r>
        <w:r>
          <w:rPr>
            <w:rFonts w:ascii="Times New Roman" w:eastAsia="Times New Roman" w:hAnsi="Times New Roman"/>
            <w:i/>
            <w:spacing w:val="6"/>
            <w:lang w:eastAsia="en-US"/>
          </w:rPr>
          <w:t>env</w:t>
        </w:r>
        <w:r>
          <w:t xml:space="preserve">, </w:t>
        </w:r>
      </w:ins>
      <w:ins w:id="5076" w:author="Rev 3 Allen Wirfs-Brock" w:date="2011-09-11T13:08:00Z">
        <w:r>
          <w:t xml:space="preserve"> and </w:t>
        </w:r>
        <w:r w:rsidRPr="00DE64DC">
          <w:rPr>
            <w:rStyle w:val="bnf"/>
          </w:rPr>
          <w:t>index</w:t>
        </w:r>
        <w:r>
          <w:t xml:space="preserve"> as follows:</w:t>
        </w:r>
      </w:ins>
    </w:p>
    <w:p w14:paraId="494A124F" w14:textId="77777777" w:rsidR="007E2957" w:rsidRDefault="007E2957" w:rsidP="00B47642">
      <w:pPr>
        <w:pStyle w:val="Alg3"/>
        <w:numPr>
          <w:ilvl w:val="0"/>
          <w:numId w:val="583"/>
        </w:numPr>
        <w:rPr>
          <w:ins w:id="5077" w:author="Rev 3 Allen Wirfs-Brock" w:date="2011-09-11T13:08:00Z"/>
        </w:rPr>
      </w:pPr>
      <w:ins w:id="5078" w:author="Rev 3 Allen Wirfs-Brock" w:date="2011-09-11T13:08:00Z">
        <w:r>
          <w:t xml:space="preserve">Let </w:t>
        </w:r>
        <w:r>
          <w:rPr>
            <w:i/>
          </w:rPr>
          <w:t>listNext</w:t>
        </w:r>
        <w:r>
          <w:t xml:space="preserve"> be the result of evaluating </w:t>
        </w:r>
      </w:ins>
      <w:ins w:id="5079" w:author="Rev 3 Allen Wirfs-Brock" w:date="2011-09-11T13:10:00Z">
        <w:r>
          <w:rPr>
            <w:rStyle w:val="bnf"/>
          </w:rPr>
          <w:t>Binding</w:t>
        </w:r>
        <w:r w:rsidRPr="00A817DB">
          <w:rPr>
            <w:rStyle w:val="bnf"/>
          </w:rPr>
          <w:t>Element</w:t>
        </w:r>
        <w:r>
          <w:rPr>
            <w:rStyle w:val="bnf"/>
          </w:rPr>
          <w:t xml:space="preserve">List </w:t>
        </w:r>
      </w:ins>
      <w:ins w:id="5080" w:author="Rev 3 Allen Wirfs-Brock" w:date="2011-09-11T13:08:00Z">
        <w:r>
          <w:t xml:space="preserve">using </w:t>
        </w:r>
        <w:r>
          <w:rPr>
            <w:i/>
          </w:rPr>
          <w:t>obj</w:t>
        </w:r>
        <w:r>
          <w:t xml:space="preserve"> as the </w:t>
        </w:r>
        <w:r>
          <w:rPr>
            <w:i/>
          </w:rPr>
          <w:t>obj</w:t>
        </w:r>
        <w:r>
          <w:t xml:space="preserve"> parameter</w:t>
        </w:r>
      </w:ins>
      <w:ins w:id="5081" w:author="Rev 3 Allen Wirfs-Brock" w:date="2011-09-11T13:12:00Z">
        <w:r w:rsidR="00B47642">
          <w:t>,</w:t>
        </w:r>
        <w:r w:rsidR="00B47642" w:rsidRPr="00B47642">
          <w:rPr>
            <w:i/>
          </w:rPr>
          <w:t xml:space="preserve"> </w:t>
        </w:r>
        <w:r w:rsidR="00B47642" w:rsidRPr="003C38C3">
          <w:rPr>
            <w:i/>
          </w:rPr>
          <w:t>env</w:t>
        </w:r>
        <w:r w:rsidR="00B47642">
          <w:t xml:space="preserve"> as the </w:t>
        </w:r>
        <w:r w:rsidR="00B47642">
          <w:rPr>
            <w:i/>
          </w:rPr>
          <w:t>env</w:t>
        </w:r>
      </w:ins>
      <w:ins w:id="5082" w:author="Rev 3 Allen Wirfs-Brock" w:date="2011-09-22T16:30:00Z">
        <w:r w:rsidR="001D3A4E" w:rsidRPr="001D3A4E">
          <w:t xml:space="preserve"> </w:t>
        </w:r>
        <w:r w:rsidR="001D3A4E">
          <w:t>parameter</w:t>
        </w:r>
      </w:ins>
      <w:ins w:id="5083" w:author="Rev 3 Allen Wirfs-Brock" w:date="2011-09-11T13:13:00Z">
        <w:r w:rsidR="00B47642">
          <w:t xml:space="preserve">, </w:t>
        </w:r>
      </w:ins>
      <w:ins w:id="5084" w:author="Rev 3 Allen Wirfs-Brock" w:date="2011-09-11T13:08:00Z">
        <w:r>
          <w:t xml:space="preserve">and </w:t>
        </w:r>
        <w:r w:rsidRPr="00DE64DC">
          <w:rPr>
            <w:i/>
          </w:rPr>
          <w:t>index</w:t>
        </w:r>
        <w:r>
          <w:t xml:space="preserve"> as the </w:t>
        </w:r>
        <w:r w:rsidRPr="006427EB">
          <w:rPr>
            <w:i/>
          </w:rPr>
          <w:t>index</w:t>
        </w:r>
        <w:r>
          <w:t xml:space="preserve"> parameter</w:t>
        </w:r>
      </w:ins>
    </w:p>
    <w:p w14:paraId="39AD4F85" w14:textId="77777777" w:rsidR="007E2957" w:rsidRDefault="007E2957" w:rsidP="00B47642">
      <w:pPr>
        <w:pStyle w:val="Alg3"/>
        <w:numPr>
          <w:ilvl w:val="0"/>
          <w:numId w:val="583"/>
        </w:numPr>
        <w:rPr>
          <w:ins w:id="5085" w:author="Rev 3 Allen Wirfs-Brock" w:date="2011-09-11T13:08:00Z"/>
        </w:rPr>
      </w:pPr>
      <w:ins w:id="5086" w:author="Rev 3 Allen Wirfs-Brock" w:date="2011-09-11T13:08:00Z">
        <w:r>
          <w:t xml:space="preserve">If </w:t>
        </w:r>
        <w:r w:rsidRPr="00DE64DC">
          <w:rPr>
            <w:i/>
          </w:rPr>
          <w:t>Elision</w:t>
        </w:r>
        <w:r>
          <w:t xml:space="preserve"> is present, then let </w:t>
        </w:r>
        <w:r w:rsidRPr="00DE64DC">
          <w:rPr>
            <w:i/>
          </w:rPr>
          <w:t>skip</w:t>
        </w:r>
        <w:r>
          <w:t xml:space="preserve"> be the result of evaluating </w:t>
        </w:r>
        <w:r w:rsidRPr="00217172">
          <w:rPr>
            <w:i/>
          </w:rPr>
          <w:t>Elision</w:t>
        </w:r>
        <w:r>
          <w:t xml:space="preserve">, otherwise let </w:t>
        </w:r>
        <w:r w:rsidRPr="001650F4">
          <w:rPr>
            <w:i/>
          </w:rPr>
          <w:t>skip</w:t>
        </w:r>
        <w:r>
          <w:t xml:space="preserve"> be 0.</w:t>
        </w:r>
      </w:ins>
    </w:p>
    <w:p w14:paraId="48D06D98" w14:textId="77777777" w:rsidR="007E2957" w:rsidRDefault="007E2957" w:rsidP="00B47642">
      <w:pPr>
        <w:pStyle w:val="Alg3"/>
        <w:numPr>
          <w:ilvl w:val="0"/>
          <w:numId w:val="583"/>
        </w:numPr>
        <w:rPr>
          <w:ins w:id="5087" w:author="Rev 3 Allen Wirfs-Brock" w:date="2011-09-11T13:08:00Z"/>
        </w:rPr>
      </w:pPr>
      <w:ins w:id="5088" w:author="Rev 3 Allen Wirfs-Brock" w:date="2011-09-11T13:08:00Z">
        <w:r w:rsidRPr="00D828E7">
          <w:t xml:space="preserve">Evaluate </w:t>
        </w:r>
      </w:ins>
      <w:ins w:id="5089" w:author="Rev 3 Allen Wirfs-Brock" w:date="2011-09-11T13:10:00Z">
        <w:r>
          <w:rPr>
            <w:rStyle w:val="bnf"/>
          </w:rPr>
          <w:t>Binding</w:t>
        </w:r>
        <w:r w:rsidRPr="00BF06DE">
          <w:rPr>
            <w:rStyle w:val="bnf"/>
          </w:rPr>
          <w:t>Element</w:t>
        </w:r>
        <w:r>
          <w:rPr>
            <w:rFonts w:cs="Arial"/>
            <w:i/>
            <w:vertAlign w:val="subscript"/>
          </w:rPr>
          <w:t xml:space="preserve"> </w:t>
        </w:r>
      </w:ins>
      <w:ins w:id="5090" w:author="Rev 3 Allen Wirfs-Brock" w:date="2011-09-11T13:08:00Z">
        <w:r>
          <w:t xml:space="preserve">using </w:t>
        </w:r>
        <w:r>
          <w:rPr>
            <w:i/>
          </w:rPr>
          <w:t>obj</w:t>
        </w:r>
        <w:r>
          <w:t xml:space="preserve"> as the </w:t>
        </w:r>
        <w:r>
          <w:rPr>
            <w:i/>
          </w:rPr>
          <w:t>obj</w:t>
        </w:r>
        <w:r>
          <w:t xml:space="preserve"> parameter</w:t>
        </w:r>
      </w:ins>
      <w:ins w:id="5091" w:author="Rev 3 Allen Wirfs-Brock" w:date="2011-09-22T16:31:00Z">
        <w:r w:rsidR="001D3A4E">
          <w:t>,</w:t>
        </w:r>
        <w:r w:rsidR="001D3A4E" w:rsidRPr="001D3A4E">
          <w:t xml:space="preserve"> </w:t>
        </w:r>
        <w:r w:rsidR="001D3A4E" w:rsidRPr="003C38C3">
          <w:rPr>
            <w:i/>
          </w:rPr>
          <w:t>env</w:t>
        </w:r>
        <w:r w:rsidR="001D3A4E">
          <w:t xml:space="preserve"> as the </w:t>
        </w:r>
        <w:r w:rsidR="001D3A4E">
          <w:rPr>
            <w:i/>
          </w:rPr>
          <w:t>env</w:t>
        </w:r>
        <w:r w:rsidR="001D3A4E" w:rsidRPr="001D3A4E">
          <w:t xml:space="preserve"> </w:t>
        </w:r>
        <w:r w:rsidR="001D3A4E">
          <w:t>parameter</w:t>
        </w:r>
        <w:r w:rsidR="005D3876">
          <w:t>,</w:t>
        </w:r>
      </w:ins>
      <w:ins w:id="5092" w:author="Rev 3 Allen Wirfs-Brock" w:date="2011-09-11T13:08:00Z">
        <w:r>
          <w:t xml:space="preserve"> and </w:t>
        </w:r>
        <w:r>
          <w:rPr>
            <w:i/>
          </w:rPr>
          <w:t>listNext</w:t>
        </w:r>
        <w:r>
          <w:t>+</w:t>
        </w:r>
        <w:r w:rsidRPr="00217172">
          <w:rPr>
            <w:i/>
          </w:rPr>
          <w:t>skip</w:t>
        </w:r>
        <w:r>
          <w:t xml:space="preserve"> as the </w:t>
        </w:r>
        <w:r w:rsidRPr="001650F4">
          <w:rPr>
            <w:i/>
          </w:rPr>
          <w:t>index</w:t>
        </w:r>
        <w:r>
          <w:t xml:space="preserve"> parameter.</w:t>
        </w:r>
      </w:ins>
    </w:p>
    <w:p w14:paraId="7F09369C" w14:textId="77777777" w:rsidR="007E2957" w:rsidRDefault="007E2957" w:rsidP="00B47642">
      <w:pPr>
        <w:pStyle w:val="Alg3"/>
        <w:numPr>
          <w:ilvl w:val="0"/>
          <w:numId w:val="583"/>
        </w:numPr>
        <w:spacing w:after="220"/>
        <w:rPr>
          <w:ins w:id="5093" w:author="Rev 3 Allen Wirfs-Brock" w:date="2011-09-11T13:08:00Z"/>
        </w:rPr>
      </w:pPr>
      <w:ins w:id="5094" w:author="Rev 3 Allen Wirfs-Brock" w:date="2011-09-11T13:08:00Z">
        <w:r>
          <w:t xml:space="preserve">Return </w:t>
        </w:r>
        <w:r>
          <w:rPr>
            <w:i/>
          </w:rPr>
          <w:t>listNext</w:t>
        </w:r>
        <w:r>
          <w:t>+</w:t>
        </w:r>
        <w:r w:rsidRPr="00217172">
          <w:rPr>
            <w:i/>
          </w:rPr>
          <w:t>skip</w:t>
        </w:r>
        <w:r>
          <w:rPr>
            <w:i/>
          </w:rPr>
          <w:t>+</w:t>
        </w:r>
        <w:r w:rsidRPr="009D0E93">
          <w:t>1</w:t>
        </w:r>
        <w:r>
          <w:t>.</w:t>
        </w:r>
      </w:ins>
    </w:p>
    <w:p w14:paraId="1F80E913" w14:textId="77777777" w:rsidR="00B24B13" w:rsidRDefault="00B24B13" w:rsidP="00B24B13">
      <w:pPr>
        <w:rPr>
          <w:ins w:id="5095" w:author="Allen Wirfs-Brock" w:date="2011-07-11T15:33:00Z"/>
        </w:rPr>
      </w:pPr>
      <w:ins w:id="5096" w:author="Allen Wirfs-Brock" w:date="2011-07-11T15:33:00Z">
        <w:r>
          <w:t xml:space="preserve">The </w:t>
        </w:r>
        <w:r>
          <w:rPr>
            <w:rFonts w:ascii="Times New Roman" w:eastAsia="Times New Roman" w:hAnsi="Times New Roman"/>
            <w:spacing w:val="6"/>
            <w:lang w:eastAsia="en-US"/>
          </w:rPr>
          <w:t xml:space="preserve">BoundNames </w:t>
        </w:r>
        <w:r>
          <w:t>of the</w:t>
        </w:r>
        <w:r w:rsidRPr="006D7E13">
          <w:t xml:space="preserve"> </w:t>
        </w:r>
        <w:r>
          <w:t>production</w:t>
        </w:r>
      </w:ins>
      <w:ins w:id="5097" w:author="Rev 3 Allen Wirfs-Brock" w:date="2011-09-22T16:09:00Z">
        <w:r w:rsidR="00DB2564">
          <w:t>s</w:t>
        </w:r>
      </w:ins>
      <w:ins w:id="5098" w:author="Allen Wirfs-Brock" w:date="2011-07-11T15:33:00Z">
        <w:del w:id="5099" w:author="Rev 3 Allen Wirfs-Brock" w:date="2011-09-21T18:06:00Z">
          <w:r w:rsidDel="00DD09F5">
            <w:delText>s</w:delText>
          </w:r>
        </w:del>
        <w:r>
          <w:t xml:space="preserve">  </w:t>
        </w:r>
      </w:ins>
      <w:ins w:id="5100" w:author="Allen Wirfs-Brock" w:date="2011-07-11T15:34:00Z">
        <w:r>
          <w:rPr>
            <w:rStyle w:val="bnf"/>
          </w:rPr>
          <w:t xml:space="preserve">BindingProperty </w:t>
        </w:r>
      </w:ins>
      <w:ins w:id="5101" w:author="Allen Wirfs-Brock" w:date="2011-07-11T15:33:00Z">
        <w:r>
          <w:rPr>
            <w:b/>
          </w:rPr>
          <w:t>:</w:t>
        </w:r>
        <w:r>
          <w:t xml:space="preserve"> </w:t>
        </w:r>
      </w:ins>
      <w:ins w:id="5102" w:author="Rev 3 Allen Wirfs-Brock" w:date="2011-09-01T13:49:00Z">
        <w:r w:rsidR="00B678FE" w:rsidRPr="00B678FE">
          <w:rPr>
            <w:rFonts w:ascii="Times New Roman" w:hAnsi="Times New Roman"/>
            <w:i/>
          </w:rPr>
          <w:t>SingleNameBinding</w:t>
        </w:r>
        <w:r w:rsidR="00B678FE" w:rsidRPr="00B678FE" w:rsidDel="00B678FE">
          <w:rPr>
            <w:rFonts w:ascii="Times New Roman" w:hAnsi="Times New Roman"/>
            <w:i/>
          </w:rPr>
          <w:t xml:space="preserve"> </w:t>
        </w:r>
      </w:ins>
      <w:ins w:id="5103" w:author="Allen Wirfs-Brock" w:date="2011-07-11T15:34:00Z">
        <w:del w:id="5104" w:author="Rev 3 Allen Wirfs-Brock" w:date="2011-09-01T13:49:00Z">
          <w:r w:rsidDel="00B678FE">
            <w:rPr>
              <w:rStyle w:val="bnf"/>
            </w:rPr>
            <w:delText>Identifier</w:delText>
          </w:r>
        </w:del>
      </w:ins>
      <w:ins w:id="5105" w:author="Allen Wirfs-Brock" w:date="2011-07-11T15:33:00Z">
        <w:r w:rsidRPr="00992216">
          <w:t xml:space="preserve"> </w:t>
        </w:r>
      </w:ins>
      <w:ins w:id="5106" w:author="Rev 3 Allen Wirfs-Brock" w:date="2011-09-22T16:09:00Z">
        <w:r w:rsidR="00DB2564">
          <w:t>and</w:t>
        </w:r>
      </w:ins>
      <w:ins w:id="5107" w:author="Rev 3 Allen Wirfs-Brock" w:date="2011-09-21T18:07:00Z">
        <w:r w:rsidR="00DD09F5" w:rsidRPr="00DD09F5">
          <w:t xml:space="preserve"> </w:t>
        </w:r>
      </w:ins>
      <w:ins w:id="5108" w:author="Rev 3 Allen Wirfs-Brock" w:date="2011-08-31T12:34:00Z">
        <w:r w:rsidR="007604E3">
          <w:rPr>
            <w:rStyle w:val="bnf"/>
          </w:rPr>
          <w:t xml:space="preserve">BindingProperty </w:t>
        </w:r>
        <w:r w:rsidR="007604E3">
          <w:rPr>
            <w:b/>
          </w:rPr>
          <w:t>:</w:t>
        </w:r>
        <w:r w:rsidR="007604E3">
          <w:t xml:space="preserve"> </w:t>
        </w:r>
      </w:ins>
      <w:ins w:id="5109" w:author="Rev 3 Allen Wirfs-Brock" w:date="2011-08-31T12:35:00Z">
        <w:r w:rsidR="007604E3" w:rsidRPr="005451AB">
          <w:rPr>
            <w:rStyle w:val="bnf"/>
          </w:rPr>
          <w:t>PropertyName</w:t>
        </w:r>
        <w:r w:rsidR="007604E3">
          <w:t xml:space="preserve"> </w:t>
        </w:r>
        <w:r w:rsidR="007604E3" w:rsidRPr="005451AB">
          <w:rPr>
            <w:rFonts w:ascii="Courier New" w:hAnsi="Courier New" w:cs="Courier New"/>
            <w:b/>
          </w:rPr>
          <w:t>:</w:t>
        </w:r>
        <w:r w:rsidR="007604E3">
          <w:t xml:space="preserve"> </w:t>
        </w:r>
      </w:ins>
      <w:ins w:id="5110" w:author="Rev 3 Allen Wirfs-Brock" w:date="2011-09-01T13:49:00Z">
        <w:r w:rsidR="00B678FE" w:rsidRPr="00B678FE">
          <w:rPr>
            <w:rFonts w:ascii="Times New Roman" w:hAnsi="Times New Roman"/>
            <w:i/>
          </w:rPr>
          <w:t>SingleNameBinding</w:t>
        </w:r>
        <w:r w:rsidR="00B678FE">
          <w:t xml:space="preserve"> </w:t>
        </w:r>
      </w:ins>
      <w:ins w:id="5111" w:author="Allen Wirfs-Brock" w:date="2011-07-11T15:33:00Z">
        <w:del w:id="5112" w:author="Rev 3 Allen Wirfs-Brock" w:date="2011-09-22T16:09:00Z">
          <w:r w:rsidDel="00DB2564">
            <w:delText xml:space="preserve">and </w:delText>
          </w:r>
        </w:del>
      </w:ins>
      <w:ins w:id="5113" w:author="Allen Wirfs-Brock" w:date="2011-07-11T15:34:00Z">
        <w:del w:id="5114" w:author="Rev 3 Allen Wirfs-Brock" w:date="2011-09-22T16:09:00Z">
          <w:r w:rsidRPr="009F05FF" w:rsidDel="00DB2564">
            <w:rPr>
              <w:rStyle w:val="bnf"/>
            </w:rPr>
            <w:delText>Binding</w:delText>
          </w:r>
          <w:r w:rsidDel="00DB2564">
            <w:rPr>
              <w:rStyle w:val="bnf"/>
            </w:rPr>
            <w:delText>Element</w:delText>
          </w:r>
        </w:del>
      </w:ins>
      <w:ins w:id="5115" w:author="Allen Wirfs-Brock" w:date="2011-07-11T15:37:00Z">
        <w:del w:id="5116" w:author="Rev 3 Allen Wirfs-Brock" w:date="2011-09-22T16:09:00Z">
          <w:r w:rsidDel="00DB2564">
            <w:rPr>
              <w:rStyle w:val="bnf"/>
            </w:rPr>
            <w:delText xml:space="preserve"> </w:delText>
          </w:r>
        </w:del>
      </w:ins>
      <w:ins w:id="5117" w:author="Allen Wirfs-Brock" w:date="2011-07-11T15:33:00Z">
        <w:del w:id="5118" w:author="Rev 3 Allen Wirfs-Brock" w:date="2011-09-22T16:09:00Z">
          <w:r w:rsidDel="00DB2564">
            <w:rPr>
              <w:b/>
            </w:rPr>
            <w:delText>:</w:delText>
          </w:r>
          <w:r w:rsidDel="00DB2564">
            <w:delText xml:space="preserve"> </w:delText>
          </w:r>
        </w:del>
      </w:ins>
      <w:ins w:id="5119" w:author="Allen Wirfs-Brock" w:date="2011-07-11T15:35:00Z">
        <w:del w:id="5120" w:author="Rev 3 Allen Wirfs-Brock" w:date="2011-09-01T13:50:00Z">
          <w:r w:rsidDel="00B678FE">
            <w:rPr>
              <w:rStyle w:val="bnf"/>
            </w:rPr>
            <w:delText>Identifier</w:delText>
          </w:r>
        </w:del>
      </w:ins>
      <w:ins w:id="5121" w:author="Allen Wirfs-Brock" w:date="2011-07-11T15:33:00Z">
        <w:del w:id="5122" w:author="Rev 3 Allen Wirfs-Brock" w:date="2011-09-01T13:50:00Z">
          <w:r w:rsidDel="00B678FE">
            <w:rPr>
              <w:rStyle w:val="bnf"/>
              <w:rFonts w:ascii="Courier New" w:hAnsi="Courier New" w:cs="Courier New"/>
              <w:b/>
              <w:i w:val="0"/>
            </w:rPr>
            <w:delText xml:space="preserve"> </w:delText>
          </w:r>
        </w:del>
        <w:r>
          <w:t>is determined as follows:</w:t>
        </w:r>
      </w:ins>
      <w:ins w:id="5123" w:author="Rev 3 Allen Wirfs-Brock" w:date="2011-08-31T12:33:00Z">
        <w:r w:rsidR="007604E3">
          <w:t xml:space="preserve"> </w:t>
        </w:r>
      </w:ins>
    </w:p>
    <w:p w14:paraId="2F7A2EAF" w14:textId="77777777" w:rsidR="00B24B13" w:rsidRDefault="00B24B13" w:rsidP="00B24B13">
      <w:pPr>
        <w:pStyle w:val="Alg4"/>
        <w:numPr>
          <w:ilvl w:val="0"/>
          <w:numId w:val="464"/>
        </w:numPr>
        <w:spacing w:after="220"/>
        <w:contextualSpacing/>
        <w:rPr>
          <w:ins w:id="5124" w:author="Allen Wirfs-Brock" w:date="2011-07-11T15:33:00Z"/>
        </w:rPr>
      </w:pPr>
      <w:ins w:id="5125" w:author="Allen Wirfs-Brock" w:date="2011-07-11T15:33:00Z">
        <w:r>
          <w:t xml:space="preserve">Return the BoundNames of </w:t>
        </w:r>
      </w:ins>
      <w:ins w:id="5126" w:author="Rev 3 Allen Wirfs-Brock" w:date="2011-09-01T13:50:00Z">
        <w:r w:rsidR="00B678FE" w:rsidRPr="00B678FE">
          <w:rPr>
            <w:i/>
          </w:rPr>
          <w:t>SingleNameBinding</w:t>
        </w:r>
        <w:r w:rsidR="00B678FE" w:rsidDel="00B678FE">
          <w:rPr>
            <w:rStyle w:val="bnf"/>
          </w:rPr>
          <w:t xml:space="preserve"> </w:t>
        </w:r>
      </w:ins>
      <w:ins w:id="5127" w:author="Allen Wirfs-Brock" w:date="2011-07-11T15:35:00Z">
        <w:del w:id="5128" w:author="Rev 3 Allen Wirfs-Brock" w:date="2011-09-01T13:50:00Z">
          <w:r w:rsidDel="00B678FE">
            <w:rPr>
              <w:rStyle w:val="bnf"/>
            </w:rPr>
            <w:delText>Identifier</w:delText>
          </w:r>
        </w:del>
      </w:ins>
      <w:ins w:id="5129" w:author="Allen Wirfs-Brock" w:date="2011-07-11T15:33:00Z">
        <w:r>
          <w:t>.</w:t>
        </w:r>
      </w:ins>
    </w:p>
    <w:p w14:paraId="7D5DAC90" w14:textId="77777777" w:rsidR="00A52E6B" w:rsidRDefault="00A52E6B" w:rsidP="00A52E6B">
      <w:pPr>
        <w:rPr>
          <w:ins w:id="5130" w:author="Rev 3 Allen Wirfs-Brock" w:date="2011-09-21T17:23:00Z"/>
        </w:rPr>
      </w:pPr>
      <w:ins w:id="5131" w:author="Rev 3 Allen Wirfs-Brock" w:date="2011-09-21T17:23:00Z">
        <w:r>
          <w:t xml:space="preserve">The production </w:t>
        </w:r>
      </w:ins>
      <w:ins w:id="5132" w:author="Rev 3 Allen Wirfs-Brock" w:date="2011-09-21T17:24:00Z">
        <w:r>
          <w:rPr>
            <w:rStyle w:val="bnf"/>
          </w:rPr>
          <w:t xml:space="preserve">BindingProperty </w:t>
        </w:r>
        <w:r>
          <w:rPr>
            <w:b/>
          </w:rPr>
          <w:t>:</w:t>
        </w:r>
        <w:r>
          <w:t xml:space="preserve"> </w:t>
        </w:r>
        <w:r w:rsidRPr="00B678FE">
          <w:rPr>
            <w:rFonts w:ascii="Times New Roman" w:hAnsi="Times New Roman"/>
            <w:i/>
          </w:rPr>
          <w:t>SingleNameBinding</w:t>
        </w:r>
      </w:ins>
      <w:ins w:id="5133" w:author="Rev 3 Allen Wirfs-Brock" w:date="2011-09-21T17:23:00Z">
        <w:r>
          <w:t xml:space="preserve"> is evaluated with the parameters </w:t>
        </w:r>
        <w:r>
          <w:rPr>
            <w:rStyle w:val="bnf"/>
          </w:rPr>
          <w:t>obj</w:t>
        </w:r>
        <w:r>
          <w:t xml:space="preserve"> and </w:t>
        </w:r>
      </w:ins>
      <w:ins w:id="5134" w:author="Rev 3 Allen Wirfs-Brock" w:date="2011-09-21T17:25:00Z">
        <w:r>
          <w:rPr>
            <w:rFonts w:ascii="Times New Roman" w:eastAsia="Times New Roman" w:hAnsi="Times New Roman"/>
            <w:i/>
            <w:spacing w:val="6"/>
            <w:lang w:eastAsia="en-US"/>
          </w:rPr>
          <w:t>env</w:t>
        </w:r>
        <w:r>
          <w:t xml:space="preserve"> </w:t>
        </w:r>
      </w:ins>
      <w:ins w:id="5135" w:author="Rev 3 Allen Wirfs-Brock" w:date="2011-09-21T17:23:00Z">
        <w:r>
          <w:t>as follows:</w:t>
        </w:r>
      </w:ins>
    </w:p>
    <w:p w14:paraId="0DB20AF9" w14:textId="77777777" w:rsidR="00A52E6B" w:rsidRDefault="00A52E6B" w:rsidP="00A52E6B">
      <w:pPr>
        <w:pStyle w:val="Alg3"/>
        <w:numPr>
          <w:ilvl w:val="0"/>
          <w:numId w:val="584"/>
        </w:numPr>
        <w:rPr>
          <w:ins w:id="5136" w:author="Rev 3 Allen Wirfs-Brock" w:date="2011-09-21T17:23:00Z"/>
        </w:rPr>
      </w:pPr>
      <w:ins w:id="5137" w:author="Rev 3 Allen Wirfs-Brock" w:date="2011-09-21T17:23:00Z">
        <w:r>
          <w:t xml:space="preserve">Let </w:t>
        </w:r>
      </w:ins>
      <w:ins w:id="5138" w:author="Rev 3 Allen Wirfs-Brock" w:date="2011-09-21T17:29:00Z">
        <w:r>
          <w:rPr>
            <w:i/>
          </w:rPr>
          <w:t>name</w:t>
        </w:r>
      </w:ins>
      <w:ins w:id="5139" w:author="Rev 3 Allen Wirfs-Brock" w:date="2011-09-21T17:23:00Z">
        <w:r>
          <w:t xml:space="preserve"> be </w:t>
        </w:r>
      </w:ins>
      <w:ins w:id="5140" w:author="Rev 3 Allen Wirfs-Brock" w:date="2011-09-21T17:27:00Z">
        <w:r>
          <w:t>the</w:t>
        </w:r>
      </w:ins>
      <w:ins w:id="5141" w:author="Rev 3 Allen Wirfs-Brock" w:date="2011-09-21T17:36:00Z">
        <w:r w:rsidR="00057704">
          <w:t xml:space="preserve"> </w:t>
        </w:r>
        <w:r w:rsidR="00057704">
          <w:rPr>
            <w:i/>
          </w:rPr>
          <w:t>Identifier</w:t>
        </w:r>
        <w:r w:rsidR="00057704" w:rsidRPr="00B678FE">
          <w:rPr>
            <w:i/>
          </w:rPr>
          <w:t>Name</w:t>
        </w:r>
      </w:ins>
      <w:ins w:id="5142" w:author="Rev 3 Allen Wirfs-Brock" w:date="2011-09-21T17:27:00Z">
        <w:r>
          <w:t xml:space="preserve"> </w:t>
        </w:r>
      </w:ins>
      <w:ins w:id="5143" w:author="Rev 3 Allen Wirfs-Brock" w:date="2011-09-21T17:36:00Z">
        <w:r w:rsidR="00057704">
          <w:t xml:space="preserve">that is the </w:t>
        </w:r>
      </w:ins>
      <w:ins w:id="5144" w:author="Rev 3 Allen Wirfs-Brock" w:date="2011-09-21T17:32:00Z">
        <w:r w:rsidR="00057704">
          <w:t xml:space="preserve">only element of BoundNames of </w:t>
        </w:r>
      </w:ins>
      <w:ins w:id="5145" w:author="Rev 3 Allen Wirfs-Brock" w:date="2011-09-21T17:28:00Z">
        <w:r w:rsidRPr="00B678FE">
          <w:rPr>
            <w:i/>
          </w:rPr>
          <w:t>SingleNameBinding</w:t>
        </w:r>
      </w:ins>
      <w:ins w:id="5146" w:author="Rev 3 Allen Wirfs-Brock" w:date="2011-09-21T17:23:00Z">
        <w:r>
          <w:t>.</w:t>
        </w:r>
      </w:ins>
    </w:p>
    <w:p w14:paraId="025BB346" w14:textId="77777777" w:rsidR="00A52E6B" w:rsidRDefault="00A52E6B" w:rsidP="00A52E6B">
      <w:pPr>
        <w:pStyle w:val="Alg3"/>
        <w:numPr>
          <w:ilvl w:val="0"/>
          <w:numId w:val="584"/>
        </w:numPr>
        <w:rPr>
          <w:ins w:id="5147" w:author="Rev 3 Allen Wirfs-Brock" w:date="2011-09-21T17:23:00Z"/>
        </w:rPr>
      </w:pPr>
      <w:ins w:id="5148" w:author="Rev 3 Allen Wirfs-Brock" w:date="2011-09-21T17:23:00Z">
        <w:r>
          <w:t xml:space="preserve">Let </w:t>
        </w:r>
      </w:ins>
      <w:ins w:id="5149" w:author="Rev 3 Allen Wirfs-Brock" w:date="2011-09-21T17:40:00Z">
        <w:r w:rsidR="001A5A8A" w:rsidRPr="002276DA">
          <w:rPr>
            <w:i/>
          </w:rPr>
          <w:t>P</w:t>
        </w:r>
        <w:r w:rsidR="001A5A8A">
          <w:t xml:space="preserve"> be </w:t>
        </w:r>
      </w:ins>
      <w:ins w:id="5150" w:author="Rev 3 Allen Wirfs-Brock" w:date="2011-09-21T17:39:00Z">
        <w:r w:rsidR="00057704">
          <w:t xml:space="preserve">the </w:t>
        </w:r>
      </w:ins>
      <w:ins w:id="5151" w:author="Rev 3 Allen Wirfs-Brock" w:date="2011-09-21T18:18:00Z">
        <w:r w:rsidR="00EE35BA">
          <w:t>PropName</w:t>
        </w:r>
      </w:ins>
      <w:ins w:id="5152" w:author="Rev 3 Allen Wirfs-Brock" w:date="2011-09-21T17:39:00Z">
        <w:r w:rsidR="00057704">
          <w:t xml:space="preserve"> </w:t>
        </w:r>
      </w:ins>
      <w:ins w:id="5153" w:author="Rev 3 Allen Wirfs-Brock" w:date="2011-09-21T18:18:00Z">
        <w:r w:rsidR="00EE35BA">
          <w:t xml:space="preserve">of </w:t>
        </w:r>
      </w:ins>
      <w:ins w:id="5154" w:author="Rev 3 Allen Wirfs-Brock" w:date="2011-09-21T18:19:00Z">
        <w:r w:rsidR="00EE35BA">
          <w:rPr>
            <w:i/>
          </w:rPr>
          <w:t>name</w:t>
        </w:r>
      </w:ins>
      <w:ins w:id="5155" w:author="Rev 3 Allen Wirfs-Brock" w:date="2011-09-21T18:18:00Z">
        <w:r w:rsidR="00EE35BA">
          <w:t>.</w:t>
        </w:r>
      </w:ins>
    </w:p>
    <w:p w14:paraId="12F93C7B" w14:textId="77777777" w:rsidR="00A52E6B" w:rsidRPr="00332BA0" w:rsidRDefault="002F2B62" w:rsidP="00467AC7">
      <w:pPr>
        <w:pStyle w:val="Alg3"/>
        <w:numPr>
          <w:ilvl w:val="0"/>
          <w:numId w:val="584"/>
        </w:numPr>
        <w:spacing w:after="220"/>
        <w:rPr>
          <w:ins w:id="5156" w:author="Rev 3 Allen Wirfs-Brock" w:date="2011-09-21T17:23:00Z"/>
        </w:rPr>
      </w:pPr>
      <w:ins w:id="5157" w:author="Rev 3 Allen Wirfs-Brock" w:date="2011-09-21T17:59:00Z">
        <w:r>
          <w:t xml:space="preserve">Evaluate </w:t>
        </w:r>
        <w:r w:rsidRPr="00B678FE">
          <w:rPr>
            <w:i/>
          </w:rPr>
          <w:t>SingleNameBinding</w:t>
        </w:r>
        <w:r>
          <w:t xml:space="preserve"> using </w:t>
        </w:r>
      </w:ins>
      <w:ins w:id="5158" w:author="Rev 3 Allen Wirfs-Brock" w:date="2011-09-21T17:23:00Z">
        <w:r w:rsidR="00A52E6B">
          <w:t xml:space="preserve"> </w:t>
        </w:r>
      </w:ins>
      <w:ins w:id="5159" w:author="Rev 3 Allen Wirfs-Brock" w:date="2011-09-21T18:03:00Z">
        <w:r w:rsidR="00DD09F5">
          <w:rPr>
            <w:i/>
          </w:rPr>
          <w:t>P</w:t>
        </w:r>
      </w:ins>
      <w:ins w:id="5160" w:author="Rev 3 Allen Wirfs-Brock" w:date="2011-09-21T17:23:00Z">
        <w:r w:rsidR="00C3303B">
          <w:t>,</w:t>
        </w:r>
      </w:ins>
      <w:ins w:id="5161" w:author="Rev 3 Allen Wirfs-Brock" w:date="2011-09-21T18:00:00Z">
        <w:r w:rsidR="00C3303B">
          <w:rPr>
            <w:i/>
          </w:rPr>
          <w:t xml:space="preserve"> </w:t>
        </w:r>
      </w:ins>
      <w:ins w:id="5162" w:author="Rev 3 Allen Wirfs-Brock" w:date="2011-09-21T18:30:00Z">
        <w:r w:rsidR="00203662">
          <w:rPr>
            <w:rStyle w:val="bnf"/>
          </w:rPr>
          <w:t>obj</w:t>
        </w:r>
      </w:ins>
      <w:ins w:id="5163" w:author="Rev 3 Allen Wirfs-Brock" w:date="2011-09-21T18:29:00Z">
        <w:r w:rsidR="00807377">
          <w:t xml:space="preserve">, </w:t>
        </w:r>
      </w:ins>
      <w:ins w:id="5164" w:author="Rev 3 Allen Wirfs-Brock" w:date="2011-09-21T17:23:00Z">
        <w:r w:rsidR="00A52E6B">
          <w:t xml:space="preserve">and </w:t>
        </w:r>
        <w:r w:rsidR="00A52E6B" w:rsidRPr="00E96A32">
          <w:rPr>
            <w:i/>
          </w:rPr>
          <w:t>env</w:t>
        </w:r>
        <w:r w:rsidR="00A52E6B">
          <w:t xml:space="preserve"> as the</w:t>
        </w:r>
      </w:ins>
      <w:ins w:id="5165" w:author="Rev 3 Allen Wirfs-Brock" w:date="2011-09-21T18:00:00Z">
        <w:r w:rsidR="00C3303B">
          <w:t xml:space="preserve"> arguments</w:t>
        </w:r>
      </w:ins>
      <w:ins w:id="5166" w:author="Rev 3 Allen Wirfs-Brock" w:date="2011-09-21T17:23:00Z">
        <w:r w:rsidR="00A52E6B">
          <w:t>.</w:t>
        </w:r>
      </w:ins>
    </w:p>
    <w:p w14:paraId="7E91E910" w14:textId="77777777" w:rsidR="00DD09F5" w:rsidRDefault="00DD09F5" w:rsidP="00DD09F5">
      <w:pPr>
        <w:rPr>
          <w:ins w:id="5167" w:author="Rev 3 Allen Wirfs-Brock" w:date="2011-09-21T18:05:00Z"/>
        </w:rPr>
      </w:pPr>
      <w:ins w:id="5168" w:author="Rev 3 Allen Wirfs-Brock" w:date="2011-09-21T18:05:00Z">
        <w:r>
          <w:t xml:space="preserve">The production </w:t>
        </w:r>
      </w:ins>
      <w:ins w:id="5169" w:author="Rev 3 Allen Wirfs-Brock" w:date="2011-09-21T18:06:00Z">
        <w:r>
          <w:rPr>
            <w:rStyle w:val="bnf"/>
          </w:rPr>
          <w:t xml:space="preserve">BindingProperty </w:t>
        </w:r>
        <w:r>
          <w:rPr>
            <w:b/>
          </w:rPr>
          <w:t>:</w:t>
        </w:r>
        <w:r>
          <w:t xml:space="preserve"> </w:t>
        </w:r>
        <w:r w:rsidRPr="005451AB">
          <w:rPr>
            <w:rStyle w:val="bnf"/>
          </w:rPr>
          <w:t>PropertyName</w:t>
        </w:r>
        <w:r>
          <w:t xml:space="preserve"> </w:t>
        </w:r>
        <w:r w:rsidRPr="005451AB">
          <w:rPr>
            <w:rFonts w:ascii="Courier New" w:hAnsi="Courier New" w:cs="Courier New"/>
            <w:b/>
          </w:rPr>
          <w:t>:</w:t>
        </w:r>
        <w:r>
          <w:t xml:space="preserve"> </w:t>
        </w:r>
        <w:r w:rsidRPr="00B678FE">
          <w:rPr>
            <w:rFonts w:ascii="Times New Roman" w:hAnsi="Times New Roman"/>
            <w:i/>
          </w:rPr>
          <w:t>SingleNameBinding</w:t>
        </w:r>
      </w:ins>
      <w:ins w:id="5170" w:author="Rev 3 Allen Wirfs-Brock" w:date="2011-09-21T18:05:00Z">
        <w:r>
          <w:t xml:space="preserve"> is evaluated with the parameters </w:t>
        </w:r>
        <w:r>
          <w:rPr>
            <w:rStyle w:val="bnf"/>
          </w:rPr>
          <w:t>obj</w:t>
        </w:r>
        <w:r>
          <w:t xml:space="preserve"> and </w:t>
        </w:r>
        <w:r>
          <w:rPr>
            <w:rFonts w:ascii="Times New Roman" w:eastAsia="Times New Roman" w:hAnsi="Times New Roman"/>
            <w:i/>
            <w:spacing w:val="6"/>
            <w:lang w:eastAsia="en-US"/>
          </w:rPr>
          <w:t>env</w:t>
        </w:r>
        <w:r>
          <w:t xml:space="preserve"> as follows:</w:t>
        </w:r>
      </w:ins>
    </w:p>
    <w:p w14:paraId="3EA70C5D" w14:textId="77777777" w:rsidR="00DD09F5" w:rsidRDefault="00DD09F5" w:rsidP="00467AC7">
      <w:pPr>
        <w:pStyle w:val="Alg3"/>
        <w:numPr>
          <w:ilvl w:val="0"/>
          <w:numId w:val="591"/>
        </w:numPr>
        <w:rPr>
          <w:ins w:id="5171" w:author="Rev 3 Allen Wirfs-Brock" w:date="2011-09-21T18:05:00Z"/>
        </w:rPr>
      </w:pPr>
      <w:ins w:id="5172" w:author="Rev 3 Allen Wirfs-Brock" w:date="2011-09-21T18:05:00Z">
        <w:r>
          <w:t xml:space="preserve">Let </w:t>
        </w:r>
        <w:r w:rsidRPr="002276DA">
          <w:rPr>
            <w:i/>
          </w:rPr>
          <w:t>P</w:t>
        </w:r>
        <w:r>
          <w:t xml:space="preserve"> be the </w:t>
        </w:r>
      </w:ins>
      <w:ins w:id="5173" w:author="Rev 3 Allen Wirfs-Brock" w:date="2011-09-21T18:19:00Z">
        <w:r w:rsidR="00EE35BA">
          <w:t xml:space="preserve">PropName </w:t>
        </w:r>
      </w:ins>
      <w:ins w:id="5174" w:author="Rev 3 Allen Wirfs-Brock" w:date="2011-09-21T18:20:00Z">
        <w:r w:rsidR="00EE35BA">
          <w:t>of</w:t>
        </w:r>
      </w:ins>
      <w:ins w:id="5175" w:author="Rev 3 Allen Wirfs-Brock" w:date="2011-09-21T18:05:00Z">
        <w:r>
          <w:t xml:space="preserve"> </w:t>
        </w:r>
      </w:ins>
      <w:ins w:id="5176" w:author="Rev 3 Allen Wirfs-Brock" w:date="2011-09-21T18:20:00Z">
        <w:r w:rsidR="00EE35BA" w:rsidRPr="005451AB">
          <w:rPr>
            <w:rStyle w:val="bnf"/>
          </w:rPr>
          <w:t>PropertyName</w:t>
        </w:r>
      </w:ins>
    </w:p>
    <w:p w14:paraId="299227E0" w14:textId="77777777" w:rsidR="00DD09F5" w:rsidRDefault="00DD09F5" w:rsidP="00467AC7">
      <w:pPr>
        <w:pStyle w:val="Alg3"/>
        <w:numPr>
          <w:ilvl w:val="0"/>
          <w:numId w:val="591"/>
        </w:numPr>
        <w:spacing w:after="220"/>
        <w:rPr>
          <w:ins w:id="5177" w:author="Rev 3 Allen Wirfs-Brock" w:date="2011-09-21T18:05:00Z"/>
        </w:rPr>
      </w:pPr>
      <w:ins w:id="5178" w:author="Rev 3 Allen Wirfs-Brock" w:date="2011-09-21T18:05:00Z">
        <w:r>
          <w:t xml:space="preserve">Evaluate </w:t>
        </w:r>
        <w:r w:rsidRPr="00B678FE">
          <w:rPr>
            <w:i/>
          </w:rPr>
          <w:t>SingleNameBinding</w:t>
        </w:r>
        <w:r>
          <w:t xml:space="preserve"> using  </w:t>
        </w:r>
        <w:r>
          <w:rPr>
            <w:i/>
          </w:rPr>
          <w:t>P</w:t>
        </w:r>
        <w:r>
          <w:t>,</w:t>
        </w:r>
        <w:r>
          <w:rPr>
            <w:i/>
          </w:rPr>
          <w:t xml:space="preserve"> </w:t>
        </w:r>
      </w:ins>
      <w:ins w:id="5179" w:author="Rev 3 Allen Wirfs-Brock" w:date="2011-09-21T18:30:00Z">
        <w:r w:rsidR="00807377">
          <w:rPr>
            <w:rStyle w:val="bnf"/>
          </w:rPr>
          <w:t>obj</w:t>
        </w:r>
      </w:ins>
      <w:ins w:id="5180" w:author="Rev 3 Allen Wirfs-Brock" w:date="2011-09-21T18:31:00Z">
        <w:r w:rsidR="00203662">
          <w:t>,</w:t>
        </w:r>
      </w:ins>
      <w:ins w:id="5181" w:author="Rev 3 Allen Wirfs-Brock" w:date="2011-09-21T18:05:00Z">
        <w:r>
          <w:t xml:space="preserve"> and </w:t>
        </w:r>
        <w:r w:rsidRPr="00E96A32">
          <w:rPr>
            <w:i/>
          </w:rPr>
          <w:t>env</w:t>
        </w:r>
        <w:r>
          <w:t xml:space="preserve"> as the arguments.</w:t>
        </w:r>
      </w:ins>
    </w:p>
    <w:p w14:paraId="671078EA" w14:textId="77777777" w:rsidR="00AA404C" w:rsidRDefault="00AA404C" w:rsidP="00AA404C">
      <w:pPr>
        <w:rPr>
          <w:ins w:id="5182" w:author="Allen Wirfs-Brock" w:date="2011-07-11T15:40:00Z"/>
        </w:rPr>
      </w:pPr>
      <w:ins w:id="5183" w:author="Allen Wirfs-Brock" w:date="2011-07-11T15:40:00Z">
        <w:r>
          <w:t xml:space="preserve">The </w:t>
        </w:r>
        <w:r>
          <w:rPr>
            <w:rFonts w:ascii="Times New Roman" w:eastAsia="Times New Roman" w:hAnsi="Times New Roman"/>
            <w:spacing w:val="6"/>
            <w:lang w:eastAsia="en-US"/>
          </w:rPr>
          <w:t xml:space="preserve">BoundNames </w:t>
        </w:r>
        <w:r>
          <w:t>of the</w:t>
        </w:r>
        <w:r w:rsidRPr="006D7E13">
          <w:t xml:space="preserve"> </w:t>
        </w:r>
        <w:r>
          <w:t>production</w:t>
        </w:r>
        <w:del w:id="5184" w:author="Rev 3 Allen Wirfs-Brock" w:date="2011-09-22T16:38:00Z">
          <w:r w:rsidDel="00A15A12">
            <w:delText>s</w:delText>
          </w:r>
        </w:del>
        <w:r>
          <w:t xml:space="preserve">  </w:t>
        </w:r>
        <w:r>
          <w:rPr>
            <w:rStyle w:val="bnf"/>
          </w:rPr>
          <w:t xml:space="preserve">BindingProperty </w:t>
        </w:r>
        <w:r>
          <w:rPr>
            <w:b/>
          </w:rPr>
          <w:t>:</w:t>
        </w:r>
        <w:r>
          <w:t xml:space="preserve"> </w:t>
        </w:r>
      </w:ins>
      <w:ins w:id="5185" w:author="Allen Wirfs-Brock" w:date="2011-07-11T15:41:00Z">
        <w:r w:rsidR="005451AB" w:rsidRPr="005451AB">
          <w:rPr>
            <w:rStyle w:val="bnf"/>
          </w:rPr>
          <w:t>PropertyName</w:t>
        </w:r>
        <w:r w:rsidR="005451AB">
          <w:t xml:space="preserve"> </w:t>
        </w:r>
      </w:ins>
      <w:ins w:id="5186" w:author="Allen Wirfs-Brock" w:date="2011-07-11T15:42:00Z">
        <w:r w:rsidR="005451AB" w:rsidRPr="005451AB">
          <w:rPr>
            <w:rFonts w:ascii="Courier New" w:hAnsi="Courier New" w:cs="Courier New"/>
            <w:b/>
          </w:rPr>
          <w:t>:</w:t>
        </w:r>
      </w:ins>
      <w:ins w:id="5187" w:author="Allen Wirfs-Brock" w:date="2011-07-11T15:41:00Z">
        <w:r w:rsidR="005451AB">
          <w:t xml:space="preserve"> </w:t>
        </w:r>
        <w:r>
          <w:rPr>
            <w:rStyle w:val="bnf"/>
          </w:rPr>
          <w:t>BindingPattern</w:t>
        </w:r>
      </w:ins>
      <w:ins w:id="5188" w:author="Rev 3 Allen Wirfs-Brock" w:date="2011-08-31T11:02:00Z">
        <w:r w:rsidR="00471F4A">
          <w:rPr>
            <w:rStyle w:val="bnf"/>
          </w:rPr>
          <w:t xml:space="preserve"> </w:t>
        </w:r>
        <w:r w:rsidR="00471F4A" w:rsidRPr="00471F4A">
          <w:rPr>
            <w:rFonts w:ascii="Times New Roman" w:hAnsi="Times New Roman"/>
            <w:i/>
          </w:rPr>
          <w:t>Initialiser</w:t>
        </w:r>
        <w:r w:rsidR="00471F4A" w:rsidRPr="00471F4A">
          <w:rPr>
            <w:rFonts w:ascii="Times New Roman" w:hAnsi="Times New Roman"/>
            <w:vertAlign w:val="subscript"/>
          </w:rPr>
          <w:t>opt</w:t>
        </w:r>
      </w:ins>
      <w:ins w:id="5189" w:author="Allen Wirfs-Brock" w:date="2011-07-11T15:40:00Z">
        <w:r w:rsidRPr="00992216">
          <w:t xml:space="preserve"> </w:t>
        </w:r>
        <w:del w:id="5190" w:author="Rev 3 Allen Wirfs-Brock" w:date="2011-09-22T16:38:00Z">
          <w:r w:rsidDel="00A15A12">
            <w:delText xml:space="preserve">and </w:delText>
          </w:r>
          <w:r w:rsidRPr="009F05FF" w:rsidDel="00A15A12">
            <w:rPr>
              <w:rStyle w:val="bnf"/>
            </w:rPr>
            <w:delText>Binding</w:delText>
          </w:r>
          <w:r w:rsidDel="00A15A12">
            <w:rPr>
              <w:rStyle w:val="bnf"/>
            </w:rPr>
            <w:delText xml:space="preserve">Element </w:delText>
          </w:r>
          <w:r w:rsidDel="00A15A12">
            <w:rPr>
              <w:b/>
            </w:rPr>
            <w:delText>:</w:delText>
          </w:r>
          <w:r w:rsidDel="00A15A12">
            <w:delText xml:space="preserve"> </w:delText>
          </w:r>
        </w:del>
      </w:ins>
      <w:ins w:id="5191" w:author="Allen Wirfs-Brock" w:date="2011-07-11T15:43:00Z">
        <w:del w:id="5192" w:author="Rev 3 Allen Wirfs-Brock" w:date="2011-09-22T16:38:00Z">
          <w:r w:rsidR="005451AB" w:rsidDel="00A15A12">
            <w:rPr>
              <w:rStyle w:val="bnf"/>
            </w:rPr>
            <w:delText>BindingPattern</w:delText>
          </w:r>
          <w:r w:rsidR="005451AB" w:rsidRPr="00992216" w:rsidDel="00A15A12">
            <w:delText xml:space="preserve"> </w:delText>
          </w:r>
        </w:del>
      </w:ins>
      <w:ins w:id="5193" w:author="Allen Wirfs-Brock" w:date="2011-07-11T15:40:00Z">
        <w:r>
          <w:t>is determined as follows:</w:t>
        </w:r>
      </w:ins>
    </w:p>
    <w:p w14:paraId="7DFBA037" w14:textId="77777777" w:rsidR="00AA404C" w:rsidRDefault="00AA404C" w:rsidP="005451AB">
      <w:pPr>
        <w:pStyle w:val="Alg4"/>
        <w:numPr>
          <w:ilvl w:val="0"/>
          <w:numId w:val="465"/>
        </w:numPr>
        <w:spacing w:after="220"/>
        <w:contextualSpacing/>
        <w:rPr>
          <w:ins w:id="5194" w:author="Allen Wirfs-Brock" w:date="2011-07-11T15:40:00Z"/>
        </w:rPr>
      </w:pPr>
      <w:ins w:id="5195" w:author="Allen Wirfs-Brock" w:date="2011-07-11T15:40:00Z">
        <w:r>
          <w:t xml:space="preserve">Return the BoundNames of </w:t>
        </w:r>
      </w:ins>
      <w:ins w:id="5196" w:author="Allen Wirfs-Brock" w:date="2011-07-11T15:43:00Z">
        <w:r w:rsidR="005451AB">
          <w:rPr>
            <w:rStyle w:val="bnf"/>
          </w:rPr>
          <w:t>BindingPattern</w:t>
        </w:r>
      </w:ins>
      <w:ins w:id="5197" w:author="Allen Wirfs-Brock" w:date="2011-07-11T15:40:00Z">
        <w:r>
          <w:t>.</w:t>
        </w:r>
      </w:ins>
    </w:p>
    <w:p w14:paraId="393E5DCF" w14:textId="77777777" w:rsidR="000D60F8" w:rsidRDefault="000D60F8" w:rsidP="000D60F8">
      <w:pPr>
        <w:rPr>
          <w:ins w:id="5198" w:author="Rev 3 Allen Wirfs-Brock" w:date="2011-09-22T15:12:00Z"/>
        </w:rPr>
      </w:pPr>
      <w:ins w:id="5199" w:author="Rev 3 Allen Wirfs-Brock" w:date="2011-09-22T15:12:00Z">
        <w:r>
          <w:t xml:space="preserve">The production </w:t>
        </w:r>
        <w:r>
          <w:rPr>
            <w:rStyle w:val="bnf"/>
          </w:rPr>
          <w:t xml:space="preserve">BindingProperty </w:t>
        </w:r>
        <w:r>
          <w:rPr>
            <w:b/>
          </w:rPr>
          <w:t>:</w:t>
        </w:r>
        <w:r>
          <w:t xml:space="preserve"> </w:t>
        </w:r>
        <w:r w:rsidRPr="005451AB">
          <w:rPr>
            <w:rStyle w:val="bnf"/>
          </w:rPr>
          <w:t>PropertyName</w:t>
        </w:r>
        <w:r>
          <w:t xml:space="preserve"> </w:t>
        </w:r>
        <w:r w:rsidRPr="005451AB">
          <w:rPr>
            <w:rFonts w:ascii="Courier New" w:hAnsi="Courier New" w:cs="Courier New"/>
            <w:b/>
          </w:rPr>
          <w:t>:</w:t>
        </w:r>
        <w:r>
          <w:t xml:space="preserve"> </w:t>
        </w:r>
        <w:r>
          <w:rPr>
            <w:rStyle w:val="bnf"/>
          </w:rPr>
          <w:t xml:space="preserve">BindingPattern </w:t>
        </w:r>
        <w:r w:rsidRPr="00471F4A">
          <w:rPr>
            <w:rFonts w:ascii="Times New Roman" w:hAnsi="Times New Roman"/>
            <w:i/>
          </w:rPr>
          <w:t>Initialiser</w:t>
        </w:r>
        <w:r w:rsidRPr="00471F4A">
          <w:rPr>
            <w:rFonts w:ascii="Times New Roman" w:hAnsi="Times New Roman"/>
            <w:vertAlign w:val="subscript"/>
          </w:rPr>
          <w:t>opt</w:t>
        </w:r>
        <w:r>
          <w:t xml:space="preserve"> is evaluated </w:t>
        </w:r>
      </w:ins>
      <w:ins w:id="5200" w:author="Rev 3 Allen Wirfs-Brock" w:date="2011-09-22T15:18:00Z">
        <w:r w:rsidR="00892C42">
          <w:t xml:space="preserve">with the parameters </w:t>
        </w:r>
        <w:r w:rsidR="00892C42">
          <w:rPr>
            <w:rStyle w:val="bnf"/>
          </w:rPr>
          <w:t>obj</w:t>
        </w:r>
        <w:r w:rsidR="00892C42">
          <w:t xml:space="preserve"> and </w:t>
        </w:r>
        <w:r w:rsidR="00892C42">
          <w:rPr>
            <w:rFonts w:ascii="Times New Roman" w:eastAsia="Times New Roman" w:hAnsi="Times New Roman"/>
            <w:i/>
            <w:spacing w:val="6"/>
            <w:lang w:eastAsia="en-US"/>
          </w:rPr>
          <w:t>env</w:t>
        </w:r>
        <w:r w:rsidR="00892C42">
          <w:t xml:space="preserve"> </w:t>
        </w:r>
      </w:ins>
      <w:ins w:id="5201" w:author="Rev 3 Allen Wirfs-Brock" w:date="2011-09-22T15:12:00Z">
        <w:r>
          <w:t>as follows:</w:t>
        </w:r>
      </w:ins>
    </w:p>
    <w:p w14:paraId="28A1A38B" w14:textId="77777777" w:rsidR="000D60F8" w:rsidRDefault="000D60F8" w:rsidP="00892C42">
      <w:pPr>
        <w:pStyle w:val="Alg2"/>
        <w:numPr>
          <w:ilvl w:val="0"/>
          <w:numId w:val="596"/>
        </w:numPr>
        <w:rPr>
          <w:ins w:id="5202" w:author="Rev 3 Allen Wirfs-Brock" w:date="2011-09-22T15:14:00Z"/>
        </w:rPr>
      </w:pPr>
      <w:ins w:id="5203" w:author="Rev 3 Allen Wirfs-Brock" w:date="2011-09-22T15:14:00Z">
        <w:r>
          <w:t xml:space="preserve">Let </w:t>
        </w:r>
      </w:ins>
      <w:ins w:id="5204" w:author="Rev 3 Allen Wirfs-Brock" w:date="2011-09-22T15:22:00Z">
        <w:r w:rsidR="00892C42" w:rsidRPr="002276DA">
          <w:rPr>
            <w:i/>
          </w:rPr>
          <w:t>P</w:t>
        </w:r>
        <w:r w:rsidR="00892C42">
          <w:rPr>
            <w:i/>
          </w:rPr>
          <w:t xml:space="preserve"> </w:t>
        </w:r>
      </w:ins>
      <w:ins w:id="5205" w:author="Rev 3 Allen Wirfs-Brock" w:date="2011-09-22T15:14:00Z">
        <w:r>
          <w:t xml:space="preserve">be the </w:t>
        </w:r>
      </w:ins>
      <w:ins w:id="5206" w:author="Rev 3 Allen Wirfs-Brock" w:date="2011-09-22T15:15:00Z">
        <w:r>
          <w:t xml:space="preserve">PropName </w:t>
        </w:r>
      </w:ins>
      <w:ins w:id="5207" w:author="Rev 3 Allen Wirfs-Brock" w:date="2011-09-22T15:14:00Z">
        <w:r>
          <w:t xml:space="preserve">of </w:t>
        </w:r>
      </w:ins>
      <w:ins w:id="5208" w:author="Rev 3 Allen Wirfs-Brock" w:date="2011-09-22T15:16:00Z">
        <w:r w:rsidRPr="005451AB">
          <w:rPr>
            <w:rStyle w:val="bnf"/>
          </w:rPr>
          <w:t>PropertyName</w:t>
        </w:r>
      </w:ins>
      <w:ins w:id="5209" w:author="Rev 3 Allen Wirfs-Brock" w:date="2011-09-22T15:15:00Z">
        <w:r>
          <w:t>.</w:t>
        </w:r>
      </w:ins>
    </w:p>
    <w:p w14:paraId="5C0BE110" w14:textId="77777777" w:rsidR="00892C42" w:rsidRDefault="00892C42" w:rsidP="00892C42">
      <w:pPr>
        <w:pStyle w:val="Alg3"/>
        <w:numPr>
          <w:ilvl w:val="0"/>
          <w:numId w:val="596"/>
        </w:numPr>
        <w:rPr>
          <w:ins w:id="5210" w:author="Rev 3 Allen Wirfs-Brock" w:date="2011-09-22T15:22:00Z"/>
        </w:rPr>
      </w:pPr>
      <w:ins w:id="5211" w:author="Rev 3 Allen Wirfs-Brock" w:date="2011-09-22T15:22:00Z">
        <w:r>
          <w:t xml:space="preserve">Let </w:t>
        </w:r>
        <w:r w:rsidRPr="002276DA">
          <w:rPr>
            <w:i/>
          </w:rPr>
          <w:t>exists</w:t>
        </w:r>
        <w:r>
          <w:t xml:space="preserve"> be the result of calling the [[HasProperty]] internal method of </w:t>
        </w:r>
        <w:r w:rsidRPr="002276DA">
          <w:rPr>
            <w:i/>
          </w:rPr>
          <w:t>obj</w:t>
        </w:r>
        <w:r>
          <w:t xml:space="preserve"> with argument </w:t>
        </w:r>
        <w:r w:rsidRPr="002276DA">
          <w:rPr>
            <w:i/>
          </w:rPr>
          <w:t>P</w:t>
        </w:r>
        <w:r>
          <w:t>.</w:t>
        </w:r>
      </w:ins>
    </w:p>
    <w:p w14:paraId="4EC60D49" w14:textId="77777777" w:rsidR="00892C42" w:rsidRDefault="00892C42" w:rsidP="00892C42">
      <w:pPr>
        <w:pStyle w:val="Alg3"/>
        <w:numPr>
          <w:ilvl w:val="0"/>
          <w:numId w:val="596"/>
        </w:numPr>
        <w:rPr>
          <w:ins w:id="5212" w:author="Rev 3 Allen Wirfs-Brock" w:date="2011-09-22T15:22:00Z"/>
        </w:rPr>
      </w:pPr>
      <w:ins w:id="5213" w:author="Rev 3 Allen Wirfs-Brock" w:date="2011-09-22T15:22:00Z">
        <w:r>
          <w:t xml:space="preserve">If </w:t>
        </w:r>
        <w:r w:rsidRPr="002276DA">
          <w:rPr>
            <w:i/>
          </w:rPr>
          <w:t>exists</w:t>
        </w:r>
        <w:r>
          <w:t xml:space="preserve"> is </w:t>
        </w:r>
        <w:r w:rsidRPr="002276DA">
          <w:rPr>
            <w:b/>
          </w:rPr>
          <w:t>true</w:t>
        </w:r>
        <w:r>
          <w:t>, then</w:t>
        </w:r>
      </w:ins>
    </w:p>
    <w:p w14:paraId="1EF887A2" w14:textId="77777777" w:rsidR="00892C42" w:rsidRDefault="00892C42" w:rsidP="00892C42">
      <w:pPr>
        <w:pStyle w:val="Alg3"/>
        <w:numPr>
          <w:ilvl w:val="1"/>
          <w:numId w:val="596"/>
        </w:numPr>
        <w:rPr>
          <w:ins w:id="5214" w:author="Rev 3 Allen Wirfs-Brock" w:date="2011-09-22T15:22:00Z"/>
        </w:rPr>
      </w:pPr>
      <w:ins w:id="5215" w:author="Rev 3 Allen Wirfs-Brock" w:date="2011-09-22T15:22:00Z">
        <w:r>
          <w:t xml:space="preserve">Let </w:t>
        </w:r>
        <w:r w:rsidRPr="00714F47">
          <w:rPr>
            <w:i/>
          </w:rPr>
          <w:t>v</w:t>
        </w:r>
        <w:r>
          <w:t xml:space="preserve"> be the result of calling the [[Get]] internal method of </w:t>
        </w:r>
        <w:r w:rsidRPr="00714F47">
          <w:rPr>
            <w:i/>
          </w:rPr>
          <w:t>obj</w:t>
        </w:r>
        <w:r>
          <w:t xml:space="preserve"> passing </w:t>
        </w:r>
        <w:r w:rsidRPr="002276DA">
          <w:rPr>
            <w:i/>
          </w:rPr>
          <w:t>P</w:t>
        </w:r>
        <w:r>
          <w:rPr>
            <w:i/>
          </w:rPr>
          <w:t xml:space="preserve"> </w:t>
        </w:r>
        <w:r>
          <w:t>as the argument.</w:t>
        </w:r>
      </w:ins>
    </w:p>
    <w:p w14:paraId="3F780AB9" w14:textId="77777777" w:rsidR="00892C42" w:rsidRDefault="00892C42" w:rsidP="00892C42">
      <w:pPr>
        <w:pStyle w:val="Alg3"/>
        <w:numPr>
          <w:ilvl w:val="0"/>
          <w:numId w:val="596"/>
        </w:numPr>
        <w:rPr>
          <w:ins w:id="5216" w:author="Rev 3 Allen Wirfs-Brock" w:date="2011-09-22T15:22:00Z"/>
        </w:rPr>
      </w:pPr>
      <w:ins w:id="5217" w:author="Rev 3 Allen Wirfs-Brock" w:date="2011-09-22T15:22:00Z">
        <w:r>
          <w:t>Else</w:t>
        </w:r>
        <w:r w:rsidRPr="00AA0E90">
          <w:t xml:space="preserve"> </w:t>
        </w:r>
      </w:ins>
    </w:p>
    <w:p w14:paraId="7B402FDF" w14:textId="77777777" w:rsidR="00892C42" w:rsidRDefault="00892C42" w:rsidP="00892C42">
      <w:pPr>
        <w:pStyle w:val="Alg3"/>
        <w:numPr>
          <w:ilvl w:val="1"/>
          <w:numId w:val="596"/>
        </w:numPr>
        <w:rPr>
          <w:ins w:id="5218" w:author="Rev 3 Allen Wirfs-Brock" w:date="2011-09-22T15:22:00Z"/>
        </w:rPr>
      </w:pPr>
      <w:ins w:id="5219" w:author="Rev 3 Allen Wirfs-Brock" w:date="2011-09-22T15:22:00Z">
        <w:r>
          <w:t xml:space="preserve">If </w:t>
        </w:r>
        <w:r w:rsidRPr="00471F4A">
          <w:rPr>
            <w:i/>
          </w:rPr>
          <w:t>Initialiser</w:t>
        </w:r>
        <w:r w:rsidRPr="00471F4A">
          <w:rPr>
            <w:vertAlign w:val="subscript"/>
          </w:rPr>
          <w:t>opt</w:t>
        </w:r>
        <w:r>
          <w:t xml:space="preserve"> is present, then</w:t>
        </w:r>
      </w:ins>
    </w:p>
    <w:p w14:paraId="687987F4" w14:textId="77777777" w:rsidR="00892C42" w:rsidRDefault="00892C42" w:rsidP="00892C42">
      <w:pPr>
        <w:pStyle w:val="Alg3"/>
        <w:numPr>
          <w:ilvl w:val="2"/>
          <w:numId w:val="596"/>
        </w:numPr>
        <w:rPr>
          <w:ins w:id="5220" w:author="Rev 3 Allen Wirfs-Brock" w:date="2011-09-22T15:22:00Z"/>
        </w:rPr>
      </w:pPr>
      <w:ins w:id="5221" w:author="Rev 3 Allen Wirfs-Brock" w:date="2011-09-22T15:22:00Z">
        <w:r>
          <w:t xml:space="preserve">Let </w:t>
        </w:r>
        <w:r>
          <w:rPr>
            <w:i/>
          </w:rPr>
          <w:t>v</w:t>
        </w:r>
        <w:r>
          <w:t xml:space="preserve"> be the result of evaluating</w:t>
        </w:r>
        <w:r w:rsidRPr="00467AC7">
          <w:rPr>
            <w:i/>
          </w:rPr>
          <w:t xml:space="preserve"> </w:t>
        </w:r>
        <w:r w:rsidRPr="00471F4A">
          <w:rPr>
            <w:i/>
          </w:rPr>
          <w:t>Initialiser</w:t>
        </w:r>
        <w:r>
          <w:t>.</w:t>
        </w:r>
      </w:ins>
    </w:p>
    <w:p w14:paraId="196184EB" w14:textId="77777777" w:rsidR="00892C42" w:rsidRDefault="00892C42" w:rsidP="00892C42">
      <w:pPr>
        <w:pStyle w:val="Alg3"/>
        <w:numPr>
          <w:ilvl w:val="1"/>
          <w:numId w:val="596"/>
        </w:numPr>
        <w:rPr>
          <w:ins w:id="5222" w:author="Rev 3 Allen Wirfs-Brock" w:date="2011-09-22T15:22:00Z"/>
        </w:rPr>
      </w:pPr>
      <w:ins w:id="5223" w:author="Rev 3 Allen Wirfs-Brock" w:date="2011-09-22T15:22:00Z">
        <w:r>
          <w:t>Else,</w:t>
        </w:r>
      </w:ins>
    </w:p>
    <w:p w14:paraId="4D34E6B7" w14:textId="77777777" w:rsidR="00892C42" w:rsidRDefault="00892C42" w:rsidP="00892C42">
      <w:pPr>
        <w:pStyle w:val="Alg3"/>
        <w:numPr>
          <w:ilvl w:val="2"/>
          <w:numId w:val="596"/>
        </w:numPr>
        <w:tabs>
          <w:tab w:val="left" w:pos="990"/>
        </w:tabs>
        <w:rPr>
          <w:ins w:id="5224" w:author="Rev 3 Allen Wirfs-Brock" w:date="2011-09-22T15:22:00Z"/>
        </w:rPr>
      </w:pPr>
      <w:ins w:id="5225" w:author="Rev 3 Allen Wirfs-Brock" w:date="2011-09-22T15:22:00Z">
        <w:r>
          <w:t xml:space="preserve"> Let</w:t>
        </w:r>
        <w:r w:rsidRPr="00467AC7">
          <w:rPr>
            <w:i/>
          </w:rPr>
          <w:t xml:space="preserve"> </w:t>
        </w:r>
        <w:r>
          <w:rPr>
            <w:i/>
          </w:rPr>
          <w:t>v</w:t>
        </w:r>
        <w:r>
          <w:t xml:space="preserve"> be </w:t>
        </w:r>
        <w:r w:rsidRPr="00467AC7">
          <w:rPr>
            <w:b/>
          </w:rPr>
          <w:t>undefined</w:t>
        </w:r>
        <w:r>
          <w:t>.</w:t>
        </w:r>
      </w:ins>
    </w:p>
    <w:p w14:paraId="0183CEEE" w14:textId="77777777" w:rsidR="000D60F8" w:rsidRPr="00D828E7" w:rsidRDefault="000D60F8" w:rsidP="00892C42">
      <w:pPr>
        <w:pStyle w:val="Alg2"/>
        <w:numPr>
          <w:ilvl w:val="0"/>
          <w:numId w:val="596"/>
        </w:numPr>
        <w:spacing w:after="220"/>
        <w:rPr>
          <w:ins w:id="5226" w:author="Rev 3 Allen Wirfs-Brock" w:date="2011-09-22T15:12:00Z"/>
        </w:rPr>
      </w:pPr>
      <w:ins w:id="5227" w:author="Rev 3 Allen Wirfs-Brock" w:date="2011-09-22T15:12:00Z">
        <w:r>
          <w:t xml:space="preserve">Evaluate </w:t>
        </w:r>
        <w:r>
          <w:rPr>
            <w:i/>
          </w:rPr>
          <w:t>Binding</w:t>
        </w:r>
        <w:r w:rsidRPr="002F627B">
          <w:rPr>
            <w:i/>
          </w:rPr>
          <w:t>Pattern</w:t>
        </w:r>
        <w:r>
          <w:t xml:space="preserve"> </w:t>
        </w:r>
      </w:ins>
      <w:ins w:id="5228" w:author="Rev 3 Allen Wirfs-Brock" w:date="2011-09-22T15:34:00Z">
        <w:r w:rsidR="00FB7F29">
          <w:t>passing</w:t>
        </w:r>
      </w:ins>
      <w:ins w:id="5229" w:author="Rev 3 Allen Wirfs-Brock" w:date="2011-09-22T15:12:00Z">
        <w:r>
          <w:t xml:space="preserve"> </w:t>
        </w:r>
      </w:ins>
      <w:ins w:id="5230" w:author="Rev 3 Allen Wirfs-Brock" w:date="2011-09-22T15:33:00Z">
        <w:r w:rsidR="00FB7F29">
          <w:rPr>
            <w:i/>
          </w:rPr>
          <w:t>v</w:t>
        </w:r>
      </w:ins>
      <w:ins w:id="5231" w:author="Rev 3 Allen Wirfs-Brock" w:date="2011-09-22T15:12:00Z">
        <w:r>
          <w:t xml:space="preserve"> and </w:t>
        </w:r>
      </w:ins>
      <w:ins w:id="5232" w:author="Rev 3 Allen Wirfs-Brock" w:date="2011-09-22T15:28:00Z">
        <w:r w:rsidR="00454B4A">
          <w:rPr>
            <w:i/>
          </w:rPr>
          <w:t>env</w:t>
        </w:r>
        <w:r w:rsidR="00454B4A">
          <w:t xml:space="preserve"> </w:t>
        </w:r>
      </w:ins>
      <w:ins w:id="5233" w:author="Rev 3 Allen Wirfs-Brock" w:date="2011-09-22T15:12:00Z">
        <w:r>
          <w:t>as</w:t>
        </w:r>
      </w:ins>
      <w:ins w:id="5234" w:author="Rev 3 Allen Wirfs-Brock" w:date="2011-09-22T15:34:00Z">
        <w:r w:rsidR="00FB7F29">
          <w:t xml:space="preserve"> arguments</w:t>
        </w:r>
      </w:ins>
      <w:ins w:id="5235" w:author="Rev 3 Allen Wirfs-Brock" w:date="2011-09-22T15:12:00Z">
        <w:r>
          <w:t>.</w:t>
        </w:r>
      </w:ins>
    </w:p>
    <w:p w14:paraId="38A628C6" w14:textId="77777777" w:rsidR="00B678FE" w:rsidRDefault="00B678FE" w:rsidP="00B678FE">
      <w:pPr>
        <w:rPr>
          <w:ins w:id="5236" w:author="Rev 3 Allen Wirfs-Brock" w:date="2011-09-01T13:51:00Z"/>
        </w:rPr>
      </w:pPr>
      <w:ins w:id="5237" w:author="Rev 3 Allen Wirfs-Brock" w:date="2011-09-01T13:51: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ins>
      <w:ins w:id="5238" w:author="Rev 3 Allen Wirfs-Brock" w:date="2011-09-01T13:52:00Z">
        <w:r w:rsidRPr="00B678FE">
          <w:rPr>
            <w:rFonts w:ascii="Times New Roman" w:hAnsi="Times New Roman"/>
            <w:i/>
          </w:rPr>
          <w:t>SingleNameBinding</w:t>
        </w:r>
        <w:r>
          <w:rPr>
            <w:rFonts w:ascii="Times New Roman" w:hAnsi="Times New Roman"/>
            <w:i/>
          </w:rPr>
          <w:t xml:space="preserve"> </w:t>
        </w:r>
      </w:ins>
      <w:ins w:id="5239" w:author="Rev 3 Allen Wirfs-Brock" w:date="2011-09-01T13:51:00Z">
        <w:r w:rsidRPr="005451AB">
          <w:rPr>
            <w:rFonts w:ascii="Courier New" w:hAnsi="Courier New" w:cs="Courier New"/>
            <w:b/>
          </w:rPr>
          <w:t>:</w:t>
        </w:r>
        <w:r>
          <w:t xml:space="preserve"> </w:t>
        </w:r>
      </w:ins>
      <w:ins w:id="5240" w:author="Rev 3 Allen Wirfs-Brock" w:date="2011-09-01T13:52:00Z">
        <w:r w:rsidRPr="007604E3">
          <w:rPr>
            <w:rStyle w:val="bnf"/>
          </w:rPr>
          <w:t>Binding</w:t>
        </w:r>
        <w:r>
          <w:rPr>
            <w:rStyle w:val="bnf"/>
          </w:rPr>
          <w:t>Identifier</w:t>
        </w:r>
      </w:ins>
      <w:ins w:id="5241" w:author="Rev 3 Allen Wirfs-Brock" w:date="2011-09-01T13:51:00Z">
        <w:r>
          <w:rPr>
            <w:rStyle w:val="bnf"/>
          </w:rPr>
          <w:t xml:space="preserve"> </w:t>
        </w:r>
        <w:r w:rsidRPr="00471F4A">
          <w:rPr>
            <w:rFonts w:ascii="Times New Roman" w:hAnsi="Times New Roman"/>
            <w:i/>
          </w:rPr>
          <w:t>Initialiser</w:t>
        </w:r>
        <w:r w:rsidRPr="00471F4A">
          <w:rPr>
            <w:rFonts w:ascii="Times New Roman" w:hAnsi="Times New Roman"/>
            <w:vertAlign w:val="subscript"/>
          </w:rPr>
          <w:t>opt</w:t>
        </w:r>
        <w:r>
          <w:t xml:space="preserve"> is determined as follows:</w:t>
        </w:r>
      </w:ins>
    </w:p>
    <w:p w14:paraId="59770321" w14:textId="77777777" w:rsidR="00B678FE" w:rsidRDefault="00B678FE" w:rsidP="00B678FE">
      <w:pPr>
        <w:pStyle w:val="Alg4"/>
        <w:numPr>
          <w:ilvl w:val="0"/>
          <w:numId w:val="466"/>
        </w:numPr>
        <w:spacing w:after="220"/>
        <w:contextualSpacing/>
        <w:rPr>
          <w:ins w:id="5242" w:author="Rev 3 Allen Wirfs-Brock" w:date="2011-09-21T18:24:00Z"/>
        </w:rPr>
      </w:pPr>
      <w:ins w:id="5243" w:author="Rev 3 Allen Wirfs-Brock" w:date="2011-09-01T13:51:00Z">
        <w:r>
          <w:t xml:space="preserve">Return </w:t>
        </w:r>
      </w:ins>
      <w:ins w:id="5244" w:author="Rev 3 Allen Wirfs-Brock" w:date="2011-09-01T13:53:00Z">
        <w:r>
          <w:t>the BoundNames of</w:t>
        </w:r>
      </w:ins>
      <w:ins w:id="5245" w:author="Rev 3 Allen Wirfs-Brock" w:date="2011-09-01T13:51:00Z">
        <w:r>
          <w:t xml:space="preserve"> </w:t>
        </w:r>
      </w:ins>
      <w:ins w:id="5246" w:author="Rev 3 Allen Wirfs-Brock" w:date="2011-09-01T13:54:00Z">
        <w:r w:rsidRPr="007604E3">
          <w:rPr>
            <w:rStyle w:val="bnf"/>
          </w:rPr>
          <w:t>Binding</w:t>
        </w:r>
        <w:r>
          <w:rPr>
            <w:rStyle w:val="bnf"/>
          </w:rPr>
          <w:t>Identifier</w:t>
        </w:r>
      </w:ins>
      <w:ins w:id="5247" w:author="Rev 3 Allen Wirfs-Brock" w:date="2011-09-01T13:51:00Z">
        <w:r>
          <w:t>.</w:t>
        </w:r>
      </w:ins>
    </w:p>
    <w:p w14:paraId="45BFEE11" w14:textId="77777777" w:rsidR="00807377" w:rsidRDefault="00807377" w:rsidP="00807377">
      <w:pPr>
        <w:rPr>
          <w:ins w:id="5248" w:author="Rev 3 Allen Wirfs-Brock" w:date="2011-09-21T18:25:00Z"/>
        </w:rPr>
      </w:pPr>
      <w:ins w:id="5249" w:author="Rev 3 Allen Wirfs-Brock" w:date="2011-09-21T18:25:00Z">
        <w:r>
          <w:t xml:space="preserve">The production </w:t>
        </w:r>
        <w:r w:rsidRPr="00B678FE">
          <w:rPr>
            <w:rFonts w:ascii="Times New Roman" w:hAnsi="Times New Roman"/>
            <w:i/>
          </w:rPr>
          <w:t>SingleNameBinding</w:t>
        </w:r>
        <w:r>
          <w:rPr>
            <w:rFonts w:ascii="Times New Roman" w:hAnsi="Times New Roman"/>
            <w:i/>
          </w:rPr>
          <w:t xml:space="preserve"> </w:t>
        </w:r>
        <w:r w:rsidRPr="005451AB">
          <w:rPr>
            <w:rFonts w:ascii="Courier New" w:hAnsi="Courier New" w:cs="Courier New"/>
            <w:b/>
          </w:rPr>
          <w:t>:</w:t>
        </w:r>
        <w:r>
          <w:t xml:space="preserve"> </w:t>
        </w:r>
        <w:r w:rsidRPr="007604E3">
          <w:rPr>
            <w:rStyle w:val="bnf"/>
          </w:rPr>
          <w:t>Binding</w:t>
        </w:r>
        <w:r>
          <w:rPr>
            <w:rStyle w:val="bnf"/>
          </w:rPr>
          <w:t xml:space="preserve">Identifier </w:t>
        </w:r>
        <w:r w:rsidRPr="00471F4A">
          <w:rPr>
            <w:rFonts w:ascii="Times New Roman" w:hAnsi="Times New Roman"/>
            <w:i/>
          </w:rPr>
          <w:t>Initialiser</w:t>
        </w:r>
        <w:r w:rsidRPr="00471F4A">
          <w:rPr>
            <w:rFonts w:ascii="Times New Roman" w:hAnsi="Times New Roman"/>
            <w:vertAlign w:val="subscript"/>
          </w:rPr>
          <w:t>opt</w:t>
        </w:r>
        <w:r>
          <w:t xml:space="preserve"> is evaluated with the parameters </w:t>
        </w:r>
      </w:ins>
      <w:ins w:id="5250" w:author="Rev 3 Allen Wirfs-Brock" w:date="2011-09-21T18:26:00Z">
        <w:r>
          <w:rPr>
            <w:rStyle w:val="bnf"/>
          </w:rPr>
          <w:t>pr</w:t>
        </w:r>
        <w:r w:rsidR="00467AC7">
          <w:rPr>
            <w:rStyle w:val="bnf"/>
          </w:rPr>
          <w:t xml:space="preserve">opertyName, </w:t>
        </w:r>
      </w:ins>
      <w:ins w:id="5251" w:author="Rev 3 Allen Wirfs-Brock" w:date="2011-09-21T18:32:00Z">
        <w:r w:rsidR="00203662" w:rsidRPr="00714F47">
          <w:rPr>
            <w:i/>
          </w:rPr>
          <w:t>obj</w:t>
        </w:r>
        <w:r w:rsidR="00203662">
          <w:t xml:space="preserve">, </w:t>
        </w:r>
      </w:ins>
      <w:ins w:id="5252" w:author="Rev 3 Allen Wirfs-Brock" w:date="2011-09-21T18:25:00Z">
        <w:r>
          <w:t xml:space="preserve">and </w:t>
        </w:r>
        <w:r>
          <w:rPr>
            <w:rFonts w:ascii="Times New Roman" w:eastAsia="Times New Roman" w:hAnsi="Times New Roman"/>
            <w:i/>
            <w:spacing w:val="6"/>
            <w:lang w:eastAsia="en-US"/>
          </w:rPr>
          <w:t>env</w:t>
        </w:r>
        <w:r>
          <w:t xml:space="preserve"> as follows:</w:t>
        </w:r>
      </w:ins>
    </w:p>
    <w:p w14:paraId="6F1CDD49" w14:textId="77777777" w:rsidR="00807377" w:rsidRDefault="00807377" w:rsidP="00467AC7">
      <w:pPr>
        <w:pStyle w:val="Alg3"/>
        <w:numPr>
          <w:ilvl w:val="0"/>
          <w:numId w:val="592"/>
        </w:numPr>
        <w:rPr>
          <w:ins w:id="5253" w:author="Rev 3 Allen Wirfs-Brock" w:date="2011-09-21T18:27:00Z"/>
        </w:rPr>
      </w:pPr>
      <w:ins w:id="5254" w:author="Rev 3 Allen Wirfs-Brock" w:date="2011-09-21T18:27:00Z">
        <w:r>
          <w:t xml:space="preserve">Let </w:t>
        </w:r>
        <w:r w:rsidRPr="002276DA">
          <w:rPr>
            <w:i/>
          </w:rPr>
          <w:t>exists</w:t>
        </w:r>
        <w:r>
          <w:t xml:space="preserve"> be the result of calling the [[HasProperty]] internal method of </w:t>
        </w:r>
        <w:r w:rsidRPr="002276DA">
          <w:rPr>
            <w:i/>
          </w:rPr>
          <w:t>obj</w:t>
        </w:r>
        <w:r>
          <w:t xml:space="preserve"> with argument </w:t>
        </w:r>
        <w:r w:rsidRPr="002276DA">
          <w:rPr>
            <w:i/>
          </w:rPr>
          <w:t>P</w:t>
        </w:r>
        <w:r>
          <w:t>.</w:t>
        </w:r>
      </w:ins>
    </w:p>
    <w:p w14:paraId="416234ED" w14:textId="77777777" w:rsidR="00807377" w:rsidRDefault="00807377" w:rsidP="00467AC7">
      <w:pPr>
        <w:pStyle w:val="Alg3"/>
        <w:numPr>
          <w:ilvl w:val="0"/>
          <w:numId w:val="592"/>
        </w:numPr>
        <w:rPr>
          <w:ins w:id="5255" w:author="Rev 3 Allen Wirfs-Brock" w:date="2011-09-21T18:27:00Z"/>
        </w:rPr>
      </w:pPr>
      <w:ins w:id="5256" w:author="Rev 3 Allen Wirfs-Brock" w:date="2011-09-21T18:27:00Z">
        <w:r>
          <w:t xml:space="preserve">If </w:t>
        </w:r>
        <w:r w:rsidRPr="002276DA">
          <w:rPr>
            <w:i/>
          </w:rPr>
          <w:t>exists</w:t>
        </w:r>
        <w:r>
          <w:t xml:space="preserve"> is </w:t>
        </w:r>
        <w:r w:rsidRPr="002276DA">
          <w:rPr>
            <w:b/>
          </w:rPr>
          <w:t>true</w:t>
        </w:r>
        <w:r>
          <w:t>, then</w:t>
        </w:r>
      </w:ins>
    </w:p>
    <w:p w14:paraId="6F95483A" w14:textId="77777777" w:rsidR="00807377" w:rsidRDefault="00807377" w:rsidP="00F226EA">
      <w:pPr>
        <w:pStyle w:val="Alg3"/>
        <w:numPr>
          <w:ilvl w:val="1"/>
          <w:numId w:val="592"/>
        </w:numPr>
        <w:tabs>
          <w:tab w:val="clear" w:pos="1080"/>
          <w:tab w:val="num" w:pos="630"/>
        </w:tabs>
        <w:ind w:hanging="720"/>
        <w:rPr>
          <w:ins w:id="5257" w:author="Rev 3 Allen Wirfs-Brock" w:date="2011-09-21T18:27:00Z"/>
        </w:rPr>
      </w:pPr>
      <w:ins w:id="5258" w:author="Rev 3 Allen Wirfs-Brock" w:date="2011-09-21T18:27:00Z">
        <w:r>
          <w:t xml:space="preserve">Let </w:t>
        </w:r>
        <w:r w:rsidRPr="00714F47">
          <w:rPr>
            <w:i/>
          </w:rPr>
          <w:t>v</w:t>
        </w:r>
        <w:r>
          <w:t xml:space="preserve"> be the result of calling the [[Get]] internal method of </w:t>
        </w:r>
        <w:r w:rsidRPr="00714F47">
          <w:rPr>
            <w:i/>
          </w:rPr>
          <w:t>obj</w:t>
        </w:r>
        <w:r>
          <w:t xml:space="preserve"> passing </w:t>
        </w:r>
        <w:r w:rsidRPr="002276DA">
          <w:rPr>
            <w:i/>
          </w:rPr>
          <w:t>P</w:t>
        </w:r>
        <w:r>
          <w:rPr>
            <w:i/>
          </w:rPr>
          <w:t xml:space="preserve"> </w:t>
        </w:r>
        <w:r>
          <w:t>as the argument.</w:t>
        </w:r>
      </w:ins>
    </w:p>
    <w:p w14:paraId="4D00DAFF" w14:textId="77777777" w:rsidR="00807377" w:rsidRDefault="00467AC7" w:rsidP="00467AC7">
      <w:pPr>
        <w:pStyle w:val="Alg3"/>
        <w:numPr>
          <w:ilvl w:val="0"/>
          <w:numId w:val="592"/>
        </w:numPr>
        <w:rPr>
          <w:ins w:id="5259" w:author="Rev 3 Allen Wirfs-Brock" w:date="2011-09-21T18:27:00Z"/>
        </w:rPr>
      </w:pPr>
      <w:ins w:id="5260" w:author="Rev 3 Allen Wirfs-Brock" w:date="2011-09-22T12:23:00Z">
        <w:r>
          <w:t>Else</w:t>
        </w:r>
      </w:ins>
      <w:ins w:id="5261" w:author="Rev 3 Allen Wirfs-Brock" w:date="2011-09-21T18:27:00Z">
        <w:r w:rsidR="00807377" w:rsidRPr="00AA0E90">
          <w:t xml:space="preserve"> </w:t>
        </w:r>
      </w:ins>
    </w:p>
    <w:p w14:paraId="34DE4147" w14:textId="77777777" w:rsidR="00467AC7" w:rsidRDefault="00467AC7" w:rsidP="00F226EA">
      <w:pPr>
        <w:pStyle w:val="Alg3"/>
        <w:numPr>
          <w:ilvl w:val="1"/>
          <w:numId w:val="592"/>
        </w:numPr>
        <w:tabs>
          <w:tab w:val="clear" w:pos="1080"/>
          <w:tab w:val="num" w:pos="720"/>
        </w:tabs>
        <w:ind w:hanging="720"/>
        <w:rPr>
          <w:ins w:id="5262" w:author="Rev 3 Allen Wirfs-Brock" w:date="2011-09-22T12:24:00Z"/>
        </w:rPr>
      </w:pPr>
      <w:ins w:id="5263" w:author="Rev 3 Allen Wirfs-Brock" w:date="2011-09-22T12:24:00Z">
        <w:r>
          <w:t xml:space="preserve">If </w:t>
        </w:r>
      </w:ins>
      <w:ins w:id="5264" w:author="Rev 3 Allen Wirfs-Brock" w:date="2011-09-22T12:25:00Z">
        <w:r w:rsidRPr="00471F4A">
          <w:rPr>
            <w:i/>
          </w:rPr>
          <w:t>Initialiser</w:t>
        </w:r>
        <w:r w:rsidRPr="00471F4A">
          <w:rPr>
            <w:vertAlign w:val="subscript"/>
          </w:rPr>
          <w:t>opt</w:t>
        </w:r>
      </w:ins>
      <w:ins w:id="5265" w:author="Rev 3 Allen Wirfs-Brock" w:date="2011-09-22T12:24:00Z">
        <w:r>
          <w:t xml:space="preserve"> is present, then</w:t>
        </w:r>
      </w:ins>
    </w:p>
    <w:p w14:paraId="4D7B1610" w14:textId="77777777" w:rsidR="00807377" w:rsidRDefault="00807377" w:rsidP="00F226EA">
      <w:pPr>
        <w:pStyle w:val="Alg3"/>
        <w:numPr>
          <w:ilvl w:val="2"/>
          <w:numId w:val="592"/>
        </w:numPr>
        <w:tabs>
          <w:tab w:val="clear" w:pos="1800"/>
          <w:tab w:val="num" w:pos="990"/>
        </w:tabs>
        <w:ind w:hanging="990"/>
        <w:rPr>
          <w:ins w:id="5266" w:author="Rev 3 Allen Wirfs-Brock" w:date="2011-09-21T18:27:00Z"/>
        </w:rPr>
      </w:pPr>
      <w:ins w:id="5267" w:author="Rev 3 Allen Wirfs-Brock" w:date="2011-09-21T18:27:00Z">
        <w:r>
          <w:t xml:space="preserve">Let </w:t>
        </w:r>
      </w:ins>
      <w:ins w:id="5268" w:author="Rev 3 Allen Wirfs-Brock" w:date="2011-09-22T12:24:00Z">
        <w:r w:rsidR="00467AC7">
          <w:rPr>
            <w:i/>
          </w:rPr>
          <w:t>v</w:t>
        </w:r>
      </w:ins>
      <w:ins w:id="5269" w:author="Rev 3 Allen Wirfs-Brock" w:date="2011-09-21T18:27:00Z">
        <w:r>
          <w:t xml:space="preserve"> </w:t>
        </w:r>
      </w:ins>
      <w:ins w:id="5270" w:author="Rev 3 Allen Wirfs-Brock" w:date="2011-09-22T12:24:00Z">
        <w:r w:rsidR="00467AC7">
          <w:t>be the result of evaluating</w:t>
        </w:r>
      </w:ins>
      <w:ins w:id="5271" w:author="Rev 3 Allen Wirfs-Brock" w:date="2011-09-22T12:25:00Z">
        <w:r w:rsidR="00467AC7" w:rsidRPr="00467AC7">
          <w:rPr>
            <w:i/>
          </w:rPr>
          <w:t xml:space="preserve"> </w:t>
        </w:r>
        <w:r w:rsidR="00467AC7" w:rsidRPr="00471F4A">
          <w:rPr>
            <w:i/>
          </w:rPr>
          <w:t>Initialiser</w:t>
        </w:r>
      </w:ins>
      <w:ins w:id="5272" w:author="Rev 3 Allen Wirfs-Brock" w:date="2011-09-21T18:27:00Z">
        <w:r>
          <w:t>.</w:t>
        </w:r>
      </w:ins>
    </w:p>
    <w:p w14:paraId="060A326B" w14:textId="77777777" w:rsidR="00B81A73" w:rsidRDefault="00467AC7" w:rsidP="00F226EA">
      <w:pPr>
        <w:pStyle w:val="Alg3"/>
        <w:numPr>
          <w:ilvl w:val="1"/>
          <w:numId w:val="592"/>
        </w:numPr>
        <w:tabs>
          <w:tab w:val="clear" w:pos="1080"/>
          <w:tab w:val="num" w:pos="720"/>
        </w:tabs>
        <w:ind w:hanging="720"/>
        <w:rPr>
          <w:ins w:id="5273" w:author="Rev 3 Allen Wirfs-Brock" w:date="2011-09-22T14:51:00Z"/>
        </w:rPr>
      </w:pPr>
      <w:ins w:id="5274" w:author="Rev 3 Allen Wirfs-Brock" w:date="2011-09-22T12:26:00Z">
        <w:r>
          <w:t>Else,</w:t>
        </w:r>
      </w:ins>
    </w:p>
    <w:p w14:paraId="503CD4BD" w14:textId="77777777" w:rsidR="00807377" w:rsidRDefault="00467AC7" w:rsidP="00F226EA">
      <w:pPr>
        <w:pStyle w:val="Alg3"/>
        <w:numPr>
          <w:ilvl w:val="2"/>
          <w:numId w:val="592"/>
        </w:numPr>
        <w:tabs>
          <w:tab w:val="clear" w:pos="1800"/>
          <w:tab w:val="left" w:pos="990"/>
        </w:tabs>
        <w:ind w:hanging="990"/>
        <w:rPr>
          <w:ins w:id="5275" w:author="Rev 3 Allen Wirfs-Brock" w:date="2011-09-21T18:27:00Z"/>
        </w:rPr>
      </w:pPr>
      <w:ins w:id="5276" w:author="Rev 3 Allen Wirfs-Brock" w:date="2011-09-22T12:26:00Z">
        <w:r>
          <w:t xml:space="preserve"> </w:t>
        </w:r>
      </w:ins>
      <w:ins w:id="5277" w:author="Rev 3 Allen Wirfs-Brock" w:date="2011-09-22T14:52:00Z">
        <w:r w:rsidR="00B81A73">
          <w:t>L</w:t>
        </w:r>
      </w:ins>
      <w:ins w:id="5278" w:author="Rev 3 Allen Wirfs-Brock" w:date="2011-09-21T18:27:00Z">
        <w:r w:rsidR="00807377">
          <w:t>et</w:t>
        </w:r>
      </w:ins>
      <w:ins w:id="5279" w:author="Rev 3 Allen Wirfs-Brock" w:date="2011-09-22T12:26:00Z">
        <w:r w:rsidRPr="00467AC7">
          <w:rPr>
            <w:i/>
          </w:rPr>
          <w:t xml:space="preserve"> </w:t>
        </w:r>
        <w:r>
          <w:rPr>
            <w:i/>
          </w:rPr>
          <w:t>v</w:t>
        </w:r>
        <w:r>
          <w:t xml:space="preserve"> be </w:t>
        </w:r>
        <w:r w:rsidRPr="00467AC7">
          <w:rPr>
            <w:b/>
          </w:rPr>
          <w:t>undefined</w:t>
        </w:r>
      </w:ins>
      <w:ins w:id="5280" w:author="Rev 3 Allen Wirfs-Brock" w:date="2011-09-21T18:27:00Z">
        <w:r w:rsidR="00807377">
          <w:t>.</w:t>
        </w:r>
      </w:ins>
    </w:p>
    <w:p w14:paraId="48BA3465" w14:textId="77777777" w:rsidR="00807377" w:rsidRPr="00807377" w:rsidRDefault="00807377" w:rsidP="00B81A73">
      <w:pPr>
        <w:pStyle w:val="Alg3"/>
        <w:numPr>
          <w:ilvl w:val="0"/>
          <w:numId w:val="592"/>
        </w:numPr>
        <w:spacing w:after="220"/>
        <w:rPr>
          <w:ins w:id="5281" w:author="Rev 3 Allen Wirfs-Brock" w:date="2011-09-01T13:51:00Z"/>
        </w:rPr>
      </w:pPr>
      <w:ins w:id="5282" w:author="Rev 3 Allen Wirfs-Brock" w:date="2011-09-21T18:27:00Z">
        <w:r>
          <w:t xml:space="preserve">Perform </w:t>
        </w:r>
      </w:ins>
      <w:ins w:id="5283" w:author="Rev 3 Allen Wirfs-Brock" w:date="2011-09-22T12:33:00Z">
        <w:r w:rsidR="00FE73F6">
          <w:t xml:space="preserve">Binding </w:t>
        </w:r>
      </w:ins>
      <w:ins w:id="5284" w:author="Rev 3 Allen Wirfs-Brock" w:date="2011-09-21T18:27:00Z">
        <w:r>
          <w:t xml:space="preserve">Initialization for </w:t>
        </w:r>
        <w:r w:rsidRPr="00C34240">
          <w:rPr>
            <w:i/>
          </w:rPr>
          <w:t>BindingIdentifer</w:t>
        </w:r>
        <w:r>
          <w:t xml:space="preserve"> using </w:t>
        </w:r>
        <w:r w:rsidRPr="00E96A32">
          <w:rPr>
            <w:i/>
          </w:rPr>
          <w:t>A</w:t>
        </w:r>
        <w:r>
          <w:t xml:space="preserve"> as the </w:t>
        </w:r>
        <w:r w:rsidRPr="00E96A32">
          <w:rPr>
            <w:i/>
          </w:rPr>
          <w:t>value</w:t>
        </w:r>
        <w:r>
          <w:t xml:space="preserve"> and </w:t>
        </w:r>
        <w:r w:rsidRPr="00E96A32">
          <w:rPr>
            <w:i/>
          </w:rPr>
          <w:t>env</w:t>
        </w:r>
        <w:r>
          <w:t xml:space="preserve"> as the </w:t>
        </w:r>
        <w:r w:rsidRPr="00E96A32">
          <w:rPr>
            <w:i/>
          </w:rPr>
          <w:t>enviornment</w:t>
        </w:r>
        <w:r>
          <w:t>.</w:t>
        </w:r>
      </w:ins>
    </w:p>
    <w:p w14:paraId="2A78E973" w14:textId="77777777" w:rsidR="00B711C8" w:rsidRDefault="00B711C8" w:rsidP="00B711C8">
      <w:pPr>
        <w:rPr>
          <w:ins w:id="5285" w:author="Rev 3 Allen Wirfs-Brock" w:date="2011-09-22T16:08:00Z"/>
        </w:rPr>
      </w:pPr>
      <w:ins w:id="5286" w:author="Rev 3 Allen Wirfs-Brock" w:date="2011-09-22T16:08: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9F05FF">
          <w:rPr>
            <w:rStyle w:val="bnf"/>
          </w:rPr>
          <w:t>Binding</w:t>
        </w:r>
        <w:r>
          <w:rPr>
            <w:rStyle w:val="bnf"/>
          </w:rPr>
          <w:t xml:space="preserve">Element </w:t>
        </w:r>
        <w:r>
          <w:rPr>
            <w:b/>
          </w:rPr>
          <w:t>:</w:t>
        </w:r>
        <w:r>
          <w:t xml:space="preserve"> </w:t>
        </w:r>
        <w:r w:rsidRPr="00B678FE">
          <w:rPr>
            <w:rFonts w:ascii="Times New Roman" w:hAnsi="Times New Roman"/>
            <w:i/>
          </w:rPr>
          <w:t>SingleNameBinding</w:t>
        </w:r>
        <w:r w:rsidDel="00B678FE">
          <w:rPr>
            <w:rStyle w:val="bnf"/>
          </w:rPr>
          <w:t xml:space="preserve"> </w:t>
        </w:r>
        <w:r>
          <w:t xml:space="preserve">is determined as follows: </w:t>
        </w:r>
      </w:ins>
    </w:p>
    <w:p w14:paraId="7BA0A3AF" w14:textId="77777777" w:rsidR="00B711C8" w:rsidRDefault="00B711C8" w:rsidP="00B711C8">
      <w:pPr>
        <w:pStyle w:val="Alg4"/>
        <w:numPr>
          <w:ilvl w:val="0"/>
          <w:numId w:val="597"/>
        </w:numPr>
        <w:spacing w:after="220"/>
        <w:contextualSpacing/>
        <w:rPr>
          <w:ins w:id="5287" w:author="Rev 3 Allen Wirfs-Brock" w:date="2011-09-22T16:08:00Z"/>
        </w:rPr>
      </w:pPr>
      <w:ins w:id="5288" w:author="Rev 3 Allen Wirfs-Brock" w:date="2011-09-22T16:08:00Z">
        <w:r>
          <w:t xml:space="preserve">Return the BoundNames of </w:t>
        </w:r>
        <w:r w:rsidRPr="00B678FE">
          <w:rPr>
            <w:i/>
          </w:rPr>
          <w:t>SingleNameBinding</w:t>
        </w:r>
        <w:r w:rsidDel="00B678FE">
          <w:rPr>
            <w:rStyle w:val="bnf"/>
          </w:rPr>
          <w:t xml:space="preserve"> </w:t>
        </w:r>
        <w:r>
          <w:t>.</w:t>
        </w:r>
      </w:ins>
    </w:p>
    <w:p w14:paraId="5CB478A4" w14:textId="77777777" w:rsidR="000709BD" w:rsidRDefault="000709BD" w:rsidP="000709BD">
      <w:pPr>
        <w:rPr>
          <w:ins w:id="5289" w:author="Rev 3 Allen Wirfs-Brock" w:date="2011-09-22T16:13:00Z"/>
        </w:rPr>
      </w:pPr>
      <w:ins w:id="5290" w:author="Rev 3 Allen Wirfs-Brock" w:date="2011-09-22T16:13:00Z">
        <w:r>
          <w:t xml:space="preserve">The production </w:t>
        </w:r>
        <w:r w:rsidRPr="009F05FF">
          <w:rPr>
            <w:rStyle w:val="bnf"/>
          </w:rPr>
          <w:t>Binding</w:t>
        </w:r>
        <w:r>
          <w:rPr>
            <w:rStyle w:val="bnf"/>
          </w:rPr>
          <w:t>Element</w:t>
        </w:r>
        <w:r>
          <w:rPr>
            <w:b/>
          </w:rPr>
          <w:t>:</w:t>
        </w:r>
        <w:r>
          <w:t xml:space="preserve"> </w:t>
        </w:r>
        <w:r w:rsidRPr="00B678FE">
          <w:rPr>
            <w:rFonts w:ascii="Times New Roman" w:hAnsi="Times New Roman"/>
            <w:i/>
          </w:rPr>
          <w:t>SingleNameBinding</w:t>
        </w:r>
        <w:r>
          <w:t xml:space="preserve"> is evaluated with the parameters </w:t>
        </w:r>
        <w:r>
          <w:rPr>
            <w:rStyle w:val="bnf"/>
          </w:rPr>
          <w:t>obj</w:t>
        </w:r>
      </w:ins>
      <w:ins w:id="5291" w:author="Rev 3 Allen Wirfs-Brock" w:date="2011-09-22T16:15:00Z">
        <w:r>
          <w:t>,</w:t>
        </w:r>
      </w:ins>
      <w:ins w:id="5292" w:author="Rev 3 Allen Wirfs-Brock" w:date="2011-09-22T16:13:00Z">
        <w:r>
          <w:t xml:space="preserve"> </w:t>
        </w:r>
        <w:r>
          <w:rPr>
            <w:rFonts w:ascii="Times New Roman" w:eastAsia="Times New Roman" w:hAnsi="Times New Roman"/>
            <w:i/>
            <w:spacing w:val="6"/>
            <w:lang w:eastAsia="en-US"/>
          </w:rPr>
          <w:t>env</w:t>
        </w:r>
        <w:r>
          <w:t xml:space="preserve"> </w:t>
        </w:r>
      </w:ins>
      <w:ins w:id="5293" w:author="Rev 3 Allen Wirfs-Brock" w:date="2011-09-22T16:15:00Z">
        <w:r>
          <w:t xml:space="preserve">and </w:t>
        </w:r>
        <w:r w:rsidRPr="000709BD">
          <w:rPr>
            <w:rFonts w:ascii="Times New Roman" w:eastAsia="Times New Roman" w:hAnsi="Times New Roman"/>
            <w:i/>
            <w:spacing w:val="6"/>
            <w:lang w:eastAsia="en-US"/>
          </w:rPr>
          <w:t>index</w:t>
        </w:r>
        <w:r>
          <w:t xml:space="preserve"> </w:t>
        </w:r>
      </w:ins>
      <w:ins w:id="5294" w:author="Rev 3 Allen Wirfs-Brock" w:date="2011-09-22T16:13:00Z">
        <w:r>
          <w:t>as follows:</w:t>
        </w:r>
      </w:ins>
    </w:p>
    <w:p w14:paraId="12852664" w14:textId="77777777" w:rsidR="000709BD" w:rsidRDefault="000709BD" w:rsidP="000709BD">
      <w:pPr>
        <w:pStyle w:val="Alg3"/>
        <w:numPr>
          <w:ilvl w:val="0"/>
          <w:numId w:val="598"/>
        </w:numPr>
        <w:rPr>
          <w:ins w:id="5295" w:author="Rev 3 Allen Wirfs-Brock" w:date="2011-09-22T16:13:00Z"/>
        </w:rPr>
      </w:pPr>
      <w:ins w:id="5296" w:author="Rev 3 Allen Wirfs-Brock" w:date="2011-09-22T16:13:00Z">
        <w:r>
          <w:t xml:space="preserve">Let </w:t>
        </w:r>
      </w:ins>
      <w:ins w:id="5297" w:author="Rev 3 Allen Wirfs-Brock" w:date="2011-09-22T16:26:00Z">
        <w:r>
          <w:rPr>
            <w:i/>
          </w:rPr>
          <w:t>P</w:t>
        </w:r>
      </w:ins>
      <w:ins w:id="5298" w:author="Rev 3 Allen Wirfs-Brock" w:date="2011-09-22T16:13:00Z">
        <w:r>
          <w:t xml:space="preserve"> be </w:t>
        </w:r>
      </w:ins>
      <w:ins w:id="5299" w:author="Rev 3 Allen Wirfs-Brock" w:date="2011-09-22T16:17:00Z">
        <w:r>
          <w:t>ToString(</w:t>
        </w:r>
        <w:r w:rsidRPr="002276DA">
          <w:rPr>
            <w:i/>
          </w:rPr>
          <w:t>index</w:t>
        </w:r>
        <w:r>
          <w:t>)</w:t>
        </w:r>
      </w:ins>
      <w:ins w:id="5300" w:author="Rev 3 Allen Wirfs-Brock" w:date="2011-09-22T16:13:00Z">
        <w:r>
          <w:t>.</w:t>
        </w:r>
      </w:ins>
    </w:p>
    <w:p w14:paraId="191E72A4" w14:textId="77777777" w:rsidR="000709BD" w:rsidRDefault="000709BD" w:rsidP="000709BD">
      <w:pPr>
        <w:pStyle w:val="Alg3"/>
        <w:numPr>
          <w:ilvl w:val="0"/>
          <w:numId w:val="598"/>
        </w:numPr>
        <w:spacing w:after="220"/>
        <w:rPr>
          <w:ins w:id="5301" w:author="Rev 3 Allen Wirfs-Brock" w:date="2011-09-22T16:13:00Z"/>
        </w:rPr>
      </w:pPr>
      <w:ins w:id="5302" w:author="Rev 3 Allen Wirfs-Brock" w:date="2011-09-22T16:13:00Z">
        <w:r>
          <w:t xml:space="preserve">Evaluate </w:t>
        </w:r>
        <w:r w:rsidRPr="00B678FE">
          <w:rPr>
            <w:i/>
          </w:rPr>
          <w:t>SingleNameBinding</w:t>
        </w:r>
        <w:r>
          <w:t xml:space="preserve"> using  </w:t>
        </w:r>
        <w:r>
          <w:rPr>
            <w:i/>
          </w:rPr>
          <w:t>P</w:t>
        </w:r>
        <w:r>
          <w:t>,</w:t>
        </w:r>
        <w:r>
          <w:rPr>
            <w:i/>
          </w:rPr>
          <w:t xml:space="preserve"> </w:t>
        </w:r>
        <w:r>
          <w:rPr>
            <w:rStyle w:val="bnf"/>
          </w:rPr>
          <w:t>obj</w:t>
        </w:r>
        <w:r>
          <w:t xml:space="preserve">, and </w:t>
        </w:r>
        <w:r w:rsidRPr="00E96A32">
          <w:rPr>
            <w:i/>
          </w:rPr>
          <w:t>env</w:t>
        </w:r>
        <w:r>
          <w:t xml:space="preserve"> as the arguments.</w:t>
        </w:r>
      </w:ins>
    </w:p>
    <w:p w14:paraId="4020CCC7" w14:textId="77777777" w:rsidR="00AB6493" w:rsidRDefault="00AB6493" w:rsidP="00AB6493">
      <w:pPr>
        <w:rPr>
          <w:ins w:id="5303" w:author="Rev 3 Allen Wirfs-Brock" w:date="2011-09-22T16:37:00Z"/>
        </w:rPr>
      </w:pPr>
      <w:ins w:id="5304" w:author="Rev 3 Allen Wirfs-Brock" w:date="2011-09-22T16:37: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9F05FF">
          <w:rPr>
            <w:rStyle w:val="bnf"/>
          </w:rPr>
          <w:t>Binding</w:t>
        </w:r>
        <w:r>
          <w:rPr>
            <w:rStyle w:val="bnf"/>
          </w:rPr>
          <w:t xml:space="preserve">Element </w:t>
        </w:r>
        <w:r>
          <w:rPr>
            <w:b/>
          </w:rPr>
          <w:t>:</w:t>
        </w:r>
        <w:r>
          <w:t xml:space="preserve"> </w:t>
        </w:r>
        <w:r>
          <w:rPr>
            <w:rStyle w:val="bnf"/>
          </w:rPr>
          <w:t xml:space="preserve">BindingPattern </w:t>
        </w:r>
        <w:r w:rsidRPr="00471F4A">
          <w:rPr>
            <w:rFonts w:ascii="Times New Roman" w:hAnsi="Times New Roman"/>
            <w:i/>
          </w:rPr>
          <w:t>Initialiser</w:t>
        </w:r>
        <w:r w:rsidRPr="00471F4A">
          <w:rPr>
            <w:rFonts w:ascii="Times New Roman" w:hAnsi="Times New Roman"/>
            <w:vertAlign w:val="subscript"/>
          </w:rPr>
          <w:t>opt</w:t>
        </w:r>
        <w:r w:rsidRPr="00992216">
          <w:t xml:space="preserve"> </w:t>
        </w:r>
        <w:r>
          <w:t>is determined as follows:</w:t>
        </w:r>
      </w:ins>
    </w:p>
    <w:p w14:paraId="455CC7E8" w14:textId="77777777" w:rsidR="00AB6493" w:rsidRDefault="00AB6493" w:rsidP="00A15A12">
      <w:pPr>
        <w:pStyle w:val="Alg4"/>
        <w:numPr>
          <w:ilvl w:val="0"/>
          <w:numId w:val="599"/>
        </w:numPr>
        <w:spacing w:after="220"/>
        <w:contextualSpacing/>
        <w:rPr>
          <w:ins w:id="5305" w:author="Rev 3 Allen Wirfs-Brock" w:date="2011-09-22T16:37:00Z"/>
        </w:rPr>
      </w:pPr>
      <w:ins w:id="5306" w:author="Rev 3 Allen Wirfs-Brock" w:date="2011-09-22T16:37:00Z">
        <w:r>
          <w:t xml:space="preserve">Return the BoundNames of </w:t>
        </w:r>
        <w:r>
          <w:rPr>
            <w:rStyle w:val="bnf"/>
          </w:rPr>
          <w:t>BindingPattern</w:t>
        </w:r>
        <w:r>
          <w:t>.</w:t>
        </w:r>
      </w:ins>
    </w:p>
    <w:p w14:paraId="136DF26A" w14:textId="77777777" w:rsidR="00A15A12" w:rsidRDefault="00A15A12" w:rsidP="00A15A12">
      <w:pPr>
        <w:rPr>
          <w:ins w:id="5307" w:author="Rev 3 Allen Wirfs-Brock" w:date="2011-09-22T16:39:00Z"/>
        </w:rPr>
      </w:pPr>
      <w:ins w:id="5308" w:author="Rev 3 Allen Wirfs-Brock" w:date="2011-09-22T16:39:00Z">
        <w:r>
          <w:t xml:space="preserve">The production </w:t>
        </w:r>
        <w:r w:rsidRPr="009F05FF">
          <w:rPr>
            <w:rStyle w:val="bnf"/>
          </w:rPr>
          <w:t>Binding</w:t>
        </w:r>
        <w:r>
          <w:rPr>
            <w:rStyle w:val="bnf"/>
          </w:rPr>
          <w:t>Element</w:t>
        </w:r>
        <w:r>
          <w:rPr>
            <w:b/>
          </w:rPr>
          <w:t>:</w:t>
        </w:r>
        <w:r>
          <w:t xml:space="preserve"> </w:t>
        </w:r>
      </w:ins>
      <w:ins w:id="5309" w:author="Rev 3 Allen Wirfs-Brock" w:date="2011-09-22T16:40:00Z">
        <w:r>
          <w:rPr>
            <w:rStyle w:val="bnf"/>
          </w:rPr>
          <w:t xml:space="preserve">BindingPattern </w:t>
        </w:r>
        <w:r w:rsidRPr="00471F4A">
          <w:rPr>
            <w:rFonts w:ascii="Times New Roman" w:hAnsi="Times New Roman"/>
            <w:i/>
          </w:rPr>
          <w:t>Initialiser</w:t>
        </w:r>
        <w:r w:rsidRPr="00471F4A">
          <w:rPr>
            <w:rFonts w:ascii="Times New Roman" w:hAnsi="Times New Roman"/>
            <w:vertAlign w:val="subscript"/>
          </w:rPr>
          <w:t>opt</w:t>
        </w:r>
      </w:ins>
      <w:ins w:id="5310" w:author="Rev 3 Allen Wirfs-Brock" w:date="2011-09-22T16:39:00Z">
        <w:r>
          <w:t xml:space="preserve"> is evaluated with the parameters </w:t>
        </w:r>
        <w:r>
          <w:rPr>
            <w:rStyle w:val="bnf"/>
          </w:rPr>
          <w:t>obj</w:t>
        </w:r>
        <w:r>
          <w:t xml:space="preserve">, </w:t>
        </w:r>
        <w:r>
          <w:rPr>
            <w:rFonts w:ascii="Times New Roman" w:eastAsia="Times New Roman" w:hAnsi="Times New Roman"/>
            <w:i/>
            <w:spacing w:val="6"/>
            <w:lang w:eastAsia="en-US"/>
          </w:rPr>
          <w:t>env</w:t>
        </w:r>
        <w:r>
          <w:t xml:space="preserve"> and </w:t>
        </w:r>
        <w:r w:rsidRPr="000709BD">
          <w:rPr>
            <w:rFonts w:ascii="Times New Roman" w:eastAsia="Times New Roman" w:hAnsi="Times New Roman"/>
            <w:i/>
            <w:spacing w:val="6"/>
            <w:lang w:eastAsia="en-US"/>
          </w:rPr>
          <w:t>index</w:t>
        </w:r>
        <w:r>
          <w:t xml:space="preserve"> as follows:</w:t>
        </w:r>
      </w:ins>
    </w:p>
    <w:p w14:paraId="7BF98BE5" w14:textId="77777777" w:rsidR="00A15A12" w:rsidRDefault="00A15A12" w:rsidP="00A15A12">
      <w:pPr>
        <w:pStyle w:val="Alg3"/>
        <w:numPr>
          <w:ilvl w:val="0"/>
          <w:numId w:val="600"/>
        </w:numPr>
        <w:rPr>
          <w:ins w:id="5311" w:author="Rev 3 Allen Wirfs-Brock" w:date="2011-09-22T16:42:00Z"/>
        </w:rPr>
      </w:pPr>
      <w:ins w:id="5312" w:author="Rev 3 Allen Wirfs-Brock" w:date="2011-09-22T16:42:00Z">
        <w:r>
          <w:t xml:space="preserve">Let </w:t>
        </w:r>
        <w:r>
          <w:rPr>
            <w:i/>
          </w:rPr>
          <w:t>P</w:t>
        </w:r>
        <w:r>
          <w:t xml:space="preserve"> be ToString(</w:t>
        </w:r>
        <w:r w:rsidRPr="002276DA">
          <w:rPr>
            <w:i/>
          </w:rPr>
          <w:t>index</w:t>
        </w:r>
        <w:r>
          <w:t>).</w:t>
        </w:r>
      </w:ins>
    </w:p>
    <w:p w14:paraId="2F78C3A8" w14:textId="77777777" w:rsidR="00A15A12" w:rsidRDefault="00A15A12" w:rsidP="00A15A12">
      <w:pPr>
        <w:pStyle w:val="Alg3"/>
        <w:numPr>
          <w:ilvl w:val="0"/>
          <w:numId w:val="600"/>
        </w:numPr>
        <w:rPr>
          <w:ins w:id="5313" w:author="Rev 3 Allen Wirfs-Brock" w:date="2011-09-22T16:44:00Z"/>
        </w:rPr>
      </w:pPr>
      <w:ins w:id="5314" w:author="Rev 3 Allen Wirfs-Brock" w:date="2011-09-22T16:44:00Z">
        <w:r>
          <w:t xml:space="preserve">Let </w:t>
        </w:r>
        <w:r w:rsidRPr="002276DA">
          <w:rPr>
            <w:i/>
          </w:rPr>
          <w:t>exists</w:t>
        </w:r>
        <w:r>
          <w:t xml:space="preserve"> be the result of calling the [[HasProperty]] internal method of </w:t>
        </w:r>
        <w:r w:rsidRPr="002276DA">
          <w:rPr>
            <w:i/>
          </w:rPr>
          <w:t>obj</w:t>
        </w:r>
        <w:r>
          <w:t xml:space="preserve"> with argument </w:t>
        </w:r>
        <w:r w:rsidRPr="002276DA">
          <w:rPr>
            <w:i/>
          </w:rPr>
          <w:t>P</w:t>
        </w:r>
        <w:r>
          <w:t>.</w:t>
        </w:r>
      </w:ins>
    </w:p>
    <w:p w14:paraId="46F6DA6C" w14:textId="77777777" w:rsidR="00A15A12" w:rsidRDefault="00A15A12" w:rsidP="00A15A12">
      <w:pPr>
        <w:pStyle w:val="Alg3"/>
        <w:numPr>
          <w:ilvl w:val="0"/>
          <w:numId w:val="600"/>
        </w:numPr>
        <w:rPr>
          <w:ins w:id="5315" w:author="Rev 3 Allen Wirfs-Brock" w:date="2011-09-22T16:44:00Z"/>
        </w:rPr>
      </w:pPr>
      <w:ins w:id="5316" w:author="Rev 3 Allen Wirfs-Brock" w:date="2011-09-22T16:44:00Z">
        <w:r>
          <w:t xml:space="preserve">If </w:t>
        </w:r>
        <w:r w:rsidRPr="002276DA">
          <w:rPr>
            <w:i/>
          </w:rPr>
          <w:t>exists</w:t>
        </w:r>
        <w:r>
          <w:t xml:space="preserve"> is </w:t>
        </w:r>
        <w:r w:rsidRPr="002276DA">
          <w:rPr>
            <w:b/>
          </w:rPr>
          <w:t>true</w:t>
        </w:r>
        <w:r>
          <w:t>, then</w:t>
        </w:r>
      </w:ins>
    </w:p>
    <w:p w14:paraId="07264BA3" w14:textId="77777777" w:rsidR="00A15A12" w:rsidRDefault="00A15A12" w:rsidP="00A15A12">
      <w:pPr>
        <w:pStyle w:val="Alg3"/>
        <w:numPr>
          <w:ilvl w:val="1"/>
          <w:numId w:val="600"/>
        </w:numPr>
        <w:tabs>
          <w:tab w:val="clear" w:pos="1080"/>
          <w:tab w:val="left" w:pos="720"/>
        </w:tabs>
        <w:ind w:hanging="720"/>
        <w:rPr>
          <w:ins w:id="5317" w:author="Rev 3 Allen Wirfs-Brock" w:date="2011-09-22T16:44:00Z"/>
        </w:rPr>
      </w:pPr>
      <w:ins w:id="5318" w:author="Rev 3 Allen Wirfs-Brock" w:date="2011-09-22T16:44:00Z">
        <w:r>
          <w:t xml:space="preserve">Let </w:t>
        </w:r>
        <w:r w:rsidRPr="00714F47">
          <w:rPr>
            <w:i/>
          </w:rPr>
          <w:t>v</w:t>
        </w:r>
        <w:r>
          <w:t xml:space="preserve"> be the result of calling the [[Get]] internal method of </w:t>
        </w:r>
        <w:r w:rsidRPr="00714F47">
          <w:rPr>
            <w:i/>
          </w:rPr>
          <w:t>obj</w:t>
        </w:r>
        <w:r>
          <w:t xml:space="preserve"> passing </w:t>
        </w:r>
        <w:r w:rsidRPr="002276DA">
          <w:rPr>
            <w:i/>
          </w:rPr>
          <w:t>P</w:t>
        </w:r>
        <w:r>
          <w:rPr>
            <w:i/>
          </w:rPr>
          <w:t xml:space="preserve"> </w:t>
        </w:r>
        <w:r>
          <w:t>as the argument.</w:t>
        </w:r>
      </w:ins>
    </w:p>
    <w:p w14:paraId="63305CFE" w14:textId="77777777" w:rsidR="00A15A12" w:rsidRDefault="00A15A12" w:rsidP="00A15A12">
      <w:pPr>
        <w:pStyle w:val="Alg3"/>
        <w:numPr>
          <w:ilvl w:val="0"/>
          <w:numId w:val="600"/>
        </w:numPr>
        <w:rPr>
          <w:ins w:id="5319" w:author="Rev 3 Allen Wirfs-Brock" w:date="2011-09-22T16:44:00Z"/>
        </w:rPr>
      </w:pPr>
      <w:ins w:id="5320" w:author="Rev 3 Allen Wirfs-Brock" w:date="2011-09-22T16:44:00Z">
        <w:r>
          <w:t>Else</w:t>
        </w:r>
        <w:r w:rsidRPr="00AA0E90">
          <w:t xml:space="preserve"> </w:t>
        </w:r>
      </w:ins>
    </w:p>
    <w:p w14:paraId="516C5FA1" w14:textId="77777777" w:rsidR="00A15A12" w:rsidRDefault="00A15A12" w:rsidP="00A15A12">
      <w:pPr>
        <w:pStyle w:val="Alg3"/>
        <w:numPr>
          <w:ilvl w:val="1"/>
          <w:numId w:val="600"/>
        </w:numPr>
        <w:tabs>
          <w:tab w:val="clear" w:pos="1080"/>
          <w:tab w:val="left" w:pos="720"/>
        </w:tabs>
        <w:ind w:hanging="720"/>
        <w:rPr>
          <w:ins w:id="5321" w:author="Rev 3 Allen Wirfs-Brock" w:date="2011-09-22T16:44:00Z"/>
        </w:rPr>
      </w:pPr>
      <w:ins w:id="5322" w:author="Rev 3 Allen Wirfs-Brock" w:date="2011-09-22T16:44:00Z">
        <w:r>
          <w:t xml:space="preserve">If </w:t>
        </w:r>
        <w:r w:rsidRPr="00471F4A">
          <w:rPr>
            <w:i/>
          </w:rPr>
          <w:t>Initialiser</w:t>
        </w:r>
        <w:r w:rsidRPr="00471F4A">
          <w:rPr>
            <w:vertAlign w:val="subscript"/>
          </w:rPr>
          <w:t>opt</w:t>
        </w:r>
        <w:r>
          <w:t xml:space="preserve"> is present, then</w:t>
        </w:r>
      </w:ins>
    </w:p>
    <w:p w14:paraId="459D77C8" w14:textId="77777777" w:rsidR="00A15A12" w:rsidRDefault="00A15A12" w:rsidP="00A15A12">
      <w:pPr>
        <w:pStyle w:val="Alg3"/>
        <w:numPr>
          <w:ilvl w:val="2"/>
          <w:numId w:val="600"/>
        </w:numPr>
        <w:tabs>
          <w:tab w:val="clear" w:pos="1800"/>
          <w:tab w:val="num" w:pos="1080"/>
        </w:tabs>
        <w:ind w:hanging="990"/>
        <w:rPr>
          <w:ins w:id="5323" w:author="Rev 3 Allen Wirfs-Brock" w:date="2011-09-22T16:44:00Z"/>
        </w:rPr>
      </w:pPr>
      <w:ins w:id="5324" w:author="Rev 3 Allen Wirfs-Brock" w:date="2011-09-22T16:44:00Z">
        <w:r>
          <w:t xml:space="preserve">Let </w:t>
        </w:r>
        <w:r>
          <w:rPr>
            <w:i/>
          </w:rPr>
          <w:t>v</w:t>
        </w:r>
        <w:r>
          <w:t xml:space="preserve"> be the result of evaluating</w:t>
        </w:r>
        <w:r w:rsidRPr="00467AC7">
          <w:rPr>
            <w:i/>
          </w:rPr>
          <w:t xml:space="preserve"> </w:t>
        </w:r>
        <w:r w:rsidRPr="00471F4A">
          <w:rPr>
            <w:i/>
          </w:rPr>
          <w:t>Initialiser</w:t>
        </w:r>
        <w:r>
          <w:t>.</w:t>
        </w:r>
      </w:ins>
    </w:p>
    <w:p w14:paraId="45091AC2" w14:textId="77777777" w:rsidR="00A15A12" w:rsidRDefault="00A15A12" w:rsidP="00A15A12">
      <w:pPr>
        <w:pStyle w:val="Alg3"/>
        <w:numPr>
          <w:ilvl w:val="1"/>
          <w:numId w:val="600"/>
        </w:numPr>
        <w:tabs>
          <w:tab w:val="clear" w:pos="1080"/>
          <w:tab w:val="num" w:pos="720"/>
        </w:tabs>
        <w:ind w:hanging="720"/>
        <w:rPr>
          <w:ins w:id="5325" w:author="Rev 3 Allen Wirfs-Brock" w:date="2011-09-22T16:44:00Z"/>
        </w:rPr>
      </w:pPr>
      <w:ins w:id="5326" w:author="Rev 3 Allen Wirfs-Brock" w:date="2011-09-22T16:44:00Z">
        <w:r>
          <w:t>Else,</w:t>
        </w:r>
      </w:ins>
    </w:p>
    <w:p w14:paraId="09545BEC" w14:textId="77777777" w:rsidR="00A15A12" w:rsidRDefault="00A15A12" w:rsidP="00A15A12">
      <w:pPr>
        <w:pStyle w:val="Alg3"/>
        <w:numPr>
          <w:ilvl w:val="2"/>
          <w:numId w:val="600"/>
        </w:numPr>
        <w:tabs>
          <w:tab w:val="left" w:pos="990"/>
        </w:tabs>
        <w:ind w:hanging="990"/>
        <w:rPr>
          <w:ins w:id="5327" w:author="Rev 3 Allen Wirfs-Brock" w:date="2011-09-22T16:44:00Z"/>
        </w:rPr>
      </w:pPr>
      <w:ins w:id="5328" w:author="Rev 3 Allen Wirfs-Brock" w:date="2011-09-22T16:44:00Z">
        <w:r>
          <w:t xml:space="preserve"> Let</w:t>
        </w:r>
        <w:r w:rsidRPr="00467AC7">
          <w:rPr>
            <w:i/>
          </w:rPr>
          <w:t xml:space="preserve"> </w:t>
        </w:r>
        <w:r>
          <w:rPr>
            <w:i/>
          </w:rPr>
          <w:t>v</w:t>
        </w:r>
        <w:r>
          <w:t xml:space="preserve"> be </w:t>
        </w:r>
        <w:r w:rsidRPr="00467AC7">
          <w:rPr>
            <w:b/>
          </w:rPr>
          <w:t>undefined</w:t>
        </w:r>
        <w:r>
          <w:t>.</w:t>
        </w:r>
      </w:ins>
    </w:p>
    <w:p w14:paraId="04571F3D" w14:textId="77777777" w:rsidR="000709BD" w:rsidRDefault="00A15A12" w:rsidP="00DC48CF">
      <w:pPr>
        <w:pStyle w:val="Alg2"/>
        <w:numPr>
          <w:ilvl w:val="0"/>
          <w:numId w:val="600"/>
        </w:numPr>
        <w:spacing w:after="220"/>
        <w:rPr>
          <w:ins w:id="5329" w:author="Rev 3 Allen Wirfs-Brock" w:date="2011-09-22T16:13:00Z"/>
        </w:rPr>
      </w:pPr>
      <w:ins w:id="5330" w:author="Rev 3 Allen Wirfs-Brock" w:date="2011-09-22T16:41:00Z">
        <w:r>
          <w:t xml:space="preserve">Evaluate </w:t>
        </w:r>
        <w:r>
          <w:rPr>
            <w:i/>
          </w:rPr>
          <w:t>Binding</w:t>
        </w:r>
        <w:r w:rsidRPr="002F627B">
          <w:rPr>
            <w:i/>
          </w:rPr>
          <w:t>Pattern</w:t>
        </w:r>
        <w:r>
          <w:t xml:space="preserve"> passing </w:t>
        </w:r>
        <w:r>
          <w:rPr>
            <w:i/>
          </w:rPr>
          <w:t>v</w:t>
        </w:r>
        <w:r>
          <w:t xml:space="preserve"> and </w:t>
        </w:r>
        <w:r>
          <w:rPr>
            <w:i/>
          </w:rPr>
          <w:t>env</w:t>
        </w:r>
        <w:r>
          <w:t xml:space="preserve"> as arguments.</w:t>
        </w:r>
      </w:ins>
    </w:p>
    <w:p w14:paraId="1D562AF9" w14:textId="77777777" w:rsidR="0064674E" w:rsidRDefault="0064674E" w:rsidP="0064674E">
      <w:pPr>
        <w:rPr>
          <w:ins w:id="5331" w:author="Rev 3 Allen Wirfs-Brock" w:date="2011-09-22T15:07:00Z"/>
        </w:rPr>
      </w:pPr>
      <w:ins w:id="5332" w:author="Rev 3 Allen Wirfs-Brock" w:date="2011-09-22T15:07: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A817DB">
          <w:rPr>
            <w:rStyle w:val="bnf"/>
          </w:rPr>
          <w:t>BindingRestElement</w:t>
        </w:r>
        <w:r>
          <w:rPr>
            <w:rStyle w:val="bnf"/>
          </w:rPr>
          <w:t xml:space="preserve"> </w:t>
        </w:r>
        <w:r>
          <w:rPr>
            <w:rFonts w:cs="Arial"/>
            <w:i/>
            <w:vertAlign w:val="subscript"/>
          </w:rPr>
          <w:t xml:space="preserve"> </w:t>
        </w:r>
        <w:r>
          <w:rPr>
            <w:b/>
          </w:rPr>
          <w:t>:</w:t>
        </w:r>
        <w:r>
          <w:t xml:space="preserve">  </w:t>
        </w:r>
        <w:r>
          <w:rPr>
            <w:rFonts w:ascii="Courier New" w:hAnsi="Courier New" w:cs="Courier New"/>
            <w:b/>
          </w:rPr>
          <w:t>...</w:t>
        </w:r>
        <w:r w:rsidRPr="009F05FF">
          <w:rPr>
            <w:rStyle w:val="bnf"/>
          </w:rPr>
          <w:t xml:space="preserve"> </w:t>
        </w:r>
        <w:r>
          <w:rPr>
            <w:rStyle w:val="bnf"/>
          </w:rPr>
          <w:t xml:space="preserve"> </w:t>
        </w:r>
        <w:r w:rsidRPr="007604E3">
          <w:rPr>
            <w:rStyle w:val="bnf"/>
          </w:rPr>
          <w:t>Binding</w:t>
        </w:r>
        <w:r>
          <w:rPr>
            <w:rStyle w:val="bnf"/>
          </w:rPr>
          <w:t>Identifier</w:t>
        </w:r>
        <w:r>
          <w:t xml:space="preserve"> is determined as follows:</w:t>
        </w:r>
      </w:ins>
    </w:p>
    <w:p w14:paraId="0DBB54B2" w14:textId="77777777" w:rsidR="0064674E" w:rsidRDefault="0064674E" w:rsidP="000D60F8">
      <w:pPr>
        <w:pStyle w:val="Alg4"/>
        <w:numPr>
          <w:ilvl w:val="0"/>
          <w:numId w:val="595"/>
        </w:numPr>
        <w:spacing w:after="220"/>
        <w:contextualSpacing/>
        <w:rPr>
          <w:ins w:id="5333" w:author="Rev 3 Allen Wirfs-Brock" w:date="2011-09-22T15:07:00Z"/>
        </w:rPr>
      </w:pPr>
      <w:ins w:id="5334" w:author="Rev 3 Allen Wirfs-Brock" w:date="2011-09-22T15:07:00Z">
        <w:r>
          <w:t xml:space="preserve">Return the BoundNames of </w:t>
        </w:r>
        <w:r w:rsidRPr="007604E3">
          <w:rPr>
            <w:rStyle w:val="bnf"/>
          </w:rPr>
          <w:t>Binding</w:t>
        </w:r>
        <w:r>
          <w:rPr>
            <w:rStyle w:val="bnf"/>
          </w:rPr>
          <w:t>Identifier</w:t>
        </w:r>
        <w:r>
          <w:t>.</w:t>
        </w:r>
      </w:ins>
    </w:p>
    <w:p w14:paraId="66ACFA04" w14:textId="77777777" w:rsidR="00AA404C" w:rsidDel="00F1230C" w:rsidRDefault="00AA404C" w:rsidP="00AA404C">
      <w:pPr>
        <w:rPr>
          <w:ins w:id="5335" w:author="Allen Wirfs-Brock" w:date="2011-07-11T15:39:00Z"/>
          <w:del w:id="5336" w:author="Rev 3 Allen Wirfs-Brock" w:date="2011-09-21T17:19:00Z"/>
        </w:rPr>
      </w:pPr>
      <w:ins w:id="5337" w:author="Allen Wirfs-Brock" w:date="2011-07-11T15:39:00Z">
        <w:del w:id="5338" w:author="Rev 3 Allen Wirfs-Brock" w:date="2011-09-21T17:19:00Z">
          <w:r w:rsidDel="00F1230C">
            <w:delText xml:space="preserve">The </w:delText>
          </w:r>
          <w:r w:rsidDel="00F1230C">
            <w:rPr>
              <w:rFonts w:ascii="Times New Roman" w:eastAsia="Times New Roman" w:hAnsi="Times New Roman"/>
              <w:spacing w:val="6"/>
              <w:lang w:eastAsia="en-US"/>
            </w:rPr>
            <w:delText xml:space="preserve">BoundNames </w:delText>
          </w:r>
          <w:r w:rsidDel="00F1230C">
            <w:delText>of the</w:delText>
          </w:r>
          <w:r w:rsidRPr="006D7E13" w:rsidDel="00F1230C">
            <w:delText xml:space="preserve"> </w:delText>
          </w:r>
          <w:r w:rsidDel="00F1230C">
            <w:delText>production</w:delText>
          </w:r>
        </w:del>
        <w:del w:id="5339" w:author="Rev 3 Allen Wirfs-Brock" w:date="2011-09-01T13:55:00Z">
          <w:r w:rsidDel="00B678FE">
            <w:delText xml:space="preserve">  </w:delText>
          </w:r>
        </w:del>
      </w:ins>
      <w:ins w:id="5340" w:author="Allen Wirfs-Brock" w:date="2011-07-11T15:44:00Z">
        <w:del w:id="5341" w:author="Rev 3 Allen Wirfs-Brock" w:date="2011-09-01T13:55:00Z">
          <w:r w:rsidR="005451AB" w:rsidRPr="00A817DB" w:rsidDel="00B678FE">
            <w:rPr>
              <w:rStyle w:val="bnf"/>
            </w:rPr>
            <w:delText>BindingRestElement</w:delText>
          </w:r>
          <w:r w:rsidR="005451AB" w:rsidDel="00B678FE">
            <w:rPr>
              <w:rStyle w:val="bnf"/>
            </w:rPr>
            <w:delText xml:space="preserve"> </w:delText>
          </w:r>
          <w:r w:rsidR="005451AB" w:rsidDel="00B678FE">
            <w:rPr>
              <w:rFonts w:cs="Arial"/>
              <w:i/>
              <w:vertAlign w:val="subscript"/>
            </w:rPr>
            <w:delText xml:space="preserve"> </w:delText>
          </w:r>
        </w:del>
      </w:ins>
      <w:ins w:id="5342" w:author="Allen Wirfs-Brock" w:date="2011-07-11T15:39:00Z">
        <w:del w:id="5343" w:author="Rev 3 Allen Wirfs-Brock" w:date="2011-09-01T13:55:00Z">
          <w:r w:rsidDel="00B678FE">
            <w:rPr>
              <w:b/>
            </w:rPr>
            <w:delText>:</w:delText>
          </w:r>
          <w:r w:rsidDel="00B678FE">
            <w:delText xml:space="preserve"> </w:delText>
          </w:r>
        </w:del>
      </w:ins>
      <w:ins w:id="5344" w:author="Allen Wirfs-Brock" w:date="2011-07-11T15:45:00Z">
        <w:del w:id="5345" w:author="Rev 3 Allen Wirfs-Brock" w:date="2011-09-01T13:55:00Z">
          <w:r w:rsidR="005451AB" w:rsidDel="00B678FE">
            <w:delText xml:space="preserve"> </w:delText>
          </w:r>
          <w:r w:rsidR="005451AB" w:rsidDel="00B678FE">
            <w:rPr>
              <w:rFonts w:ascii="Courier New" w:hAnsi="Courier New" w:cs="Courier New"/>
              <w:b/>
            </w:rPr>
            <w:delText>...</w:delText>
          </w:r>
        </w:del>
      </w:ins>
      <w:ins w:id="5346" w:author="Allen Wirfs-Brock" w:date="2011-07-11T15:39:00Z">
        <w:del w:id="5347" w:author="Rev 3 Allen Wirfs-Brock" w:date="2011-09-01T13:55:00Z">
          <w:r w:rsidRPr="009F05FF" w:rsidDel="00B678FE">
            <w:rPr>
              <w:rStyle w:val="bnf"/>
            </w:rPr>
            <w:delText xml:space="preserve"> </w:delText>
          </w:r>
          <w:r w:rsidDel="00B678FE">
            <w:rPr>
              <w:rStyle w:val="bnf"/>
            </w:rPr>
            <w:delText xml:space="preserve"> </w:delText>
          </w:r>
        </w:del>
      </w:ins>
      <w:ins w:id="5348" w:author="Allen Wirfs-Brock" w:date="2011-07-11T15:44:00Z">
        <w:del w:id="5349" w:author="Rev 3 Allen Wirfs-Brock" w:date="2011-09-01T13:55:00Z">
          <w:r w:rsidR="005451AB" w:rsidDel="00B678FE">
            <w:rPr>
              <w:rStyle w:val="bnf"/>
            </w:rPr>
            <w:delText>Identifier</w:delText>
          </w:r>
        </w:del>
        <w:del w:id="5350" w:author="Rev 3 Allen Wirfs-Brock" w:date="2011-09-21T17:19:00Z">
          <w:r w:rsidR="005451AB" w:rsidDel="00F1230C">
            <w:delText xml:space="preserve"> </w:delText>
          </w:r>
        </w:del>
      </w:ins>
      <w:ins w:id="5351" w:author="Allen Wirfs-Brock" w:date="2011-07-11T15:39:00Z">
        <w:del w:id="5352" w:author="Rev 3 Allen Wirfs-Brock" w:date="2011-09-21T17:19:00Z">
          <w:r w:rsidDel="00F1230C">
            <w:delText>is determined as follows:</w:delText>
          </w:r>
        </w:del>
      </w:ins>
    </w:p>
    <w:p w14:paraId="150064FD" w14:textId="77777777" w:rsidR="00AA404C" w:rsidDel="00F1230C" w:rsidRDefault="00AA404C" w:rsidP="00525158">
      <w:pPr>
        <w:pStyle w:val="Alg4"/>
        <w:numPr>
          <w:ilvl w:val="0"/>
          <w:numId w:val="586"/>
        </w:numPr>
        <w:spacing w:after="220"/>
        <w:contextualSpacing/>
        <w:rPr>
          <w:ins w:id="5353" w:author="Allen Wirfs-Brock" w:date="2011-07-11T15:39:00Z"/>
          <w:del w:id="5354" w:author="Rev 3 Allen Wirfs-Brock" w:date="2011-09-21T17:19:00Z"/>
        </w:rPr>
        <w:pPrChange w:id="5355" w:author="Rev 3 Allen Wirfs-Brock" w:date="2011-09-11T15:11:00Z">
          <w:pPr>
            <w:pStyle w:val="Alg4"/>
            <w:numPr>
              <w:numId w:val="478"/>
            </w:numPr>
            <w:tabs>
              <w:tab w:val="num" w:pos="360"/>
            </w:tabs>
            <w:spacing w:after="220"/>
            <w:ind w:left="360" w:hanging="360"/>
            <w:contextualSpacing/>
          </w:pPr>
        </w:pPrChange>
      </w:pPr>
      <w:ins w:id="5356" w:author="Allen Wirfs-Brock" w:date="2011-07-11T15:39:00Z">
        <w:del w:id="5357" w:author="Rev 3 Allen Wirfs-Brock" w:date="2011-09-21T17:19:00Z">
          <w:r w:rsidDel="00F1230C">
            <w:delText xml:space="preserve">Return </w:delText>
          </w:r>
        </w:del>
        <w:del w:id="5358" w:author="Rev 3 Allen Wirfs-Brock" w:date="2011-08-31T11:03:00Z">
          <w:r w:rsidDel="00471F4A">
            <w:delText xml:space="preserve">BoundNames of </w:delText>
          </w:r>
          <w:r w:rsidRPr="009F05FF" w:rsidDel="00471F4A">
            <w:rPr>
              <w:rStyle w:val="bnf"/>
            </w:rPr>
            <w:delText>Binding</w:delText>
          </w:r>
          <w:r w:rsidDel="00471F4A">
            <w:rPr>
              <w:rStyle w:val="bnf"/>
            </w:rPr>
            <w:delText>Element</w:delText>
          </w:r>
          <w:r w:rsidDel="00471F4A">
            <w:delText>.</w:delText>
          </w:r>
        </w:del>
      </w:ins>
    </w:p>
    <w:p w14:paraId="4B2F0936" w14:textId="77777777" w:rsidR="00583028" w:rsidRDefault="00583028" w:rsidP="00583028">
      <w:pPr>
        <w:rPr>
          <w:ins w:id="5359" w:author="Rev 3 Allen Wirfs-Brock" w:date="2011-09-11T14:46:00Z"/>
        </w:rPr>
      </w:pPr>
      <w:ins w:id="5360" w:author="Rev 3 Allen Wirfs-Brock" w:date="2011-09-11T14:46:00Z">
        <w:r>
          <w:t xml:space="preserve">The production </w:t>
        </w:r>
        <w:r>
          <w:rPr>
            <w:rStyle w:val="bnf"/>
          </w:rPr>
          <w:t xml:space="preserve">BindingRestElement </w:t>
        </w:r>
        <w:r w:rsidRPr="00E768D0">
          <w:t>:</w:t>
        </w:r>
        <w:r>
          <w:t xml:space="preserve"> </w:t>
        </w:r>
        <w:r w:rsidRPr="00EE7398">
          <w:rPr>
            <w:b/>
          </w:rPr>
          <w:t>…</w:t>
        </w:r>
        <w:r>
          <w:rPr>
            <w:b/>
          </w:rPr>
          <w:t xml:space="preserve"> </w:t>
        </w:r>
      </w:ins>
      <w:ins w:id="5361" w:author="Rev 3 Allen Wirfs-Brock" w:date="2011-09-11T14:47:00Z">
        <w:r w:rsidRPr="007604E3">
          <w:rPr>
            <w:rStyle w:val="bnf"/>
          </w:rPr>
          <w:t>Binding</w:t>
        </w:r>
        <w:r>
          <w:rPr>
            <w:rStyle w:val="bnf"/>
          </w:rPr>
          <w:t>Identifier</w:t>
        </w:r>
        <w:r>
          <w:t xml:space="preserve"> </w:t>
        </w:r>
      </w:ins>
      <w:ins w:id="5362" w:author="Rev 3 Allen Wirfs-Brock" w:date="2011-09-11T14:46:00Z">
        <w:r>
          <w:t xml:space="preserve">is evaluated with the parameters </w:t>
        </w:r>
        <w:r>
          <w:rPr>
            <w:rStyle w:val="bnf"/>
          </w:rPr>
          <w:t>obj</w:t>
        </w:r>
      </w:ins>
      <w:ins w:id="5363" w:author="Rev 3 Allen Wirfs-Brock" w:date="2011-09-11T14:48:00Z">
        <w:r>
          <w:t xml:space="preserve">, </w:t>
        </w:r>
        <w:r>
          <w:rPr>
            <w:rFonts w:ascii="Times New Roman" w:eastAsia="Times New Roman" w:hAnsi="Times New Roman"/>
            <w:i/>
            <w:spacing w:val="6"/>
            <w:lang w:eastAsia="en-US"/>
          </w:rPr>
          <w:t>env</w:t>
        </w:r>
        <w:r>
          <w:t>,</w:t>
        </w:r>
      </w:ins>
      <w:ins w:id="5364" w:author="Rev 3 Allen Wirfs-Brock" w:date="2011-09-11T14:46:00Z">
        <w:r>
          <w:t xml:space="preserve"> and </w:t>
        </w:r>
        <w:r w:rsidRPr="00DE64DC">
          <w:rPr>
            <w:rStyle w:val="bnf"/>
          </w:rPr>
          <w:t>index</w:t>
        </w:r>
        <w:r>
          <w:t xml:space="preserve"> as follows:</w:t>
        </w:r>
      </w:ins>
    </w:p>
    <w:p w14:paraId="66814B82" w14:textId="77777777" w:rsidR="00583028" w:rsidRDefault="00583028" w:rsidP="00467AC7">
      <w:pPr>
        <w:pStyle w:val="Alg3"/>
        <w:numPr>
          <w:ilvl w:val="0"/>
          <w:numId w:val="590"/>
        </w:numPr>
        <w:rPr>
          <w:ins w:id="5365" w:author="Rev 3 Allen Wirfs-Brock" w:date="2011-09-11T14:46:00Z"/>
        </w:rPr>
      </w:pPr>
      <w:ins w:id="5366" w:author="Rev 3 Allen Wirfs-Brock" w:date="2011-09-11T14:46:00Z">
        <w:r>
          <w:t xml:space="preserve">Let </w:t>
        </w:r>
        <w:r w:rsidRPr="00EE7398">
          <w:rPr>
            <w:i/>
          </w:rPr>
          <w:t>lenVal</w:t>
        </w:r>
        <w:r>
          <w:t xml:space="preserve"> be the result of calling the [[Get]] internal method of </w:t>
        </w:r>
        <w:r w:rsidRPr="00EE7398">
          <w:rPr>
            <w:i/>
          </w:rPr>
          <w:t>obj</w:t>
        </w:r>
        <w:r>
          <w:t xml:space="preserve"> with argument </w:t>
        </w:r>
        <w:r w:rsidRPr="00EE7398">
          <w:rPr>
            <w:rFonts w:ascii="Courier New" w:hAnsi="Courier New" w:cs="Courier New"/>
          </w:rPr>
          <w:t>“</w:t>
        </w:r>
        <w:r w:rsidRPr="00EE7398">
          <w:rPr>
            <w:rFonts w:ascii="Courier New" w:hAnsi="Courier New" w:cs="Courier New"/>
            <w:b/>
          </w:rPr>
          <w:t>length</w:t>
        </w:r>
        <w:r w:rsidRPr="00EE7398">
          <w:rPr>
            <w:rFonts w:ascii="Courier New" w:hAnsi="Courier New" w:cs="Courier New"/>
          </w:rPr>
          <w:t>”.</w:t>
        </w:r>
      </w:ins>
    </w:p>
    <w:p w14:paraId="093AB3D7" w14:textId="77777777" w:rsidR="00583028" w:rsidRDefault="00583028" w:rsidP="00467AC7">
      <w:pPr>
        <w:pStyle w:val="Alg3"/>
        <w:numPr>
          <w:ilvl w:val="0"/>
          <w:numId w:val="590"/>
        </w:numPr>
        <w:rPr>
          <w:ins w:id="5367" w:author="Rev 3 Allen Wirfs-Brock" w:date="2011-09-11T14:46:00Z"/>
        </w:rPr>
      </w:pPr>
      <w:ins w:id="5368" w:author="Rev 3 Allen Wirfs-Brock" w:date="2011-09-11T14:46:00Z">
        <w:r>
          <w:t xml:space="preserve">Let </w:t>
        </w:r>
        <w:r w:rsidRPr="00EE7398">
          <w:rPr>
            <w:i/>
          </w:rPr>
          <w:t>len</w:t>
        </w:r>
        <w:r>
          <w:t xml:space="preserve"> be ToUint32(</w:t>
        </w:r>
        <w:r w:rsidRPr="00EE7398">
          <w:rPr>
            <w:i/>
          </w:rPr>
          <w:t>lenVal</w:t>
        </w:r>
        <w:r>
          <w:t>).</w:t>
        </w:r>
      </w:ins>
    </w:p>
    <w:p w14:paraId="2C11EB04" w14:textId="77777777" w:rsidR="00583028" w:rsidRDefault="00583028" w:rsidP="00467AC7">
      <w:pPr>
        <w:pStyle w:val="Alg3"/>
        <w:numPr>
          <w:ilvl w:val="0"/>
          <w:numId w:val="590"/>
        </w:numPr>
        <w:rPr>
          <w:ins w:id="5369" w:author="Rev 3 Allen Wirfs-Brock" w:date="2011-09-11T14:46:00Z"/>
        </w:rPr>
      </w:pPr>
      <w:ins w:id="5370" w:author="Rev 3 Allen Wirfs-Brock" w:date="2011-09-11T14:46:00Z">
        <w:r>
          <w:t xml:space="preserve">Let </w:t>
        </w:r>
        <w:r w:rsidRPr="00334FB2">
          <w:rPr>
            <w:i/>
          </w:rPr>
          <w:t>A</w:t>
        </w:r>
        <w:r>
          <w:t xml:space="preserve"> be a new array object created as if by the expression </w:t>
        </w:r>
        <w:r w:rsidRPr="00334FB2">
          <w:rPr>
            <w:rFonts w:ascii="Courier New" w:hAnsi="Courier New" w:cs="Courier New"/>
            <w:b/>
          </w:rPr>
          <w:t>new Array()</w:t>
        </w:r>
        <w:r>
          <w:t xml:space="preserve"> where </w:t>
        </w:r>
        <w:r w:rsidRPr="00334FB2">
          <w:rPr>
            <w:rFonts w:ascii="Courier New" w:hAnsi="Courier New" w:cs="Courier New"/>
            <w:b/>
          </w:rPr>
          <w:t>Array</w:t>
        </w:r>
        <w:r>
          <w:t xml:space="preserve"> is the standard built-in constructor with that name.</w:t>
        </w:r>
      </w:ins>
    </w:p>
    <w:p w14:paraId="4671BCDD" w14:textId="77777777" w:rsidR="00583028" w:rsidRDefault="00583028" w:rsidP="00467AC7">
      <w:pPr>
        <w:pStyle w:val="Alg3"/>
        <w:numPr>
          <w:ilvl w:val="0"/>
          <w:numId w:val="590"/>
        </w:numPr>
        <w:rPr>
          <w:ins w:id="5371" w:author="Rev 3 Allen Wirfs-Brock" w:date="2011-09-11T14:46:00Z"/>
        </w:rPr>
      </w:pPr>
      <w:ins w:id="5372" w:author="Rev 3 Allen Wirfs-Brock" w:date="2011-09-11T14:46:00Z">
        <w:r>
          <w:t xml:space="preserve">Let </w:t>
        </w:r>
        <w:r w:rsidRPr="00334FB2">
          <w:rPr>
            <w:i/>
          </w:rPr>
          <w:t>n</w:t>
        </w:r>
        <w:r>
          <w:t>=0;</w:t>
        </w:r>
      </w:ins>
    </w:p>
    <w:p w14:paraId="14673DE8" w14:textId="77777777" w:rsidR="00583028" w:rsidRDefault="00583028" w:rsidP="00467AC7">
      <w:pPr>
        <w:pStyle w:val="Alg3"/>
        <w:numPr>
          <w:ilvl w:val="0"/>
          <w:numId w:val="590"/>
        </w:numPr>
        <w:rPr>
          <w:ins w:id="5373" w:author="Rev 3 Allen Wirfs-Brock" w:date="2011-09-11T14:46:00Z"/>
        </w:rPr>
      </w:pPr>
      <w:ins w:id="5374" w:author="Rev 3 Allen Wirfs-Brock" w:date="2011-09-11T14:46:00Z">
        <w:r>
          <w:t xml:space="preserve">Repeat, while </w:t>
        </w:r>
        <w:r w:rsidRPr="00334FB2">
          <w:rPr>
            <w:i/>
          </w:rPr>
          <w:t>index</w:t>
        </w:r>
        <w:r>
          <w:t xml:space="preserve"> &lt; </w:t>
        </w:r>
        <w:r w:rsidRPr="00334FB2">
          <w:rPr>
            <w:i/>
          </w:rPr>
          <w:t>len</w:t>
        </w:r>
      </w:ins>
    </w:p>
    <w:p w14:paraId="57BEBC08" w14:textId="77777777" w:rsidR="002276DA" w:rsidRDefault="002276DA" w:rsidP="00B22B02">
      <w:pPr>
        <w:pStyle w:val="Alg3"/>
        <w:numPr>
          <w:ilvl w:val="1"/>
          <w:numId w:val="590"/>
        </w:numPr>
        <w:tabs>
          <w:tab w:val="clear" w:pos="1080"/>
          <w:tab w:val="num" w:pos="720"/>
        </w:tabs>
        <w:ind w:left="720"/>
        <w:rPr>
          <w:ins w:id="5375" w:author="Rev 3 Allen Wirfs-Brock" w:date="2011-09-11T14:53:00Z"/>
        </w:rPr>
      </w:pPr>
      <w:ins w:id="5376" w:author="Rev 3 Allen Wirfs-Brock" w:date="2011-09-11T14:53:00Z">
        <w:r>
          <w:t xml:space="preserve">Let </w:t>
        </w:r>
        <w:r w:rsidRPr="002276DA">
          <w:rPr>
            <w:i/>
          </w:rPr>
          <w:t>P</w:t>
        </w:r>
        <w:r>
          <w:t xml:space="preserve"> be ToString(</w:t>
        </w:r>
        <w:r w:rsidRPr="002276DA">
          <w:rPr>
            <w:i/>
          </w:rPr>
          <w:t>index</w:t>
        </w:r>
        <w:r>
          <w:t>).</w:t>
        </w:r>
      </w:ins>
    </w:p>
    <w:p w14:paraId="4B405513" w14:textId="77777777" w:rsidR="00B95652" w:rsidRDefault="002276DA" w:rsidP="00B22B02">
      <w:pPr>
        <w:pStyle w:val="Alg3"/>
        <w:numPr>
          <w:ilvl w:val="1"/>
          <w:numId w:val="590"/>
        </w:numPr>
        <w:tabs>
          <w:tab w:val="clear" w:pos="1080"/>
          <w:tab w:val="num" w:pos="720"/>
        </w:tabs>
        <w:ind w:left="720"/>
        <w:rPr>
          <w:ins w:id="5377" w:author="Rev 3 Allen Wirfs-Brock" w:date="2011-09-11T14:51:00Z"/>
        </w:rPr>
      </w:pPr>
      <w:ins w:id="5378" w:author="Rev 3 Allen Wirfs-Brock" w:date="2011-09-11T14:52:00Z">
        <w:r>
          <w:t xml:space="preserve">Let </w:t>
        </w:r>
        <w:r w:rsidRPr="002276DA">
          <w:rPr>
            <w:i/>
          </w:rPr>
          <w:t>exists</w:t>
        </w:r>
        <w:r>
          <w:t xml:space="preserve"> be the result of calling the [[HasProperty]] internal method of </w:t>
        </w:r>
        <w:r w:rsidRPr="002276DA">
          <w:rPr>
            <w:i/>
          </w:rPr>
          <w:t>obj</w:t>
        </w:r>
        <w:r>
          <w:t xml:space="preserve"> with argument </w:t>
        </w:r>
        <w:r w:rsidRPr="002276DA">
          <w:rPr>
            <w:i/>
          </w:rPr>
          <w:t>P</w:t>
        </w:r>
        <w:r>
          <w:t>.</w:t>
        </w:r>
      </w:ins>
    </w:p>
    <w:p w14:paraId="7E0C8F64" w14:textId="77777777" w:rsidR="002276DA" w:rsidRDefault="002276DA" w:rsidP="00B22B02">
      <w:pPr>
        <w:pStyle w:val="Alg3"/>
        <w:numPr>
          <w:ilvl w:val="1"/>
          <w:numId w:val="590"/>
        </w:numPr>
        <w:tabs>
          <w:tab w:val="clear" w:pos="1080"/>
          <w:tab w:val="num" w:pos="720"/>
        </w:tabs>
        <w:ind w:left="720"/>
        <w:rPr>
          <w:ins w:id="5379" w:author="Rev 3 Allen Wirfs-Brock" w:date="2011-09-11T14:54:00Z"/>
        </w:rPr>
      </w:pPr>
      <w:ins w:id="5380" w:author="Rev 3 Allen Wirfs-Brock" w:date="2011-09-11T14:54:00Z">
        <w:r>
          <w:t xml:space="preserve">If </w:t>
        </w:r>
        <w:r w:rsidRPr="002276DA">
          <w:rPr>
            <w:i/>
          </w:rPr>
          <w:t>exists</w:t>
        </w:r>
        <w:r>
          <w:t xml:space="preserve"> is </w:t>
        </w:r>
        <w:r w:rsidRPr="002276DA">
          <w:rPr>
            <w:b/>
          </w:rPr>
          <w:t>true</w:t>
        </w:r>
        <w:r>
          <w:t>, then</w:t>
        </w:r>
      </w:ins>
    </w:p>
    <w:p w14:paraId="42E5F932" w14:textId="77777777" w:rsidR="00583028" w:rsidRDefault="00583028" w:rsidP="00B22B02">
      <w:pPr>
        <w:pStyle w:val="Alg3"/>
        <w:numPr>
          <w:ilvl w:val="2"/>
          <w:numId w:val="590"/>
        </w:numPr>
        <w:tabs>
          <w:tab w:val="clear" w:pos="1800"/>
          <w:tab w:val="num" w:pos="990"/>
        </w:tabs>
        <w:ind w:left="990" w:hanging="180"/>
        <w:rPr>
          <w:ins w:id="5381" w:author="Rev 3 Allen Wirfs-Brock" w:date="2011-09-11T14:46:00Z"/>
        </w:rPr>
      </w:pPr>
      <w:ins w:id="5382" w:author="Rev 3 Allen Wirfs-Brock" w:date="2011-09-11T14:46:00Z">
        <w:r>
          <w:t xml:space="preserve">Let </w:t>
        </w:r>
        <w:r w:rsidRPr="00714F47">
          <w:rPr>
            <w:i/>
          </w:rPr>
          <w:t>v</w:t>
        </w:r>
        <w:r>
          <w:t xml:space="preserve"> be the result of calling the [[Get]] internal method of </w:t>
        </w:r>
        <w:r w:rsidRPr="00714F47">
          <w:rPr>
            <w:i/>
          </w:rPr>
          <w:t>obj</w:t>
        </w:r>
        <w:r>
          <w:t xml:space="preserve"> passing </w:t>
        </w:r>
      </w:ins>
      <w:ins w:id="5383" w:author="Rev 3 Allen Wirfs-Brock" w:date="2011-09-11T14:55:00Z">
        <w:r w:rsidR="002276DA" w:rsidRPr="002276DA">
          <w:rPr>
            <w:i/>
          </w:rPr>
          <w:t>P</w:t>
        </w:r>
        <w:r w:rsidR="002276DA">
          <w:rPr>
            <w:i/>
          </w:rPr>
          <w:t xml:space="preserve"> </w:t>
        </w:r>
      </w:ins>
      <w:ins w:id="5384" w:author="Rev 3 Allen Wirfs-Brock" w:date="2011-09-11T14:46:00Z">
        <w:r>
          <w:t>as the argument.</w:t>
        </w:r>
      </w:ins>
    </w:p>
    <w:p w14:paraId="0B95D566" w14:textId="77777777" w:rsidR="00583028" w:rsidRDefault="00583028" w:rsidP="00B22B02">
      <w:pPr>
        <w:pStyle w:val="Alg3"/>
        <w:numPr>
          <w:ilvl w:val="2"/>
          <w:numId w:val="590"/>
        </w:numPr>
        <w:tabs>
          <w:tab w:val="clear" w:pos="1800"/>
          <w:tab w:val="num" w:pos="990"/>
        </w:tabs>
        <w:ind w:left="990" w:hanging="180"/>
        <w:rPr>
          <w:ins w:id="5385" w:author="Rev 3 Allen Wirfs-Brock" w:date="2011-09-11T14:46:00Z"/>
        </w:rPr>
      </w:pPr>
      <w:ins w:id="5386" w:author="Rev 3 Allen Wirfs-Brock" w:date="2011-09-11T14:46:00Z">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Pr>
            <w:i/>
          </w:rPr>
          <w:t>v</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ins>
    </w:p>
    <w:p w14:paraId="0E28628E" w14:textId="77777777" w:rsidR="00583028" w:rsidRDefault="00583028" w:rsidP="00B22B02">
      <w:pPr>
        <w:pStyle w:val="Alg3"/>
        <w:numPr>
          <w:ilvl w:val="1"/>
          <w:numId w:val="590"/>
        </w:numPr>
        <w:tabs>
          <w:tab w:val="clear" w:pos="1080"/>
          <w:tab w:val="num" w:pos="720"/>
        </w:tabs>
        <w:ind w:hanging="720"/>
        <w:rPr>
          <w:ins w:id="5387" w:author="Rev 3 Allen Wirfs-Brock" w:date="2011-09-11T14:46:00Z"/>
        </w:rPr>
      </w:pPr>
      <w:ins w:id="5388" w:author="Rev 3 Allen Wirfs-Brock" w:date="2011-09-11T14:46:00Z">
        <w:r>
          <w:t xml:space="preserve">Let </w:t>
        </w:r>
        <w:r w:rsidRPr="00334FB2">
          <w:rPr>
            <w:i/>
          </w:rPr>
          <w:t>n</w:t>
        </w:r>
        <w:r>
          <w:t xml:space="preserve"> = </w:t>
        </w:r>
        <w:r w:rsidRPr="00334FB2">
          <w:rPr>
            <w:i/>
          </w:rPr>
          <w:t>n</w:t>
        </w:r>
        <w:r>
          <w:t>+1.</w:t>
        </w:r>
      </w:ins>
    </w:p>
    <w:p w14:paraId="3E59936A" w14:textId="77777777" w:rsidR="00583028" w:rsidRDefault="00583028" w:rsidP="00B22B02">
      <w:pPr>
        <w:pStyle w:val="Alg3"/>
        <w:numPr>
          <w:ilvl w:val="1"/>
          <w:numId w:val="590"/>
        </w:numPr>
        <w:tabs>
          <w:tab w:val="clear" w:pos="1080"/>
          <w:tab w:val="num" w:pos="720"/>
        </w:tabs>
        <w:ind w:hanging="720"/>
        <w:rPr>
          <w:ins w:id="5389" w:author="Rev 3 Allen Wirfs-Brock" w:date="2011-09-11T14:46:00Z"/>
        </w:rPr>
      </w:pPr>
      <w:ins w:id="5390" w:author="Rev 3 Allen Wirfs-Brock" w:date="2011-09-11T14:46:00Z">
        <w:r>
          <w:t xml:space="preserve">Let </w:t>
        </w:r>
        <w:r w:rsidRPr="00334FB2">
          <w:rPr>
            <w:i/>
          </w:rPr>
          <w:t>index</w:t>
        </w:r>
        <w:r>
          <w:t xml:space="preserve"> = </w:t>
        </w:r>
        <w:r w:rsidRPr="00334FB2">
          <w:rPr>
            <w:i/>
          </w:rPr>
          <w:t>index</w:t>
        </w:r>
        <w:r>
          <w:t>+1.</w:t>
        </w:r>
      </w:ins>
    </w:p>
    <w:p w14:paraId="0D791B55" w14:textId="77777777" w:rsidR="00583028" w:rsidRDefault="00E96A32" w:rsidP="00467AC7">
      <w:pPr>
        <w:pStyle w:val="Alg3"/>
        <w:numPr>
          <w:ilvl w:val="0"/>
          <w:numId w:val="590"/>
        </w:numPr>
        <w:rPr>
          <w:ins w:id="5391" w:author="Rev 3 Allen Wirfs-Brock" w:date="2011-09-11T14:46:00Z"/>
        </w:rPr>
      </w:pPr>
      <w:ins w:id="5392" w:author="Rev 3 Allen Wirfs-Brock" w:date="2011-09-11T15:03:00Z">
        <w:r>
          <w:t xml:space="preserve">Perform </w:t>
        </w:r>
      </w:ins>
      <w:ins w:id="5393" w:author="Rev 3 Allen Wirfs-Brock" w:date="2011-09-22T12:34:00Z">
        <w:r w:rsidR="00FE73F6">
          <w:t xml:space="preserve">Binding </w:t>
        </w:r>
      </w:ins>
      <w:ins w:id="5394" w:author="Rev 3 Allen Wirfs-Brock" w:date="2011-09-11T15:04:00Z">
        <w:r>
          <w:t>Initialization</w:t>
        </w:r>
      </w:ins>
      <w:ins w:id="5395" w:author="Rev 3 Allen Wirfs-Brock" w:date="2011-09-11T15:03:00Z">
        <w:r>
          <w:t xml:space="preserve"> for </w:t>
        </w:r>
        <w:r w:rsidRPr="00FE73F6">
          <w:rPr>
            <w:i/>
          </w:rPr>
          <w:t>BindingIdentifer</w:t>
        </w:r>
        <w:r>
          <w:t xml:space="preserve"> using </w:t>
        </w:r>
      </w:ins>
      <w:ins w:id="5396" w:author="Rev 3 Allen Wirfs-Brock" w:date="2011-09-11T15:04:00Z">
        <w:r w:rsidRPr="00E96A32">
          <w:rPr>
            <w:i/>
          </w:rPr>
          <w:t>A</w:t>
        </w:r>
        <w:r>
          <w:t xml:space="preserve"> as the </w:t>
        </w:r>
        <w:r w:rsidRPr="00E96A32">
          <w:rPr>
            <w:i/>
          </w:rPr>
          <w:t>value</w:t>
        </w:r>
        <w:r>
          <w:t xml:space="preserve"> and </w:t>
        </w:r>
        <w:r w:rsidRPr="00E96A32">
          <w:rPr>
            <w:i/>
          </w:rPr>
          <w:t>env</w:t>
        </w:r>
        <w:r>
          <w:t xml:space="preserve"> as the</w:t>
        </w:r>
      </w:ins>
      <w:ins w:id="5397" w:author="Rev 3 Allen Wirfs-Brock" w:date="2011-09-11T15:05:00Z">
        <w:r>
          <w:t xml:space="preserve"> </w:t>
        </w:r>
        <w:r w:rsidRPr="00E96A32">
          <w:rPr>
            <w:i/>
          </w:rPr>
          <w:t>enviornment</w:t>
        </w:r>
      </w:ins>
      <w:ins w:id="5398" w:author="Rev 3 Allen Wirfs-Brock" w:date="2011-09-11T14:46:00Z">
        <w:r w:rsidR="00583028">
          <w:t>.</w:t>
        </w:r>
      </w:ins>
    </w:p>
    <w:p w14:paraId="7A1A4CD7" w14:textId="77777777" w:rsidR="00583028" w:rsidRPr="00332BA0" w:rsidRDefault="00583028" w:rsidP="00583028">
      <w:pPr>
        <w:rPr>
          <w:ins w:id="5399" w:author="Rev 3 Allen Wirfs-Brock" w:date="2011-09-11T14:46:00Z"/>
        </w:rPr>
      </w:pPr>
    </w:p>
    <w:p w14:paraId="5E02C073" w14:textId="77777777" w:rsidR="0058214B" w:rsidRPr="0058214B" w:rsidRDefault="0058214B" w:rsidP="00F17B4B">
      <w:pPr>
        <w:rPr>
          <w:ins w:id="5400" w:author="Rev 3 Allen Wirfs-Brock" w:date="2011-08-31T16:10:00Z"/>
        </w:rPr>
      </w:pPr>
    </w:p>
    <w:p w14:paraId="2A9DEECB" w14:textId="77777777" w:rsidR="004C02EF" w:rsidRDefault="004C02EF" w:rsidP="003A4B22">
      <w:pPr>
        <w:pStyle w:val="20"/>
        <w:numPr>
          <w:ilvl w:val="0"/>
          <w:numId w:val="0"/>
        </w:numPr>
      </w:pPr>
      <w:bookmarkStart w:id="5401" w:name="_Toc235503452"/>
      <w:bookmarkStart w:id="5402" w:name="_Toc241509227"/>
      <w:bookmarkStart w:id="5403" w:name="_Toc244416714"/>
      <w:bookmarkStart w:id="5404" w:name="_Toc276631078"/>
      <w:bookmarkStart w:id="5405" w:name="_Toc178387092"/>
      <w:bookmarkEnd w:id="4754"/>
      <w:bookmarkEnd w:id="4755"/>
      <w:bookmarkEnd w:id="4756"/>
      <w:bookmarkEnd w:id="4757"/>
      <w:r>
        <w:t>12.3</w:t>
      </w:r>
      <w:r>
        <w:tab/>
        <w:t>Empty Statemen</w:t>
      </w:r>
      <w:bookmarkEnd w:id="4725"/>
      <w:bookmarkEnd w:id="4726"/>
      <w:bookmarkEnd w:id="4745"/>
      <w:bookmarkEnd w:id="4746"/>
      <w:bookmarkEnd w:id="4747"/>
      <w:bookmarkEnd w:id="4748"/>
      <w:bookmarkEnd w:id="4749"/>
      <w:r>
        <w:t>t</w:t>
      </w:r>
      <w:bookmarkEnd w:id="4752"/>
      <w:bookmarkEnd w:id="4753"/>
      <w:bookmarkEnd w:id="5401"/>
      <w:bookmarkEnd w:id="5402"/>
      <w:bookmarkEnd w:id="5403"/>
      <w:bookmarkEnd w:id="5404"/>
      <w:bookmarkEnd w:id="5405"/>
    </w:p>
    <w:p w14:paraId="07DEB49F" w14:textId="77777777" w:rsidR="004C02EF" w:rsidRDefault="004C02EF" w:rsidP="004C02EF">
      <w:pPr>
        <w:pStyle w:val="Syntax"/>
      </w:pPr>
      <w:r w:rsidRPr="002912E1">
        <w:t>Syntax</w:t>
      </w:r>
    </w:p>
    <w:p w14:paraId="05C3E732" w14:textId="77777777" w:rsidR="004C02EF" w:rsidRPr="00E641FE" w:rsidRDefault="004C02EF" w:rsidP="004C02EF">
      <w:pPr>
        <w:pStyle w:val="SyntaxRule"/>
      </w:pPr>
      <w:r w:rsidRPr="00E641FE">
        <w:t xml:space="preserve">EmptyStatement </w:t>
      </w:r>
      <w:r w:rsidRPr="00D04346">
        <w:rPr>
          <w:rFonts w:ascii="Arial" w:hAnsi="Arial"/>
          <w:b/>
          <w:i w:val="0"/>
        </w:rPr>
        <w:t>:</w:t>
      </w:r>
    </w:p>
    <w:p w14:paraId="47891BD1" w14:textId="77777777" w:rsidR="004C02EF" w:rsidRPr="00612C55" w:rsidRDefault="004C02EF" w:rsidP="004C02EF">
      <w:pPr>
        <w:pStyle w:val="SyntaxDefinition"/>
        <w:rPr>
          <w:rFonts w:ascii="Courier New" w:hAnsi="Courier New" w:cs="Courier New"/>
          <w:b/>
          <w:i w:val="0"/>
        </w:rPr>
      </w:pPr>
      <w:r w:rsidRPr="00E23419">
        <w:rPr>
          <w:rFonts w:ascii="Courier New" w:hAnsi="Courier New" w:cs="Courier New"/>
          <w:b/>
          <w:i w:val="0"/>
        </w:rPr>
        <w:t>;</w:t>
      </w:r>
    </w:p>
    <w:p w14:paraId="71FCF2AB" w14:textId="77777777" w:rsidR="004C02EF" w:rsidRPr="002912E1" w:rsidRDefault="004C02EF" w:rsidP="004C02EF">
      <w:pPr>
        <w:pStyle w:val="Syntax"/>
      </w:pPr>
      <w:r w:rsidRPr="002912E1">
        <w:t>Semantics</w:t>
      </w:r>
    </w:p>
    <w:p w14:paraId="0FF690D8" w14:textId="77777777" w:rsidR="004C02EF" w:rsidRDefault="004C02EF" w:rsidP="004C02EF">
      <w:r>
        <w:t xml:space="preserve">The production </w:t>
      </w:r>
      <w:r w:rsidRPr="00E641FE">
        <w:rPr>
          <w:rFonts w:ascii="Times New Roman" w:hAnsi="Times New Roman"/>
          <w:i/>
        </w:rPr>
        <w:t xml:space="preserve">EmptyStatement </w:t>
      </w:r>
      <w:r>
        <w:rPr>
          <w:b/>
        </w:rPr>
        <w:t>:</w:t>
      </w:r>
      <w:r w:rsidRPr="00E641FE">
        <w:rPr>
          <w:rFonts w:ascii="Times New Roman" w:hAnsi="Times New Roman"/>
          <w:i/>
        </w:rPr>
        <w:t xml:space="preserve"> </w:t>
      </w:r>
      <w:r>
        <w:rPr>
          <w:rFonts w:ascii="Courier New" w:hAnsi="Courier New"/>
          <w:b/>
        </w:rPr>
        <w:t>;</w:t>
      </w:r>
      <w:r>
        <w:t xml:space="preserve"> is evaluated as follows:</w:t>
      </w:r>
      <w:bookmarkStart w:id="5406" w:name="_Toc381513713"/>
    </w:p>
    <w:p w14:paraId="011F78BA" w14:textId="77777777" w:rsidR="004C02EF" w:rsidRPr="00D00D4A" w:rsidRDefault="004C02EF" w:rsidP="004C02EF">
      <w:pPr>
        <w:pStyle w:val="Alg2"/>
        <w:numPr>
          <w:ilvl w:val="0"/>
          <w:numId w:val="118"/>
        </w:numPr>
        <w:spacing w:after="220"/>
        <w:rPr>
          <w:rFonts w:ascii="Arial" w:hAnsi="Arial"/>
        </w:rPr>
      </w:pPr>
      <w:r w:rsidRPr="00D828E7">
        <w:t>Return</w:t>
      </w:r>
      <w:r w:rsidRPr="00D00D4A">
        <w:rPr>
          <w:rFonts w:ascii="Arial" w:hAnsi="Arial"/>
        </w:rPr>
        <w:t xml:space="preserve"> </w:t>
      </w:r>
      <w:r w:rsidRPr="00D828E7">
        <w:t>(</w:t>
      </w:r>
      <w:r w:rsidRPr="00D828E7">
        <w:rPr>
          <w:rFonts w:ascii="Arial" w:hAnsi="Arial"/>
        </w:rPr>
        <w:t>normal</w:t>
      </w:r>
      <w:r w:rsidRPr="00D828E7">
        <w:t>,</w:t>
      </w:r>
      <w:r w:rsidRPr="00D00D4A">
        <w:rPr>
          <w:rFonts w:ascii="Arial" w:hAnsi="Arial"/>
        </w:rPr>
        <w:t xml:space="preserve"> </w:t>
      </w:r>
      <w:r w:rsidRPr="00D828E7">
        <w:rPr>
          <w:rFonts w:ascii="Arial" w:hAnsi="Arial"/>
        </w:rPr>
        <w:t>empty</w:t>
      </w:r>
      <w:r w:rsidRPr="00D828E7">
        <w:t>,</w:t>
      </w:r>
      <w:r w:rsidRPr="00D00D4A">
        <w:rPr>
          <w:rFonts w:ascii="Arial" w:hAnsi="Arial"/>
        </w:rPr>
        <w:t xml:space="preserve"> </w:t>
      </w:r>
      <w:r w:rsidRPr="00D828E7">
        <w:rPr>
          <w:rFonts w:ascii="Arial" w:hAnsi="Arial"/>
        </w:rPr>
        <w:t>empty</w:t>
      </w:r>
      <w:r w:rsidRPr="00D828E7">
        <w:t>)</w:t>
      </w:r>
      <w:r w:rsidRPr="00D00D4A">
        <w:rPr>
          <w:rFonts w:ascii="Arial" w:hAnsi="Arial"/>
        </w:rPr>
        <w:t>.</w:t>
      </w:r>
    </w:p>
    <w:p w14:paraId="2F672B46" w14:textId="77777777" w:rsidR="004C02EF" w:rsidRDefault="004C02EF" w:rsidP="003A4B22">
      <w:pPr>
        <w:pStyle w:val="20"/>
        <w:numPr>
          <w:ilvl w:val="0"/>
          <w:numId w:val="0"/>
        </w:numPr>
      </w:pPr>
      <w:bookmarkStart w:id="5407" w:name="_Toc382212235"/>
      <w:bookmarkStart w:id="5408" w:name="_Toc382212722"/>
      <w:bookmarkStart w:id="5409" w:name="_Toc382291580"/>
      <w:bookmarkStart w:id="5410" w:name="_Toc385672229"/>
      <w:bookmarkStart w:id="5411" w:name="_Toc393690333"/>
      <w:bookmarkStart w:id="5412" w:name="_Ref456010696"/>
      <w:bookmarkStart w:id="5413" w:name="_Toc472818878"/>
      <w:bookmarkStart w:id="5414" w:name="_Toc235503453"/>
      <w:bookmarkStart w:id="5415" w:name="_Toc241509228"/>
      <w:bookmarkStart w:id="5416" w:name="_Toc244416715"/>
      <w:bookmarkStart w:id="5417" w:name="_Toc276631079"/>
      <w:bookmarkStart w:id="5418" w:name="_Toc178387093"/>
      <w:bookmarkEnd w:id="4727"/>
      <w:bookmarkEnd w:id="4728"/>
      <w:bookmarkEnd w:id="5406"/>
      <w:r>
        <w:t>12.4</w:t>
      </w:r>
      <w:r>
        <w:tab/>
        <w:t>Expression Statemen</w:t>
      </w:r>
      <w:bookmarkEnd w:id="5407"/>
      <w:bookmarkEnd w:id="5408"/>
      <w:bookmarkEnd w:id="5409"/>
      <w:bookmarkEnd w:id="5410"/>
      <w:bookmarkEnd w:id="5411"/>
      <w:r>
        <w:t>t</w:t>
      </w:r>
      <w:bookmarkEnd w:id="5412"/>
      <w:bookmarkEnd w:id="5413"/>
      <w:bookmarkEnd w:id="5414"/>
      <w:bookmarkEnd w:id="5415"/>
      <w:bookmarkEnd w:id="5416"/>
      <w:bookmarkEnd w:id="5417"/>
      <w:bookmarkEnd w:id="5418"/>
    </w:p>
    <w:p w14:paraId="23F3DCA5" w14:textId="77777777" w:rsidR="004C02EF" w:rsidRDefault="004C02EF" w:rsidP="004C02EF">
      <w:pPr>
        <w:pStyle w:val="Syntax"/>
      </w:pPr>
      <w:r w:rsidRPr="002912E1">
        <w:t>Syntax</w:t>
      </w:r>
    </w:p>
    <w:p w14:paraId="5D647E78" w14:textId="77777777" w:rsidR="004C02EF" w:rsidRPr="00E641FE" w:rsidRDefault="004C02EF" w:rsidP="004C02EF">
      <w:pPr>
        <w:pStyle w:val="SyntaxRule"/>
      </w:pPr>
      <w:r w:rsidRPr="00E641FE">
        <w:t xml:space="preserve">ExpressionStatement </w:t>
      </w:r>
      <w:r w:rsidRPr="00D04346">
        <w:rPr>
          <w:rFonts w:ascii="Arial" w:hAnsi="Arial"/>
          <w:b/>
          <w:i w:val="0"/>
        </w:rPr>
        <w:t>:</w:t>
      </w:r>
    </w:p>
    <w:p w14:paraId="73549F97" w14:textId="77777777" w:rsidR="004C02EF" w:rsidRPr="00E641FE" w:rsidRDefault="004C02EF" w:rsidP="004C02EF">
      <w:pPr>
        <w:pStyle w:val="SyntaxDefinition"/>
      </w:pPr>
      <w:r w:rsidRPr="00C226F6">
        <w:rPr>
          <w:rFonts w:ascii="Arial" w:hAnsi="Arial" w:cs="Arial"/>
          <w:i w:val="0"/>
          <w:sz w:val="16"/>
          <w:szCs w:val="16"/>
        </w:rPr>
        <w:t xml:space="preserve">[lookahead </w:t>
      </w:r>
      <w:r w:rsidRPr="00C226F6">
        <w:rPr>
          <w:rFonts w:ascii="Arial" w:hAnsi="Arial" w:cs="Arial"/>
          <w:i w:val="0"/>
          <w:sz w:val="16"/>
          <w:szCs w:val="16"/>
        </w:rPr>
        <w:sym w:font="Symbol" w:char="F0CF"/>
      </w:r>
      <w:r w:rsidRPr="00C226F6">
        <w:rPr>
          <w:rFonts w:ascii="Arial" w:hAnsi="Arial" w:cs="Arial"/>
          <w:i w:val="0"/>
          <w:sz w:val="16"/>
          <w:szCs w:val="16"/>
        </w:rPr>
        <w:t xml:space="preserve"> {</w:t>
      </w:r>
      <w:r w:rsidRPr="00C226F6">
        <w:rPr>
          <w:rFonts w:ascii="Courier New" w:hAnsi="Courier New"/>
          <w:b/>
          <w:i w:val="0"/>
        </w:rPr>
        <w:t>{</w:t>
      </w:r>
      <w:r w:rsidRPr="00C226F6">
        <w:rPr>
          <w:rFonts w:ascii="Arial" w:hAnsi="Arial" w:cs="Arial"/>
          <w:i w:val="0"/>
          <w:sz w:val="16"/>
          <w:szCs w:val="16"/>
        </w:rPr>
        <w:t>,</w:t>
      </w:r>
      <w:r w:rsidRPr="00C226F6">
        <w:rPr>
          <w:rFonts w:ascii="Courier New" w:hAnsi="Courier New"/>
          <w:b/>
          <w:i w:val="0"/>
          <w:sz w:val="16"/>
          <w:szCs w:val="16"/>
        </w:rPr>
        <w:t xml:space="preserve"> function</w:t>
      </w:r>
      <w:r w:rsidRPr="00C226F6">
        <w:rPr>
          <w:i w:val="0"/>
          <w:sz w:val="16"/>
          <w:szCs w:val="16"/>
        </w:rPr>
        <w:t>}]</w:t>
      </w:r>
      <w:r w:rsidRPr="00D00D4A">
        <w:t xml:space="preserve"> </w:t>
      </w:r>
      <w:r w:rsidRPr="00E641FE">
        <w:t xml:space="preserve">Expression </w:t>
      </w:r>
      <w:r w:rsidRPr="00C226F6">
        <w:rPr>
          <w:rFonts w:ascii="Courier New" w:hAnsi="Courier New"/>
          <w:b/>
          <w:i w:val="0"/>
        </w:rPr>
        <w:t>;</w:t>
      </w:r>
    </w:p>
    <w:p w14:paraId="107B4BDC" w14:textId="77777777" w:rsidR="004C02EF" w:rsidRPr="00875C4E" w:rsidRDefault="004C02EF" w:rsidP="004C02EF">
      <w:pPr>
        <w:pStyle w:val="Note"/>
      </w:pPr>
      <w:r w:rsidRPr="00C14EAC">
        <w:t>NOTE</w:t>
      </w:r>
      <w:r w:rsidRPr="00C14EAC">
        <w:tab/>
        <w:t xml:space="preserve">An </w:t>
      </w:r>
      <w:r w:rsidRPr="00C14EAC">
        <w:rPr>
          <w:rStyle w:val="bnf"/>
        </w:rPr>
        <w:t>ExpressionStatement</w:t>
      </w:r>
      <w:r w:rsidRPr="00C14EAC">
        <w:t xml:space="preserve"> cannot start with an opening curly brace because that might make it ambiguous with a </w:t>
      </w:r>
      <w:r w:rsidRPr="00C14EAC">
        <w:rPr>
          <w:rStyle w:val="bnf"/>
        </w:rPr>
        <w:t>Block</w:t>
      </w:r>
      <w:r w:rsidRPr="00C14EAC">
        <w:t xml:space="preserve">. Also, an </w:t>
      </w:r>
      <w:r w:rsidRPr="00C14EAC">
        <w:rPr>
          <w:rStyle w:val="bnf"/>
        </w:rPr>
        <w:t>ExpressionStatement</w:t>
      </w:r>
      <w:r w:rsidRPr="00C14EAC">
        <w:t xml:space="preserve"> cannot start with the </w:t>
      </w:r>
      <w:r w:rsidRPr="00C14EAC">
        <w:rPr>
          <w:rFonts w:ascii="Courier New" w:hAnsi="Courier New"/>
          <w:b/>
        </w:rPr>
        <w:t>function</w:t>
      </w:r>
      <w:r w:rsidRPr="00C14EAC">
        <w:t xml:space="preserve"> keyword because that might make it ambiguous with a </w:t>
      </w:r>
      <w:r w:rsidRPr="00C14EAC">
        <w:rPr>
          <w:rStyle w:val="bnf"/>
        </w:rPr>
        <w:t>FunctionDeclaration</w:t>
      </w:r>
      <w:r w:rsidRPr="00C14EAC">
        <w:t>.</w:t>
      </w:r>
    </w:p>
    <w:p w14:paraId="6519EEE4" w14:textId="77777777" w:rsidR="004C02EF" w:rsidRPr="002912E1" w:rsidRDefault="004C02EF" w:rsidP="004C02EF">
      <w:pPr>
        <w:pStyle w:val="Syntax"/>
      </w:pPr>
      <w:r w:rsidRPr="002912E1">
        <w:t>Semantics</w:t>
      </w:r>
    </w:p>
    <w:p w14:paraId="2EEE94F8" w14:textId="77777777" w:rsidR="004C02EF" w:rsidRDefault="004C02EF" w:rsidP="004C02EF">
      <w:r>
        <w:t xml:space="preserve">The production </w:t>
      </w:r>
      <w:r w:rsidRPr="00E641FE">
        <w:rPr>
          <w:rFonts w:ascii="Times New Roman" w:hAnsi="Times New Roman"/>
          <w:i/>
        </w:rPr>
        <w:t xml:space="preserve">ExpressionStatement </w:t>
      </w:r>
      <w:r>
        <w:rPr>
          <w:b/>
        </w:rPr>
        <w:t>:</w:t>
      </w:r>
      <w:r w:rsidRPr="00E641FE">
        <w:rPr>
          <w:rFonts w:ascii="Times New Roman" w:hAnsi="Times New Roman"/>
          <w:i/>
        </w:rPr>
        <w:t xml:space="preserve"> </w:t>
      </w:r>
      <w:r>
        <w:rPr>
          <w:sz w:val="16"/>
        </w:rPr>
        <w:t xml:space="preserve">[lookahead </w:t>
      </w:r>
      <w:r>
        <w:rPr>
          <w:sz w:val="16"/>
        </w:rPr>
        <w:sym w:font="Symbol" w:char="F0CF"/>
      </w:r>
      <w:r>
        <w:rPr>
          <w:sz w:val="16"/>
        </w:rPr>
        <w:t xml:space="preserve"> {</w:t>
      </w:r>
      <w:r>
        <w:rPr>
          <w:rFonts w:ascii="Courier New" w:hAnsi="Courier New"/>
          <w:b/>
          <w:sz w:val="16"/>
        </w:rPr>
        <w:t>{</w:t>
      </w:r>
      <w:r w:rsidRPr="00C241AC">
        <w:rPr>
          <w:rFonts w:cs="Arial"/>
          <w:b/>
          <w:sz w:val="16"/>
        </w:rPr>
        <w:t>,</w:t>
      </w:r>
      <w:r>
        <w:rPr>
          <w:rFonts w:ascii="Courier New" w:hAnsi="Courier New"/>
          <w:b/>
          <w:sz w:val="16"/>
        </w:rPr>
        <w:t xml:space="preserve"> function</w:t>
      </w:r>
      <w:r>
        <w:rPr>
          <w:sz w:val="16"/>
        </w:rPr>
        <w:t>}]</w:t>
      </w:r>
      <w:r w:rsidRPr="00E641FE">
        <w:rPr>
          <w:rFonts w:ascii="Times New Roman" w:hAnsi="Times New Roman"/>
          <w:i/>
        </w:rPr>
        <w:t xml:space="preserve"> Expression</w:t>
      </w:r>
      <w:r>
        <w:rPr>
          <w:rFonts w:ascii="Courier New" w:hAnsi="Courier New"/>
          <w:b/>
        </w:rPr>
        <w:t>;</w:t>
      </w:r>
      <w:r>
        <w:t xml:space="preserve"> is evaluated as follows:</w:t>
      </w:r>
      <w:bookmarkStart w:id="5419" w:name="_Toc382212723"/>
    </w:p>
    <w:p w14:paraId="11D5B667" w14:textId="77777777" w:rsidR="004C02EF" w:rsidRPr="00D828E7" w:rsidRDefault="004C02EF" w:rsidP="004C02EF">
      <w:pPr>
        <w:pStyle w:val="Alg2"/>
        <w:numPr>
          <w:ilvl w:val="0"/>
          <w:numId w:val="119"/>
        </w:numPr>
      </w:pPr>
      <w:r w:rsidRPr="00D828E7">
        <w:t xml:space="preserve">Let </w:t>
      </w:r>
      <w:r w:rsidRPr="00D828E7">
        <w:rPr>
          <w:i/>
        </w:rPr>
        <w:t>exprRef</w:t>
      </w:r>
      <w:r w:rsidRPr="00D828E7">
        <w:t xml:space="preserve"> be the result of evaluating </w:t>
      </w:r>
      <w:r w:rsidRPr="00E641FE">
        <w:rPr>
          <w:i/>
        </w:rPr>
        <w:t>Expression</w:t>
      </w:r>
      <w:bookmarkEnd w:id="5419"/>
      <w:r w:rsidRPr="00D828E7">
        <w:t>.</w:t>
      </w:r>
      <w:bookmarkStart w:id="5420" w:name="_Toc382212724"/>
    </w:p>
    <w:bookmarkEnd w:id="5420"/>
    <w:p w14:paraId="4EC34BC2" w14:textId="77777777" w:rsidR="004C02EF" w:rsidRPr="00D828E7" w:rsidRDefault="004C02EF" w:rsidP="004C02EF">
      <w:pPr>
        <w:pStyle w:val="Alg2"/>
        <w:numPr>
          <w:ilvl w:val="0"/>
          <w:numId w:val="119"/>
        </w:numPr>
        <w:spacing w:after="220"/>
      </w:pPr>
      <w:r w:rsidRPr="00D828E7">
        <w:t>Return (</w:t>
      </w:r>
      <w:r w:rsidRPr="00D828E7">
        <w:rPr>
          <w:rFonts w:ascii="Arial" w:hAnsi="Arial" w:cs="Arial"/>
        </w:rPr>
        <w:t>normal</w:t>
      </w:r>
      <w:r w:rsidRPr="00D828E7">
        <w:t>, GetValue(</w:t>
      </w:r>
      <w:r w:rsidRPr="00D828E7">
        <w:rPr>
          <w:i/>
        </w:rPr>
        <w:t>exprRef</w:t>
      </w:r>
      <w:r w:rsidRPr="00D828E7">
        <w:t xml:space="preserve">), </w:t>
      </w:r>
      <w:r w:rsidRPr="00D828E7">
        <w:rPr>
          <w:rFonts w:ascii="Arial" w:hAnsi="Arial" w:cs="Arial"/>
        </w:rPr>
        <w:t>empty</w:t>
      </w:r>
      <w:r w:rsidRPr="00D828E7">
        <w:t>).</w:t>
      </w:r>
    </w:p>
    <w:p w14:paraId="353E301D" w14:textId="77777777" w:rsidR="004C02EF" w:rsidRDefault="004C02EF" w:rsidP="003A4B22">
      <w:pPr>
        <w:pStyle w:val="20"/>
        <w:numPr>
          <w:ilvl w:val="0"/>
          <w:numId w:val="0"/>
        </w:numPr>
      </w:pPr>
      <w:bookmarkStart w:id="5421" w:name="_Toc375031200"/>
      <w:bookmarkStart w:id="5422" w:name="_Toc381513714"/>
      <w:bookmarkStart w:id="5423" w:name="_Toc382212236"/>
      <w:bookmarkStart w:id="5424" w:name="_Toc382212725"/>
      <w:bookmarkStart w:id="5425" w:name="_Toc382291581"/>
      <w:bookmarkStart w:id="5426" w:name="_Toc385672230"/>
      <w:bookmarkStart w:id="5427" w:name="_Toc393690334"/>
      <w:bookmarkStart w:id="5428" w:name="_Ref457437655"/>
      <w:bookmarkStart w:id="5429" w:name="_Toc472818879"/>
      <w:bookmarkStart w:id="5430" w:name="_Toc235503454"/>
      <w:bookmarkStart w:id="5431" w:name="_Toc241509229"/>
      <w:bookmarkStart w:id="5432" w:name="_Toc244416716"/>
      <w:bookmarkStart w:id="5433" w:name="_Toc276631080"/>
      <w:bookmarkStart w:id="5434" w:name="_Toc178387094"/>
      <w:r>
        <w:t>12.5</w:t>
      </w:r>
      <w:r>
        <w:tab/>
        <w:t xml:space="preserve">The </w:t>
      </w:r>
      <w:r>
        <w:rPr>
          <w:rFonts w:ascii="Courier New" w:hAnsi="Courier New"/>
        </w:rPr>
        <w:t>if</w:t>
      </w:r>
      <w:r>
        <w:t xml:space="preserve"> Statemen</w:t>
      </w:r>
      <w:bookmarkEnd w:id="5421"/>
      <w:bookmarkEnd w:id="5422"/>
      <w:bookmarkEnd w:id="5423"/>
      <w:bookmarkEnd w:id="5424"/>
      <w:bookmarkEnd w:id="5425"/>
      <w:bookmarkEnd w:id="5426"/>
      <w:bookmarkEnd w:id="5427"/>
      <w:r>
        <w:t>t</w:t>
      </w:r>
      <w:bookmarkEnd w:id="5428"/>
      <w:bookmarkEnd w:id="5429"/>
      <w:bookmarkEnd w:id="5430"/>
      <w:bookmarkEnd w:id="5431"/>
      <w:bookmarkEnd w:id="5432"/>
      <w:bookmarkEnd w:id="5433"/>
      <w:bookmarkEnd w:id="5434"/>
    </w:p>
    <w:p w14:paraId="2DC88BD2" w14:textId="77777777" w:rsidR="004C02EF" w:rsidRDefault="004C02EF" w:rsidP="004C02EF">
      <w:pPr>
        <w:pStyle w:val="Syntax"/>
      </w:pPr>
      <w:r w:rsidRPr="002912E1">
        <w:t>Syntax</w:t>
      </w:r>
    </w:p>
    <w:p w14:paraId="01A8D57A" w14:textId="77777777" w:rsidR="004C02EF" w:rsidRPr="00E641FE" w:rsidRDefault="004C02EF" w:rsidP="004C02EF">
      <w:pPr>
        <w:pStyle w:val="SyntaxRule"/>
      </w:pPr>
      <w:r w:rsidRPr="00E641FE">
        <w:t xml:space="preserve">IfStatement </w:t>
      </w:r>
      <w:r w:rsidRPr="00D04346">
        <w:rPr>
          <w:rFonts w:ascii="Arial" w:hAnsi="Arial"/>
          <w:b/>
          <w:i w:val="0"/>
        </w:rPr>
        <w:t>:</w:t>
      </w:r>
    </w:p>
    <w:p w14:paraId="45126929" w14:textId="77777777" w:rsidR="004C02EF" w:rsidRPr="00E641FE" w:rsidRDefault="004C02EF" w:rsidP="004C02EF">
      <w:pPr>
        <w:pStyle w:val="SyntaxDefinition"/>
      </w:pPr>
      <w:r w:rsidRPr="00C226F6">
        <w:rPr>
          <w:rFonts w:ascii="Courier New" w:hAnsi="Courier New"/>
          <w:b/>
          <w:i w:val="0"/>
        </w:rPr>
        <w:t>if</w:t>
      </w:r>
      <w:r w:rsidRPr="00E641FE">
        <w:t xml:space="preserve"> </w:t>
      </w:r>
      <w:r w:rsidRPr="00C226F6">
        <w:rPr>
          <w:rFonts w:ascii="Courier New" w:hAnsi="Courier New"/>
          <w:b/>
          <w:i w:val="0"/>
        </w:rPr>
        <w:t>(</w:t>
      </w:r>
      <w:r w:rsidRPr="00E641FE">
        <w:t xml:space="preserve"> Expression </w:t>
      </w:r>
      <w:r w:rsidRPr="00C226F6">
        <w:rPr>
          <w:rFonts w:ascii="Courier New" w:hAnsi="Courier New"/>
          <w:b/>
          <w:i w:val="0"/>
        </w:rPr>
        <w:t>)</w:t>
      </w:r>
      <w:r w:rsidRPr="00E641FE">
        <w:t xml:space="preserve"> Statement  </w:t>
      </w:r>
      <w:r w:rsidRPr="00C226F6">
        <w:rPr>
          <w:rFonts w:ascii="Courier New" w:hAnsi="Courier New"/>
          <w:b/>
          <w:i w:val="0"/>
        </w:rPr>
        <w:t>else</w:t>
      </w:r>
      <w:r w:rsidRPr="00E641FE">
        <w:t xml:space="preserve"> Statement</w:t>
      </w:r>
      <w:r w:rsidRPr="00E641FE">
        <w:br/>
      </w:r>
      <w:r w:rsidRPr="00C226F6">
        <w:rPr>
          <w:rFonts w:ascii="Courier New" w:hAnsi="Courier New"/>
          <w:b/>
          <w:i w:val="0"/>
        </w:rPr>
        <w:t>if</w:t>
      </w:r>
      <w:r w:rsidRPr="00E641FE">
        <w:t xml:space="preserve"> </w:t>
      </w:r>
      <w:r w:rsidRPr="00C226F6">
        <w:rPr>
          <w:rFonts w:ascii="Courier New" w:hAnsi="Courier New"/>
          <w:b/>
          <w:i w:val="0"/>
        </w:rPr>
        <w:t>(</w:t>
      </w:r>
      <w:r w:rsidRPr="00E641FE">
        <w:t xml:space="preserve"> Expression </w:t>
      </w:r>
      <w:r w:rsidRPr="00C226F6">
        <w:rPr>
          <w:rFonts w:ascii="Courier New" w:hAnsi="Courier New"/>
          <w:b/>
          <w:i w:val="0"/>
        </w:rPr>
        <w:t>)</w:t>
      </w:r>
      <w:r w:rsidRPr="00E641FE">
        <w:t xml:space="preserve"> Statement</w:t>
      </w:r>
    </w:p>
    <w:p w14:paraId="6E591A71" w14:textId="77777777" w:rsidR="004C02EF" w:rsidRDefault="004C02EF" w:rsidP="004C02EF">
      <w:r>
        <w:t xml:space="preserve">Each </w:t>
      </w:r>
      <w:r>
        <w:rPr>
          <w:rFonts w:ascii="Courier New" w:hAnsi="Courier New"/>
          <w:b/>
        </w:rPr>
        <w:t>else</w:t>
      </w:r>
      <w:r>
        <w:t xml:space="preserve"> for which the choice of associated </w:t>
      </w:r>
      <w:r>
        <w:rPr>
          <w:rFonts w:ascii="Courier New" w:hAnsi="Courier New"/>
          <w:b/>
        </w:rPr>
        <w:t>if</w:t>
      </w:r>
      <w:r>
        <w:t xml:space="preserve"> is ambiguous shall be associated with the nearest possible </w:t>
      </w:r>
      <w:r>
        <w:rPr>
          <w:b/>
        </w:rPr>
        <w:t>if</w:t>
      </w:r>
      <w:r>
        <w:t xml:space="preserve"> that would otherwise have no corresponding </w:t>
      </w:r>
      <w:r>
        <w:rPr>
          <w:rFonts w:ascii="Courier New" w:hAnsi="Courier New"/>
          <w:b/>
        </w:rPr>
        <w:t>else</w:t>
      </w:r>
      <w:r>
        <w:t>.</w:t>
      </w:r>
    </w:p>
    <w:p w14:paraId="6B585078" w14:textId="77777777" w:rsidR="004C02EF" w:rsidRPr="002912E1" w:rsidRDefault="004C02EF" w:rsidP="004C02EF">
      <w:pPr>
        <w:pStyle w:val="Syntax"/>
      </w:pPr>
      <w:r w:rsidRPr="002912E1">
        <w:t>Semantics</w:t>
      </w:r>
    </w:p>
    <w:p w14:paraId="3613E954" w14:textId="77777777" w:rsidR="00B41F00" w:rsidRDefault="00B41F00" w:rsidP="007B6D32">
      <w:pPr>
        <w:jc w:val="left"/>
        <w:rPr>
          <w:ins w:id="5435" w:author="Rev 3 Allen Wirfs-Brock" w:date="2011-09-02T10:44:00Z"/>
        </w:rPr>
      </w:pPr>
      <w:ins w:id="5436" w:author="Rev 3 Allen Wirfs-Brock" w:date="2011-09-02T10:44:00Z">
        <w:r>
          <w:t>The VarDeclaredNames of the</w:t>
        </w:r>
        <w:r w:rsidRPr="006D7E13">
          <w:t xml:space="preserve"> </w:t>
        </w:r>
        <w:r>
          <w:t xml:space="preserve">production  </w:t>
        </w:r>
      </w:ins>
      <w:ins w:id="5437" w:author="Rev 3 Allen Wirfs-Brock" w:date="2011-09-02T10:45:00Z">
        <w:r w:rsidRPr="00E641FE">
          <w:rPr>
            <w:rFonts w:ascii="Times New Roman" w:hAnsi="Times New Roman"/>
            <w:i/>
          </w:rPr>
          <w:t xml:space="preserve">IfStatement </w:t>
        </w:r>
        <w:r>
          <w:rPr>
            <w:b/>
          </w:rPr>
          <w:t>:</w:t>
        </w:r>
        <w:r w:rsidRPr="00E641FE">
          <w:rPr>
            <w:rFonts w:ascii="Times New Roman" w:hAnsi="Times New Roman"/>
            <w:i/>
          </w:rPr>
          <w:t xml:space="preserve"> </w:t>
        </w:r>
        <w:r>
          <w:rPr>
            <w:rFonts w:ascii="Courier New" w:hAnsi="Courier New"/>
            <w:b/>
          </w:rPr>
          <w:t>if</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Expression </w:t>
        </w:r>
        <w:r>
          <w:rPr>
            <w:rFonts w:ascii="Courier New" w:hAnsi="Courier New"/>
            <w:b/>
          </w:rPr>
          <w:t>)</w:t>
        </w:r>
        <w:r w:rsidRPr="00E641FE">
          <w:rPr>
            <w:rFonts w:ascii="Times New Roman" w:hAnsi="Times New Roman"/>
            <w:i/>
          </w:rPr>
          <w:t xml:space="preserve"> Statement </w:t>
        </w:r>
        <w:r>
          <w:rPr>
            <w:rFonts w:ascii="Courier New" w:hAnsi="Courier New"/>
            <w:b/>
          </w:rPr>
          <w:t>else</w:t>
        </w:r>
        <w:r w:rsidRPr="00E641FE">
          <w:rPr>
            <w:rFonts w:ascii="Times New Roman" w:hAnsi="Times New Roman"/>
            <w:i/>
          </w:rPr>
          <w:t xml:space="preserve"> Statement</w:t>
        </w:r>
      </w:ins>
      <w:ins w:id="5438" w:author="Rev 3 Allen Wirfs-Brock" w:date="2011-09-02T10:44:00Z">
        <w:r>
          <w:t xml:space="preserve"> is determined as follows:</w:t>
        </w:r>
      </w:ins>
    </w:p>
    <w:p w14:paraId="34EB1E59" w14:textId="77777777" w:rsidR="00B41F00" w:rsidRDefault="00B41F00" w:rsidP="00B41F00">
      <w:pPr>
        <w:pStyle w:val="Alg4"/>
        <w:numPr>
          <w:ilvl w:val="0"/>
          <w:numId w:val="505"/>
        </w:numPr>
        <w:spacing w:after="220"/>
        <w:contextualSpacing/>
        <w:rPr>
          <w:ins w:id="5439" w:author="Rev 3 Allen Wirfs-Brock" w:date="2011-09-02T10:44:00Z"/>
        </w:rPr>
      </w:pPr>
      <w:ins w:id="5440" w:author="Rev 3 Allen Wirfs-Brock" w:date="2011-09-02T10:44:00Z">
        <w:r>
          <w:t xml:space="preserve">Let </w:t>
        </w:r>
        <w:r>
          <w:rPr>
            <w:i/>
          </w:rPr>
          <w:t>names</w:t>
        </w:r>
        <w:r w:rsidRPr="00D465F1">
          <w:rPr>
            <w:i/>
          </w:rPr>
          <w:t xml:space="preserve"> </w:t>
        </w:r>
        <w:r>
          <w:t xml:space="preserve">be VarDeclaredNames of </w:t>
        </w:r>
      </w:ins>
      <w:ins w:id="5441" w:author="Rev 3 Allen Wirfs-Brock" w:date="2011-09-02T10:46:00Z">
        <w:r w:rsidRPr="00D828E7">
          <w:t xml:space="preserve">the first </w:t>
        </w:r>
        <w:r w:rsidRPr="00E641FE">
          <w:rPr>
            <w:i/>
          </w:rPr>
          <w:t>Statement</w:t>
        </w:r>
      </w:ins>
      <w:ins w:id="5442" w:author="Rev 3 Allen Wirfs-Brock" w:date="2011-09-02T10:44:00Z">
        <w:r>
          <w:t>.</w:t>
        </w:r>
      </w:ins>
    </w:p>
    <w:p w14:paraId="3AF80636" w14:textId="77777777" w:rsidR="00B41F00" w:rsidRPr="006F2444" w:rsidRDefault="00B41F00" w:rsidP="00B41F00">
      <w:pPr>
        <w:pStyle w:val="Alg4"/>
        <w:numPr>
          <w:ilvl w:val="0"/>
          <w:numId w:val="505"/>
        </w:numPr>
        <w:spacing w:after="220"/>
        <w:contextualSpacing/>
        <w:rPr>
          <w:ins w:id="5443" w:author="Rev 3 Allen Wirfs-Brock" w:date="2011-09-02T10:44:00Z"/>
          <w:rStyle w:val="bnf"/>
          <w:i w:val="0"/>
        </w:rPr>
      </w:pPr>
      <w:ins w:id="5444" w:author="Rev 3 Allen Wirfs-Brock" w:date="2011-09-02T10:44:00Z">
        <w:r>
          <w:t xml:space="preserve">Append to </w:t>
        </w:r>
        <w:r w:rsidRPr="00653F1B">
          <w:rPr>
            <w:i/>
          </w:rPr>
          <w:t>names</w:t>
        </w:r>
        <w:r>
          <w:t xml:space="preserve"> the elements of the VarDeclaredNames of </w:t>
        </w:r>
      </w:ins>
      <w:ins w:id="5445" w:author="Rev 3 Allen Wirfs-Brock" w:date="2011-09-02T10:47:00Z">
        <w:r w:rsidRPr="00D828E7">
          <w:t xml:space="preserve">the </w:t>
        </w:r>
      </w:ins>
      <w:ins w:id="5446" w:author="Rev 3 Allen Wirfs-Brock" w:date="2011-09-02T11:02:00Z">
        <w:r w:rsidR="007B6D32">
          <w:t>second</w:t>
        </w:r>
      </w:ins>
      <w:ins w:id="5447" w:author="Rev 3 Allen Wirfs-Brock" w:date="2011-09-02T10:47:00Z">
        <w:r w:rsidRPr="00D828E7">
          <w:t xml:space="preserve"> </w:t>
        </w:r>
        <w:r w:rsidRPr="00E641FE">
          <w:rPr>
            <w:i/>
          </w:rPr>
          <w:t>Statement</w:t>
        </w:r>
      </w:ins>
      <w:ins w:id="5448" w:author="Rev 3 Allen Wirfs-Brock" w:date="2011-09-02T10:44:00Z">
        <w:r>
          <w:rPr>
            <w:rStyle w:val="bnf"/>
          </w:rPr>
          <w:t>.</w:t>
        </w:r>
      </w:ins>
    </w:p>
    <w:p w14:paraId="58132334" w14:textId="77777777" w:rsidR="00B41F00" w:rsidRDefault="00B41F00" w:rsidP="00B41F00">
      <w:pPr>
        <w:pStyle w:val="Alg4"/>
        <w:numPr>
          <w:ilvl w:val="0"/>
          <w:numId w:val="505"/>
        </w:numPr>
        <w:spacing w:after="220"/>
        <w:contextualSpacing/>
        <w:rPr>
          <w:ins w:id="5449" w:author="Rev 3 Allen Wirfs-Brock" w:date="2011-09-02T10:44:00Z"/>
        </w:rPr>
      </w:pPr>
      <w:ins w:id="5450" w:author="Rev 3 Allen Wirfs-Brock" w:date="2011-09-02T10:44:00Z">
        <w:r>
          <w:t xml:space="preserve">Return </w:t>
        </w:r>
        <w:r>
          <w:rPr>
            <w:rStyle w:val="bnf"/>
          </w:rPr>
          <w:t>names</w:t>
        </w:r>
        <w:r>
          <w:t>.</w:t>
        </w:r>
      </w:ins>
    </w:p>
    <w:p w14:paraId="713A56B5" w14:textId="77777777" w:rsidR="004C02EF" w:rsidRDefault="004C02EF" w:rsidP="004C02EF">
      <w:r>
        <w:t xml:space="preserve">The production </w:t>
      </w:r>
      <w:r w:rsidRPr="00E641FE">
        <w:rPr>
          <w:rFonts w:ascii="Times New Roman" w:hAnsi="Times New Roman"/>
          <w:i/>
        </w:rPr>
        <w:t xml:space="preserve">IfStatement </w:t>
      </w:r>
      <w:r>
        <w:rPr>
          <w:b/>
        </w:rPr>
        <w:t>:</w:t>
      </w:r>
      <w:r w:rsidRPr="00E641FE">
        <w:rPr>
          <w:rFonts w:ascii="Times New Roman" w:hAnsi="Times New Roman"/>
          <w:i/>
        </w:rPr>
        <w:t xml:space="preserve"> </w:t>
      </w:r>
      <w:r>
        <w:rPr>
          <w:rFonts w:ascii="Courier New" w:hAnsi="Courier New"/>
          <w:b/>
        </w:rPr>
        <w:t>if</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Expression </w:t>
      </w:r>
      <w:r>
        <w:rPr>
          <w:rFonts w:ascii="Courier New" w:hAnsi="Courier New"/>
          <w:b/>
        </w:rPr>
        <w:t>)</w:t>
      </w:r>
      <w:r w:rsidRPr="00E641FE">
        <w:rPr>
          <w:rFonts w:ascii="Times New Roman" w:hAnsi="Times New Roman"/>
          <w:i/>
        </w:rPr>
        <w:t xml:space="preserve"> Statement </w:t>
      </w:r>
      <w:r>
        <w:rPr>
          <w:rFonts w:ascii="Courier New" w:hAnsi="Courier New"/>
          <w:b/>
        </w:rPr>
        <w:t>else</w:t>
      </w:r>
      <w:r w:rsidRPr="00E641FE">
        <w:rPr>
          <w:rFonts w:ascii="Times New Roman" w:hAnsi="Times New Roman"/>
          <w:i/>
        </w:rPr>
        <w:t xml:space="preserve"> Statement</w:t>
      </w:r>
      <w:r>
        <w:t xml:space="preserve"> is evaluated as follows:</w:t>
      </w:r>
      <w:bookmarkStart w:id="5451" w:name="_Toc382212726"/>
    </w:p>
    <w:p w14:paraId="661D4F45" w14:textId="77777777" w:rsidR="004C02EF" w:rsidRPr="00D828E7" w:rsidRDefault="004C02EF" w:rsidP="004C02EF">
      <w:pPr>
        <w:pStyle w:val="Alg2"/>
        <w:numPr>
          <w:ilvl w:val="0"/>
          <w:numId w:val="120"/>
        </w:numPr>
      </w:pPr>
      <w:r w:rsidRPr="00D828E7">
        <w:t xml:space="preserve">Let </w:t>
      </w:r>
      <w:r w:rsidRPr="00D828E7">
        <w:rPr>
          <w:i/>
        </w:rPr>
        <w:t>exprRef</w:t>
      </w:r>
      <w:r w:rsidRPr="00D828E7">
        <w:t xml:space="preserve"> be the result of evaluating </w:t>
      </w:r>
      <w:r w:rsidRPr="00E641FE">
        <w:rPr>
          <w:i/>
        </w:rPr>
        <w:t>Expression</w:t>
      </w:r>
      <w:bookmarkEnd w:id="5451"/>
      <w:r w:rsidRPr="00D828E7">
        <w:t>.</w:t>
      </w:r>
      <w:bookmarkStart w:id="5452" w:name="_Toc382212727"/>
    </w:p>
    <w:p w14:paraId="0D76EB1A" w14:textId="77777777" w:rsidR="004C02EF" w:rsidRPr="00D828E7" w:rsidRDefault="004C02EF" w:rsidP="004C02EF">
      <w:pPr>
        <w:pStyle w:val="Alg2"/>
        <w:numPr>
          <w:ilvl w:val="0"/>
          <w:numId w:val="120"/>
        </w:numPr>
      </w:pPr>
      <w:bookmarkStart w:id="5453" w:name="_Toc382212729"/>
      <w:bookmarkEnd w:id="5452"/>
      <w:r w:rsidRPr="00D828E7">
        <w:t>If ToBoolean(GetValue(</w:t>
      </w:r>
      <w:r w:rsidRPr="00D828E7">
        <w:rPr>
          <w:i/>
        </w:rPr>
        <w:t>exprRef</w:t>
      </w:r>
      <w:r w:rsidRPr="00D828E7">
        <w:t xml:space="preserve">)) is </w:t>
      </w:r>
      <w:r w:rsidRPr="00D828E7">
        <w:rPr>
          <w:b/>
        </w:rPr>
        <w:t>true</w:t>
      </w:r>
      <w:r w:rsidRPr="00D828E7">
        <w:t xml:space="preserve">, </w:t>
      </w:r>
      <w:bookmarkStart w:id="5454" w:name="_Toc382212730"/>
      <w:bookmarkEnd w:id="5453"/>
      <w:r w:rsidRPr="00D828E7">
        <w:t>then</w:t>
      </w:r>
    </w:p>
    <w:p w14:paraId="2626008A" w14:textId="77777777" w:rsidR="004C02EF" w:rsidRPr="00D828E7" w:rsidRDefault="004C02EF" w:rsidP="004C02EF">
      <w:pPr>
        <w:pStyle w:val="Alg2"/>
        <w:numPr>
          <w:ilvl w:val="1"/>
          <w:numId w:val="120"/>
        </w:numPr>
        <w:tabs>
          <w:tab w:val="left" w:pos="1620"/>
        </w:tabs>
      </w:pPr>
      <w:r w:rsidRPr="00D828E7">
        <w:t xml:space="preserve">Return the result of evaluating the first </w:t>
      </w:r>
      <w:r w:rsidRPr="00E641FE">
        <w:rPr>
          <w:i/>
        </w:rPr>
        <w:t>Statement</w:t>
      </w:r>
      <w:bookmarkEnd w:id="5454"/>
      <w:r w:rsidRPr="00D828E7">
        <w:t>.</w:t>
      </w:r>
      <w:bookmarkStart w:id="5455" w:name="_Toc382212731"/>
    </w:p>
    <w:bookmarkEnd w:id="5455"/>
    <w:p w14:paraId="1AEF7B89" w14:textId="77777777" w:rsidR="004C02EF" w:rsidRPr="00D828E7" w:rsidRDefault="004C02EF" w:rsidP="004C02EF">
      <w:pPr>
        <w:pStyle w:val="Alg2"/>
        <w:numPr>
          <w:ilvl w:val="0"/>
          <w:numId w:val="120"/>
        </w:numPr>
      </w:pPr>
      <w:r w:rsidRPr="00D828E7">
        <w:t>Else,</w:t>
      </w:r>
      <w:bookmarkStart w:id="5456" w:name="_Toc382212732"/>
    </w:p>
    <w:p w14:paraId="70630298" w14:textId="77777777" w:rsidR="004C02EF" w:rsidRPr="00D828E7" w:rsidRDefault="004C02EF" w:rsidP="004C02EF">
      <w:pPr>
        <w:pStyle w:val="Alg2"/>
        <w:numPr>
          <w:ilvl w:val="1"/>
          <w:numId w:val="120"/>
        </w:numPr>
        <w:tabs>
          <w:tab w:val="left" w:pos="1620"/>
        </w:tabs>
        <w:spacing w:after="220"/>
      </w:pPr>
      <w:bookmarkStart w:id="5457" w:name="_Toc382212733"/>
      <w:bookmarkEnd w:id="5456"/>
      <w:r w:rsidRPr="00D828E7">
        <w:t xml:space="preserve">Return the result of evaluating the second </w:t>
      </w:r>
      <w:r w:rsidRPr="00E641FE">
        <w:rPr>
          <w:i/>
        </w:rPr>
        <w:t>Statement</w:t>
      </w:r>
      <w:bookmarkEnd w:id="5457"/>
      <w:r w:rsidRPr="00D828E7">
        <w:t>.</w:t>
      </w:r>
    </w:p>
    <w:p w14:paraId="21677A88" w14:textId="77777777" w:rsidR="00B32674" w:rsidRDefault="00B32674" w:rsidP="00B32674">
      <w:pPr>
        <w:jc w:val="left"/>
        <w:rPr>
          <w:ins w:id="5458" w:author="Rev 3 Allen Wirfs-Brock" w:date="2011-09-02T11:02:00Z"/>
        </w:rPr>
      </w:pPr>
      <w:ins w:id="5459" w:author="Rev 3 Allen Wirfs-Brock" w:date="2011-09-02T11:02:00Z">
        <w:r>
          <w:t>The VarDeclaredNames of the</w:t>
        </w:r>
        <w:r w:rsidRPr="006D7E13">
          <w:t xml:space="preserve"> </w:t>
        </w:r>
        <w:r>
          <w:t xml:space="preserve">production  </w:t>
        </w:r>
        <w:r w:rsidRPr="00E641FE">
          <w:rPr>
            <w:rFonts w:ascii="Times New Roman" w:hAnsi="Times New Roman"/>
            <w:i/>
          </w:rPr>
          <w:t xml:space="preserve">IfStatement </w:t>
        </w:r>
        <w:r>
          <w:rPr>
            <w:b/>
          </w:rPr>
          <w:t>:</w:t>
        </w:r>
        <w:r w:rsidRPr="00E641FE">
          <w:rPr>
            <w:rFonts w:ascii="Times New Roman" w:hAnsi="Times New Roman"/>
            <w:i/>
          </w:rPr>
          <w:t xml:space="preserve"> </w:t>
        </w:r>
        <w:r>
          <w:rPr>
            <w:rFonts w:ascii="Courier New" w:hAnsi="Courier New"/>
            <w:b/>
          </w:rPr>
          <w:t>if</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Expression </w:t>
        </w:r>
        <w:r>
          <w:rPr>
            <w:rFonts w:ascii="Courier New" w:hAnsi="Courier New"/>
            <w:b/>
          </w:rPr>
          <w:t>)</w:t>
        </w:r>
        <w:r w:rsidRPr="00E641FE">
          <w:rPr>
            <w:rFonts w:ascii="Times New Roman" w:hAnsi="Times New Roman"/>
            <w:i/>
          </w:rPr>
          <w:t xml:space="preserve"> Statement </w:t>
        </w:r>
        <w:r>
          <w:t>is determined as follows:</w:t>
        </w:r>
      </w:ins>
    </w:p>
    <w:p w14:paraId="19D469E2" w14:textId="77777777" w:rsidR="00B32674" w:rsidRDefault="00B32674" w:rsidP="00B32674">
      <w:pPr>
        <w:pStyle w:val="Alg4"/>
        <w:numPr>
          <w:ilvl w:val="0"/>
          <w:numId w:val="506"/>
        </w:numPr>
        <w:spacing w:after="220"/>
        <w:contextualSpacing/>
        <w:rPr>
          <w:ins w:id="5460" w:author="Rev 3 Allen Wirfs-Brock" w:date="2011-09-02T11:02:00Z"/>
        </w:rPr>
      </w:pPr>
      <w:ins w:id="5461" w:author="Rev 3 Allen Wirfs-Brock" w:date="2011-09-02T11:02:00Z">
        <w:r>
          <w:t xml:space="preserve">Return </w:t>
        </w:r>
      </w:ins>
      <w:ins w:id="5462" w:author="Rev 3 Allen Wirfs-Brock" w:date="2011-09-02T11:03:00Z">
        <w:r>
          <w:t xml:space="preserve">the VarDeclaredNames of </w:t>
        </w:r>
        <w:r w:rsidRPr="00E641FE">
          <w:rPr>
            <w:i/>
          </w:rPr>
          <w:t>Statement</w:t>
        </w:r>
      </w:ins>
      <w:ins w:id="5463" w:author="Rev 3 Allen Wirfs-Brock" w:date="2011-09-02T11:02:00Z">
        <w:r>
          <w:t>.</w:t>
        </w:r>
      </w:ins>
    </w:p>
    <w:p w14:paraId="04EEB89B" w14:textId="77777777" w:rsidR="004C02EF" w:rsidRDefault="004C02EF" w:rsidP="004C02EF">
      <w:r>
        <w:t xml:space="preserve">The production </w:t>
      </w:r>
      <w:r w:rsidRPr="00E641FE">
        <w:rPr>
          <w:rFonts w:ascii="Times New Roman" w:hAnsi="Times New Roman"/>
          <w:i/>
        </w:rPr>
        <w:t xml:space="preserve">IfStatement </w:t>
      </w:r>
      <w:r>
        <w:rPr>
          <w:b/>
        </w:rPr>
        <w:t>:</w:t>
      </w:r>
      <w:r w:rsidRPr="00E641FE">
        <w:rPr>
          <w:rFonts w:ascii="Times New Roman" w:hAnsi="Times New Roman"/>
          <w:i/>
        </w:rPr>
        <w:t xml:space="preserve"> </w:t>
      </w:r>
      <w:r>
        <w:rPr>
          <w:rFonts w:ascii="Courier New" w:hAnsi="Courier New"/>
          <w:b/>
        </w:rPr>
        <w:t>if</w:t>
      </w:r>
      <w:r w:rsidRPr="00E641FE">
        <w:rPr>
          <w:rFonts w:ascii="Times New Roman" w:hAnsi="Times New Roman"/>
          <w:i/>
        </w:rPr>
        <w:t xml:space="preserve"> </w:t>
      </w:r>
      <w:r>
        <w:rPr>
          <w:rFonts w:ascii="Courier New" w:hAnsi="Courier New"/>
          <w:b/>
        </w:rPr>
        <w:t>(</w:t>
      </w:r>
      <w:r w:rsidRPr="00E641FE">
        <w:rPr>
          <w:rFonts w:ascii="Times New Roman" w:hAnsi="Times New Roman"/>
          <w:i/>
        </w:rPr>
        <w:t xml:space="preserve"> Expression </w:t>
      </w:r>
      <w:r>
        <w:rPr>
          <w:rFonts w:ascii="Courier New" w:hAnsi="Courier New"/>
          <w:b/>
        </w:rPr>
        <w:t>)</w:t>
      </w:r>
      <w:r w:rsidRPr="00E641FE">
        <w:rPr>
          <w:rFonts w:ascii="Times New Roman" w:hAnsi="Times New Roman"/>
          <w:i/>
        </w:rPr>
        <w:t xml:space="preserve"> Statement</w:t>
      </w:r>
      <w:r>
        <w:t xml:space="preserve"> is evaluated as follows:</w:t>
      </w:r>
      <w:bookmarkStart w:id="5464" w:name="_Toc382212734"/>
    </w:p>
    <w:p w14:paraId="552CB9F2" w14:textId="77777777" w:rsidR="004C02EF" w:rsidRPr="00D828E7" w:rsidRDefault="004C02EF" w:rsidP="004C02EF">
      <w:pPr>
        <w:pStyle w:val="Alg2"/>
        <w:numPr>
          <w:ilvl w:val="0"/>
          <w:numId w:val="406"/>
        </w:numPr>
      </w:pPr>
      <w:bookmarkStart w:id="5465" w:name="_Ref375016587"/>
      <w:bookmarkStart w:id="5466" w:name="_Ref375016604"/>
      <w:bookmarkStart w:id="5467" w:name="_Ref375016635"/>
      <w:bookmarkStart w:id="5468" w:name="_Toc375031201"/>
      <w:bookmarkStart w:id="5469" w:name="_Toc381513715"/>
      <w:bookmarkStart w:id="5470" w:name="_Toc382212237"/>
      <w:bookmarkStart w:id="5471" w:name="_Toc382212740"/>
      <w:bookmarkStart w:id="5472" w:name="_Toc382291582"/>
      <w:bookmarkStart w:id="5473" w:name="_Toc385672231"/>
      <w:bookmarkStart w:id="5474" w:name="_Toc393690335"/>
      <w:bookmarkStart w:id="5475" w:name="_Ref432004073"/>
      <w:bookmarkStart w:id="5476" w:name="_Toc472818880"/>
      <w:bookmarkStart w:id="5477" w:name="_Toc235503455"/>
      <w:bookmarkStart w:id="5478" w:name="_Toc241509230"/>
      <w:bookmarkStart w:id="5479" w:name="_Toc244416717"/>
      <w:bookmarkEnd w:id="5464"/>
      <w:r w:rsidRPr="00D828E7">
        <w:t xml:space="preserve">Let </w:t>
      </w:r>
      <w:r w:rsidRPr="00D828E7">
        <w:rPr>
          <w:i/>
        </w:rPr>
        <w:t>exprRef</w:t>
      </w:r>
      <w:r w:rsidRPr="00D828E7">
        <w:t xml:space="preserve"> be the result of evaluating </w:t>
      </w:r>
      <w:r w:rsidRPr="00E641FE">
        <w:rPr>
          <w:i/>
        </w:rPr>
        <w:t>Expression</w:t>
      </w:r>
      <w:r w:rsidRPr="00D828E7">
        <w:t>.</w:t>
      </w:r>
      <w:bookmarkStart w:id="5480" w:name="_Toc382212735"/>
    </w:p>
    <w:p w14:paraId="2FE65620" w14:textId="77777777" w:rsidR="004C02EF" w:rsidRPr="00D828E7" w:rsidRDefault="004C02EF" w:rsidP="004C02EF">
      <w:pPr>
        <w:pStyle w:val="Alg2"/>
        <w:numPr>
          <w:ilvl w:val="0"/>
          <w:numId w:val="406"/>
        </w:numPr>
      </w:pPr>
      <w:bookmarkStart w:id="5481" w:name="_Toc382212737"/>
      <w:bookmarkEnd w:id="5480"/>
      <w:r w:rsidRPr="00D828E7">
        <w:t>If ToBoolean(GetValue(</w:t>
      </w:r>
      <w:r w:rsidRPr="00D828E7">
        <w:rPr>
          <w:i/>
        </w:rPr>
        <w:t>exprRef</w:t>
      </w:r>
      <w:r w:rsidRPr="00D828E7">
        <w:t xml:space="preserve">)) is </w:t>
      </w:r>
      <w:r w:rsidRPr="00D828E7">
        <w:rPr>
          <w:b/>
        </w:rPr>
        <w:t>false</w:t>
      </w:r>
      <w:r w:rsidRPr="00D828E7">
        <w:t>, 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bookmarkStart w:id="5482" w:name="_Toc382212738"/>
      <w:bookmarkEnd w:id="5481"/>
    </w:p>
    <w:p w14:paraId="3282E1F7" w14:textId="77777777" w:rsidR="004C02EF" w:rsidRPr="00D00D4A" w:rsidRDefault="004C02EF" w:rsidP="004C02EF">
      <w:pPr>
        <w:pStyle w:val="Alg2"/>
        <w:numPr>
          <w:ilvl w:val="0"/>
          <w:numId w:val="406"/>
        </w:numPr>
        <w:spacing w:after="120"/>
        <w:rPr>
          <w:rFonts w:ascii="Arial" w:hAnsi="Arial"/>
        </w:rPr>
      </w:pPr>
      <w:bookmarkStart w:id="5483" w:name="_Toc382212739"/>
      <w:bookmarkEnd w:id="5482"/>
      <w:r w:rsidRPr="00D828E7">
        <w:t xml:space="preserve">Return the result of evaluating </w:t>
      </w:r>
      <w:r w:rsidRPr="00E641FE">
        <w:rPr>
          <w:i/>
        </w:rPr>
        <w:t>Statement</w:t>
      </w:r>
      <w:bookmarkEnd w:id="5483"/>
      <w:r w:rsidRPr="00D00D4A">
        <w:rPr>
          <w:rFonts w:ascii="Arial" w:hAnsi="Arial"/>
        </w:rPr>
        <w:t>.</w:t>
      </w:r>
    </w:p>
    <w:p w14:paraId="6223A07D" w14:textId="77777777" w:rsidR="004C02EF" w:rsidRDefault="004C02EF" w:rsidP="003A4B22">
      <w:pPr>
        <w:pStyle w:val="20"/>
        <w:numPr>
          <w:ilvl w:val="0"/>
          <w:numId w:val="0"/>
        </w:numPr>
      </w:pPr>
      <w:bookmarkStart w:id="5484" w:name="_Toc276631081"/>
      <w:bookmarkStart w:id="5485" w:name="_Toc178387095"/>
      <w:r>
        <w:t>12.6</w:t>
      </w:r>
      <w:r>
        <w:tab/>
        <w:t>Iteration Statement</w:t>
      </w:r>
      <w:bookmarkEnd w:id="5465"/>
      <w:bookmarkEnd w:id="5466"/>
      <w:bookmarkEnd w:id="5467"/>
      <w:bookmarkEnd w:id="5468"/>
      <w:bookmarkEnd w:id="5469"/>
      <w:bookmarkEnd w:id="5470"/>
      <w:bookmarkEnd w:id="5471"/>
      <w:bookmarkEnd w:id="5472"/>
      <w:bookmarkEnd w:id="5473"/>
      <w:bookmarkEnd w:id="5474"/>
      <w:r>
        <w:t>s</w:t>
      </w:r>
      <w:bookmarkEnd w:id="5475"/>
      <w:bookmarkEnd w:id="5476"/>
      <w:bookmarkEnd w:id="5477"/>
      <w:bookmarkEnd w:id="5478"/>
      <w:bookmarkEnd w:id="5479"/>
      <w:bookmarkEnd w:id="5484"/>
      <w:bookmarkEnd w:id="5485"/>
    </w:p>
    <w:p w14:paraId="0BD0BA7F" w14:textId="77777777" w:rsidR="004C02EF" w:rsidRDefault="004C02EF" w:rsidP="004C02EF">
      <w:pPr>
        <w:pStyle w:val="Syntax"/>
      </w:pPr>
      <w:r w:rsidRPr="002912E1">
        <w:t>Syntax</w:t>
      </w:r>
    </w:p>
    <w:p w14:paraId="618F60DE" w14:textId="77777777" w:rsidR="004C02EF" w:rsidRPr="00131EFA" w:rsidRDefault="004C02EF" w:rsidP="004C02EF">
      <w:pPr>
        <w:pStyle w:val="SyntaxRule"/>
      </w:pPr>
      <w:r w:rsidRPr="00131EFA">
        <w:t xml:space="preserve">IterationStatement </w:t>
      </w:r>
      <w:r w:rsidRPr="00D04346">
        <w:rPr>
          <w:rFonts w:ascii="Arial" w:hAnsi="Arial"/>
          <w:b/>
          <w:i w:val="0"/>
        </w:rPr>
        <w:t>:</w:t>
      </w:r>
    </w:p>
    <w:p w14:paraId="54841078" w14:textId="77777777" w:rsidR="004C02EF" w:rsidRPr="00131EFA" w:rsidRDefault="004C02EF" w:rsidP="004C02EF">
      <w:pPr>
        <w:pStyle w:val="SyntaxDefinition"/>
      </w:pPr>
      <w:r w:rsidRPr="00C226F6">
        <w:rPr>
          <w:rFonts w:ascii="Courier New" w:hAnsi="Courier New"/>
          <w:b/>
          <w:i w:val="0"/>
        </w:rPr>
        <w:t xml:space="preserve">do </w:t>
      </w:r>
      <w:r w:rsidRPr="00131EFA">
        <w:t>Statement</w:t>
      </w:r>
      <w:r w:rsidRPr="00C226F6">
        <w:rPr>
          <w:rFonts w:ascii="Courier New" w:hAnsi="Courier New"/>
          <w:b/>
          <w:i w:val="0"/>
        </w:rPr>
        <w:t xml:space="preserve"> while</w:t>
      </w:r>
      <w:r w:rsidRPr="00131EFA">
        <w:t xml:space="preserve"> </w:t>
      </w:r>
      <w:r w:rsidRPr="00C226F6">
        <w:rPr>
          <w:rFonts w:ascii="Courier New" w:hAnsi="Courier New"/>
          <w:b/>
          <w:i w:val="0"/>
        </w:rPr>
        <w:t>(</w:t>
      </w:r>
      <w:r w:rsidRPr="00131EFA">
        <w:t xml:space="preserve"> Expression </w:t>
      </w:r>
      <w:r w:rsidRPr="00C226F6">
        <w:rPr>
          <w:rFonts w:ascii="Courier New" w:hAnsi="Courier New"/>
          <w:b/>
          <w:i w:val="0"/>
        </w:rPr>
        <w:t>);</w:t>
      </w:r>
      <w:r w:rsidRPr="00131EFA">
        <w:br/>
      </w:r>
      <w:r w:rsidRPr="00C226F6">
        <w:rPr>
          <w:rFonts w:ascii="Courier New" w:hAnsi="Courier New"/>
          <w:b/>
          <w:i w:val="0"/>
        </w:rPr>
        <w:t>while</w:t>
      </w:r>
      <w:r w:rsidRPr="00131EFA">
        <w:t xml:space="preserve"> </w:t>
      </w:r>
      <w:r w:rsidRPr="00C226F6">
        <w:rPr>
          <w:rFonts w:ascii="Courier New" w:hAnsi="Courier New"/>
          <w:b/>
          <w:i w:val="0"/>
        </w:rPr>
        <w:t>(</w:t>
      </w:r>
      <w:r w:rsidRPr="00131EFA">
        <w:t xml:space="preserve"> Expression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ExpressionNoIn</w:t>
      </w:r>
      <w:r w:rsidRPr="005E74B3">
        <w:rPr>
          <w:rFonts w:ascii="Arial" w:hAnsi="Arial" w:cs="Arial"/>
          <w:i w:val="0"/>
          <w:vertAlign w:val="subscript"/>
        </w:rPr>
        <w:t>opt</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 xml:space="preserve"> </w:t>
      </w:r>
      <w:r w:rsidRPr="00C226F6">
        <w:rPr>
          <w:rFonts w:ascii="Courier New" w:hAnsi="Courier New"/>
          <w:b/>
          <w:i w:val="0"/>
        </w:rPr>
        <w:t>var</w:t>
      </w:r>
      <w:r w:rsidRPr="00131EFA">
        <w:t xml:space="preserve"> VariableDeclarationListNoIn</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Expression</w:t>
      </w:r>
      <w:r w:rsidRPr="005E74B3">
        <w:rPr>
          <w:rFonts w:ascii="Arial" w:hAnsi="Arial" w:cs="Arial"/>
          <w:i w:val="0"/>
          <w:vertAlign w:val="subscript"/>
        </w:rPr>
        <w:t>opt</w:t>
      </w:r>
      <w:r w:rsidRPr="00131EFA">
        <w:t xml:space="preserve">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 xml:space="preserve"> LeftHandSideExpression </w:t>
      </w:r>
      <w:r w:rsidRPr="00C226F6">
        <w:rPr>
          <w:rFonts w:ascii="Courier New" w:hAnsi="Courier New"/>
          <w:b/>
          <w:i w:val="0"/>
        </w:rPr>
        <w:t>in</w:t>
      </w:r>
      <w:r w:rsidRPr="00131EFA">
        <w:t xml:space="preserve"> Expression </w:t>
      </w:r>
      <w:r w:rsidRPr="00C226F6">
        <w:rPr>
          <w:rFonts w:ascii="Courier New" w:hAnsi="Courier New"/>
          <w:b/>
          <w:i w:val="0"/>
        </w:rPr>
        <w:t>)</w:t>
      </w:r>
      <w:r w:rsidRPr="00131EFA">
        <w:t xml:space="preserve"> Statement</w:t>
      </w:r>
      <w:r w:rsidRPr="00131EFA">
        <w:br/>
      </w:r>
      <w:r w:rsidRPr="00C226F6">
        <w:rPr>
          <w:rFonts w:ascii="Courier New" w:hAnsi="Courier New"/>
          <w:b/>
          <w:i w:val="0"/>
        </w:rPr>
        <w:t>for</w:t>
      </w:r>
      <w:r w:rsidRPr="00131EFA">
        <w:t xml:space="preserve"> </w:t>
      </w:r>
      <w:r w:rsidRPr="00C226F6">
        <w:rPr>
          <w:rFonts w:ascii="Courier New" w:hAnsi="Courier New"/>
          <w:b/>
          <w:i w:val="0"/>
        </w:rPr>
        <w:t>(</w:t>
      </w:r>
      <w:r w:rsidRPr="00131EFA">
        <w:t xml:space="preserve"> </w:t>
      </w:r>
      <w:r w:rsidRPr="00C226F6">
        <w:rPr>
          <w:rFonts w:ascii="Courier New" w:hAnsi="Courier New"/>
          <w:b/>
          <w:i w:val="0"/>
        </w:rPr>
        <w:t>var</w:t>
      </w:r>
      <w:r w:rsidRPr="00131EFA">
        <w:t xml:space="preserve"> VariableDeclarationNoIn </w:t>
      </w:r>
      <w:r w:rsidRPr="00C226F6">
        <w:rPr>
          <w:rFonts w:ascii="Courier New" w:hAnsi="Courier New"/>
          <w:b/>
          <w:i w:val="0"/>
        </w:rPr>
        <w:t>in</w:t>
      </w:r>
      <w:r w:rsidRPr="00131EFA">
        <w:t xml:space="preserve"> Expression </w:t>
      </w:r>
      <w:r w:rsidRPr="00C226F6">
        <w:rPr>
          <w:rFonts w:ascii="Courier New" w:hAnsi="Courier New"/>
          <w:b/>
          <w:i w:val="0"/>
        </w:rPr>
        <w:t>)</w:t>
      </w:r>
      <w:r w:rsidRPr="00131EFA">
        <w:t xml:space="preserve"> Statement</w:t>
      </w:r>
      <w:bookmarkStart w:id="5486" w:name="_Toc375031202"/>
      <w:bookmarkStart w:id="5487" w:name="_Toc381513716"/>
      <w:bookmarkStart w:id="5488" w:name="_Toc382212238"/>
      <w:bookmarkStart w:id="5489" w:name="_Toc382212741"/>
      <w:bookmarkStart w:id="5490" w:name="_Toc382291583"/>
      <w:bookmarkStart w:id="5491" w:name="_Toc385672232"/>
      <w:bookmarkStart w:id="5492" w:name="_Toc393690336"/>
    </w:p>
    <w:p w14:paraId="6978B40B" w14:textId="77777777" w:rsidR="004C02EF" w:rsidRDefault="004C02EF" w:rsidP="003A4B22">
      <w:pPr>
        <w:pStyle w:val="30"/>
        <w:numPr>
          <w:ilvl w:val="0"/>
          <w:numId w:val="0"/>
        </w:numPr>
      </w:pPr>
      <w:bookmarkStart w:id="5493" w:name="_Toc472818881"/>
      <w:bookmarkStart w:id="5494" w:name="_Toc235503456"/>
      <w:bookmarkStart w:id="5495" w:name="_Toc241509231"/>
      <w:bookmarkStart w:id="5496" w:name="_Toc244416718"/>
      <w:bookmarkStart w:id="5497" w:name="_Toc276631082"/>
      <w:bookmarkStart w:id="5498" w:name="_Toc178387096"/>
      <w:r>
        <w:t>12.6.1</w:t>
      </w:r>
      <w:r>
        <w:tab/>
        <w:t xml:space="preserve">The </w:t>
      </w:r>
      <w:r>
        <w:rPr>
          <w:rFonts w:ascii="Courier New" w:hAnsi="Courier New"/>
        </w:rPr>
        <w:t>do</w:t>
      </w:r>
      <w:r>
        <w:t>-</w:t>
      </w:r>
      <w:r>
        <w:rPr>
          <w:rFonts w:ascii="Courier New" w:hAnsi="Courier New"/>
        </w:rPr>
        <w:t>while</w:t>
      </w:r>
      <w:r>
        <w:t xml:space="preserve"> Statemen</w:t>
      </w:r>
      <w:bookmarkEnd w:id="5486"/>
      <w:bookmarkEnd w:id="5487"/>
      <w:bookmarkEnd w:id="5488"/>
      <w:bookmarkEnd w:id="5489"/>
      <w:bookmarkEnd w:id="5490"/>
      <w:bookmarkEnd w:id="5491"/>
      <w:bookmarkEnd w:id="5492"/>
      <w:r>
        <w:t>t</w:t>
      </w:r>
      <w:bookmarkEnd w:id="5493"/>
      <w:bookmarkEnd w:id="5494"/>
      <w:bookmarkEnd w:id="5495"/>
      <w:bookmarkEnd w:id="5496"/>
      <w:bookmarkEnd w:id="5497"/>
      <w:bookmarkEnd w:id="5498"/>
    </w:p>
    <w:p w14:paraId="569FEBC7" w14:textId="77777777" w:rsidR="00A04A9C" w:rsidRDefault="00A04A9C" w:rsidP="00A04A9C">
      <w:pPr>
        <w:jc w:val="left"/>
        <w:rPr>
          <w:ins w:id="5499" w:author="Rev 3 Allen Wirfs-Brock" w:date="2011-09-02T11:04:00Z"/>
        </w:rPr>
      </w:pPr>
      <w:ins w:id="5500" w:author="Rev 3 Allen Wirfs-Brock" w:date="2011-09-02T11:04:00Z">
        <w:r>
          <w:t>The VarDeclaredNames of the</w:t>
        </w:r>
        <w:r w:rsidRPr="006D7E13">
          <w:t xml:space="preserve"> </w:t>
        </w:r>
        <w:r>
          <w:t xml:space="preserve">production  </w:t>
        </w:r>
        <w:r>
          <w:rPr>
            <w:rFonts w:ascii="Courier New" w:hAnsi="Courier New"/>
            <w:b/>
          </w:rPr>
          <w:t>do</w:t>
        </w:r>
        <w:r w:rsidRPr="00C226F6">
          <w:rPr>
            <w:rFonts w:ascii="Courier New" w:hAnsi="Courier New"/>
            <w:b/>
          </w:rPr>
          <w:t xml:space="preserve"> </w:t>
        </w:r>
        <w:r w:rsidRPr="00131EFA">
          <w:rPr>
            <w:rFonts w:ascii="Times New Roman" w:hAnsi="Times New Roman"/>
            <w:i/>
          </w:rPr>
          <w:t xml:space="preserve">Statement </w:t>
        </w:r>
        <w:r>
          <w:rPr>
            <w:rFonts w:ascii="Courier New" w:hAnsi="Courier New"/>
            <w:b/>
          </w:rPr>
          <w:t>while</w:t>
        </w:r>
        <w:r w:rsidRPr="00131EFA">
          <w:rPr>
            <w:rFonts w:ascii="Times New Roman" w:hAnsi="Times New Roman"/>
            <w:i/>
          </w:rPr>
          <w:t xml:space="preserve"> </w:t>
        </w:r>
        <w:r>
          <w:rPr>
            <w:rFonts w:ascii="Courier New" w:hAnsi="Courier New"/>
            <w:b/>
          </w:rPr>
          <w:t>(</w:t>
        </w:r>
        <w:r w:rsidRPr="00131EFA">
          <w:rPr>
            <w:rFonts w:ascii="Times New Roman" w:hAnsi="Times New Roman"/>
            <w:i/>
          </w:rPr>
          <w:t xml:space="preserve"> Expression </w:t>
        </w:r>
        <w:r>
          <w:rPr>
            <w:rFonts w:ascii="Courier New" w:hAnsi="Courier New"/>
            <w:b/>
          </w:rPr>
          <w:t>);</w:t>
        </w:r>
        <w:r>
          <w:t xml:space="preserve"> </w:t>
        </w:r>
        <w:r w:rsidRPr="00E641FE">
          <w:rPr>
            <w:rFonts w:ascii="Times New Roman" w:hAnsi="Times New Roman"/>
            <w:i/>
          </w:rPr>
          <w:t xml:space="preserve"> </w:t>
        </w:r>
        <w:r>
          <w:t>is determined as follows:</w:t>
        </w:r>
      </w:ins>
    </w:p>
    <w:p w14:paraId="50250CB4" w14:textId="77777777" w:rsidR="00A04A9C" w:rsidRDefault="00A04A9C" w:rsidP="00A04A9C">
      <w:pPr>
        <w:pStyle w:val="Alg4"/>
        <w:numPr>
          <w:ilvl w:val="0"/>
          <w:numId w:val="507"/>
        </w:numPr>
        <w:spacing w:after="220"/>
        <w:contextualSpacing/>
        <w:rPr>
          <w:ins w:id="5501" w:author="Rev 3 Allen Wirfs-Brock" w:date="2011-09-02T11:04:00Z"/>
        </w:rPr>
      </w:pPr>
      <w:ins w:id="5502" w:author="Rev 3 Allen Wirfs-Brock" w:date="2011-09-02T11:04:00Z">
        <w:r>
          <w:t xml:space="preserve">Return the VarDeclaredNames of </w:t>
        </w:r>
        <w:r w:rsidRPr="00E641FE">
          <w:rPr>
            <w:i/>
          </w:rPr>
          <w:t>Statement</w:t>
        </w:r>
        <w:r>
          <w:t>.</w:t>
        </w:r>
      </w:ins>
    </w:p>
    <w:p w14:paraId="3865464F" w14:textId="77777777" w:rsidR="004C02EF" w:rsidRDefault="004C02EF" w:rsidP="004C02EF">
      <w:r>
        <w:t xml:space="preserve">The production </w:t>
      </w:r>
      <w:r>
        <w:rPr>
          <w:rFonts w:ascii="Courier New" w:hAnsi="Courier New"/>
          <w:b/>
        </w:rPr>
        <w:t>do</w:t>
      </w:r>
      <w:r w:rsidRPr="00C226F6">
        <w:rPr>
          <w:rFonts w:ascii="Courier New" w:hAnsi="Courier New"/>
          <w:b/>
        </w:rPr>
        <w:t xml:space="preserve"> </w:t>
      </w:r>
      <w:r w:rsidRPr="00131EFA">
        <w:rPr>
          <w:rFonts w:ascii="Times New Roman" w:hAnsi="Times New Roman"/>
          <w:i/>
        </w:rPr>
        <w:t xml:space="preserve">Statement </w:t>
      </w:r>
      <w:r>
        <w:rPr>
          <w:rFonts w:ascii="Courier New" w:hAnsi="Courier New"/>
          <w:b/>
        </w:rPr>
        <w:t>while</w:t>
      </w:r>
      <w:r w:rsidRPr="00131EFA">
        <w:rPr>
          <w:rFonts w:ascii="Times New Roman" w:hAnsi="Times New Roman"/>
          <w:i/>
        </w:rPr>
        <w:t xml:space="preserve"> </w:t>
      </w:r>
      <w:r>
        <w:rPr>
          <w:rFonts w:ascii="Courier New" w:hAnsi="Courier New"/>
          <w:b/>
        </w:rPr>
        <w:t>(</w:t>
      </w:r>
      <w:r w:rsidRPr="00131EFA">
        <w:rPr>
          <w:rFonts w:ascii="Times New Roman" w:hAnsi="Times New Roman"/>
          <w:i/>
        </w:rPr>
        <w:t xml:space="preserve"> Expression </w:t>
      </w:r>
      <w:r>
        <w:rPr>
          <w:rFonts w:ascii="Courier New" w:hAnsi="Courier New"/>
          <w:b/>
        </w:rPr>
        <w:t>);</w:t>
      </w:r>
      <w:r>
        <w:t xml:space="preserve"> is evaluated as follows:</w:t>
      </w:r>
      <w:bookmarkStart w:id="5503" w:name="_Toc375031203"/>
      <w:bookmarkStart w:id="5504" w:name="_Toc381513717"/>
    </w:p>
    <w:p w14:paraId="20471446" w14:textId="77777777" w:rsidR="004C02EF" w:rsidRPr="00D828E7" w:rsidRDefault="004C02EF" w:rsidP="004C02EF">
      <w:pPr>
        <w:pStyle w:val="Alg3"/>
        <w:numPr>
          <w:ilvl w:val="0"/>
          <w:numId w:val="122"/>
        </w:numPr>
      </w:pPr>
      <w:r w:rsidRPr="00D828E7">
        <w:t xml:space="preserve">Let </w:t>
      </w:r>
      <w:r w:rsidRPr="00D828E7">
        <w:rPr>
          <w:i/>
        </w:rPr>
        <w:t>V</w:t>
      </w:r>
      <w:r w:rsidRPr="00D828E7">
        <w:t xml:space="preserve"> = </w:t>
      </w:r>
      <w:r w:rsidRPr="00D828E7">
        <w:rPr>
          <w:rFonts w:ascii="Arial" w:hAnsi="Arial" w:cs="Arial"/>
        </w:rPr>
        <w:t>empty</w:t>
      </w:r>
      <w:r w:rsidRPr="00D828E7">
        <w:t>.</w:t>
      </w:r>
    </w:p>
    <w:p w14:paraId="61E19785" w14:textId="77777777" w:rsidR="004C02EF" w:rsidRPr="00D828E7" w:rsidRDefault="004C02EF" w:rsidP="004C02EF">
      <w:pPr>
        <w:pStyle w:val="Alg3"/>
        <w:numPr>
          <w:ilvl w:val="0"/>
          <w:numId w:val="122"/>
        </w:numPr>
      </w:pPr>
      <w:r w:rsidRPr="00D828E7">
        <w:t xml:space="preserve">Let </w:t>
      </w:r>
      <w:r w:rsidRPr="00D828E7">
        <w:rPr>
          <w:i/>
        </w:rPr>
        <w:t>iterating</w:t>
      </w:r>
      <w:r w:rsidRPr="00D828E7">
        <w:t xml:space="preserve"> be </w:t>
      </w:r>
      <w:r w:rsidRPr="00D828E7">
        <w:rPr>
          <w:b/>
        </w:rPr>
        <w:t>true</w:t>
      </w:r>
      <w:r w:rsidRPr="00D828E7">
        <w:t>.</w:t>
      </w:r>
    </w:p>
    <w:p w14:paraId="267EBE35" w14:textId="77777777" w:rsidR="004C02EF" w:rsidRPr="00D828E7" w:rsidRDefault="004C02EF" w:rsidP="004C02EF">
      <w:pPr>
        <w:pStyle w:val="Alg3"/>
        <w:numPr>
          <w:ilvl w:val="0"/>
          <w:numId w:val="122"/>
        </w:numPr>
      </w:pPr>
      <w:r w:rsidRPr="00D828E7">
        <w:t xml:space="preserve">Repeat, while </w:t>
      </w:r>
      <w:r w:rsidRPr="00D828E7">
        <w:rPr>
          <w:i/>
        </w:rPr>
        <w:t>iterating</w:t>
      </w:r>
      <w:r w:rsidRPr="00D828E7">
        <w:t xml:space="preserve"> is </w:t>
      </w:r>
      <w:r w:rsidRPr="00D828E7">
        <w:rPr>
          <w:b/>
        </w:rPr>
        <w:t>true</w:t>
      </w:r>
    </w:p>
    <w:p w14:paraId="6753B884" w14:textId="77777777" w:rsidR="004C02EF" w:rsidRPr="00D828E7" w:rsidRDefault="004C02EF" w:rsidP="004C02EF">
      <w:pPr>
        <w:pStyle w:val="Alg3"/>
        <w:numPr>
          <w:ilvl w:val="1"/>
          <w:numId w:val="122"/>
        </w:numPr>
      </w:pPr>
      <w:r w:rsidRPr="00D828E7">
        <w:t xml:space="preserve">Let </w:t>
      </w:r>
      <w:r w:rsidRPr="00D828E7">
        <w:rPr>
          <w:i/>
        </w:rPr>
        <w:t>stmt</w:t>
      </w:r>
      <w:r w:rsidRPr="00D828E7">
        <w:t xml:space="preserve"> be the result of evaluating </w:t>
      </w:r>
      <w:r w:rsidRPr="00D828E7">
        <w:rPr>
          <w:i/>
        </w:rPr>
        <w:t>Statement</w:t>
      </w:r>
      <w:r w:rsidRPr="00D828E7">
        <w:t>.</w:t>
      </w:r>
    </w:p>
    <w:p w14:paraId="11DA81D0" w14:textId="77777777" w:rsidR="004C02EF" w:rsidRPr="00D828E7" w:rsidRDefault="004C02EF" w:rsidP="004C02EF">
      <w:pPr>
        <w:pStyle w:val="Alg3"/>
        <w:numPr>
          <w:ilvl w:val="1"/>
          <w:numId w:val="122"/>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r w:rsidRPr="00D828E7">
        <w:rPr>
          <w:i/>
        </w:rPr>
        <w:t>.</w:t>
      </w:r>
    </w:p>
    <w:p w14:paraId="06B2C495" w14:textId="77777777" w:rsidR="004C02EF" w:rsidRPr="00D828E7" w:rsidRDefault="004C02EF" w:rsidP="004C02EF">
      <w:pPr>
        <w:pStyle w:val="Alg3"/>
        <w:numPr>
          <w:ilvl w:val="1"/>
          <w:numId w:val="122"/>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5505" w:author="Allen Wirfs-Brock rev2" w:date="2011-07-25T15:32:00Z">
        <w:r w:rsidR="006B2955" w:rsidRPr="00D828E7">
          <w:t>o</w:t>
        </w:r>
        <w:r w:rsidR="006B2955">
          <w:t>r</w:t>
        </w:r>
      </w:ins>
      <w:del w:id="5506" w:author="Allen Wirfs-Brock rev2" w:date="2011-07-25T15:32:00Z">
        <w:r w:rsidRPr="00D828E7" w:rsidDel="006B2955">
          <w:delText>||</w:delText>
        </w:r>
      </w:del>
      <w:r w:rsidRPr="00D828E7">
        <w:t xml:space="preserve"> </w:t>
      </w:r>
      <w:r w:rsidRPr="00D828E7">
        <w:rPr>
          <w:i/>
        </w:rPr>
        <w:t>stmt</w:t>
      </w:r>
      <w:r w:rsidRPr="00D828E7">
        <w:t>.target is not in the current label set, then</w:t>
      </w:r>
    </w:p>
    <w:p w14:paraId="132C4E91" w14:textId="77777777" w:rsidR="004C02EF" w:rsidRPr="00D828E7" w:rsidRDefault="004C02EF" w:rsidP="004C02EF">
      <w:pPr>
        <w:pStyle w:val="Alg3"/>
        <w:numPr>
          <w:ilvl w:val="2"/>
          <w:numId w:val="122"/>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25CEBA43" w14:textId="77777777" w:rsidR="004C02EF" w:rsidRPr="00D828E7" w:rsidRDefault="004C02EF" w:rsidP="004C02EF">
      <w:pPr>
        <w:pStyle w:val="Alg3"/>
        <w:numPr>
          <w:ilvl w:val="2"/>
          <w:numId w:val="122"/>
        </w:numPr>
      </w:pPr>
      <w:r w:rsidRPr="00D828E7">
        <w:t xml:space="preserve">If </w:t>
      </w:r>
      <w:r w:rsidRPr="00D828E7">
        <w:rPr>
          <w:i/>
        </w:rPr>
        <w:t>stmt</w:t>
      </w:r>
      <w:r w:rsidRPr="00D828E7">
        <w:t xml:space="preserve"> is an abrupt completion, return </w:t>
      </w:r>
      <w:r w:rsidRPr="00D828E7">
        <w:rPr>
          <w:i/>
        </w:rPr>
        <w:t>stmt</w:t>
      </w:r>
      <w:r w:rsidRPr="00D828E7">
        <w:t>.</w:t>
      </w:r>
    </w:p>
    <w:p w14:paraId="06CC6EEA" w14:textId="77777777" w:rsidR="004C02EF" w:rsidRPr="00D828E7" w:rsidRDefault="004C02EF" w:rsidP="004C02EF">
      <w:pPr>
        <w:pStyle w:val="Alg3"/>
        <w:numPr>
          <w:ilvl w:val="1"/>
          <w:numId w:val="122"/>
        </w:numPr>
      </w:pPr>
      <w:r w:rsidRPr="00D828E7">
        <w:t xml:space="preserve">Let </w:t>
      </w:r>
      <w:r w:rsidRPr="00D828E7">
        <w:rPr>
          <w:i/>
        </w:rPr>
        <w:t>exprRef</w:t>
      </w:r>
      <w:r w:rsidRPr="00D828E7">
        <w:t xml:space="preserve"> be the result of evaluating </w:t>
      </w:r>
      <w:r w:rsidRPr="00D828E7">
        <w:rPr>
          <w:i/>
        </w:rPr>
        <w:t>Expression</w:t>
      </w:r>
      <w:r w:rsidRPr="00D828E7">
        <w:t>.</w:t>
      </w:r>
    </w:p>
    <w:p w14:paraId="6BC7C0ED" w14:textId="77777777" w:rsidR="004C02EF" w:rsidRPr="00D828E7" w:rsidRDefault="004C02EF" w:rsidP="004C02EF">
      <w:pPr>
        <w:pStyle w:val="Alg3"/>
        <w:numPr>
          <w:ilvl w:val="1"/>
          <w:numId w:val="122"/>
        </w:numPr>
      </w:pPr>
      <w:r w:rsidRPr="00D828E7">
        <w:t>If ToBoolean(GetValue(</w:t>
      </w:r>
      <w:r w:rsidRPr="00D828E7">
        <w:rPr>
          <w:i/>
        </w:rPr>
        <w:t>exprRef</w:t>
      </w:r>
      <w:r w:rsidRPr="00D828E7">
        <w:t xml:space="preserve">)) is </w:t>
      </w:r>
      <w:r w:rsidRPr="00D828E7">
        <w:rPr>
          <w:b/>
        </w:rPr>
        <w:t>false</w:t>
      </w:r>
      <w:r w:rsidRPr="00D828E7">
        <w:t xml:space="preserve">, set </w:t>
      </w:r>
      <w:r w:rsidRPr="00D828E7">
        <w:rPr>
          <w:i/>
        </w:rPr>
        <w:t>iterating</w:t>
      </w:r>
      <w:r w:rsidRPr="00D828E7">
        <w:t xml:space="preserve"> to </w:t>
      </w:r>
      <w:r w:rsidRPr="00D828E7">
        <w:rPr>
          <w:b/>
        </w:rPr>
        <w:t>false</w:t>
      </w:r>
      <w:r w:rsidRPr="00D828E7">
        <w:t>.</w:t>
      </w:r>
    </w:p>
    <w:p w14:paraId="69412D98" w14:textId="77777777" w:rsidR="004C02EF" w:rsidRPr="00D828E7" w:rsidRDefault="004C02EF" w:rsidP="004C02EF">
      <w:pPr>
        <w:pStyle w:val="Alg3"/>
        <w:numPr>
          <w:ilvl w:val="0"/>
          <w:numId w:val="122"/>
        </w:numPr>
        <w:spacing w:after="220"/>
      </w:pPr>
      <w:r w:rsidRPr="00D828E7">
        <w:t>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047F16D6" w14:textId="77777777" w:rsidR="004C02EF" w:rsidRDefault="004C02EF" w:rsidP="003A4B22">
      <w:pPr>
        <w:pStyle w:val="30"/>
        <w:numPr>
          <w:ilvl w:val="0"/>
          <w:numId w:val="0"/>
        </w:numPr>
      </w:pPr>
      <w:bookmarkStart w:id="5507" w:name="_Toc417706222"/>
      <w:bookmarkStart w:id="5508" w:name="_Toc472818882"/>
      <w:bookmarkStart w:id="5509" w:name="_Toc235503457"/>
      <w:bookmarkStart w:id="5510" w:name="_Toc241509232"/>
      <w:bookmarkStart w:id="5511" w:name="_Toc244416719"/>
      <w:bookmarkStart w:id="5512" w:name="_Toc276631083"/>
      <w:bookmarkStart w:id="5513" w:name="_Toc178387097"/>
      <w:r>
        <w:t>12.6.2</w:t>
      </w:r>
      <w:r>
        <w:tab/>
        <w:t xml:space="preserve">The </w:t>
      </w:r>
      <w:r>
        <w:rPr>
          <w:rFonts w:ascii="Courier New" w:hAnsi="Courier New"/>
        </w:rPr>
        <w:t>while</w:t>
      </w:r>
      <w:r>
        <w:t xml:space="preserve"> </w:t>
      </w:r>
      <w:bookmarkEnd w:id="5507"/>
      <w:bookmarkEnd w:id="5508"/>
      <w:bookmarkEnd w:id="5509"/>
      <w:r>
        <w:t>Statement</w:t>
      </w:r>
      <w:bookmarkEnd w:id="5510"/>
      <w:bookmarkEnd w:id="5511"/>
      <w:bookmarkEnd w:id="5512"/>
      <w:bookmarkEnd w:id="5513"/>
    </w:p>
    <w:p w14:paraId="1A9BB176" w14:textId="77777777" w:rsidR="008B7162" w:rsidRDefault="008B7162" w:rsidP="008B7162">
      <w:pPr>
        <w:jc w:val="left"/>
        <w:rPr>
          <w:ins w:id="5514" w:author="Rev 3 Allen Wirfs-Brock" w:date="2011-09-02T11:05:00Z"/>
        </w:rPr>
      </w:pPr>
      <w:ins w:id="5515" w:author="Rev 3 Allen Wirfs-Brock" w:date="2011-09-02T11:05:00Z">
        <w:r>
          <w:t>The VarDeclaredNames of the</w:t>
        </w:r>
        <w:r w:rsidRPr="006D7E13">
          <w:t xml:space="preserve"> </w:t>
        </w:r>
        <w:r>
          <w:t xml:space="preserve">production  </w:t>
        </w:r>
        <w:r w:rsidRPr="00131EFA">
          <w:rPr>
            <w:rFonts w:ascii="Times New Roman" w:hAnsi="Times New Roman"/>
            <w:i/>
          </w:rPr>
          <w:t xml:space="preserve">IterationStatement </w:t>
        </w:r>
        <w:r>
          <w:rPr>
            <w:b/>
          </w:rPr>
          <w:t>:</w:t>
        </w:r>
        <w:r w:rsidRPr="00131EFA">
          <w:rPr>
            <w:rFonts w:ascii="Times New Roman" w:hAnsi="Times New Roman"/>
            <w:i/>
          </w:rPr>
          <w:t xml:space="preserve"> </w:t>
        </w:r>
        <w:r>
          <w:rPr>
            <w:rFonts w:ascii="Courier New" w:hAnsi="Courier New"/>
            <w:b/>
          </w:rPr>
          <w:t>while</w:t>
        </w:r>
        <w:r w:rsidRPr="00131EFA">
          <w:rPr>
            <w:rFonts w:ascii="Times New Roman" w:hAnsi="Times New Roman"/>
            <w:i/>
          </w:rPr>
          <w:t xml:space="preserve"> </w:t>
        </w:r>
        <w:r>
          <w:rPr>
            <w:rFonts w:ascii="Courier New" w:hAnsi="Courier New"/>
            <w:b/>
          </w:rPr>
          <w:t>(</w:t>
        </w:r>
        <w:r w:rsidRPr="00131EFA">
          <w:rPr>
            <w:rFonts w:ascii="Times New Roman" w:hAnsi="Times New Roman"/>
            <w:i/>
          </w:rPr>
          <w:t xml:space="preserve"> Expression </w:t>
        </w:r>
        <w:r>
          <w:rPr>
            <w:rFonts w:ascii="Courier New" w:hAnsi="Courier New"/>
            <w:b/>
          </w:rPr>
          <w:t>)</w:t>
        </w:r>
        <w:r w:rsidRPr="00131EFA">
          <w:rPr>
            <w:rFonts w:ascii="Times New Roman" w:hAnsi="Times New Roman"/>
            <w:i/>
          </w:rPr>
          <w:t xml:space="preserve"> Statement</w:t>
        </w:r>
        <w:r>
          <w:t xml:space="preserve"> </w:t>
        </w:r>
        <w:r w:rsidRPr="00E641FE">
          <w:rPr>
            <w:rFonts w:ascii="Times New Roman" w:hAnsi="Times New Roman"/>
            <w:i/>
          </w:rPr>
          <w:t xml:space="preserve"> </w:t>
        </w:r>
        <w:r>
          <w:t>is determined as follows:</w:t>
        </w:r>
      </w:ins>
    </w:p>
    <w:p w14:paraId="61F3CBAA" w14:textId="77777777" w:rsidR="008B7162" w:rsidRDefault="008B7162" w:rsidP="008B7162">
      <w:pPr>
        <w:pStyle w:val="Alg4"/>
        <w:numPr>
          <w:ilvl w:val="0"/>
          <w:numId w:val="508"/>
        </w:numPr>
        <w:spacing w:after="220"/>
        <w:contextualSpacing/>
        <w:rPr>
          <w:ins w:id="5516" w:author="Rev 3 Allen Wirfs-Brock" w:date="2011-09-02T11:05:00Z"/>
        </w:rPr>
      </w:pPr>
      <w:ins w:id="5517" w:author="Rev 3 Allen Wirfs-Brock" w:date="2011-09-02T11:05:00Z">
        <w:r>
          <w:t xml:space="preserve">Return the VarDeclaredNames of </w:t>
        </w:r>
        <w:r w:rsidRPr="00E641FE">
          <w:rPr>
            <w:i/>
          </w:rPr>
          <w:t>Statement</w:t>
        </w:r>
        <w:r>
          <w:t>.</w:t>
        </w:r>
      </w:ins>
    </w:p>
    <w:p w14:paraId="60D923C1" w14:textId="77777777" w:rsidR="004C02EF" w:rsidRDefault="004C02EF" w:rsidP="004C02EF">
      <w:r>
        <w:t xml:space="preserve">The production </w:t>
      </w:r>
      <w:r w:rsidRPr="00131EFA">
        <w:rPr>
          <w:rFonts w:ascii="Times New Roman" w:hAnsi="Times New Roman"/>
          <w:i/>
        </w:rPr>
        <w:t xml:space="preserve">IterationStatement </w:t>
      </w:r>
      <w:r>
        <w:rPr>
          <w:b/>
        </w:rPr>
        <w:t>:</w:t>
      </w:r>
      <w:r w:rsidRPr="00131EFA">
        <w:rPr>
          <w:rFonts w:ascii="Times New Roman" w:hAnsi="Times New Roman"/>
          <w:i/>
        </w:rPr>
        <w:t xml:space="preserve"> </w:t>
      </w:r>
      <w:r>
        <w:rPr>
          <w:rFonts w:ascii="Courier New" w:hAnsi="Courier New"/>
          <w:b/>
        </w:rPr>
        <w:t>while</w:t>
      </w:r>
      <w:r w:rsidRPr="00131EFA">
        <w:rPr>
          <w:rFonts w:ascii="Times New Roman" w:hAnsi="Times New Roman"/>
          <w:i/>
        </w:rPr>
        <w:t xml:space="preserve"> </w:t>
      </w:r>
      <w:r>
        <w:rPr>
          <w:rFonts w:ascii="Courier New" w:hAnsi="Courier New"/>
          <w:b/>
        </w:rPr>
        <w:t>(</w:t>
      </w:r>
      <w:r w:rsidRPr="00131EFA">
        <w:rPr>
          <w:rFonts w:ascii="Times New Roman" w:hAnsi="Times New Roman"/>
          <w:i/>
        </w:rPr>
        <w:t xml:space="preserve"> Expression </w:t>
      </w:r>
      <w:r>
        <w:rPr>
          <w:rFonts w:ascii="Courier New" w:hAnsi="Courier New"/>
          <w:b/>
        </w:rPr>
        <w:t>)</w:t>
      </w:r>
      <w:r w:rsidRPr="00131EFA">
        <w:rPr>
          <w:rFonts w:ascii="Times New Roman" w:hAnsi="Times New Roman"/>
          <w:i/>
        </w:rPr>
        <w:t xml:space="preserve"> Statement</w:t>
      </w:r>
      <w:r>
        <w:t xml:space="preserve"> is evaluated as follows:</w:t>
      </w:r>
    </w:p>
    <w:p w14:paraId="053D8BA4" w14:textId="77777777" w:rsidR="004C02EF" w:rsidRPr="00D828E7" w:rsidRDefault="004C02EF" w:rsidP="004C02EF">
      <w:pPr>
        <w:pStyle w:val="Alg3"/>
        <w:numPr>
          <w:ilvl w:val="0"/>
          <w:numId w:val="123"/>
        </w:numPr>
      </w:pPr>
      <w:r w:rsidRPr="00D828E7">
        <w:t xml:space="preserve">Let </w:t>
      </w:r>
      <w:r w:rsidRPr="00D828E7">
        <w:rPr>
          <w:i/>
        </w:rPr>
        <w:t>V</w:t>
      </w:r>
      <w:r w:rsidRPr="00D828E7">
        <w:t xml:space="preserve"> = </w:t>
      </w:r>
      <w:r w:rsidRPr="00D828E7">
        <w:rPr>
          <w:rFonts w:ascii="Arial" w:hAnsi="Arial" w:cs="Arial"/>
        </w:rPr>
        <w:t>empty</w:t>
      </w:r>
      <w:r w:rsidRPr="00D828E7">
        <w:t>.</w:t>
      </w:r>
    </w:p>
    <w:p w14:paraId="2522D4F7" w14:textId="77777777" w:rsidR="004C02EF" w:rsidRPr="00D828E7" w:rsidRDefault="004C02EF" w:rsidP="004C02EF">
      <w:pPr>
        <w:pStyle w:val="Alg3"/>
        <w:numPr>
          <w:ilvl w:val="0"/>
          <w:numId w:val="123"/>
        </w:numPr>
      </w:pPr>
      <w:r w:rsidRPr="00D828E7">
        <w:t>Repeat</w:t>
      </w:r>
    </w:p>
    <w:p w14:paraId="4450DF06" w14:textId="77777777" w:rsidR="004C02EF" w:rsidRPr="00D828E7" w:rsidRDefault="004C02EF" w:rsidP="004C02EF">
      <w:pPr>
        <w:pStyle w:val="Alg3"/>
        <w:numPr>
          <w:ilvl w:val="1"/>
          <w:numId w:val="123"/>
        </w:numPr>
      </w:pPr>
      <w:r w:rsidRPr="00D828E7">
        <w:t xml:space="preserve">Let </w:t>
      </w:r>
      <w:r w:rsidRPr="00D828E7">
        <w:rPr>
          <w:i/>
        </w:rPr>
        <w:t>exprRef</w:t>
      </w:r>
      <w:r w:rsidRPr="00D828E7">
        <w:t xml:space="preserve"> be the result of evaluating </w:t>
      </w:r>
      <w:r w:rsidRPr="00131EFA">
        <w:rPr>
          <w:i/>
        </w:rPr>
        <w:t>Expressio</w:t>
      </w:r>
      <w:r w:rsidRPr="00612C55">
        <w:rPr>
          <w:i/>
        </w:rPr>
        <w:t>n</w:t>
      </w:r>
      <w:r w:rsidRPr="00D828E7">
        <w:t>.</w:t>
      </w:r>
    </w:p>
    <w:p w14:paraId="6D88B41B" w14:textId="77777777" w:rsidR="004C02EF" w:rsidRPr="00D828E7" w:rsidRDefault="004C02EF" w:rsidP="004C02EF">
      <w:pPr>
        <w:pStyle w:val="Alg3"/>
        <w:numPr>
          <w:ilvl w:val="1"/>
          <w:numId w:val="123"/>
        </w:numPr>
      </w:pPr>
      <w:r w:rsidRPr="00D828E7">
        <w:t>If ToBoolean(GetValue(</w:t>
      </w:r>
      <w:r w:rsidRPr="00D828E7">
        <w:rPr>
          <w:i/>
        </w:rPr>
        <w:t>exprRef</w:t>
      </w:r>
      <w:r w:rsidRPr="00D828E7">
        <w:t xml:space="preserve">)) is </w:t>
      </w:r>
      <w:r w:rsidRPr="00D828E7">
        <w:rPr>
          <w:b/>
        </w:rPr>
        <w:t>false</w:t>
      </w:r>
      <w:r w:rsidRPr="00D828E7">
        <w: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3072623A" w14:textId="77777777" w:rsidR="004C02EF" w:rsidRPr="00D828E7" w:rsidRDefault="004C02EF" w:rsidP="004C02EF">
      <w:pPr>
        <w:pStyle w:val="Alg3"/>
        <w:numPr>
          <w:ilvl w:val="1"/>
          <w:numId w:val="123"/>
        </w:numPr>
      </w:pPr>
      <w:r w:rsidRPr="00D828E7">
        <w:t xml:space="preserve">Let </w:t>
      </w:r>
      <w:r w:rsidRPr="00D828E7">
        <w:rPr>
          <w:i/>
        </w:rPr>
        <w:t>stmt</w:t>
      </w:r>
      <w:r w:rsidRPr="00D828E7">
        <w:t xml:space="preserve"> be the result of evaluating </w:t>
      </w:r>
      <w:r w:rsidRPr="00131EFA">
        <w:rPr>
          <w:i/>
        </w:rPr>
        <w:t>Statement</w:t>
      </w:r>
      <w:r w:rsidRPr="00D828E7">
        <w:t>.</w:t>
      </w:r>
    </w:p>
    <w:p w14:paraId="2F2F0CA2" w14:textId="77777777" w:rsidR="004C02EF" w:rsidRPr="00D828E7" w:rsidRDefault="004C02EF" w:rsidP="004C02EF">
      <w:pPr>
        <w:pStyle w:val="Alg3"/>
        <w:numPr>
          <w:ilvl w:val="1"/>
          <w:numId w:val="123"/>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3B047A38" w14:textId="77777777" w:rsidR="004C02EF" w:rsidRPr="00D828E7" w:rsidRDefault="004C02EF" w:rsidP="004C02EF">
      <w:pPr>
        <w:pStyle w:val="Alg3"/>
        <w:numPr>
          <w:ilvl w:val="1"/>
          <w:numId w:val="123"/>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5518" w:author="Allen Wirfs-Brock rev2" w:date="2011-07-25T15:32:00Z">
        <w:r w:rsidR="006B2955" w:rsidRPr="00D828E7">
          <w:t>o</w:t>
        </w:r>
        <w:r w:rsidR="006B2955">
          <w:t>r</w:t>
        </w:r>
      </w:ins>
      <w:del w:id="5519" w:author="Allen Wirfs-Brock rev2" w:date="2011-07-25T15:32:00Z">
        <w:r w:rsidRPr="00D828E7" w:rsidDel="006B2955">
          <w:delText>||</w:delText>
        </w:r>
      </w:del>
      <w:r w:rsidRPr="00D828E7">
        <w:t xml:space="preserve"> </w:t>
      </w:r>
      <w:r w:rsidRPr="00D828E7">
        <w:rPr>
          <w:i/>
        </w:rPr>
        <w:t>stmt</w:t>
      </w:r>
      <w:r w:rsidRPr="00D828E7">
        <w:t>.target is not in the current label set, then</w:t>
      </w:r>
    </w:p>
    <w:p w14:paraId="35D1883E" w14:textId="77777777" w:rsidR="004C02EF" w:rsidRPr="00D828E7" w:rsidRDefault="004C02EF" w:rsidP="004C02EF">
      <w:pPr>
        <w:pStyle w:val="Alg3"/>
        <w:numPr>
          <w:ilvl w:val="2"/>
          <w:numId w:val="123"/>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then</w:t>
      </w:r>
    </w:p>
    <w:p w14:paraId="42647A74" w14:textId="77777777" w:rsidR="004C02EF" w:rsidRPr="00D828E7" w:rsidRDefault="004C02EF" w:rsidP="004C02EF">
      <w:pPr>
        <w:pStyle w:val="Alg3"/>
        <w:numPr>
          <w:ilvl w:val="3"/>
          <w:numId w:val="123"/>
        </w:numPr>
      </w:pPr>
      <w:r w:rsidRPr="00D828E7">
        <w:t>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23BA9C5E" w14:textId="77777777" w:rsidR="004C02EF" w:rsidRPr="00D828E7" w:rsidRDefault="004C02EF" w:rsidP="004C02EF">
      <w:pPr>
        <w:pStyle w:val="Alg3"/>
        <w:numPr>
          <w:ilvl w:val="2"/>
          <w:numId w:val="123"/>
        </w:numPr>
        <w:spacing w:after="220"/>
      </w:pPr>
      <w:r w:rsidRPr="00D828E7">
        <w:t xml:space="preserve">If </w:t>
      </w:r>
      <w:r w:rsidRPr="00D828E7">
        <w:rPr>
          <w:i/>
        </w:rPr>
        <w:t>stmt</w:t>
      </w:r>
      <w:r w:rsidRPr="00D828E7">
        <w:t xml:space="preserve"> is an abrupt completion, return </w:t>
      </w:r>
      <w:r w:rsidRPr="00D828E7">
        <w:rPr>
          <w:i/>
        </w:rPr>
        <w:t>stmt</w:t>
      </w:r>
      <w:r w:rsidRPr="00D828E7">
        <w:t>.</w:t>
      </w:r>
    </w:p>
    <w:p w14:paraId="490D8F06" w14:textId="77777777" w:rsidR="004C02EF" w:rsidRDefault="004C02EF" w:rsidP="003A4B22">
      <w:pPr>
        <w:pStyle w:val="30"/>
        <w:numPr>
          <w:ilvl w:val="0"/>
          <w:numId w:val="0"/>
        </w:numPr>
      </w:pPr>
      <w:bookmarkStart w:id="5520" w:name="_Toc382212239"/>
      <w:bookmarkStart w:id="5521" w:name="_Toc382212753"/>
      <w:bookmarkStart w:id="5522" w:name="_Toc382291584"/>
      <w:bookmarkStart w:id="5523" w:name="_Toc385672233"/>
      <w:bookmarkStart w:id="5524" w:name="_Toc393690337"/>
      <w:bookmarkStart w:id="5525" w:name="_Ref432004090"/>
      <w:bookmarkStart w:id="5526" w:name="_Toc472818883"/>
      <w:bookmarkStart w:id="5527" w:name="_Toc235503458"/>
      <w:bookmarkStart w:id="5528" w:name="_Toc241509233"/>
      <w:bookmarkStart w:id="5529" w:name="_Toc244416720"/>
      <w:bookmarkStart w:id="5530" w:name="_Toc276631084"/>
      <w:bookmarkStart w:id="5531" w:name="_Toc178387098"/>
      <w:r>
        <w:t>12.6.3</w:t>
      </w:r>
      <w:r>
        <w:tab/>
      </w:r>
      <w:commentRangeStart w:id="5532"/>
      <w:r>
        <w:t xml:space="preserve">The </w:t>
      </w:r>
      <w:r>
        <w:rPr>
          <w:rFonts w:ascii="Courier New" w:hAnsi="Courier New"/>
        </w:rPr>
        <w:t>for</w:t>
      </w:r>
      <w:r>
        <w:t xml:space="preserve"> Statemen</w:t>
      </w:r>
      <w:bookmarkEnd w:id="5503"/>
      <w:bookmarkEnd w:id="5504"/>
      <w:bookmarkEnd w:id="5520"/>
      <w:bookmarkEnd w:id="5521"/>
      <w:bookmarkEnd w:id="5522"/>
      <w:bookmarkEnd w:id="5523"/>
      <w:bookmarkEnd w:id="5524"/>
      <w:r>
        <w:t>t</w:t>
      </w:r>
      <w:bookmarkEnd w:id="5525"/>
      <w:bookmarkEnd w:id="5526"/>
      <w:bookmarkEnd w:id="5527"/>
      <w:bookmarkEnd w:id="5528"/>
      <w:bookmarkEnd w:id="5529"/>
      <w:bookmarkEnd w:id="5530"/>
      <w:commentRangeEnd w:id="5532"/>
      <w:r w:rsidR="00CC12F9">
        <w:rPr>
          <w:rStyle w:val="af4"/>
          <w:b w:val="0"/>
        </w:rPr>
        <w:commentReference w:id="5532"/>
      </w:r>
      <w:bookmarkEnd w:id="5531"/>
    </w:p>
    <w:p w14:paraId="2834C0F5" w14:textId="77777777" w:rsidR="00466EC5" w:rsidRDefault="00466EC5" w:rsidP="00466EC5">
      <w:pPr>
        <w:jc w:val="left"/>
        <w:rPr>
          <w:ins w:id="5533" w:author="Rev 3 Allen Wirfs-Brock" w:date="2011-09-02T11:06:00Z"/>
        </w:rPr>
      </w:pPr>
      <w:ins w:id="5534" w:author="Rev 3 Allen Wirfs-Brock" w:date="2011-09-02T11:06:00Z">
        <w:r>
          <w:t>The VarDeclaredNames of the</w:t>
        </w:r>
        <w:r w:rsidRPr="006D7E13">
          <w:t xml:space="preserve"> </w:t>
        </w:r>
        <w:r>
          <w:t xml:space="preserve">production  </w:t>
        </w:r>
      </w:ins>
      <w:ins w:id="5535" w:author="Rev 3 Allen Wirfs-Brock" w:date="2011-09-02T11:07:00Z">
        <w:r>
          <w:rPr>
            <w:rFonts w:ascii="Courier New" w:hAnsi="Courier New"/>
            <w:b/>
          </w:rPr>
          <w:t>for</w:t>
        </w:r>
        <w:r>
          <w:t xml:space="preserve"> </w:t>
        </w:r>
        <w:r>
          <w:rPr>
            <w:rFonts w:ascii="Courier New" w:hAnsi="Courier New"/>
            <w:b/>
          </w:rPr>
          <w:t>(</w:t>
        </w:r>
        <w:r w:rsidRPr="00C241AC">
          <w:rPr>
            <w:rStyle w:val="bnf"/>
          </w:rPr>
          <w:t>ExpressionNoIn</w:t>
        </w:r>
        <w:r w:rsidRPr="005E74B3">
          <w:rPr>
            <w:vertAlign w:val="subscript"/>
          </w:rPr>
          <w:t>opt</w:t>
        </w:r>
        <w:r>
          <w:t xml:space="preserve"> </w:t>
        </w:r>
        <w:r>
          <w:rPr>
            <w:rFonts w:ascii="Courier New" w:hAnsi="Courier New"/>
            <w:b/>
          </w:rPr>
          <w:t>;</w:t>
        </w:r>
        <w:r>
          <w:t xml:space="preserve"> </w:t>
        </w:r>
        <w:r w:rsidRPr="00C241AC">
          <w:rPr>
            <w:rStyle w:val="bnf"/>
          </w:rPr>
          <w:t>Expression</w:t>
        </w:r>
        <w:r w:rsidRPr="005E74B3">
          <w:rPr>
            <w:vertAlign w:val="subscript"/>
          </w:rPr>
          <w:t>opt</w:t>
        </w:r>
        <w:r>
          <w:t xml:space="preserve"> </w:t>
        </w:r>
        <w:r>
          <w:rPr>
            <w:rFonts w:ascii="Courier New" w:hAnsi="Courier New"/>
            <w:b/>
          </w:rPr>
          <w:t>;</w:t>
        </w:r>
        <w:r>
          <w:t xml:space="preserve"> </w:t>
        </w:r>
        <w:r w:rsidRPr="00C241AC">
          <w:rPr>
            <w:rStyle w:val="bnf"/>
          </w:rPr>
          <w:t>Expression</w:t>
        </w:r>
        <w:r w:rsidRPr="005E74B3">
          <w:rPr>
            <w:vertAlign w:val="subscript"/>
          </w:rPr>
          <w:t>opt</w:t>
        </w:r>
        <w:r>
          <w:rPr>
            <w:rFonts w:ascii="Courier New" w:hAnsi="Courier New"/>
            <w:b/>
          </w:rPr>
          <w:t>)</w:t>
        </w:r>
        <w:r>
          <w:t xml:space="preserve"> </w:t>
        </w:r>
        <w:r w:rsidRPr="00C241AC">
          <w:rPr>
            <w:rStyle w:val="bnf"/>
          </w:rPr>
          <w:t>Statement</w:t>
        </w:r>
      </w:ins>
      <w:ins w:id="5536" w:author="Rev 3 Allen Wirfs-Brock" w:date="2011-09-02T11:06:00Z">
        <w:r>
          <w:t xml:space="preserve"> </w:t>
        </w:r>
        <w:r w:rsidRPr="00E641FE">
          <w:rPr>
            <w:rFonts w:ascii="Times New Roman" w:hAnsi="Times New Roman"/>
            <w:i/>
          </w:rPr>
          <w:t xml:space="preserve"> </w:t>
        </w:r>
        <w:r>
          <w:t>is determined as follows:</w:t>
        </w:r>
      </w:ins>
    </w:p>
    <w:p w14:paraId="0ADB4070" w14:textId="77777777" w:rsidR="00466EC5" w:rsidRDefault="00466EC5" w:rsidP="00466EC5">
      <w:pPr>
        <w:pStyle w:val="Alg4"/>
        <w:numPr>
          <w:ilvl w:val="0"/>
          <w:numId w:val="509"/>
        </w:numPr>
        <w:spacing w:after="220"/>
        <w:contextualSpacing/>
        <w:rPr>
          <w:ins w:id="5537" w:author="Rev 3 Allen Wirfs-Brock" w:date="2011-09-02T11:06:00Z"/>
        </w:rPr>
      </w:pPr>
      <w:ins w:id="5538" w:author="Rev 3 Allen Wirfs-Brock" w:date="2011-09-02T11:06:00Z">
        <w:r>
          <w:t xml:space="preserve">Return the VarDeclaredNames of </w:t>
        </w:r>
        <w:r w:rsidRPr="00E641FE">
          <w:rPr>
            <w:i/>
          </w:rPr>
          <w:t>Statement</w:t>
        </w:r>
        <w:r>
          <w:t>.</w:t>
        </w:r>
      </w:ins>
    </w:p>
    <w:p w14:paraId="1843BC77" w14:textId="77777777" w:rsidR="004C02EF" w:rsidRDefault="004C02EF" w:rsidP="004C02EF">
      <w:pPr>
        <w:jc w:val="left"/>
      </w:pPr>
      <w:r>
        <w:t>The production</w:t>
      </w:r>
      <w:r>
        <w:br/>
        <w:t xml:space="preserve">    </w:t>
      </w:r>
      <w:r w:rsidRPr="00C241AC">
        <w:rPr>
          <w:rStyle w:val="bnf"/>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rsidRPr="00C241AC">
        <w:rPr>
          <w:rStyle w:val="bnf"/>
        </w:rPr>
        <w:t>ExpressionNoIn</w:t>
      </w:r>
      <w:r w:rsidRPr="005E74B3">
        <w:rPr>
          <w:vertAlign w:val="subscript"/>
        </w:rPr>
        <w:t>opt</w:t>
      </w:r>
      <w:r>
        <w:t xml:space="preserve"> </w:t>
      </w:r>
      <w:r>
        <w:rPr>
          <w:rFonts w:ascii="Courier New" w:hAnsi="Courier New"/>
          <w:b/>
        </w:rPr>
        <w:t>;</w:t>
      </w:r>
      <w:r>
        <w:t xml:space="preserve"> </w:t>
      </w:r>
      <w:r w:rsidRPr="00C241AC">
        <w:rPr>
          <w:rStyle w:val="bnf"/>
        </w:rPr>
        <w:t>Expression</w:t>
      </w:r>
      <w:r w:rsidRPr="005E74B3">
        <w:rPr>
          <w:vertAlign w:val="subscript"/>
        </w:rPr>
        <w:t>opt</w:t>
      </w:r>
      <w:r>
        <w:t xml:space="preserve"> </w:t>
      </w:r>
      <w:r>
        <w:rPr>
          <w:rFonts w:ascii="Courier New" w:hAnsi="Courier New"/>
          <w:b/>
        </w:rPr>
        <w:t>;</w:t>
      </w:r>
      <w:r>
        <w:t xml:space="preserve"> </w:t>
      </w:r>
      <w:r w:rsidRPr="00C241AC">
        <w:rPr>
          <w:rStyle w:val="bnf"/>
        </w:rPr>
        <w:t>Expression</w:t>
      </w:r>
      <w:r w:rsidRPr="005E74B3">
        <w:rPr>
          <w:vertAlign w:val="subscript"/>
        </w:rPr>
        <w:t>opt</w:t>
      </w:r>
      <w:r>
        <w:rPr>
          <w:rFonts w:ascii="Courier New" w:hAnsi="Courier New"/>
          <w:b/>
        </w:rPr>
        <w:t>)</w:t>
      </w:r>
      <w:r>
        <w:t xml:space="preserve"> </w:t>
      </w:r>
      <w:r w:rsidRPr="00C241AC">
        <w:rPr>
          <w:rStyle w:val="bnf"/>
        </w:rPr>
        <w:t>Statement</w:t>
      </w:r>
      <w:r>
        <w:br/>
        <w:t>is evaluated as follows:</w:t>
      </w:r>
    </w:p>
    <w:p w14:paraId="79A1E869" w14:textId="77777777" w:rsidR="004C02EF" w:rsidRPr="00D828E7" w:rsidRDefault="004C02EF" w:rsidP="004C02EF">
      <w:pPr>
        <w:pStyle w:val="Alg3"/>
        <w:numPr>
          <w:ilvl w:val="0"/>
          <w:numId w:val="124"/>
        </w:numPr>
      </w:pPr>
      <w:r w:rsidRPr="00D828E7">
        <w:t xml:space="preserve">If </w:t>
      </w:r>
      <w:r w:rsidRPr="00131EFA">
        <w:rPr>
          <w:i/>
        </w:rPr>
        <w:t>ExpressionNoIn</w:t>
      </w:r>
      <w:r w:rsidRPr="00D828E7">
        <w:t xml:space="preserve"> is present, then.</w:t>
      </w:r>
    </w:p>
    <w:p w14:paraId="535DF36A" w14:textId="77777777" w:rsidR="004C02EF" w:rsidRPr="00D828E7" w:rsidRDefault="004C02EF" w:rsidP="004C02EF">
      <w:pPr>
        <w:pStyle w:val="Alg3"/>
        <w:numPr>
          <w:ilvl w:val="1"/>
          <w:numId w:val="124"/>
        </w:numPr>
      </w:pPr>
      <w:r w:rsidRPr="00D828E7">
        <w:t xml:space="preserve">Let </w:t>
      </w:r>
      <w:r w:rsidRPr="00D828E7">
        <w:rPr>
          <w:i/>
        </w:rPr>
        <w:t>exprRef</w:t>
      </w:r>
      <w:r w:rsidRPr="00D828E7">
        <w:t xml:space="preserve"> be the result of evaluating </w:t>
      </w:r>
      <w:r w:rsidRPr="00131EFA">
        <w:rPr>
          <w:i/>
        </w:rPr>
        <w:t>ExpressionNoIn</w:t>
      </w:r>
      <w:r w:rsidRPr="00D828E7">
        <w:t>.</w:t>
      </w:r>
    </w:p>
    <w:p w14:paraId="564FF94E" w14:textId="77777777" w:rsidR="004C02EF" w:rsidRPr="00D828E7" w:rsidRDefault="004C02EF" w:rsidP="004C02EF">
      <w:pPr>
        <w:pStyle w:val="Alg3"/>
        <w:numPr>
          <w:ilvl w:val="1"/>
          <w:numId w:val="124"/>
        </w:numPr>
      </w:pPr>
      <w:r w:rsidRPr="00D828E7">
        <w:t>Call GetValue(</w:t>
      </w:r>
      <w:r w:rsidRPr="00D828E7">
        <w:rPr>
          <w:i/>
        </w:rPr>
        <w:t>exprRef</w:t>
      </w:r>
      <w:r w:rsidRPr="00D828E7">
        <w:t>). (This value is not used</w:t>
      </w:r>
      <w:r>
        <w:t xml:space="preserve"> but the call may have side-effects</w:t>
      </w:r>
      <w:r w:rsidRPr="00D828E7">
        <w:t>.)</w:t>
      </w:r>
    </w:p>
    <w:p w14:paraId="551C1055" w14:textId="77777777" w:rsidR="004C02EF" w:rsidRPr="00D828E7" w:rsidRDefault="004C02EF" w:rsidP="004C02EF">
      <w:pPr>
        <w:pStyle w:val="Alg3"/>
        <w:numPr>
          <w:ilvl w:val="0"/>
          <w:numId w:val="124"/>
        </w:numPr>
      </w:pPr>
      <w:r w:rsidRPr="00D828E7">
        <w:t xml:space="preserve">Let </w:t>
      </w:r>
      <w:r w:rsidRPr="00D828E7">
        <w:rPr>
          <w:i/>
        </w:rPr>
        <w:t>V</w:t>
      </w:r>
      <w:r w:rsidRPr="00D828E7">
        <w:t xml:space="preserve"> = </w:t>
      </w:r>
      <w:r w:rsidRPr="00D828E7">
        <w:rPr>
          <w:rFonts w:ascii="Arial" w:hAnsi="Arial" w:cs="Arial"/>
        </w:rPr>
        <w:t>empty</w:t>
      </w:r>
      <w:r w:rsidRPr="00D828E7">
        <w:t>.</w:t>
      </w:r>
    </w:p>
    <w:p w14:paraId="30AB7568" w14:textId="77777777" w:rsidR="004C02EF" w:rsidRPr="00D828E7" w:rsidRDefault="004C02EF" w:rsidP="004C02EF">
      <w:pPr>
        <w:pStyle w:val="Alg3"/>
        <w:numPr>
          <w:ilvl w:val="0"/>
          <w:numId w:val="124"/>
        </w:numPr>
      </w:pPr>
      <w:r w:rsidRPr="00D828E7">
        <w:t>Repeat</w:t>
      </w:r>
    </w:p>
    <w:p w14:paraId="3CC3D92B" w14:textId="77777777" w:rsidR="004C02EF" w:rsidRPr="00D828E7" w:rsidRDefault="004C02EF" w:rsidP="004C02EF">
      <w:pPr>
        <w:pStyle w:val="Alg3"/>
        <w:numPr>
          <w:ilvl w:val="1"/>
          <w:numId w:val="124"/>
        </w:numPr>
      </w:pPr>
      <w:r w:rsidRPr="00D828E7">
        <w:t xml:space="preserve">If the first </w:t>
      </w:r>
      <w:r w:rsidRPr="00131EFA">
        <w:rPr>
          <w:i/>
        </w:rPr>
        <w:t>Expression</w:t>
      </w:r>
      <w:r w:rsidRPr="00D828E7">
        <w:t xml:space="preserve"> is present, then</w:t>
      </w:r>
    </w:p>
    <w:p w14:paraId="406F1DEA" w14:textId="77777777" w:rsidR="004C02EF" w:rsidRPr="00D828E7" w:rsidRDefault="004C02EF" w:rsidP="004C02EF">
      <w:pPr>
        <w:pStyle w:val="Alg3"/>
        <w:numPr>
          <w:ilvl w:val="2"/>
          <w:numId w:val="124"/>
        </w:numPr>
      </w:pPr>
      <w:r w:rsidRPr="00D828E7">
        <w:t xml:space="preserve">Let </w:t>
      </w:r>
      <w:r w:rsidRPr="00D828E7">
        <w:rPr>
          <w:i/>
        </w:rPr>
        <w:t>testExprRef</w:t>
      </w:r>
      <w:r w:rsidRPr="00D828E7">
        <w:t xml:space="preserve"> be the result of evaluating the first </w:t>
      </w:r>
      <w:r w:rsidRPr="00131EFA">
        <w:rPr>
          <w:i/>
        </w:rPr>
        <w:t>Expressio</w:t>
      </w:r>
      <w:r w:rsidRPr="00612C55">
        <w:rPr>
          <w:i/>
        </w:rPr>
        <w:t>n</w:t>
      </w:r>
      <w:r w:rsidRPr="00D828E7">
        <w:t>.</w:t>
      </w:r>
    </w:p>
    <w:p w14:paraId="01DB64F1" w14:textId="77777777" w:rsidR="004C02EF" w:rsidRPr="00D828E7" w:rsidRDefault="004C02EF" w:rsidP="004C02EF">
      <w:pPr>
        <w:pStyle w:val="Alg3"/>
        <w:numPr>
          <w:ilvl w:val="2"/>
          <w:numId w:val="124"/>
        </w:numPr>
      </w:pPr>
      <w:r w:rsidRPr="00D828E7">
        <w:t xml:space="preserve">If </w:t>
      </w:r>
      <w:r w:rsidR="00330F2A">
        <w:t>ToBoolean(</w:t>
      </w:r>
      <w:r w:rsidRPr="00D828E7">
        <w:t>GetValue(</w:t>
      </w:r>
      <w:r w:rsidRPr="00D828E7">
        <w:rPr>
          <w:i/>
        </w:rPr>
        <w:t>testExprRef</w:t>
      </w:r>
      <w:r w:rsidRPr="00D828E7">
        <w:t>)</w:t>
      </w:r>
      <w:r w:rsidR="00330F2A">
        <w:t>)</w:t>
      </w:r>
      <w:r w:rsidRPr="00D828E7">
        <w:t xml:space="preserve"> is </w:t>
      </w:r>
      <w:r w:rsidRPr="00D828E7">
        <w:rPr>
          <w:b/>
        </w:rPr>
        <w:t>false</w:t>
      </w:r>
      <w:r w:rsidRPr="00D828E7">
        <w: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58BC173D" w14:textId="77777777" w:rsidR="004C02EF" w:rsidRPr="00D828E7" w:rsidRDefault="004C02EF" w:rsidP="004C02EF">
      <w:pPr>
        <w:pStyle w:val="Alg3"/>
        <w:numPr>
          <w:ilvl w:val="1"/>
          <w:numId w:val="124"/>
        </w:numPr>
      </w:pPr>
      <w:r w:rsidRPr="00D828E7">
        <w:t xml:space="preserve">Let </w:t>
      </w:r>
      <w:r w:rsidRPr="00D828E7">
        <w:rPr>
          <w:i/>
        </w:rPr>
        <w:t>stmt</w:t>
      </w:r>
      <w:r w:rsidRPr="00D828E7">
        <w:t xml:space="preserve"> be the result of evaluating </w:t>
      </w:r>
      <w:r w:rsidRPr="00131EFA">
        <w:rPr>
          <w:i/>
        </w:rPr>
        <w:t>Statement</w:t>
      </w:r>
      <w:r w:rsidRPr="00D828E7">
        <w:t>.</w:t>
      </w:r>
    </w:p>
    <w:p w14:paraId="42D46703" w14:textId="77777777" w:rsidR="004C02EF" w:rsidRPr="00D828E7" w:rsidRDefault="004C02EF" w:rsidP="004C02EF">
      <w:pPr>
        <w:pStyle w:val="Alg3"/>
        <w:numPr>
          <w:ilvl w:val="1"/>
          <w:numId w:val="124"/>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6980C57D" w14:textId="77777777" w:rsidR="004C02EF" w:rsidRPr="00D828E7" w:rsidRDefault="004C02EF" w:rsidP="004C02EF">
      <w:pPr>
        <w:pStyle w:val="Alg3"/>
        <w:numPr>
          <w:ilvl w:val="1"/>
          <w:numId w:val="124"/>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b/>
        </w:rPr>
        <w:t>normal</w:t>
      </w:r>
      <w:r w:rsidRPr="00D828E7">
        <w:t xml:space="preserve">, </w:t>
      </w:r>
      <w:r w:rsidRPr="00D828E7">
        <w:rPr>
          <w:i/>
        </w:rPr>
        <w:t>V</w:t>
      </w:r>
      <w:r w:rsidRPr="00D828E7">
        <w:t xml:space="preserve">, </w:t>
      </w:r>
      <w:r w:rsidRPr="00D828E7">
        <w:rPr>
          <w:b/>
        </w:rPr>
        <w:t>empty</w:t>
      </w:r>
      <w:r w:rsidRPr="00D828E7">
        <w:t>).</w:t>
      </w:r>
    </w:p>
    <w:p w14:paraId="0C253FBA" w14:textId="77777777" w:rsidR="004C02EF" w:rsidRPr="00D828E7" w:rsidRDefault="004C02EF" w:rsidP="004C02EF">
      <w:pPr>
        <w:pStyle w:val="Alg3"/>
        <w:numPr>
          <w:ilvl w:val="1"/>
          <w:numId w:val="124"/>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5539" w:author="Allen Wirfs-Brock rev2" w:date="2011-07-25T15:33:00Z">
        <w:r w:rsidR="006B2955" w:rsidRPr="00D828E7">
          <w:t>o</w:t>
        </w:r>
        <w:r w:rsidR="006B2955">
          <w:t>r</w:t>
        </w:r>
      </w:ins>
      <w:del w:id="5540" w:author="Allen Wirfs-Brock rev2" w:date="2011-07-25T15:33:00Z">
        <w:r w:rsidRPr="00D828E7" w:rsidDel="006B2955">
          <w:delText>||</w:delText>
        </w:r>
      </w:del>
      <w:r w:rsidRPr="00D828E7">
        <w:t xml:space="preserve"> </w:t>
      </w:r>
      <w:r w:rsidRPr="00D828E7">
        <w:rPr>
          <w:i/>
        </w:rPr>
        <w:t>stmt</w:t>
      </w:r>
      <w:r w:rsidRPr="00D828E7">
        <w:t>.target is not in the current label set, then</w:t>
      </w:r>
    </w:p>
    <w:p w14:paraId="0C0A8AF4" w14:textId="77777777" w:rsidR="004C02EF" w:rsidRPr="00D828E7" w:rsidRDefault="004C02EF" w:rsidP="004C02EF">
      <w:pPr>
        <w:pStyle w:val="Alg3"/>
        <w:numPr>
          <w:ilvl w:val="2"/>
          <w:numId w:val="124"/>
        </w:numPr>
      </w:pPr>
      <w:r w:rsidRPr="00D828E7">
        <w:t xml:space="preserve">If </w:t>
      </w:r>
      <w:r w:rsidRPr="00D828E7">
        <w:rPr>
          <w:i/>
        </w:rPr>
        <w:t>stmt</w:t>
      </w:r>
      <w:r w:rsidRPr="00D828E7">
        <w:t xml:space="preserve"> is an abrupt completion, return </w:t>
      </w:r>
      <w:r w:rsidRPr="00D828E7">
        <w:rPr>
          <w:i/>
        </w:rPr>
        <w:t>stmt</w:t>
      </w:r>
      <w:r w:rsidRPr="00D828E7">
        <w:t>.</w:t>
      </w:r>
    </w:p>
    <w:p w14:paraId="0B8177F4" w14:textId="77777777" w:rsidR="004C02EF" w:rsidRPr="00D828E7" w:rsidRDefault="004C02EF" w:rsidP="004C02EF">
      <w:pPr>
        <w:pStyle w:val="Alg3"/>
        <w:numPr>
          <w:ilvl w:val="1"/>
          <w:numId w:val="124"/>
        </w:numPr>
      </w:pPr>
      <w:r w:rsidRPr="00D828E7">
        <w:t xml:space="preserve">If the second </w:t>
      </w:r>
      <w:r w:rsidRPr="00131EFA">
        <w:rPr>
          <w:i/>
        </w:rPr>
        <w:t>Expression</w:t>
      </w:r>
      <w:r w:rsidRPr="00D828E7">
        <w:t xml:space="preserve"> is present, then</w:t>
      </w:r>
    </w:p>
    <w:p w14:paraId="00E37FCB" w14:textId="77777777" w:rsidR="004C02EF" w:rsidRPr="00D828E7" w:rsidRDefault="004C02EF" w:rsidP="004C02EF">
      <w:pPr>
        <w:pStyle w:val="Alg3"/>
        <w:numPr>
          <w:ilvl w:val="2"/>
          <w:numId w:val="124"/>
        </w:numPr>
      </w:pPr>
      <w:r w:rsidRPr="00D828E7">
        <w:t xml:space="preserve">Let </w:t>
      </w:r>
      <w:r w:rsidRPr="00D828E7">
        <w:rPr>
          <w:i/>
        </w:rPr>
        <w:t>incExprRef</w:t>
      </w:r>
      <w:r w:rsidRPr="00D828E7">
        <w:t xml:space="preserve"> be the result of evaluating the second </w:t>
      </w:r>
      <w:r w:rsidRPr="00131EFA">
        <w:rPr>
          <w:i/>
        </w:rPr>
        <w:t>Expressio</w:t>
      </w:r>
      <w:r w:rsidRPr="00D828E7">
        <w:t>n.</w:t>
      </w:r>
    </w:p>
    <w:p w14:paraId="32AA5268" w14:textId="77777777" w:rsidR="004C02EF" w:rsidRPr="00D828E7" w:rsidRDefault="004C02EF" w:rsidP="004C02EF">
      <w:pPr>
        <w:pStyle w:val="Alg3"/>
        <w:numPr>
          <w:ilvl w:val="2"/>
          <w:numId w:val="124"/>
        </w:numPr>
        <w:spacing w:after="220"/>
      </w:pPr>
      <w:r w:rsidRPr="00D828E7">
        <w:t>Call GetValue(</w:t>
      </w:r>
      <w:r w:rsidRPr="00D828E7">
        <w:rPr>
          <w:i/>
        </w:rPr>
        <w:t>incExprRef</w:t>
      </w:r>
      <w:r w:rsidRPr="00D828E7">
        <w:t>). (This value is not used.)</w:t>
      </w:r>
    </w:p>
    <w:p w14:paraId="4B283A72" w14:textId="77777777" w:rsidR="00116F3E" w:rsidRDefault="00116F3E" w:rsidP="00116F3E">
      <w:pPr>
        <w:jc w:val="left"/>
        <w:rPr>
          <w:ins w:id="5541" w:author="Rev 3 Allen Wirfs-Brock" w:date="2011-09-02T11:09:00Z"/>
        </w:rPr>
      </w:pPr>
      <w:bookmarkStart w:id="5542" w:name="_Ref375019192"/>
      <w:bookmarkStart w:id="5543" w:name="_Ref375019200"/>
      <w:bookmarkStart w:id="5544" w:name="_Toc375031204"/>
      <w:bookmarkStart w:id="5545" w:name="_Toc381513718"/>
      <w:ins w:id="5546" w:author="Rev 3 Allen Wirfs-Brock" w:date="2011-09-02T11:09:00Z">
        <w:r>
          <w:t>The VarDeclaredNames of the</w:t>
        </w:r>
        <w:r w:rsidRPr="006D7E13">
          <w:t xml:space="preserve"> </w:t>
        </w:r>
        <w:r>
          <w:t>production</w:t>
        </w:r>
      </w:ins>
      <w:ins w:id="5547" w:author="Rev 3 Allen Wirfs-Brock" w:date="2011-09-02T11:10:00Z">
        <w:r>
          <w:br/>
          <w:t xml:space="preserve">    </w:t>
        </w:r>
      </w:ins>
      <w:ins w:id="5548" w:author="Rev 3 Allen Wirfs-Brock" w:date="2011-09-02T11:09:00Z">
        <w:r>
          <w:rPr>
            <w:rFonts w:ascii="Courier New" w:hAnsi="Courier New"/>
            <w:b/>
          </w:rPr>
          <w:t>for</w:t>
        </w:r>
        <w:r>
          <w:t xml:space="preserve"> </w:t>
        </w:r>
        <w:r>
          <w:rPr>
            <w:rFonts w:ascii="Courier New" w:hAnsi="Courier New"/>
            <w:b/>
          </w:rPr>
          <w:t>(</w:t>
        </w:r>
        <w:r>
          <w:t xml:space="preserve"> </w:t>
        </w:r>
        <w:r>
          <w:rPr>
            <w:rFonts w:ascii="Courier New" w:hAnsi="Courier New"/>
            <w:b/>
          </w:rPr>
          <w:t>var</w:t>
        </w:r>
        <w:r>
          <w:t xml:space="preserve"> </w:t>
        </w:r>
        <w:r w:rsidRPr="00131EFA">
          <w:rPr>
            <w:rStyle w:val="bnf"/>
          </w:rPr>
          <w:t>VariableDeclarationListNoIn</w:t>
        </w:r>
        <w:r>
          <w:t xml:space="preserve"> </w:t>
        </w:r>
        <w:r>
          <w:rPr>
            <w:rFonts w:ascii="Courier New" w:hAnsi="Courier New"/>
            <w:b/>
          </w:rPr>
          <w:t>;</w:t>
        </w:r>
        <w:r>
          <w:t xml:space="preserve"> </w:t>
        </w:r>
        <w:r w:rsidRPr="00131EFA">
          <w:rPr>
            <w:rStyle w:val="bnf"/>
          </w:rPr>
          <w:t>Expression</w:t>
        </w:r>
        <w:r w:rsidRPr="00C241AC">
          <w:rPr>
            <w:rStyle w:val="bnf"/>
            <w:i w:val="0"/>
            <w:vertAlign w:val="subscript"/>
          </w:rPr>
          <w:t>opt</w:t>
        </w:r>
        <w:r w:rsidRPr="00C241AC">
          <w:rPr>
            <w:i/>
          </w:rPr>
          <w:t xml:space="preserve"> </w:t>
        </w:r>
        <w:r>
          <w:rPr>
            <w:rFonts w:ascii="Courier New" w:hAnsi="Courier New"/>
            <w:b/>
          </w:rPr>
          <w:t>;</w:t>
        </w:r>
        <w:r>
          <w:t xml:space="preserve"> </w:t>
        </w:r>
        <w:r w:rsidRPr="00131EFA">
          <w:rPr>
            <w:rStyle w:val="bnf"/>
          </w:rPr>
          <w:t>Expression</w:t>
        </w:r>
        <w:r w:rsidRPr="00C241AC">
          <w:rPr>
            <w:rStyle w:val="bnf"/>
            <w:i w:val="0"/>
            <w:vertAlign w:val="subscript"/>
          </w:rPr>
          <w:t>opt</w:t>
        </w:r>
        <w:r w:rsidRPr="00C241AC">
          <w:rPr>
            <w:i/>
          </w:rPr>
          <w:t xml:space="preserve"> </w:t>
        </w:r>
        <w:r>
          <w:rPr>
            <w:rFonts w:ascii="Courier New" w:hAnsi="Courier New"/>
            <w:b/>
          </w:rPr>
          <w:t>)</w:t>
        </w:r>
      </w:ins>
      <w:ins w:id="5549" w:author="Rev 3 Allen Wirfs-Brock" w:date="2011-09-02T11:10:00Z">
        <w:r w:rsidRPr="00116F3E">
          <w:rPr>
            <w:rStyle w:val="bnf"/>
          </w:rPr>
          <w:t xml:space="preserve"> </w:t>
        </w:r>
        <w:r w:rsidRPr="00131EFA">
          <w:rPr>
            <w:rStyle w:val="bnf"/>
          </w:rPr>
          <w:t>Statement</w:t>
        </w:r>
        <w:r>
          <w:rPr>
            <w:rFonts w:ascii="Courier New" w:hAnsi="Courier New"/>
            <w:b/>
          </w:rPr>
          <w:br/>
        </w:r>
      </w:ins>
      <w:ins w:id="5550" w:author="Rev 3 Allen Wirfs-Brock" w:date="2011-09-02T11:09:00Z">
        <w:r>
          <w:t>is determined as follows:</w:t>
        </w:r>
      </w:ins>
    </w:p>
    <w:p w14:paraId="61570483" w14:textId="77777777" w:rsidR="00116F3E" w:rsidRDefault="00116F3E" w:rsidP="00CC12F9">
      <w:pPr>
        <w:pStyle w:val="Alg4"/>
        <w:numPr>
          <w:ilvl w:val="0"/>
          <w:numId w:val="510"/>
        </w:numPr>
        <w:spacing w:after="220"/>
        <w:contextualSpacing/>
        <w:rPr>
          <w:ins w:id="5551" w:author="Rev 3 Allen Wirfs-Brock" w:date="2011-09-02T11:09:00Z"/>
        </w:rPr>
      </w:pPr>
      <w:ins w:id="5552" w:author="Rev 3 Allen Wirfs-Brock" w:date="2011-09-02T11:09:00Z">
        <w:r>
          <w:t xml:space="preserve">Let </w:t>
        </w:r>
        <w:r>
          <w:rPr>
            <w:i/>
          </w:rPr>
          <w:t>names</w:t>
        </w:r>
        <w:r w:rsidRPr="00D465F1">
          <w:rPr>
            <w:i/>
          </w:rPr>
          <w:t xml:space="preserve"> </w:t>
        </w:r>
        <w:r>
          <w:t xml:space="preserve">be </w:t>
        </w:r>
      </w:ins>
      <w:ins w:id="5553" w:author="Rev 3 Allen Wirfs-Brock" w:date="2011-09-02T11:11:00Z">
        <w:r>
          <w:t>Bound</w:t>
        </w:r>
      </w:ins>
      <w:ins w:id="5554" w:author="Rev 3 Allen Wirfs-Brock" w:date="2011-09-02T11:09:00Z">
        <w:r>
          <w:t xml:space="preserve">Names of </w:t>
        </w:r>
      </w:ins>
      <w:ins w:id="5555" w:author="Rev 3 Allen Wirfs-Brock" w:date="2011-09-02T11:11:00Z">
        <w:r w:rsidRPr="00131EFA">
          <w:rPr>
            <w:rStyle w:val="bnf"/>
          </w:rPr>
          <w:t>VariableDeclarationListNoIn</w:t>
        </w:r>
      </w:ins>
      <w:ins w:id="5556" w:author="Rev 3 Allen Wirfs-Brock" w:date="2011-09-02T11:09:00Z">
        <w:r>
          <w:t>.</w:t>
        </w:r>
      </w:ins>
    </w:p>
    <w:p w14:paraId="6254F6B2" w14:textId="77777777" w:rsidR="00116F3E" w:rsidRPr="006F2444" w:rsidRDefault="00116F3E" w:rsidP="00CC12F9">
      <w:pPr>
        <w:pStyle w:val="Alg4"/>
        <w:numPr>
          <w:ilvl w:val="0"/>
          <w:numId w:val="510"/>
        </w:numPr>
        <w:spacing w:after="220"/>
        <w:contextualSpacing/>
        <w:rPr>
          <w:ins w:id="5557" w:author="Rev 3 Allen Wirfs-Brock" w:date="2011-09-02T11:09:00Z"/>
          <w:rStyle w:val="bnf"/>
          <w:i w:val="0"/>
        </w:rPr>
      </w:pPr>
      <w:ins w:id="5558" w:author="Rev 3 Allen Wirfs-Brock" w:date="2011-09-02T11:09:00Z">
        <w:r>
          <w:t xml:space="preserve">Append to </w:t>
        </w:r>
        <w:r w:rsidRPr="00653F1B">
          <w:rPr>
            <w:i/>
          </w:rPr>
          <w:t>names</w:t>
        </w:r>
        <w:r>
          <w:t xml:space="preserve"> the elements of the VarDeclaredNames of </w:t>
        </w:r>
        <w:r w:rsidRPr="00E641FE">
          <w:rPr>
            <w:i/>
          </w:rPr>
          <w:t>Statement</w:t>
        </w:r>
        <w:r>
          <w:rPr>
            <w:rStyle w:val="bnf"/>
          </w:rPr>
          <w:t>.</w:t>
        </w:r>
      </w:ins>
    </w:p>
    <w:p w14:paraId="7088F416" w14:textId="77777777" w:rsidR="00116F3E" w:rsidRDefault="00116F3E" w:rsidP="00CC12F9">
      <w:pPr>
        <w:pStyle w:val="Alg4"/>
        <w:numPr>
          <w:ilvl w:val="0"/>
          <w:numId w:val="510"/>
        </w:numPr>
        <w:spacing w:after="220"/>
        <w:contextualSpacing/>
        <w:rPr>
          <w:ins w:id="5559" w:author="Rev 3 Allen Wirfs-Brock" w:date="2011-09-02T11:09:00Z"/>
        </w:rPr>
      </w:pPr>
      <w:ins w:id="5560" w:author="Rev 3 Allen Wirfs-Brock" w:date="2011-09-02T11:09:00Z">
        <w:r>
          <w:t xml:space="preserve">Return </w:t>
        </w:r>
        <w:r>
          <w:rPr>
            <w:rStyle w:val="bnf"/>
          </w:rPr>
          <w:t>names</w:t>
        </w:r>
        <w:r>
          <w:t>.</w:t>
        </w:r>
      </w:ins>
    </w:p>
    <w:p w14:paraId="5108DFA2" w14:textId="77777777" w:rsidR="004C02EF" w:rsidRDefault="004C02EF" w:rsidP="004C02EF">
      <w:pPr>
        <w:jc w:val="left"/>
      </w:pPr>
      <w:r>
        <w:t>The production</w:t>
      </w:r>
      <w:r>
        <w:br/>
        <w:t xml:space="preserve">    </w:t>
      </w:r>
      <w:r w:rsidRPr="00131EFA">
        <w:rPr>
          <w:rStyle w:val="bnf"/>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t xml:space="preserve"> </w:t>
      </w:r>
      <w:r>
        <w:rPr>
          <w:rFonts w:ascii="Courier New" w:hAnsi="Courier New"/>
          <w:b/>
        </w:rPr>
        <w:t>var</w:t>
      </w:r>
      <w:r>
        <w:t xml:space="preserve"> </w:t>
      </w:r>
      <w:r w:rsidRPr="00131EFA">
        <w:rPr>
          <w:rStyle w:val="bnf"/>
        </w:rPr>
        <w:t>VariableDeclarationListNoIn</w:t>
      </w:r>
      <w:r>
        <w:t xml:space="preserve"> </w:t>
      </w:r>
      <w:r>
        <w:rPr>
          <w:rFonts w:ascii="Courier New" w:hAnsi="Courier New"/>
          <w:b/>
        </w:rPr>
        <w:t>;</w:t>
      </w:r>
      <w:r>
        <w:t xml:space="preserve"> </w:t>
      </w:r>
      <w:r w:rsidRPr="00131EFA">
        <w:rPr>
          <w:rStyle w:val="bnf"/>
        </w:rPr>
        <w:t>Expression</w:t>
      </w:r>
      <w:r w:rsidRPr="00C241AC">
        <w:rPr>
          <w:rStyle w:val="bnf"/>
          <w:i w:val="0"/>
          <w:vertAlign w:val="subscript"/>
        </w:rPr>
        <w:t>opt</w:t>
      </w:r>
      <w:r w:rsidRPr="00C241AC">
        <w:rPr>
          <w:i/>
        </w:rPr>
        <w:t xml:space="preserve"> </w:t>
      </w:r>
      <w:r>
        <w:rPr>
          <w:rFonts w:ascii="Courier New" w:hAnsi="Courier New"/>
          <w:b/>
        </w:rPr>
        <w:t>;</w:t>
      </w:r>
      <w:r>
        <w:t xml:space="preserve"> </w:t>
      </w:r>
      <w:r w:rsidRPr="00131EFA">
        <w:rPr>
          <w:rStyle w:val="bnf"/>
        </w:rPr>
        <w:t>Expression</w:t>
      </w:r>
      <w:r w:rsidRPr="00C241AC">
        <w:rPr>
          <w:rStyle w:val="bnf"/>
          <w:i w:val="0"/>
          <w:vertAlign w:val="subscript"/>
        </w:rPr>
        <w:t>opt</w:t>
      </w:r>
      <w:r w:rsidRPr="00C241AC">
        <w:rPr>
          <w:i/>
        </w:rPr>
        <w:t xml:space="preserve"> </w:t>
      </w:r>
      <w:r>
        <w:rPr>
          <w:rFonts w:ascii="Courier New" w:hAnsi="Courier New"/>
          <w:b/>
        </w:rPr>
        <w:t>)</w:t>
      </w:r>
      <w:r>
        <w:t xml:space="preserve"> </w:t>
      </w:r>
      <w:r w:rsidRPr="00131EFA">
        <w:rPr>
          <w:rStyle w:val="bnf"/>
        </w:rPr>
        <w:t>Statement</w:t>
      </w:r>
      <w:r>
        <w:br/>
        <w:t>is evaluated as follows:</w:t>
      </w:r>
    </w:p>
    <w:p w14:paraId="5C783C91" w14:textId="77777777" w:rsidR="004C02EF" w:rsidRPr="00D828E7" w:rsidRDefault="004C02EF" w:rsidP="004C02EF">
      <w:pPr>
        <w:pStyle w:val="Alg3"/>
        <w:numPr>
          <w:ilvl w:val="0"/>
          <w:numId w:val="125"/>
        </w:numPr>
      </w:pPr>
      <w:r w:rsidRPr="00D828E7">
        <w:t xml:space="preserve">Evaluate </w:t>
      </w:r>
      <w:r w:rsidRPr="00D828E7">
        <w:rPr>
          <w:i/>
        </w:rPr>
        <w:t>VariableDeclarationListNoIn</w:t>
      </w:r>
      <w:r w:rsidRPr="00D828E7">
        <w:t>.</w:t>
      </w:r>
    </w:p>
    <w:p w14:paraId="0BB8640A" w14:textId="77777777" w:rsidR="004C02EF" w:rsidRPr="00D828E7" w:rsidRDefault="004C02EF" w:rsidP="004C02EF">
      <w:pPr>
        <w:pStyle w:val="Alg3"/>
        <w:numPr>
          <w:ilvl w:val="0"/>
          <w:numId w:val="125"/>
        </w:numPr>
      </w:pPr>
      <w:r w:rsidRPr="00D828E7">
        <w:t xml:space="preserve">Let V = </w:t>
      </w:r>
      <w:r w:rsidRPr="00D828E7">
        <w:rPr>
          <w:rFonts w:ascii="Arial" w:hAnsi="Arial" w:cs="Arial"/>
        </w:rPr>
        <w:t>empty</w:t>
      </w:r>
      <w:r w:rsidRPr="00D828E7">
        <w:t>.</w:t>
      </w:r>
    </w:p>
    <w:p w14:paraId="3BE2938C" w14:textId="77777777" w:rsidR="004C02EF" w:rsidRPr="00D828E7" w:rsidRDefault="004C02EF" w:rsidP="004C02EF">
      <w:pPr>
        <w:pStyle w:val="Alg3"/>
        <w:numPr>
          <w:ilvl w:val="0"/>
          <w:numId w:val="125"/>
        </w:numPr>
      </w:pPr>
      <w:r w:rsidRPr="00D828E7">
        <w:t>Repeat</w:t>
      </w:r>
    </w:p>
    <w:p w14:paraId="7E43395F" w14:textId="77777777" w:rsidR="004C02EF" w:rsidRPr="00D828E7" w:rsidRDefault="004C02EF" w:rsidP="004C02EF">
      <w:pPr>
        <w:pStyle w:val="Alg3"/>
        <w:numPr>
          <w:ilvl w:val="1"/>
          <w:numId w:val="125"/>
        </w:numPr>
      </w:pPr>
      <w:r w:rsidRPr="00D828E7">
        <w:t xml:space="preserve">If the first </w:t>
      </w:r>
      <w:r w:rsidRPr="00D828E7">
        <w:rPr>
          <w:i/>
        </w:rPr>
        <w:t>Expression</w:t>
      </w:r>
      <w:r w:rsidRPr="00D828E7">
        <w:t xml:space="preserve"> is present, then</w:t>
      </w:r>
    </w:p>
    <w:p w14:paraId="73FCF7B5" w14:textId="77777777" w:rsidR="004C02EF" w:rsidRPr="00D828E7" w:rsidRDefault="004C02EF" w:rsidP="004C02EF">
      <w:pPr>
        <w:pStyle w:val="Alg3"/>
        <w:numPr>
          <w:ilvl w:val="2"/>
          <w:numId w:val="125"/>
        </w:numPr>
      </w:pPr>
      <w:r w:rsidRPr="00D828E7">
        <w:t xml:space="preserve">Let </w:t>
      </w:r>
      <w:r w:rsidRPr="00D828E7">
        <w:rPr>
          <w:i/>
        </w:rPr>
        <w:t>testExprRef</w:t>
      </w:r>
      <w:r w:rsidRPr="00D828E7">
        <w:t xml:space="preserve"> be the result of evaluating the first </w:t>
      </w:r>
      <w:r w:rsidRPr="00D828E7">
        <w:rPr>
          <w:i/>
        </w:rPr>
        <w:t>Expression</w:t>
      </w:r>
      <w:r w:rsidRPr="00D828E7">
        <w:t>.</w:t>
      </w:r>
    </w:p>
    <w:p w14:paraId="4AB7C0E1" w14:textId="77777777" w:rsidR="004C02EF" w:rsidRPr="00D828E7" w:rsidRDefault="004C02EF" w:rsidP="004C02EF">
      <w:pPr>
        <w:pStyle w:val="Alg3"/>
        <w:numPr>
          <w:ilvl w:val="2"/>
          <w:numId w:val="125"/>
        </w:numPr>
      </w:pPr>
      <w:r w:rsidRPr="00D828E7">
        <w:t xml:space="preserve">If </w:t>
      </w:r>
      <w:r>
        <w:t>ToBoolean(</w:t>
      </w:r>
      <w:r w:rsidRPr="00D828E7">
        <w:t>GetValue(</w:t>
      </w:r>
      <w:r w:rsidRPr="00D828E7">
        <w:rPr>
          <w:i/>
        </w:rPr>
        <w:t>testExprRef</w:t>
      </w:r>
      <w:r w:rsidRPr="00D828E7">
        <w:t>)</w:t>
      </w:r>
      <w:r>
        <w:t>)</w:t>
      </w:r>
      <w:r w:rsidRPr="00D828E7">
        <w:t xml:space="preserve"> is </w:t>
      </w:r>
      <w:r w:rsidRPr="00D828E7">
        <w:rPr>
          <w:b/>
        </w:rPr>
        <w:t>false</w:t>
      </w:r>
      <w:r w:rsidRPr="00D828E7">
        <w:t>, then return (</w:t>
      </w:r>
      <w:r w:rsidRPr="00D828E7">
        <w:rPr>
          <w:rFonts w:ascii="Arial" w:hAnsi="Arial" w:cs="Arial"/>
        </w:rPr>
        <w:t>normal</w:t>
      </w:r>
      <w:r w:rsidRPr="00D828E7">
        <w:t xml:space="preserve">, V, </w:t>
      </w:r>
      <w:r w:rsidRPr="00D828E7">
        <w:rPr>
          <w:rFonts w:ascii="Arial" w:hAnsi="Arial" w:cs="Arial"/>
        </w:rPr>
        <w:t>empty</w:t>
      </w:r>
      <w:r w:rsidRPr="00D828E7">
        <w:t>).</w:t>
      </w:r>
    </w:p>
    <w:p w14:paraId="066F67C3" w14:textId="77777777" w:rsidR="004C02EF" w:rsidRPr="00D828E7" w:rsidRDefault="004C02EF" w:rsidP="004C02EF">
      <w:pPr>
        <w:pStyle w:val="Alg3"/>
        <w:numPr>
          <w:ilvl w:val="1"/>
          <w:numId w:val="125"/>
        </w:numPr>
      </w:pPr>
      <w:r w:rsidRPr="00D828E7">
        <w:t xml:space="preserve">Let </w:t>
      </w:r>
      <w:r w:rsidRPr="00D828E7">
        <w:rPr>
          <w:i/>
        </w:rPr>
        <w:t>stmt</w:t>
      </w:r>
      <w:r w:rsidRPr="00D828E7">
        <w:t xml:space="preserve"> be the result of evaluating </w:t>
      </w:r>
      <w:r w:rsidRPr="00D828E7">
        <w:rPr>
          <w:i/>
        </w:rPr>
        <w:t>Statement</w:t>
      </w:r>
      <w:r w:rsidRPr="00D828E7">
        <w:t>.</w:t>
      </w:r>
    </w:p>
    <w:p w14:paraId="7AEC4627" w14:textId="77777777" w:rsidR="004C02EF" w:rsidRPr="00D828E7" w:rsidRDefault="004C02EF" w:rsidP="004C02EF">
      <w:pPr>
        <w:pStyle w:val="Alg3"/>
        <w:numPr>
          <w:ilvl w:val="1"/>
          <w:numId w:val="125"/>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V = </w:t>
      </w:r>
      <w:r w:rsidRPr="00D828E7">
        <w:rPr>
          <w:i/>
        </w:rPr>
        <w:t>stmt</w:t>
      </w:r>
      <w:r w:rsidRPr="00D828E7">
        <w:t>.value.</w:t>
      </w:r>
    </w:p>
    <w:p w14:paraId="554C4DB6" w14:textId="77777777" w:rsidR="004C02EF" w:rsidRPr="00D828E7" w:rsidRDefault="004C02EF" w:rsidP="004C02EF">
      <w:pPr>
        <w:pStyle w:val="Alg3"/>
        <w:numPr>
          <w:ilvl w:val="1"/>
          <w:numId w:val="125"/>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b/>
        </w:rPr>
        <w:t>normal</w:t>
      </w:r>
      <w:r w:rsidRPr="00D828E7">
        <w:t xml:space="preserve">, V, </w:t>
      </w:r>
      <w:r w:rsidRPr="00D828E7">
        <w:rPr>
          <w:b/>
        </w:rPr>
        <w:t>empty</w:t>
      </w:r>
      <w:r w:rsidRPr="00D828E7">
        <w:t>).</w:t>
      </w:r>
    </w:p>
    <w:p w14:paraId="6B4E2F95" w14:textId="77777777" w:rsidR="004C02EF" w:rsidRPr="00D828E7" w:rsidRDefault="004C02EF" w:rsidP="004C02EF">
      <w:pPr>
        <w:pStyle w:val="Alg3"/>
        <w:numPr>
          <w:ilvl w:val="1"/>
          <w:numId w:val="125"/>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5561" w:author="Allen Wirfs-Brock rev2" w:date="2011-07-25T15:33:00Z">
        <w:r w:rsidR="006B2955" w:rsidRPr="00D828E7">
          <w:t>o</w:t>
        </w:r>
        <w:r w:rsidR="006B2955">
          <w:t>r</w:t>
        </w:r>
      </w:ins>
      <w:del w:id="5562" w:author="Allen Wirfs-Brock rev2" w:date="2011-07-25T15:33:00Z">
        <w:r w:rsidRPr="00D828E7" w:rsidDel="006B2955">
          <w:delText>||</w:delText>
        </w:r>
      </w:del>
      <w:r w:rsidRPr="00D828E7">
        <w:t xml:space="preserve"> </w:t>
      </w:r>
      <w:r w:rsidRPr="00D828E7">
        <w:rPr>
          <w:i/>
        </w:rPr>
        <w:t>stmt</w:t>
      </w:r>
      <w:r w:rsidRPr="00D828E7">
        <w:t>.target is not in the current label set, then</w:t>
      </w:r>
    </w:p>
    <w:p w14:paraId="3184599F" w14:textId="77777777" w:rsidR="004C02EF" w:rsidRPr="00D828E7" w:rsidRDefault="004C02EF" w:rsidP="004C02EF">
      <w:pPr>
        <w:pStyle w:val="Alg3"/>
        <w:numPr>
          <w:ilvl w:val="2"/>
          <w:numId w:val="125"/>
        </w:numPr>
      </w:pPr>
      <w:r w:rsidRPr="00D828E7">
        <w:t xml:space="preserve">If </w:t>
      </w:r>
      <w:r w:rsidRPr="00D828E7">
        <w:rPr>
          <w:i/>
        </w:rPr>
        <w:t>stmt</w:t>
      </w:r>
      <w:r w:rsidRPr="00D828E7">
        <w:t xml:space="preserve"> is an abrupt completion, return </w:t>
      </w:r>
      <w:r w:rsidRPr="00D828E7">
        <w:rPr>
          <w:i/>
        </w:rPr>
        <w:t>stmt</w:t>
      </w:r>
      <w:r w:rsidRPr="00D828E7">
        <w:t>.</w:t>
      </w:r>
    </w:p>
    <w:p w14:paraId="3D6EF138" w14:textId="77777777" w:rsidR="004C02EF" w:rsidRPr="00D828E7" w:rsidRDefault="004C02EF" w:rsidP="004C02EF">
      <w:pPr>
        <w:pStyle w:val="Alg3"/>
        <w:numPr>
          <w:ilvl w:val="1"/>
          <w:numId w:val="125"/>
        </w:numPr>
      </w:pPr>
      <w:r w:rsidRPr="00D828E7">
        <w:t xml:space="preserve">If the second </w:t>
      </w:r>
      <w:r w:rsidRPr="00D828E7">
        <w:rPr>
          <w:i/>
        </w:rPr>
        <w:t>Expression</w:t>
      </w:r>
      <w:r w:rsidRPr="00D828E7">
        <w:t xml:space="preserve"> is present, then.</w:t>
      </w:r>
    </w:p>
    <w:p w14:paraId="6428BD9E" w14:textId="77777777" w:rsidR="004C02EF" w:rsidRPr="00D828E7" w:rsidRDefault="004C02EF" w:rsidP="004C02EF">
      <w:pPr>
        <w:pStyle w:val="Alg3"/>
        <w:numPr>
          <w:ilvl w:val="2"/>
          <w:numId w:val="125"/>
        </w:numPr>
      </w:pPr>
      <w:r w:rsidRPr="00D828E7">
        <w:t xml:space="preserve">Let </w:t>
      </w:r>
      <w:r w:rsidRPr="00D828E7">
        <w:rPr>
          <w:i/>
        </w:rPr>
        <w:t>incExprRef</w:t>
      </w:r>
      <w:r w:rsidRPr="00D828E7">
        <w:t xml:space="preserve"> be the result of evaluating the second </w:t>
      </w:r>
      <w:r w:rsidRPr="00D828E7">
        <w:rPr>
          <w:i/>
        </w:rPr>
        <w:t>Expression</w:t>
      </w:r>
      <w:r w:rsidRPr="00D828E7">
        <w:t>.</w:t>
      </w:r>
    </w:p>
    <w:p w14:paraId="09FF5328" w14:textId="77777777" w:rsidR="004C02EF" w:rsidRPr="00D828E7" w:rsidRDefault="004C02EF" w:rsidP="004C02EF">
      <w:pPr>
        <w:pStyle w:val="Alg3"/>
        <w:numPr>
          <w:ilvl w:val="2"/>
          <w:numId w:val="125"/>
        </w:numPr>
        <w:spacing w:after="220"/>
      </w:pPr>
      <w:r w:rsidRPr="00D828E7">
        <w:t>Call GetValue(</w:t>
      </w:r>
      <w:r w:rsidRPr="00D828E7">
        <w:rPr>
          <w:i/>
        </w:rPr>
        <w:t>incExprRef</w:t>
      </w:r>
      <w:r w:rsidRPr="00D828E7">
        <w:t>). (This value is not used.)</w:t>
      </w:r>
    </w:p>
    <w:p w14:paraId="2325E991" w14:textId="77777777" w:rsidR="004C02EF" w:rsidRDefault="004C02EF" w:rsidP="003A4B22">
      <w:pPr>
        <w:pStyle w:val="30"/>
        <w:numPr>
          <w:ilvl w:val="0"/>
          <w:numId w:val="0"/>
        </w:numPr>
      </w:pPr>
      <w:bookmarkStart w:id="5563" w:name="_Toc382212240"/>
      <w:bookmarkStart w:id="5564" w:name="_Toc382212769"/>
      <w:bookmarkStart w:id="5565" w:name="_Toc382291585"/>
      <w:bookmarkStart w:id="5566" w:name="_Ref383837418"/>
      <w:bookmarkStart w:id="5567" w:name="_Toc385672234"/>
      <w:bookmarkStart w:id="5568" w:name="_Toc393690338"/>
      <w:bookmarkStart w:id="5569" w:name="_Ref404493018"/>
      <w:bookmarkStart w:id="5570" w:name="_Ref424530966"/>
      <w:bookmarkStart w:id="5571" w:name="_Ref424667453"/>
      <w:bookmarkStart w:id="5572" w:name="_Toc472818884"/>
      <w:bookmarkStart w:id="5573" w:name="_Toc235503459"/>
      <w:bookmarkStart w:id="5574" w:name="_Toc241509234"/>
      <w:bookmarkStart w:id="5575" w:name="_Toc244416721"/>
      <w:bookmarkStart w:id="5576" w:name="_Toc276631085"/>
      <w:bookmarkStart w:id="5577" w:name="_Toc178387099"/>
      <w:r>
        <w:t>12.6.4</w:t>
      </w:r>
      <w:r>
        <w:tab/>
        <w:t xml:space="preserve">The </w:t>
      </w:r>
      <w:r>
        <w:rPr>
          <w:rFonts w:ascii="Courier New" w:hAnsi="Courier New"/>
        </w:rPr>
        <w:t>for</w:t>
      </w:r>
      <w:r>
        <w:t>-</w:t>
      </w:r>
      <w:r>
        <w:rPr>
          <w:rFonts w:ascii="Courier New" w:hAnsi="Courier New"/>
        </w:rPr>
        <w:t>in</w:t>
      </w:r>
      <w:r>
        <w:t xml:space="preserve"> Statemen</w:t>
      </w:r>
      <w:bookmarkEnd w:id="5542"/>
      <w:bookmarkEnd w:id="5543"/>
      <w:bookmarkEnd w:id="5544"/>
      <w:bookmarkEnd w:id="5545"/>
      <w:bookmarkEnd w:id="5563"/>
      <w:bookmarkEnd w:id="5564"/>
      <w:bookmarkEnd w:id="5565"/>
      <w:bookmarkEnd w:id="5566"/>
      <w:bookmarkEnd w:id="5567"/>
      <w:bookmarkEnd w:id="5568"/>
      <w:bookmarkEnd w:id="5569"/>
      <w:r>
        <w:t>t</w:t>
      </w:r>
      <w:bookmarkEnd w:id="5570"/>
      <w:bookmarkEnd w:id="5571"/>
      <w:bookmarkEnd w:id="5572"/>
      <w:bookmarkEnd w:id="5573"/>
      <w:bookmarkEnd w:id="5574"/>
      <w:bookmarkEnd w:id="5575"/>
      <w:bookmarkEnd w:id="5576"/>
      <w:bookmarkEnd w:id="5577"/>
    </w:p>
    <w:p w14:paraId="007E36D2" w14:textId="77777777" w:rsidR="00CC12F9" w:rsidRDefault="00CC12F9" w:rsidP="00CC12F9">
      <w:pPr>
        <w:jc w:val="left"/>
        <w:rPr>
          <w:ins w:id="5578" w:author="Rev 3 Allen Wirfs-Brock" w:date="2011-09-02T11:14:00Z"/>
        </w:rPr>
      </w:pPr>
      <w:ins w:id="5579" w:author="Rev 3 Allen Wirfs-Brock" w:date="2011-09-02T11:14:00Z">
        <w:r>
          <w:t>The VarDeclaredNames of the</w:t>
        </w:r>
        <w:r w:rsidRPr="006D7E13">
          <w:t xml:space="preserve"> </w:t>
        </w:r>
        <w:r>
          <w:t xml:space="preserve">production  </w:t>
        </w:r>
        <w:r>
          <w:rPr>
            <w:rFonts w:ascii="Courier New" w:hAnsi="Courier New"/>
            <w:b/>
          </w:rPr>
          <w:t>for</w:t>
        </w:r>
        <w:r>
          <w:t xml:space="preserve"> </w:t>
        </w:r>
        <w:r>
          <w:rPr>
            <w:rFonts w:ascii="Courier New" w:hAnsi="Courier New"/>
            <w:b/>
          </w:rPr>
          <w:t>(</w:t>
        </w:r>
        <w:r>
          <w:rPr>
            <w:b/>
          </w:rPr>
          <w:t xml:space="preserve"> </w:t>
        </w:r>
        <w:r w:rsidRPr="00131EFA">
          <w:rPr>
            <w:rStyle w:val="bnf"/>
          </w:rPr>
          <w:t>LeftHandSideExpression</w:t>
        </w:r>
        <w:r>
          <w:t xml:space="preserve"> </w:t>
        </w:r>
        <w:r>
          <w:rPr>
            <w:rFonts w:ascii="Courier New" w:hAnsi="Courier New"/>
            <w:b/>
          </w:rPr>
          <w:t>in</w:t>
        </w:r>
        <w:r>
          <w:t xml:space="preserve"> </w:t>
        </w:r>
        <w:r w:rsidRPr="00131EFA">
          <w:rPr>
            <w:rStyle w:val="bnf"/>
          </w:rPr>
          <w:t>Expression</w:t>
        </w:r>
        <w:r>
          <w:t xml:space="preserve"> </w:t>
        </w:r>
        <w:r>
          <w:rPr>
            <w:rFonts w:ascii="Courier New" w:hAnsi="Courier New"/>
            <w:b/>
          </w:rPr>
          <w:t>)</w:t>
        </w:r>
        <w:r>
          <w:t xml:space="preserve"> </w:t>
        </w:r>
        <w:r w:rsidRPr="00131EFA">
          <w:rPr>
            <w:rStyle w:val="bnf"/>
          </w:rPr>
          <w:t>Statement</w:t>
        </w:r>
        <w:r>
          <w:t xml:space="preserve"> is determined as follows:</w:t>
        </w:r>
      </w:ins>
    </w:p>
    <w:p w14:paraId="0509D349" w14:textId="77777777" w:rsidR="00CC12F9" w:rsidRDefault="00CC12F9" w:rsidP="00CC12F9">
      <w:pPr>
        <w:pStyle w:val="Alg4"/>
        <w:numPr>
          <w:ilvl w:val="0"/>
          <w:numId w:val="511"/>
        </w:numPr>
        <w:spacing w:after="220"/>
        <w:contextualSpacing/>
        <w:rPr>
          <w:ins w:id="5580" w:author="Rev 3 Allen Wirfs-Brock" w:date="2011-09-02T11:14:00Z"/>
        </w:rPr>
      </w:pPr>
      <w:ins w:id="5581" w:author="Rev 3 Allen Wirfs-Brock" w:date="2011-09-02T11:14:00Z">
        <w:r>
          <w:t xml:space="preserve">Return the VarDeclaredNames of </w:t>
        </w:r>
        <w:r w:rsidRPr="00E641FE">
          <w:rPr>
            <w:i/>
          </w:rPr>
          <w:t>Statement</w:t>
        </w:r>
        <w:r>
          <w:t>.</w:t>
        </w:r>
      </w:ins>
    </w:p>
    <w:p w14:paraId="64FB4573" w14:textId="77777777" w:rsidR="004C02EF" w:rsidRDefault="004C02EF" w:rsidP="004C02EF">
      <w:r>
        <w:t xml:space="preserve">The production </w:t>
      </w:r>
      <w:r w:rsidRPr="00131EFA">
        <w:rPr>
          <w:rStyle w:val="bnf"/>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rPr>
          <w:b/>
        </w:rPr>
        <w:t xml:space="preserve"> </w:t>
      </w:r>
      <w:r w:rsidRPr="00131EFA">
        <w:rPr>
          <w:rStyle w:val="bnf"/>
        </w:rPr>
        <w:t>LeftHandSideExpression</w:t>
      </w:r>
      <w:r>
        <w:t xml:space="preserve"> </w:t>
      </w:r>
      <w:r>
        <w:rPr>
          <w:rFonts w:ascii="Courier New" w:hAnsi="Courier New"/>
          <w:b/>
        </w:rPr>
        <w:t>in</w:t>
      </w:r>
      <w:r>
        <w:t xml:space="preserve"> </w:t>
      </w:r>
      <w:r w:rsidRPr="00131EFA">
        <w:rPr>
          <w:rStyle w:val="bnf"/>
        </w:rPr>
        <w:t>Expression</w:t>
      </w:r>
      <w:r>
        <w:t xml:space="preserve"> </w:t>
      </w:r>
      <w:r>
        <w:rPr>
          <w:rFonts w:ascii="Courier New" w:hAnsi="Courier New"/>
          <w:b/>
        </w:rPr>
        <w:t>)</w:t>
      </w:r>
      <w:r>
        <w:t xml:space="preserve"> </w:t>
      </w:r>
      <w:r w:rsidRPr="00131EFA">
        <w:rPr>
          <w:rStyle w:val="bnf"/>
        </w:rPr>
        <w:t>Statement</w:t>
      </w:r>
      <w:r>
        <w:t xml:space="preserve"> is evaluated as follows:</w:t>
      </w:r>
    </w:p>
    <w:p w14:paraId="16A43F61" w14:textId="77777777" w:rsidR="004C02EF" w:rsidRPr="00D828E7" w:rsidRDefault="004C02EF" w:rsidP="004C02EF">
      <w:pPr>
        <w:pStyle w:val="Alg3"/>
        <w:numPr>
          <w:ilvl w:val="0"/>
          <w:numId w:val="126"/>
        </w:numPr>
      </w:pPr>
      <w:r w:rsidRPr="00D828E7">
        <w:t xml:space="preserve">Let </w:t>
      </w:r>
      <w:r w:rsidRPr="00D828E7">
        <w:rPr>
          <w:i/>
        </w:rPr>
        <w:t>exprRef</w:t>
      </w:r>
      <w:r w:rsidRPr="00D828E7">
        <w:t xml:space="preserve"> be the result of evaluating the </w:t>
      </w:r>
      <w:r w:rsidRPr="00D828E7">
        <w:rPr>
          <w:i/>
        </w:rPr>
        <w:t>Expression</w:t>
      </w:r>
      <w:r w:rsidRPr="00D828E7">
        <w:t>.</w:t>
      </w:r>
    </w:p>
    <w:p w14:paraId="3620245C" w14:textId="77777777" w:rsidR="004C02EF" w:rsidRPr="00D828E7" w:rsidRDefault="004C02EF" w:rsidP="004C02EF">
      <w:pPr>
        <w:pStyle w:val="Alg3"/>
        <w:numPr>
          <w:ilvl w:val="0"/>
          <w:numId w:val="126"/>
        </w:numPr>
      </w:pPr>
      <w:r w:rsidRPr="00D828E7">
        <w:t xml:space="preserve">Let </w:t>
      </w:r>
      <w:r w:rsidRPr="00D828E7">
        <w:rPr>
          <w:i/>
        </w:rPr>
        <w:t>experValue</w:t>
      </w:r>
      <w:r w:rsidRPr="00D828E7">
        <w:t xml:space="preserve"> be GetValue(</w:t>
      </w:r>
      <w:r w:rsidRPr="00D828E7">
        <w:rPr>
          <w:i/>
        </w:rPr>
        <w:t>exprRef</w:t>
      </w:r>
      <w:r w:rsidRPr="00D828E7">
        <w:t>).</w:t>
      </w:r>
    </w:p>
    <w:p w14:paraId="0A1FB923" w14:textId="77777777" w:rsidR="004C02EF" w:rsidRPr="00D828E7" w:rsidRDefault="004C02EF" w:rsidP="004C02EF">
      <w:pPr>
        <w:pStyle w:val="Alg3"/>
        <w:numPr>
          <w:ilvl w:val="0"/>
          <w:numId w:val="126"/>
        </w:numPr>
      </w:pPr>
      <w:r w:rsidRPr="00D828E7">
        <w:t xml:space="preserve">If </w:t>
      </w:r>
      <w:r w:rsidRPr="00D828E7">
        <w:rPr>
          <w:i/>
        </w:rPr>
        <w:t>experValue</w:t>
      </w:r>
      <w:r w:rsidRPr="00D828E7">
        <w:t xml:space="preserve"> is </w:t>
      </w:r>
      <w:r w:rsidRPr="00D828E7">
        <w:rPr>
          <w:b/>
        </w:rPr>
        <w:t>null</w:t>
      </w:r>
      <w:r w:rsidRPr="00D828E7">
        <w:t xml:space="preserve"> or </w:t>
      </w:r>
      <w:r w:rsidRPr="00D828E7">
        <w:rPr>
          <w:b/>
        </w:rPr>
        <w:t>undefined</w:t>
      </w:r>
      <w:r w:rsidRPr="00D828E7">
        <w:t>, 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7E0E33C6" w14:textId="77777777" w:rsidR="004C02EF" w:rsidRPr="00D828E7" w:rsidRDefault="004C02EF" w:rsidP="004C02EF">
      <w:pPr>
        <w:pStyle w:val="Alg3"/>
        <w:numPr>
          <w:ilvl w:val="0"/>
          <w:numId w:val="126"/>
        </w:numPr>
      </w:pPr>
      <w:r w:rsidRPr="00D828E7">
        <w:t xml:space="preserve">Let </w:t>
      </w:r>
      <w:r w:rsidRPr="00D828E7">
        <w:rPr>
          <w:i/>
        </w:rPr>
        <w:t>obj</w:t>
      </w:r>
      <w:r w:rsidRPr="00D828E7">
        <w:t xml:space="preserve"> be ToObject(</w:t>
      </w:r>
      <w:r w:rsidRPr="00D828E7">
        <w:rPr>
          <w:i/>
        </w:rPr>
        <w:t>experValue</w:t>
      </w:r>
      <w:r w:rsidRPr="00D828E7">
        <w:t>).</w:t>
      </w:r>
    </w:p>
    <w:p w14:paraId="01E53EC0" w14:textId="77777777" w:rsidR="004C02EF" w:rsidRPr="00D828E7" w:rsidRDefault="004C02EF" w:rsidP="004C02EF">
      <w:pPr>
        <w:pStyle w:val="Alg3"/>
        <w:numPr>
          <w:ilvl w:val="0"/>
          <w:numId w:val="126"/>
        </w:numPr>
      </w:pPr>
      <w:r w:rsidRPr="00D828E7">
        <w:t xml:space="preserve">Let </w:t>
      </w:r>
      <w:r w:rsidRPr="00D828E7">
        <w:rPr>
          <w:i/>
        </w:rPr>
        <w:t>V</w:t>
      </w:r>
      <w:r w:rsidRPr="00D828E7">
        <w:t xml:space="preserve"> = </w:t>
      </w:r>
      <w:r w:rsidRPr="00D828E7">
        <w:rPr>
          <w:rFonts w:ascii="Arial" w:hAnsi="Arial" w:cs="Arial"/>
        </w:rPr>
        <w:t>empty</w:t>
      </w:r>
      <w:r w:rsidRPr="00D828E7">
        <w:t>.</w:t>
      </w:r>
    </w:p>
    <w:p w14:paraId="52A4FD20" w14:textId="77777777" w:rsidR="004C02EF" w:rsidRPr="00D828E7" w:rsidRDefault="004C02EF" w:rsidP="004C02EF">
      <w:pPr>
        <w:pStyle w:val="Alg3"/>
        <w:numPr>
          <w:ilvl w:val="0"/>
          <w:numId w:val="126"/>
        </w:numPr>
      </w:pPr>
      <w:r w:rsidRPr="00D828E7">
        <w:t>Repeat</w:t>
      </w:r>
    </w:p>
    <w:p w14:paraId="1E8FA95E" w14:textId="77777777" w:rsidR="004C02EF" w:rsidRPr="00D828E7" w:rsidRDefault="004C02EF" w:rsidP="004C02EF">
      <w:pPr>
        <w:pStyle w:val="Alg3"/>
        <w:numPr>
          <w:ilvl w:val="1"/>
          <w:numId w:val="126"/>
        </w:numPr>
      </w:pPr>
      <w:r w:rsidRPr="00D828E7">
        <w:t xml:space="preserve">Let </w:t>
      </w:r>
      <w:r w:rsidRPr="00D828E7">
        <w:rPr>
          <w:i/>
        </w:rPr>
        <w:t>P</w:t>
      </w:r>
      <w:r w:rsidRPr="00D828E7">
        <w:t xml:space="preserve"> be the name of the next property of </w:t>
      </w:r>
      <w:r w:rsidRPr="00D828E7">
        <w:rPr>
          <w:i/>
        </w:rPr>
        <w:t>obj</w:t>
      </w:r>
      <w:r w:rsidRPr="00D828E7">
        <w:t xml:space="preserve"> whose [[Enumerable]] attribute is </w:t>
      </w:r>
      <w:r w:rsidRPr="00D828E7">
        <w:rPr>
          <w:b/>
        </w:rPr>
        <w:t>true</w:t>
      </w:r>
      <w:r w:rsidRPr="00D828E7">
        <w:t>. If there is no such property,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0861457B" w14:textId="77777777" w:rsidR="004C02EF" w:rsidRPr="00D828E7" w:rsidRDefault="004C02EF" w:rsidP="004C02EF">
      <w:pPr>
        <w:pStyle w:val="Alg3"/>
        <w:numPr>
          <w:ilvl w:val="1"/>
          <w:numId w:val="126"/>
        </w:numPr>
      </w:pPr>
      <w:r w:rsidRPr="00D828E7">
        <w:t xml:space="preserve">Let </w:t>
      </w:r>
      <w:r w:rsidRPr="00D828E7">
        <w:rPr>
          <w:i/>
        </w:rPr>
        <w:t>lhsRef</w:t>
      </w:r>
      <w:r w:rsidRPr="00D828E7">
        <w:t xml:space="preserve"> be the result of evaluating the </w:t>
      </w:r>
      <w:r w:rsidRPr="00D828E7">
        <w:rPr>
          <w:i/>
        </w:rPr>
        <w:t>LeftHandSideExpression</w:t>
      </w:r>
      <w:r w:rsidRPr="00D828E7">
        <w:t xml:space="preserve"> ( it may be evaluated repeatedly).</w:t>
      </w:r>
    </w:p>
    <w:p w14:paraId="16B33A5B" w14:textId="77777777" w:rsidR="004C02EF" w:rsidRPr="00D828E7" w:rsidRDefault="004C02EF" w:rsidP="004C02EF">
      <w:pPr>
        <w:pStyle w:val="Alg3"/>
        <w:numPr>
          <w:ilvl w:val="1"/>
          <w:numId w:val="126"/>
        </w:numPr>
      </w:pPr>
      <w:r w:rsidRPr="00D828E7">
        <w:t>Call PutValue(</w:t>
      </w:r>
      <w:r w:rsidRPr="00D828E7">
        <w:rPr>
          <w:i/>
        </w:rPr>
        <w:t>lhsRef</w:t>
      </w:r>
      <w:r w:rsidRPr="00D828E7">
        <w:t xml:space="preserve">, </w:t>
      </w:r>
      <w:r w:rsidRPr="00D828E7">
        <w:rPr>
          <w:i/>
        </w:rPr>
        <w:t>P</w:t>
      </w:r>
      <w:r w:rsidRPr="00D828E7">
        <w:t>).</w:t>
      </w:r>
    </w:p>
    <w:p w14:paraId="74D27126" w14:textId="77777777" w:rsidR="004C02EF" w:rsidRPr="00D828E7" w:rsidRDefault="004C02EF" w:rsidP="004C02EF">
      <w:pPr>
        <w:pStyle w:val="Alg3"/>
        <w:numPr>
          <w:ilvl w:val="1"/>
          <w:numId w:val="126"/>
        </w:numPr>
      </w:pPr>
      <w:r w:rsidRPr="00D828E7">
        <w:t xml:space="preserve">Let </w:t>
      </w:r>
      <w:r w:rsidRPr="00D828E7">
        <w:rPr>
          <w:i/>
        </w:rPr>
        <w:t>stmt</w:t>
      </w:r>
      <w:r w:rsidRPr="00D828E7">
        <w:t xml:space="preserve"> be the result of evaluating </w:t>
      </w:r>
      <w:r w:rsidRPr="00D828E7">
        <w:rPr>
          <w:i/>
        </w:rPr>
        <w:t>Statement</w:t>
      </w:r>
      <w:r w:rsidRPr="00D828E7">
        <w:t>.</w:t>
      </w:r>
    </w:p>
    <w:p w14:paraId="484BB292" w14:textId="77777777" w:rsidR="004C02EF" w:rsidRPr="00D828E7" w:rsidRDefault="004C02EF" w:rsidP="004C02EF">
      <w:pPr>
        <w:pStyle w:val="Alg3"/>
        <w:numPr>
          <w:ilvl w:val="1"/>
          <w:numId w:val="126"/>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1B0E56F2" w14:textId="77777777" w:rsidR="004C02EF" w:rsidRPr="00D828E7" w:rsidRDefault="004C02EF" w:rsidP="004C02EF">
      <w:pPr>
        <w:pStyle w:val="Alg3"/>
        <w:numPr>
          <w:ilvl w:val="1"/>
          <w:numId w:val="126"/>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102A3578" w14:textId="77777777" w:rsidR="004C02EF" w:rsidRPr="00D828E7" w:rsidRDefault="004C02EF" w:rsidP="004C02EF">
      <w:pPr>
        <w:pStyle w:val="Alg3"/>
        <w:numPr>
          <w:ilvl w:val="1"/>
          <w:numId w:val="126"/>
        </w:numPr>
      </w:pPr>
      <w:r w:rsidRPr="00D828E7">
        <w:t xml:space="preserve">If </w:t>
      </w:r>
      <w:r w:rsidRPr="00D828E7">
        <w:rPr>
          <w:i/>
        </w:rPr>
        <w:t>stmt</w:t>
      </w:r>
      <w:r w:rsidRPr="00D828E7">
        <w:t xml:space="preserve">.type is not </w:t>
      </w:r>
      <w:r w:rsidRPr="00D828E7">
        <w:rPr>
          <w:b/>
        </w:rPr>
        <w:t>continue</w:t>
      </w:r>
      <w:r w:rsidRPr="00D828E7">
        <w:t xml:space="preserve"> </w:t>
      </w:r>
      <w:ins w:id="5582" w:author="Allen Wirfs-Brock rev2" w:date="2011-07-25T15:33:00Z">
        <w:r w:rsidR="006B2955" w:rsidRPr="00D828E7">
          <w:t>o</w:t>
        </w:r>
        <w:r w:rsidR="006B2955">
          <w:t>r</w:t>
        </w:r>
      </w:ins>
      <w:del w:id="5583" w:author="Allen Wirfs-Brock rev2" w:date="2011-07-25T15:33:00Z">
        <w:r w:rsidRPr="00D828E7" w:rsidDel="006B2955">
          <w:delText>||</w:delText>
        </w:r>
      </w:del>
      <w:r w:rsidRPr="00D828E7">
        <w:t xml:space="preserve"> </w:t>
      </w:r>
      <w:r w:rsidRPr="00D828E7">
        <w:rPr>
          <w:i/>
        </w:rPr>
        <w:t>stmt</w:t>
      </w:r>
      <w:r w:rsidRPr="00D828E7">
        <w:t>.target is not in the current label set, then</w:t>
      </w:r>
    </w:p>
    <w:p w14:paraId="3E51EEDF" w14:textId="77777777" w:rsidR="004C02EF" w:rsidRPr="00D828E7" w:rsidRDefault="004C02EF" w:rsidP="004C02EF">
      <w:pPr>
        <w:pStyle w:val="Alg3"/>
        <w:numPr>
          <w:ilvl w:val="2"/>
          <w:numId w:val="126"/>
        </w:numPr>
        <w:spacing w:after="220"/>
      </w:pPr>
      <w:r w:rsidRPr="00D828E7">
        <w:t xml:space="preserve">If </w:t>
      </w:r>
      <w:r w:rsidRPr="00D828E7">
        <w:rPr>
          <w:i/>
        </w:rPr>
        <w:t>stmt</w:t>
      </w:r>
      <w:r w:rsidRPr="00D828E7">
        <w:t xml:space="preserve"> is an abrupt completion, return </w:t>
      </w:r>
      <w:r w:rsidRPr="00D828E7">
        <w:rPr>
          <w:i/>
        </w:rPr>
        <w:t>stmt</w:t>
      </w:r>
      <w:r w:rsidRPr="00D828E7">
        <w:t>.</w:t>
      </w:r>
    </w:p>
    <w:p w14:paraId="6845B647" w14:textId="77777777" w:rsidR="00343186" w:rsidRDefault="00343186" w:rsidP="00343186">
      <w:pPr>
        <w:jc w:val="left"/>
        <w:rPr>
          <w:ins w:id="5584" w:author="Rev 3 Allen Wirfs-Brock" w:date="2011-09-02T11:15:00Z"/>
        </w:rPr>
      </w:pPr>
      <w:ins w:id="5585" w:author="Rev 3 Allen Wirfs-Brock" w:date="2011-09-02T11:15:00Z">
        <w:r>
          <w:t>The VarDeclaredNames of the</w:t>
        </w:r>
        <w:r w:rsidRPr="006D7E13">
          <w:t xml:space="preserve"> </w:t>
        </w:r>
        <w:r>
          <w:t>production</w:t>
        </w:r>
        <w:r>
          <w:br/>
          <w:t xml:space="preserve">    </w:t>
        </w:r>
      </w:ins>
      <w:ins w:id="5586" w:author="Rev 3 Allen Wirfs-Brock" w:date="2011-09-02T11:16:00Z">
        <w:r>
          <w:rPr>
            <w:rFonts w:ascii="Courier New" w:hAnsi="Courier New"/>
            <w:b/>
          </w:rPr>
          <w:t>for</w:t>
        </w:r>
        <w:r>
          <w:t xml:space="preserve"> </w:t>
        </w:r>
        <w:r>
          <w:rPr>
            <w:rFonts w:ascii="Courier New" w:hAnsi="Courier New"/>
            <w:b/>
          </w:rPr>
          <w:t>(</w:t>
        </w:r>
        <w:r>
          <w:t xml:space="preserve"> </w:t>
        </w:r>
        <w:r>
          <w:rPr>
            <w:rFonts w:ascii="Courier New" w:hAnsi="Courier New"/>
            <w:b/>
          </w:rPr>
          <w:t>var</w:t>
        </w:r>
        <w:r>
          <w:t xml:space="preserve"> </w:t>
        </w:r>
        <w:r w:rsidRPr="00131EFA">
          <w:rPr>
            <w:rFonts w:ascii="Times New Roman" w:hAnsi="Times New Roman"/>
            <w:i/>
          </w:rPr>
          <w:t>VariableDeclarationNoIn</w:t>
        </w:r>
        <w:r>
          <w:t xml:space="preserve"> </w:t>
        </w:r>
        <w:r>
          <w:rPr>
            <w:rFonts w:ascii="Courier New" w:hAnsi="Courier New"/>
            <w:b/>
          </w:rPr>
          <w:t>in</w:t>
        </w:r>
        <w:r>
          <w:t xml:space="preserve"> </w:t>
        </w:r>
        <w:r w:rsidRPr="00131EFA">
          <w:rPr>
            <w:rFonts w:ascii="Times New Roman" w:hAnsi="Times New Roman"/>
            <w:i/>
          </w:rPr>
          <w:t>Expression</w:t>
        </w:r>
        <w:r>
          <w:t xml:space="preserve"> </w:t>
        </w:r>
        <w:r>
          <w:rPr>
            <w:rFonts w:ascii="Courier New" w:hAnsi="Courier New"/>
            <w:b/>
          </w:rPr>
          <w:t>)</w:t>
        </w:r>
        <w:r>
          <w:t xml:space="preserve"> </w:t>
        </w:r>
        <w:r w:rsidRPr="00131EFA">
          <w:rPr>
            <w:rFonts w:ascii="Times New Roman" w:hAnsi="Times New Roman"/>
            <w:i/>
          </w:rPr>
          <w:t>Statement</w:t>
        </w:r>
      </w:ins>
      <w:ins w:id="5587" w:author="Rev 3 Allen Wirfs-Brock" w:date="2011-09-02T11:15:00Z">
        <w:r>
          <w:rPr>
            <w:rFonts w:ascii="Courier New" w:hAnsi="Courier New"/>
            <w:b/>
          </w:rPr>
          <w:br/>
        </w:r>
        <w:r>
          <w:t>is determined as follows:</w:t>
        </w:r>
      </w:ins>
    </w:p>
    <w:p w14:paraId="556EB6C1" w14:textId="77777777" w:rsidR="00343186" w:rsidRDefault="00343186" w:rsidP="00343186">
      <w:pPr>
        <w:pStyle w:val="Alg4"/>
        <w:numPr>
          <w:ilvl w:val="0"/>
          <w:numId w:val="512"/>
        </w:numPr>
        <w:spacing w:after="220"/>
        <w:contextualSpacing/>
        <w:rPr>
          <w:ins w:id="5588" w:author="Rev 3 Allen Wirfs-Brock" w:date="2011-09-02T11:15:00Z"/>
        </w:rPr>
      </w:pPr>
      <w:ins w:id="5589" w:author="Rev 3 Allen Wirfs-Brock" w:date="2011-09-02T11:15:00Z">
        <w:r>
          <w:t xml:space="preserve">Let </w:t>
        </w:r>
        <w:r>
          <w:rPr>
            <w:i/>
          </w:rPr>
          <w:t>names</w:t>
        </w:r>
        <w:r w:rsidRPr="00D465F1">
          <w:rPr>
            <w:i/>
          </w:rPr>
          <w:t xml:space="preserve"> </w:t>
        </w:r>
        <w:r>
          <w:t xml:space="preserve">be BoundNames of </w:t>
        </w:r>
      </w:ins>
      <w:ins w:id="5590" w:author="Rev 3 Allen Wirfs-Brock" w:date="2011-09-02T11:16:00Z">
        <w:r w:rsidRPr="00131EFA">
          <w:rPr>
            <w:i/>
          </w:rPr>
          <w:t>VariableDeclarationNoIn</w:t>
        </w:r>
      </w:ins>
      <w:ins w:id="5591" w:author="Rev 3 Allen Wirfs-Brock" w:date="2011-09-02T11:15:00Z">
        <w:r>
          <w:t>.</w:t>
        </w:r>
      </w:ins>
    </w:p>
    <w:p w14:paraId="1365F8B6" w14:textId="77777777" w:rsidR="00343186" w:rsidRPr="006F2444" w:rsidRDefault="00343186" w:rsidP="00343186">
      <w:pPr>
        <w:pStyle w:val="Alg4"/>
        <w:numPr>
          <w:ilvl w:val="0"/>
          <w:numId w:val="512"/>
        </w:numPr>
        <w:spacing w:after="220"/>
        <w:contextualSpacing/>
        <w:rPr>
          <w:ins w:id="5592" w:author="Rev 3 Allen Wirfs-Brock" w:date="2011-09-02T11:15:00Z"/>
          <w:rStyle w:val="bnf"/>
          <w:i w:val="0"/>
        </w:rPr>
      </w:pPr>
      <w:ins w:id="5593" w:author="Rev 3 Allen Wirfs-Brock" w:date="2011-09-02T11:15:00Z">
        <w:r>
          <w:t xml:space="preserve">Append to </w:t>
        </w:r>
        <w:r w:rsidRPr="00653F1B">
          <w:rPr>
            <w:i/>
          </w:rPr>
          <w:t>names</w:t>
        </w:r>
        <w:r>
          <w:t xml:space="preserve"> the elements of the VarDeclaredNames of </w:t>
        </w:r>
        <w:r w:rsidRPr="00E641FE">
          <w:rPr>
            <w:i/>
          </w:rPr>
          <w:t>Statement</w:t>
        </w:r>
        <w:r>
          <w:rPr>
            <w:rStyle w:val="bnf"/>
          </w:rPr>
          <w:t>.</w:t>
        </w:r>
      </w:ins>
    </w:p>
    <w:p w14:paraId="4A03157D" w14:textId="77777777" w:rsidR="00343186" w:rsidRDefault="00343186" w:rsidP="00343186">
      <w:pPr>
        <w:pStyle w:val="Alg4"/>
        <w:numPr>
          <w:ilvl w:val="0"/>
          <w:numId w:val="512"/>
        </w:numPr>
        <w:spacing w:after="220"/>
        <w:contextualSpacing/>
        <w:rPr>
          <w:ins w:id="5594" w:author="Rev 3 Allen Wirfs-Brock" w:date="2011-09-02T11:15:00Z"/>
        </w:rPr>
      </w:pPr>
      <w:ins w:id="5595" w:author="Rev 3 Allen Wirfs-Brock" w:date="2011-09-02T11:15:00Z">
        <w:r>
          <w:t xml:space="preserve">Return </w:t>
        </w:r>
        <w:r>
          <w:rPr>
            <w:rStyle w:val="bnf"/>
          </w:rPr>
          <w:t>names</w:t>
        </w:r>
        <w:r>
          <w:t>.</w:t>
        </w:r>
      </w:ins>
    </w:p>
    <w:p w14:paraId="735C3F2A" w14:textId="77777777" w:rsidR="004C02EF" w:rsidRDefault="004C02EF" w:rsidP="004C02EF">
      <w:pPr>
        <w:jc w:val="left"/>
      </w:pPr>
      <w:r>
        <w:t>The production</w:t>
      </w:r>
      <w:r>
        <w:br/>
        <w:t xml:space="preserve">    </w:t>
      </w:r>
      <w:r w:rsidRPr="00131EFA">
        <w:rPr>
          <w:rFonts w:ascii="Times New Roman" w:hAnsi="Times New Roman"/>
          <w:i/>
        </w:rPr>
        <w:t>IterationStatement</w:t>
      </w:r>
      <w:r>
        <w:t xml:space="preserve"> </w:t>
      </w:r>
      <w:r>
        <w:rPr>
          <w:b/>
        </w:rPr>
        <w:t>:</w:t>
      </w:r>
      <w:r>
        <w:t xml:space="preserve"> </w:t>
      </w:r>
      <w:r>
        <w:rPr>
          <w:rFonts w:ascii="Courier New" w:hAnsi="Courier New"/>
          <w:b/>
        </w:rPr>
        <w:t>for</w:t>
      </w:r>
      <w:r>
        <w:t xml:space="preserve"> </w:t>
      </w:r>
      <w:r>
        <w:rPr>
          <w:rFonts w:ascii="Courier New" w:hAnsi="Courier New"/>
          <w:b/>
        </w:rPr>
        <w:t>(</w:t>
      </w:r>
      <w:r>
        <w:t xml:space="preserve"> </w:t>
      </w:r>
      <w:r>
        <w:rPr>
          <w:rFonts w:ascii="Courier New" w:hAnsi="Courier New"/>
          <w:b/>
        </w:rPr>
        <w:t>var</w:t>
      </w:r>
      <w:r>
        <w:t xml:space="preserve"> </w:t>
      </w:r>
      <w:r w:rsidRPr="00131EFA">
        <w:rPr>
          <w:rFonts w:ascii="Times New Roman" w:hAnsi="Times New Roman"/>
          <w:i/>
        </w:rPr>
        <w:t>VariableDeclarationNoIn</w:t>
      </w:r>
      <w:r>
        <w:t xml:space="preserve"> </w:t>
      </w:r>
      <w:r>
        <w:rPr>
          <w:rFonts w:ascii="Courier New" w:hAnsi="Courier New"/>
          <w:b/>
        </w:rPr>
        <w:t>in</w:t>
      </w:r>
      <w:r>
        <w:t xml:space="preserve"> </w:t>
      </w:r>
      <w:r w:rsidRPr="00131EFA">
        <w:rPr>
          <w:rFonts w:ascii="Times New Roman" w:hAnsi="Times New Roman"/>
          <w:i/>
        </w:rPr>
        <w:t>Expression</w:t>
      </w:r>
      <w:r>
        <w:t xml:space="preserve"> </w:t>
      </w:r>
      <w:r>
        <w:rPr>
          <w:rFonts w:ascii="Courier New" w:hAnsi="Courier New"/>
          <w:b/>
        </w:rPr>
        <w:t>)</w:t>
      </w:r>
      <w:r>
        <w:t xml:space="preserve"> </w:t>
      </w:r>
      <w:r w:rsidRPr="00131EFA">
        <w:rPr>
          <w:rFonts w:ascii="Times New Roman" w:hAnsi="Times New Roman"/>
          <w:i/>
        </w:rPr>
        <w:t>Statement</w:t>
      </w:r>
      <w:r>
        <w:br/>
        <w:t>is evaluated as follows:</w:t>
      </w:r>
    </w:p>
    <w:p w14:paraId="34F01788" w14:textId="77777777" w:rsidR="004C02EF" w:rsidRPr="00D828E7" w:rsidRDefault="004C02EF" w:rsidP="004C02EF">
      <w:pPr>
        <w:pStyle w:val="Alg3"/>
        <w:numPr>
          <w:ilvl w:val="0"/>
          <w:numId w:val="127"/>
        </w:numPr>
      </w:pPr>
      <w:r w:rsidRPr="00D828E7">
        <w:t xml:space="preserve">Let </w:t>
      </w:r>
      <w:r w:rsidRPr="00D828E7">
        <w:rPr>
          <w:i/>
        </w:rPr>
        <w:t>varName</w:t>
      </w:r>
      <w:r w:rsidRPr="00D828E7">
        <w:t xml:space="preserve"> be the result of evaluating </w:t>
      </w:r>
      <w:r w:rsidRPr="00D828E7">
        <w:rPr>
          <w:i/>
        </w:rPr>
        <w:t>VariableDeclarationNoIn</w:t>
      </w:r>
      <w:r w:rsidRPr="00D828E7">
        <w:t>.</w:t>
      </w:r>
    </w:p>
    <w:p w14:paraId="79C39E2F" w14:textId="77777777" w:rsidR="004C02EF" w:rsidRPr="00D828E7" w:rsidRDefault="004C02EF" w:rsidP="004C02EF">
      <w:pPr>
        <w:pStyle w:val="Alg3"/>
        <w:numPr>
          <w:ilvl w:val="0"/>
          <w:numId w:val="127"/>
        </w:numPr>
      </w:pPr>
      <w:r w:rsidRPr="00D828E7">
        <w:t xml:space="preserve">Let </w:t>
      </w:r>
      <w:r w:rsidRPr="00D828E7">
        <w:rPr>
          <w:i/>
        </w:rPr>
        <w:t>exprRef</w:t>
      </w:r>
      <w:r w:rsidRPr="00D828E7">
        <w:t xml:space="preserve"> be the result of evaluating the </w:t>
      </w:r>
      <w:r w:rsidRPr="00D828E7">
        <w:rPr>
          <w:i/>
        </w:rPr>
        <w:t>Expression</w:t>
      </w:r>
      <w:r w:rsidRPr="00D828E7">
        <w:t>.</w:t>
      </w:r>
    </w:p>
    <w:p w14:paraId="609872D9" w14:textId="77777777" w:rsidR="004C02EF" w:rsidRPr="00D828E7" w:rsidRDefault="004C02EF" w:rsidP="004C02EF">
      <w:pPr>
        <w:pStyle w:val="Alg3"/>
        <w:numPr>
          <w:ilvl w:val="0"/>
          <w:numId w:val="127"/>
        </w:numPr>
      </w:pPr>
      <w:r w:rsidRPr="00D828E7">
        <w:t xml:space="preserve">Let </w:t>
      </w:r>
      <w:r w:rsidRPr="00D828E7">
        <w:rPr>
          <w:i/>
        </w:rPr>
        <w:t>experValue</w:t>
      </w:r>
      <w:r w:rsidRPr="00D828E7">
        <w:t xml:space="preserve"> be GetValue(</w:t>
      </w:r>
      <w:r w:rsidRPr="00D828E7">
        <w:rPr>
          <w:i/>
        </w:rPr>
        <w:t>exprRef</w:t>
      </w:r>
      <w:r w:rsidRPr="00D828E7">
        <w:t>).</w:t>
      </w:r>
    </w:p>
    <w:p w14:paraId="537ADFC0" w14:textId="77777777" w:rsidR="004C02EF" w:rsidRPr="00D828E7" w:rsidRDefault="004C02EF" w:rsidP="004C02EF">
      <w:pPr>
        <w:pStyle w:val="Alg3"/>
        <w:numPr>
          <w:ilvl w:val="0"/>
          <w:numId w:val="127"/>
        </w:numPr>
      </w:pPr>
      <w:r w:rsidRPr="00D828E7">
        <w:t xml:space="preserve">If </w:t>
      </w:r>
      <w:r w:rsidRPr="00D828E7">
        <w:rPr>
          <w:i/>
        </w:rPr>
        <w:t>experValue</w:t>
      </w:r>
      <w:r w:rsidRPr="00D828E7">
        <w:t xml:space="preserve"> is </w:t>
      </w:r>
      <w:r w:rsidRPr="00D828E7">
        <w:rPr>
          <w:b/>
        </w:rPr>
        <w:t>null</w:t>
      </w:r>
      <w:r w:rsidRPr="00D828E7">
        <w:t xml:space="preserve"> or </w:t>
      </w:r>
      <w:r w:rsidRPr="00D828E7">
        <w:rPr>
          <w:b/>
        </w:rPr>
        <w:t>undefined</w:t>
      </w:r>
      <w:r w:rsidRPr="00D828E7">
        <w:t>, return (</w:t>
      </w:r>
      <w:r w:rsidRPr="00D828E7">
        <w:rPr>
          <w:rFonts w:ascii="Arial" w:hAnsi="Arial" w:cs="Arial"/>
        </w:rPr>
        <w:t>normal</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2BE69853" w14:textId="77777777" w:rsidR="004C02EF" w:rsidRPr="00D828E7" w:rsidRDefault="004C02EF" w:rsidP="004C02EF">
      <w:pPr>
        <w:pStyle w:val="Alg3"/>
        <w:numPr>
          <w:ilvl w:val="0"/>
          <w:numId w:val="127"/>
        </w:numPr>
      </w:pPr>
      <w:r w:rsidRPr="00D828E7">
        <w:t xml:space="preserve">Let </w:t>
      </w:r>
      <w:r w:rsidRPr="00D828E7">
        <w:rPr>
          <w:i/>
        </w:rPr>
        <w:t>obj</w:t>
      </w:r>
      <w:r w:rsidRPr="00D828E7">
        <w:t xml:space="preserve"> be ToObject(</w:t>
      </w:r>
      <w:r w:rsidRPr="00D828E7">
        <w:rPr>
          <w:i/>
        </w:rPr>
        <w:t>experValue</w:t>
      </w:r>
      <w:r w:rsidRPr="00D828E7">
        <w:t>).</w:t>
      </w:r>
    </w:p>
    <w:p w14:paraId="486E7E3F" w14:textId="77777777" w:rsidR="004C02EF" w:rsidRPr="00D828E7" w:rsidRDefault="004C02EF" w:rsidP="004C02EF">
      <w:pPr>
        <w:pStyle w:val="Alg3"/>
        <w:numPr>
          <w:ilvl w:val="0"/>
          <w:numId w:val="127"/>
        </w:numPr>
      </w:pPr>
      <w:r w:rsidRPr="00D828E7">
        <w:t xml:space="preserve">Let </w:t>
      </w:r>
      <w:r w:rsidRPr="00D828E7">
        <w:rPr>
          <w:i/>
        </w:rPr>
        <w:t>V</w:t>
      </w:r>
      <w:r w:rsidRPr="00D828E7">
        <w:t xml:space="preserve"> = </w:t>
      </w:r>
      <w:r w:rsidRPr="00D828E7">
        <w:rPr>
          <w:rFonts w:ascii="Arial" w:hAnsi="Arial" w:cs="Arial"/>
        </w:rPr>
        <w:t>empty</w:t>
      </w:r>
      <w:r w:rsidRPr="00D828E7">
        <w:t>.</w:t>
      </w:r>
    </w:p>
    <w:p w14:paraId="51EE0569" w14:textId="77777777" w:rsidR="004C02EF" w:rsidRPr="00D828E7" w:rsidRDefault="004C02EF" w:rsidP="004C02EF">
      <w:pPr>
        <w:pStyle w:val="Alg3"/>
        <w:keepNext/>
        <w:numPr>
          <w:ilvl w:val="0"/>
          <w:numId w:val="127"/>
        </w:numPr>
      </w:pPr>
      <w:r w:rsidRPr="00D828E7">
        <w:t>Repeat</w:t>
      </w:r>
    </w:p>
    <w:p w14:paraId="335274C5" w14:textId="77777777" w:rsidR="004C02EF" w:rsidRPr="00D828E7" w:rsidRDefault="004C02EF" w:rsidP="004C02EF">
      <w:pPr>
        <w:pStyle w:val="Alg3"/>
        <w:numPr>
          <w:ilvl w:val="1"/>
          <w:numId w:val="127"/>
        </w:numPr>
      </w:pPr>
      <w:r w:rsidRPr="00D828E7">
        <w:t xml:space="preserve">Let </w:t>
      </w:r>
      <w:r w:rsidRPr="00D828E7">
        <w:rPr>
          <w:i/>
        </w:rPr>
        <w:t>P</w:t>
      </w:r>
      <w:r w:rsidRPr="00D828E7">
        <w:t xml:space="preserve"> be the name of the next property of </w:t>
      </w:r>
      <w:r w:rsidRPr="00D828E7">
        <w:rPr>
          <w:i/>
        </w:rPr>
        <w:t>obj</w:t>
      </w:r>
      <w:r w:rsidRPr="00D828E7">
        <w:t xml:space="preserve"> whose [[Enumerable]] attribute is </w:t>
      </w:r>
      <w:r w:rsidRPr="00D828E7">
        <w:rPr>
          <w:b/>
        </w:rPr>
        <w:t>true</w:t>
      </w:r>
      <w:r w:rsidRPr="00D828E7">
        <w:t>. If there is no such property,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7D568B6B" w14:textId="77777777" w:rsidR="004C02EF" w:rsidRPr="00D828E7" w:rsidRDefault="004C02EF" w:rsidP="004C02EF">
      <w:pPr>
        <w:pStyle w:val="Alg3"/>
        <w:numPr>
          <w:ilvl w:val="1"/>
          <w:numId w:val="127"/>
        </w:numPr>
      </w:pPr>
      <w:r w:rsidRPr="00D828E7">
        <w:t xml:space="preserve">Let </w:t>
      </w:r>
      <w:r w:rsidRPr="00D828E7">
        <w:rPr>
          <w:i/>
        </w:rPr>
        <w:t>varRef</w:t>
      </w:r>
      <w:r w:rsidRPr="00D828E7">
        <w:t xml:space="preserve"> be the result of evaluating </w:t>
      </w:r>
      <w:r w:rsidRPr="00D828E7">
        <w:rPr>
          <w:i/>
        </w:rPr>
        <w:t>varName</w:t>
      </w:r>
      <w:r w:rsidRPr="00D828E7">
        <w:t xml:space="preserve"> as if it were an Identifier Reference (11.1.2); it may be evaluated repeatedly.</w:t>
      </w:r>
    </w:p>
    <w:p w14:paraId="7C2F909D" w14:textId="77777777" w:rsidR="004C02EF" w:rsidRPr="00D828E7" w:rsidRDefault="004C02EF" w:rsidP="004C02EF">
      <w:pPr>
        <w:pStyle w:val="Alg3"/>
        <w:numPr>
          <w:ilvl w:val="1"/>
          <w:numId w:val="127"/>
        </w:numPr>
      </w:pPr>
      <w:r w:rsidRPr="00D828E7">
        <w:t>Call PutValue(</w:t>
      </w:r>
      <w:r w:rsidRPr="00D828E7">
        <w:rPr>
          <w:i/>
        </w:rPr>
        <w:t>varRef</w:t>
      </w:r>
      <w:r w:rsidRPr="00D828E7">
        <w:t xml:space="preserve">, </w:t>
      </w:r>
      <w:r w:rsidRPr="00D828E7">
        <w:rPr>
          <w:i/>
        </w:rPr>
        <w:t>P</w:t>
      </w:r>
      <w:r w:rsidRPr="00D828E7">
        <w:t>).</w:t>
      </w:r>
    </w:p>
    <w:p w14:paraId="47CBC3E8" w14:textId="77777777" w:rsidR="004C02EF" w:rsidRPr="00D828E7" w:rsidRDefault="004C02EF" w:rsidP="004C02EF">
      <w:pPr>
        <w:pStyle w:val="Alg3"/>
        <w:numPr>
          <w:ilvl w:val="1"/>
          <w:numId w:val="127"/>
        </w:numPr>
      </w:pPr>
      <w:r w:rsidRPr="00D828E7">
        <w:t xml:space="preserve">Let </w:t>
      </w:r>
      <w:r w:rsidRPr="00D828E7">
        <w:rPr>
          <w:i/>
        </w:rPr>
        <w:t>stmt</w:t>
      </w:r>
      <w:r w:rsidRPr="00D828E7">
        <w:t xml:space="preserve"> be the result of evaluating </w:t>
      </w:r>
      <w:r w:rsidRPr="00D828E7">
        <w:rPr>
          <w:i/>
        </w:rPr>
        <w:t>Statement</w:t>
      </w:r>
      <w:r w:rsidRPr="00D828E7">
        <w:t>.</w:t>
      </w:r>
    </w:p>
    <w:p w14:paraId="6F277245" w14:textId="77777777" w:rsidR="004C02EF" w:rsidRPr="00D828E7" w:rsidRDefault="004C02EF" w:rsidP="004C02EF">
      <w:pPr>
        <w:pStyle w:val="Alg3"/>
        <w:numPr>
          <w:ilvl w:val="1"/>
          <w:numId w:val="127"/>
        </w:numPr>
      </w:pPr>
      <w:r w:rsidRPr="00D828E7">
        <w:t xml:space="preserve">If </w:t>
      </w:r>
      <w:r w:rsidRPr="00D828E7">
        <w:rPr>
          <w:i/>
        </w:rPr>
        <w:t>stmt</w:t>
      </w:r>
      <w:r w:rsidRPr="00D828E7">
        <w:t xml:space="preserve">.value is not </w:t>
      </w:r>
      <w:r w:rsidRPr="00D828E7">
        <w:rPr>
          <w:rFonts w:ascii="Arial" w:hAnsi="Arial" w:cs="Arial"/>
        </w:rPr>
        <w:t>empty</w:t>
      </w:r>
      <w:r w:rsidRPr="00D828E7">
        <w:t xml:space="preserve">, let </w:t>
      </w:r>
      <w:r w:rsidRPr="00D828E7">
        <w:rPr>
          <w:i/>
        </w:rPr>
        <w:t>V</w:t>
      </w:r>
      <w:r w:rsidRPr="00D828E7">
        <w:t xml:space="preserve"> = </w:t>
      </w:r>
      <w:r w:rsidRPr="00D828E7">
        <w:rPr>
          <w:i/>
        </w:rPr>
        <w:t>stmt</w:t>
      </w:r>
      <w:r w:rsidRPr="00D828E7">
        <w:t>.value.</w:t>
      </w:r>
    </w:p>
    <w:p w14:paraId="5757BCD9" w14:textId="77777777" w:rsidR="004C02EF" w:rsidRPr="00D828E7" w:rsidRDefault="004C02EF" w:rsidP="004C02EF">
      <w:pPr>
        <w:pStyle w:val="Alg3"/>
        <w:numPr>
          <w:ilvl w:val="1"/>
          <w:numId w:val="127"/>
        </w:numPr>
      </w:pPr>
      <w:r w:rsidRPr="00D828E7">
        <w:t xml:space="preserve">If </w:t>
      </w:r>
      <w:r w:rsidRPr="00D828E7">
        <w:rPr>
          <w:i/>
        </w:rPr>
        <w:t>stmt</w:t>
      </w:r>
      <w:r w:rsidRPr="00D828E7">
        <w:t xml:space="preserve">.type is </w:t>
      </w:r>
      <w:r w:rsidRPr="00D828E7">
        <w:rPr>
          <w:rFonts w:ascii="Arial" w:hAnsi="Arial" w:cs="Arial"/>
        </w:rPr>
        <w:t>break</w:t>
      </w:r>
      <w:r w:rsidRPr="00D828E7">
        <w:t xml:space="preserve"> and </w:t>
      </w:r>
      <w:r w:rsidRPr="00D828E7">
        <w:rPr>
          <w:i/>
        </w:rPr>
        <w:t>stmt</w:t>
      </w:r>
      <w:r w:rsidRPr="00D828E7">
        <w:t>.target is in the current label set, return (</w:t>
      </w:r>
      <w:r w:rsidRPr="00D828E7">
        <w:rPr>
          <w:rFonts w:ascii="Arial" w:hAnsi="Arial" w:cs="Arial"/>
        </w:rPr>
        <w:t>normal</w:t>
      </w:r>
      <w:r w:rsidRPr="00D828E7">
        <w:t xml:space="preserve">, </w:t>
      </w:r>
      <w:r w:rsidRPr="00D828E7">
        <w:rPr>
          <w:i/>
        </w:rPr>
        <w:t>V</w:t>
      </w:r>
      <w:r w:rsidRPr="00D828E7">
        <w:t xml:space="preserve">, </w:t>
      </w:r>
      <w:r w:rsidRPr="00D828E7">
        <w:rPr>
          <w:rFonts w:ascii="Arial" w:hAnsi="Arial" w:cs="Arial"/>
        </w:rPr>
        <w:t>empty</w:t>
      </w:r>
      <w:r w:rsidRPr="00D828E7">
        <w:t>).</w:t>
      </w:r>
    </w:p>
    <w:p w14:paraId="5BF4AD5E" w14:textId="77777777" w:rsidR="004C02EF" w:rsidRPr="00D828E7" w:rsidRDefault="004C02EF" w:rsidP="004C02EF">
      <w:pPr>
        <w:pStyle w:val="Alg3"/>
        <w:numPr>
          <w:ilvl w:val="1"/>
          <w:numId w:val="127"/>
        </w:numPr>
      </w:pPr>
      <w:r w:rsidRPr="00D828E7">
        <w:t xml:space="preserve">If </w:t>
      </w:r>
      <w:r w:rsidRPr="00D828E7">
        <w:rPr>
          <w:i/>
        </w:rPr>
        <w:t>stmt</w:t>
      </w:r>
      <w:r w:rsidRPr="00D828E7">
        <w:t xml:space="preserve">.type is not </w:t>
      </w:r>
      <w:r w:rsidRPr="00D828E7">
        <w:rPr>
          <w:rFonts w:ascii="Arial" w:hAnsi="Arial" w:cs="Arial"/>
        </w:rPr>
        <w:t>continue</w:t>
      </w:r>
      <w:r w:rsidRPr="00D828E7">
        <w:t xml:space="preserve"> </w:t>
      </w:r>
      <w:ins w:id="5596" w:author="Allen Wirfs-Brock rev2" w:date="2011-07-25T15:33:00Z">
        <w:r w:rsidR="006B2955" w:rsidRPr="00D828E7">
          <w:t>o</w:t>
        </w:r>
        <w:r w:rsidR="006B2955">
          <w:t>r</w:t>
        </w:r>
      </w:ins>
      <w:del w:id="5597" w:author="Allen Wirfs-Brock rev2" w:date="2011-07-25T15:33:00Z">
        <w:r w:rsidRPr="00D828E7" w:rsidDel="006B2955">
          <w:delText>||</w:delText>
        </w:r>
      </w:del>
      <w:r w:rsidRPr="00D828E7">
        <w:t xml:space="preserve"> </w:t>
      </w:r>
      <w:r w:rsidRPr="00D828E7">
        <w:rPr>
          <w:i/>
        </w:rPr>
        <w:t>stmt</w:t>
      </w:r>
      <w:r w:rsidRPr="00D828E7">
        <w:t>.target is not in the current label set, then</w:t>
      </w:r>
    </w:p>
    <w:p w14:paraId="54ABD580" w14:textId="77777777" w:rsidR="004C02EF" w:rsidRPr="00D828E7" w:rsidRDefault="004C02EF" w:rsidP="004C02EF">
      <w:pPr>
        <w:pStyle w:val="Alg3"/>
        <w:numPr>
          <w:ilvl w:val="2"/>
          <w:numId w:val="127"/>
        </w:numPr>
        <w:spacing w:after="220"/>
      </w:pPr>
      <w:r w:rsidRPr="00D828E7">
        <w:t xml:space="preserve">If </w:t>
      </w:r>
      <w:r w:rsidRPr="00D828E7">
        <w:rPr>
          <w:i/>
        </w:rPr>
        <w:t>stmt</w:t>
      </w:r>
      <w:r w:rsidRPr="00D828E7">
        <w:t xml:space="preserve"> is an abrupt completion, return </w:t>
      </w:r>
      <w:r w:rsidRPr="00D828E7">
        <w:rPr>
          <w:i/>
        </w:rPr>
        <w:t>stmt</w:t>
      </w:r>
      <w:r w:rsidRPr="00D828E7">
        <w:t>.</w:t>
      </w:r>
    </w:p>
    <w:p w14:paraId="5F2A6DFC" w14:textId="77777777" w:rsidR="004C02EF" w:rsidRDefault="004C02EF" w:rsidP="004C02EF">
      <w:r>
        <w:t xml:space="preserve">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w:t>
      </w:r>
      <w:r w:rsidRPr="00CD5F05">
        <w:t>A property name must not be visited more than once in any enumeration.</w:t>
      </w:r>
    </w:p>
    <w:p w14:paraId="79CA3842" w14:textId="77777777" w:rsidR="004C02EF" w:rsidRDefault="004C02EF" w:rsidP="004C02EF">
      <w:r>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t>
      </w:r>
      <w:bookmarkStart w:id="5598" w:name="_Toc375031206"/>
      <w:bookmarkStart w:id="5599" w:name="_Toc381513719"/>
      <w:bookmarkStart w:id="5600" w:name="_Toc382212241"/>
      <w:bookmarkStart w:id="5601" w:name="_Toc382212783"/>
      <w:bookmarkStart w:id="5602" w:name="_Toc382291586"/>
      <w:bookmarkStart w:id="5603" w:name="_Ref382717821"/>
      <w:bookmarkStart w:id="5604" w:name="_Toc385672235"/>
      <w:bookmarkStart w:id="5605" w:name="_Toc393690339"/>
      <w:r>
        <w:t xml:space="preserve"> </w:t>
      </w:r>
      <w:r w:rsidRPr="00CD5F05">
        <w:t>The values of [[Enumerable]] attributes are not considered when determining if a property of a prototype object is shadowed by a previous object on the prototype chain.</w:t>
      </w:r>
    </w:p>
    <w:p w14:paraId="5DDD2267" w14:textId="77777777" w:rsidR="004C02EF" w:rsidRPr="00223F6E" w:rsidRDefault="004C02EF" w:rsidP="004C02EF">
      <w:pPr>
        <w:pStyle w:val="Note"/>
      </w:pPr>
      <w:r w:rsidRPr="00C14EAC">
        <w:t>NOTE</w:t>
      </w:r>
      <w:r w:rsidRPr="00C14EAC">
        <w:tab/>
        <w:t>See NOTE 11.13.1.</w:t>
      </w:r>
    </w:p>
    <w:p w14:paraId="077DAEF3" w14:textId="77777777" w:rsidR="004C02EF" w:rsidRDefault="004C02EF" w:rsidP="00B43482">
      <w:pPr>
        <w:pStyle w:val="20"/>
        <w:numPr>
          <w:ilvl w:val="0"/>
          <w:numId w:val="0"/>
        </w:numPr>
      </w:pPr>
      <w:bookmarkStart w:id="5606" w:name="_Ref440445453"/>
      <w:bookmarkStart w:id="5607" w:name="_Toc472818885"/>
      <w:bookmarkStart w:id="5608" w:name="_Toc235503460"/>
      <w:bookmarkStart w:id="5609" w:name="_Toc241509235"/>
      <w:bookmarkStart w:id="5610" w:name="_Toc244416722"/>
      <w:bookmarkStart w:id="5611" w:name="_Toc276631086"/>
      <w:bookmarkStart w:id="5612" w:name="_Toc178387100"/>
      <w:r>
        <w:t>12.7</w:t>
      </w:r>
      <w:r>
        <w:tab/>
        <w:t xml:space="preserve">The </w:t>
      </w:r>
      <w:r>
        <w:rPr>
          <w:rFonts w:ascii="Courier New" w:hAnsi="Courier New"/>
        </w:rPr>
        <w:t>continue</w:t>
      </w:r>
      <w:r>
        <w:t xml:space="preserve"> Statement</w:t>
      </w:r>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p>
    <w:p w14:paraId="7BAD5878" w14:textId="77777777" w:rsidR="004C02EF" w:rsidRDefault="004C02EF" w:rsidP="004C02EF">
      <w:pPr>
        <w:pStyle w:val="Syntax"/>
      </w:pPr>
      <w:r w:rsidRPr="002912E1">
        <w:t>Syntax</w:t>
      </w:r>
    </w:p>
    <w:p w14:paraId="4427FCA3" w14:textId="77777777" w:rsidR="004C02EF" w:rsidRPr="00131EFA" w:rsidRDefault="004C02EF" w:rsidP="004C02EF">
      <w:pPr>
        <w:pStyle w:val="SyntaxRule"/>
      </w:pPr>
      <w:r w:rsidRPr="00131EFA">
        <w:t xml:space="preserve">ContinueStatement </w:t>
      </w:r>
      <w:r w:rsidRPr="00D04346">
        <w:rPr>
          <w:rFonts w:ascii="Arial" w:hAnsi="Arial"/>
          <w:b/>
          <w:i w:val="0"/>
        </w:rPr>
        <w:t>:</w:t>
      </w:r>
    </w:p>
    <w:p w14:paraId="4D13DB98" w14:textId="77777777" w:rsidR="004C02EF" w:rsidRPr="00131EFA" w:rsidRDefault="004C02EF" w:rsidP="004C02EF">
      <w:pPr>
        <w:pStyle w:val="SyntaxDefinition"/>
      </w:pPr>
      <w:r>
        <w:rPr>
          <w:rFonts w:ascii="Courier New" w:hAnsi="Courier New"/>
          <w:b/>
          <w:i w:val="0"/>
        </w:rPr>
        <w:t>continue ;</w:t>
      </w:r>
      <w:r>
        <w:rPr>
          <w:rFonts w:ascii="Courier New" w:hAnsi="Courier New"/>
          <w:b/>
          <w:i w:val="0"/>
        </w:rPr>
        <w:br/>
      </w:r>
      <w:r w:rsidRPr="00C226F6">
        <w:rPr>
          <w:rFonts w:ascii="Courier New" w:hAnsi="Courier New"/>
          <w:b/>
          <w:i w:val="0"/>
        </w:rPr>
        <w:t xml:space="preserve">continue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131EFA">
        <w:t xml:space="preserve"> Identifier</w:t>
      </w:r>
      <w:r w:rsidRPr="00C226F6">
        <w:rPr>
          <w:rFonts w:ascii="Courier New" w:hAnsi="Courier New"/>
          <w:b/>
          <w:i w:val="0"/>
        </w:rPr>
        <w:t>;</w:t>
      </w:r>
    </w:p>
    <w:p w14:paraId="0DDC4305" w14:textId="77777777" w:rsidR="004C02EF" w:rsidRPr="002912E1" w:rsidRDefault="004C02EF" w:rsidP="004C02EF">
      <w:pPr>
        <w:pStyle w:val="Syntax"/>
      </w:pPr>
      <w:r w:rsidRPr="002912E1">
        <w:t>Semantics</w:t>
      </w:r>
    </w:p>
    <w:p w14:paraId="5603C067" w14:textId="77777777" w:rsidR="004C02EF" w:rsidRDefault="004C02EF" w:rsidP="004C02EF">
      <w:r>
        <w:t>A program is considered syntactically incorrect if either of the following is true:</w:t>
      </w:r>
      <w:bookmarkStart w:id="5613" w:name="_Toc382212784"/>
    </w:p>
    <w:p w14:paraId="68F901FD" w14:textId="77777777" w:rsidR="004C02EF" w:rsidRPr="00D00D4A" w:rsidRDefault="004C02EF" w:rsidP="004C02EF">
      <w:pPr>
        <w:pStyle w:val="Bullet2Notlast"/>
        <w:numPr>
          <w:ilvl w:val="0"/>
          <w:numId w:val="26"/>
        </w:numPr>
        <w:ind w:left="1080"/>
        <w:rPr>
          <w:rFonts w:ascii="Arial" w:hAnsi="Arial"/>
        </w:rPr>
      </w:pPr>
      <w:r w:rsidRPr="00D00D4A">
        <w:rPr>
          <w:rFonts w:ascii="Arial" w:hAnsi="Arial"/>
        </w:rPr>
        <w:t xml:space="preserve">The program contains a </w:t>
      </w:r>
      <w:r>
        <w:rPr>
          <w:rFonts w:ascii="Courier New" w:hAnsi="Courier New"/>
          <w:b/>
        </w:rPr>
        <w:t>continue</w:t>
      </w:r>
      <w:r w:rsidRPr="00D00D4A">
        <w:rPr>
          <w:rFonts w:ascii="Arial" w:hAnsi="Arial"/>
        </w:rPr>
        <w:t xml:space="preserve"> statement without the optional </w:t>
      </w:r>
      <w:r w:rsidRPr="00131EFA">
        <w:rPr>
          <w:i/>
        </w:rPr>
        <w:t>Identifier</w:t>
      </w:r>
      <w:r w:rsidRPr="00D00D4A">
        <w:rPr>
          <w:rFonts w:ascii="Arial" w:hAnsi="Arial"/>
        </w:rPr>
        <w:t xml:space="preserve">, which is not nested, directly or indirectly (but not crossing function boundaries), within an </w:t>
      </w:r>
      <w:r w:rsidRPr="00131EFA">
        <w:rPr>
          <w:i/>
        </w:rPr>
        <w:t>IterationStatement</w:t>
      </w:r>
      <w:r w:rsidRPr="00D00D4A">
        <w:rPr>
          <w:rFonts w:ascii="Arial" w:hAnsi="Arial"/>
        </w:rPr>
        <w:t>.</w:t>
      </w:r>
    </w:p>
    <w:p w14:paraId="33CE2732" w14:textId="77777777" w:rsidR="004C02EF" w:rsidRPr="00D00D4A" w:rsidRDefault="004C02EF" w:rsidP="004C02EF">
      <w:pPr>
        <w:pStyle w:val="Bullet2Last"/>
        <w:numPr>
          <w:ilvl w:val="0"/>
          <w:numId w:val="26"/>
        </w:numPr>
        <w:ind w:left="1080"/>
        <w:rPr>
          <w:rFonts w:ascii="Arial" w:hAnsi="Arial"/>
        </w:rPr>
      </w:pPr>
      <w:r w:rsidRPr="00D00D4A">
        <w:rPr>
          <w:rFonts w:ascii="Arial" w:hAnsi="Arial"/>
        </w:rPr>
        <w:t xml:space="preserve">The program contains a </w:t>
      </w:r>
      <w:r>
        <w:rPr>
          <w:rFonts w:ascii="Courier New" w:hAnsi="Courier New"/>
          <w:b/>
        </w:rPr>
        <w:t>continue</w:t>
      </w:r>
      <w:r w:rsidRPr="00D00D4A">
        <w:rPr>
          <w:rFonts w:ascii="Arial" w:hAnsi="Arial"/>
        </w:rPr>
        <w:t xml:space="preserve"> statement with the optional </w:t>
      </w:r>
      <w:r w:rsidRPr="00131EFA">
        <w:rPr>
          <w:i/>
        </w:rPr>
        <w:t>Identifier</w:t>
      </w:r>
      <w:r w:rsidRPr="00D00D4A">
        <w:rPr>
          <w:rFonts w:ascii="Arial" w:hAnsi="Arial"/>
        </w:rPr>
        <w:t xml:space="preserve">, where </w:t>
      </w:r>
      <w:r w:rsidRPr="00131EFA">
        <w:rPr>
          <w:i/>
        </w:rPr>
        <w:t>Identifier</w:t>
      </w:r>
      <w:r w:rsidRPr="00D00D4A">
        <w:rPr>
          <w:rFonts w:ascii="Arial" w:hAnsi="Arial"/>
        </w:rPr>
        <w:t xml:space="preserve"> does not appear in the label set of an enclosing (but not crossing function boundaries) </w:t>
      </w:r>
      <w:r w:rsidRPr="00131EFA">
        <w:rPr>
          <w:i/>
        </w:rPr>
        <w:t>IterationStatement</w:t>
      </w:r>
      <w:r w:rsidRPr="00D00D4A">
        <w:rPr>
          <w:rFonts w:ascii="Arial" w:hAnsi="Arial"/>
        </w:rPr>
        <w:t>.</w:t>
      </w:r>
    </w:p>
    <w:p w14:paraId="06C26C4E" w14:textId="77777777" w:rsidR="004C02EF" w:rsidRDefault="004C02EF" w:rsidP="004C02EF">
      <w:r>
        <w:t xml:space="preserve">A </w:t>
      </w:r>
      <w:r w:rsidRPr="00131EFA">
        <w:rPr>
          <w:rFonts w:ascii="Times New Roman" w:hAnsi="Times New Roman"/>
          <w:i/>
        </w:rPr>
        <w:t>ContinueStatement</w:t>
      </w:r>
      <w:r>
        <w:t xml:space="preserve"> without an </w:t>
      </w:r>
      <w:r w:rsidRPr="00131EFA">
        <w:rPr>
          <w:rFonts w:ascii="Times New Roman" w:hAnsi="Times New Roman"/>
          <w:i/>
        </w:rPr>
        <w:t>Identifier</w:t>
      </w:r>
      <w:r>
        <w:t xml:space="preserve"> is evaluated as follows:</w:t>
      </w:r>
    </w:p>
    <w:p w14:paraId="6BC19638" w14:textId="77777777" w:rsidR="004C02EF" w:rsidRPr="00D828E7" w:rsidRDefault="004C02EF" w:rsidP="004C02EF">
      <w:pPr>
        <w:pStyle w:val="Alg2"/>
        <w:numPr>
          <w:ilvl w:val="0"/>
          <w:numId w:val="128"/>
        </w:numPr>
        <w:spacing w:after="220"/>
      </w:pPr>
      <w:r w:rsidRPr="00D828E7">
        <w:t>Return (</w:t>
      </w:r>
      <w:r w:rsidRPr="00D828E7">
        <w:rPr>
          <w:rFonts w:ascii="Arial" w:hAnsi="Arial" w:cs="Arial"/>
        </w:rPr>
        <w:t>continue</w:t>
      </w:r>
      <w:r w:rsidRPr="00D828E7">
        <w:t xml:space="preserve">, </w:t>
      </w:r>
      <w:r w:rsidRPr="00D828E7">
        <w:rPr>
          <w:rFonts w:ascii="Arial" w:hAnsi="Arial" w:cs="Arial"/>
        </w:rPr>
        <w:t>empty</w:t>
      </w:r>
      <w:r w:rsidRPr="00D828E7">
        <w:t xml:space="preserve">, </w:t>
      </w:r>
      <w:r w:rsidRPr="00D828E7">
        <w:rPr>
          <w:rFonts w:ascii="Arial" w:hAnsi="Arial" w:cs="Arial"/>
        </w:rPr>
        <w:t>empty</w:t>
      </w:r>
      <w:r w:rsidRPr="00D828E7">
        <w:t>).</w:t>
      </w:r>
    </w:p>
    <w:p w14:paraId="7CACD0C9" w14:textId="77777777" w:rsidR="004C02EF" w:rsidRPr="00D828E7" w:rsidRDefault="004C02EF" w:rsidP="004C02EF">
      <w:pPr>
        <w:rPr>
          <w:rFonts w:ascii="Times New Roman" w:hAnsi="Times New Roman"/>
        </w:rPr>
      </w:pPr>
      <w:r>
        <w:t xml:space="preserve">A </w:t>
      </w:r>
      <w:r w:rsidRPr="00131EFA">
        <w:rPr>
          <w:rFonts w:ascii="Times New Roman" w:hAnsi="Times New Roman"/>
          <w:i/>
        </w:rPr>
        <w:t>ContinueStatement</w:t>
      </w:r>
      <w:r>
        <w:t xml:space="preserve"> with the optional </w:t>
      </w:r>
      <w:r w:rsidRPr="00131EFA">
        <w:rPr>
          <w:rFonts w:ascii="Times New Roman" w:hAnsi="Times New Roman"/>
          <w:i/>
        </w:rPr>
        <w:t>Identifier</w:t>
      </w:r>
      <w:r>
        <w:t xml:space="preserve"> is evaluated as follows:</w:t>
      </w:r>
    </w:p>
    <w:p w14:paraId="0CD2A556" w14:textId="77777777" w:rsidR="004C02EF" w:rsidRPr="00D00D4A" w:rsidRDefault="004C02EF" w:rsidP="004C02EF">
      <w:pPr>
        <w:pStyle w:val="Alg2"/>
        <w:numPr>
          <w:ilvl w:val="0"/>
          <w:numId w:val="129"/>
        </w:numPr>
        <w:spacing w:after="220"/>
        <w:rPr>
          <w:rFonts w:ascii="Arial" w:hAnsi="Arial"/>
        </w:rPr>
      </w:pPr>
      <w:r w:rsidRPr="00D828E7">
        <w:t>Return (</w:t>
      </w:r>
      <w:r w:rsidRPr="00D828E7">
        <w:rPr>
          <w:rFonts w:ascii="Arial" w:hAnsi="Arial" w:cs="Arial"/>
        </w:rPr>
        <w:t>continue</w:t>
      </w:r>
      <w:r w:rsidRPr="00D828E7">
        <w:t xml:space="preserve">, </w:t>
      </w:r>
      <w:r w:rsidRPr="00D828E7">
        <w:rPr>
          <w:rFonts w:ascii="Arial" w:hAnsi="Arial"/>
        </w:rPr>
        <w:t>empty</w:t>
      </w:r>
      <w:r w:rsidRPr="00D828E7">
        <w:t>,</w:t>
      </w:r>
      <w:r w:rsidRPr="00D00D4A">
        <w:rPr>
          <w:rFonts w:ascii="Arial" w:hAnsi="Arial"/>
        </w:rPr>
        <w:t xml:space="preserve"> </w:t>
      </w:r>
      <w:r w:rsidRPr="00131EFA">
        <w:rPr>
          <w:i/>
        </w:rPr>
        <w:t>Identifier</w:t>
      </w:r>
      <w:r w:rsidRPr="00D828E7">
        <w:t>).</w:t>
      </w:r>
    </w:p>
    <w:p w14:paraId="081D8087" w14:textId="77777777" w:rsidR="004C02EF" w:rsidRDefault="004C02EF" w:rsidP="00B43482">
      <w:pPr>
        <w:pStyle w:val="20"/>
        <w:numPr>
          <w:ilvl w:val="0"/>
          <w:numId w:val="0"/>
        </w:numPr>
      </w:pPr>
      <w:bookmarkStart w:id="5614" w:name="_Toc375031207"/>
      <w:bookmarkStart w:id="5615" w:name="_Toc381513720"/>
      <w:bookmarkStart w:id="5616" w:name="_Toc382212242"/>
      <w:bookmarkStart w:id="5617" w:name="_Toc382212785"/>
      <w:bookmarkStart w:id="5618" w:name="_Toc382291587"/>
      <w:bookmarkStart w:id="5619" w:name="_Ref382717823"/>
      <w:bookmarkStart w:id="5620" w:name="_Toc385672236"/>
      <w:bookmarkStart w:id="5621" w:name="_Toc393690340"/>
      <w:bookmarkStart w:id="5622" w:name="_Ref440445472"/>
      <w:bookmarkStart w:id="5623" w:name="_Toc472818886"/>
      <w:bookmarkStart w:id="5624" w:name="_Toc235503461"/>
      <w:bookmarkStart w:id="5625" w:name="_Toc241509236"/>
      <w:bookmarkStart w:id="5626" w:name="_Toc244416723"/>
      <w:bookmarkStart w:id="5627" w:name="_Toc276631087"/>
      <w:bookmarkStart w:id="5628" w:name="_Toc178387101"/>
      <w:bookmarkEnd w:id="5613"/>
      <w:r>
        <w:t>12.8</w:t>
      </w:r>
      <w:r>
        <w:tab/>
        <w:t xml:space="preserve">The </w:t>
      </w:r>
      <w:r>
        <w:rPr>
          <w:rFonts w:ascii="Courier New" w:hAnsi="Courier New"/>
        </w:rPr>
        <w:t>break</w:t>
      </w:r>
      <w:r>
        <w:t xml:space="preserve"> Statemen</w:t>
      </w:r>
      <w:bookmarkEnd w:id="5614"/>
      <w:bookmarkEnd w:id="5615"/>
      <w:bookmarkEnd w:id="5616"/>
      <w:bookmarkEnd w:id="5617"/>
      <w:bookmarkEnd w:id="5618"/>
      <w:bookmarkEnd w:id="5619"/>
      <w:bookmarkEnd w:id="5620"/>
      <w:bookmarkEnd w:id="5621"/>
      <w:r>
        <w:t>t</w:t>
      </w:r>
      <w:bookmarkEnd w:id="5622"/>
      <w:bookmarkEnd w:id="5623"/>
      <w:bookmarkEnd w:id="5624"/>
      <w:bookmarkEnd w:id="5625"/>
      <w:bookmarkEnd w:id="5626"/>
      <w:bookmarkEnd w:id="5627"/>
      <w:bookmarkEnd w:id="5628"/>
    </w:p>
    <w:p w14:paraId="6ED87BEE" w14:textId="77777777" w:rsidR="004C02EF" w:rsidRDefault="004C02EF" w:rsidP="004C02EF">
      <w:pPr>
        <w:pStyle w:val="Syntax"/>
      </w:pPr>
      <w:r w:rsidRPr="002912E1">
        <w:t>Syntax</w:t>
      </w:r>
    </w:p>
    <w:p w14:paraId="02173ED8" w14:textId="77777777" w:rsidR="004C02EF" w:rsidRPr="00131EFA" w:rsidRDefault="004C02EF" w:rsidP="004C02EF">
      <w:pPr>
        <w:pStyle w:val="SyntaxRule"/>
      </w:pPr>
      <w:r w:rsidRPr="00131EFA">
        <w:t xml:space="preserve">BreakStatement </w:t>
      </w:r>
      <w:r w:rsidRPr="00D04346">
        <w:rPr>
          <w:rFonts w:ascii="Arial" w:hAnsi="Arial"/>
          <w:b/>
          <w:i w:val="0"/>
        </w:rPr>
        <w:t>:</w:t>
      </w:r>
    </w:p>
    <w:p w14:paraId="50D28ECD" w14:textId="77777777" w:rsidR="004C02EF" w:rsidRPr="00131EFA" w:rsidRDefault="004C02EF" w:rsidP="004C02EF">
      <w:pPr>
        <w:pStyle w:val="SyntaxDefinition"/>
      </w:pPr>
      <w:r>
        <w:rPr>
          <w:rFonts w:ascii="Courier New" w:hAnsi="Courier New"/>
          <w:b/>
          <w:i w:val="0"/>
        </w:rPr>
        <w:t>break ;</w:t>
      </w:r>
      <w:r>
        <w:rPr>
          <w:rFonts w:ascii="Courier New" w:hAnsi="Courier New"/>
          <w:b/>
          <w:i w:val="0"/>
        </w:rPr>
        <w:br/>
      </w:r>
      <w:r w:rsidRPr="00C226F6">
        <w:rPr>
          <w:rFonts w:ascii="Courier New" w:hAnsi="Courier New"/>
          <w:b/>
          <w:i w:val="0"/>
        </w:rPr>
        <w:t>break</w:t>
      </w:r>
      <w:r w:rsidRPr="00131EFA">
        <w:rPr>
          <w:b/>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Pr>
          <w:rFonts w:ascii="Arial" w:hAnsi="Arial" w:cs="Arial"/>
          <w:i w:val="0"/>
          <w:sz w:val="16"/>
        </w:rPr>
        <w:t xml:space="preserve"> </w:t>
      </w:r>
      <w:r w:rsidRPr="00131EFA">
        <w:t xml:space="preserve">Identifier </w:t>
      </w:r>
      <w:r w:rsidRPr="00C226F6">
        <w:rPr>
          <w:rFonts w:ascii="Courier New" w:hAnsi="Courier New"/>
          <w:b/>
          <w:i w:val="0"/>
        </w:rPr>
        <w:t>;</w:t>
      </w:r>
    </w:p>
    <w:p w14:paraId="38BD405E" w14:textId="77777777" w:rsidR="004C02EF" w:rsidRPr="002912E1" w:rsidRDefault="004C02EF" w:rsidP="004C02EF">
      <w:pPr>
        <w:pStyle w:val="Syntax"/>
      </w:pPr>
      <w:r w:rsidRPr="002912E1">
        <w:t>Semantics</w:t>
      </w:r>
    </w:p>
    <w:p w14:paraId="4F5B2439" w14:textId="77777777" w:rsidR="004C02EF" w:rsidRDefault="004C02EF" w:rsidP="004C02EF">
      <w:r>
        <w:t>A program is considered syntactically incorrect if either of the following is true:</w:t>
      </w:r>
      <w:bookmarkStart w:id="5629" w:name="_Toc382212786"/>
    </w:p>
    <w:p w14:paraId="768982E2" w14:textId="77777777" w:rsidR="004C02EF" w:rsidRPr="00D00D4A" w:rsidRDefault="004C02EF" w:rsidP="004C02EF">
      <w:pPr>
        <w:pStyle w:val="Bullet2Notlast"/>
        <w:numPr>
          <w:ilvl w:val="0"/>
          <w:numId w:val="26"/>
        </w:numPr>
        <w:ind w:left="1080"/>
        <w:rPr>
          <w:rFonts w:ascii="Arial" w:hAnsi="Arial"/>
        </w:rPr>
      </w:pPr>
      <w:r w:rsidRPr="00D00D4A">
        <w:rPr>
          <w:rFonts w:ascii="Arial" w:hAnsi="Arial"/>
        </w:rPr>
        <w:t xml:space="preserve">The program contains a </w:t>
      </w:r>
      <w:r>
        <w:rPr>
          <w:rFonts w:ascii="Courier New" w:hAnsi="Courier New"/>
          <w:b/>
        </w:rPr>
        <w:t>break</w:t>
      </w:r>
      <w:r w:rsidRPr="00D00D4A">
        <w:rPr>
          <w:rFonts w:ascii="Arial" w:hAnsi="Arial"/>
        </w:rPr>
        <w:t xml:space="preserve"> statement without the optional </w:t>
      </w:r>
      <w:r w:rsidRPr="00131EFA">
        <w:rPr>
          <w:i/>
        </w:rPr>
        <w:t>Identifier</w:t>
      </w:r>
      <w:r w:rsidRPr="00D00D4A">
        <w:rPr>
          <w:rFonts w:ascii="Arial" w:hAnsi="Arial"/>
        </w:rPr>
        <w:t xml:space="preserve">, which is not nested, directly or indirectly (but not crossing function boundaries), within an </w:t>
      </w:r>
      <w:r w:rsidRPr="00131EFA">
        <w:rPr>
          <w:i/>
        </w:rPr>
        <w:t>IterationStatement</w:t>
      </w:r>
      <w:r w:rsidRPr="00D00D4A">
        <w:rPr>
          <w:rFonts w:ascii="Arial" w:hAnsi="Arial"/>
        </w:rPr>
        <w:t xml:space="preserve"> or a </w:t>
      </w:r>
      <w:r w:rsidRPr="00131EFA">
        <w:rPr>
          <w:i/>
        </w:rPr>
        <w:t>SwitchStatement</w:t>
      </w:r>
      <w:r w:rsidRPr="00D00D4A">
        <w:rPr>
          <w:rFonts w:ascii="Arial" w:hAnsi="Arial"/>
        </w:rPr>
        <w:t>.</w:t>
      </w:r>
    </w:p>
    <w:p w14:paraId="146F12B0" w14:textId="77777777" w:rsidR="004C02EF" w:rsidRPr="00D00D4A" w:rsidRDefault="004C02EF" w:rsidP="004C02EF">
      <w:pPr>
        <w:pStyle w:val="Bullet2Last"/>
        <w:numPr>
          <w:ilvl w:val="0"/>
          <w:numId w:val="26"/>
        </w:numPr>
        <w:ind w:left="1080"/>
        <w:rPr>
          <w:rFonts w:ascii="Arial" w:hAnsi="Arial"/>
        </w:rPr>
      </w:pPr>
      <w:r w:rsidRPr="00D00D4A">
        <w:rPr>
          <w:rFonts w:ascii="Arial" w:hAnsi="Arial"/>
        </w:rPr>
        <w:t xml:space="preserve">The program contains a </w:t>
      </w:r>
      <w:r>
        <w:rPr>
          <w:rFonts w:ascii="Courier New" w:hAnsi="Courier New"/>
          <w:b/>
        </w:rPr>
        <w:t>break</w:t>
      </w:r>
      <w:r w:rsidRPr="00D00D4A">
        <w:rPr>
          <w:rFonts w:ascii="Arial" w:hAnsi="Arial"/>
        </w:rPr>
        <w:t xml:space="preserve"> statement with the optional </w:t>
      </w:r>
      <w:r w:rsidRPr="00131EFA">
        <w:rPr>
          <w:i/>
        </w:rPr>
        <w:t>Identifier</w:t>
      </w:r>
      <w:r w:rsidRPr="00D00D4A">
        <w:rPr>
          <w:rFonts w:ascii="Arial" w:hAnsi="Arial"/>
        </w:rPr>
        <w:t xml:space="preserve">, where </w:t>
      </w:r>
      <w:r w:rsidRPr="00131EFA">
        <w:rPr>
          <w:i/>
        </w:rPr>
        <w:t>Identifier</w:t>
      </w:r>
      <w:r w:rsidRPr="00D00D4A">
        <w:rPr>
          <w:rFonts w:ascii="Arial" w:hAnsi="Arial"/>
        </w:rPr>
        <w:t xml:space="preserve"> does not appear in the label set of an enclosing (but not crossing function boundaries) </w:t>
      </w:r>
      <w:r w:rsidRPr="00131EFA">
        <w:rPr>
          <w:i/>
        </w:rPr>
        <w:t>Statement</w:t>
      </w:r>
      <w:r w:rsidRPr="00D00D4A">
        <w:rPr>
          <w:rFonts w:ascii="Arial" w:hAnsi="Arial"/>
        </w:rPr>
        <w:t>.</w:t>
      </w:r>
    </w:p>
    <w:p w14:paraId="042CA3B6" w14:textId="77777777" w:rsidR="004C02EF" w:rsidRDefault="004C02EF" w:rsidP="004C02EF">
      <w:r>
        <w:t xml:space="preserve">A </w:t>
      </w:r>
      <w:r w:rsidRPr="00131EFA">
        <w:rPr>
          <w:rFonts w:ascii="Times New Roman" w:hAnsi="Times New Roman"/>
          <w:i/>
        </w:rPr>
        <w:t>BreakStatement</w:t>
      </w:r>
      <w:r>
        <w:t xml:space="preserve"> without an </w:t>
      </w:r>
      <w:r w:rsidRPr="00131EFA">
        <w:rPr>
          <w:rFonts w:ascii="Times New Roman" w:hAnsi="Times New Roman"/>
          <w:i/>
        </w:rPr>
        <w:t>Identifier</w:t>
      </w:r>
      <w:r>
        <w:t xml:space="preserve"> is evaluated as follows:</w:t>
      </w:r>
    </w:p>
    <w:p w14:paraId="3F913251" w14:textId="77777777" w:rsidR="004C02EF" w:rsidRPr="00D828E7" w:rsidRDefault="004C02EF" w:rsidP="004C02EF">
      <w:pPr>
        <w:pStyle w:val="Alg2"/>
        <w:numPr>
          <w:ilvl w:val="0"/>
          <w:numId w:val="130"/>
        </w:numPr>
        <w:spacing w:after="220"/>
      </w:pPr>
      <w:r w:rsidRPr="00D828E7">
        <w:t>Return (</w:t>
      </w:r>
      <w:r w:rsidRPr="00D828E7">
        <w:rPr>
          <w:rFonts w:ascii="Arial" w:hAnsi="Arial" w:cs="Arial"/>
        </w:rPr>
        <w:t>break</w:t>
      </w:r>
      <w:r w:rsidRPr="00D828E7">
        <w:t xml:space="preserve">, </w:t>
      </w:r>
      <w:r w:rsidRPr="00D828E7">
        <w:rPr>
          <w:rFonts w:ascii="Arial" w:hAnsi="Arial" w:cs="Arial"/>
        </w:rPr>
        <w:t>empty</w:t>
      </w:r>
      <w:r w:rsidRPr="00D828E7">
        <w:t xml:space="preserve">, </w:t>
      </w:r>
      <w:r w:rsidRPr="008F6B36">
        <w:rPr>
          <w:rFonts w:ascii="Arial" w:hAnsi="Arial" w:cs="Arial"/>
        </w:rPr>
        <w:t>empty</w:t>
      </w:r>
      <w:r w:rsidRPr="00D828E7">
        <w:t>).</w:t>
      </w:r>
    </w:p>
    <w:p w14:paraId="404425EB" w14:textId="77777777" w:rsidR="004C02EF" w:rsidRDefault="004C02EF" w:rsidP="004C02EF">
      <w:r>
        <w:t xml:space="preserve">A </w:t>
      </w:r>
      <w:r w:rsidRPr="00131EFA">
        <w:rPr>
          <w:rFonts w:ascii="Times New Roman" w:hAnsi="Times New Roman"/>
          <w:i/>
        </w:rPr>
        <w:t>BreakStatement</w:t>
      </w:r>
      <w:r>
        <w:t xml:space="preserve"> with an </w:t>
      </w:r>
      <w:r w:rsidRPr="00131EFA">
        <w:rPr>
          <w:rFonts w:ascii="Times New Roman" w:hAnsi="Times New Roman"/>
          <w:i/>
        </w:rPr>
        <w:t>Identifier</w:t>
      </w:r>
      <w:r>
        <w:t xml:space="preserve"> is evaluated as follows:</w:t>
      </w:r>
    </w:p>
    <w:p w14:paraId="116F6FB5" w14:textId="77777777" w:rsidR="004C02EF" w:rsidRPr="00D828E7" w:rsidRDefault="004C02EF" w:rsidP="004C02EF">
      <w:pPr>
        <w:pStyle w:val="Alg2"/>
        <w:numPr>
          <w:ilvl w:val="0"/>
          <w:numId w:val="131"/>
        </w:numPr>
        <w:spacing w:after="220"/>
      </w:pPr>
      <w:r w:rsidRPr="00D828E7">
        <w:t>Return (</w:t>
      </w:r>
      <w:r w:rsidRPr="008F6B36">
        <w:rPr>
          <w:rFonts w:ascii="Arial" w:hAnsi="Arial" w:cs="Arial"/>
        </w:rPr>
        <w:t>break</w:t>
      </w:r>
      <w:r w:rsidRPr="00D828E7">
        <w:t xml:space="preserve">, </w:t>
      </w:r>
      <w:r w:rsidRPr="008F6B36">
        <w:rPr>
          <w:rFonts w:ascii="Arial" w:hAnsi="Arial" w:cs="Arial"/>
        </w:rPr>
        <w:t>empty</w:t>
      </w:r>
      <w:r w:rsidRPr="00D828E7">
        <w:t>,</w:t>
      </w:r>
      <w:r w:rsidRPr="00131EFA">
        <w:rPr>
          <w:i/>
        </w:rPr>
        <w:t xml:space="preserve"> Identifier</w:t>
      </w:r>
      <w:r w:rsidRPr="00D828E7">
        <w:t>).</w:t>
      </w:r>
    </w:p>
    <w:p w14:paraId="7B1D233B" w14:textId="77777777" w:rsidR="004C02EF" w:rsidRDefault="004C02EF" w:rsidP="00B43482">
      <w:pPr>
        <w:pStyle w:val="20"/>
        <w:numPr>
          <w:ilvl w:val="0"/>
          <w:numId w:val="0"/>
        </w:numPr>
      </w:pPr>
      <w:bookmarkStart w:id="5630" w:name="_Toc417706227"/>
      <w:bookmarkStart w:id="5631" w:name="_Ref449966595"/>
      <w:bookmarkStart w:id="5632" w:name="_Ref457437662"/>
      <w:bookmarkStart w:id="5633" w:name="_Ref457705349"/>
      <w:bookmarkStart w:id="5634" w:name="_Ref457792665"/>
      <w:bookmarkStart w:id="5635" w:name="_Toc472818887"/>
      <w:bookmarkStart w:id="5636" w:name="_Toc235503462"/>
      <w:bookmarkStart w:id="5637" w:name="_Toc241509237"/>
      <w:bookmarkStart w:id="5638" w:name="_Toc244416724"/>
      <w:bookmarkStart w:id="5639" w:name="_Toc276631088"/>
      <w:bookmarkStart w:id="5640" w:name="_Toc178387102"/>
      <w:bookmarkEnd w:id="5629"/>
      <w:r>
        <w:t>12.9</w:t>
      </w:r>
      <w:r>
        <w:tab/>
        <w:t xml:space="preserve">The </w:t>
      </w:r>
      <w:r>
        <w:rPr>
          <w:rFonts w:ascii="Courier New" w:hAnsi="Courier New"/>
        </w:rPr>
        <w:t>return</w:t>
      </w:r>
      <w:r>
        <w:t xml:space="preserve"> Statement</w:t>
      </w:r>
      <w:bookmarkEnd w:id="5630"/>
      <w:bookmarkEnd w:id="5631"/>
      <w:bookmarkEnd w:id="5632"/>
      <w:bookmarkEnd w:id="5633"/>
      <w:bookmarkEnd w:id="5634"/>
      <w:bookmarkEnd w:id="5635"/>
      <w:bookmarkEnd w:id="5636"/>
      <w:bookmarkEnd w:id="5637"/>
      <w:bookmarkEnd w:id="5638"/>
      <w:bookmarkEnd w:id="5639"/>
      <w:bookmarkEnd w:id="5640"/>
    </w:p>
    <w:p w14:paraId="27DD7C48" w14:textId="77777777" w:rsidR="004C02EF" w:rsidRDefault="004C02EF" w:rsidP="004C02EF">
      <w:pPr>
        <w:pStyle w:val="Syntax"/>
      </w:pPr>
      <w:r w:rsidRPr="002912E1">
        <w:t>Syntax</w:t>
      </w:r>
    </w:p>
    <w:p w14:paraId="76F594B8" w14:textId="77777777" w:rsidR="004C02EF" w:rsidRPr="00EF5EC8" w:rsidRDefault="004C02EF" w:rsidP="004C02EF">
      <w:pPr>
        <w:pStyle w:val="SyntaxRule"/>
      </w:pPr>
      <w:r w:rsidRPr="00131EFA">
        <w:t xml:space="preserve">ReturnStatement </w:t>
      </w:r>
      <w:r w:rsidRPr="00D04346">
        <w:rPr>
          <w:rFonts w:ascii="Arial" w:hAnsi="Arial"/>
          <w:b/>
          <w:i w:val="0"/>
        </w:rPr>
        <w:t>:</w:t>
      </w:r>
    </w:p>
    <w:p w14:paraId="46574A62" w14:textId="77777777" w:rsidR="004C02EF" w:rsidRPr="00EF5EC8" w:rsidRDefault="004C02EF" w:rsidP="004C02EF">
      <w:pPr>
        <w:pStyle w:val="SyntaxDefinition"/>
      </w:pPr>
      <w:r>
        <w:rPr>
          <w:rFonts w:ascii="Courier New" w:hAnsi="Courier New"/>
          <w:b/>
          <w:i w:val="0"/>
        </w:rPr>
        <w:t>return ;</w:t>
      </w:r>
      <w:r>
        <w:rPr>
          <w:rFonts w:ascii="Courier New" w:hAnsi="Courier New"/>
          <w:b/>
          <w:i w:val="0"/>
        </w:rPr>
        <w:br/>
        <w:t>r</w:t>
      </w:r>
      <w:r w:rsidRPr="00C226F6">
        <w:rPr>
          <w:rFonts w:ascii="Courier New" w:hAnsi="Courier New"/>
          <w:b/>
          <w:i w:val="0"/>
        </w:rPr>
        <w:t>eturn</w:t>
      </w:r>
      <w:r>
        <w:rPr>
          <w:rFonts w:ascii="Courier New" w:hAnsi="Courier New"/>
          <w:b/>
          <w:i w:val="0"/>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sidRPr="00EF5EC8">
        <w:rPr>
          <w:b/>
        </w:rPr>
        <w:t xml:space="preserve"> </w:t>
      </w:r>
      <w:r w:rsidRPr="00EF5EC8">
        <w:t xml:space="preserve">Expression </w:t>
      </w:r>
      <w:r w:rsidRPr="00C226F6">
        <w:rPr>
          <w:rFonts w:ascii="Courier New" w:hAnsi="Courier New"/>
          <w:b/>
          <w:i w:val="0"/>
        </w:rPr>
        <w:t>;</w:t>
      </w:r>
    </w:p>
    <w:p w14:paraId="1DCD6F0A" w14:textId="77777777" w:rsidR="004C02EF" w:rsidRPr="002912E1" w:rsidRDefault="004C02EF" w:rsidP="004C02EF">
      <w:pPr>
        <w:pStyle w:val="Syntax"/>
      </w:pPr>
      <w:r w:rsidRPr="002912E1">
        <w:t>Semantics</w:t>
      </w:r>
    </w:p>
    <w:p w14:paraId="6D299983" w14:textId="77777777" w:rsidR="004C02EF" w:rsidRDefault="004C02EF" w:rsidP="004C02EF">
      <w:r>
        <w:t xml:space="preserve">An ECMAScript program is considered syntactically incorrect if it contains a </w:t>
      </w:r>
      <w:r>
        <w:rPr>
          <w:rFonts w:ascii="Courier New" w:hAnsi="Courier New"/>
          <w:b/>
        </w:rPr>
        <w:t>return</w:t>
      </w:r>
      <w:r>
        <w:t xml:space="preserve"> statement that is not within a </w:t>
      </w:r>
      <w:r w:rsidRPr="00EF5EC8">
        <w:rPr>
          <w:rFonts w:ascii="Times New Roman" w:hAnsi="Times New Roman"/>
          <w:i/>
        </w:rPr>
        <w:t>FunctionBody</w:t>
      </w:r>
      <w:r>
        <w:t xml:space="preserve">. A </w:t>
      </w:r>
      <w:r>
        <w:rPr>
          <w:rFonts w:ascii="Courier New" w:hAnsi="Courier New"/>
          <w:b/>
        </w:rPr>
        <w:t>return</w:t>
      </w:r>
      <w:r>
        <w:t xml:space="preserve"> statement causes a function to cease execution and return a value to the caller. If </w:t>
      </w:r>
      <w:r w:rsidRPr="00EF5EC8">
        <w:rPr>
          <w:rFonts w:ascii="Times New Roman" w:hAnsi="Times New Roman"/>
          <w:i/>
        </w:rPr>
        <w:t>Expression</w:t>
      </w:r>
      <w:r>
        <w:t xml:space="preserve"> is omitted, the return value is </w:t>
      </w:r>
      <w:r>
        <w:rPr>
          <w:b/>
        </w:rPr>
        <w:t>undefined</w:t>
      </w:r>
      <w:r>
        <w:t xml:space="preserve">. Otherwise, the return value is the value of </w:t>
      </w:r>
      <w:r w:rsidRPr="00EF5EC8">
        <w:rPr>
          <w:rFonts w:ascii="Times New Roman" w:hAnsi="Times New Roman"/>
          <w:i/>
        </w:rPr>
        <w:t>Expression</w:t>
      </w:r>
      <w:r>
        <w:t>.</w:t>
      </w:r>
    </w:p>
    <w:p w14:paraId="6FF33059" w14:textId="77777777" w:rsidR="004C02EF" w:rsidRDefault="004C02EF" w:rsidP="004C02EF">
      <w:r>
        <w:t xml:space="preserve">A </w:t>
      </w:r>
      <w:r w:rsidRPr="00EF5EC8">
        <w:rPr>
          <w:rFonts w:ascii="Times New Roman" w:hAnsi="Times New Roman"/>
          <w:i/>
        </w:rPr>
        <w:t>ReturnStatement</w:t>
      </w:r>
      <w:r>
        <w:t xml:space="preserve"> is evaluated as follows:</w:t>
      </w:r>
    </w:p>
    <w:p w14:paraId="5F92A69D" w14:textId="77777777" w:rsidR="004C02EF" w:rsidRPr="008F6B36" w:rsidRDefault="004C02EF" w:rsidP="004C02EF">
      <w:pPr>
        <w:pStyle w:val="Alg2"/>
        <w:numPr>
          <w:ilvl w:val="0"/>
          <w:numId w:val="132"/>
        </w:numPr>
      </w:pPr>
      <w:r w:rsidRPr="008F6B36">
        <w:t xml:space="preserve">If the </w:t>
      </w:r>
      <w:r w:rsidRPr="00EF5EC8">
        <w:rPr>
          <w:i/>
        </w:rPr>
        <w:t>Expression</w:t>
      </w:r>
      <w:r w:rsidRPr="008F6B36">
        <w:t xml:space="preserve"> is not present, return (</w:t>
      </w:r>
      <w:r w:rsidRPr="008F6B36">
        <w:rPr>
          <w:rFonts w:ascii="Arial" w:hAnsi="Arial" w:cs="Arial"/>
        </w:rPr>
        <w:t>return</w:t>
      </w:r>
      <w:r w:rsidRPr="008F6B36">
        <w:t xml:space="preserve">, </w:t>
      </w:r>
      <w:r w:rsidRPr="008F6B36">
        <w:rPr>
          <w:rFonts w:ascii="Arial" w:hAnsi="Arial" w:cs="Arial"/>
        </w:rPr>
        <w:t>undefined</w:t>
      </w:r>
      <w:r w:rsidRPr="008F6B36">
        <w:t xml:space="preserve">, </w:t>
      </w:r>
      <w:r w:rsidRPr="008F6B36">
        <w:rPr>
          <w:rFonts w:ascii="Arial" w:hAnsi="Arial" w:cs="Arial"/>
        </w:rPr>
        <w:t>empty</w:t>
      </w:r>
      <w:r w:rsidRPr="008F6B36">
        <w:t>).</w:t>
      </w:r>
    </w:p>
    <w:p w14:paraId="180EBE9D" w14:textId="77777777" w:rsidR="004C02EF" w:rsidRPr="008F6B36" w:rsidRDefault="004C02EF" w:rsidP="004C02EF">
      <w:pPr>
        <w:pStyle w:val="Alg2"/>
        <w:numPr>
          <w:ilvl w:val="0"/>
          <w:numId w:val="132"/>
        </w:numPr>
      </w:pPr>
      <w:r w:rsidRPr="008F6B36">
        <w:t xml:space="preserve">Let </w:t>
      </w:r>
      <w:r w:rsidRPr="008F6B36">
        <w:rPr>
          <w:i/>
        </w:rPr>
        <w:t>exprRef</w:t>
      </w:r>
      <w:r w:rsidRPr="008F6B36">
        <w:t xml:space="preserve"> be the result of evaluating </w:t>
      </w:r>
      <w:r w:rsidRPr="00EF5EC8">
        <w:rPr>
          <w:i/>
        </w:rPr>
        <w:t>Expression</w:t>
      </w:r>
      <w:r w:rsidRPr="008F6B36">
        <w:t>.</w:t>
      </w:r>
    </w:p>
    <w:p w14:paraId="08B33DE4" w14:textId="77777777" w:rsidR="004C02EF" w:rsidRPr="008F6B36" w:rsidRDefault="004C02EF" w:rsidP="004C02EF">
      <w:pPr>
        <w:pStyle w:val="Alg2"/>
        <w:numPr>
          <w:ilvl w:val="0"/>
          <w:numId w:val="132"/>
        </w:numPr>
        <w:spacing w:after="220"/>
      </w:pPr>
      <w:r w:rsidRPr="008F6B36">
        <w:t>Return (</w:t>
      </w:r>
      <w:r w:rsidRPr="008F6B36">
        <w:rPr>
          <w:rFonts w:ascii="Arial" w:hAnsi="Arial" w:cs="Arial"/>
        </w:rPr>
        <w:t>return</w:t>
      </w:r>
      <w:r w:rsidRPr="008F6B36">
        <w:t>, GetValue(</w:t>
      </w:r>
      <w:r w:rsidRPr="008F6B36">
        <w:rPr>
          <w:i/>
        </w:rPr>
        <w:t>exprRef</w:t>
      </w:r>
      <w:r w:rsidRPr="008F6B36">
        <w:t xml:space="preserve">), </w:t>
      </w:r>
      <w:r w:rsidRPr="008F6B36">
        <w:rPr>
          <w:rFonts w:ascii="Arial" w:hAnsi="Arial" w:cs="Arial"/>
        </w:rPr>
        <w:t>empty</w:t>
      </w:r>
      <w:r w:rsidRPr="008F6B36">
        <w:t>).</w:t>
      </w:r>
    </w:p>
    <w:p w14:paraId="5F5A17C9" w14:textId="77777777" w:rsidR="004C02EF" w:rsidRDefault="004C02EF" w:rsidP="00B43482">
      <w:pPr>
        <w:pStyle w:val="20"/>
        <w:numPr>
          <w:ilvl w:val="0"/>
          <w:numId w:val="0"/>
        </w:numPr>
      </w:pPr>
      <w:bookmarkStart w:id="5641" w:name="_Toc417706228"/>
      <w:bookmarkStart w:id="5642" w:name="_Ref440445541"/>
      <w:bookmarkStart w:id="5643" w:name="_Ref457437663"/>
      <w:bookmarkStart w:id="5644" w:name="_Ref457707585"/>
      <w:bookmarkStart w:id="5645" w:name="_Ref457792686"/>
      <w:bookmarkStart w:id="5646" w:name="_Ref458333739"/>
      <w:bookmarkStart w:id="5647" w:name="_Ref458336610"/>
      <w:bookmarkStart w:id="5648" w:name="_Toc472818888"/>
      <w:bookmarkStart w:id="5649" w:name="_Toc235503463"/>
      <w:bookmarkStart w:id="5650" w:name="_Toc241509238"/>
      <w:bookmarkStart w:id="5651" w:name="_Toc244416725"/>
      <w:bookmarkStart w:id="5652" w:name="_Toc276631089"/>
      <w:bookmarkStart w:id="5653" w:name="_Toc178387103"/>
      <w:r>
        <w:t>12.10</w:t>
      </w:r>
      <w:r>
        <w:tab/>
        <w:t xml:space="preserve">The </w:t>
      </w:r>
      <w:r>
        <w:rPr>
          <w:rFonts w:ascii="Courier New" w:hAnsi="Courier New"/>
        </w:rPr>
        <w:t>with</w:t>
      </w:r>
      <w:r>
        <w:t xml:space="preserve"> Statement</w:t>
      </w:r>
      <w:bookmarkEnd w:id="5641"/>
      <w:bookmarkEnd w:id="5642"/>
      <w:bookmarkEnd w:id="5643"/>
      <w:bookmarkEnd w:id="5644"/>
      <w:bookmarkEnd w:id="5645"/>
      <w:bookmarkEnd w:id="5646"/>
      <w:bookmarkEnd w:id="5647"/>
      <w:bookmarkEnd w:id="5648"/>
      <w:bookmarkEnd w:id="5649"/>
      <w:bookmarkEnd w:id="5650"/>
      <w:bookmarkEnd w:id="5651"/>
      <w:bookmarkEnd w:id="5652"/>
      <w:bookmarkEnd w:id="5653"/>
    </w:p>
    <w:p w14:paraId="1E4F708F" w14:textId="77777777" w:rsidR="004C02EF" w:rsidRDefault="004C02EF" w:rsidP="004C02EF">
      <w:pPr>
        <w:pStyle w:val="Syntax"/>
      </w:pPr>
      <w:r w:rsidRPr="002912E1">
        <w:t>Syntax</w:t>
      </w:r>
    </w:p>
    <w:p w14:paraId="689DDF0F" w14:textId="77777777" w:rsidR="004C02EF" w:rsidRPr="00EF5EC8" w:rsidRDefault="004C02EF" w:rsidP="004C02EF">
      <w:pPr>
        <w:pStyle w:val="SyntaxRule"/>
      </w:pPr>
      <w:r w:rsidRPr="00EF5EC8">
        <w:t xml:space="preserve">WithStatement </w:t>
      </w:r>
      <w:r w:rsidRPr="00D04346">
        <w:rPr>
          <w:rFonts w:ascii="Arial" w:hAnsi="Arial"/>
          <w:b/>
          <w:i w:val="0"/>
        </w:rPr>
        <w:t>:</w:t>
      </w:r>
    </w:p>
    <w:p w14:paraId="0B833CBC" w14:textId="77777777" w:rsidR="004C02EF" w:rsidRPr="002912E1" w:rsidRDefault="004C02EF" w:rsidP="004C02EF">
      <w:pPr>
        <w:pStyle w:val="SyntaxDefinition"/>
      </w:pPr>
      <w:r w:rsidRPr="00C226F6">
        <w:rPr>
          <w:rFonts w:ascii="Courier New" w:hAnsi="Courier New"/>
          <w:b/>
          <w:i w:val="0"/>
        </w:rPr>
        <w:t>with</w:t>
      </w:r>
      <w:r w:rsidRPr="00EF5EC8">
        <w:t xml:space="preserve"> </w:t>
      </w:r>
      <w:r w:rsidRPr="00C226F6">
        <w:rPr>
          <w:rFonts w:ascii="Courier New" w:hAnsi="Courier New"/>
          <w:b/>
          <w:i w:val="0"/>
        </w:rPr>
        <w:t>(</w:t>
      </w:r>
      <w:r w:rsidRPr="00EF5EC8">
        <w:t xml:space="preserve"> Expression </w:t>
      </w:r>
      <w:r w:rsidRPr="00C226F6">
        <w:rPr>
          <w:rFonts w:ascii="Courier New" w:hAnsi="Courier New"/>
          <w:b/>
          <w:i w:val="0"/>
        </w:rPr>
        <w:t>)</w:t>
      </w:r>
      <w:r w:rsidRPr="00EF5EC8">
        <w:t xml:space="preserve"> Statement</w:t>
      </w:r>
    </w:p>
    <w:p w14:paraId="44BDBC8E" w14:textId="77777777" w:rsidR="004C02EF" w:rsidRPr="00211FB7" w:rsidRDefault="00211FB7" w:rsidP="004C02EF">
      <w:pPr>
        <w:rPr>
          <w:sz w:val="18"/>
          <w:rPrChange w:id="5654" w:author="Rev 3 Allen Wirfs-Brock" w:date="2011-09-02T11:19:00Z">
            <w:rPr/>
          </w:rPrChange>
        </w:rPr>
      </w:pPr>
      <w:ins w:id="5655" w:author="Rev 3 Allen Wirfs-Brock" w:date="2011-09-02T11:19:00Z">
        <w:r>
          <w:rPr>
            <w:sz w:val="18"/>
          </w:rPr>
          <w:t>NOTE</w:t>
        </w:r>
        <w:r>
          <w:rPr>
            <w:sz w:val="18"/>
          </w:rPr>
          <w:tab/>
        </w:r>
      </w:ins>
      <w:r w:rsidR="004C02EF" w:rsidRPr="00211FB7">
        <w:rPr>
          <w:sz w:val="18"/>
          <w:rPrChange w:id="5656" w:author="Rev 3 Allen Wirfs-Brock" w:date="2011-09-02T11:19:00Z">
            <w:rPr/>
          </w:rPrChange>
        </w:rPr>
        <w:t xml:space="preserve">The </w:t>
      </w:r>
      <w:r w:rsidR="004C02EF" w:rsidRPr="00211FB7">
        <w:rPr>
          <w:rFonts w:ascii="Courier New" w:hAnsi="Courier New"/>
          <w:b/>
          <w:sz w:val="18"/>
          <w:rPrChange w:id="5657" w:author="Rev 3 Allen Wirfs-Brock" w:date="2011-09-02T11:19:00Z">
            <w:rPr>
              <w:rFonts w:ascii="Courier New" w:hAnsi="Courier New"/>
              <w:b/>
            </w:rPr>
          </w:rPrChange>
        </w:rPr>
        <w:t xml:space="preserve">with </w:t>
      </w:r>
      <w:r w:rsidR="004C02EF" w:rsidRPr="00211FB7">
        <w:rPr>
          <w:sz w:val="18"/>
          <w:rPrChange w:id="5658" w:author="Rev 3 Allen Wirfs-Brock" w:date="2011-09-02T11:19:00Z">
            <w:rPr/>
          </w:rPrChange>
        </w:rPr>
        <w:t>statement adds an object environment record for a computed object to the lexical environment of the current execution context. It then executes a statement using this augmented lexical environment. Finally, it restores the original lexical environment.</w:t>
      </w:r>
    </w:p>
    <w:p w14:paraId="3DF77FA2" w14:textId="77777777" w:rsidR="004C02EF" w:rsidRPr="002912E1" w:rsidRDefault="004C02EF" w:rsidP="004C02EF">
      <w:pPr>
        <w:pStyle w:val="Syntax"/>
      </w:pPr>
      <w:r w:rsidRPr="002912E1">
        <w:t>Semantics</w:t>
      </w:r>
    </w:p>
    <w:p w14:paraId="5AE840D8" w14:textId="77777777" w:rsidR="00514CF8" w:rsidRDefault="00514CF8" w:rsidP="00514CF8">
      <w:pPr>
        <w:rPr>
          <w:ins w:id="5659" w:author="Rev 3 Allen Wirfs-Brock" w:date="2011-09-09T12:50:00Z"/>
        </w:rPr>
      </w:pPr>
      <w:ins w:id="5660" w:author="Rev 3 Allen Wirfs-Brock" w:date="2011-09-09T12:50:00Z">
        <w:r>
          <w:t xml:space="preserve">The static semantics of the production </w:t>
        </w:r>
        <w:r w:rsidRPr="00EF5EC8">
          <w:rPr>
            <w:rFonts w:ascii="Times New Roman" w:hAnsi="Times New Roman"/>
            <w:i/>
          </w:rPr>
          <w:t xml:space="preserve">WithStatement </w:t>
        </w:r>
        <w:r>
          <w:rPr>
            <w:b/>
          </w:rPr>
          <w:t>:</w:t>
        </w:r>
        <w:r w:rsidRPr="00EF5EC8">
          <w:rPr>
            <w:rFonts w:ascii="Times New Roman" w:hAnsi="Times New Roman"/>
            <w:i/>
          </w:rPr>
          <w:t xml:space="preserve"> </w:t>
        </w:r>
        <w:r>
          <w:rPr>
            <w:rFonts w:ascii="Courier New" w:hAnsi="Courier New"/>
            <w:b/>
          </w:rPr>
          <w:t>with</w:t>
        </w:r>
        <w:r w:rsidRPr="00EF5EC8">
          <w:rPr>
            <w:rFonts w:ascii="Times New Roman" w:hAnsi="Times New Roman"/>
            <w:i/>
          </w:rPr>
          <w:t xml:space="preserve"> </w:t>
        </w:r>
        <w:r>
          <w:rPr>
            <w:rFonts w:ascii="Courier New" w:hAnsi="Courier New"/>
            <w:b/>
          </w:rPr>
          <w:t>(</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w:t>
        </w:r>
        <w:r>
          <w:t xml:space="preserve"> are:</w:t>
        </w:r>
      </w:ins>
    </w:p>
    <w:p w14:paraId="1B0C73E4" w14:textId="77777777" w:rsidR="00514CF8" w:rsidRDefault="00514CF8" w:rsidP="00514CF8">
      <w:pPr>
        <w:numPr>
          <w:ilvl w:val="0"/>
          <w:numId w:val="411"/>
        </w:numPr>
        <w:spacing w:after="220"/>
        <w:rPr>
          <w:ins w:id="5661" w:author="Rev 3 Allen Wirfs-Brock" w:date="2011-09-09T12:50:00Z"/>
        </w:rPr>
      </w:pPr>
      <w:ins w:id="5662" w:author="Rev 3 Allen Wirfs-Brock" w:date="2011-09-09T12:50:00Z">
        <w:r>
          <w:t xml:space="preserve">It is a </w:t>
        </w:r>
        <w:r w:rsidRPr="00E170C4">
          <w:t>Syntax Error</w:t>
        </w:r>
        <w:r>
          <w:t xml:space="preserve"> if the code that matches this production is contained in static code.  </w:t>
        </w:r>
      </w:ins>
    </w:p>
    <w:p w14:paraId="47C6A800" w14:textId="77777777" w:rsidR="00D72593" w:rsidRDefault="00D72593" w:rsidP="00D72593">
      <w:pPr>
        <w:jc w:val="left"/>
        <w:rPr>
          <w:ins w:id="5663" w:author="Rev 3 Allen Wirfs-Brock" w:date="2011-09-02T11:18:00Z"/>
        </w:rPr>
      </w:pPr>
      <w:ins w:id="5664" w:author="Rev 3 Allen Wirfs-Brock" w:date="2011-09-02T11:18:00Z">
        <w:r>
          <w:t>The VarDeclaredNames of the</w:t>
        </w:r>
        <w:r w:rsidRPr="006D7E13">
          <w:t xml:space="preserve"> </w:t>
        </w:r>
        <w:r>
          <w:t xml:space="preserve">production  </w:t>
        </w:r>
        <w:r w:rsidRPr="00EF5EC8">
          <w:rPr>
            <w:rFonts w:ascii="Times New Roman" w:hAnsi="Times New Roman"/>
            <w:i/>
          </w:rPr>
          <w:t xml:space="preserve">WithStatement </w:t>
        </w:r>
        <w:r>
          <w:rPr>
            <w:b/>
          </w:rPr>
          <w:t>:</w:t>
        </w:r>
        <w:r w:rsidRPr="00EF5EC8">
          <w:rPr>
            <w:rFonts w:ascii="Times New Roman" w:hAnsi="Times New Roman"/>
            <w:i/>
          </w:rPr>
          <w:t xml:space="preserve"> </w:t>
        </w:r>
        <w:r>
          <w:rPr>
            <w:rFonts w:ascii="Courier New" w:hAnsi="Courier New"/>
            <w:b/>
          </w:rPr>
          <w:t>with</w:t>
        </w:r>
        <w:r w:rsidRPr="00EF5EC8">
          <w:rPr>
            <w:rFonts w:ascii="Times New Roman" w:hAnsi="Times New Roman"/>
            <w:i/>
          </w:rPr>
          <w:t xml:space="preserve"> </w:t>
        </w:r>
        <w:r>
          <w:rPr>
            <w:rFonts w:ascii="Courier New" w:hAnsi="Courier New"/>
            <w:b/>
          </w:rPr>
          <w:t>(</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w:t>
        </w:r>
        <w:r>
          <w:t xml:space="preserve"> is determined as follows:</w:t>
        </w:r>
      </w:ins>
    </w:p>
    <w:p w14:paraId="2B27EE5B" w14:textId="77777777" w:rsidR="00D72593" w:rsidRDefault="00D72593" w:rsidP="00D72593">
      <w:pPr>
        <w:pStyle w:val="Alg4"/>
        <w:numPr>
          <w:ilvl w:val="0"/>
          <w:numId w:val="513"/>
        </w:numPr>
        <w:spacing w:after="220"/>
        <w:contextualSpacing/>
        <w:rPr>
          <w:ins w:id="5665" w:author="Rev 3 Allen Wirfs-Brock" w:date="2011-09-02T11:18:00Z"/>
        </w:rPr>
      </w:pPr>
      <w:ins w:id="5666" w:author="Rev 3 Allen Wirfs-Brock" w:date="2011-09-02T11:18:00Z">
        <w:r>
          <w:t xml:space="preserve">Return the VarDeclaredNames of </w:t>
        </w:r>
        <w:r w:rsidRPr="00E641FE">
          <w:rPr>
            <w:i/>
          </w:rPr>
          <w:t>Statement</w:t>
        </w:r>
        <w:r>
          <w:t>.</w:t>
        </w:r>
      </w:ins>
    </w:p>
    <w:p w14:paraId="35EFD12E" w14:textId="77777777" w:rsidR="004C02EF" w:rsidRDefault="004C02EF" w:rsidP="004C02EF">
      <w:r>
        <w:t xml:space="preserve">The production </w:t>
      </w:r>
      <w:r w:rsidRPr="00EF5EC8">
        <w:rPr>
          <w:rFonts w:ascii="Times New Roman" w:hAnsi="Times New Roman"/>
          <w:i/>
        </w:rPr>
        <w:t xml:space="preserve">WithStatement </w:t>
      </w:r>
      <w:r>
        <w:rPr>
          <w:b/>
        </w:rPr>
        <w:t>:</w:t>
      </w:r>
      <w:r w:rsidRPr="00EF5EC8">
        <w:rPr>
          <w:rFonts w:ascii="Times New Roman" w:hAnsi="Times New Roman"/>
          <w:i/>
        </w:rPr>
        <w:t xml:space="preserve"> </w:t>
      </w:r>
      <w:r>
        <w:rPr>
          <w:rFonts w:ascii="Courier New" w:hAnsi="Courier New"/>
          <w:b/>
        </w:rPr>
        <w:t>with</w:t>
      </w:r>
      <w:r w:rsidRPr="00EF5EC8">
        <w:rPr>
          <w:rFonts w:ascii="Times New Roman" w:hAnsi="Times New Roman"/>
          <w:i/>
        </w:rPr>
        <w:t xml:space="preserve"> </w:t>
      </w:r>
      <w:r>
        <w:rPr>
          <w:rFonts w:ascii="Courier New" w:hAnsi="Courier New"/>
          <w:b/>
        </w:rPr>
        <w:t>(</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w:t>
      </w:r>
      <w:r>
        <w:t xml:space="preserve"> is evaluated as follows:</w:t>
      </w:r>
      <w:bookmarkStart w:id="5667" w:name="_Toc382212791"/>
    </w:p>
    <w:p w14:paraId="4C38AD6C" w14:textId="77777777" w:rsidR="004C02EF" w:rsidRPr="008F6B36" w:rsidRDefault="004C02EF" w:rsidP="004C02EF">
      <w:pPr>
        <w:pStyle w:val="Alg2"/>
        <w:numPr>
          <w:ilvl w:val="0"/>
          <w:numId w:val="133"/>
        </w:numPr>
      </w:pPr>
      <w:r w:rsidRPr="008F6B36">
        <w:t xml:space="preserve">Let </w:t>
      </w:r>
      <w:r w:rsidRPr="008F6B36">
        <w:rPr>
          <w:i/>
        </w:rPr>
        <w:t>val</w:t>
      </w:r>
      <w:r w:rsidRPr="008F6B36">
        <w:t xml:space="preserve"> be the result of evaluating </w:t>
      </w:r>
      <w:r w:rsidRPr="00EF5EC8">
        <w:rPr>
          <w:i/>
        </w:rPr>
        <w:t>Expression</w:t>
      </w:r>
      <w:bookmarkEnd w:id="5667"/>
      <w:r w:rsidRPr="008F6B36">
        <w:t>.</w:t>
      </w:r>
      <w:bookmarkStart w:id="5668" w:name="_Toc382212792"/>
    </w:p>
    <w:p w14:paraId="3561EEAA" w14:textId="77777777" w:rsidR="004C02EF" w:rsidRPr="008F6B36" w:rsidRDefault="004C02EF" w:rsidP="004C02EF">
      <w:pPr>
        <w:pStyle w:val="Alg2"/>
        <w:numPr>
          <w:ilvl w:val="0"/>
          <w:numId w:val="133"/>
        </w:numPr>
      </w:pPr>
      <w:r w:rsidRPr="008F6B36">
        <w:t xml:space="preserve">Let </w:t>
      </w:r>
      <w:r w:rsidRPr="008F6B36">
        <w:rPr>
          <w:i/>
        </w:rPr>
        <w:t>obj</w:t>
      </w:r>
      <w:r w:rsidRPr="008F6B36">
        <w:t xml:space="preserve"> be ToObject(GetValue(</w:t>
      </w:r>
      <w:r w:rsidRPr="008F6B36">
        <w:rPr>
          <w:i/>
        </w:rPr>
        <w:t>val</w:t>
      </w:r>
      <w:r w:rsidRPr="008F6B36">
        <w:t>)</w:t>
      </w:r>
      <w:bookmarkEnd w:id="5668"/>
      <w:r w:rsidRPr="008F6B36">
        <w:t>).</w:t>
      </w:r>
      <w:bookmarkStart w:id="5669" w:name="_Toc382212793"/>
    </w:p>
    <w:p w14:paraId="090DAEDA" w14:textId="77777777" w:rsidR="004C02EF" w:rsidRPr="008F6B36" w:rsidRDefault="004C02EF" w:rsidP="004C02EF">
      <w:pPr>
        <w:pStyle w:val="Alg2"/>
        <w:numPr>
          <w:ilvl w:val="0"/>
          <w:numId w:val="133"/>
        </w:numPr>
      </w:pPr>
      <w:bookmarkStart w:id="5670" w:name="_Toc382212794"/>
      <w:bookmarkEnd w:id="5669"/>
      <w:r w:rsidRPr="008F6B36">
        <w:t xml:space="preserve">Let </w:t>
      </w:r>
      <w:r w:rsidRPr="008F6B36">
        <w:rPr>
          <w:i/>
        </w:rPr>
        <w:t>oldEnv</w:t>
      </w:r>
      <w:r w:rsidRPr="008F6B36">
        <w:t xml:space="preserve"> be the running execution context’s LexicalEnvironment.</w:t>
      </w:r>
    </w:p>
    <w:p w14:paraId="6CF9926C" w14:textId="77777777" w:rsidR="004C02EF" w:rsidRPr="008F6B36" w:rsidRDefault="004C02EF" w:rsidP="004C02EF">
      <w:pPr>
        <w:pStyle w:val="Alg2"/>
        <w:numPr>
          <w:ilvl w:val="0"/>
          <w:numId w:val="133"/>
        </w:numPr>
      </w:pPr>
      <w:r w:rsidRPr="008F6B36">
        <w:t xml:space="preserve">Let </w:t>
      </w:r>
      <w:r w:rsidRPr="008F6B36">
        <w:rPr>
          <w:i/>
        </w:rPr>
        <w:t>newEnv</w:t>
      </w:r>
      <w:r w:rsidRPr="008F6B36">
        <w:t xml:space="preserve"> be the result of calling NewObjectEnvironment passing </w:t>
      </w:r>
      <w:r w:rsidRPr="008F6B36">
        <w:rPr>
          <w:i/>
        </w:rPr>
        <w:t>obj</w:t>
      </w:r>
      <w:r w:rsidRPr="008F6B36">
        <w:t xml:space="preserve"> and </w:t>
      </w:r>
      <w:r w:rsidRPr="008F6B36">
        <w:rPr>
          <w:i/>
        </w:rPr>
        <w:t>oldEnv</w:t>
      </w:r>
      <w:r w:rsidRPr="008F6B36">
        <w:t xml:space="preserve"> as the arguments</w:t>
      </w:r>
      <w:bookmarkStart w:id="5671" w:name="_Toc382212795"/>
      <w:bookmarkEnd w:id="5670"/>
      <w:r>
        <w:t>.</w:t>
      </w:r>
    </w:p>
    <w:p w14:paraId="3D732009" w14:textId="77777777" w:rsidR="004C02EF" w:rsidRPr="008F6B36" w:rsidRDefault="004C02EF" w:rsidP="004C02EF">
      <w:pPr>
        <w:pStyle w:val="Alg2"/>
        <w:numPr>
          <w:ilvl w:val="0"/>
          <w:numId w:val="133"/>
        </w:numPr>
      </w:pPr>
      <w:r w:rsidRPr="008F6B36">
        <w:t xml:space="preserve">Set the </w:t>
      </w:r>
      <w:r w:rsidRPr="008F6B36">
        <w:rPr>
          <w:i/>
        </w:rPr>
        <w:t>provideThis</w:t>
      </w:r>
      <w:r w:rsidRPr="008F6B36">
        <w:t xml:space="preserve"> flag of </w:t>
      </w:r>
      <w:r w:rsidRPr="008F6B36">
        <w:rPr>
          <w:i/>
        </w:rPr>
        <w:t>newEnv</w:t>
      </w:r>
      <w:r w:rsidRPr="008F6B36">
        <w:t xml:space="preserve"> to </w:t>
      </w:r>
      <w:r w:rsidRPr="008F6B36">
        <w:rPr>
          <w:b/>
        </w:rPr>
        <w:t>true</w:t>
      </w:r>
      <w:r w:rsidRPr="008F6B36">
        <w:t>.</w:t>
      </w:r>
    </w:p>
    <w:p w14:paraId="04A0DB34" w14:textId="77777777" w:rsidR="004C02EF" w:rsidRPr="008F6B36" w:rsidRDefault="004C02EF" w:rsidP="004C02EF">
      <w:pPr>
        <w:pStyle w:val="Alg2"/>
        <w:numPr>
          <w:ilvl w:val="0"/>
          <w:numId w:val="133"/>
        </w:numPr>
      </w:pPr>
      <w:r w:rsidRPr="008F6B36">
        <w:t xml:space="preserve">Set the running execution context’s LexicalEnvironment to </w:t>
      </w:r>
      <w:r w:rsidRPr="008F6B36">
        <w:rPr>
          <w:i/>
        </w:rPr>
        <w:t>newEnv</w:t>
      </w:r>
      <w:r w:rsidRPr="008F6B36">
        <w:t>.</w:t>
      </w:r>
    </w:p>
    <w:p w14:paraId="2A061CE1" w14:textId="77777777" w:rsidR="004C02EF" w:rsidRPr="008F6B36" w:rsidRDefault="004C02EF" w:rsidP="004C02EF">
      <w:pPr>
        <w:pStyle w:val="Alg2"/>
        <w:numPr>
          <w:ilvl w:val="0"/>
          <w:numId w:val="133"/>
        </w:numPr>
      </w:pPr>
      <w:r w:rsidRPr="008F6B36">
        <w:t xml:space="preserve">Let </w:t>
      </w:r>
      <w:r w:rsidRPr="008F6B36">
        <w:rPr>
          <w:i/>
        </w:rPr>
        <w:t xml:space="preserve">C </w:t>
      </w:r>
      <w:r w:rsidRPr="008F6B36">
        <w:t xml:space="preserve">be the result of evaluating </w:t>
      </w:r>
      <w:r w:rsidRPr="008F6B36">
        <w:rPr>
          <w:i/>
        </w:rPr>
        <w:t xml:space="preserve">Statement </w:t>
      </w:r>
      <w:bookmarkStart w:id="5672" w:name="_Toc382212796"/>
      <w:bookmarkEnd w:id="5671"/>
      <w:r w:rsidRPr="008F6B36">
        <w:t xml:space="preserve">but if an exception is thrown during the evaluation, let </w:t>
      </w:r>
      <w:r w:rsidRPr="008F6B36">
        <w:rPr>
          <w:i/>
        </w:rPr>
        <w:t>C</w:t>
      </w:r>
      <w:r w:rsidRPr="008F6B36">
        <w:t xml:space="preserve"> be (</w:t>
      </w:r>
      <w:r w:rsidRPr="008F6B36">
        <w:rPr>
          <w:rFonts w:ascii="Arial" w:hAnsi="Arial" w:cs="Arial"/>
        </w:rPr>
        <w:t>throw</w:t>
      </w:r>
      <w:r w:rsidRPr="008F6B36">
        <w:t xml:space="preserve">, </w:t>
      </w:r>
      <w:r w:rsidRPr="008F6B36">
        <w:rPr>
          <w:i/>
        </w:rPr>
        <w:t>V</w:t>
      </w:r>
      <w:r w:rsidRPr="008F6B36">
        <w:t xml:space="preserve">, </w:t>
      </w:r>
      <w:r w:rsidRPr="008F6B36">
        <w:rPr>
          <w:rFonts w:ascii="Arial" w:hAnsi="Arial" w:cs="Arial"/>
        </w:rPr>
        <w:t>empty</w:t>
      </w:r>
      <w:r w:rsidRPr="008F6B36">
        <w:t xml:space="preserve">), where </w:t>
      </w:r>
      <w:r w:rsidRPr="008F6B36">
        <w:rPr>
          <w:i/>
        </w:rPr>
        <w:t>V</w:t>
      </w:r>
      <w:r w:rsidRPr="008F6B36">
        <w:t xml:space="preserve"> is the exception. (Execution now proceeds as if no exception were thrown.)</w:t>
      </w:r>
    </w:p>
    <w:p w14:paraId="478EA60D" w14:textId="77777777" w:rsidR="004C02EF" w:rsidRPr="008F6B36" w:rsidRDefault="004C02EF" w:rsidP="004C02EF">
      <w:pPr>
        <w:pStyle w:val="Alg2"/>
        <w:numPr>
          <w:ilvl w:val="0"/>
          <w:numId w:val="133"/>
        </w:numPr>
      </w:pPr>
      <w:r w:rsidRPr="008F6B36">
        <w:t xml:space="preserve">Set the running execution context’s Lexical Environment to </w:t>
      </w:r>
      <w:r w:rsidRPr="008F6B36">
        <w:rPr>
          <w:i/>
        </w:rPr>
        <w:t>oldEnv</w:t>
      </w:r>
      <w:r w:rsidRPr="008F6B36">
        <w:t>.</w:t>
      </w:r>
    </w:p>
    <w:bookmarkEnd w:id="5672"/>
    <w:p w14:paraId="4685110C" w14:textId="77777777" w:rsidR="004C02EF" w:rsidRPr="008F6B36" w:rsidRDefault="004C02EF" w:rsidP="004C02EF">
      <w:pPr>
        <w:pStyle w:val="Alg2"/>
        <w:numPr>
          <w:ilvl w:val="0"/>
          <w:numId w:val="133"/>
        </w:numPr>
        <w:spacing w:after="220"/>
      </w:pPr>
      <w:r w:rsidRPr="008F6B36">
        <w:t xml:space="preserve">Return </w:t>
      </w:r>
      <w:r w:rsidRPr="008F6B36">
        <w:rPr>
          <w:i/>
        </w:rPr>
        <w:t>C</w:t>
      </w:r>
      <w:r w:rsidRPr="008F6B36">
        <w:t>.</w:t>
      </w:r>
    </w:p>
    <w:p w14:paraId="79EBC868" w14:textId="77777777" w:rsidR="004C02EF" w:rsidRDefault="004C02EF" w:rsidP="004C02EF">
      <w:pPr>
        <w:pStyle w:val="Note"/>
      </w:pPr>
      <w:r w:rsidRPr="00C14EAC">
        <w:t>NOTE</w:t>
      </w:r>
      <w:r w:rsidRPr="00C14EAC">
        <w:tab/>
        <w:t xml:space="preserve">No matter how control leaves the embedded </w:t>
      </w:r>
      <w:r w:rsidRPr="00C14EAC">
        <w:rPr>
          <w:rStyle w:val="bnf"/>
        </w:rPr>
        <w:t>Statement</w:t>
      </w:r>
      <w:r w:rsidRPr="00C14EAC">
        <w:t>, whether normally or by some form of abrupt completion or exception, the LexicalEnvironment is always restored to its former state</w:t>
      </w:r>
      <w:bookmarkStart w:id="5673" w:name="_Toc381513723"/>
      <w:bookmarkStart w:id="5674" w:name="_Toc382212245"/>
      <w:bookmarkStart w:id="5675" w:name="_Toc382212808"/>
      <w:bookmarkStart w:id="5676" w:name="_Toc382291590"/>
      <w:r w:rsidRPr="00C14EAC">
        <w:t>.</w:t>
      </w:r>
      <w:bookmarkStart w:id="5677" w:name="_Toc385672239"/>
      <w:bookmarkStart w:id="5678" w:name="_Ref386878658"/>
      <w:bookmarkStart w:id="5679" w:name="_Toc393690343"/>
    </w:p>
    <w:p w14:paraId="65742FD2" w14:textId="77777777" w:rsidR="004C02EF" w:rsidRPr="00F83B06" w:rsidDel="00514CF8" w:rsidRDefault="004C02EF" w:rsidP="00B43482">
      <w:pPr>
        <w:pStyle w:val="30"/>
        <w:numPr>
          <w:ilvl w:val="0"/>
          <w:numId w:val="0"/>
        </w:numPr>
        <w:rPr>
          <w:del w:id="5680" w:author="Rev 3 Allen Wirfs-Brock" w:date="2011-09-09T12:50:00Z"/>
        </w:rPr>
      </w:pPr>
      <w:bookmarkStart w:id="5681" w:name="_Toc417706229"/>
      <w:bookmarkStart w:id="5682" w:name="_Ref457437670"/>
      <w:bookmarkStart w:id="5683" w:name="_Ref457437671"/>
      <w:bookmarkStart w:id="5684" w:name="_Ref457437672"/>
      <w:bookmarkStart w:id="5685" w:name="_Ref457437673"/>
      <w:bookmarkStart w:id="5686" w:name="_Ref457437674"/>
      <w:bookmarkStart w:id="5687" w:name="_Toc472818889"/>
      <w:bookmarkStart w:id="5688" w:name="_Toc235503464"/>
      <w:bookmarkStart w:id="5689" w:name="_Toc241509239"/>
      <w:bookmarkStart w:id="5690" w:name="_Toc244416726"/>
      <w:bookmarkStart w:id="5691" w:name="_Toc276631090"/>
      <w:del w:id="5692" w:author="Rev 3 Allen Wirfs-Brock" w:date="2011-09-09T12:50:00Z">
        <w:r w:rsidRPr="00F83B06" w:rsidDel="00514CF8">
          <w:delText>12.10.1</w:delText>
        </w:r>
        <w:r w:rsidDel="00514CF8">
          <w:tab/>
          <w:delText xml:space="preserve">Strict Mode </w:delText>
        </w:r>
        <w:r w:rsidRPr="00F83B06" w:rsidDel="00514CF8">
          <w:delText>Restrictions</w:delText>
        </w:r>
        <w:bookmarkEnd w:id="5688"/>
        <w:bookmarkEnd w:id="5689"/>
        <w:bookmarkEnd w:id="5690"/>
        <w:bookmarkEnd w:id="5691"/>
      </w:del>
    </w:p>
    <w:p w14:paraId="355B76D0" w14:textId="77777777" w:rsidR="004C02EF" w:rsidRPr="00F83B06" w:rsidDel="00514CF8" w:rsidRDefault="004C02EF" w:rsidP="004C02EF">
      <w:pPr>
        <w:rPr>
          <w:del w:id="5693" w:author="Rev 3 Allen Wirfs-Brock" w:date="2011-09-09T12:50:00Z"/>
        </w:rPr>
      </w:pPr>
      <w:del w:id="5694" w:author="Rev 3 Allen Wirfs-Brock" w:date="2011-09-09T12:50:00Z">
        <w:r w:rsidDel="00514CF8">
          <w:delText xml:space="preserve">Strict mode code may not include a </w:delText>
        </w:r>
        <w:r w:rsidRPr="00EF5EC8" w:rsidDel="00514CF8">
          <w:rPr>
            <w:rFonts w:ascii="Times New Roman" w:hAnsi="Times New Roman"/>
            <w:i/>
          </w:rPr>
          <w:delText>WithStatement</w:delText>
        </w:r>
        <w:r w:rsidDel="00514CF8">
          <w:delText xml:space="preserve">. The occurrence of a </w:delText>
        </w:r>
        <w:r w:rsidRPr="00EF5EC8" w:rsidDel="00514CF8">
          <w:rPr>
            <w:rFonts w:ascii="Times New Roman" w:hAnsi="Times New Roman"/>
            <w:i/>
          </w:rPr>
          <w:delText>WithStatement</w:delText>
        </w:r>
        <w:r w:rsidDel="00514CF8">
          <w:delText xml:space="preserve"> in such a context is treated as a </w:delText>
        </w:r>
        <w:r w:rsidRPr="00287A3C" w:rsidDel="00514CF8">
          <w:rPr>
            <w:b/>
          </w:rPr>
          <w:delText>SyntaxError</w:delText>
        </w:r>
        <w:r w:rsidDel="00514CF8">
          <w:delText>.</w:delText>
        </w:r>
      </w:del>
    </w:p>
    <w:p w14:paraId="10E9D624" w14:textId="77777777" w:rsidR="004C02EF" w:rsidRDefault="004C02EF" w:rsidP="00B43482">
      <w:pPr>
        <w:pStyle w:val="20"/>
        <w:numPr>
          <w:ilvl w:val="0"/>
          <w:numId w:val="0"/>
        </w:numPr>
      </w:pPr>
      <w:bookmarkStart w:id="5695" w:name="_Toc235503465"/>
      <w:bookmarkStart w:id="5696" w:name="_Toc241509240"/>
      <w:bookmarkStart w:id="5697" w:name="_Toc244416727"/>
      <w:bookmarkStart w:id="5698" w:name="_Toc276631091"/>
      <w:bookmarkStart w:id="5699" w:name="_Toc178387104"/>
      <w:r>
        <w:t>12.11</w:t>
      </w:r>
      <w:r>
        <w:tab/>
        <w:t xml:space="preserve">The </w:t>
      </w:r>
      <w:r>
        <w:rPr>
          <w:rFonts w:ascii="Courier New" w:hAnsi="Courier New"/>
          <w:sz w:val="20"/>
        </w:rPr>
        <w:t>switch</w:t>
      </w:r>
      <w:r>
        <w:t xml:space="preserve"> Statement</w:t>
      </w:r>
      <w:bookmarkEnd w:id="5681"/>
      <w:bookmarkEnd w:id="5682"/>
      <w:bookmarkEnd w:id="5683"/>
      <w:bookmarkEnd w:id="5684"/>
      <w:bookmarkEnd w:id="5685"/>
      <w:bookmarkEnd w:id="5686"/>
      <w:bookmarkEnd w:id="5687"/>
      <w:bookmarkEnd w:id="5695"/>
      <w:bookmarkEnd w:id="5696"/>
      <w:bookmarkEnd w:id="5697"/>
      <w:bookmarkEnd w:id="5698"/>
      <w:bookmarkEnd w:id="5699"/>
    </w:p>
    <w:p w14:paraId="75C8EEFA" w14:textId="77777777" w:rsidR="004C02EF" w:rsidRDefault="004C02EF" w:rsidP="004C02EF">
      <w:pPr>
        <w:pStyle w:val="Syntax"/>
      </w:pPr>
      <w:r w:rsidRPr="002912E1">
        <w:t>Syntax</w:t>
      </w:r>
    </w:p>
    <w:p w14:paraId="3884ED19" w14:textId="77777777" w:rsidR="004C02EF" w:rsidRPr="00EF5EC8" w:rsidRDefault="004C02EF" w:rsidP="004C02EF">
      <w:pPr>
        <w:pStyle w:val="SyntaxRule"/>
      </w:pPr>
      <w:r w:rsidRPr="00EF5EC8">
        <w:t xml:space="preserve">SwitchStatement </w:t>
      </w:r>
      <w:r w:rsidRPr="00D04346">
        <w:rPr>
          <w:rFonts w:ascii="Arial" w:hAnsi="Arial"/>
          <w:b/>
          <w:i w:val="0"/>
        </w:rPr>
        <w:t>:</w:t>
      </w:r>
    </w:p>
    <w:p w14:paraId="5E88B0B8" w14:textId="77777777" w:rsidR="004C02EF" w:rsidRPr="00EF5EC8" w:rsidRDefault="004C02EF" w:rsidP="004C02EF">
      <w:pPr>
        <w:pStyle w:val="SyntaxDefinition"/>
      </w:pPr>
      <w:r w:rsidRPr="00C226F6">
        <w:rPr>
          <w:rFonts w:ascii="Courier New" w:hAnsi="Courier New"/>
          <w:b/>
          <w:i w:val="0"/>
        </w:rPr>
        <w:t>switch</w:t>
      </w:r>
      <w:r w:rsidRPr="00EF5EC8">
        <w:t xml:space="preserve"> </w:t>
      </w:r>
      <w:r w:rsidRPr="00C226F6">
        <w:rPr>
          <w:rFonts w:ascii="Courier New" w:hAnsi="Courier New"/>
          <w:b/>
          <w:i w:val="0"/>
        </w:rPr>
        <w:t>(</w:t>
      </w:r>
      <w:r w:rsidRPr="00EF5EC8">
        <w:t xml:space="preserve"> Expression </w:t>
      </w:r>
      <w:r w:rsidRPr="00C226F6">
        <w:rPr>
          <w:rFonts w:ascii="Courier New" w:hAnsi="Courier New"/>
          <w:b/>
          <w:i w:val="0"/>
        </w:rPr>
        <w:t>)</w:t>
      </w:r>
      <w:r w:rsidRPr="00EF5EC8">
        <w:t xml:space="preserve"> CaseBlock</w:t>
      </w:r>
    </w:p>
    <w:p w14:paraId="3CF07E7A" w14:textId="77777777" w:rsidR="004C02EF" w:rsidRPr="00EF5EC8" w:rsidRDefault="004C02EF" w:rsidP="004C02EF">
      <w:pPr>
        <w:pStyle w:val="SyntaxRule"/>
      </w:pPr>
      <w:r w:rsidRPr="00EF5EC8">
        <w:t xml:space="preserve">CaseBlock </w:t>
      </w:r>
      <w:r w:rsidRPr="00D04346">
        <w:rPr>
          <w:rFonts w:ascii="Arial" w:hAnsi="Arial"/>
          <w:b/>
          <w:i w:val="0"/>
        </w:rPr>
        <w:t>:</w:t>
      </w:r>
    </w:p>
    <w:p w14:paraId="7130DCEB" w14:textId="77777777" w:rsidR="004C02EF" w:rsidRPr="00EF5EC8" w:rsidRDefault="004C02EF" w:rsidP="004C02EF">
      <w:pPr>
        <w:pStyle w:val="SyntaxDefinition"/>
      </w:pPr>
      <w:r w:rsidRPr="00C226F6">
        <w:rPr>
          <w:rFonts w:ascii="Courier New" w:hAnsi="Courier New"/>
          <w:b/>
          <w:i w:val="0"/>
        </w:rPr>
        <w:t>{</w:t>
      </w:r>
      <w:r w:rsidRPr="00EF5EC8">
        <w:t xml:space="preserve"> CaseClauses</w:t>
      </w:r>
      <w:r w:rsidRPr="005E74B3">
        <w:rPr>
          <w:rFonts w:ascii="Arial" w:hAnsi="Arial" w:cs="Arial"/>
          <w:i w:val="0"/>
          <w:vertAlign w:val="subscript"/>
        </w:rPr>
        <w:t>opt</w:t>
      </w:r>
      <w:r w:rsidRPr="00EF5EC8">
        <w:t xml:space="preserve"> </w:t>
      </w:r>
      <w:r w:rsidRPr="00C226F6">
        <w:rPr>
          <w:rFonts w:ascii="Courier New" w:hAnsi="Courier New"/>
          <w:b/>
          <w:i w:val="0"/>
        </w:rPr>
        <w:t>}</w:t>
      </w:r>
      <w:r w:rsidRPr="00EF5EC8">
        <w:br/>
      </w:r>
      <w:r w:rsidRPr="00C226F6">
        <w:rPr>
          <w:rFonts w:ascii="Courier New" w:hAnsi="Courier New"/>
          <w:b/>
          <w:i w:val="0"/>
        </w:rPr>
        <w:t>{</w:t>
      </w:r>
      <w:r w:rsidRPr="00EF5EC8">
        <w:t xml:space="preserve"> CaseClauses</w:t>
      </w:r>
      <w:r w:rsidRPr="005E74B3">
        <w:rPr>
          <w:rFonts w:ascii="Arial" w:hAnsi="Arial" w:cs="Arial"/>
          <w:i w:val="0"/>
          <w:vertAlign w:val="subscript"/>
        </w:rPr>
        <w:t>opt</w:t>
      </w:r>
      <w:r w:rsidRPr="00EF5EC8">
        <w:t xml:space="preserve"> DefaultClause CaseClauses</w:t>
      </w:r>
      <w:r w:rsidRPr="005E74B3">
        <w:rPr>
          <w:rFonts w:ascii="Arial" w:hAnsi="Arial" w:cs="Arial"/>
          <w:i w:val="0"/>
          <w:vertAlign w:val="subscript"/>
        </w:rPr>
        <w:t>opt</w:t>
      </w:r>
      <w:r w:rsidRPr="00EF5EC8">
        <w:t xml:space="preserve"> </w:t>
      </w:r>
      <w:r w:rsidRPr="00C226F6">
        <w:rPr>
          <w:rFonts w:ascii="Courier New" w:hAnsi="Courier New"/>
          <w:b/>
          <w:i w:val="0"/>
        </w:rPr>
        <w:t>}</w:t>
      </w:r>
    </w:p>
    <w:p w14:paraId="7A9811F6" w14:textId="77777777" w:rsidR="004C02EF" w:rsidRPr="00EF5EC8" w:rsidRDefault="004C02EF" w:rsidP="004C02EF">
      <w:pPr>
        <w:pStyle w:val="SyntaxRule"/>
      </w:pPr>
      <w:r w:rsidRPr="00EF5EC8">
        <w:t xml:space="preserve">CaseClauses </w:t>
      </w:r>
      <w:r w:rsidRPr="00D04346">
        <w:rPr>
          <w:rFonts w:ascii="Arial" w:hAnsi="Arial"/>
          <w:b/>
          <w:i w:val="0"/>
        </w:rPr>
        <w:t>:</w:t>
      </w:r>
    </w:p>
    <w:p w14:paraId="36F60E77" w14:textId="77777777" w:rsidR="004C02EF" w:rsidRPr="00EF5EC8" w:rsidRDefault="004C02EF" w:rsidP="004C02EF">
      <w:pPr>
        <w:pStyle w:val="SyntaxDefinition"/>
      </w:pPr>
      <w:r w:rsidRPr="00EF5EC8">
        <w:t>CaseClause</w:t>
      </w:r>
      <w:r w:rsidRPr="00EF5EC8">
        <w:br/>
        <w:t>CaseClauses CaseClause</w:t>
      </w:r>
    </w:p>
    <w:p w14:paraId="1895CE10" w14:textId="77777777" w:rsidR="004C02EF" w:rsidRPr="00EF5EC8" w:rsidRDefault="004C02EF" w:rsidP="004C02EF">
      <w:pPr>
        <w:pStyle w:val="SyntaxRule"/>
      </w:pPr>
      <w:r w:rsidRPr="00EF5EC8">
        <w:t xml:space="preserve">CaseClause </w:t>
      </w:r>
      <w:r w:rsidRPr="00D04346">
        <w:rPr>
          <w:rFonts w:ascii="Arial" w:hAnsi="Arial"/>
          <w:b/>
          <w:i w:val="0"/>
        </w:rPr>
        <w:t>:</w:t>
      </w:r>
    </w:p>
    <w:p w14:paraId="460F05B1" w14:textId="77777777" w:rsidR="004C02EF" w:rsidRPr="00EF5EC8" w:rsidRDefault="004C02EF" w:rsidP="004C02EF">
      <w:pPr>
        <w:pStyle w:val="SyntaxDefinition"/>
        <w:rPr>
          <w:vertAlign w:val="subscript"/>
        </w:rPr>
      </w:pPr>
      <w:r w:rsidRPr="00C226F6">
        <w:rPr>
          <w:rFonts w:ascii="Courier New" w:hAnsi="Courier New"/>
          <w:b/>
          <w:i w:val="0"/>
        </w:rPr>
        <w:t>case</w:t>
      </w:r>
      <w:r w:rsidRPr="00EF5EC8">
        <w:t xml:space="preserve"> Expression </w:t>
      </w:r>
      <w:r w:rsidRPr="00C226F6">
        <w:rPr>
          <w:rFonts w:ascii="Courier New" w:hAnsi="Courier New"/>
          <w:b/>
          <w:i w:val="0"/>
        </w:rPr>
        <w:t>:</w:t>
      </w:r>
      <w:r w:rsidRPr="00EF5EC8">
        <w:t xml:space="preserve"> StatementList</w:t>
      </w:r>
      <w:r w:rsidRPr="005E74B3">
        <w:rPr>
          <w:rFonts w:ascii="Arial" w:hAnsi="Arial" w:cs="Arial"/>
          <w:i w:val="0"/>
          <w:vertAlign w:val="subscript"/>
        </w:rPr>
        <w:t>opt</w:t>
      </w:r>
    </w:p>
    <w:p w14:paraId="495A34E3" w14:textId="77777777" w:rsidR="004C02EF" w:rsidRPr="00EF5EC8" w:rsidRDefault="004C02EF" w:rsidP="004C02EF">
      <w:pPr>
        <w:pStyle w:val="SyntaxRule"/>
      </w:pPr>
      <w:r w:rsidRPr="00EF5EC8">
        <w:t xml:space="preserve">DefaultClause </w:t>
      </w:r>
      <w:r w:rsidRPr="00D04346">
        <w:rPr>
          <w:rFonts w:ascii="Arial" w:hAnsi="Arial"/>
          <w:b/>
          <w:i w:val="0"/>
        </w:rPr>
        <w:t>:</w:t>
      </w:r>
    </w:p>
    <w:p w14:paraId="24ABBD49" w14:textId="77777777" w:rsidR="004C02EF" w:rsidRPr="00EF5EC8" w:rsidRDefault="004C02EF" w:rsidP="004C02EF">
      <w:pPr>
        <w:pStyle w:val="SyntaxDefinition"/>
        <w:rPr>
          <w:vertAlign w:val="subscript"/>
        </w:rPr>
      </w:pPr>
      <w:r w:rsidRPr="00C226F6">
        <w:rPr>
          <w:rFonts w:ascii="Courier New" w:hAnsi="Courier New"/>
          <w:b/>
          <w:i w:val="0"/>
        </w:rPr>
        <w:t>default</w:t>
      </w:r>
      <w:r w:rsidRPr="00EF5EC8">
        <w:t xml:space="preserve"> </w:t>
      </w:r>
      <w:r w:rsidRPr="00C226F6">
        <w:rPr>
          <w:rFonts w:ascii="Courier New" w:hAnsi="Courier New"/>
          <w:b/>
          <w:i w:val="0"/>
        </w:rPr>
        <w:t>:</w:t>
      </w:r>
      <w:r w:rsidRPr="00EF5EC8">
        <w:t xml:space="preserve"> StatementList</w:t>
      </w:r>
      <w:r w:rsidRPr="005E74B3">
        <w:rPr>
          <w:rFonts w:ascii="Arial" w:hAnsi="Arial" w:cs="Arial"/>
          <w:i w:val="0"/>
          <w:vertAlign w:val="subscript"/>
        </w:rPr>
        <w:t>opt</w:t>
      </w:r>
    </w:p>
    <w:p w14:paraId="6B8964AC" w14:textId="77777777" w:rsidR="004C02EF" w:rsidRPr="00AD63F1" w:rsidRDefault="004C02EF" w:rsidP="004C02EF">
      <w:pPr>
        <w:pStyle w:val="Syntax"/>
      </w:pPr>
      <w:r w:rsidRPr="00AD63F1">
        <w:t>Semantics</w:t>
      </w:r>
    </w:p>
    <w:p w14:paraId="10E7FB72" w14:textId="77777777" w:rsidR="00211FB7" w:rsidRDefault="00211FB7" w:rsidP="00211FB7">
      <w:pPr>
        <w:jc w:val="left"/>
        <w:rPr>
          <w:ins w:id="5700" w:author="Rev 3 Allen Wirfs-Brock" w:date="2011-09-02T11:21:00Z"/>
        </w:rPr>
      </w:pPr>
      <w:ins w:id="5701" w:author="Rev 3 Allen Wirfs-Brock" w:date="2011-09-02T11:21:00Z">
        <w:r>
          <w:t>The VarDeclaredNames of the</w:t>
        </w:r>
        <w:r w:rsidRPr="006D7E13">
          <w:t xml:space="preserve"> </w:t>
        </w:r>
        <w:r>
          <w:t xml:space="preserve">production  </w:t>
        </w:r>
        <w:r w:rsidRPr="00EF5EC8">
          <w:rPr>
            <w:rFonts w:ascii="Times New Roman" w:hAnsi="Times New Roman"/>
            <w:i/>
          </w:rPr>
          <w:t xml:space="preserve">SwitchStatement </w:t>
        </w:r>
        <w:r>
          <w:rPr>
            <w:b/>
          </w:rPr>
          <w:t>:</w:t>
        </w:r>
        <w:r w:rsidRPr="00EF5EC8">
          <w:rPr>
            <w:rFonts w:ascii="Times New Roman" w:hAnsi="Times New Roman"/>
            <w:i/>
          </w:rPr>
          <w:t xml:space="preserve"> </w:t>
        </w:r>
        <w:r>
          <w:rPr>
            <w:rFonts w:ascii="Courier New" w:hAnsi="Courier New"/>
            <w:b/>
          </w:rPr>
          <w:t>switch</w:t>
        </w:r>
        <w:r w:rsidRPr="00EF5EC8">
          <w:rPr>
            <w:rFonts w:ascii="Times New Roman" w:hAnsi="Times New Roman"/>
            <w:i/>
          </w:rPr>
          <w:t xml:space="preserve"> </w:t>
        </w:r>
        <w:r>
          <w:rPr>
            <w:rFonts w:ascii="Courier New" w:hAnsi="Courier New"/>
            <w:b/>
          </w:rPr>
          <w:t>(</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CaseBlock</w:t>
        </w:r>
        <w:r>
          <w:t xml:space="preserve"> is determined as follows:</w:t>
        </w:r>
      </w:ins>
    </w:p>
    <w:p w14:paraId="2EA5F9B1" w14:textId="77777777" w:rsidR="00211FB7" w:rsidRDefault="00211FB7" w:rsidP="00A834BB">
      <w:pPr>
        <w:pStyle w:val="Alg4"/>
        <w:numPr>
          <w:ilvl w:val="0"/>
          <w:numId w:val="514"/>
        </w:numPr>
        <w:spacing w:after="220"/>
        <w:contextualSpacing/>
        <w:rPr>
          <w:ins w:id="5702" w:author="Rev 3 Allen Wirfs-Brock" w:date="2011-09-02T11:21:00Z"/>
        </w:rPr>
      </w:pPr>
      <w:ins w:id="5703" w:author="Rev 3 Allen Wirfs-Brock" w:date="2011-09-02T11:21:00Z">
        <w:r>
          <w:t xml:space="preserve">Return the VarDeclaredNames of </w:t>
        </w:r>
      </w:ins>
      <w:ins w:id="5704" w:author="Rev 3 Allen Wirfs-Brock" w:date="2011-09-02T11:22:00Z">
        <w:r w:rsidR="00A834BB" w:rsidRPr="00EF5EC8">
          <w:rPr>
            <w:i/>
          </w:rPr>
          <w:t>CaseBlock</w:t>
        </w:r>
      </w:ins>
      <w:ins w:id="5705" w:author="Rev 3 Allen Wirfs-Brock" w:date="2011-09-02T11:21:00Z">
        <w:r>
          <w:t>.</w:t>
        </w:r>
      </w:ins>
    </w:p>
    <w:p w14:paraId="3068B466" w14:textId="77777777" w:rsidR="004C02EF" w:rsidRDefault="004C02EF" w:rsidP="004C02EF">
      <w:r>
        <w:t xml:space="preserve">The production </w:t>
      </w:r>
      <w:r w:rsidRPr="00EF5EC8">
        <w:rPr>
          <w:rFonts w:ascii="Times New Roman" w:hAnsi="Times New Roman"/>
          <w:i/>
        </w:rPr>
        <w:t xml:space="preserve">SwitchStatement </w:t>
      </w:r>
      <w:r>
        <w:rPr>
          <w:b/>
        </w:rPr>
        <w:t>:</w:t>
      </w:r>
      <w:r w:rsidRPr="00EF5EC8">
        <w:rPr>
          <w:rFonts w:ascii="Times New Roman" w:hAnsi="Times New Roman"/>
          <w:i/>
        </w:rPr>
        <w:t xml:space="preserve"> </w:t>
      </w:r>
      <w:r>
        <w:rPr>
          <w:rFonts w:ascii="Courier New" w:hAnsi="Courier New"/>
          <w:b/>
        </w:rPr>
        <w:t>switch</w:t>
      </w:r>
      <w:r w:rsidRPr="00EF5EC8">
        <w:rPr>
          <w:rFonts w:ascii="Times New Roman" w:hAnsi="Times New Roman"/>
          <w:i/>
        </w:rPr>
        <w:t xml:space="preserve"> </w:t>
      </w:r>
      <w:r>
        <w:rPr>
          <w:rFonts w:ascii="Courier New" w:hAnsi="Courier New"/>
          <w:b/>
        </w:rPr>
        <w:t>(</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CaseBlock</w:t>
      </w:r>
      <w:r>
        <w:t xml:space="preserve"> is evaluated as follows:</w:t>
      </w:r>
    </w:p>
    <w:p w14:paraId="3BDD7044" w14:textId="77777777" w:rsidR="004C02EF" w:rsidRPr="008F6B36" w:rsidRDefault="004C02EF" w:rsidP="004C02EF">
      <w:pPr>
        <w:pStyle w:val="Alg2"/>
        <w:numPr>
          <w:ilvl w:val="0"/>
          <w:numId w:val="134"/>
        </w:numPr>
      </w:pPr>
      <w:r w:rsidRPr="008F6B36">
        <w:t xml:space="preserve">Let </w:t>
      </w:r>
      <w:r w:rsidRPr="008F6B36">
        <w:rPr>
          <w:i/>
        </w:rPr>
        <w:t>exprRef</w:t>
      </w:r>
      <w:r w:rsidRPr="008F6B36">
        <w:t xml:space="preserve"> be the result of evaluating </w:t>
      </w:r>
      <w:r w:rsidRPr="008F6B36">
        <w:rPr>
          <w:i/>
        </w:rPr>
        <w:t>Expression</w:t>
      </w:r>
      <w:r w:rsidRPr="008F6B36">
        <w:t>.</w:t>
      </w:r>
    </w:p>
    <w:p w14:paraId="3928B7EC" w14:textId="77777777" w:rsidR="00FF1DF7" w:rsidRDefault="00FF1DF7" w:rsidP="00FF1DF7">
      <w:pPr>
        <w:pStyle w:val="Alg2"/>
        <w:numPr>
          <w:ilvl w:val="0"/>
          <w:numId w:val="134"/>
        </w:numPr>
        <w:spacing w:after="220"/>
        <w:contextualSpacing/>
        <w:rPr>
          <w:ins w:id="5706" w:author="Rev 3 Allen Wirfs-Brock" w:date="2011-09-09T15:49:00Z"/>
        </w:rPr>
      </w:pPr>
      <w:ins w:id="5707" w:author="Rev 3 Allen Wirfs-Brock" w:date="2011-09-09T15:49:00Z">
        <w:r>
          <w:t xml:space="preserve">Let </w:t>
        </w:r>
        <w:r w:rsidRPr="000E330C">
          <w:rPr>
            <w:i/>
          </w:rPr>
          <w:t>oldEnv</w:t>
        </w:r>
        <w:r>
          <w:t xml:space="preserve"> be the running execution context’s LexicalEnvironment.</w:t>
        </w:r>
      </w:ins>
    </w:p>
    <w:p w14:paraId="6A249CB1" w14:textId="77777777" w:rsidR="00FF1DF7" w:rsidRDefault="00FF1DF7" w:rsidP="00FF1DF7">
      <w:pPr>
        <w:pStyle w:val="Alg2"/>
        <w:numPr>
          <w:ilvl w:val="0"/>
          <w:numId w:val="134"/>
        </w:numPr>
        <w:spacing w:after="220"/>
        <w:contextualSpacing/>
        <w:rPr>
          <w:ins w:id="5708" w:author="Rev 3 Allen Wirfs-Brock" w:date="2011-09-09T15:49:00Z"/>
        </w:rPr>
      </w:pPr>
      <w:ins w:id="5709" w:author="Rev 3 Allen Wirfs-Brock" w:date="2011-09-09T15:49:00Z">
        <w:r>
          <w:t xml:space="preserve">Let </w:t>
        </w:r>
        <w:r w:rsidRPr="000E330C">
          <w:rPr>
            <w:i/>
          </w:rPr>
          <w:t>blockEnv</w:t>
        </w:r>
        <w:r>
          <w:t xml:space="preserve"> be the result of calling NewDeclarativeEnvironment passing </w:t>
        </w:r>
        <w:r w:rsidRPr="000E330C">
          <w:rPr>
            <w:i/>
          </w:rPr>
          <w:t>oldEnv</w:t>
        </w:r>
        <w:r>
          <w:t xml:space="preserve"> as the argument.</w:t>
        </w:r>
      </w:ins>
    </w:p>
    <w:p w14:paraId="199C28D7" w14:textId="77777777" w:rsidR="00FF1DF7" w:rsidRDefault="00FF1DF7" w:rsidP="00FF1DF7">
      <w:pPr>
        <w:pStyle w:val="Alg2"/>
        <w:numPr>
          <w:ilvl w:val="0"/>
          <w:numId w:val="134"/>
        </w:numPr>
        <w:spacing w:after="220"/>
        <w:contextualSpacing/>
        <w:rPr>
          <w:ins w:id="5710" w:author="Rev 3 Allen Wirfs-Brock" w:date="2011-09-09T15:49:00Z"/>
        </w:rPr>
      </w:pPr>
      <w:ins w:id="5711" w:author="Rev 3 Allen Wirfs-Brock" w:date="2011-09-09T15:49:00Z">
        <w:r>
          <w:t xml:space="preserve">Perform Block Declaration Instantiation using </w:t>
        </w:r>
      </w:ins>
      <w:ins w:id="5712" w:author="Rev 3 Allen Wirfs-Brock" w:date="2011-09-10T12:15:00Z">
        <w:r w:rsidR="00052EC4" w:rsidRPr="00EF5EC8">
          <w:rPr>
            <w:i/>
          </w:rPr>
          <w:t>CaseBlock</w:t>
        </w:r>
      </w:ins>
      <w:ins w:id="5713" w:author="Rev 3 Allen Wirfs-Brock" w:date="2011-09-09T15:49:00Z">
        <w:r w:rsidR="004851C4">
          <w:t xml:space="preserve"> and</w:t>
        </w:r>
        <w:r>
          <w:t xml:space="preserve"> </w:t>
        </w:r>
        <w:r w:rsidRPr="000E330C">
          <w:rPr>
            <w:i/>
          </w:rPr>
          <w:t>blockEnv</w:t>
        </w:r>
      </w:ins>
      <w:ins w:id="5714" w:author="Rev 3 Allen Wirfs-Brock" w:date="2011-09-09T15:58:00Z">
        <w:r w:rsidR="006418E0">
          <w:t>.</w:t>
        </w:r>
      </w:ins>
    </w:p>
    <w:p w14:paraId="16D78139" w14:textId="77777777" w:rsidR="004C02EF" w:rsidRPr="008F6B36" w:rsidRDefault="004C02EF" w:rsidP="004C02EF">
      <w:pPr>
        <w:pStyle w:val="Alg2"/>
        <w:numPr>
          <w:ilvl w:val="0"/>
          <w:numId w:val="134"/>
        </w:numPr>
      </w:pPr>
      <w:r w:rsidRPr="008F6B36">
        <w:t xml:space="preserve">Let </w:t>
      </w:r>
      <w:r w:rsidRPr="008F6B36">
        <w:rPr>
          <w:i/>
        </w:rPr>
        <w:t>R</w:t>
      </w:r>
      <w:r w:rsidRPr="008F6B36">
        <w:t xml:space="preserve"> be the result of evaluating </w:t>
      </w:r>
      <w:r w:rsidRPr="008F6B36">
        <w:rPr>
          <w:i/>
        </w:rPr>
        <w:t>CaseBlock</w:t>
      </w:r>
      <w:r w:rsidRPr="008F6B36">
        <w:t>, passing it GetValue(</w:t>
      </w:r>
      <w:r w:rsidRPr="008F6B36">
        <w:rPr>
          <w:i/>
        </w:rPr>
        <w:t>exprRef</w:t>
      </w:r>
      <w:r w:rsidRPr="008F6B36">
        <w:t>) as a parameter.</w:t>
      </w:r>
    </w:p>
    <w:p w14:paraId="64851543" w14:textId="77777777" w:rsidR="00FF1DF7" w:rsidRDefault="00FF1DF7" w:rsidP="00FF1DF7">
      <w:pPr>
        <w:pStyle w:val="Alg2"/>
        <w:numPr>
          <w:ilvl w:val="0"/>
          <w:numId w:val="134"/>
        </w:numPr>
        <w:spacing w:after="220"/>
        <w:contextualSpacing/>
        <w:rPr>
          <w:ins w:id="5715" w:author="Rev 3 Allen Wirfs-Brock" w:date="2011-09-09T15:52:00Z"/>
        </w:rPr>
      </w:pPr>
      <w:ins w:id="5716" w:author="Rev 3 Allen Wirfs-Brock" w:date="2011-09-09T15:52:00Z">
        <w:r>
          <w:t xml:space="preserve">Set the running execution context’s LexicalEnvironment to </w:t>
        </w:r>
        <w:r w:rsidRPr="00F30646">
          <w:rPr>
            <w:i/>
          </w:rPr>
          <w:t>oldEnv</w:t>
        </w:r>
        <w:r>
          <w:t>.</w:t>
        </w:r>
      </w:ins>
    </w:p>
    <w:p w14:paraId="608D95F6" w14:textId="77777777" w:rsidR="004C02EF" w:rsidRPr="008F6B36" w:rsidRDefault="004C02EF" w:rsidP="004C02EF">
      <w:pPr>
        <w:pStyle w:val="Alg2"/>
        <w:numPr>
          <w:ilvl w:val="0"/>
          <w:numId w:val="134"/>
        </w:numPr>
      </w:pPr>
      <w:r w:rsidRPr="008F6B36">
        <w:t xml:space="preserve">If </w:t>
      </w:r>
      <w:r w:rsidRPr="008F6B36">
        <w:rPr>
          <w:i/>
        </w:rPr>
        <w:t>R</w:t>
      </w:r>
      <w:r w:rsidRPr="008F6B36">
        <w:t xml:space="preserve">.type is </w:t>
      </w:r>
      <w:r w:rsidRPr="008F6B36">
        <w:rPr>
          <w:rFonts w:ascii="Arial" w:hAnsi="Arial" w:cs="Arial"/>
        </w:rPr>
        <w:t>break</w:t>
      </w:r>
      <w:r w:rsidRPr="008F6B36">
        <w:t xml:space="preserve"> and </w:t>
      </w:r>
      <w:r w:rsidRPr="008F6B36">
        <w:rPr>
          <w:i/>
        </w:rPr>
        <w:t>R</w:t>
      </w:r>
      <w:r w:rsidRPr="008F6B36">
        <w:t>.target is in the current label set, return (</w:t>
      </w:r>
      <w:r w:rsidRPr="008F6B36">
        <w:rPr>
          <w:rFonts w:ascii="Arial" w:hAnsi="Arial" w:cs="Arial"/>
        </w:rPr>
        <w:t>normal</w:t>
      </w:r>
      <w:r w:rsidRPr="008F6B36">
        <w:t xml:space="preserve">, </w:t>
      </w:r>
      <w:r w:rsidRPr="008F6B36">
        <w:rPr>
          <w:i/>
        </w:rPr>
        <w:t>R</w:t>
      </w:r>
      <w:r w:rsidRPr="008F6B36">
        <w:t xml:space="preserve">.value, </w:t>
      </w:r>
      <w:r w:rsidRPr="008F6B36">
        <w:rPr>
          <w:rFonts w:ascii="Arial" w:hAnsi="Arial" w:cs="Arial"/>
        </w:rPr>
        <w:t>empty</w:t>
      </w:r>
      <w:r w:rsidRPr="008F6B36">
        <w:t>).</w:t>
      </w:r>
    </w:p>
    <w:p w14:paraId="32BEEA6A" w14:textId="77777777" w:rsidR="004C02EF" w:rsidRPr="008F6B36" w:rsidRDefault="004C02EF" w:rsidP="004C02EF">
      <w:pPr>
        <w:pStyle w:val="Alg2"/>
        <w:numPr>
          <w:ilvl w:val="0"/>
          <w:numId w:val="134"/>
        </w:numPr>
        <w:spacing w:after="220"/>
      </w:pPr>
      <w:r w:rsidRPr="008F6B36">
        <w:t xml:space="preserve">Return </w:t>
      </w:r>
      <w:r w:rsidRPr="008F6B36">
        <w:rPr>
          <w:i/>
        </w:rPr>
        <w:t>R</w:t>
      </w:r>
      <w:r w:rsidRPr="008F6B36">
        <w:t>.</w:t>
      </w:r>
    </w:p>
    <w:p w14:paraId="6133BB7F" w14:textId="77777777" w:rsidR="00FF1DF7" w:rsidRDefault="00FF1DF7" w:rsidP="006418E0">
      <w:pPr>
        <w:pStyle w:val="Note"/>
        <w:rPr>
          <w:ins w:id="5717" w:author="Rev 3 Allen Wirfs-Brock" w:date="2011-09-09T15:50:00Z"/>
        </w:rPr>
      </w:pPr>
      <w:ins w:id="5718" w:author="Rev 3 Allen Wirfs-Brock" w:date="2011-09-09T15:50:00Z">
        <w:r w:rsidRPr="00C14EAC">
          <w:t>NOTE</w:t>
        </w:r>
        <w:r w:rsidRPr="00C14EAC">
          <w:tab/>
          <w:t xml:space="preserve">No matter how control leaves the </w:t>
        </w:r>
        <w:r>
          <w:rPr>
            <w:rStyle w:val="bnf"/>
          </w:rPr>
          <w:t>SwitchStatement</w:t>
        </w:r>
        <w:r w:rsidRPr="00C14EAC">
          <w:t xml:space="preserve"> the LexicalEnvironment is always restored to its former state.</w:t>
        </w:r>
      </w:ins>
    </w:p>
    <w:p w14:paraId="18ACF2EC" w14:textId="77777777" w:rsidR="004D6F30" w:rsidRDefault="004D6F30" w:rsidP="004D6F30">
      <w:pPr>
        <w:rPr>
          <w:ins w:id="5719" w:author="Rev 3 Allen Wirfs-Brock" w:date="2011-09-09T15:33:00Z"/>
        </w:rPr>
      </w:pPr>
      <w:ins w:id="5720" w:author="Rev 3 Allen Wirfs-Brock" w:date="2011-09-09T15:33:00Z">
        <w:r>
          <w:t xml:space="preserve">The static semantics of the production </w:t>
        </w:r>
      </w:ins>
      <w:ins w:id="5721" w:author="Rev 3 Allen Wirfs-Brock" w:date="2011-09-09T15:34:00Z">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Pr>
            <w:lang w:val="en-US"/>
          </w:rPr>
          <w:t xml:space="preserve"> </w:t>
        </w:r>
        <w:r>
          <w:rPr>
            <w:rFonts w:ascii="Courier New" w:hAnsi="Courier New" w:cs="Courier New"/>
            <w:lang w:val="en-US"/>
          </w:rPr>
          <w:t>}</w:t>
        </w:r>
      </w:ins>
      <w:ins w:id="5722" w:author="Rev 3 Allen Wirfs-Brock" w:date="2011-09-09T15:33:00Z">
        <w:r>
          <w:rPr>
            <w:rStyle w:val="bnf"/>
          </w:rPr>
          <w:t xml:space="preserve"> </w:t>
        </w:r>
        <w:r>
          <w:t xml:space="preserve"> are:</w:t>
        </w:r>
      </w:ins>
    </w:p>
    <w:p w14:paraId="3DEFFDE8" w14:textId="77777777" w:rsidR="004D6F30" w:rsidRDefault="004D6F30" w:rsidP="004D6F30">
      <w:pPr>
        <w:numPr>
          <w:ilvl w:val="0"/>
          <w:numId w:val="411"/>
        </w:numPr>
        <w:spacing w:after="220"/>
        <w:contextualSpacing/>
        <w:rPr>
          <w:ins w:id="5723" w:author="Rev 3 Allen Wirfs-Brock" w:date="2011-09-09T15:33:00Z"/>
        </w:rPr>
      </w:pPr>
      <w:ins w:id="5724" w:author="Rev 3 Allen Wirfs-Brock" w:date="2011-09-09T15:33:00Z">
        <w:r>
          <w:t xml:space="preserve">It is a Syntax Error if the LexicallyDeclaredNames of </w:t>
        </w:r>
      </w:ins>
      <w:ins w:id="5725" w:author="Rev 3 Allen Wirfs-Brock" w:date="2011-09-09T15:38:00Z">
        <w:r w:rsidR="00940E0E" w:rsidRPr="00EF5EC8">
          <w:rPr>
            <w:rFonts w:ascii="Times New Roman" w:hAnsi="Times New Roman"/>
            <w:i/>
            <w:lang w:val="en-US"/>
          </w:rPr>
          <w:t>CaseClauses</w:t>
        </w:r>
        <w:r w:rsidR="00940E0E">
          <w:rPr>
            <w:lang w:val="en-US"/>
          </w:rPr>
          <w:t xml:space="preserve"> </w:t>
        </w:r>
      </w:ins>
      <w:ins w:id="5726" w:author="Rev 3 Allen Wirfs-Brock" w:date="2011-09-09T15:33:00Z">
        <w:r>
          <w:t>contains any duplicate entires.</w:t>
        </w:r>
      </w:ins>
    </w:p>
    <w:p w14:paraId="3AEC93A2" w14:textId="77777777" w:rsidR="004D6F30" w:rsidRDefault="004D6F30" w:rsidP="004D6F30">
      <w:pPr>
        <w:numPr>
          <w:ilvl w:val="0"/>
          <w:numId w:val="411"/>
        </w:numPr>
        <w:spacing w:after="220"/>
        <w:rPr>
          <w:ins w:id="5727" w:author="Rev 3 Allen Wirfs-Brock" w:date="2011-09-09T15:33:00Z"/>
        </w:rPr>
      </w:pPr>
      <w:ins w:id="5728" w:author="Rev 3 Allen Wirfs-Brock" w:date="2011-09-09T15:33:00Z">
        <w:r>
          <w:t xml:space="preserve">It is a Syntax Error if any element of the LexicallyDeclaredNames of </w:t>
        </w:r>
      </w:ins>
      <w:ins w:id="5729" w:author="Rev 3 Allen Wirfs-Brock" w:date="2011-09-09T15:38:00Z">
        <w:r w:rsidR="00940E0E" w:rsidRPr="00EF5EC8">
          <w:rPr>
            <w:rFonts w:ascii="Times New Roman" w:hAnsi="Times New Roman"/>
            <w:i/>
            <w:lang w:val="en-US"/>
          </w:rPr>
          <w:t>CaseClauses</w:t>
        </w:r>
        <w:r w:rsidR="00940E0E">
          <w:rPr>
            <w:lang w:val="en-US"/>
          </w:rPr>
          <w:t xml:space="preserve"> </w:t>
        </w:r>
      </w:ins>
      <w:ins w:id="5730" w:author="Rev 3 Allen Wirfs-Brock" w:date="2011-09-09T15:33:00Z">
        <w:r>
          <w:t xml:space="preserve">also occurs in the VarDeclaredNames of </w:t>
        </w:r>
      </w:ins>
      <w:ins w:id="5731" w:author="Rev 3 Allen Wirfs-Brock" w:date="2011-09-09T15:38:00Z">
        <w:r w:rsidR="00940E0E" w:rsidRPr="00EF5EC8">
          <w:rPr>
            <w:rFonts w:ascii="Times New Roman" w:hAnsi="Times New Roman"/>
            <w:i/>
            <w:lang w:val="en-US"/>
          </w:rPr>
          <w:t>CaseClauses</w:t>
        </w:r>
      </w:ins>
      <w:ins w:id="5732" w:author="Rev 3 Allen Wirfs-Brock" w:date="2011-09-09T15:33:00Z">
        <w:r>
          <w:t>.</w:t>
        </w:r>
      </w:ins>
    </w:p>
    <w:p w14:paraId="20E88C57" w14:textId="77777777" w:rsidR="00BF7B8E" w:rsidRDefault="00BF7B8E" w:rsidP="00BF7B8E">
      <w:pPr>
        <w:jc w:val="left"/>
        <w:rPr>
          <w:ins w:id="5733" w:author="Rev 3 Allen Wirfs-Brock" w:date="2011-09-09T16:27:00Z"/>
        </w:rPr>
      </w:pPr>
      <w:ins w:id="5734" w:author="Rev 3 Allen Wirfs-Brock" w:date="2011-09-09T16:27:00Z">
        <w:r>
          <w:t xml:space="preserve">The </w:t>
        </w:r>
      </w:ins>
      <w:ins w:id="5735" w:author="Rev 3 Allen Wirfs-Brock" w:date="2011-09-09T16:28:00Z">
        <w:r w:rsidR="002D42F4">
          <w:t xml:space="preserve">LexicallyDeclaredNames </w:t>
        </w:r>
      </w:ins>
      <w:ins w:id="5736" w:author="Rev 3 Allen Wirfs-Brock" w:date="2011-09-10T14:02:00Z">
        <w:r w:rsidR="002D42F4">
          <w:t>,the LexicalDeclarations</w:t>
        </w:r>
      </w:ins>
      <w:ins w:id="5737" w:author="Rev 3 Allen Wirfs-Brock" w:date="2011-09-10T14:03:00Z">
        <w:r w:rsidR="002D42F4">
          <w:t xml:space="preserve">, and the </w:t>
        </w:r>
      </w:ins>
      <w:ins w:id="5738" w:author="Rev 3 Allen Wirfs-Brock" w:date="2011-09-10T14:02:00Z">
        <w:r w:rsidR="002D42F4">
          <w:t xml:space="preserve"> </w:t>
        </w:r>
      </w:ins>
      <w:ins w:id="5739" w:author="Rev 3 Allen Wirfs-Brock" w:date="2011-09-10T14:03:00Z">
        <w:r w:rsidR="002D42F4">
          <w:t xml:space="preserve">VarDeclaredNames </w:t>
        </w:r>
      </w:ins>
      <w:ins w:id="5740" w:author="Rev 3 Allen Wirfs-Brock" w:date="2011-09-09T16:27:00Z">
        <w:r>
          <w:t>of the</w:t>
        </w:r>
        <w:r w:rsidRPr="006D7E13">
          <w:t xml:space="preserve"> </w:t>
        </w:r>
        <w:r>
          <w:t xml:space="preserve">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Pr>
            <w:rFonts w:ascii="Courier New" w:hAnsi="Courier New" w:cs="Courier New"/>
            <w:lang w:val="en-US"/>
          </w:rPr>
          <w:t>}</w:t>
        </w:r>
        <w:r>
          <w:rPr>
            <w:lang w:val="en-US"/>
          </w:rPr>
          <w:t xml:space="preserve"> </w:t>
        </w:r>
        <w:r>
          <w:t>is determined as follows:</w:t>
        </w:r>
      </w:ins>
    </w:p>
    <w:p w14:paraId="145C9AF5" w14:textId="77777777" w:rsidR="00BF7B8E" w:rsidRDefault="00BF7B8E" w:rsidP="00BF7B8E">
      <w:pPr>
        <w:pStyle w:val="Alg4"/>
        <w:numPr>
          <w:ilvl w:val="0"/>
          <w:numId w:val="515"/>
        </w:numPr>
        <w:spacing w:after="220"/>
        <w:contextualSpacing/>
        <w:rPr>
          <w:ins w:id="5741" w:author="Rev 3 Allen Wirfs-Brock" w:date="2011-09-09T16:27:00Z"/>
        </w:rPr>
      </w:pPr>
      <w:ins w:id="5742" w:author="Rev 3 Allen Wirfs-Brock" w:date="2011-09-09T16:27:00Z">
        <w:r>
          <w:t>Return a new empty List.</w:t>
        </w:r>
      </w:ins>
    </w:p>
    <w:p w14:paraId="3FB16911" w14:textId="77777777" w:rsidR="00BF7B8E" w:rsidRDefault="00BF7B8E" w:rsidP="00BF7B8E">
      <w:pPr>
        <w:jc w:val="left"/>
        <w:rPr>
          <w:ins w:id="5743" w:author="Rev 3 Allen Wirfs-Brock" w:date="2011-09-09T16:27:00Z"/>
        </w:rPr>
      </w:pPr>
      <w:ins w:id="5744" w:author="Rev 3 Allen Wirfs-Brock" w:date="2011-09-09T16:27:00Z">
        <w:r>
          <w:t xml:space="preserve">The </w:t>
        </w:r>
      </w:ins>
      <w:ins w:id="5745" w:author="Rev 3 Allen Wirfs-Brock" w:date="2011-09-09T16:28:00Z">
        <w:r>
          <w:t xml:space="preserve">LexicallyDeclaredNames </w:t>
        </w:r>
      </w:ins>
      <w:ins w:id="5746" w:author="Rev 3 Allen Wirfs-Brock" w:date="2011-09-09T16:27:00Z">
        <w:r>
          <w:t>of the</w:t>
        </w:r>
        <w:r w:rsidRPr="006D7E13">
          <w:t xml:space="preserve"> </w:t>
        </w:r>
        <w:r>
          <w:t xml:space="preserve">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Pr>
            <w:lang w:val="en-US"/>
          </w:rPr>
          <w:t xml:space="preserve"> </w:t>
        </w:r>
        <w:r>
          <w:rPr>
            <w:rFonts w:ascii="Courier New" w:hAnsi="Courier New" w:cs="Courier New"/>
            <w:lang w:val="en-US"/>
          </w:rPr>
          <w:t>}</w:t>
        </w:r>
        <w:r>
          <w:rPr>
            <w:lang w:val="en-US"/>
          </w:rPr>
          <w:t xml:space="preserve"> </w:t>
        </w:r>
        <w:r>
          <w:t>is determined as follows:</w:t>
        </w:r>
      </w:ins>
    </w:p>
    <w:p w14:paraId="141896A2" w14:textId="77777777" w:rsidR="00BF7B8E" w:rsidRDefault="00BF7B8E" w:rsidP="00BF7B8E">
      <w:pPr>
        <w:pStyle w:val="Alg4"/>
        <w:numPr>
          <w:ilvl w:val="0"/>
          <w:numId w:val="516"/>
        </w:numPr>
        <w:spacing w:after="220"/>
        <w:contextualSpacing/>
        <w:rPr>
          <w:ins w:id="5747" w:author="Rev 3 Allen Wirfs-Brock" w:date="2011-09-09T16:27:00Z"/>
        </w:rPr>
      </w:pPr>
      <w:ins w:id="5748" w:author="Rev 3 Allen Wirfs-Brock" w:date="2011-09-09T16:27:00Z">
        <w:r>
          <w:t xml:space="preserve">Return the </w:t>
        </w:r>
      </w:ins>
      <w:ins w:id="5749" w:author="Rev 3 Allen Wirfs-Brock" w:date="2011-09-09T16:28:00Z">
        <w:r>
          <w:t xml:space="preserve">LexicallyDeclaredNames </w:t>
        </w:r>
      </w:ins>
      <w:ins w:id="5750" w:author="Rev 3 Allen Wirfs-Brock" w:date="2011-09-09T16:27:00Z">
        <w:r>
          <w:t xml:space="preserve">of </w:t>
        </w:r>
        <w:r w:rsidRPr="00EF5EC8">
          <w:rPr>
            <w:i/>
            <w:lang w:val="en-US"/>
          </w:rPr>
          <w:t>CaseClauses</w:t>
        </w:r>
        <w:r>
          <w:t>.</w:t>
        </w:r>
      </w:ins>
    </w:p>
    <w:p w14:paraId="0E577615" w14:textId="77777777" w:rsidR="008E4F2B" w:rsidRDefault="008E4F2B" w:rsidP="008E4F2B">
      <w:pPr>
        <w:jc w:val="left"/>
        <w:rPr>
          <w:ins w:id="5751" w:author="Rev 3 Allen Wirfs-Brock" w:date="2011-09-10T14:04:00Z"/>
        </w:rPr>
      </w:pPr>
      <w:ins w:id="5752" w:author="Rev 3 Allen Wirfs-Brock" w:date="2011-09-10T14:04:00Z">
        <w:r>
          <w:t>The</w:t>
        </w:r>
        <w:r w:rsidRPr="008E4F2B">
          <w:t xml:space="preserve"> </w:t>
        </w:r>
        <w:r>
          <w:t>LexicalDeclarations of the</w:t>
        </w:r>
        <w:r w:rsidRPr="006D7E13">
          <w:t xml:space="preserve"> </w:t>
        </w:r>
        <w:r>
          <w:t xml:space="preserve">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Pr>
            <w:lang w:val="en-US"/>
          </w:rPr>
          <w:t xml:space="preserve"> </w:t>
        </w:r>
        <w:r>
          <w:rPr>
            <w:rFonts w:ascii="Courier New" w:hAnsi="Courier New" w:cs="Courier New"/>
            <w:lang w:val="en-US"/>
          </w:rPr>
          <w:t>}</w:t>
        </w:r>
        <w:r>
          <w:rPr>
            <w:lang w:val="en-US"/>
          </w:rPr>
          <w:t xml:space="preserve"> </w:t>
        </w:r>
        <w:r>
          <w:t>is determined as follows:</w:t>
        </w:r>
      </w:ins>
    </w:p>
    <w:p w14:paraId="4C59C411" w14:textId="77777777" w:rsidR="008E4F2B" w:rsidRDefault="008E4F2B" w:rsidP="008E4F2B">
      <w:pPr>
        <w:pStyle w:val="Alg4"/>
        <w:numPr>
          <w:ilvl w:val="0"/>
          <w:numId w:val="564"/>
        </w:numPr>
        <w:spacing w:after="220"/>
        <w:contextualSpacing/>
        <w:rPr>
          <w:ins w:id="5753" w:author="Rev 3 Allen Wirfs-Brock" w:date="2011-09-10T14:04:00Z"/>
        </w:rPr>
      </w:pPr>
      <w:ins w:id="5754" w:author="Rev 3 Allen Wirfs-Brock" w:date="2011-09-10T14:04:00Z">
        <w:r>
          <w:t xml:space="preserve">Return the LexicalDeclarations of </w:t>
        </w:r>
        <w:r w:rsidRPr="00EF5EC8">
          <w:rPr>
            <w:i/>
            <w:lang w:val="en-US"/>
          </w:rPr>
          <w:t>CaseClauses</w:t>
        </w:r>
        <w:r>
          <w:t>.</w:t>
        </w:r>
      </w:ins>
    </w:p>
    <w:p w14:paraId="2AC3A21C" w14:textId="77777777" w:rsidR="00A834BB" w:rsidRDefault="00A834BB" w:rsidP="00A834BB">
      <w:pPr>
        <w:jc w:val="left"/>
        <w:rPr>
          <w:ins w:id="5755" w:author="Rev 3 Allen Wirfs-Brock" w:date="2011-09-02T11:24:00Z"/>
        </w:rPr>
      </w:pPr>
      <w:ins w:id="5756" w:author="Rev 3 Allen Wirfs-Brock" w:date="2011-09-02T11:24:00Z">
        <w:r>
          <w:t>The VarDeclaredNames of the</w:t>
        </w:r>
        <w:r w:rsidRPr="006D7E13">
          <w:t xml:space="preserve"> </w:t>
        </w:r>
        <w:r>
          <w:t xml:space="preserve">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Pr>
            <w:lang w:val="en-US"/>
          </w:rPr>
          <w:t xml:space="preserve"> </w:t>
        </w:r>
        <w:r>
          <w:rPr>
            <w:rFonts w:ascii="Courier New" w:hAnsi="Courier New" w:cs="Courier New"/>
            <w:lang w:val="en-US"/>
          </w:rPr>
          <w:t>}</w:t>
        </w:r>
        <w:r>
          <w:rPr>
            <w:lang w:val="en-US"/>
          </w:rPr>
          <w:t xml:space="preserve"> </w:t>
        </w:r>
        <w:r>
          <w:t>is determined as follows:</w:t>
        </w:r>
      </w:ins>
    </w:p>
    <w:p w14:paraId="2E2ECF29" w14:textId="77777777" w:rsidR="00A834BB" w:rsidRDefault="00A834BB" w:rsidP="00613287">
      <w:pPr>
        <w:pStyle w:val="Alg4"/>
        <w:numPr>
          <w:ilvl w:val="0"/>
          <w:numId w:val="549"/>
        </w:numPr>
        <w:spacing w:after="220"/>
        <w:contextualSpacing/>
        <w:rPr>
          <w:ins w:id="5757" w:author="Rev 3 Allen Wirfs-Brock" w:date="2011-09-02T11:24:00Z"/>
        </w:rPr>
      </w:pPr>
      <w:ins w:id="5758" w:author="Rev 3 Allen Wirfs-Brock" w:date="2011-09-02T11:24:00Z">
        <w:r>
          <w:t xml:space="preserve">Return the VarDeclaredNames of </w:t>
        </w:r>
        <w:r w:rsidRPr="00EF5EC8">
          <w:rPr>
            <w:i/>
            <w:lang w:val="en-US"/>
          </w:rPr>
          <w:t>CaseClauses</w:t>
        </w:r>
        <w:r>
          <w:t>.</w:t>
        </w:r>
      </w:ins>
    </w:p>
    <w:p w14:paraId="54CE1A35" w14:textId="77777777" w:rsidR="004C02EF" w:rsidRDefault="004C02EF" w:rsidP="004C02EF">
      <w:pPr>
        <w:rPr>
          <w:lang w:val="en-US"/>
        </w:rPr>
      </w:pPr>
      <w:r>
        <w:rPr>
          <w:lang w:val="en-US"/>
        </w:rPr>
        <w:t xml:space="preserve">The 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sidRPr="005E74B3">
        <w:rPr>
          <w:rFonts w:cs="Arial"/>
          <w:vertAlign w:val="subscript"/>
          <w:lang w:val="en-US"/>
        </w:rPr>
        <w:t>opt</w:t>
      </w:r>
      <w:r>
        <w:rPr>
          <w:lang w:val="en-US"/>
        </w:rPr>
        <w:t xml:space="preserve"> </w:t>
      </w:r>
      <w:r>
        <w:rPr>
          <w:rFonts w:ascii="Courier New" w:hAnsi="Courier New" w:cs="Courier New"/>
          <w:lang w:val="en-US"/>
        </w:rPr>
        <w:t>}</w:t>
      </w:r>
      <w:r>
        <w:rPr>
          <w:lang w:val="en-US"/>
        </w:rPr>
        <w:t xml:space="preserve"> is given an input parameter, </w:t>
      </w:r>
      <w:r w:rsidRPr="00EF5EC8">
        <w:rPr>
          <w:rFonts w:ascii="Times New Roman" w:hAnsi="Times New Roman"/>
          <w:i/>
          <w:iCs/>
          <w:lang w:val="en-US"/>
        </w:rPr>
        <w:t>input</w:t>
      </w:r>
      <w:r>
        <w:rPr>
          <w:lang w:val="en-US"/>
        </w:rPr>
        <w:t>, and is evaluated as follows:</w:t>
      </w:r>
    </w:p>
    <w:p w14:paraId="01D03395"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V</w:t>
      </w:r>
      <w:r w:rsidRPr="008F6B36">
        <w:rPr>
          <w:rFonts w:ascii="Times New Roman" w:hAnsi="Times New Roman"/>
          <w:lang w:val="en-US"/>
        </w:rPr>
        <w:t xml:space="preserve"> = </w:t>
      </w:r>
      <w:r w:rsidRPr="008F6B36">
        <w:rPr>
          <w:rFonts w:eastAsia="Times New Roman" w:cs="Arial"/>
          <w:spacing w:val="6"/>
          <w:lang w:eastAsia="en-US"/>
        </w:rPr>
        <w:t>empty</w:t>
      </w:r>
      <w:r w:rsidRPr="008F6B36">
        <w:rPr>
          <w:rFonts w:ascii="Times New Roman" w:hAnsi="Times New Roman"/>
          <w:lang w:val="en-US"/>
        </w:rPr>
        <w:t>.</w:t>
      </w:r>
    </w:p>
    <w:p w14:paraId="2B5783D1"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A</w:t>
      </w:r>
      <w:r w:rsidRPr="008F6B36">
        <w:rPr>
          <w:rFonts w:ascii="Times New Roman" w:hAnsi="Times New Roman"/>
          <w:lang w:val="en-US"/>
        </w:rPr>
        <w:t xml:space="preserve"> be the list of </w:t>
      </w:r>
      <w:r w:rsidRPr="008F6B36">
        <w:rPr>
          <w:rFonts w:ascii="Times New Roman" w:hAnsi="Times New Roman"/>
          <w:i/>
          <w:lang w:val="en-US"/>
        </w:rPr>
        <w:t>CaseClause</w:t>
      </w:r>
      <w:r w:rsidRPr="008F6B36">
        <w:rPr>
          <w:rFonts w:ascii="Times New Roman" w:hAnsi="Times New Roman"/>
          <w:lang w:val="en-US"/>
        </w:rPr>
        <w:t xml:space="preserve"> items in source text order.</w:t>
      </w:r>
    </w:p>
    <w:p w14:paraId="5768B49B"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searching</w:t>
      </w:r>
      <w:r w:rsidRPr="008F6B36">
        <w:rPr>
          <w:rFonts w:ascii="Times New Roman" w:hAnsi="Times New Roman"/>
          <w:lang w:val="en-US"/>
        </w:rPr>
        <w:t xml:space="preserve"> be </w:t>
      </w:r>
      <w:r w:rsidRPr="008F6B36">
        <w:rPr>
          <w:rFonts w:ascii="Times New Roman" w:hAnsi="Times New Roman"/>
          <w:b/>
          <w:lang w:val="en-US"/>
        </w:rPr>
        <w:t>true</w:t>
      </w:r>
      <w:r w:rsidRPr="008F6B36">
        <w:rPr>
          <w:rFonts w:ascii="Times New Roman" w:hAnsi="Times New Roman"/>
          <w:lang w:val="en-US"/>
        </w:rPr>
        <w:t>.</w:t>
      </w:r>
    </w:p>
    <w:p w14:paraId="66E57A52"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Repeat, while </w:t>
      </w:r>
      <w:r w:rsidRPr="008F6B36">
        <w:rPr>
          <w:rFonts w:ascii="Times New Roman" w:hAnsi="Times New Roman"/>
          <w:i/>
          <w:lang w:val="en-US"/>
        </w:rPr>
        <w:t>searching</w:t>
      </w:r>
      <w:r w:rsidRPr="008F6B36">
        <w:rPr>
          <w:rFonts w:ascii="Times New Roman" w:hAnsi="Times New Roman"/>
          <w:lang w:val="en-US"/>
        </w:rPr>
        <w:t xml:space="preserve"> is </w:t>
      </w:r>
      <w:r w:rsidRPr="008F6B36">
        <w:rPr>
          <w:rFonts w:ascii="Times New Roman" w:hAnsi="Times New Roman"/>
          <w:b/>
          <w:lang w:val="en-US"/>
        </w:rPr>
        <w:t>true</w:t>
      </w:r>
    </w:p>
    <w:p w14:paraId="0C9277BB"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A</w:t>
      </w:r>
      <w:r w:rsidRPr="008F6B36">
        <w:rPr>
          <w:rFonts w:ascii="Times New Roman" w:hAnsi="Times New Roman"/>
          <w:lang w:val="en-US"/>
        </w:rPr>
        <w:t xml:space="preserve">. If there is no such </w:t>
      </w:r>
      <w:r w:rsidRPr="008F6B36">
        <w:rPr>
          <w:rFonts w:ascii="Times New Roman" w:hAnsi="Times New Roman"/>
          <w:i/>
          <w:lang w:val="en-US"/>
        </w:rPr>
        <w:t>CaseClause</w:t>
      </w:r>
      <w:r w:rsidRPr="008F6B36">
        <w:rPr>
          <w:rFonts w:ascii="Times New Roman" w:hAnsi="Times New Roman"/>
          <w:lang w:val="en-US"/>
        </w:rPr>
        <w:t>, return (</w:t>
      </w:r>
      <w:r w:rsidRPr="008F6B36">
        <w:rPr>
          <w:rFonts w:cs="Arial"/>
          <w:bCs/>
          <w:lang w:val="en-US"/>
        </w:rPr>
        <w:t>normal</w:t>
      </w:r>
      <w:r w:rsidRPr="008F6B36">
        <w:rPr>
          <w:rFonts w:ascii="Times New Roman" w:hAnsi="Times New Roman"/>
          <w:lang w:val="en-US"/>
        </w:rPr>
        <w:t xml:space="preserve">, </w:t>
      </w:r>
      <w:r w:rsidRPr="008F6B36">
        <w:rPr>
          <w:rFonts w:ascii="Times New Roman" w:hAnsi="Times New Roman"/>
          <w:i/>
          <w:iCs/>
          <w:lang w:val="en-US"/>
        </w:rPr>
        <w:t>V</w:t>
      </w:r>
      <w:r w:rsidRPr="008F6B36">
        <w:rPr>
          <w:rFonts w:ascii="Times New Roman" w:hAnsi="Times New Roman"/>
          <w:lang w:val="en-US"/>
        </w:rPr>
        <w:t xml:space="preserve">, </w:t>
      </w:r>
      <w:r w:rsidRPr="008F6B36">
        <w:rPr>
          <w:rFonts w:cs="Arial"/>
          <w:bCs/>
          <w:lang w:val="en-US"/>
        </w:rPr>
        <w:t>empty</w:t>
      </w:r>
      <w:r w:rsidRPr="008F6B36">
        <w:rPr>
          <w:rFonts w:ascii="Times New Roman" w:hAnsi="Times New Roman"/>
          <w:lang w:val="en-US"/>
        </w:rPr>
        <w:t>).</w:t>
      </w:r>
    </w:p>
    <w:p w14:paraId="6A07EF89"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clauseSelector</w:t>
      </w:r>
      <w:r w:rsidRPr="008F6B36">
        <w:rPr>
          <w:rFonts w:ascii="Times New Roman" w:hAnsi="Times New Roman"/>
          <w:lang w:val="en-US"/>
        </w:rPr>
        <w:t xml:space="preserve"> be the result of evaluating </w:t>
      </w:r>
      <w:r w:rsidRPr="008F6B36">
        <w:rPr>
          <w:rFonts w:ascii="Times New Roman" w:hAnsi="Times New Roman"/>
          <w:i/>
          <w:iCs/>
          <w:lang w:val="en-US"/>
        </w:rPr>
        <w:t>C</w:t>
      </w:r>
      <w:r w:rsidRPr="008F6B36">
        <w:rPr>
          <w:rFonts w:ascii="Times New Roman" w:hAnsi="Times New Roman"/>
          <w:lang w:val="en-US"/>
        </w:rPr>
        <w:t>.</w:t>
      </w:r>
    </w:p>
    <w:p w14:paraId="4D7D5A39"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input</w:t>
      </w:r>
      <w:r w:rsidRPr="008F6B36">
        <w:rPr>
          <w:rFonts w:ascii="Times New Roman" w:hAnsi="Times New Roman"/>
          <w:lang w:val="en-US"/>
        </w:rPr>
        <w:t xml:space="preserve"> is equal to </w:t>
      </w:r>
      <w:r w:rsidRPr="008F6B36">
        <w:rPr>
          <w:rFonts w:ascii="Times New Roman" w:hAnsi="Times New Roman"/>
          <w:i/>
          <w:lang w:val="en-US"/>
        </w:rPr>
        <w:t>clauseSelector</w:t>
      </w:r>
      <w:r w:rsidRPr="008F6B36">
        <w:rPr>
          <w:rFonts w:ascii="Times New Roman" w:hAnsi="Times New Roman"/>
          <w:lang w:val="en-US"/>
        </w:rPr>
        <w:t xml:space="preserve"> as defined by the </w:t>
      </w:r>
      <w:ins w:id="5759" w:author="Rev 3 Allen Wirfs-Brock" w:date="2011-09-10T14:50:00Z">
        <w:r w:rsidR="00E70606">
          <w:rPr>
            <w:rFonts w:ascii="Times New Roman" w:hAnsi="Times New Roman"/>
            <w:lang w:val="en-US"/>
          </w:rPr>
          <w:t>Strict Equality Comparision Algorithm (11.9.6</w:t>
        </w:r>
      </w:ins>
      <w:ins w:id="5760" w:author="Rev 3 Allen Wirfs-Brock" w:date="2011-09-10T14:51:00Z">
        <w:r w:rsidR="00E70606">
          <w:rPr>
            <w:rFonts w:ascii="Times New Roman" w:hAnsi="Times New Roman"/>
            <w:lang w:val="en-US"/>
          </w:rPr>
          <w:t>)</w:t>
        </w:r>
      </w:ins>
      <w:del w:id="5761" w:author="Rev 3 Allen Wirfs-Brock" w:date="2011-09-10T14:51:00Z">
        <w:r w:rsidDel="00E70606">
          <w:rPr>
            <w:rFonts w:ascii="Courier New" w:hAnsi="Courier New" w:cs="Courier New"/>
            <w:lang w:val="en-US"/>
          </w:rPr>
          <w:delText>=</w:delText>
        </w:r>
        <w:r w:rsidRPr="00087045" w:rsidDel="00E70606">
          <w:rPr>
            <w:rFonts w:ascii="Courier New" w:hAnsi="Courier New" w:cs="Courier New"/>
            <w:lang w:val="en-US"/>
          </w:rPr>
          <w:delText>==</w:delText>
        </w:r>
        <w:r w:rsidRPr="008F6B36" w:rsidDel="00E70606">
          <w:rPr>
            <w:rFonts w:ascii="Times New Roman" w:hAnsi="Times New Roman"/>
            <w:lang w:val="en-US"/>
          </w:rPr>
          <w:delText xml:space="preserve"> operator</w:delText>
        </w:r>
      </w:del>
      <w:r w:rsidRPr="008F6B36">
        <w:rPr>
          <w:rFonts w:ascii="Times New Roman" w:hAnsi="Times New Roman"/>
          <w:lang w:val="en-US"/>
        </w:rPr>
        <w:t>, then</w:t>
      </w:r>
    </w:p>
    <w:p w14:paraId="5CFB156C"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 xml:space="preserve">Set </w:t>
      </w:r>
      <w:r w:rsidRPr="008F6B36">
        <w:rPr>
          <w:rFonts w:ascii="Times New Roman" w:hAnsi="Times New Roman"/>
          <w:i/>
          <w:lang w:val="en-US"/>
        </w:rPr>
        <w:t>searching</w:t>
      </w:r>
      <w:r w:rsidRPr="008F6B36">
        <w:rPr>
          <w:rFonts w:ascii="Times New Roman" w:hAnsi="Times New Roman"/>
          <w:lang w:val="en-US"/>
        </w:rPr>
        <w:t xml:space="preserve"> to </w:t>
      </w:r>
      <w:r w:rsidRPr="008F6B36">
        <w:rPr>
          <w:rFonts w:ascii="Times New Roman" w:hAnsi="Times New Roman"/>
          <w:b/>
          <w:lang w:val="en-US"/>
        </w:rPr>
        <w:t>false</w:t>
      </w:r>
      <w:r w:rsidRPr="008F6B36">
        <w:rPr>
          <w:rFonts w:ascii="Times New Roman" w:hAnsi="Times New Roman"/>
          <w:lang w:val="en-US"/>
        </w:rPr>
        <w:t>.</w:t>
      </w:r>
    </w:p>
    <w:p w14:paraId="2771AC79"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C</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xml:space="preserve">, then </w:t>
      </w:r>
    </w:p>
    <w:p w14:paraId="4EF2686F" w14:textId="77777777" w:rsidR="004C02EF" w:rsidRPr="008F6B36" w:rsidRDefault="004C02EF" w:rsidP="004C02EF">
      <w:pPr>
        <w:numPr>
          <w:ilvl w:val="3"/>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Evaluate</w:t>
      </w:r>
      <w:r w:rsidRPr="008F6B36">
        <w:rPr>
          <w:rFonts w:ascii="Times New Roman" w:hAnsi="Times New Roman"/>
          <w:i/>
          <w:iCs/>
          <w:lang w:val="en-US"/>
        </w:rPr>
        <w:t xml:space="preserve"> 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w:t>
      </w:r>
      <w:r w:rsidRPr="008F6B36">
        <w:rPr>
          <w:rFonts w:ascii="Times New Roman" w:hAnsi="Times New Roman"/>
          <w:i/>
          <w:iCs/>
          <w:lang w:val="en-US"/>
        </w:rPr>
        <w:t xml:space="preserve"> R</w:t>
      </w:r>
      <w:r w:rsidRPr="008F6B36">
        <w:rPr>
          <w:rFonts w:ascii="Times New Roman" w:hAnsi="Times New Roman"/>
          <w:lang w:val="en-US"/>
        </w:rPr>
        <w:t xml:space="preserve"> be the result.</w:t>
      </w:r>
    </w:p>
    <w:p w14:paraId="449D594B" w14:textId="77777777" w:rsidR="004C02EF" w:rsidRPr="008F6B36" w:rsidRDefault="004C02EF" w:rsidP="004C02EF">
      <w:pPr>
        <w:numPr>
          <w:ilvl w:val="3"/>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 xml:space="preserve"> is an abrupt completion, then return</w:t>
      </w:r>
      <w:r w:rsidRPr="008F6B36">
        <w:rPr>
          <w:rFonts w:ascii="Times New Roman" w:hAnsi="Times New Roman"/>
          <w:i/>
          <w:iCs/>
          <w:lang w:val="en-US"/>
        </w:rPr>
        <w:t xml:space="preserve"> R</w:t>
      </w:r>
      <w:r w:rsidRPr="008F6B36">
        <w:rPr>
          <w:rFonts w:ascii="Times New Roman" w:hAnsi="Times New Roman"/>
          <w:lang w:val="en-US"/>
        </w:rPr>
        <w:t>.</w:t>
      </w:r>
    </w:p>
    <w:p w14:paraId="63776C75" w14:textId="77777777" w:rsidR="004C02EF" w:rsidRPr="008F6B36" w:rsidRDefault="004C02EF" w:rsidP="004C02EF">
      <w:pPr>
        <w:numPr>
          <w:ilvl w:val="3"/>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7788B904" w14:textId="77777777" w:rsidR="004C02EF" w:rsidRPr="008F6B36" w:rsidRDefault="004C02EF" w:rsidP="004C02EF">
      <w:pPr>
        <w:numPr>
          <w:ilvl w:val="0"/>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Repeat</w:t>
      </w:r>
    </w:p>
    <w:p w14:paraId="532EB99A"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Let</w:t>
      </w:r>
      <w:r w:rsidRPr="008F6B36">
        <w:rPr>
          <w:rFonts w:ascii="Times New Roman" w:hAnsi="Times New Roman"/>
          <w:i/>
          <w:iCs/>
          <w:lang w:val="en-US"/>
        </w:rPr>
        <w:t xml:space="preserve"> 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w:t>
      </w:r>
      <w:r w:rsidRPr="008F6B36">
        <w:rPr>
          <w:rFonts w:ascii="Times New Roman" w:hAnsi="Times New Roman"/>
          <w:i/>
          <w:iCs/>
          <w:lang w:val="en-US"/>
        </w:rPr>
        <w:t xml:space="preserve"> A</w:t>
      </w:r>
      <w:r w:rsidRPr="008F6B36">
        <w:rPr>
          <w:rFonts w:ascii="Times New Roman" w:hAnsi="Times New Roman"/>
          <w:lang w:val="en-US"/>
        </w:rPr>
        <w:t xml:space="preserve">. If there is no such </w:t>
      </w:r>
      <w:r w:rsidRPr="008F6B36">
        <w:rPr>
          <w:rFonts w:ascii="Times New Roman" w:hAnsi="Times New Roman"/>
          <w:i/>
          <w:lang w:val="en-US"/>
        </w:rPr>
        <w:t>CaseClause</w:t>
      </w:r>
      <w:r w:rsidRPr="008F6B36">
        <w:rPr>
          <w:rFonts w:ascii="Times New Roman" w:hAnsi="Times New Roman"/>
          <w:lang w:val="en-US"/>
        </w:rPr>
        <w:t xml:space="preserve">, return </w:t>
      </w:r>
      <w:r w:rsidRPr="008F6B36">
        <w:rPr>
          <w:rFonts w:ascii="Times New Roman" w:hAnsi="Times New Roman"/>
          <w:b/>
          <w:bCs/>
          <w:lang w:val="en-US"/>
        </w:rPr>
        <w:t>(</w:t>
      </w:r>
      <w:r w:rsidRPr="008F6B36">
        <w:rPr>
          <w:rFonts w:cs="Arial"/>
          <w:bCs/>
          <w:lang w:val="en-US"/>
        </w:rPr>
        <w:t>normal</w:t>
      </w:r>
      <w:r w:rsidRPr="008F6B36">
        <w:rPr>
          <w:rFonts w:ascii="Times New Roman" w:hAnsi="Times New Roman"/>
          <w:lang w:val="en-US"/>
        </w:rPr>
        <w:t>,</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w:t>
      </w:r>
    </w:p>
    <w:p w14:paraId="42931932" w14:textId="77777777" w:rsidR="004C02EF" w:rsidRPr="008F6B36" w:rsidRDefault="004C02EF" w:rsidP="004C02EF">
      <w:pPr>
        <w:numPr>
          <w:ilvl w:val="1"/>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C</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xml:space="preserve">, then </w:t>
      </w:r>
    </w:p>
    <w:p w14:paraId="203A5B3F"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Evaluate</w:t>
      </w:r>
      <w:r w:rsidRPr="008F6B36">
        <w:rPr>
          <w:rFonts w:ascii="Times New Roman" w:hAnsi="Times New Roman"/>
          <w:i/>
          <w:iCs/>
          <w:lang w:val="en-US"/>
        </w:rPr>
        <w:t xml:space="preserve"> 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w:t>
      </w:r>
      <w:r w:rsidRPr="008F6B36">
        <w:rPr>
          <w:rFonts w:ascii="Times New Roman" w:hAnsi="Times New Roman"/>
          <w:i/>
          <w:iCs/>
          <w:lang w:val="en-US"/>
        </w:rPr>
        <w:t xml:space="preserve"> R</w:t>
      </w:r>
      <w:r w:rsidRPr="008F6B36">
        <w:rPr>
          <w:rFonts w:ascii="Times New Roman" w:hAnsi="Times New Roman"/>
          <w:lang w:val="en-US"/>
        </w:rPr>
        <w:t xml:space="preserve"> be the result.</w:t>
      </w:r>
    </w:p>
    <w:p w14:paraId="79CB4FAF" w14:textId="77777777" w:rsidR="004C02EF" w:rsidRPr="008F6B36" w:rsidRDefault="004C02EF" w:rsidP="004C02EF">
      <w:pPr>
        <w:numPr>
          <w:ilvl w:val="2"/>
          <w:numId w:val="135"/>
        </w:numPr>
        <w:autoSpaceDE w:val="0"/>
        <w:autoSpaceDN w:val="0"/>
        <w:adjustRightInd w:val="0"/>
        <w:spacing w:before="100" w:after="10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.value is not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 then 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07BCD793" w14:textId="77777777" w:rsidR="004C02EF" w:rsidRPr="008F6B36" w:rsidRDefault="004C02EF" w:rsidP="004C02EF">
      <w:pPr>
        <w:numPr>
          <w:ilvl w:val="2"/>
          <w:numId w:val="135"/>
        </w:numPr>
        <w:autoSpaceDE w:val="0"/>
        <w:autoSpaceDN w:val="0"/>
        <w:adjustRightInd w:val="0"/>
        <w:spacing w:line="240" w:lineRule="auto"/>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.type,</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i/>
          <w:iCs/>
          <w:lang w:val="en-US"/>
        </w:rPr>
        <w:t xml:space="preserve"> R</w:t>
      </w:r>
      <w:r w:rsidRPr="008F6B36">
        <w:rPr>
          <w:rFonts w:ascii="Times New Roman" w:hAnsi="Times New Roman"/>
          <w:lang w:val="en-US"/>
        </w:rPr>
        <w:t>.target).</w:t>
      </w:r>
    </w:p>
    <w:p w14:paraId="72A6E490" w14:textId="77777777" w:rsidR="005444FE" w:rsidRDefault="005444FE" w:rsidP="005444FE">
      <w:pPr>
        <w:jc w:val="left"/>
        <w:rPr>
          <w:ins w:id="5762" w:author="Rev 3 Allen Wirfs-Brock" w:date="2011-09-09T16:30:00Z"/>
        </w:rPr>
      </w:pPr>
      <w:ins w:id="5763" w:author="Rev 3 Allen Wirfs-Brock" w:date="2011-09-09T16:30:00Z">
        <w:r>
          <w:t>The LexicallyDeclaredNames of the</w:t>
        </w:r>
        <w:r w:rsidRPr="006D7E13">
          <w:t xml:space="preserve"> </w:t>
        </w:r>
        <w:r>
          <w:t xml:space="preserve">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sidRPr="005E74B3">
          <w:rPr>
            <w:rFonts w:cs="Arial"/>
            <w:vertAlign w:val="subscript"/>
            <w:lang w:val="en-US"/>
          </w:rPr>
          <w:t>opt</w:t>
        </w:r>
        <w:r w:rsidRPr="00EF5EC8">
          <w:rPr>
            <w:rFonts w:ascii="Times New Roman" w:hAnsi="Times New Roman"/>
            <w:i/>
            <w:lang w:val="en-US"/>
          </w:rPr>
          <w:t xml:space="preserve"> DefaultClause CaseClauses</w:t>
        </w:r>
        <w:r w:rsidRPr="005E74B3">
          <w:rPr>
            <w:rFonts w:cs="Arial"/>
            <w:vertAlign w:val="subscript"/>
            <w:lang w:val="en-US"/>
          </w:rPr>
          <w:t>opt</w:t>
        </w:r>
        <w:r>
          <w:rPr>
            <w:lang w:val="en-US"/>
          </w:rPr>
          <w:t xml:space="preserve"> </w:t>
        </w:r>
        <w:r>
          <w:rPr>
            <w:rFonts w:ascii="Courier New" w:hAnsi="Courier New" w:cs="Courier New"/>
            <w:lang w:val="en-US"/>
          </w:rPr>
          <w:t>}</w:t>
        </w:r>
        <w:r>
          <w:t xml:space="preserve"> is determined as follows:</w:t>
        </w:r>
      </w:ins>
    </w:p>
    <w:p w14:paraId="079B5111" w14:textId="77777777" w:rsidR="005444FE" w:rsidRDefault="005444FE" w:rsidP="005444FE">
      <w:pPr>
        <w:pStyle w:val="Alg4"/>
        <w:numPr>
          <w:ilvl w:val="0"/>
          <w:numId w:val="517"/>
        </w:numPr>
        <w:spacing w:after="220"/>
        <w:contextualSpacing/>
        <w:rPr>
          <w:ins w:id="5764" w:author="Rev 3 Allen Wirfs-Brock" w:date="2011-09-09T16:30:00Z"/>
        </w:rPr>
      </w:pPr>
      <w:ins w:id="5765" w:author="Rev 3 Allen Wirfs-Brock" w:date="2011-09-09T16:30:00Z">
        <w:r>
          <w:t xml:space="preserve">If the first </w:t>
        </w:r>
        <w:r w:rsidRPr="00EF5EC8">
          <w:rPr>
            <w:i/>
            <w:lang w:val="en-US"/>
          </w:rPr>
          <w:t>CaseClauses</w:t>
        </w:r>
        <w:r>
          <w:t xml:space="preserve"> is present, let </w:t>
        </w:r>
        <w:r>
          <w:rPr>
            <w:i/>
          </w:rPr>
          <w:t>names</w:t>
        </w:r>
        <w:r w:rsidRPr="00D465F1">
          <w:rPr>
            <w:i/>
          </w:rPr>
          <w:t xml:space="preserve"> </w:t>
        </w:r>
        <w:r>
          <w:t xml:space="preserve">be the LexicallyDeclaredNames of </w:t>
        </w:r>
        <w:r w:rsidRPr="00D828E7">
          <w:t xml:space="preserve">the first </w:t>
        </w:r>
        <w:r w:rsidRPr="00EF5EC8">
          <w:rPr>
            <w:i/>
            <w:lang w:val="en-US"/>
          </w:rPr>
          <w:t>CaseClauses</w:t>
        </w:r>
        <w:r>
          <w:t>.</w:t>
        </w:r>
      </w:ins>
    </w:p>
    <w:p w14:paraId="6C81AA40" w14:textId="77777777" w:rsidR="005444FE" w:rsidRDefault="005444FE" w:rsidP="005444FE">
      <w:pPr>
        <w:pStyle w:val="Alg4"/>
        <w:numPr>
          <w:ilvl w:val="0"/>
          <w:numId w:val="517"/>
        </w:numPr>
        <w:spacing w:after="220"/>
        <w:contextualSpacing/>
        <w:rPr>
          <w:ins w:id="5766" w:author="Rev 3 Allen Wirfs-Brock" w:date="2011-09-09T16:30:00Z"/>
        </w:rPr>
      </w:pPr>
      <w:ins w:id="5767" w:author="Rev 3 Allen Wirfs-Brock" w:date="2011-09-09T16:30:00Z">
        <w:r>
          <w:t xml:space="preserve">Else let </w:t>
        </w:r>
        <w:r w:rsidRPr="00BD6039">
          <w:rPr>
            <w:i/>
          </w:rPr>
          <w:t>names</w:t>
        </w:r>
        <w:r>
          <w:t xml:space="preserve"> be a new empty List.</w:t>
        </w:r>
      </w:ins>
    </w:p>
    <w:p w14:paraId="456D587A" w14:textId="77777777" w:rsidR="005444FE" w:rsidRPr="006F2444" w:rsidRDefault="005444FE" w:rsidP="005444FE">
      <w:pPr>
        <w:pStyle w:val="Alg4"/>
        <w:numPr>
          <w:ilvl w:val="0"/>
          <w:numId w:val="517"/>
        </w:numPr>
        <w:spacing w:after="220"/>
        <w:contextualSpacing/>
        <w:rPr>
          <w:ins w:id="5768" w:author="Rev 3 Allen Wirfs-Brock" w:date="2011-09-09T16:30:00Z"/>
          <w:rStyle w:val="bnf"/>
          <w:i w:val="0"/>
        </w:rPr>
      </w:pPr>
      <w:ins w:id="5769" w:author="Rev 3 Allen Wirfs-Brock" w:date="2011-09-09T16:30:00Z">
        <w:r>
          <w:t xml:space="preserve">Append to </w:t>
        </w:r>
        <w:r w:rsidRPr="00653F1B">
          <w:rPr>
            <w:i/>
          </w:rPr>
          <w:t>names</w:t>
        </w:r>
        <w:r>
          <w:t xml:space="preserve"> the elements of the LexicallyDeclaredNames of </w:t>
        </w:r>
        <w:r w:rsidRPr="00D828E7">
          <w:t xml:space="preserve">the </w:t>
        </w:r>
        <w:r w:rsidRPr="00EF5EC8">
          <w:rPr>
            <w:i/>
            <w:lang w:val="en-US"/>
          </w:rPr>
          <w:t>DefaultClause</w:t>
        </w:r>
        <w:r>
          <w:rPr>
            <w:rStyle w:val="bnf"/>
          </w:rPr>
          <w:t>.</w:t>
        </w:r>
      </w:ins>
    </w:p>
    <w:p w14:paraId="0EE82AA6" w14:textId="77777777" w:rsidR="005444FE" w:rsidRDefault="005444FE" w:rsidP="005444FE">
      <w:pPr>
        <w:pStyle w:val="Alg4"/>
        <w:numPr>
          <w:ilvl w:val="0"/>
          <w:numId w:val="517"/>
        </w:numPr>
        <w:spacing w:after="220"/>
        <w:contextualSpacing/>
        <w:rPr>
          <w:ins w:id="5770" w:author="Rev 3 Allen Wirfs-Brock" w:date="2011-09-09T16:30:00Z"/>
        </w:rPr>
      </w:pPr>
      <w:ins w:id="5771" w:author="Rev 3 Allen Wirfs-Brock" w:date="2011-09-09T16:30:00Z">
        <w:r>
          <w:t xml:space="preserve">If the second </w:t>
        </w:r>
        <w:r w:rsidRPr="00EF5EC8">
          <w:rPr>
            <w:i/>
            <w:lang w:val="en-US"/>
          </w:rPr>
          <w:t>CaseClauses</w:t>
        </w:r>
        <w:r>
          <w:t xml:space="preserve"> is not present, return </w:t>
        </w:r>
        <w:r>
          <w:rPr>
            <w:rStyle w:val="bnf"/>
          </w:rPr>
          <w:t>names</w:t>
        </w:r>
        <w:r>
          <w:t>.</w:t>
        </w:r>
      </w:ins>
    </w:p>
    <w:p w14:paraId="7BB8CC1D" w14:textId="77777777" w:rsidR="005444FE" w:rsidRDefault="005444FE" w:rsidP="005444FE">
      <w:pPr>
        <w:pStyle w:val="Alg4"/>
        <w:numPr>
          <w:ilvl w:val="0"/>
          <w:numId w:val="517"/>
        </w:numPr>
        <w:spacing w:after="220"/>
        <w:contextualSpacing/>
        <w:rPr>
          <w:ins w:id="5772" w:author="Rev 3 Allen Wirfs-Brock" w:date="2011-09-09T16:30:00Z"/>
        </w:rPr>
      </w:pPr>
      <w:ins w:id="5773" w:author="Rev 3 Allen Wirfs-Brock" w:date="2011-09-09T16:30:00Z">
        <w:r>
          <w:t xml:space="preserve">Else return the result of append to </w:t>
        </w:r>
        <w:r w:rsidRPr="00653F1B">
          <w:rPr>
            <w:i/>
          </w:rPr>
          <w:t>names</w:t>
        </w:r>
        <w:r>
          <w:t xml:space="preserve"> the elements of the the LexicallyDeclaredNames of </w:t>
        </w:r>
        <w:r w:rsidRPr="00D828E7">
          <w:t xml:space="preserve">the </w:t>
        </w:r>
        <w:r>
          <w:t>second</w:t>
        </w:r>
        <w:r w:rsidRPr="00D828E7">
          <w:t xml:space="preserve"> </w:t>
        </w:r>
        <w:r w:rsidRPr="00EF5EC8">
          <w:rPr>
            <w:i/>
            <w:lang w:val="en-US"/>
          </w:rPr>
          <w:t>CaseClauses</w:t>
        </w:r>
        <w:r>
          <w:t>.</w:t>
        </w:r>
      </w:ins>
    </w:p>
    <w:p w14:paraId="7B7B5C02" w14:textId="77777777" w:rsidR="004F19A5" w:rsidRDefault="004F19A5" w:rsidP="004F19A5">
      <w:pPr>
        <w:jc w:val="left"/>
        <w:rPr>
          <w:ins w:id="5774" w:author="Rev 3 Allen Wirfs-Brock" w:date="2011-09-10T14:06:00Z"/>
        </w:rPr>
      </w:pPr>
      <w:ins w:id="5775" w:author="Rev 3 Allen Wirfs-Brock" w:date="2011-09-10T14:06:00Z">
        <w:r>
          <w:t>The LexicalDeclarations of the</w:t>
        </w:r>
        <w:r w:rsidRPr="006D7E13">
          <w:t xml:space="preserve"> </w:t>
        </w:r>
        <w:r>
          <w:t xml:space="preserve">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sidRPr="005E74B3">
          <w:rPr>
            <w:rFonts w:cs="Arial"/>
            <w:vertAlign w:val="subscript"/>
            <w:lang w:val="en-US"/>
          </w:rPr>
          <w:t>opt</w:t>
        </w:r>
        <w:r w:rsidRPr="00EF5EC8">
          <w:rPr>
            <w:rFonts w:ascii="Times New Roman" w:hAnsi="Times New Roman"/>
            <w:i/>
            <w:lang w:val="en-US"/>
          </w:rPr>
          <w:t xml:space="preserve"> DefaultClause CaseClauses</w:t>
        </w:r>
        <w:r w:rsidRPr="005E74B3">
          <w:rPr>
            <w:rFonts w:cs="Arial"/>
            <w:vertAlign w:val="subscript"/>
            <w:lang w:val="en-US"/>
          </w:rPr>
          <w:t>opt</w:t>
        </w:r>
        <w:r>
          <w:rPr>
            <w:lang w:val="en-US"/>
          </w:rPr>
          <w:t xml:space="preserve"> </w:t>
        </w:r>
        <w:r>
          <w:rPr>
            <w:rFonts w:ascii="Courier New" w:hAnsi="Courier New" w:cs="Courier New"/>
            <w:lang w:val="en-US"/>
          </w:rPr>
          <w:t>}</w:t>
        </w:r>
        <w:r>
          <w:t xml:space="preserve"> is determined as follows:</w:t>
        </w:r>
      </w:ins>
    </w:p>
    <w:p w14:paraId="4685B316" w14:textId="77777777" w:rsidR="004F19A5" w:rsidRDefault="004F19A5" w:rsidP="004F19A5">
      <w:pPr>
        <w:pStyle w:val="Alg4"/>
        <w:numPr>
          <w:ilvl w:val="0"/>
          <w:numId w:val="565"/>
        </w:numPr>
        <w:spacing w:after="220"/>
        <w:contextualSpacing/>
        <w:rPr>
          <w:ins w:id="5776" w:author="Rev 3 Allen Wirfs-Brock" w:date="2011-09-10T14:06:00Z"/>
        </w:rPr>
      </w:pPr>
      <w:ins w:id="5777" w:author="Rev 3 Allen Wirfs-Brock" w:date="2011-09-10T14:06:00Z">
        <w:r>
          <w:t xml:space="preserve">If the first </w:t>
        </w:r>
        <w:r w:rsidRPr="00EF5EC8">
          <w:rPr>
            <w:i/>
            <w:lang w:val="en-US"/>
          </w:rPr>
          <w:t>CaseClauses</w:t>
        </w:r>
        <w:r>
          <w:t xml:space="preserve"> is present, let </w:t>
        </w:r>
        <w:r>
          <w:rPr>
            <w:i/>
          </w:rPr>
          <w:t>declarations</w:t>
        </w:r>
        <w:r w:rsidRPr="00D465F1">
          <w:rPr>
            <w:i/>
          </w:rPr>
          <w:t xml:space="preserve"> </w:t>
        </w:r>
        <w:r>
          <w:t xml:space="preserve">be the LexicalDeclarations of </w:t>
        </w:r>
        <w:r w:rsidRPr="00D828E7">
          <w:t xml:space="preserve">the first </w:t>
        </w:r>
        <w:r w:rsidRPr="00EF5EC8">
          <w:rPr>
            <w:i/>
            <w:lang w:val="en-US"/>
          </w:rPr>
          <w:t>CaseClauses</w:t>
        </w:r>
        <w:r>
          <w:t>.</w:t>
        </w:r>
      </w:ins>
    </w:p>
    <w:p w14:paraId="12341E4C" w14:textId="77777777" w:rsidR="004F19A5" w:rsidRDefault="004F19A5" w:rsidP="004F19A5">
      <w:pPr>
        <w:pStyle w:val="Alg4"/>
        <w:numPr>
          <w:ilvl w:val="0"/>
          <w:numId w:val="565"/>
        </w:numPr>
        <w:spacing w:after="220"/>
        <w:contextualSpacing/>
        <w:rPr>
          <w:ins w:id="5778" w:author="Rev 3 Allen Wirfs-Brock" w:date="2011-09-10T14:06:00Z"/>
        </w:rPr>
      </w:pPr>
      <w:ins w:id="5779" w:author="Rev 3 Allen Wirfs-Brock" w:date="2011-09-10T14:06:00Z">
        <w:r>
          <w:t xml:space="preserve">Else let </w:t>
        </w:r>
      </w:ins>
      <w:ins w:id="5780" w:author="Rev 3 Allen Wirfs-Brock" w:date="2011-09-10T14:07:00Z">
        <w:r>
          <w:rPr>
            <w:i/>
          </w:rPr>
          <w:t>declarations</w:t>
        </w:r>
        <w:r w:rsidRPr="00D465F1">
          <w:rPr>
            <w:i/>
          </w:rPr>
          <w:t xml:space="preserve"> </w:t>
        </w:r>
      </w:ins>
      <w:ins w:id="5781" w:author="Rev 3 Allen Wirfs-Brock" w:date="2011-09-10T14:06:00Z">
        <w:r>
          <w:t>be a new empty List.</w:t>
        </w:r>
      </w:ins>
    </w:p>
    <w:p w14:paraId="747B1223" w14:textId="77777777" w:rsidR="004F19A5" w:rsidRPr="006F2444" w:rsidRDefault="004F19A5" w:rsidP="004F19A5">
      <w:pPr>
        <w:pStyle w:val="Alg4"/>
        <w:numPr>
          <w:ilvl w:val="0"/>
          <w:numId w:val="565"/>
        </w:numPr>
        <w:spacing w:after="220"/>
        <w:contextualSpacing/>
        <w:rPr>
          <w:ins w:id="5782" w:author="Rev 3 Allen Wirfs-Brock" w:date="2011-09-10T14:06:00Z"/>
          <w:rStyle w:val="bnf"/>
          <w:i w:val="0"/>
        </w:rPr>
      </w:pPr>
      <w:ins w:id="5783" w:author="Rev 3 Allen Wirfs-Brock" w:date="2011-09-10T14:06:00Z">
        <w:r>
          <w:t xml:space="preserve">Append to </w:t>
        </w:r>
      </w:ins>
      <w:ins w:id="5784" w:author="Rev 3 Allen Wirfs-Brock" w:date="2011-09-10T14:07:00Z">
        <w:r>
          <w:rPr>
            <w:i/>
          </w:rPr>
          <w:t>declarations</w:t>
        </w:r>
        <w:r w:rsidRPr="00D465F1">
          <w:rPr>
            <w:i/>
          </w:rPr>
          <w:t xml:space="preserve"> </w:t>
        </w:r>
      </w:ins>
      <w:ins w:id="5785" w:author="Rev 3 Allen Wirfs-Brock" w:date="2011-09-10T14:06:00Z">
        <w:r>
          <w:t xml:space="preserve">the elements of the LexicallyDeclaredNames of </w:t>
        </w:r>
        <w:r w:rsidRPr="00D828E7">
          <w:t xml:space="preserve">the </w:t>
        </w:r>
        <w:r w:rsidRPr="00EF5EC8">
          <w:rPr>
            <w:i/>
            <w:lang w:val="en-US"/>
          </w:rPr>
          <w:t>DefaultClause</w:t>
        </w:r>
        <w:r>
          <w:rPr>
            <w:rStyle w:val="bnf"/>
          </w:rPr>
          <w:t>.</w:t>
        </w:r>
      </w:ins>
    </w:p>
    <w:p w14:paraId="3073C253" w14:textId="77777777" w:rsidR="004F19A5" w:rsidRDefault="004F19A5" w:rsidP="004F19A5">
      <w:pPr>
        <w:pStyle w:val="Alg4"/>
        <w:numPr>
          <w:ilvl w:val="0"/>
          <w:numId w:val="565"/>
        </w:numPr>
        <w:spacing w:after="220"/>
        <w:contextualSpacing/>
        <w:rPr>
          <w:ins w:id="5786" w:author="Rev 3 Allen Wirfs-Brock" w:date="2011-09-10T14:06:00Z"/>
        </w:rPr>
      </w:pPr>
      <w:ins w:id="5787" w:author="Rev 3 Allen Wirfs-Brock" w:date="2011-09-10T14:06:00Z">
        <w:r>
          <w:t xml:space="preserve">If the second </w:t>
        </w:r>
        <w:r w:rsidRPr="00EF5EC8">
          <w:rPr>
            <w:i/>
            <w:lang w:val="en-US"/>
          </w:rPr>
          <w:t>CaseClauses</w:t>
        </w:r>
        <w:r>
          <w:t xml:space="preserve"> is not present, return </w:t>
        </w:r>
        <w:r>
          <w:rPr>
            <w:rStyle w:val="bnf"/>
          </w:rPr>
          <w:t>names</w:t>
        </w:r>
        <w:r>
          <w:t>.</w:t>
        </w:r>
      </w:ins>
    </w:p>
    <w:p w14:paraId="63F2BC7F" w14:textId="77777777" w:rsidR="004F19A5" w:rsidRDefault="004F19A5" w:rsidP="004F19A5">
      <w:pPr>
        <w:pStyle w:val="Alg4"/>
        <w:numPr>
          <w:ilvl w:val="0"/>
          <w:numId w:val="565"/>
        </w:numPr>
        <w:spacing w:after="220"/>
        <w:contextualSpacing/>
        <w:rPr>
          <w:ins w:id="5788" w:author="Rev 3 Allen Wirfs-Brock" w:date="2011-09-10T14:06:00Z"/>
        </w:rPr>
      </w:pPr>
      <w:ins w:id="5789" w:author="Rev 3 Allen Wirfs-Brock" w:date="2011-09-10T14:06:00Z">
        <w:r>
          <w:t xml:space="preserve">Else return the result of append to </w:t>
        </w:r>
        <w:r w:rsidRPr="00653F1B">
          <w:rPr>
            <w:i/>
          </w:rPr>
          <w:t>names</w:t>
        </w:r>
        <w:r>
          <w:t xml:space="preserve"> the elements of the the LexicallyDeclaredNames of </w:t>
        </w:r>
        <w:r w:rsidRPr="00D828E7">
          <w:t xml:space="preserve">the </w:t>
        </w:r>
        <w:r>
          <w:t>second</w:t>
        </w:r>
        <w:r w:rsidRPr="00D828E7">
          <w:t xml:space="preserve"> </w:t>
        </w:r>
        <w:r w:rsidRPr="00EF5EC8">
          <w:rPr>
            <w:i/>
            <w:lang w:val="en-US"/>
          </w:rPr>
          <w:t>CaseClauses</w:t>
        </w:r>
        <w:r>
          <w:t>.</w:t>
        </w:r>
      </w:ins>
    </w:p>
    <w:p w14:paraId="723645E0" w14:textId="77777777" w:rsidR="00BD6039" w:rsidRDefault="00BD6039" w:rsidP="00BD6039">
      <w:pPr>
        <w:jc w:val="left"/>
        <w:rPr>
          <w:ins w:id="5790" w:author="Rev 3 Allen Wirfs-Brock" w:date="2011-09-02T11:30:00Z"/>
        </w:rPr>
      </w:pPr>
      <w:ins w:id="5791" w:author="Rev 3 Allen Wirfs-Brock" w:date="2011-09-02T11:30:00Z">
        <w:r>
          <w:t>The VarDeclaredNames of the</w:t>
        </w:r>
        <w:r w:rsidRPr="006D7E13">
          <w:t xml:space="preserve"> </w:t>
        </w:r>
        <w:r>
          <w:t xml:space="preserve">production  </w:t>
        </w:r>
      </w:ins>
      <w:ins w:id="5792" w:author="Rev 3 Allen Wirfs-Brock" w:date="2011-09-02T11:31:00Z">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sidRPr="005E74B3">
          <w:rPr>
            <w:rFonts w:cs="Arial"/>
            <w:vertAlign w:val="subscript"/>
            <w:lang w:val="en-US"/>
          </w:rPr>
          <w:t>opt</w:t>
        </w:r>
        <w:r w:rsidRPr="00EF5EC8">
          <w:rPr>
            <w:rFonts w:ascii="Times New Roman" w:hAnsi="Times New Roman"/>
            <w:i/>
            <w:lang w:val="en-US"/>
          </w:rPr>
          <w:t xml:space="preserve"> DefaultClause CaseClauses</w:t>
        </w:r>
        <w:r w:rsidRPr="005E74B3">
          <w:rPr>
            <w:rFonts w:cs="Arial"/>
            <w:vertAlign w:val="subscript"/>
            <w:lang w:val="en-US"/>
          </w:rPr>
          <w:t>opt</w:t>
        </w:r>
        <w:r>
          <w:rPr>
            <w:lang w:val="en-US"/>
          </w:rPr>
          <w:t xml:space="preserve"> </w:t>
        </w:r>
        <w:r>
          <w:rPr>
            <w:rFonts w:ascii="Courier New" w:hAnsi="Courier New" w:cs="Courier New"/>
            <w:lang w:val="en-US"/>
          </w:rPr>
          <w:t>}</w:t>
        </w:r>
      </w:ins>
      <w:ins w:id="5793" w:author="Rev 3 Allen Wirfs-Brock" w:date="2011-09-02T11:30:00Z">
        <w:r>
          <w:t xml:space="preserve"> is determined as follows:</w:t>
        </w:r>
      </w:ins>
    </w:p>
    <w:p w14:paraId="2723983D" w14:textId="77777777" w:rsidR="00BD6039" w:rsidRDefault="00BD6039" w:rsidP="005E2D88">
      <w:pPr>
        <w:pStyle w:val="Alg4"/>
        <w:numPr>
          <w:ilvl w:val="0"/>
          <w:numId w:val="550"/>
        </w:numPr>
        <w:spacing w:after="220"/>
        <w:contextualSpacing/>
        <w:rPr>
          <w:ins w:id="5794" w:author="Rev 3 Allen Wirfs-Brock" w:date="2011-09-02T11:30:00Z"/>
        </w:rPr>
      </w:pPr>
      <w:ins w:id="5795" w:author="Rev 3 Allen Wirfs-Brock" w:date="2011-09-02T11:31:00Z">
        <w:r>
          <w:t xml:space="preserve">If the first </w:t>
        </w:r>
      </w:ins>
      <w:ins w:id="5796" w:author="Rev 3 Allen Wirfs-Brock" w:date="2011-09-02T11:32:00Z">
        <w:r w:rsidRPr="00EF5EC8">
          <w:rPr>
            <w:i/>
            <w:lang w:val="en-US"/>
          </w:rPr>
          <w:t>CaseClauses</w:t>
        </w:r>
      </w:ins>
      <w:ins w:id="5797" w:author="Rev 3 Allen Wirfs-Brock" w:date="2011-09-02T11:31:00Z">
        <w:r>
          <w:t xml:space="preserve"> </w:t>
        </w:r>
      </w:ins>
      <w:ins w:id="5798" w:author="Rev 3 Allen Wirfs-Brock" w:date="2011-09-02T11:32:00Z">
        <w:r>
          <w:t>is present, l</w:t>
        </w:r>
      </w:ins>
      <w:ins w:id="5799" w:author="Rev 3 Allen Wirfs-Brock" w:date="2011-09-02T11:30:00Z">
        <w:r>
          <w:t xml:space="preserve">et </w:t>
        </w:r>
        <w:r>
          <w:rPr>
            <w:i/>
          </w:rPr>
          <w:t>names</w:t>
        </w:r>
        <w:r w:rsidRPr="00D465F1">
          <w:rPr>
            <w:i/>
          </w:rPr>
          <w:t xml:space="preserve"> </w:t>
        </w:r>
        <w:r>
          <w:t>be</w:t>
        </w:r>
      </w:ins>
      <w:ins w:id="5800" w:author="Rev 3 Allen Wirfs-Brock" w:date="2011-09-02T11:36:00Z">
        <w:r>
          <w:t xml:space="preserve"> the</w:t>
        </w:r>
      </w:ins>
      <w:ins w:id="5801" w:author="Rev 3 Allen Wirfs-Brock" w:date="2011-09-02T11:30:00Z">
        <w:r>
          <w:t xml:space="preserve"> VarDeclaredNames of </w:t>
        </w:r>
        <w:r w:rsidRPr="00D828E7">
          <w:t xml:space="preserve">the first </w:t>
        </w:r>
      </w:ins>
      <w:ins w:id="5802" w:author="Rev 3 Allen Wirfs-Brock" w:date="2011-09-02T11:32:00Z">
        <w:r w:rsidRPr="00EF5EC8">
          <w:rPr>
            <w:i/>
            <w:lang w:val="en-US"/>
          </w:rPr>
          <w:t>CaseClauses</w:t>
        </w:r>
      </w:ins>
      <w:ins w:id="5803" w:author="Rev 3 Allen Wirfs-Brock" w:date="2011-09-02T11:30:00Z">
        <w:r>
          <w:t>.</w:t>
        </w:r>
      </w:ins>
    </w:p>
    <w:p w14:paraId="1B942B5D" w14:textId="77777777" w:rsidR="00BD6039" w:rsidRDefault="00BD6039" w:rsidP="005E2D88">
      <w:pPr>
        <w:pStyle w:val="Alg4"/>
        <w:numPr>
          <w:ilvl w:val="0"/>
          <w:numId w:val="550"/>
        </w:numPr>
        <w:spacing w:after="220"/>
        <w:contextualSpacing/>
        <w:rPr>
          <w:ins w:id="5804" w:author="Rev 3 Allen Wirfs-Brock" w:date="2011-09-02T11:32:00Z"/>
        </w:rPr>
      </w:pPr>
      <w:ins w:id="5805" w:author="Rev 3 Allen Wirfs-Brock" w:date="2011-09-02T11:33:00Z">
        <w:r>
          <w:t xml:space="preserve">Else let </w:t>
        </w:r>
        <w:r w:rsidRPr="00BD6039">
          <w:rPr>
            <w:i/>
          </w:rPr>
          <w:t>names</w:t>
        </w:r>
        <w:r>
          <w:t xml:space="preserve"> be a new empty List.</w:t>
        </w:r>
      </w:ins>
    </w:p>
    <w:p w14:paraId="1E50420A" w14:textId="77777777" w:rsidR="00BD6039" w:rsidRPr="006F2444" w:rsidRDefault="00BD6039" w:rsidP="005E2D88">
      <w:pPr>
        <w:pStyle w:val="Alg4"/>
        <w:numPr>
          <w:ilvl w:val="0"/>
          <w:numId w:val="550"/>
        </w:numPr>
        <w:spacing w:after="220"/>
        <w:contextualSpacing/>
        <w:rPr>
          <w:ins w:id="5806" w:author="Rev 3 Allen Wirfs-Brock" w:date="2011-09-02T11:30:00Z"/>
          <w:rStyle w:val="bnf"/>
          <w:i w:val="0"/>
        </w:rPr>
      </w:pPr>
      <w:ins w:id="5807" w:author="Rev 3 Allen Wirfs-Brock" w:date="2011-09-02T11:30:00Z">
        <w:r>
          <w:t xml:space="preserve">Append to </w:t>
        </w:r>
        <w:r w:rsidRPr="00653F1B">
          <w:rPr>
            <w:i/>
          </w:rPr>
          <w:t>names</w:t>
        </w:r>
        <w:r>
          <w:t xml:space="preserve"> the elements of the VarDeclaredNames of </w:t>
        </w:r>
        <w:r w:rsidRPr="00D828E7">
          <w:t xml:space="preserve">the </w:t>
        </w:r>
      </w:ins>
      <w:ins w:id="5808" w:author="Rev 3 Allen Wirfs-Brock" w:date="2011-09-02T11:33:00Z">
        <w:r w:rsidRPr="00EF5EC8">
          <w:rPr>
            <w:i/>
            <w:lang w:val="en-US"/>
          </w:rPr>
          <w:t>DefaultClause</w:t>
        </w:r>
      </w:ins>
      <w:ins w:id="5809" w:author="Rev 3 Allen Wirfs-Brock" w:date="2011-09-02T11:30:00Z">
        <w:r>
          <w:rPr>
            <w:rStyle w:val="bnf"/>
          </w:rPr>
          <w:t>.</w:t>
        </w:r>
      </w:ins>
    </w:p>
    <w:p w14:paraId="08023667" w14:textId="77777777" w:rsidR="00BD6039" w:rsidRDefault="00BD6039" w:rsidP="005E2D88">
      <w:pPr>
        <w:pStyle w:val="Alg4"/>
        <w:numPr>
          <w:ilvl w:val="0"/>
          <w:numId w:val="550"/>
        </w:numPr>
        <w:spacing w:after="220"/>
        <w:contextualSpacing/>
        <w:rPr>
          <w:ins w:id="5810" w:author="Rev 3 Allen Wirfs-Brock" w:date="2011-09-02T11:34:00Z"/>
        </w:rPr>
      </w:pPr>
      <w:ins w:id="5811" w:author="Rev 3 Allen Wirfs-Brock" w:date="2011-09-02T11:34:00Z">
        <w:r>
          <w:t xml:space="preserve">If the second </w:t>
        </w:r>
        <w:r w:rsidRPr="00EF5EC8">
          <w:rPr>
            <w:i/>
            <w:lang w:val="en-US"/>
          </w:rPr>
          <w:t>CaseClauses</w:t>
        </w:r>
        <w:r>
          <w:t xml:space="preserve"> is not present, </w:t>
        </w:r>
      </w:ins>
      <w:ins w:id="5812" w:author="Rev 3 Allen Wirfs-Brock" w:date="2011-09-02T11:35:00Z">
        <w:r>
          <w:t xml:space="preserve">return </w:t>
        </w:r>
        <w:r>
          <w:rPr>
            <w:rStyle w:val="bnf"/>
          </w:rPr>
          <w:t>names</w:t>
        </w:r>
        <w:r>
          <w:t>.</w:t>
        </w:r>
      </w:ins>
    </w:p>
    <w:p w14:paraId="57EDCCCE" w14:textId="77777777" w:rsidR="00BD6039" w:rsidRDefault="00BD6039" w:rsidP="005E2D88">
      <w:pPr>
        <w:pStyle w:val="Alg4"/>
        <w:numPr>
          <w:ilvl w:val="0"/>
          <w:numId w:val="550"/>
        </w:numPr>
        <w:spacing w:after="220"/>
        <w:contextualSpacing/>
        <w:rPr>
          <w:ins w:id="5813" w:author="Rev 3 Allen Wirfs-Brock" w:date="2011-09-02T11:30:00Z"/>
        </w:rPr>
      </w:pPr>
      <w:ins w:id="5814" w:author="Rev 3 Allen Wirfs-Brock" w:date="2011-09-02T11:35:00Z">
        <w:r>
          <w:t xml:space="preserve">Else return the result of append to </w:t>
        </w:r>
        <w:r w:rsidRPr="00653F1B">
          <w:rPr>
            <w:i/>
          </w:rPr>
          <w:t>names</w:t>
        </w:r>
        <w:r>
          <w:t xml:space="preserve"> the elements of the</w:t>
        </w:r>
      </w:ins>
      <w:ins w:id="5815" w:author="Rev 3 Allen Wirfs-Brock" w:date="2011-09-02T11:36:00Z">
        <w:r>
          <w:t xml:space="preserve"> the VarDeclaredNames of </w:t>
        </w:r>
        <w:r w:rsidRPr="00D828E7">
          <w:t xml:space="preserve">the </w:t>
        </w:r>
        <w:r>
          <w:t>second</w:t>
        </w:r>
        <w:r w:rsidRPr="00D828E7">
          <w:t xml:space="preserve"> </w:t>
        </w:r>
        <w:r w:rsidRPr="00EF5EC8">
          <w:rPr>
            <w:i/>
            <w:lang w:val="en-US"/>
          </w:rPr>
          <w:t>CaseClauses</w:t>
        </w:r>
      </w:ins>
      <w:ins w:id="5816" w:author="Rev 3 Allen Wirfs-Brock" w:date="2011-09-02T11:30:00Z">
        <w:r>
          <w:t>.</w:t>
        </w:r>
      </w:ins>
    </w:p>
    <w:p w14:paraId="58D6EE4D" w14:textId="77777777" w:rsidR="004C02EF" w:rsidRDefault="004C02EF" w:rsidP="004C02EF">
      <w:pPr>
        <w:rPr>
          <w:lang w:val="en-US"/>
        </w:rPr>
      </w:pPr>
      <w:r>
        <w:rPr>
          <w:lang w:val="en-US"/>
        </w:rPr>
        <w:t xml:space="preserve">The production </w:t>
      </w:r>
      <w:r w:rsidRPr="00EF5EC8">
        <w:rPr>
          <w:rFonts w:ascii="Times New Roman" w:hAnsi="Times New Roman"/>
          <w:i/>
          <w:lang w:val="en-US"/>
        </w:rPr>
        <w:t>CaseBlock</w:t>
      </w:r>
      <w:r>
        <w:rPr>
          <w:lang w:val="en-US"/>
        </w:rPr>
        <w:t xml:space="preserve"> </w:t>
      </w:r>
      <w:r w:rsidRPr="00C14EAC">
        <w:rPr>
          <w:b/>
          <w:lang w:val="en-US"/>
        </w:rPr>
        <w:t>:</w:t>
      </w:r>
      <w:r>
        <w:rPr>
          <w:lang w:val="en-US"/>
        </w:rPr>
        <w:t xml:space="preserve"> </w:t>
      </w:r>
      <w:r>
        <w:rPr>
          <w:rFonts w:ascii="Courier New" w:hAnsi="Courier New" w:cs="Courier New"/>
          <w:lang w:val="en-US"/>
        </w:rPr>
        <w:t>{</w:t>
      </w:r>
      <w:r>
        <w:rPr>
          <w:lang w:val="en-US"/>
        </w:rPr>
        <w:t xml:space="preserve"> </w:t>
      </w:r>
      <w:r w:rsidRPr="00EF5EC8">
        <w:rPr>
          <w:rFonts w:ascii="Times New Roman" w:hAnsi="Times New Roman"/>
          <w:i/>
          <w:lang w:val="en-US"/>
        </w:rPr>
        <w:t>CaseClauses</w:t>
      </w:r>
      <w:r w:rsidRPr="005E74B3">
        <w:rPr>
          <w:rFonts w:cs="Arial"/>
          <w:vertAlign w:val="subscript"/>
          <w:lang w:val="en-US"/>
        </w:rPr>
        <w:t>opt</w:t>
      </w:r>
      <w:r w:rsidRPr="00EF5EC8">
        <w:rPr>
          <w:rFonts w:ascii="Times New Roman" w:hAnsi="Times New Roman"/>
          <w:i/>
          <w:lang w:val="en-US"/>
        </w:rPr>
        <w:t xml:space="preserve"> DefaultClause CaseClauses</w:t>
      </w:r>
      <w:r w:rsidRPr="005E74B3">
        <w:rPr>
          <w:rFonts w:cs="Arial"/>
          <w:vertAlign w:val="subscript"/>
          <w:lang w:val="en-US"/>
        </w:rPr>
        <w:t>opt</w:t>
      </w:r>
      <w:r>
        <w:rPr>
          <w:lang w:val="en-US"/>
        </w:rPr>
        <w:t xml:space="preserve"> </w:t>
      </w:r>
      <w:r>
        <w:rPr>
          <w:rFonts w:ascii="Courier New" w:hAnsi="Courier New" w:cs="Courier New"/>
          <w:lang w:val="en-US"/>
        </w:rPr>
        <w:t>}</w:t>
      </w:r>
      <w:r>
        <w:rPr>
          <w:lang w:val="en-US"/>
        </w:rPr>
        <w:t xml:space="preserve"> is given an input parameter, </w:t>
      </w:r>
      <w:r w:rsidRPr="00EF5EC8">
        <w:rPr>
          <w:rFonts w:ascii="Times New Roman" w:hAnsi="Times New Roman"/>
          <w:i/>
          <w:iCs/>
          <w:lang w:val="en-US"/>
        </w:rPr>
        <w:t>input</w:t>
      </w:r>
      <w:r>
        <w:rPr>
          <w:lang w:val="en-US"/>
        </w:rPr>
        <w:t>, and is evaluated as follows:</w:t>
      </w:r>
    </w:p>
    <w:p w14:paraId="4880D64A"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EF5EC8">
        <w:rPr>
          <w:rFonts w:ascii="Times New Roman" w:hAnsi="Times New Roman"/>
          <w:i/>
          <w:iCs/>
          <w:lang w:val="en-US"/>
        </w:rPr>
        <w:t>V</w:t>
      </w:r>
      <w:r w:rsidRPr="008F6B36">
        <w:rPr>
          <w:rFonts w:ascii="Times New Roman" w:hAnsi="Times New Roman"/>
          <w:lang w:val="en-US"/>
        </w:rPr>
        <w:t xml:space="preserve"> = </w:t>
      </w:r>
      <w:r w:rsidRPr="008F6B36">
        <w:rPr>
          <w:rFonts w:cs="Arial"/>
          <w:bCs/>
          <w:lang w:val="en-US"/>
        </w:rPr>
        <w:t>empty</w:t>
      </w:r>
      <w:r w:rsidRPr="008F6B36">
        <w:rPr>
          <w:rFonts w:ascii="Times New Roman" w:hAnsi="Times New Roman"/>
          <w:lang w:val="en-US"/>
        </w:rPr>
        <w:t>.</w:t>
      </w:r>
    </w:p>
    <w:p w14:paraId="11A9B851"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EF5EC8">
        <w:rPr>
          <w:rFonts w:ascii="Times New Roman" w:hAnsi="Times New Roman"/>
          <w:i/>
          <w:iCs/>
          <w:lang w:val="en-US"/>
        </w:rPr>
        <w:t>A</w:t>
      </w:r>
      <w:r w:rsidRPr="008F6B36">
        <w:rPr>
          <w:rFonts w:ascii="Times New Roman" w:hAnsi="Times New Roman"/>
          <w:lang w:val="en-US"/>
        </w:rPr>
        <w:t xml:space="preserve"> be the list of </w:t>
      </w:r>
      <w:r w:rsidRPr="00EF5EC8">
        <w:rPr>
          <w:rFonts w:ascii="Times New Roman" w:hAnsi="Times New Roman"/>
          <w:i/>
          <w:lang w:val="en-US"/>
        </w:rPr>
        <w:t>CaseClause</w:t>
      </w:r>
      <w:r w:rsidRPr="008F6B36">
        <w:rPr>
          <w:rFonts w:ascii="Times New Roman" w:hAnsi="Times New Roman"/>
          <w:lang w:val="en-US"/>
        </w:rPr>
        <w:t xml:space="preserve"> items in the first </w:t>
      </w:r>
      <w:r w:rsidRPr="00EF5EC8">
        <w:rPr>
          <w:rFonts w:ascii="Times New Roman" w:hAnsi="Times New Roman"/>
          <w:i/>
          <w:lang w:val="en-US"/>
        </w:rPr>
        <w:t>CaseClauses</w:t>
      </w:r>
      <w:r w:rsidRPr="008F6B36">
        <w:rPr>
          <w:rFonts w:ascii="Times New Roman" w:hAnsi="Times New Roman"/>
          <w:lang w:val="en-US"/>
        </w:rPr>
        <w:t>, in source text order.</w:t>
      </w:r>
    </w:p>
    <w:p w14:paraId="3710B053"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EF5EC8">
        <w:rPr>
          <w:rFonts w:ascii="Times New Roman" w:hAnsi="Times New Roman"/>
          <w:i/>
          <w:iCs/>
          <w:lang w:val="en-US"/>
        </w:rPr>
        <w:t>B</w:t>
      </w:r>
      <w:r w:rsidRPr="008F6B36">
        <w:rPr>
          <w:rFonts w:ascii="Times New Roman" w:hAnsi="Times New Roman"/>
          <w:lang w:val="en-US"/>
        </w:rPr>
        <w:t xml:space="preserve"> be the list of </w:t>
      </w:r>
      <w:r w:rsidRPr="00612C55">
        <w:rPr>
          <w:rFonts w:ascii="Times New Roman" w:hAnsi="Times New Roman"/>
          <w:i/>
          <w:lang w:val="en-US"/>
        </w:rPr>
        <w:t>CaseClause</w:t>
      </w:r>
      <w:r w:rsidRPr="008F6B36">
        <w:rPr>
          <w:rFonts w:ascii="Times New Roman" w:hAnsi="Times New Roman"/>
          <w:lang w:val="en-US"/>
        </w:rPr>
        <w:t xml:space="preserve"> items in the second </w:t>
      </w:r>
      <w:r w:rsidRPr="00612C55">
        <w:rPr>
          <w:rFonts w:ascii="Times New Roman" w:hAnsi="Times New Roman"/>
          <w:i/>
          <w:lang w:val="en-US"/>
        </w:rPr>
        <w:t>CaseClauses</w:t>
      </w:r>
      <w:r w:rsidRPr="008F6B36">
        <w:rPr>
          <w:rFonts w:ascii="Times New Roman" w:hAnsi="Times New Roman"/>
          <w:lang w:val="en-US"/>
        </w:rPr>
        <w:t>, in source text order.</w:t>
      </w:r>
    </w:p>
    <w:p w14:paraId="16494323"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found</w:t>
      </w:r>
      <w:r w:rsidRPr="008F6B36">
        <w:rPr>
          <w:rFonts w:ascii="Times New Roman" w:hAnsi="Times New Roman"/>
          <w:lang w:val="en-US"/>
        </w:rPr>
        <w:t xml:space="preserve"> be </w:t>
      </w:r>
      <w:r w:rsidRPr="008F6B36">
        <w:rPr>
          <w:rFonts w:ascii="Times New Roman" w:hAnsi="Times New Roman"/>
          <w:b/>
          <w:lang w:val="en-US"/>
        </w:rPr>
        <w:t>false</w:t>
      </w:r>
      <w:r w:rsidRPr="008F6B36">
        <w:rPr>
          <w:rFonts w:ascii="Times New Roman" w:hAnsi="Times New Roman"/>
          <w:lang w:val="en-US"/>
        </w:rPr>
        <w:t>.</w:t>
      </w:r>
    </w:p>
    <w:p w14:paraId="13A1472C"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Repeat letting </w:t>
      </w:r>
      <w:r w:rsidRPr="008F6B36">
        <w:rPr>
          <w:rFonts w:ascii="Times New Roman" w:hAnsi="Times New Roman"/>
          <w:i/>
          <w:lang w:val="en-US"/>
        </w:rPr>
        <w:t>C</w:t>
      </w:r>
      <w:r w:rsidRPr="008F6B36">
        <w:rPr>
          <w:rFonts w:ascii="Times New Roman" w:hAnsi="Times New Roman"/>
          <w:lang w:val="en-US"/>
        </w:rPr>
        <w:t xml:space="preserve"> be in order each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A</w:t>
      </w:r>
    </w:p>
    <w:p w14:paraId="2D3411F7"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then</w:t>
      </w:r>
    </w:p>
    <w:p w14:paraId="41A2064C"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clauseSelector</w:t>
      </w:r>
      <w:r w:rsidRPr="008F6B36">
        <w:rPr>
          <w:rFonts w:ascii="Times New Roman" w:hAnsi="Times New Roman"/>
          <w:lang w:val="en-US"/>
        </w:rPr>
        <w:t xml:space="preserve"> be the result of evaluating </w:t>
      </w:r>
      <w:r w:rsidRPr="008F6B36">
        <w:rPr>
          <w:rFonts w:ascii="Times New Roman" w:hAnsi="Times New Roman"/>
          <w:i/>
          <w:iCs/>
          <w:lang w:val="en-US"/>
        </w:rPr>
        <w:t>C</w:t>
      </w:r>
      <w:r w:rsidRPr="008F6B36">
        <w:rPr>
          <w:rFonts w:ascii="Times New Roman" w:hAnsi="Times New Roman"/>
          <w:lang w:val="en-US"/>
        </w:rPr>
        <w:t>.</w:t>
      </w:r>
    </w:p>
    <w:p w14:paraId="7FD87C14"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input</w:t>
      </w:r>
      <w:r w:rsidRPr="008F6B36">
        <w:rPr>
          <w:rFonts w:ascii="Times New Roman" w:hAnsi="Times New Roman"/>
          <w:lang w:val="en-US"/>
        </w:rPr>
        <w:t xml:space="preserve"> is equal to </w:t>
      </w:r>
      <w:r w:rsidRPr="008F6B36">
        <w:rPr>
          <w:rFonts w:ascii="Times New Roman" w:hAnsi="Times New Roman"/>
          <w:i/>
          <w:lang w:val="en-US"/>
        </w:rPr>
        <w:t>clauseSelector</w:t>
      </w:r>
      <w:r w:rsidRPr="008F6B36">
        <w:rPr>
          <w:rFonts w:ascii="Times New Roman" w:hAnsi="Times New Roman"/>
          <w:lang w:val="en-US"/>
        </w:rPr>
        <w:t xml:space="preserve"> as defined by the </w:t>
      </w:r>
      <w:ins w:id="5817" w:author="Rev 3 Allen Wirfs-Brock" w:date="2011-09-10T14:53:00Z">
        <w:r w:rsidR="00422AC0">
          <w:rPr>
            <w:rFonts w:ascii="Times New Roman" w:hAnsi="Times New Roman"/>
            <w:lang w:val="en-US"/>
          </w:rPr>
          <w:t>Strict Equality Comparision Algorithm (11.9.6)</w:t>
        </w:r>
      </w:ins>
      <w:del w:id="5818" w:author="Rev 3 Allen Wirfs-Brock" w:date="2011-09-10T14:53:00Z">
        <w:r w:rsidDel="00422AC0">
          <w:rPr>
            <w:rFonts w:ascii="Courier New" w:hAnsi="Courier New" w:cs="Courier New"/>
            <w:lang w:val="en-US"/>
          </w:rPr>
          <w:delText>=</w:delText>
        </w:r>
        <w:r w:rsidRPr="00087045" w:rsidDel="00422AC0">
          <w:rPr>
            <w:rFonts w:ascii="Courier New" w:hAnsi="Courier New" w:cs="Courier New"/>
            <w:lang w:val="en-US"/>
          </w:rPr>
          <w:delText>==</w:delText>
        </w:r>
        <w:r w:rsidRPr="008F6B36" w:rsidDel="00422AC0">
          <w:rPr>
            <w:rFonts w:ascii="Times New Roman" w:hAnsi="Times New Roman"/>
            <w:lang w:val="en-US"/>
          </w:rPr>
          <w:delText xml:space="preserve"> operator</w:delText>
        </w:r>
      </w:del>
      <w:r w:rsidRPr="008F6B36">
        <w:rPr>
          <w:rFonts w:ascii="Times New Roman" w:hAnsi="Times New Roman"/>
          <w:lang w:val="en-US"/>
        </w:rPr>
        <w:t xml:space="preserve">, then set </w:t>
      </w:r>
      <w:r w:rsidRPr="008F6B36">
        <w:rPr>
          <w:rFonts w:ascii="Times New Roman" w:hAnsi="Times New Roman"/>
          <w:i/>
          <w:lang w:val="en-US"/>
        </w:rPr>
        <w:t>found</w:t>
      </w:r>
      <w:r w:rsidRPr="008F6B36">
        <w:rPr>
          <w:rFonts w:ascii="Times New Roman" w:hAnsi="Times New Roman"/>
          <w:lang w:val="en-US"/>
        </w:rPr>
        <w:t xml:space="preserve"> to </w:t>
      </w:r>
      <w:r w:rsidRPr="008F6B36">
        <w:rPr>
          <w:rFonts w:ascii="Times New Roman" w:hAnsi="Times New Roman"/>
          <w:b/>
          <w:lang w:val="en-US"/>
        </w:rPr>
        <w:t>true</w:t>
      </w:r>
      <w:r w:rsidRPr="008F6B36">
        <w:rPr>
          <w:rFonts w:ascii="Times New Roman" w:hAnsi="Times New Roman"/>
          <w:lang w:val="en-US"/>
        </w:rPr>
        <w:t>.</w:t>
      </w:r>
    </w:p>
    <w:p w14:paraId="2F1D0FBD"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w:t>
      </w:r>
      <w:r w:rsidRPr="008F6B36">
        <w:rPr>
          <w:rFonts w:ascii="Times New Roman" w:hAnsi="Times New Roman"/>
          <w:lang w:val="en-US"/>
        </w:rPr>
        <w:t xml:space="preserve"> is </w:t>
      </w:r>
      <w:r w:rsidRPr="008F6B36">
        <w:rPr>
          <w:rFonts w:ascii="Times New Roman" w:hAnsi="Times New Roman"/>
          <w:b/>
          <w:lang w:val="en-US"/>
        </w:rPr>
        <w:t>true</w:t>
      </w:r>
      <w:r w:rsidRPr="008F6B36">
        <w:rPr>
          <w:rFonts w:ascii="Times New Roman" w:hAnsi="Times New Roman"/>
          <w:lang w:val="en-US"/>
        </w:rPr>
        <w:t>, then</w:t>
      </w:r>
    </w:p>
    <w:p w14:paraId="08F1A4E6"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C</w:t>
      </w:r>
      <w:r w:rsidRPr="008F6B36">
        <w:rPr>
          <w:rFonts w:ascii="Times New Roman" w:hAnsi="Times New Roman"/>
          <w:lang w:val="en-US"/>
        </w:rPr>
        <w:t xml:space="preserve"> has a </w:t>
      </w:r>
      <w:r w:rsidRPr="00612C55">
        <w:rPr>
          <w:rFonts w:ascii="Times New Roman" w:hAnsi="Times New Roman"/>
          <w:i/>
          <w:lang w:val="en-US"/>
        </w:rPr>
        <w:t>StatementList</w:t>
      </w:r>
      <w:r w:rsidRPr="008F6B36">
        <w:rPr>
          <w:rFonts w:ascii="Times New Roman" w:hAnsi="Times New Roman"/>
          <w:lang w:val="en-US"/>
        </w:rPr>
        <w:t>, then</w:t>
      </w:r>
    </w:p>
    <w:p w14:paraId="394FB9DC"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w:t>
      </w:r>
      <w:r w:rsidRPr="008F6B36">
        <w:rPr>
          <w:rFonts w:ascii="Times New Roman" w:hAnsi="Times New Roman"/>
          <w:i/>
          <w:iCs/>
          <w:lang w:val="en-US"/>
        </w:rPr>
        <w:t>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429A1080"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.value is not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 then 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2B77E7B3"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.type,</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i/>
          <w:iCs/>
          <w:lang w:val="en-US"/>
        </w:rPr>
        <w:t xml:space="preserve"> R</w:t>
      </w:r>
      <w:r w:rsidRPr="008F6B36">
        <w:rPr>
          <w:rFonts w:ascii="Times New Roman" w:hAnsi="Times New Roman"/>
          <w:lang w:val="en-US"/>
        </w:rPr>
        <w:t>.target).</w:t>
      </w:r>
    </w:p>
    <w:p w14:paraId="320098C4"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foundInB</w:t>
      </w:r>
      <w:r w:rsidRPr="008F6B36">
        <w:rPr>
          <w:rFonts w:ascii="Times New Roman" w:hAnsi="Times New Roman"/>
          <w:lang w:val="en-US"/>
        </w:rPr>
        <w:t xml:space="preserve"> be </w:t>
      </w:r>
      <w:r w:rsidRPr="008F6B36">
        <w:rPr>
          <w:rFonts w:ascii="Times New Roman" w:hAnsi="Times New Roman"/>
          <w:b/>
          <w:lang w:val="en-US"/>
        </w:rPr>
        <w:t>false</w:t>
      </w:r>
      <w:r w:rsidRPr="008F6B36">
        <w:rPr>
          <w:rFonts w:ascii="Times New Roman" w:hAnsi="Times New Roman"/>
          <w:lang w:val="en-US"/>
        </w:rPr>
        <w:t>.</w:t>
      </w:r>
    </w:p>
    <w:p w14:paraId="5BF16FC4"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then</w:t>
      </w:r>
      <w:r w:rsidRPr="008F6B36" w:rsidDel="00246756">
        <w:rPr>
          <w:rFonts w:ascii="Times New Roman" w:hAnsi="Times New Roman"/>
          <w:lang w:val="en-US"/>
        </w:rPr>
        <w:t xml:space="preserve"> </w:t>
      </w:r>
    </w:p>
    <w:p w14:paraId="5859A6DE"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Repeat, while </w:t>
      </w:r>
      <w:r w:rsidRPr="008F6B36">
        <w:rPr>
          <w:rFonts w:ascii="Times New Roman" w:hAnsi="Times New Roman"/>
          <w:i/>
          <w:lang w:val="en-US"/>
        </w:rPr>
        <w:t>foundInB</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xml:space="preserve"> and all elements of </w:t>
      </w:r>
      <w:r w:rsidRPr="008F6B36">
        <w:rPr>
          <w:rFonts w:ascii="Times New Roman" w:hAnsi="Times New Roman"/>
          <w:i/>
          <w:lang w:val="en-US"/>
        </w:rPr>
        <w:t>B</w:t>
      </w:r>
      <w:r w:rsidRPr="008F6B36">
        <w:rPr>
          <w:rFonts w:ascii="Times New Roman" w:hAnsi="Times New Roman"/>
          <w:lang w:val="en-US"/>
        </w:rPr>
        <w:t xml:space="preserve"> have not been processed</w:t>
      </w:r>
    </w:p>
    <w:p w14:paraId="02636560"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B</w:t>
      </w:r>
      <w:r w:rsidRPr="008F6B36">
        <w:rPr>
          <w:rFonts w:ascii="Times New Roman" w:hAnsi="Times New Roman"/>
          <w:lang w:val="en-US"/>
        </w:rPr>
        <w:t xml:space="preserve">. </w:t>
      </w:r>
    </w:p>
    <w:p w14:paraId="3A34B55E"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lang w:val="en-US"/>
        </w:rPr>
        <w:t>clauseSelector</w:t>
      </w:r>
      <w:r w:rsidRPr="008F6B36">
        <w:rPr>
          <w:rFonts w:ascii="Times New Roman" w:hAnsi="Times New Roman"/>
          <w:lang w:val="en-US"/>
        </w:rPr>
        <w:t xml:space="preserve"> be the result of evaluating </w:t>
      </w:r>
      <w:r w:rsidRPr="008F6B36">
        <w:rPr>
          <w:rFonts w:ascii="Times New Roman" w:hAnsi="Times New Roman"/>
          <w:i/>
          <w:iCs/>
          <w:lang w:val="en-US"/>
        </w:rPr>
        <w:t>C</w:t>
      </w:r>
      <w:r w:rsidRPr="008F6B36">
        <w:rPr>
          <w:rFonts w:ascii="Times New Roman" w:hAnsi="Times New Roman"/>
          <w:lang w:val="en-US"/>
        </w:rPr>
        <w:t>.</w:t>
      </w:r>
    </w:p>
    <w:p w14:paraId="131EB869"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input</w:t>
      </w:r>
      <w:r w:rsidRPr="008F6B36">
        <w:rPr>
          <w:rFonts w:ascii="Times New Roman" w:hAnsi="Times New Roman"/>
          <w:lang w:val="en-US"/>
        </w:rPr>
        <w:t xml:space="preserve"> is equal to </w:t>
      </w:r>
      <w:r w:rsidRPr="008F6B36">
        <w:rPr>
          <w:rFonts w:ascii="Times New Roman" w:hAnsi="Times New Roman"/>
          <w:i/>
          <w:lang w:val="en-US"/>
        </w:rPr>
        <w:t>clauseSelector</w:t>
      </w:r>
      <w:r w:rsidRPr="008F6B36">
        <w:rPr>
          <w:rFonts w:ascii="Times New Roman" w:hAnsi="Times New Roman"/>
          <w:lang w:val="en-US"/>
        </w:rPr>
        <w:t xml:space="preserve"> as defined by the</w:t>
      </w:r>
      <w:ins w:id="5819" w:author="Rev 3 Allen Wirfs-Brock" w:date="2011-09-10T14:53:00Z">
        <w:r w:rsidR="00422AC0" w:rsidRPr="00422AC0">
          <w:rPr>
            <w:rFonts w:ascii="Times New Roman" w:hAnsi="Times New Roman"/>
            <w:lang w:val="en-US"/>
          </w:rPr>
          <w:t xml:space="preserve"> </w:t>
        </w:r>
        <w:r w:rsidR="00422AC0">
          <w:rPr>
            <w:rFonts w:ascii="Times New Roman" w:hAnsi="Times New Roman"/>
            <w:lang w:val="en-US"/>
          </w:rPr>
          <w:t>Strict Equality Comparision Algorithm (11.9.6)</w:t>
        </w:r>
      </w:ins>
      <w:del w:id="5820" w:author="Rev 3 Allen Wirfs-Brock" w:date="2011-09-10T14:53:00Z">
        <w:r w:rsidRPr="008F6B36" w:rsidDel="00422AC0">
          <w:rPr>
            <w:rFonts w:ascii="Times New Roman" w:hAnsi="Times New Roman"/>
            <w:lang w:val="en-US"/>
          </w:rPr>
          <w:delText xml:space="preserve"> </w:delText>
        </w:r>
        <w:r w:rsidDel="00422AC0">
          <w:rPr>
            <w:rFonts w:ascii="Courier New" w:hAnsi="Courier New" w:cs="Courier New"/>
            <w:lang w:val="en-US"/>
          </w:rPr>
          <w:delText>=</w:delText>
        </w:r>
        <w:r w:rsidRPr="00087045" w:rsidDel="00422AC0">
          <w:rPr>
            <w:rFonts w:ascii="Courier New" w:hAnsi="Courier New" w:cs="Courier New"/>
            <w:lang w:val="en-US"/>
          </w:rPr>
          <w:delText>==</w:delText>
        </w:r>
        <w:r w:rsidRPr="008F6B36" w:rsidDel="00422AC0">
          <w:rPr>
            <w:rFonts w:ascii="Times New Roman" w:hAnsi="Times New Roman"/>
            <w:lang w:val="en-US"/>
          </w:rPr>
          <w:delText xml:space="preserve"> operator</w:delText>
        </w:r>
      </w:del>
      <w:r w:rsidRPr="008F6B36">
        <w:rPr>
          <w:rFonts w:ascii="Times New Roman" w:hAnsi="Times New Roman"/>
          <w:lang w:val="en-US"/>
        </w:rPr>
        <w:t>, then</w:t>
      </w:r>
    </w:p>
    <w:p w14:paraId="1C9555C9"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Set </w:t>
      </w:r>
      <w:r w:rsidRPr="008F6B36">
        <w:rPr>
          <w:rFonts w:ascii="Times New Roman" w:hAnsi="Times New Roman"/>
          <w:i/>
          <w:lang w:val="en-US"/>
        </w:rPr>
        <w:t>foundInB</w:t>
      </w:r>
      <w:r w:rsidRPr="008F6B36">
        <w:rPr>
          <w:rFonts w:ascii="Times New Roman" w:hAnsi="Times New Roman"/>
          <w:lang w:val="en-US"/>
        </w:rPr>
        <w:t xml:space="preserve"> to </w:t>
      </w:r>
      <w:r w:rsidRPr="008F6B36">
        <w:rPr>
          <w:rFonts w:ascii="Times New Roman" w:hAnsi="Times New Roman"/>
          <w:b/>
          <w:lang w:val="en-US"/>
        </w:rPr>
        <w:t>true</w:t>
      </w:r>
      <w:r w:rsidRPr="008F6B36">
        <w:rPr>
          <w:rFonts w:ascii="Times New Roman" w:hAnsi="Times New Roman"/>
          <w:lang w:val="en-US"/>
        </w:rPr>
        <w:t>.</w:t>
      </w:r>
    </w:p>
    <w:p w14:paraId="2808B7FE" w14:textId="77777777" w:rsidR="004C02EF" w:rsidRPr="008F6B36" w:rsidRDefault="004C02EF" w:rsidP="004C02EF">
      <w:pPr>
        <w:numPr>
          <w:ilvl w:val="3"/>
          <w:numId w:val="136"/>
        </w:numPr>
        <w:spacing w:after="12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C</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then</w:t>
      </w:r>
    </w:p>
    <w:p w14:paraId="7187590C" w14:textId="77777777" w:rsidR="004C02EF" w:rsidRPr="008F6B36" w:rsidRDefault="004C02EF" w:rsidP="004C02EF">
      <w:pPr>
        <w:numPr>
          <w:ilvl w:val="4"/>
          <w:numId w:val="137"/>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w:t>
      </w:r>
      <w:r w:rsidRPr="008F6B36">
        <w:rPr>
          <w:rFonts w:ascii="Times New Roman" w:hAnsi="Times New Roman"/>
          <w:i/>
          <w:iCs/>
          <w:lang w:val="en-US"/>
        </w:rPr>
        <w:t>C</w:t>
      </w:r>
      <w:r w:rsidRPr="008F6B36">
        <w:rPr>
          <w:rFonts w:ascii="Times New Roman" w:hAnsi="Times New Roman"/>
          <w:lang w:val="en-US"/>
        </w:rPr>
        <w:t xml:space="preserve">’s </w:t>
      </w:r>
      <w:r w:rsidRPr="008F6B36">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70701007" w14:textId="77777777" w:rsidR="004C02EF" w:rsidRPr="008F6B36" w:rsidRDefault="004C02EF" w:rsidP="004C02EF">
      <w:pPr>
        <w:numPr>
          <w:ilvl w:val="4"/>
          <w:numId w:val="137"/>
        </w:numPr>
        <w:spacing w:after="120" w:line="240" w:lineRule="auto"/>
        <w:contextualSpacing/>
        <w:jc w:val="left"/>
        <w:rPr>
          <w:rFonts w:ascii="Times New Roman" w:hAnsi="Times New Roman"/>
          <w:lang w:val="en-US"/>
        </w:rPr>
      </w:pPr>
      <w:r w:rsidRPr="008F6B36">
        <w:rPr>
          <w:rFonts w:ascii="Times New Roman" w:hAnsi="Times New Roman"/>
          <w:lang w:val="en-US"/>
        </w:rPr>
        <w:t>If</w:t>
      </w:r>
      <w:r w:rsidRPr="008F6B36">
        <w:rPr>
          <w:rFonts w:ascii="Times New Roman" w:hAnsi="Times New Roman"/>
          <w:i/>
          <w:iCs/>
          <w:lang w:val="en-US"/>
        </w:rPr>
        <w:t xml:space="preserve"> R</w:t>
      </w:r>
      <w:r w:rsidRPr="008F6B36">
        <w:rPr>
          <w:rFonts w:ascii="Times New Roman" w:hAnsi="Times New Roman"/>
          <w:lang w:val="en-US"/>
        </w:rPr>
        <w:t>.value is not</w:t>
      </w:r>
      <w:r w:rsidRPr="008F6B36">
        <w:rPr>
          <w:rFonts w:ascii="Times New Roman" w:hAnsi="Times New Roman"/>
          <w:b/>
          <w:bCs/>
          <w:lang w:val="en-US"/>
        </w:rPr>
        <w:t xml:space="preserve"> </w:t>
      </w:r>
      <w:r w:rsidRPr="008F6B36">
        <w:rPr>
          <w:rFonts w:cs="Arial"/>
          <w:bCs/>
          <w:lang w:val="en-US"/>
        </w:rPr>
        <w:t>empty</w:t>
      </w:r>
      <w:r w:rsidRPr="008F6B36">
        <w:rPr>
          <w:rFonts w:ascii="Times New Roman" w:hAnsi="Times New Roman"/>
          <w:lang w:val="en-US"/>
        </w:rPr>
        <w:t>, then let</w:t>
      </w:r>
      <w:r w:rsidRPr="008F6B36">
        <w:rPr>
          <w:rFonts w:ascii="Times New Roman" w:hAnsi="Times New Roman"/>
          <w:i/>
          <w:iCs/>
          <w:lang w:val="en-US"/>
        </w:rPr>
        <w:t xml:space="preserve"> V</w:t>
      </w:r>
      <w:r w:rsidRPr="008F6B36">
        <w:rPr>
          <w:rFonts w:ascii="Times New Roman" w:hAnsi="Times New Roman"/>
          <w:lang w:val="en-US"/>
        </w:rPr>
        <w:t xml:space="preserve"> =</w:t>
      </w:r>
      <w:r w:rsidRPr="008F6B36">
        <w:rPr>
          <w:rFonts w:ascii="Times New Roman" w:hAnsi="Times New Roman"/>
          <w:i/>
          <w:iCs/>
          <w:lang w:val="en-US"/>
        </w:rPr>
        <w:t xml:space="preserve"> R</w:t>
      </w:r>
      <w:r w:rsidRPr="008F6B36">
        <w:rPr>
          <w:rFonts w:ascii="Times New Roman" w:hAnsi="Times New Roman"/>
          <w:lang w:val="en-US"/>
        </w:rPr>
        <w:t>.value.</w:t>
      </w:r>
    </w:p>
    <w:p w14:paraId="1623C153" w14:textId="77777777" w:rsidR="004C02EF" w:rsidRPr="008F6B36" w:rsidRDefault="004C02EF" w:rsidP="004C02EF">
      <w:pPr>
        <w:numPr>
          <w:ilvl w:val="4"/>
          <w:numId w:val="137"/>
        </w:numPr>
        <w:spacing w:after="120" w:line="240" w:lineRule="auto"/>
        <w:contextualSpacing/>
        <w:jc w:val="left"/>
        <w:rPr>
          <w:rFonts w:ascii="Times New Roman" w:hAnsi="Times New Roman"/>
          <w:lang w:val="en-US"/>
        </w:rPr>
      </w:pP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.type,</w:t>
      </w:r>
      <w:r w:rsidRPr="008F6B36">
        <w:rPr>
          <w:rFonts w:ascii="Times New Roman" w:hAnsi="Times New Roman"/>
          <w:i/>
          <w:iCs/>
          <w:lang w:val="en-US"/>
        </w:rPr>
        <w:t xml:space="preserve"> V</w:t>
      </w:r>
      <w:r w:rsidRPr="008F6B36">
        <w:rPr>
          <w:rFonts w:ascii="Times New Roman" w:hAnsi="Times New Roman"/>
          <w:lang w:val="en-US"/>
        </w:rPr>
        <w:t>,</w:t>
      </w:r>
      <w:r w:rsidRPr="008F6B36">
        <w:rPr>
          <w:rFonts w:ascii="Times New Roman" w:hAnsi="Times New Roman"/>
          <w:i/>
          <w:iCs/>
          <w:lang w:val="en-US"/>
        </w:rPr>
        <w:t xml:space="preserve"> R</w:t>
      </w:r>
      <w:r w:rsidRPr="008F6B36">
        <w:rPr>
          <w:rFonts w:ascii="Times New Roman" w:hAnsi="Times New Roman"/>
          <w:lang w:val="en-US"/>
        </w:rPr>
        <w:t>.target).</w:t>
      </w:r>
    </w:p>
    <w:p w14:paraId="74BC4C77"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lang w:val="en-US"/>
        </w:rPr>
        <w:t>foundInB</w:t>
      </w:r>
      <w:r w:rsidRPr="008F6B36">
        <w:rPr>
          <w:rFonts w:ascii="Times New Roman" w:hAnsi="Times New Roman"/>
          <w:lang w:val="en-US"/>
        </w:rPr>
        <w:t xml:space="preserve"> is </w:t>
      </w:r>
      <w:r w:rsidRPr="008F6B36">
        <w:rPr>
          <w:rFonts w:ascii="Times New Roman" w:hAnsi="Times New Roman"/>
          <w:b/>
          <w:lang w:val="en-US"/>
        </w:rPr>
        <w:t>false</w:t>
      </w:r>
      <w:r w:rsidRPr="008F6B36">
        <w:rPr>
          <w:rFonts w:ascii="Times New Roman" w:hAnsi="Times New Roman"/>
          <w:lang w:val="en-US"/>
        </w:rPr>
        <w:t xml:space="preserve"> and the </w:t>
      </w:r>
      <w:r w:rsidRPr="008F6B36">
        <w:rPr>
          <w:rFonts w:ascii="Times New Roman" w:hAnsi="Times New Roman"/>
          <w:i/>
          <w:lang w:val="en-US"/>
        </w:rPr>
        <w:t>DefaultClause</w:t>
      </w:r>
      <w:r w:rsidRPr="008F6B36">
        <w:rPr>
          <w:rFonts w:ascii="Times New Roman" w:hAnsi="Times New Roman"/>
          <w:lang w:val="en-US"/>
        </w:rPr>
        <w:t xml:space="preserve"> has a </w:t>
      </w:r>
      <w:r w:rsidRPr="008F6B36">
        <w:rPr>
          <w:rFonts w:ascii="Times New Roman" w:hAnsi="Times New Roman"/>
          <w:i/>
          <w:lang w:val="en-US"/>
        </w:rPr>
        <w:t>StatementList</w:t>
      </w:r>
      <w:r w:rsidRPr="008F6B36">
        <w:rPr>
          <w:rFonts w:ascii="Times New Roman" w:hAnsi="Times New Roman"/>
          <w:lang w:val="en-US"/>
        </w:rPr>
        <w:t>, then</w:t>
      </w:r>
    </w:p>
    <w:p w14:paraId="76CE5DB9"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the </w:t>
      </w:r>
      <w:r w:rsidRPr="008F6B36">
        <w:rPr>
          <w:rFonts w:ascii="Times New Roman" w:hAnsi="Times New Roman"/>
          <w:i/>
          <w:lang w:val="en-US"/>
        </w:rPr>
        <w:t>DefaultClause’s</w:t>
      </w:r>
      <w:r w:rsidRPr="008F6B36">
        <w:rPr>
          <w:rFonts w:ascii="Times New Roman" w:hAnsi="Times New Roman"/>
          <w:lang w:val="en-US"/>
        </w:rPr>
        <w:t xml:space="preserve"> </w:t>
      </w:r>
      <w:r w:rsidRPr="008F6B36">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65EE8302"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.value is not </w:t>
      </w:r>
      <w:r w:rsidRPr="008F6B36">
        <w:rPr>
          <w:rFonts w:cs="Arial"/>
          <w:bCs/>
          <w:lang w:val="en-US"/>
        </w:rPr>
        <w:t>empty</w:t>
      </w:r>
      <w:r w:rsidRPr="008F6B36">
        <w:rPr>
          <w:rFonts w:ascii="Times New Roman" w:hAnsi="Times New Roman"/>
          <w:lang w:val="en-US"/>
        </w:rPr>
        <w:t xml:space="preserve">, then let </w:t>
      </w:r>
      <w:r w:rsidRPr="008F6B36">
        <w:rPr>
          <w:rFonts w:ascii="Times New Roman" w:hAnsi="Times New Roman"/>
          <w:i/>
          <w:iCs/>
          <w:lang w:val="en-US"/>
        </w:rPr>
        <w:t>V</w:t>
      </w:r>
      <w:r w:rsidRPr="008F6B36">
        <w:rPr>
          <w:rFonts w:ascii="Times New Roman" w:hAnsi="Times New Roman"/>
          <w:lang w:val="en-US"/>
        </w:rPr>
        <w:t xml:space="preserve"> = </w:t>
      </w:r>
      <w:r w:rsidRPr="008F6B36">
        <w:rPr>
          <w:rFonts w:ascii="Times New Roman" w:hAnsi="Times New Roman"/>
          <w:i/>
          <w:iCs/>
          <w:lang w:val="en-US"/>
        </w:rPr>
        <w:t>R</w:t>
      </w:r>
      <w:r w:rsidRPr="008F6B36">
        <w:rPr>
          <w:rFonts w:ascii="Times New Roman" w:hAnsi="Times New Roman"/>
          <w:lang w:val="en-US"/>
        </w:rPr>
        <w:t>.value.</w:t>
      </w:r>
    </w:p>
    <w:p w14:paraId="0A24C6DC"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 xml:space="preserve">.type, </w:t>
      </w:r>
      <w:r w:rsidRPr="008F6B36">
        <w:rPr>
          <w:rFonts w:ascii="Times New Roman" w:hAnsi="Times New Roman"/>
          <w:i/>
          <w:iCs/>
          <w:lang w:val="en-US"/>
        </w:rPr>
        <w:t>V</w:t>
      </w:r>
      <w:r w:rsidRPr="008F6B36">
        <w:rPr>
          <w:rFonts w:ascii="Times New Roman" w:hAnsi="Times New Roman"/>
          <w:lang w:val="en-US"/>
        </w:rPr>
        <w:t xml:space="preserve">, </w:t>
      </w:r>
      <w:r w:rsidRPr="008F6B36">
        <w:rPr>
          <w:rFonts w:ascii="Times New Roman" w:hAnsi="Times New Roman"/>
          <w:i/>
          <w:iCs/>
          <w:lang w:val="en-US"/>
        </w:rPr>
        <w:t>R</w:t>
      </w:r>
      <w:r w:rsidRPr="008F6B36">
        <w:rPr>
          <w:rFonts w:ascii="Times New Roman" w:hAnsi="Times New Roman"/>
          <w:lang w:val="en-US"/>
        </w:rPr>
        <w:t>.target).</w:t>
      </w:r>
    </w:p>
    <w:p w14:paraId="3FEDA550" w14:textId="77777777" w:rsidR="004C02EF" w:rsidRPr="008F6B36" w:rsidRDefault="004C02EF" w:rsidP="004C02EF">
      <w:pPr>
        <w:numPr>
          <w:ilvl w:val="0"/>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Repeat (Note that if step 7.a.i has been performed this loop does not start at the beginning of </w:t>
      </w:r>
      <w:r w:rsidRPr="008F6B36">
        <w:rPr>
          <w:rFonts w:ascii="Times New Roman" w:hAnsi="Times New Roman"/>
          <w:i/>
          <w:lang w:val="en-US"/>
        </w:rPr>
        <w:t>B</w:t>
      </w:r>
      <w:r w:rsidRPr="008F6B36">
        <w:rPr>
          <w:rFonts w:ascii="Times New Roman" w:hAnsi="Times New Roman"/>
          <w:lang w:val="en-US"/>
        </w:rPr>
        <w:t>)</w:t>
      </w:r>
    </w:p>
    <w:p w14:paraId="1AEBBB2B"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Let </w:t>
      </w:r>
      <w:r w:rsidRPr="008F6B36">
        <w:rPr>
          <w:rFonts w:ascii="Times New Roman" w:hAnsi="Times New Roman"/>
          <w:i/>
          <w:iCs/>
          <w:lang w:val="en-US"/>
        </w:rPr>
        <w:t>C</w:t>
      </w:r>
      <w:r w:rsidRPr="008F6B36">
        <w:rPr>
          <w:rFonts w:ascii="Times New Roman" w:hAnsi="Times New Roman"/>
          <w:lang w:val="en-US"/>
        </w:rPr>
        <w:t xml:space="preserve"> be the next </w:t>
      </w:r>
      <w:r w:rsidRPr="008F6B36">
        <w:rPr>
          <w:rFonts w:ascii="Times New Roman" w:hAnsi="Times New Roman"/>
          <w:i/>
          <w:lang w:val="en-US"/>
        </w:rPr>
        <w:t>CaseClause</w:t>
      </w:r>
      <w:r w:rsidRPr="008F6B36">
        <w:rPr>
          <w:rFonts w:ascii="Times New Roman" w:hAnsi="Times New Roman"/>
          <w:lang w:val="en-US"/>
        </w:rPr>
        <w:t xml:space="preserve"> in </w:t>
      </w:r>
      <w:r w:rsidRPr="008F6B36">
        <w:rPr>
          <w:rFonts w:ascii="Times New Roman" w:hAnsi="Times New Roman"/>
          <w:i/>
          <w:iCs/>
          <w:lang w:val="en-US"/>
        </w:rPr>
        <w:t>B</w:t>
      </w:r>
      <w:r w:rsidRPr="008F6B36">
        <w:rPr>
          <w:rFonts w:ascii="Times New Roman" w:hAnsi="Times New Roman"/>
          <w:lang w:val="en-US"/>
        </w:rPr>
        <w:t xml:space="preserve">. If there is no such </w:t>
      </w:r>
      <w:r w:rsidRPr="008F6B36">
        <w:rPr>
          <w:rFonts w:ascii="Times New Roman" w:hAnsi="Times New Roman"/>
          <w:i/>
          <w:lang w:val="en-US"/>
        </w:rPr>
        <w:t>CaseClause</w:t>
      </w:r>
      <w:r w:rsidRPr="008F6B36">
        <w:rPr>
          <w:rFonts w:ascii="Times New Roman" w:hAnsi="Times New Roman"/>
          <w:lang w:val="en-US"/>
        </w:rPr>
        <w:t>, return (</w:t>
      </w:r>
      <w:r w:rsidRPr="008F6B36">
        <w:rPr>
          <w:rFonts w:cs="Arial"/>
          <w:bCs/>
          <w:lang w:val="en-US"/>
        </w:rPr>
        <w:t>normal</w:t>
      </w:r>
      <w:r w:rsidRPr="008F6B36">
        <w:rPr>
          <w:rFonts w:ascii="Times New Roman" w:hAnsi="Times New Roman"/>
          <w:lang w:val="en-US"/>
        </w:rPr>
        <w:t xml:space="preserve">, </w:t>
      </w:r>
      <w:r w:rsidRPr="008F6B36">
        <w:rPr>
          <w:rFonts w:ascii="Times New Roman" w:hAnsi="Times New Roman"/>
          <w:i/>
          <w:iCs/>
          <w:lang w:val="en-US"/>
        </w:rPr>
        <w:t>V</w:t>
      </w:r>
      <w:r w:rsidRPr="008F6B36">
        <w:rPr>
          <w:rFonts w:ascii="Times New Roman" w:hAnsi="Times New Roman"/>
          <w:lang w:val="en-US"/>
        </w:rPr>
        <w:t xml:space="preserve">, </w:t>
      </w:r>
      <w:r w:rsidRPr="008F6B36">
        <w:rPr>
          <w:rFonts w:cs="Arial"/>
          <w:bCs/>
          <w:lang w:val="en-US"/>
        </w:rPr>
        <w:t>empty</w:t>
      </w:r>
      <w:r w:rsidRPr="008F6B36">
        <w:rPr>
          <w:rFonts w:ascii="Times New Roman" w:hAnsi="Times New Roman"/>
          <w:lang w:val="en-US"/>
        </w:rPr>
        <w:t>).</w:t>
      </w:r>
    </w:p>
    <w:p w14:paraId="60781093" w14:textId="77777777" w:rsidR="004C02EF" w:rsidRPr="008F6B36" w:rsidRDefault="004C02EF" w:rsidP="004C02EF">
      <w:pPr>
        <w:numPr>
          <w:ilvl w:val="1"/>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C</w:t>
      </w:r>
      <w:r w:rsidRPr="008F6B36">
        <w:rPr>
          <w:rFonts w:ascii="Times New Roman" w:hAnsi="Times New Roman"/>
          <w:lang w:val="en-US"/>
        </w:rPr>
        <w:t xml:space="preserve"> has a </w:t>
      </w:r>
      <w:r w:rsidRPr="00612C55">
        <w:rPr>
          <w:rFonts w:ascii="Times New Roman" w:hAnsi="Times New Roman"/>
          <w:i/>
          <w:lang w:val="en-US"/>
        </w:rPr>
        <w:t>StatementList</w:t>
      </w:r>
      <w:r w:rsidRPr="008F6B36">
        <w:rPr>
          <w:rFonts w:ascii="Times New Roman" w:hAnsi="Times New Roman"/>
          <w:lang w:val="en-US"/>
        </w:rPr>
        <w:t xml:space="preserve">, then </w:t>
      </w:r>
    </w:p>
    <w:p w14:paraId="7920BAD4"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Evaluate </w:t>
      </w:r>
      <w:r w:rsidRPr="008F6B36">
        <w:rPr>
          <w:rFonts w:ascii="Times New Roman" w:hAnsi="Times New Roman"/>
          <w:i/>
          <w:iCs/>
          <w:lang w:val="en-US"/>
        </w:rPr>
        <w:t>C</w:t>
      </w:r>
      <w:r w:rsidRPr="008F6B36">
        <w:rPr>
          <w:rFonts w:ascii="Times New Roman" w:hAnsi="Times New Roman"/>
          <w:lang w:val="en-US"/>
        </w:rPr>
        <w:t xml:space="preserve">’s </w:t>
      </w:r>
      <w:r w:rsidRPr="00612C55">
        <w:rPr>
          <w:rFonts w:ascii="Times New Roman" w:hAnsi="Times New Roman"/>
          <w:i/>
          <w:lang w:val="en-US"/>
        </w:rPr>
        <w:t>StatementList</w:t>
      </w:r>
      <w:r w:rsidRPr="008F6B36">
        <w:rPr>
          <w:rFonts w:ascii="Times New Roman" w:hAnsi="Times New Roman"/>
          <w:lang w:val="en-US"/>
        </w:rPr>
        <w:t xml:space="preserve"> and let </w:t>
      </w:r>
      <w:r w:rsidRPr="008F6B36">
        <w:rPr>
          <w:rFonts w:ascii="Times New Roman" w:hAnsi="Times New Roman"/>
          <w:i/>
          <w:iCs/>
          <w:lang w:val="en-US"/>
        </w:rPr>
        <w:t>R</w:t>
      </w:r>
      <w:r w:rsidRPr="008F6B36">
        <w:rPr>
          <w:rFonts w:ascii="Times New Roman" w:hAnsi="Times New Roman"/>
          <w:lang w:val="en-US"/>
        </w:rPr>
        <w:t xml:space="preserve"> be the result.</w:t>
      </w:r>
    </w:p>
    <w:p w14:paraId="77AC58A3" w14:textId="77777777" w:rsidR="004C02EF" w:rsidRPr="008F6B36" w:rsidRDefault="004C02EF" w:rsidP="004C02EF">
      <w:pPr>
        <w:numPr>
          <w:ilvl w:val="2"/>
          <w:numId w:val="136"/>
        </w:numPr>
        <w:spacing w:after="120" w:line="240" w:lineRule="auto"/>
        <w:contextualSpacing/>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.value is not </w:t>
      </w:r>
      <w:r w:rsidRPr="008F6B36">
        <w:rPr>
          <w:rFonts w:cs="Arial"/>
          <w:bCs/>
          <w:lang w:val="en-US"/>
        </w:rPr>
        <w:t>empty</w:t>
      </w:r>
      <w:r w:rsidRPr="008F6B36">
        <w:rPr>
          <w:rFonts w:ascii="Times New Roman" w:hAnsi="Times New Roman"/>
          <w:lang w:val="en-US"/>
        </w:rPr>
        <w:t xml:space="preserve">, then let </w:t>
      </w:r>
      <w:r w:rsidRPr="008F6B36">
        <w:rPr>
          <w:rFonts w:ascii="Times New Roman" w:hAnsi="Times New Roman"/>
          <w:i/>
          <w:iCs/>
          <w:lang w:val="en-US"/>
        </w:rPr>
        <w:t>V</w:t>
      </w:r>
      <w:r w:rsidRPr="008F6B36">
        <w:rPr>
          <w:rFonts w:ascii="Times New Roman" w:hAnsi="Times New Roman"/>
          <w:lang w:val="en-US"/>
        </w:rPr>
        <w:t xml:space="preserve"> = </w:t>
      </w:r>
      <w:r w:rsidRPr="008F6B36">
        <w:rPr>
          <w:rFonts w:ascii="Times New Roman" w:hAnsi="Times New Roman"/>
          <w:i/>
          <w:iCs/>
          <w:lang w:val="en-US"/>
        </w:rPr>
        <w:t>R</w:t>
      </w:r>
      <w:r w:rsidRPr="008F6B36">
        <w:rPr>
          <w:rFonts w:ascii="Times New Roman" w:hAnsi="Times New Roman"/>
          <w:lang w:val="en-US"/>
        </w:rPr>
        <w:t>.value.</w:t>
      </w:r>
    </w:p>
    <w:p w14:paraId="29D16EB6" w14:textId="77777777" w:rsidR="004C02EF" w:rsidRPr="008F6B36" w:rsidRDefault="004C02EF" w:rsidP="004C02EF">
      <w:pPr>
        <w:numPr>
          <w:ilvl w:val="2"/>
          <w:numId w:val="136"/>
        </w:numPr>
        <w:spacing w:after="120" w:line="240" w:lineRule="auto"/>
        <w:jc w:val="left"/>
        <w:rPr>
          <w:rFonts w:ascii="Times New Roman" w:hAnsi="Times New Roman"/>
          <w:lang w:val="en-US"/>
        </w:rPr>
      </w:pPr>
      <w:r w:rsidRPr="008F6B36">
        <w:rPr>
          <w:rFonts w:ascii="Times New Roman" w:hAnsi="Times New Roman"/>
          <w:lang w:val="en-US"/>
        </w:rPr>
        <w:t xml:space="preserve">If </w:t>
      </w:r>
      <w:r w:rsidRPr="008F6B36">
        <w:rPr>
          <w:rFonts w:ascii="Times New Roman" w:hAnsi="Times New Roman"/>
          <w:i/>
          <w:iCs/>
          <w:lang w:val="en-US"/>
        </w:rPr>
        <w:t>R</w:t>
      </w:r>
      <w:r w:rsidRPr="008F6B36">
        <w:rPr>
          <w:rFonts w:ascii="Times New Roman" w:hAnsi="Times New Roman"/>
          <w:lang w:val="en-US"/>
        </w:rPr>
        <w:t xml:space="preserve"> is an abrupt completion, then return (</w:t>
      </w:r>
      <w:r w:rsidRPr="008F6B36">
        <w:rPr>
          <w:rFonts w:ascii="Times New Roman" w:hAnsi="Times New Roman"/>
          <w:i/>
          <w:iCs/>
          <w:lang w:val="en-US"/>
        </w:rPr>
        <w:t>R</w:t>
      </w:r>
      <w:r w:rsidRPr="008F6B36">
        <w:rPr>
          <w:rFonts w:ascii="Times New Roman" w:hAnsi="Times New Roman"/>
          <w:lang w:val="en-US"/>
        </w:rPr>
        <w:t xml:space="preserve">.type, </w:t>
      </w:r>
      <w:r w:rsidRPr="008F6B36">
        <w:rPr>
          <w:rFonts w:ascii="Times New Roman" w:hAnsi="Times New Roman"/>
          <w:i/>
          <w:iCs/>
          <w:lang w:val="en-US"/>
        </w:rPr>
        <w:t>V</w:t>
      </w:r>
      <w:r w:rsidRPr="008F6B36">
        <w:rPr>
          <w:rFonts w:ascii="Times New Roman" w:hAnsi="Times New Roman"/>
          <w:lang w:val="en-US"/>
        </w:rPr>
        <w:t xml:space="preserve">, </w:t>
      </w:r>
      <w:r w:rsidRPr="008F6B36">
        <w:rPr>
          <w:rFonts w:ascii="Times New Roman" w:hAnsi="Times New Roman"/>
          <w:i/>
          <w:iCs/>
          <w:lang w:val="en-US"/>
        </w:rPr>
        <w:t>R</w:t>
      </w:r>
      <w:r w:rsidRPr="008F6B36">
        <w:rPr>
          <w:rFonts w:ascii="Times New Roman" w:hAnsi="Times New Roman"/>
          <w:lang w:val="en-US"/>
        </w:rPr>
        <w:t>.target).</w:t>
      </w:r>
    </w:p>
    <w:p w14:paraId="6290FB94" w14:textId="77777777" w:rsidR="00AF4588" w:rsidRDefault="00AF4588" w:rsidP="00AF4588">
      <w:pPr>
        <w:rPr>
          <w:ins w:id="5821" w:author="Rev 3 Allen Wirfs-Brock" w:date="2011-09-09T16:45:00Z"/>
        </w:rPr>
      </w:pPr>
      <w:ins w:id="5822" w:author="Rev 3 Allen Wirfs-Brock" w:date="2011-09-09T16:45:00Z">
        <w:r>
          <w:t>The LexicallyDeclaredNames of the</w:t>
        </w:r>
        <w:r w:rsidRPr="006D7E13">
          <w:t xml:space="preserve"> </w:t>
        </w:r>
        <w:r>
          <w:t xml:space="preserve">production  </w:t>
        </w:r>
      </w:ins>
      <w:ins w:id="5823" w:author="Rev 3 Allen Wirfs-Brock" w:date="2011-09-09T16:46:00Z">
        <w:r>
          <w:rPr>
            <w:rFonts w:ascii="Times New Roman" w:hAnsi="Times New Roman"/>
            <w:i/>
          </w:rPr>
          <w:t>CaseClauses</w:t>
        </w:r>
      </w:ins>
      <w:ins w:id="5824" w:author="Rev 3 Allen Wirfs-Brock" w:date="2011-09-09T16:45:00Z">
        <w:r w:rsidRPr="00E641FE">
          <w:rPr>
            <w:rFonts w:ascii="Times New Roman" w:hAnsi="Times New Roman"/>
            <w:i/>
          </w:rPr>
          <w:t xml:space="preserve"> </w:t>
        </w:r>
        <w:r>
          <w:rPr>
            <w:b/>
          </w:rPr>
          <w:t>:</w:t>
        </w:r>
        <w:r w:rsidRPr="00E641FE">
          <w:rPr>
            <w:rFonts w:ascii="Times New Roman" w:hAnsi="Times New Roman"/>
            <w:i/>
          </w:rPr>
          <w:t xml:space="preserve"> </w:t>
        </w:r>
      </w:ins>
      <w:ins w:id="5825" w:author="Rev 3 Allen Wirfs-Brock" w:date="2011-09-09T16:46:00Z">
        <w:r>
          <w:rPr>
            <w:rFonts w:ascii="Times New Roman" w:hAnsi="Times New Roman"/>
            <w:i/>
          </w:rPr>
          <w:t>CaseClause</w:t>
        </w:r>
      </w:ins>
      <w:ins w:id="5826" w:author="Rev 3 Allen Wirfs-Brock" w:date="2011-09-09T16:45:00Z">
        <w:r>
          <w:t xml:space="preserve"> is determined as follows:</w:t>
        </w:r>
      </w:ins>
    </w:p>
    <w:p w14:paraId="6F105732" w14:textId="77777777" w:rsidR="00AF4588" w:rsidRDefault="00AF4588" w:rsidP="00AF4588">
      <w:pPr>
        <w:pStyle w:val="Alg4"/>
        <w:numPr>
          <w:ilvl w:val="0"/>
          <w:numId w:val="551"/>
        </w:numPr>
        <w:spacing w:after="220"/>
        <w:contextualSpacing/>
        <w:rPr>
          <w:ins w:id="5827" w:author="Rev 3 Allen Wirfs-Brock" w:date="2011-09-09T16:45:00Z"/>
        </w:rPr>
      </w:pPr>
      <w:ins w:id="5828" w:author="Rev 3 Allen Wirfs-Brock" w:date="2011-09-09T16:45:00Z">
        <w:r>
          <w:t xml:space="preserve">Return the LexicallyDeclaredNames of </w:t>
        </w:r>
      </w:ins>
      <w:ins w:id="5829" w:author="Rev 3 Allen Wirfs-Brock" w:date="2011-09-09T16:47:00Z">
        <w:r>
          <w:rPr>
            <w:i/>
          </w:rPr>
          <w:t>CaseClause</w:t>
        </w:r>
      </w:ins>
      <w:ins w:id="5830" w:author="Rev 3 Allen Wirfs-Brock" w:date="2011-09-09T16:45:00Z">
        <w:r>
          <w:t>.</w:t>
        </w:r>
      </w:ins>
    </w:p>
    <w:p w14:paraId="60EE11B9" w14:textId="77777777" w:rsidR="000813F4" w:rsidRDefault="000813F4" w:rsidP="000813F4">
      <w:pPr>
        <w:rPr>
          <w:ins w:id="5831" w:author="Rev 3 Allen Wirfs-Brock" w:date="2011-09-10T14:14:00Z"/>
        </w:rPr>
      </w:pPr>
      <w:ins w:id="5832" w:author="Rev 3 Allen Wirfs-Brock" w:date="2011-09-10T14:14:00Z">
        <w:r>
          <w:t xml:space="preserve">The </w:t>
        </w:r>
      </w:ins>
      <w:ins w:id="5833" w:author="Rev 3 Allen Wirfs-Brock" w:date="2011-09-10T14:15:00Z">
        <w:r>
          <w:t xml:space="preserve">LexicalDeclarations </w:t>
        </w:r>
      </w:ins>
      <w:ins w:id="5834" w:author="Rev 3 Allen Wirfs-Brock" w:date="2011-09-10T14:14:00Z">
        <w:r>
          <w:t>of the</w:t>
        </w:r>
        <w:r w:rsidRPr="006D7E13">
          <w:t xml:space="preserve"> </w:t>
        </w:r>
        <w:r>
          <w:t xml:space="preserve">production  </w:t>
        </w:r>
        <w:r>
          <w:rPr>
            <w:rFonts w:ascii="Times New Roman" w:hAnsi="Times New Roman"/>
            <w:i/>
          </w:rPr>
          <w:t>CaseClauses</w:t>
        </w:r>
        <w:r w:rsidRPr="00E641FE">
          <w:rPr>
            <w:rFonts w:ascii="Times New Roman" w:hAnsi="Times New Roman"/>
            <w:i/>
          </w:rPr>
          <w:t xml:space="preserve"> </w:t>
        </w:r>
        <w:r>
          <w:rPr>
            <w:b/>
          </w:rPr>
          <w:t>:</w:t>
        </w:r>
        <w:r w:rsidRPr="00E641FE">
          <w:rPr>
            <w:rFonts w:ascii="Times New Roman" w:hAnsi="Times New Roman"/>
            <w:i/>
          </w:rPr>
          <w:t xml:space="preserve"> </w:t>
        </w:r>
        <w:r>
          <w:rPr>
            <w:rFonts w:ascii="Times New Roman" w:hAnsi="Times New Roman"/>
            <w:i/>
          </w:rPr>
          <w:t>CaseClause</w:t>
        </w:r>
        <w:r>
          <w:t xml:space="preserve"> is determined as follows:</w:t>
        </w:r>
      </w:ins>
    </w:p>
    <w:p w14:paraId="282ACA17" w14:textId="77777777" w:rsidR="000813F4" w:rsidRDefault="000813F4" w:rsidP="000813F4">
      <w:pPr>
        <w:pStyle w:val="Alg4"/>
        <w:numPr>
          <w:ilvl w:val="0"/>
          <w:numId w:val="566"/>
        </w:numPr>
        <w:spacing w:after="220"/>
        <w:contextualSpacing/>
        <w:rPr>
          <w:ins w:id="5835" w:author="Rev 3 Allen Wirfs-Brock" w:date="2011-09-10T14:14:00Z"/>
        </w:rPr>
      </w:pPr>
      <w:ins w:id="5836" w:author="Rev 3 Allen Wirfs-Brock" w:date="2011-09-10T14:14:00Z">
        <w:r>
          <w:t xml:space="preserve">Return the </w:t>
        </w:r>
      </w:ins>
      <w:ins w:id="5837" w:author="Rev 3 Allen Wirfs-Brock" w:date="2011-09-10T14:15:00Z">
        <w:r>
          <w:t xml:space="preserve">LexicalDeclarations </w:t>
        </w:r>
      </w:ins>
      <w:ins w:id="5838" w:author="Rev 3 Allen Wirfs-Brock" w:date="2011-09-10T14:14:00Z">
        <w:r>
          <w:t xml:space="preserve">of </w:t>
        </w:r>
        <w:r>
          <w:rPr>
            <w:i/>
          </w:rPr>
          <w:t>CaseClause</w:t>
        </w:r>
        <w:r>
          <w:t>.</w:t>
        </w:r>
      </w:ins>
    </w:p>
    <w:p w14:paraId="0C978CB4" w14:textId="77777777" w:rsidR="00AF4588" w:rsidRDefault="00AF4588" w:rsidP="00AF4588">
      <w:pPr>
        <w:rPr>
          <w:ins w:id="5839" w:author="Rev 3 Allen Wirfs-Brock" w:date="2011-09-09T16:45:00Z"/>
        </w:rPr>
      </w:pPr>
      <w:ins w:id="5840" w:author="Rev 3 Allen Wirfs-Brock" w:date="2011-09-09T16:45:00Z">
        <w:r>
          <w:t>The VarDeclaredNames of the</w:t>
        </w:r>
        <w:r w:rsidRPr="006D7E13">
          <w:t xml:space="preserve"> </w:t>
        </w:r>
        <w:r>
          <w:t xml:space="preserve">production  </w:t>
        </w:r>
      </w:ins>
      <w:ins w:id="5841" w:author="Rev 3 Allen Wirfs-Brock" w:date="2011-09-09T16:47:00Z">
        <w:r w:rsidR="00873348">
          <w:rPr>
            <w:rFonts w:ascii="Times New Roman" w:hAnsi="Times New Roman"/>
            <w:i/>
          </w:rPr>
          <w:t>CaseClauses</w:t>
        </w:r>
        <w:r w:rsidR="00873348" w:rsidRPr="00E641FE">
          <w:rPr>
            <w:rFonts w:ascii="Times New Roman" w:hAnsi="Times New Roman"/>
            <w:i/>
          </w:rPr>
          <w:t xml:space="preserve"> </w:t>
        </w:r>
        <w:r w:rsidR="00873348">
          <w:rPr>
            <w:b/>
          </w:rPr>
          <w:t>:</w:t>
        </w:r>
        <w:r w:rsidR="00873348" w:rsidRPr="00E641FE">
          <w:rPr>
            <w:rFonts w:ascii="Times New Roman" w:hAnsi="Times New Roman"/>
            <w:i/>
          </w:rPr>
          <w:t xml:space="preserve"> </w:t>
        </w:r>
        <w:r w:rsidR="00873348">
          <w:rPr>
            <w:rFonts w:ascii="Times New Roman" w:hAnsi="Times New Roman"/>
            <w:i/>
          </w:rPr>
          <w:t>CaseClause</w:t>
        </w:r>
        <w:r w:rsidR="00873348">
          <w:t xml:space="preserve"> </w:t>
        </w:r>
      </w:ins>
      <w:ins w:id="5842" w:author="Rev 3 Allen Wirfs-Brock" w:date="2011-09-09T16:45:00Z">
        <w:r>
          <w:t>is determined as follows:</w:t>
        </w:r>
      </w:ins>
    </w:p>
    <w:p w14:paraId="2CFD9FA5" w14:textId="77777777" w:rsidR="00AF4588" w:rsidRDefault="00AF4588" w:rsidP="00873348">
      <w:pPr>
        <w:pStyle w:val="Alg4"/>
        <w:numPr>
          <w:ilvl w:val="0"/>
          <w:numId w:val="552"/>
        </w:numPr>
        <w:spacing w:after="220"/>
        <w:contextualSpacing/>
        <w:rPr>
          <w:ins w:id="5843" w:author="Rev 3 Allen Wirfs-Brock" w:date="2011-09-09T16:45:00Z"/>
        </w:rPr>
      </w:pPr>
      <w:ins w:id="5844" w:author="Rev 3 Allen Wirfs-Brock" w:date="2011-09-09T16:45:00Z">
        <w:r>
          <w:t xml:space="preserve">Return the VarDeclaredNames of </w:t>
        </w:r>
      </w:ins>
      <w:ins w:id="5845" w:author="Rev 3 Allen Wirfs-Brock" w:date="2011-09-09T16:47:00Z">
        <w:r w:rsidR="00873348">
          <w:rPr>
            <w:i/>
          </w:rPr>
          <w:t>CaseClause</w:t>
        </w:r>
      </w:ins>
      <w:ins w:id="5846" w:author="Rev 3 Allen Wirfs-Brock" w:date="2011-09-09T16:45:00Z">
        <w:r>
          <w:t>.</w:t>
        </w:r>
      </w:ins>
    </w:p>
    <w:p w14:paraId="18E25702" w14:textId="77777777" w:rsidR="00AF4588" w:rsidRDefault="00AF4588" w:rsidP="00AF4588">
      <w:pPr>
        <w:rPr>
          <w:ins w:id="5847" w:author="Rev 3 Allen Wirfs-Brock" w:date="2011-09-09T16:45:00Z"/>
        </w:rPr>
      </w:pPr>
      <w:ins w:id="5848" w:author="Rev 3 Allen Wirfs-Brock" w:date="2011-09-09T16:45:00Z">
        <w:r>
          <w:t>The LexicallyDeclaredNames of the</w:t>
        </w:r>
        <w:r w:rsidRPr="006D7E13">
          <w:t xml:space="preserve"> </w:t>
        </w:r>
        <w:r>
          <w:t xml:space="preserve">production  </w:t>
        </w:r>
      </w:ins>
      <w:ins w:id="5849" w:author="Rev 3 Allen Wirfs-Brock" w:date="2011-09-09T16:48:00Z">
        <w:r w:rsidR="0041574A">
          <w:rPr>
            <w:rFonts w:ascii="Times New Roman" w:hAnsi="Times New Roman"/>
            <w:i/>
          </w:rPr>
          <w:t>CaseClauses</w:t>
        </w:r>
        <w:r w:rsidR="0041574A" w:rsidRPr="00E641FE">
          <w:rPr>
            <w:rFonts w:ascii="Times New Roman" w:hAnsi="Times New Roman"/>
            <w:i/>
          </w:rPr>
          <w:t xml:space="preserve"> </w:t>
        </w:r>
        <w:r w:rsidR="0041574A">
          <w:rPr>
            <w:b/>
          </w:rPr>
          <w:t>:</w:t>
        </w:r>
        <w:r w:rsidR="0041574A" w:rsidRPr="00E641FE">
          <w:rPr>
            <w:rFonts w:ascii="Times New Roman" w:hAnsi="Times New Roman"/>
            <w:i/>
          </w:rPr>
          <w:t xml:space="preserve"> </w:t>
        </w:r>
        <w:r w:rsidR="0041574A">
          <w:rPr>
            <w:rFonts w:ascii="Times New Roman" w:hAnsi="Times New Roman"/>
            <w:i/>
          </w:rPr>
          <w:t>CaseClauses</w:t>
        </w:r>
        <w:r w:rsidR="0041574A" w:rsidRPr="00E641FE">
          <w:rPr>
            <w:rFonts w:ascii="Times New Roman" w:hAnsi="Times New Roman"/>
            <w:i/>
          </w:rPr>
          <w:t xml:space="preserve"> </w:t>
        </w:r>
        <w:r w:rsidR="0041574A">
          <w:rPr>
            <w:rFonts w:ascii="Times New Roman" w:hAnsi="Times New Roman"/>
            <w:i/>
          </w:rPr>
          <w:t>CaseClause</w:t>
        </w:r>
        <w:r w:rsidR="0041574A">
          <w:t xml:space="preserve"> </w:t>
        </w:r>
      </w:ins>
      <w:ins w:id="5850" w:author="Rev 3 Allen Wirfs-Brock" w:date="2011-09-09T16:45:00Z">
        <w:r>
          <w:t>is determined as follows:</w:t>
        </w:r>
      </w:ins>
    </w:p>
    <w:p w14:paraId="3E30A7F1" w14:textId="77777777" w:rsidR="00AF4588" w:rsidRDefault="00AF4588" w:rsidP="00873348">
      <w:pPr>
        <w:pStyle w:val="Alg4"/>
        <w:numPr>
          <w:ilvl w:val="0"/>
          <w:numId w:val="553"/>
        </w:numPr>
        <w:spacing w:after="220"/>
        <w:contextualSpacing/>
        <w:rPr>
          <w:ins w:id="5851" w:author="Rev 3 Allen Wirfs-Brock" w:date="2011-09-09T16:45:00Z"/>
        </w:rPr>
      </w:pPr>
      <w:ins w:id="5852" w:author="Rev 3 Allen Wirfs-Brock" w:date="2011-09-09T16:45:00Z">
        <w:r>
          <w:t xml:space="preserve">Let </w:t>
        </w:r>
        <w:r>
          <w:rPr>
            <w:i/>
          </w:rPr>
          <w:t>names</w:t>
        </w:r>
        <w:r w:rsidRPr="00D465F1">
          <w:rPr>
            <w:i/>
          </w:rPr>
          <w:t xml:space="preserve"> </w:t>
        </w:r>
        <w:r>
          <w:t xml:space="preserve">be LexicallyDeclaredNames of </w:t>
        </w:r>
      </w:ins>
      <w:ins w:id="5853" w:author="Rev 3 Allen Wirfs-Brock" w:date="2011-09-09T16:49:00Z">
        <w:r w:rsidR="0041574A">
          <w:rPr>
            <w:i/>
          </w:rPr>
          <w:t>CaseClauses</w:t>
        </w:r>
      </w:ins>
      <w:ins w:id="5854" w:author="Rev 3 Allen Wirfs-Brock" w:date="2011-09-09T16:45:00Z">
        <w:r>
          <w:t>.</w:t>
        </w:r>
      </w:ins>
    </w:p>
    <w:p w14:paraId="6BA79593" w14:textId="77777777" w:rsidR="00AF4588" w:rsidRPr="006F2444" w:rsidRDefault="00AF4588" w:rsidP="00873348">
      <w:pPr>
        <w:pStyle w:val="Alg4"/>
        <w:numPr>
          <w:ilvl w:val="0"/>
          <w:numId w:val="553"/>
        </w:numPr>
        <w:spacing w:after="220"/>
        <w:contextualSpacing/>
        <w:rPr>
          <w:ins w:id="5855" w:author="Rev 3 Allen Wirfs-Brock" w:date="2011-09-09T16:45:00Z"/>
          <w:rStyle w:val="bnf"/>
          <w:i w:val="0"/>
        </w:rPr>
      </w:pPr>
      <w:ins w:id="5856" w:author="Rev 3 Allen Wirfs-Brock" w:date="2011-09-09T16:45:00Z">
        <w:r>
          <w:t xml:space="preserve">Append to </w:t>
        </w:r>
        <w:r w:rsidRPr="00653F1B">
          <w:rPr>
            <w:i/>
          </w:rPr>
          <w:t>names</w:t>
        </w:r>
        <w:r>
          <w:t xml:space="preserve"> the elements of the LexicallyDeclaredNames of </w:t>
        </w:r>
      </w:ins>
      <w:ins w:id="5857" w:author="Rev 3 Allen Wirfs-Brock" w:date="2011-09-09T16:49:00Z">
        <w:r w:rsidR="0041574A">
          <w:rPr>
            <w:i/>
          </w:rPr>
          <w:t>CaseClause</w:t>
        </w:r>
      </w:ins>
      <w:ins w:id="5858" w:author="Rev 3 Allen Wirfs-Brock" w:date="2011-09-09T16:45:00Z">
        <w:r>
          <w:rPr>
            <w:rStyle w:val="bnf"/>
          </w:rPr>
          <w:t>.</w:t>
        </w:r>
      </w:ins>
    </w:p>
    <w:p w14:paraId="17221E1E" w14:textId="77777777" w:rsidR="00AF4588" w:rsidRDefault="00AF4588" w:rsidP="00873348">
      <w:pPr>
        <w:pStyle w:val="Alg4"/>
        <w:numPr>
          <w:ilvl w:val="0"/>
          <w:numId w:val="553"/>
        </w:numPr>
        <w:spacing w:after="220"/>
        <w:contextualSpacing/>
        <w:rPr>
          <w:ins w:id="5859" w:author="Rev 3 Allen Wirfs-Brock" w:date="2011-09-09T16:45:00Z"/>
        </w:rPr>
      </w:pPr>
      <w:ins w:id="5860" w:author="Rev 3 Allen Wirfs-Brock" w:date="2011-09-09T16:45:00Z">
        <w:r>
          <w:t xml:space="preserve">Return </w:t>
        </w:r>
        <w:r>
          <w:rPr>
            <w:rStyle w:val="bnf"/>
          </w:rPr>
          <w:t>names</w:t>
        </w:r>
        <w:r>
          <w:t>.</w:t>
        </w:r>
      </w:ins>
    </w:p>
    <w:p w14:paraId="12EA262A" w14:textId="77777777" w:rsidR="00AF2EAC" w:rsidRDefault="00AF2EAC" w:rsidP="00AF2EAC">
      <w:pPr>
        <w:rPr>
          <w:ins w:id="5861" w:author="Rev 3 Allen Wirfs-Brock" w:date="2011-09-10T14:17:00Z"/>
        </w:rPr>
      </w:pPr>
      <w:ins w:id="5862" w:author="Rev 3 Allen Wirfs-Brock" w:date="2011-09-10T14:17:00Z">
        <w:r>
          <w:t>The LexicalDeclarations of the</w:t>
        </w:r>
        <w:r w:rsidRPr="006D7E13">
          <w:t xml:space="preserve"> </w:t>
        </w:r>
        <w:r>
          <w:t xml:space="preserve">production  </w:t>
        </w:r>
        <w:r>
          <w:rPr>
            <w:rFonts w:ascii="Times New Roman" w:hAnsi="Times New Roman"/>
            <w:i/>
          </w:rPr>
          <w:t>CaseClauses</w:t>
        </w:r>
        <w:r w:rsidRPr="00E641FE">
          <w:rPr>
            <w:rFonts w:ascii="Times New Roman" w:hAnsi="Times New Roman"/>
            <w:i/>
          </w:rPr>
          <w:t xml:space="preserve"> </w:t>
        </w:r>
        <w:r>
          <w:rPr>
            <w:b/>
          </w:rPr>
          <w:t>:</w:t>
        </w:r>
        <w:r w:rsidRPr="00E641FE">
          <w:rPr>
            <w:rFonts w:ascii="Times New Roman" w:hAnsi="Times New Roman"/>
            <w:i/>
          </w:rPr>
          <w:t xml:space="preserve"> </w:t>
        </w:r>
        <w:r>
          <w:rPr>
            <w:rFonts w:ascii="Times New Roman" w:hAnsi="Times New Roman"/>
            <w:i/>
          </w:rPr>
          <w:t>CaseClauses</w:t>
        </w:r>
        <w:r w:rsidRPr="00E641FE">
          <w:rPr>
            <w:rFonts w:ascii="Times New Roman" w:hAnsi="Times New Roman"/>
            <w:i/>
          </w:rPr>
          <w:t xml:space="preserve"> </w:t>
        </w:r>
        <w:r>
          <w:rPr>
            <w:rFonts w:ascii="Times New Roman" w:hAnsi="Times New Roman"/>
            <w:i/>
          </w:rPr>
          <w:t>CaseClause</w:t>
        </w:r>
        <w:r>
          <w:t xml:space="preserve"> is determined as follows:</w:t>
        </w:r>
      </w:ins>
    </w:p>
    <w:p w14:paraId="3BC6D4C0" w14:textId="77777777" w:rsidR="00AF2EAC" w:rsidRDefault="00AF2EAC" w:rsidP="00AF2EAC">
      <w:pPr>
        <w:pStyle w:val="Alg4"/>
        <w:numPr>
          <w:ilvl w:val="0"/>
          <w:numId w:val="567"/>
        </w:numPr>
        <w:spacing w:after="220"/>
        <w:contextualSpacing/>
        <w:rPr>
          <w:ins w:id="5863" w:author="Rev 3 Allen Wirfs-Brock" w:date="2011-09-10T14:17:00Z"/>
        </w:rPr>
      </w:pPr>
      <w:ins w:id="5864" w:author="Rev 3 Allen Wirfs-Brock" w:date="2011-09-10T14:17:00Z">
        <w:r>
          <w:t xml:space="preserve">Let </w:t>
        </w:r>
        <w:r>
          <w:rPr>
            <w:i/>
          </w:rPr>
          <w:t>declarations</w:t>
        </w:r>
        <w:r w:rsidRPr="00D465F1">
          <w:rPr>
            <w:i/>
          </w:rPr>
          <w:t xml:space="preserve"> </w:t>
        </w:r>
        <w:r>
          <w:t xml:space="preserve">be LexicalDeclarations of </w:t>
        </w:r>
        <w:r>
          <w:rPr>
            <w:i/>
          </w:rPr>
          <w:t>CaseClauses</w:t>
        </w:r>
        <w:r>
          <w:t>.</w:t>
        </w:r>
      </w:ins>
    </w:p>
    <w:p w14:paraId="55DCAC21" w14:textId="77777777" w:rsidR="00AF2EAC" w:rsidRPr="006F2444" w:rsidRDefault="00AF2EAC" w:rsidP="00AF2EAC">
      <w:pPr>
        <w:pStyle w:val="Alg4"/>
        <w:numPr>
          <w:ilvl w:val="0"/>
          <w:numId w:val="567"/>
        </w:numPr>
        <w:spacing w:after="220"/>
        <w:contextualSpacing/>
        <w:rPr>
          <w:ins w:id="5865" w:author="Rev 3 Allen Wirfs-Brock" w:date="2011-09-10T14:17:00Z"/>
          <w:rStyle w:val="bnf"/>
          <w:i w:val="0"/>
        </w:rPr>
      </w:pPr>
      <w:ins w:id="5866" w:author="Rev 3 Allen Wirfs-Brock" w:date="2011-09-10T14:17:00Z">
        <w:r>
          <w:t xml:space="preserve">Append to </w:t>
        </w:r>
        <w:r w:rsidRPr="00653F1B">
          <w:rPr>
            <w:i/>
          </w:rPr>
          <w:t>names</w:t>
        </w:r>
        <w:r>
          <w:t xml:space="preserve"> the elements of the LexicalDeclarations of </w:t>
        </w:r>
      </w:ins>
      <w:ins w:id="5867" w:author="Rev 3 Allen Wirfs-Brock" w:date="2011-09-10T14:18:00Z">
        <w:r>
          <w:rPr>
            <w:i/>
          </w:rPr>
          <w:t>CaseClause</w:t>
        </w:r>
      </w:ins>
      <w:ins w:id="5868" w:author="Rev 3 Allen Wirfs-Brock" w:date="2011-09-10T14:17:00Z">
        <w:r>
          <w:rPr>
            <w:rStyle w:val="bnf"/>
          </w:rPr>
          <w:t>.</w:t>
        </w:r>
      </w:ins>
    </w:p>
    <w:p w14:paraId="0DC45ACA" w14:textId="77777777" w:rsidR="00AF2EAC" w:rsidRDefault="00AF2EAC" w:rsidP="00AF2EAC">
      <w:pPr>
        <w:pStyle w:val="Alg4"/>
        <w:numPr>
          <w:ilvl w:val="0"/>
          <w:numId w:val="567"/>
        </w:numPr>
        <w:spacing w:after="220"/>
        <w:contextualSpacing/>
        <w:rPr>
          <w:ins w:id="5869" w:author="Rev 3 Allen Wirfs-Brock" w:date="2011-09-10T14:17:00Z"/>
        </w:rPr>
      </w:pPr>
      <w:ins w:id="5870" w:author="Rev 3 Allen Wirfs-Brock" w:date="2011-09-10T14:17:00Z">
        <w:r>
          <w:t xml:space="preserve">Return </w:t>
        </w:r>
        <w:r>
          <w:rPr>
            <w:i/>
          </w:rPr>
          <w:t>declarations</w:t>
        </w:r>
        <w:r>
          <w:t>.</w:t>
        </w:r>
      </w:ins>
    </w:p>
    <w:p w14:paraId="40DBA0F8" w14:textId="77777777" w:rsidR="00AF4588" w:rsidRDefault="00AF4588" w:rsidP="00AF4588">
      <w:pPr>
        <w:rPr>
          <w:ins w:id="5871" w:author="Rev 3 Allen Wirfs-Brock" w:date="2011-09-09T16:45:00Z"/>
        </w:rPr>
      </w:pPr>
      <w:ins w:id="5872" w:author="Rev 3 Allen Wirfs-Brock" w:date="2011-09-09T16:45:00Z">
        <w:r>
          <w:t>The VarDeclaredNames of the</w:t>
        </w:r>
        <w:r w:rsidRPr="006D7E13">
          <w:t xml:space="preserve"> </w:t>
        </w:r>
        <w:r>
          <w:t xml:space="preserve">production  </w:t>
        </w:r>
      </w:ins>
      <w:ins w:id="5873" w:author="Rev 3 Allen Wirfs-Brock" w:date="2011-09-09T16:49:00Z">
        <w:r w:rsidR="0041574A">
          <w:rPr>
            <w:rFonts w:ascii="Times New Roman" w:hAnsi="Times New Roman"/>
            <w:i/>
          </w:rPr>
          <w:t>CaseClauses</w:t>
        </w:r>
        <w:r w:rsidR="0041574A" w:rsidRPr="00E641FE">
          <w:rPr>
            <w:rFonts w:ascii="Times New Roman" w:hAnsi="Times New Roman"/>
            <w:i/>
          </w:rPr>
          <w:t xml:space="preserve"> </w:t>
        </w:r>
        <w:r w:rsidR="0041574A">
          <w:rPr>
            <w:b/>
          </w:rPr>
          <w:t>:</w:t>
        </w:r>
        <w:r w:rsidR="0041574A" w:rsidRPr="00E641FE">
          <w:rPr>
            <w:rFonts w:ascii="Times New Roman" w:hAnsi="Times New Roman"/>
            <w:i/>
          </w:rPr>
          <w:t xml:space="preserve"> </w:t>
        </w:r>
        <w:r w:rsidR="0041574A">
          <w:rPr>
            <w:rFonts w:ascii="Times New Roman" w:hAnsi="Times New Roman"/>
            <w:i/>
          </w:rPr>
          <w:t>CaseClauses</w:t>
        </w:r>
        <w:r w:rsidR="0041574A" w:rsidRPr="00E641FE">
          <w:rPr>
            <w:rFonts w:ascii="Times New Roman" w:hAnsi="Times New Roman"/>
            <w:i/>
          </w:rPr>
          <w:t xml:space="preserve"> </w:t>
        </w:r>
        <w:r w:rsidR="0041574A">
          <w:rPr>
            <w:rFonts w:ascii="Times New Roman" w:hAnsi="Times New Roman"/>
            <w:i/>
          </w:rPr>
          <w:t>CaseClause</w:t>
        </w:r>
        <w:r w:rsidR="0041574A">
          <w:t xml:space="preserve"> </w:t>
        </w:r>
      </w:ins>
      <w:ins w:id="5874" w:author="Rev 3 Allen Wirfs-Brock" w:date="2011-09-09T16:45:00Z">
        <w:r>
          <w:t>is determined as follows:</w:t>
        </w:r>
      </w:ins>
    </w:p>
    <w:p w14:paraId="44BB1CAA" w14:textId="77777777" w:rsidR="00AF4588" w:rsidRDefault="00AF4588" w:rsidP="00873348">
      <w:pPr>
        <w:pStyle w:val="Alg4"/>
        <w:numPr>
          <w:ilvl w:val="0"/>
          <w:numId w:val="554"/>
        </w:numPr>
        <w:spacing w:after="220"/>
        <w:contextualSpacing/>
        <w:rPr>
          <w:ins w:id="5875" w:author="Rev 3 Allen Wirfs-Brock" w:date="2011-09-09T16:45:00Z"/>
        </w:rPr>
      </w:pPr>
      <w:ins w:id="5876" w:author="Rev 3 Allen Wirfs-Brock" w:date="2011-09-09T16:45:00Z">
        <w:r>
          <w:t xml:space="preserve">Let </w:t>
        </w:r>
        <w:r>
          <w:rPr>
            <w:i/>
          </w:rPr>
          <w:t>names</w:t>
        </w:r>
        <w:r w:rsidRPr="00D465F1">
          <w:rPr>
            <w:i/>
          </w:rPr>
          <w:t xml:space="preserve"> </w:t>
        </w:r>
        <w:r>
          <w:t xml:space="preserve">be VarDeclaredNames of </w:t>
        </w:r>
      </w:ins>
      <w:ins w:id="5877" w:author="Rev 3 Allen Wirfs-Brock" w:date="2011-09-09T16:49:00Z">
        <w:r w:rsidR="0041574A">
          <w:rPr>
            <w:i/>
          </w:rPr>
          <w:t>CaseClauses</w:t>
        </w:r>
      </w:ins>
      <w:ins w:id="5878" w:author="Rev 3 Allen Wirfs-Brock" w:date="2011-09-09T16:45:00Z">
        <w:r>
          <w:t>.</w:t>
        </w:r>
      </w:ins>
    </w:p>
    <w:p w14:paraId="5947860A" w14:textId="77777777" w:rsidR="00AF4588" w:rsidRPr="006F2444" w:rsidRDefault="00AF4588" w:rsidP="00873348">
      <w:pPr>
        <w:pStyle w:val="Alg4"/>
        <w:numPr>
          <w:ilvl w:val="0"/>
          <w:numId w:val="554"/>
        </w:numPr>
        <w:spacing w:after="220"/>
        <w:contextualSpacing/>
        <w:rPr>
          <w:ins w:id="5879" w:author="Rev 3 Allen Wirfs-Brock" w:date="2011-09-09T16:45:00Z"/>
          <w:rStyle w:val="bnf"/>
          <w:i w:val="0"/>
        </w:rPr>
      </w:pPr>
      <w:ins w:id="5880" w:author="Rev 3 Allen Wirfs-Brock" w:date="2011-09-09T16:45:00Z">
        <w:r>
          <w:t xml:space="preserve">Append to </w:t>
        </w:r>
        <w:r w:rsidRPr="00653F1B">
          <w:rPr>
            <w:i/>
          </w:rPr>
          <w:t>names</w:t>
        </w:r>
        <w:r>
          <w:t xml:space="preserve"> the elements of the VarDeclaredNames of </w:t>
        </w:r>
      </w:ins>
      <w:ins w:id="5881" w:author="Rev 3 Allen Wirfs-Brock" w:date="2011-09-09T16:49:00Z">
        <w:r w:rsidR="0041574A">
          <w:rPr>
            <w:i/>
          </w:rPr>
          <w:t>CaseClause</w:t>
        </w:r>
      </w:ins>
      <w:ins w:id="5882" w:author="Rev 3 Allen Wirfs-Brock" w:date="2011-09-09T16:45:00Z">
        <w:r>
          <w:rPr>
            <w:rStyle w:val="bnf"/>
          </w:rPr>
          <w:t>.</w:t>
        </w:r>
      </w:ins>
    </w:p>
    <w:p w14:paraId="27EE1722" w14:textId="77777777" w:rsidR="00AF4588" w:rsidRDefault="00AF4588" w:rsidP="00873348">
      <w:pPr>
        <w:pStyle w:val="Alg4"/>
        <w:numPr>
          <w:ilvl w:val="0"/>
          <w:numId w:val="554"/>
        </w:numPr>
        <w:spacing w:after="220"/>
        <w:contextualSpacing/>
        <w:rPr>
          <w:ins w:id="5883" w:author="Rev 3 Allen Wirfs-Brock" w:date="2011-09-09T16:45:00Z"/>
        </w:rPr>
      </w:pPr>
      <w:ins w:id="5884" w:author="Rev 3 Allen Wirfs-Brock" w:date="2011-09-09T16:45:00Z">
        <w:r>
          <w:t xml:space="preserve">Return </w:t>
        </w:r>
        <w:r>
          <w:rPr>
            <w:rStyle w:val="bnf"/>
          </w:rPr>
          <w:t>names</w:t>
        </w:r>
        <w:r>
          <w:t>.</w:t>
        </w:r>
      </w:ins>
    </w:p>
    <w:p w14:paraId="73FA4399" w14:textId="77777777" w:rsidR="004D6F30" w:rsidRDefault="004D6F30" w:rsidP="004D6F30">
      <w:pPr>
        <w:rPr>
          <w:ins w:id="5885" w:author="Rev 3 Allen Wirfs-Brock" w:date="2011-09-09T15:35:00Z"/>
        </w:rPr>
      </w:pPr>
      <w:ins w:id="5886" w:author="Rev 3 Allen Wirfs-Brock" w:date="2011-09-09T15:35:00Z">
        <w:r>
          <w:t xml:space="preserve">The static semantics of the production </w:t>
        </w:r>
      </w:ins>
      <w:ins w:id="5887" w:author="Rev 3 Allen Wirfs-Brock" w:date="2011-09-09T15:36:00Z">
        <w:r w:rsidRPr="00EF5EC8">
          <w:rPr>
            <w:rFonts w:ascii="Times New Roman" w:hAnsi="Times New Roman"/>
            <w:i/>
          </w:rPr>
          <w:t>CaseClause</w:t>
        </w:r>
        <w:r>
          <w:t xml:space="preserve"> </w:t>
        </w:r>
        <w:r>
          <w:rPr>
            <w:b/>
          </w:rPr>
          <w:t>:</w:t>
        </w:r>
        <w:r>
          <w:t xml:space="preserve"> </w:t>
        </w:r>
        <w:r>
          <w:rPr>
            <w:rFonts w:ascii="Courier New" w:hAnsi="Courier New"/>
            <w:b/>
          </w:rPr>
          <w:t>case</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StatementList</w:t>
        </w:r>
      </w:ins>
      <w:ins w:id="5888" w:author="Rev 3 Allen Wirfs-Brock" w:date="2011-09-09T15:35:00Z">
        <w:r>
          <w:rPr>
            <w:rStyle w:val="bnf"/>
          </w:rPr>
          <w:t xml:space="preserve"> </w:t>
        </w:r>
        <w:r>
          <w:t xml:space="preserve"> are:</w:t>
        </w:r>
      </w:ins>
    </w:p>
    <w:p w14:paraId="63003306" w14:textId="77777777" w:rsidR="004D6F30" w:rsidRDefault="004D6F30" w:rsidP="00DD0FF6">
      <w:pPr>
        <w:numPr>
          <w:ilvl w:val="0"/>
          <w:numId w:val="411"/>
        </w:numPr>
        <w:spacing w:after="220"/>
        <w:rPr>
          <w:ins w:id="5889" w:author="Rev 3 Allen Wirfs-Brock" w:date="2011-09-09T15:35:00Z"/>
        </w:rPr>
      </w:pPr>
      <w:ins w:id="5890" w:author="Rev 3 Allen Wirfs-Brock" w:date="2011-09-09T15:35:00Z">
        <w:r>
          <w:t xml:space="preserve">It is a </w:t>
        </w:r>
        <w:r w:rsidRPr="00E170C4">
          <w:t>Syntax Error</w:t>
        </w:r>
        <w:r>
          <w:t xml:space="preserve"> if </w:t>
        </w:r>
        <w:r w:rsidRPr="00E641FE">
          <w:rPr>
            <w:rFonts w:ascii="Times New Roman" w:hAnsi="Times New Roman"/>
            <w:i/>
          </w:rPr>
          <w:t>StatementList</w:t>
        </w:r>
        <w:r>
          <w:t xml:space="preserve"> includes a </w:t>
        </w:r>
        <w:r w:rsidRPr="00E641FE">
          <w:rPr>
            <w:rFonts w:ascii="Times New Roman" w:hAnsi="Times New Roman"/>
            <w:i/>
          </w:rPr>
          <w:t>StatementList</w:t>
        </w:r>
        <w:r>
          <w:rPr>
            <w:rFonts w:ascii="Times New Roman" w:hAnsi="Times New Roman"/>
            <w:i/>
          </w:rPr>
          <w:t>Item</w:t>
        </w:r>
        <w:r w:rsidRPr="00E641FE">
          <w:rPr>
            <w:rFonts w:ascii="Times New Roman" w:hAnsi="Times New Roman"/>
            <w:i/>
          </w:rPr>
          <w:t xml:space="preserve"> </w:t>
        </w:r>
        <w:r>
          <w:rPr>
            <w:b/>
          </w:rPr>
          <w:t>:</w:t>
        </w:r>
        <w:r w:rsidRPr="00E641FE">
          <w:rPr>
            <w:rFonts w:ascii="Times New Roman" w:hAnsi="Times New Roman"/>
            <w:i/>
          </w:rPr>
          <w:t xml:space="preserve"> </w:t>
        </w:r>
        <w:r>
          <w:rPr>
            <w:rFonts w:ascii="Times New Roman" w:hAnsi="Times New Roman"/>
            <w:i/>
          </w:rPr>
          <w:t>FunctionDeclaration</w:t>
        </w:r>
        <w:r>
          <w:t xml:space="preserve"> production  and the source code matching this </w:t>
        </w:r>
      </w:ins>
      <w:ins w:id="5891" w:author="Rev 3 Allen Wirfs-Brock" w:date="2011-09-09T15:36:00Z">
        <w:r w:rsidR="00DD0FF6">
          <w:rPr>
            <w:rFonts w:ascii="Times New Roman" w:hAnsi="Times New Roman"/>
            <w:i/>
          </w:rPr>
          <w:t>CaseClause</w:t>
        </w:r>
      </w:ins>
      <w:ins w:id="5892" w:author="Rev 3 Allen Wirfs-Brock" w:date="2011-09-09T15:35:00Z">
        <w:r w:rsidRPr="00E641FE">
          <w:rPr>
            <w:rFonts w:ascii="Times New Roman" w:hAnsi="Times New Roman"/>
            <w:i/>
          </w:rPr>
          <w:t xml:space="preserve"> </w:t>
        </w:r>
        <w:r>
          <w:t>production is not contained in extended code.</w:t>
        </w:r>
      </w:ins>
    </w:p>
    <w:p w14:paraId="19B2637E" w14:textId="77777777" w:rsidR="003544DD" w:rsidRDefault="003544DD" w:rsidP="003544DD">
      <w:pPr>
        <w:jc w:val="left"/>
        <w:rPr>
          <w:ins w:id="5893" w:author="Rev 3 Allen Wirfs-Brock" w:date="2011-09-09T16:54:00Z"/>
        </w:rPr>
      </w:pPr>
      <w:ins w:id="5894" w:author="Rev 3 Allen Wirfs-Brock" w:date="2011-09-09T16:54:00Z">
        <w:r>
          <w:t>The LexicallyDeclaredNames of the</w:t>
        </w:r>
        <w:r w:rsidRPr="006D7E13">
          <w:t xml:space="preserve"> </w:t>
        </w:r>
        <w:r>
          <w:t xml:space="preserve">production  </w:t>
        </w:r>
        <w:r w:rsidRPr="00EF5EC8">
          <w:rPr>
            <w:rFonts w:ascii="Times New Roman" w:hAnsi="Times New Roman"/>
            <w:i/>
          </w:rPr>
          <w:t>CaseClause</w:t>
        </w:r>
        <w:r>
          <w:t xml:space="preserve"> </w:t>
        </w:r>
        <w:r>
          <w:rPr>
            <w:b/>
          </w:rPr>
          <w:t>:</w:t>
        </w:r>
        <w:r>
          <w:t xml:space="preserve"> </w:t>
        </w:r>
        <w:r>
          <w:rPr>
            <w:rFonts w:ascii="Courier New" w:hAnsi="Courier New"/>
            <w:b/>
          </w:rPr>
          <w:t>case</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StatementList</w:t>
        </w:r>
        <w:r w:rsidRPr="005E74B3">
          <w:rPr>
            <w:rFonts w:cs="Arial"/>
            <w:vertAlign w:val="subscript"/>
          </w:rPr>
          <w:t>opt</w:t>
        </w:r>
        <w:r>
          <w:t xml:space="preserve"> is determined as follows:</w:t>
        </w:r>
      </w:ins>
    </w:p>
    <w:p w14:paraId="6B9FAB58" w14:textId="77777777" w:rsidR="003544DD" w:rsidRDefault="003544DD" w:rsidP="003544DD">
      <w:pPr>
        <w:pStyle w:val="Alg4"/>
        <w:numPr>
          <w:ilvl w:val="0"/>
          <w:numId w:val="518"/>
        </w:numPr>
        <w:spacing w:after="220"/>
        <w:contextualSpacing/>
        <w:rPr>
          <w:ins w:id="5895" w:author="Rev 3 Allen Wirfs-Brock" w:date="2011-09-09T16:54:00Z"/>
        </w:rPr>
      </w:pPr>
      <w:ins w:id="5896" w:author="Rev 3 Allen Wirfs-Brock" w:date="2011-09-09T16:54:00Z">
        <w:r>
          <w:t xml:space="preserve">If the </w:t>
        </w:r>
        <w:r w:rsidRPr="00EF5EC8">
          <w:rPr>
            <w:i/>
          </w:rPr>
          <w:t>StatementList</w:t>
        </w:r>
        <w:r>
          <w:rPr>
            <w:i/>
          </w:rPr>
          <w:t xml:space="preserve"> </w:t>
        </w:r>
        <w:r>
          <w:t xml:space="preserve">is present, return the LexicallyDeclaredNames of </w:t>
        </w:r>
        <w:r w:rsidRPr="00EF5EC8">
          <w:rPr>
            <w:i/>
          </w:rPr>
          <w:t>StatementList</w:t>
        </w:r>
        <w:r>
          <w:t>.</w:t>
        </w:r>
      </w:ins>
    </w:p>
    <w:p w14:paraId="677D2F40" w14:textId="77777777" w:rsidR="003544DD" w:rsidRDefault="003544DD" w:rsidP="003544DD">
      <w:pPr>
        <w:pStyle w:val="Alg4"/>
        <w:numPr>
          <w:ilvl w:val="0"/>
          <w:numId w:val="518"/>
        </w:numPr>
        <w:spacing w:after="220"/>
        <w:contextualSpacing/>
        <w:rPr>
          <w:ins w:id="5897" w:author="Rev 3 Allen Wirfs-Brock" w:date="2011-09-09T16:54:00Z"/>
        </w:rPr>
      </w:pPr>
      <w:ins w:id="5898" w:author="Rev 3 Allen Wirfs-Brock" w:date="2011-09-09T16:54:00Z">
        <w:r>
          <w:t>Else return a new empty List.</w:t>
        </w:r>
      </w:ins>
    </w:p>
    <w:p w14:paraId="488A93D3" w14:textId="77777777" w:rsidR="00746572" w:rsidRDefault="00746572" w:rsidP="00746572">
      <w:pPr>
        <w:jc w:val="left"/>
        <w:rPr>
          <w:ins w:id="5899" w:author="Rev 3 Allen Wirfs-Brock" w:date="2011-09-10T14:24:00Z"/>
        </w:rPr>
      </w:pPr>
      <w:ins w:id="5900" w:author="Rev 3 Allen Wirfs-Brock" w:date="2011-09-10T14:24:00Z">
        <w:r>
          <w:t>The LexicalDeclarations of the</w:t>
        </w:r>
        <w:r w:rsidRPr="006D7E13">
          <w:t xml:space="preserve"> </w:t>
        </w:r>
        <w:r>
          <w:t xml:space="preserve">production  </w:t>
        </w:r>
        <w:r w:rsidRPr="00EF5EC8">
          <w:rPr>
            <w:rFonts w:ascii="Times New Roman" w:hAnsi="Times New Roman"/>
            <w:i/>
          </w:rPr>
          <w:t>CaseClause</w:t>
        </w:r>
        <w:r>
          <w:t xml:space="preserve"> </w:t>
        </w:r>
        <w:r>
          <w:rPr>
            <w:b/>
          </w:rPr>
          <w:t>:</w:t>
        </w:r>
        <w:r>
          <w:t xml:space="preserve"> </w:t>
        </w:r>
        <w:r>
          <w:rPr>
            <w:rFonts w:ascii="Courier New" w:hAnsi="Courier New"/>
            <w:b/>
          </w:rPr>
          <w:t>case</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StatementList</w:t>
        </w:r>
        <w:r w:rsidRPr="005E74B3">
          <w:rPr>
            <w:rFonts w:cs="Arial"/>
            <w:vertAlign w:val="subscript"/>
          </w:rPr>
          <w:t>opt</w:t>
        </w:r>
        <w:r>
          <w:t xml:space="preserve"> is determined as follows:</w:t>
        </w:r>
      </w:ins>
    </w:p>
    <w:p w14:paraId="0755DCDF" w14:textId="77777777" w:rsidR="00746572" w:rsidRDefault="00746572" w:rsidP="00746572">
      <w:pPr>
        <w:pStyle w:val="Alg4"/>
        <w:numPr>
          <w:ilvl w:val="0"/>
          <w:numId w:val="568"/>
        </w:numPr>
        <w:spacing w:after="220"/>
        <w:contextualSpacing/>
        <w:rPr>
          <w:ins w:id="5901" w:author="Rev 3 Allen Wirfs-Brock" w:date="2011-09-10T14:24:00Z"/>
        </w:rPr>
      </w:pPr>
      <w:ins w:id="5902" w:author="Rev 3 Allen Wirfs-Brock" w:date="2011-09-10T14:24:00Z">
        <w:r>
          <w:t xml:space="preserve">If the </w:t>
        </w:r>
        <w:r w:rsidRPr="00EF5EC8">
          <w:rPr>
            <w:i/>
          </w:rPr>
          <w:t>StatementList</w:t>
        </w:r>
        <w:r>
          <w:rPr>
            <w:i/>
          </w:rPr>
          <w:t xml:space="preserve"> </w:t>
        </w:r>
        <w:r>
          <w:t xml:space="preserve">is present, return the </w:t>
        </w:r>
      </w:ins>
      <w:ins w:id="5903" w:author="Rev 3 Allen Wirfs-Brock" w:date="2011-09-10T14:25:00Z">
        <w:r>
          <w:t xml:space="preserve">LexicalDeclarations </w:t>
        </w:r>
      </w:ins>
      <w:ins w:id="5904" w:author="Rev 3 Allen Wirfs-Brock" w:date="2011-09-10T14:24:00Z">
        <w:r>
          <w:t xml:space="preserve">of </w:t>
        </w:r>
        <w:r w:rsidRPr="00EF5EC8">
          <w:rPr>
            <w:i/>
          </w:rPr>
          <w:t>StatementList</w:t>
        </w:r>
        <w:r>
          <w:t>.</w:t>
        </w:r>
      </w:ins>
    </w:p>
    <w:p w14:paraId="04071AFA" w14:textId="77777777" w:rsidR="00746572" w:rsidRDefault="00746572" w:rsidP="00746572">
      <w:pPr>
        <w:pStyle w:val="Alg4"/>
        <w:numPr>
          <w:ilvl w:val="0"/>
          <w:numId w:val="568"/>
        </w:numPr>
        <w:spacing w:after="220"/>
        <w:contextualSpacing/>
        <w:rPr>
          <w:ins w:id="5905" w:author="Rev 3 Allen Wirfs-Brock" w:date="2011-09-10T14:24:00Z"/>
        </w:rPr>
      </w:pPr>
      <w:ins w:id="5906" w:author="Rev 3 Allen Wirfs-Brock" w:date="2011-09-10T14:24:00Z">
        <w:r>
          <w:t>Else return a new empty List.</w:t>
        </w:r>
      </w:ins>
    </w:p>
    <w:p w14:paraId="1FA292A2" w14:textId="77777777" w:rsidR="00BA4FCC" w:rsidRDefault="00BA4FCC" w:rsidP="00BA4FCC">
      <w:pPr>
        <w:jc w:val="left"/>
        <w:rPr>
          <w:ins w:id="5907" w:author="Rev 3 Allen Wirfs-Brock" w:date="2011-09-02T11:38:00Z"/>
        </w:rPr>
      </w:pPr>
      <w:ins w:id="5908" w:author="Rev 3 Allen Wirfs-Brock" w:date="2011-09-02T11:38:00Z">
        <w:r>
          <w:t xml:space="preserve">The </w:t>
        </w:r>
      </w:ins>
      <w:ins w:id="5909" w:author="Rev 3 Allen Wirfs-Brock" w:date="2011-09-09T16:59:00Z">
        <w:r w:rsidR="00503D75">
          <w:t xml:space="preserve">VarDeclaredNames </w:t>
        </w:r>
      </w:ins>
      <w:ins w:id="5910" w:author="Rev 3 Allen Wirfs-Brock" w:date="2011-09-02T11:38:00Z">
        <w:r>
          <w:t>of the</w:t>
        </w:r>
        <w:r w:rsidRPr="006D7E13">
          <w:t xml:space="preserve"> </w:t>
        </w:r>
        <w:r>
          <w:t xml:space="preserve">production  </w:t>
        </w:r>
      </w:ins>
      <w:ins w:id="5911" w:author="Rev 3 Allen Wirfs-Brock" w:date="2011-09-02T11:39:00Z">
        <w:r w:rsidRPr="00EF5EC8">
          <w:rPr>
            <w:rFonts w:ascii="Times New Roman" w:hAnsi="Times New Roman"/>
            <w:i/>
          </w:rPr>
          <w:t>CaseClause</w:t>
        </w:r>
        <w:r>
          <w:t xml:space="preserve"> </w:t>
        </w:r>
        <w:r>
          <w:rPr>
            <w:b/>
          </w:rPr>
          <w:t>:</w:t>
        </w:r>
        <w:r>
          <w:t xml:space="preserve"> </w:t>
        </w:r>
        <w:r>
          <w:rPr>
            <w:rFonts w:ascii="Courier New" w:hAnsi="Courier New"/>
            <w:b/>
          </w:rPr>
          <w:t>case</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StatementList</w:t>
        </w:r>
        <w:r w:rsidRPr="005E74B3">
          <w:rPr>
            <w:rFonts w:cs="Arial"/>
            <w:vertAlign w:val="subscript"/>
          </w:rPr>
          <w:t>opt</w:t>
        </w:r>
        <w:r>
          <w:t xml:space="preserve"> </w:t>
        </w:r>
      </w:ins>
      <w:ins w:id="5912" w:author="Rev 3 Allen Wirfs-Brock" w:date="2011-09-02T11:38:00Z">
        <w:r>
          <w:t>is determined as follows:</w:t>
        </w:r>
      </w:ins>
    </w:p>
    <w:p w14:paraId="3AE011F7" w14:textId="77777777" w:rsidR="00BA4FCC" w:rsidRDefault="00BA4FCC" w:rsidP="00FA52F8">
      <w:pPr>
        <w:pStyle w:val="Alg4"/>
        <w:numPr>
          <w:ilvl w:val="0"/>
          <w:numId w:val="601"/>
        </w:numPr>
        <w:spacing w:after="220"/>
        <w:contextualSpacing/>
        <w:rPr>
          <w:ins w:id="5913" w:author="Rev 3 Allen Wirfs-Brock" w:date="2011-09-02T11:38:00Z"/>
        </w:rPr>
      </w:pPr>
      <w:ins w:id="5914" w:author="Rev 3 Allen Wirfs-Brock" w:date="2011-09-02T11:38:00Z">
        <w:r>
          <w:t xml:space="preserve">If the </w:t>
        </w:r>
      </w:ins>
      <w:ins w:id="5915" w:author="Rev 3 Allen Wirfs-Brock" w:date="2011-09-02T11:39:00Z">
        <w:r w:rsidR="00172DBF" w:rsidRPr="00EF5EC8">
          <w:rPr>
            <w:i/>
          </w:rPr>
          <w:t>StatementList</w:t>
        </w:r>
        <w:r w:rsidR="00172DBF">
          <w:rPr>
            <w:i/>
          </w:rPr>
          <w:t xml:space="preserve"> </w:t>
        </w:r>
      </w:ins>
      <w:ins w:id="5916" w:author="Rev 3 Allen Wirfs-Brock" w:date="2011-09-02T11:38:00Z">
        <w:r>
          <w:t xml:space="preserve">is present, </w:t>
        </w:r>
      </w:ins>
      <w:ins w:id="5917" w:author="Rev 3 Allen Wirfs-Brock" w:date="2011-09-02T11:39:00Z">
        <w:r w:rsidR="00172DBF">
          <w:t>return</w:t>
        </w:r>
      </w:ins>
      <w:ins w:id="5918" w:author="Rev 3 Allen Wirfs-Brock" w:date="2011-09-02T11:38:00Z">
        <w:r>
          <w:t xml:space="preserve"> the VarDeclaredNames of </w:t>
        </w:r>
      </w:ins>
      <w:ins w:id="5919" w:author="Rev 3 Allen Wirfs-Brock" w:date="2011-09-02T11:40:00Z">
        <w:r w:rsidR="00172DBF" w:rsidRPr="00EF5EC8">
          <w:rPr>
            <w:i/>
          </w:rPr>
          <w:t>StatementList</w:t>
        </w:r>
      </w:ins>
      <w:ins w:id="5920" w:author="Rev 3 Allen Wirfs-Brock" w:date="2011-09-02T11:38:00Z">
        <w:r>
          <w:t>.</w:t>
        </w:r>
      </w:ins>
    </w:p>
    <w:p w14:paraId="411E04A7" w14:textId="77777777" w:rsidR="00BA4FCC" w:rsidRDefault="00BA4FCC" w:rsidP="00FA52F8">
      <w:pPr>
        <w:pStyle w:val="Alg4"/>
        <w:numPr>
          <w:ilvl w:val="0"/>
          <w:numId w:val="601"/>
        </w:numPr>
        <w:spacing w:after="220"/>
        <w:contextualSpacing/>
        <w:rPr>
          <w:ins w:id="5921" w:author="Rev 3 Allen Wirfs-Brock" w:date="2011-09-02T11:38:00Z"/>
        </w:rPr>
      </w:pPr>
      <w:ins w:id="5922" w:author="Rev 3 Allen Wirfs-Brock" w:date="2011-09-02T11:38:00Z">
        <w:r>
          <w:t xml:space="preserve">Else return </w:t>
        </w:r>
      </w:ins>
      <w:ins w:id="5923" w:author="Rev 3 Allen Wirfs-Brock" w:date="2011-09-02T11:40:00Z">
        <w:r w:rsidR="00172DBF">
          <w:t>a new empty List</w:t>
        </w:r>
      </w:ins>
      <w:ins w:id="5924" w:author="Rev 3 Allen Wirfs-Brock" w:date="2011-09-02T11:38:00Z">
        <w:r>
          <w:t>.</w:t>
        </w:r>
      </w:ins>
    </w:p>
    <w:p w14:paraId="37A53EEE" w14:textId="77777777" w:rsidR="004C02EF" w:rsidRDefault="004C02EF" w:rsidP="004C02EF">
      <w:r>
        <w:t xml:space="preserve">The production </w:t>
      </w:r>
      <w:r w:rsidRPr="00EF5EC8">
        <w:rPr>
          <w:rFonts w:ascii="Times New Roman" w:hAnsi="Times New Roman"/>
          <w:i/>
        </w:rPr>
        <w:t>CaseClause</w:t>
      </w:r>
      <w:r>
        <w:t xml:space="preserve"> </w:t>
      </w:r>
      <w:r>
        <w:rPr>
          <w:b/>
        </w:rPr>
        <w:t>:</w:t>
      </w:r>
      <w:r>
        <w:t xml:space="preserve"> </w:t>
      </w:r>
      <w:r>
        <w:rPr>
          <w:rFonts w:ascii="Courier New" w:hAnsi="Courier New"/>
          <w:b/>
        </w:rPr>
        <w:t>case</w:t>
      </w:r>
      <w:r w:rsidRPr="00EF5EC8">
        <w:rPr>
          <w:rFonts w:ascii="Times New Roman" w:hAnsi="Times New Roman"/>
          <w:i/>
        </w:rPr>
        <w:t xml:space="preserve"> Expression </w:t>
      </w:r>
      <w:r>
        <w:rPr>
          <w:rFonts w:ascii="Courier New" w:hAnsi="Courier New"/>
          <w:b/>
        </w:rPr>
        <w:t>:</w:t>
      </w:r>
      <w:r w:rsidRPr="00EF5EC8">
        <w:rPr>
          <w:rFonts w:ascii="Times New Roman" w:hAnsi="Times New Roman"/>
          <w:i/>
        </w:rPr>
        <w:t xml:space="preserve"> StatementList</w:t>
      </w:r>
      <w:r w:rsidRPr="005E74B3">
        <w:rPr>
          <w:rFonts w:cs="Arial"/>
          <w:vertAlign w:val="subscript"/>
        </w:rPr>
        <w:t>opt</w:t>
      </w:r>
      <w:r>
        <w:t xml:space="preserve"> is evaluated as follows:</w:t>
      </w:r>
    </w:p>
    <w:p w14:paraId="596BF625" w14:textId="77777777" w:rsidR="004C02EF" w:rsidRPr="008F6B36" w:rsidRDefault="004C02EF" w:rsidP="004C02EF">
      <w:pPr>
        <w:pStyle w:val="Alg2"/>
        <w:numPr>
          <w:ilvl w:val="0"/>
          <w:numId w:val="138"/>
        </w:numPr>
      </w:pPr>
      <w:r w:rsidRPr="008F6B36">
        <w:t xml:space="preserve">Let </w:t>
      </w:r>
      <w:r w:rsidRPr="008F6B36">
        <w:rPr>
          <w:i/>
        </w:rPr>
        <w:t>exprRef</w:t>
      </w:r>
      <w:r w:rsidRPr="008F6B36">
        <w:t xml:space="preserve"> be the result of evaluating </w:t>
      </w:r>
      <w:r w:rsidRPr="008F6B36">
        <w:rPr>
          <w:i/>
        </w:rPr>
        <w:t>Expression</w:t>
      </w:r>
      <w:r w:rsidRPr="008F6B36">
        <w:t>.</w:t>
      </w:r>
    </w:p>
    <w:p w14:paraId="1DCEC070" w14:textId="77777777" w:rsidR="004C02EF" w:rsidRPr="00C14EAC" w:rsidRDefault="004C02EF" w:rsidP="004C02EF">
      <w:pPr>
        <w:pStyle w:val="Alg2"/>
        <w:numPr>
          <w:ilvl w:val="0"/>
          <w:numId w:val="138"/>
        </w:numPr>
        <w:spacing w:after="220"/>
      </w:pPr>
      <w:r w:rsidRPr="00C14EAC">
        <w:t>Return GetValue(</w:t>
      </w:r>
      <w:r w:rsidRPr="00C14EAC">
        <w:rPr>
          <w:i/>
        </w:rPr>
        <w:t>exprRef</w:t>
      </w:r>
      <w:r w:rsidRPr="00C14EAC">
        <w:t>).</w:t>
      </w:r>
    </w:p>
    <w:p w14:paraId="1FB937BF" w14:textId="77777777" w:rsidR="004C02EF" w:rsidRDefault="004C02EF" w:rsidP="004C02EF">
      <w:pPr>
        <w:pStyle w:val="Note"/>
      </w:pPr>
      <w:r w:rsidRPr="00C14EAC">
        <w:t>NOTE</w:t>
      </w:r>
      <w:r w:rsidRPr="00C14EAC">
        <w:tab/>
        <w:t xml:space="preserve">Evaluating </w:t>
      </w:r>
      <w:r w:rsidRPr="00C14EAC">
        <w:rPr>
          <w:rStyle w:val="bnf"/>
        </w:rPr>
        <w:t>CaseClause</w:t>
      </w:r>
      <w:r w:rsidRPr="00C14EAC">
        <w:t xml:space="preserve"> does not execute the associated </w:t>
      </w:r>
      <w:r w:rsidRPr="00C14EAC">
        <w:rPr>
          <w:rStyle w:val="bnf"/>
        </w:rPr>
        <w:t>StatementList</w:t>
      </w:r>
      <w:r w:rsidRPr="00C14EAC">
        <w:t xml:space="preserve">. It simply evaluates the </w:t>
      </w:r>
      <w:r w:rsidRPr="00C14EAC">
        <w:rPr>
          <w:rStyle w:val="bnf"/>
        </w:rPr>
        <w:t>Expression</w:t>
      </w:r>
      <w:r w:rsidRPr="00C14EAC">
        <w:t xml:space="preserve"> and returns the value, which the </w:t>
      </w:r>
      <w:r w:rsidRPr="00C14EAC">
        <w:rPr>
          <w:rStyle w:val="bnf"/>
        </w:rPr>
        <w:t>CaseBlock</w:t>
      </w:r>
      <w:r w:rsidRPr="00C14EAC">
        <w:t xml:space="preserve"> algorithm uses to determine which </w:t>
      </w:r>
      <w:r w:rsidRPr="00C14EAC">
        <w:rPr>
          <w:rStyle w:val="bnf"/>
        </w:rPr>
        <w:t>StatementList</w:t>
      </w:r>
      <w:r w:rsidRPr="00C14EAC">
        <w:t xml:space="preserve"> to start executing.</w:t>
      </w:r>
    </w:p>
    <w:p w14:paraId="1F9C5090" w14:textId="77777777" w:rsidR="00503D75" w:rsidRDefault="00503D75" w:rsidP="00503D75">
      <w:pPr>
        <w:jc w:val="left"/>
        <w:rPr>
          <w:ins w:id="5925" w:author="Rev 3 Allen Wirfs-Brock" w:date="2011-09-09T16:56:00Z"/>
        </w:rPr>
      </w:pPr>
      <w:bookmarkStart w:id="5926" w:name="_Toc417706230"/>
      <w:bookmarkStart w:id="5927" w:name="_Ref457437678"/>
      <w:bookmarkStart w:id="5928" w:name="_Toc472818890"/>
      <w:bookmarkStart w:id="5929" w:name="_Toc235503466"/>
      <w:bookmarkStart w:id="5930" w:name="_Toc241509241"/>
      <w:bookmarkStart w:id="5931" w:name="_Toc244416728"/>
      <w:bookmarkStart w:id="5932" w:name="_Toc276631092"/>
      <w:ins w:id="5933" w:author="Rev 3 Allen Wirfs-Brock" w:date="2011-09-09T16:56:00Z">
        <w:r>
          <w:t>The LexicallyDeclaredNames of the</w:t>
        </w:r>
        <w:r w:rsidRPr="006D7E13">
          <w:t xml:space="preserve"> </w:t>
        </w:r>
        <w:r>
          <w:t xml:space="preserve">production  </w:t>
        </w:r>
      </w:ins>
      <w:ins w:id="5934" w:author="Rev 3 Allen Wirfs-Brock" w:date="2011-09-09T16:58:00Z">
        <w:r>
          <w:rPr>
            <w:rFonts w:ascii="Times New Roman" w:hAnsi="Times New Roman"/>
            <w:i/>
          </w:rPr>
          <w:t>Default</w:t>
        </w:r>
      </w:ins>
      <w:ins w:id="5935" w:author="Rev 3 Allen Wirfs-Brock" w:date="2011-09-09T16:56:00Z">
        <w:r w:rsidRPr="00EF5EC8">
          <w:rPr>
            <w:rFonts w:ascii="Times New Roman" w:hAnsi="Times New Roman"/>
            <w:i/>
          </w:rPr>
          <w:t>Clause</w:t>
        </w:r>
        <w:r>
          <w:t xml:space="preserve"> </w:t>
        </w:r>
        <w:r>
          <w:rPr>
            <w:b/>
          </w:rPr>
          <w:t>:</w:t>
        </w:r>
        <w:r>
          <w:t xml:space="preserve"> </w:t>
        </w:r>
      </w:ins>
      <w:ins w:id="5936" w:author="Rev 3 Allen Wirfs-Brock" w:date="2011-09-09T16:57:00Z">
        <w:r>
          <w:rPr>
            <w:rFonts w:ascii="Courier New" w:hAnsi="Courier New"/>
            <w:b/>
          </w:rPr>
          <w:t>default</w:t>
        </w:r>
      </w:ins>
      <w:ins w:id="5937" w:author="Rev 3 Allen Wirfs-Brock" w:date="2011-09-09T16:58:00Z">
        <w:r>
          <w:rPr>
            <w:rFonts w:ascii="Courier New" w:hAnsi="Courier New"/>
            <w:b/>
          </w:rPr>
          <w:t xml:space="preserve"> </w:t>
        </w:r>
      </w:ins>
      <w:ins w:id="5938" w:author="Rev 3 Allen Wirfs-Brock" w:date="2011-09-09T16:57:00Z">
        <w:r>
          <w:rPr>
            <w:rFonts w:ascii="Courier New" w:hAnsi="Courier New"/>
            <w:b/>
          </w:rPr>
          <w:t>:</w:t>
        </w:r>
        <w:r w:rsidRPr="00EF5EC8">
          <w:rPr>
            <w:rFonts w:ascii="Times New Roman" w:hAnsi="Times New Roman"/>
            <w:i/>
          </w:rPr>
          <w:t xml:space="preserve"> StatementList</w:t>
        </w:r>
        <w:r w:rsidRPr="005E74B3">
          <w:rPr>
            <w:rFonts w:cs="Arial"/>
            <w:vertAlign w:val="subscript"/>
          </w:rPr>
          <w:t>opt</w:t>
        </w:r>
        <w:r>
          <w:t xml:space="preserve"> </w:t>
        </w:r>
      </w:ins>
      <w:ins w:id="5939" w:author="Rev 3 Allen Wirfs-Brock" w:date="2011-09-09T16:56:00Z">
        <w:r>
          <w:t>is determined as follows:</w:t>
        </w:r>
      </w:ins>
    </w:p>
    <w:p w14:paraId="4ACB644D" w14:textId="77777777" w:rsidR="00503D75" w:rsidRDefault="00503D75" w:rsidP="00503D75">
      <w:pPr>
        <w:pStyle w:val="Alg4"/>
        <w:numPr>
          <w:ilvl w:val="0"/>
          <w:numId w:val="555"/>
        </w:numPr>
        <w:spacing w:after="220"/>
        <w:contextualSpacing/>
        <w:rPr>
          <w:ins w:id="5940" w:author="Rev 3 Allen Wirfs-Brock" w:date="2011-09-09T16:56:00Z"/>
        </w:rPr>
      </w:pPr>
      <w:ins w:id="5941" w:author="Rev 3 Allen Wirfs-Brock" w:date="2011-09-09T16:56:00Z">
        <w:r>
          <w:t xml:space="preserve">If the </w:t>
        </w:r>
        <w:r w:rsidRPr="00EF5EC8">
          <w:rPr>
            <w:i/>
          </w:rPr>
          <w:t>StatementList</w:t>
        </w:r>
        <w:r>
          <w:rPr>
            <w:i/>
          </w:rPr>
          <w:t xml:space="preserve"> </w:t>
        </w:r>
        <w:r>
          <w:t xml:space="preserve">is present, return the LexicallyDeclaredNames of </w:t>
        </w:r>
        <w:r w:rsidRPr="00EF5EC8">
          <w:rPr>
            <w:i/>
          </w:rPr>
          <w:t>StatementList</w:t>
        </w:r>
        <w:r>
          <w:t>.</w:t>
        </w:r>
      </w:ins>
    </w:p>
    <w:p w14:paraId="77D3BC74" w14:textId="77777777" w:rsidR="00503D75" w:rsidRDefault="00503D75" w:rsidP="00503D75">
      <w:pPr>
        <w:pStyle w:val="Alg4"/>
        <w:numPr>
          <w:ilvl w:val="0"/>
          <w:numId w:val="555"/>
        </w:numPr>
        <w:spacing w:after="220"/>
        <w:contextualSpacing/>
        <w:rPr>
          <w:ins w:id="5942" w:author="Rev 3 Allen Wirfs-Brock" w:date="2011-09-09T16:56:00Z"/>
        </w:rPr>
      </w:pPr>
      <w:ins w:id="5943" w:author="Rev 3 Allen Wirfs-Brock" w:date="2011-09-09T16:56:00Z">
        <w:r>
          <w:t>Else return a new empty List.</w:t>
        </w:r>
      </w:ins>
    </w:p>
    <w:p w14:paraId="10F1B038" w14:textId="77777777" w:rsidR="00052D2E" w:rsidRDefault="00052D2E" w:rsidP="00052D2E">
      <w:pPr>
        <w:jc w:val="left"/>
        <w:rPr>
          <w:ins w:id="5944" w:author="Rev 3 Allen Wirfs-Brock" w:date="2011-09-10T14:25:00Z"/>
        </w:rPr>
      </w:pPr>
      <w:ins w:id="5945" w:author="Rev 3 Allen Wirfs-Brock" w:date="2011-09-10T14:25:00Z">
        <w:r>
          <w:t xml:space="preserve">The </w:t>
        </w:r>
      </w:ins>
      <w:ins w:id="5946" w:author="Rev 3 Allen Wirfs-Brock" w:date="2011-09-10T14:26:00Z">
        <w:r>
          <w:t xml:space="preserve">LexicalDeclarations </w:t>
        </w:r>
      </w:ins>
      <w:ins w:id="5947" w:author="Rev 3 Allen Wirfs-Brock" w:date="2011-09-10T14:25:00Z">
        <w:r>
          <w:t>of the</w:t>
        </w:r>
        <w:r w:rsidRPr="006D7E13">
          <w:t xml:space="preserve"> </w:t>
        </w:r>
        <w:r>
          <w:t xml:space="preserve">production  </w:t>
        </w:r>
        <w:r>
          <w:rPr>
            <w:rFonts w:ascii="Times New Roman" w:hAnsi="Times New Roman"/>
            <w:i/>
          </w:rPr>
          <w:t>Default</w:t>
        </w:r>
        <w:r w:rsidRPr="00EF5EC8">
          <w:rPr>
            <w:rFonts w:ascii="Times New Roman" w:hAnsi="Times New Roman"/>
            <w:i/>
          </w:rPr>
          <w:t>Clause</w:t>
        </w:r>
        <w:r>
          <w:t xml:space="preserve"> </w:t>
        </w:r>
        <w:r>
          <w:rPr>
            <w:b/>
          </w:rPr>
          <w:t>:</w:t>
        </w:r>
        <w:r>
          <w:t xml:space="preserve"> </w:t>
        </w:r>
        <w:r>
          <w:rPr>
            <w:rFonts w:ascii="Courier New" w:hAnsi="Courier New"/>
            <w:b/>
          </w:rPr>
          <w:t>default :</w:t>
        </w:r>
        <w:r w:rsidRPr="00EF5EC8">
          <w:rPr>
            <w:rFonts w:ascii="Times New Roman" w:hAnsi="Times New Roman"/>
            <w:i/>
          </w:rPr>
          <w:t xml:space="preserve"> StatementList</w:t>
        </w:r>
        <w:r w:rsidRPr="005E74B3">
          <w:rPr>
            <w:rFonts w:cs="Arial"/>
            <w:vertAlign w:val="subscript"/>
          </w:rPr>
          <w:t>opt</w:t>
        </w:r>
        <w:r>
          <w:t xml:space="preserve"> is determined as follows:</w:t>
        </w:r>
      </w:ins>
    </w:p>
    <w:p w14:paraId="23021469" w14:textId="77777777" w:rsidR="00052D2E" w:rsidRDefault="00052D2E" w:rsidP="00052D2E">
      <w:pPr>
        <w:pStyle w:val="Alg4"/>
        <w:numPr>
          <w:ilvl w:val="0"/>
          <w:numId w:val="569"/>
        </w:numPr>
        <w:spacing w:after="220"/>
        <w:contextualSpacing/>
        <w:rPr>
          <w:ins w:id="5948" w:author="Rev 3 Allen Wirfs-Brock" w:date="2011-09-10T14:25:00Z"/>
        </w:rPr>
      </w:pPr>
      <w:ins w:id="5949" w:author="Rev 3 Allen Wirfs-Brock" w:date="2011-09-10T14:25:00Z">
        <w:r>
          <w:t xml:space="preserve">If the </w:t>
        </w:r>
        <w:r w:rsidRPr="00EF5EC8">
          <w:rPr>
            <w:i/>
          </w:rPr>
          <w:t>StatementList</w:t>
        </w:r>
        <w:r>
          <w:rPr>
            <w:i/>
          </w:rPr>
          <w:t xml:space="preserve"> </w:t>
        </w:r>
        <w:r>
          <w:t xml:space="preserve">is present, return the </w:t>
        </w:r>
      </w:ins>
      <w:ins w:id="5950" w:author="Rev 3 Allen Wirfs-Brock" w:date="2011-09-10T14:26:00Z">
        <w:r>
          <w:t xml:space="preserve">LexicalDeclarations </w:t>
        </w:r>
      </w:ins>
      <w:ins w:id="5951" w:author="Rev 3 Allen Wirfs-Brock" w:date="2011-09-10T14:25:00Z">
        <w:r>
          <w:t xml:space="preserve">of </w:t>
        </w:r>
        <w:r w:rsidRPr="00EF5EC8">
          <w:rPr>
            <w:i/>
          </w:rPr>
          <w:t>StatementList</w:t>
        </w:r>
        <w:r>
          <w:t>.</w:t>
        </w:r>
      </w:ins>
    </w:p>
    <w:p w14:paraId="21D5BF3C" w14:textId="77777777" w:rsidR="00052D2E" w:rsidRDefault="00052D2E" w:rsidP="00052D2E">
      <w:pPr>
        <w:pStyle w:val="Alg4"/>
        <w:numPr>
          <w:ilvl w:val="0"/>
          <w:numId w:val="569"/>
        </w:numPr>
        <w:spacing w:after="220"/>
        <w:contextualSpacing/>
        <w:rPr>
          <w:ins w:id="5952" w:author="Rev 3 Allen Wirfs-Brock" w:date="2011-09-10T14:25:00Z"/>
        </w:rPr>
      </w:pPr>
      <w:ins w:id="5953" w:author="Rev 3 Allen Wirfs-Brock" w:date="2011-09-10T14:25:00Z">
        <w:r>
          <w:t>Else return a new empty List.</w:t>
        </w:r>
      </w:ins>
    </w:p>
    <w:p w14:paraId="20163864" w14:textId="77777777" w:rsidR="00503D75" w:rsidRDefault="00503D75" w:rsidP="00503D75">
      <w:pPr>
        <w:jc w:val="left"/>
        <w:rPr>
          <w:ins w:id="5954" w:author="Rev 3 Allen Wirfs-Brock" w:date="2011-09-09T16:56:00Z"/>
        </w:rPr>
      </w:pPr>
      <w:ins w:id="5955" w:author="Rev 3 Allen Wirfs-Brock" w:date="2011-09-09T16:56:00Z">
        <w:r>
          <w:t xml:space="preserve">The </w:t>
        </w:r>
      </w:ins>
      <w:ins w:id="5956" w:author="Rev 3 Allen Wirfs-Brock" w:date="2011-09-09T16:59:00Z">
        <w:r>
          <w:t xml:space="preserve">VarDeclaredNames </w:t>
        </w:r>
      </w:ins>
      <w:ins w:id="5957" w:author="Rev 3 Allen Wirfs-Brock" w:date="2011-09-09T16:56:00Z">
        <w:r>
          <w:t>of the</w:t>
        </w:r>
        <w:r w:rsidRPr="006D7E13">
          <w:t xml:space="preserve"> </w:t>
        </w:r>
        <w:r>
          <w:t xml:space="preserve">production  </w:t>
        </w:r>
      </w:ins>
      <w:ins w:id="5958" w:author="Rev 3 Allen Wirfs-Brock" w:date="2011-09-09T16:58:00Z">
        <w:r>
          <w:rPr>
            <w:rFonts w:ascii="Times New Roman" w:hAnsi="Times New Roman"/>
            <w:i/>
          </w:rPr>
          <w:t>Default</w:t>
        </w:r>
        <w:r w:rsidRPr="00EF5EC8">
          <w:rPr>
            <w:rFonts w:ascii="Times New Roman" w:hAnsi="Times New Roman"/>
            <w:i/>
          </w:rPr>
          <w:t>Clause</w:t>
        </w:r>
        <w:r>
          <w:t xml:space="preserve"> </w:t>
        </w:r>
        <w:r>
          <w:rPr>
            <w:b/>
          </w:rPr>
          <w:t>:</w:t>
        </w:r>
        <w:r>
          <w:t xml:space="preserve"> </w:t>
        </w:r>
        <w:r>
          <w:rPr>
            <w:rFonts w:ascii="Courier New" w:hAnsi="Courier New"/>
            <w:b/>
          </w:rPr>
          <w:t>default</w:t>
        </w:r>
      </w:ins>
      <w:ins w:id="5959" w:author="Rev 3 Allen Wirfs-Brock" w:date="2011-09-09T16:59:00Z">
        <w:r>
          <w:rPr>
            <w:rFonts w:ascii="Courier New" w:hAnsi="Courier New"/>
            <w:b/>
          </w:rPr>
          <w:t xml:space="preserve"> </w:t>
        </w:r>
      </w:ins>
      <w:ins w:id="5960" w:author="Rev 3 Allen Wirfs-Brock" w:date="2011-09-09T16:56:00Z">
        <w:r>
          <w:rPr>
            <w:rFonts w:ascii="Courier New" w:hAnsi="Courier New"/>
            <w:b/>
          </w:rPr>
          <w:t>:</w:t>
        </w:r>
        <w:r w:rsidRPr="00EF5EC8">
          <w:rPr>
            <w:rFonts w:ascii="Times New Roman" w:hAnsi="Times New Roman"/>
            <w:i/>
          </w:rPr>
          <w:t xml:space="preserve"> StatementList</w:t>
        </w:r>
        <w:r w:rsidRPr="005E74B3">
          <w:rPr>
            <w:rFonts w:cs="Arial"/>
            <w:vertAlign w:val="subscript"/>
          </w:rPr>
          <w:t>opt</w:t>
        </w:r>
        <w:r>
          <w:t xml:space="preserve"> is determined as follows:</w:t>
        </w:r>
      </w:ins>
    </w:p>
    <w:p w14:paraId="0F7E14C5" w14:textId="77777777" w:rsidR="00503D75" w:rsidRDefault="00503D75" w:rsidP="00503D75">
      <w:pPr>
        <w:pStyle w:val="Alg4"/>
        <w:numPr>
          <w:ilvl w:val="0"/>
          <w:numId w:val="556"/>
        </w:numPr>
        <w:spacing w:after="220"/>
        <w:contextualSpacing/>
        <w:rPr>
          <w:ins w:id="5961" w:author="Rev 3 Allen Wirfs-Brock" w:date="2011-09-09T16:56:00Z"/>
        </w:rPr>
      </w:pPr>
      <w:ins w:id="5962" w:author="Rev 3 Allen Wirfs-Brock" w:date="2011-09-09T16:56:00Z">
        <w:r>
          <w:t xml:space="preserve">If the </w:t>
        </w:r>
        <w:r w:rsidRPr="00EF5EC8">
          <w:rPr>
            <w:i/>
          </w:rPr>
          <w:t>StatementList</w:t>
        </w:r>
        <w:r>
          <w:rPr>
            <w:i/>
          </w:rPr>
          <w:t xml:space="preserve"> </w:t>
        </w:r>
        <w:r>
          <w:t xml:space="preserve">is present, return the VarDeclaredNames of </w:t>
        </w:r>
        <w:r w:rsidRPr="00EF5EC8">
          <w:rPr>
            <w:i/>
          </w:rPr>
          <w:t>StatementList</w:t>
        </w:r>
        <w:r>
          <w:t>.</w:t>
        </w:r>
      </w:ins>
    </w:p>
    <w:p w14:paraId="72EF8522" w14:textId="77777777" w:rsidR="00503D75" w:rsidRDefault="00503D75" w:rsidP="00503D75">
      <w:pPr>
        <w:pStyle w:val="Alg4"/>
        <w:numPr>
          <w:ilvl w:val="0"/>
          <w:numId w:val="556"/>
        </w:numPr>
        <w:spacing w:after="220"/>
        <w:contextualSpacing/>
        <w:rPr>
          <w:ins w:id="5963" w:author="Rev 3 Allen Wirfs-Brock" w:date="2011-09-09T16:56:00Z"/>
        </w:rPr>
      </w:pPr>
      <w:ins w:id="5964" w:author="Rev 3 Allen Wirfs-Brock" w:date="2011-09-09T16:56:00Z">
        <w:r>
          <w:t>Else return a new empty List.</w:t>
        </w:r>
      </w:ins>
    </w:p>
    <w:p w14:paraId="69D352B3" w14:textId="77777777" w:rsidR="004C02EF" w:rsidRDefault="004C02EF" w:rsidP="00B43482">
      <w:pPr>
        <w:pStyle w:val="20"/>
        <w:numPr>
          <w:ilvl w:val="0"/>
          <w:numId w:val="0"/>
        </w:numPr>
      </w:pPr>
      <w:bookmarkStart w:id="5965" w:name="_Toc178387105"/>
      <w:r>
        <w:t>12.12</w:t>
      </w:r>
      <w:r>
        <w:tab/>
        <w:t>Labelled Statements</w:t>
      </w:r>
      <w:bookmarkEnd w:id="5926"/>
      <w:bookmarkEnd w:id="5927"/>
      <w:bookmarkEnd w:id="5928"/>
      <w:bookmarkEnd w:id="5929"/>
      <w:bookmarkEnd w:id="5930"/>
      <w:bookmarkEnd w:id="5931"/>
      <w:bookmarkEnd w:id="5932"/>
      <w:bookmarkEnd w:id="5965"/>
    </w:p>
    <w:p w14:paraId="6B1885DA" w14:textId="77777777" w:rsidR="004C02EF" w:rsidRDefault="004C02EF" w:rsidP="004C02EF">
      <w:pPr>
        <w:pStyle w:val="Syntax"/>
      </w:pPr>
      <w:r w:rsidRPr="00F77FBE">
        <w:t>Syntax</w:t>
      </w:r>
    </w:p>
    <w:p w14:paraId="26D3DA75" w14:textId="77777777" w:rsidR="004C02EF" w:rsidRPr="00EF5EC8" w:rsidRDefault="004C02EF" w:rsidP="004C02EF">
      <w:pPr>
        <w:pStyle w:val="SyntaxRule"/>
      </w:pPr>
      <w:r w:rsidRPr="00EF5EC8">
        <w:t xml:space="preserve">LabelledStatement </w:t>
      </w:r>
      <w:r w:rsidRPr="00D04346">
        <w:rPr>
          <w:rFonts w:ascii="Arial" w:hAnsi="Arial"/>
          <w:b/>
          <w:i w:val="0"/>
        </w:rPr>
        <w:t>:</w:t>
      </w:r>
    </w:p>
    <w:p w14:paraId="28708176" w14:textId="77777777" w:rsidR="004C02EF" w:rsidRPr="00EF5EC8" w:rsidRDefault="004C02EF" w:rsidP="004C02EF">
      <w:pPr>
        <w:pStyle w:val="SyntaxDefinition"/>
      </w:pPr>
      <w:r w:rsidRPr="00EF5EC8">
        <w:t xml:space="preserve">Identifier </w:t>
      </w:r>
      <w:r w:rsidRPr="00C226F6">
        <w:rPr>
          <w:rFonts w:ascii="Courier New" w:hAnsi="Courier New"/>
          <w:b/>
          <w:i w:val="0"/>
        </w:rPr>
        <w:t>:</w:t>
      </w:r>
      <w:r w:rsidRPr="00EF5EC8">
        <w:t xml:space="preserve"> Statement</w:t>
      </w:r>
    </w:p>
    <w:p w14:paraId="7F23663A" w14:textId="77777777" w:rsidR="004C02EF" w:rsidRPr="00F77FBE" w:rsidRDefault="004C02EF" w:rsidP="004C02EF">
      <w:pPr>
        <w:pStyle w:val="Syntax"/>
      </w:pPr>
      <w:r w:rsidRPr="00F77FBE">
        <w:t>Semantics</w:t>
      </w:r>
    </w:p>
    <w:p w14:paraId="0C15C186" w14:textId="77777777" w:rsidR="004C02EF" w:rsidRPr="005648C3" w:rsidRDefault="005648C3" w:rsidP="004C02EF">
      <w:pPr>
        <w:rPr>
          <w:sz w:val="18"/>
          <w:rPrChange w:id="5966" w:author="Rev 3 Allen Wirfs-Brock" w:date="2011-09-02T11:42:00Z">
            <w:rPr/>
          </w:rPrChange>
        </w:rPr>
      </w:pPr>
      <w:ins w:id="5967" w:author="Rev 3 Allen Wirfs-Brock" w:date="2011-09-02T11:42:00Z">
        <w:r>
          <w:rPr>
            <w:sz w:val="18"/>
          </w:rPr>
          <w:t>NOTE</w:t>
        </w:r>
        <w:r>
          <w:rPr>
            <w:sz w:val="18"/>
          </w:rPr>
          <w:tab/>
        </w:r>
      </w:ins>
      <w:r w:rsidR="004C02EF" w:rsidRPr="005648C3">
        <w:rPr>
          <w:sz w:val="18"/>
          <w:rPrChange w:id="5968" w:author="Rev 3 Allen Wirfs-Brock" w:date="2011-09-02T11:42:00Z">
            <w:rPr/>
          </w:rPrChange>
        </w:rPr>
        <w:t xml:space="preserve">A </w:t>
      </w:r>
      <w:r w:rsidR="004C02EF" w:rsidRPr="005648C3">
        <w:rPr>
          <w:rFonts w:ascii="Times New Roman" w:hAnsi="Times New Roman"/>
          <w:i/>
          <w:sz w:val="18"/>
          <w:rPrChange w:id="5969" w:author="Rev 3 Allen Wirfs-Brock" w:date="2011-09-02T11:42:00Z">
            <w:rPr>
              <w:rFonts w:ascii="Times New Roman" w:hAnsi="Times New Roman"/>
              <w:i/>
            </w:rPr>
          </w:rPrChange>
        </w:rPr>
        <w:t>Statement</w:t>
      </w:r>
      <w:r w:rsidR="004C02EF" w:rsidRPr="005648C3">
        <w:rPr>
          <w:sz w:val="18"/>
          <w:rPrChange w:id="5970" w:author="Rev 3 Allen Wirfs-Brock" w:date="2011-09-02T11:42:00Z">
            <w:rPr/>
          </w:rPrChange>
        </w:rPr>
        <w:t xml:space="preserve"> may be prefixed by a label. Labelled statements are only used in conjunction with labelled </w:t>
      </w:r>
      <w:r w:rsidR="004C02EF" w:rsidRPr="005648C3">
        <w:rPr>
          <w:rFonts w:ascii="Courier New" w:hAnsi="Courier New"/>
          <w:b/>
          <w:sz w:val="18"/>
          <w:rPrChange w:id="5971" w:author="Rev 3 Allen Wirfs-Brock" w:date="2011-09-02T11:42:00Z">
            <w:rPr>
              <w:rFonts w:ascii="Courier New" w:hAnsi="Courier New"/>
              <w:b/>
            </w:rPr>
          </w:rPrChange>
        </w:rPr>
        <w:t>break</w:t>
      </w:r>
      <w:r w:rsidR="004C02EF" w:rsidRPr="005648C3">
        <w:rPr>
          <w:sz w:val="18"/>
          <w:rPrChange w:id="5972" w:author="Rev 3 Allen Wirfs-Brock" w:date="2011-09-02T11:42:00Z">
            <w:rPr/>
          </w:rPrChange>
        </w:rPr>
        <w:t xml:space="preserve"> and </w:t>
      </w:r>
      <w:r w:rsidR="004C02EF" w:rsidRPr="005648C3">
        <w:rPr>
          <w:rFonts w:ascii="Courier New" w:hAnsi="Courier New"/>
          <w:b/>
          <w:sz w:val="18"/>
          <w:rPrChange w:id="5973" w:author="Rev 3 Allen Wirfs-Brock" w:date="2011-09-02T11:42:00Z">
            <w:rPr>
              <w:rFonts w:ascii="Courier New" w:hAnsi="Courier New"/>
              <w:b/>
            </w:rPr>
          </w:rPrChange>
        </w:rPr>
        <w:t>continue</w:t>
      </w:r>
      <w:r w:rsidR="004C02EF" w:rsidRPr="005648C3">
        <w:rPr>
          <w:sz w:val="18"/>
          <w:rPrChange w:id="5974" w:author="Rev 3 Allen Wirfs-Brock" w:date="2011-09-02T11:42:00Z">
            <w:rPr/>
          </w:rPrChange>
        </w:rPr>
        <w:t xml:space="preserve"> statements. ECMAScript has no </w:t>
      </w:r>
      <w:r w:rsidR="004C02EF" w:rsidRPr="005648C3">
        <w:rPr>
          <w:rFonts w:ascii="Courier New" w:hAnsi="Courier New"/>
          <w:b/>
          <w:sz w:val="18"/>
          <w:rPrChange w:id="5975" w:author="Rev 3 Allen Wirfs-Brock" w:date="2011-09-02T11:42:00Z">
            <w:rPr>
              <w:rFonts w:ascii="Courier New" w:hAnsi="Courier New"/>
              <w:b/>
            </w:rPr>
          </w:rPrChange>
        </w:rPr>
        <w:t>goto</w:t>
      </w:r>
      <w:r w:rsidR="004C02EF" w:rsidRPr="005648C3">
        <w:rPr>
          <w:sz w:val="18"/>
          <w:rPrChange w:id="5976" w:author="Rev 3 Allen Wirfs-Brock" w:date="2011-09-02T11:42:00Z">
            <w:rPr/>
          </w:rPrChange>
        </w:rPr>
        <w:t xml:space="preserve"> statement.</w:t>
      </w:r>
    </w:p>
    <w:p w14:paraId="39ADEE4C" w14:textId="77777777" w:rsidR="004C02EF" w:rsidRDefault="004C02EF" w:rsidP="004C02EF">
      <w:r>
        <w:t xml:space="preserve">An ECMAScript program is considered syntactically incorrect if it contains a </w:t>
      </w:r>
      <w:r w:rsidRPr="00EF5EC8">
        <w:rPr>
          <w:rFonts w:ascii="Times New Roman" w:hAnsi="Times New Roman"/>
          <w:i/>
        </w:rPr>
        <w:t>LabelledStatement</w:t>
      </w:r>
      <w:r>
        <w:t xml:space="preserve"> that is enclosed by a </w:t>
      </w:r>
      <w:r w:rsidRPr="00EF5EC8">
        <w:rPr>
          <w:rFonts w:ascii="Times New Roman" w:hAnsi="Times New Roman"/>
          <w:i/>
        </w:rPr>
        <w:t>LabelledStatement</w:t>
      </w:r>
      <w:r>
        <w:t xml:space="preserve"> with the same </w:t>
      </w:r>
      <w:r w:rsidRPr="00EF5EC8">
        <w:rPr>
          <w:rFonts w:ascii="Times New Roman" w:hAnsi="Times New Roman"/>
          <w:i/>
        </w:rPr>
        <w:t>Identifier</w:t>
      </w:r>
      <w:r>
        <w:t xml:space="preserve"> as label. This does not apply to labels appearing within the body of a </w:t>
      </w:r>
      <w:r w:rsidRPr="00EF5EC8">
        <w:rPr>
          <w:rFonts w:ascii="Times New Roman" w:hAnsi="Times New Roman"/>
          <w:i/>
        </w:rPr>
        <w:t>FunctionDeclaration</w:t>
      </w:r>
      <w:r>
        <w:t xml:space="preserve"> that is nested, directly or indirectly, within a labelled statement.</w:t>
      </w:r>
    </w:p>
    <w:p w14:paraId="609BB16C" w14:textId="77777777" w:rsidR="005648C3" w:rsidRDefault="005648C3" w:rsidP="005648C3">
      <w:pPr>
        <w:jc w:val="left"/>
        <w:rPr>
          <w:ins w:id="5977" w:author="Rev 3 Allen Wirfs-Brock" w:date="2011-09-02T11:43:00Z"/>
        </w:rPr>
      </w:pPr>
      <w:ins w:id="5978" w:author="Rev 3 Allen Wirfs-Brock" w:date="2011-09-02T11:43:00Z">
        <w:r>
          <w:t>The VarDeclaredNames of the</w:t>
        </w:r>
        <w:r w:rsidRPr="006D7E13">
          <w:t xml:space="preserve"> </w:t>
        </w:r>
        <w:r>
          <w:t xml:space="preserve">production  </w:t>
        </w:r>
      </w:ins>
      <w:ins w:id="5979" w:author="Rev 3 Allen Wirfs-Brock" w:date="2011-09-09T16:56:00Z">
        <w:r w:rsidR="00503D75">
          <w:rPr>
            <w:rFonts w:ascii="Times New Roman" w:hAnsi="Times New Roman"/>
            <w:i/>
          </w:rPr>
          <w:t>DefaultCase</w:t>
        </w:r>
      </w:ins>
      <w:ins w:id="5980" w:author="Rev 3 Allen Wirfs-Brock" w:date="2011-09-02T11:43:00Z">
        <w:r w:rsidRPr="00EF5EC8">
          <w:rPr>
            <w:rFonts w:ascii="Times New Roman" w:hAnsi="Times New Roman"/>
            <w:i/>
          </w:rPr>
          <w:t xml:space="preserve"> </w:t>
        </w:r>
        <w:r>
          <w:rPr>
            <w:b/>
          </w:rPr>
          <w:t>:</w:t>
        </w:r>
        <w:r w:rsidRPr="00EF5EC8">
          <w:rPr>
            <w:rFonts w:ascii="Times New Roman" w:hAnsi="Times New Roman"/>
            <w:i/>
          </w:rPr>
          <w:t xml:space="preserve"> </w:t>
        </w:r>
      </w:ins>
      <w:ins w:id="5981" w:author="Rev 3 Allen Wirfs-Brock" w:date="2011-09-02T11:44:00Z">
        <w:r w:rsidRPr="00EF5EC8">
          <w:rPr>
            <w:rFonts w:ascii="Times New Roman" w:hAnsi="Times New Roman"/>
            <w:i/>
          </w:rPr>
          <w:t xml:space="preserve">Identifier </w:t>
        </w:r>
        <w:r w:rsidRPr="00C226F6">
          <w:rPr>
            <w:rFonts w:ascii="Courier New" w:hAnsi="Courier New"/>
            <w:b/>
          </w:rPr>
          <w:t>:</w:t>
        </w:r>
        <w:r w:rsidRPr="00EF5EC8">
          <w:rPr>
            <w:rFonts w:ascii="Times New Roman" w:hAnsi="Times New Roman"/>
            <w:i/>
          </w:rPr>
          <w:t xml:space="preserve"> Statement</w:t>
        </w:r>
      </w:ins>
      <w:ins w:id="5982" w:author="Rev 3 Allen Wirfs-Brock" w:date="2011-09-02T11:43:00Z">
        <w:r>
          <w:t xml:space="preserve"> is determined as follows:</w:t>
        </w:r>
      </w:ins>
    </w:p>
    <w:p w14:paraId="4FF277F1" w14:textId="77777777" w:rsidR="005648C3" w:rsidRDefault="005648C3" w:rsidP="005648C3">
      <w:pPr>
        <w:pStyle w:val="Alg4"/>
        <w:numPr>
          <w:ilvl w:val="0"/>
          <w:numId w:val="519"/>
        </w:numPr>
        <w:spacing w:after="220"/>
        <w:contextualSpacing/>
        <w:rPr>
          <w:ins w:id="5983" w:author="Rev 3 Allen Wirfs-Brock" w:date="2011-09-02T11:43:00Z"/>
        </w:rPr>
      </w:pPr>
      <w:ins w:id="5984" w:author="Rev 3 Allen Wirfs-Brock" w:date="2011-09-02T11:43:00Z">
        <w:r>
          <w:t xml:space="preserve">Return the VarDeclaredNames of </w:t>
        </w:r>
      </w:ins>
      <w:ins w:id="5985" w:author="Rev 3 Allen Wirfs-Brock" w:date="2011-09-02T11:45:00Z">
        <w:r w:rsidRPr="00EF5EC8">
          <w:rPr>
            <w:i/>
          </w:rPr>
          <w:t>Statement</w:t>
        </w:r>
      </w:ins>
      <w:ins w:id="5986" w:author="Rev 3 Allen Wirfs-Brock" w:date="2011-09-02T11:43:00Z">
        <w:r>
          <w:t>.</w:t>
        </w:r>
      </w:ins>
    </w:p>
    <w:p w14:paraId="23F02E1F" w14:textId="77777777" w:rsidR="004C02EF" w:rsidRDefault="004C02EF" w:rsidP="004C02EF">
      <w:r>
        <w:t xml:space="preserve">The production </w:t>
      </w:r>
      <w:r w:rsidRPr="00EF5EC8">
        <w:rPr>
          <w:rFonts w:ascii="Times New Roman" w:hAnsi="Times New Roman"/>
          <w:i/>
        </w:rPr>
        <w:t xml:space="preserve">Identifier </w:t>
      </w:r>
      <w:r w:rsidRPr="00C226F6">
        <w:rPr>
          <w:rFonts w:ascii="Courier New" w:hAnsi="Courier New"/>
          <w:b/>
        </w:rPr>
        <w:t>:</w:t>
      </w:r>
      <w:r w:rsidRPr="00EF5EC8">
        <w:rPr>
          <w:rFonts w:ascii="Times New Roman" w:hAnsi="Times New Roman"/>
          <w:i/>
        </w:rPr>
        <w:t xml:space="preserve"> Statement </w:t>
      </w:r>
      <w:r>
        <w:t xml:space="preserve">is evaluated by adding </w:t>
      </w:r>
      <w:r w:rsidRPr="00EF5EC8">
        <w:rPr>
          <w:rFonts w:ascii="Times New Roman" w:hAnsi="Times New Roman"/>
          <w:i/>
        </w:rPr>
        <w:t>Identifier</w:t>
      </w:r>
      <w:r>
        <w:t xml:space="preserve"> to the label set of </w:t>
      </w:r>
      <w:r w:rsidRPr="00EF5EC8">
        <w:rPr>
          <w:rFonts w:ascii="Times New Roman" w:hAnsi="Times New Roman"/>
          <w:i/>
        </w:rPr>
        <w:t>Statement</w:t>
      </w:r>
      <w:r>
        <w:t xml:space="preserve"> and then evaluating </w:t>
      </w:r>
      <w:r w:rsidRPr="00EF5EC8">
        <w:rPr>
          <w:rFonts w:ascii="Times New Roman" w:hAnsi="Times New Roman"/>
          <w:i/>
        </w:rPr>
        <w:t>Statement</w:t>
      </w:r>
      <w:r>
        <w:t xml:space="preserve">. If the </w:t>
      </w:r>
      <w:r w:rsidRPr="00EF5EC8">
        <w:rPr>
          <w:rFonts w:ascii="Times New Roman" w:hAnsi="Times New Roman"/>
          <w:i/>
        </w:rPr>
        <w:t>LabelledStatement</w:t>
      </w:r>
      <w:r>
        <w:t xml:space="preserve"> itself has a non-empty label set, these labels are also added to the label set of </w:t>
      </w:r>
      <w:r w:rsidRPr="00EF5EC8">
        <w:rPr>
          <w:rFonts w:ascii="Times New Roman" w:hAnsi="Times New Roman"/>
          <w:i/>
        </w:rPr>
        <w:t>Statement</w:t>
      </w:r>
      <w:r>
        <w:t xml:space="preserve"> before evaluating it. If the result of evaluating </w:t>
      </w:r>
      <w:r w:rsidRPr="00EF5EC8">
        <w:rPr>
          <w:rFonts w:ascii="Times New Roman" w:hAnsi="Times New Roman"/>
          <w:i/>
        </w:rPr>
        <w:t>Statement</w:t>
      </w:r>
      <w:r>
        <w:t xml:space="preserve"> is (</w:t>
      </w:r>
      <w:r>
        <w:rPr>
          <w:b/>
        </w:rPr>
        <w:t>break</w:t>
      </w:r>
      <w:r>
        <w:t xml:space="preserve">, </w:t>
      </w:r>
      <w:r w:rsidRPr="00EF5EC8">
        <w:rPr>
          <w:rFonts w:ascii="Times New Roman" w:hAnsi="Times New Roman"/>
          <w:i/>
        </w:rPr>
        <w:t>V</w:t>
      </w:r>
      <w:r>
        <w:t xml:space="preserve">, </w:t>
      </w:r>
      <w:r w:rsidRPr="00EF5EC8">
        <w:rPr>
          <w:rFonts w:ascii="Times New Roman" w:hAnsi="Times New Roman"/>
          <w:i/>
        </w:rPr>
        <w:t>L</w:t>
      </w:r>
      <w:r>
        <w:t xml:space="preserve">) where </w:t>
      </w:r>
      <w:r w:rsidRPr="00EF5EC8">
        <w:rPr>
          <w:rFonts w:ascii="Times New Roman" w:hAnsi="Times New Roman"/>
          <w:i/>
        </w:rPr>
        <w:t>L</w:t>
      </w:r>
      <w:r>
        <w:t xml:space="preserve"> is equal to </w:t>
      </w:r>
      <w:r w:rsidRPr="00EF5EC8">
        <w:rPr>
          <w:rFonts w:ascii="Times New Roman" w:hAnsi="Times New Roman"/>
          <w:i/>
        </w:rPr>
        <w:t>Identifier</w:t>
      </w:r>
      <w:r>
        <w:t>, the production results in (</w:t>
      </w:r>
      <w:r>
        <w:rPr>
          <w:b/>
        </w:rPr>
        <w:t>normal</w:t>
      </w:r>
      <w:r>
        <w:t xml:space="preserve">, </w:t>
      </w:r>
      <w:r w:rsidRPr="00EF5EC8">
        <w:rPr>
          <w:rFonts w:ascii="Times New Roman" w:hAnsi="Times New Roman"/>
          <w:i/>
        </w:rPr>
        <w:t>V</w:t>
      </w:r>
      <w:r>
        <w:t xml:space="preserve">, </w:t>
      </w:r>
      <w:r>
        <w:rPr>
          <w:b/>
        </w:rPr>
        <w:t>empty</w:t>
      </w:r>
      <w:r>
        <w:t>).</w:t>
      </w:r>
    </w:p>
    <w:p w14:paraId="50261F5F" w14:textId="77777777" w:rsidR="004C02EF" w:rsidRDefault="004C02EF" w:rsidP="004C02EF">
      <w:r>
        <w:t xml:space="preserve">Prior to the evaluation of a </w:t>
      </w:r>
      <w:r w:rsidRPr="00EF5EC8">
        <w:rPr>
          <w:rFonts w:ascii="Times New Roman" w:hAnsi="Times New Roman"/>
          <w:i/>
        </w:rPr>
        <w:t>LabelledStatement</w:t>
      </w:r>
      <w:r>
        <w:t xml:space="preserve">, the contained </w:t>
      </w:r>
      <w:r w:rsidRPr="00EF5EC8">
        <w:rPr>
          <w:rFonts w:ascii="Times New Roman" w:hAnsi="Times New Roman"/>
          <w:i/>
        </w:rPr>
        <w:t>Statement</w:t>
      </w:r>
      <w:r>
        <w:t xml:space="preserve"> is regarded as possessing an empty label set, unless it is an </w:t>
      </w:r>
      <w:r w:rsidRPr="00EF5EC8">
        <w:rPr>
          <w:rFonts w:ascii="Times New Roman" w:hAnsi="Times New Roman"/>
          <w:i/>
        </w:rPr>
        <w:t>IterationStatement</w:t>
      </w:r>
      <w:r>
        <w:t xml:space="preserve"> or a </w:t>
      </w:r>
      <w:r w:rsidRPr="00EF5EC8">
        <w:rPr>
          <w:rFonts w:ascii="Times New Roman" w:hAnsi="Times New Roman"/>
          <w:i/>
        </w:rPr>
        <w:t>SwitchStatement</w:t>
      </w:r>
      <w:r>
        <w:t xml:space="preserve">, in which case it is regarded as possessing a label set consisting of the single element, </w:t>
      </w:r>
      <w:r>
        <w:rPr>
          <w:b/>
        </w:rPr>
        <w:t>empty</w:t>
      </w:r>
      <w:r>
        <w:t>.</w:t>
      </w:r>
    </w:p>
    <w:p w14:paraId="618E5D9F" w14:textId="77777777" w:rsidR="004C02EF" w:rsidRDefault="004C02EF" w:rsidP="00B43482">
      <w:pPr>
        <w:pStyle w:val="20"/>
        <w:numPr>
          <w:ilvl w:val="0"/>
          <w:numId w:val="0"/>
        </w:numPr>
      </w:pPr>
      <w:bookmarkStart w:id="5987" w:name="_Toc417706231"/>
      <w:bookmarkStart w:id="5988" w:name="_Ref456011222"/>
      <w:bookmarkStart w:id="5989" w:name="_Ref457437679"/>
      <w:bookmarkStart w:id="5990" w:name="_Ref457707594"/>
      <w:bookmarkStart w:id="5991" w:name="_Ref457792687"/>
      <w:bookmarkStart w:id="5992" w:name="_Toc472818891"/>
      <w:bookmarkStart w:id="5993" w:name="_Toc404439291"/>
      <w:bookmarkStart w:id="5994" w:name="_Toc235503467"/>
      <w:bookmarkStart w:id="5995" w:name="_Toc241509242"/>
      <w:bookmarkStart w:id="5996" w:name="_Toc244416729"/>
      <w:bookmarkStart w:id="5997" w:name="_Toc276631093"/>
      <w:bookmarkStart w:id="5998" w:name="_Toc178387106"/>
      <w:r>
        <w:t>12.13</w:t>
      </w:r>
      <w:r>
        <w:tab/>
        <w:t xml:space="preserve">The </w:t>
      </w:r>
      <w:r>
        <w:rPr>
          <w:rFonts w:ascii="Courier New" w:hAnsi="Courier New"/>
          <w:sz w:val="20"/>
        </w:rPr>
        <w:t>throw</w:t>
      </w:r>
      <w:r>
        <w:t xml:space="preserve"> </w:t>
      </w:r>
      <w:bookmarkEnd w:id="5987"/>
      <w:bookmarkEnd w:id="5988"/>
      <w:bookmarkEnd w:id="5989"/>
      <w:bookmarkEnd w:id="5990"/>
      <w:bookmarkEnd w:id="5991"/>
      <w:bookmarkEnd w:id="5992"/>
      <w:bookmarkEnd w:id="5994"/>
      <w:r>
        <w:t>Statement</w:t>
      </w:r>
      <w:bookmarkEnd w:id="5995"/>
      <w:bookmarkEnd w:id="5996"/>
      <w:bookmarkEnd w:id="5997"/>
      <w:bookmarkEnd w:id="5998"/>
    </w:p>
    <w:p w14:paraId="2DAA7BFF" w14:textId="77777777" w:rsidR="004C02EF" w:rsidRDefault="004C02EF" w:rsidP="004C02EF">
      <w:pPr>
        <w:pStyle w:val="Syntax"/>
      </w:pPr>
      <w:r w:rsidRPr="00F77FBE">
        <w:t>Syntax</w:t>
      </w:r>
    </w:p>
    <w:p w14:paraId="0063BA4F" w14:textId="77777777" w:rsidR="004C02EF" w:rsidRPr="00EF5EC8" w:rsidRDefault="004C02EF" w:rsidP="004C02EF">
      <w:pPr>
        <w:pStyle w:val="SyntaxRule"/>
      </w:pPr>
      <w:r w:rsidRPr="00EF5EC8">
        <w:t>ThrowStatement</w:t>
      </w:r>
      <w:r w:rsidRPr="00D00D4A">
        <w:rPr>
          <w:rFonts w:ascii="Arial" w:hAnsi="Arial"/>
          <w:b/>
        </w:rPr>
        <w:t xml:space="preserve"> </w:t>
      </w:r>
      <w:r w:rsidRPr="00D04346">
        <w:rPr>
          <w:rFonts w:ascii="Arial" w:hAnsi="Arial"/>
          <w:b/>
          <w:i w:val="0"/>
        </w:rPr>
        <w:t>:</w:t>
      </w:r>
    </w:p>
    <w:p w14:paraId="0CEF25EB" w14:textId="77777777" w:rsidR="004C02EF" w:rsidRPr="00EF5EC8" w:rsidRDefault="004C02EF" w:rsidP="004C02EF">
      <w:pPr>
        <w:pStyle w:val="SyntaxDefinition"/>
      </w:pPr>
      <w:r w:rsidRPr="00C226F6">
        <w:rPr>
          <w:rFonts w:ascii="Courier New" w:hAnsi="Courier New"/>
          <w:b/>
          <w:i w:val="0"/>
        </w:rPr>
        <w:t>throw</w:t>
      </w:r>
      <w:r w:rsidRPr="00EF5EC8">
        <w:rPr>
          <w:b/>
        </w:rPr>
        <w:t xml:space="preserve"> </w:t>
      </w:r>
      <w:r w:rsidRPr="00C226F6">
        <w:rPr>
          <w:rFonts w:ascii="Arial" w:hAnsi="Arial" w:cs="Arial"/>
          <w:i w:val="0"/>
          <w:sz w:val="16"/>
        </w:rPr>
        <w:t xml:space="preserve">[no </w:t>
      </w:r>
      <w:r w:rsidRPr="00C226F6">
        <w:rPr>
          <w:sz w:val="16"/>
        </w:rPr>
        <w:t>LineTerminator</w:t>
      </w:r>
      <w:r w:rsidRPr="00C226F6">
        <w:rPr>
          <w:rFonts w:ascii="Arial" w:hAnsi="Arial" w:cs="Arial"/>
          <w:i w:val="0"/>
          <w:sz w:val="16"/>
        </w:rPr>
        <w:t xml:space="preserve"> here]</w:t>
      </w:r>
      <w:r>
        <w:rPr>
          <w:rFonts w:ascii="Arial" w:hAnsi="Arial" w:cs="Arial"/>
          <w:i w:val="0"/>
          <w:sz w:val="16"/>
        </w:rPr>
        <w:t xml:space="preserve"> </w:t>
      </w:r>
      <w:r w:rsidRPr="00EF5EC8">
        <w:t xml:space="preserve">Expression </w:t>
      </w:r>
      <w:r w:rsidRPr="00C226F6">
        <w:rPr>
          <w:rFonts w:ascii="Courier New" w:hAnsi="Courier New" w:cs="Courier New"/>
          <w:b/>
          <w:i w:val="0"/>
        </w:rPr>
        <w:t>;</w:t>
      </w:r>
    </w:p>
    <w:p w14:paraId="4D8E6B35" w14:textId="77777777" w:rsidR="004C02EF" w:rsidRPr="00F77FBE" w:rsidRDefault="004C02EF" w:rsidP="004C02EF">
      <w:pPr>
        <w:pStyle w:val="Syntax"/>
      </w:pPr>
      <w:r w:rsidRPr="00F77FBE">
        <w:t>Semantics</w:t>
      </w:r>
    </w:p>
    <w:p w14:paraId="6BB3B95E" w14:textId="77777777" w:rsidR="004C02EF" w:rsidRDefault="004C02EF" w:rsidP="004C02EF">
      <w:r>
        <w:t xml:space="preserve">The production </w:t>
      </w:r>
      <w:r w:rsidRPr="00EF5EC8">
        <w:rPr>
          <w:rFonts w:ascii="Times New Roman" w:hAnsi="Times New Roman"/>
          <w:i/>
        </w:rPr>
        <w:t>ThrowStatement</w:t>
      </w:r>
      <w:r>
        <w:t xml:space="preserve"> </w:t>
      </w:r>
      <w:r>
        <w:rPr>
          <w:b/>
        </w:rPr>
        <w:t>:</w:t>
      </w:r>
      <w:r>
        <w:t xml:space="preserve"> </w:t>
      </w:r>
      <w:r w:rsidRPr="00C226F6">
        <w:rPr>
          <w:rFonts w:ascii="Courier New" w:hAnsi="Courier New"/>
          <w:b/>
        </w:rPr>
        <w:t>throw</w:t>
      </w:r>
      <w:r w:rsidRPr="00EF5EC8">
        <w:rPr>
          <w:rFonts w:ascii="Times New Roman" w:hAnsi="Times New Roman"/>
          <w:b/>
        </w:rPr>
        <w:t xml:space="preserve"> </w:t>
      </w:r>
      <w:r w:rsidRPr="00C14EAC">
        <w:rPr>
          <w:rFonts w:cs="Arial"/>
          <w:sz w:val="16"/>
        </w:rPr>
        <w:t>[no</w:t>
      </w:r>
      <w:r w:rsidRPr="00EF5EC8">
        <w:rPr>
          <w:rFonts w:ascii="Times New Roman" w:hAnsi="Times New Roman"/>
          <w:sz w:val="16"/>
        </w:rPr>
        <w:t xml:space="preserve"> </w:t>
      </w:r>
      <w:r w:rsidRPr="00EF5EC8">
        <w:rPr>
          <w:rFonts w:ascii="Times New Roman" w:hAnsi="Times New Roman"/>
          <w:i/>
          <w:sz w:val="16"/>
        </w:rPr>
        <w:t>LineTerminator</w:t>
      </w:r>
      <w:r w:rsidRPr="00EF5EC8">
        <w:rPr>
          <w:rFonts w:ascii="Times New Roman" w:hAnsi="Times New Roman"/>
          <w:sz w:val="16"/>
        </w:rPr>
        <w:t xml:space="preserve"> </w:t>
      </w:r>
      <w:r w:rsidRPr="00C14EAC">
        <w:rPr>
          <w:rFonts w:cs="Arial"/>
          <w:sz w:val="16"/>
        </w:rPr>
        <w:t>here]</w:t>
      </w:r>
      <w:r w:rsidRPr="00EF5EC8">
        <w:rPr>
          <w:rFonts w:ascii="Times New Roman" w:hAnsi="Times New Roman"/>
          <w:b/>
          <w:i/>
        </w:rPr>
        <w:t xml:space="preserve"> </w:t>
      </w:r>
      <w:r w:rsidRPr="00EF5EC8">
        <w:rPr>
          <w:rFonts w:ascii="Times New Roman" w:hAnsi="Times New Roman"/>
          <w:i/>
        </w:rPr>
        <w:t>Expression</w:t>
      </w:r>
      <w:r>
        <w:t xml:space="preserve"> </w:t>
      </w:r>
      <w:r w:rsidRPr="00EF5EC8">
        <w:rPr>
          <w:rFonts w:ascii="Courier New" w:hAnsi="Courier New"/>
          <w:b/>
        </w:rPr>
        <w:t>;</w:t>
      </w:r>
      <w:r>
        <w:t xml:space="preserve"> is evaluated as follows:</w:t>
      </w:r>
    </w:p>
    <w:p w14:paraId="68DB35FE" w14:textId="77777777" w:rsidR="004C02EF" w:rsidRPr="008F6B36" w:rsidRDefault="004C02EF" w:rsidP="004C02EF">
      <w:pPr>
        <w:pStyle w:val="Alg2"/>
        <w:numPr>
          <w:ilvl w:val="0"/>
          <w:numId w:val="139"/>
        </w:numPr>
      </w:pPr>
      <w:r w:rsidRPr="008F6B36">
        <w:t xml:space="preserve">Let </w:t>
      </w:r>
      <w:r w:rsidRPr="00EF5EC8">
        <w:rPr>
          <w:i/>
        </w:rPr>
        <w:t>exprRef</w:t>
      </w:r>
      <w:r w:rsidRPr="008F6B36">
        <w:t xml:space="preserve"> be the result of evaluating </w:t>
      </w:r>
      <w:r w:rsidRPr="00EF5EC8">
        <w:rPr>
          <w:i/>
        </w:rPr>
        <w:t>Expression</w:t>
      </w:r>
      <w:r w:rsidRPr="008F6B36">
        <w:t>.</w:t>
      </w:r>
    </w:p>
    <w:p w14:paraId="3CB35260" w14:textId="77777777" w:rsidR="004C02EF" w:rsidRPr="008F6B36" w:rsidRDefault="004C02EF" w:rsidP="004C02EF">
      <w:pPr>
        <w:pStyle w:val="Alg2"/>
        <w:numPr>
          <w:ilvl w:val="0"/>
          <w:numId w:val="139"/>
        </w:numPr>
        <w:spacing w:after="220"/>
      </w:pPr>
      <w:r w:rsidRPr="008F6B36">
        <w:t>Return (</w:t>
      </w:r>
      <w:r w:rsidRPr="008F6B36">
        <w:rPr>
          <w:rFonts w:ascii="Arial" w:hAnsi="Arial" w:cs="Arial"/>
        </w:rPr>
        <w:t>throw</w:t>
      </w:r>
      <w:r w:rsidRPr="008F6B36">
        <w:t>, GetValue(</w:t>
      </w:r>
      <w:r w:rsidRPr="00EF5EC8">
        <w:rPr>
          <w:i/>
        </w:rPr>
        <w:t>exprRef</w:t>
      </w:r>
      <w:r w:rsidRPr="008F6B36">
        <w:t xml:space="preserve">), </w:t>
      </w:r>
      <w:r w:rsidRPr="008F6B36">
        <w:rPr>
          <w:rFonts w:ascii="Arial" w:hAnsi="Arial" w:cs="Arial"/>
        </w:rPr>
        <w:t>empty</w:t>
      </w:r>
      <w:r w:rsidRPr="008F6B36">
        <w:t>).</w:t>
      </w:r>
    </w:p>
    <w:p w14:paraId="466C0571" w14:textId="77777777" w:rsidR="004C02EF" w:rsidRDefault="004C02EF" w:rsidP="00B43482">
      <w:pPr>
        <w:pStyle w:val="20"/>
        <w:numPr>
          <w:ilvl w:val="0"/>
          <w:numId w:val="0"/>
        </w:numPr>
      </w:pPr>
      <w:bookmarkStart w:id="5999" w:name="_Toc417706232"/>
      <w:bookmarkStart w:id="6000" w:name="_Ref440445607"/>
      <w:bookmarkStart w:id="6001" w:name="_Ref440445697"/>
      <w:bookmarkStart w:id="6002" w:name="_Ref451680203"/>
      <w:bookmarkStart w:id="6003" w:name="_Ref457437680"/>
      <w:bookmarkStart w:id="6004" w:name="_Ref457437681"/>
      <w:bookmarkStart w:id="6005" w:name="_Ref457437682"/>
      <w:bookmarkStart w:id="6006" w:name="_Ref457707597"/>
      <w:bookmarkStart w:id="6007" w:name="_Ref457708469"/>
      <w:bookmarkStart w:id="6008" w:name="_Ref457708470"/>
      <w:bookmarkStart w:id="6009" w:name="_Ref457792688"/>
      <w:bookmarkStart w:id="6010" w:name="_Ref457792814"/>
      <w:bookmarkStart w:id="6011" w:name="_Ref457792815"/>
      <w:bookmarkStart w:id="6012" w:name="_Ref458336613"/>
      <w:bookmarkStart w:id="6013" w:name="_Toc472818892"/>
      <w:bookmarkStart w:id="6014" w:name="_Toc235503468"/>
      <w:bookmarkStart w:id="6015" w:name="_Toc241509243"/>
      <w:bookmarkStart w:id="6016" w:name="_Toc244416730"/>
      <w:bookmarkStart w:id="6017" w:name="_Toc276631094"/>
      <w:bookmarkStart w:id="6018" w:name="_Toc178387107"/>
      <w:r>
        <w:t>12.14</w:t>
      </w:r>
      <w:r>
        <w:tab/>
        <w:t xml:space="preserve">The </w:t>
      </w:r>
      <w:r>
        <w:rPr>
          <w:rFonts w:ascii="Courier New" w:hAnsi="Courier New"/>
          <w:sz w:val="20"/>
        </w:rPr>
        <w:t>try</w:t>
      </w:r>
      <w:r>
        <w:t xml:space="preserve"> </w:t>
      </w:r>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r>
        <w:t>Statement</w:t>
      </w:r>
      <w:bookmarkEnd w:id="6015"/>
      <w:bookmarkEnd w:id="6016"/>
      <w:bookmarkEnd w:id="6017"/>
      <w:bookmarkEnd w:id="6018"/>
    </w:p>
    <w:p w14:paraId="39198E5A" w14:textId="77777777" w:rsidR="004C02EF" w:rsidRDefault="004C02EF" w:rsidP="004C02EF">
      <w:pPr>
        <w:pStyle w:val="Syntax"/>
      </w:pPr>
      <w:r w:rsidRPr="00F77FBE">
        <w:t>Syntax</w:t>
      </w:r>
    </w:p>
    <w:p w14:paraId="2476E56B" w14:textId="77777777" w:rsidR="004C02EF" w:rsidRPr="00EF5EC8" w:rsidRDefault="004C02EF" w:rsidP="004C02EF">
      <w:pPr>
        <w:pStyle w:val="SyntaxRule"/>
      </w:pPr>
      <w:r w:rsidRPr="00EF5EC8">
        <w:t xml:space="preserve">TryStatement </w:t>
      </w:r>
      <w:r w:rsidRPr="00D04346">
        <w:rPr>
          <w:rFonts w:ascii="Arial" w:hAnsi="Arial"/>
          <w:b/>
          <w:i w:val="0"/>
        </w:rPr>
        <w:t>:</w:t>
      </w:r>
    </w:p>
    <w:p w14:paraId="004C01BB" w14:textId="77777777" w:rsidR="004C02EF" w:rsidRPr="00EF5EC8" w:rsidRDefault="004C02EF" w:rsidP="004C02EF">
      <w:pPr>
        <w:pStyle w:val="SyntaxDefinition"/>
        <w:rPr>
          <w:vertAlign w:val="subscript"/>
        </w:rPr>
      </w:pPr>
      <w:r w:rsidRPr="00C226F6">
        <w:rPr>
          <w:rFonts w:ascii="Courier New" w:hAnsi="Courier New"/>
          <w:b/>
          <w:i w:val="0"/>
        </w:rPr>
        <w:t>try</w:t>
      </w:r>
      <w:r w:rsidRPr="00EF5EC8">
        <w:t xml:space="preserve"> Block Catch</w:t>
      </w:r>
      <w:r w:rsidRPr="00EF5EC8">
        <w:rPr>
          <w:vertAlign w:val="subscript"/>
        </w:rPr>
        <w:br/>
      </w:r>
      <w:r w:rsidRPr="00C226F6">
        <w:rPr>
          <w:rFonts w:ascii="Courier New" w:hAnsi="Courier New"/>
          <w:b/>
          <w:i w:val="0"/>
        </w:rPr>
        <w:t>try</w:t>
      </w:r>
      <w:r w:rsidRPr="00EF5EC8">
        <w:t xml:space="preserve"> Block Finally</w:t>
      </w:r>
      <w:r w:rsidRPr="00EF5EC8">
        <w:rPr>
          <w:vertAlign w:val="subscript"/>
        </w:rPr>
        <w:br/>
      </w:r>
      <w:r w:rsidRPr="00C226F6">
        <w:rPr>
          <w:rFonts w:ascii="Courier New" w:hAnsi="Courier New"/>
          <w:b/>
          <w:i w:val="0"/>
        </w:rPr>
        <w:t>try</w:t>
      </w:r>
      <w:r w:rsidRPr="00EF5EC8">
        <w:t xml:space="preserve"> Block Catch Finally</w:t>
      </w:r>
    </w:p>
    <w:p w14:paraId="7EEB1DD3" w14:textId="77777777" w:rsidR="004C02EF" w:rsidRPr="00EF5EC8" w:rsidRDefault="004C02EF" w:rsidP="004C02EF">
      <w:pPr>
        <w:pStyle w:val="SyntaxRule"/>
      </w:pPr>
      <w:r w:rsidRPr="00EF5EC8">
        <w:t xml:space="preserve">Catch </w:t>
      </w:r>
      <w:r w:rsidRPr="00D04346">
        <w:rPr>
          <w:rFonts w:ascii="Arial" w:hAnsi="Arial"/>
          <w:b/>
          <w:i w:val="0"/>
        </w:rPr>
        <w:t>:</w:t>
      </w:r>
    </w:p>
    <w:p w14:paraId="1CE41F04" w14:textId="77777777" w:rsidR="004C02EF" w:rsidRPr="00EF5EC8" w:rsidRDefault="004C02EF" w:rsidP="004C02EF">
      <w:pPr>
        <w:pStyle w:val="SyntaxDefinition"/>
      </w:pPr>
      <w:r w:rsidRPr="00C226F6">
        <w:rPr>
          <w:rFonts w:ascii="Courier New" w:hAnsi="Courier New"/>
          <w:b/>
          <w:i w:val="0"/>
        </w:rPr>
        <w:t>catch</w:t>
      </w:r>
      <w:r w:rsidRPr="00EF5EC8">
        <w:t xml:space="preserve"> </w:t>
      </w:r>
      <w:r w:rsidRPr="00C226F6">
        <w:rPr>
          <w:rFonts w:ascii="Courier New" w:hAnsi="Courier New"/>
          <w:b/>
          <w:i w:val="0"/>
        </w:rPr>
        <w:t xml:space="preserve">( </w:t>
      </w:r>
      <w:ins w:id="6019" w:author="Rev 3 Allen Wirfs-Brock" w:date="2011-09-10T15:53:00Z">
        <w:r w:rsidR="007E5BF2">
          <w:t>CatchParameter</w:t>
        </w:r>
      </w:ins>
      <w:del w:id="6020" w:author="Rev 3 Allen Wirfs-Brock" w:date="2011-09-10T15:53:00Z">
        <w:r w:rsidRPr="00EF5EC8" w:rsidDel="007E5BF2">
          <w:delText>Identifier</w:delText>
        </w:r>
      </w:del>
      <w:r w:rsidRPr="00C226F6">
        <w:rPr>
          <w:rFonts w:ascii="Courier New" w:hAnsi="Courier New" w:cs="Courier New"/>
          <w:i w:val="0"/>
        </w:rPr>
        <w:t xml:space="preserve"> </w:t>
      </w:r>
      <w:r w:rsidRPr="00C226F6">
        <w:rPr>
          <w:rFonts w:ascii="Courier New" w:hAnsi="Courier New" w:cs="Courier New"/>
          <w:b/>
          <w:i w:val="0"/>
        </w:rPr>
        <w:t>)</w:t>
      </w:r>
      <w:r w:rsidRPr="00EF5EC8">
        <w:t xml:space="preserve"> Block</w:t>
      </w:r>
    </w:p>
    <w:p w14:paraId="7686ABF3" w14:textId="77777777" w:rsidR="004C02EF" w:rsidRPr="00EF5EC8" w:rsidRDefault="004C02EF" w:rsidP="004C02EF">
      <w:pPr>
        <w:pStyle w:val="SyntaxRule"/>
      </w:pPr>
      <w:r w:rsidRPr="00EF5EC8">
        <w:t xml:space="preserve">Finally </w:t>
      </w:r>
      <w:r w:rsidRPr="00D04346">
        <w:rPr>
          <w:rFonts w:ascii="Arial" w:hAnsi="Arial"/>
          <w:b/>
          <w:i w:val="0"/>
        </w:rPr>
        <w:t>:</w:t>
      </w:r>
    </w:p>
    <w:p w14:paraId="277F7EC4" w14:textId="77777777" w:rsidR="004C02EF" w:rsidRPr="00EF5EC8" w:rsidRDefault="004C02EF" w:rsidP="004C02EF">
      <w:pPr>
        <w:pStyle w:val="SyntaxDefinition"/>
      </w:pPr>
      <w:r w:rsidRPr="00612C55">
        <w:rPr>
          <w:rFonts w:ascii="Courier New" w:hAnsi="Courier New" w:cs="Courier New"/>
          <w:b/>
          <w:i w:val="0"/>
        </w:rPr>
        <w:t>finally</w:t>
      </w:r>
      <w:r w:rsidRPr="00EF5EC8">
        <w:t xml:space="preserve"> Block</w:t>
      </w:r>
    </w:p>
    <w:p w14:paraId="612EF7D9" w14:textId="77777777" w:rsidR="0015789C" w:rsidRPr="00EF5EC8" w:rsidRDefault="007E5BF2" w:rsidP="0015789C">
      <w:pPr>
        <w:pStyle w:val="SyntaxRule"/>
        <w:rPr>
          <w:ins w:id="6021" w:author="Rev 3 Allen Wirfs-Brock" w:date="2011-09-10T15:51:00Z"/>
        </w:rPr>
      </w:pPr>
      <w:ins w:id="6022" w:author="Rev 3 Allen Wirfs-Brock" w:date="2011-09-10T15:53:00Z">
        <w:r>
          <w:t>C</w:t>
        </w:r>
      </w:ins>
      <w:ins w:id="6023" w:author="Rev 3 Allen Wirfs-Brock" w:date="2011-09-10T15:51:00Z">
        <w:r w:rsidR="0015789C">
          <w:t>atchParameter</w:t>
        </w:r>
        <w:r w:rsidR="0015789C" w:rsidRPr="00EF5EC8">
          <w:t xml:space="preserve"> </w:t>
        </w:r>
        <w:r w:rsidR="0015789C" w:rsidRPr="00D04346">
          <w:rPr>
            <w:rFonts w:ascii="Arial" w:hAnsi="Arial"/>
            <w:b/>
            <w:i w:val="0"/>
          </w:rPr>
          <w:t>:</w:t>
        </w:r>
      </w:ins>
    </w:p>
    <w:p w14:paraId="61E72715" w14:textId="77777777" w:rsidR="0015789C" w:rsidRPr="00EF5EC8" w:rsidRDefault="007E5BF2" w:rsidP="0015789C">
      <w:pPr>
        <w:pStyle w:val="SyntaxDefinition"/>
        <w:rPr>
          <w:ins w:id="6024" w:author="Rev 3 Allen Wirfs-Brock" w:date="2011-09-10T15:51:00Z"/>
          <w:vertAlign w:val="subscript"/>
        </w:rPr>
      </w:pPr>
      <w:ins w:id="6025" w:author="Rev 3 Allen Wirfs-Brock" w:date="2011-09-10T15:52:00Z">
        <w:r w:rsidRPr="000349A1">
          <w:t>Binding</w:t>
        </w:r>
        <w:r w:rsidRPr="00EF5EC8">
          <w:t>Identifier</w:t>
        </w:r>
      </w:ins>
      <w:ins w:id="6026" w:author="Rev 3 Allen Wirfs-Brock" w:date="2011-09-10T15:51:00Z">
        <w:r w:rsidR="0015789C" w:rsidRPr="00EF5EC8">
          <w:rPr>
            <w:vertAlign w:val="subscript"/>
          </w:rPr>
          <w:br/>
        </w:r>
      </w:ins>
      <w:ins w:id="6027" w:author="Rev 3 Allen Wirfs-Brock" w:date="2011-09-10T15:53:00Z">
        <w:r>
          <w:t>BindingPattern</w:t>
        </w:r>
      </w:ins>
      <w:ins w:id="6028" w:author="Rev 3 Allen Wirfs-Brock" w:date="2011-09-10T15:51:00Z">
        <w:r w:rsidR="0015789C" w:rsidRPr="00EF5EC8">
          <w:t xml:space="preserve"> </w:t>
        </w:r>
      </w:ins>
    </w:p>
    <w:p w14:paraId="7BD33601" w14:textId="77777777" w:rsidR="004C02EF" w:rsidRDefault="004C02EF" w:rsidP="004C02EF">
      <w:r>
        <w:t xml:space="preserve">The </w:t>
      </w:r>
      <w:r>
        <w:rPr>
          <w:rFonts w:ascii="Courier New" w:hAnsi="Courier New"/>
          <w:b/>
        </w:rPr>
        <w:t xml:space="preserve">try </w:t>
      </w:r>
      <w:r>
        <w:t xml:space="preserve">statement encloses a block of code in which an exceptional condition can occur, such as a runtime error or a </w:t>
      </w:r>
      <w:r>
        <w:rPr>
          <w:rFonts w:ascii="Courier New" w:hAnsi="Courier New"/>
          <w:b/>
        </w:rPr>
        <w:t>throw</w:t>
      </w:r>
      <w:r>
        <w:t xml:space="preserve"> statement. The </w:t>
      </w:r>
      <w:r>
        <w:rPr>
          <w:rFonts w:ascii="Courier New" w:hAnsi="Courier New"/>
          <w:b/>
        </w:rPr>
        <w:t>catch</w:t>
      </w:r>
      <w:r>
        <w:t xml:space="preserve"> clause provides the exception-handling code. When a catch clause catches an exception, its </w:t>
      </w:r>
      <w:r w:rsidRPr="00EF5EC8">
        <w:rPr>
          <w:rFonts w:ascii="Times New Roman" w:hAnsi="Times New Roman"/>
          <w:i/>
        </w:rPr>
        <w:t>Identifier</w:t>
      </w:r>
      <w:r>
        <w:t xml:space="preserve"> is bound to that exception.</w:t>
      </w:r>
    </w:p>
    <w:p w14:paraId="70CBBB59" w14:textId="77777777" w:rsidR="004C02EF" w:rsidRPr="00F77FBE" w:rsidRDefault="004C02EF" w:rsidP="004C02EF">
      <w:pPr>
        <w:pStyle w:val="Syntax"/>
      </w:pPr>
      <w:r w:rsidRPr="00F77FBE">
        <w:t>Semantics</w:t>
      </w:r>
    </w:p>
    <w:p w14:paraId="52DF3041" w14:textId="77777777" w:rsidR="009A5AED" w:rsidRDefault="009A5AED" w:rsidP="009A5AED">
      <w:pPr>
        <w:jc w:val="left"/>
        <w:rPr>
          <w:ins w:id="6029" w:author="Rev 3 Allen Wirfs-Brock" w:date="2011-09-02T11:48:00Z"/>
        </w:rPr>
      </w:pPr>
      <w:ins w:id="6030" w:author="Rev 3 Allen Wirfs-Brock" w:date="2011-09-02T11:48:00Z">
        <w:r>
          <w:t>The VarDeclaredNames of the</w:t>
        </w:r>
        <w:r w:rsidRPr="006D7E13">
          <w:t xml:space="preserve"> </w:t>
        </w:r>
        <w:r>
          <w:t xml:space="preserve">production  </w:t>
        </w:r>
      </w:ins>
      <w:ins w:id="6031" w:author="Rev 3 Allen Wirfs-Brock" w:date="2011-09-02T11:49:00Z">
        <w:r w:rsidRPr="00EF5EC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EF5EC8">
          <w:rPr>
            <w:rFonts w:ascii="Times New Roman" w:hAnsi="Times New Roman"/>
            <w:i/>
          </w:rPr>
          <w:t>Block</w:t>
        </w:r>
        <w:r>
          <w:t xml:space="preserve"> </w:t>
        </w:r>
        <w:r w:rsidRPr="00EF5EC8">
          <w:rPr>
            <w:rFonts w:ascii="Times New Roman" w:hAnsi="Times New Roman"/>
            <w:i/>
          </w:rPr>
          <w:t>Catch</w:t>
        </w:r>
        <w:r>
          <w:t xml:space="preserve"> </w:t>
        </w:r>
      </w:ins>
      <w:ins w:id="6032" w:author="Rev 3 Allen Wirfs-Brock" w:date="2011-09-02T11:48:00Z">
        <w:r>
          <w:t>is determined as follows:</w:t>
        </w:r>
      </w:ins>
    </w:p>
    <w:p w14:paraId="574B0F3E" w14:textId="77777777" w:rsidR="009A5AED" w:rsidRDefault="009A5AED" w:rsidP="004464AD">
      <w:pPr>
        <w:pStyle w:val="Alg4"/>
        <w:numPr>
          <w:ilvl w:val="0"/>
          <w:numId w:val="520"/>
        </w:numPr>
        <w:spacing w:after="220"/>
        <w:contextualSpacing/>
        <w:rPr>
          <w:ins w:id="6033" w:author="Rev 3 Allen Wirfs-Brock" w:date="2011-09-02T11:48:00Z"/>
        </w:rPr>
      </w:pPr>
      <w:ins w:id="6034" w:author="Rev 3 Allen Wirfs-Brock" w:date="2011-09-02T11:48:00Z">
        <w:r>
          <w:t xml:space="preserve">Let </w:t>
        </w:r>
        <w:r>
          <w:rPr>
            <w:i/>
          </w:rPr>
          <w:t>names</w:t>
        </w:r>
        <w:r w:rsidRPr="00D465F1">
          <w:rPr>
            <w:i/>
          </w:rPr>
          <w:t xml:space="preserve"> </w:t>
        </w:r>
        <w:r>
          <w:t xml:space="preserve">be VarDeclaredNames of </w:t>
        </w:r>
      </w:ins>
      <w:ins w:id="6035" w:author="Rev 3 Allen Wirfs-Brock" w:date="2011-09-02T11:49:00Z">
        <w:r w:rsidR="004464AD" w:rsidRPr="00EF5EC8">
          <w:rPr>
            <w:i/>
          </w:rPr>
          <w:t>Block</w:t>
        </w:r>
      </w:ins>
      <w:ins w:id="6036" w:author="Rev 3 Allen Wirfs-Brock" w:date="2011-09-02T11:48:00Z">
        <w:r>
          <w:t>.</w:t>
        </w:r>
      </w:ins>
    </w:p>
    <w:p w14:paraId="7594B15C" w14:textId="77777777" w:rsidR="009A5AED" w:rsidRPr="006F2444" w:rsidRDefault="009A5AED" w:rsidP="004464AD">
      <w:pPr>
        <w:pStyle w:val="Alg4"/>
        <w:numPr>
          <w:ilvl w:val="0"/>
          <w:numId w:val="520"/>
        </w:numPr>
        <w:spacing w:after="220"/>
        <w:contextualSpacing/>
        <w:rPr>
          <w:ins w:id="6037" w:author="Rev 3 Allen Wirfs-Brock" w:date="2011-09-02T11:48:00Z"/>
          <w:rStyle w:val="bnf"/>
          <w:i w:val="0"/>
        </w:rPr>
      </w:pPr>
      <w:ins w:id="6038" w:author="Rev 3 Allen Wirfs-Brock" w:date="2011-09-02T11:48:00Z">
        <w:r>
          <w:t xml:space="preserve">Append to </w:t>
        </w:r>
        <w:r w:rsidRPr="00653F1B">
          <w:rPr>
            <w:i/>
          </w:rPr>
          <w:t>names</w:t>
        </w:r>
        <w:r>
          <w:t xml:space="preserve"> the elements of the VarDeclaredNames of </w:t>
        </w:r>
      </w:ins>
      <w:ins w:id="6039" w:author="Rev 3 Allen Wirfs-Brock" w:date="2011-09-02T11:49:00Z">
        <w:r w:rsidR="004464AD" w:rsidRPr="00EF5EC8">
          <w:rPr>
            <w:i/>
          </w:rPr>
          <w:t>Catch</w:t>
        </w:r>
      </w:ins>
      <w:ins w:id="6040" w:author="Rev 3 Allen Wirfs-Brock" w:date="2011-09-02T11:48:00Z">
        <w:r>
          <w:rPr>
            <w:rStyle w:val="bnf"/>
          </w:rPr>
          <w:t>.</w:t>
        </w:r>
      </w:ins>
    </w:p>
    <w:p w14:paraId="64650F94" w14:textId="77777777" w:rsidR="009A5AED" w:rsidRDefault="009A5AED" w:rsidP="004464AD">
      <w:pPr>
        <w:pStyle w:val="Alg4"/>
        <w:numPr>
          <w:ilvl w:val="0"/>
          <w:numId w:val="520"/>
        </w:numPr>
        <w:spacing w:after="220"/>
        <w:contextualSpacing/>
        <w:rPr>
          <w:ins w:id="6041" w:author="Rev 3 Allen Wirfs-Brock" w:date="2011-09-02T11:48:00Z"/>
        </w:rPr>
      </w:pPr>
      <w:ins w:id="6042" w:author="Rev 3 Allen Wirfs-Brock" w:date="2011-09-02T11:48:00Z">
        <w:r>
          <w:t xml:space="preserve">Return </w:t>
        </w:r>
        <w:r>
          <w:rPr>
            <w:rStyle w:val="bnf"/>
          </w:rPr>
          <w:t>names</w:t>
        </w:r>
        <w:r>
          <w:t>.</w:t>
        </w:r>
      </w:ins>
    </w:p>
    <w:p w14:paraId="14139608" w14:textId="77777777" w:rsidR="004C02EF" w:rsidRDefault="004C02EF" w:rsidP="004C02EF">
      <w:r>
        <w:t xml:space="preserve">The production </w:t>
      </w:r>
      <w:r w:rsidRPr="00EF5EC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EF5EC8">
        <w:rPr>
          <w:rFonts w:ascii="Times New Roman" w:hAnsi="Times New Roman"/>
          <w:i/>
        </w:rPr>
        <w:t>Block</w:t>
      </w:r>
      <w:r>
        <w:t xml:space="preserve"> </w:t>
      </w:r>
      <w:r w:rsidRPr="00EF5EC8">
        <w:rPr>
          <w:rFonts w:ascii="Times New Roman" w:hAnsi="Times New Roman"/>
          <w:i/>
        </w:rPr>
        <w:t>Catch</w:t>
      </w:r>
      <w:r>
        <w:t xml:space="preserve"> is evaluated as follows:</w:t>
      </w:r>
    </w:p>
    <w:p w14:paraId="4E6F6EA6" w14:textId="77777777" w:rsidR="004C02EF" w:rsidRPr="008F6B36" w:rsidRDefault="004C02EF" w:rsidP="004C02EF">
      <w:pPr>
        <w:pStyle w:val="Alg2"/>
        <w:numPr>
          <w:ilvl w:val="0"/>
          <w:numId w:val="140"/>
        </w:numPr>
      </w:pPr>
      <w:r w:rsidRPr="008F6B36">
        <w:t xml:space="preserve">Let </w:t>
      </w:r>
      <w:r w:rsidRPr="008F6B36">
        <w:rPr>
          <w:i/>
        </w:rPr>
        <w:t>B</w:t>
      </w:r>
      <w:r w:rsidRPr="008F6B36">
        <w:t xml:space="preserve"> be the result of evaluating </w:t>
      </w:r>
      <w:r w:rsidRPr="00EF5EC8">
        <w:rPr>
          <w:i/>
        </w:rPr>
        <w:t>Block</w:t>
      </w:r>
      <w:r w:rsidRPr="008F6B36">
        <w:t>.</w:t>
      </w:r>
    </w:p>
    <w:p w14:paraId="23F4A38F" w14:textId="77777777" w:rsidR="004C02EF" w:rsidRPr="008F6B36" w:rsidRDefault="004C02EF" w:rsidP="004C02EF">
      <w:pPr>
        <w:pStyle w:val="Alg2"/>
        <w:numPr>
          <w:ilvl w:val="0"/>
          <w:numId w:val="140"/>
        </w:numPr>
      </w:pPr>
      <w:r w:rsidRPr="008F6B36">
        <w:t xml:space="preserve">If </w:t>
      </w:r>
      <w:r w:rsidRPr="008F6B36">
        <w:rPr>
          <w:i/>
        </w:rPr>
        <w:t>B</w:t>
      </w:r>
      <w:r w:rsidRPr="008F6B36">
        <w:t xml:space="preserve">.type is not </w:t>
      </w:r>
      <w:r w:rsidRPr="008F6B36">
        <w:rPr>
          <w:rFonts w:ascii="Arial" w:hAnsi="Arial" w:cs="Arial"/>
        </w:rPr>
        <w:t>throw</w:t>
      </w:r>
      <w:r w:rsidRPr="008F6B36">
        <w:t xml:space="preserve">, return </w:t>
      </w:r>
      <w:r w:rsidRPr="008F6B36">
        <w:rPr>
          <w:i/>
        </w:rPr>
        <w:t>B</w:t>
      </w:r>
      <w:r w:rsidRPr="008F6B36">
        <w:t>.</w:t>
      </w:r>
    </w:p>
    <w:p w14:paraId="7B3362D6" w14:textId="77777777" w:rsidR="004C02EF" w:rsidRPr="008F6B36" w:rsidRDefault="004C02EF" w:rsidP="004C02EF">
      <w:pPr>
        <w:pStyle w:val="Alg2"/>
        <w:numPr>
          <w:ilvl w:val="0"/>
          <w:numId w:val="140"/>
        </w:numPr>
        <w:spacing w:after="220"/>
      </w:pPr>
      <w:r w:rsidRPr="008F6B36">
        <w:t xml:space="preserve">Return the result of evaluating </w:t>
      </w:r>
      <w:r w:rsidRPr="008F6B36">
        <w:rPr>
          <w:i/>
        </w:rPr>
        <w:t>Catch</w:t>
      </w:r>
      <w:r w:rsidRPr="008F6B36">
        <w:t xml:space="preserve"> with parameter </w:t>
      </w:r>
      <w:r w:rsidRPr="008F6B36">
        <w:rPr>
          <w:i/>
        </w:rPr>
        <w:t>B</w:t>
      </w:r>
      <w:r>
        <w:t>.value</w:t>
      </w:r>
      <w:r w:rsidRPr="008F6B36">
        <w:t>.</w:t>
      </w:r>
    </w:p>
    <w:p w14:paraId="7D63AD4A" w14:textId="77777777" w:rsidR="00A9797B" w:rsidRDefault="00A9797B" w:rsidP="00A9797B">
      <w:pPr>
        <w:jc w:val="left"/>
        <w:rPr>
          <w:ins w:id="6043" w:author="Rev 3 Allen Wirfs-Brock" w:date="2011-09-02T11:50:00Z"/>
        </w:rPr>
      </w:pPr>
      <w:ins w:id="6044" w:author="Rev 3 Allen Wirfs-Brock" w:date="2011-09-02T11:50:00Z">
        <w:r>
          <w:t>The VarDeclaredNames of the</w:t>
        </w:r>
        <w:r w:rsidRPr="006D7E13">
          <w:t xml:space="preserve"> </w:t>
        </w:r>
        <w:r>
          <w:t xml:space="preserve">production  </w:t>
        </w:r>
        <w:r w:rsidRPr="00EF5EC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EF5EC8">
          <w:rPr>
            <w:rFonts w:ascii="Times New Roman" w:hAnsi="Times New Roman"/>
            <w:i/>
          </w:rPr>
          <w:t>Block</w:t>
        </w:r>
        <w:r>
          <w:t xml:space="preserve"> </w:t>
        </w:r>
        <w:r w:rsidRPr="00241C98">
          <w:rPr>
            <w:rFonts w:ascii="Times New Roman" w:hAnsi="Times New Roman"/>
            <w:i/>
          </w:rPr>
          <w:t>Finally</w:t>
        </w:r>
        <w:r>
          <w:t xml:space="preserve"> is determined as follows:</w:t>
        </w:r>
      </w:ins>
    </w:p>
    <w:p w14:paraId="73FBF255" w14:textId="77777777" w:rsidR="00A9797B" w:rsidRDefault="00A9797B" w:rsidP="00A9797B">
      <w:pPr>
        <w:pStyle w:val="Alg4"/>
        <w:numPr>
          <w:ilvl w:val="0"/>
          <w:numId w:val="521"/>
        </w:numPr>
        <w:spacing w:after="220"/>
        <w:contextualSpacing/>
        <w:rPr>
          <w:ins w:id="6045" w:author="Rev 3 Allen Wirfs-Brock" w:date="2011-09-02T11:50:00Z"/>
        </w:rPr>
      </w:pPr>
      <w:ins w:id="6046" w:author="Rev 3 Allen Wirfs-Brock" w:date="2011-09-02T11:50:00Z">
        <w:r>
          <w:t xml:space="preserve">Let </w:t>
        </w:r>
        <w:r>
          <w:rPr>
            <w:i/>
          </w:rPr>
          <w:t>names</w:t>
        </w:r>
        <w:r w:rsidRPr="00D465F1">
          <w:rPr>
            <w:i/>
          </w:rPr>
          <w:t xml:space="preserve"> </w:t>
        </w:r>
        <w:r>
          <w:t xml:space="preserve">be VarDeclaredNames of </w:t>
        </w:r>
        <w:r w:rsidRPr="00EF5EC8">
          <w:rPr>
            <w:i/>
          </w:rPr>
          <w:t>Block</w:t>
        </w:r>
        <w:r>
          <w:t>.</w:t>
        </w:r>
      </w:ins>
    </w:p>
    <w:p w14:paraId="238C89DC" w14:textId="77777777" w:rsidR="00A9797B" w:rsidRPr="006F2444" w:rsidRDefault="00A9797B" w:rsidP="00A9797B">
      <w:pPr>
        <w:pStyle w:val="Alg4"/>
        <w:numPr>
          <w:ilvl w:val="0"/>
          <w:numId w:val="521"/>
        </w:numPr>
        <w:spacing w:after="220"/>
        <w:contextualSpacing/>
        <w:rPr>
          <w:ins w:id="6047" w:author="Rev 3 Allen Wirfs-Brock" w:date="2011-09-02T11:50:00Z"/>
          <w:rStyle w:val="bnf"/>
          <w:i w:val="0"/>
        </w:rPr>
      </w:pPr>
      <w:ins w:id="6048" w:author="Rev 3 Allen Wirfs-Brock" w:date="2011-09-02T11:50:00Z">
        <w:r>
          <w:t xml:space="preserve">Append to </w:t>
        </w:r>
        <w:r w:rsidRPr="00653F1B">
          <w:rPr>
            <w:i/>
          </w:rPr>
          <w:t>names</w:t>
        </w:r>
        <w:r>
          <w:t xml:space="preserve"> the elements of the VarDeclaredNames of </w:t>
        </w:r>
        <w:r w:rsidRPr="00241C98">
          <w:rPr>
            <w:i/>
          </w:rPr>
          <w:t>Finally</w:t>
        </w:r>
        <w:r>
          <w:rPr>
            <w:rStyle w:val="bnf"/>
          </w:rPr>
          <w:t>.</w:t>
        </w:r>
      </w:ins>
    </w:p>
    <w:p w14:paraId="619194D0" w14:textId="77777777" w:rsidR="00A9797B" w:rsidRDefault="00A9797B" w:rsidP="00A9797B">
      <w:pPr>
        <w:pStyle w:val="Alg4"/>
        <w:numPr>
          <w:ilvl w:val="0"/>
          <w:numId w:val="521"/>
        </w:numPr>
        <w:spacing w:after="220"/>
        <w:contextualSpacing/>
        <w:rPr>
          <w:ins w:id="6049" w:author="Rev 3 Allen Wirfs-Brock" w:date="2011-09-02T11:50:00Z"/>
        </w:rPr>
      </w:pPr>
      <w:ins w:id="6050" w:author="Rev 3 Allen Wirfs-Brock" w:date="2011-09-02T11:50:00Z">
        <w:r>
          <w:t xml:space="preserve">Return </w:t>
        </w:r>
        <w:r>
          <w:rPr>
            <w:rStyle w:val="bnf"/>
          </w:rPr>
          <w:t>names</w:t>
        </w:r>
        <w:r>
          <w:t>.</w:t>
        </w:r>
      </w:ins>
    </w:p>
    <w:p w14:paraId="2906CBE0" w14:textId="77777777" w:rsidR="004C02EF" w:rsidRDefault="004C02EF" w:rsidP="004C02EF">
      <w:r>
        <w:t xml:space="preserve">The production </w:t>
      </w:r>
      <w:r w:rsidRPr="00241C9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241C98">
        <w:rPr>
          <w:rFonts w:ascii="Times New Roman" w:hAnsi="Times New Roman"/>
          <w:i/>
        </w:rPr>
        <w:t>Block</w:t>
      </w:r>
      <w:r>
        <w:t xml:space="preserve"> </w:t>
      </w:r>
      <w:r w:rsidRPr="00241C98">
        <w:rPr>
          <w:rFonts w:ascii="Times New Roman" w:hAnsi="Times New Roman"/>
          <w:i/>
        </w:rPr>
        <w:t>Finally</w:t>
      </w:r>
      <w:r>
        <w:t xml:space="preserve"> is evaluated as follows:</w:t>
      </w:r>
    </w:p>
    <w:p w14:paraId="04C821D3" w14:textId="77777777" w:rsidR="004C02EF" w:rsidRPr="008F6B36" w:rsidRDefault="004C02EF" w:rsidP="004C02EF">
      <w:pPr>
        <w:pStyle w:val="Alg2"/>
        <w:numPr>
          <w:ilvl w:val="0"/>
          <w:numId w:val="141"/>
        </w:numPr>
      </w:pPr>
      <w:r w:rsidRPr="008F6B36">
        <w:t xml:space="preserve">Let </w:t>
      </w:r>
      <w:r w:rsidRPr="008F6B36">
        <w:rPr>
          <w:i/>
        </w:rPr>
        <w:t>B</w:t>
      </w:r>
      <w:r w:rsidRPr="008F6B36">
        <w:t xml:space="preserve"> be the result of evaluating </w:t>
      </w:r>
      <w:r w:rsidRPr="00241C98">
        <w:rPr>
          <w:i/>
        </w:rPr>
        <w:t>Block</w:t>
      </w:r>
      <w:r w:rsidRPr="008F6B36">
        <w:t>.</w:t>
      </w:r>
    </w:p>
    <w:p w14:paraId="0CC66024" w14:textId="77777777" w:rsidR="004C02EF" w:rsidRPr="008F6B36" w:rsidRDefault="004C02EF" w:rsidP="004C02EF">
      <w:pPr>
        <w:pStyle w:val="Alg2"/>
        <w:numPr>
          <w:ilvl w:val="0"/>
          <w:numId w:val="141"/>
        </w:numPr>
      </w:pPr>
      <w:r w:rsidRPr="008F6B36">
        <w:t xml:space="preserve">Let </w:t>
      </w:r>
      <w:r w:rsidRPr="008F6B36">
        <w:rPr>
          <w:i/>
        </w:rPr>
        <w:t>F</w:t>
      </w:r>
      <w:r w:rsidRPr="008F6B36">
        <w:t xml:space="preserve"> be the result of evaluating </w:t>
      </w:r>
      <w:r w:rsidRPr="008F6B36">
        <w:rPr>
          <w:i/>
        </w:rPr>
        <w:t>Finally</w:t>
      </w:r>
      <w:r w:rsidRPr="008F6B36">
        <w:t>.</w:t>
      </w:r>
    </w:p>
    <w:p w14:paraId="3162F94E" w14:textId="77777777" w:rsidR="004C02EF" w:rsidRPr="008F6B36" w:rsidRDefault="004C02EF" w:rsidP="004C02EF">
      <w:pPr>
        <w:pStyle w:val="Alg2"/>
        <w:numPr>
          <w:ilvl w:val="0"/>
          <w:numId w:val="141"/>
        </w:numPr>
      </w:pPr>
      <w:r w:rsidRPr="008F6B36">
        <w:t xml:space="preserve">If </w:t>
      </w:r>
      <w:r w:rsidRPr="008F6B36">
        <w:rPr>
          <w:i/>
        </w:rPr>
        <w:t>F</w:t>
      </w:r>
      <w:r w:rsidRPr="008F6B36">
        <w:t xml:space="preserve">.type is </w:t>
      </w:r>
      <w:r w:rsidRPr="008F6B36">
        <w:rPr>
          <w:rFonts w:ascii="Arial" w:hAnsi="Arial" w:cs="Arial"/>
        </w:rPr>
        <w:t>normal</w:t>
      </w:r>
      <w:r w:rsidRPr="008F6B36">
        <w:t xml:space="preserve">, return </w:t>
      </w:r>
      <w:r w:rsidRPr="008F6B36">
        <w:rPr>
          <w:i/>
        </w:rPr>
        <w:t>B</w:t>
      </w:r>
      <w:r w:rsidRPr="008F6B36">
        <w:t>.</w:t>
      </w:r>
    </w:p>
    <w:p w14:paraId="3D02EFF7" w14:textId="77777777" w:rsidR="004C02EF" w:rsidRPr="008F6B36" w:rsidRDefault="004C02EF" w:rsidP="004C02EF">
      <w:pPr>
        <w:pStyle w:val="Alg2"/>
        <w:numPr>
          <w:ilvl w:val="0"/>
          <w:numId w:val="141"/>
        </w:numPr>
        <w:spacing w:after="220"/>
      </w:pPr>
      <w:r w:rsidRPr="008F6B36">
        <w:t xml:space="preserve">Return </w:t>
      </w:r>
      <w:r w:rsidRPr="008F6B36">
        <w:rPr>
          <w:i/>
        </w:rPr>
        <w:t>F</w:t>
      </w:r>
      <w:r w:rsidRPr="008F6B36">
        <w:t>.</w:t>
      </w:r>
    </w:p>
    <w:p w14:paraId="34BCAD46" w14:textId="77777777" w:rsidR="007D7ED1" w:rsidRDefault="007D7ED1" w:rsidP="007D7ED1">
      <w:pPr>
        <w:jc w:val="left"/>
        <w:rPr>
          <w:ins w:id="6051" w:author="Rev 3 Allen Wirfs-Brock" w:date="2011-09-02T11:51:00Z"/>
        </w:rPr>
      </w:pPr>
      <w:ins w:id="6052" w:author="Rev 3 Allen Wirfs-Brock" w:date="2011-09-02T11:51:00Z">
        <w:r>
          <w:t>The VarDeclaredNames of the</w:t>
        </w:r>
        <w:r w:rsidRPr="006D7E13">
          <w:t xml:space="preserve"> </w:t>
        </w:r>
        <w:r>
          <w:t xml:space="preserve">production  </w:t>
        </w:r>
        <w:r w:rsidRPr="00EF5EC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EF5EC8">
          <w:rPr>
            <w:rFonts w:ascii="Times New Roman" w:hAnsi="Times New Roman"/>
            <w:i/>
          </w:rPr>
          <w:t>Block</w:t>
        </w:r>
        <w:r>
          <w:t xml:space="preserve"> </w:t>
        </w:r>
        <w:r w:rsidRPr="00EF5EC8">
          <w:rPr>
            <w:rFonts w:ascii="Times New Roman" w:hAnsi="Times New Roman"/>
            <w:i/>
          </w:rPr>
          <w:t>Catch</w:t>
        </w:r>
        <w:r>
          <w:t xml:space="preserve"> </w:t>
        </w:r>
        <w:r w:rsidRPr="00241C98">
          <w:rPr>
            <w:rFonts w:ascii="Times New Roman" w:hAnsi="Times New Roman"/>
            <w:i/>
          </w:rPr>
          <w:t>Finally</w:t>
        </w:r>
        <w:r>
          <w:t xml:space="preserve"> is determined as follows:</w:t>
        </w:r>
      </w:ins>
    </w:p>
    <w:p w14:paraId="45502867" w14:textId="77777777" w:rsidR="007D7ED1" w:rsidRDefault="007D7ED1" w:rsidP="007D7ED1">
      <w:pPr>
        <w:pStyle w:val="Alg4"/>
        <w:numPr>
          <w:ilvl w:val="0"/>
          <w:numId w:val="522"/>
        </w:numPr>
        <w:spacing w:after="220"/>
        <w:contextualSpacing/>
        <w:rPr>
          <w:ins w:id="6053" w:author="Rev 3 Allen Wirfs-Brock" w:date="2011-09-02T11:51:00Z"/>
        </w:rPr>
      </w:pPr>
      <w:ins w:id="6054" w:author="Rev 3 Allen Wirfs-Brock" w:date="2011-09-02T11:51:00Z">
        <w:r>
          <w:t xml:space="preserve">Let </w:t>
        </w:r>
        <w:r>
          <w:rPr>
            <w:i/>
          </w:rPr>
          <w:t>names</w:t>
        </w:r>
        <w:r w:rsidRPr="00D465F1">
          <w:rPr>
            <w:i/>
          </w:rPr>
          <w:t xml:space="preserve"> </w:t>
        </w:r>
        <w:r>
          <w:t xml:space="preserve">be VarDeclaredNames of </w:t>
        </w:r>
        <w:r w:rsidRPr="00EF5EC8">
          <w:rPr>
            <w:i/>
          </w:rPr>
          <w:t>Block</w:t>
        </w:r>
        <w:r>
          <w:t>.</w:t>
        </w:r>
      </w:ins>
    </w:p>
    <w:p w14:paraId="2F2AC652" w14:textId="77777777" w:rsidR="007D7ED1" w:rsidRPr="006F2444" w:rsidRDefault="007D7ED1" w:rsidP="007D7ED1">
      <w:pPr>
        <w:pStyle w:val="Alg4"/>
        <w:numPr>
          <w:ilvl w:val="0"/>
          <w:numId w:val="522"/>
        </w:numPr>
        <w:spacing w:after="220"/>
        <w:contextualSpacing/>
        <w:rPr>
          <w:ins w:id="6055" w:author="Rev 3 Allen Wirfs-Brock" w:date="2011-09-02T11:51:00Z"/>
          <w:rStyle w:val="bnf"/>
          <w:i w:val="0"/>
        </w:rPr>
      </w:pPr>
      <w:ins w:id="6056" w:author="Rev 3 Allen Wirfs-Brock" w:date="2011-09-02T11:51:00Z">
        <w:r>
          <w:t xml:space="preserve">Append to </w:t>
        </w:r>
        <w:r w:rsidRPr="00653F1B">
          <w:rPr>
            <w:i/>
          </w:rPr>
          <w:t>names</w:t>
        </w:r>
        <w:r>
          <w:t xml:space="preserve"> the elements of the VarDeclaredNames of </w:t>
        </w:r>
        <w:r w:rsidRPr="00EF5EC8">
          <w:rPr>
            <w:i/>
          </w:rPr>
          <w:t>Catch</w:t>
        </w:r>
        <w:r>
          <w:rPr>
            <w:rStyle w:val="bnf"/>
          </w:rPr>
          <w:t>.</w:t>
        </w:r>
      </w:ins>
    </w:p>
    <w:p w14:paraId="1706F588" w14:textId="77777777" w:rsidR="007D7ED1" w:rsidRPr="006F2444" w:rsidRDefault="007D7ED1" w:rsidP="007D7ED1">
      <w:pPr>
        <w:pStyle w:val="Alg4"/>
        <w:numPr>
          <w:ilvl w:val="0"/>
          <w:numId w:val="522"/>
        </w:numPr>
        <w:spacing w:after="220"/>
        <w:contextualSpacing/>
        <w:rPr>
          <w:ins w:id="6057" w:author="Rev 3 Allen Wirfs-Brock" w:date="2011-09-02T11:52:00Z"/>
          <w:rStyle w:val="bnf"/>
          <w:i w:val="0"/>
        </w:rPr>
      </w:pPr>
      <w:ins w:id="6058" w:author="Rev 3 Allen Wirfs-Brock" w:date="2011-09-02T11:52:00Z">
        <w:r>
          <w:t xml:space="preserve">Append to </w:t>
        </w:r>
        <w:r w:rsidRPr="00653F1B">
          <w:rPr>
            <w:i/>
          </w:rPr>
          <w:t>names</w:t>
        </w:r>
        <w:r>
          <w:t xml:space="preserve"> the elements of the VarDeclaredNames of </w:t>
        </w:r>
        <w:r w:rsidRPr="00241C98">
          <w:rPr>
            <w:i/>
          </w:rPr>
          <w:t>Finally</w:t>
        </w:r>
        <w:r>
          <w:rPr>
            <w:rStyle w:val="bnf"/>
          </w:rPr>
          <w:t>.</w:t>
        </w:r>
      </w:ins>
    </w:p>
    <w:p w14:paraId="01062FA9" w14:textId="77777777" w:rsidR="007D7ED1" w:rsidRDefault="007D7ED1" w:rsidP="007D7ED1">
      <w:pPr>
        <w:pStyle w:val="Alg4"/>
        <w:numPr>
          <w:ilvl w:val="0"/>
          <w:numId w:val="522"/>
        </w:numPr>
        <w:spacing w:after="220"/>
        <w:contextualSpacing/>
        <w:rPr>
          <w:ins w:id="6059" w:author="Rev 3 Allen Wirfs-Brock" w:date="2011-09-02T11:51:00Z"/>
        </w:rPr>
      </w:pPr>
      <w:ins w:id="6060" w:author="Rev 3 Allen Wirfs-Brock" w:date="2011-09-02T11:51:00Z">
        <w:r>
          <w:t xml:space="preserve">Return </w:t>
        </w:r>
        <w:r>
          <w:rPr>
            <w:rStyle w:val="bnf"/>
          </w:rPr>
          <w:t>names</w:t>
        </w:r>
        <w:r>
          <w:t>.</w:t>
        </w:r>
      </w:ins>
    </w:p>
    <w:p w14:paraId="655F2449" w14:textId="77777777" w:rsidR="004C02EF" w:rsidRDefault="004C02EF" w:rsidP="004C02EF">
      <w:r>
        <w:t xml:space="preserve">The production </w:t>
      </w:r>
      <w:r w:rsidRPr="00241C98">
        <w:rPr>
          <w:rFonts w:ascii="Times New Roman" w:hAnsi="Times New Roman"/>
          <w:i/>
        </w:rPr>
        <w:t>TryStatement</w:t>
      </w:r>
      <w:r>
        <w:t xml:space="preserve"> </w:t>
      </w:r>
      <w:r>
        <w:rPr>
          <w:b/>
        </w:rPr>
        <w:t>:</w:t>
      </w:r>
      <w:r>
        <w:t xml:space="preserve"> </w:t>
      </w:r>
      <w:r>
        <w:rPr>
          <w:rFonts w:ascii="Courier New" w:hAnsi="Courier New"/>
          <w:b/>
        </w:rPr>
        <w:t>try</w:t>
      </w:r>
      <w:r>
        <w:t xml:space="preserve"> </w:t>
      </w:r>
      <w:r w:rsidRPr="00241C98">
        <w:rPr>
          <w:rFonts w:ascii="Times New Roman" w:hAnsi="Times New Roman"/>
          <w:i/>
        </w:rPr>
        <w:t>Block</w:t>
      </w:r>
      <w:r>
        <w:t xml:space="preserve"> </w:t>
      </w:r>
      <w:r w:rsidRPr="00241C98">
        <w:rPr>
          <w:rFonts w:ascii="Times New Roman" w:hAnsi="Times New Roman"/>
          <w:i/>
        </w:rPr>
        <w:t>Catch</w:t>
      </w:r>
      <w:r>
        <w:t xml:space="preserve"> </w:t>
      </w:r>
      <w:r w:rsidRPr="00241C98">
        <w:rPr>
          <w:rFonts w:ascii="Times New Roman" w:hAnsi="Times New Roman"/>
          <w:i/>
        </w:rPr>
        <w:t>Finally</w:t>
      </w:r>
      <w:r>
        <w:t xml:space="preserve"> is evaluated as follows:</w:t>
      </w:r>
    </w:p>
    <w:p w14:paraId="0DFFDFB6" w14:textId="77777777" w:rsidR="004C02EF" w:rsidRPr="008F6B36" w:rsidRDefault="004C02EF" w:rsidP="004C02EF">
      <w:pPr>
        <w:pStyle w:val="Alg2"/>
        <w:numPr>
          <w:ilvl w:val="0"/>
          <w:numId w:val="142"/>
        </w:numPr>
      </w:pPr>
      <w:r w:rsidRPr="008F6B36">
        <w:t xml:space="preserve">Let </w:t>
      </w:r>
      <w:r w:rsidRPr="008F6B36">
        <w:rPr>
          <w:i/>
        </w:rPr>
        <w:t>B</w:t>
      </w:r>
      <w:r w:rsidRPr="008F6B36">
        <w:t xml:space="preserve"> be the result of evaluating </w:t>
      </w:r>
      <w:r w:rsidRPr="008F6B36">
        <w:rPr>
          <w:i/>
        </w:rPr>
        <w:t>Block</w:t>
      </w:r>
      <w:r w:rsidRPr="008F6B36">
        <w:t>.</w:t>
      </w:r>
    </w:p>
    <w:p w14:paraId="2C360A3B" w14:textId="77777777" w:rsidR="004C02EF" w:rsidRPr="008F6B36" w:rsidRDefault="004C02EF" w:rsidP="004C02EF">
      <w:pPr>
        <w:pStyle w:val="Alg2"/>
        <w:numPr>
          <w:ilvl w:val="0"/>
          <w:numId w:val="142"/>
        </w:numPr>
      </w:pPr>
      <w:r w:rsidRPr="008F6B36">
        <w:t xml:space="preserve">If </w:t>
      </w:r>
      <w:r w:rsidRPr="008F6B36">
        <w:rPr>
          <w:i/>
        </w:rPr>
        <w:t>B</w:t>
      </w:r>
      <w:r w:rsidRPr="008F6B36">
        <w:t xml:space="preserve">.type is </w:t>
      </w:r>
      <w:r w:rsidRPr="008F6B36">
        <w:rPr>
          <w:rFonts w:ascii="Arial" w:hAnsi="Arial" w:cs="Arial"/>
        </w:rPr>
        <w:t>throw</w:t>
      </w:r>
      <w:r w:rsidRPr="008F6B36">
        <w:t>, then</w:t>
      </w:r>
    </w:p>
    <w:p w14:paraId="30334D5B" w14:textId="77777777" w:rsidR="004C02EF" w:rsidRPr="008F6B36" w:rsidRDefault="004C02EF" w:rsidP="004C02EF">
      <w:pPr>
        <w:pStyle w:val="Alg2"/>
        <w:numPr>
          <w:ilvl w:val="1"/>
          <w:numId w:val="142"/>
        </w:numPr>
      </w:pPr>
      <w:r w:rsidRPr="008F6B36">
        <w:t xml:space="preserve">Let </w:t>
      </w:r>
      <w:r w:rsidRPr="008F6B36">
        <w:rPr>
          <w:i/>
        </w:rPr>
        <w:t>C</w:t>
      </w:r>
      <w:r w:rsidRPr="008F6B36">
        <w:t xml:space="preserve"> be the result of evaluating </w:t>
      </w:r>
      <w:r w:rsidRPr="008F6B36">
        <w:rPr>
          <w:i/>
        </w:rPr>
        <w:t>Catch</w:t>
      </w:r>
      <w:r w:rsidRPr="008F6B36">
        <w:t xml:space="preserve"> with parameter </w:t>
      </w:r>
      <w:r w:rsidRPr="008F6B36">
        <w:rPr>
          <w:i/>
        </w:rPr>
        <w:t>B</w:t>
      </w:r>
      <w:r>
        <w:t>.value</w:t>
      </w:r>
      <w:r w:rsidRPr="008F6B36">
        <w:t>.</w:t>
      </w:r>
    </w:p>
    <w:p w14:paraId="3B2B6052" w14:textId="77777777" w:rsidR="004C02EF" w:rsidRPr="008F6B36" w:rsidRDefault="004C02EF" w:rsidP="004C02EF">
      <w:pPr>
        <w:pStyle w:val="Alg2"/>
        <w:numPr>
          <w:ilvl w:val="0"/>
          <w:numId w:val="142"/>
        </w:numPr>
      </w:pPr>
      <w:r w:rsidRPr="008F6B36">
        <w:t xml:space="preserve">Else, </w:t>
      </w:r>
      <w:r w:rsidRPr="008F6B36">
        <w:rPr>
          <w:i/>
        </w:rPr>
        <w:t>B</w:t>
      </w:r>
      <w:r w:rsidRPr="008F6B36">
        <w:t xml:space="preserve">.type is not </w:t>
      </w:r>
      <w:r w:rsidRPr="008F6B36">
        <w:rPr>
          <w:rFonts w:ascii="Arial" w:hAnsi="Arial" w:cs="Arial"/>
        </w:rPr>
        <w:t>throw</w:t>
      </w:r>
      <w:r w:rsidRPr="008F6B36">
        <w:rPr>
          <w:b/>
        </w:rPr>
        <w:t>,</w:t>
      </w:r>
    </w:p>
    <w:p w14:paraId="0A1AEF7A" w14:textId="77777777" w:rsidR="004C02EF" w:rsidRPr="008F6B36" w:rsidRDefault="004C02EF" w:rsidP="004C02EF">
      <w:pPr>
        <w:pStyle w:val="Alg2"/>
        <w:numPr>
          <w:ilvl w:val="1"/>
          <w:numId w:val="142"/>
        </w:numPr>
      </w:pPr>
      <w:r w:rsidRPr="008F6B36">
        <w:t xml:space="preserve">Let </w:t>
      </w:r>
      <w:r w:rsidRPr="008F6B36">
        <w:rPr>
          <w:i/>
        </w:rPr>
        <w:t>C</w:t>
      </w:r>
      <w:r w:rsidRPr="008F6B36">
        <w:t xml:space="preserve"> be</w:t>
      </w:r>
      <w:r w:rsidRPr="008F6B36">
        <w:rPr>
          <w:i/>
        </w:rPr>
        <w:t xml:space="preserve"> B</w:t>
      </w:r>
      <w:r w:rsidRPr="008F6B36">
        <w:t>.</w:t>
      </w:r>
    </w:p>
    <w:p w14:paraId="4661CBF3" w14:textId="77777777" w:rsidR="004C02EF" w:rsidRPr="008F6B36" w:rsidRDefault="004C02EF" w:rsidP="004C02EF">
      <w:pPr>
        <w:pStyle w:val="Alg2"/>
        <w:numPr>
          <w:ilvl w:val="0"/>
          <w:numId w:val="142"/>
        </w:numPr>
      </w:pPr>
      <w:r w:rsidRPr="008F6B36">
        <w:t xml:space="preserve">Let </w:t>
      </w:r>
      <w:r w:rsidRPr="008F6B36">
        <w:rPr>
          <w:i/>
        </w:rPr>
        <w:t>F</w:t>
      </w:r>
      <w:r w:rsidRPr="008F6B36">
        <w:t xml:space="preserve"> be the result of evaluating </w:t>
      </w:r>
      <w:r w:rsidRPr="008F6B36">
        <w:rPr>
          <w:i/>
        </w:rPr>
        <w:t>Finally</w:t>
      </w:r>
      <w:r w:rsidRPr="008F6B36">
        <w:t>.</w:t>
      </w:r>
    </w:p>
    <w:p w14:paraId="30D9FEB2" w14:textId="77777777" w:rsidR="004C02EF" w:rsidRPr="008F6B36" w:rsidRDefault="004C02EF" w:rsidP="004C02EF">
      <w:pPr>
        <w:pStyle w:val="Alg2"/>
        <w:numPr>
          <w:ilvl w:val="0"/>
          <w:numId w:val="142"/>
        </w:numPr>
      </w:pPr>
      <w:r w:rsidRPr="008F6B36">
        <w:t xml:space="preserve">If </w:t>
      </w:r>
      <w:r w:rsidRPr="008F6B36">
        <w:rPr>
          <w:i/>
        </w:rPr>
        <w:t>F</w:t>
      </w:r>
      <w:r w:rsidRPr="008F6B36">
        <w:t xml:space="preserve">.type is </w:t>
      </w:r>
      <w:r w:rsidRPr="008F6B36">
        <w:rPr>
          <w:rFonts w:ascii="Arial" w:hAnsi="Arial" w:cs="Arial"/>
        </w:rPr>
        <w:t>normal</w:t>
      </w:r>
      <w:r w:rsidRPr="008F6B36">
        <w:t xml:space="preserve">, return </w:t>
      </w:r>
      <w:r w:rsidRPr="008F6B36">
        <w:rPr>
          <w:i/>
        </w:rPr>
        <w:t>C</w:t>
      </w:r>
      <w:r w:rsidRPr="008F6B36">
        <w:t>.</w:t>
      </w:r>
    </w:p>
    <w:p w14:paraId="360CCF34" w14:textId="77777777" w:rsidR="004C02EF" w:rsidRPr="008F6B36" w:rsidRDefault="004C02EF" w:rsidP="004C02EF">
      <w:pPr>
        <w:pStyle w:val="Alg2"/>
        <w:numPr>
          <w:ilvl w:val="0"/>
          <w:numId w:val="142"/>
        </w:numPr>
        <w:spacing w:after="220"/>
      </w:pPr>
      <w:r w:rsidRPr="008F6B36">
        <w:t xml:space="preserve">Return </w:t>
      </w:r>
      <w:r w:rsidRPr="008F6B36">
        <w:rPr>
          <w:i/>
        </w:rPr>
        <w:t>F</w:t>
      </w:r>
      <w:r w:rsidRPr="008F6B36">
        <w:t>.</w:t>
      </w:r>
    </w:p>
    <w:p w14:paraId="2475BDE2" w14:textId="77777777" w:rsidR="00633E07" w:rsidRDefault="00633E07" w:rsidP="00633E07">
      <w:pPr>
        <w:jc w:val="left"/>
        <w:rPr>
          <w:ins w:id="6061" w:author="Rev 3 Allen Wirfs-Brock" w:date="2011-09-02T11:53:00Z"/>
        </w:rPr>
      </w:pPr>
      <w:ins w:id="6062" w:author="Rev 3 Allen Wirfs-Brock" w:date="2011-09-02T11:53:00Z">
        <w:r>
          <w:t>The VarDeclaredNames of the</w:t>
        </w:r>
        <w:r w:rsidRPr="006D7E13">
          <w:t xml:space="preserve"> </w:t>
        </w:r>
        <w:r>
          <w:t xml:space="preserve">production  </w:t>
        </w:r>
        <w:r w:rsidRPr="00241C98">
          <w:rPr>
            <w:rFonts w:ascii="Times New Roman" w:hAnsi="Times New Roman"/>
            <w:i/>
          </w:rPr>
          <w:t>Catch</w:t>
        </w:r>
        <w:r>
          <w:t xml:space="preserve"> </w:t>
        </w:r>
        <w:r>
          <w:rPr>
            <w:b/>
          </w:rPr>
          <w:t>:</w:t>
        </w:r>
        <w:r>
          <w:t xml:space="preserve"> </w:t>
        </w:r>
        <w:r>
          <w:rPr>
            <w:rFonts w:ascii="Courier New" w:hAnsi="Courier New"/>
            <w:b/>
          </w:rPr>
          <w:t>catch</w:t>
        </w:r>
        <w:r>
          <w:t xml:space="preserve"> </w:t>
        </w:r>
        <w:r>
          <w:rPr>
            <w:rFonts w:ascii="Courier New" w:hAnsi="Courier New"/>
            <w:b/>
          </w:rPr>
          <w:t>(</w:t>
        </w:r>
      </w:ins>
      <w:ins w:id="6063" w:author="Rev 3 Allen Wirfs-Brock" w:date="2011-09-09T14:00:00Z">
        <w:r w:rsidR="000349A1">
          <w:rPr>
            <w:rFonts w:ascii="Courier New" w:hAnsi="Courier New"/>
            <w:b/>
          </w:rPr>
          <w:t xml:space="preserve"> </w:t>
        </w:r>
      </w:ins>
      <w:ins w:id="6064" w:author="Rev 3 Allen Wirfs-Brock" w:date="2011-09-10T15:54:00Z">
        <w:r w:rsidR="007E5BF2">
          <w:rPr>
            <w:rFonts w:ascii="Times New Roman" w:hAnsi="Times New Roman"/>
            <w:i/>
          </w:rPr>
          <w:t>CatchParameter</w:t>
        </w:r>
      </w:ins>
      <w:ins w:id="6065" w:author="Rev 3 Allen Wirfs-Brock" w:date="2011-09-02T11:53:00Z">
        <w:r w:rsidRPr="00C226F6">
          <w:rPr>
            <w:rFonts w:ascii="Courier New" w:hAnsi="Courier New" w:cs="Courier New"/>
          </w:rPr>
          <w:t xml:space="preserve"> </w:t>
        </w:r>
        <w:r>
          <w:rPr>
            <w:rFonts w:ascii="Courier New" w:hAnsi="Courier New"/>
            <w:b/>
          </w:rPr>
          <w:t>)</w:t>
        </w:r>
        <w:r>
          <w:t xml:space="preserve"> </w:t>
        </w:r>
        <w:r w:rsidRPr="00241C98">
          <w:rPr>
            <w:rFonts w:ascii="Times New Roman" w:hAnsi="Times New Roman"/>
            <w:i/>
          </w:rPr>
          <w:t>Block</w:t>
        </w:r>
        <w:r>
          <w:t xml:space="preserve"> is determined as follows:</w:t>
        </w:r>
      </w:ins>
    </w:p>
    <w:p w14:paraId="54023F39" w14:textId="77777777" w:rsidR="00633E07" w:rsidRDefault="00633E07" w:rsidP="00633E07">
      <w:pPr>
        <w:pStyle w:val="Alg4"/>
        <w:numPr>
          <w:ilvl w:val="0"/>
          <w:numId w:val="523"/>
        </w:numPr>
        <w:spacing w:after="220"/>
        <w:contextualSpacing/>
        <w:rPr>
          <w:ins w:id="6066" w:author="Rev 3 Allen Wirfs-Brock" w:date="2011-09-02T11:53:00Z"/>
        </w:rPr>
      </w:pPr>
      <w:ins w:id="6067" w:author="Rev 3 Allen Wirfs-Brock" w:date="2011-09-02T11:53:00Z">
        <w:r>
          <w:t xml:space="preserve">Return the VarDeclaredNames of </w:t>
        </w:r>
        <w:r w:rsidRPr="00241C98">
          <w:rPr>
            <w:i/>
          </w:rPr>
          <w:t>Block</w:t>
        </w:r>
        <w:r>
          <w:t>.</w:t>
        </w:r>
      </w:ins>
    </w:p>
    <w:p w14:paraId="7540496B" w14:textId="77777777" w:rsidR="003E4C8B" w:rsidRDefault="003E4C8B" w:rsidP="003E4C8B">
      <w:pPr>
        <w:rPr>
          <w:ins w:id="6068" w:author="Rev 3 Allen Wirfs-Brock" w:date="2011-09-09T13:46:00Z"/>
        </w:rPr>
      </w:pPr>
      <w:ins w:id="6069" w:author="Rev 3 Allen Wirfs-Brock" w:date="2011-09-09T13:46:00Z">
        <w:r>
          <w:t xml:space="preserve">The static semantics of the production </w:t>
        </w:r>
      </w:ins>
      <w:ins w:id="6070" w:author="Rev 3 Allen Wirfs-Brock" w:date="2011-09-09T13:48:00Z">
        <w:r w:rsidR="000103D2" w:rsidRPr="00241C98">
          <w:rPr>
            <w:rFonts w:ascii="Times New Roman" w:hAnsi="Times New Roman"/>
            <w:i/>
          </w:rPr>
          <w:t>Catch</w:t>
        </w:r>
        <w:r w:rsidR="000103D2">
          <w:t xml:space="preserve"> </w:t>
        </w:r>
        <w:r w:rsidR="000103D2">
          <w:rPr>
            <w:b/>
          </w:rPr>
          <w:t>:</w:t>
        </w:r>
        <w:r w:rsidR="000103D2">
          <w:t xml:space="preserve"> </w:t>
        </w:r>
        <w:r w:rsidR="000103D2">
          <w:rPr>
            <w:rFonts w:ascii="Courier New" w:hAnsi="Courier New"/>
            <w:b/>
          </w:rPr>
          <w:t>catch</w:t>
        </w:r>
        <w:r w:rsidR="000103D2">
          <w:t xml:space="preserve"> </w:t>
        </w:r>
        <w:r w:rsidR="000103D2">
          <w:rPr>
            <w:rFonts w:ascii="Courier New" w:hAnsi="Courier New"/>
            <w:b/>
          </w:rPr>
          <w:t>(</w:t>
        </w:r>
      </w:ins>
      <w:ins w:id="6071" w:author="Rev 3 Allen Wirfs-Brock" w:date="2011-09-10T15:54:00Z">
        <w:r w:rsidR="00ED23EC">
          <w:rPr>
            <w:rFonts w:ascii="Courier New" w:hAnsi="Courier New"/>
            <w:b/>
          </w:rPr>
          <w:t xml:space="preserve"> </w:t>
        </w:r>
        <w:r w:rsidR="00ED23EC">
          <w:rPr>
            <w:rFonts w:ascii="Times New Roman" w:hAnsi="Times New Roman"/>
            <w:i/>
          </w:rPr>
          <w:t xml:space="preserve">CatchParameter </w:t>
        </w:r>
      </w:ins>
      <w:ins w:id="6072" w:author="Rev 3 Allen Wirfs-Brock" w:date="2011-09-09T13:48:00Z">
        <w:r w:rsidR="000103D2">
          <w:rPr>
            <w:rFonts w:ascii="Courier New" w:hAnsi="Courier New"/>
            <w:b/>
          </w:rPr>
          <w:t>)</w:t>
        </w:r>
        <w:r w:rsidR="000103D2">
          <w:t xml:space="preserve"> </w:t>
        </w:r>
        <w:r w:rsidR="000103D2" w:rsidRPr="00241C98">
          <w:rPr>
            <w:rFonts w:ascii="Times New Roman" w:hAnsi="Times New Roman"/>
            <w:i/>
          </w:rPr>
          <w:t>Block</w:t>
        </w:r>
      </w:ins>
      <w:ins w:id="6073" w:author="Rev 3 Allen Wirfs-Brock" w:date="2011-09-09T13:46:00Z">
        <w:r>
          <w:rPr>
            <w:rStyle w:val="bnf"/>
          </w:rPr>
          <w:t xml:space="preserve"> </w:t>
        </w:r>
        <w:r>
          <w:t xml:space="preserve"> are:</w:t>
        </w:r>
      </w:ins>
    </w:p>
    <w:p w14:paraId="3E4D744C" w14:textId="77777777" w:rsidR="003E4C8B" w:rsidRDefault="000349A1" w:rsidP="003E4C8B">
      <w:pPr>
        <w:numPr>
          <w:ilvl w:val="0"/>
          <w:numId w:val="411"/>
        </w:numPr>
        <w:spacing w:after="220"/>
        <w:contextualSpacing/>
        <w:rPr>
          <w:ins w:id="6074" w:author="Rev 3 Allen Wirfs-Brock" w:date="2011-09-09T13:46:00Z"/>
        </w:rPr>
      </w:pPr>
      <w:ins w:id="6075" w:author="Rev 3 Allen Wirfs-Brock" w:date="2011-09-09T14:06:00Z">
        <w:r>
          <w:t>It is a Syntax Error if any element of the BoundNames of</w:t>
        </w:r>
        <w:r w:rsidRPr="00D828E7">
          <w:t xml:space="preserve"> </w:t>
        </w:r>
      </w:ins>
      <w:ins w:id="6076" w:author="Rev 3 Allen Wirfs-Brock" w:date="2011-09-10T15:55:00Z">
        <w:r w:rsidR="00ED23EC">
          <w:rPr>
            <w:rFonts w:ascii="Times New Roman" w:hAnsi="Times New Roman"/>
            <w:i/>
          </w:rPr>
          <w:t>CatchParameter</w:t>
        </w:r>
        <w:r w:rsidR="00ED23EC" w:rsidRPr="00C226F6">
          <w:rPr>
            <w:rFonts w:ascii="Courier New" w:hAnsi="Courier New" w:cs="Courier New"/>
          </w:rPr>
          <w:t xml:space="preserve"> </w:t>
        </w:r>
      </w:ins>
      <w:ins w:id="6077" w:author="Rev 3 Allen Wirfs-Brock" w:date="2011-09-09T14:06:00Z">
        <w:r>
          <w:t xml:space="preserve">also occurs in the LexicallyDeclaredNames of </w:t>
        </w:r>
      </w:ins>
      <w:ins w:id="6078" w:author="Rev 3 Allen Wirfs-Brock" w:date="2011-09-09T14:07:00Z">
        <w:r>
          <w:rPr>
            <w:rFonts w:ascii="Times New Roman" w:hAnsi="Times New Roman"/>
            <w:i/>
          </w:rPr>
          <w:t>Block</w:t>
        </w:r>
      </w:ins>
      <w:ins w:id="6079" w:author="Rev 3 Allen Wirfs-Brock" w:date="2011-09-09T14:06:00Z">
        <w:r>
          <w:t>.</w:t>
        </w:r>
      </w:ins>
    </w:p>
    <w:p w14:paraId="3C736D23" w14:textId="77777777" w:rsidR="003E4C8B" w:rsidRDefault="003E4C8B" w:rsidP="003E4C8B">
      <w:pPr>
        <w:numPr>
          <w:ilvl w:val="0"/>
          <w:numId w:val="411"/>
        </w:numPr>
        <w:spacing w:after="220"/>
        <w:rPr>
          <w:ins w:id="6080" w:author="Rev 3 Allen Wirfs-Brock" w:date="2011-09-09T13:46:00Z"/>
        </w:rPr>
      </w:pPr>
      <w:ins w:id="6081" w:author="Rev 3 Allen Wirfs-Brock" w:date="2011-09-09T13:46:00Z">
        <w:r>
          <w:t>It is a Syntax Error</w:t>
        </w:r>
      </w:ins>
      <w:ins w:id="6082" w:author="Rev 3 Allen Wirfs-Brock" w:date="2011-09-09T14:11:00Z">
        <w:r w:rsidR="00DF0BFF" w:rsidRPr="00DF0BFF">
          <w:t xml:space="preserve"> </w:t>
        </w:r>
        <w:r w:rsidR="00DF0BFF">
          <w:t xml:space="preserve">if the code that matches this production is contained in </w:t>
        </w:r>
      </w:ins>
      <w:ins w:id="6083" w:author="Rev 3 Allen Wirfs-Brock" w:date="2011-09-09T15:28:00Z">
        <w:r w:rsidR="004C5A0F">
          <w:t>extended</w:t>
        </w:r>
      </w:ins>
      <w:ins w:id="6084" w:author="Rev 3 Allen Wirfs-Brock" w:date="2011-09-09T14:11:00Z">
        <w:r w:rsidR="00DF0BFF">
          <w:t xml:space="preserve"> code and</w:t>
        </w:r>
      </w:ins>
      <w:ins w:id="6085" w:author="Rev 3 Allen Wirfs-Brock" w:date="2011-09-09T13:46:00Z">
        <w:r>
          <w:t xml:space="preserve"> any element of </w:t>
        </w:r>
      </w:ins>
      <w:ins w:id="6086" w:author="Rev 3 Allen Wirfs-Brock" w:date="2011-09-09T14:05:00Z">
        <w:r w:rsidR="000349A1">
          <w:t>the BoundNames of</w:t>
        </w:r>
        <w:r w:rsidR="000349A1" w:rsidRPr="00D828E7">
          <w:t xml:space="preserve"> </w:t>
        </w:r>
      </w:ins>
      <w:ins w:id="6087" w:author="Rev 3 Allen Wirfs-Brock" w:date="2011-09-10T15:55:00Z">
        <w:r w:rsidR="00ED23EC">
          <w:rPr>
            <w:rFonts w:ascii="Times New Roman" w:hAnsi="Times New Roman"/>
            <w:i/>
          </w:rPr>
          <w:t>CatchParameter</w:t>
        </w:r>
        <w:r w:rsidR="00ED23EC" w:rsidRPr="00C226F6">
          <w:rPr>
            <w:rFonts w:ascii="Courier New" w:hAnsi="Courier New" w:cs="Courier New"/>
          </w:rPr>
          <w:t xml:space="preserve"> </w:t>
        </w:r>
      </w:ins>
      <w:ins w:id="6088" w:author="Rev 3 Allen Wirfs-Brock" w:date="2011-09-09T13:46:00Z">
        <w:r>
          <w:t xml:space="preserve">also occurs in the VarDeclaredNames of </w:t>
        </w:r>
      </w:ins>
      <w:ins w:id="6089" w:author="Rev 3 Allen Wirfs-Brock" w:date="2011-09-09T14:07:00Z">
        <w:r w:rsidR="000349A1">
          <w:rPr>
            <w:rFonts w:ascii="Times New Roman" w:hAnsi="Times New Roman"/>
            <w:i/>
          </w:rPr>
          <w:t>Block</w:t>
        </w:r>
      </w:ins>
      <w:ins w:id="6090" w:author="Rev 3 Allen Wirfs-Brock" w:date="2011-09-09T13:46:00Z">
        <w:r>
          <w:t>.</w:t>
        </w:r>
      </w:ins>
    </w:p>
    <w:p w14:paraId="332EB647" w14:textId="77777777" w:rsidR="004C02EF" w:rsidRDefault="004C02EF" w:rsidP="004C02EF">
      <w:r>
        <w:t xml:space="preserve">The production </w:t>
      </w:r>
      <w:r w:rsidRPr="00241C98">
        <w:rPr>
          <w:rFonts w:ascii="Times New Roman" w:hAnsi="Times New Roman"/>
          <w:i/>
        </w:rPr>
        <w:t>Catch</w:t>
      </w:r>
      <w:r>
        <w:t xml:space="preserve"> </w:t>
      </w:r>
      <w:r>
        <w:rPr>
          <w:b/>
        </w:rPr>
        <w:t>:</w:t>
      </w:r>
      <w:r>
        <w:t xml:space="preserve"> </w:t>
      </w:r>
      <w:r>
        <w:rPr>
          <w:rFonts w:ascii="Courier New" w:hAnsi="Courier New"/>
          <w:b/>
        </w:rPr>
        <w:t>catch</w:t>
      </w:r>
      <w:r>
        <w:t xml:space="preserve"> </w:t>
      </w:r>
      <w:r>
        <w:rPr>
          <w:rFonts w:ascii="Courier New" w:hAnsi="Courier New"/>
          <w:b/>
        </w:rPr>
        <w:t>(</w:t>
      </w:r>
      <w:ins w:id="6091" w:author="Rev 3 Allen Wirfs-Brock" w:date="2011-09-10T15:55:00Z">
        <w:r w:rsidR="00ED23EC">
          <w:rPr>
            <w:rFonts w:ascii="Times New Roman" w:hAnsi="Times New Roman"/>
            <w:i/>
          </w:rPr>
          <w:t xml:space="preserve"> </w:t>
        </w:r>
      </w:ins>
      <w:del w:id="6092" w:author="Rev 3 Allen Wirfs-Brock" w:date="2011-09-10T15:55:00Z">
        <w:r w:rsidRPr="00241C98" w:rsidDel="00ED23EC">
          <w:rPr>
            <w:rFonts w:ascii="Times New Roman" w:hAnsi="Times New Roman"/>
            <w:i/>
          </w:rPr>
          <w:delText>Identifier</w:delText>
        </w:r>
      </w:del>
      <w:ins w:id="6093" w:author="Rev 3 Allen Wirfs-Brock" w:date="2011-09-10T15:55:00Z">
        <w:r w:rsidR="00ED23EC">
          <w:rPr>
            <w:rFonts w:ascii="Times New Roman" w:hAnsi="Times New Roman"/>
            <w:i/>
          </w:rPr>
          <w:t>CatchParameter</w:t>
        </w:r>
      </w:ins>
      <w:r w:rsidRPr="00C226F6">
        <w:rPr>
          <w:rFonts w:ascii="Courier New" w:hAnsi="Courier New" w:cs="Courier New"/>
        </w:rPr>
        <w:t xml:space="preserve"> </w:t>
      </w:r>
      <w:r>
        <w:rPr>
          <w:rFonts w:ascii="Courier New" w:hAnsi="Courier New"/>
          <w:b/>
        </w:rPr>
        <w:t>)</w:t>
      </w:r>
      <w:r>
        <w:t xml:space="preserve"> </w:t>
      </w:r>
      <w:r w:rsidRPr="00241C98">
        <w:rPr>
          <w:rFonts w:ascii="Times New Roman" w:hAnsi="Times New Roman"/>
          <w:i/>
        </w:rPr>
        <w:t>Block</w:t>
      </w:r>
      <w:r>
        <w:t xml:space="preserve"> is evaluated </w:t>
      </w:r>
      <w:ins w:id="6094" w:author="Rev 3 Allen Wirfs-Brock" w:date="2011-09-09T13:35:00Z">
        <w:r w:rsidR="00B403DC">
          <w:t xml:space="preserve">with parameter </w:t>
        </w:r>
        <w:r w:rsidR="00B403DC" w:rsidRPr="009102AD">
          <w:rPr>
            <w:rFonts w:ascii="Times New Roman" w:eastAsia="Times New Roman" w:hAnsi="Times New Roman"/>
            <w:i/>
            <w:spacing w:val="6"/>
            <w:lang w:eastAsia="en-US"/>
          </w:rPr>
          <w:t>C</w:t>
        </w:r>
        <w:r w:rsidR="00B403DC">
          <w:t xml:space="preserve"> </w:t>
        </w:r>
      </w:ins>
      <w:r>
        <w:t>as follows:</w:t>
      </w:r>
    </w:p>
    <w:p w14:paraId="22137E1D" w14:textId="77777777" w:rsidR="004C02EF" w:rsidRPr="008F6B36" w:rsidDel="00B61411" w:rsidRDefault="004C02EF" w:rsidP="004C02EF">
      <w:pPr>
        <w:pStyle w:val="Alg2"/>
        <w:numPr>
          <w:ilvl w:val="0"/>
          <w:numId w:val="143"/>
        </w:numPr>
        <w:rPr>
          <w:del w:id="6095" w:author="Rev 3 Allen Wirfs-Brock" w:date="2011-09-10T15:33:00Z"/>
        </w:rPr>
      </w:pPr>
      <w:del w:id="6096" w:author="Rev 3 Allen Wirfs-Brock" w:date="2011-09-10T15:33:00Z">
        <w:r w:rsidRPr="008F6B36" w:rsidDel="00B61411">
          <w:delText xml:space="preserve">Let </w:delText>
        </w:r>
        <w:r w:rsidRPr="008F6B36" w:rsidDel="00B61411">
          <w:rPr>
            <w:i/>
          </w:rPr>
          <w:delText>C</w:delText>
        </w:r>
        <w:r w:rsidRPr="008F6B36" w:rsidDel="00B61411">
          <w:delText xml:space="preserve"> be the parameter that has been passed to this production.</w:delText>
        </w:r>
      </w:del>
    </w:p>
    <w:p w14:paraId="60D9DA7A" w14:textId="77777777" w:rsidR="004C02EF" w:rsidRPr="008F6B36" w:rsidRDefault="004C02EF" w:rsidP="004C02EF">
      <w:pPr>
        <w:pStyle w:val="Alg2"/>
        <w:numPr>
          <w:ilvl w:val="0"/>
          <w:numId w:val="143"/>
        </w:numPr>
      </w:pPr>
      <w:r w:rsidRPr="008F6B36">
        <w:t xml:space="preserve">Let </w:t>
      </w:r>
      <w:r w:rsidRPr="008F6B36">
        <w:rPr>
          <w:i/>
        </w:rPr>
        <w:t>oldEnv</w:t>
      </w:r>
      <w:r w:rsidRPr="008F6B36">
        <w:t xml:space="preserve"> be the running execution context’s LexicalEnvironment.</w:t>
      </w:r>
    </w:p>
    <w:p w14:paraId="209F6026" w14:textId="77777777" w:rsidR="004C02EF" w:rsidRPr="008F6B36" w:rsidRDefault="004C02EF" w:rsidP="004C02EF">
      <w:pPr>
        <w:pStyle w:val="Alg2"/>
        <w:numPr>
          <w:ilvl w:val="0"/>
          <w:numId w:val="143"/>
        </w:numPr>
      </w:pPr>
      <w:r w:rsidRPr="008F6B36">
        <w:t xml:space="preserve">Let </w:t>
      </w:r>
      <w:r w:rsidRPr="008F6B36">
        <w:rPr>
          <w:i/>
        </w:rPr>
        <w:t>catchEnv</w:t>
      </w:r>
      <w:r w:rsidRPr="008F6B36">
        <w:t xml:space="preserve"> be the result of calling NewDeclarativeEnvironment passing </w:t>
      </w:r>
      <w:r w:rsidRPr="008F6B36">
        <w:rPr>
          <w:i/>
        </w:rPr>
        <w:t>oldEnv</w:t>
      </w:r>
      <w:r w:rsidRPr="008F6B36">
        <w:t xml:space="preserve"> as the argument. </w:t>
      </w:r>
    </w:p>
    <w:p w14:paraId="1D3865E0" w14:textId="77777777" w:rsidR="00B61411" w:rsidRDefault="00ED23EC" w:rsidP="004C02EF">
      <w:pPr>
        <w:pStyle w:val="Alg2"/>
        <w:numPr>
          <w:ilvl w:val="0"/>
          <w:numId w:val="143"/>
        </w:numPr>
        <w:rPr>
          <w:ins w:id="6097" w:author="Rev 3 Allen Wirfs-Brock" w:date="2011-09-10T15:36:00Z"/>
        </w:rPr>
      </w:pPr>
      <w:ins w:id="6098" w:author="Rev 3 Allen Wirfs-Brock" w:date="2011-09-10T15:56:00Z">
        <w:r>
          <w:t>For each element</w:t>
        </w:r>
      </w:ins>
      <w:ins w:id="6099" w:author="Rev 3 Allen Wirfs-Brock" w:date="2011-09-10T15:37:00Z">
        <w:r w:rsidR="00B61411">
          <w:t xml:space="preserve"> </w:t>
        </w:r>
        <w:r w:rsidR="00B61411" w:rsidRPr="00B61411">
          <w:rPr>
            <w:i/>
          </w:rPr>
          <w:t>argName</w:t>
        </w:r>
        <w:r w:rsidR="00B61411">
          <w:t xml:space="preserve"> of the BoundNames of </w:t>
        </w:r>
      </w:ins>
      <w:ins w:id="6100" w:author="Rev 3 Allen Wirfs-Brock" w:date="2011-09-10T15:56:00Z">
        <w:r>
          <w:rPr>
            <w:i/>
          </w:rPr>
          <w:t>CatchParameter, do</w:t>
        </w:r>
      </w:ins>
    </w:p>
    <w:p w14:paraId="17A91493" w14:textId="77777777" w:rsidR="004C02EF" w:rsidRPr="008F6B36" w:rsidRDefault="004C02EF" w:rsidP="00ED23EC">
      <w:pPr>
        <w:pStyle w:val="Alg2"/>
        <w:numPr>
          <w:ilvl w:val="1"/>
          <w:numId w:val="143"/>
        </w:numPr>
        <w:tabs>
          <w:tab w:val="clear" w:pos="1080"/>
          <w:tab w:val="num" w:pos="720"/>
        </w:tabs>
        <w:ind w:hanging="720"/>
      </w:pPr>
      <w:r w:rsidRPr="008F6B36">
        <w:t xml:space="preserve">Call the CreateMutableBinding concrete method of </w:t>
      </w:r>
      <w:r w:rsidRPr="008F6B36">
        <w:rPr>
          <w:i/>
        </w:rPr>
        <w:t>catchEnv</w:t>
      </w:r>
      <w:r w:rsidRPr="008F6B36">
        <w:t xml:space="preserve"> passing </w:t>
      </w:r>
      <w:ins w:id="6101" w:author="Rev 3 Allen Wirfs-Brock" w:date="2011-09-10T15:38:00Z">
        <w:r w:rsidR="00B61411" w:rsidRPr="003875F6">
          <w:rPr>
            <w:i/>
          </w:rPr>
          <w:t>argName</w:t>
        </w:r>
        <w:r w:rsidR="00B61411">
          <w:t xml:space="preserve"> </w:t>
        </w:r>
      </w:ins>
      <w:del w:id="6102" w:author="Rev 3 Allen Wirfs-Brock" w:date="2011-09-10T15:38:00Z">
        <w:r w:rsidRPr="008F6B36" w:rsidDel="00B61411">
          <w:delText xml:space="preserve">the </w:delText>
        </w:r>
        <w:r w:rsidRPr="008F6B36" w:rsidDel="00B61411">
          <w:rPr>
            <w:i/>
          </w:rPr>
          <w:delText xml:space="preserve">Identifier </w:delText>
        </w:r>
        <w:r w:rsidRPr="008F6B36" w:rsidDel="00B61411">
          <w:delText xml:space="preserve">String value </w:delText>
        </w:r>
      </w:del>
      <w:r w:rsidRPr="008F6B36">
        <w:t>as the argument.</w:t>
      </w:r>
    </w:p>
    <w:p w14:paraId="4C8708D8" w14:textId="77777777" w:rsidR="004C02EF" w:rsidRPr="008F6B36" w:rsidRDefault="004C02EF" w:rsidP="004C02EF">
      <w:pPr>
        <w:pStyle w:val="Alg2"/>
        <w:numPr>
          <w:ilvl w:val="0"/>
          <w:numId w:val="143"/>
        </w:numPr>
      </w:pPr>
      <w:del w:id="6103" w:author="Rev 3 Allen Wirfs-Brock" w:date="2011-09-10T16:02:00Z">
        <w:r w:rsidRPr="008F6B36" w:rsidDel="00020F86">
          <w:delText>Call the</w:delText>
        </w:r>
      </w:del>
      <w:ins w:id="6104" w:author="Rev 3 Allen Wirfs-Brock" w:date="2011-09-10T16:02:00Z">
        <w:r w:rsidR="00020F86">
          <w:t>Evaluate</w:t>
        </w:r>
      </w:ins>
      <w:r w:rsidRPr="008F6B36">
        <w:t xml:space="preserve"> </w:t>
      </w:r>
      <w:ins w:id="6105" w:author="Rev 3 Allen Wirfs-Brock" w:date="2011-09-10T16:03:00Z">
        <w:r w:rsidR="00020F86">
          <w:rPr>
            <w:i/>
          </w:rPr>
          <w:t>CatchParameter</w:t>
        </w:r>
        <w:r w:rsidR="00020F86" w:rsidRPr="008F6B36" w:rsidDel="00B61411">
          <w:t xml:space="preserve"> </w:t>
        </w:r>
      </w:ins>
      <w:del w:id="6106" w:author="Rev 3 Allen Wirfs-Brock" w:date="2011-09-10T15:34:00Z">
        <w:r w:rsidRPr="008F6B36" w:rsidDel="00B61411">
          <w:delText xml:space="preserve">SetMutableBinding </w:delText>
        </w:r>
      </w:del>
      <w:ins w:id="6107" w:author="Rev 3 Allen Wirfs-Brock" w:date="2011-09-10T16:03:00Z">
        <w:r w:rsidR="00020F86">
          <w:t xml:space="preserve">using </w:t>
        </w:r>
      </w:ins>
      <w:del w:id="6108" w:author="Rev 3 Allen Wirfs-Brock" w:date="2011-09-10T16:03:00Z">
        <w:r w:rsidRPr="008F6B36" w:rsidDel="00020F86">
          <w:delText xml:space="preserve">concrete method of </w:delText>
        </w:r>
        <w:r w:rsidRPr="008F6B36" w:rsidDel="00020F86">
          <w:rPr>
            <w:i/>
          </w:rPr>
          <w:delText>catchEnv</w:delText>
        </w:r>
        <w:r w:rsidRPr="008F6B36" w:rsidDel="00020F86">
          <w:delText xml:space="preserve"> passing the </w:delText>
        </w:r>
      </w:del>
      <w:del w:id="6109" w:author="Rev 3 Allen Wirfs-Brock" w:date="2011-09-10T15:38:00Z">
        <w:r w:rsidRPr="008F6B36" w:rsidDel="00B61411">
          <w:rPr>
            <w:i/>
          </w:rPr>
          <w:delText>Identifier</w:delText>
        </w:r>
      </w:del>
      <w:del w:id="6110" w:author="Rev 3 Allen Wirfs-Brock" w:date="2011-09-10T15:34:00Z">
        <w:r w:rsidRPr="008F6B36" w:rsidDel="00B61411">
          <w:delText>,</w:delText>
        </w:r>
      </w:del>
      <w:del w:id="6111" w:author="Rev 3 Allen Wirfs-Brock" w:date="2011-09-10T16:03:00Z">
        <w:r w:rsidRPr="008F6B36" w:rsidDel="00020F86">
          <w:delText xml:space="preserve"> </w:delText>
        </w:r>
      </w:del>
      <w:r w:rsidRPr="008F6B36">
        <w:rPr>
          <w:i/>
        </w:rPr>
        <w:t>C</w:t>
      </w:r>
      <w:ins w:id="6112" w:author="Rev 3 Allen Wirfs-Brock" w:date="2011-09-10T16:03:00Z">
        <w:r w:rsidR="00020F86">
          <w:rPr>
            <w:i/>
          </w:rPr>
          <w:t xml:space="preserve"> </w:t>
        </w:r>
      </w:ins>
      <w:ins w:id="6113" w:author="Rev 3 Allen Wirfs-Brock" w:date="2011-09-10T16:04:00Z">
        <w:r w:rsidR="00020F86">
          <w:t xml:space="preserve">and </w:t>
        </w:r>
        <w:r w:rsidR="00020F86">
          <w:rPr>
            <w:i/>
          </w:rPr>
          <w:t>catEnv</w:t>
        </w:r>
      </w:ins>
      <w:del w:id="6114" w:author="Rev 3 Allen Wirfs-Brock" w:date="2011-09-10T15:34:00Z">
        <w:r w:rsidRPr="008F6B36" w:rsidDel="00B61411">
          <w:delText xml:space="preserve">, and </w:delText>
        </w:r>
        <w:r w:rsidRPr="008F6B36" w:rsidDel="00B61411">
          <w:rPr>
            <w:b/>
          </w:rPr>
          <w:delText>false</w:delText>
        </w:r>
      </w:del>
      <w:r w:rsidRPr="008F6B36">
        <w:rPr>
          <w:b/>
        </w:rPr>
        <w:t xml:space="preserve"> </w:t>
      </w:r>
      <w:r w:rsidRPr="008F6B36">
        <w:t xml:space="preserve">as arguments. </w:t>
      </w:r>
      <w:del w:id="6115" w:author="Rev 3 Allen Wirfs-Brock" w:date="2011-09-10T15:35:00Z">
        <w:r w:rsidRPr="008F6B36" w:rsidDel="00B61411">
          <w:delText>Note that the last argument is immaterial in this situation.</w:delText>
        </w:r>
      </w:del>
    </w:p>
    <w:p w14:paraId="736B1E35" w14:textId="77777777" w:rsidR="00020F86" w:rsidRPr="00D828E7" w:rsidRDefault="00020F86" w:rsidP="00020F86">
      <w:pPr>
        <w:pStyle w:val="Alg2"/>
        <w:numPr>
          <w:ilvl w:val="0"/>
          <w:numId w:val="143"/>
        </w:numPr>
        <w:rPr>
          <w:ins w:id="6116" w:author="Rev 3 Allen Wirfs-Brock" w:date="2011-09-10T16:09:00Z"/>
        </w:rPr>
      </w:pPr>
      <w:ins w:id="6117" w:author="Rev 3 Allen Wirfs-Brock" w:date="2011-09-10T16:09:00Z">
        <w:r w:rsidRPr="00D828E7">
          <w:t>If an exception was thrown</w:t>
        </w:r>
      </w:ins>
      <w:ins w:id="6118" w:author="Rev 3 Allen Wirfs-Brock" w:date="2011-09-10T16:10:00Z">
        <w:r>
          <w:t xml:space="preserve"> in the preceding step</w:t>
        </w:r>
      </w:ins>
      <w:ins w:id="6119" w:author="Rev 3 Allen Wirfs-Brock" w:date="2011-09-10T16:09:00Z">
        <w:r w:rsidRPr="00D828E7">
          <w:t>, return (</w:t>
        </w:r>
        <w:r w:rsidRPr="00D828E7">
          <w:rPr>
            <w:rFonts w:ascii="Arial" w:hAnsi="Arial" w:cs="Arial"/>
          </w:rPr>
          <w:t>throw</w:t>
        </w:r>
        <w:r w:rsidRPr="00D828E7">
          <w:t xml:space="preserve">, </w:t>
        </w:r>
        <w:r w:rsidRPr="00E32218">
          <w:rPr>
            <w:i/>
          </w:rPr>
          <w:t>V</w:t>
        </w:r>
        <w:r w:rsidRPr="00D828E7">
          <w:t xml:space="preserve">, </w:t>
        </w:r>
        <w:r w:rsidRPr="00D828E7">
          <w:rPr>
            <w:rFonts w:ascii="Arial" w:hAnsi="Arial" w:cs="Arial"/>
          </w:rPr>
          <w:t>empty</w:t>
        </w:r>
        <w:r w:rsidRPr="00D828E7">
          <w:t xml:space="preserve">) where </w:t>
        </w:r>
        <w:r w:rsidRPr="00E32218">
          <w:rPr>
            <w:i/>
          </w:rPr>
          <w:t>V</w:t>
        </w:r>
        <w:r w:rsidRPr="00D828E7">
          <w:t xml:space="preserve"> is the exception. (Execution now proceeds as if no exception were thrown.)</w:t>
        </w:r>
      </w:ins>
    </w:p>
    <w:p w14:paraId="6F72CBFD" w14:textId="77777777" w:rsidR="004C02EF" w:rsidRPr="008F6B36" w:rsidRDefault="004C02EF" w:rsidP="004C02EF">
      <w:pPr>
        <w:pStyle w:val="Alg2"/>
        <w:numPr>
          <w:ilvl w:val="0"/>
          <w:numId w:val="143"/>
        </w:numPr>
      </w:pPr>
      <w:r w:rsidRPr="008F6B36">
        <w:t xml:space="preserve">Set the running execution context’s LexicalEnvironment to </w:t>
      </w:r>
      <w:r w:rsidRPr="008F6B36">
        <w:rPr>
          <w:i/>
        </w:rPr>
        <w:t>catchEnv</w:t>
      </w:r>
      <w:r w:rsidRPr="008F6B36">
        <w:t>.</w:t>
      </w:r>
    </w:p>
    <w:p w14:paraId="2208A91D" w14:textId="77777777" w:rsidR="004C02EF" w:rsidRPr="008F6B36" w:rsidRDefault="004C02EF" w:rsidP="004C02EF">
      <w:pPr>
        <w:pStyle w:val="Alg2"/>
        <w:numPr>
          <w:ilvl w:val="0"/>
          <w:numId w:val="143"/>
        </w:numPr>
      </w:pPr>
      <w:r w:rsidRPr="008F6B36">
        <w:t xml:space="preserve">Let </w:t>
      </w:r>
      <w:r w:rsidRPr="008F6B36">
        <w:rPr>
          <w:i/>
        </w:rPr>
        <w:t>B</w:t>
      </w:r>
      <w:r w:rsidRPr="008F6B36">
        <w:t xml:space="preserve"> be the result of evaluating </w:t>
      </w:r>
      <w:r w:rsidRPr="008F6B36">
        <w:rPr>
          <w:i/>
        </w:rPr>
        <w:t>Block</w:t>
      </w:r>
      <w:r w:rsidRPr="008F6B36">
        <w:t>.</w:t>
      </w:r>
    </w:p>
    <w:p w14:paraId="414C8F48" w14:textId="77777777" w:rsidR="004C02EF" w:rsidRPr="008F6B36" w:rsidRDefault="004C02EF" w:rsidP="004C02EF">
      <w:pPr>
        <w:pStyle w:val="Alg2"/>
        <w:numPr>
          <w:ilvl w:val="0"/>
          <w:numId w:val="143"/>
        </w:numPr>
      </w:pPr>
      <w:r w:rsidRPr="008F6B36">
        <w:t xml:space="preserve">Set the running execution context’s LexicalEnvironment to </w:t>
      </w:r>
      <w:r w:rsidRPr="008F6B36">
        <w:rPr>
          <w:i/>
        </w:rPr>
        <w:t>oldEnv</w:t>
      </w:r>
      <w:r w:rsidRPr="008F6B36">
        <w:t>.</w:t>
      </w:r>
    </w:p>
    <w:p w14:paraId="31219D84" w14:textId="77777777" w:rsidR="004C02EF" w:rsidRPr="008F6B36" w:rsidRDefault="004C02EF" w:rsidP="004C02EF">
      <w:pPr>
        <w:pStyle w:val="Alg2"/>
        <w:numPr>
          <w:ilvl w:val="0"/>
          <w:numId w:val="143"/>
        </w:numPr>
        <w:spacing w:after="220"/>
      </w:pPr>
      <w:r w:rsidRPr="008F6B36">
        <w:t xml:space="preserve">Return </w:t>
      </w:r>
      <w:r w:rsidRPr="008F6B36">
        <w:rPr>
          <w:i/>
        </w:rPr>
        <w:t>B</w:t>
      </w:r>
      <w:r w:rsidRPr="008F6B36">
        <w:t>.</w:t>
      </w:r>
    </w:p>
    <w:p w14:paraId="71A49B0E" w14:textId="77777777" w:rsidR="004C02EF" w:rsidRDefault="004C02EF" w:rsidP="004C02EF">
      <w:pPr>
        <w:pStyle w:val="Note"/>
      </w:pPr>
      <w:r w:rsidRPr="00C14EAC">
        <w:t>NOTE</w:t>
      </w:r>
      <w:r w:rsidRPr="00C14EAC">
        <w:tab/>
        <w:t xml:space="preserve">No matter how control leaves the </w:t>
      </w:r>
      <w:r w:rsidRPr="00C14EAC">
        <w:rPr>
          <w:rStyle w:val="bnf"/>
        </w:rPr>
        <w:t>Block</w:t>
      </w:r>
      <w:r w:rsidRPr="00C14EAC">
        <w:t xml:space="preserve"> the LexicalEnvironment is always restored to its former state.</w:t>
      </w:r>
    </w:p>
    <w:p w14:paraId="52DD5A93" w14:textId="77777777" w:rsidR="00633E07" w:rsidRDefault="00633E07" w:rsidP="00633E07">
      <w:pPr>
        <w:jc w:val="left"/>
        <w:rPr>
          <w:ins w:id="6120" w:author="Rev 3 Allen Wirfs-Brock" w:date="2011-09-02T11:53:00Z"/>
        </w:rPr>
      </w:pPr>
      <w:ins w:id="6121" w:author="Rev 3 Allen Wirfs-Brock" w:date="2011-09-02T11:53:00Z">
        <w:r>
          <w:t>The VarDeclaredNames of the</w:t>
        </w:r>
        <w:r w:rsidRPr="006D7E13">
          <w:t xml:space="preserve"> </w:t>
        </w:r>
        <w:r>
          <w:t xml:space="preserve">production  </w:t>
        </w:r>
      </w:ins>
      <w:ins w:id="6122" w:author="Rev 3 Allen Wirfs-Brock" w:date="2011-09-02T11:54:00Z">
        <w:r w:rsidRPr="00241C98">
          <w:rPr>
            <w:rFonts w:ascii="Times New Roman" w:hAnsi="Times New Roman"/>
            <w:i/>
          </w:rPr>
          <w:t>Finally</w:t>
        </w:r>
        <w:r>
          <w:t xml:space="preserve"> </w:t>
        </w:r>
        <w:r>
          <w:rPr>
            <w:rFonts w:ascii="Courier New" w:hAnsi="Courier New"/>
            <w:b/>
          </w:rPr>
          <w:t>: finally</w:t>
        </w:r>
        <w:r>
          <w:t xml:space="preserve"> </w:t>
        </w:r>
        <w:r w:rsidRPr="00241C98">
          <w:rPr>
            <w:rFonts w:ascii="Times New Roman" w:hAnsi="Times New Roman"/>
            <w:i/>
          </w:rPr>
          <w:t>Block</w:t>
        </w:r>
        <w:r>
          <w:t xml:space="preserve"> </w:t>
        </w:r>
      </w:ins>
      <w:ins w:id="6123" w:author="Rev 3 Allen Wirfs-Brock" w:date="2011-09-02T11:53:00Z">
        <w:r>
          <w:t>is determined as follows:</w:t>
        </w:r>
      </w:ins>
    </w:p>
    <w:p w14:paraId="10E8A839" w14:textId="77777777" w:rsidR="00633E07" w:rsidRDefault="00633E07" w:rsidP="00633E07">
      <w:pPr>
        <w:pStyle w:val="Alg4"/>
        <w:numPr>
          <w:ilvl w:val="0"/>
          <w:numId w:val="524"/>
        </w:numPr>
        <w:spacing w:after="220"/>
        <w:contextualSpacing/>
        <w:rPr>
          <w:ins w:id="6124" w:author="Rev 3 Allen Wirfs-Brock" w:date="2011-09-02T11:53:00Z"/>
        </w:rPr>
      </w:pPr>
      <w:ins w:id="6125" w:author="Rev 3 Allen Wirfs-Brock" w:date="2011-09-02T11:53:00Z">
        <w:r>
          <w:t xml:space="preserve">Return the VarDeclaredNames of </w:t>
        </w:r>
      </w:ins>
      <w:ins w:id="6126" w:author="Rev 3 Allen Wirfs-Brock" w:date="2011-09-02T11:54:00Z">
        <w:r w:rsidRPr="00241C98">
          <w:rPr>
            <w:i/>
          </w:rPr>
          <w:t>Block</w:t>
        </w:r>
      </w:ins>
      <w:ins w:id="6127" w:author="Rev 3 Allen Wirfs-Brock" w:date="2011-09-02T11:53:00Z">
        <w:r>
          <w:t>.</w:t>
        </w:r>
      </w:ins>
    </w:p>
    <w:p w14:paraId="488A5EFC" w14:textId="77777777" w:rsidR="004C02EF" w:rsidRDefault="004C02EF" w:rsidP="004C02EF">
      <w:r>
        <w:t xml:space="preserve">The production </w:t>
      </w:r>
      <w:r w:rsidRPr="00241C98">
        <w:rPr>
          <w:rFonts w:ascii="Times New Roman" w:hAnsi="Times New Roman"/>
          <w:i/>
        </w:rPr>
        <w:t>Finally</w:t>
      </w:r>
      <w:r>
        <w:t xml:space="preserve"> </w:t>
      </w:r>
      <w:r>
        <w:rPr>
          <w:rFonts w:ascii="Courier New" w:hAnsi="Courier New"/>
          <w:b/>
        </w:rPr>
        <w:t>: finally</w:t>
      </w:r>
      <w:r>
        <w:t xml:space="preserve"> </w:t>
      </w:r>
      <w:r w:rsidRPr="00241C98">
        <w:rPr>
          <w:rFonts w:ascii="Times New Roman" w:hAnsi="Times New Roman"/>
          <w:i/>
        </w:rPr>
        <w:t>Block</w:t>
      </w:r>
      <w:r>
        <w:t xml:space="preserve"> is evaluated as follows:</w:t>
      </w:r>
    </w:p>
    <w:p w14:paraId="7F6ABFF0" w14:textId="77777777" w:rsidR="004C02EF" w:rsidRPr="008F6B36" w:rsidRDefault="004C02EF" w:rsidP="004C02EF">
      <w:pPr>
        <w:pStyle w:val="Alg2"/>
        <w:numPr>
          <w:ilvl w:val="0"/>
          <w:numId w:val="144"/>
        </w:numPr>
        <w:spacing w:after="220"/>
      </w:pPr>
      <w:r w:rsidRPr="008F6B36">
        <w:t xml:space="preserve">Return the result of evaluating </w:t>
      </w:r>
      <w:r w:rsidRPr="00241C98">
        <w:rPr>
          <w:i/>
        </w:rPr>
        <w:t>Block</w:t>
      </w:r>
      <w:r w:rsidRPr="008F6B36">
        <w:t>.</w:t>
      </w:r>
    </w:p>
    <w:p w14:paraId="3D524496" w14:textId="77777777" w:rsidR="007B0A7E" w:rsidRDefault="007B0A7E" w:rsidP="007B0A7E">
      <w:pPr>
        <w:rPr>
          <w:ins w:id="6128" w:author="Rev 3 Allen Wirfs-Brock" w:date="2011-09-10T16:14:00Z"/>
        </w:rPr>
      </w:pPr>
      <w:bookmarkStart w:id="6129" w:name="_Ref424532508"/>
      <w:bookmarkStart w:id="6130" w:name="_Ref449941631"/>
      <w:bookmarkStart w:id="6131" w:name="_Ref457101484"/>
      <w:bookmarkStart w:id="6132" w:name="_Toc472818893"/>
      <w:bookmarkStart w:id="6133" w:name="_Toc235503469"/>
      <w:bookmarkStart w:id="6134" w:name="_Toc241509244"/>
      <w:bookmarkStart w:id="6135" w:name="_Toc244416731"/>
      <w:bookmarkStart w:id="6136" w:name="_Toc276631095"/>
      <w:bookmarkEnd w:id="5673"/>
      <w:bookmarkEnd w:id="5674"/>
      <w:bookmarkEnd w:id="5675"/>
      <w:bookmarkEnd w:id="5676"/>
      <w:bookmarkEnd w:id="5677"/>
      <w:bookmarkEnd w:id="5678"/>
      <w:bookmarkEnd w:id="5679"/>
      <w:bookmarkEnd w:id="5993"/>
      <w:ins w:id="6137" w:author="Rev 3 Allen Wirfs-Brock" w:date="2011-09-10T16:14: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Fonts w:ascii="Times New Roman" w:hAnsi="Times New Roman"/>
            <w:i/>
          </w:rPr>
          <w:t>CatchParameter</w:t>
        </w:r>
        <w:r w:rsidRPr="005451AB">
          <w:rPr>
            <w:rFonts w:ascii="Courier New" w:hAnsi="Courier New" w:cs="Courier New"/>
            <w:b/>
          </w:rPr>
          <w:t>:</w:t>
        </w:r>
        <w:r>
          <w:t xml:space="preserve"> </w:t>
        </w:r>
      </w:ins>
      <w:ins w:id="6138" w:author="Rev 3 Allen Wirfs-Brock" w:date="2011-09-10T16:15:00Z">
        <w:r w:rsidRPr="007B0A7E">
          <w:rPr>
            <w:rFonts w:ascii="Times New Roman" w:hAnsi="Times New Roman"/>
            <w:i/>
          </w:rPr>
          <w:t>Binding</w:t>
        </w:r>
      </w:ins>
      <w:ins w:id="6139" w:author="Rev 3 Allen Wirfs-Brock" w:date="2011-09-10T16:14:00Z">
        <w:r>
          <w:rPr>
            <w:rStyle w:val="bnf"/>
          </w:rPr>
          <w:t>Identifier</w:t>
        </w:r>
        <w:r>
          <w:t xml:space="preserve"> is determined as follows:</w:t>
        </w:r>
      </w:ins>
    </w:p>
    <w:p w14:paraId="181E05A3" w14:textId="77777777" w:rsidR="007B0A7E" w:rsidRDefault="007B0A7E" w:rsidP="009102AD">
      <w:pPr>
        <w:pStyle w:val="Alg4"/>
        <w:numPr>
          <w:ilvl w:val="0"/>
          <w:numId w:val="570"/>
        </w:numPr>
        <w:spacing w:after="220"/>
        <w:contextualSpacing/>
        <w:rPr>
          <w:ins w:id="6140" w:author="Rev 3 Allen Wirfs-Brock" w:date="2011-09-10T16:14:00Z"/>
        </w:rPr>
      </w:pPr>
      <w:ins w:id="6141" w:author="Rev 3 Allen Wirfs-Brock" w:date="2011-09-10T16:14:00Z">
        <w:r>
          <w:t>Return</w:t>
        </w:r>
      </w:ins>
      <w:ins w:id="6142" w:author="Rev 3 Allen Wirfs-Brock" w:date="2011-09-10T16:15:00Z">
        <w:r>
          <w:t xml:space="preserve"> the BoundName</w:t>
        </w:r>
      </w:ins>
      <w:ins w:id="6143" w:author="Rev 3 Allen Wirfs-Brock" w:date="2011-09-10T16:16:00Z">
        <w:r>
          <w:t>s</w:t>
        </w:r>
      </w:ins>
      <w:ins w:id="6144" w:author="Rev 3 Allen Wirfs-Brock" w:date="2011-09-10T16:15:00Z">
        <w:r>
          <w:t xml:space="preserve"> of </w:t>
        </w:r>
      </w:ins>
      <w:ins w:id="6145" w:author="Rev 3 Allen Wirfs-Brock" w:date="2011-09-10T16:16:00Z">
        <w:r w:rsidRPr="007B0A7E">
          <w:rPr>
            <w:i/>
          </w:rPr>
          <w:t>Binding</w:t>
        </w:r>
        <w:r>
          <w:rPr>
            <w:rStyle w:val="bnf"/>
          </w:rPr>
          <w:t>Identifier</w:t>
        </w:r>
      </w:ins>
      <w:ins w:id="6146" w:author="Rev 3 Allen Wirfs-Brock" w:date="2011-09-10T16:14:00Z">
        <w:r>
          <w:t>.</w:t>
        </w:r>
      </w:ins>
    </w:p>
    <w:p w14:paraId="52CAFB35" w14:textId="77777777" w:rsidR="009102AD" w:rsidRDefault="009102AD" w:rsidP="009102AD">
      <w:pPr>
        <w:rPr>
          <w:ins w:id="6147" w:author="Rev 3 Allen Wirfs-Brock" w:date="2011-09-10T16:23:00Z"/>
        </w:rPr>
      </w:pPr>
      <w:ins w:id="6148" w:author="Rev 3 Allen Wirfs-Brock" w:date="2011-09-10T16:23:00Z">
        <w:r>
          <w:t xml:space="preserve">The production </w:t>
        </w:r>
      </w:ins>
      <w:ins w:id="6149" w:author="Rev 3 Allen Wirfs-Brock" w:date="2011-09-10T16:24:00Z">
        <w:r>
          <w:rPr>
            <w:rFonts w:ascii="Times New Roman" w:hAnsi="Times New Roman"/>
            <w:i/>
          </w:rPr>
          <w:t>CatchParameter</w:t>
        </w:r>
        <w:r w:rsidRPr="005451AB">
          <w:rPr>
            <w:rFonts w:ascii="Courier New" w:hAnsi="Courier New" w:cs="Courier New"/>
            <w:b/>
          </w:rPr>
          <w:t>:</w:t>
        </w:r>
        <w:r>
          <w:t xml:space="preserve"> </w:t>
        </w:r>
        <w:r w:rsidRPr="007B0A7E">
          <w:rPr>
            <w:rFonts w:ascii="Times New Roman" w:hAnsi="Times New Roman"/>
            <w:i/>
          </w:rPr>
          <w:t>Binding</w:t>
        </w:r>
        <w:r>
          <w:rPr>
            <w:rStyle w:val="bnf"/>
          </w:rPr>
          <w:t>Identifier</w:t>
        </w:r>
        <w:r>
          <w:t xml:space="preserve"> </w:t>
        </w:r>
      </w:ins>
      <w:ins w:id="6150" w:author="Rev 3 Allen Wirfs-Brock" w:date="2011-09-10T16:23:00Z">
        <w:r>
          <w:t>is evaluated with parameter</w:t>
        </w:r>
      </w:ins>
      <w:ins w:id="6151" w:author="Rev 3 Allen Wirfs-Brock" w:date="2011-09-10T16:24:00Z">
        <w:r>
          <w:t>s</w:t>
        </w:r>
      </w:ins>
      <w:ins w:id="6152" w:author="Rev 3 Allen Wirfs-Brock" w:date="2011-09-10T16:23:00Z">
        <w:r>
          <w:t xml:space="preserve"> </w:t>
        </w:r>
      </w:ins>
      <w:ins w:id="6153" w:author="Rev 3 Allen Wirfs-Brock" w:date="2011-09-10T16:24:00Z">
        <w:r w:rsidRPr="009102AD">
          <w:rPr>
            <w:rFonts w:ascii="Times New Roman" w:eastAsia="Times New Roman" w:hAnsi="Times New Roman"/>
            <w:i/>
            <w:spacing w:val="6"/>
            <w:lang w:eastAsia="en-US"/>
          </w:rPr>
          <w:t>exception</w:t>
        </w:r>
      </w:ins>
      <w:ins w:id="6154" w:author="Rev 3 Allen Wirfs-Brock" w:date="2011-09-10T16:23:00Z">
        <w:r>
          <w:t xml:space="preserve"> </w:t>
        </w:r>
      </w:ins>
      <w:ins w:id="6155" w:author="Rev 3 Allen Wirfs-Brock" w:date="2011-09-10T16:24:00Z">
        <w:r>
          <w:t xml:space="preserve">and </w:t>
        </w:r>
        <w:r w:rsidRPr="009102AD">
          <w:rPr>
            <w:rFonts w:ascii="Times New Roman" w:eastAsia="Times New Roman" w:hAnsi="Times New Roman"/>
            <w:i/>
            <w:spacing w:val="6"/>
            <w:lang w:eastAsia="en-US"/>
          </w:rPr>
          <w:t>env</w:t>
        </w:r>
        <w:r>
          <w:t xml:space="preserve"> </w:t>
        </w:r>
      </w:ins>
      <w:ins w:id="6156" w:author="Rev 3 Allen Wirfs-Brock" w:date="2011-09-10T16:23:00Z">
        <w:r>
          <w:t>as follows:</w:t>
        </w:r>
      </w:ins>
    </w:p>
    <w:p w14:paraId="5013F48C" w14:textId="77777777" w:rsidR="006D4BC8" w:rsidRDefault="006D4BC8" w:rsidP="006D4BC8">
      <w:pPr>
        <w:pStyle w:val="Alg2"/>
        <w:numPr>
          <w:ilvl w:val="0"/>
          <w:numId w:val="572"/>
        </w:numPr>
        <w:spacing w:after="220"/>
        <w:contextualSpacing/>
        <w:rPr>
          <w:ins w:id="6157" w:author="Rev 3 Allen Wirfs-Brock" w:date="2011-09-10T16:32:00Z"/>
        </w:rPr>
      </w:pPr>
      <w:ins w:id="6158" w:author="Rev 3 Allen Wirfs-Brock" w:date="2011-09-10T16:32:00Z">
        <w:r w:rsidRPr="008F6B36">
          <w:t xml:space="preserve">Let </w:t>
        </w:r>
        <w:r>
          <w:rPr>
            <w:i/>
          </w:rPr>
          <w:t>name</w:t>
        </w:r>
        <w:r w:rsidRPr="00D828E7">
          <w:t xml:space="preserve"> be the </w:t>
        </w:r>
        <w:r>
          <w:t>sole element of the BoundNames of</w:t>
        </w:r>
        <w:r w:rsidRPr="00D828E7">
          <w:t xml:space="preserve"> </w:t>
        </w:r>
        <w:r w:rsidRPr="006E4D22">
          <w:rPr>
            <w:i/>
          </w:rPr>
          <w:t>Binding</w:t>
        </w:r>
        <w:r w:rsidRPr="00E641FE">
          <w:rPr>
            <w:i/>
          </w:rPr>
          <w:t>Identifier</w:t>
        </w:r>
      </w:ins>
    </w:p>
    <w:p w14:paraId="289985F6" w14:textId="77777777" w:rsidR="009102AD" w:rsidRPr="008F6B36" w:rsidRDefault="006D4BC8" w:rsidP="006D4BC8">
      <w:pPr>
        <w:pStyle w:val="Alg2"/>
        <w:numPr>
          <w:ilvl w:val="0"/>
          <w:numId w:val="572"/>
        </w:numPr>
        <w:spacing w:after="220"/>
        <w:rPr>
          <w:ins w:id="6159" w:author="Rev 3 Allen Wirfs-Brock" w:date="2011-09-10T16:23:00Z"/>
        </w:rPr>
      </w:pPr>
      <w:ins w:id="6160" w:author="Rev 3 Allen Wirfs-Brock" w:date="2011-09-10T16:29:00Z">
        <w:r w:rsidRPr="008F6B36">
          <w:t xml:space="preserve">Call the </w:t>
        </w:r>
        <w:r>
          <w:t>Initialize</w:t>
        </w:r>
        <w:r w:rsidRPr="008F6B36">
          <w:t xml:space="preserve">Binding concrete method of </w:t>
        </w:r>
        <w:r>
          <w:rPr>
            <w:i/>
          </w:rPr>
          <w:t>e</w:t>
        </w:r>
        <w:r w:rsidRPr="008F6B36">
          <w:rPr>
            <w:i/>
          </w:rPr>
          <w:t>nv</w:t>
        </w:r>
        <w:r w:rsidRPr="008F6B36">
          <w:t xml:space="preserve"> passing</w:t>
        </w:r>
      </w:ins>
      <w:ins w:id="6161" w:author="Rev 3 Allen Wirfs-Brock" w:date="2011-09-10T16:33:00Z">
        <w:r>
          <w:t xml:space="preserve"> </w:t>
        </w:r>
        <w:r w:rsidRPr="006D4BC8">
          <w:rPr>
            <w:i/>
          </w:rPr>
          <w:t>name</w:t>
        </w:r>
        <w:r>
          <w:t xml:space="preserve"> and</w:t>
        </w:r>
      </w:ins>
      <w:ins w:id="6162" w:author="Rev 3 Allen Wirfs-Brock" w:date="2011-09-10T16:29:00Z">
        <w:r w:rsidRPr="008F6B36">
          <w:t xml:space="preserve"> </w:t>
        </w:r>
      </w:ins>
      <w:ins w:id="6163" w:author="Rev 3 Allen Wirfs-Brock" w:date="2011-09-10T16:30:00Z">
        <w:r w:rsidRPr="009102AD">
          <w:rPr>
            <w:i/>
          </w:rPr>
          <w:t>exception</w:t>
        </w:r>
        <w:r>
          <w:t xml:space="preserve"> </w:t>
        </w:r>
      </w:ins>
      <w:ins w:id="6164" w:author="Rev 3 Allen Wirfs-Brock" w:date="2011-09-10T16:29:00Z">
        <w:r w:rsidRPr="008F6B36">
          <w:t>as the argument.</w:t>
        </w:r>
      </w:ins>
      <w:ins w:id="6165" w:author="Rev 3 Allen Wirfs-Brock" w:date="2011-09-10T16:23:00Z">
        <w:r w:rsidR="009102AD" w:rsidRPr="008F6B36">
          <w:t>.</w:t>
        </w:r>
      </w:ins>
    </w:p>
    <w:p w14:paraId="24B505CF" w14:textId="77777777" w:rsidR="007B0A7E" w:rsidRDefault="007B0A7E" w:rsidP="007B0A7E">
      <w:pPr>
        <w:rPr>
          <w:ins w:id="6166" w:author="Rev 3 Allen Wirfs-Brock" w:date="2011-09-10T16:16:00Z"/>
        </w:rPr>
      </w:pPr>
      <w:ins w:id="6167" w:author="Rev 3 Allen Wirfs-Brock" w:date="2011-09-10T16:16: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Pr>
            <w:rFonts w:ascii="Times New Roman" w:hAnsi="Times New Roman"/>
            <w:i/>
          </w:rPr>
          <w:t>CatchParameter</w:t>
        </w:r>
        <w:r w:rsidRPr="005451AB">
          <w:rPr>
            <w:rFonts w:ascii="Courier New" w:hAnsi="Courier New" w:cs="Courier New"/>
            <w:b/>
          </w:rPr>
          <w:t>:</w:t>
        </w:r>
        <w:r>
          <w:t xml:space="preserve"> </w:t>
        </w:r>
        <w:r w:rsidRPr="007B0A7E">
          <w:rPr>
            <w:rFonts w:ascii="Times New Roman" w:hAnsi="Times New Roman"/>
            <w:i/>
          </w:rPr>
          <w:t>Binding</w:t>
        </w:r>
        <w:r>
          <w:rPr>
            <w:rStyle w:val="bnf"/>
          </w:rPr>
          <w:t>Pattern</w:t>
        </w:r>
        <w:r>
          <w:t xml:space="preserve"> is determined as follows:</w:t>
        </w:r>
      </w:ins>
    </w:p>
    <w:p w14:paraId="4FACAF10" w14:textId="77777777" w:rsidR="007B0A7E" w:rsidRDefault="007B0A7E" w:rsidP="009102AD">
      <w:pPr>
        <w:pStyle w:val="Alg4"/>
        <w:numPr>
          <w:ilvl w:val="0"/>
          <w:numId w:val="571"/>
        </w:numPr>
        <w:spacing w:after="220"/>
        <w:contextualSpacing/>
        <w:rPr>
          <w:ins w:id="6168" w:author="Rev 3 Allen Wirfs-Brock" w:date="2011-09-10T16:16:00Z"/>
        </w:rPr>
      </w:pPr>
      <w:ins w:id="6169" w:author="Rev 3 Allen Wirfs-Brock" w:date="2011-09-10T16:16:00Z">
        <w:r>
          <w:t>Return the BoundName</w:t>
        </w:r>
      </w:ins>
      <w:ins w:id="6170" w:author="Rev 3 Allen Wirfs-Brock" w:date="2011-09-10T16:17:00Z">
        <w:r>
          <w:t>s</w:t>
        </w:r>
      </w:ins>
      <w:ins w:id="6171" w:author="Rev 3 Allen Wirfs-Brock" w:date="2011-09-10T16:16:00Z">
        <w:r>
          <w:t xml:space="preserve"> of </w:t>
        </w:r>
      </w:ins>
      <w:ins w:id="6172" w:author="Rev 3 Allen Wirfs-Brock" w:date="2011-09-10T16:17:00Z">
        <w:r w:rsidRPr="007B0A7E">
          <w:rPr>
            <w:i/>
          </w:rPr>
          <w:t>Binding</w:t>
        </w:r>
        <w:r>
          <w:rPr>
            <w:rStyle w:val="bnf"/>
          </w:rPr>
          <w:t>Pattern</w:t>
        </w:r>
      </w:ins>
      <w:ins w:id="6173" w:author="Rev 3 Allen Wirfs-Brock" w:date="2011-09-10T16:16:00Z">
        <w:r>
          <w:t>.</w:t>
        </w:r>
      </w:ins>
    </w:p>
    <w:p w14:paraId="2EC4E2FD" w14:textId="77777777" w:rsidR="003A30C5" w:rsidRDefault="003A30C5" w:rsidP="004C75FC">
      <w:pPr>
        <w:rPr>
          <w:ins w:id="6174" w:author="Rev 3 Allen Wirfs-Brock" w:date="2011-09-10T16:35:00Z"/>
        </w:rPr>
      </w:pPr>
      <w:bookmarkStart w:id="6175" w:name="_Toc235503470"/>
      <w:bookmarkStart w:id="6176" w:name="_Toc241509245"/>
      <w:bookmarkStart w:id="6177" w:name="_Toc244416732"/>
      <w:bookmarkStart w:id="6178" w:name="_Toc276631096"/>
      <w:bookmarkEnd w:id="6133"/>
      <w:bookmarkEnd w:id="6134"/>
      <w:bookmarkEnd w:id="6135"/>
      <w:bookmarkEnd w:id="6136"/>
      <w:ins w:id="6179" w:author="Rev 3 Allen Wirfs-Brock" w:date="2011-09-10T16:35:00Z">
        <w:r>
          <w:t xml:space="preserve">The production </w:t>
        </w:r>
        <w:r>
          <w:rPr>
            <w:rFonts w:ascii="Times New Roman" w:hAnsi="Times New Roman"/>
            <w:i/>
          </w:rPr>
          <w:t>CatchParameter</w:t>
        </w:r>
        <w:r w:rsidRPr="005451AB">
          <w:rPr>
            <w:rFonts w:ascii="Courier New" w:hAnsi="Courier New" w:cs="Courier New"/>
            <w:b/>
          </w:rPr>
          <w:t>:</w:t>
        </w:r>
        <w:r>
          <w:t xml:space="preserve"> </w:t>
        </w:r>
        <w:r w:rsidRPr="006E4D22">
          <w:rPr>
            <w:rFonts w:ascii="Times New Roman" w:hAnsi="Times New Roman"/>
            <w:i/>
          </w:rPr>
          <w:t>Binding</w:t>
        </w:r>
        <w:r>
          <w:rPr>
            <w:rFonts w:ascii="Times New Roman" w:hAnsi="Times New Roman"/>
            <w:i/>
          </w:rPr>
          <w:t xml:space="preserve">Pattern </w:t>
        </w:r>
        <w:r w:rsidRPr="007B0A7E">
          <w:rPr>
            <w:rFonts w:ascii="Times New Roman" w:hAnsi="Times New Roman"/>
            <w:i/>
          </w:rPr>
          <w:t>Binding</w:t>
        </w:r>
        <w:r>
          <w:rPr>
            <w:rStyle w:val="bnf"/>
          </w:rPr>
          <w:t>Identifier</w:t>
        </w:r>
        <w:r>
          <w:t xml:space="preserve"> is evaluated with parameters </w:t>
        </w:r>
        <w:r w:rsidRPr="009102AD">
          <w:rPr>
            <w:rFonts w:ascii="Times New Roman" w:eastAsia="Times New Roman" w:hAnsi="Times New Roman"/>
            <w:i/>
            <w:spacing w:val="6"/>
            <w:lang w:eastAsia="en-US"/>
          </w:rPr>
          <w:t>exception</w:t>
        </w:r>
        <w:r>
          <w:t xml:space="preserve"> and </w:t>
        </w:r>
        <w:r w:rsidRPr="009102AD">
          <w:rPr>
            <w:rFonts w:ascii="Times New Roman" w:eastAsia="Times New Roman" w:hAnsi="Times New Roman"/>
            <w:i/>
            <w:spacing w:val="6"/>
            <w:lang w:eastAsia="en-US"/>
          </w:rPr>
          <w:t>env</w:t>
        </w:r>
        <w:r>
          <w:t xml:space="preserve"> as follows:</w:t>
        </w:r>
      </w:ins>
    </w:p>
    <w:p w14:paraId="5244C625" w14:textId="77777777" w:rsidR="003A30C5" w:rsidRPr="00D828E7" w:rsidRDefault="003A30C5" w:rsidP="009D6071">
      <w:pPr>
        <w:pStyle w:val="Alg2"/>
        <w:numPr>
          <w:ilvl w:val="0"/>
          <w:numId w:val="576"/>
        </w:numPr>
        <w:rPr>
          <w:ins w:id="6180" w:author="Rev 3 Allen Wirfs-Brock" w:date="2011-09-10T16:34:00Z"/>
        </w:rPr>
      </w:pPr>
      <w:ins w:id="6181" w:author="Rev 3 Allen Wirfs-Brock" w:date="2011-09-10T16:34:00Z">
        <w:r w:rsidRPr="00D828E7">
          <w:t xml:space="preserve">Let </w:t>
        </w:r>
        <w:r w:rsidRPr="00D828E7">
          <w:rPr>
            <w:i/>
          </w:rPr>
          <w:t xml:space="preserve">rhs </w:t>
        </w:r>
        <w:r w:rsidRPr="00D828E7">
          <w:t xml:space="preserve">be the result of evaluating </w:t>
        </w:r>
        <w:r w:rsidRPr="00E641FE">
          <w:rPr>
            <w:i/>
          </w:rPr>
          <w:t>Initialiser</w:t>
        </w:r>
        <w:r w:rsidRPr="00D828E7">
          <w:t>.</w:t>
        </w:r>
      </w:ins>
    </w:p>
    <w:p w14:paraId="33726929" w14:textId="77777777" w:rsidR="003A30C5" w:rsidRDefault="003A30C5" w:rsidP="009D6071">
      <w:pPr>
        <w:pStyle w:val="Alg3"/>
        <w:numPr>
          <w:ilvl w:val="0"/>
          <w:numId w:val="576"/>
        </w:numPr>
        <w:rPr>
          <w:ins w:id="6182" w:author="Rev 3 Allen Wirfs-Brock" w:date="2011-09-10T16:34:00Z"/>
        </w:rPr>
      </w:pPr>
      <w:ins w:id="6183" w:author="Rev 3 Allen Wirfs-Brock" w:date="2011-09-10T16:34:00Z">
        <w:r w:rsidRPr="008D4496">
          <w:t xml:space="preserve">Let </w:t>
        </w:r>
        <w:r w:rsidRPr="008D4496">
          <w:rPr>
            <w:i/>
          </w:rPr>
          <w:t>rval</w:t>
        </w:r>
        <w:r w:rsidRPr="008D4496">
          <w:t xml:space="preserve"> be </w:t>
        </w:r>
        <w:r>
          <w:t>ToObject(</w:t>
        </w:r>
        <w:r w:rsidRPr="008D4496">
          <w:t>GetValue(</w:t>
        </w:r>
        <w:r>
          <w:rPr>
            <w:i/>
          </w:rPr>
          <w:t>rhs</w:t>
        </w:r>
        <w:r w:rsidRPr="008D4496">
          <w:t>)</w:t>
        </w:r>
        <w:r>
          <w:t>)</w:t>
        </w:r>
        <w:r w:rsidRPr="008D4496">
          <w:t>.</w:t>
        </w:r>
      </w:ins>
    </w:p>
    <w:p w14:paraId="47391D11" w14:textId="77777777" w:rsidR="003A30C5" w:rsidRDefault="003A30C5" w:rsidP="009D6071">
      <w:pPr>
        <w:pStyle w:val="Alg2"/>
        <w:numPr>
          <w:ilvl w:val="0"/>
          <w:numId w:val="576"/>
        </w:numPr>
        <w:spacing w:after="220"/>
        <w:contextualSpacing/>
        <w:rPr>
          <w:ins w:id="6184" w:author="Rev 3 Allen Wirfs-Brock" w:date="2011-09-10T16:34:00Z"/>
        </w:rPr>
      </w:pPr>
      <w:ins w:id="6185" w:author="Rev 3 Allen Wirfs-Brock" w:date="2011-09-10T16:34:00Z">
        <w:r>
          <w:t xml:space="preserve">Let </w:t>
        </w:r>
        <w:r w:rsidRPr="003C38C3">
          <w:rPr>
            <w:i/>
          </w:rPr>
          <w:t>env</w:t>
        </w:r>
        <w:r>
          <w:t xml:space="preserve"> be the running execution context’s LexicalEnvironment.</w:t>
        </w:r>
      </w:ins>
    </w:p>
    <w:p w14:paraId="751CE07A" w14:textId="77777777" w:rsidR="003A30C5" w:rsidRPr="00D828E7" w:rsidRDefault="003A30C5" w:rsidP="009D6071">
      <w:pPr>
        <w:pStyle w:val="Alg2"/>
        <w:numPr>
          <w:ilvl w:val="0"/>
          <w:numId w:val="576"/>
        </w:numPr>
        <w:spacing w:after="220"/>
        <w:rPr>
          <w:ins w:id="6186" w:author="Rev 3 Allen Wirfs-Brock" w:date="2011-09-10T16:34:00Z"/>
        </w:rPr>
      </w:pPr>
      <w:ins w:id="6187" w:author="Rev 3 Allen Wirfs-Brock" w:date="2011-09-10T16:34:00Z">
        <w:r>
          <w:t xml:space="preserve">Evaluate </w:t>
        </w:r>
        <w:r>
          <w:rPr>
            <w:i/>
          </w:rPr>
          <w:t>Binding</w:t>
        </w:r>
        <w:r w:rsidRPr="002F627B">
          <w:rPr>
            <w:i/>
          </w:rPr>
          <w:t>Pattern</w:t>
        </w:r>
        <w:r>
          <w:t xml:space="preserve"> using </w:t>
        </w:r>
        <w:r w:rsidRPr="002F627B">
          <w:rPr>
            <w:i/>
          </w:rPr>
          <w:t>rval</w:t>
        </w:r>
        <w:r>
          <w:t xml:space="preserve"> as the </w:t>
        </w:r>
        <w:r>
          <w:rPr>
            <w:rStyle w:val="bnf"/>
          </w:rPr>
          <w:t>obj</w:t>
        </w:r>
        <w:r w:rsidRPr="00E32218">
          <w:rPr>
            <w:i/>
          </w:rPr>
          <w:t xml:space="preserve"> </w:t>
        </w:r>
        <w:r>
          <w:t xml:space="preserve">parameter and </w:t>
        </w:r>
        <w:r w:rsidRPr="003C38C3">
          <w:rPr>
            <w:i/>
          </w:rPr>
          <w:t>env</w:t>
        </w:r>
        <w:r>
          <w:t xml:space="preserve"> as the </w:t>
        </w:r>
        <w:r>
          <w:rPr>
            <w:i/>
          </w:rPr>
          <w:t>environment</w:t>
        </w:r>
        <w:r>
          <w:t xml:space="preserve"> parameter.</w:t>
        </w:r>
      </w:ins>
    </w:p>
    <w:p w14:paraId="6FDC9736" w14:textId="77777777" w:rsidR="004C02EF" w:rsidRDefault="004C02EF" w:rsidP="00B43482">
      <w:pPr>
        <w:pStyle w:val="20"/>
        <w:numPr>
          <w:ilvl w:val="0"/>
          <w:numId w:val="0"/>
        </w:numPr>
      </w:pPr>
      <w:bookmarkStart w:id="6188" w:name="_Toc178387108"/>
      <w:r>
        <w:t>12.15</w:t>
      </w:r>
      <w:r>
        <w:tab/>
        <w:t xml:space="preserve">The </w:t>
      </w:r>
      <w:r>
        <w:rPr>
          <w:rFonts w:ascii="Courier New" w:hAnsi="Courier New"/>
          <w:sz w:val="20"/>
        </w:rPr>
        <w:t>d</w:t>
      </w:r>
      <w:r w:rsidRPr="003D40E3">
        <w:rPr>
          <w:rFonts w:ascii="Courier New" w:hAnsi="Courier New"/>
          <w:sz w:val="20"/>
        </w:rPr>
        <w:t>ebugger</w:t>
      </w:r>
      <w:r>
        <w:t xml:space="preserve"> statement</w:t>
      </w:r>
      <w:bookmarkEnd w:id="6175"/>
      <w:bookmarkEnd w:id="6176"/>
      <w:bookmarkEnd w:id="6177"/>
      <w:bookmarkEnd w:id="6178"/>
      <w:bookmarkEnd w:id="6188"/>
    </w:p>
    <w:p w14:paraId="7CA1EC39" w14:textId="77777777" w:rsidR="004C02EF" w:rsidRDefault="004C02EF" w:rsidP="004C02EF">
      <w:pPr>
        <w:pStyle w:val="Syntax"/>
      </w:pPr>
      <w:r w:rsidRPr="002912E1">
        <w:t>Syntax</w:t>
      </w:r>
    </w:p>
    <w:p w14:paraId="6AF03F6A" w14:textId="77777777" w:rsidR="004C02EF" w:rsidRPr="00241C98" w:rsidRDefault="004C02EF" w:rsidP="004C02EF">
      <w:pPr>
        <w:pStyle w:val="SyntaxRule"/>
      </w:pPr>
      <w:r w:rsidRPr="00241C98">
        <w:t xml:space="preserve">DebuggerStatement </w:t>
      </w:r>
      <w:r w:rsidRPr="00D04346">
        <w:rPr>
          <w:rFonts w:ascii="Arial" w:hAnsi="Arial"/>
          <w:b/>
          <w:i w:val="0"/>
        </w:rPr>
        <w:t>:</w:t>
      </w:r>
    </w:p>
    <w:p w14:paraId="1DBDB754" w14:textId="77777777" w:rsidR="004C02EF" w:rsidRDefault="004C02EF" w:rsidP="004C02EF">
      <w:pPr>
        <w:pStyle w:val="SyntaxDefinition"/>
      </w:pPr>
      <w:r w:rsidRPr="00612C55">
        <w:rPr>
          <w:rFonts w:ascii="Courier New" w:hAnsi="Courier New" w:cs="Courier New"/>
          <w:b/>
          <w:i w:val="0"/>
        </w:rPr>
        <w:t xml:space="preserve">debugger </w:t>
      </w:r>
      <w:r w:rsidRPr="00E148F5">
        <w:rPr>
          <w:rFonts w:ascii="Courier New" w:hAnsi="Courier New" w:cs="Courier New"/>
          <w:b/>
          <w:i w:val="0"/>
        </w:rPr>
        <w:t>;</w:t>
      </w:r>
    </w:p>
    <w:p w14:paraId="122EC1B3" w14:textId="77777777" w:rsidR="004C02EF" w:rsidRPr="005567BC" w:rsidRDefault="004C02EF" w:rsidP="004C02EF">
      <w:pPr>
        <w:pStyle w:val="Syntax"/>
      </w:pPr>
      <w:r w:rsidRPr="005567BC">
        <w:t>Semantics</w:t>
      </w:r>
    </w:p>
    <w:p w14:paraId="26C99BA3" w14:textId="77777777" w:rsidR="004C02EF" w:rsidRPr="005567BC" w:rsidRDefault="004C02EF" w:rsidP="004C02EF">
      <w:r w:rsidRPr="005567BC">
        <w:t>Evaluating the</w:t>
      </w:r>
      <w:r>
        <w:t xml:space="preserve"> </w:t>
      </w:r>
      <w:r w:rsidRPr="00241C98">
        <w:rPr>
          <w:rFonts w:ascii="Times New Roman" w:hAnsi="Times New Roman"/>
          <w:i/>
        </w:rPr>
        <w:t xml:space="preserve">DebuggerStatement </w:t>
      </w:r>
      <w:r w:rsidRPr="005567BC">
        <w:t>production</w:t>
      </w:r>
      <w:r>
        <w:t xml:space="preserve"> may allow an implementation to cause a </w:t>
      </w:r>
      <w:r w:rsidRPr="005567BC">
        <w:t>breakpoint when run under a debugger.</w:t>
      </w:r>
      <w:r>
        <w:t xml:space="preserve"> If a debugger is not present or active this statement has no observable effect.</w:t>
      </w:r>
    </w:p>
    <w:p w14:paraId="1F648B1E" w14:textId="77777777" w:rsidR="004C02EF" w:rsidRDefault="004C02EF" w:rsidP="004C02EF">
      <w:r>
        <w:t xml:space="preserve">The production </w:t>
      </w:r>
      <w:r w:rsidRPr="00241C98">
        <w:rPr>
          <w:rFonts w:ascii="Times New Roman" w:hAnsi="Times New Roman"/>
          <w:i/>
        </w:rPr>
        <w:t xml:space="preserve">DebuggerStatement </w:t>
      </w:r>
      <w:r>
        <w:rPr>
          <w:b/>
        </w:rPr>
        <w:t>:</w:t>
      </w:r>
      <w:r w:rsidRPr="00241C98">
        <w:rPr>
          <w:rFonts w:ascii="Times New Roman" w:hAnsi="Times New Roman"/>
          <w:i/>
        </w:rPr>
        <w:t xml:space="preserve"> </w:t>
      </w:r>
      <w:r w:rsidRPr="00A8414C">
        <w:rPr>
          <w:rFonts w:ascii="Courier New" w:hAnsi="Courier New"/>
          <w:b/>
        </w:rPr>
        <w:t>debugger</w:t>
      </w:r>
      <w:r w:rsidRPr="00C226F6">
        <w:rPr>
          <w:rFonts w:ascii="Courier New" w:hAnsi="Courier New"/>
          <w:b/>
        </w:rPr>
        <w:t xml:space="preserve"> </w:t>
      </w:r>
      <w:r>
        <w:rPr>
          <w:rFonts w:ascii="Courier New" w:hAnsi="Courier New"/>
          <w:b/>
        </w:rPr>
        <w:t>;</w:t>
      </w:r>
      <w:r>
        <w:t xml:space="preserve"> is evaluated as follows:</w:t>
      </w:r>
    </w:p>
    <w:p w14:paraId="6F39BBA3" w14:textId="77777777" w:rsidR="004C02EF" w:rsidRPr="008F6B36" w:rsidRDefault="004C02EF" w:rsidP="004C02EF">
      <w:pPr>
        <w:pStyle w:val="Alg2"/>
        <w:numPr>
          <w:ilvl w:val="0"/>
          <w:numId w:val="145"/>
        </w:numPr>
        <w:spacing w:after="220"/>
        <w:contextualSpacing/>
      </w:pPr>
      <w:r w:rsidRPr="008F6B36">
        <w:t>If an implementation defined debugging facility is available and enabled, then</w:t>
      </w:r>
    </w:p>
    <w:p w14:paraId="14E04FD5" w14:textId="77777777" w:rsidR="004C02EF" w:rsidRPr="008F6B36" w:rsidRDefault="004C02EF" w:rsidP="004C02EF">
      <w:pPr>
        <w:pStyle w:val="Alg2"/>
        <w:numPr>
          <w:ilvl w:val="1"/>
          <w:numId w:val="145"/>
        </w:numPr>
        <w:spacing w:after="220"/>
        <w:contextualSpacing/>
      </w:pPr>
      <w:r w:rsidRPr="008F6B36">
        <w:t>Perform an implementation defined debugging action.</w:t>
      </w:r>
    </w:p>
    <w:p w14:paraId="7C635C57" w14:textId="77777777" w:rsidR="004C02EF" w:rsidRPr="008F6B36" w:rsidRDefault="004C02EF" w:rsidP="004C02EF">
      <w:pPr>
        <w:pStyle w:val="Alg2"/>
        <w:numPr>
          <w:ilvl w:val="1"/>
          <w:numId w:val="145"/>
        </w:numPr>
        <w:spacing w:after="220"/>
        <w:contextualSpacing/>
      </w:pPr>
      <w:r w:rsidRPr="008F6B36">
        <w:t xml:space="preserve">Let </w:t>
      </w:r>
      <w:r w:rsidRPr="008F6B36">
        <w:rPr>
          <w:i/>
        </w:rPr>
        <w:t>result</w:t>
      </w:r>
      <w:r w:rsidRPr="008F6B36">
        <w:t xml:space="preserve"> be an implementation defined Completion value. </w:t>
      </w:r>
    </w:p>
    <w:p w14:paraId="0ADA7E21" w14:textId="77777777" w:rsidR="004C02EF" w:rsidRPr="008F6B36" w:rsidRDefault="004C02EF" w:rsidP="004C02EF">
      <w:pPr>
        <w:pStyle w:val="Alg2"/>
        <w:numPr>
          <w:ilvl w:val="0"/>
          <w:numId w:val="145"/>
        </w:numPr>
        <w:spacing w:after="220"/>
        <w:contextualSpacing/>
      </w:pPr>
      <w:r w:rsidRPr="008F6B36">
        <w:t>Else</w:t>
      </w:r>
    </w:p>
    <w:p w14:paraId="7B2569AA" w14:textId="77777777" w:rsidR="004C02EF" w:rsidRPr="008F6B36" w:rsidRDefault="004C02EF" w:rsidP="004C02EF">
      <w:pPr>
        <w:pStyle w:val="Alg2"/>
        <w:numPr>
          <w:ilvl w:val="1"/>
          <w:numId w:val="145"/>
        </w:numPr>
        <w:spacing w:after="220"/>
        <w:contextualSpacing/>
      </w:pPr>
      <w:r w:rsidRPr="008F6B36">
        <w:t xml:space="preserve">Let </w:t>
      </w:r>
      <w:r w:rsidRPr="008F6B36">
        <w:rPr>
          <w:i/>
        </w:rPr>
        <w:t>result</w:t>
      </w:r>
      <w:r w:rsidRPr="008F6B36">
        <w:t xml:space="preserve"> be (</w:t>
      </w:r>
      <w:r w:rsidRPr="008F6B36">
        <w:rPr>
          <w:rFonts w:ascii="Arial" w:hAnsi="Arial" w:cs="Arial"/>
        </w:rPr>
        <w:t>normal</w:t>
      </w:r>
      <w:r w:rsidRPr="008F6B36">
        <w:t xml:space="preserve">, </w:t>
      </w:r>
      <w:r w:rsidRPr="008F6B36">
        <w:rPr>
          <w:rFonts w:ascii="Arial" w:hAnsi="Arial" w:cs="Arial"/>
        </w:rPr>
        <w:t>empty</w:t>
      </w:r>
      <w:r w:rsidRPr="008F6B36">
        <w:t xml:space="preserve">, </w:t>
      </w:r>
      <w:r w:rsidRPr="008F6B36">
        <w:rPr>
          <w:rFonts w:ascii="Arial" w:hAnsi="Arial" w:cs="Arial"/>
        </w:rPr>
        <w:t>empty</w:t>
      </w:r>
      <w:r w:rsidRPr="008F6B36">
        <w:t>).</w:t>
      </w:r>
    </w:p>
    <w:p w14:paraId="65538901" w14:textId="77777777" w:rsidR="004C02EF" w:rsidRPr="008F6B36" w:rsidRDefault="004C02EF" w:rsidP="004C02EF">
      <w:pPr>
        <w:pStyle w:val="Alg2"/>
        <w:numPr>
          <w:ilvl w:val="0"/>
          <w:numId w:val="145"/>
        </w:numPr>
        <w:spacing w:after="220"/>
        <w:contextualSpacing/>
      </w:pPr>
      <w:r w:rsidRPr="008F6B36">
        <w:t xml:space="preserve">Return </w:t>
      </w:r>
      <w:r w:rsidRPr="008F6B36">
        <w:rPr>
          <w:i/>
        </w:rPr>
        <w:t>result</w:t>
      </w:r>
      <w:r w:rsidRPr="008F6B36">
        <w:t>.</w:t>
      </w:r>
    </w:p>
    <w:p w14:paraId="50BBDB15" w14:textId="77777777" w:rsidR="004C02EF" w:rsidRDefault="004C02EF" w:rsidP="004C02EF">
      <w:pPr>
        <w:pStyle w:val="1"/>
        <w:numPr>
          <w:ilvl w:val="0"/>
          <w:numId w:val="0"/>
        </w:numPr>
      </w:pPr>
      <w:bookmarkStart w:id="6189" w:name="_Toc235503471"/>
      <w:bookmarkStart w:id="6190" w:name="_Toc241509246"/>
      <w:bookmarkStart w:id="6191" w:name="_Toc244416733"/>
      <w:bookmarkStart w:id="6192" w:name="_Toc276631097"/>
      <w:bookmarkStart w:id="6193" w:name="_Toc178387109"/>
      <w:r>
        <w:t>13</w:t>
      </w:r>
      <w:r>
        <w:tab/>
        <w:t>Function Definition</w:t>
      </w:r>
      <w:bookmarkEnd w:id="6129"/>
      <w:bookmarkEnd w:id="6130"/>
      <w:bookmarkEnd w:id="6131"/>
      <w:bookmarkEnd w:id="6132"/>
      <w:bookmarkEnd w:id="6189"/>
      <w:bookmarkEnd w:id="6190"/>
      <w:bookmarkEnd w:id="6191"/>
      <w:bookmarkEnd w:id="6192"/>
      <w:bookmarkEnd w:id="6193"/>
    </w:p>
    <w:p w14:paraId="51D087CC" w14:textId="77777777" w:rsidR="004C02EF" w:rsidRDefault="004C02EF" w:rsidP="004C02EF">
      <w:pPr>
        <w:pStyle w:val="Syntax"/>
      </w:pPr>
      <w:r w:rsidRPr="00F77FBE">
        <w:t>Syntax</w:t>
      </w:r>
    </w:p>
    <w:p w14:paraId="47F68EC7" w14:textId="77777777" w:rsidR="004C02EF" w:rsidRPr="00241C98" w:rsidRDefault="004C02EF" w:rsidP="004C02EF">
      <w:pPr>
        <w:pStyle w:val="SyntaxRule"/>
      </w:pPr>
      <w:r w:rsidRPr="00241C98">
        <w:t xml:space="preserve">FunctionDeclaration </w:t>
      </w:r>
      <w:r w:rsidRPr="00D04346">
        <w:rPr>
          <w:rFonts w:ascii="Arial" w:hAnsi="Arial"/>
          <w:b/>
          <w:i w:val="0"/>
        </w:rPr>
        <w:t>:</w:t>
      </w:r>
    </w:p>
    <w:p w14:paraId="58D030D3" w14:textId="77777777" w:rsidR="004C02EF" w:rsidRPr="00241C98" w:rsidRDefault="004C02EF" w:rsidP="004C02EF">
      <w:pPr>
        <w:pStyle w:val="SyntaxDefinition"/>
      </w:pPr>
      <w:r w:rsidRPr="00C226F6">
        <w:rPr>
          <w:rFonts w:ascii="Courier New" w:hAnsi="Courier New"/>
          <w:b/>
          <w:i w:val="0"/>
        </w:rPr>
        <w:t>function</w:t>
      </w:r>
      <w:r w:rsidRPr="00241C98">
        <w:t xml:space="preserve"> </w:t>
      </w:r>
      <w:ins w:id="6194" w:author="Rev 3 Allen Wirfs-Brock" w:date="2011-09-02T09:31:00Z">
        <w:r w:rsidR="00AF72C7">
          <w:t>Binding</w:t>
        </w:r>
      </w:ins>
      <w:r w:rsidRPr="00241C98">
        <w:t xml:space="preserve">Identifier </w:t>
      </w:r>
      <w:r w:rsidRPr="00C226F6">
        <w:rPr>
          <w:rFonts w:ascii="Courier New" w:hAnsi="Courier New"/>
          <w:b/>
          <w:i w:val="0"/>
        </w:rPr>
        <w:t>(</w:t>
      </w:r>
      <w:r w:rsidRPr="00241C98">
        <w:t xml:space="preserve"> FormalParameterList</w:t>
      </w:r>
      <w:r w:rsidRPr="005E74B3">
        <w:rPr>
          <w:rFonts w:ascii="Arial" w:hAnsi="Arial" w:cs="Arial"/>
          <w:i w:val="0"/>
          <w:vertAlign w:val="subscript"/>
        </w:rPr>
        <w:t>opt</w:t>
      </w:r>
      <w:r w:rsidRPr="00241C98">
        <w:t xml:space="preserve"> </w:t>
      </w:r>
      <w:r w:rsidRPr="00C226F6">
        <w:rPr>
          <w:rFonts w:ascii="Courier New" w:hAnsi="Courier New"/>
          <w:b/>
          <w:i w:val="0"/>
        </w:rPr>
        <w:t>)</w:t>
      </w:r>
      <w:r w:rsidRPr="00241C98">
        <w:t xml:space="preserve"> </w:t>
      </w:r>
      <w:r w:rsidRPr="00C226F6">
        <w:rPr>
          <w:rFonts w:ascii="Courier New" w:hAnsi="Courier New"/>
          <w:b/>
          <w:i w:val="0"/>
        </w:rPr>
        <w:t>{</w:t>
      </w:r>
      <w:r w:rsidRPr="00241C98">
        <w:t xml:space="preserve"> FunctionBody </w:t>
      </w:r>
      <w:r w:rsidRPr="00C226F6">
        <w:rPr>
          <w:rFonts w:ascii="Courier New" w:hAnsi="Courier New"/>
          <w:b/>
          <w:i w:val="0"/>
        </w:rPr>
        <w:t>}</w:t>
      </w:r>
    </w:p>
    <w:p w14:paraId="45EDE1E6" w14:textId="77777777" w:rsidR="004C02EF" w:rsidRPr="00241C98" w:rsidRDefault="004C02EF" w:rsidP="004C02EF">
      <w:pPr>
        <w:pStyle w:val="SyntaxRule"/>
      </w:pPr>
      <w:r w:rsidRPr="00241C98">
        <w:t xml:space="preserve">FunctionExpression </w:t>
      </w:r>
      <w:r w:rsidRPr="00D04346">
        <w:rPr>
          <w:rFonts w:ascii="Arial" w:hAnsi="Arial"/>
          <w:b/>
          <w:i w:val="0"/>
        </w:rPr>
        <w:t>:</w:t>
      </w:r>
    </w:p>
    <w:p w14:paraId="520006D3" w14:textId="77777777" w:rsidR="004C02EF" w:rsidRPr="00241C98" w:rsidRDefault="004C02EF" w:rsidP="004C02EF">
      <w:pPr>
        <w:pStyle w:val="SyntaxDefinition"/>
      </w:pPr>
      <w:r w:rsidRPr="00C226F6">
        <w:rPr>
          <w:rFonts w:ascii="Courier New" w:hAnsi="Courier New"/>
          <w:b/>
          <w:i w:val="0"/>
        </w:rPr>
        <w:t>function</w:t>
      </w:r>
      <w:r w:rsidRPr="00241C98">
        <w:t xml:space="preserve"> </w:t>
      </w:r>
      <w:ins w:id="6195" w:author="Rev 3 Allen Wirfs-Brock" w:date="2011-09-02T09:31:00Z">
        <w:r w:rsidR="00AF72C7">
          <w:t>Binding</w:t>
        </w:r>
      </w:ins>
      <w:r w:rsidRPr="00241C98">
        <w:t>Identifier</w:t>
      </w:r>
      <w:r w:rsidRPr="005E74B3">
        <w:rPr>
          <w:rFonts w:ascii="Arial" w:hAnsi="Arial" w:cs="Arial"/>
          <w:i w:val="0"/>
          <w:vertAlign w:val="subscript"/>
        </w:rPr>
        <w:t>opt</w:t>
      </w:r>
      <w:r w:rsidRPr="00241C98">
        <w:t xml:space="preserve"> </w:t>
      </w:r>
      <w:r w:rsidRPr="00C226F6">
        <w:rPr>
          <w:rFonts w:ascii="Courier New" w:hAnsi="Courier New"/>
          <w:b/>
          <w:i w:val="0"/>
        </w:rPr>
        <w:t>(</w:t>
      </w:r>
      <w:r w:rsidRPr="00241C98">
        <w:t xml:space="preserve"> FormalParameterList</w:t>
      </w:r>
      <w:r w:rsidRPr="005E74B3">
        <w:rPr>
          <w:rFonts w:ascii="Arial" w:hAnsi="Arial" w:cs="Arial"/>
          <w:i w:val="0"/>
          <w:vertAlign w:val="subscript"/>
        </w:rPr>
        <w:t>opt</w:t>
      </w:r>
      <w:r w:rsidRPr="00241C98">
        <w:t xml:space="preserve"> </w:t>
      </w:r>
      <w:r w:rsidRPr="00C226F6">
        <w:rPr>
          <w:rFonts w:ascii="Courier New" w:hAnsi="Courier New"/>
          <w:b/>
          <w:i w:val="0"/>
        </w:rPr>
        <w:t>)</w:t>
      </w:r>
      <w:r w:rsidRPr="00241C98">
        <w:t xml:space="preserve"> </w:t>
      </w:r>
      <w:r w:rsidRPr="00C226F6">
        <w:rPr>
          <w:rFonts w:ascii="Courier New" w:hAnsi="Courier New"/>
          <w:b/>
          <w:i w:val="0"/>
        </w:rPr>
        <w:t>{</w:t>
      </w:r>
      <w:r w:rsidRPr="00241C98">
        <w:t xml:space="preserve"> FunctionBody </w:t>
      </w:r>
      <w:r w:rsidRPr="00C226F6">
        <w:rPr>
          <w:rFonts w:ascii="Courier New" w:hAnsi="Courier New"/>
          <w:b/>
          <w:i w:val="0"/>
        </w:rPr>
        <w:t>}</w:t>
      </w:r>
    </w:p>
    <w:p w14:paraId="6612B76C" w14:textId="77777777" w:rsidR="00521EAD" w:rsidRPr="00241C98" w:rsidRDefault="00521EAD" w:rsidP="00521EAD">
      <w:pPr>
        <w:pStyle w:val="SyntaxRule"/>
        <w:rPr>
          <w:ins w:id="6196" w:author="Allen Wirfs-Brock" w:date="2011-07-05T11:12:00Z"/>
        </w:rPr>
      </w:pPr>
      <w:ins w:id="6197" w:author="Allen Wirfs-Brock" w:date="2011-07-05T11:12:00Z">
        <w:r w:rsidRPr="00241C98">
          <w:t xml:space="preserve">FormalParameterList </w:t>
        </w:r>
        <w:r w:rsidRPr="00D04346">
          <w:rPr>
            <w:rFonts w:ascii="Arial" w:hAnsi="Arial"/>
            <w:b/>
            <w:i w:val="0"/>
          </w:rPr>
          <w:t>:</w:t>
        </w:r>
      </w:ins>
    </w:p>
    <w:p w14:paraId="7713A437" w14:textId="77777777" w:rsidR="00521EAD" w:rsidRPr="00241C98" w:rsidRDefault="00AF72C7" w:rsidP="00521EAD">
      <w:pPr>
        <w:pStyle w:val="SyntaxDefinition"/>
        <w:rPr>
          <w:ins w:id="6198" w:author="Allen Wirfs-Brock" w:date="2011-07-05T11:12:00Z"/>
        </w:rPr>
      </w:pPr>
      <w:ins w:id="6199" w:author="Rev 3 Allen Wirfs-Brock" w:date="2011-09-02T09:32:00Z">
        <w:r>
          <w:rPr>
            <w:rFonts w:ascii="Courier New" w:hAnsi="Courier New" w:cs="Courier New"/>
            <w:b/>
            <w:i w:val="0"/>
          </w:rPr>
          <w:t>...</w:t>
        </w:r>
      </w:ins>
      <w:ins w:id="6200" w:author="Allen Wirfs-Brock" w:date="2011-07-05T11:12:00Z">
        <w:r w:rsidR="00521EAD">
          <w:t xml:space="preserve"> </w:t>
        </w:r>
        <w:r w:rsidR="00521EAD" w:rsidRPr="00241C98">
          <w:t>Identifier</w:t>
        </w:r>
      </w:ins>
      <w:ins w:id="6201" w:author="Allen Wirfs-Brock" w:date="2011-07-05T11:13:00Z">
        <w:r w:rsidR="00521EAD">
          <w:br/>
          <w:t>FormalsList</w:t>
        </w:r>
      </w:ins>
      <w:ins w:id="6202" w:author="Allen Wirfs-Brock" w:date="2011-07-05T11:12:00Z">
        <w:r w:rsidR="00521EAD" w:rsidRPr="00241C98">
          <w:br/>
        </w:r>
      </w:ins>
      <w:ins w:id="6203" w:author="Allen Wirfs-Brock" w:date="2011-07-05T11:14:00Z">
        <w:r w:rsidR="00521EAD">
          <w:t>FormalsList</w:t>
        </w:r>
      </w:ins>
      <w:ins w:id="6204" w:author="Allen Wirfs-Brock" w:date="2011-07-05T11:12:00Z">
        <w:r w:rsidR="00521EAD" w:rsidRPr="00C226F6">
          <w:rPr>
            <w:rFonts w:ascii="Courier New" w:hAnsi="Courier New"/>
            <w:b/>
            <w:i w:val="0"/>
          </w:rPr>
          <w:t>,</w:t>
        </w:r>
      </w:ins>
      <w:ins w:id="6205" w:author="Allen Wirfs-Brock" w:date="2011-07-05T11:14:00Z">
        <w:r w:rsidR="00521EAD">
          <w:rPr>
            <w:rFonts w:ascii="Courier New" w:hAnsi="Courier New"/>
            <w:b/>
            <w:i w:val="0"/>
          </w:rPr>
          <w:t xml:space="preserve"> </w:t>
        </w:r>
      </w:ins>
      <w:ins w:id="6206" w:author="Rev 3 Allen Wirfs-Brock" w:date="2011-09-02T09:32:00Z">
        <w:r>
          <w:rPr>
            <w:rFonts w:ascii="Courier New" w:hAnsi="Courier New" w:cs="Courier New"/>
            <w:b/>
            <w:i w:val="0"/>
          </w:rPr>
          <w:t xml:space="preserve">... </w:t>
        </w:r>
      </w:ins>
      <w:ins w:id="6207" w:author="Allen Wirfs-Brock" w:date="2011-07-05T11:14:00Z">
        <w:r w:rsidR="00521EAD">
          <w:t xml:space="preserve"> </w:t>
        </w:r>
      </w:ins>
      <w:ins w:id="6208" w:author="Allen Wirfs-Brock" w:date="2011-07-05T11:12:00Z">
        <w:r w:rsidR="00521EAD" w:rsidRPr="00241C98">
          <w:t xml:space="preserve"> Identifier</w:t>
        </w:r>
      </w:ins>
    </w:p>
    <w:p w14:paraId="478FC718" w14:textId="77777777" w:rsidR="004C02EF" w:rsidRPr="00241C98" w:rsidRDefault="00521EAD" w:rsidP="004C02EF">
      <w:pPr>
        <w:pStyle w:val="SyntaxRule"/>
      </w:pPr>
      <w:ins w:id="6209" w:author="Allen Wirfs-Brock" w:date="2011-07-05T11:15:00Z">
        <w:r>
          <w:t>FormalsList</w:t>
        </w:r>
      </w:ins>
      <w:ins w:id="6210" w:author="Allen Wirfs-Brock" w:date="2011-07-05T11:17:00Z">
        <w:r>
          <w:t xml:space="preserve"> </w:t>
        </w:r>
      </w:ins>
      <w:del w:id="6211" w:author="Allen Wirfs-Brock" w:date="2011-07-05T11:15:00Z">
        <w:r w:rsidR="004C02EF" w:rsidRPr="00241C98" w:rsidDel="00521EAD">
          <w:delText xml:space="preserve">FormalParameterList </w:delText>
        </w:r>
      </w:del>
      <w:r w:rsidR="004C02EF" w:rsidRPr="00D04346">
        <w:rPr>
          <w:rFonts w:ascii="Arial" w:hAnsi="Arial"/>
          <w:b/>
          <w:i w:val="0"/>
        </w:rPr>
        <w:t>:</w:t>
      </w:r>
    </w:p>
    <w:p w14:paraId="71D5B9F5" w14:textId="77777777" w:rsidR="004C02EF" w:rsidRPr="00241C98" w:rsidRDefault="004C02EF" w:rsidP="004C02EF">
      <w:pPr>
        <w:pStyle w:val="SyntaxDefinition"/>
      </w:pPr>
      <w:del w:id="6212" w:author="Allen Wirfs-Brock" w:date="2011-07-05T11:17:00Z">
        <w:r w:rsidRPr="00241C98" w:rsidDel="00521EAD">
          <w:delText>Identifier</w:delText>
        </w:r>
      </w:del>
      <w:ins w:id="6213" w:author="Allen Wirfs-Brock" w:date="2011-07-05T11:17:00Z">
        <w:r w:rsidR="00521EAD">
          <w:t>FormalParameter</w:t>
        </w:r>
      </w:ins>
      <w:r w:rsidRPr="00241C98">
        <w:br/>
      </w:r>
      <w:ins w:id="6214" w:author="Allen Wirfs-Brock" w:date="2011-07-05T11:15:00Z">
        <w:r w:rsidR="00521EAD">
          <w:t>FormalsList</w:t>
        </w:r>
      </w:ins>
      <w:ins w:id="6215" w:author="Allen Wirfs-Brock" w:date="2011-07-05T11:17:00Z">
        <w:r w:rsidR="00521EAD">
          <w:t xml:space="preserve"> </w:t>
        </w:r>
      </w:ins>
      <w:del w:id="6216" w:author="Allen Wirfs-Brock" w:date="2011-07-05T11:15:00Z">
        <w:r w:rsidRPr="00241C98" w:rsidDel="00521EAD">
          <w:delText xml:space="preserve">FormalParameterList </w:delText>
        </w:r>
      </w:del>
      <w:r w:rsidRPr="00C226F6">
        <w:rPr>
          <w:rFonts w:ascii="Courier New" w:hAnsi="Courier New"/>
          <w:b/>
          <w:i w:val="0"/>
        </w:rPr>
        <w:t>,</w:t>
      </w:r>
      <w:r w:rsidRPr="00241C98">
        <w:t xml:space="preserve"> </w:t>
      </w:r>
      <w:ins w:id="6217" w:author="Allen Wirfs-Brock" w:date="2011-07-05T11:17:00Z">
        <w:r w:rsidR="00521EAD">
          <w:t>FormalParameter</w:t>
        </w:r>
      </w:ins>
      <w:del w:id="6218" w:author="Allen Wirfs-Brock" w:date="2011-07-05T11:17:00Z">
        <w:r w:rsidRPr="00241C98" w:rsidDel="00521EAD">
          <w:delText>Identifier</w:delText>
        </w:r>
      </w:del>
    </w:p>
    <w:p w14:paraId="2F4BEED4" w14:textId="77777777" w:rsidR="00521EAD" w:rsidRPr="00241C98" w:rsidRDefault="00521EAD" w:rsidP="00521EAD">
      <w:pPr>
        <w:pStyle w:val="SyntaxRule"/>
        <w:rPr>
          <w:ins w:id="6219" w:author="Allen Wirfs-Brock" w:date="2011-07-05T11:16:00Z"/>
        </w:rPr>
      </w:pPr>
      <w:ins w:id="6220" w:author="Allen Wirfs-Brock" w:date="2011-07-05T11:17:00Z">
        <w:r>
          <w:t xml:space="preserve">FormalParameter </w:t>
        </w:r>
      </w:ins>
      <w:ins w:id="6221" w:author="Allen Wirfs-Brock" w:date="2011-07-05T11:16:00Z">
        <w:r w:rsidRPr="00D04346">
          <w:rPr>
            <w:rFonts w:ascii="Arial" w:hAnsi="Arial"/>
            <w:b/>
            <w:i w:val="0"/>
          </w:rPr>
          <w:t>:</w:t>
        </w:r>
      </w:ins>
    </w:p>
    <w:p w14:paraId="0F161A8D" w14:textId="77777777" w:rsidR="00521EAD" w:rsidRPr="00241C98" w:rsidRDefault="00AF72C7" w:rsidP="00521EAD">
      <w:pPr>
        <w:pStyle w:val="SyntaxDefinition"/>
        <w:rPr>
          <w:ins w:id="6222" w:author="Allen Wirfs-Brock" w:date="2011-07-05T11:16:00Z"/>
        </w:rPr>
      </w:pPr>
      <w:ins w:id="6223" w:author="Rev 3 Allen Wirfs-Brock" w:date="2011-09-02T09:33:00Z">
        <w:r>
          <w:t>Binding</w:t>
        </w:r>
      </w:ins>
      <w:ins w:id="6224" w:author="Allen Wirfs-Brock" w:date="2011-07-05T11:16:00Z">
        <w:r w:rsidR="00521EAD" w:rsidRPr="00241C98">
          <w:t>Identifier</w:t>
        </w:r>
      </w:ins>
      <w:ins w:id="6225" w:author="Allen Wirfs-Brock" w:date="2011-07-05T11:22:00Z">
        <w:r w:rsidR="00521EAD">
          <w:t xml:space="preserve"> Initialiser</w:t>
        </w:r>
        <w:r w:rsidR="00521EAD" w:rsidRPr="005E74B3">
          <w:rPr>
            <w:rFonts w:ascii="Arial" w:hAnsi="Arial" w:cs="Arial"/>
            <w:i w:val="0"/>
            <w:vertAlign w:val="subscript"/>
          </w:rPr>
          <w:t>opt</w:t>
        </w:r>
      </w:ins>
      <w:ins w:id="6226" w:author="Allen Wirfs-Brock" w:date="2011-07-05T11:16:00Z">
        <w:r w:rsidR="00521EAD" w:rsidRPr="00241C98">
          <w:br/>
        </w:r>
      </w:ins>
      <w:ins w:id="6227" w:author="Allen Wirfs-Brock" w:date="2011-07-05T11:21:00Z">
        <w:r w:rsidR="00521EAD">
          <w:t>BindingPatter</w:t>
        </w:r>
      </w:ins>
      <w:ins w:id="6228" w:author="Allen Wirfs-Brock" w:date="2011-07-05T13:22:00Z">
        <w:r w:rsidR="00B11FED">
          <w:t>n</w:t>
        </w:r>
      </w:ins>
      <w:ins w:id="6229" w:author="Allen Wirfs-Brock" w:date="2011-07-05T11:21:00Z">
        <w:r w:rsidR="00521EAD">
          <w:t xml:space="preserve"> </w:t>
        </w:r>
      </w:ins>
      <w:ins w:id="6230" w:author="Allen Wirfs-Brock" w:date="2011-07-05T11:20:00Z">
        <w:r w:rsidR="00521EAD">
          <w:t>Initialiser</w:t>
        </w:r>
      </w:ins>
      <w:ins w:id="6231" w:author="Allen Wirfs-Brock" w:date="2011-07-05T11:21:00Z">
        <w:r w:rsidR="00521EAD" w:rsidRPr="005E74B3">
          <w:rPr>
            <w:rFonts w:ascii="Arial" w:hAnsi="Arial" w:cs="Arial"/>
            <w:i w:val="0"/>
            <w:vertAlign w:val="subscript"/>
          </w:rPr>
          <w:t>opt</w:t>
        </w:r>
      </w:ins>
    </w:p>
    <w:p w14:paraId="5E055D66" w14:textId="77777777" w:rsidR="004C02EF" w:rsidRPr="00241C98" w:rsidRDefault="004C02EF" w:rsidP="004C02EF">
      <w:pPr>
        <w:pStyle w:val="SyntaxRule"/>
      </w:pPr>
      <w:r w:rsidRPr="00241C98">
        <w:t xml:space="preserve">FunctionBody </w:t>
      </w:r>
      <w:r w:rsidRPr="00D04346">
        <w:rPr>
          <w:rFonts w:ascii="Arial" w:hAnsi="Arial"/>
          <w:b/>
          <w:i w:val="0"/>
        </w:rPr>
        <w:t>:</w:t>
      </w:r>
    </w:p>
    <w:p w14:paraId="0EDD0B84" w14:textId="77777777" w:rsidR="004C02EF" w:rsidRPr="00241C98" w:rsidRDefault="004C02EF" w:rsidP="004C02EF">
      <w:pPr>
        <w:pStyle w:val="SyntaxDefinition"/>
      </w:pPr>
      <w:r w:rsidRPr="00241C98">
        <w:t>SourceElements</w:t>
      </w:r>
      <w:r w:rsidRPr="005E74B3">
        <w:rPr>
          <w:rFonts w:ascii="Arial" w:hAnsi="Arial" w:cs="Arial"/>
          <w:i w:val="0"/>
          <w:vertAlign w:val="subscript"/>
        </w:rPr>
        <w:t>opt</w:t>
      </w:r>
    </w:p>
    <w:p w14:paraId="510F8B49" w14:textId="77777777" w:rsidR="0009072F" w:rsidRDefault="0009072F" w:rsidP="0009072F">
      <w:pPr>
        <w:pStyle w:val="Note"/>
        <w:rPr>
          <w:ins w:id="6232" w:author="Rev 3 Allen Wirfs-Brock" w:date="2011-09-21T09:34:00Z"/>
        </w:rPr>
      </w:pPr>
      <w:ins w:id="6233" w:author="Rev 3 Allen Wirfs-Brock" w:date="2011-09-21T09:34:00Z">
        <w:r w:rsidRPr="00C14EAC">
          <w:t>NOTE</w:t>
        </w:r>
        <w:r w:rsidRPr="00C14EAC">
          <w:tab/>
        </w:r>
        <w:r>
          <w:t>The</w:t>
        </w:r>
        <w:r w:rsidR="007C5880">
          <w:t xml:space="preserve"> identifier of a rest parameter is specified as an </w:t>
        </w:r>
        <w:r w:rsidR="007C5880" w:rsidRPr="007C5880">
          <w:rPr>
            <w:rFonts w:ascii="Times New Roman" w:hAnsi="Times New Roman"/>
            <w:i/>
          </w:rPr>
          <w:t>Identifier</w:t>
        </w:r>
        <w:r w:rsidR="007C5880">
          <w:t xml:space="preserve"> rather than a </w:t>
        </w:r>
        <w:r w:rsidR="007C5880" w:rsidRPr="007C5880">
          <w:rPr>
            <w:rFonts w:ascii="Times New Roman" w:hAnsi="Times New Roman"/>
            <w:i/>
          </w:rPr>
          <w:t>BindingIdentifier</w:t>
        </w:r>
        <w:r w:rsidR="007C5880">
          <w:t xml:space="preserve"> because it may be the the identifier </w:t>
        </w:r>
        <w:r w:rsidR="007C5880" w:rsidRPr="007C5880">
          <w:rPr>
            <w:rFonts w:ascii="Courier New" w:hAnsi="Courier New" w:cs="Courier New"/>
            <w:b/>
          </w:rPr>
          <w:t>arguments</w:t>
        </w:r>
        <w:r w:rsidR="007C5880">
          <w:t>.</w:t>
        </w:r>
        <w:r w:rsidRPr="00C14EAC">
          <w:t>.</w:t>
        </w:r>
      </w:ins>
    </w:p>
    <w:p w14:paraId="5C5F6288" w14:textId="77777777" w:rsidR="004C02EF" w:rsidRPr="00F77FBE" w:rsidRDefault="004C02EF" w:rsidP="004C02EF">
      <w:pPr>
        <w:pStyle w:val="Syntax"/>
      </w:pPr>
      <w:r w:rsidRPr="00F77FBE">
        <w:t>Semantics</w:t>
      </w:r>
    </w:p>
    <w:p w14:paraId="5253F4A4" w14:textId="77777777" w:rsidR="004C02EF" w:rsidRDefault="004C02EF" w:rsidP="004C02EF">
      <w:pPr>
        <w:jc w:val="left"/>
      </w:pPr>
      <w:bookmarkStart w:id="6234" w:name="_Toc375031212"/>
      <w:bookmarkStart w:id="6235" w:name="_Toc381513724"/>
      <w:bookmarkStart w:id="6236" w:name="_Toc382212246"/>
      <w:bookmarkStart w:id="6237" w:name="_Toc382212809"/>
      <w:bookmarkStart w:id="6238" w:name="_Toc382291591"/>
      <w:bookmarkStart w:id="6239" w:name="_Toc385672240"/>
      <w:bookmarkStart w:id="6240" w:name="_Ref386878660"/>
      <w:bookmarkStart w:id="6241" w:name="_Toc393690344"/>
      <w:r>
        <w:t>The production</w:t>
      </w:r>
      <w:r>
        <w:br/>
        <w:t xml:space="preserve">    </w:t>
      </w:r>
      <w:r w:rsidRPr="00241C98">
        <w:rPr>
          <w:rFonts w:ascii="Times New Roman" w:hAnsi="Times New Roman"/>
          <w:i/>
        </w:rPr>
        <w:t xml:space="preserve">FunctionDeclaration </w:t>
      </w:r>
      <w:r>
        <w:rPr>
          <w:b/>
        </w:rPr>
        <w:t>:</w:t>
      </w:r>
      <w:r w:rsidRPr="00241C98">
        <w:rPr>
          <w:rFonts w:ascii="Times New Roman" w:hAnsi="Times New Roman"/>
          <w:i/>
        </w:rPr>
        <w:t xml:space="preserve"> </w:t>
      </w:r>
      <w:r>
        <w:rPr>
          <w:rFonts w:ascii="Courier New" w:hAnsi="Courier New"/>
          <w:b/>
        </w:rPr>
        <w:t>function</w:t>
      </w:r>
      <w:r>
        <w:t xml:space="preserve"> </w:t>
      </w:r>
      <w:ins w:id="6242" w:author="Rev 3 Allen Wirfs-Brock" w:date="2011-09-02T09:34:00Z">
        <w:r w:rsidR="00AF72C7" w:rsidRPr="00AF72C7">
          <w:rPr>
            <w:rFonts w:ascii="Times New Roman" w:hAnsi="Times New Roman"/>
            <w:i/>
          </w:rPr>
          <w:t>Binding</w:t>
        </w:r>
      </w:ins>
      <w:r w:rsidRPr="00241C98">
        <w:rPr>
          <w:rFonts w:ascii="Times New Roman" w:hAnsi="Times New Roman"/>
          <w:i/>
        </w:rPr>
        <w:t xml:space="preserve">Identifier </w:t>
      </w:r>
      <w:r>
        <w:rPr>
          <w:rFonts w:ascii="Courier New" w:hAnsi="Courier New"/>
          <w:b/>
        </w:rPr>
        <w:t>(</w:t>
      </w:r>
      <w:r w:rsidRPr="00241C98">
        <w:rPr>
          <w:rFonts w:ascii="Times New Roman" w:hAnsi="Times New Roman"/>
          <w:i/>
        </w:rPr>
        <w:t xml:space="preserve"> FormalParameterList</w:t>
      </w:r>
      <w:r w:rsidRPr="005E74B3">
        <w:rPr>
          <w:rFonts w:cs="Arial"/>
          <w:vertAlign w:val="subscript"/>
        </w:rPr>
        <w:t>opt</w:t>
      </w:r>
      <w:r w:rsidRPr="00241C98">
        <w:rPr>
          <w:rFonts w:ascii="Times New Roman" w:hAnsi="Times New Roman"/>
          <w:i/>
        </w:rP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r>
        <w:br/>
        <w:t>is instantiated as follows during Declaration Binding instantiation (10.5):</w:t>
      </w:r>
    </w:p>
    <w:p w14:paraId="79DD0D5E" w14:textId="77777777" w:rsidR="004C02EF" w:rsidRPr="008F6B36" w:rsidRDefault="004C02EF" w:rsidP="004C02EF">
      <w:pPr>
        <w:numPr>
          <w:ilvl w:val="0"/>
          <w:numId w:val="146"/>
        </w:numPr>
        <w:rPr>
          <w:rFonts w:ascii="Times New Roman" w:hAnsi="Times New Roman"/>
        </w:rPr>
      </w:pPr>
      <w:r w:rsidRPr="008F6B36">
        <w:rPr>
          <w:rFonts w:ascii="Times New Roman" w:hAnsi="Times New Roman"/>
        </w:rPr>
        <w:t xml:space="preserve">Return the result of creating a new Function object as specified in 13.2 with parameters specified by </w:t>
      </w:r>
      <w:r w:rsidRPr="00241C98">
        <w:rPr>
          <w:rFonts w:ascii="Times New Roman" w:hAnsi="Times New Roman"/>
          <w:i/>
        </w:rPr>
        <w:t>FormalParameterList</w:t>
      </w:r>
      <w:r w:rsidRPr="005E74B3">
        <w:rPr>
          <w:vertAlign w:val="subscript"/>
        </w:rPr>
        <w:t>opt</w:t>
      </w:r>
      <w:r w:rsidRPr="008F6B36">
        <w:rPr>
          <w:rFonts w:ascii="Times New Roman" w:hAnsi="Times New Roman"/>
        </w:rPr>
        <w:t xml:space="preserve">, and body specified by </w:t>
      </w:r>
      <w:r w:rsidRPr="00241C98">
        <w:rPr>
          <w:rFonts w:ascii="Times New Roman" w:hAnsi="Times New Roman"/>
          <w:i/>
        </w:rPr>
        <w:t>FunctionBody</w:t>
      </w:r>
      <w:r w:rsidRPr="008F6B36">
        <w:rPr>
          <w:rFonts w:ascii="Times New Roman" w:hAnsi="Times New Roman"/>
        </w:rPr>
        <w:t xml:space="preserve">. Pass in the VariableEnvironment of the running execution context as the </w:t>
      </w:r>
      <w:r w:rsidRPr="00241C98">
        <w:rPr>
          <w:rFonts w:ascii="Times New Roman" w:hAnsi="Times New Roman"/>
          <w:i/>
        </w:rPr>
        <w:t>Scope</w:t>
      </w:r>
      <w:r w:rsidRPr="008F6B36">
        <w:rPr>
          <w:rFonts w:ascii="Times New Roman" w:hAnsi="Times New Roman"/>
        </w:rPr>
        <w:t xml:space="preserve">. Pass in </w:t>
      </w:r>
      <w:r w:rsidRPr="008F6B36">
        <w:rPr>
          <w:rFonts w:ascii="Times New Roman" w:hAnsi="Times New Roman"/>
          <w:b/>
        </w:rPr>
        <w:t>true</w:t>
      </w:r>
      <w:r w:rsidRPr="008F6B36">
        <w:rPr>
          <w:rFonts w:ascii="Times New Roman" w:hAnsi="Times New Roman"/>
        </w:rPr>
        <w:t xml:space="preserve"> as the </w:t>
      </w:r>
      <w:r w:rsidRPr="00241C98">
        <w:rPr>
          <w:rFonts w:ascii="Times New Roman" w:hAnsi="Times New Roman"/>
          <w:i/>
        </w:rPr>
        <w:t>Strict</w:t>
      </w:r>
      <w:r w:rsidRPr="008F6B36">
        <w:rPr>
          <w:rFonts w:ascii="Times New Roman" w:hAnsi="Times New Roman"/>
        </w:rPr>
        <w:t xml:space="preserve"> flag if the </w:t>
      </w:r>
      <w:r w:rsidRPr="00241C98">
        <w:rPr>
          <w:rFonts w:ascii="Times New Roman" w:hAnsi="Times New Roman"/>
          <w:i/>
        </w:rPr>
        <w:t>FunctionDeclaration</w:t>
      </w:r>
      <w:r w:rsidRPr="008F6B36">
        <w:rPr>
          <w:rFonts w:ascii="Times New Roman" w:hAnsi="Times New Roman"/>
        </w:rPr>
        <w:t xml:space="preserve"> is contained in strict code or if its </w:t>
      </w:r>
      <w:r w:rsidRPr="00241C98">
        <w:rPr>
          <w:rFonts w:ascii="Times New Roman" w:hAnsi="Times New Roman"/>
          <w:i/>
        </w:rPr>
        <w:t>FunctionBody</w:t>
      </w:r>
      <w:r w:rsidRPr="008F6B36">
        <w:rPr>
          <w:rFonts w:ascii="Times New Roman" w:hAnsi="Times New Roman"/>
        </w:rPr>
        <w:t xml:space="preserve"> is strict code.</w:t>
      </w:r>
    </w:p>
    <w:p w14:paraId="3056CE87" w14:textId="77777777" w:rsidR="004C02EF" w:rsidRDefault="004C02EF" w:rsidP="004C02EF">
      <w:pPr>
        <w:jc w:val="left"/>
      </w:pPr>
      <w:r>
        <w:t>The production</w:t>
      </w:r>
      <w:r>
        <w:br/>
        <w:t xml:space="preserve">    </w:t>
      </w:r>
      <w:r w:rsidRPr="00241C98">
        <w:rPr>
          <w:rFonts w:ascii="Times New Roman" w:hAnsi="Times New Roman"/>
          <w:i/>
        </w:rPr>
        <w:t xml:space="preserve">FunctionExpression </w:t>
      </w:r>
      <w:r>
        <w:rPr>
          <w:b/>
        </w:rPr>
        <w:t>:</w:t>
      </w:r>
      <w:r w:rsidRPr="00241C98">
        <w:rPr>
          <w:rFonts w:ascii="Times New Roman" w:hAnsi="Times New Roman"/>
          <w:i/>
        </w:rPr>
        <w:t xml:space="preserve"> </w:t>
      </w:r>
      <w:r>
        <w:rPr>
          <w:rFonts w:ascii="Courier New" w:hAnsi="Courier New"/>
          <w:b/>
        </w:rPr>
        <w:t>function</w:t>
      </w:r>
      <w:r>
        <w:t xml:space="preserve"> </w:t>
      </w:r>
      <w:r>
        <w:rPr>
          <w:rFonts w:ascii="Courier New" w:hAnsi="Courier New"/>
          <w:b/>
        </w:rPr>
        <w:t>(</w:t>
      </w:r>
      <w:r w:rsidRPr="00241C98">
        <w:rPr>
          <w:rFonts w:ascii="Times New Roman" w:hAnsi="Times New Roman"/>
          <w:i/>
        </w:rPr>
        <w:t xml:space="preserve"> FormalParameterList</w:t>
      </w:r>
      <w:r w:rsidRPr="005E74B3">
        <w:rPr>
          <w:rFonts w:cs="Arial"/>
          <w:vertAlign w:val="subscript"/>
        </w:rPr>
        <w:t>opt</w:t>
      </w:r>
      <w:r w:rsidRPr="00241C98">
        <w:rPr>
          <w:rFonts w:ascii="Times New Roman" w:hAnsi="Times New Roman"/>
          <w:i/>
        </w:rP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r>
        <w:t xml:space="preserve"> </w:t>
      </w:r>
      <w:r>
        <w:br/>
        <w:t>is evaluated as follows:</w:t>
      </w:r>
    </w:p>
    <w:p w14:paraId="0D3DE2CB" w14:textId="77777777" w:rsidR="004C02EF" w:rsidRPr="008F6B36" w:rsidRDefault="004C02EF" w:rsidP="004C02EF">
      <w:pPr>
        <w:numPr>
          <w:ilvl w:val="0"/>
          <w:numId w:val="147"/>
        </w:numPr>
        <w:rPr>
          <w:rFonts w:ascii="Times New Roman" w:hAnsi="Times New Roman"/>
        </w:rPr>
      </w:pPr>
      <w:r w:rsidRPr="008F6B36">
        <w:rPr>
          <w:rFonts w:ascii="Times New Roman" w:hAnsi="Times New Roman"/>
        </w:rPr>
        <w:t xml:space="preserve">Return the result of creating a new Function object as specified in 13.2 with parameters specified by </w:t>
      </w:r>
      <w:r w:rsidRPr="00241C98">
        <w:rPr>
          <w:rFonts w:ascii="Times New Roman" w:hAnsi="Times New Roman"/>
          <w:i/>
        </w:rPr>
        <w:t>FormalParameterList</w:t>
      </w:r>
      <w:r w:rsidRPr="005E74B3">
        <w:rPr>
          <w:vertAlign w:val="subscript"/>
        </w:rPr>
        <w:t>opt</w:t>
      </w:r>
      <w:r w:rsidRPr="008F6B36">
        <w:rPr>
          <w:rFonts w:ascii="Times New Roman" w:hAnsi="Times New Roman"/>
        </w:rPr>
        <w:t xml:space="preserve"> and body specified by </w:t>
      </w:r>
      <w:r w:rsidRPr="00241C98">
        <w:rPr>
          <w:rFonts w:ascii="Times New Roman" w:hAnsi="Times New Roman"/>
          <w:i/>
        </w:rPr>
        <w:t>FunctionBody</w:t>
      </w:r>
      <w:r w:rsidRPr="008F6B36">
        <w:rPr>
          <w:rFonts w:ascii="Times New Roman" w:hAnsi="Times New Roman"/>
        </w:rPr>
        <w:t xml:space="preserve">. Pass in the LexicalEnvironment of the running execution context as the </w:t>
      </w:r>
      <w:r w:rsidRPr="00241C98">
        <w:rPr>
          <w:rFonts w:ascii="Times New Roman" w:hAnsi="Times New Roman"/>
          <w:i/>
        </w:rPr>
        <w:t>Scope</w:t>
      </w:r>
      <w:r w:rsidRPr="008F6B36">
        <w:rPr>
          <w:rFonts w:ascii="Times New Roman" w:hAnsi="Times New Roman"/>
        </w:rPr>
        <w:t xml:space="preserve">. Pass in </w:t>
      </w:r>
      <w:r w:rsidRPr="008F6B36">
        <w:rPr>
          <w:rFonts w:ascii="Times New Roman" w:hAnsi="Times New Roman"/>
          <w:b/>
        </w:rPr>
        <w:t>true</w:t>
      </w:r>
      <w:r w:rsidRPr="008F6B36">
        <w:rPr>
          <w:rFonts w:ascii="Times New Roman" w:hAnsi="Times New Roman"/>
        </w:rPr>
        <w:t xml:space="preserve"> as the </w:t>
      </w:r>
      <w:r w:rsidRPr="00241C98">
        <w:rPr>
          <w:rFonts w:ascii="Times New Roman" w:hAnsi="Times New Roman"/>
          <w:i/>
        </w:rPr>
        <w:t>Strict</w:t>
      </w:r>
      <w:r w:rsidRPr="008F6B36">
        <w:rPr>
          <w:rFonts w:ascii="Times New Roman" w:hAnsi="Times New Roman"/>
        </w:rPr>
        <w:t xml:space="preserve"> flag if the </w:t>
      </w:r>
      <w:r w:rsidRPr="00241C98">
        <w:rPr>
          <w:rFonts w:ascii="Times New Roman" w:hAnsi="Times New Roman"/>
          <w:i/>
        </w:rPr>
        <w:t>FunctionExpression</w:t>
      </w:r>
      <w:r w:rsidRPr="008F6B36">
        <w:rPr>
          <w:rFonts w:ascii="Times New Roman" w:hAnsi="Times New Roman"/>
        </w:rPr>
        <w:t xml:space="preserve"> is contained in strict code or if its </w:t>
      </w:r>
      <w:r w:rsidRPr="00241C98">
        <w:rPr>
          <w:rFonts w:ascii="Times New Roman" w:hAnsi="Times New Roman"/>
          <w:i/>
        </w:rPr>
        <w:t>FunctionBody</w:t>
      </w:r>
      <w:r w:rsidRPr="008F6B36">
        <w:rPr>
          <w:rFonts w:ascii="Times New Roman" w:hAnsi="Times New Roman"/>
        </w:rPr>
        <w:t xml:space="preserve"> is strict code.</w:t>
      </w:r>
    </w:p>
    <w:p w14:paraId="1A323FBE" w14:textId="77777777" w:rsidR="008B3067" w:rsidRDefault="008B3067" w:rsidP="008B3067">
      <w:pPr>
        <w:jc w:val="left"/>
        <w:rPr>
          <w:ins w:id="6243" w:author="Rev 3 Allen Wirfs-Brock" w:date="2011-09-02T09:47:00Z"/>
        </w:rPr>
      </w:pPr>
      <w:ins w:id="6244" w:author="Rev 3 Allen Wirfs-Brock" w:date="2011-09-02T09:47: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br/>
          <w:t xml:space="preserve">   </w:t>
        </w:r>
        <w:r w:rsidRPr="00241C98">
          <w:rPr>
            <w:rFonts w:ascii="Times New Roman" w:hAnsi="Times New Roman"/>
            <w:i/>
          </w:rPr>
          <w:t>FunctionExpression</w:t>
        </w:r>
        <w:r>
          <w:t xml:space="preserve"> </w:t>
        </w:r>
        <w:r>
          <w:rPr>
            <w:b/>
          </w:rPr>
          <w:t>:</w:t>
        </w:r>
        <w:r>
          <w:t xml:space="preserve"> </w:t>
        </w:r>
        <w:r>
          <w:rPr>
            <w:rFonts w:ascii="Courier New" w:hAnsi="Courier New"/>
            <w:b/>
          </w:rPr>
          <w:t>function</w:t>
        </w:r>
        <w:r>
          <w:t xml:space="preserve"> </w:t>
        </w:r>
        <w:r w:rsidRPr="00AF72C7">
          <w:rPr>
            <w:rFonts w:ascii="Times New Roman" w:hAnsi="Times New Roman"/>
            <w:i/>
          </w:rPr>
          <w:t>Binding</w:t>
        </w:r>
        <w:r w:rsidRPr="00241C98">
          <w:rPr>
            <w:rFonts w:ascii="Times New Roman" w:hAnsi="Times New Roman"/>
            <w:i/>
          </w:rPr>
          <w:t>Identifier</w:t>
        </w:r>
        <w:r>
          <w:t xml:space="preserve"> </w:t>
        </w:r>
        <w:r>
          <w:rPr>
            <w:rFonts w:ascii="Courier New" w:hAnsi="Courier New"/>
            <w:b/>
          </w:rPr>
          <w:t>(</w:t>
        </w:r>
        <w:r>
          <w:t xml:space="preserve"> </w:t>
        </w:r>
        <w:r w:rsidRPr="00241C98">
          <w:rPr>
            <w:rFonts w:ascii="Times New Roman" w:hAnsi="Times New Roman"/>
            <w:i/>
          </w:rPr>
          <w:t>FormalParameterList</w:t>
        </w:r>
        <w:r w:rsidRPr="005E74B3">
          <w:rPr>
            <w:rFonts w:cs="Arial"/>
            <w:vertAlign w:val="subscript"/>
          </w:rPr>
          <w:t>opt</w:t>
        </w:r>
        <w: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ins>
      <w:ins w:id="6245" w:author="Rev 3 Allen Wirfs-Brock" w:date="2011-09-02T09:48:00Z">
        <w:r>
          <w:br/>
        </w:r>
      </w:ins>
      <w:ins w:id="6246" w:author="Rev 3 Allen Wirfs-Brock" w:date="2011-09-02T09:47:00Z">
        <w:r>
          <w:t xml:space="preserve">is determined as follows: </w:t>
        </w:r>
      </w:ins>
    </w:p>
    <w:p w14:paraId="14C42621" w14:textId="77777777" w:rsidR="008B3067" w:rsidRDefault="008B3067" w:rsidP="008B3067">
      <w:pPr>
        <w:pStyle w:val="Alg4"/>
        <w:numPr>
          <w:ilvl w:val="0"/>
          <w:numId w:val="501"/>
        </w:numPr>
        <w:spacing w:after="220"/>
        <w:contextualSpacing/>
        <w:rPr>
          <w:ins w:id="6247" w:author="Rev 3 Allen Wirfs-Brock" w:date="2011-09-02T09:47:00Z"/>
        </w:rPr>
      </w:pPr>
      <w:ins w:id="6248" w:author="Rev 3 Allen Wirfs-Brock" w:date="2011-09-02T09:47:00Z">
        <w:r>
          <w:t xml:space="preserve">Return the BoundNames of </w:t>
        </w:r>
        <w:r w:rsidRPr="006E4D22">
          <w:rPr>
            <w:i/>
          </w:rPr>
          <w:t>Binding</w:t>
        </w:r>
        <w:r w:rsidRPr="00E641FE">
          <w:rPr>
            <w:i/>
          </w:rPr>
          <w:t>Identifier</w:t>
        </w:r>
        <w:r>
          <w:t>.</w:t>
        </w:r>
      </w:ins>
    </w:p>
    <w:p w14:paraId="43F78C1E" w14:textId="77777777" w:rsidR="001D11B0" w:rsidDel="00AF72C7" w:rsidRDefault="001D11B0" w:rsidP="00BA7448">
      <w:pPr>
        <w:contextualSpacing/>
        <w:jc w:val="left"/>
        <w:rPr>
          <w:ins w:id="6249" w:author="Allen Wirfs-Brock" w:date="2011-07-07T18:42:00Z"/>
          <w:del w:id="6250" w:author="Rev 3 Allen Wirfs-Brock" w:date="2011-09-02T09:36:00Z"/>
          <w:rFonts w:ascii="Courier New" w:hAnsi="Courier New"/>
          <w:b/>
        </w:rPr>
      </w:pPr>
      <w:ins w:id="6251" w:author="Allen Wirfs-Brock" w:date="2011-07-07T18:41:00Z">
        <w:del w:id="6252" w:author="Rev 3 Allen Wirfs-Brock" w:date="2011-09-02T09:36:00Z">
          <w:r w:rsidDel="00AF72C7">
            <w:delText>The static semantics of the production</w:delText>
          </w:r>
        </w:del>
      </w:ins>
      <w:ins w:id="6253" w:author="Allen Wirfs-Brock" w:date="2011-07-07T18:42:00Z">
        <w:del w:id="6254" w:author="Rev 3 Allen Wirfs-Brock" w:date="2011-09-02T09:36:00Z">
          <w:r w:rsidDel="00AF72C7">
            <w:br/>
            <w:delText xml:space="preserve">   </w:delText>
          </w:r>
        </w:del>
      </w:ins>
      <w:ins w:id="6255" w:author="Allen Wirfs-Brock" w:date="2011-07-07T18:41:00Z">
        <w:del w:id="6256" w:author="Rev 3 Allen Wirfs-Brock" w:date="2011-09-02T09:36:00Z">
          <w:r w:rsidDel="00AF72C7">
            <w:delText xml:space="preserve"> </w:delText>
          </w:r>
        </w:del>
      </w:ins>
      <w:ins w:id="6257" w:author="Allen Wirfs-Brock" w:date="2011-07-07T18:42:00Z">
        <w:del w:id="6258" w:author="Rev 3 Allen Wirfs-Brock" w:date="2011-09-02T09:36:00Z">
          <w:r w:rsidRPr="00241C98" w:rsidDel="00AF72C7">
            <w:rPr>
              <w:rFonts w:ascii="Times New Roman" w:hAnsi="Times New Roman"/>
              <w:i/>
            </w:rPr>
            <w:delText>FunctionExpression</w:delText>
          </w:r>
          <w:r w:rsidDel="00AF72C7">
            <w:delText xml:space="preserve"> </w:delText>
          </w:r>
          <w:r w:rsidDel="00AF72C7">
            <w:rPr>
              <w:b/>
            </w:rPr>
            <w:delText>:</w:delText>
          </w:r>
          <w:r w:rsidDel="00AF72C7">
            <w:delText xml:space="preserve"> </w:delText>
          </w:r>
          <w:r w:rsidDel="00AF72C7">
            <w:rPr>
              <w:rFonts w:ascii="Courier New" w:hAnsi="Courier New"/>
              <w:b/>
            </w:rPr>
            <w:delText>function</w:delText>
          </w:r>
          <w:r w:rsidDel="00AF72C7">
            <w:delText xml:space="preserve"> </w:delText>
          </w:r>
          <w:r w:rsidRPr="00241C98" w:rsidDel="00AF72C7">
            <w:rPr>
              <w:rFonts w:ascii="Times New Roman" w:hAnsi="Times New Roman"/>
              <w:i/>
            </w:rPr>
            <w:delText>Identifier</w:delText>
          </w:r>
          <w:r w:rsidDel="00AF72C7">
            <w:delText xml:space="preserve"> </w:delText>
          </w:r>
          <w:r w:rsidDel="00AF72C7">
            <w:rPr>
              <w:rFonts w:ascii="Courier New" w:hAnsi="Courier New"/>
              <w:b/>
            </w:rPr>
            <w:delText>(</w:delText>
          </w:r>
          <w:r w:rsidDel="00AF72C7">
            <w:delText xml:space="preserve"> </w:delText>
          </w:r>
          <w:r w:rsidRPr="00241C98" w:rsidDel="00AF72C7">
            <w:rPr>
              <w:rFonts w:ascii="Times New Roman" w:hAnsi="Times New Roman"/>
              <w:i/>
            </w:rPr>
            <w:delText>FormalParameterList</w:delText>
          </w:r>
          <w:r w:rsidRPr="005E74B3" w:rsidDel="00AF72C7">
            <w:rPr>
              <w:rFonts w:cs="Arial"/>
              <w:vertAlign w:val="subscript"/>
            </w:rPr>
            <w:delText>opt</w:delText>
          </w:r>
          <w:r w:rsidDel="00AF72C7">
            <w:delText xml:space="preserve"> </w:delText>
          </w:r>
          <w:r w:rsidDel="00AF72C7">
            <w:rPr>
              <w:rFonts w:ascii="Courier New" w:hAnsi="Courier New"/>
              <w:b/>
            </w:rPr>
            <w:delText>)</w:delText>
          </w:r>
          <w:r w:rsidDel="00AF72C7">
            <w:delText xml:space="preserve"> </w:delText>
          </w:r>
          <w:r w:rsidDel="00AF72C7">
            <w:rPr>
              <w:rFonts w:ascii="Courier New" w:hAnsi="Courier New"/>
              <w:b/>
            </w:rPr>
            <w:delText>{</w:delText>
          </w:r>
          <w:r w:rsidDel="00AF72C7">
            <w:delText xml:space="preserve"> </w:delText>
          </w:r>
          <w:r w:rsidRPr="00241C98" w:rsidDel="00AF72C7">
            <w:rPr>
              <w:rFonts w:ascii="Times New Roman" w:hAnsi="Times New Roman"/>
              <w:i/>
            </w:rPr>
            <w:delText>FunctionBody</w:delText>
          </w:r>
          <w:r w:rsidDel="00AF72C7">
            <w:delText xml:space="preserve"> </w:delText>
          </w:r>
          <w:r w:rsidDel="00AF72C7">
            <w:rPr>
              <w:rFonts w:ascii="Courier New" w:hAnsi="Courier New"/>
              <w:b/>
            </w:rPr>
            <w:delText>}</w:delText>
          </w:r>
        </w:del>
      </w:ins>
    </w:p>
    <w:p w14:paraId="0AC7235C" w14:textId="77777777" w:rsidR="001D11B0" w:rsidDel="00AF72C7" w:rsidRDefault="001D11B0" w:rsidP="00BA7448">
      <w:pPr>
        <w:contextualSpacing/>
        <w:jc w:val="left"/>
        <w:rPr>
          <w:ins w:id="6259" w:author="Allen Wirfs-Brock" w:date="2011-07-07T18:41:00Z"/>
          <w:del w:id="6260" w:author="Rev 3 Allen Wirfs-Brock" w:date="2011-09-02T09:36:00Z"/>
        </w:rPr>
      </w:pPr>
      <w:ins w:id="6261" w:author="Allen Wirfs-Brock" w:date="2011-07-07T18:41:00Z">
        <w:del w:id="6262" w:author="Rev 3 Allen Wirfs-Brock" w:date="2011-09-02T09:36:00Z">
          <w:r w:rsidDel="00AF72C7">
            <w:delText>are:</w:delText>
          </w:r>
        </w:del>
      </w:ins>
    </w:p>
    <w:p w14:paraId="14A42657" w14:textId="77777777" w:rsidR="001D11B0" w:rsidDel="00AF72C7" w:rsidRDefault="001D11B0" w:rsidP="001D11B0">
      <w:pPr>
        <w:numPr>
          <w:ilvl w:val="0"/>
          <w:numId w:val="411"/>
        </w:numPr>
        <w:spacing w:after="220"/>
        <w:rPr>
          <w:ins w:id="6263" w:author="Allen Wirfs-Brock" w:date="2011-07-07T18:41:00Z"/>
          <w:del w:id="6264" w:author="Rev 3 Allen Wirfs-Brock" w:date="2011-09-02T09:36:00Z"/>
        </w:rPr>
      </w:pPr>
      <w:ins w:id="6265" w:author="Allen Wirfs-Brock" w:date="2011-07-07T18:41:00Z">
        <w:del w:id="6266" w:author="Rev 3 Allen Wirfs-Brock" w:date="2011-09-02T09:36:00Z">
          <w:r w:rsidDel="00AF72C7">
            <w:delText xml:space="preserve">It is a Syntax Error </w:delText>
          </w:r>
        </w:del>
      </w:ins>
      <w:ins w:id="6267" w:author="Allen Wirfs-Brock" w:date="2011-07-07T18:44:00Z">
        <w:del w:id="6268" w:author="Rev 3 Allen Wirfs-Brock" w:date="2011-09-02T09:36:00Z">
          <w:r w:rsidDel="00AF72C7">
            <w:delText xml:space="preserve">if the </w:delText>
          </w:r>
        </w:del>
        <w:del w:id="6269" w:author="Rev 3 Allen Wirfs-Brock" w:date="2011-08-30T11:39:00Z">
          <w:r w:rsidDel="00F937DA">
            <w:delText>scource</w:delText>
          </w:r>
        </w:del>
        <w:del w:id="6270" w:author="Rev 3 Allen Wirfs-Brock" w:date="2011-09-02T09:36:00Z">
          <w:r w:rsidDel="00AF72C7">
            <w:delText xml:space="preserve"> code is strict code and </w:delText>
          </w:r>
        </w:del>
      </w:ins>
      <w:ins w:id="6271" w:author="Allen Wirfs-Brock" w:date="2011-07-07T18:42:00Z">
        <w:del w:id="6272" w:author="Rev 3 Allen Wirfs-Brock" w:date="2011-09-02T09:36:00Z">
          <w:r w:rsidRPr="00241C98" w:rsidDel="00AF72C7">
            <w:rPr>
              <w:rFonts w:ascii="Times New Roman" w:hAnsi="Times New Roman"/>
              <w:i/>
            </w:rPr>
            <w:delText>Identifier</w:delText>
          </w:r>
          <w:r w:rsidDel="00AF72C7">
            <w:delText xml:space="preserve"> </w:delText>
          </w:r>
        </w:del>
      </w:ins>
      <w:ins w:id="6273" w:author="Allen Wirfs-Brock" w:date="2011-07-07T18:43:00Z">
        <w:del w:id="6274" w:author="Rev 3 Allen Wirfs-Brock" w:date="2011-09-02T09:36:00Z">
          <w:r w:rsidDel="00AF72C7">
            <w:rPr>
              <w:rFonts w:ascii="Times New Roman" w:eastAsia="Times New Roman" w:hAnsi="Times New Roman"/>
              <w:spacing w:val="6"/>
              <w:lang w:eastAsia="en-US"/>
            </w:rPr>
            <w:delText xml:space="preserve">is </w:delText>
          </w:r>
          <w:r w:rsidDel="00AF72C7">
            <w:rPr>
              <w:rFonts w:ascii="Courier New" w:hAnsi="Courier New" w:cs="Courier New"/>
              <w:b/>
            </w:rPr>
            <w:delText>"eval"</w:delText>
          </w:r>
          <w:r w:rsidRPr="00B416AD" w:rsidDel="00AF72C7">
            <w:rPr>
              <w:rFonts w:cs="Arial"/>
              <w:b/>
            </w:rPr>
            <w:delText xml:space="preserve"> </w:delText>
          </w:r>
          <w:r w:rsidDel="00AF72C7">
            <w:delText xml:space="preserve">or </w:delText>
          </w:r>
          <w:r w:rsidDel="00AF72C7">
            <w:rPr>
              <w:rFonts w:ascii="Courier New" w:hAnsi="Courier New" w:cs="Courier New"/>
              <w:b/>
            </w:rPr>
            <w:delText>"arguments"</w:delText>
          </w:r>
        </w:del>
      </w:ins>
      <w:ins w:id="6275" w:author="Allen Wirfs-Brock" w:date="2011-07-07T18:41:00Z">
        <w:del w:id="6276" w:author="Rev 3 Allen Wirfs-Brock" w:date="2011-09-02T09:36:00Z">
          <w:r w:rsidDel="00AF72C7">
            <w:delText>.</w:delText>
          </w:r>
        </w:del>
      </w:ins>
    </w:p>
    <w:p w14:paraId="785F87A2" w14:textId="77777777" w:rsidR="004C02EF" w:rsidRDefault="004C02EF" w:rsidP="004C02EF">
      <w:pPr>
        <w:jc w:val="left"/>
      </w:pPr>
      <w:r>
        <w:t xml:space="preserve">The </w:t>
      </w:r>
      <w:r w:rsidRPr="00532D60">
        <w:t>production</w:t>
      </w:r>
      <w:r>
        <w:br/>
        <w:t xml:space="preserve">    </w:t>
      </w:r>
      <w:r w:rsidRPr="00241C98">
        <w:rPr>
          <w:rFonts w:ascii="Times New Roman" w:hAnsi="Times New Roman"/>
          <w:i/>
        </w:rPr>
        <w:t>FunctionExpression</w:t>
      </w:r>
      <w:r>
        <w:t xml:space="preserve"> </w:t>
      </w:r>
      <w:r>
        <w:rPr>
          <w:b/>
        </w:rPr>
        <w:t>:</w:t>
      </w:r>
      <w:r>
        <w:t xml:space="preserve"> </w:t>
      </w:r>
      <w:r>
        <w:rPr>
          <w:rFonts w:ascii="Courier New" w:hAnsi="Courier New"/>
          <w:b/>
        </w:rPr>
        <w:t>function</w:t>
      </w:r>
      <w:r>
        <w:t xml:space="preserve"> </w:t>
      </w:r>
      <w:ins w:id="6277" w:author="Rev 3 Allen Wirfs-Brock" w:date="2011-09-02T09:36:00Z">
        <w:r w:rsidR="00AF72C7" w:rsidRPr="00AF72C7">
          <w:rPr>
            <w:rFonts w:ascii="Times New Roman" w:hAnsi="Times New Roman"/>
            <w:i/>
          </w:rPr>
          <w:t>Binding</w:t>
        </w:r>
      </w:ins>
      <w:r w:rsidRPr="00241C98">
        <w:rPr>
          <w:rFonts w:ascii="Times New Roman" w:hAnsi="Times New Roman"/>
          <w:i/>
        </w:rPr>
        <w:t>Identifier</w:t>
      </w:r>
      <w:r>
        <w:t xml:space="preserve"> </w:t>
      </w:r>
      <w:r>
        <w:rPr>
          <w:rFonts w:ascii="Courier New" w:hAnsi="Courier New"/>
          <w:b/>
        </w:rPr>
        <w:t>(</w:t>
      </w:r>
      <w:r>
        <w:t xml:space="preserve"> </w:t>
      </w:r>
      <w:r w:rsidRPr="00241C98">
        <w:rPr>
          <w:rFonts w:ascii="Times New Roman" w:hAnsi="Times New Roman"/>
          <w:i/>
        </w:rPr>
        <w:t>FormalParameterList</w:t>
      </w:r>
      <w:r w:rsidRPr="005E74B3">
        <w:rPr>
          <w:rFonts w:cs="Arial"/>
          <w:vertAlign w:val="subscript"/>
        </w:rPr>
        <w:t>opt</w:t>
      </w:r>
      <w:r>
        <w:t xml:space="preserve"> </w:t>
      </w:r>
      <w:r>
        <w:rPr>
          <w:rFonts w:ascii="Courier New" w:hAnsi="Courier New"/>
          <w:b/>
        </w:rPr>
        <w:t>)</w:t>
      </w:r>
      <w:r>
        <w:t xml:space="preserve"> </w:t>
      </w:r>
      <w:r>
        <w:rPr>
          <w:rFonts w:ascii="Courier New" w:hAnsi="Courier New"/>
          <w:b/>
        </w:rPr>
        <w:t>{</w:t>
      </w:r>
      <w:r>
        <w:t xml:space="preserve"> </w:t>
      </w:r>
      <w:r w:rsidRPr="00241C98">
        <w:rPr>
          <w:rFonts w:ascii="Times New Roman" w:hAnsi="Times New Roman"/>
          <w:i/>
        </w:rPr>
        <w:t>FunctionBody</w:t>
      </w:r>
      <w:r>
        <w:t xml:space="preserve"> </w:t>
      </w:r>
      <w:r>
        <w:rPr>
          <w:rFonts w:ascii="Courier New" w:hAnsi="Courier New"/>
          <w:b/>
        </w:rPr>
        <w:t>}</w:t>
      </w:r>
      <w:r>
        <w:br/>
        <w:t>is evaluated as follows:</w:t>
      </w:r>
    </w:p>
    <w:p w14:paraId="03E33C41"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Let </w:t>
      </w:r>
      <w:r w:rsidRPr="00241C98">
        <w:rPr>
          <w:rFonts w:ascii="Times New Roman" w:hAnsi="Times New Roman"/>
          <w:i/>
        </w:rPr>
        <w:t xml:space="preserve">funcEnv </w:t>
      </w:r>
      <w:r w:rsidRPr="008F6B36">
        <w:rPr>
          <w:rFonts w:ascii="Times New Roman" w:hAnsi="Times New Roman"/>
        </w:rPr>
        <w:t>be the result of calling NewDeclarativeEnvironment passing the running execution context’s Lexical Environment as the argument</w:t>
      </w:r>
    </w:p>
    <w:p w14:paraId="3F8B3A64"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Let </w:t>
      </w:r>
      <w:r w:rsidRPr="00241C98">
        <w:rPr>
          <w:rFonts w:ascii="Times New Roman" w:hAnsi="Times New Roman"/>
          <w:i/>
        </w:rPr>
        <w:t xml:space="preserve">envRec </w:t>
      </w:r>
      <w:r w:rsidRPr="008F6B36">
        <w:rPr>
          <w:rFonts w:ascii="Times New Roman" w:hAnsi="Times New Roman"/>
        </w:rPr>
        <w:t xml:space="preserve">be </w:t>
      </w:r>
      <w:r w:rsidRPr="00241C98">
        <w:rPr>
          <w:rFonts w:ascii="Times New Roman" w:hAnsi="Times New Roman"/>
          <w:i/>
        </w:rPr>
        <w:t xml:space="preserve">funcEnv’s </w:t>
      </w:r>
      <w:r w:rsidRPr="008F6B36">
        <w:rPr>
          <w:rFonts w:ascii="Times New Roman" w:hAnsi="Times New Roman"/>
        </w:rPr>
        <w:t>environment record.</w:t>
      </w:r>
    </w:p>
    <w:p w14:paraId="5B4BF1AF"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Call the CreateImmutableBinding concrete method of </w:t>
      </w:r>
      <w:r w:rsidRPr="00241C98">
        <w:rPr>
          <w:rFonts w:ascii="Times New Roman" w:hAnsi="Times New Roman"/>
          <w:i/>
        </w:rPr>
        <w:t xml:space="preserve">envRec </w:t>
      </w:r>
      <w:r w:rsidRPr="008F6B36">
        <w:rPr>
          <w:rFonts w:ascii="Times New Roman" w:hAnsi="Times New Roman"/>
        </w:rPr>
        <w:t xml:space="preserve">passing the </w:t>
      </w:r>
      <w:r>
        <w:rPr>
          <w:rFonts w:ascii="Times New Roman" w:hAnsi="Times New Roman"/>
        </w:rPr>
        <w:t>String</w:t>
      </w:r>
      <w:r w:rsidRPr="008F6B36">
        <w:rPr>
          <w:rFonts w:ascii="Times New Roman" w:hAnsi="Times New Roman"/>
        </w:rPr>
        <w:t xml:space="preserve"> value of </w:t>
      </w:r>
      <w:ins w:id="6278" w:author="Rev 3 Allen Wirfs-Brock" w:date="2011-09-02T09:36:00Z">
        <w:r w:rsidR="00AF72C7" w:rsidRPr="00AF72C7">
          <w:rPr>
            <w:rFonts w:ascii="Times New Roman" w:hAnsi="Times New Roman"/>
            <w:i/>
          </w:rPr>
          <w:t>Binding</w:t>
        </w:r>
      </w:ins>
      <w:r w:rsidRPr="008F6B36">
        <w:rPr>
          <w:rFonts w:ascii="Times New Roman" w:hAnsi="Times New Roman"/>
          <w:i/>
        </w:rPr>
        <w:t>Identifier</w:t>
      </w:r>
      <w:r w:rsidRPr="008F6B36">
        <w:rPr>
          <w:rFonts w:ascii="Times New Roman" w:hAnsi="Times New Roman"/>
        </w:rPr>
        <w:t xml:space="preserve"> as the argument.</w:t>
      </w:r>
    </w:p>
    <w:p w14:paraId="0B839ADF"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closure </w:t>
      </w:r>
      <w:r w:rsidRPr="008F6B36">
        <w:rPr>
          <w:rFonts w:ascii="Times New Roman" w:hAnsi="Times New Roman"/>
        </w:rPr>
        <w:t xml:space="preserve">be the result of creating a new Function object as specified in 13.2 with parameters specified by </w:t>
      </w:r>
      <w:r w:rsidRPr="008F6B36">
        <w:rPr>
          <w:rFonts w:ascii="Times New Roman" w:hAnsi="Times New Roman"/>
          <w:i/>
        </w:rPr>
        <w:t>FormalParameterList</w:t>
      </w:r>
      <w:r w:rsidRPr="005E74B3">
        <w:rPr>
          <w:vertAlign w:val="subscript"/>
        </w:rPr>
        <w:t>opt</w:t>
      </w:r>
      <w:r w:rsidRPr="008F6B36">
        <w:rPr>
          <w:rFonts w:ascii="Times New Roman" w:hAnsi="Times New Roman"/>
        </w:rPr>
        <w:t xml:space="preserve"> and body specified by </w:t>
      </w:r>
      <w:r w:rsidRPr="008F6B36">
        <w:rPr>
          <w:rFonts w:ascii="Times New Roman" w:hAnsi="Times New Roman"/>
          <w:i/>
        </w:rPr>
        <w:t>FunctionBody</w:t>
      </w:r>
      <w:r w:rsidRPr="008F6B36">
        <w:rPr>
          <w:rFonts w:ascii="Times New Roman" w:hAnsi="Times New Roman"/>
        </w:rPr>
        <w:t xml:space="preserve">. Pass in </w:t>
      </w:r>
      <w:r w:rsidRPr="008F6B36">
        <w:rPr>
          <w:rFonts w:ascii="Times New Roman" w:hAnsi="Times New Roman"/>
          <w:i/>
        </w:rPr>
        <w:t xml:space="preserve">funcEnv </w:t>
      </w:r>
      <w:r w:rsidRPr="008F6B36">
        <w:rPr>
          <w:rFonts w:ascii="Times New Roman" w:hAnsi="Times New Roman"/>
        </w:rPr>
        <w:t xml:space="preserve">as the </w:t>
      </w:r>
      <w:r w:rsidRPr="008F6B36">
        <w:rPr>
          <w:rFonts w:ascii="Times New Roman" w:hAnsi="Times New Roman"/>
          <w:i/>
        </w:rPr>
        <w:t>Scope</w:t>
      </w:r>
      <w:r w:rsidRPr="008F6B36">
        <w:rPr>
          <w:rFonts w:ascii="Times New Roman" w:hAnsi="Times New Roman"/>
        </w:rPr>
        <w:t xml:space="preserve">. Pass in </w:t>
      </w:r>
      <w:r w:rsidRPr="008F6B36">
        <w:rPr>
          <w:rFonts w:ascii="Times New Roman" w:hAnsi="Times New Roman"/>
          <w:b/>
        </w:rPr>
        <w:t>true</w:t>
      </w:r>
      <w:r w:rsidRPr="008F6B36">
        <w:rPr>
          <w:rFonts w:ascii="Times New Roman" w:hAnsi="Times New Roman"/>
        </w:rPr>
        <w:t xml:space="preserve"> as the </w:t>
      </w:r>
      <w:r w:rsidRPr="008F6B36">
        <w:rPr>
          <w:rFonts w:ascii="Times New Roman" w:hAnsi="Times New Roman"/>
          <w:i/>
        </w:rPr>
        <w:t>Strict</w:t>
      </w:r>
      <w:r w:rsidRPr="008F6B36">
        <w:rPr>
          <w:rFonts w:ascii="Times New Roman" w:hAnsi="Times New Roman"/>
        </w:rPr>
        <w:t xml:space="preserve"> flag if the </w:t>
      </w:r>
      <w:r w:rsidRPr="008F6B36">
        <w:rPr>
          <w:rFonts w:ascii="Times New Roman" w:hAnsi="Times New Roman"/>
          <w:i/>
        </w:rPr>
        <w:t>FunctionExpression</w:t>
      </w:r>
      <w:r w:rsidRPr="008F6B36">
        <w:rPr>
          <w:rFonts w:ascii="Times New Roman" w:hAnsi="Times New Roman"/>
        </w:rPr>
        <w:t xml:space="preserve"> is contained in strict code or if its </w:t>
      </w:r>
      <w:r w:rsidRPr="008F6B36">
        <w:rPr>
          <w:rFonts w:ascii="Times New Roman" w:hAnsi="Times New Roman"/>
          <w:i/>
        </w:rPr>
        <w:t>FunctionBody</w:t>
      </w:r>
      <w:r w:rsidRPr="008F6B36">
        <w:rPr>
          <w:rFonts w:ascii="Times New Roman" w:hAnsi="Times New Roman"/>
        </w:rPr>
        <w:t xml:space="preserve"> is strict code.</w:t>
      </w:r>
    </w:p>
    <w:p w14:paraId="52D91DC0"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Call the Initialize</w:t>
      </w:r>
      <w:del w:id="6279" w:author="Rev 3 Allen Wirfs-Brock" w:date="2011-08-30T17:28:00Z">
        <w:r w:rsidRPr="008F6B36" w:rsidDel="00BC6B32">
          <w:rPr>
            <w:rFonts w:ascii="Times New Roman" w:hAnsi="Times New Roman"/>
          </w:rPr>
          <w:delText>Immutable</w:delText>
        </w:r>
      </w:del>
      <w:r w:rsidRPr="008F6B36">
        <w:rPr>
          <w:rFonts w:ascii="Times New Roman" w:hAnsi="Times New Roman"/>
        </w:rPr>
        <w:t xml:space="preserve">Binding concrete method of </w:t>
      </w:r>
      <w:r w:rsidRPr="008F6B36">
        <w:rPr>
          <w:rFonts w:ascii="Times New Roman" w:hAnsi="Times New Roman"/>
          <w:i/>
        </w:rPr>
        <w:t xml:space="preserve">envRec </w:t>
      </w:r>
      <w:r w:rsidRPr="008F6B36">
        <w:rPr>
          <w:rFonts w:ascii="Times New Roman" w:hAnsi="Times New Roman"/>
        </w:rPr>
        <w:t xml:space="preserve">passing the </w:t>
      </w:r>
      <w:r>
        <w:rPr>
          <w:rFonts w:ascii="Times New Roman" w:hAnsi="Times New Roman"/>
        </w:rPr>
        <w:t>String</w:t>
      </w:r>
      <w:r w:rsidRPr="008F6B36">
        <w:rPr>
          <w:rFonts w:ascii="Times New Roman" w:hAnsi="Times New Roman"/>
        </w:rPr>
        <w:t xml:space="preserve"> value of </w:t>
      </w:r>
      <w:r w:rsidRPr="008F6B36">
        <w:rPr>
          <w:rFonts w:ascii="Times New Roman" w:hAnsi="Times New Roman"/>
          <w:i/>
        </w:rPr>
        <w:t xml:space="preserve">Identifier </w:t>
      </w:r>
      <w:r w:rsidRPr="008F6B36">
        <w:rPr>
          <w:rFonts w:ascii="Times New Roman" w:hAnsi="Times New Roman"/>
        </w:rPr>
        <w:t xml:space="preserve">and </w:t>
      </w:r>
      <w:r w:rsidRPr="008F6B36">
        <w:rPr>
          <w:rFonts w:ascii="Times New Roman" w:hAnsi="Times New Roman"/>
          <w:i/>
        </w:rPr>
        <w:t xml:space="preserve">closure </w:t>
      </w:r>
      <w:r w:rsidRPr="008F6B36">
        <w:rPr>
          <w:rFonts w:ascii="Times New Roman" w:hAnsi="Times New Roman"/>
        </w:rPr>
        <w:t>as the arguments.</w:t>
      </w:r>
    </w:p>
    <w:p w14:paraId="6E572630" w14:textId="77777777" w:rsidR="004C02EF" w:rsidRPr="008F6B36" w:rsidRDefault="004C02EF" w:rsidP="004C02EF">
      <w:pPr>
        <w:numPr>
          <w:ilvl w:val="0"/>
          <w:numId w:val="148"/>
        </w:numPr>
        <w:contextualSpacing/>
        <w:rPr>
          <w:rFonts w:ascii="Times New Roman" w:hAnsi="Times New Roman"/>
        </w:rPr>
      </w:pPr>
      <w:r w:rsidRPr="008F6B36">
        <w:rPr>
          <w:rFonts w:ascii="Times New Roman" w:hAnsi="Times New Roman"/>
        </w:rPr>
        <w:t xml:space="preserve">Return </w:t>
      </w:r>
      <w:r w:rsidRPr="008F6B36">
        <w:rPr>
          <w:rFonts w:ascii="Times New Roman" w:hAnsi="Times New Roman"/>
          <w:i/>
        </w:rPr>
        <w:t>closure</w:t>
      </w:r>
      <w:r w:rsidRPr="008F6B36">
        <w:rPr>
          <w:rFonts w:ascii="Times New Roman" w:hAnsi="Times New Roman"/>
        </w:rPr>
        <w:t>.</w:t>
      </w:r>
    </w:p>
    <w:p w14:paraId="2060FEAB" w14:textId="77777777" w:rsidR="004C02EF" w:rsidRDefault="004C02EF" w:rsidP="004C02EF">
      <w:pPr>
        <w:pStyle w:val="Note"/>
      </w:pPr>
      <w:r w:rsidRPr="00C14EAC">
        <w:t>NOTE</w:t>
      </w:r>
      <w:r w:rsidRPr="00C14EAC">
        <w:tab/>
        <w:t xml:space="preserve">The </w:t>
      </w:r>
      <w:ins w:id="6280" w:author="Rev 3 Allen Wirfs-Brock" w:date="2011-09-02T09:37:00Z">
        <w:r w:rsidR="00AF72C7" w:rsidRPr="00AF72C7">
          <w:rPr>
            <w:rStyle w:val="bnf"/>
            <w:rPrChange w:id="6281" w:author="Rev 3 Allen Wirfs-Brock" w:date="2011-09-02T09:37:00Z">
              <w:rPr/>
            </w:rPrChange>
          </w:rPr>
          <w:t>Binding</w:t>
        </w:r>
      </w:ins>
      <w:r w:rsidRPr="00AF72C7">
        <w:rPr>
          <w:rStyle w:val="bnf"/>
          <w:rPrChange w:id="6282" w:author="Rev 3 Allen Wirfs-Brock" w:date="2011-09-02T09:37:00Z">
            <w:rPr/>
          </w:rPrChange>
        </w:rPr>
        <w:t>Identifier</w:t>
      </w:r>
      <w:r w:rsidRPr="00C14EAC">
        <w:t xml:space="preserve"> in a </w:t>
      </w:r>
      <w:r w:rsidRPr="00C14EAC">
        <w:rPr>
          <w:rStyle w:val="bnf"/>
        </w:rPr>
        <w:t>FunctionExpression</w:t>
      </w:r>
      <w:r w:rsidRPr="00C14EAC">
        <w:t xml:space="preserve"> can be referenced from inside the </w:t>
      </w:r>
      <w:r w:rsidRPr="00C14EAC">
        <w:rPr>
          <w:rStyle w:val="bnf"/>
        </w:rPr>
        <w:t>FunctionExpression's</w:t>
      </w:r>
      <w:r w:rsidRPr="00C14EAC">
        <w:t xml:space="preserve"> </w:t>
      </w:r>
      <w:r w:rsidRPr="00C14EAC">
        <w:rPr>
          <w:rStyle w:val="bnf"/>
        </w:rPr>
        <w:t>FunctionBody</w:t>
      </w:r>
      <w:r w:rsidRPr="00C14EAC">
        <w:t xml:space="preserve"> to allow the function to call itself recursively. However, unlike in a </w:t>
      </w:r>
      <w:r w:rsidRPr="00C14EAC">
        <w:rPr>
          <w:rStyle w:val="bnf"/>
        </w:rPr>
        <w:t>FunctionDeclaration</w:t>
      </w:r>
      <w:r w:rsidRPr="00C14EAC">
        <w:t xml:space="preserve">, the </w:t>
      </w:r>
      <w:ins w:id="6283" w:author="Rev 3 Allen Wirfs-Brock" w:date="2011-09-02T09:37:00Z">
        <w:r w:rsidR="00AF72C7" w:rsidRPr="00AF72C7">
          <w:rPr>
            <w:rFonts w:ascii="Times New Roman" w:hAnsi="Times New Roman"/>
            <w:i/>
          </w:rPr>
          <w:t>Binding</w:t>
        </w:r>
      </w:ins>
      <w:r w:rsidRPr="00C14EAC">
        <w:rPr>
          <w:rStyle w:val="bnf"/>
        </w:rPr>
        <w:t>Identifier</w:t>
      </w:r>
      <w:r w:rsidRPr="00C14EAC">
        <w:t xml:space="preserve"> in a </w:t>
      </w:r>
      <w:r w:rsidRPr="00C14EAC">
        <w:rPr>
          <w:rStyle w:val="bnf"/>
        </w:rPr>
        <w:t>FunctionExpression</w:t>
      </w:r>
      <w:r w:rsidRPr="00C14EAC">
        <w:t xml:space="preserve"> cannot be referenced from and does not affect the scope enclosing the </w:t>
      </w:r>
      <w:r w:rsidRPr="00C14EAC">
        <w:rPr>
          <w:rStyle w:val="bnf"/>
        </w:rPr>
        <w:t>FunctionExpression</w:t>
      </w:r>
      <w:r w:rsidRPr="00C14EAC">
        <w:t>.</w:t>
      </w:r>
    </w:p>
    <w:p w14:paraId="4416AA15" w14:textId="77777777" w:rsidR="004C02EF" w:rsidRDefault="004C02EF" w:rsidP="004C02EF">
      <w:r>
        <w:t xml:space="preserve">The production </w:t>
      </w:r>
      <w:r w:rsidRPr="00241C98">
        <w:rPr>
          <w:rFonts w:ascii="Times New Roman" w:hAnsi="Times New Roman"/>
          <w:i/>
        </w:rPr>
        <w:t xml:space="preserve">FunctionBody </w:t>
      </w:r>
      <w:r>
        <w:rPr>
          <w:b/>
        </w:rPr>
        <w:t>:</w:t>
      </w:r>
      <w:r w:rsidRPr="00241C98">
        <w:rPr>
          <w:rFonts w:ascii="Times New Roman" w:hAnsi="Times New Roman"/>
          <w:i/>
        </w:rPr>
        <w:t xml:space="preserve"> SourceElements</w:t>
      </w:r>
      <w:r w:rsidRPr="005E74B3">
        <w:rPr>
          <w:rFonts w:cs="Arial"/>
          <w:vertAlign w:val="subscript"/>
        </w:rPr>
        <w:t>opt</w:t>
      </w:r>
      <w:r w:rsidRPr="00241C98">
        <w:rPr>
          <w:rFonts w:ascii="Times New Roman" w:hAnsi="Times New Roman"/>
          <w:i/>
        </w:rPr>
        <w:t xml:space="preserve"> </w:t>
      </w:r>
      <w:r>
        <w:t xml:space="preserve"> is evaluated as follows:</w:t>
      </w:r>
    </w:p>
    <w:p w14:paraId="3487B7CE" w14:textId="77777777" w:rsidR="004C02EF" w:rsidRPr="008F6B36" w:rsidRDefault="004C02EF" w:rsidP="004C02EF">
      <w:pPr>
        <w:numPr>
          <w:ilvl w:val="0"/>
          <w:numId w:val="149"/>
        </w:numPr>
        <w:contextualSpacing/>
        <w:rPr>
          <w:rFonts w:ascii="Times New Roman" w:hAnsi="Times New Roman"/>
        </w:rPr>
      </w:pPr>
      <w:r w:rsidRPr="008F6B36">
        <w:rPr>
          <w:rFonts w:ascii="Times New Roman" w:hAnsi="Times New Roman"/>
        </w:rPr>
        <w:t xml:space="preserve">The code of this </w:t>
      </w:r>
      <w:r w:rsidRPr="00241C98">
        <w:rPr>
          <w:rFonts w:ascii="Times New Roman" w:hAnsi="Times New Roman"/>
          <w:i/>
        </w:rPr>
        <w:t xml:space="preserve">FunctionBody </w:t>
      </w:r>
      <w:r w:rsidRPr="008F6B36">
        <w:rPr>
          <w:rFonts w:ascii="Times New Roman" w:hAnsi="Times New Roman"/>
        </w:rPr>
        <w:t xml:space="preserve">is strict mode code if it is part of a </w:t>
      </w:r>
      <w:r w:rsidRPr="00241C98">
        <w:rPr>
          <w:rFonts w:ascii="Times New Roman" w:hAnsi="Times New Roman"/>
          <w:i/>
        </w:rPr>
        <w:t>FunctionDeclaration</w:t>
      </w:r>
      <w:r w:rsidRPr="008F6B36">
        <w:rPr>
          <w:rFonts w:ascii="Times New Roman" w:hAnsi="Times New Roman"/>
        </w:rPr>
        <w:t xml:space="preserve"> or </w:t>
      </w:r>
      <w:r w:rsidRPr="00241C98">
        <w:rPr>
          <w:rFonts w:ascii="Times New Roman" w:hAnsi="Times New Roman"/>
          <w:i/>
        </w:rPr>
        <w:t>FunctionExpression</w:t>
      </w:r>
      <w:r w:rsidRPr="008F6B36">
        <w:rPr>
          <w:rFonts w:ascii="Times New Roman" w:hAnsi="Times New Roman"/>
        </w:rPr>
        <w:t xml:space="preserve"> that is contained in strict mode code or if the Directive Prologue (14.1) of its </w:t>
      </w:r>
      <w:r w:rsidRPr="00241C98">
        <w:rPr>
          <w:rFonts w:ascii="Times New Roman" w:hAnsi="Times New Roman"/>
          <w:i/>
        </w:rPr>
        <w:t>SourceElements</w:t>
      </w:r>
      <w:r w:rsidRPr="008F6B36">
        <w:rPr>
          <w:rFonts w:ascii="Times New Roman" w:hAnsi="Times New Roman"/>
        </w:rPr>
        <w:t xml:space="preserve"> contains a Use Strict Directive or if any of the conditions in 10.1.1 apply.  If the code of this </w:t>
      </w:r>
      <w:r w:rsidRPr="00241C98">
        <w:rPr>
          <w:rFonts w:ascii="Times New Roman" w:hAnsi="Times New Roman"/>
          <w:i/>
        </w:rPr>
        <w:t xml:space="preserve">FunctionBody </w:t>
      </w:r>
      <w:r w:rsidRPr="008F6B36">
        <w:rPr>
          <w:rFonts w:ascii="Times New Roman" w:hAnsi="Times New Roman"/>
        </w:rPr>
        <w:t xml:space="preserve">is strict mode code, </w:t>
      </w:r>
      <w:r w:rsidRPr="00241C98">
        <w:rPr>
          <w:rFonts w:ascii="Times New Roman" w:hAnsi="Times New Roman"/>
          <w:i/>
        </w:rPr>
        <w:t>SourceElements</w:t>
      </w:r>
      <w:r w:rsidRPr="008F6B36">
        <w:rPr>
          <w:rFonts w:ascii="Times New Roman" w:hAnsi="Times New Roman"/>
        </w:rPr>
        <w:t xml:space="preserve"> is evaluated in the following steps as strict mode code. Otherwise, </w:t>
      </w:r>
      <w:r w:rsidRPr="00241C98">
        <w:rPr>
          <w:rFonts w:ascii="Times New Roman" w:hAnsi="Times New Roman"/>
          <w:i/>
        </w:rPr>
        <w:t>SourceElements</w:t>
      </w:r>
      <w:r w:rsidRPr="008F6B36">
        <w:rPr>
          <w:rFonts w:ascii="Times New Roman" w:hAnsi="Times New Roman"/>
        </w:rPr>
        <w:t xml:space="preserve"> is evaluated in the following steps as non-strict mode code.</w:t>
      </w:r>
    </w:p>
    <w:p w14:paraId="55A31AF3" w14:textId="77777777" w:rsidR="004C02EF" w:rsidRPr="008F6B36" w:rsidRDefault="004C02EF" w:rsidP="004C02EF">
      <w:pPr>
        <w:numPr>
          <w:ilvl w:val="0"/>
          <w:numId w:val="149"/>
        </w:numPr>
        <w:contextualSpacing/>
        <w:rPr>
          <w:rFonts w:ascii="Times New Roman" w:hAnsi="Times New Roman"/>
        </w:rPr>
      </w:pPr>
      <w:r w:rsidRPr="008F6B36">
        <w:rPr>
          <w:rFonts w:ascii="Times New Roman" w:hAnsi="Times New Roman"/>
        </w:rPr>
        <w:t xml:space="preserve">If </w:t>
      </w:r>
      <w:r w:rsidRPr="00241C98">
        <w:rPr>
          <w:rFonts w:ascii="Times New Roman" w:hAnsi="Times New Roman"/>
          <w:i/>
        </w:rPr>
        <w:t>SourceElements</w:t>
      </w:r>
      <w:r w:rsidRPr="008F6B36">
        <w:rPr>
          <w:rFonts w:ascii="Times New Roman" w:hAnsi="Times New Roman"/>
        </w:rPr>
        <w:t xml:space="preserve"> is present return the result of evaluating </w:t>
      </w:r>
      <w:r w:rsidRPr="00241C98">
        <w:rPr>
          <w:rFonts w:ascii="Times New Roman" w:hAnsi="Times New Roman"/>
          <w:i/>
        </w:rPr>
        <w:t>SourceElements</w:t>
      </w:r>
      <w:r w:rsidRPr="008F6B36">
        <w:rPr>
          <w:rFonts w:ascii="Times New Roman" w:hAnsi="Times New Roman"/>
        </w:rPr>
        <w:t>.</w:t>
      </w:r>
    </w:p>
    <w:p w14:paraId="6D4DB032" w14:textId="77777777" w:rsidR="004C02EF" w:rsidRPr="008F6B36" w:rsidRDefault="004C02EF" w:rsidP="000511EA">
      <w:pPr>
        <w:numPr>
          <w:ilvl w:val="0"/>
          <w:numId w:val="149"/>
        </w:numPr>
        <w:rPr>
          <w:rFonts w:ascii="Times New Roman" w:hAnsi="Times New Roman"/>
        </w:rPr>
      </w:pPr>
      <w:r w:rsidRPr="008F6B36">
        <w:rPr>
          <w:rFonts w:ascii="Times New Roman" w:hAnsi="Times New Roman"/>
        </w:rPr>
        <w:t>Else return (</w:t>
      </w:r>
      <w:r w:rsidRPr="008F6B36">
        <w:rPr>
          <w:rFonts w:cs="Arial"/>
        </w:rPr>
        <w:t>normal</w:t>
      </w:r>
      <w:r w:rsidRPr="008F6B36">
        <w:rPr>
          <w:rFonts w:ascii="Times New Roman" w:hAnsi="Times New Roman"/>
        </w:rPr>
        <w:t xml:space="preserve">, </w:t>
      </w:r>
      <w:r w:rsidRPr="008F6B36">
        <w:rPr>
          <w:rFonts w:ascii="Times New Roman" w:hAnsi="Times New Roman"/>
          <w:b/>
        </w:rPr>
        <w:t>undefined</w:t>
      </w:r>
      <w:r w:rsidRPr="008F6B36">
        <w:rPr>
          <w:rFonts w:ascii="Times New Roman" w:hAnsi="Times New Roman"/>
        </w:rPr>
        <w:t xml:space="preserve">, </w:t>
      </w:r>
      <w:r w:rsidRPr="008F6B36">
        <w:rPr>
          <w:rFonts w:cs="Arial"/>
        </w:rPr>
        <w:t>empty</w:t>
      </w:r>
      <w:r w:rsidRPr="008F6B36">
        <w:rPr>
          <w:rFonts w:ascii="Times New Roman" w:hAnsi="Times New Roman"/>
        </w:rPr>
        <w:t>).</w:t>
      </w:r>
    </w:p>
    <w:p w14:paraId="586D58C9" w14:textId="77777777" w:rsidR="000511EA" w:rsidRDefault="000511EA" w:rsidP="000511EA">
      <w:pPr>
        <w:rPr>
          <w:ins w:id="6284" w:author="Allen Wirfs-Brock" w:date="2011-07-07T17:48:00Z"/>
        </w:rPr>
      </w:pPr>
      <w:bookmarkStart w:id="6285" w:name="_Ref449943299"/>
      <w:bookmarkStart w:id="6286" w:name="_Toc472818897"/>
      <w:bookmarkStart w:id="6287" w:name="_Toc235503472"/>
      <w:bookmarkStart w:id="6288" w:name="_Toc241509247"/>
      <w:bookmarkStart w:id="6289" w:name="_Toc244416734"/>
      <w:bookmarkStart w:id="6290" w:name="_Toc276631098"/>
      <w:ins w:id="6291" w:author="Allen Wirfs-Brock" w:date="2011-07-07T17:48:00Z">
        <w:r>
          <w:t>The static semantics of the production</w:t>
        </w:r>
      </w:ins>
      <w:ins w:id="6292" w:author="Allen Wirfs-Brock" w:date="2011-07-07T17:52:00Z">
        <w:r>
          <w:t>s</w:t>
        </w:r>
      </w:ins>
      <w:ins w:id="6293" w:author="Allen Wirfs-Brock" w:date="2011-07-07T17:48:00Z">
        <w:r>
          <w:t xml:space="preserve"> </w:t>
        </w:r>
      </w:ins>
      <w:ins w:id="6294" w:author="Allen Wirfs-Brock" w:date="2011-07-07T17:50:00Z">
        <w:r w:rsidRPr="000511EA">
          <w:rPr>
            <w:rStyle w:val="bnf"/>
          </w:rPr>
          <w:t>FormalParameterList</w:t>
        </w:r>
        <w:r w:rsidRPr="00241C98">
          <w:t xml:space="preserve"> </w:t>
        </w:r>
      </w:ins>
      <w:ins w:id="6295" w:author="Allen Wirfs-Brock" w:date="2011-07-07T17:48:00Z">
        <w:r>
          <w:rPr>
            <w:b/>
          </w:rPr>
          <w:t>:</w:t>
        </w:r>
        <w:r>
          <w:t xml:space="preserve">  </w:t>
        </w:r>
      </w:ins>
      <w:ins w:id="6296" w:author="Allen Wirfs-Brock" w:date="2011-07-07T17:51:00Z">
        <w:r w:rsidRPr="000511EA">
          <w:rPr>
            <w:rFonts w:ascii="Courier New" w:hAnsi="Courier New" w:cs="Courier New"/>
            <w:b/>
          </w:rPr>
          <w:t>…</w:t>
        </w:r>
        <w:r>
          <w:t xml:space="preserve"> </w:t>
        </w:r>
        <w:r w:rsidRPr="000511EA">
          <w:rPr>
            <w:rStyle w:val="bnf"/>
          </w:rPr>
          <w:t>Identifier</w:t>
        </w:r>
      </w:ins>
      <w:ins w:id="6297" w:author="Allen Wirfs-Brock" w:date="2011-07-07T17:48:00Z">
        <w:r>
          <w:t xml:space="preserve"> </w:t>
        </w:r>
      </w:ins>
      <w:ins w:id="6298" w:author="Allen Wirfs-Brock" w:date="2011-07-07T17:52:00Z">
        <w:r>
          <w:t xml:space="preserve">and </w:t>
        </w:r>
        <w:r w:rsidRPr="000511EA">
          <w:rPr>
            <w:rStyle w:val="bnf"/>
          </w:rPr>
          <w:t>FormalParameterList</w:t>
        </w:r>
        <w:r w:rsidRPr="00241C98">
          <w:t xml:space="preserve"> </w:t>
        </w:r>
        <w:r>
          <w:rPr>
            <w:b/>
          </w:rPr>
          <w:t>:</w:t>
        </w:r>
        <w:r>
          <w:t xml:space="preserve"> </w:t>
        </w:r>
      </w:ins>
      <w:ins w:id="6299" w:author="Allen Wirfs-Brock" w:date="2011-07-07T17:53:00Z">
        <w:r w:rsidRPr="00F16D7F">
          <w:rPr>
            <w:rStyle w:val="bnf"/>
          </w:rPr>
          <w:t>FormalsList</w:t>
        </w:r>
      </w:ins>
      <w:ins w:id="6300" w:author="Allen Wirfs-Brock" w:date="2011-07-09T09:45:00Z">
        <w:r w:rsidR="00A9177A">
          <w:rPr>
            <w:rStyle w:val="bnf"/>
          </w:rPr>
          <w:t xml:space="preserve"> </w:t>
        </w:r>
      </w:ins>
      <w:ins w:id="6301" w:author="Allen Wirfs-Brock" w:date="2011-07-07T17:53:00Z">
        <w:r w:rsidRPr="00C226F6">
          <w:rPr>
            <w:rFonts w:ascii="Courier New" w:hAnsi="Courier New"/>
            <w:b/>
            <w:i/>
          </w:rPr>
          <w:t>,</w:t>
        </w:r>
      </w:ins>
      <w:ins w:id="6302" w:author="Allen Wirfs-Brock" w:date="2011-07-07T17:52:00Z">
        <w:r>
          <w:t xml:space="preserve"> </w:t>
        </w:r>
        <w:r w:rsidRPr="000511EA">
          <w:rPr>
            <w:rFonts w:ascii="Courier New" w:hAnsi="Courier New" w:cs="Courier New"/>
            <w:b/>
          </w:rPr>
          <w:t>…</w:t>
        </w:r>
        <w:r>
          <w:t xml:space="preserve"> </w:t>
        </w:r>
        <w:r w:rsidRPr="000511EA">
          <w:rPr>
            <w:rStyle w:val="bnf"/>
          </w:rPr>
          <w:t>Identifier</w:t>
        </w:r>
        <w:r>
          <w:t xml:space="preserve"> are</w:t>
        </w:r>
      </w:ins>
      <w:ins w:id="6303" w:author="Allen Wirfs-Brock" w:date="2011-07-07T17:48:00Z">
        <w:r>
          <w:t>:</w:t>
        </w:r>
      </w:ins>
    </w:p>
    <w:p w14:paraId="75F40323" w14:textId="77777777" w:rsidR="000511EA" w:rsidRDefault="000511EA" w:rsidP="00056DA9">
      <w:pPr>
        <w:numPr>
          <w:ilvl w:val="0"/>
          <w:numId w:val="411"/>
        </w:numPr>
        <w:spacing w:after="220"/>
        <w:contextualSpacing/>
        <w:rPr>
          <w:ins w:id="6304" w:author="Allen Wirfs-Brock" w:date="2011-07-07T17:54:00Z"/>
        </w:rPr>
      </w:pPr>
      <w:ins w:id="6305" w:author="Allen Wirfs-Brock" w:date="2011-07-07T17:48:00Z">
        <w:r>
          <w:t xml:space="preserve">It is a Syntax Error if the </w:t>
        </w:r>
        <w:del w:id="6306" w:author="Rev 3 Allen Wirfs-Brock" w:date="2011-08-30T11:39:00Z">
          <w:r w:rsidDel="00F937DA">
            <w:delText>scource</w:delText>
          </w:r>
        </w:del>
      </w:ins>
      <w:ins w:id="6307" w:author="Rev 3 Allen Wirfs-Brock" w:date="2011-08-30T11:39:00Z">
        <w:r w:rsidR="00F937DA">
          <w:t>source</w:t>
        </w:r>
      </w:ins>
      <w:ins w:id="6308" w:author="Allen Wirfs-Brock" w:date="2011-07-07T17:48:00Z">
        <w:r>
          <w:t xml:space="preserve"> code parsed with this production is not extended code</w:t>
        </w:r>
        <w:r w:rsidRPr="00586549">
          <w:t>.</w:t>
        </w:r>
      </w:ins>
    </w:p>
    <w:p w14:paraId="2D295A0A" w14:textId="77777777" w:rsidR="000511EA" w:rsidRDefault="000511EA" w:rsidP="000511EA">
      <w:pPr>
        <w:numPr>
          <w:ilvl w:val="0"/>
          <w:numId w:val="411"/>
        </w:numPr>
        <w:spacing w:after="220"/>
        <w:rPr>
          <w:ins w:id="6309" w:author="Allen Wirfs-Brock" w:date="2011-07-07T17:48:00Z"/>
        </w:rPr>
      </w:pPr>
      <w:ins w:id="6310" w:author="Allen Wirfs-Brock" w:date="2011-07-07T17:54:00Z">
        <w:r>
          <w:t xml:space="preserve">It is a Syntax Error if </w:t>
        </w:r>
      </w:ins>
      <w:ins w:id="6311" w:author="Allen Wirfs-Brock" w:date="2011-07-07T17:55:00Z">
        <w:r w:rsidRPr="000511EA">
          <w:rPr>
            <w:rStyle w:val="bnf"/>
          </w:rPr>
          <w:t>Identifier</w:t>
        </w:r>
      </w:ins>
      <w:ins w:id="6312" w:author="Allen Wirfs-Brock" w:date="2011-07-07T17:54:00Z">
        <w:r>
          <w:t xml:space="preserve"> is </w:t>
        </w:r>
      </w:ins>
      <w:ins w:id="6313" w:author="Allen Wirfs-Brock" w:date="2011-07-07T17:56:00Z">
        <w:r>
          <w:rPr>
            <w:rFonts w:ascii="Courier New" w:hAnsi="Courier New" w:cs="Courier New"/>
            <w:b/>
          </w:rPr>
          <w:t>"</w:t>
        </w:r>
        <w:commentRangeStart w:id="6314"/>
        <w:r>
          <w:rPr>
            <w:rFonts w:ascii="Courier New" w:hAnsi="Courier New" w:cs="Courier New"/>
            <w:b/>
          </w:rPr>
          <w:t>eval</w:t>
        </w:r>
      </w:ins>
      <w:commentRangeEnd w:id="6314"/>
      <w:ins w:id="6315" w:author="Allen Wirfs-Brock" w:date="2011-07-07T18:07:00Z">
        <w:r w:rsidR="00F16D7F">
          <w:rPr>
            <w:rStyle w:val="af4"/>
          </w:rPr>
          <w:commentReference w:id="6314"/>
        </w:r>
      </w:ins>
      <w:ins w:id="6317" w:author="Allen Wirfs-Brock" w:date="2011-07-07T17:56:00Z">
        <w:r>
          <w:rPr>
            <w:rFonts w:ascii="Courier New" w:hAnsi="Courier New" w:cs="Courier New"/>
            <w:b/>
          </w:rPr>
          <w:t>"</w:t>
        </w:r>
      </w:ins>
    </w:p>
    <w:p w14:paraId="26700315" w14:textId="77777777" w:rsidR="00F16D7F" w:rsidRDefault="00F16D7F" w:rsidP="00F16D7F">
      <w:pPr>
        <w:rPr>
          <w:ins w:id="6318" w:author="Allen Wirfs-Brock" w:date="2011-07-07T18:07:00Z"/>
        </w:rPr>
      </w:pPr>
      <w:ins w:id="6319" w:author="Allen Wirfs-Brock" w:date="2011-07-07T18:07:00Z">
        <w:r>
          <w:t xml:space="preserve">The static semantics of the production </w:t>
        </w:r>
        <w:r w:rsidRPr="000511EA">
          <w:rPr>
            <w:rStyle w:val="bnf"/>
          </w:rPr>
          <w:t>FormalParameterList</w:t>
        </w:r>
        <w:r w:rsidRPr="00241C98">
          <w:t xml:space="preserve"> </w:t>
        </w:r>
        <w:r>
          <w:rPr>
            <w:b/>
          </w:rPr>
          <w:t>:</w:t>
        </w:r>
        <w:r>
          <w:t xml:space="preserve"> </w:t>
        </w:r>
        <w:r w:rsidRPr="00F16D7F">
          <w:rPr>
            <w:rStyle w:val="bnf"/>
          </w:rPr>
          <w:t>FormalsList</w:t>
        </w:r>
        <w:r w:rsidRPr="00C226F6">
          <w:rPr>
            <w:rFonts w:ascii="Courier New" w:hAnsi="Courier New"/>
            <w:b/>
            <w:i/>
          </w:rPr>
          <w:t>,</w:t>
        </w:r>
        <w:r>
          <w:t xml:space="preserve"> </w:t>
        </w:r>
        <w:r w:rsidRPr="000511EA">
          <w:rPr>
            <w:rFonts w:ascii="Courier New" w:hAnsi="Courier New" w:cs="Courier New"/>
            <w:b/>
          </w:rPr>
          <w:t>…</w:t>
        </w:r>
        <w:r>
          <w:t xml:space="preserve"> </w:t>
        </w:r>
        <w:r w:rsidRPr="000511EA">
          <w:rPr>
            <w:rStyle w:val="bnf"/>
          </w:rPr>
          <w:t>Identifier</w:t>
        </w:r>
        <w:r>
          <w:t xml:space="preserve"> are:</w:t>
        </w:r>
      </w:ins>
    </w:p>
    <w:p w14:paraId="3233011D" w14:textId="77777777" w:rsidR="00F16D7F" w:rsidRDefault="00F16D7F" w:rsidP="00F16D7F">
      <w:pPr>
        <w:numPr>
          <w:ilvl w:val="0"/>
          <w:numId w:val="411"/>
        </w:numPr>
        <w:spacing w:after="220"/>
        <w:rPr>
          <w:ins w:id="6320" w:author="Allen Wirfs-Brock" w:date="2011-07-07T18:07:00Z"/>
        </w:rPr>
      </w:pPr>
      <w:ins w:id="6321" w:author="Allen Wirfs-Brock" w:date="2011-07-07T18:07:00Z">
        <w:r>
          <w:t xml:space="preserve">It is a Syntax Error if </w:t>
        </w:r>
      </w:ins>
      <w:ins w:id="6322" w:author="Allen Wirfs-Brock" w:date="2011-07-07T18:10:00Z">
        <w:r w:rsidR="00A55EA1">
          <w:rPr>
            <w:rFonts w:ascii="Times New Roman" w:eastAsia="Times New Roman" w:hAnsi="Times New Roman"/>
            <w:spacing w:val="6"/>
            <w:lang w:eastAsia="en-US"/>
          </w:rPr>
          <w:t xml:space="preserve">BoundNames of </w:t>
        </w:r>
      </w:ins>
      <w:ins w:id="6323" w:author="Allen Wirfs-Brock" w:date="2011-07-07T18:11:00Z">
        <w:r w:rsidR="00A55EA1" w:rsidRPr="00F16D7F">
          <w:rPr>
            <w:rStyle w:val="bnf"/>
          </w:rPr>
          <w:t>FormalsList</w:t>
        </w:r>
        <w:r w:rsidR="00A55EA1">
          <w:t xml:space="preserve"> contains the value of </w:t>
        </w:r>
      </w:ins>
      <w:ins w:id="6324" w:author="Allen Wirfs-Brock" w:date="2011-07-07T18:10:00Z">
        <w:r w:rsidR="00A55EA1">
          <w:t xml:space="preserve"> </w:t>
        </w:r>
      </w:ins>
      <w:ins w:id="6325" w:author="Allen Wirfs-Brock" w:date="2011-07-07T18:11:00Z">
        <w:r w:rsidR="00A55EA1" w:rsidRPr="000511EA">
          <w:rPr>
            <w:rStyle w:val="bnf"/>
          </w:rPr>
          <w:t>Identifier</w:t>
        </w:r>
      </w:ins>
      <w:ins w:id="6326" w:author="Allen Wirfs-Brock" w:date="2011-07-07T18:10:00Z">
        <w:r w:rsidR="00A55EA1">
          <w:t>.</w:t>
        </w:r>
      </w:ins>
    </w:p>
    <w:p w14:paraId="69BE901F" w14:textId="77777777" w:rsidR="00155C06" w:rsidRDefault="00155C06" w:rsidP="00155C06">
      <w:pPr>
        <w:rPr>
          <w:ins w:id="6327" w:author="Allen Wirfs-Brock" w:date="2011-07-09T12:05:00Z"/>
        </w:rPr>
      </w:pPr>
      <w:ins w:id="6328" w:author="Allen Wirfs-Brock" w:date="2011-07-09T12:05:00Z">
        <w:r>
          <w:t xml:space="preserve">The static semantics of the production </w:t>
        </w:r>
        <w:r w:rsidRPr="00C64C60">
          <w:rPr>
            <w:rStyle w:val="bnf"/>
          </w:rPr>
          <w:t>FormalsList</w:t>
        </w:r>
        <w:r w:rsidRPr="00241C98">
          <w:t xml:space="preserve"> </w:t>
        </w:r>
        <w:r>
          <w:rPr>
            <w:b/>
          </w:rPr>
          <w:t>:</w:t>
        </w:r>
        <w:r>
          <w:t xml:space="preserve"> </w:t>
        </w:r>
        <w:r w:rsidRPr="00F16D7F">
          <w:rPr>
            <w:rStyle w:val="bnf"/>
          </w:rPr>
          <w:t>FormalsList</w:t>
        </w:r>
        <w:r w:rsidRPr="00C226F6">
          <w:rPr>
            <w:rFonts w:ascii="Courier New" w:hAnsi="Courier New"/>
            <w:b/>
            <w:i/>
          </w:rPr>
          <w:t>,</w:t>
        </w:r>
        <w:r>
          <w:t xml:space="preserve"> </w:t>
        </w:r>
        <w:r w:rsidRPr="00C64C60">
          <w:rPr>
            <w:rStyle w:val="bnf"/>
          </w:rPr>
          <w:t>FormalParameter</w:t>
        </w:r>
        <w:r>
          <w:t xml:space="preserve"> are:</w:t>
        </w:r>
      </w:ins>
    </w:p>
    <w:p w14:paraId="4EABE641" w14:textId="77777777" w:rsidR="00155C06" w:rsidRDefault="00155C06" w:rsidP="00155C06">
      <w:pPr>
        <w:numPr>
          <w:ilvl w:val="0"/>
          <w:numId w:val="411"/>
        </w:numPr>
        <w:spacing w:after="220"/>
        <w:rPr>
          <w:ins w:id="6329" w:author="Allen Wirfs-Brock" w:date="2011-07-09T12:05:00Z"/>
        </w:rPr>
      </w:pPr>
      <w:ins w:id="6330" w:author="Allen Wirfs-Brock" w:date="2011-07-09T12:05:00Z">
        <w:r>
          <w:t xml:space="preserve">It is a Syntax Error if </w:t>
        </w:r>
        <w:r>
          <w:rPr>
            <w:rFonts w:ascii="Times New Roman" w:eastAsia="Times New Roman" w:hAnsi="Times New Roman"/>
            <w:spacing w:val="6"/>
            <w:lang w:eastAsia="en-US"/>
          </w:rPr>
          <w:t xml:space="preserve">BoundNames of </w:t>
        </w:r>
        <w:r w:rsidRPr="00F16D7F">
          <w:rPr>
            <w:rStyle w:val="bnf"/>
          </w:rPr>
          <w:t>FormalsList</w:t>
        </w:r>
        <w:r>
          <w:t xml:space="preserve"> contains an element which is also contained in BoundNames of  </w:t>
        </w:r>
        <w:r w:rsidRPr="003E0145">
          <w:rPr>
            <w:rStyle w:val="bnf"/>
          </w:rPr>
          <w:t>FormalParameter</w:t>
        </w:r>
        <w:r>
          <w:t>.</w:t>
        </w:r>
      </w:ins>
    </w:p>
    <w:p w14:paraId="33AD2228" w14:textId="77777777" w:rsidR="00155C06" w:rsidDel="008B3067" w:rsidRDefault="00155C06" w:rsidP="00155C06">
      <w:pPr>
        <w:rPr>
          <w:ins w:id="6331" w:author="Allen Wirfs-Brock" w:date="2011-07-09T12:06:00Z"/>
          <w:del w:id="6332" w:author="Rev 3 Allen Wirfs-Brock" w:date="2011-09-02T09:39:00Z"/>
        </w:rPr>
      </w:pPr>
      <w:ins w:id="6333" w:author="Allen Wirfs-Brock" w:date="2011-07-09T12:06:00Z">
        <w:del w:id="6334" w:author="Rev 3 Allen Wirfs-Brock" w:date="2011-09-02T09:39:00Z">
          <w:r w:rsidDel="008B3067">
            <w:delText>The static semantics of the production</w:delText>
          </w:r>
        </w:del>
        <w:del w:id="6335" w:author="Rev 3 Allen Wirfs-Brock" w:date="2011-08-30T11:37:00Z">
          <w:r w:rsidDel="00F937DA">
            <w:delText>s</w:delText>
          </w:r>
        </w:del>
        <w:del w:id="6336" w:author="Rev 3 Allen Wirfs-Brock" w:date="2011-09-02T09:39:00Z">
          <w:r w:rsidDel="008B3067">
            <w:delText xml:space="preserve"> </w:delText>
          </w:r>
          <w:r w:rsidRPr="000511EA" w:rsidDel="008B3067">
            <w:rPr>
              <w:rStyle w:val="bnf"/>
            </w:rPr>
            <w:delText>FormalParamete</w:delText>
          </w:r>
          <w:r w:rsidDel="008B3067">
            <w:rPr>
              <w:rStyle w:val="bnf"/>
            </w:rPr>
            <w:delText>r</w:delText>
          </w:r>
          <w:r w:rsidRPr="00241C98" w:rsidDel="008B3067">
            <w:delText xml:space="preserve"> </w:delText>
          </w:r>
          <w:r w:rsidDel="008B3067">
            <w:rPr>
              <w:b/>
            </w:rPr>
            <w:delText>:</w:delText>
          </w:r>
          <w:r w:rsidDel="008B3067">
            <w:delText xml:space="preserve"> </w:delText>
          </w:r>
          <w:r w:rsidRPr="000511EA" w:rsidDel="008B3067">
            <w:rPr>
              <w:rStyle w:val="bnf"/>
            </w:rPr>
            <w:delText>Identifier</w:delText>
          </w:r>
          <w:r w:rsidDel="008B3067">
            <w:delText xml:space="preserve"> are:</w:delText>
          </w:r>
        </w:del>
      </w:ins>
    </w:p>
    <w:p w14:paraId="14042A81" w14:textId="77777777" w:rsidR="00155C06" w:rsidDel="008B3067" w:rsidRDefault="00155C06" w:rsidP="00155C06">
      <w:pPr>
        <w:numPr>
          <w:ilvl w:val="0"/>
          <w:numId w:val="411"/>
        </w:numPr>
        <w:spacing w:after="220"/>
        <w:rPr>
          <w:ins w:id="6337" w:author="Allen Wirfs-Brock" w:date="2011-07-09T12:06:00Z"/>
          <w:del w:id="6338" w:author="Rev 3 Allen Wirfs-Brock" w:date="2011-09-02T09:39:00Z"/>
        </w:rPr>
      </w:pPr>
      <w:ins w:id="6339" w:author="Allen Wirfs-Brock" w:date="2011-07-09T12:06:00Z">
        <w:del w:id="6340" w:author="Rev 3 Allen Wirfs-Brock" w:date="2011-09-02T09:39:00Z">
          <w:r w:rsidDel="008B3067">
            <w:delText xml:space="preserve">It is a Syntax Error if the </w:delText>
          </w:r>
        </w:del>
        <w:del w:id="6341" w:author="Rev 3 Allen Wirfs-Brock" w:date="2011-08-30T11:39:00Z">
          <w:r w:rsidDel="00F937DA">
            <w:delText>scource</w:delText>
          </w:r>
        </w:del>
        <w:del w:id="6342" w:author="Rev 3 Allen Wirfs-Brock" w:date="2011-09-02T09:39:00Z">
          <w:r w:rsidDel="008B3067">
            <w:delText xml:space="preserve"> code is strict code and </w:delText>
          </w:r>
          <w:r w:rsidRPr="000511EA" w:rsidDel="008B3067">
            <w:rPr>
              <w:rStyle w:val="bnf"/>
            </w:rPr>
            <w:delText>Identifier</w:delText>
          </w:r>
          <w:r w:rsidDel="008B3067">
            <w:delText xml:space="preserve"> is </w:delText>
          </w:r>
          <w:r w:rsidDel="008B3067">
            <w:rPr>
              <w:rFonts w:ascii="Courier New" w:hAnsi="Courier New" w:cs="Courier New"/>
              <w:b/>
            </w:rPr>
            <w:delText>"eval"</w:delText>
          </w:r>
          <w:r w:rsidRPr="00B416AD" w:rsidDel="008B3067">
            <w:rPr>
              <w:rFonts w:cs="Arial"/>
              <w:b/>
            </w:rPr>
            <w:delText xml:space="preserve"> </w:delText>
          </w:r>
          <w:r w:rsidDel="008B3067">
            <w:delText xml:space="preserve">or </w:delText>
          </w:r>
          <w:r w:rsidDel="008B3067">
            <w:rPr>
              <w:rFonts w:ascii="Courier New" w:hAnsi="Courier New" w:cs="Courier New"/>
              <w:b/>
            </w:rPr>
            <w:delText>"arguments"</w:delText>
          </w:r>
          <w:r w:rsidRPr="00586549" w:rsidDel="008B3067">
            <w:delText>.</w:delText>
          </w:r>
          <w:r w:rsidDel="008B3067">
            <w:delText xml:space="preserve"> </w:delText>
          </w:r>
        </w:del>
      </w:ins>
    </w:p>
    <w:p w14:paraId="7EDF65C2" w14:textId="77777777" w:rsidR="00891070" w:rsidRDefault="00891070" w:rsidP="00891070">
      <w:pPr>
        <w:rPr>
          <w:ins w:id="6343" w:author="Allen Wirfs-Brock" w:date="2011-07-09T12:06:00Z"/>
        </w:rPr>
      </w:pPr>
      <w:ins w:id="6344" w:author="Allen Wirfs-Brock" w:date="2011-07-09T12:06:00Z">
        <w:r>
          <w:t>The static semantics of the production</w:t>
        </w:r>
        <w:del w:id="6345" w:author="Rev 3 Allen Wirfs-Brock" w:date="2011-08-30T11:37:00Z">
          <w:r w:rsidDel="00F937DA">
            <w:delText>s</w:delText>
          </w:r>
        </w:del>
        <w:r>
          <w:t xml:space="preserve"> </w:t>
        </w:r>
        <w:r w:rsidRPr="000511EA">
          <w:rPr>
            <w:rStyle w:val="bnf"/>
          </w:rPr>
          <w:t>FormalParamete</w:t>
        </w:r>
        <w:r>
          <w:rPr>
            <w:rStyle w:val="bnf"/>
          </w:rPr>
          <w:t>r</w:t>
        </w:r>
        <w:r w:rsidRPr="00241C98">
          <w:t xml:space="preserve"> </w:t>
        </w:r>
        <w:r>
          <w:rPr>
            <w:b/>
          </w:rPr>
          <w:t>:</w:t>
        </w:r>
        <w:r>
          <w:t xml:space="preserve"> </w:t>
        </w:r>
      </w:ins>
      <w:ins w:id="6346" w:author="Rev 3 Allen Wirfs-Brock" w:date="2011-09-02T09:40:00Z">
        <w:r w:rsidR="008B3067" w:rsidRPr="00AF72C7">
          <w:rPr>
            <w:rFonts w:ascii="Times New Roman" w:hAnsi="Times New Roman"/>
            <w:i/>
          </w:rPr>
          <w:t>Binding</w:t>
        </w:r>
      </w:ins>
      <w:ins w:id="6347" w:author="Allen Wirfs-Brock" w:date="2011-07-09T12:06:00Z">
        <w:r w:rsidRPr="000511EA">
          <w:rPr>
            <w:rStyle w:val="bnf"/>
          </w:rPr>
          <w:t>Identifier</w:t>
        </w:r>
        <w:r>
          <w:rPr>
            <w:rStyle w:val="bnf"/>
          </w:rPr>
          <w:t xml:space="preserve">  </w:t>
        </w:r>
        <w:r w:rsidRPr="00B416AD">
          <w:rPr>
            <w:rStyle w:val="bnf"/>
          </w:rPr>
          <w:t>Initialiser</w:t>
        </w:r>
        <w:r>
          <w:t xml:space="preserve"> are:</w:t>
        </w:r>
      </w:ins>
    </w:p>
    <w:p w14:paraId="5B4FCDF1" w14:textId="77777777" w:rsidR="00891070" w:rsidRDefault="00891070" w:rsidP="008B3067">
      <w:pPr>
        <w:numPr>
          <w:ilvl w:val="0"/>
          <w:numId w:val="411"/>
        </w:numPr>
        <w:spacing w:after="220"/>
        <w:rPr>
          <w:ins w:id="6348" w:author="Allen Wirfs-Brock" w:date="2011-07-09T12:06:00Z"/>
        </w:rPr>
        <w:pPrChange w:id="6349" w:author="Rev 3 Allen Wirfs-Brock" w:date="2011-09-02T09:40:00Z">
          <w:pPr>
            <w:numPr>
              <w:numId w:val="411"/>
            </w:numPr>
            <w:spacing w:after="220"/>
            <w:ind w:left="720" w:hanging="360"/>
            <w:contextualSpacing/>
          </w:pPr>
        </w:pPrChange>
      </w:pPr>
      <w:ins w:id="6350" w:author="Allen Wirfs-Brock" w:date="2011-07-09T12:06:00Z">
        <w:r>
          <w:t xml:space="preserve">It is a Syntax Error if the </w:t>
        </w:r>
        <w:del w:id="6351" w:author="Rev 3 Allen Wirfs-Brock" w:date="2011-08-30T11:40:00Z">
          <w:r w:rsidDel="00F937DA">
            <w:delText>scource</w:delText>
          </w:r>
        </w:del>
      </w:ins>
      <w:ins w:id="6352" w:author="Rev 3 Allen Wirfs-Brock" w:date="2011-08-30T11:40:00Z">
        <w:r w:rsidR="00F937DA">
          <w:t>source</w:t>
        </w:r>
      </w:ins>
      <w:ins w:id="6353" w:author="Allen Wirfs-Brock" w:date="2011-07-09T12:06:00Z">
        <w:r>
          <w:t xml:space="preserve"> code </w:t>
        </w:r>
        <w:del w:id="6354" w:author="Rev 3 Allen Wirfs-Brock" w:date="2011-09-02T09:40:00Z">
          <w:r w:rsidDel="008B3067">
            <w:delText>parsed</w:delText>
          </w:r>
        </w:del>
      </w:ins>
      <w:ins w:id="6355" w:author="Rev 3 Allen Wirfs-Brock" w:date="2011-09-02T09:40:00Z">
        <w:r w:rsidR="008B3067">
          <w:t>matching</w:t>
        </w:r>
      </w:ins>
      <w:ins w:id="6356" w:author="Allen Wirfs-Brock" w:date="2011-07-09T12:06:00Z">
        <w:r>
          <w:t xml:space="preserve"> </w:t>
        </w:r>
        <w:del w:id="6357" w:author="Rev 3 Allen Wirfs-Brock" w:date="2011-09-02T09:40:00Z">
          <w:r w:rsidDel="008B3067">
            <w:delText xml:space="preserve">with </w:delText>
          </w:r>
        </w:del>
        <w:r>
          <w:t>this production is not extended code</w:t>
        </w:r>
        <w:r w:rsidRPr="00586549">
          <w:t>.</w:t>
        </w:r>
      </w:ins>
    </w:p>
    <w:p w14:paraId="1F9C8A2B" w14:textId="77777777" w:rsidR="00891070" w:rsidDel="008B3067" w:rsidRDefault="00891070" w:rsidP="00891070">
      <w:pPr>
        <w:numPr>
          <w:ilvl w:val="0"/>
          <w:numId w:val="411"/>
        </w:numPr>
        <w:spacing w:after="220"/>
        <w:rPr>
          <w:ins w:id="6358" w:author="Allen Wirfs-Brock" w:date="2011-07-09T12:06:00Z"/>
          <w:del w:id="6359" w:author="Rev 3 Allen Wirfs-Brock" w:date="2011-09-02T09:40:00Z"/>
        </w:rPr>
      </w:pPr>
      <w:ins w:id="6360" w:author="Allen Wirfs-Brock" w:date="2011-07-09T12:06:00Z">
        <w:del w:id="6361" w:author="Rev 3 Allen Wirfs-Brock" w:date="2011-09-02T09:40:00Z">
          <w:r w:rsidDel="008B3067">
            <w:delText xml:space="preserve">It is a Syntax Error if the </w:delText>
          </w:r>
          <w:r w:rsidRPr="000511EA" w:rsidDel="008B3067">
            <w:rPr>
              <w:rStyle w:val="bnf"/>
            </w:rPr>
            <w:delText>Identifier</w:delText>
          </w:r>
          <w:r w:rsidDel="008B3067">
            <w:delText xml:space="preserve"> is </w:delText>
          </w:r>
          <w:r w:rsidDel="008B3067">
            <w:rPr>
              <w:rFonts w:ascii="Courier New" w:hAnsi="Courier New" w:cs="Courier New"/>
              <w:b/>
            </w:rPr>
            <w:delText>"eval"</w:delText>
          </w:r>
          <w:r w:rsidRPr="00B416AD" w:rsidDel="008B3067">
            <w:rPr>
              <w:rFonts w:cs="Arial"/>
              <w:b/>
            </w:rPr>
            <w:delText xml:space="preserve"> </w:delText>
          </w:r>
          <w:r w:rsidDel="008B3067">
            <w:delText xml:space="preserve">or </w:delText>
          </w:r>
          <w:r w:rsidDel="008B3067">
            <w:rPr>
              <w:rFonts w:ascii="Courier New" w:hAnsi="Courier New" w:cs="Courier New"/>
              <w:b/>
            </w:rPr>
            <w:delText>"arguments"</w:delText>
          </w:r>
          <w:r w:rsidRPr="00586549" w:rsidDel="008B3067">
            <w:delText>.</w:delText>
          </w:r>
          <w:r w:rsidDel="008B3067">
            <w:delText xml:space="preserve"> </w:delText>
          </w:r>
        </w:del>
      </w:ins>
    </w:p>
    <w:p w14:paraId="536D5183" w14:textId="77777777" w:rsidR="00891070" w:rsidRDefault="00891070" w:rsidP="00891070">
      <w:pPr>
        <w:rPr>
          <w:ins w:id="6362" w:author="Allen Wirfs-Brock" w:date="2011-07-09T12:06:00Z"/>
        </w:rPr>
      </w:pPr>
      <w:ins w:id="6363" w:author="Allen Wirfs-Brock" w:date="2011-07-09T12:06:00Z">
        <w:r>
          <w:t xml:space="preserve">The static semantics of the production </w:t>
        </w:r>
        <w:r w:rsidRPr="000511EA">
          <w:rPr>
            <w:rStyle w:val="bnf"/>
          </w:rPr>
          <w:t>FormalParamete</w:t>
        </w:r>
        <w:r>
          <w:rPr>
            <w:rStyle w:val="bnf"/>
          </w:rPr>
          <w:t>r</w:t>
        </w:r>
        <w:r w:rsidRPr="00241C98">
          <w:t xml:space="preserve"> </w:t>
        </w:r>
        <w:r>
          <w:rPr>
            <w:b/>
          </w:rPr>
          <w:t>:</w:t>
        </w:r>
        <w:r>
          <w:t xml:space="preserve"> </w:t>
        </w:r>
        <w:r>
          <w:rPr>
            <w:rStyle w:val="bnf"/>
          </w:rPr>
          <w:t xml:space="preserve">BindingPattern  </w:t>
        </w:r>
        <w:r w:rsidRPr="00B416AD">
          <w:rPr>
            <w:rStyle w:val="bnf"/>
          </w:rPr>
          <w:t>Initialiser</w:t>
        </w:r>
        <w:r>
          <w:rPr>
            <w:rStyle w:val="bnf"/>
            <w:rFonts w:ascii="Arial" w:hAnsi="Arial" w:cs="Arial"/>
            <w:i w:val="0"/>
            <w:vertAlign w:val="subscript"/>
          </w:rPr>
          <w:t>opt</w:t>
        </w:r>
        <w:r>
          <w:t xml:space="preserve"> are:</w:t>
        </w:r>
      </w:ins>
    </w:p>
    <w:p w14:paraId="23DCE9C8" w14:textId="77777777" w:rsidR="00891070" w:rsidRDefault="00891070" w:rsidP="00891070">
      <w:pPr>
        <w:numPr>
          <w:ilvl w:val="0"/>
          <w:numId w:val="411"/>
        </w:numPr>
        <w:spacing w:after="220"/>
        <w:contextualSpacing/>
        <w:rPr>
          <w:ins w:id="6364" w:author="Allen Wirfs-Brock" w:date="2011-07-09T12:06:00Z"/>
        </w:rPr>
      </w:pPr>
      <w:ins w:id="6365" w:author="Allen Wirfs-Brock" w:date="2011-07-09T12:06:00Z">
        <w:r>
          <w:t xml:space="preserve">It is a Syntax Error if the </w:t>
        </w:r>
        <w:del w:id="6366" w:author="Rev 3 Allen Wirfs-Brock" w:date="2011-08-30T11:40:00Z">
          <w:r w:rsidDel="00F937DA">
            <w:delText>scource</w:delText>
          </w:r>
        </w:del>
      </w:ins>
      <w:ins w:id="6367" w:author="Rev 3 Allen Wirfs-Brock" w:date="2011-08-30T11:40:00Z">
        <w:r w:rsidR="00F937DA">
          <w:t>source</w:t>
        </w:r>
      </w:ins>
      <w:ins w:id="6368" w:author="Allen Wirfs-Brock" w:date="2011-07-09T12:06:00Z">
        <w:r>
          <w:t xml:space="preserve"> code parsed with this production is not extended code</w:t>
        </w:r>
        <w:r w:rsidRPr="00586549">
          <w:t>.</w:t>
        </w:r>
      </w:ins>
    </w:p>
    <w:p w14:paraId="6D01534D" w14:textId="77777777" w:rsidR="00891070" w:rsidRDefault="00891070" w:rsidP="00891070">
      <w:pPr>
        <w:numPr>
          <w:ilvl w:val="0"/>
          <w:numId w:val="411"/>
        </w:numPr>
        <w:spacing w:after="220"/>
        <w:contextualSpacing/>
        <w:rPr>
          <w:ins w:id="6369" w:author="Allen Wirfs-Brock" w:date="2011-07-09T12:06:00Z"/>
        </w:rPr>
      </w:pPr>
      <w:ins w:id="6370" w:author="Allen Wirfs-Brock" w:date="2011-07-09T12:06:00Z">
        <w:r>
          <w:t xml:space="preserve">It is a Syntax Error if </w:t>
        </w:r>
        <w:r w:rsidRPr="00C82F46">
          <w:rPr>
            <w:rFonts w:ascii="Times New Roman" w:eastAsia="Times New Roman" w:hAnsi="Times New Roman"/>
            <w:spacing w:val="6"/>
            <w:lang w:eastAsia="en-US"/>
            <w:rPrChange w:id="6371" w:author="Rev 3 Allen Wirfs-Brock" w:date="2011-08-30T15:39:00Z">
              <w:rPr/>
            </w:rPrChange>
          </w:rPr>
          <w:t>BoundNames</w:t>
        </w:r>
        <w:r>
          <w:t xml:space="preserve"> of </w:t>
        </w:r>
        <w:r>
          <w:rPr>
            <w:rStyle w:val="bnf"/>
          </w:rPr>
          <w:t xml:space="preserve">BindingPattern  </w:t>
        </w:r>
        <w:r>
          <w:t>contains any duplicate elements.</w:t>
        </w:r>
      </w:ins>
    </w:p>
    <w:p w14:paraId="66E5B345" w14:textId="77777777" w:rsidR="00891070" w:rsidRDefault="00891070" w:rsidP="00891070">
      <w:pPr>
        <w:numPr>
          <w:ilvl w:val="0"/>
          <w:numId w:val="411"/>
        </w:numPr>
        <w:spacing w:after="220"/>
        <w:rPr>
          <w:ins w:id="6372" w:author="Allen Wirfs-Brock" w:date="2011-07-09T12:06:00Z"/>
        </w:rPr>
      </w:pPr>
      <w:ins w:id="6373" w:author="Allen Wirfs-Brock" w:date="2011-07-09T12:06:00Z">
        <w:r>
          <w:t xml:space="preserve">It is a Syntax Error if </w:t>
        </w:r>
        <w:r>
          <w:rPr>
            <w:rFonts w:ascii="Times New Roman" w:eastAsia="Times New Roman" w:hAnsi="Times New Roman"/>
            <w:spacing w:val="6"/>
            <w:lang w:eastAsia="en-US"/>
          </w:rPr>
          <w:t xml:space="preserve">BoundNames of </w:t>
        </w:r>
        <w:r>
          <w:rPr>
            <w:rStyle w:val="bnf"/>
          </w:rPr>
          <w:t xml:space="preserve">BindingPattern  </w:t>
        </w:r>
        <w:r>
          <w:t xml:space="preserve">contains </w:t>
        </w:r>
        <w:r>
          <w:rPr>
            <w:rFonts w:ascii="Courier New" w:hAnsi="Courier New" w:cs="Courier New"/>
            <w:b/>
          </w:rPr>
          <w:t>"eval"</w:t>
        </w:r>
        <w:r w:rsidRPr="00B416AD">
          <w:rPr>
            <w:rFonts w:cs="Arial"/>
            <w:b/>
          </w:rPr>
          <w:t xml:space="preserve"> </w:t>
        </w:r>
        <w:r>
          <w:t xml:space="preserve">or </w:t>
        </w:r>
        <w:r>
          <w:rPr>
            <w:rFonts w:ascii="Courier New" w:hAnsi="Courier New" w:cs="Courier New"/>
            <w:b/>
          </w:rPr>
          <w:t>"arguments"</w:t>
        </w:r>
        <w:r w:rsidRPr="00586549">
          <w:t>.</w:t>
        </w:r>
        <w:r>
          <w:t xml:space="preserve"> </w:t>
        </w:r>
      </w:ins>
    </w:p>
    <w:p w14:paraId="151B597A" w14:textId="77777777" w:rsidR="00A9177A" w:rsidRDefault="00A9177A" w:rsidP="00A9177A">
      <w:pPr>
        <w:rPr>
          <w:ins w:id="6374" w:author="Allen Wirfs-Brock" w:date="2011-07-09T09:41:00Z"/>
        </w:rPr>
      </w:pPr>
      <w:ins w:id="6375" w:author="Allen Wirfs-Brock" w:date="2011-07-09T09:46: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  </w:t>
        </w:r>
        <w:r w:rsidRPr="000511EA">
          <w:rPr>
            <w:rStyle w:val="bnf"/>
          </w:rPr>
          <w:t>FormalParameterList</w:t>
        </w:r>
        <w:r w:rsidRPr="00241C98">
          <w:t xml:space="preserve"> </w:t>
        </w:r>
        <w:r>
          <w:rPr>
            <w:b/>
          </w:rPr>
          <w:t>:</w:t>
        </w:r>
        <w:r>
          <w:t xml:space="preserve">  </w:t>
        </w:r>
        <w:r w:rsidRPr="000511EA">
          <w:rPr>
            <w:rFonts w:ascii="Courier New" w:hAnsi="Courier New" w:cs="Courier New"/>
            <w:b/>
          </w:rPr>
          <w:t>…</w:t>
        </w:r>
        <w:r>
          <w:t xml:space="preserve"> </w:t>
        </w:r>
        <w:r w:rsidRPr="000511EA">
          <w:rPr>
            <w:rStyle w:val="bnf"/>
          </w:rPr>
          <w:t>Identifier</w:t>
        </w:r>
        <w:r>
          <w:rPr>
            <w:rStyle w:val="bnf"/>
            <w:rFonts w:ascii="Arial" w:hAnsi="Arial" w:cs="Arial"/>
            <w:i w:val="0"/>
            <w:vertAlign w:val="subscript"/>
          </w:rPr>
          <w:t xml:space="preserve"> </w:t>
        </w:r>
        <w:r w:rsidRPr="00992216">
          <w:t xml:space="preserve"> </w:t>
        </w:r>
        <w:r>
          <w:t>is determined as follows:</w:t>
        </w:r>
      </w:ins>
    </w:p>
    <w:p w14:paraId="55445704" w14:textId="77777777" w:rsidR="00A9177A" w:rsidRDefault="00A9177A" w:rsidP="00A9177A">
      <w:pPr>
        <w:pStyle w:val="Alg4"/>
        <w:numPr>
          <w:ilvl w:val="0"/>
          <w:numId w:val="443"/>
        </w:numPr>
        <w:spacing w:after="220"/>
        <w:contextualSpacing/>
        <w:rPr>
          <w:ins w:id="6376" w:author="Allen Wirfs-Brock" w:date="2011-07-09T09:41:00Z"/>
        </w:rPr>
      </w:pPr>
      <w:ins w:id="6377" w:author="Allen Wirfs-Brock" w:date="2011-07-09T09:41:00Z">
        <w:r>
          <w:t xml:space="preserve">Return </w:t>
        </w:r>
      </w:ins>
      <w:ins w:id="6378" w:author="Allen Wirfs-Brock" w:date="2011-07-09T09:42:00Z">
        <w:r w:rsidRPr="00A9177A">
          <w:t>0</w:t>
        </w:r>
      </w:ins>
      <w:ins w:id="6379" w:author="Allen Wirfs-Brock" w:date="2011-07-09T09:41:00Z">
        <w:r>
          <w:t>.</w:t>
        </w:r>
      </w:ins>
    </w:p>
    <w:p w14:paraId="39CB090C" w14:textId="77777777" w:rsidR="00A9177A" w:rsidRDefault="00A9177A" w:rsidP="00A9177A">
      <w:pPr>
        <w:rPr>
          <w:ins w:id="6380" w:author="Allen Wirfs-Brock" w:date="2011-07-09T09:43:00Z"/>
        </w:rPr>
      </w:pPr>
      <w:ins w:id="6381" w:author="Allen Wirfs-Brock" w:date="2011-07-09T09:45: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productions </w:t>
        </w:r>
        <w:r w:rsidRPr="000511EA">
          <w:rPr>
            <w:rStyle w:val="bnf"/>
          </w:rPr>
          <w:t>FormalParameterList</w:t>
        </w:r>
        <w:r w:rsidRPr="00241C98">
          <w:t xml:space="preserve"> </w:t>
        </w:r>
        <w:r>
          <w:rPr>
            <w:b/>
          </w:rPr>
          <w:t>:</w:t>
        </w:r>
        <w:r>
          <w:t xml:space="preserve"> </w:t>
        </w:r>
        <w:r w:rsidRPr="00F16D7F">
          <w:rPr>
            <w:rStyle w:val="bnf"/>
          </w:rPr>
          <w:t>FormalsList</w:t>
        </w:r>
        <w:r>
          <w:t xml:space="preserve"> and  </w:t>
        </w:r>
        <w:r w:rsidRPr="000511EA">
          <w:rPr>
            <w:rStyle w:val="bnf"/>
          </w:rPr>
          <w:t>FormalParameterList</w:t>
        </w:r>
        <w:r w:rsidRPr="00241C98">
          <w:t xml:space="preserve"> </w:t>
        </w:r>
        <w:r>
          <w:rPr>
            <w:b/>
          </w:rPr>
          <w:t>:</w:t>
        </w:r>
        <w:r>
          <w:t xml:space="preserve"> </w:t>
        </w:r>
        <w:r w:rsidRPr="00F16D7F">
          <w:rPr>
            <w:rStyle w:val="bnf"/>
          </w:rPr>
          <w:t>FormalsList</w:t>
        </w:r>
        <w:r>
          <w:rPr>
            <w:rStyle w:val="bnf"/>
          </w:rPr>
          <w:t xml:space="preserve"> </w:t>
        </w:r>
        <w:r w:rsidRPr="00C226F6">
          <w:rPr>
            <w:rFonts w:ascii="Courier New" w:hAnsi="Courier New"/>
            <w:b/>
            <w:i/>
          </w:rPr>
          <w:t>,</w:t>
        </w:r>
        <w:r>
          <w:t xml:space="preserve"> </w:t>
        </w:r>
        <w:r w:rsidRPr="000511EA">
          <w:rPr>
            <w:rFonts w:ascii="Courier New" w:hAnsi="Courier New" w:cs="Courier New"/>
            <w:b/>
          </w:rPr>
          <w:t>…</w:t>
        </w:r>
        <w:r>
          <w:t xml:space="preserve"> </w:t>
        </w:r>
        <w:r w:rsidRPr="000511EA">
          <w:rPr>
            <w:rStyle w:val="bnf"/>
          </w:rPr>
          <w:t>Identifier</w:t>
        </w:r>
        <w:r w:rsidRPr="00992216">
          <w:t xml:space="preserve"> </w:t>
        </w:r>
        <w:r>
          <w:t>is determined as follows:</w:t>
        </w:r>
      </w:ins>
    </w:p>
    <w:p w14:paraId="3D26EDF9" w14:textId="77777777" w:rsidR="00A9177A" w:rsidRDefault="00A9177A" w:rsidP="004A0B35">
      <w:pPr>
        <w:pStyle w:val="Alg4"/>
        <w:numPr>
          <w:ilvl w:val="0"/>
          <w:numId w:val="445"/>
        </w:numPr>
        <w:spacing w:after="220"/>
        <w:contextualSpacing/>
        <w:rPr>
          <w:ins w:id="6382" w:author="Allen Wirfs-Brock" w:date="2011-07-09T09:43:00Z"/>
        </w:rPr>
      </w:pPr>
      <w:ins w:id="6383" w:author="Allen Wirfs-Brock" w:date="2011-07-09T09:43:00Z">
        <w:r>
          <w:t xml:space="preserve">Return </w:t>
        </w:r>
      </w:ins>
      <w:ins w:id="6384" w:author="Allen Wirfs-Brock" w:date="2011-07-09T09:46:00Z">
        <w:r>
          <w:t>the Expect</w:t>
        </w:r>
      </w:ins>
      <w:ins w:id="6385" w:author="Allen Wirfs-Brock rev2" w:date="2011-07-20T13:47:00Z">
        <w:r w:rsidR="002E2C0B">
          <w:t>ed</w:t>
        </w:r>
      </w:ins>
      <w:ins w:id="6386" w:author="Allen Wirfs-Brock" w:date="2011-07-09T09:46:00Z">
        <w:r>
          <w:t>ArgumentCount of</w:t>
        </w:r>
      </w:ins>
      <w:ins w:id="6387" w:author="Allen Wirfs-Brock" w:date="2011-07-09T10:13:00Z">
        <w:r w:rsidR="004A0B35">
          <w:t xml:space="preserve"> </w:t>
        </w:r>
      </w:ins>
      <w:ins w:id="6388" w:author="Allen Wirfs-Brock" w:date="2011-07-09T10:14:00Z">
        <w:r w:rsidR="004A0B35" w:rsidRPr="00F16D7F">
          <w:rPr>
            <w:rStyle w:val="bnf"/>
          </w:rPr>
          <w:t>FormalsList</w:t>
        </w:r>
      </w:ins>
      <w:ins w:id="6389" w:author="Allen Wirfs-Brock" w:date="2011-07-09T09:43:00Z">
        <w:r>
          <w:t>.</w:t>
        </w:r>
      </w:ins>
    </w:p>
    <w:p w14:paraId="1984306B" w14:textId="77777777" w:rsidR="00F306A4" w:rsidRDefault="00F306A4" w:rsidP="007D6403">
      <w:pPr>
        <w:pStyle w:val="Note"/>
        <w:rPr>
          <w:ins w:id="6390" w:author="Allen Wirfs-Brock" w:date="2011-07-09T10:16:00Z"/>
        </w:rPr>
      </w:pPr>
      <w:ins w:id="6391" w:author="Allen Wirfs-Brock" w:date="2011-07-09T10:16:00Z">
        <w:r w:rsidRPr="002731B8">
          <w:t>NOTE</w:t>
        </w:r>
        <w:r w:rsidRPr="002731B8">
          <w:tab/>
        </w:r>
      </w:ins>
      <w:ins w:id="6392" w:author="Allen Wirfs-Brock" w:date="2011-07-09T10:17:00Z">
        <w:r>
          <w:t xml:space="preserve">The </w:t>
        </w:r>
        <w:r w:rsidRPr="007D6403">
          <w:rPr>
            <w:rFonts w:ascii="Times New Roman" w:hAnsi="Times New Roman"/>
          </w:rPr>
          <w:t>ExpectedArgumentCount</w:t>
        </w:r>
        <w:r>
          <w:t xml:space="preserve"> of a </w:t>
        </w:r>
        <w:r w:rsidRPr="007D6403">
          <w:rPr>
            <w:rFonts w:ascii="Times New Roman" w:hAnsi="Times New Roman"/>
            <w:i/>
          </w:rPr>
          <w:t>FormalParameterList</w:t>
        </w:r>
        <w:r>
          <w:t xml:space="preserve"> is the number of </w:t>
        </w:r>
      </w:ins>
      <w:ins w:id="6393" w:author="Allen Wirfs-Brock" w:date="2011-07-09T10:18:00Z">
        <w:r w:rsidRPr="007D6403">
          <w:rPr>
            <w:rFonts w:ascii="Times New Roman" w:hAnsi="Times New Roman"/>
            <w:i/>
          </w:rPr>
          <w:t>FormalParameters</w:t>
        </w:r>
        <w:r>
          <w:t xml:space="preserve"> to the left of </w:t>
        </w:r>
      </w:ins>
      <w:ins w:id="6394" w:author="Allen Wirfs-Brock" w:date="2011-07-09T10:19:00Z">
        <w:r>
          <w:t xml:space="preserve">either the rest parameter or </w:t>
        </w:r>
      </w:ins>
      <w:ins w:id="6395" w:author="Allen Wirfs-Brock" w:date="2011-07-09T10:18:00Z">
        <w:r>
          <w:t xml:space="preserve">the </w:t>
        </w:r>
        <w:commentRangeStart w:id="6396"/>
        <w:r>
          <w:t>first FormalParameter with an</w:t>
        </w:r>
      </w:ins>
      <w:ins w:id="6397" w:author="Allen Wirfs-Brock" w:date="2011-07-09T10:19:00Z">
        <w:r>
          <w:t xml:space="preserve"> </w:t>
        </w:r>
        <w:r w:rsidRPr="007D6403">
          <w:rPr>
            <w:rFonts w:ascii="Times New Roman" w:hAnsi="Times New Roman"/>
            <w:i/>
          </w:rPr>
          <w:t>Initialiser</w:t>
        </w:r>
      </w:ins>
      <w:commentRangeEnd w:id="6396"/>
      <w:ins w:id="6398" w:author="Allen Wirfs-Brock" w:date="2011-07-09T12:19:00Z">
        <w:r w:rsidR="001D7CD2">
          <w:rPr>
            <w:rStyle w:val="af4"/>
          </w:rPr>
          <w:commentReference w:id="6396"/>
        </w:r>
      </w:ins>
      <w:ins w:id="6400" w:author="Allen Wirfs-Brock" w:date="2011-07-09T10:16:00Z">
        <w:r w:rsidRPr="002731B8">
          <w:t>.</w:t>
        </w:r>
      </w:ins>
    </w:p>
    <w:p w14:paraId="7F422CDE" w14:textId="77777777" w:rsidR="00CE4BF9" w:rsidRDefault="00CE4BF9" w:rsidP="00CE4BF9">
      <w:pPr>
        <w:rPr>
          <w:ins w:id="6401" w:author="Allen Wirfs-Brock" w:date="2011-07-09T10:28:00Z"/>
        </w:rPr>
      </w:pPr>
      <w:ins w:id="6402" w:author="Allen Wirfs-Brock" w:date="2011-07-09T10:28:00Z">
        <w:r>
          <w:t xml:space="preserve">The </w:t>
        </w:r>
        <w:r>
          <w:rPr>
            <w:rFonts w:ascii="Times New Roman" w:eastAsia="Times New Roman" w:hAnsi="Times New Roman"/>
            <w:spacing w:val="6"/>
            <w:lang w:eastAsia="en-US"/>
          </w:rPr>
          <w:t>Expected</w:t>
        </w:r>
      </w:ins>
      <w:ins w:id="6403" w:author="Allen Wirfs-Brock rev2" w:date="2011-07-20T13:47:00Z">
        <w:del w:id="6404" w:author="Rev 3 Allen Wirfs-Brock" w:date="2011-08-30T10:53:00Z">
          <w:r w:rsidR="002E2C0B" w:rsidDel="00734C3F">
            <w:rPr>
              <w:rFonts w:ascii="Times New Roman" w:eastAsia="Times New Roman" w:hAnsi="Times New Roman"/>
              <w:spacing w:val="6"/>
              <w:lang w:eastAsia="en-US"/>
            </w:rPr>
            <w:delText>ed</w:delText>
          </w:r>
        </w:del>
      </w:ins>
      <w:ins w:id="6405" w:author="Allen Wirfs-Brock" w:date="2011-07-09T10:28:00Z">
        <w:r>
          <w:rPr>
            <w:rFonts w:ascii="Times New Roman" w:eastAsia="Times New Roman" w:hAnsi="Times New Roman"/>
            <w:spacing w:val="6"/>
            <w:lang w:eastAsia="en-US"/>
          </w:rPr>
          <w:t xml:space="preserve">ArgumentCount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28C0431A" w14:textId="77777777" w:rsidR="00CE4BF9" w:rsidRDefault="001B0936" w:rsidP="00CE4BF9">
      <w:pPr>
        <w:pStyle w:val="Alg4"/>
        <w:numPr>
          <w:ilvl w:val="0"/>
          <w:numId w:val="446"/>
        </w:numPr>
        <w:spacing w:after="220"/>
        <w:contextualSpacing/>
        <w:rPr>
          <w:ins w:id="6406" w:author="Allen Wirfs-Brock" w:date="2011-07-09T10:28:00Z"/>
        </w:rPr>
      </w:pPr>
      <w:ins w:id="6407" w:author="Allen Wirfs-Brock" w:date="2011-07-09T11:26:00Z">
        <w:r>
          <w:t>If HasInitialiser</w:t>
        </w:r>
      </w:ins>
      <w:ins w:id="6408" w:author="Allen Wirfs-Brock" w:date="2011-07-09T11:27:00Z">
        <w:r>
          <w:t xml:space="preserve"> of </w:t>
        </w:r>
        <w:r w:rsidRPr="00C64C60">
          <w:rPr>
            <w:rStyle w:val="bnf"/>
          </w:rPr>
          <w:t>FormalParameter</w:t>
        </w:r>
        <w:r>
          <w:rPr>
            <w:rStyle w:val="bnf"/>
            <w:rFonts w:ascii="Arial" w:hAnsi="Arial" w:cs="Arial"/>
            <w:i w:val="0"/>
            <w:vertAlign w:val="subscript"/>
          </w:rPr>
          <w:t xml:space="preserve"> </w:t>
        </w:r>
        <w:r w:rsidRPr="00992216">
          <w:t xml:space="preserve"> </w:t>
        </w:r>
        <w:r>
          <w:t xml:space="preserve">is </w:t>
        </w:r>
        <w:r w:rsidRPr="001B0936">
          <w:rPr>
            <w:b/>
          </w:rPr>
          <w:t>false</w:t>
        </w:r>
      </w:ins>
      <w:ins w:id="6409" w:author="Allen Wirfs-Brock" w:date="2011-07-09T11:26:00Z">
        <w:r>
          <w:t xml:space="preserve"> return 0</w:t>
        </w:r>
      </w:ins>
    </w:p>
    <w:p w14:paraId="72DAF90F" w14:textId="77777777" w:rsidR="00CE4BF9" w:rsidRDefault="00CE4BF9" w:rsidP="00CE4BF9">
      <w:pPr>
        <w:pStyle w:val="Alg4"/>
        <w:numPr>
          <w:ilvl w:val="0"/>
          <w:numId w:val="446"/>
        </w:numPr>
        <w:spacing w:after="220"/>
        <w:contextualSpacing/>
        <w:rPr>
          <w:ins w:id="6410" w:author="Allen Wirfs-Brock" w:date="2011-07-09T10:28:00Z"/>
        </w:rPr>
      </w:pPr>
      <w:ins w:id="6411" w:author="Allen Wirfs-Brock" w:date="2011-07-09T10:28:00Z">
        <w:r>
          <w:t xml:space="preserve">Return </w:t>
        </w:r>
      </w:ins>
      <w:ins w:id="6412" w:author="Allen Wirfs-Brock" w:date="2011-07-09T11:28:00Z">
        <w:r w:rsidR="001B0936">
          <w:t>1</w:t>
        </w:r>
      </w:ins>
      <w:ins w:id="6413" w:author="Allen Wirfs-Brock" w:date="2011-07-09T10:28:00Z">
        <w:r>
          <w:t>.</w:t>
        </w:r>
      </w:ins>
    </w:p>
    <w:p w14:paraId="5591B2A1" w14:textId="77777777" w:rsidR="00B13E67" w:rsidRDefault="00B13E67" w:rsidP="00B13E67">
      <w:pPr>
        <w:rPr>
          <w:ins w:id="6414" w:author="Allen Wirfs-Brock" w:date="2011-07-09T11:55:00Z"/>
        </w:rPr>
      </w:pPr>
      <w:ins w:id="6415" w:author="Allen Wirfs-Brock" w:date="2011-07-09T11:55: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517E9FD5" w14:textId="77777777" w:rsidR="00B13E67" w:rsidRDefault="00B13E67" w:rsidP="00B13E67">
      <w:pPr>
        <w:pStyle w:val="Alg4"/>
        <w:numPr>
          <w:ilvl w:val="0"/>
          <w:numId w:val="449"/>
        </w:numPr>
        <w:spacing w:after="220"/>
        <w:contextualSpacing/>
        <w:rPr>
          <w:ins w:id="6416" w:author="Allen Wirfs-Brock" w:date="2011-07-09T11:55:00Z"/>
        </w:rPr>
      </w:pPr>
      <w:ins w:id="6417" w:author="Allen Wirfs-Brock" w:date="2011-07-09T11:55:00Z">
        <w:r>
          <w:t xml:space="preserve">Return HasInitialiser of </w:t>
        </w:r>
        <w:r w:rsidRPr="00C64C60">
          <w:rPr>
            <w:rStyle w:val="bnf"/>
          </w:rPr>
          <w:t>FormalParameter</w:t>
        </w:r>
        <w:r>
          <w:t>.</w:t>
        </w:r>
      </w:ins>
    </w:p>
    <w:p w14:paraId="01C683F3" w14:textId="77777777" w:rsidR="001B0936" w:rsidRDefault="001B0936" w:rsidP="001B0936">
      <w:pPr>
        <w:rPr>
          <w:ins w:id="6418" w:author="Allen Wirfs-Brock" w:date="2011-07-09T11:25:00Z"/>
        </w:rPr>
      </w:pPr>
      <w:ins w:id="6419" w:author="Allen Wirfs-Brock" w:date="2011-07-09T11:25:00Z">
        <w:r>
          <w:t xml:space="preserve">The </w:t>
        </w:r>
        <w:r>
          <w:rPr>
            <w:rFonts w:ascii="Times New Roman" w:eastAsia="Times New Roman" w:hAnsi="Times New Roman"/>
            <w:spacing w:val="6"/>
            <w:lang w:eastAsia="en-US"/>
          </w:rPr>
          <w:t xml:space="preserve">ExpectedArgumentCount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F16D7F">
          <w:rPr>
            <w:rStyle w:val="bnf"/>
          </w:rPr>
          <w:t>FormalsList</w:t>
        </w:r>
        <w:r w:rsidRPr="00C226F6">
          <w:rPr>
            <w:rFonts w:ascii="Courier New" w:hAnsi="Courier New"/>
            <w:b/>
            <w:i/>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37C0C563" w14:textId="77777777" w:rsidR="001B0936" w:rsidRDefault="00AB167B" w:rsidP="008A0687">
      <w:pPr>
        <w:pStyle w:val="Alg4"/>
        <w:numPr>
          <w:ilvl w:val="0"/>
          <w:numId w:val="448"/>
        </w:numPr>
        <w:spacing w:after="220"/>
        <w:contextualSpacing/>
        <w:rPr>
          <w:ins w:id="6420" w:author="Allen Wirfs-Brock" w:date="2011-07-09T11:25:00Z"/>
        </w:rPr>
      </w:pPr>
      <w:ins w:id="6421" w:author="Allen Wirfs-Brock" w:date="2011-07-09T11:30:00Z">
        <w:r>
          <w:t xml:space="preserve">Let </w:t>
        </w:r>
        <w:r w:rsidRPr="008A0687">
          <w:rPr>
            <w:i/>
          </w:rPr>
          <w:t>count</w:t>
        </w:r>
        <w:r>
          <w:t xml:space="preserve"> be </w:t>
        </w:r>
      </w:ins>
      <w:ins w:id="6422" w:author="Rev 3 Allen Wirfs-Brock" w:date="2011-08-30T10:53:00Z">
        <w:r w:rsidR="00734C3F">
          <w:t xml:space="preserve">the </w:t>
        </w:r>
      </w:ins>
      <w:ins w:id="6423" w:author="Allen Wirfs-Brock" w:date="2011-07-09T11:30:00Z">
        <w:r>
          <w:t>Expect</w:t>
        </w:r>
      </w:ins>
      <w:ins w:id="6424" w:author="Allen Wirfs-Brock rev2" w:date="2011-07-20T13:48:00Z">
        <w:r w:rsidR="002E2C0B">
          <w:t>ed</w:t>
        </w:r>
      </w:ins>
      <w:ins w:id="6425" w:author="Allen Wirfs-Brock" w:date="2011-07-09T11:30:00Z">
        <w:r>
          <w:t xml:space="preserve">ArgumentCount of </w:t>
        </w:r>
      </w:ins>
      <w:ins w:id="6426" w:author="Allen Wirfs-Brock" w:date="2011-07-09T11:51:00Z">
        <w:r w:rsidR="008A0687" w:rsidRPr="00F16D7F">
          <w:rPr>
            <w:rStyle w:val="bnf"/>
          </w:rPr>
          <w:t>FormalsList</w:t>
        </w:r>
        <w:r w:rsidR="008A0687">
          <w:rPr>
            <w:rStyle w:val="bnf"/>
          </w:rPr>
          <w:t>.</w:t>
        </w:r>
      </w:ins>
    </w:p>
    <w:p w14:paraId="79614513" w14:textId="77777777" w:rsidR="008A0687" w:rsidRDefault="008A0687" w:rsidP="008A0687">
      <w:pPr>
        <w:pStyle w:val="Alg4"/>
        <w:numPr>
          <w:ilvl w:val="0"/>
          <w:numId w:val="448"/>
        </w:numPr>
        <w:spacing w:after="220"/>
        <w:contextualSpacing/>
        <w:rPr>
          <w:ins w:id="6427" w:author="Allen Wirfs-Brock" w:date="2011-07-09T11:51:00Z"/>
        </w:rPr>
      </w:pPr>
      <w:ins w:id="6428" w:author="Allen Wirfs-Brock" w:date="2011-07-09T11:51:00Z">
        <w:r>
          <w:t xml:space="preserve">If HasInitialiser of </w:t>
        </w:r>
        <w:r w:rsidRPr="008A0687">
          <w:rPr>
            <w:i/>
          </w:rPr>
          <w:t>FormalsList</w:t>
        </w:r>
        <w:r>
          <w:t xml:space="preserve"> is </w:t>
        </w:r>
        <w:r w:rsidRPr="008A0687">
          <w:rPr>
            <w:b/>
          </w:rPr>
          <w:t>true</w:t>
        </w:r>
        <w:r>
          <w:t xml:space="preserve"> or HasInitialiser of </w:t>
        </w:r>
        <w:r w:rsidRPr="008A0687">
          <w:rPr>
            <w:i/>
          </w:rPr>
          <w:t>FormalParameter</w:t>
        </w:r>
        <w:r>
          <w:t xml:space="preserve"> is </w:t>
        </w:r>
        <w:r w:rsidRPr="008A0687">
          <w:rPr>
            <w:b/>
          </w:rPr>
          <w:t>true</w:t>
        </w:r>
        <w:r>
          <w:t xml:space="preserve">, then return </w:t>
        </w:r>
        <w:r w:rsidRPr="008A0687">
          <w:rPr>
            <w:i/>
          </w:rPr>
          <w:t>count</w:t>
        </w:r>
        <w:r>
          <w:t>.</w:t>
        </w:r>
      </w:ins>
    </w:p>
    <w:p w14:paraId="23A3E024" w14:textId="77777777" w:rsidR="001B0936" w:rsidRDefault="001B0936" w:rsidP="008A0687">
      <w:pPr>
        <w:pStyle w:val="Alg4"/>
        <w:numPr>
          <w:ilvl w:val="0"/>
          <w:numId w:val="448"/>
        </w:numPr>
        <w:spacing w:after="220"/>
        <w:contextualSpacing/>
        <w:rPr>
          <w:ins w:id="6429" w:author="Allen Wirfs-Brock" w:date="2011-07-09T11:25:00Z"/>
        </w:rPr>
      </w:pPr>
      <w:ins w:id="6430" w:author="Allen Wirfs-Brock" w:date="2011-07-09T11:25:00Z">
        <w:r>
          <w:t xml:space="preserve">Return </w:t>
        </w:r>
      </w:ins>
      <w:ins w:id="6431" w:author="Allen Wirfs-Brock" w:date="2011-07-09T11:52:00Z">
        <w:r w:rsidR="008A0687" w:rsidRPr="008A0687">
          <w:rPr>
            <w:i/>
          </w:rPr>
          <w:t>count</w:t>
        </w:r>
        <w:r w:rsidR="008A0687">
          <w:t>+1</w:t>
        </w:r>
      </w:ins>
      <w:ins w:id="6432" w:author="Allen Wirfs-Brock" w:date="2011-07-09T11:25:00Z">
        <w:r>
          <w:t>.</w:t>
        </w:r>
      </w:ins>
    </w:p>
    <w:p w14:paraId="60DA90D4" w14:textId="77777777" w:rsidR="005B27A6" w:rsidRDefault="005B27A6" w:rsidP="005B27A6">
      <w:pPr>
        <w:rPr>
          <w:ins w:id="6433" w:author="Allen Wirfs-Brock" w:date="2011-07-09T11:57:00Z"/>
        </w:rPr>
      </w:pPr>
      <w:ins w:id="6434" w:author="Allen Wirfs-Brock" w:date="2011-07-09T11:57: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F16D7F">
          <w:rPr>
            <w:rStyle w:val="bnf"/>
          </w:rPr>
          <w:t>FormalsList</w:t>
        </w:r>
        <w:r>
          <w:rPr>
            <w:rStyle w:val="bnf"/>
          </w:rPr>
          <w:t xml:space="preserve"> </w:t>
        </w:r>
        <w:r w:rsidRPr="00C226F6">
          <w:rPr>
            <w:rFonts w:ascii="Courier New" w:hAnsi="Courier New"/>
            <w:b/>
            <w:i/>
          </w:rPr>
          <w:t>,</w:t>
        </w:r>
        <w:r>
          <w:t xml:space="preserve"> </w:t>
        </w:r>
        <w:r w:rsidRPr="00C64C60">
          <w:rPr>
            <w:rStyle w:val="bnf"/>
          </w:rPr>
          <w:t>FormalParameter</w:t>
        </w:r>
        <w:r>
          <w:rPr>
            <w:rStyle w:val="bnf"/>
            <w:rFonts w:ascii="Arial" w:hAnsi="Arial" w:cs="Arial"/>
            <w:i w:val="0"/>
            <w:vertAlign w:val="subscript"/>
          </w:rPr>
          <w:t xml:space="preserve"> </w:t>
        </w:r>
        <w:r w:rsidRPr="00992216">
          <w:t xml:space="preserve"> </w:t>
        </w:r>
        <w:r>
          <w:t>is determined as follows:</w:t>
        </w:r>
      </w:ins>
    </w:p>
    <w:p w14:paraId="3BF3075B" w14:textId="77777777" w:rsidR="005B27A6" w:rsidRDefault="005B27A6" w:rsidP="00FD3A6E">
      <w:pPr>
        <w:pStyle w:val="Alg4"/>
        <w:numPr>
          <w:ilvl w:val="0"/>
          <w:numId w:val="450"/>
        </w:numPr>
        <w:spacing w:after="220"/>
        <w:contextualSpacing/>
        <w:rPr>
          <w:ins w:id="6435" w:author="Allen Wirfs-Brock" w:date="2011-07-09T11:58:00Z"/>
        </w:rPr>
      </w:pPr>
      <w:ins w:id="6436" w:author="Allen Wirfs-Brock" w:date="2011-07-09T11:58:00Z">
        <w:r>
          <w:t xml:space="preserve">If HasInitialiser of </w:t>
        </w:r>
        <w:r w:rsidRPr="00F16D7F">
          <w:rPr>
            <w:rStyle w:val="bnf"/>
          </w:rPr>
          <w:t>FormalsList</w:t>
        </w:r>
        <w:r>
          <w:t xml:space="preserve"> is </w:t>
        </w:r>
        <w:r w:rsidRPr="00FD3A6E">
          <w:rPr>
            <w:b/>
          </w:rPr>
          <w:t>true</w:t>
        </w:r>
        <w:r>
          <w:t xml:space="preserve">, then return </w:t>
        </w:r>
        <w:r w:rsidRPr="00FD3A6E">
          <w:rPr>
            <w:b/>
          </w:rPr>
          <w:t>true</w:t>
        </w:r>
        <w:r>
          <w:t>.</w:t>
        </w:r>
      </w:ins>
    </w:p>
    <w:p w14:paraId="756E0EF0" w14:textId="77777777" w:rsidR="005B27A6" w:rsidRDefault="005B27A6" w:rsidP="00FD3A6E">
      <w:pPr>
        <w:pStyle w:val="Alg4"/>
        <w:numPr>
          <w:ilvl w:val="0"/>
          <w:numId w:val="450"/>
        </w:numPr>
        <w:spacing w:after="220"/>
        <w:contextualSpacing/>
        <w:rPr>
          <w:ins w:id="6437" w:author="Allen Wirfs-Brock" w:date="2011-07-09T11:57:00Z"/>
        </w:rPr>
      </w:pPr>
      <w:ins w:id="6438" w:author="Allen Wirfs-Brock" w:date="2011-07-09T11:57:00Z">
        <w:r>
          <w:t xml:space="preserve">Return HasInitialiser of </w:t>
        </w:r>
        <w:r w:rsidRPr="00C64C60">
          <w:rPr>
            <w:rStyle w:val="bnf"/>
          </w:rPr>
          <w:t>FormalParameter</w:t>
        </w:r>
        <w:r>
          <w:t>.</w:t>
        </w:r>
      </w:ins>
    </w:p>
    <w:p w14:paraId="1A400813" w14:textId="77777777" w:rsidR="00120932" w:rsidRDefault="00120932" w:rsidP="00C01CA6">
      <w:pPr>
        <w:jc w:val="left"/>
        <w:rPr>
          <w:ins w:id="6439" w:author="Allen Wirfs-Brock" w:date="2011-07-09T11:59:00Z"/>
        </w:rPr>
      </w:pPr>
      <w:ins w:id="6440" w:author="Allen Wirfs-Brock" w:date="2011-07-09T11:59: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production</w:t>
        </w:r>
      </w:ins>
      <w:ins w:id="6441" w:author="Allen Wirfs-Brock" w:date="2011-07-09T12:02:00Z">
        <w:r w:rsidR="00E06961">
          <w:t>s</w:t>
        </w:r>
      </w:ins>
      <w:ins w:id="6442" w:author="Allen Wirfs-Brock" w:date="2011-07-09T11:59:00Z">
        <w:r>
          <w:t xml:space="preserve">  </w:t>
        </w:r>
      </w:ins>
      <w:ins w:id="6443" w:author="Allen Wirfs-Brock" w:date="2011-07-09T12:00:00Z">
        <w:r w:rsidRPr="000511EA">
          <w:rPr>
            <w:rStyle w:val="bnf"/>
          </w:rPr>
          <w:t>FormalParamete</w:t>
        </w:r>
        <w:r>
          <w:rPr>
            <w:rStyle w:val="bnf"/>
          </w:rPr>
          <w:t>r</w:t>
        </w:r>
        <w:r w:rsidRPr="00241C98">
          <w:t xml:space="preserve"> </w:t>
        </w:r>
        <w:r>
          <w:rPr>
            <w:b/>
          </w:rPr>
          <w:t>:</w:t>
        </w:r>
        <w:r>
          <w:t xml:space="preserve"> </w:t>
        </w:r>
      </w:ins>
      <w:ins w:id="6444" w:author="Rev 3 Allen Wirfs-Brock" w:date="2011-09-02T09:42:00Z">
        <w:r w:rsidR="008B3067" w:rsidRPr="00AF72C7">
          <w:rPr>
            <w:rFonts w:ascii="Times New Roman" w:hAnsi="Times New Roman"/>
            <w:i/>
          </w:rPr>
          <w:t>Binding</w:t>
        </w:r>
      </w:ins>
      <w:ins w:id="6445" w:author="Allen Wirfs-Brock" w:date="2011-07-09T12:00:00Z">
        <w:r w:rsidRPr="000511EA">
          <w:rPr>
            <w:rStyle w:val="bnf"/>
          </w:rPr>
          <w:t>Identifier</w:t>
        </w:r>
        <w:r>
          <w:t xml:space="preserve"> </w:t>
        </w:r>
      </w:ins>
      <w:ins w:id="6446" w:author="Allen Wirfs-Brock" w:date="2011-07-09T12:03:00Z">
        <w:r w:rsidR="00E06961">
          <w:t xml:space="preserve">and </w:t>
        </w:r>
        <w:r w:rsidR="00E06961" w:rsidRPr="000511EA">
          <w:rPr>
            <w:rStyle w:val="bnf"/>
          </w:rPr>
          <w:t>FormalParamete</w:t>
        </w:r>
        <w:r w:rsidR="00E06961">
          <w:rPr>
            <w:rStyle w:val="bnf"/>
          </w:rPr>
          <w:t>r</w:t>
        </w:r>
        <w:r w:rsidR="00E06961" w:rsidRPr="00241C98">
          <w:t xml:space="preserve"> </w:t>
        </w:r>
        <w:r w:rsidR="00E06961">
          <w:rPr>
            <w:b/>
          </w:rPr>
          <w:t>:</w:t>
        </w:r>
        <w:r w:rsidR="00E06961">
          <w:t xml:space="preserve"> </w:t>
        </w:r>
        <w:r w:rsidR="00E06961">
          <w:rPr>
            <w:rStyle w:val="bnf"/>
          </w:rPr>
          <w:t xml:space="preserve">BindingPattern  </w:t>
        </w:r>
      </w:ins>
      <w:ins w:id="6447" w:author="Allen Wirfs-Brock" w:date="2011-07-09T11:59:00Z">
        <w:r>
          <w:t>is determined as follows:</w:t>
        </w:r>
      </w:ins>
    </w:p>
    <w:p w14:paraId="2582702F" w14:textId="77777777" w:rsidR="00120932" w:rsidRDefault="00120932" w:rsidP="00120932">
      <w:pPr>
        <w:pStyle w:val="Alg4"/>
        <w:numPr>
          <w:ilvl w:val="0"/>
          <w:numId w:val="451"/>
        </w:numPr>
        <w:spacing w:after="220"/>
        <w:contextualSpacing/>
        <w:rPr>
          <w:ins w:id="6448" w:author="Allen Wirfs-Brock" w:date="2011-07-09T11:59:00Z"/>
        </w:rPr>
      </w:pPr>
      <w:ins w:id="6449" w:author="Allen Wirfs-Brock" w:date="2011-07-09T11:59:00Z">
        <w:r>
          <w:t>Return</w:t>
        </w:r>
      </w:ins>
      <w:ins w:id="6450" w:author="Allen Wirfs-Brock" w:date="2011-07-09T12:00:00Z">
        <w:r>
          <w:t xml:space="preserve"> </w:t>
        </w:r>
        <w:r w:rsidRPr="00120932">
          <w:rPr>
            <w:b/>
          </w:rPr>
          <w:t>false</w:t>
        </w:r>
      </w:ins>
      <w:ins w:id="6451" w:author="Allen Wirfs-Brock" w:date="2011-07-09T11:59:00Z">
        <w:r>
          <w:t>.</w:t>
        </w:r>
      </w:ins>
    </w:p>
    <w:p w14:paraId="18168628" w14:textId="77777777" w:rsidR="00EB11F8" w:rsidRDefault="00EB11F8" w:rsidP="00C01CA6">
      <w:pPr>
        <w:jc w:val="left"/>
        <w:rPr>
          <w:ins w:id="6452" w:author="Allen Wirfs-Brock" w:date="2011-07-09T12:01:00Z"/>
        </w:rPr>
      </w:pPr>
      <w:ins w:id="6453" w:author="Allen Wirfs-Brock" w:date="2011-07-09T12:01:00Z">
        <w:r w:rsidRPr="00B13E67">
          <w:rPr>
            <w:rFonts w:ascii="Times New Roman" w:eastAsia="Times New Roman" w:hAnsi="Times New Roman"/>
            <w:spacing w:val="6"/>
            <w:lang w:eastAsia="en-US"/>
          </w:rPr>
          <w:t>HasInitialiser</w:t>
        </w:r>
        <w:r>
          <w:rPr>
            <w:rFonts w:ascii="Times New Roman" w:eastAsia="Times New Roman" w:hAnsi="Times New Roman"/>
            <w:spacing w:val="6"/>
            <w:lang w:eastAsia="en-US"/>
          </w:rPr>
          <w:t xml:space="preserve"> </w:t>
        </w:r>
        <w:r>
          <w:t>of the</w:t>
        </w:r>
        <w:r w:rsidRPr="006D7E13">
          <w:t xml:space="preserve"> </w:t>
        </w:r>
        <w:r>
          <w:t xml:space="preserve">production  </w:t>
        </w:r>
        <w:r w:rsidRPr="000511EA">
          <w:rPr>
            <w:rStyle w:val="bnf"/>
          </w:rPr>
          <w:t>FormalParamete</w:t>
        </w:r>
        <w:r>
          <w:rPr>
            <w:rStyle w:val="bnf"/>
          </w:rPr>
          <w:t>r</w:t>
        </w:r>
        <w:r w:rsidRPr="00241C98">
          <w:t xml:space="preserve"> </w:t>
        </w:r>
        <w:r>
          <w:rPr>
            <w:b/>
          </w:rPr>
          <w:t>:</w:t>
        </w:r>
        <w:r>
          <w:t xml:space="preserve"> </w:t>
        </w:r>
      </w:ins>
      <w:ins w:id="6454" w:author="Rev 3 Allen Wirfs-Brock" w:date="2011-09-02T09:43:00Z">
        <w:r w:rsidR="008B3067" w:rsidRPr="00AF72C7">
          <w:rPr>
            <w:rFonts w:ascii="Times New Roman" w:hAnsi="Times New Roman"/>
            <w:i/>
          </w:rPr>
          <w:t>Binding</w:t>
        </w:r>
      </w:ins>
      <w:ins w:id="6455" w:author="Allen Wirfs-Brock" w:date="2011-07-09T12:01:00Z">
        <w:r w:rsidRPr="000511EA">
          <w:rPr>
            <w:rStyle w:val="bnf"/>
          </w:rPr>
          <w:t>Identifier</w:t>
        </w:r>
        <w:r>
          <w:t xml:space="preserve"> </w:t>
        </w:r>
        <w:r w:rsidRPr="00B416AD">
          <w:rPr>
            <w:rStyle w:val="bnf"/>
          </w:rPr>
          <w:t>Initialiser</w:t>
        </w:r>
        <w:r>
          <w:t xml:space="preserve"> </w:t>
        </w:r>
      </w:ins>
      <w:ins w:id="6456" w:author="Allen Wirfs-Brock" w:date="2011-07-09T12:03:00Z">
        <w:r w:rsidR="00C01CA6">
          <w:t xml:space="preserve">and </w:t>
        </w:r>
      </w:ins>
      <w:ins w:id="6457" w:author="Allen Wirfs-Brock" w:date="2011-07-09T12:04:00Z">
        <w:r w:rsidR="00C01CA6" w:rsidRPr="000511EA">
          <w:rPr>
            <w:rStyle w:val="bnf"/>
          </w:rPr>
          <w:t>FormalParamete</w:t>
        </w:r>
        <w:r w:rsidR="00C01CA6">
          <w:rPr>
            <w:rStyle w:val="bnf"/>
          </w:rPr>
          <w:t>r</w:t>
        </w:r>
        <w:r w:rsidR="00C01CA6" w:rsidRPr="00241C98">
          <w:t xml:space="preserve"> </w:t>
        </w:r>
        <w:r w:rsidR="00C01CA6">
          <w:rPr>
            <w:b/>
          </w:rPr>
          <w:t>:</w:t>
        </w:r>
        <w:r w:rsidR="00C01CA6">
          <w:t xml:space="preserve"> </w:t>
        </w:r>
        <w:r w:rsidR="00C01CA6">
          <w:rPr>
            <w:rStyle w:val="bnf"/>
          </w:rPr>
          <w:t xml:space="preserve">BindingPattern  </w:t>
        </w:r>
        <w:r w:rsidR="00C01CA6" w:rsidRPr="00B416AD">
          <w:rPr>
            <w:rStyle w:val="bnf"/>
          </w:rPr>
          <w:t>Initialiser</w:t>
        </w:r>
        <w:r w:rsidR="00C01CA6">
          <w:rPr>
            <w:rStyle w:val="bnf"/>
          </w:rPr>
          <w:t xml:space="preserve"> </w:t>
        </w:r>
      </w:ins>
      <w:ins w:id="6458" w:author="Allen Wirfs-Brock" w:date="2011-07-09T12:01:00Z">
        <w:r>
          <w:t>is determined as follows:</w:t>
        </w:r>
      </w:ins>
    </w:p>
    <w:p w14:paraId="33256028" w14:textId="77777777" w:rsidR="00EB11F8" w:rsidRDefault="00EB11F8" w:rsidP="00EB11F8">
      <w:pPr>
        <w:pStyle w:val="Alg4"/>
        <w:numPr>
          <w:ilvl w:val="0"/>
          <w:numId w:val="452"/>
        </w:numPr>
        <w:spacing w:after="220"/>
        <w:contextualSpacing/>
        <w:rPr>
          <w:ins w:id="6459" w:author="Allen Wirfs-Brock" w:date="2011-07-09T12:01:00Z"/>
        </w:rPr>
      </w:pPr>
      <w:ins w:id="6460" w:author="Allen Wirfs-Brock" w:date="2011-07-09T12:01:00Z">
        <w:r>
          <w:t xml:space="preserve">Return </w:t>
        </w:r>
        <w:r>
          <w:rPr>
            <w:b/>
          </w:rPr>
          <w:t>true</w:t>
        </w:r>
        <w:r>
          <w:t>.</w:t>
        </w:r>
      </w:ins>
    </w:p>
    <w:p w14:paraId="3BE6BE24" w14:textId="77777777" w:rsidR="003C3F19" w:rsidRDefault="003C3F19" w:rsidP="003C3F19">
      <w:pPr>
        <w:rPr>
          <w:ins w:id="6461" w:author="Allen Wirfs-Brock" w:date="2011-07-09T12:12:00Z"/>
        </w:rPr>
      </w:pPr>
      <w:ins w:id="6462" w:author="Allen Wirfs-Brock" w:date="2011-07-09T12:12: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C64C60">
          <w:rPr>
            <w:rStyle w:val="bnf"/>
          </w:rPr>
          <w:t>FormalsList</w:t>
        </w:r>
        <w:r w:rsidRPr="00241C98">
          <w:t xml:space="preserve"> </w:t>
        </w:r>
        <w:r>
          <w:rPr>
            <w:b/>
          </w:rPr>
          <w:t>:</w:t>
        </w:r>
        <w:r>
          <w:t xml:space="preserve"> </w:t>
        </w:r>
        <w:r w:rsidRPr="00F16D7F">
          <w:rPr>
            <w:rStyle w:val="bnf"/>
          </w:rPr>
          <w:t>FormalsList</w:t>
        </w:r>
        <w:r>
          <w:rPr>
            <w:rStyle w:val="bnf"/>
          </w:rPr>
          <w:t xml:space="preserve"> </w:t>
        </w:r>
        <w:r w:rsidRPr="00C226F6">
          <w:rPr>
            <w:rFonts w:ascii="Courier New" w:hAnsi="Courier New"/>
            <w:b/>
            <w:i/>
          </w:rPr>
          <w:t>,</w:t>
        </w:r>
        <w:r>
          <w:t xml:space="preserve"> </w:t>
        </w:r>
        <w:r w:rsidRPr="00C64C60">
          <w:rPr>
            <w:rStyle w:val="bnf"/>
          </w:rPr>
          <w:t>FormalParameter</w:t>
        </w:r>
        <w:r w:rsidRPr="00992216">
          <w:t xml:space="preserve"> </w:t>
        </w:r>
        <w:r>
          <w:t>is determined as follows:</w:t>
        </w:r>
      </w:ins>
    </w:p>
    <w:p w14:paraId="1E193C3A" w14:textId="77777777" w:rsidR="003C3F19" w:rsidRDefault="003C3F19" w:rsidP="003C3F19">
      <w:pPr>
        <w:pStyle w:val="Alg4"/>
        <w:numPr>
          <w:ilvl w:val="0"/>
          <w:numId w:val="442"/>
        </w:numPr>
        <w:spacing w:after="220"/>
        <w:contextualSpacing/>
        <w:rPr>
          <w:ins w:id="6463" w:author="Allen Wirfs-Brock" w:date="2011-07-09T12:12:00Z"/>
        </w:rPr>
      </w:pPr>
      <w:ins w:id="6464" w:author="Allen Wirfs-Brock" w:date="2011-07-09T12:12:00Z">
        <w:r>
          <w:t xml:space="preserve">Let </w:t>
        </w:r>
        <w:r>
          <w:rPr>
            <w:i/>
          </w:rPr>
          <w:t>names</w:t>
        </w:r>
        <w:r w:rsidRPr="00D465F1">
          <w:rPr>
            <w:i/>
          </w:rPr>
          <w:t xml:space="preserve"> </w:t>
        </w:r>
        <w:r>
          <w:t xml:space="preserve">be BoundNames of </w:t>
        </w:r>
        <w:r w:rsidRPr="00992216">
          <w:rPr>
            <w:i/>
          </w:rPr>
          <w:t>PropertyName</w:t>
        </w:r>
        <w:r>
          <w:t>.</w:t>
        </w:r>
      </w:ins>
    </w:p>
    <w:p w14:paraId="49284C0B" w14:textId="77777777" w:rsidR="003C3F19" w:rsidRDefault="003C3F19" w:rsidP="003C3F19">
      <w:pPr>
        <w:pStyle w:val="Alg4"/>
        <w:numPr>
          <w:ilvl w:val="0"/>
          <w:numId w:val="442"/>
        </w:numPr>
        <w:spacing w:after="220"/>
        <w:contextualSpacing/>
        <w:rPr>
          <w:ins w:id="6465" w:author="Allen Wirfs-Brock" w:date="2011-07-09T12:12:00Z"/>
        </w:rPr>
      </w:pPr>
      <w:ins w:id="6466" w:author="Allen Wirfs-Brock" w:date="2011-07-09T12:12:00Z">
        <w:r>
          <w:t xml:space="preserve">Append to </w:t>
        </w:r>
        <w:r w:rsidRPr="00653F1B">
          <w:rPr>
            <w:i/>
          </w:rPr>
          <w:t>names</w:t>
        </w:r>
        <w:r>
          <w:t xml:space="preserve"> the elements of BoundNames of </w:t>
        </w:r>
        <w:r w:rsidRPr="00C64C60">
          <w:rPr>
            <w:rStyle w:val="bnf"/>
          </w:rPr>
          <w:t>FormalParameter</w:t>
        </w:r>
        <w:r>
          <w:rPr>
            <w:rStyle w:val="bnf"/>
          </w:rPr>
          <w:t>.</w:t>
        </w:r>
      </w:ins>
    </w:p>
    <w:p w14:paraId="29FA2D12" w14:textId="77777777" w:rsidR="003C3F19" w:rsidRDefault="003C3F19" w:rsidP="003C3F19">
      <w:pPr>
        <w:pStyle w:val="Alg4"/>
        <w:numPr>
          <w:ilvl w:val="0"/>
          <w:numId w:val="442"/>
        </w:numPr>
        <w:spacing w:after="220"/>
        <w:contextualSpacing/>
        <w:rPr>
          <w:ins w:id="6467" w:author="Allen Wirfs-Brock" w:date="2011-07-09T12:12:00Z"/>
        </w:rPr>
      </w:pPr>
      <w:ins w:id="6468" w:author="Allen Wirfs-Brock" w:date="2011-07-09T12:12:00Z">
        <w:r>
          <w:t xml:space="preserve">Return </w:t>
        </w:r>
        <w:r w:rsidRPr="00653F1B">
          <w:rPr>
            <w:i/>
          </w:rPr>
          <w:t>names</w:t>
        </w:r>
        <w:r>
          <w:t>.</w:t>
        </w:r>
      </w:ins>
    </w:p>
    <w:p w14:paraId="7D9FD4AA" w14:textId="77777777" w:rsidR="001C36A8" w:rsidRDefault="001C36A8" w:rsidP="001C36A8">
      <w:pPr>
        <w:rPr>
          <w:ins w:id="6469" w:author="Allen Wirfs-Brock" w:date="2011-07-09T11:24:00Z"/>
        </w:rPr>
      </w:pPr>
      <w:ins w:id="6470" w:author="Allen Wirfs-Brock" w:date="2011-07-09T11:24: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0511EA">
          <w:rPr>
            <w:rStyle w:val="bnf"/>
          </w:rPr>
          <w:t>FormalParamete</w:t>
        </w:r>
        <w:r>
          <w:rPr>
            <w:rStyle w:val="bnf"/>
          </w:rPr>
          <w:t>r</w:t>
        </w:r>
        <w:r w:rsidRPr="00241C98">
          <w:t xml:space="preserve"> </w:t>
        </w:r>
        <w:r>
          <w:rPr>
            <w:b/>
          </w:rPr>
          <w:t>:</w:t>
        </w:r>
        <w:r>
          <w:t xml:space="preserve"> </w:t>
        </w:r>
      </w:ins>
      <w:ins w:id="6471" w:author="Rev 3 Allen Wirfs-Brock" w:date="2011-09-02T09:43:00Z">
        <w:r w:rsidR="008B3067" w:rsidRPr="00AF72C7">
          <w:rPr>
            <w:rFonts w:ascii="Times New Roman" w:hAnsi="Times New Roman"/>
            <w:i/>
          </w:rPr>
          <w:t>Binding</w:t>
        </w:r>
      </w:ins>
      <w:ins w:id="6472" w:author="Allen Wirfs-Brock" w:date="2011-07-09T11:24:00Z">
        <w:r w:rsidRPr="000511EA">
          <w:rPr>
            <w:rStyle w:val="bnf"/>
          </w:rPr>
          <w:t>Identifier</w:t>
        </w:r>
        <w:r>
          <w:rPr>
            <w:rStyle w:val="bnf"/>
          </w:rPr>
          <w:t xml:space="preserve">  </w:t>
        </w:r>
        <w:r w:rsidRPr="00B416AD">
          <w:rPr>
            <w:rStyle w:val="bnf"/>
          </w:rPr>
          <w:t>Initialiser</w:t>
        </w:r>
        <w:r>
          <w:rPr>
            <w:rStyle w:val="bnf"/>
            <w:rFonts w:ascii="Arial" w:hAnsi="Arial" w:cs="Arial"/>
            <w:i w:val="0"/>
            <w:vertAlign w:val="subscript"/>
          </w:rPr>
          <w:t>opt</w:t>
        </w:r>
        <w:r w:rsidRPr="00992216">
          <w:t xml:space="preserve"> </w:t>
        </w:r>
        <w:r>
          <w:t>is determined as follows:</w:t>
        </w:r>
      </w:ins>
    </w:p>
    <w:p w14:paraId="77AE88BF" w14:textId="77777777" w:rsidR="001C36A8" w:rsidRDefault="001C36A8" w:rsidP="001C36A8">
      <w:pPr>
        <w:pStyle w:val="Alg4"/>
        <w:numPr>
          <w:ilvl w:val="0"/>
          <w:numId w:val="447"/>
        </w:numPr>
        <w:spacing w:after="220"/>
        <w:contextualSpacing/>
        <w:rPr>
          <w:ins w:id="6473" w:author="Allen Wirfs-Brock" w:date="2011-07-09T11:24:00Z"/>
        </w:rPr>
      </w:pPr>
      <w:ins w:id="6474" w:author="Allen Wirfs-Brock" w:date="2011-07-09T11:24:00Z">
        <w:r>
          <w:t xml:space="preserve">Let </w:t>
        </w:r>
        <w:r>
          <w:rPr>
            <w:i/>
          </w:rPr>
          <w:t>names</w:t>
        </w:r>
        <w:r w:rsidRPr="00D465F1">
          <w:rPr>
            <w:i/>
          </w:rPr>
          <w:t xml:space="preserve"> </w:t>
        </w:r>
        <w:r>
          <w:t xml:space="preserve">be a List containing the text of the </w:t>
        </w:r>
        <w:r w:rsidRPr="000511EA">
          <w:rPr>
            <w:rStyle w:val="bnf"/>
          </w:rPr>
          <w:t>Identifier</w:t>
        </w:r>
        <w:r>
          <w:rPr>
            <w:rStyle w:val="bnf"/>
          </w:rPr>
          <w:t xml:space="preserve"> </w:t>
        </w:r>
        <w:r>
          <w:t>.</w:t>
        </w:r>
      </w:ins>
    </w:p>
    <w:p w14:paraId="7DC1057D" w14:textId="77777777" w:rsidR="001C36A8" w:rsidRDefault="001C36A8" w:rsidP="001C36A8">
      <w:pPr>
        <w:pStyle w:val="Alg4"/>
        <w:numPr>
          <w:ilvl w:val="0"/>
          <w:numId w:val="447"/>
        </w:numPr>
        <w:spacing w:after="220"/>
        <w:contextualSpacing/>
        <w:rPr>
          <w:ins w:id="6475" w:author="Allen Wirfs-Brock" w:date="2011-07-09T11:24:00Z"/>
        </w:rPr>
      </w:pPr>
      <w:ins w:id="6476" w:author="Allen Wirfs-Brock" w:date="2011-07-09T11:24:00Z">
        <w:r>
          <w:t xml:space="preserve">Return </w:t>
        </w:r>
        <w:r w:rsidRPr="00653F1B">
          <w:rPr>
            <w:i/>
          </w:rPr>
          <w:t>names</w:t>
        </w:r>
        <w:r>
          <w:t>.</w:t>
        </w:r>
      </w:ins>
    </w:p>
    <w:p w14:paraId="70FC8139" w14:textId="77777777" w:rsidR="001C36A8" w:rsidRDefault="001C36A8" w:rsidP="001C36A8">
      <w:pPr>
        <w:rPr>
          <w:ins w:id="6477" w:author="Allen Wirfs-Brock" w:date="2011-07-09T11:24:00Z"/>
        </w:rPr>
      </w:pPr>
      <w:ins w:id="6478" w:author="Allen Wirfs-Brock" w:date="2011-07-09T11:24:00Z">
        <w:r>
          <w:t xml:space="preserve">The </w:t>
        </w:r>
        <w:r>
          <w:rPr>
            <w:rFonts w:ascii="Times New Roman" w:eastAsia="Times New Roman" w:hAnsi="Times New Roman"/>
            <w:spacing w:val="6"/>
            <w:lang w:eastAsia="en-US"/>
          </w:rPr>
          <w:t xml:space="preserve">BoundNames </w:t>
        </w:r>
        <w:r>
          <w:t>of the</w:t>
        </w:r>
        <w:r w:rsidRPr="006D7E13">
          <w:t xml:space="preserve"> </w:t>
        </w:r>
        <w:r>
          <w:t xml:space="preserve">production  </w:t>
        </w:r>
        <w:r w:rsidRPr="000511EA">
          <w:rPr>
            <w:rStyle w:val="bnf"/>
          </w:rPr>
          <w:t>FormalParamete</w:t>
        </w:r>
        <w:r>
          <w:rPr>
            <w:rStyle w:val="bnf"/>
          </w:rPr>
          <w:t>r</w:t>
        </w:r>
        <w:r w:rsidRPr="00241C98">
          <w:t xml:space="preserve"> </w:t>
        </w:r>
        <w:r>
          <w:rPr>
            <w:b/>
          </w:rPr>
          <w:t>:</w:t>
        </w:r>
        <w:r>
          <w:t xml:space="preserve"> </w:t>
        </w:r>
        <w:r>
          <w:rPr>
            <w:rStyle w:val="bnf"/>
          </w:rPr>
          <w:t xml:space="preserve">BindingPattern  </w:t>
        </w:r>
        <w:r w:rsidRPr="00B416AD">
          <w:rPr>
            <w:rStyle w:val="bnf"/>
          </w:rPr>
          <w:t>Initialiser</w:t>
        </w:r>
        <w:r>
          <w:rPr>
            <w:rStyle w:val="bnf"/>
            <w:rFonts w:ascii="Arial" w:hAnsi="Arial" w:cs="Arial"/>
            <w:i w:val="0"/>
            <w:vertAlign w:val="subscript"/>
          </w:rPr>
          <w:t>opt</w:t>
        </w:r>
        <w:r w:rsidRPr="00992216">
          <w:t xml:space="preserve"> </w:t>
        </w:r>
        <w:r>
          <w:t>is determined as follows:</w:t>
        </w:r>
      </w:ins>
    </w:p>
    <w:p w14:paraId="21F64871" w14:textId="77777777" w:rsidR="001C36A8" w:rsidRDefault="001C36A8" w:rsidP="00FA52F8">
      <w:pPr>
        <w:pStyle w:val="Alg4"/>
        <w:numPr>
          <w:ilvl w:val="0"/>
          <w:numId w:val="456"/>
        </w:numPr>
        <w:spacing w:after="220"/>
        <w:contextualSpacing/>
        <w:rPr>
          <w:ins w:id="6479" w:author="Allen Wirfs-Brock" w:date="2011-07-09T11:24:00Z"/>
        </w:rPr>
      </w:pPr>
      <w:ins w:id="6480" w:author="Allen Wirfs-Brock" w:date="2011-07-09T11:24:00Z">
        <w:r>
          <w:t xml:space="preserve">Return BoundNames of </w:t>
        </w:r>
        <w:r>
          <w:rPr>
            <w:rStyle w:val="bnf"/>
          </w:rPr>
          <w:t>BindingPattern</w:t>
        </w:r>
        <w:r>
          <w:t>.</w:t>
        </w:r>
      </w:ins>
    </w:p>
    <w:p w14:paraId="0045DDB6" w14:textId="77777777" w:rsidR="004C02EF" w:rsidDel="001D11B0" w:rsidRDefault="004C02EF" w:rsidP="00B43482">
      <w:pPr>
        <w:pStyle w:val="20"/>
        <w:numPr>
          <w:ilvl w:val="0"/>
          <w:numId w:val="0"/>
        </w:numPr>
        <w:rPr>
          <w:del w:id="6481" w:author="Allen Wirfs-Brock" w:date="2011-07-07T18:44:00Z"/>
        </w:rPr>
      </w:pPr>
      <w:del w:id="6482" w:author="Allen Wirfs-Brock" w:date="2011-07-07T18:44:00Z">
        <w:r w:rsidDel="001D11B0">
          <w:delText>13.1</w:delText>
        </w:r>
        <w:r w:rsidDel="001D11B0">
          <w:tab/>
          <w:delText>Strict Mode Restrictions</w:delText>
        </w:r>
        <w:bookmarkEnd w:id="6287"/>
        <w:bookmarkEnd w:id="6288"/>
        <w:bookmarkEnd w:id="6289"/>
        <w:bookmarkEnd w:id="6290"/>
      </w:del>
    </w:p>
    <w:p w14:paraId="13574D9C" w14:textId="77777777" w:rsidR="004C02EF" w:rsidDel="001D11B0" w:rsidRDefault="004C02EF" w:rsidP="004C02EF">
      <w:pPr>
        <w:rPr>
          <w:del w:id="6483" w:author="Allen Wirfs-Brock" w:date="2011-07-07T18:40:00Z"/>
        </w:rPr>
      </w:pPr>
      <w:del w:id="6484" w:author="Allen Wirfs-Brock" w:date="2011-07-07T18:40:00Z">
        <w:r w:rsidDel="001D11B0">
          <w:delText xml:space="preserve">It is a </w:delText>
        </w:r>
        <w:r w:rsidDel="001D11B0">
          <w:rPr>
            <w:b/>
          </w:rPr>
          <w:delText>SyntaxError</w:delText>
        </w:r>
        <w:r w:rsidDel="001D11B0">
          <w:delText xml:space="preserve"> if any </w:delText>
        </w:r>
        <w:r w:rsidRPr="00241C98" w:rsidDel="001D11B0">
          <w:rPr>
            <w:rFonts w:ascii="Times New Roman" w:hAnsi="Times New Roman"/>
            <w:i/>
          </w:rPr>
          <w:delText>Identifier</w:delText>
        </w:r>
        <w:r w:rsidDel="001D11B0">
          <w:delText xml:space="preserve"> value occurs more than once within a </w:delText>
        </w:r>
        <w:r w:rsidRPr="00241C98" w:rsidDel="001D11B0">
          <w:rPr>
            <w:rFonts w:ascii="Times New Roman" w:hAnsi="Times New Roman"/>
            <w:i/>
          </w:rPr>
          <w:delText>FormalParameterList</w:delText>
        </w:r>
        <w:r w:rsidDel="001D11B0">
          <w:delText xml:space="preserve"> of a strict mode </w:delText>
        </w:r>
        <w:r w:rsidRPr="00241C98" w:rsidDel="001D11B0">
          <w:rPr>
            <w:rFonts w:ascii="Times New Roman" w:hAnsi="Times New Roman"/>
            <w:i/>
          </w:rPr>
          <w:delText>FunctionDeclaration</w:delText>
        </w:r>
        <w:r w:rsidDel="001D11B0">
          <w:delText xml:space="preserve"> or </w:delText>
        </w:r>
        <w:r w:rsidRPr="00241C98" w:rsidDel="001D11B0">
          <w:rPr>
            <w:rFonts w:ascii="Times New Roman" w:hAnsi="Times New Roman"/>
            <w:i/>
          </w:rPr>
          <w:delText>FunctionExpression</w:delText>
        </w:r>
        <w:r w:rsidDel="001D11B0">
          <w:delText>.</w:delText>
        </w:r>
      </w:del>
    </w:p>
    <w:p w14:paraId="17491FE2" w14:textId="77777777" w:rsidR="004C02EF" w:rsidDel="001D11B0" w:rsidRDefault="004C02EF" w:rsidP="004C02EF">
      <w:pPr>
        <w:rPr>
          <w:del w:id="6485" w:author="Allen Wirfs-Brock" w:date="2011-07-07T18:40:00Z"/>
        </w:rPr>
      </w:pPr>
      <w:del w:id="6486" w:author="Allen Wirfs-Brock" w:date="2011-07-07T18:40:00Z">
        <w:r w:rsidDel="001D11B0">
          <w:delText xml:space="preserve">It is a </w:delText>
        </w:r>
        <w:r w:rsidDel="001D11B0">
          <w:rPr>
            <w:b/>
          </w:rPr>
          <w:delText>SyntaxError</w:delText>
        </w:r>
        <w:r w:rsidDel="001D11B0">
          <w:delText xml:space="preserve"> if the </w:delText>
        </w:r>
        <w:r w:rsidRPr="00241C98" w:rsidDel="001D11B0">
          <w:rPr>
            <w:rFonts w:ascii="Times New Roman" w:hAnsi="Times New Roman"/>
            <w:i/>
          </w:rPr>
          <w:delText>Identifier</w:delText>
        </w:r>
        <w:r w:rsidDel="001D11B0">
          <w:delText xml:space="preserve"> </w:delText>
        </w:r>
        <w:r w:rsidDel="001D11B0">
          <w:rPr>
            <w:rFonts w:ascii="Courier New" w:hAnsi="Courier New" w:cs="Courier New"/>
            <w:b/>
          </w:rPr>
          <w:delText>"eval"</w:delText>
        </w:r>
        <w:r w:rsidDel="001D11B0">
          <w:delText xml:space="preserve"> or the </w:delText>
        </w:r>
        <w:r w:rsidRPr="00241C98" w:rsidDel="001D11B0">
          <w:rPr>
            <w:rFonts w:ascii="Times New Roman" w:hAnsi="Times New Roman"/>
            <w:i/>
          </w:rPr>
          <w:delText xml:space="preserve">Identifier </w:delText>
        </w:r>
        <w:r w:rsidDel="001D11B0">
          <w:rPr>
            <w:rFonts w:ascii="Courier New" w:hAnsi="Courier New" w:cs="Courier New"/>
            <w:b/>
          </w:rPr>
          <w:delText>"arguments"</w:delText>
        </w:r>
        <w:r w:rsidDel="001D11B0">
          <w:delText xml:space="preserve"> occurs within a </w:delText>
        </w:r>
        <w:r w:rsidRPr="00241C98" w:rsidDel="001D11B0">
          <w:rPr>
            <w:rFonts w:ascii="Times New Roman" w:hAnsi="Times New Roman"/>
            <w:i/>
          </w:rPr>
          <w:delText>FormalParameterList</w:delText>
        </w:r>
        <w:r w:rsidDel="001D11B0">
          <w:delText xml:space="preserve"> of a strict mode </w:delText>
        </w:r>
        <w:r w:rsidRPr="00241C98" w:rsidDel="001D11B0">
          <w:rPr>
            <w:rFonts w:ascii="Times New Roman" w:hAnsi="Times New Roman"/>
            <w:i/>
          </w:rPr>
          <w:delText>FunctionDeclaration</w:delText>
        </w:r>
        <w:r w:rsidDel="001D11B0">
          <w:delText xml:space="preserve"> or </w:delText>
        </w:r>
        <w:r w:rsidRPr="00241C98" w:rsidDel="001D11B0">
          <w:rPr>
            <w:rFonts w:ascii="Times New Roman" w:hAnsi="Times New Roman"/>
            <w:i/>
          </w:rPr>
          <w:delText>FunctionExpression</w:delText>
        </w:r>
        <w:r w:rsidDel="001D11B0">
          <w:delText>.</w:delText>
        </w:r>
      </w:del>
    </w:p>
    <w:p w14:paraId="6B58EA83" w14:textId="77777777" w:rsidR="004C02EF" w:rsidDel="001D11B0" w:rsidRDefault="004C02EF" w:rsidP="004C02EF">
      <w:pPr>
        <w:rPr>
          <w:del w:id="6487" w:author="Allen Wirfs-Brock" w:date="2011-07-07T18:44:00Z"/>
        </w:rPr>
      </w:pPr>
      <w:del w:id="6488" w:author="Allen Wirfs-Brock" w:date="2011-07-07T18:44:00Z">
        <w:r w:rsidDel="001D11B0">
          <w:delText xml:space="preserve">It is a </w:delText>
        </w:r>
        <w:r w:rsidDel="001D11B0">
          <w:rPr>
            <w:b/>
          </w:rPr>
          <w:delText>SyntaxError</w:delText>
        </w:r>
        <w:r w:rsidDel="001D11B0">
          <w:delText xml:space="preserve"> if the </w:delText>
        </w:r>
        <w:r w:rsidRPr="00241C98" w:rsidDel="001D11B0">
          <w:rPr>
            <w:rFonts w:ascii="Times New Roman" w:hAnsi="Times New Roman"/>
            <w:i/>
          </w:rPr>
          <w:delText>Identifier</w:delText>
        </w:r>
        <w:r w:rsidDel="001D11B0">
          <w:delText xml:space="preserve"> </w:delText>
        </w:r>
        <w:r w:rsidDel="001D11B0">
          <w:rPr>
            <w:rFonts w:ascii="Courier New" w:hAnsi="Courier New" w:cs="Courier New"/>
            <w:b/>
          </w:rPr>
          <w:delText>"eval"</w:delText>
        </w:r>
        <w:r w:rsidDel="001D11B0">
          <w:delText xml:space="preserve"> or the </w:delText>
        </w:r>
        <w:r w:rsidRPr="00241C98" w:rsidDel="001D11B0">
          <w:rPr>
            <w:rFonts w:ascii="Times New Roman" w:hAnsi="Times New Roman"/>
            <w:i/>
          </w:rPr>
          <w:delText xml:space="preserve">Identifier </w:delText>
        </w:r>
        <w:r w:rsidDel="001D11B0">
          <w:rPr>
            <w:rFonts w:ascii="Courier New" w:hAnsi="Courier New" w:cs="Courier New"/>
            <w:b/>
          </w:rPr>
          <w:delText>"arguments"</w:delText>
        </w:r>
        <w:r w:rsidDel="001D11B0">
          <w:delText xml:space="preserve"> occurs as the </w:delText>
        </w:r>
        <w:r w:rsidRPr="00241C98" w:rsidDel="001D11B0">
          <w:rPr>
            <w:rFonts w:ascii="Times New Roman" w:hAnsi="Times New Roman"/>
            <w:i/>
          </w:rPr>
          <w:delText>Identifier</w:delText>
        </w:r>
        <w:r w:rsidDel="001D11B0">
          <w:delText xml:space="preserve"> of a strict mode </w:delText>
        </w:r>
        <w:r w:rsidRPr="00241C98" w:rsidDel="001D11B0">
          <w:rPr>
            <w:rFonts w:ascii="Times New Roman" w:hAnsi="Times New Roman"/>
            <w:i/>
          </w:rPr>
          <w:delText>FunctionDeclaration</w:delText>
        </w:r>
        <w:r w:rsidRPr="00287A3C" w:rsidDel="001D11B0">
          <w:delText xml:space="preserve"> </w:delText>
        </w:r>
        <w:r w:rsidDel="001D11B0">
          <w:delText xml:space="preserve">or </w:delText>
        </w:r>
        <w:r w:rsidRPr="00241C98" w:rsidDel="001D11B0">
          <w:rPr>
            <w:rFonts w:ascii="Times New Roman" w:hAnsi="Times New Roman"/>
            <w:i/>
          </w:rPr>
          <w:delText>FunctionExpression</w:delText>
        </w:r>
        <w:r w:rsidDel="001D11B0">
          <w:delText>.</w:delText>
        </w:r>
      </w:del>
    </w:p>
    <w:p w14:paraId="4D298594" w14:textId="77777777" w:rsidR="004C02EF" w:rsidRDefault="004C02EF" w:rsidP="00B43482">
      <w:pPr>
        <w:pStyle w:val="20"/>
        <w:numPr>
          <w:ilvl w:val="0"/>
          <w:numId w:val="0"/>
        </w:numPr>
      </w:pPr>
      <w:bookmarkStart w:id="6489" w:name="_Toc235503473"/>
      <w:bookmarkStart w:id="6490" w:name="_Toc241509248"/>
      <w:bookmarkStart w:id="6491" w:name="_Toc244416735"/>
      <w:bookmarkStart w:id="6492" w:name="_Toc276631099"/>
      <w:bookmarkStart w:id="6493" w:name="_Toc178387110"/>
      <w:r>
        <w:t>13.2</w:t>
      </w:r>
      <w:r>
        <w:tab/>
        <w:t>Creating Function Objects</w:t>
      </w:r>
      <w:bookmarkEnd w:id="6285"/>
      <w:bookmarkEnd w:id="6286"/>
      <w:bookmarkEnd w:id="6489"/>
      <w:bookmarkEnd w:id="6490"/>
      <w:bookmarkEnd w:id="6491"/>
      <w:bookmarkEnd w:id="6492"/>
      <w:bookmarkEnd w:id="6493"/>
    </w:p>
    <w:p w14:paraId="4CF650A9" w14:textId="77777777" w:rsidR="004C02EF" w:rsidRDefault="004C02EF" w:rsidP="004C02EF">
      <w:r>
        <w:t xml:space="preserve">Given an optional parameter list specified by </w:t>
      </w:r>
      <w:r w:rsidRPr="00241C98">
        <w:rPr>
          <w:rFonts w:ascii="Times New Roman" w:hAnsi="Times New Roman"/>
          <w:i/>
        </w:rPr>
        <w:t>FormalParameterList</w:t>
      </w:r>
      <w:r>
        <w:t xml:space="preserve">, a body specified by </w:t>
      </w:r>
      <w:r w:rsidRPr="00241C98">
        <w:rPr>
          <w:rFonts w:ascii="Times New Roman" w:hAnsi="Times New Roman"/>
          <w:i/>
        </w:rPr>
        <w:t>FunctionBody</w:t>
      </w:r>
      <w:r>
        <w:t xml:space="preserve">, a Lexical Environment specified by </w:t>
      </w:r>
      <w:r w:rsidRPr="00241C98">
        <w:rPr>
          <w:rFonts w:ascii="Times New Roman" w:hAnsi="Times New Roman"/>
          <w:i/>
        </w:rPr>
        <w:t>Scope</w:t>
      </w:r>
      <w:r>
        <w:t xml:space="preserve">, and a Boolean flag </w:t>
      </w:r>
      <w:r w:rsidRPr="00241C98">
        <w:rPr>
          <w:rFonts w:ascii="Times New Roman" w:hAnsi="Times New Roman"/>
          <w:i/>
        </w:rPr>
        <w:t>Strict</w:t>
      </w:r>
      <w:r>
        <w:t>, a Function object is constructed as follows:</w:t>
      </w:r>
    </w:p>
    <w:p w14:paraId="208151B1"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Create a new native ECMAScript object and let </w:t>
      </w:r>
      <w:r w:rsidRPr="008F6B36">
        <w:rPr>
          <w:rFonts w:ascii="Times New Roman" w:hAnsi="Times New Roman"/>
          <w:i/>
        </w:rPr>
        <w:t>F</w:t>
      </w:r>
      <w:r w:rsidRPr="008F6B36">
        <w:rPr>
          <w:rFonts w:ascii="Times New Roman" w:hAnsi="Times New Roman"/>
        </w:rPr>
        <w:t xml:space="preserve"> be that object.</w:t>
      </w:r>
    </w:p>
    <w:p w14:paraId="1C27B52A" w14:textId="77777777" w:rsidR="004C02EF" w:rsidRDefault="004C02EF" w:rsidP="004C02EF">
      <w:pPr>
        <w:numPr>
          <w:ilvl w:val="0"/>
          <w:numId w:val="150"/>
        </w:numPr>
        <w:contextualSpacing/>
        <w:rPr>
          <w:rFonts w:ascii="Times New Roman" w:hAnsi="Times New Roman"/>
        </w:rPr>
      </w:pPr>
      <w:r w:rsidRPr="00A5734B">
        <w:rPr>
          <w:rFonts w:ascii="Times New Roman" w:hAnsi="Times New Roman"/>
        </w:rPr>
        <w:t xml:space="preserve">Set all the internal methods, except for [[Get]], of </w:t>
      </w:r>
      <w:r w:rsidRPr="00A5734B">
        <w:rPr>
          <w:rFonts w:ascii="Times New Roman" w:hAnsi="Times New Roman"/>
          <w:i/>
        </w:rPr>
        <w:t>F</w:t>
      </w:r>
      <w:r w:rsidRPr="00A5734B">
        <w:rPr>
          <w:rFonts w:ascii="Times New Roman" w:hAnsi="Times New Roman"/>
        </w:rPr>
        <w:t xml:space="preserve"> as </w:t>
      </w:r>
      <w:r w:rsidRPr="008F6B36">
        <w:rPr>
          <w:rFonts w:ascii="Times New Roman" w:hAnsi="Times New Roman"/>
        </w:rPr>
        <w:t xml:space="preserve">described </w:t>
      </w:r>
      <w:r w:rsidRPr="00A5734B">
        <w:rPr>
          <w:rFonts w:ascii="Times New Roman" w:hAnsi="Times New Roman"/>
        </w:rPr>
        <w:t>in 8.12.</w:t>
      </w:r>
    </w:p>
    <w:p w14:paraId="3A5DD923" w14:textId="77777777" w:rsidR="004C02EF" w:rsidRPr="008F6B36" w:rsidRDefault="004C02EF" w:rsidP="004C02EF">
      <w:pPr>
        <w:numPr>
          <w:ilvl w:val="0"/>
          <w:numId w:val="150"/>
        </w:numPr>
        <w:contextualSpacing/>
        <w:rPr>
          <w:rFonts w:ascii="Times New Roman" w:hAnsi="Times New Roman"/>
        </w:rPr>
      </w:pPr>
      <w:del w:id="6494" w:author="Allen Wirfs-Brock" w:date="2011-07-02T13:19:00Z">
        <w:r w:rsidRPr="008F6B36" w:rsidDel="000011A1">
          <w:rPr>
            <w:rFonts w:ascii="Times New Roman" w:hAnsi="Times New Roman"/>
          </w:rPr>
          <w:delText xml:space="preserve">Set </w:delText>
        </w:r>
      </w:del>
      <w:ins w:id="6495" w:author="Allen Wirfs-Brock" w:date="2011-07-02T13:19:00Z">
        <w:r w:rsidR="000011A1">
          <w:rPr>
            <w:rFonts w:ascii="Times New Roman" w:hAnsi="Times New Roman"/>
          </w:rPr>
          <w:t>Add</w:t>
        </w:r>
        <w:r w:rsidR="000011A1" w:rsidRPr="008F6B36">
          <w:rPr>
            <w:rFonts w:ascii="Times New Roman" w:hAnsi="Times New Roman"/>
          </w:rPr>
          <w:t xml:space="preserve"> </w:t>
        </w:r>
      </w:ins>
      <w:r w:rsidRPr="008F6B36">
        <w:rPr>
          <w:rFonts w:ascii="Times New Roman" w:hAnsi="Times New Roman"/>
        </w:rPr>
        <w:t>the [[</w:t>
      </w:r>
      <w:del w:id="6496" w:author="Allen Wirfs-Brock" w:date="2011-07-02T13:19:00Z">
        <w:r w:rsidRPr="008F6B36" w:rsidDel="000011A1">
          <w:rPr>
            <w:rFonts w:ascii="Times New Roman" w:hAnsi="Times New Roman"/>
          </w:rPr>
          <w:delText>Class</w:delText>
        </w:r>
      </w:del>
      <w:ins w:id="6497" w:author="Allen Wirfs-Brock" w:date="2011-07-02T13:19:00Z">
        <w:del w:id="6498" w:author="Rev 3 Allen Wirfs-Brock" w:date="2011-09-07T15:22:00Z">
          <w:r w:rsidR="000011A1" w:rsidDel="00FE434F">
            <w:rPr>
              <w:rFonts w:ascii="Times New Roman" w:hAnsi="Times New Roman"/>
            </w:rPr>
            <w:delText>IsFunction</w:delText>
          </w:r>
        </w:del>
      </w:ins>
      <w:ins w:id="6499" w:author="Rev 3 Allen Wirfs-Brock" w:date="2011-09-07T15:22:00Z">
        <w:r w:rsidR="00FE434F">
          <w:rPr>
            <w:rFonts w:ascii="Times New Roman" w:hAnsi="Times New Roman"/>
          </w:rPr>
          <w:t>NativeBrand</w:t>
        </w:r>
      </w:ins>
      <w:r w:rsidRPr="008F6B36">
        <w:rPr>
          <w:rFonts w:ascii="Times New Roman" w:hAnsi="Times New Roman"/>
        </w:rPr>
        <w:t>]] internal property</w:t>
      </w:r>
      <w:ins w:id="6500" w:author="Rev 3 Allen Wirfs-Brock" w:date="2011-09-07T15:22:00Z">
        <w:r w:rsidR="00FE434F">
          <w:rPr>
            <w:rFonts w:ascii="Times New Roman" w:hAnsi="Times New Roman"/>
          </w:rPr>
          <w:t xml:space="preserve"> with value NativeFunction</w:t>
        </w:r>
      </w:ins>
      <w:r w:rsidRPr="008F6B36">
        <w:rPr>
          <w:rFonts w:ascii="Times New Roman" w:hAnsi="Times New Roman"/>
        </w:rPr>
        <w:t xml:space="preserve"> </w:t>
      </w:r>
      <w:del w:id="6501" w:author="Allen Wirfs-Brock" w:date="2011-07-02T13:19:00Z">
        <w:r w:rsidRPr="008F6B36" w:rsidDel="000011A1">
          <w:rPr>
            <w:rFonts w:ascii="Times New Roman" w:hAnsi="Times New Roman"/>
          </w:rPr>
          <w:delText xml:space="preserve">of </w:delText>
        </w:r>
      </w:del>
      <w:ins w:id="6502" w:author="Allen Wirfs-Brock" w:date="2011-07-02T13:19:00Z">
        <w:r w:rsidR="000011A1">
          <w:rPr>
            <w:rFonts w:ascii="Times New Roman" w:hAnsi="Times New Roman"/>
          </w:rPr>
          <w:t>to</w:t>
        </w:r>
        <w:r w:rsidR="000011A1" w:rsidRPr="008F6B36">
          <w:rPr>
            <w:rFonts w:ascii="Times New Roman" w:hAnsi="Times New Roman"/>
          </w:rPr>
          <w:t xml:space="preserve"> </w:t>
        </w:r>
      </w:ins>
      <w:r w:rsidRPr="008F6B36">
        <w:rPr>
          <w:rFonts w:ascii="Times New Roman" w:hAnsi="Times New Roman"/>
          <w:i/>
        </w:rPr>
        <w:t>F</w:t>
      </w:r>
      <w:del w:id="6503" w:author="Allen Wirfs-Brock" w:date="2011-07-02T13:19:00Z">
        <w:r w:rsidRPr="008F6B36" w:rsidDel="000011A1">
          <w:rPr>
            <w:rFonts w:ascii="Times New Roman" w:hAnsi="Times New Roman"/>
          </w:rPr>
          <w:delText xml:space="preserve"> to </w:delText>
        </w:r>
        <w:r w:rsidDel="000011A1">
          <w:rPr>
            <w:rFonts w:ascii="Courier New" w:hAnsi="Courier New"/>
            <w:b/>
          </w:rPr>
          <w:delText>"Function"</w:delText>
        </w:r>
      </w:del>
      <w:r w:rsidRPr="008F6B36">
        <w:rPr>
          <w:rFonts w:ascii="Times New Roman" w:hAnsi="Times New Roman"/>
        </w:rPr>
        <w:t>.</w:t>
      </w:r>
    </w:p>
    <w:p w14:paraId="3D5FD521"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[[Prototype]] internal property of </w:t>
      </w:r>
      <w:r w:rsidRPr="008F6B36">
        <w:rPr>
          <w:rFonts w:ascii="Times New Roman" w:hAnsi="Times New Roman"/>
          <w:i/>
        </w:rPr>
        <w:t>F</w:t>
      </w:r>
      <w:r w:rsidRPr="008F6B36">
        <w:rPr>
          <w:rFonts w:ascii="Times New Roman" w:hAnsi="Times New Roman"/>
        </w:rPr>
        <w:t xml:space="preserve"> to the standard built-in Function prototype object as specified in 15.3.3.1.</w:t>
      </w:r>
    </w:p>
    <w:p w14:paraId="20801C6C"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[[Get]] internal property of </w:t>
      </w:r>
      <w:r w:rsidRPr="008F6B36">
        <w:rPr>
          <w:rFonts w:ascii="Times New Roman" w:hAnsi="Times New Roman"/>
          <w:i/>
        </w:rPr>
        <w:t>F</w:t>
      </w:r>
      <w:r w:rsidRPr="008F6B36">
        <w:rPr>
          <w:rFonts w:ascii="Times New Roman" w:hAnsi="Times New Roman"/>
        </w:rPr>
        <w:t xml:space="preserve"> as described in 15.3.5.4.</w:t>
      </w:r>
    </w:p>
    <w:p w14:paraId="6DCF0F02"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[[Call]] internal property of </w:t>
      </w:r>
      <w:r w:rsidRPr="008F6B36">
        <w:rPr>
          <w:rFonts w:ascii="Times New Roman" w:hAnsi="Times New Roman"/>
          <w:i/>
        </w:rPr>
        <w:t>F</w:t>
      </w:r>
      <w:r w:rsidRPr="008F6B36">
        <w:rPr>
          <w:rFonts w:ascii="Times New Roman" w:hAnsi="Times New Roman"/>
        </w:rPr>
        <w:t xml:space="preserve"> as described in 13.2.1.</w:t>
      </w:r>
    </w:p>
    <w:p w14:paraId="3B7FAD46"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[[Construct]] internal property of </w:t>
      </w:r>
      <w:r w:rsidRPr="008F6B36">
        <w:rPr>
          <w:rFonts w:ascii="Times New Roman" w:hAnsi="Times New Roman"/>
          <w:i/>
        </w:rPr>
        <w:t>F</w:t>
      </w:r>
      <w:r w:rsidRPr="008F6B36">
        <w:rPr>
          <w:rFonts w:ascii="Times New Roman" w:hAnsi="Times New Roman"/>
        </w:rPr>
        <w:t xml:space="preserve"> as described in 13.2.2.</w:t>
      </w:r>
    </w:p>
    <w:p w14:paraId="2C271F7C"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[[HasInstance]] internal property of </w:t>
      </w:r>
      <w:r w:rsidRPr="008F6B36">
        <w:rPr>
          <w:rFonts w:ascii="Times New Roman" w:hAnsi="Times New Roman"/>
          <w:i/>
        </w:rPr>
        <w:t>F</w:t>
      </w:r>
      <w:r w:rsidRPr="008F6B36">
        <w:rPr>
          <w:rFonts w:ascii="Times New Roman" w:hAnsi="Times New Roman"/>
        </w:rPr>
        <w:t xml:space="preserve"> as described in 15.3.5.3.</w:t>
      </w:r>
    </w:p>
    <w:p w14:paraId="73EFB5B4"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[[Scope]] internal property of </w:t>
      </w:r>
      <w:r w:rsidRPr="008F6B36">
        <w:rPr>
          <w:rFonts w:ascii="Times New Roman" w:hAnsi="Times New Roman"/>
          <w:i/>
        </w:rPr>
        <w:t>F</w:t>
      </w:r>
      <w:r w:rsidRPr="008F6B36">
        <w:rPr>
          <w:rFonts w:ascii="Times New Roman" w:hAnsi="Times New Roman"/>
        </w:rPr>
        <w:t xml:space="preserve"> to the value of </w:t>
      </w:r>
      <w:r w:rsidRPr="008F6B36">
        <w:rPr>
          <w:rFonts w:ascii="Times New Roman" w:hAnsi="Times New Roman"/>
          <w:i/>
        </w:rPr>
        <w:t>Scope</w:t>
      </w:r>
      <w:r w:rsidRPr="008F6B36">
        <w:rPr>
          <w:rFonts w:ascii="Times New Roman" w:hAnsi="Times New Roman"/>
        </w:rPr>
        <w:t>.</w:t>
      </w:r>
    </w:p>
    <w:p w14:paraId="4E1ABC8A"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names </w:t>
      </w:r>
      <w:r w:rsidRPr="008F6B36">
        <w:rPr>
          <w:rFonts w:ascii="Times New Roman" w:hAnsi="Times New Roman"/>
        </w:rPr>
        <w:t xml:space="preserve">be a List containing, in left to right textual order, the </w:t>
      </w:r>
      <w:r>
        <w:rPr>
          <w:rFonts w:ascii="Times New Roman" w:hAnsi="Times New Roman"/>
        </w:rPr>
        <w:t>Strings</w:t>
      </w:r>
      <w:r w:rsidRPr="008F6B36">
        <w:rPr>
          <w:rFonts w:ascii="Times New Roman" w:hAnsi="Times New Roman"/>
        </w:rPr>
        <w:t xml:space="preserve"> corresponding to the identifiers of </w:t>
      </w:r>
      <w:r w:rsidRPr="008F6B36">
        <w:rPr>
          <w:rFonts w:ascii="Times New Roman" w:hAnsi="Times New Roman"/>
          <w:i/>
        </w:rPr>
        <w:t>FormalParameterList</w:t>
      </w:r>
      <w:r w:rsidRPr="008F6B36">
        <w:rPr>
          <w:rFonts w:ascii="Times New Roman" w:hAnsi="Times New Roman"/>
        </w:rPr>
        <w:t>.</w:t>
      </w:r>
      <w:r>
        <w:rPr>
          <w:rFonts w:ascii="Times New Roman" w:hAnsi="Times New Roman"/>
        </w:rPr>
        <w:t xml:space="preserve"> </w:t>
      </w:r>
      <w:r w:rsidRPr="008F6B36">
        <w:rPr>
          <w:rFonts w:ascii="Times New Roman" w:hAnsi="Times New Roman"/>
        </w:rPr>
        <w:t xml:space="preserve">If no parameters are specified, let </w:t>
      </w:r>
      <w:r w:rsidRPr="008F6B36">
        <w:rPr>
          <w:rFonts w:ascii="Times New Roman" w:hAnsi="Times New Roman"/>
          <w:i/>
        </w:rPr>
        <w:t xml:space="preserve">names </w:t>
      </w:r>
      <w:r w:rsidRPr="008F6B36">
        <w:rPr>
          <w:rFonts w:ascii="Times New Roman" w:hAnsi="Times New Roman"/>
        </w:rPr>
        <w:t xml:space="preserve">be </w:t>
      </w:r>
      <w:r>
        <w:rPr>
          <w:rFonts w:ascii="Times New Roman" w:hAnsi="Times New Roman"/>
        </w:rPr>
        <w:t>the empty list.</w:t>
      </w:r>
    </w:p>
    <w:p w14:paraId="72BFE79A"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[[FormalParameters]]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i/>
        </w:rPr>
        <w:t>names</w:t>
      </w:r>
      <w:r w:rsidRPr="008F6B36">
        <w:rPr>
          <w:rFonts w:ascii="Times New Roman" w:hAnsi="Times New Roman"/>
        </w:rPr>
        <w:t>.</w:t>
      </w:r>
    </w:p>
    <w:p w14:paraId="4724E73F"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[[Code]]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i/>
        </w:rPr>
        <w:t>FunctionBody</w:t>
      </w:r>
      <w:r w:rsidRPr="008F6B36">
        <w:rPr>
          <w:rFonts w:ascii="Times New Roman" w:hAnsi="Times New Roman"/>
        </w:rPr>
        <w:t>.</w:t>
      </w:r>
    </w:p>
    <w:p w14:paraId="6DC82FBB"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Set the [[Extensible]]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b/>
        </w:rPr>
        <w:t>true</w:t>
      </w:r>
      <w:r w:rsidRPr="008F6B36">
        <w:rPr>
          <w:rFonts w:ascii="Times New Roman" w:hAnsi="Times New Roman"/>
        </w:rPr>
        <w:t>.</w:t>
      </w:r>
    </w:p>
    <w:p w14:paraId="33DBFC97"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len</w:t>
      </w:r>
      <w:r w:rsidRPr="008F6B36">
        <w:rPr>
          <w:rFonts w:ascii="Times New Roman" w:hAnsi="Times New Roman"/>
        </w:rPr>
        <w:t xml:space="preserve"> be the </w:t>
      </w:r>
      <w:del w:id="6504" w:author="Allen Wirfs-Brock" w:date="2011-07-09T12:17:00Z">
        <w:r w:rsidRPr="008F6B36" w:rsidDel="003A5DB6">
          <w:rPr>
            <w:rFonts w:ascii="Times New Roman" w:hAnsi="Times New Roman"/>
          </w:rPr>
          <w:delText>number of formal parameters specified in</w:delText>
        </w:r>
      </w:del>
      <w:ins w:id="6505" w:author="Allen Wirfs-Brock" w:date="2011-07-09T12:17:00Z">
        <w:r w:rsidR="003A5DB6">
          <w:rPr>
            <w:rFonts w:ascii="Times New Roman" w:hAnsi="Times New Roman"/>
          </w:rPr>
          <w:t>ExpectedArgumentCount of</w:t>
        </w:r>
      </w:ins>
      <w:r w:rsidRPr="008F6B36">
        <w:rPr>
          <w:rFonts w:ascii="Times New Roman" w:hAnsi="Times New Roman"/>
        </w:rPr>
        <w:t xml:space="preserve"> </w:t>
      </w:r>
      <w:r w:rsidRPr="008F6B36">
        <w:rPr>
          <w:rFonts w:ascii="Times New Roman" w:hAnsi="Times New Roman"/>
          <w:i/>
        </w:rPr>
        <w:t>FormalParameterList</w:t>
      </w:r>
      <w:del w:id="6506" w:author="Allen Wirfs-Brock rev2" w:date="2011-07-20T13:50:00Z">
        <w:r w:rsidRPr="008F6B36" w:rsidDel="002E2C0B">
          <w:rPr>
            <w:rFonts w:ascii="Times New Roman" w:hAnsi="Times New Roman"/>
          </w:rPr>
          <w:delText>.</w:delText>
        </w:r>
      </w:del>
      <w:del w:id="6507" w:author="Allen Wirfs-Brock" w:date="2011-07-09T12:18:00Z">
        <w:r w:rsidRPr="008F6B36" w:rsidDel="003A5DB6">
          <w:rPr>
            <w:rFonts w:ascii="Times New Roman" w:hAnsi="Times New Roman"/>
          </w:rPr>
          <w:delText xml:space="preserve"> If no parameters are specified, let </w:delText>
        </w:r>
        <w:r w:rsidRPr="008F6B36" w:rsidDel="003A5DB6">
          <w:rPr>
            <w:rFonts w:ascii="Times New Roman" w:hAnsi="Times New Roman"/>
            <w:i/>
          </w:rPr>
          <w:delText>len</w:delText>
        </w:r>
        <w:r w:rsidRPr="008F6B36" w:rsidDel="003A5DB6">
          <w:rPr>
            <w:rFonts w:ascii="Times New Roman" w:hAnsi="Times New Roman"/>
          </w:rPr>
          <w:delText xml:space="preserve"> be 0</w:delText>
        </w:r>
      </w:del>
      <w:r w:rsidRPr="008F6B36">
        <w:rPr>
          <w:rFonts w:ascii="Times New Roman" w:hAnsi="Times New Roman"/>
        </w:rPr>
        <w:t>.</w:t>
      </w:r>
    </w:p>
    <w:p w14:paraId="1975F6D0"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w:t>
      </w:r>
      <w:r>
        <w:rPr>
          <w:rFonts w:ascii="Courier New" w:hAnsi="Courier New"/>
          <w:b/>
        </w:rPr>
        <w:t>length</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len</w:t>
      </w:r>
      <w:r w:rsidRPr="008F6B36">
        <w:rPr>
          <w:rFonts w:ascii="Times New Roman" w:hAnsi="Times New Roman"/>
        </w:rPr>
        <w:t xml:space="preserve">, [[Writable]]: </w:t>
      </w:r>
      <w:r w:rsidRPr="008F6B36">
        <w:rPr>
          <w:rFonts w:ascii="Times New Roman" w:hAnsi="Times New Roman"/>
          <w:b/>
        </w:rPr>
        <w:t>false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 xml:space="preserve">. </w:t>
      </w:r>
    </w:p>
    <w:p w14:paraId="5D8A47C0"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proto</w:t>
      </w:r>
      <w:r w:rsidRPr="008F6B36">
        <w:rPr>
          <w:rFonts w:ascii="Times New Roman" w:hAnsi="Times New Roman"/>
        </w:rPr>
        <w:t xml:space="preserve"> be the result of creating a new object as would be constructed by the expression </w:t>
      </w:r>
      <w:r>
        <w:rPr>
          <w:rFonts w:ascii="Courier New" w:hAnsi="Courier New"/>
          <w:b/>
        </w:rPr>
        <w:t>new Object()</w:t>
      </w:r>
      <w:r w:rsidRPr="008F6B36">
        <w:rPr>
          <w:rFonts w:ascii="Times New Roman" w:hAnsi="Times New Roman"/>
        </w:rPr>
        <w:t xml:space="preserve">where </w:t>
      </w:r>
      <w:r w:rsidRPr="00D65F59">
        <w:rPr>
          <w:rFonts w:ascii="Courier New" w:hAnsi="Courier New" w:cs="Courier New"/>
          <w:b/>
        </w:rPr>
        <w:t>Object</w:t>
      </w:r>
      <w:r w:rsidRPr="008F6B36">
        <w:rPr>
          <w:rFonts w:ascii="Times New Roman" w:hAnsi="Times New Roman"/>
        </w:rPr>
        <w:t xml:space="preserve"> is the standard built-in constructor with that name.</w:t>
      </w:r>
    </w:p>
    <w:p w14:paraId="1CEF87D0"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proto</w:t>
      </w:r>
      <w:r w:rsidRPr="008F6B36">
        <w:rPr>
          <w:rFonts w:ascii="Times New Roman" w:hAnsi="Times New Roman"/>
        </w:rPr>
        <w:t xml:space="preserve"> with arguments </w:t>
      </w:r>
      <w:r>
        <w:rPr>
          <w:rFonts w:ascii="Courier New" w:hAnsi="Courier New" w:cs="Courier New"/>
          <w:b/>
        </w:rPr>
        <w:t>"</w:t>
      </w:r>
      <w:r>
        <w:rPr>
          <w:rFonts w:ascii="Courier New" w:hAnsi="Courier New"/>
          <w:b/>
        </w:rPr>
        <w:t>constructor</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F</w:t>
      </w:r>
      <w:r w:rsidRPr="008F6B36">
        <w:rPr>
          <w:rFonts w:ascii="Times New Roman" w:hAnsi="Times New Roman"/>
        </w:rPr>
        <w:t xml:space="preserve">, </w:t>
      </w:r>
      <w:del w:id="6508" w:author="Rev 3 Allen Wirfs-Brock" w:date="2011-08-30T11:26:00Z">
        <w:r w:rsidRPr="008F6B36" w:rsidDel="00620189">
          <w:rPr>
            <w:rFonts w:ascii="Times New Roman" w:hAnsi="Times New Roman"/>
          </w:rPr>
          <w:delText xml:space="preserve">{ </w:delText>
        </w:r>
      </w:del>
      <w:r w:rsidRPr="008F6B36">
        <w:rPr>
          <w:rFonts w:ascii="Times New Roman" w:hAnsi="Times New Roman"/>
        </w:rPr>
        <w:t xml:space="preserve">[[Writable]]: </w:t>
      </w:r>
      <w:r w:rsidRPr="008F6B36">
        <w:rPr>
          <w:rFonts w:ascii="Times New Roman" w:hAnsi="Times New Roman"/>
          <w:b/>
        </w:rPr>
        <w:t>true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true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2C3A0217"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w:t>
      </w:r>
      <w:r>
        <w:rPr>
          <w:rFonts w:ascii="Courier New" w:hAnsi="Courier New"/>
          <w:b/>
        </w:rPr>
        <w:t>prototype</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proto</w:t>
      </w:r>
      <w:r w:rsidRPr="008F6B36">
        <w:rPr>
          <w:rFonts w:ascii="Times New Roman" w:hAnsi="Times New Roman"/>
        </w:rPr>
        <w:t xml:space="preserve">, </w:t>
      </w:r>
      <w:del w:id="6509" w:author="Rev 3 Allen Wirfs-Brock" w:date="2011-08-30T11:26:00Z">
        <w:r w:rsidRPr="008F6B36" w:rsidDel="00620189">
          <w:rPr>
            <w:rFonts w:ascii="Times New Roman" w:hAnsi="Times New Roman"/>
          </w:rPr>
          <w:delText xml:space="preserve">{ </w:delText>
        </w:r>
      </w:del>
      <w:r w:rsidRPr="008F6B36">
        <w:rPr>
          <w:rFonts w:ascii="Times New Roman" w:hAnsi="Times New Roman"/>
        </w:rPr>
        <w:t xml:space="preserve">[[Writable]]: </w:t>
      </w:r>
      <w:r w:rsidRPr="008F6B36">
        <w:rPr>
          <w:rFonts w:ascii="Times New Roman" w:hAnsi="Times New Roman"/>
          <w:b/>
        </w:rPr>
        <w:t>true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486F09CA"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If </w:t>
      </w:r>
      <w:r w:rsidRPr="008F6B36">
        <w:rPr>
          <w:rFonts w:ascii="Times New Roman" w:hAnsi="Times New Roman"/>
          <w:i/>
        </w:rPr>
        <w:t>Strict</w:t>
      </w:r>
      <w:r w:rsidRPr="008F6B36">
        <w:rPr>
          <w:rFonts w:ascii="Times New Roman" w:hAnsi="Times New Roman"/>
        </w:rPr>
        <w:t xml:space="preserve"> is </w:t>
      </w:r>
      <w:r w:rsidRPr="008F6B36">
        <w:rPr>
          <w:rFonts w:ascii="Times New Roman" w:hAnsi="Times New Roman"/>
          <w:b/>
        </w:rPr>
        <w:t>true</w:t>
      </w:r>
      <w:r w:rsidRPr="008F6B36">
        <w:rPr>
          <w:rFonts w:ascii="Times New Roman" w:hAnsi="Times New Roman"/>
        </w:rPr>
        <w:t>, then</w:t>
      </w:r>
    </w:p>
    <w:p w14:paraId="66D777A0" w14:textId="77777777" w:rsidR="004C02EF" w:rsidRPr="008F6B36" w:rsidRDefault="004C02EF" w:rsidP="004C02EF">
      <w:pPr>
        <w:numPr>
          <w:ilvl w:val="1"/>
          <w:numId w:val="150"/>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thrower</w:t>
      </w:r>
      <w:r w:rsidRPr="008F6B36">
        <w:rPr>
          <w:rFonts w:ascii="Times New Roman" w:hAnsi="Times New Roman"/>
        </w:rPr>
        <w:t xml:space="preserve"> be the [[ThrowTypeError]] function Object (13.2.3).</w:t>
      </w:r>
    </w:p>
    <w:p w14:paraId="73152EE1" w14:textId="77777777" w:rsidR="004C02EF" w:rsidRPr="008F6B36" w:rsidRDefault="004C02EF" w:rsidP="004C02EF">
      <w:pPr>
        <w:numPr>
          <w:ilvl w:val="1"/>
          <w:numId w:val="150"/>
        </w:numPr>
        <w:contextualSpacing/>
        <w:rPr>
          <w:rFonts w:ascii="Times New Roman" w:hAnsi="Times New Roman"/>
        </w:rPr>
      </w:pPr>
      <w:r w:rsidRPr="008F6B36">
        <w:rPr>
          <w:rFonts w:ascii="Times New Roman" w:hAnsi="Times New Roman"/>
        </w:rPr>
        <w:t>Call</w:t>
      </w:r>
      <w:r w:rsidRPr="00C14EAC">
        <w:rPr>
          <w:rFonts w:ascii="Times New Roman" w:hAnsi="Times New Roman"/>
        </w:rPr>
        <w:t xml:space="preserve"> the [[DefineOwnProperty]] internal method of </w:t>
      </w:r>
      <w:r w:rsidRPr="00C14EAC">
        <w:rPr>
          <w:rFonts w:ascii="Times New Roman" w:hAnsi="Times New Roman"/>
          <w:i/>
        </w:rPr>
        <w:t>F</w:t>
      </w:r>
      <w:r w:rsidRPr="00C14EAC">
        <w:rPr>
          <w:rFonts w:ascii="Times New Roman" w:hAnsi="Times New Roman"/>
        </w:rPr>
        <w:t xml:space="preserve"> with arguments </w:t>
      </w:r>
      <w:r w:rsidRPr="00C14EAC">
        <w:rPr>
          <w:rFonts w:ascii="Courier New" w:hAnsi="Courier New" w:cs="Courier New"/>
          <w:b/>
        </w:rPr>
        <w:t>"caller"</w:t>
      </w:r>
      <w:r w:rsidRPr="00C14EAC">
        <w:rPr>
          <w:rFonts w:ascii="Times New Roman" w:hAnsi="Times New Roman"/>
        </w:rPr>
        <w:t>, PropertyDescriptor {[[Get]]:</w:t>
      </w:r>
      <w:r w:rsidRPr="008F6B36">
        <w:rPr>
          <w:rFonts w:ascii="Times New Roman" w:hAnsi="Times New Roman"/>
        </w:rPr>
        <w:t xml:space="preserve"> </w:t>
      </w:r>
      <w:r w:rsidRPr="008F6B36">
        <w:rPr>
          <w:rFonts w:ascii="Times New Roman" w:hAnsi="Times New Roman"/>
          <w:i/>
        </w:rPr>
        <w:t>thrower</w:t>
      </w:r>
      <w:r w:rsidRPr="008F6B36">
        <w:rPr>
          <w:rFonts w:ascii="Times New Roman" w:hAnsi="Times New Roman"/>
        </w:rPr>
        <w:t xml:space="preserve">, [[Set]]: </w:t>
      </w:r>
      <w:r w:rsidRPr="008F6B36">
        <w:rPr>
          <w:rFonts w:ascii="Times New Roman" w:hAnsi="Times New Roman"/>
          <w:i/>
        </w:rPr>
        <w:t>thrower</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0EB47450" w14:textId="77777777" w:rsidR="004C02EF" w:rsidRPr="008F6B36" w:rsidRDefault="004C02EF" w:rsidP="004C02EF">
      <w:pPr>
        <w:numPr>
          <w:ilvl w:val="1"/>
          <w:numId w:val="150"/>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"arguments"</w:t>
      </w:r>
      <w:r w:rsidRPr="008F6B36">
        <w:rPr>
          <w:rFonts w:ascii="Times New Roman" w:hAnsi="Times New Roman"/>
        </w:rPr>
        <w:t xml:space="preserve">, PropertyDescriptor {[[Get]]: </w:t>
      </w:r>
      <w:r w:rsidRPr="008F6B36">
        <w:rPr>
          <w:rFonts w:ascii="Times New Roman" w:hAnsi="Times New Roman"/>
          <w:i/>
        </w:rPr>
        <w:t>thrower</w:t>
      </w:r>
      <w:r w:rsidRPr="008F6B36">
        <w:rPr>
          <w:rFonts w:ascii="Times New Roman" w:hAnsi="Times New Roman"/>
        </w:rPr>
        <w:t xml:space="preserve">, [[Set]]: </w:t>
      </w:r>
      <w:r w:rsidRPr="008F6B36">
        <w:rPr>
          <w:rFonts w:ascii="Times New Roman" w:hAnsi="Times New Roman"/>
          <w:i/>
        </w:rPr>
        <w:t>thrower</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w:t>
      </w:r>
    </w:p>
    <w:p w14:paraId="3BDEDD3B" w14:textId="77777777" w:rsidR="004C02EF" w:rsidRPr="008F6B36" w:rsidRDefault="004C02EF" w:rsidP="004C02EF">
      <w:pPr>
        <w:numPr>
          <w:ilvl w:val="0"/>
          <w:numId w:val="150"/>
        </w:numPr>
        <w:contextualSpacing/>
        <w:rPr>
          <w:rFonts w:ascii="Times New Roman" w:hAnsi="Times New Roman"/>
        </w:rPr>
      </w:pPr>
      <w:r w:rsidRPr="008F6B36">
        <w:rPr>
          <w:rFonts w:ascii="Times New Roman" w:hAnsi="Times New Roman"/>
        </w:rPr>
        <w:t xml:space="preserve">Return </w:t>
      </w:r>
      <w:r w:rsidRPr="008F6B36">
        <w:rPr>
          <w:rFonts w:ascii="Times New Roman" w:hAnsi="Times New Roman"/>
          <w:i/>
        </w:rPr>
        <w:t>F</w:t>
      </w:r>
      <w:r w:rsidRPr="008F6B36">
        <w:rPr>
          <w:rFonts w:ascii="Times New Roman" w:hAnsi="Times New Roman"/>
        </w:rPr>
        <w:t>.</w:t>
      </w:r>
    </w:p>
    <w:p w14:paraId="6FD9F4CD" w14:textId="77777777" w:rsidR="004C02EF" w:rsidRDefault="004C02EF" w:rsidP="004C02EF">
      <w:pPr>
        <w:pStyle w:val="Note"/>
      </w:pPr>
      <w:r w:rsidRPr="00C14EAC">
        <w:t>NOTE</w:t>
      </w:r>
      <w:r w:rsidRPr="00C14EAC">
        <w:tab/>
        <w:t xml:space="preserve">A </w:t>
      </w:r>
      <w:r w:rsidRPr="00C14EAC">
        <w:rPr>
          <w:rFonts w:ascii="Courier New" w:hAnsi="Courier New"/>
          <w:b/>
          <w:color w:val="000000"/>
        </w:rPr>
        <w:t>prototype</w:t>
      </w:r>
      <w:r w:rsidRPr="00C14EAC">
        <w:t xml:space="preserve"> property is automatically created for every function, to allow for the possibility that the function will be used as a constructor.</w:t>
      </w:r>
    </w:p>
    <w:p w14:paraId="17914A8C" w14:textId="77777777" w:rsidR="004C02EF" w:rsidRDefault="004C02EF" w:rsidP="00B43482">
      <w:pPr>
        <w:pStyle w:val="30"/>
        <w:numPr>
          <w:ilvl w:val="0"/>
          <w:numId w:val="0"/>
        </w:numPr>
      </w:pPr>
      <w:bookmarkStart w:id="6510" w:name="_Ref463865954"/>
      <w:bookmarkStart w:id="6511" w:name="_Toc472818898"/>
      <w:bookmarkStart w:id="6512" w:name="_Toc235503474"/>
      <w:bookmarkStart w:id="6513" w:name="_Toc241509249"/>
      <w:bookmarkStart w:id="6514" w:name="_Toc244416736"/>
      <w:bookmarkStart w:id="6515" w:name="_Toc276631100"/>
      <w:bookmarkStart w:id="6516" w:name="_Toc178387111"/>
      <w:r>
        <w:t>13.2.1</w:t>
      </w:r>
      <w:r>
        <w:tab/>
        <w:t>[[Call]]</w:t>
      </w:r>
      <w:bookmarkEnd w:id="6510"/>
      <w:bookmarkEnd w:id="6511"/>
      <w:bookmarkEnd w:id="6512"/>
      <w:bookmarkEnd w:id="6513"/>
      <w:bookmarkEnd w:id="6514"/>
      <w:bookmarkEnd w:id="6515"/>
      <w:bookmarkEnd w:id="6516"/>
    </w:p>
    <w:p w14:paraId="3BE589E4" w14:textId="77777777" w:rsidR="004C02EF" w:rsidRDefault="004C02EF" w:rsidP="004C02EF">
      <w:r>
        <w:t xml:space="preserve">When the [[Call]] internal method for a Function object </w:t>
      </w:r>
      <w:r w:rsidRPr="00E91749">
        <w:rPr>
          <w:rFonts w:ascii="Times New Roman" w:hAnsi="Times New Roman"/>
          <w:i/>
        </w:rPr>
        <w:t>F</w:t>
      </w:r>
      <w:r>
        <w:t xml:space="preserve"> is called with a this value and a list of arguments, the following steps are taken:</w:t>
      </w:r>
    </w:p>
    <w:p w14:paraId="6FE7D009" w14:textId="77777777" w:rsidR="004C02EF" w:rsidRPr="008F6B36" w:rsidRDefault="004C02EF" w:rsidP="004C02EF">
      <w:pPr>
        <w:pStyle w:val="Alg4"/>
        <w:numPr>
          <w:ilvl w:val="0"/>
          <w:numId w:val="151"/>
        </w:numPr>
      </w:pPr>
      <w:r w:rsidRPr="008F6B36">
        <w:t xml:space="preserve">Let </w:t>
      </w:r>
      <w:r w:rsidRPr="008F6B36">
        <w:rPr>
          <w:i/>
        </w:rPr>
        <w:t xml:space="preserve">funcCtx </w:t>
      </w:r>
      <w:r w:rsidRPr="008F6B36">
        <w:t xml:space="preserve">be the result of establishing a new execution context for function code using the value of </w:t>
      </w:r>
      <w:r w:rsidRPr="008F6B36">
        <w:rPr>
          <w:i/>
        </w:rPr>
        <w:t>F</w:t>
      </w:r>
      <w:r w:rsidRPr="008F6B36">
        <w:t xml:space="preserve">'s [[FormalParameters]] internal property, the passed arguments List </w:t>
      </w:r>
      <w:r w:rsidRPr="008F6B36">
        <w:rPr>
          <w:i/>
        </w:rPr>
        <w:t>args</w:t>
      </w:r>
      <w:r w:rsidRPr="008F6B36">
        <w:t xml:space="preserve">, and the </w:t>
      </w:r>
      <w:r w:rsidRPr="008F6B36">
        <w:rPr>
          <w:b/>
        </w:rPr>
        <w:t>this</w:t>
      </w:r>
      <w:r w:rsidRPr="008F6B36">
        <w:t xml:space="preserve"> value as described in 10.4.3.</w:t>
      </w:r>
    </w:p>
    <w:p w14:paraId="2B24CBCD" w14:textId="77777777" w:rsidR="004C02EF" w:rsidRPr="008F6B36" w:rsidRDefault="004C02EF" w:rsidP="004C02EF">
      <w:pPr>
        <w:pStyle w:val="Alg4"/>
        <w:numPr>
          <w:ilvl w:val="0"/>
          <w:numId w:val="151"/>
        </w:numPr>
      </w:pPr>
      <w:r w:rsidRPr="008F6B36">
        <w:t xml:space="preserve">Let </w:t>
      </w:r>
      <w:r w:rsidRPr="008F6B36">
        <w:rPr>
          <w:i/>
        </w:rPr>
        <w:t xml:space="preserve">result </w:t>
      </w:r>
      <w:r w:rsidRPr="008F6B36">
        <w:t xml:space="preserve">be the result of evaluating the </w:t>
      </w:r>
      <w:r w:rsidRPr="008F6B36">
        <w:rPr>
          <w:i/>
        </w:rPr>
        <w:t>FunctionBody</w:t>
      </w:r>
      <w:r w:rsidRPr="008F6B36">
        <w:t xml:space="preserve"> that is the value of</w:t>
      </w:r>
      <w:r w:rsidRPr="008F6B36">
        <w:rPr>
          <w:i/>
        </w:rPr>
        <w:t xml:space="preserve"> F</w:t>
      </w:r>
      <w:r w:rsidRPr="008F6B36">
        <w:t xml:space="preserve">'s [[Code]] internal property. If </w:t>
      </w:r>
      <w:r w:rsidRPr="008F6B36">
        <w:rPr>
          <w:i/>
        </w:rPr>
        <w:t>F</w:t>
      </w:r>
      <w:r w:rsidRPr="008F6B36">
        <w:t xml:space="preserve"> does not have a [[Code]] internal property or if its value is an empty </w:t>
      </w:r>
      <w:r w:rsidRPr="008F6B36">
        <w:rPr>
          <w:i/>
        </w:rPr>
        <w:t>FunctionBody</w:t>
      </w:r>
      <w:r w:rsidRPr="008F6B36">
        <w:t xml:space="preserve">, then </w:t>
      </w:r>
      <w:r w:rsidRPr="008F6B36">
        <w:rPr>
          <w:i/>
        </w:rPr>
        <w:t>result</w:t>
      </w:r>
      <w:r w:rsidRPr="008F6B36">
        <w:t xml:space="preserve"> is (</w:t>
      </w:r>
      <w:r w:rsidRPr="008F6B36">
        <w:rPr>
          <w:rFonts w:ascii="Arial" w:hAnsi="Arial" w:cs="Arial"/>
        </w:rPr>
        <w:t>normal</w:t>
      </w:r>
      <w:r w:rsidRPr="008F6B36">
        <w:t xml:space="preserve">, </w:t>
      </w:r>
      <w:r w:rsidRPr="008F6B36">
        <w:rPr>
          <w:rFonts w:ascii="Arial" w:hAnsi="Arial" w:cs="Arial"/>
        </w:rPr>
        <w:t>undefined</w:t>
      </w:r>
      <w:r w:rsidRPr="008F6B36">
        <w:t xml:space="preserve">, </w:t>
      </w:r>
      <w:r w:rsidRPr="008F6B36">
        <w:rPr>
          <w:rFonts w:ascii="Arial" w:hAnsi="Arial" w:cs="Arial"/>
        </w:rPr>
        <w:t>empty</w:t>
      </w:r>
      <w:r w:rsidRPr="008F6B36">
        <w:t>).</w:t>
      </w:r>
    </w:p>
    <w:p w14:paraId="3DAB4BEB" w14:textId="77777777" w:rsidR="004C02EF" w:rsidRPr="008F6B36" w:rsidRDefault="004C02EF" w:rsidP="004C02EF">
      <w:pPr>
        <w:pStyle w:val="Alg4"/>
        <w:numPr>
          <w:ilvl w:val="0"/>
          <w:numId w:val="151"/>
        </w:numPr>
      </w:pPr>
      <w:r w:rsidRPr="008F6B36">
        <w:t xml:space="preserve">Exit the execution context </w:t>
      </w:r>
      <w:r w:rsidRPr="008F6B36">
        <w:rPr>
          <w:i/>
        </w:rPr>
        <w:t>funcCtx</w:t>
      </w:r>
      <w:r w:rsidRPr="008F6B36">
        <w:t>, restoring the previous execution context.</w:t>
      </w:r>
    </w:p>
    <w:p w14:paraId="6F8C450B" w14:textId="77777777" w:rsidR="004C02EF" w:rsidRPr="008F6B36" w:rsidRDefault="004C02EF" w:rsidP="004C02EF">
      <w:pPr>
        <w:pStyle w:val="Alg4"/>
        <w:numPr>
          <w:ilvl w:val="0"/>
          <w:numId w:val="151"/>
        </w:numPr>
      </w:pPr>
      <w:r w:rsidRPr="008F6B36">
        <w:t xml:space="preserve">If </w:t>
      </w:r>
      <w:r w:rsidRPr="008F6B36">
        <w:rPr>
          <w:i/>
        </w:rPr>
        <w:t>result</w:t>
      </w:r>
      <w:r w:rsidRPr="008F6B36">
        <w:t xml:space="preserve">.type is </w:t>
      </w:r>
      <w:r w:rsidRPr="008F6B36">
        <w:rPr>
          <w:rFonts w:ascii="Arial" w:hAnsi="Arial" w:cs="Arial"/>
        </w:rPr>
        <w:t>throw</w:t>
      </w:r>
      <w:r w:rsidRPr="008F6B36">
        <w:t xml:space="preserve"> then throw </w:t>
      </w:r>
      <w:r w:rsidRPr="008F6B36">
        <w:rPr>
          <w:i/>
        </w:rPr>
        <w:t>result</w:t>
      </w:r>
      <w:r w:rsidRPr="008F6B36">
        <w:t>.value.</w:t>
      </w:r>
    </w:p>
    <w:p w14:paraId="7341AC8E" w14:textId="77777777" w:rsidR="004C02EF" w:rsidRPr="008F6B36" w:rsidRDefault="004C02EF" w:rsidP="004C02EF">
      <w:pPr>
        <w:pStyle w:val="Alg4"/>
        <w:numPr>
          <w:ilvl w:val="0"/>
          <w:numId w:val="151"/>
        </w:numPr>
      </w:pPr>
      <w:r w:rsidRPr="008F6B36">
        <w:t xml:space="preserve">If </w:t>
      </w:r>
      <w:r w:rsidRPr="008F6B36">
        <w:rPr>
          <w:i/>
        </w:rPr>
        <w:t>result</w:t>
      </w:r>
      <w:r w:rsidRPr="008F6B36">
        <w:t xml:space="preserve">.type is </w:t>
      </w:r>
      <w:r w:rsidRPr="008F6B36">
        <w:rPr>
          <w:rFonts w:ascii="Arial" w:hAnsi="Arial" w:cs="Arial"/>
        </w:rPr>
        <w:t>return</w:t>
      </w:r>
      <w:r w:rsidRPr="008F6B36">
        <w:t xml:space="preserve"> then return </w:t>
      </w:r>
      <w:r w:rsidRPr="008F6B36">
        <w:rPr>
          <w:i/>
        </w:rPr>
        <w:t>result</w:t>
      </w:r>
      <w:r w:rsidRPr="008F6B36">
        <w:t>.value.</w:t>
      </w:r>
    </w:p>
    <w:p w14:paraId="3985C3A4" w14:textId="77777777" w:rsidR="004C02EF" w:rsidRPr="008F6B36" w:rsidRDefault="004C02EF" w:rsidP="004C02EF">
      <w:pPr>
        <w:pStyle w:val="Alg4"/>
        <w:numPr>
          <w:ilvl w:val="0"/>
          <w:numId w:val="151"/>
        </w:numPr>
        <w:spacing w:after="120"/>
      </w:pPr>
      <w:r w:rsidRPr="008F6B36">
        <w:t xml:space="preserve">Otherwise </w:t>
      </w:r>
      <w:r w:rsidRPr="008F6B36">
        <w:rPr>
          <w:i/>
        </w:rPr>
        <w:t>result</w:t>
      </w:r>
      <w:r w:rsidRPr="008F6B36">
        <w:t xml:space="preserve">.type must be </w:t>
      </w:r>
      <w:r w:rsidRPr="008F6B36">
        <w:rPr>
          <w:rFonts w:ascii="Arial" w:hAnsi="Arial" w:cs="Arial"/>
        </w:rPr>
        <w:t>normal</w:t>
      </w:r>
      <w:r w:rsidRPr="008F6B36">
        <w:t xml:space="preserve">. Return </w:t>
      </w:r>
      <w:r w:rsidRPr="008F6B36">
        <w:rPr>
          <w:b/>
        </w:rPr>
        <w:t>undefined</w:t>
      </w:r>
      <w:r w:rsidRPr="008F6B36">
        <w:t>.</w:t>
      </w:r>
    </w:p>
    <w:p w14:paraId="5BAF2E63" w14:textId="77777777" w:rsidR="004C02EF" w:rsidRDefault="004C02EF" w:rsidP="00B43482">
      <w:pPr>
        <w:pStyle w:val="30"/>
        <w:numPr>
          <w:ilvl w:val="0"/>
          <w:numId w:val="0"/>
        </w:numPr>
      </w:pPr>
      <w:bookmarkStart w:id="6517" w:name="_Ref463865905"/>
      <w:bookmarkStart w:id="6518" w:name="_Toc472818899"/>
      <w:bookmarkStart w:id="6519" w:name="_Ref424532515"/>
      <w:bookmarkStart w:id="6520" w:name="_Toc235503475"/>
      <w:bookmarkStart w:id="6521" w:name="_Toc241509250"/>
      <w:bookmarkStart w:id="6522" w:name="_Toc244416737"/>
      <w:bookmarkStart w:id="6523" w:name="_Toc276631101"/>
      <w:bookmarkStart w:id="6524" w:name="_Toc178387112"/>
      <w:r>
        <w:t>13.2.2</w:t>
      </w:r>
      <w:r>
        <w:tab/>
        <w:t>[[Construct]]</w:t>
      </w:r>
      <w:bookmarkEnd w:id="6517"/>
      <w:bookmarkEnd w:id="6518"/>
      <w:bookmarkEnd w:id="6520"/>
      <w:bookmarkEnd w:id="6521"/>
      <w:bookmarkEnd w:id="6522"/>
      <w:bookmarkEnd w:id="6523"/>
      <w:bookmarkEnd w:id="6524"/>
    </w:p>
    <w:p w14:paraId="6A937490" w14:textId="77777777" w:rsidR="004C02EF" w:rsidRDefault="004C02EF" w:rsidP="004C02EF">
      <w:r>
        <w:t xml:space="preserve">When the [[Construct]] internal method for a Function object </w:t>
      </w:r>
      <w:r w:rsidRPr="00E91749">
        <w:rPr>
          <w:rFonts w:ascii="Times New Roman" w:hAnsi="Times New Roman"/>
          <w:i/>
        </w:rPr>
        <w:t>F</w:t>
      </w:r>
      <w:r>
        <w:t xml:space="preserve"> is called with a possibly empty list of arguments, the following steps are taken:</w:t>
      </w:r>
    </w:p>
    <w:p w14:paraId="35EBA808"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obj </w:t>
      </w:r>
      <w:r w:rsidRPr="008F6B36">
        <w:rPr>
          <w:rFonts w:ascii="Times New Roman" w:hAnsi="Times New Roman"/>
        </w:rPr>
        <w:t>be a newly created native ECMAScript object.</w:t>
      </w:r>
    </w:p>
    <w:p w14:paraId="2C9A0E14" w14:textId="77777777" w:rsidR="004C02EF" w:rsidRDefault="004C02EF" w:rsidP="004C02EF">
      <w:pPr>
        <w:numPr>
          <w:ilvl w:val="0"/>
          <w:numId w:val="152"/>
        </w:numPr>
        <w:contextualSpacing/>
        <w:rPr>
          <w:rFonts w:ascii="Times New Roman" w:hAnsi="Times New Roman"/>
        </w:rPr>
      </w:pPr>
      <w:r w:rsidRPr="00A5734B">
        <w:rPr>
          <w:rFonts w:ascii="Times New Roman" w:hAnsi="Times New Roman"/>
        </w:rPr>
        <w:t>Set all the internal methods</w:t>
      </w:r>
      <w:r>
        <w:rPr>
          <w:rFonts w:ascii="Times New Roman" w:hAnsi="Times New Roman"/>
        </w:rPr>
        <w:t xml:space="preserve"> </w:t>
      </w:r>
      <w:r w:rsidRPr="00A5734B">
        <w:rPr>
          <w:rFonts w:ascii="Times New Roman" w:hAnsi="Times New Roman"/>
        </w:rPr>
        <w:t xml:space="preserve">of </w:t>
      </w:r>
      <w:r w:rsidRPr="00A5734B">
        <w:rPr>
          <w:rFonts w:ascii="Times New Roman" w:hAnsi="Times New Roman"/>
          <w:i/>
        </w:rPr>
        <w:t>obj</w:t>
      </w:r>
      <w:r>
        <w:rPr>
          <w:rFonts w:ascii="Times New Roman" w:hAnsi="Times New Roman"/>
        </w:rPr>
        <w:t xml:space="preserve"> </w:t>
      </w:r>
      <w:r w:rsidRPr="00A5734B">
        <w:rPr>
          <w:rFonts w:ascii="Times New Roman" w:hAnsi="Times New Roman"/>
        </w:rPr>
        <w:t>as specified in 8.12.</w:t>
      </w:r>
    </w:p>
    <w:p w14:paraId="2D1AE092" w14:textId="77777777" w:rsidR="004C02EF" w:rsidRPr="008F6B36" w:rsidDel="000011A1" w:rsidRDefault="004C02EF" w:rsidP="004C02EF">
      <w:pPr>
        <w:numPr>
          <w:ilvl w:val="0"/>
          <w:numId w:val="152"/>
        </w:numPr>
        <w:contextualSpacing/>
        <w:rPr>
          <w:del w:id="6525" w:author="Allen Wirfs-Brock" w:date="2011-07-02T13:20:00Z"/>
          <w:rFonts w:ascii="Times New Roman" w:hAnsi="Times New Roman"/>
        </w:rPr>
      </w:pPr>
      <w:del w:id="6526" w:author="Allen Wirfs-Brock" w:date="2011-07-02T13:20:00Z">
        <w:r w:rsidRPr="008F6B36" w:rsidDel="000011A1">
          <w:rPr>
            <w:rFonts w:ascii="Times New Roman" w:hAnsi="Times New Roman"/>
          </w:rPr>
          <w:delText xml:space="preserve">Set the [[Class]] internal property of </w:delText>
        </w:r>
        <w:r w:rsidRPr="008F6B36" w:rsidDel="000011A1">
          <w:rPr>
            <w:rFonts w:ascii="Times New Roman" w:hAnsi="Times New Roman"/>
            <w:i/>
          </w:rPr>
          <w:delText xml:space="preserve">obj </w:delText>
        </w:r>
        <w:r w:rsidRPr="008F6B36" w:rsidDel="000011A1">
          <w:rPr>
            <w:rFonts w:ascii="Times New Roman" w:hAnsi="Times New Roman"/>
          </w:rPr>
          <w:delText xml:space="preserve">to </w:delText>
        </w:r>
        <w:r w:rsidDel="000011A1">
          <w:rPr>
            <w:rFonts w:ascii="Courier New" w:hAnsi="Courier New"/>
            <w:b/>
          </w:rPr>
          <w:delText>"Object"</w:delText>
        </w:r>
        <w:r w:rsidRPr="008F6B36" w:rsidDel="000011A1">
          <w:rPr>
            <w:rFonts w:ascii="Times New Roman" w:hAnsi="Times New Roman"/>
          </w:rPr>
          <w:delText>.</w:delText>
        </w:r>
      </w:del>
    </w:p>
    <w:p w14:paraId="7B260991"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Set the [[Extensible]] internal property of </w:t>
      </w:r>
      <w:r w:rsidRPr="008F6B36">
        <w:rPr>
          <w:rFonts w:ascii="Times New Roman" w:hAnsi="Times New Roman"/>
          <w:i/>
        </w:rPr>
        <w:t xml:space="preserve">obj </w:t>
      </w:r>
      <w:r w:rsidRPr="008F6B36">
        <w:rPr>
          <w:rFonts w:ascii="Times New Roman" w:hAnsi="Times New Roman"/>
        </w:rPr>
        <w:t xml:space="preserve">to </w:t>
      </w:r>
      <w:r w:rsidRPr="008F6B36">
        <w:rPr>
          <w:rFonts w:ascii="Times New Roman" w:hAnsi="Times New Roman"/>
          <w:b/>
        </w:rPr>
        <w:t>true</w:t>
      </w:r>
      <w:r w:rsidRPr="008F6B36">
        <w:rPr>
          <w:rFonts w:ascii="Times New Roman" w:hAnsi="Times New Roman"/>
        </w:rPr>
        <w:t>.</w:t>
      </w:r>
    </w:p>
    <w:p w14:paraId="7D49F948"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proto </w:t>
      </w:r>
      <w:r w:rsidRPr="008F6B36">
        <w:rPr>
          <w:rFonts w:ascii="Times New Roman" w:hAnsi="Times New Roman"/>
        </w:rPr>
        <w:t xml:space="preserve">be the value of calling the [[Get]] internal property of </w:t>
      </w:r>
      <w:r w:rsidRPr="008F6B36">
        <w:rPr>
          <w:rFonts w:ascii="Times New Roman" w:hAnsi="Times New Roman"/>
          <w:i/>
        </w:rPr>
        <w:t>F</w:t>
      </w:r>
      <w:r w:rsidRPr="008F6B36">
        <w:rPr>
          <w:rFonts w:ascii="Times New Roman" w:hAnsi="Times New Roman"/>
        </w:rPr>
        <w:t xml:space="preserve"> with argument </w:t>
      </w:r>
      <w:r>
        <w:rPr>
          <w:rFonts w:ascii="Courier New" w:hAnsi="Courier New"/>
          <w:b/>
        </w:rPr>
        <w:t>"prototype"</w:t>
      </w:r>
      <w:r w:rsidRPr="008F6B36">
        <w:rPr>
          <w:rFonts w:ascii="Times New Roman" w:hAnsi="Times New Roman"/>
        </w:rPr>
        <w:t>.</w:t>
      </w:r>
    </w:p>
    <w:p w14:paraId="19ED37DE"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If Type(</w:t>
      </w:r>
      <w:r w:rsidRPr="008F6B36">
        <w:rPr>
          <w:rFonts w:ascii="Times New Roman" w:hAnsi="Times New Roman"/>
          <w:i/>
        </w:rPr>
        <w:t>proto</w:t>
      </w:r>
      <w:r w:rsidRPr="008F6B36">
        <w:rPr>
          <w:rFonts w:ascii="Times New Roman" w:hAnsi="Times New Roman"/>
        </w:rPr>
        <w:t>)</w:t>
      </w:r>
      <w:r w:rsidRPr="008F6B36">
        <w:rPr>
          <w:rFonts w:ascii="Times New Roman" w:hAnsi="Times New Roman"/>
          <w:i/>
        </w:rPr>
        <w:t xml:space="preserve"> </w:t>
      </w:r>
      <w:r w:rsidRPr="008F6B36">
        <w:rPr>
          <w:rFonts w:ascii="Times New Roman" w:hAnsi="Times New Roman"/>
        </w:rPr>
        <w:t xml:space="preserve">is Object, set the [[Prototype]] internal property of </w:t>
      </w:r>
      <w:r w:rsidRPr="008F6B36">
        <w:rPr>
          <w:rFonts w:ascii="Times New Roman" w:hAnsi="Times New Roman"/>
          <w:i/>
        </w:rPr>
        <w:t xml:space="preserve">obj </w:t>
      </w:r>
      <w:r w:rsidRPr="008F6B36">
        <w:rPr>
          <w:rFonts w:ascii="Times New Roman" w:hAnsi="Times New Roman"/>
        </w:rPr>
        <w:t xml:space="preserve">to </w:t>
      </w:r>
      <w:r w:rsidRPr="008F6B36">
        <w:rPr>
          <w:rFonts w:ascii="Times New Roman" w:hAnsi="Times New Roman"/>
          <w:i/>
        </w:rPr>
        <w:t>proto</w:t>
      </w:r>
      <w:r w:rsidRPr="008F6B36">
        <w:rPr>
          <w:rFonts w:ascii="Times New Roman" w:hAnsi="Times New Roman"/>
        </w:rPr>
        <w:t>.</w:t>
      </w:r>
    </w:p>
    <w:p w14:paraId="3C850B1A"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If Type(</w:t>
      </w:r>
      <w:r w:rsidRPr="008F6B36">
        <w:rPr>
          <w:rFonts w:ascii="Times New Roman" w:hAnsi="Times New Roman"/>
          <w:i/>
        </w:rPr>
        <w:t>proto</w:t>
      </w:r>
      <w:r w:rsidRPr="008F6B36">
        <w:rPr>
          <w:rFonts w:ascii="Times New Roman" w:hAnsi="Times New Roman"/>
        </w:rPr>
        <w:t>)</w:t>
      </w:r>
      <w:r w:rsidRPr="008F6B36">
        <w:rPr>
          <w:rFonts w:ascii="Times New Roman" w:hAnsi="Times New Roman"/>
          <w:i/>
        </w:rPr>
        <w:t xml:space="preserve"> </w:t>
      </w:r>
      <w:r w:rsidRPr="008F6B36">
        <w:rPr>
          <w:rFonts w:ascii="Times New Roman" w:hAnsi="Times New Roman"/>
        </w:rPr>
        <w:t xml:space="preserve">is not Object, set the [[Prototype]] internal property of </w:t>
      </w:r>
      <w:r w:rsidRPr="008F6B36">
        <w:rPr>
          <w:rFonts w:ascii="Times New Roman" w:hAnsi="Times New Roman"/>
          <w:i/>
        </w:rPr>
        <w:t xml:space="preserve">obj </w:t>
      </w:r>
      <w:r w:rsidRPr="008F6B36">
        <w:rPr>
          <w:rFonts w:ascii="Times New Roman" w:hAnsi="Times New Roman"/>
        </w:rPr>
        <w:t>to the standard built-in Object prototype object as described in 15.2.4.</w:t>
      </w:r>
    </w:p>
    <w:p w14:paraId="5707BAE9"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Let </w:t>
      </w:r>
      <w:r w:rsidRPr="008F6B36">
        <w:rPr>
          <w:rFonts w:ascii="Times New Roman" w:hAnsi="Times New Roman"/>
          <w:i/>
        </w:rPr>
        <w:t xml:space="preserve">result </w:t>
      </w:r>
      <w:r w:rsidRPr="008F6B36">
        <w:rPr>
          <w:rFonts w:ascii="Times New Roman" w:hAnsi="Times New Roman"/>
        </w:rPr>
        <w:t xml:space="preserve">be the result of calling the [[Call]] internal property of </w:t>
      </w:r>
      <w:r w:rsidRPr="008F6B36">
        <w:rPr>
          <w:rFonts w:ascii="Times New Roman" w:hAnsi="Times New Roman"/>
          <w:i/>
        </w:rPr>
        <w:t>F</w:t>
      </w:r>
      <w:r w:rsidRPr="008F6B36">
        <w:rPr>
          <w:rFonts w:ascii="Times New Roman" w:hAnsi="Times New Roman"/>
        </w:rPr>
        <w:t xml:space="preserve">, providing </w:t>
      </w:r>
      <w:r w:rsidRPr="008F6B36">
        <w:rPr>
          <w:rFonts w:ascii="Times New Roman" w:hAnsi="Times New Roman"/>
          <w:i/>
        </w:rPr>
        <w:t xml:space="preserve">obj </w:t>
      </w:r>
      <w:r w:rsidRPr="008F6B36">
        <w:rPr>
          <w:rFonts w:ascii="Times New Roman" w:hAnsi="Times New Roman"/>
        </w:rPr>
        <w:t xml:space="preserve">as the </w:t>
      </w:r>
      <w:r w:rsidRPr="008F6B36">
        <w:rPr>
          <w:rFonts w:ascii="Times New Roman" w:hAnsi="Times New Roman"/>
          <w:b/>
        </w:rPr>
        <w:t>this</w:t>
      </w:r>
      <w:r w:rsidRPr="008F6B36">
        <w:rPr>
          <w:rFonts w:ascii="Times New Roman" w:hAnsi="Times New Roman"/>
        </w:rPr>
        <w:t xml:space="preserve"> value and providing the argument list passed into [[Construct]] as </w:t>
      </w:r>
      <w:r w:rsidRPr="008F6B36">
        <w:rPr>
          <w:rFonts w:ascii="Times New Roman" w:hAnsi="Times New Roman"/>
          <w:i/>
        </w:rPr>
        <w:t>args</w:t>
      </w:r>
      <w:r w:rsidRPr="008F6B36">
        <w:rPr>
          <w:rFonts w:ascii="Times New Roman" w:hAnsi="Times New Roman"/>
        </w:rPr>
        <w:t>.</w:t>
      </w:r>
    </w:p>
    <w:p w14:paraId="5E9A6E02"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If Type(</w:t>
      </w:r>
      <w:r w:rsidRPr="008F6B36">
        <w:rPr>
          <w:rFonts w:ascii="Times New Roman" w:hAnsi="Times New Roman"/>
          <w:i/>
        </w:rPr>
        <w:t>result</w:t>
      </w:r>
      <w:r w:rsidRPr="008F6B36">
        <w:rPr>
          <w:rFonts w:ascii="Times New Roman" w:hAnsi="Times New Roman"/>
        </w:rPr>
        <w:t xml:space="preserve">) is Object then return </w:t>
      </w:r>
      <w:r w:rsidRPr="008F6B36">
        <w:rPr>
          <w:rFonts w:ascii="Times New Roman" w:hAnsi="Times New Roman"/>
          <w:i/>
        </w:rPr>
        <w:t>result</w:t>
      </w:r>
      <w:r w:rsidRPr="008F6B36">
        <w:rPr>
          <w:rFonts w:ascii="Times New Roman" w:hAnsi="Times New Roman"/>
        </w:rPr>
        <w:t>.</w:t>
      </w:r>
    </w:p>
    <w:p w14:paraId="657B3C1C" w14:textId="77777777" w:rsidR="004C02EF" w:rsidRPr="008F6B36" w:rsidRDefault="004C02EF" w:rsidP="004C02EF">
      <w:pPr>
        <w:numPr>
          <w:ilvl w:val="0"/>
          <w:numId w:val="152"/>
        </w:numPr>
        <w:contextualSpacing/>
        <w:rPr>
          <w:rFonts w:ascii="Times New Roman" w:hAnsi="Times New Roman"/>
        </w:rPr>
      </w:pPr>
      <w:r w:rsidRPr="008F6B36">
        <w:rPr>
          <w:rFonts w:ascii="Times New Roman" w:hAnsi="Times New Roman"/>
        </w:rPr>
        <w:t xml:space="preserve">Return </w:t>
      </w:r>
      <w:r w:rsidRPr="008F6B36">
        <w:rPr>
          <w:rFonts w:ascii="Times New Roman" w:hAnsi="Times New Roman"/>
          <w:i/>
        </w:rPr>
        <w:t>obj</w:t>
      </w:r>
      <w:r w:rsidRPr="008F6B36">
        <w:rPr>
          <w:rFonts w:ascii="Times New Roman" w:hAnsi="Times New Roman"/>
        </w:rPr>
        <w:t>.</w:t>
      </w:r>
    </w:p>
    <w:p w14:paraId="43BDE1E7" w14:textId="77777777" w:rsidR="004C02EF" w:rsidRDefault="004C02EF" w:rsidP="00B43482">
      <w:pPr>
        <w:pStyle w:val="30"/>
        <w:numPr>
          <w:ilvl w:val="0"/>
          <w:numId w:val="0"/>
        </w:numPr>
      </w:pPr>
      <w:bookmarkStart w:id="6527" w:name="_Toc235503476"/>
      <w:bookmarkStart w:id="6528" w:name="_Toc241509251"/>
      <w:bookmarkStart w:id="6529" w:name="_Toc244416738"/>
      <w:bookmarkStart w:id="6530" w:name="_Toc276631102"/>
      <w:bookmarkStart w:id="6531" w:name="_Toc178387113"/>
      <w:r>
        <w:t>13.2.3</w:t>
      </w:r>
      <w:r>
        <w:tab/>
        <w:t>The [[ThrowTypeError]] Function Object</w:t>
      </w:r>
      <w:bookmarkEnd w:id="6527"/>
      <w:bookmarkEnd w:id="6528"/>
      <w:bookmarkEnd w:id="6529"/>
      <w:bookmarkEnd w:id="6530"/>
      <w:bookmarkEnd w:id="6531"/>
    </w:p>
    <w:p w14:paraId="66902BB0" w14:textId="77777777" w:rsidR="004C02EF" w:rsidRPr="008F6B36" w:rsidRDefault="004C02EF" w:rsidP="004C02EF">
      <w:r w:rsidRPr="008F6B36">
        <w:t>The [[ThrowTypeError]] object is a unique function object that is defined once as follows:</w:t>
      </w:r>
    </w:p>
    <w:p w14:paraId="43E8F7CC"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Create a new native ECMAScript object and let </w:t>
      </w:r>
      <w:r w:rsidRPr="008F6B36">
        <w:rPr>
          <w:rFonts w:ascii="Times New Roman" w:hAnsi="Times New Roman"/>
          <w:i/>
        </w:rPr>
        <w:t>F</w:t>
      </w:r>
      <w:r w:rsidRPr="008F6B36">
        <w:rPr>
          <w:rFonts w:ascii="Times New Roman" w:hAnsi="Times New Roman"/>
        </w:rPr>
        <w:t xml:space="preserve"> be that object.</w:t>
      </w:r>
    </w:p>
    <w:p w14:paraId="5B77266C" w14:textId="77777777" w:rsidR="004C02EF" w:rsidRDefault="004C02EF" w:rsidP="004C02EF">
      <w:pPr>
        <w:numPr>
          <w:ilvl w:val="0"/>
          <w:numId w:val="153"/>
        </w:numPr>
        <w:contextualSpacing/>
        <w:rPr>
          <w:rFonts w:ascii="Times New Roman" w:hAnsi="Times New Roman"/>
        </w:rPr>
      </w:pPr>
      <w:r w:rsidRPr="00A5734B">
        <w:rPr>
          <w:rFonts w:ascii="Times New Roman" w:hAnsi="Times New Roman"/>
        </w:rPr>
        <w:t>Set all the internal methods</w:t>
      </w:r>
      <w:r>
        <w:rPr>
          <w:rFonts w:ascii="Times New Roman" w:hAnsi="Times New Roman"/>
        </w:rPr>
        <w:t xml:space="preserve"> </w:t>
      </w:r>
      <w:r w:rsidRPr="00A5734B">
        <w:rPr>
          <w:rFonts w:ascii="Times New Roman" w:hAnsi="Times New Roman"/>
        </w:rPr>
        <w:t xml:space="preserve">of </w:t>
      </w:r>
      <w:r w:rsidRPr="00A5734B">
        <w:rPr>
          <w:rFonts w:ascii="Times New Roman" w:hAnsi="Times New Roman"/>
          <w:i/>
        </w:rPr>
        <w:t>F</w:t>
      </w:r>
      <w:r w:rsidRPr="00A5734B">
        <w:rPr>
          <w:rFonts w:ascii="Times New Roman" w:hAnsi="Times New Roman"/>
        </w:rPr>
        <w:t xml:space="preserve"> as </w:t>
      </w:r>
      <w:r w:rsidRPr="008F6B36">
        <w:rPr>
          <w:rFonts w:ascii="Times New Roman" w:hAnsi="Times New Roman"/>
        </w:rPr>
        <w:t xml:space="preserve">described </w:t>
      </w:r>
      <w:r w:rsidRPr="00A5734B">
        <w:rPr>
          <w:rFonts w:ascii="Times New Roman" w:hAnsi="Times New Roman"/>
        </w:rPr>
        <w:t>in 8.12.</w:t>
      </w:r>
    </w:p>
    <w:p w14:paraId="0509EADC" w14:textId="77777777" w:rsidR="004C02EF" w:rsidRPr="008F6B36" w:rsidRDefault="004C02EF" w:rsidP="004C02EF">
      <w:pPr>
        <w:numPr>
          <w:ilvl w:val="0"/>
          <w:numId w:val="153"/>
        </w:numPr>
        <w:contextualSpacing/>
        <w:rPr>
          <w:rFonts w:ascii="Times New Roman" w:hAnsi="Times New Roman"/>
        </w:rPr>
      </w:pPr>
      <w:del w:id="6532" w:author="Allen Wirfs-Brock" w:date="2011-07-02T13:20:00Z">
        <w:r w:rsidRPr="008F6B36" w:rsidDel="000011A1">
          <w:rPr>
            <w:rFonts w:ascii="Times New Roman" w:hAnsi="Times New Roman"/>
          </w:rPr>
          <w:delText xml:space="preserve">Set </w:delText>
        </w:r>
      </w:del>
      <w:ins w:id="6533" w:author="Allen Wirfs-Brock" w:date="2011-07-02T13:20:00Z">
        <w:r w:rsidR="000011A1">
          <w:rPr>
            <w:rFonts w:ascii="Times New Roman" w:hAnsi="Times New Roman"/>
          </w:rPr>
          <w:t>Add</w:t>
        </w:r>
        <w:r w:rsidR="000011A1" w:rsidRPr="008F6B36">
          <w:rPr>
            <w:rFonts w:ascii="Times New Roman" w:hAnsi="Times New Roman"/>
          </w:rPr>
          <w:t xml:space="preserve"> </w:t>
        </w:r>
      </w:ins>
      <w:r w:rsidRPr="008F6B36">
        <w:rPr>
          <w:rFonts w:ascii="Times New Roman" w:hAnsi="Times New Roman"/>
        </w:rPr>
        <w:t>the [[</w:t>
      </w:r>
      <w:del w:id="6534" w:author="Allen Wirfs-Brock" w:date="2011-07-02T13:20:00Z">
        <w:r w:rsidRPr="008F6B36" w:rsidDel="000011A1">
          <w:rPr>
            <w:rFonts w:ascii="Times New Roman" w:hAnsi="Times New Roman"/>
          </w:rPr>
          <w:delText>Class</w:delText>
        </w:r>
      </w:del>
      <w:ins w:id="6535" w:author="Allen Wirfs-Brock" w:date="2011-07-02T13:20:00Z">
        <w:del w:id="6536" w:author="Rev 3 Allen Wirfs-Brock" w:date="2011-09-07T15:23:00Z">
          <w:r w:rsidR="000011A1" w:rsidDel="00FE434F">
            <w:rPr>
              <w:rFonts w:ascii="Times New Roman" w:hAnsi="Times New Roman"/>
            </w:rPr>
            <w:delText>IsFunction</w:delText>
          </w:r>
        </w:del>
      </w:ins>
      <w:ins w:id="6537" w:author="Rev 3 Allen Wirfs-Brock" w:date="2011-09-07T15:23:00Z">
        <w:r w:rsidR="00FE434F">
          <w:rPr>
            <w:rFonts w:ascii="Times New Roman" w:hAnsi="Times New Roman"/>
          </w:rPr>
          <w:t>NativeBrand</w:t>
        </w:r>
      </w:ins>
      <w:r w:rsidRPr="008F6B36">
        <w:rPr>
          <w:rFonts w:ascii="Times New Roman" w:hAnsi="Times New Roman"/>
        </w:rPr>
        <w:t>]] internal property</w:t>
      </w:r>
      <w:ins w:id="6538" w:author="Rev 3 Allen Wirfs-Brock" w:date="2011-09-07T15:23:00Z">
        <w:r w:rsidR="00FE434F">
          <w:rPr>
            <w:rFonts w:ascii="Times New Roman" w:hAnsi="Times New Roman"/>
          </w:rPr>
          <w:t xml:space="preserve"> with value NativeFunction</w:t>
        </w:r>
      </w:ins>
      <w:r w:rsidRPr="008F6B36">
        <w:rPr>
          <w:rFonts w:ascii="Times New Roman" w:hAnsi="Times New Roman"/>
        </w:rPr>
        <w:t xml:space="preserve"> </w:t>
      </w:r>
      <w:del w:id="6539" w:author="Allen Wirfs-Brock" w:date="2011-07-02T13:20:00Z">
        <w:r w:rsidRPr="008F6B36" w:rsidDel="000011A1">
          <w:rPr>
            <w:rFonts w:ascii="Times New Roman" w:hAnsi="Times New Roman"/>
          </w:rPr>
          <w:delText xml:space="preserve">of </w:delText>
        </w:r>
      </w:del>
      <w:ins w:id="6540" w:author="Allen Wirfs-Brock" w:date="2011-07-02T13:20:00Z">
        <w:r w:rsidR="000011A1">
          <w:rPr>
            <w:rFonts w:ascii="Times New Roman" w:hAnsi="Times New Roman"/>
          </w:rPr>
          <w:t>to</w:t>
        </w:r>
        <w:r w:rsidR="000011A1" w:rsidRPr="008F6B36">
          <w:rPr>
            <w:rFonts w:ascii="Times New Roman" w:hAnsi="Times New Roman"/>
          </w:rPr>
          <w:t xml:space="preserve"> </w:t>
        </w:r>
      </w:ins>
      <w:r w:rsidRPr="008F6B36">
        <w:rPr>
          <w:rFonts w:ascii="Times New Roman" w:hAnsi="Times New Roman"/>
          <w:i/>
        </w:rPr>
        <w:t>F</w:t>
      </w:r>
      <w:del w:id="6541" w:author="Allen Wirfs-Brock" w:date="2011-07-02T13:21:00Z">
        <w:r w:rsidRPr="008F6B36" w:rsidDel="000011A1">
          <w:rPr>
            <w:rFonts w:ascii="Times New Roman" w:hAnsi="Times New Roman"/>
          </w:rPr>
          <w:delText xml:space="preserve"> to </w:delText>
        </w:r>
        <w:r w:rsidDel="000011A1">
          <w:rPr>
            <w:rFonts w:ascii="Courier New" w:hAnsi="Courier New"/>
            <w:b/>
          </w:rPr>
          <w:delText>"Function"</w:delText>
        </w:r>
      </w:del>
      <w:r w:rsidRPr="008F6B36">
        <w:rPr>
          <w:rFonts w:ascii="Times New Roman" w:hAnsi="Times New Roman"/>
        </w:rPr>
        <w:t>.</w:t>
      </w:r>
    </w:p>
    <w:p w14:paraId="6883A36E"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[[Prototype]] internal property of </w:t>
      </w:r>
      <w:r w:rsidRPr="008F6B36">
        <w:rPr>
          <w:rFonts w:ascii="Times New Roman" w:hAnsi="Times New Roman"/>
          <w:i/>
        </w:rPr>
        <w:t>F</w:t>
      </w:r>
      <w:r w:rsidRPr="008F6B36">
        <w:rPr>
          <w:rFonts w:ascii="Times New Roman" w:hAnsi="Times New Roman"/>
        </w:rPr>
        <w:t xml:space="preserve"> to the standard built-in Function prototype object as specified in 15.3.3.1.</w:t>
      </w:r>
    </w:p>
    <w:p w14:paraId="1D21A4EE"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[[Call]] internal property of </w:t>
      </w:r>
      <w:r w:rsidRPr="008F6B36">
        <w:rPr>
          <w:rFonts w:ascii="Times New Roman" w:hAnsi="Times New Roman"/>
          <w:i/>
        </w:rPr>
        <w:t>F</w:t>
      </w:r>
      <w:r w:rsidRPr="008F6B36">
        <w:rPr>
          <w:rFonts w:ascii="Times New Roman" w:hAnsi="Times New Roman"/>
        </w:rPr>
        <w:t xml:space="preserve"> as described in 13.2.1.</w:t>
      </w:r>
    </w:p>
    <w:p w14:paraId="2EC0FC81"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[[Scope]] internal property of </w:t>
      </w:r>
      <w:r w:rsidRPr="008F6B36">
        <w:rPr>
          <w:rFonts w:ascii="Times New Roman" w:hAnsi="Times New Roman"/>
          <w:i/>
        </w:rPr>
        <w:t>F</w:t>
      </w:r>
      <w:r w:rsidRPr="008F6B36">
        <w:rPr>
          <w:rFonts w:ascii="Times New Roman" w:hAnsi="Times New Roman"/>
        </w:rPr>
        <w:t xml:space="preserve"> to the Global Environment.</w:t>
      </w:r>
    </w:p>
    <w:p w14:paraId="3CA3A3A0"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[[FormalParameters]] internal property of </w:t>
      </w:r>
      <w:r w:rsidRPr="008F6B36">
        <w:rPr>
          <w:rFonts w:ascii="Times New Roman" w:hAnsi="Times New Roman"/>
          <w:i/>
        </w:rPr>
        <w:t xml:space="preserve">F </w:t>
      </w:r>
      <w:r w:rsidRPr="008F6B36">
        <w:rPr>
          <w:rFonts w:ascii="Times New Roman" w:hAnsi="Times New Roman"/>
        </w:rPr>
        <w:t>to an empty List.</w:t>
      </w:r>
    </w:p>
    <w:p w14:paraId="6CC904E4"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[[Code]] internal property of </w:t>
      </w:r>
      <w:r w:rsidRPr="008F6B36">
        <w:rPr>
          <w:rFonts w:ascii="Times New Roman" w:hAnsi="Times New Roman"/>
          <w:i/>
        </w:rPr>
        <w:t xml:space="preserve">F </w:t>
      </w:r>
      <w:r w:rsidRPr="008F6B36">
        <w:rPr>
          <w:rFonts w:ascii="Times New Roman" w:hAnsi="Times New Roman"/>
        </w:rPr>
        <w:t xml:space="preserve">to be a </w:t>
      </w:r>
      <w:r w:rsidRPr="008F6B36">
        <w:rPr>
          <w:rFonts w:ascii="Times New Roman" w:hAnsi="Times New Roman"/>
          <w:i/>
        </w:rPr>
        <w:t>FunctionBody</w:t>
      </w:r>
      <w:r w:rsidRPr="008F6B36">
        <w:rPr>
          <w:rFonts w:ascii="Times New Roman" w:hAnsi="Times New Roman"/>
        </w:rPr>
        <w:t xml:space="preserve"> that unconditionally throws a </w:t>
      </w:r>
      <w:r w:rsidRPr="008F6B36">
        <w:rPr>
          <w:rFonts w:ascii="Times New Roman" w:hAnsi="Times New Roman"/>
          <w:b/>
        </w:rPr>
        <w:t>TypeError</w:t>
      </w:r>
      <w:r w:rsidRPr="008F6B36">
        <w:rPr>
          <w:rFonts w:ascii="Times New Roman" w:hAnsi="Times New Roman"/>
        </w:rPr>
        <w:t xml:space="preserve"> exception and performs no other action.</w:t>
      </w:r>
    </w:p>
    <w:p w14:paraId="76CDA1E0"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Call the [[DefineOwnProperty]] internal method of </w:t>
      </w:r>
      <w:r w:rsidRPr="008F6B36">
        <w:rPr>
          <w:rFonts w:ascii="Times New Roman" w:hAnsi="Times New Roman"/>
          <w:i/>
        </w:rPr>
        <w:t>F</w:t>
      </w:r>
      <w:r w:rsidRPr="008F6B36">
        <w:rPr>
          <w:rFonts w:ascii="Times New Roman" w:hAnsi="Times New Roman"/>
        </w:rPr>
        <w:t xml:space="preserve"> with arguments </w:t>
      </w:r>
      <w:r>
        <w:rPr>
          <w:rFonts w:ascii="Courier New" w:hAnsi="Courier New" w:cs="Courier New"/>
          <w:b/>
        </w:rPr>
        <w:t>"</w:t>
      </w:r>
      <w:r>
        <w:rPr>
          <w:rFonts w:ascii="Courier New" w:hAnsi="Courier New"/>
          <w:b/>
        </w:rPr>
        <w:t>length</w:t>
      </w:r>
      <w:r>
        <w:rPr>
          <w:rFonts w:ascii="Courier New" w:hAnsi="Courier New" w:cs="Courier New"/>
          <w:b/>
        </w:rPr>
        <w:t>"</w:t>
      </w:r>
      <w:r w:rsidRPr="008F6B36">
        <w:rPr>
          <w:rFonts w:ascii="Times New Roman" w:hAnsi="Times New Roman"/>
        </w:rPr>
        <w:t xml:space="preserve">, Property Descriptor {[[Value]]: </w:t>
      </w:r>
      <w:r w:rsidRPr="008F6B36">
        <w:rPr>
          <w:rFonts w:ascii="Times New Roman" w:hAnsi="Times New Roman"/>
          <w:i/>
        </w:rPr>
        <w:t>0</w:t>
      </w:r>
      <w:r w:rsidRPr="008F6B36">
        <w:rPr>
          <w:rFonts w:ascii="Times New Roman" w:hAnsi="Times New Roman"/>
        </w:rPr>
        <w:t xml:space="preserve">, [[Writable]]: </w:t>
      </w:r>
      <w:r w:rsidRPr="008F6B36">
        <w:rPr>
          <w:rFonts w:ascii="Times New Roman" w:hAnsi="Times New Roman"/>
          <w:b/>
        </w:rPr>
        <w:t>false</w:t>
      </w:r>
      <w:r w:rsidRPr="008F6B36">
        <w:rPr>
          <w:rFonts w:ascii="Times New Roman" w:hAnsi="Times New Roman"/>
        </w:rPr>
        <w:t xml:space="preserve">, [[Enumerable]]: </w:t>
      </w:r>
      <w:r w:rsidRPr="008F6B36">
        <w:rPr>
          <w:rFonts w:ascii="Times New Roman" w:hAnsi="Times New Roman"/>
          <w:b/>
        </w:rPr>
        <w:t>false</w:t>
      </w:r>
      <w:r w:rsidRPr="008F6B36">
        <w:rPr>
          <w:rFonts w:ascii="Times New Roman" w:hAnsi="Times New Roman"/>
        </w:rPr>
        <w:t xml:space="preserve">, [[Configurable]]: </w:t>
      </w:r>
      <w:r w:rsidRPr="008F6B36">
        <w:rPr>
          <w:rFonts w:ascii="Times New Roman" w:hAnsi="Times New Roman"/>
          <w:b/>
        </w:rPr>
        <w:t>false</w:t>
      </w:r>
      <w:r w:rsidRPr="008F6B36">
        <w:rPr>
          <w:rFonts w:ascii="Times New Roman" w:hAnsi="Times New Roman"/>
        </w:rPr>
        <w:t xml:space="preserve">}, and </w:t>
      </w:r>
      <w:r w:rsidRPr="008F6B36">
        <w:rPr>
          <w:rFonts w:ascii="Times New Roman" w:hAnsi="Times New Roman"/>
          <w:b/>
        </w:rPr>
        <w:t>false</w:t>
      </w:r>
      <w:r w:rsidRPr="008F6B36">
        <w:rPr>
          <w:rFonts w:ascii="Times New Roman" w:hAnsi="Times New Roman"/>
        </w:rPr>
        <w:t xml:space="preserve">. </w:t>
      </w:r>
    </w:p>
    <w:p w14:paraId="49C802BD"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Set the [[Extensible]] internal property of </w:t>
      </w:r>
      <w:r w:rsidRPr="008F6B36">
        <w:rPr>
          <w:rFonts w:ascii="Times New Roman" w:hAnsi="Times New Roman"/>
          <w:i/>
        </w:rPr>
        <w:t xml:space="preserve">F </w:t>
      </w:r>
      <w:r w:rsidRPr="008F6B36">
        <w:rPr>
          <w:rFonts w:ascii="Times New Roman" w:hAnsi="Times New Roman"/>
        </w:rPr>
        <w:t xml:space="preserve">to </w:t>
      </w:r>
      <w:r w:rsidRPr="008F6B36">
        <w:rPr>
          <w:rFonts w:ascii="Times New Roman" w:hAnsi="Times New Roman"/>
          <w:b/>
        </w:rPr>
        <w:t>false</w:t>
      </w:r>
      <w:r w:rsidRPr="008F6B36">
        <w:rPr>
          <w:rFonts w:ascii="Times New Roman" w:hAnsi="Times New Roman"/>
        </w:rPr>
        <w:t>.</w:t>
      </w:r>
    </w:p>
    <w:p w14:paraId="191DE9F3" w14:textId="77777777" w:rsidR="004C02EF" w:rsidRPr="008F6B36" w:rsidRDefault="004C02EF" w:rsidP="004C02EF">
      <w:pPr>
        <w:numPr>
          <w:ilvl w:val="0"/>
          <w:numId w:val="153"/>
        </w:numPr>
        <w:contextualSpacing/>
        <w:rPr>
          <w:rFonts w:ascii="Times New Roman" w:hAnsi="Times New Roman"/>
        </w:rPr>
      </w:pPr>
      <w:r w:rsidRPr="008F6B36">
        <w:rPr>
          <w:rFonts w:ascii="Times New Roman" w:hAnsi="Times New Roman"/>
        </w:rPr>
        <w:t xml:space="preserve">Let [[ThrowTypeError]] be </w:t>
      </w:r>
      <w:r w:rsidRPr="008F6B36">
        <w:rPr>
          <w:rFonts w:ascii="Times New Roman" w:hAnsi="Times New Roman"/>
          <w:i/>
        </w:rPr>
        <w:t>F</w:t>
      </w:r>
      <w:r w:rsidRPr="008F6B36">
        <w:rPr>
          <w:rFonts w:ascii="Times New Roman" w:hAnsi="Times New Roman"/>
        </w:rPr>
        <w:t>.</w:t>
      </w:r>
    </w:p>
    <w:p w14:paraId="2BA4C839" w14:textId="77777777" w:rsidR="004C02EF" w:rsidRDefault="004C02EF" w:rsidP="004C02EF">
      <w:pPr>
        <w:pStyle w:val="1"/>
        <w:numPr>
          <w:ilvl w:val="0"/>
          <w:numId w:val="0"/>
        </w:numPr>
      </w:pPr>
      <w:bookmarkStart w:id="6542" w:name="_Ref457437688"/>
      <w:bookmarkStart w:id="6543" w:name="_Toc472818900"/>
      <w:bookmarkStart w:id="6544" w:name="_Toc235503477"/>
      <w:bookmarkStart w:id="6545" w:name="_Toc241509252"/>
      <w:bookmarkStart w:id="6546" w:name="_Toc244416739"/>
      <w:bookmarkStart w:id="6547" w:name="_Toc276631103"/>
      <w:bookmarkStart w:id="6548" w:name="_Toc178387114"/>
      <w:r>
        <w:t>14</w:t>
      </w:r>
      <w:r>
        <w:tab/>
        <w:t>Progra</w:t>
      </w:r>
      <w:bookmarkEnd w:id="6234"/>
      <w:bookmarkEnd w:id="6235"/>
      <w:bookmarkEnd w:id="6236"/>
      <w:bookmarkEnd w:id="6237"/>
      <w:bookmarkEnd w:id="6238"/>
      <w:bookmarkEnd w:id="6239"/>
      <w:bookmarkEnd w:id="6240"/>
      <w:bookmarkEnd w:id="6241"/>
      <w:r>
        <w:t>m</w:t>
      </w:r>
      <w:bookmarkEnd w:id="6519"/>
      <w:bookmarkEnd w:id="6542"/>
      <w:bookmarkEnd w:id="6543"/>
      <w:bookmarkEnd w:id="6544"/>
      <w:bookmarkEnd w:id="6545"/>
      <w:bookmarkEnd w:id="6546"/>
      <w:bookmarkEnd w:id="6547"/>
      <w:bookmarkEnd w:id="6548"/>
    </w:p>
    <w:p w14:paraId="6BA20E58" w14:textId="77777777" w:rsidR="004C02EF" w:rsidRDefault="004C02EF" w:rsidP="004C02EF">
      <w:pPr>
        <w:pStyle w:val="Syntax"/>
      </w:pPr>
      <w:r w:rsidRPr="004757FA">
        <w:t>Syntax</w:t>
      </w:r>
    </w:p>
    <w:p w14:paraId="430D256D" w14:textId="77777777" w:rsidR="004C02EF" w:rsidRPr="0006523D" w:rsidRDefault="004C02EF" w:rsidP="004C02EF">
      <w:pPr>
        <w:pStyle w:val="SyntaxRule"/>
      </w:pPr>
      <w:r w:rsidRPr="0006523D">
        <w:t xml:space="preserve">Program </w:t>
      </w:r>
      <w:r w:rsidRPr="00D04346">
        <w:rPr>
          <w:rFonts w:ascii="Arial" w:hAnsi="Arial"/>
          <w:b/>
          <w:i w:val="0"/>
        </w:rPr>
        <w:t>:</w:t>
      </w:r>
    </w:p>
    <w:p w14:paraId="6A61B052" w14:textId="77777777" w:rsidR="004C02EF" w:rsidRPr="0006523D" w:rsidRDefault="004C02EF" w:rsidP="004C02EF">
      <w:pPr>
        <w:pStyle w:val="SyntaxDefinition"/>
      </w:pPr>
      <w:r w:rsidRPr="0006523D">
        <w:t>SourceElements</w:t>
      </w:r>
      <w:r w:rsidRPr="005E74B3">
        <w:rPr>
          <w:rFonts w:ascii="Arial" w:hAnsi="Arial" w:cs="Arial"/>
          <w:i w:val="0"/>
          <w:vertAlign w:val="subscript"/>
        </w:rPr>
        <w:t>opt</w:t>
      </w:r>
    </w:p>
    <w:p w14:paraId="40B61EF1" w14:textId="77777777" w:rsidR="004C02EF" w:rsidRPr="0006523D" w:rsidRDefault="004C02EF" w:rsidP="004C02EF">
      <w:pPr>
        <w:pStyle w:val="SyntaxRule"/>
      </w:pPr>
      <w:r w:rsidRPr="0006523D">
        <w:t xml:space="preserve">SourceElements </w:t>
      </w:r>
      <w:r w:rsidRPr="00D04346">
        <w:rPr>
          <w:rFonts w:ascii="Arial" w:hAnsi="Arial"/>
          <w:b/>
          <w:i w:val="0"/>
        </w:rPr>
        <w:t>:</w:t>
      </w:r>
    </w:p>
    <w:p w14:paraId="25CDE5A2" w14:textId="77777777" w:rsidR="004C02EF" w:rsidRPr="0006523D" w:rsidRDefault="004C02EF" w:rsidP="004C02EF">
      <w:pPr>
        <w:pStyle w:val="SyntaxDefinition"/>
      </w:pPr>
      <w:r w:rsidRPr="0006523D">
        <w:t>SourceElement</w:t>
      </w:r>
      <w:r w:rsidRPr="0006523D">
        <w:br/>
        <w:t>SourceElements SourceElement</w:t>
      </w:r>
    </w:p>
    <w:p w14:paraId="66EF48C6" w14:textId="77777777" w:rsidR="004C02EF" w:rsidRPr="0006523D" w:rsidRDefault="004C02EF" w:rsidP="004C02EF">
      <w:pPr>
        <w:pStyle w:val="SyntaxRule"/>
      </w:pPr>
      <w:r w:rsidRPr="0006523D">
        <w:t xml:space="preserve">SourceElement </w:t>
      </w:r>
      <w:r w:rsidRPr="00D04346">
        <w:rPr>
          <w:rFonts w:ascii="Arial" w:hAnsi="Arial"/>
          <w:b/>
          <w:i w:val="0"/>
        </w:rPr>
        <w:t>:</w:t>
      </w:r>
    </w:p>
    <w:p w14:paraId="04C7B45E" w14:textId="77777777" w:rsidR="004C02EF" w:rsidRPr="0006523D" w:rsidRDefault="004C02EF" w:rsidP="004C02EF">
      <w:pPr>
        <w:pStyle w:val="SyntaxDefinition"/>
      </w:pPr>
      <w:bookmarkStart w:id="6549" w:name="_Toc375031213"/>
      <w:bookmarkStart w:id="6550" w:name="_Ref379914053"/>
      <w:bookmarkStart w:id="6551" w:name="_Toc381513725"/>
      <w:bookmarkStart w:id="6552" w:name="_Toc382212247"/>
      <w:bookmarkStart w:id="6553" w:name="_Toc382212810"/>
      <w:bookmarkStart w:id="6554" w:name="_Toc382291592"/>
      <w:bookmarkStart w:id="6555" w:name="_Toc385672241"/>
      <w:r w:rsidRPr="0006523D">
        <w:t>Statement</w:t>
      </w:r>
      <w:r w:rsidRPr="0006523D">
        <w:br/>
        <w:t>FunctionDeclaration</w:t>
      </w:r>
    </w:p>
    <w:p w14:paraId="7C5F24DB" w14:textId="77777777" w:rsidR="004C02EF" w:rsidRPr="00C353EF" w:rsidRDefault="004C02EF" w:rsidP="004C02EF">
      <w:pPr>
        <w:pStyle w:val="Syntax"/>
      </w:pPr>
      <w:r w:rsidRPr="00C353EF">
        <w:t>Semantics</w:t>
      </w:r>
    </w:p>
    <w:p w14:paraId="6915D3ED" w14:textId="77777777" w:rsidR="004C02EF" w:rsidRDefault="004C02EF" w:rsidP="004C02EF">
      <w:r>
        <w:t xml:space="preserve">The production </w:t>
      </w:r>
      <w:r w:rsidRPr="0006523D">
        <w:rPr>
          <w:rFonts w:ascii="Times New Roman" w:hAnsi="Times New Roman"/>
          <w:i/>
        </w:rPr>
        <w:t xml:space="preserve">Program </w:t>
      </w:r>
      <w:r>
        <w:rPr>
          <w:b/>
        </w:rPr>
        <w:t>:</w:t>
      </w:r>
      <w:r w:rsidRPr="0006523D">
        <w:rPr>
          <w:rFonts w:ascii="Times New Roman" w:hAnsi="Times New Roman"/>
          <w:i/>
        </w:rPr>
        <w:t xml:space="preserve"> SourceElements</w:t>
      </w:r>
      <w:r w:rsidRPr="005E74B3">
        <w:rPr>
          <w:vertAlign w:val="subscript"/>
        </w:rPr>
        <w:t>opt</w:t>
      </w:r>
      <w:r>
        <w:rPr>
          <w:rFonts w:ascii="Courier New" w:hAnsi="Courier New"/>
        </w:rPr>
        <w:t xml:space="preserve"> </w:t>
      </w:r>
      <w:r>
        <w:t>is evaluated as follows:</w:t>
      </w:r>
    </w:p>
    <w:p w14:paraId="05701A5F" w14:textId="77777777" w:rsidR="004C02EF" w:rsidRPr="008F6B36" w:rsidRDefault="004C02EF" w:rsidP="004C02EF">
      <w:pPr>
        <w:pStyle w:val="Alg4"/>
        <w:numPr>
          <w:ilvl w:val="0"/>
          <w:numId w:val="154"/>
        </w:numPr>
      </w:pPr>
      <w:r w:rsidRPr="008F6B36">
        <w:t xml:space="preserve">The code of this </w:t>
      </w:r>
      <w:r w:rsidRPr="0006523D">
        <w:rPr>
          <w:i/>
        </w:rPr>
        <w:t>Program</w:t>
      </w:r>
      <w:r w:rsidRPr="008F6B36">
        <w:t xml:space="preserve"> is strict </w:t>
      </w:r>
      <w:r w:rsidRPr="0006523D">
        <w:t>mode</w:t>
      </w:r>
      <w:r w:rsidRPr="008F6B36">
        <w:t xml:space="preserve"> code if the Directive Prologue (14.1) of its </w:t>
      </w:r>
      <w:r w:rsidRPr="0006523D">
        <w:rPr>
          <w:i/>
        </w:rPr>
        <w:t>SourceElements</w:t>
      </w:r>
      <w:r w:rsidRPr="008F6B36">
        <w:t xml:space="preserve"> contains a Use Strict Directive or if any of the conditions of 10.1.1 apply. If the code of this </w:t>
      </w:r>
      <w:r w:rsidRPr="0006523D">
        <w:rPr>
          <w:i/>
        </w:rPr>
        <w:t>Program</w:t>
      </w:r>
      <w:r w:rsidRPr="008F6B36">
        <w:t xml:space="preserve"> is strict mode code, </w:t>
      </w:r>
      <w:r w:rsidRPr="0006523D">
        <w:rPr>
          <w:i/>
        </w:rPr>
        <w:t>SourceElements</w:t>
      </w:r>
      <w:r w:rsidRPr="008F6B36">
        <w:t xml:space="preserve"> is evaluated in the following steps as strict mode code.  Otherwise </w:t>
      </w:r>
      <w:r w:rsidRPr="0006523D">
        <w:rPr>
          <w:i/>
        </w:rPr>
        <w:t>SourceElements</w:t>
      </w:r>
      <w:r w:rsidRPr="008F6B36">
        <w:t xml:space="preserve"> is evaluated in the following steps as non-strict mode code.</w:t>
      </w:r>
    </w:p>
    <w:p w14:paraId="38B057DF" w14:textId="77777777" w:rsidR="004C02EF" w:rsidRPr="008F6B36" w:rsidRDefault="004C02EF" w:rsidP="004C02EF">
      <w:pPr>
        <w:pStyle w:val="Alg4"/>
        <w:numPr>
          <w:ilvl w:val="0"/>
          <w:numId w:val="154"/>
        </w:numPr>
      </w:pPr>
      <w:r w:rsidRPr="0006523D">
        <w:t>If</w:t>
      </w:r>
      <w:r w:rsidRPr="008F6B36">
        <w:t xml:space="preserve"> </w:t>
      </w:r>
      <w:r w:rsidRPr="0006523D">
        <w:rPr>
          <w:i/>
        </w:rPr>
        <w:t>SourceElements</w:t>
      </w:r>
      <w:r w:rsidRPr="008F6B36">
        <w:t xml:space="preserve"> is not present, return (</w:t>
      </w:r>
      <w:r w:rsidRPr="008F6B36">
        <w:rPr>
          <w:rFonts w:ascii="Arial" w:hAnsi="Arial" w:cs="Arial"/>
        </w:rPr>
        <w:t>normal</w:t>
      </w:r>
      <w:r w:rsidRPr="008F6B36">
        <w:t xml:space="preserve">, </w:t>
      </w:r>
      <w:r w:rsidRPr="008F6B36">
        <w:rPr>
          <w:rFonts w:ascii="Arial" w:hAnsi="Arial" w:cs="Arial"/>
        </w:rPr>
        <w:t>empty</w:t>
      </w:r>
      <w:r w:rsidRPr="008F6B36">
        <w:t xml:space="preserve">, </w:t>
      </w:r>
      <w:r w:rsidRPr="008F6B36">
        <w:rPr>
          <w:rFonts w:ascii="Arial" w:hAnsi="Arial" w:cs="Arial"/>
        </w:rPr>
        <w:t>empty</w:t>
      </w:r>
      <w:r w:rsidRPr="008F6B36">
        <w:t>).</w:t>
      </w:r>
    </w:p>
    <w:p w14:paraId="6027EA0A" w14:textId="77777777" w:rsidR="004C02EF" w:rsidRPr="008F6B36" w:rsidRDefault="004C02EF" w:rsidP="004C02EF">
      <w:pPr>
        <w:pStyle w:val="Alg4"/>
        <w:numPr>
          <w:ilvl w:val="0"/>
          <w:numId w:val="154"/>
        </w:numPr>
      </w:pPr>
      <w:r w:rsidRPr="008F6B36">
        <w:t xml:space="preserve">Let </w:t>
      </w:r>
      <w:r w:rsidRPr="0006523D">
        <w:rPr>
          <w:i/>
        </w:rPr>
        <w:t>progCxt</w:t>
      </w:r>
      <w:r w:rsidRPr="008F6B36">
        <w:t xml:space="preserve"> be a new </w:t>
      </w:r>
      <w:r w:rsidRPr="0006523D">
        <w:t>execution</w:t>
      </w:r>
      <w:r w:rsidRPr="008F6B36">
        <w:t xml:space="preserve"> context for global code as described in 10.4.1. </w:t>
      </w:r>
    </w:p>
    <w:p w14:paraId="764A6E47" w14:textId="77777777" w:rsidR="004C02EF" w:rsidRPr="008F6B36" w:rsidRDefault="004C02EF" w:rsidP="004C02EF">
      <w:pPr>
        <w:pStyle w:val="Alg4"/>
        <w:numPr>
          <w:ilvl w:val="0"/>
          <w:numId w:val="154"/>
        </w:numPr>
      </w:pPr>
      <w:r w:rsidRPr="008F6B36">
        <w:t xml:space="preserve">Let </w:t>
      </w:r>
      <w:r w:rsidRPr="0006523D">
        <w:rPr>
          <w:i/>
        </w:rPr>
        <w:t xml:space="preserve">result </w:t>
      </w:r>
      <w:r w:rsidRPr="008F6B36">
        <w:t xml:space="preserve">be the result of evaluating </w:t>
      </w:r>
      <w:r w:rsidRPr="0006523D">
        <w:rPr>
          <w:i/>
        </w:rPr>
        <w:t>SourceElements</w:t>
      </w:r>
      <w:r w:rsidRPr="008F6B36">
        <w:t>.</w:t>
      </w:r>
    </w:p>
    <w:p w14:paraId="2075822C" w14:textId="77777777" w:rsidR="004C02EF" w:rsidRPr="008F6B36" w:rsidRDefault="004C02EF" w:rsidP="004C02EF">
      <w:pPr>
        <w:pStyle w:val="Alg4"/>
        <w:numPr>
          <w:ilvl w:val="0"/>
          <w:numId w:val="154"/>
        </w:numPr>
      </w:pPr>
      <w:r w:rsidRPr="008F6B36">
        <w:t xml:space="preserve">Exit the execution context </w:t>
      </w:r>
      <w:r w:rsidRPr="0006523D">
        <w:rPr>
          <w:i/>
        </w:rPr>
        <w:t>progCxt</w:t>
      </w:r>
      <w:r w:rsidRPr="008F6B36">
        <w:t>.</w:t>
      </w:r>
    </w:p>
    <w:p w14:paraId="570F8682" w14:textId="77777777" w:rsidR="004C02EF" w:rsidRPr="008F6B36" w:rsidRDefault="004C02EF" w:rsidP="004C02EF">
      <w:pPr>
        <w:pStyle w:val="Alg4"/>
        <w:numPr>
          <w:ilvl w:val="0"/>
          <w:numId w:val="154"/>
        </w:numPr>
        <w:spacing w:after="240"/>
      </w:pPr>
      <w:r w:rsidRPr="008F6B36">
        <w:t xml:space="preserve">Return </w:t>
      </w:r>
      <w:r w:rsidRPr="0006523D">
        <w:rPr>
          <w:i/>
        </w:rPr>
        <w:t>result</w:t>
      </w:r>
      <w:r w:rsidRPr="008F6B36">
        <w:t>.</w:t>
      </w:r>
    </w:p>
    <w:p w14:paraId="09A80FBB" w14:textId="77777777" w:rsidR="004C02EF" w:rsidRPr="005A36E9" w:rsidRDefault="004C02EF" w:rsidP="004C02EF">
      <w:pPr>
        <w:pStyle w:val="Note"/>
      </w:pPr>
      <w:r w:rsidRPr="00C14EAC">
        <w:t>NOTE</w:t>
      </w:r>
      <w:r w:rsidRPr="00C14EAC">
        <w:tab/>
        <w:t xml:space="preserve">The processes for initiating the evaluation of a </w:t>
      </w:r>
      <w:r w:rsidRPr="00C14EAC">
        <w:rPr>
          <w:rStyle w:val="bnf"/>
        </w:rPr>
        <w:t>Program</w:t>
      </w:r>
      <w:r w:rsidRPr="00C14EAC">
        <w:t xml:space="preserve"> and for dealing with the result of such an evaluation are defined by an ECMAScript implementation and not by this specification.</w:t>
      </w:r>
    </w:p>
    <w:p w14:paraId="0F703EFF" w14:textId="77777777" w:rsidR="004C02EF" w:rsidRDefault="004C02EF" w:rsidP="004C02EF">
      <w:r>
        <w:t xml:space="preserve">The production </w:t>
      </w:r>
      <w:r w:rsidRPr="0006523D">
        <w:rPr>
          <w:rStyle w:val="bnf"/>
        </w:rPr>
        <w:t>SourceElements</w:t>
      </w:r>
      <w:r>
        <w:t xml:space="preserve"> </w:t>
      </w:r>
      <w:r>
        <w:rPr>
          <w:b/>
        </w:rPr>
        <w:t>:</w:t>
      </w:r>
      <w:r>
        <w:t xml:space="preserve"> </w:t>
      </w:r>
      <w:r w:rsidRPr="0006523D">
        <w:rPr>
          <w:rStyle w:val="bnf"/>
        </w:rPr>
        <w:t>SourceElements</w:t>
      </w:r>
      <w:r>
        <w:t xml:space="preserve"> </w:t>
      </w:r>
      <w:r w:rsidRPr="0006523D">
        <w:rPr>
          <w:rStyle w:val="bnf"/>
        </w:rPr>
        <w:t>SourceElement</w:t>
      </w:r>
      <w:r>
        <w:t xml:space="preserve"> is evaluated as follows:</w:t>
      </w:r>
    </w:p>
    <w:p w14:paraId="602D69BE" w14:textId="77777777" w:rsidR="004C02EF" w:rsidRDefault="004C02EF" w:rsidP="004C02EF">
      <w:pPr>
        <w:pStyle w:val="Alg4"/>
        <w:numPr>
          <w:ilvl w:val="0"/>
          <w:numId w:val="155"/>
        </w:numPr>
      </w:pPr>
      <w:r>
        <w:t xml:space="preserve">Let </w:t>
      </w:r>
      <w:r w:rsidRPr="00C51797">
        <w:rPr>
          <w:i/>
        </w:rPr>
        <w:t>headResult</w:t>
      </w:r>
      <w:r>
        <w:t xml:space="preserve"> be the result of </w:t>
      </w:r>
      <w:r w:rsidRPr="0006523D">
        <w:t>evaluating</w:t>
      </w:r>
      <w:r>
        <w:t xml:space="preserve"> </w:t>
      </w:r>
      <w:r>
        <w:rPr>
          <w:i/>
        </w:rPr>
        <w:t>SourceElements</w:t>
      </w:r>
      <w:r>
        <w:t>.</w:t>
      </w:r>
    </w:p>
    <w:p w14:paraId="493E8533" w14:textId="77777777" w:rsidR="004C02EF" w:rsidRDefault="004C02EF" w:rsidP="004C02EF">
      <w:pPr>
        <w:pStyle w:val="Alg4"/>
        <w:numPr>
          <w:ilvl w:val="0"/>
          <w:numId w:val="155"/>
        </w:numPr>
      </w:pPr>
      <w:r>
        <w:t xml:space="preserve">If </w:t>
      </w:r>
      <w:r w:rsidRPr="00C51797">
        <w:rPr>
          <w:i/>
        </w:rPr>
        <w:t>headResult</w:t>
      </w:r>
      <w:r>
        <w:t xml:space="preserve"> is an abrupt completion, return </w:t>
      </w:r>
      <w:r w:rsidRPr="00C51797">
        <w:rPr>
          <w:i/>
        </w:rPr>
        <w:t>headResult</w:t>
      </w:r>
      <w:r>
        <w:rPr>
          <w:i/>
        </w:rPr>
        <w:t>.</w:t>
      </w:r>
    </w:p>
    <w:p w14:paraId="7E88D3EF" w14:textId="77777777" w:rsidR="004C02EF" w:rsidRDefault="004C02EF" w:rsidP="004C02EF">
      <w:pPr>
        <w:pStyle w:val="Alg4"/>
        <w:numPr>
          <w:ilvl w:val="0"/>
          <w:numId w:val="155"/>
        </w:numPr>
      </w:pPr>
      <w:r>
        <w:t xml:space="preserve">Let </w:t>
      </w:r>
      <w:r w:rsidRPr="002165FF">
        <w:rPr>
          <w:i/>
        </w:rPr>
        <w:t>tailResult</w:t>
      </w:r>
      <w:r>
        <w:t xml:space="preserve"> be</w:t>
      </w:r>
      <w:r w:rsidRPr="002165FF">
        <w:t xml:space="preserve"> </w:t>
      </w:r>
      <w:r>
        <w:t xml:space="preserve">result of evaluating </w:t>
      </w:r>
      <w:r>
        <w:rPr>
          <w:i/>
        </w:rPr>
        <w:t>SourceElement</w:t>
      </w:r>
      <w:r>
        <w:t>.</w:t>
      </w:r>
    </w:p>
    <w:p w14:paraId="623772EE" w14:textId="77777777" w:rsidR="004C02EF" w:rsidRDefault="004C02EF" w:rsidP="004C02EF">
      <w:pPr>
        <w:pStyle w:val="Alg4"/>
        <w:numPr>
          <w:ilvl w:val="0"/>
          <w:numId w:val="155"/>
        </w:numPr>
      </w:pPr>
      <w:r>
        <w:t xml:space="preserve">If </w:t>
      </w:r>
      <w:r w:rsidRPr="002165FF">
        <w:rPr>
          <w:i/>
        </w:rPr>
        <w:t>tailResult</w:t>
      </w:r>
      <w:r>
        <w:t xml:space="preserve">.value is </w:t>
      </w:r>
      <w:r w:rsidRPr="008F6B36">
        <w:rPr>
          <w:rFonts w:ascii="Arial" w:hAnsi="Arial" w:cs="Arial"/>
        </w:rPr>
        <w:t>empty</w:t>
      </w:r>
      <w:r>
        <w:t xml:space="preserve">, let </w:t>
      </w:r>
      <w:r>
        <w:rPr>
          <w:i/>
        </w:rPr>
        <w:t>V</w:t>
      </w:r>
      <w:r>
        <w:t xml:space="preserve"> = </w:t>
      </w:r>
      <w:r w:rsidRPr="00C51797">
        <w:rPr>
          <w:i/>
        </w:rPr>
        <w:t>headResult</w:t>
      </w:r>
      <w:r>
        <w:t xml:space="preserve">.value, otherwise let </w:t>
      </w:r>
      <w:r w:rsidRPr="00862F49">
        <w:rPr>
          <w:i/>
        </w:rPr>
        <w:t>V</w:t>
      </w:r>
      <w:r>
        <w:t xml:space="preserve"> = </w:t>
      </w:r>
      <w:r w:rsidRPr="002165FF">
        <w:rPr>
          <w:i/>
        </w:rPr>
        <w:t>tailResult</w:t>
      </w:r>
      <w:r>
        <w:t>.value.</w:t>
      </w:r>
    </w:p>
    <w:p w14:paraId="0440FF16" w14:textId="77777777" w:rsidR="004C02EF" w:rsidRDefault="004C02EF" w:rsidP="004C02EF">
      <w:pPr>
        <w:pStyle w:val="Alg4"/>
        <w:numPr>
          <w:ilvl w:val="0"/>
          <w:numId w:val="155"/>
        </w:numPr>
        <w:spacing w:after="240"/>
      </w:pPr>
      <w:r>
        <w:t>Return (</w:t>
      </w:r>
      <w:r w:rsidRPr="00B81908">
        <w:t>tailResult</w:t>
      </w:r>
      <w:r>
        <w:t>.</w:t>
      </w:r>
      <w:r w:rsidRPr="00B81908">
        <w:t>type</w:t>
      </w:r>
      <w:r>
        <w:t>, V, tailResult.</w:t>
      </w:r>
      <w:r w:rsidRPr="00B81908">
        <w:t>target</w:t>
      </w:r>
      <w:r>
        <w:t xml:space="preserve">) </w:t>
      </w:r>
    </w:p>
    <w:p w14:paraId="4C86B4AD" w14:textId="77777777" w:rsidR="004C02EF" w:rsidRDefault="004C02EF" w:rsidP="004C02EF">
      <w:r>
        <w:t xml:space="preserve">The production </w:t>
      </w:r>
      <w:r w:rsidRPr="0006523D">
        <w:rPr>
          <w:rFonts w:ascii="Times New Roman" w:hAnsi="Times New Roman"/>
          <w:i/>
        </w:rPr>
        <w:t xml:space="preserve">SourceElement </w:t>
      </w:r>
      <w:r>
        <w:rPr>
          <w:b/>
        </w:rPr>
        <w:t>:</w:t>
      </w:r>
      <w:r w:rsidRPr="0006523D">
        <w:rPr>
          <w:rFonts w:ascii="Times New Roman" w:hAnsi="Times New Roman"/>
          <w:i/>
        </w:rPr>
        <w:t xml:space="preserve"> Statement </w:t>
      </w:r>
      <w:r>
        <w:t>is evaluated as follows:</w:t>
      </w:r>
    </w:p>
    <w:p w14:paraId="66CE27D6" w14:textId="77777777" w:rsidR="004C02EF" w:rsidRDefault="004C02EF" w:rsidP="004C02EF">
      <w:pPr>
        <w:pStyle w:val="Alg4"/>
        <w:numPr>
          <w:ilvl w:val="0"/>
          <w:numId w:val="156"/>
        </w:numPr>
        <w:spacing w:after="120"/>
      </w:pPr>
      <w:r w:rsidRPr="0006523D">
        <w:t>Return</w:t>
      </w:r>
      <w:r>
        <w:t xml:space="preserve"> the result of evaluating </w:t>
      </w:r>
      <w:r>
        <w:rPr>
          <w:i/>
        </w:rPr>
        <w:t>Statement</w:t>
      </w:r>
      <w:r>
        <w:t>.</w:t>
      </w:r>
    </w:p>
    <w:p w14:paraId="0DDB3887" w14:textId="77777777" w:rsidR="004C02EF" w:rsidRDefault="004C02EF" w:rsidP="004C02EF">
      <w:r>
        <w:t xml:space="preserve">The production </w:t>
      </w:r>
      <w:r w:rsidRPr="0006523D">
        <w:rPr>
          <w:rFonts w:ascii="Times New Roman" w:hAnsi="Times New Roman"/>
          <w:i/>
        </w:rPr>
        <w:t xml:space="preserve">SourceElement </w:t>
      </w:r>
      <w:r>
        <w:rPr>
          <w:b/>
        </w:rPr>
        <w:t>:</w:t>
      </w:r>
      <w:r w:rsidRPr="0006523D">
        <w:rPr>
          <w:rFonts w:ascii="Times New Roman" w:hAnsi="Times New Roman"/>
          <w:i/>
        </w:rPr>
        <w:t xml:space="preserve"> FunctionDeclaration</w:t>
      </w:r>
      <w:r>
        <w:t xml:space="preserve"> is evaluated as follows:</w:t>
      </w:r>
    </w:p>
    <w:p w14:paraId="2E144938" w14:textId="77777777" w:rsidR="004C02EF" w:rsidRDefault="004C02EF" w:rsidP="004C02EF">
      <w:pPr>
        <w:pStyle w:val="Alg4"/>
        <w:numPr>
          <w:ilvl w:val="0"/>
          <w:numId w:val="157"/>
        </w:numPr>
        <w:spacing w:after="120"/>
      </w:pPr>
      <w:r>
        <w:t>Return (</w:t>
      </w:r>
      <w:r w:rsidRPr="00AB085E">
        <w:rPr>
          <w:rFonts w:ascii="Arial" w:hAnsi="Arial" w:cs="Arial"/>
        </w:rPr>
        <w:t>normal</w:t>
      </w:r>
      <w:r>
        <w:t xml:space="preserve">, </w:t>
      </w:r>
      <w:r w:rsidRPr="00AB085E">
        <w:rPr>
          <w:rFonts w:ascii="Arial" w:hAnsi="Arial" w:cs="Arial"/>
        </w:rPr>
        <w:t>empty</w:t>
      </w:r>
      <w:r>
        <w:t xml:space="preserve">, </w:t>
      </w:r>
      <w:r w:rsidRPr="00AB085E">
        <w:rPr>
          <w:rFonts w:ascii="Arial" w:hAnsi="Arial" w:cs="Arial"/>
        </w:rPr>
        <w:t>empty</w:t>
      </w:r>
      <w:r>
        <w:t>).</w:t>
      </w:r>
      <w:bookmarkStart w:id="6556" w:name="_Toc393690345"/>
    </w:p>
    <w:p w14:paraId="5B49A955" w14:textId="77777777" w:rsidR="004C02EF" w:rsidRDefault="004C02EF" w:rsidP="00B43482">
      <w:pPr>
        <w:pStyle w:val="20"/>
        <w:numPr>
          <w:ilvl w:val="0"/>
          <w:numId w:val="0"/>
        </w:numPr>
      </w:pPr>
      <w:bookmarkStart w:id="6557" w:name="_Toc235503478"/>
      <w:bookmarkStart w:id="6558" w:name="_Toc241509253"/>
      <w:bookmarkStart w:id="6559" w:name="_Toc244416740"/>
      <w:bookmarkStart w:id="6560" w:name="_Toc276631104"/>
      <w:bookmarkStart w:id="6561" w:name="_Toc178387115"/>
      <w:r>
        <w:t>14.1</w:t>
      </w:r>
      <w:r>
        <w:tab/>
        <w:t>Directive Prologues and the Use Strict Directive</w:t>
      </w:r>
      <w:bookmarkEnd w:id="6557"/>
      <w:bookmarkEnd w:id="6558"/>
      <w:bookmarkEnd w:id="6559"/>
      <w:bookmarkEnd w:id="6560"/>
      <w:bookmarkEnd w:id="6561"/>
    </w:p>
    <w:p w14:paraId="33F2005D" w14:textId="77777777" w:rsidR="004C02EF" w:rsidRPr="00F30B93" w:rsidRDefault="004C02EF" w:rsidP="004C02EF">
      <w:r>
        <w:t xml:space="preserve">A Directive Prologue is the longest sequence of </w:t>
      </w:r>
      <w:r w:rsidRPr="0006523D">
        <w:rPr>
          <w:rFonts w:ascii="Times New Roman" w:hAnsi="Times New Roman"/>
          <w:i/>
        </w:rPr>
        <w:t xml:space="preserve">ExpressionStatement </w:t>
      </w:r>
      <w:r>
        <w:t xml:space="preserve">productions occurring as the initial </w:t>
      </w:r>
      <w:r w:rsidRPr="0006523D">
        <w:rPr>
          <w:rFonts w:ascii="Times New Roman" w:hAnsi="Times New Roman"/>
          <w:i/>
        </w:rPr>
        <w:t>SourceElement</w:t>
      </w:r>
      <w:r>
        <w:t xml:space="preserve"> productions of a </w:t>
      </w:r>
      <w:r w:rsidRPr="0006523D">
        <w:rPr>
          <w:rFonts w:ascii="Times New Roman" w:hAnsi="Times New Roman"/>
          <w:i/>
        </w:rPr>
        <w:t>Program</w:t>
      </w:r>
      <w:r>
        <w:t xml:space="preserve"> or </w:t>
      </w:r>
      <w:r w:rsidRPr="0006523D">
        <w:rPr>
          <w:rFonts w:ascii="Times New Roman" w:hAnsi="Times New Roman"/>
          <w:i/>
        </w:rPr>
        <w:t>FunctionBody</w:t>
      </w:r>
      <w:r>
        <w:t xml:space="preserve"> and where each </w:t>
      </w:r>
      <w:r w:rsidRPr="0006523D">
        <w:rPr>
          <w:rFonts w:ascii="Times New Roman" w:hAnsi="Times New Roman"/>
          <w:i/>
        </w:rPr>
        <w:t xml:space="preserve">ExpressionStatement </w:t>
      </w:r>
      <w:r w:rsidRPr="00F45105">
        <w:rPr>
          <w:rFonts w:cs="Arial"/>
        </w:rPr>
        <w:t>in the sequence</w:t>
      </w:r>
      <w:r>
        <w:rPr>
          <w:rFonts w:ascii="Times New Roman" w:hAnsi="Times New Roman"/>
        </w:rPr>
        <w:t xml:space="preserve"> </w:t>
      </w:r>
      <w:r>
        <w:t xml:space="preserve">consists entirely of a </w:t>
      </w:r>
      <w:r w:rsidRPr="0006523D">
        <w:rPr>
          <w:rFonts w:ascii="Times New Roman" w:hAnsi="Times New Roman"/>
          <w:i/>
        </w:rPr>
        <w:t>StringLitera</w:t>
      </w:r>
      <w:r>
        <w:rPr>
          <w:rFonts w:ascii="Times New Roman" w:hAnsi="Times New Roman"/>
          <w:i/>
        </w:rPr>
        <w:t>l</w:t>
      </w:r>
      <w:r w:rsidRPr="008F3184">
        <w:rPr>
          <w:rFonts w:cs="Arial"/>
        </w:rPr>
        <w:t xml:space="preserve"> </w:t>
      </w:r>
      <w:r w:rsidRPr="00DF0BA1">
        <w:rPr>
          <w:rFonts w:cs="Arial"/>
        </w:rPr>
        <w:t xml:space="preserve">token </w:t>
      </w:r>
      <w:r>
        <w:rPr>
          <w:rFonts w:cs="Arial"/>
        </w:rPr>
        <w:t>followed</w:t>
      </w:r>
      <w:r w:rsidRPr="00DF0BA1">
        <w:rPr>
          <w:rFonts w:cs="Arial"/>
        </w:rPr>
        <w:t xml:space="preserve"> a semicolon</w:t>
      </w:r>
      <w:r>
        <w:rPr>
          <w:rFonts w:ascii="Times New Roman" w:hAnsi="Times New Roman"/>
        </w:rPr>
        <w:t>.</w:t>
      </w:r>
      <w:r>
        <w:t xml:space="preserve"> The semicolon may appear explicitly or may be inserted by automatic semicolon insertion. A Directive Prologue may be an empty sequence.</w:t>
      </w:r>
    </w:p>
    <w:p w14:paraId="6604CB7F" w14:textId="77777777" w:rsidR="004C02EF" w:rsidRDefault="004C02EF" w:rsidP="004C02EF">
      <w:r>
        <w:t xml:space="preserve">A Use Strict Directive is an </w:t>
      </w:r>
      <w:r w:rsidRPr="0006523D">
        <w:rPr>
          <w:rFonts w:ascii="Times New Roman" w:hAnsi="Times New Roman"/>
          <w:i/>
        </w:rPr>
        <w:t>ExpressionStatement</w:t>
      </w:r>
      <w:r>
        <w:t xml:space="preserve"> in a Directive Prologue whose </w:t>
      </w:r>
      <w:r w:rsidRPr="0006523D">
        <w:rPr>
          <w:rFonts w:ascii="Times New Roman" w:hAnsi="Times New Roman"/>
          <w:i/>
        </w:rPr>
        <w:t>StringLiteral</w:t>
      </w:r>
      <w:r>
        <w:t xml:space="preserve"> is either the exact character sequences </w:t>
      </w:r>
      <w:r w:rsidRPr="001B4567">
        <w:rPr>
          <w:rFonts w:ascii="Courier New" w:hAnsi="Courier New" w:cs="Courier New"/>
          <w:b/>
        </w:rPr>
        <w:t>"use</w:t>
      </w:r>
      <w:r w:rsidRPr="0006523D">
        <w:rPr>
          <w:rFonts w:ascii="Courier New" w:hAnsi="Courier New" w:cs="Courier New"/>
        </w:rPr>
        <w:t> </w:t>
      </w:r>
      <w:r w:rsidRPr="001B4567">
        <w:rPr>
          <w:rFonts w:ascii="Courier New" w:hAnsi="Courier New" w:cs="Courier New"/>
          <w:b/>
        </w:rPr>
        <w:t>strict"</w:t>
      </w:r>
      <w:r w:rsidRPr="001B4567">
        <w:t xml:space="preserve"> or</w:t>
      </w:r>
      <w:r>
        <w:rPr>
          <w:rFonts w:ascii="Courier New" w:hAnsi="Courier New" w:cs="Courier New"/>
          <w:b/>
        </w:rPr>
        <w:t xml:space="preserve"> '</w:t>
      </w:r>
      <w:r w:rsidRPr="001B4567">
        <w:rPr>
          <w:rFonts w:ascii="Courier New" w:hAnsi="Courier New" w:cs="Courier New"/>
          <w:b/>
        </w:rPr>
        <w:t>use</w:t>
      </w:r>
      <w:r w:rsidRPr="0006523D">
        <w:rPr>
          <w:rFonts w:ascii="Courier New" w:hAnsi="Courier New" w:cs="Courier New"/>
        </w:rPr>
        <w:t> </w:t>
      </w:r>
      <w:r w:rsidRPr="001B4567">
        <w:rPr>
          <w:rFonts w:ascii="Courier New" w:hAnsi="Courier New" w:cs="Courier New"/>
          <w:b/>
        </w:rPr>
        <w:t>strict</w:t>
      </w:r>
      <w:r>
        <w:rPr>
          <w:rFonts w:ascii="Courier New" w:hAnsi="Courier New" w:cs="Courier New"/>
          <w:b/>
        </w:rPr>
        <w:t>'</w:t>
      </w:r>
      <w:r>
        <w:t xml:space="preserve">. </w:t>
      </w:r>
      <w:r w:rsidRPr="00E70998">
        <w:t xml:space="preserve">A Use Strict Directive may not </w:t>
      </w:r>
      <w:r>
        <w:t>contain an</w:t>
      </w:r>
      <w:r w:rsidRPr="00E70998">
        <w:t xml:space="preserve"> </w:t>
      </w:r>
      <w:r w:rsidRPr="0006523D">
        <w:rPr>
          <w:rFonts w:ascii="Times New Roman" w:hAnsi="Times New Roman"/>
          <w:i/>
        </w:rPr>
        <w:t>EscapeSequence</w:t>
      </w:r>
      <w:r w:rsidRPr="00E70998">
        <w:t xml:space="preserve"> or </w:t>
      </w:r>
      <w:r w:rsidRPr="0006523D">
        <w:rPr>
          <w:rFonts w:ascii="Times New Roman" w:hAnsi="Times New Roman"/>
          <w:i/>
        </w:rPr>
        <w:t>LineContinuation</w:t>
      </w:r>
      <w:r w:rsidRPr="00E70998">
        <w:t>.</w:t>
      </w:r>
    </w:p>
    <w:p w14:paraId="60FFAD90" w14:textId="77777777" w:rsidR="004C02EF" w:rsidRPr="00C14EAC" w:rsidRDefault="004C02EF" w:rsidP="004C02EF">
      <w:r>
        <w:t>A Directive Prologue may contain more than one Use Strict Directive. However, an implementation may issue a warning if this occurs.</w:t>
      </w:r>
    </w:p>
    <w:p w14:paraId="4BB252C4" w14:textId="77777777" w:rsidR="004C02EF" w:rsidRDefault="004C02EF" w:rsidP="004C02EF">
      <w:pPr>
        <w:pStyle w:val="Note"/>
      </w:pPr>
      <w:r w:rsidRPr="00C14EAC">
        <w:t>NOTE</w:t>
      </w:r>
      <w:r w:rsidRPr="00C14EAC">
        <w:tab/>
        <w:t xml:space="preserve">The </w:t>
      </w:r>
      <w:r w:rsidRPr="00C14EAC">
        <w:rPr>
          <w:rStyle w:val="bnf"/>
        </w:rPr>
        <w:t>ExpressionStatement</w:t>
      </w:r>
      <w:r w:rsidRPr="00C14EAC">
        <w:t xml:space="preserve"> productions of a Directive Prologue are evaluated normally during evaluation of the containing </w:t>
      </w:r>
      <w:r w:rsidRPr="00C14EAC">
        <w:rPr>
          <w:rStyle w:val="bnf"/>
        </w:rPr>
        <w:t>SourceElements</w:t>
      </w:r>
      <w:r w:rsidRPr="00C14EAC">
        <w:t xml:space="preserve"> production. Implementations may define implementation specific meanings for </w:t>
      </w:r>
      <w:r w:rsidRPr="00C14EAC">
        <w:rPr>
          <w:rStyle w:val="bnf"/>
        </w:rPr>
        <w:t>ExpressionStatement</w:t>
      </w:r>
      <w:r w:rsidRPr="00C14EAC">
        <w:t xml:space="preserve"> productions which are not a Use Strict Directive and which occur in a Directive Prologue.  If an appropriate notification mechanism exists, an implementation should issue a warning if it encounters in a Directive Prologue an </w:t>
      </w:r>
      <w:r w:rsidRPr="00C14EAC">
        <w:rPr>
          <w:rStyle w:val="bnf"/>
        </w:rPr>
        <w:t>ExpressionStatement</w:t>
      </w:r>
      <w:r w:rsidRPr="00C14EAC">
        <w:t xml:space="preserve"> that is not a Use Strict Directive or which does not have a meaning defined by the implementation.</w:t>
      </w:r>
    </w:p>
    <w:p w14:paraId="131E00CC" w14:textId="77777777" w:rsidR="004C02EF" w:rsidRDefault="004C02EF" w:rsidP="004C02EF">
      <w:pPr>
        <w:pStyle w:val="1"/>
        <w:numPr>
          <w:ilvl w:val="0"/>
          <w:numId w:val="0"/>
        </w:numPr>
      </w:pPr>
      <w:bookmarkStart w:id="6562" w:name="_Ref457704028"/>
      <w:bookmarkStart w:id="6563" w:name="_Toc472818901"/>
      <w:bookmarkStart w:id="6564" w:name="_Toc235503479"/>
      <w:bookmarkStart w:id="6565" w:name="_Toc241509254"/>
      <w:bookmarkStart w:id="6566" w:name="_Toc244416741"/>
      <w:bookmarkStart w:id="6567" w:name="_Toc276631105"/>
      <w:bookmarkStart w:id="6568" w:name="_Toc178387116"/>
      <w:r>
        <w:t>15</w:t>
      </w:r>
      <w:r>
        <w:tab/>
      </w:r>
      <w:bookmarkEnd w:id="6549"/>
      <w:r>
        <w:t>Standard Built-in ECMAScript Object</w:t>
      </w:r>
      <w:bookmarkEnd w:id="6550"/>
      <w:bookmarkEnd w:id="6551"/>
      <w:bookmarkEnd w:id="6552"/>
      <w:bookmarkEnd w:id="6553"/>
      <w:bookmarkEnd w:id="6554"/>
      <w:bookmarkEnd w:id="6555"/>
      <w:bookmarkEnd w:id="6556"/>
      <w:r>
        <w:t>s</w:t>
      </w:r>
      <w:bookmarkEnd w:id="6562"/>
      <w:bookmarkEnd w:id="6563"/>
      <w:bookmarkEnd w:id="6564"/>
      <w:bookmarkEnd w:id="6565"/>
      <w:bookmarkEnd w:id="6566"/>
      <w:bookmarkEnd w:id="6567"/>
      <w:bookmarkEnd w:id="6568"/>
    </w:p>
    <w:p w14:paraId="0111528D" w14:textId="77777777" w:rsidR="004C02EF" w:rsidRDefault="004C02EF" w:rsidP="004C02EF">
      <w:r>
        <w:t>There are certain built-in objects available whenever an ECMAScript program begins execution. One, the global object, is part of the lexical environment of the executing program. Others are accessible as initial properties of the global object.</w:t>
      </w:r>
    </w:p>
    <w:p w14:paraId="1098A6CB" w14:textId="77777777" w:rsidR="004C02EF" w:rsidRDefault="004C02EF" w:rsidP="004C02EF">
      <w:r>
        <w:t xml:space="preserve">Unless specified otherwise, </w:t>
      </w:r>
      <w:del w:id="6569" w:author="Rev 3 Allen Wirfs-Brock" w:date="2011-09-07T15:24:00Z">
        <w:r w:rsidDel="00FE434F">
          <w:delText xml:space="preserve">the </w:delText>
        </w:r>
      </w:del>
      <w:del w:id="6570" w:author="Allen Wirfs-Brock" w:date="2011-07-02T13:23:00Z">
        <w:r w:rsidDel="000011A1">
          <w:delText xml:space="preserve">[[Class]] internal property of </w:delText>
        </w:r>
      </w:del>
      <w:r>
        <w:t xml:space="preserve">a built-in object </w:t>
      </w:r>
      <w:del w:id="6571" w:author="Allen Wirfs-Brock" w:date="2011-07-02T13:23:00Z">
        <w:r w:rsidDel="000011A1">
          <w:delText xml:space="preserve">is </w:delText>
        </w:r>
        <w:r w:rsidDel="000011A1">
          <w:rPr>
            <w:rFonts w:ascii="Courier New" w:hAnsi="Courier New"/>
            <w:b/>
          </w:rPr>
          <w:delText>"Function"</w:delText>
        </w:r>
      </w:del>
      <w:ins w:id="6572" w:author="Allen Wirfs-Brock" w:date="2011-07-02T13:23:00Z">
        <w:r w:rsidR="000011A1">
          <w:t>has the [[</w:t>
        </w:r>
        <w:del w:id="6573" w:author="Rev 3 Allen Wirfs-Brock" w:date="2011-09-07T15:24:00Z">
          <w:r w:rsidR="000011A1" w:rsidDel="00FE434F">
            <w:delText>IsFunction</w:delText>
          </w:r>
        </w:del>
      </w:ins>
      <w:ins w:id="6574" w:author="Rev 3 Allen Wirfs-Brock" w:date="2011-09-07T15:24:00Z">
        <w:r w:rsidR="00FE434F">
          <w:t>NativeBrand</w:t>
        </w:r>
      </w:ins>
      <w:ins w:id="6575" w:author="Allen Wirfs-Brock" w:date="2011-07-02T13:23:00Z">
        <w:r w:rsidR="000011A1">
          <w:t>]] internal property</w:t>
        </w:r>
      </w:ins>
      <w:ins w:id="6576" w:author="Rev 3 Allen Wirfs-Brock" w:date="2011-09-07T15:24:00Z">
        <w:r w:rsidR="00FE434F">
          <w:t xml:space="preserve"> with value NativeFunction</w:t>
        </w:r>
      </w:ins>
      <w:r>
        <w:t xml:space="preserve"> if that built-in object has a [[Call]] internal property</w:t>
      </w:r>
      <w:del w:id="6577" w:author="Allen Wirfs-Brock" w:date="2011-07-02T13:24:00Z">
        <w:r w:rsidDel="000011A1">
          <w:delText xml:space="preserve">, or </w:delText>
        </w:r>
        <w:r w:rsidDel="000011A1">
          <w:rPr>
            <w:rFonts w:ascii="Courier New" w:hAnsi="Courier New"/>
            <w:b/>
          </w:rPr>
          <w:delText>"Object"</w:delText>
        </w:r>
        <w:r w:rsidDel="000011A1">
          <w:delText xml:space="preserve"> if that built-in object does not have a [[Call]] internal property</w:delText>
        </w:r>
      </w:del>
      <w:r>
        <w:t xml:space="preserve">. Unless specified otherwise, the [[Extensible]] internal property of a built-in object initially has the value </w:t>
      </w:r>
      <w:r w:rsidRPr="000D6C0A">
        <w:rPr>
          <w:b/>
        </w:rPr>
        <w:t>true</w:t>
      </w:r>
      <w:r>
        <w:t>.</w:t>
      </w:r>
    </w:p>
    <w:p w14:paraId="4B437CBC" w14:textId="77777777" w:rsidR="004C02EF" w:rsidRDefault="004C02EF" w:rsidP="004C02EF">
      <w:r>
        <w:t xml:space="preserve">Many built-in objects are functions: they can be invoked with arguments. Some of them furthermore are constructors: they are functions intended for use with the </w:t>
      </w:r>
      <w:r>
        <w:rPr>
          <w:rFonts w:ascii="Courier New" w:hAnsi="Courier New"/>
          <w:b/>
        </w:rPr>
        <w:t>new</w:t>
      </w:r>
      <w:r>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Pr>
          <w:rFonts w:ascii="Courier New" w:hAnsi="Courier New"/>
          <w:b/>
        </w:rPr>
        <w:t>new</w:t>
      </w:r>
      <w:r>
        <w:t xml:space="preserve"> expression that invokes that constructor.</w:t>
      </w:r>
    </w:p>
    <w:p w14:paraId="7715061B" w14:textId="77777777" w:rsidR="004C02EF" w:rsidRDefault="004C02EF" w:rsidP="004C02EF">
      <w:r>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Pr>
          <w:b/>
        </w:rPr>
        <w:t>undefined</w:t>
      </w:r>
      <w:r>
        <w:t xml:space="preserve"> value.</w:t>
      </w:r>
    </w:p>
    <w:p w14:paraId="7C983F2D" w14:textId="77777777" w:rsidR="004C02EF" w:rsidRDefault="004C02EF" w:rsidP="004C02EF">
      <w:r>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3A7A31">
        <w:rPr>
          <w:rFonts w:cs="Arial"/>
          <w:b/>
        </w:rPr>
        <w:t>TypeError</w:t>
      </w:r>
      <w:r>
        <w:t xml:space="preserve"> exception that is predicated simply on the presence of an extra argument.</w:t>
      </w:r>
    </w:p>
    <w:p w14:paraId="77BCADD6" w14:textId="77777777" w:rsidR="004C02EF" w:rsidRDefault="004C02EF" w:rsidP="004C02EF">
      <w:pPr>
        <w:pStyle w:val="Note"/>
      </w:pPr>
      <w:r w:rsidRPr="002731B8">
        <w:t>NOTE</w:t>
      </w:r>
      <w:r w:rsidRPr="002731B8">
        <w:tab/>
        <w:t>Implementations that add additional capabilities to the set of built-in functions are encouraged to do so by adding new functions rather than adding new parameters to existing functions.</w:t>
      </w:r>
    </w:p>
    <w:p w14:paraId="1C65DAC3" w14:textId="77777777" w:rsidR="004C02EF" w:rsidRDefault="004C02EF" w:rsidP="004C02EF">
      <w:r>
        <w:t xml:space="preserve">Every built-in function and every built-in constructor has the Function prototype object, which is the initial value of the expression </w:t>
      </w:r>
      <w:r>
        <w:rPr>
          <w:rFonts w:ascii="Courier New" w:hAnsi="Courier New"/>
          <w:b/>
        </w:rPr>
        <w:t>Function.prototype</w:t>
      </w:r>
      <w:r>
        <w:t xml:space="preserve"> (15.3.4), as the value of its [[Prototype]] internal property.</w:t>
      </w:r>
    </w:p>
    <w:p w14:paraId="0A863399" w14:textId="77777777" w:rsidR="004C02EF" w:rsidRDefault="004C02EF" w:rsidP="004C02EF">
      <w:r>
        <w:t xml:space="preserve">Unless otherwise specified every built-in prototype object has the Object prototype object, which is the initial value of the expression </w:t>
      </w:r>
      <w:r>
        <w:rPr>
          <w:rFonts w:ascii="Courier New" w:hAnsi="Courier New"/>
          <w:b/>
        </w:rPr>
        <w:t>Object.prototype</w:t>
      </w:r>
      <w:r>
        <w:t xml:space="preserve"> (15.2.4), as the value of its [[Prototype]] internal property, except the Object prototype object itself.</w:t>
      </w:r>
    </w:p>
    <w:p w14:paraId="5976365E" w14:textId="77777777" w:rsidR="004C02EF" w:rsidRDefault="004C02EF" w:rsidP="0038160B">
      <w:r>
        <w:t xml:space="preserve">None of the built-in functions described in this clause that are not constructors shall implement the [[Construct]] internal method unless otherwise specified in the description of a particular function. </w:t>
      </w:r>
      <w:commentRangeStart w:id="6578"/>
      <w:ins w:id="6579" w:author="Allen Wirfs-Brock" w:date="2011-07-07T11:43:00Z">
        <w:r w:rsidR="0038160B">
          <w:t xml:space="preserve">The behavior specified in this clause for each built-in function is the specification of the [[Call]] internal method behavior for that function.  </w:t>
        </w:r>
      </w:ins>
      <w:commentRangeEnd w:id="6578"/>
      <w:ins w:id="6580" w:author="Allen Wirfs-Brock" w:date="2011-07-07T11:44:00Z">
        <w:r w:rsidR="0038160B">
          <w:rPr>
            <w:rStyle w:val="af4"/>
          </w:rPr>
          <w:commentReference w:id="6578"/>
        </w:r>
      </w:ins>
      <w:r>
        <w:t xml:space="preserve">None of the built-in functions described in this clause shall have a </w:t>
      </w:r>
      <w:r>
        <w:rPr>
          <w:rFonts w:ascii="Courier New" w:hAnsi="Courier New"/>
          <w:b/>
        </w:rPr>
        <w:t>prototype</w:t>
      </w:r>
      <w:r>
        <w:t xml:space="preserve"> property unless otherwise specified in the description of a particular function.</w:t>
      </w:r>
    </w:p>
    <w:p w14:paraId="2710A06C" w14:textId="77777777" w:rsidR="004C02EF" w:rsidRDefault="004C02EF" w:rsidP="004C02EF">
      <w:r>
        <w:t xml:space="preserve">This clause generally describes distinct behaviours for when a constructor is “called as a function” and for when it is “called as part of a </w:t>
      </w:r>
      <w:r w:rsidRPr="00C552D7">
        <w:rPr>
          <w:b/>
        </w:rPr>
        <w:t>new</w:t>
      </w:r>
      <w:r>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43E714C5" w14:textId="77777777" w:rsidR="004C02EF" w:rsidRDefault="004C02EF" w:rsidP="004C02EF">
      <w:r>
        <w:t xml:space="preserve">Every built-in Function object described in this clause—whether as a constructor, an ordinary function, or both—has a </w:t>
      </w:r>
      <w:r>
        <w:rPr>
          <w:rFonts w:ascii="Courier New" w:hAnsi="Courier New"/>
          <w:b/>
        </w:rPr>
        <w:t>length</w:t>
      </w:r>
      <w:r>
        <w:t xml:space="preserve"> property whose value is an integer. Unless otherwise specified, this value is equal to the largest number of named arguments shown in the subclause headings for the function description, including optional parameters.</w:t>
      </w:r>
    </w:p>
    <w:p w14:paraId="131492A0" w14:textId="77777777" w:rsidR="004C02EF" w:rsidRDefault="004C02EF" w:rsidP="004C02EF">
      <w:pPr>
        <w:pStyle w:val="Note"/>
      </w:pPr>
      <w:r w:rsidRPr="002731B8">
        <w:t>NOTE</w:t>
      </w:r>
      <w:r w:rsidRPr="002731B8">
        <w:tab/>
        <w:t xml:space="preserve">For example, the Function object that is the initial value of the </w:t>
      </w:r>
      <w:r w:rsidRPr="002731B8">
        <w:rPr>
          <w:rFonts w:ascii="Courier New" w:hAnsi="Courier New"/>
        </w:rPr>
        <w:t>slice</w:t>
      </w:r>
      <w:r w:rsidRPr="002731B8">
        <w:t xml:space="preserve"> property of the String prototype object is described under the </w:t>
      </w:r>
      <w:r>
        <w:t>subclause</w:t>
      </w:r>
      <w:r w:rsidRPr="002731B8">
        <w:t xml:space="preserve"> heading “String.prototype.slice (start, end)” which shows the two named arguments start and end; therefore the value of the </w:t>
      </w:r>
      <w:r w:rsidRPr="002731B8">
        <w:rPr>
          <w:rFonts w:ascii="Courier New" w:hAnsi="Courier New"/>
        </w:rPr>
        <w:t>length</w:t>
      </w:r>
      <w:r w:rsidRPr="002731B8">
        <w:t xml:space="preserve"> property of that Function object is </w:t>
      </w:r>
      <w:r w:rsidRPr="002731B8">
        <w:rPr>
          <w:rFonts w:ascii="Courier New" w:hAnsi="Courier New"/>
        </w:rPr>
        <w:t>2</w:t>
      </w:r>
      <w:r w:rsidRPr="002731B8">
        <w:t>.</w:t>
      </w:r>
    </w:p>
    <w:p w14:paraId="1749BB6D" w14:textId="77777777" w:rsidR="004C02EF" w:rsidRDefault="004C02EF" w:rsidP="004C02EF">
      <w:r>
        <w:t xml:space="preserve">In every case, the </w:t>
      </w:r>
      <w:r>
        <w:rPr>
          <w:rFonts w:ascii="Courier New" w:hAnsi="Courier New"/>
          <w:b/>
        </w:rPr>
        <w:t>length</w:t>
      </w:r>
      <w:r>
        <w:t xml:space="preserve"> property of a built-in Function object described in this clause has the attributes { [[Writable]]: </w:t>
      </w:r>
      <w:r w:rsidRPr="00DD3B2B">
        <w:rPr>
          <w:b/>
        </w:rPr>
        <w:t>false</w:t>
      </w:r>
      <w:r>
        <w:t xml:space="preserve">, [[Enumerable]]: </w:t>
      </w:r>
      <w:r w:rsidRPr="00DD3B2B">
        <w:rPr>
          <w:b/>
        </w:rPr>
        <w:t>false</w:t>
      </w:r>
      <w:r>
        <w:t xml:space="preserve">, [[Configurable]]: </w:t>
      </w:r>
      <w:r w:rsidRPr="00DD3B2B">
        <w:rPr>
          <w:b/>
        </w:rPr>
        <w:t>false</w:t>
      </w:r>
      <w:r>
        <w:t xml:space="preserve"> }. Every other property described in this clause has the attributes { [[Writable]]: </w:t>
      </w:r>
      <w:r w:rsidRPr="00DD3B2B">
        <w:rPr>
          <w:b/>
        </w:rPr>
        <w:t>true</w:t>
      </w:r>
      <w:r>
        <w:t xml:space="preserve">, [[Enumerable]]: </w:t>
      </w:r>
      <w:r w:rsidRPr="00DD3B2B">
        <w:rPr>
          <w:b/>
        </w:rPr>
        <w:t>false</w:t>
      </w:r>
      <w:r>
        <w:t xml:space="preserve">, [[Configurable]]: </w:t>
      </w:r>
      <w:r w:rsidRPr="00DD3B2B">
        <w:rPr>
          <w:b/>
        </w:rPr>
        <w:t>true</w:t>
      </w:r>
      <w:r>
        <w:t xml:space="preserve"> } unless otherwise specified.</w:t>
      </w:r>
      <w:bookmarkStart w:id="6582" w:name="_Toc382212248"/>
      <w:bookmarkStart w:id="6583" w:name="_Toc382212811"/>
      <w:bookmarkStart w:id="6584" w:name="_Toc382291593"/>
      <w:bookmarkStart w:id="6585" w:name="_Toc385672242"/>
      <w:bookmarkStart w:id="6586" w:name="_Toc393690346"/>
    </w:p>
    <w:p w14:paraId="02A7FA07" w14:textId="77777777" w:rsidR="004C02EF" w:rsidRDefault="004C02EF" w:rsidP="00B43482">
      <w:pPr>
        <w:pStyle w:val="20"/>
        <w:numPr>
          <w:ilvl w:val="0"/>
          <w:numId w:val="0"/>
        </w:numPr>
      </w:pPr>
      <w:bookmarkStart w:id="6587" w:name="_Ref457031693"/>
      <w:bookmarkStart w:id="6588" w:name="_Toc472818902"/>
      <w:bookmarkStart w:id="6589" w:name="_Toc235503480"/>
      <w:bookmarkStart w:id="6590" w:name="_Toc241509255"/>
      <w:bookmarkStart w:id="6591" w:name="_Toc244416742"/>
      <w:bookmarkStart w:id="6592" w:name="_Toc276631106"/>
      <w:bookmarkStart w:id="6593" w:name="_Toc178387117"/>
      <w:r>
        <w:t>15.1</w:t>
      </w:r>
      <w:r>
        <w:tab/>
        <w:t>The Global Objec</w:t>
      </w:r>
      <w:bookmarkEnd w:id="6582"/>
      <w:bookmarkEnd w:id="6583"/>
      <w:bookmarkEnd w:id="6584"/>
      <w:bookmarkEnd w:id="6585"/>
      <w:bookmarkEnd w:id="6586"/>
      <w:r>
        <w:t>t</w:t>
      </w:r>
      <w:bookmarkEnd w:id="6587"/>
      <w:bookmarkEnd w:id="6588"/>
      <w:bookmarkEnd w:id="6589"/>
      <w:bookmarkEnd w:id="6590"/>
      <w:bookmarkEnd w:id="6591"/>
      <w:bookmarkEnd w:id="6592"/>
      <w:bookmarkEnd w:id="6593"/>
    </w:p>
    <w:p w14:paraId="012F7F37" w14:textId="77777777" w:rsidR="004C02EF" w:rsidRDefault="004C02EF" w:rsidP="004C02EF">
      <w:r>
        <w:t xml:space="preserve">The unique </w:t>
      </w:r>
      <w:r>
        <w:rPr>
          <w:i/>
        </w:rPr>
        <w:t>global object</w:t>
      </w:r>
      <w:r>
        <w:t xml:space="preserve"> is created before control enters any execution context. </w:t>
      </w:r>
    </w:p>
    <w:p w14:paraId="16301BF4" w14:textId="77777777" w:rsidR="004C02EF" w:rsidRDefault="004C02EF" w:rsidP="004C02EF">
      <w:r>
        <w:t xml:space="preserve">Unless otherwise specified, the standard built-in properties of the global object have attributes {[[Writable]]: </w:t>
      </w:r>
      <w:r w:rsidRPr="000D2E70">
        <w:rPr>
          <w:b/>
        </w:rPr>
        <w:t>true</w:t>
      </w:r>
      <w:r>
        <w:t xml:space="preserve">, [[Enumerable]]: </w:t>
      </w:r>
      <w:r>
        <w:rPr>
          <w:b/>
        </w:rPr>
        <w:t>false</w:t>
      </w:r>
      <w:r>
        <w:t xml:space="preserve">, [[Configurable]]: </w:t>
      </w:r>
      <w:r w:rsidRPr="000D2E70">
        <w:rPr>
          <w:b/>
        </w:rPr>
        <w:t>true</w:t>
      </w:r>
      <w:r>
        <w:t>}.</w:t>
      </w:r>
    </w:p>
    <w:p w14:paraId="4EAD283D" w14:textId="77777777" w:rsidR="004C02EF" w:rsidRDefault="004C02EF" w:rsidP="004C02EF">
      <w:r>
        <w:t xml:space="preserve">The global object does not have a [[Construct]] internal property; it is not possible to use the global object as a constructor with the </w:t>
      </w:r>
      <w:r>
        <w:rPr>
          <w:rFonts w:ascii="Courier New" w:hAnsi="Courier New"/>
          <w:b/>
        </w:rPr>
        <w:t>new</w:t>
      </w:r>
      <w:r>
        <w:t xml:space="preserve"> operator.</w:t>
      </w:r>
      <w:bookmarkStart w:id="6594" w:name="_Toc382291594"/>
      <w:bookmarkStart w:id="6595" w:name="_Toc385672243"/>
    </w:p>
    <w:p w14:paraId="63ED999C" w14:textId="77777777" w:rsidR="004C02EF" w:rsidRDefault="004C02EF" w:rsidP="004C02EF">
      <w:r>
        <w:t>The global object does not have a [[Call]] internal property; it is not possible to invoke the global object as a function.</w:t>
      </w:r>
    </w:p>
    <w:p w14:paraId="2D2AE5D7" w14:textId="77777777" w:rsidR="004C02EF" w:rsidRDefault="004C02EF" w:rsidP="004C02EF">
      <w:r>
        <w:t>The value</w:t>
      </w:r>
      <w:del w:id="6596" w:author="Rev 3 Allen Wirfs-Brock" w:date="2011-08-30T11:34:00Z">
        <w:r w:rsidDel="00F937DA">
          <w:delText>s</w:delText>
        </w:r>
      </w:del>
      <w:r>
        <w:t xml:space="preserve"> of the [[Prototype]] </w:t>
      </w:r>
      <w:del w:id="6597" w:author="Allen Wirfs-Brock" w:date="2011-07-02T13:24:00Z">
        <w:r w:rsidDel="008962D8">
          <w:delText xml:space="preserve">and [[Class]] </w:delText>
        </w:r>
      </w:del>
      <w:r>
        <w:t>internal propert</w:t>
      </w:r>
      <w:ins w:id="6598" w:author="Rev 3 Allen Wirfs-Brock" w:date="2011-08-30T11:34:00Z">
        <w:r w:rsidR="00F937DA">
          <w:t>y</w:t>
        </w:r>
      </w:ins>
      <w:del w:id="6599" w:author="Rev 3 Allen Wirfs-Brock" w:date="2011-08-30T11:34:00Z">
        <w:r w:rsidDel="00F937DA">
          <w:delText>ies</w:delText>
        </w:r>
      </w:del>
      <w:r>
        <w:t xml:space="preserve"> of the global object </w:t>
      </w:r>
      <w:del w:id="6600" w:author="Rev 3 Allen Wirfs-Brock" w:date="2011-08-30T11:34:00Z">
        <w:r w:rsidDel="00F937DA">
          <w:delText xml:space="preserve">are </w:delText>
        </w:r>
      </w:del>
      <w:ins w:id="6601" w:author="Rev 3 Allen Wirfs-Brock" w:date="2011-08-30T11:34:00Z">
        <w:r w:rsidR="00F937DA">
          <w:t xml:space="preserve">is </w:t>
        </w:r>
      </w:ins>
      <w:r>
        <w:t>implementation-dependent.</w:t>
      </w:r>
      <w:bookmarkStart w:id="6602" w:name="_Toc393690347"/>
    </w:p>
    <w:p w14:paraId="61C03FB9" w14:textId="77777777" w:rsidR="004C02EF" w:rsidRPr="00D00D4A" w:rsidRDefault="004C02EF" w:rsidP="004C02EF">
      <w:r w:rsidRPr="00D00D4A">
        <w:t xml:space="preserve">In addition to the properties defined in this specification the global object may have additional host defined properties. This may include a property whose value is the global object itself; for example, in the HTML document object model the </w:t>
      </w:r>
      <w:r>
        <w:rPr>
          <w:rFonts w:ascii="Courier New" w:hAnsi="Courier New"/>
          <w:b/>
        </w:rPr>
        <w:t>window</w:t>
      </w:r>
      <w:r w:rsidRPr="00D00D4A">
        <w:t xml:space="preserve"> property of the global object is the global object itself.</w:t>
      </w:r>
    </w:p>
    <w:p w14:paraId="27597526" w14:textId="77777777" w:rsidR="004C02EF" w:rsidRDefault="004C02EF" w:rsidP="00B43482">
      <w:pPr>
        <w:pStyle w:val="30"/>
        <w:numPr>
          <w:ilvl w:val="0"/>
          <w:numId w:val="0"/>
        </w:numPr>
      </w:pPr>
      <w:bookmarkStart w:id="6603" w:name="_Toc472818903"/>
      <w:bookmarkStart w:id="6604" w:name="_Toc235503481"/>
      <w:bookmarkStart w:id="6605" w:name="_Toc241509256"/>
      <w:bookmarkStart w:id="6606" w:name="_Toc244416743"/>
      <w:bookmarkStart w:id="6607" w:name="_Toc276631107"/>
      <w:bookmarkStart w:id="6608" w:name="_Toc178387118"/>
      <w:r>
        <w:t>15.1.1</w:t>
      </w:r>
      <w:r>
        <w:tab/>
        <w:t>Value Properties of the Global Objec</w:t>
      </w:r>
      <w:bookmarkEnd w:id="6594"/>
      <w:bookmarkEnd w:id="6595"/>
      <w:bookmarkEnd w:id="6602"/>
      <w:r>
        <w:t>t</w:t>
      </w:r>
      <w:bookmarkStart w:id="6609" w:name="_Toc385672244"/>
      <w:bookmarkStart w:id="6610" w:name="_Toc393690348"/>
      <w:bookmarkStart w:id="6611" w:name="_Toc382291595"/>
      <w:bookmarkEnd w:id="6603"/>
      <w:bookmarkEnd w:id="6604"/>
      <w:bookmarkEnd w:id="6605"/>
      <w:bookmarkEnd w:id="6606"/>
      <w:bookmarkEnd w:id="6607"/>
      <w:bookmarkEnd w:id="6608"/>
    </w:p>
    <w:p w14:paraId="2DEFFD96" w14:textId="77777777" w:rsidR="004C02EF" w:rsidRDefault="004C02EF" w:rsidP="004C02EF">
      <w:pPr>
        <w:pStyle w:val="40"/>
        <w:numPr>
          <w:ilvl w:val="0"/>
          <w:numId w:val="0"/>
        </w:numPr>
      </w:pPr>
      <w:bookmarkStart w:id="6612" w:name="_Ref449966769"/>
      <w:r>
        <w:t>15.1.1.1</w:t>
      </w:r>
      <w:r>
        <w:tab/>
        <w:t>Na</w:t>
      </w:r>
      <w:bookmarkEnd w:id="6609"/>
      <w:bookmarkEnd w:id="6610"/>
      <w:r>
        <w:t>N</w:t>
      </w:r>
      <w:bookmarkEnd w:id="6612"/>
    </w:p>
    <w:p w14:paraId="6AE0219B" w14:textId="77777777" w:rsidR="004C02EF" w:rsidRDefault="004C02EF" w:rsidP="004C02EF">
      <w:r>
        <w:t xml:space="preserve">The value of </w:t>
      </w:r>
      <w:r>
        <w:rPr>
          <w:rFonts w:ascii="Courier New" w:hAnsi="Courier New"/>
          <w:b/>
        </w:rPr>
        <w:t>NaN</w:t>
      </w:r>
      <w:r>
        <w:t xml:space="preserve"> is </w:t>
      </w:r>
      <w:r>
        <w:rPr>
          <w:b/>
        </w:rPr>
        <w:t>NaN</w:t>
      </w:r>
      <w:bookmarkStart w:id="6613" w:name="_Toc385672245"/>
      <w:bookmarkStart w:id="6614" w:name="_Toc393690349"/>
      <w:r>
        <w:t xml:space="preserve"> (see 8.5). This property has the attributes { [[Writable]]: </w:t>
      </w:r>
      <w:r>
        <w:rPr>
          <w:b/>
        </w:rPr>
        <w:t>false</w:t>
      </w:r>
      <w:r>
        <w:t xml:space="preserve">, [[Enumerable]]: </w:t>
      </w:r>
      <w:r w:rsidRPr="00DD3B2B">
        <w:rPr>
          <w:b/>
        </w:rPr>
        <w:t>false</w:t>
      </w:r>
      <w:r>
        <w:t xml:space="preserve">, [[Configurable]]: </w:t>
      </w:r>
      <w:r>
        <w:rPr>
          <w:b/>
        </w:rPr>
        <w:t>false</w:t>
      </w:r>
      <w:r>
        <w:t xml:space="preserve"> }.</w:t>
      </w:r>
    </w:p>
    <w:p w14:paraId="33762767" w14:textId="77777777" w:rsidR="004C02EF" w:rsidRDefault="004C02EF" w:rsidP="004C02EF">
      <w:pPr>
        <w:pStyle w:val="40"/>
        <w:numPr>
          <w:ilvl w:val="0"/>
          <w:numId w:val="0"/>
        </w:numPr>
      </w:pPr>
      <w:bookmarkStart w:id="6615" w:name="_Ref449966787"/>
      <w:r>
        <w:t>15.1.1.2</w:t>
      </w:r>
      <w:r>
        <w:tab/>
        <w:t>Infinit</w:t>
      </w:r>
      <w:bookmarkEnd w:id="6613"/>
      <w:bookmarkEnd w:id="6614"/>
      <w:r>
        <w:t>y</w:t>
      </w:r>
      <w:bookmarkEnd w:id="6615"/>
    </w:p>
    <w:p w14:paraId="56D26A11" w14:textId="77777777" w:rsidR="004C02EF" w:rsidRDefault="004C02EF" w:rsidP="004C02EF">
      <w:r>
        <w:t xml:space="preserve">The value of </w:t>
      </w:r>
      <w:r>
        <w:rPr>
          <w:rFonts w:ascii="Courier New" w:hAnsi="Courier New"/>
          <w:b/>
        </w:rPr>
        <w:t>Infinity</w:t>
      </w:r>
      <w:r>
        <w:t xml:space="preserve"> is </w:t>
      </w:r>
      <w:r>
        <w:rPr>
          <w:b/>
        </w:rPr>
        <w:t>+</w:t>
      </w:r>
      <w:r>
        <w:rPr>
          <w:b/>
        </w:rPr>
        <w:sym w:font="Symbol" w:char="F0A5"/>
      </w:r>
      <w:r>
        <w:t xml:space="preserve"> (see 8.5).</w:t>
      </w:r>
      <w:bookmarkStart w:id="6616" w:name="_Toc385672246"/>
      <w:bookmarkStart w:id="6617" w:name="_Toc393690350"/>
      <w:r>
        <w:t xml:space="preserve"> This property has the attributes { [[Writable]]: </w:t>
      </w:r>
      <w:r>
        <w:rPr>
          <w:b/>
        </w:rPr>
        <w:t>false</w:t>
      </w:r>
      <w:r>
        <w:t xml:space="preserve">, [[Enumerable]]: </w:t>
      </w:r>
      <w:r w:rsidRPr="00DD3B2B">
        <w:rPr>
          <w:b/>
        </w:rPr>
        <w:t>false</w:t>
      </w:r>
      <w:r>
        <w:t xml:space="preserve">, [[Configurable]]: </w:t>
      </w:r>
      <w:r>
        <w:rPr>
          <w:b/>
        </w:rPr>
        <w:t>false</w:t>
      </w:r>
      <w:r w:rsidDel="00861F1C">
        <w:t xml:space="preserve"> </w:t>
      </w:r>
      <w:r>
        <w:t>}.</w:t>
      </w:r>
    </w:p>
    <w:p w14:paraId="613BEB3C" w14:textId="77777777" w:rsidR="004C02EF" w:rsidRDefault="004C02EF" w:rsidP="004C02EF">
      <w:pPr>
        <w:pStyle w:val="40"/>
        <w:numPr>
          <w:ilvl w:val="0"/>
          <w:numId w:val="0"/>
        </w:numPr>
      </w:pPr>
      <w:bookmarkStart w:id="6618" w:name="_Ref449966804"/>
      <w:r>
        <w:t>15.1.1.3</w:t>
      </w:r>
      <w:r>
        <w:tab/>
        <w:t>undefined</w:t>
      </w:r>
      <w:bookmarkEnd w:id="6618"/>
    </w:p>
    <w:p w14:paraId="52BC4D90" w14:textId="77777777" w:rsidR="004C02EF" w:rsidRDefault="004C02EF" w:rsidP="004C02EF">
      <w:r>
        <w:t xml:space="preserve">The value of </w:t>
      </w:r>
      <w:r>
        <w:rPr>
          <w:rFonts w:ascii="Courier New" w:hAnsi="Courier New"/>
          <w:b/>
        </w:rPr>
        <w:t>undefined</w:t>
      </w:r>
      <w:r>
        <w:t xml:space="preserve"> is </w:t>
      </w:r>
      <w:r>
        <w:rPr>
          <w:b/>
        </w:rPr>
        <w:t>undefined</w:t>
      </w:r>
      <w:r>
        <w:t xml:space="preserve"> (see 8.1). This property has the attributes { [[Writable]]: </w:t>
      </w:r>
      <w:r>
        <w:rPr>
          <w:b/>
        </w:rPr>
        <w:t>false</w:t>
      </w:r>
      <w:r>
        <w:t xml:space="preserve">, [[Enumerable]]: </w:t>
      </w:r>
      <w:r w:rsidRPr="00DD3B2B">
        <w:rPr>
          <w:b/>
        </w:rPr>
        <w:t>false</w:t>
      </w:r>
      <w:r>
        <w:t xml:space="preserve">, [[Configurable]]: </w:t>
      </w:r>
      <w:r>
        <w:rPr>
          <w:b/>
        </w:rPr>
        <w:t>false</w:t>
      </w:r>
      <w:r w:rsidDel="00861F1C">
        <w:t xml:space="preserve"> </w:t>
      </w:r>
      <w:r>
        <w:t>}.</w:t>
      </w:r>
    </w:p>
    <w:p w14:paraId="1CF87551" w14:textId="77777777" w:rsidR="004C02EF" w:rsidRDefault="004C02EF" w:rsidP="00B43482">
      <w:pPr>
        <w:pStyle w:val="30"/>
        <w:numPr>
          <w:ilvl w:val="0"/>
          <w:numId w:val="0"/>
        </w:numPr>
      </w:pPr>
      <w:bookmarkStart w:id="6619" w:name="_Toc472818904"/>
      <w:bookmarkStart w:id="6620" w:name="_Toc235503482"/>
      <w:bookmarkStart w:id="6621" w:name="_Toc241509257"/>
      <w:bookmarkStart w:id="6622" w:name="_Toc244416744"/>
      <w:bookmarkStart w:id="6623" w:name="_Toc276631108"/>
      <w:bookmarkStart w:id="6624" w:name="_Toc178387119"/>
      <w:r>
        <w:t>15.1.2</w:t>
      </w:r>
      <w:r>
        <w:tab/>
        <w:t>Function Properties of the Global Objec</w:t>
      </w:r>
      <w:bookmarkEnd w:id="6611"/>
      <w:bookmarkEnd w:id="6616"/>
      <w:bookmarkEnd w:id="6617"/>
      <w:r>
        <w:t>t</w:t>
      </w:r>
      <w:bookmarkStart w:id="6625" w:name="_Toc382291596"/>
      <w:bookmarkStart w:id="6626" w:name="_Toc385672247"/>
      <w:bookmarkStart w:id="6627" w:name="_Toc393690351"/>
      <w:bookmarkEnd w:id="6619"/>
      <w:bookmarkEnd w:id="6620"/>
      <w:bookmarkEnd w:id="6621"/>
      <w:bookmarkEnd w:id="6622"/>
      <w:bookmarkEnd w:id="6623"/>
      <w:bookmarkEnd w:id="6624"/>
    </w:p>
    <w:p w14:paraId="02B95C67" w14:textId="77777777" w:rsidR="004C02EF" w:rsidRDefault="004C02EF" w:rsidP="004C02EF">
      <w:pPr>
        <w:pStyle w:val="40"/>
        <w:numPr>
          <w:ilvl w:val="0"/>
          <w:numId w:val="0"/>
        </w:numPr>
      </w:pPr>
      <w:bookmarkStart w:id="6628" w:name="_Ref449966832"/>
      <w:r>
        <w:t>15.1.2.1</w:t>
      </w:r>
      <w:r>
        <w:tab/>
        <w:t>eval (x</w:t>
      </w:r>
      <w:bookmarkEnd w:id="6625"/>
      <w:bookmarkEnd w:id="6626"/>
      <w:bookmarkEnd w:id="6627"/>
      <w:r>
        <w:t>)</w:t>
      </w:r>
      <w:bookmarkEnd w:id="6628"/>
    </w:p>
    <w:p w14:paraId="1C1A82D5" w14:textId="77777777" w:rsidR="004C02EF" w:rsidRDefault="004C02EF" w:rsidP="004C02EF">
      <w:r>
        <w:t xml:space="preserve">When the </w:t>
      </w:r>
      <w:r>
        <w:rPr>
          <w:rFonts w:ascii="Courier New" w:hAnsi="Courier New"/>
          <w:b/>
        </w:rPr>
        <w:t>eval</w:t>
      </w:r>
      <w:r>
        <w:t xml:space="preserve"> function is called with one argument </w:t>
      </w:r>
      <w:r w:rsidRPr="002731B8">
        <w:rPr>
          <w:rFonts w:ascii="Times New Roman" w:hAnsi="Times New Roman"/>
          <w:i/>
        </w:rPr>
        <w:t>x</w:t>
      </w:r>
      <w:r>
        <w:t>, the following steps are taken:</w:t>
      </w:r>
    </w:p>
    <w:p w14:paraId="4019EDB0"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If </w:t>
      </w:r>
      <w:r>
        <w:rPr>
          <w:rFonts w:ascii="Times New Roman" w:hAnsi="Times New Roman"/>
        </w:rPr>
        <w:t>Type(</w:t>
      </w:r>
      <w:r w:rsidRPr="002731B8">
        <w:rPr>
          <w:rFonts w:ascii="Times New Roman" w:hAnsi="Times New Roman"/>
          <w:i/>
        </w:rPr>
        <w:t>x</w:t>
      </w:r>
      <w:r>
        <w:rPr>
          <w:rFonts w:ascii="Times New Roman" w:hAnsi="Times New Roman"/>
        </w:rPr>
        <w:t>)</w:t>
      </w:r>
      <w:r w:rsidRPr="002731B8">
        <w:rPr>
          <w:rFonts w:ascii="Times New Roman" w:hAnsi="Times New Roman"/>
        </w:rPr>
        <w:t xml:space="preserve"> is not </w:t>
      </w:r>
      <w:r>
        <w:rPr>
          <w:rFonts w:ascii="Times New Roman" w:hAnsi="Times New Roman"/>
        </w:rPr>
        <w:t>S</w:t>
      </w:r>
      <w:r w:rsidRPr="002731B8">
        <w:rPr>
          <w:rFonts w:ascii="Times New Roman" w:hAnsi="Times New Roman"/>
        </w:rPr>
        <w:t xml:space="preserve">tring, return </w:t>
      </w:r>
      <w:r w:rsidRPr="002731B8">
        <w:rPr>
          <w:rFonts w:ascii="Times New Roman" w:hAnsi="Times New Roman"/>
          <w:i/>
        </w:rPr>
        <w:t>x</w:t>
      </w:r>
      <w:r w:rsidRPr="002731B8">
        <w:rPr>
          <w:rFonts w:ascii="Times New Roman" w:hAnsi="Times New Roman"/>
        </w:rPr>
        <w:t>.</w:t>
      </w:r>
    </w:p>
    <w:p w14:paraId="3DC04E48"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Let </w:t>
      </w:r>
      <w:r w:rsidRPr="002731B8">
        <w:rPr>
          <w:rFonts w:ascii="Times New Roman" w:hAnsi="Times New Roman"/>
          <w:i/>
        </w:rPr>
        <w:t xml:space="preserve">prog </w:t>
      </w:r>
      <w:r w:rsidRPr="002731B8">
        <w:rPr>
          <w:rFonts w:ascii="Times New Roman" w:hAnsi="Times New Roman"/>
        </w:rPr>
        <w:t xml:space="preserve">be the ECMAScript code that is the result of parsing </w:t>
      </w:r>
      <w:r w:rsidRPr="002731B8">
        <w:rPr>
          <w:rFonts w:ascii="Times New Roman" w:hAnsi="Times New Roman"/>
          <w:i/>
        </w:rPr>
        <w:t xml:space="preserve">x </w:t>
      </w:r>
      <w:r w:rsidRPr="002731B8">
        <w:rPr>
          <w:rFonts w:ascii="Times New Roman" w:hAnsi="Times New Roman"/>
        </w:rPr>
        <w:t xml:space="preserve">as a </w:t>
      </w:r>
      <w:r w:rsidRPr="002731B8">
        <w:rPr>
          <w:rFonts w:ascii="Times New Roman" w:hAnsi="Times New Roman"/>
          <w:i/>
        </w:rPr>
        <w:t>Program</w:t>
      </w:r>
      <w:r w:rsidRPr="002731B8">
        <w:rPr>
          <w:rFonts w:ascii="Times New Roman" w:hAnsi="Times New Roman"/>
        </w:rPr>
        <w:t xml:space="preserve">. If the parse fails, throw a </w:t>
      </w:r>
      <w:r w:rsidRPr="002731B8">
        <w:rPr>
          <w:rFonts w:ascii="Times New Roman" w:hAnsi="Times New Roman"/>
          <w:b/>
        </w:rPr>
        <w:t>SyntaxError</w:t>
      </w:r>
      <w:r w:rsidRPr="002731B8">
        <w:rPr>
          <w:rFonts w:ascii="Times New Roman" w:hAnsi="Times New Roman"/>
        </w:rPr>
        <w:t xml:space="preserve"> exception (but see also clause 16).</w:t>
      </w:r>
    </w:p>
    <w:p w14:paraId="1587F5BA"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Let </w:t>
      </w:r>
      <w:r w:rsidRPr="002731B8">
        <w:rPr>
          <w:rFonts w:ascii="Times New Roman" w:hAnsi="Times New Roman"/>
          <w:i/>
        </w:rPr>
        <w:t xml:space="preserve">evalCtx </w:t>
      </w:r>
      <w:r w:rsidRPr="002731B8">
        <w:rPr>
          <w:rFonts w:ascii="Times New Roman" w:hAnsi="Times New Roman"/>
        </w:rPr>
        <w:t xml:space="preserve">be the result of establishing a new execution context (10.4.2) for the eval code </w:t>
      </w:r>
      <w:r w:rsidRPr="002731B8">
        <w:rPr>
          <w:rFonts w:ascii="Times New Roman" w:hAnsi="Times New Roman"/>
          <w:i/>
        </w:rPr>
        <w:t>prog</w:t>
      </w:r>
      <w:r w:rsidRPr="002731B8">
        <w:rPr>
          <w:rFonts w:ascii="Times New Roman" w:hAnsi="Times New Roman"/>
        </w:rPr>
        <w:t>.</w:t>
      </w:r>
    </w:p>
    <w:p w14:paraId="1BEAA4AF"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Let </w:t>
      </w:r>
      <w:r w:rsidRPr="002731B8">
        <w:rPr>
          <w:rFonts w:ascii="Times New Roman" w:hAnsi="Times New Roman"/>
          <w:i/>
        </w:rPr>
        <w:t xml:space="preserve">result </w:t>
      </w:r>
      <w:r w:rsidRPr="002731B8">
        <w:rPr>
          <w:rFonts w:ascii="Times New Roman" w:hAnsi="Times New Roman"/>
        </w:rPr>
        <w:t xml:space="preserve">be the result of evaluating the program </w:t>
      </w:r>
      <w:r w:rsidRPr="002731B8">
        <w:rPr>
          <w:rFonts w:ascii="Times New Roman" w:hAnsi="Times New Roman"/>
          <w:i/>
        </w:rPr>
        <w:t>prog</w:t>
      </w:r>
      <w:r w:rsidRPr="002731B8">
        <w:rPr>
          <w:rFonts w:ascii="Times New Roman" w:hAnsi="Times New Roman"/>
        </w:rPr>
        <w:t>.</w:t>
      </w:r>
    </w:p>
    <w:p w14:paraId="13BC8553" w14:textId="77777777" w:rsidR="004C02EF" w:rsidRPr="002731B8" w:rsidRDefault="004C02EF" w:rsidP="004C02EF">
      <w:pPr>
        <w:numPr>
          <w:ilvl w:val="0"/>
          <w:numId w:val="158"/>
        </w:numPr>
        <w:contextualSpacing/>
        <w:rPr>
          <w:rFonts w:ascii="Times New Roman" w:hAnsi="Times New Roman"/>
        </w:rPr>
      </w:pPr>
      <w:bookmarkStart w:id="6629" w:name="_Toc382291597"/>
      <w:bookmarkStart w:id="6630" w:name="_Toc385672248"/>
      <w:bookmarkStart w:id="6631" w:name="_Toc393690352"/>
      <w:r w:rsidRPr="002731B8">
        <w:rPr>
          <w:rFonts w:ascii="Times New Roman" w:hAnsi="Times New Roman"/>
        </w:rPr>
        <w:t xml:space="preserve">Exit the running execution context </w:t>
      </w:r>
      <w:r w:rsidRPr="00612C55">
        <w:rPr>
          <w:rFonts w:ascii="Times New Roman" w:hAnsi="Times New Roman"/>
          <w:i/>
        </w:rPr>
        <w:t>evalCtx</w:t>
      </w:r>
      <w:r w:rsidRPr="002731B8">
        <w:rPr>
          <w:rFonts w:ascii="Times New Roman" w:hAnsi="Times New Roman"/>
        </w:rPr>
        <w:t>, restoring the previous execution context.</w:t>
      </w:r>
    </w:p>
    <w:p w14:paraId="42537A06"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If </w:t>
      </w:r>
      <w:r w:rsidRPr="002731B8">
        <w:rPr>
          <w:rFonts w:ascii="Times New Roman" w:hAnsi="Times New Roman"/>
          <w:i/>
        </w:rPr>
        <w:t>result</w:t>
      </w:r>
      <w:r w:rsidRPr="002731B8">
        <w:rPr>
          <w:rFonts w:ascii="Times New Roman" w:hAnsi="Times New Roman"/>
        </w:rPr>
        <w:t xml:space="preserve">.type is </w:t>
      </w:r>
      <w:r w:rsidRPr="002731B8">
        <w:rPr>
          <w:rFonts w:cs="Arial"/>
        </w:rPr>
        <w:t>normal</w:t>
      </w:r>
      <w:r w:rsidRPr="002731B8">
        <w:rPr>
          <w:rFonts w:ascii="Times New Roman" w:hAnsi="Times New Roman"/>
        </w:rPr>
        <w:t xml:space="preserve"> and its completion value is a value </w:t>
      </w:r>
      <w:r w:rsidRPr="002731B8">
        <w:rPr>
          <w:rFonts w:ascii="Times New Roman" w:hAnsi="Times New Roman"/>
          <w:i/>
        </w:rPr>
        <w:t>V</w:t>
      </w:r>
      <w:r w:rsidRPr="002731B8">
        <w:rPr>
          <w:rFonts w:ascii="Times New Roman" w:hAnsi="Times New Roman"/>
        </w:rPr>
        <w:t xml:space="preserve">, then return the value </w:t>
      </w:r>
      <w:r w:rsidRPr="002731B8">
        <w:rPr>
          <w:rFonts w:ascii="Times New Roman" w:hAnsi="Times New Roman"/>
          <w:i/>
        </w:rPr>
        <w:t>V</w:t>
      </w:r>
      <w:r w:rsidRPr="002731B8">
        <w:rPr>
          <w:rFonts w:ascii="Times New Roman" w:hAnsi="Times New Roman"/>
        </w:rPr>
        <w:t>.</w:t>
      </w:r>
    </w:p>
    <w:p w14:paraId="177D0CDA"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If </w:t>
      </w:r>
      <w:r w:rsidRPr="002731B8">
        <w:rPr>
          <w:rFonts w:ascii="Times New Roman" w:hAnsi="Times New Roman"/>
          <w:i/>
        </w:rPr>
        <w:t>result</w:t>
      </w:r>
      <w:r w:rsidRPr="002731B8">
        <w:rPr>
          <w:rFonts w:ascii="Times New Roman" w:hAnsi="Times New Roman"/>
        </w:rPr>
        <w:t xml:space="preserve">.type is </w:t>
      </w:r>
      <w:r w:rsidRPr="002731B8">
        <w:rPr>
          <w:rFonts w:cs="Arial"/>
        </w:rPr>
        <w:t>normal</w:t>
      </w:r>
      <w:r w:rsidRPr="002731B8">
        <w:rPr>
          <w:rFonts w:ascii="Times New Roman" w:hAnsi="Times New Roman"/>
        </w:rPr>
        <w:t xml:space="preserve"> and its completion value is </w:t>
      </w:r>
      <w:r w:rsidRPr="002731B8">
        <w:rPr>
          <w:rFonts w:cs="Arial"/>
        </w:rPr>
        <w:t>empty</w:t>
      </w:r>
      <w:r w:rsidRPr="002731B8">
        <w:rPr>
          <w:rFonts w:ascii="Times New Roman" w:hAnsi="Times New Roman"/>
        </w:rPr>
        <w:t xml:space="preserve">, then return the value </w:t>
      </w:r>
      <w:r w:rsidRPr="002731B8">
        <w:rPr>
          <w:rFonts w:ascii="Times New Roman" w:hAnsi="Times New Roman"/>
          <w:b/>
        </w:rPr>
        <w:t>undefined</w:t>
      </w:r>
      <w:r w:rsidRPr="002731B8">
        <w:rPr>
          <w:rFonts w:ascii="Times New Roman" w:hAnsi="Times New Roman"/>
        </w:rPr>
        <w:t>.</w:t>
      </w:r>
    </w:p>
    <w:p w14:paraId="3362C46A" w14:textId="77777777" w:rsidR="004C02EF" w:rsidRPr="002731B8" w:rsidRDefault="004C02EF" w:rsidP="004C02EF">
      <w:pPr>
        <w:numPr>
          <w:ilvl w:val="0"/>
          <w:numId w:val="158"/>
        </w:numPr>
        <w:contextualSpacing/>
        <w:rPr>
          <w:rFonts w:ascii="Times New Roman" w:hAnsi="Times New Roman"/>
        </w:rPr>
      </w:pPr>
      <w:r w:rsidRPr="002731B8">
        <w:rPr>
          <w:rFonts w:ascii="Times New Roman" w:hAnsi="Times New Roman"/>
        </w:rPr>
        <w:t xml:space="preserve">Otherwise, </w:t>
      </w:r>
      <w:r w:rsidRPr="002731B8">
        <w:rPr>
          <w:rFonts w:ascii="Times New Roman" w:hAnsi="Times New Roman"/>
          <w:i/>
        </w:rPr>
        <w:t>result</w:t>
      </w:r>
      <w:r w:rsidRPr="002731B8">
        <w:rPr>
          <w:rFonts w:ascii="Times New Roman" w:hAnsi="Times New Roman"/>
        </w:rPr>
        <w:t xml:space="preserve">.type must be </w:t>
      </w:r>
      <w:r w:rsidRPr="002731B8">
        <w:rPr>
          <w:rFonts w:cs="Arial"/>
        </w:rPr>
        <w:t>throw</w:t>
      </w:r>
      <w:r w:rsidRPr="002731B8">
        <w:rPr>
          <w:rFonts w:ascii="Times New Roman" w:hAnsi="Times New Roman"/>
        </w:rPr>
        <w:t xml:space="preserve">. Throw </w:t>
      </w:r>
      <w:r w:rsidRPr="002731B8">
        <w:rPr>
          <w:rFonts w:ascii="Times New Roman" w:hAnsi="Times New Roman"/>
          <w:i/>
        </w:rPr>
        <w:t>result</w:t>
      </w:r>
      <w:r w:rsidRPr="002731B8">
        <w:rPr>
          <w:rFonts w:ascii="Times New Roman" w:hAnsi="Times New Roman"/>
        </w:rPr>
        <w:t>.value as an exception.</w:t>
      </w:r>
    </w:p>
    <w:p w14:paraId="6F15D957" w14:textId="77777777" w:rsidR="004C02EF" w:rsidRDefault="004C02EF" w:rsidP="004C02EF">
      <w:pPr>
        <w:pStyle w:val="51"/>
        <w:numPr>
          <w:ilvl w:val="0"/>
          <w:numId w:val="0"/>
        </w:numPr>
      </w:pPr>
      <w:r>
        <w:t>15.1.2.1.1</w:t>
      </w:r>
      <w:r>
        <w:tab/>
        <w:t>Direct Call to Eval</w:t>
      </w:r>
    </w:p>
    <w:p w14:paraId="343FDFB5" w14:textId="77777777" w:rsidR="004C02EF" w:rsidRDefault="004C02EF" w:rsidP="004C02EF">
      <w:r>
        <w:t xml:space="preserve">A direct call to the eval function is one that is expressed as a </w:t>
      </w:r>
      <w:r w:rsidRPr="00E91749">
        <w:rPr>
          <w:rFonts w:ascii="Times New Roman" w:hAnsi="Times New Roman"/>
          <w:i/>
        </w:rPr>
        <w:t>CallExpression</w:t>
      </w:r>
      <w:r>
        <w:t xml:space="preserve"> that meets the following two conditions:</w:t>
      </w:r>
    </w:p>
    <w:p w14:paraId="1175FB66" w14:textId="77777777" w:rsidR="004C02EF" w:rsidRDefault="004C02EF" w:rsidP="004C02EF">
      <w:r>
        <w:t xml:space="preserve">The Reference that is the result of evaluating the </w:t>
      </w:r>
      <w:r w:rsidRPr="00E91749">
        <w:rPr>
          <w:rFonts w:ascii="Times New Roman" w:hAnsi="Times New Roman"/>
          <w:i/>
        </w:rPr>
        <w:t>MemberExpression</w:t>
      </w:r>
      <w:r>
        <w:t xml:space="preserve"> in the </w:t>
      </w:r>
      <w:r w:rsidRPr="00E91749">
        <w:rPr>
          <w:rFonts w:ascii="Times New Roman" w:hAnsi="Times New Roman"/>
          <w:i/>
        </w:rPr>
        <w:t>CallExpression</w:t>
      </w:r>
      <w:r>
        <w:t xml:space="preserve"> has an environment record as its base value and its reference name is </w:t>
      </w:r>
      <w:r>
        <w:rPr>
          <w:rFonts w:ascii="Courier New" w:hAnsi="Courier New" w:cs="Courier New"/>
        </w:rPr>
        <w:t>"</w:t>
      </w:r>
      <w:r w:rsidRPr="000D2E70">
        <w:rPr>
          <w:rFonts w:ascii="Courier New" w:hAnsi="Courier New" w:cs="Courier New"/>
          <w:b/>
        </w:rPr>
        <w:t>eval</w:t>
      </w:r>
      <w:r>
        <w:rPr>
          <w:rFonts w:ascii="Courier New" w:hAnsi="Courier New" w:cs="Courier New"/>
        </w:rPr>
        <w:t>"</w:t>
      </w:r>
      <w:r>
        <w:t>.</w:t>
      </w:r>
    </w:p>
    <w:p w14:paraId="763A26F5" w14:textId="77777777" w:rsidR="004C02EF" w:rsidRDefault="004C02EF" w:rsidP="004C02EF">
      <w:r>
        <w:t>The result of calling the abstract operation GetValue with that Reference as the argument is the standard built-in function defined in 15.1.2.1.</w:t>
      </w:r>
    </w:p>
    <w:p w14:paraId="2FF579F8" w14:textId="77777777" w:rsidR="004C02EF" w:rsidRPr="004563D8" w:rsidRDefault="004C02EF" w:rsidP="004C02EF">
      <w:pPr>
        <w:pStyle w:val="40"/>
        <w:numPr>
          <w:ilvl w:val="0"/>
          <w:numId w:val="0"/>
        </w:numPr>
        <w:rPr>
          <w:lang w:val="en-US"/>
        </w:rPr>
      </w:pPr>
      <w:bookmarkStart w:id="6632" w:name="_Ref457709041"/>
      <w:r w:rsidRPr="00560529">
        <w:t>15.1.2.2</w:t>
      </w:r>
      <w:r w:rsidRPr="00560529">
        <w:tab/>
        <w:t>parseInt (string , radix</w:t>
      </w:r>
      <w:bookmarkEnd w:id="6629"/>
      <w:bookmarkEnd w:id="6630"/>
      <w:bookmarkEnd w:id="6631"/>
      <w:r w:rsidRPr="00560529">
        <w:t>)</w:t>
      </w:r>
      <w:bookmarkEnd w:id="6632"/>
    </w:p>
    <w:p w14:paraId="7754E766" w14:textId="77777777" w:rsidR="004C02EF" w:rsidRDefault="004C02EF" w:rsidP="004C02EF">
      <w:r>
        <w:t xml:space="preserve">The </w:t>
      </w:r>
      <w:r>
        <w:rPr>
          <w:rFonts w:ascii="Courier New" w:hAnsi="Courier New"/>
          <w:b/>
        </w:rPr>
        <w:t>parseInt</w:t>
      </w:r>
      <w:r>
        <w:t xml:space="preserve"> function produces an integer value dictated by interpretation of the contents of the </w:t>
      </w:r>
      <w:r w:rsidRPr="00E91749">
        <w:rPr>
          <w:rFonts w:ascii="Times New Roman" w:hAnsi="Times New Roman"/>
          <w:i/>
        </w:rPr>
        <w:t>string</w:t>
      </w:r>
      <w:r>
        <w:t xml:space="preserve"> argument according to the specified </w:t>
      </w:r>
      <w:r w:rsidRPr="00E91749">
        <w:rPr>
          <w:rFonts w:ascii="Times New Roman" w:hAnsi="Times New Roman"/>
          <w:i/>
        </w:rPr>
        <w:t>radix</w:t>
      </w:r>
      <w:r>
        <w:t xml:space="preserve">. Leading white space in </w:t>
      </w:r>
      <w:r w:rsidRPr="00712698">
        <w:rPr>
          <w:rFonts w:ascii="Times New Roman" w:hAnsi="Times New Roman"/>
          <w:i/>
        </w:rPr>
        <w:t>string</w:t>
      </w:r>
      <w:r>
        <w:t xml:space="preserve"> is ignored. If </w:t>
      </w:r>
      <w:r w:rsidRPr="00E91749">
        <w:rPr>
          <w:rFonts w:ascii="Times New Roman" w:hAnsi="Times New Roman"/>
          <w:i/>
        </w:rPr>
        <w:t>radix</w:t>
      </w:r>
      <w:r>
        <w:t xml:space="preserve"> is </w:t>
      </w:r>
      <w:r>
        <w:rPr>
          <w:b/>
        </w:rPr>
        <w:t>undefined</w:t>
      </w:r>
      <w:r>
        <w:t xml:space="preserve"> or 0, it is assumed to be </w:t>
      </w:r>
      <w:r w:rsidRPr="00FE4CB7">
        <w:rPr>
          <w:rFonts w:ascii="Times New Roman" w:hAnsi="Times New Roman"/>
        </w:rPr>
        <w:t>10</w:t>
      </w:r>
      <w:r>
        <w:t xml:space="preserve"> except when the number begins with the character pairs </w:t>
      </w:r>
      <w:r>
        <w:rPr>
          <w:rFonts w:ascii="Courier New" w:hAnsi="Courier New"/>
          <w:b/>
        </w:rPr>
        <w:t>0x</w:t>
      </w:r>
      <w:r>
        <w:t xml:space="preserve"> or </w:t>
      </w:r>
      <w:r>
        <w:rPr>
          <w:rFonts w:ascii="Courier New" w:hAnsi="Courier New"/>
          <w:b/>
        </w:rPr>
        <w:t>0X</w:t>
      </w:r>
      <w:r>
        <w:t xml:space="preserve">, in which case a radix of 16 is assumed. If </w:t>
      </w:r>
      <w:r w:rsidRPr="00E91749">
        <w:rPr>
          <w:rFonts w:ascii="Times New Roman" w:hAnsi="Times New Roman"/>
          <w:i/>
        </w:rPr>
        <w:t>radix</w:t>
      </w:r>
      <w:r>
        <w:t xml:space="preserve"> is </w:t>
      </w:r>
      <w:r w:rsidRPr="00FE4CB7">
        <w:rPr>
          <w:rFonts w:ascii="Times New Roman" w:hAnsi="Times New Roman"/>
        </w:rPr>
        <w:t>16</w:t>
      </w:r>
      <w:r>
        <w:rPr>
          <w:rFonts w:ascii="Times New Roman" w:hAnsi="Times New Roman"/>
        </w:rPr>
        <w:t>,</w:t>
      </w:r>
      <w:r>
        <w:t xml:space="preserve"> the number may also optionally begin with the character pairs </w:t>
      </w:r>
      <w:r>
        <w:rPr>
          <w:rFonts w:ascii="Courier New" w:hAnsi="Courier New"/>
          <w:b/>
        </w:rPr>
        <w:t>0x</w:t>
      </w:r>
      <w:r>
        <w:t xml:space="preserve"> or </w:t>
      </w:r>
      <w:r>
        <w:rPr>
          <w:rFonts w:ascii="Courier New" w:hAnsi="Courier New"/>
          <w:b/>
        </w:rPr>
        <w:t>0X</w:t>
      </w:r>
      <w:r>
        <w:t>.</w:t>
      </w:r>
    </w:p>
    <w:p w14:paraId="0F3E18C3" w14:textId="77777777" w:rsidR="004C02EF" w:rsidRDefault="004C02EF" w:rsidP="004C02EF">
      <w:r>
        <w:t xml:space="preserve">When the </w:t>
      </w:r>
      <w:r>
        <w:rPr>
          <w:rFonts w:ascii="Courier New" w:hAnsi="Courier New"/>
          <w:b/>
        </w:rPr>
        <w:t>parseInt</w:t>
      </w:r>
      <w:r>
        <w:t xml:space="preserve"> function is called, the following steps are taken:</w:t>
      </w:r>
    </w:p>
    <w:p w14:paraId="5C48A91C" w14:textId="77777777" w:rsidR="004C02EF" w:rsidRPr="005B1339" w:rsidRDefault="004C02EF" w:rsidP="004C02EF">
      <w:pPr>
        <w:pStyle w:val="M4"/>
        <w:keepNext/>
        <w:numPr>
          <w:ilvl w:val="0"/>
          <w:numId w:val="159"/>
        </w:numPr>
        <w:tabs>
          <w:tab w:val="num" w:pos="1721"/>
        </w:tabs>
        <w:spacing w:after="0"/>
      </w:pPr>
      <w:r w:rsidRPr="005B1339">
        <w:t xml:space="preserve">Let </w:t>
      </w:r>
      <w:r w:rsidRPr="005B1339">
        <w:rPr>
          <w:i/>
        </w:rPr>
        <w:t>inputString</w:t>
      </w:r>
      <w:r w:rsidRPr="005B1339">
        <w:t xml:space="preserve"> be ToString(</w:t>
      </w:r>
      <w:r w:rsidRPr="005B1339">
        <w:rPr>
          <w:i/>
        </w:rPr>
        <w:t>string</w:t>
      </w:r>
      <w:r w:rsidRPr="005B1339">
        <w:t>).</w:t>
      </w:r>
    </w:p>
    <w:p w14:paraId="6A8C80D2"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S</w:t>
      </w:r>
      <w:r w:rsidRPr="005B1339">
        <w:t xml:space="preserve"> be a newly created substring of </w:t>
      </w:r>
      <w:r w:rsidRPr="005B1339">
        <w:rPr>
          <w:i/>
        </w:rPr>
        <w:t>inputString</w:t>
      </w:r>
      <w:r w:rsidRPr="005B1339">
        <w:t xml:space="preserve"> consisting of the first character that is not a </w:t>
      </w:r>
      <w:r w:rsidRPr="005B1339">
        <w:rPr>
          <w:i/>
        </w:rPr>
        <w:t>StrWhiteSpaceChar</w:t>
      </w:r>
      <w:r w:rsidRPr="005B1339">
        <w:t xml:space="preserve"> and all characters following that character. (In other words, remove leading white space.)</w:t>
      </w:r>
      <w:r>
        <w:t xml:space="preserve"> If </w:t>
      </w:r>
      <w:r w:rsidRPr="00364861">
        <w:rPr>
          <w:i/>
        </w:rPr>
        <w:t>inputString</w:t>
      </w:r>
      <w:r>
        <w:t xml:space="preserve"> does not contain any such characters, let </w:t>
      </w:r>
      <w:r>
        <w:rPr>
          <w:i/>
        </w:rPr>
        <w:t>S</w:t>
      </w:r>
      <w:r>
        <w:t xml:space="preserve"> be the empty string.</w:t>
      </w:r>
    </w:p>
    <w:p w14:paraId="2B36D67A"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sign</w:t>
      </w:r>
      <w:r w:rsidRPr="005B1339">
        <w:t xml:space="preserve"> be 1.</w:t>
      </w:r>
    </w:p>
    <w:p w14:paraId="71CEC628"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w:t>
      </w:r>
      <w:r w:rsidRPr="005B1339">
        <w:t xml:space="preserve"> is not empty and the first character of </w:t>
      </w:r>
      <w:r w:rsidRPr="005B1339">
        <w:rPr>
          <w:i/>
        </w:rPr>
        <w:t>S</w:t>
      </w:r>
      <w:r w:rsidRPr="005B1339">
        <w:t xml:space="preserve"> is a minus sign </w:t>
      </w:r>
      <w:r w:rsidRPr="005B1339">
        <w:rPr>
          <w:b/>
        </w:rPr>
        <w:t>-</w:t>
      </w:r>
      <w:r w:rsidRPr="005B1339">
        <w:t xml:space="preserve">, let </w:t>
      </w:r>
      <w:r w:rsidRPr="005B1339">
        <w:rPr>
          <w:i/>
        </w:rPr>
        <w:t>sign</w:t>
      </w:r>
      <w:r w:rsidRPr="005B1339">
        <w:t xml:space="preserve"> be </w:t>
      </w:r>
      <w:r w:rsidRPr="005B1339">
        <w:sym w:font="Symbol" w:char="F02D"/>
      </w:r>
      <w:r w:rsidRPr="005B1339">
        <w:t>1.</w:t>
      </w:r>
    </w:p>
    <w:p w14:paraId="2494E372"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w:t>
      </w:r>
      <w:r w:rsidRPr="005B1339">
        <w:t xml:space="preserve"> is not empty and the first character of </w:t>
      </w:r>
      <w:r w:rsidRPr="005B1339">
        <w:rPr>
          <w:i/>
        </w:rPr>
        <w:t>S</w:t>
      </w:r>
      <w:r w:rsidRPr="005B1339">
        <w:t xml:space="preserve"> is a plus sign </w:t>
      </w:r>
      <w:r w:rsidRPr="005B1339">
        <w:rPr>
          <w:b/>
        </w:rPr>
        <w:t>+</w:t>
      </w:r>
      <w:r w:rsidRPr="005B1339">
        <w:t xml:space="preserve"> or a minus sign </w:t>
      </w:r>
      <w:r w:rsidRPr="005B1339">
        <w:rPr>
          <w:b/>
        </w:rPr>
        <w:t>-</w:t>
      </w:r>
      <w:r w:rsidRPr="005B1339">
        <w:t xml:space="preserve">, then remove the first character from </w:t>
      </w:r>
      <w:r w:rsidRPr="005B1339">
        <w:rPr>
          <w:i/>
        </w:rPr>
        <w:t>S</w:t>
      </w:r>
      <w:r w:rsidRPr="005B1339">
        <w:t>.</w:t>
      </w:r>
    </w:p>
    <w:p w14:paraId="7EE64A14"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R</w:t>
      </w:r>
      <w:r w:rsidRPr="005B1339">
        <w:t xml:space="preserve"> = ToInt32(</w:t>
      </w:r>
      <w:r w:rsidRPr="005B1339">
        <w:rPr>
          <w:i/>
        </w:rPr>
        <w:t>radix</w:t>
      </w:r>
      <w:r w:rsidRPr="005B1339">
        <w:t>).</w:t>
      </w:r>
    </w:p>
    <w:p w14:paraId="63B4CDE9"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stripPrefix</w:t>
      </w:r>
      <w:r w:rsidRPr="005B1339">
        <w:t xml:space="preserve"> be </w:t>
      </w:r>
      <w:r w:rsidRPr="005B1339">
        <w:rPr>
          <w:b/>
        </w:rPr>
        <w:t>true</w:t>
      </w:r>
      <w:r w:rsidRPr="005B1339">
        <w:t>.</w:t>
      </w:r>
    </w:p>
    <w:p w14:paraId="2A4C4C2C"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R</w:t>
      </w:r>
      <w:r w:rsidRPr="005B1339">
        <w:t xml:space="preserve"> </w:t>
      </w:r>
      <w:r w:rsidRPr="005B1339">
        <w:sym w:font="Symbol" w:char="F0B9"/>
      </w:r>
      <w:r w:rsidRPr="005B1339">
        <w:t xml:space="preserve"> 0, then</w:t>
      </w:r>
    </w:p>
    <w:p w14:paraId="4C12F65F" w14:textId="77777777" w:rsidR="004C02EF" w:rsidRPr="005B1339" w:rsidRDefault="004C02EF" w:rsidP="004C02EF">
      <w:pPr>
        <w:pStyle w:val="M4"/>
        <w:numPr>
          <w:ilvl w:val="1"/>
          <w:numId w:val="159"/>
        </w:numPr>
        <w:spacing w:after="0"/>
      </w:pPr>
      <w:r w:rsidRPr="005B1339">
        <w:t xml:space="preserve">If </w:t>
      </w:r>
      <w:r w:rsidRPr="005B1339">
        <w:rPr>
          <w:i/>
        </w:rPr>
        <w:t>R</w:t>
      </w:r>
      <w:r w:rsidRPr="005B1339">
        <w:t xml:space="preserve"> &lt; 2 or </w:t>
      </w:r>
      <w:r w:rsidRPr="005B1339">
        <w:rPr>
          <w:i/>
        </w:rPr>
        <w:t>R</w:t>
      </w:r>
      <w:r w:rsidRPr="005B1339">
        <w:t xml:space="preserve"> &gt; 36, then return </w:t>
      </w:r>
      <w:r w:rsidRPr="005B1339">
        <w:rPr>
          <w:b/>
        </w:rPr>
        <w:t>NaN</w:t>
      </w:r>
      <w:r w:rsidRPr="005B1339">
        <w:t>.</w:t>
      </w:r>
    </w:p>
    <w:p w14:paraId="0E8271CE" w14:textId="77777777" w:rsidR="004C02EF" w:rsidRPr="005B1339" w:rsidRDefault="004C02EF" w:rsidP="004C02EF">
      <w:pPr>
        <w:pStyle w:val="M4"/>
        <w:numPr>
          <w:ilvl w:val="1"/>
          <w:numId w:val="159"/>
        </w:numPr>
        <w:spacing w:after="0"/>
      </w:pPr>
      <w:r w:rsidRPr="005B1339">
        <w:t xml:space="preserve">If </w:t>
      </w:r>
      <w:r w:rsidRPr="005B1339">
        <w:rPr>
          <w:i/>
        </w:rPr>
        <w:t>R</w:t>
      </w:r>
      <w:r w:rsidRPr="005B1339">
        <w:t xml:space="preserve"> </w:t>
      </w:r>
      <w:r w:rsidRPr="005B1339">
        <w:sym w:font="Symbol" w:char="F0B9"/>
      </w:r>
      <w:r w:rsidRPr="005B1339">
        <w:t xml:space="preserve"> 16, let </w:t>
      </w:r>
      <w:r w:rsidRPr="005B1339">
        <w:rPr>
          <w:i/>
        </w:rPr>
        <w:t>stripPrefix</w:t>
      </w:r>
      <w:r w:rsidRPr="005B1339">
        <w:t xml:space="preserve"> be </w:t>
      </w:r>
      <w:r w:rsidRPr="005B1339">
        <w:rPr>
          <w:b/>
        </w:rPr>
        <w:t>false</w:t>
      </w:r>
      <w:r w:rsidRPr="005B1339">
        <w:t>.</w:t>
      </w:r>
    </w:p>
    <w:p w14:paraId="3D54B6C4" w14:textId="77777777" w:rsidR="004C02EF" w:rsidRPr="005B1339" w:rsidRDefault="004C02EF" w:rsidP="004C02EF">
      <w:pPr>
        <w:pStyle w:val="M4"/>
        <w:numPr>
          <w:ilvl w:val="0"/>
          <w:numId w:val="159"/>
        </w:numPr>
        <w:tabs>
          <w:tab w:val="num" w:pos="1721"/>
        </w:tabs>
        <w:spacing w:after="0"/>
      </w:pPr>
      <w:r w:rsidRPr="005B1339">
        <w:t xml:space="preserve">Else, </w:t>
      </w:r>
      <w:r w:rsidRPr="005B1339">
        <w:rPr>
          <w:i/>
        </w:rPr>
        <w:t>R</w:t>
      </w:r>
      <w:r w:rsidRPr="005B1339">
        <w:t xml:space="preserve"> = 0</w:t>
      </w:r>
    </w:p>
    <w:p w14:paraId="75F44941" w14:textId="77777777" w:rsidR="004C02EF" w:rsidRPr="005B1339" w:rsidRDefault="004C02EF" w:rsidP="004C02EF">
      <w:pPr>
        <w:pStyle w:val="M4"/>
        <w:numPr>
          <w:ilvl w:val="1"/>
          <w:numId w:val="159"/>
        </w:numPr>
        <w:spacing w:after="0"/>
      </w:pPr>
      <w:r w:rsidRPr="005B1339">
        <w:t xml:space="preserve">Let </w:t>
      </w:r>
      <w:r w:rsidRPr="005B1339">
        <w:rPr>
          <w:i/>
        </w:rPr>
        <w:t>R</w:t>
      </w:r>
      <w:r w:rsidRPr="005B1339">
        <w:t xml:space="preserve"> = 10.</w:t>
      </w:r>
    </w:p>
    <w:p w14:paraId="37AB2A77"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stripPrefix</w:t>
      </w:r>
      <w:r w:rsidRPr="005B1339">
        <w:t xml:space="preserve"> is </w:t>
      </w:r>
      <w:r w:rsidRPr="005B1339">
        <w:rPr>
          <w:b/>
        </w:rPr>
        <w:t>true</w:t>
      </w:r>
      <w:r w:rsidRPr="005B1339">
        <w:t>, then</w:t>
      </w:r>
    </w:p>
    <w:p w14:paraId="3C88E7C7" w14:textId="77777777" w:rsidR="004C02EF" w:rsidRPr="005B1339" w:rsidRDefault="004C02EF" w:rsidP="004C02EF">
      <w:pPr>
        <w:pStyle w:val="M4"/>
        <w:numPr>
          <w:ilvl w:val="1"/>
          <w:numId w:val="159"/>
        </w:numPr>
        <w:spacing w:after="0"/>
      </w:pPr>
      <w:r w:rsidRPr="005B1339">
        <w:t xml:space="preserve">If the length of </w:t>
      </w:r>
      <w:r w:rsidRPr="005B1339">
        <w:rPr>
          <w:i/>
        </w:rPr>
        <w:t>S</w:t>
      </w:r>
      <w:r w:rsidRPr="005B1339">
        <w:t xml:space="preserve"> is at least 2 and the first two characters of </w:t>
      </w:r>
      <w:r w:rsidRPr="005B1339">
        <w:rPr>
          <w:i/>
        </w:rPr>
        <w:t>S</w:t>
      </w:r>
      <w:r w:rsidRPr="005B1339">
        <w:t xml:space="preserve"> are either “</w:t>
      </w:r>
      <w:r w:rsidRPr="005B1339">
        <w:rPr>
          <w:b/>
        </w:rPr>
        <w:t>0x</w:t>
      </w:r>
      <w:r w:rsidRPr="005B1339">
        <w:t>” or “</w:t>
      </w:r>
      <w:r w:rsidRPr="005B1339">
        <w:rPr>
          <w:b/>
        </w:rPr>
        <w:t>0X</w:t>
      </w:r>
      <w:r w:rsidRPr="005B1339">
        <w:t xml:space="preserve">”, then remove the first two characters from </w:t>
      </w:r>
      <w:r w:rsidRPr="005B1339">
        <w:rPr>
          <w:i/>
        </w:rPr>
        <w:t>S</w:t>
      </w:r>
      <w:r w:rsidRPr="005B1339">
        <w:t xml:space="preserve"> and let </w:t>
      </w:r>
      <w:r w:rsidRPr="005B1339">
        <w:rPr>
          <w:i/>
        </w:rPr>
        <w:t>R</w:t>
      </w:r>
      <w:r w:rsidRPr="005B1339">
        <w:t xml:space="preserve"> = 16.</w:t>
      </w:r>
    </w:p>
    <w:p w14:paraId="6B30A13F"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S</w:t>
      </w:r>
      <w:r w:rsidRPr="005B1339">
        <w:t xml:space="preserve"> contains any character that is not a radix-</w:t>
      </w:r>
      <w:r w:rsidRPr="005B1339">
        <w:rPr>
          <w:i/>
        </w:rPr>
        <w:t>R</w:t>
      </w:r>
      <w:r w:rsidRPr="005B1339">
        <w:t xml:space="preserve"> digit, then let </w:t>
      </w:r>
      <w:r w:rsidRPr="005B1339">
        <w:rPr>
          <w:i/>
        </w:rPr>
        <w:t>Z</w:t>
      </w:r>
      <w:r w:rsidRPr="005B1339">
        <w:t xml:space="preserve"> be the substring of </w:t>
      </w:r>
      <w:r w:rsidRPr="005B1339">
        <w:rPr>
          <w:i/>
        </w:rPr>
        <w:t>S</w:t>
      </w:r>
      <w:r w:rsidRPr="005B1339">
        <w:t xml:space="preserve"> consisting of all characters before the first such character; otherwise, let </w:t>
      </w:r>
      <w:r w:rsidRPr="005B1339">
        <w:rPr>
          <w:i/>
        </w:rPr>
        <w:t>Z</w:t>
      </w:r>
      <w:r w:rsidRPr="005B1339">
        <w:t xml:space="preserve"> be </w:t>
      </w:r>
      <w:r w:rsidRPr="005B1339">
        <w:rPr>
          <w:i/>
        </w:rPr>
        <w:t>S</w:t>
      </w:r>
      <w:r w:rsidRPr="005B1339">
        <w:t>.</w:t>
      </w:r>
    </w:p>
    <w:p w14:paraId="43A6D391" w14:textId="77777777" w:rsidR="004C02EF" w:rsidRPr="005B1339" w:rsidRDefault="004C02EF" w:rsidP="004C02EF">
      <w:pPr>
        <w:pStyle w:val="M4"/>
        <w:numPr>
          <w:ilvl w:val="0"/>
          <w:numId w:val="159"/>
        </w:numPr>
        <w:tabs>
          <w:tab w:val="num" w:pos="1721"/>
        </w:tabs>
        <w:spacing w:after="0"/>
      </w:pPr>
      <w:r w:rsidRPr="005B1339">
        <w:t xml:space="preserve">If </w:t>
      </w:r>
      <w:r w:rsidRPr="005B1339">
        <w:rPr>
          <w:i/>
        </w:rPr>
        <w:t>Z</w:t>
      </w:r>
      <w:r w:rsidRPr="005B1339">
        <w:t xml:space="preserve"> is empty, return </w:t>
      </w:r>
      <w:r w:rsidRPr="005B1339">
        <w:rPr>
          <w:b/>
        </w:rPr>
        <w:t>NaN</w:t>
      </w:r>
      <w:r w:rsidRPr="005B1339">
        <w:t>.</w:t>
      </w:r>
    </w:p>
    <w:p w14:paraId="720F27E2"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mathInt</w:t>
      </w:r>
      <w:r w:rsidRPr="005B1339">
        <w:t xml:space="preserve"> be the mathematical integer value that is represented by </w:t>
      </w:r>
      <w:r w:rsidRPr="005B1339">
        <w:rPr>
          <w:i/>
        </w:rPr>
        <w:t>Z</w:t>
      </w:r>
      <w:r w:rsidRPr="005B1339">
        <w:t xml:space="preserve"> in radix-</w:t>
      </w:r>
      <w:r w:rsidRPr="005B1339">
        <w:rPr>
          <w:i/>
        </w:rPr>
        <w:t>R</w:t>
      </w:r>
      <w:r w:rsidRPr="005B1339">
        <w:t xml:space="preserve"> notation, using the letters </w:t>
      </w:r>
      <w:r w:rsidRPr="005B1339">
        <w:rPr>
          <w:b/>
        </w:rPr>
        <w:t>A</w:t>
      </w:r>
      <w:r w:rsidRPr="005B1339">
        <w:t>-</w:t>
      </w:r>
      <w:r w:rsidRPr="005B1339">
        <w:rPr>
          <w:b/>
        </w:rPr>
        <w:t>Z</w:t>
      </w:r>
      <w:r w:rsidRPr="005B1339">
        <w:t xml:space="preserve"> and </w:t>
      </w:r>
      <w:r w:rsidRPr="005B1339">
        <w:rPr>
          <w:b/>
        </w:rPr>
        <w:t>a</w:t>
      </w:r>
      <w:r w:rsidRPr="005B1339">
        <w:t>-</w:t>
      </w:r>
      <w:r w:rsidRPr="005B1339">
        <w:rPr>
          <w:b/>
        </w:rPr>
        <w:t>z</w:t>
      </w:r>
      <w:r w:rsidRPr="005B1339">
        <w:t xml:space="preserve"> for digits with values 10 through 35. (However, if </w:t>
      </w:r>
      <w:r w:rsidRPr="005B1339">
        <w:rPr>
          <w:i/>
        </w:rPr>
        <w:t>R</w:t>
      </w:r>
      <w:r w:rsidRPr="005B1339">
        <w:t xml:space="preserve"> is 10 and </w:t>
      </w:r>
      <w:r w:rsidRPr="005B1339">
        <w:rPr>
          <w:i/>
        </w:rPr>
        <w:t>Z</w:t>
      </w:r>
      <w:r w:rsidRPr="005B1339">
        <w:t xml:space="preserve"> contains more than 20 significant digits, every significant digit after the 20th may be replaced by a </w:t>
      </w:r>
      <w:r w:rsidRPr="005B1339">
        <w:rPr>
          <w:b/>
        </w:rPr>
        <w:t xml:space="preserve">0 </w:t>
      </w:r>
      <w:r w:rsidRPr="005B1339">
        <w:t xml:space="preserve">digit, at the option of the implementation; and if </w:t>
      </w:r>
      <w:r w:rsidRPr="005B1339">
        <w:rPr>
          <w:i/>
        </w:rPr>
        <w:t>R</w:t>
      </w:r>
      <w:r w:rsidRPr="005B1339">
        <w:t xml:space="preserve"> is not 2, 4, 8, 10, 16, or 32, then </w:t>
      </w:r>
      <w:r w:rsidRPr="005B1339">
        <w:rPr>
          <w:i/>
        </w:rPr>
        <w:t>mathInt</w:t>
      </w:r>
      <w:r w:rsidRPr="005B1339">
        <w:t xml:space="preserve"> may be an implementation-dependent approximation to the mathematical integer value that is represented by </w:t>
      </w:r>
      <w:r w:rsidRPr="005B1339">
        <w:rPr>
          <w:i/>
        </w:rPr>
        <w:t>Z</w:t>
      </w:r>
      <w:r w:rsidRPr="005B1339">
        <w:t xml:space="preserve"> in radix-</w:t>
      </w:r>
      <w:r w:rsidRPr="005B1339">
        <w:rPr>
          <w:i/>
        </w:rPr>
        <w:t>R</w:t>
      </w:r>
      <w:r w:rsidRPr="005B1339">
        <w:t xml:space="preserve"> notation.)</w:t>
      </w:r>
    </w:p>
    <w:p w14:paraId="4A79EA82" w14:textId="77777777" w:rsidR="004C02EF" w:rsidRPr="005B1339" w:rsidRDefault="004C02EF" w:rsidP="004C02EF">
      <w:pPr>
        <w:pStyle w:val="M4"/>
        <w:numPr>
          <w:ilvl w:val="0"/>
          <w:numId w:val="159"/>
        </w:numPr>
        <w:tabs>
          <w:tab w:val="num" w:pos="1721"/>
        </w:tabs>
        <w:spacing w:after="0"/>
      </w:pPr>
      <w:r w:rsidRPr="005B1339">
        <w:t xml:space="preserve">Let </w:t>
      </w:r>
      <w:r w:rsidRPr="005B1339">
        <w:rPr>
          <w:i/>
        </w:rPr>
        <w:t>number</w:t>
      </w:r>
      <w:r w:rsidRPr="005B1339">
        <w:t xml:space="preserve"> be the Number value for </w:t>
      </w:r>
      <w:r w:rsidRPr="005B1339">
        <w:rPr>
          <w:i/>
        </w:rPr>
        <w:t>mathInt</w:t>
      </w:r>
      <w:r w:rsidRPr="005B1339">
        <w:t>.</w:t>
      </w:r>
    </w:p>
    <w:p w14:paraId="42265C29" w14:textId="77777777" w:rsidR="004C02EF" w:rsidRPr="005B1339" w:rsidRDefault="004C02EF" w:rsidP="004C02EF">
      <w:pPr>
        <w:pStyle w:val="M4"/>
        <w:numPr>
          <w:ilvl w:val="0"/>
          <w:numId w:val="159"/>
        </w:numPr>
        <w:tabs>
          <w:tab w:val="num" w:pos="1721"/>
        </w:tabs>
      </w:pPr>
      <w:r w:rsidRPr="005B1339">
        <w:t xml:space="preserve">Return </w:t>
      </w:r>
      <w:r w:rsidRPr="005B1339">
        <w:rPr>
          <w:i/>
        </w:rPr>
        <w:t>sign</w:t>
      </w:r>
      <w:r w:rsidRPr="005B1339">
        <w:t xml:space="preserve"> </w:t>
      </w:r>
      <w:r w:rsidRPr="005B1339">
        <w:sym w:font="Symbol" w:char="F0B4"/>
      </w:r>
      <w:r w:rsidRPr="005B1339">
        <w:t xml:space="preserve"> </w:t>
      </w:r>
      <w:r w:rsidRPr="005B1339">
        <w:rPr>
          <w:i/>
        </w:rPr>
        <w:t>number</w:t>
      </w:r>
      <w:r w:rsidRPr="005B1339">
        <w:t>.</w:t>
      </w:r>
    </w:p>
    <w:p w14:paraId="54AA700D" w14:textId="77777777" w:rsidR="004C02EF" w:rsidRDefault="004C02EF" w:rsidP="004C02EF">
      <w:pPr>
        <w:pStyle w:val="Note"/>
      </w:pPr>
      <w:r w:rsidRPr="000956BB">
        <w:t>NOTE</w:t>
      </w:r>
      <w:r w:rsidRPr="000956BB">
        <w:tab/>
      </w:r>
      <w:r w:rsidRPr="000956BB">
        <w:rPr>
          <w:rFonts w:ascii="Courier New" w:hAnsi="Courier New"/>
          <w:b/>
        </w:rPr>
        <w:t>parseInt</w:t>
      </w:r>
      <w:r w:rsidRPr="000956BB">
        <w:t xml:space="preserve"> may interpret only a leading portion of </w:t>
      </w:r>
      <w:r w:rsidRPr="00712698">
        <w:rPr>
          <w:rFonts w:ascii="Times New Roman" w:hAnsi="Times New Roman"/>
          <w:i/>
        </w:rPr>
        <w:t>string</w:t>
      </w:r>
      <w:r w:rsidRPr="000956BB">
        <w:t xml:space="preserve"> as an integer value; it ignores any characters that cannot be interpreted as part of the notation of an integer, and no indication is given that any such characters were ignored.</w:t>
      </w:r>
    </w:p>
    <w:p w14:paraId="299996CA" w14:textId="77777777" w:rsidR="004C02EF" w:rsidRDefault="004C02EF" w:rsidP="004C02EF">
      <w:pPr>
        <w:pStyle w:val="40"/>
        <w:numPr>
          <w:ilvl w:val="0"/>
          <w:numId w:val="0"/>
        </w:numPr>
      </w:pPr>
      <w:bookmarkStart w:id="6633" w:name="_Toc382291598"/>
      <w:bookmarkStart w:id="6634" w:name="_Toc385672249"/>
      <w:bookmarkStart w:id="6635" w:name="_Toc393690353"/>
      <w:bookmarkStart w:id="6636" w:name="_Ref451680264"/>
      <w:r>
        <w:t>15.1.2.3</w:t>
      </w:r>
      <w:r>
        <w:tab/>
        <w:t>parseFloat (string</w:t>
      </w:r>
      <w:bookmarkEnd w:id="6633"/>
      <w:bookmarkEnd w:id="6634"/>
      <w:bookmarkEnd w:id="6635"/>
      <w:r>
        <w:t>)</w:t>
      </w:r>
      <w:bookmarkStart w:id="6637" w:name="_Toc382291599"/>
      <w:bookmarkStart w:id="6638" w:name="_Toc385672250"/>
      <w:bookmarkEnd w:id="6636"/>
    </w:p>
    <w:p w14:paraId="043A84B9" w14:textId="77777777" w:rsidR="004C02EF" w:rsidRDefault="004C02EF" w:rsidP="004C02EF">
      <w:r>
        <w:t xml:space="preserve">The </w:t>
      </w:r>
      <w:r>
        <w:rPr>
          <w:rFonts w:ascii="Courier New" w:hAnsi="Courier New"/>
          <w:b/>
        </w:rPr>
        <w:t>parseFloat</w:t>
      </w:r>
      <w:r>
        <w:t xml:space="preserve"> function produces a Number value dictated by interpretation of the contents of the </w:t>
      </w:r>
      <w:r w:rsidRPr="00E91749">
        <w:rPr>
          <w:rFonts w:ascii="Times New Roman" w:hAnsi="Times New Roman"/>
          <w:i/>
        </w:rPr>
        <w:t>string</w:t>
      </w:r>
      <w:r>
        <w:t xml:space="preserve"> argument as a decimal literal.</w:t>
      </w:r>
    </w:p>
    <w:p w14:paraId="54026FAB" w14:textId="77777777" w:rsidR="004C02EF" w:rsidRDefault="004C02EF" w:rsidP="004C02EF">
      <w:r>
        <w:t xml:space="preserve">When the </w:t>
      </w:r>
      <w:r>
        <w:rPr>
          <w:rFonts w:ascii="Courier New" w:hAnsi="Courier New"/>
          <w:b/>
        </w:rPr>
        <w:t>parseFloat</w:t>
      </w:r>
      <w:r>
        <w:t xml:space="preserve"> function is called, the following steps are taken:</w:t>
      </w:r>
    </w:p>
    <w:p w14:paraId="7C82D161" w14:textId="77777777" w:rsidR="004C02EF" w:rsidRPr="005B1339" w:rsidRDefault="004C02EF" w:rsidP="004C02EF">
      <w:pPr>
        <w:pStyle w:val="M4"/>
        <w:numPr>
          <w:ilvl w:val="0"/>
          <w:numId w:val="160"/>
        </w:numPr>
        <w:tabs>
          <w:tab w:val="num" w:pos="1721"/>
        </w:tabs>
        <w:spacing w:after="0"/>
      </w:pPr>
      <w:r w:rsidRPr="005B1339">
        <w:t xml:space="preserve">Let </w:t>
      </w:r>
      <w:r w:rsidRPr="005B1339">
        <w:rPr>
          <w:i/>
        </w:rPr>
        <w:t>inputString</w:t>
      </w:r>
      <w:r w:rsidRPr="005B1339">
        <w:t xml:space="preserve"> be ToString(</w:t>
      </w:r>
      <w:r w:rsidRPr="005B1339">
        <w:rPr>
          <w:i/>
        </w:rPr>
        <w:t>string</w:t>
      </w:r>
      <w:r w:rsidRPr="005B1339">
        <w:t>).</w:t>
      </w:r>
    </w:p>
    <w:p w14:paraId="41A76369" w14:textId="77777777" w:rsidR="004C02EF" w:rsidRPr="005B1339" w:rsidRDefault="004C02EF" w:rsidP="004C02EF">
      <w:pPr>
        <w:pStyle w:val="M4"/>
        <w:numPr>
          <w:ilvl w:val="0"/>
          <w:numId w:val="160"/>
        </w:numPr>
        <w:tabs>
          <w:tab w:val="num" w:pos="1721"/>
        </w:tabs>
        <w:spacing w:after="0"/>
      </w:pPr>
      <w:r w:rsidRPr="005B1339">
        <w:t xml:space="preserve">Let </w:t>
      </w:r>
      <w:r w:rsidRPr="005B1339">
        <w:rPr>
          <w:i/>
        </w:rPr>
        <w:t>trimmedString</w:t>
      </w:r>
      <w:r w:rsidRPr="005B1339">
        <w:t xml:space="preserve"> be a substring of </w:t>
      </w:r>
      <w:r w:rsidRPr="005B1339">
        <w:rPr>
          <w:i/>
        </w:rPr>
        <w:t>inputString</w:t>
      </w:r>
      <w:r w:rsidRPr="005B1339">
        <w:t xml:space="preserve"> consisting of the leftmost character that is not a </w:t>
      </w:r>
      <w:r w:rsidRPr="005B1339">
        <w:rPr>
          <w:i/>
        </w:rPr>
        <w:t>StrWhiteSpaceChar</w:t>
      </w:r>
      <w:r w:rsidRPr="005B1339">
        <w:t xml:space="preserve"> and all characters to the right of that character.</w:t>
      </w:r>
      <w:r>
        <w:t xml:space="preserve"> </w:t>
      </w:r>
      <w:r w:rsidRPr="005B1339">
        <w:t>(In other words, remove leading white space.)</w:t>
      </w:r>
      <w:r>
        <w:t xml:space="preserve"> If </w:t>
      </w:r>
      <w:r w:rsidRPr="00364861">
        <w:rPr>
          <w:i/>
        </w:rPr>
        <w:t>inputString</w:t>
      </w:r>
      <w:r>
        <w:t xml:space="preserve"> does not contain any such characters, let </w:t>
      </w:r>
      <w:r w:rsidRPr="00364861">
        <w:rPr>
          <w:i/>
        </w:rPr>
        <w:t>trimmedString</w:t>
      </w:r>
      <w:r>
        <w:t xml:space="preserve"> be the empty string.</w:t>
      </w:r>
    </w:p>
    <w:p w14:paraId="4D9D7FA5" w14:textId="77777777" w:rsidR="004C02EF" w:rsidRPr="005B1339" w:rsidRDefault="004C02EF" w:rsidP="004C02EF">
      <w:pPr>
        <w:pStyle w:val="M4"/>
        <w:numPr>
          <w:ilvl w:val="0"/>
          <w:numId w:val="160"/>
        </w:numPr>
        <w:tabs>
          <w:tab w:val="num" w:pos="1721"/>
        </w:tabs>
        <w:spacing w:after="0"/>
      </w:pPr>
      <w:r w:rsidRPr="005B1339">
        <w:t xml:space="preserve">If neither </w:t>
      </w:r>
      <w:r w:rsidRPr="005B1339">
        <w:rPr>
          <w:i/>
        </w:rPr>
        <w:t>trimmedString</w:t>
      </w:r>
      <w:r w:rsidRPr="005B1339">
        <w:t xml:space="preserve"> nor any prefix of </w:t>
      </w:r>
      <w:r w:rsidRPr="005B1339">
        <w:rPr>
          <w:i/>
        </w:rPr>
        <w:t>trimmedString</w:t>
      </w:r>
      <w:r w:rsidRPr="005B1339">
        <w:t xml:space="preserve"> satisfies the syntax of a </w:t>
      </w:r>
      <w:r w:rsidRPr="005B1339">
        <w:rPr>
          <w:i/>
        </w:rPr>
        <w:t>StrDecimalLiteral</w:t>
      </w:r>
      <w:r w:rsidRPr="005B1339">
        <w:t xml:space="preserve"> (see 9.3.1), return </w:t>
      </w:r>
      <w:r w:rsidRPr="005B1339">
        <w:rPr>
          <w:b/>
        </w:rPr>
        <w:t>NaN</w:t>
      </w:r>
      <w:r w:rsidRPr="005B1339">
        <w:t>.</w:t>
      </w:r>
    </w:p>
    <w:p w14:paraId="2E36C83D" w14:textId="77777777" w:rsidR="004C02EF" w:rsidRPr="005B1339" w:rsidRDefault="004C02EF" w:rsidP="004C02EF">
      <w:pPr>
        <w:pStyle w:val="M4"/>
        <w:numPr>
          <w:ilvl w:val="0"/>
          <w:numId w:val="160"/>
        </w:numPr>
        <w:tabs>
          <w:tab w:val="num" w:pos="1721"/>
        </w:tabs>
        <w:spacing w:after="0"/>
      </w:pPr>
      <w:r w:rsidRPr="005B1339">
        <w:t xml:space="preserve">Let </w:t>
      </w:r>
      <w:r w:rsidRPr="005B1339">
        <w:rPr>
          <w:i/>
        </w:rPr>
        <w:t>numberString</w:t>
      </w:r>
      <w:r w:rsidRPr="005B1339">
        <w:t xml:space="preserve"> be the longest prefix of </w:t>
      </w:r>
      <w:r w:rsidRPr="005B1339">
        <w:rPr>
          <w:i/>
        </w:rPr>
        <w:t>trimmedString</w:t>
      </w:r>
      <w:r w:rsidRPr="005B1339">
        <w:t xml:space="preserve">, which might be </w:t>
      </w:r>
      <w:r w:rsidRPr="005B1339">
        <w:rPr>
          <w:i/>
        </w:rPr>
        <w:t>trimmedString</w:t>
      </w:r>
      <w:r w:rsidRPr="005B1339">
        <w:t xml:space="preserve"> itself, that satisfies the syntax of a </w:t>
      </w:r>
      <w:r w:rsidRPr="005B1339">
        <w:rPr>
          <w:i/>
        </w:rPr>
        <w:t>StrDecimalLiteral</w:t>
      </w:r>
      <w:r w:rsidRPr="005B1339">
        <w:t>.</w:t>
      </w:r>
    </w:p>
    <w:p w14:paraId="06ACAA33" w14:textId="77777777" w:rsidR="004C02EF" w:rsidRPr="005B1339" w:rsidRDefault="004C02EF" w:rsidP="004C02EF">
      <w:pPr>
        <w:pStyle w:val="M4"/>
        <w:numPr>
          <w:ilvl w:val="0"/>
          <w:numId w:val="160"/>
        </w:numPr>
        <w:tabs>
          <w:tab w:val="num" w:pos="1721"/>
        </w:tabs>
      </w:pPr>
      <w:r w:rsidRPr="005B1339">
        <w:t xml:space="preserve">Return the Number value for the MV of </w:t>
      </w:r>
      <w:r w:rsidRPr="005B1339">
        <w:rPr>
          <w:i/>
        </w:rPr>
        <w:t>numberString</w:t>
      </w:r>
      <w:r w:rsidRPr="005B1339">
        <w:t>.</w:t>
      </w:r>
    </w:p>
    <w:p w14:paraId="290A186E" w14:textId="77777777" w:rsidR="004C02EF" w:rsidRDefault="004C02EF" w:rsidP="004C02EF">
      <w:pPr>
        <w:pStyle w:val="Note"/>
      </w:pPr>
      <w:r w:rsidRPr="000956BB">
        <w:t>NOTE</w:t>
      </w:r>
      <w:r w:rsidRPr="000956BB">
        <w:tab/>
      </w:r>
      <w:r w:rsidRPr="000956BB">
        <w:rPr>
          <w:rFonts w:ascii="Courier New" w:hAnsi="Courier New"/>
          <w:b/>
        </w:rPr>
        <w:t>parseFloat</w:t>
      </w:r>
      <w:r w:rsidRPr="000956BB">
        <w:t xml:space="preserve"> may interpret only a leading portion of </w:t>
      </w:r>
      <w:r w:rsidRPr="00712698">
        <w:rPr>
          <w:rFonts w:ascii="Times New Roman" w:hAnsi="Times New Roman"/>
          <w:i/>
        </w:rPr>
        <w:t>string</w:t>
      </w:r>
      <w:r w:rsidRPr="000956BB">
        <w:t xml:space="preserve"> as a </w:t>
      </w:r>
      <w:r>
        <w:t>Number</w:t>
      </w:r>
      <w:r w:rsidRPr="000956BB">
        <w:t xml:space="preserve"> value; it ignores any characters that cannot be interpreted as part of the notation of an decimal literal, and no indication is given that any such characters were ignored.</w:t>
      </w:r>
      <w:bookmarkStart w:id="6639" w:name="_Toc393690354"/>
    </w:p>
    <w:p w14:paraId="03580CC1" w14:textId="77777777" w:rsidR="004C02EF" w:rsidRDefault="004C02EF" w:rsidP="004C02EF">
      <w:pPr>
        <w:pStyle w:val="40"/>
        <w:numPr>
          <w:ilvl w:val="0"/>
          <w:numId w:val="0"/>
        </w:numPr>
      </w:pPr>
      <w:bookmarkStart w:id="6640" w:name="_Toc385672252"/>
      <w:bookmarkStart w:id="6641" w:name="_Toc393690356"/>
      <w:bookmarkEnd w:id="6637"/>
      <w:bookmarkEnd w:id="6638"/>
      <w:bookmarkEnd w:id="6639"/>
      <w:r>
        <w:t>15.1.2.4</w:t>
      </w:r>
      <w:r>
        <w:tab/>
        <w:t>isNaN (number</w:t>
      </w:r>
      <w:bookmarkEnd w:id="6640"/>
      <w:bookmarkEnd w:id="6641"/>
      <w:r>
        <w:t>)</w:t>
      </w:r>
    </w:p>
    <w:p w14:paraId="63EE04F4" w14:textId="77777777" w:rsidR="004C02EF" w:rsidRDefault="004C02EF" w:rsidP="004C02EF">
      <w:r>
        <w:t xml:space="preserve">Returns </w:t>
      </w:r>
      <w:r>
        <w:rPr>
          <w:b/>
        </w:rPr>
        <w:t>true</w:t>
      </w:r>
      <w:r>
        <w:t xml:space="preserve"> if the argument coerces to </w:t>
      </w:r>
      <w:r>
        <w:rPr>
          <w:b/>
        </w:rPr>
        <w:t>NaN</w:t>
      </w:r>
      <w:r>
        <w:t xml:space="preserve">, and otherwise returns </w:t>
      </w:r>
      <w:r>
        <w:rPr>
          <w:b/>
        </w:rPr>
        <w:t>false</w:t>
      </w:r>
      <w:r>
        <w:t>.</w:t>
      </w:r>
      <w:bookmarkStart w:id="6642" w:name="_Toc385672253"/>
      <w:bookmarkStart w:id="6643" w:name="_Toc393690357"/>
    </w:p>
    <w:p w14:paraId="3D40F15D" w14:textId="77777777" w:rsidR="004C02EF" w:rsidRDefault="004C02EF" w:rsidP="004C02EF">
      <w:pPr>
        <w:pStyle w:val="Alg4"/>
        <w:numPr>
          <w:ilvl w:val="0"/>
          <w:numId w:val="162"/>
        </w:numPr>
      </w:pPr>
      <w:r>
        <w:t>If ToNumber(</w:t>
      </w:r>
      <w:r w:rsidRPr="0035003F">
        <w:rPr>
          <w:i/>
        </w:rPr>
        <w:t>number</w:t>
      </w:r>
      <w:r>
        <w:t xml:space="preserve">) is </w:t>
      </w:r>
      <w:r w:rsidRPr="00AE16DF">
        <w:rPr>
          <w:b/>
        </w:rPr>
        <w:t>NaN</w:t>
      </w:r>
      <w:r>
        <w:t xml:space="preserve">, return </w:t>
      </w:r>
      <w:r w:rsidRPr="00AE16DF">
        <w:rPr>
          <w:b/>
        </w:rPr>
        <w:t>true</w:t>
      </w:r>
      <w:r>
        <w:t>.</w:t>
      </w:r>
    </w:p>
    <w:p w14:paraId="7F7845C3" w14:textId="77777777" w:rsidR="004C02EF" w:rsidRDefault="004C02EF" w:rsidP="004C02EF">
      <w:pPr>
        <w:pStyle w:val="Alg4"/>
        <w:numPr>
          <w:ilvl w:val="0"/>
          <w:numId w:val="162"/>
        </w:numPr>
        <w:spacing w:after="120"/>
      </w:pPr>
      <w:r>
        <w:t xml:space="preserve">Otherwise, return </w:t>
      </w:r>
      <w:r w:rsidRPr="00D606BD">
        <w:rPr>
          <w:b/>
        </w:rPr>
        <w:t>false</w:t>
      </w:r>
      <w:r>
        <w:t>.</w:t>
      </w:r>
    </w:p>
    <w:p w14:paraId="441946E5" w14:textId="77777777" w:rsidR="004C02EF" w:rsidRPr="00227DA8" w:rsidRDefault="004C02EF" w:rsidP="004C02EF">
      <w:pPr>
        <w:pStyle w:val="Note"/>
      </w:pPr>
      <w:r w:rsidRPr="000956BB">
        <w:t>NOTE</w:t>
      </w:r>
      <w:r w:rsidRPr="000956BB">
        <w:tab/>
        <w:t xml:space="preserve">A reliable way </w:t>
      </w:r>
      <w:r>
        <w:t xml:space="preserve">for ECMAScript code </w:t>
      </w:r>
      <w:r w:rsidRPr="000956BB">
        <w:t xml:space="preserve">to test if a value </w:t>
      </w:r>
      <w:r w:rsidRPr="000956BB">
        <w:rPr>
          <w:rFonts w:ascii="Courier New" w:hAnsi="Courier New" w:cs="Courier New"/>
        </w:rPr>
        <w:t>X</w:t>
      </w:r>
      <w:r w:rsidRPr="000956BB">
        <w:t xml:space="preserve"> is a </w:t>
      </w:r>
      <w:r w:rsidRPr="000956BB">
        <w:rPr>
          <w:b/>
        </w:rPr>
        <w:t>NaN</w:t>
      </w:r>
      <w:r w:rsidRPr="000956BB">
        <w:t xml:space="preserve"> is an expression of the form </w:t>
      </w:r>
      <w:r w:rsidRPr="000956BB">
        <w:rPr>
          <w:rFonts w:ascii="Courier New" w:hAnsi="Courier New" w:cs="Courier New"/>
        </w:rPr>
        <w:t>X !== X</w:t>
      </w:r>
      <w:r w:rsidRPr="000956BB">
        <w:t xml:space="preserve">. The result will be </w:t>
      </w:r>
      <w:r w:rsidRPr="000956BB">
        <w:rPr>
          <w:b/>
        </w:rPr>
        <w:t>true</w:t>
      </w:r>
      <w:r w:rsidRPr="000956BB">
        <w:t xml:space="preserve"> if and only if </w:t>
      </w:r>
      <w:r w:rsidRPr="000956BB">
        <w:rPr>
          <w:rFonts w:ascii="Courier New" w:hAnsi="Courier New" w:cs="Courier New"/>
        </w:rPr>
        <w:t>X</w:t>
      </w:r>
      <w:r w:rsidRPr="000956BB">
        <w:t xml:space="preserve"> is a </w:t>
      </w:r>
      <w:r w:rsidRPr="000956BB">
        <w:rPr>
          <w:b/>
        </w:rPr>
        <w:t>NaN</w:t>
      </w:r>
      <w:r w:rsidRPr="000956BB">
        <w:t>.</w:t>
      </w:r>
    </w:p>
    <w:p w14:paraId="18C19F2D" w14:textId="77777777" w:rsidR="004C02EF" w:rsidRDefault="004C02EF" w:rsidP="004C02EF">
      <w:pPr>
        <w:pStyle w:val="40"/>
        <w:numPr>
          <w:ilvl w:val="0"/>
          <w:numId w:val="0"/>
        </w:numPr>
      </w:pPr>
      <w:r>
        <w:t>15.1.2.5</w:t>
      </w:r>
      <w:r>
        <w:tab/>
        <w:t>isFinite (number</w:t>
      </w:r>
      <w:bookmarkEnd w:id="6642"/>
      <w:bookmarkEnd w:id="6643"/>
      <w:r>
        <w:t>)</w:t>
      </w:r>
    </w:p>
    <w:p w14:paraId="57044EF9" w14:textId="77777777" w:rsidR="004C02EF" w:rsidRDefault="004C02EF" w:rsidP="004C02EF">
      <w:r>
        <w:t xml:space="preserve">Returns </w:t>
      </w:r>
      <w:r>
        <w:rPr>
          <w:b/>
        </w:rPr>
        <w:t>false</w:t>
      </w:r>
      <w:r>
        <w:t xml:space="preserve"> if the argument coerces to </w:t>
      </w:r>
      <w:r>
        <w:rPr>
          <w:b/>
        </w:rPr>
        <w:t>NaN</w:t>
      </w:r>
      <w:r>
        <w:t xml:space="preserve">, </w:t>
      </w:r>
      <w:r>
        <w:rPr>
          <w:b/>
        </w:rPr>
        <w:t>+</w:t>
      </w:r>
      <w:r>
        <w:rPr>
          <w:b/>
        </w:rPr>
        <w:sym w:font="Symbol" w:char="F0A5"/>
      </w:r>
      <w:r>
        <w:t xml:space="preserve">, or </w:t>
      </w:r>
      <w:r>
        <w:rPr>
          <w:b/>
        </w:rPr>
        <w:sym w:font="Symbol" w:char="F02D"/>
      </w:r>
      <w:r>
        <w:rPr>
          <w:b/>
        </w:rPr>
        <w:sym w:font="Symbol" w:char="F0A5"/>
      </w:r>
      <w:r>
        <w:t xml:space="preserve">, and otherwise returns </w:t>
      </w:r>
      <w:r>
        <w:rPr>
          <w:b/>
        </w:rPr>
        <w:t>true</w:t>
      </w:r>
      <w:r>
        <w:t>.</w:t>
      </w:r>
      <w:bookmarkStart w:id="6644" w:name="_Toc393690358"/>
      <w:bookmarkStart w:id="6645" w:name="_Toc382212249"/>
      <w:bookmarkStart w:id="6646" w:name="_Toc382212812"/>
      <w:bookmarkStart w:id="6647" w:name="_Toc382291601"/>
      <w:bookmarkStart w:id="6648" w:name="_Toc385672254"/>
    </w:p>
    <w:p w14:paraId="5B568730" w14:textId="77777777" w:rsidR="004C02EF" w:rsidRDefault="004C02EF" w:rsidP="004C02EF">
      <w:pPr>
        <w:pStyle w:val="Alg4"/>
        <w:numPr>
          <w:ilvl w:val="0"/>
          <w:numId w:val="161"/>
        </w:numPr>
      </w:pPr>
      <w:bookmarkStart w:id="6649" w:name="_Ref456003831"/>
      <w:bookmarkStart w:id="6650" w:name="_Toc472818905"/>
      <w:bookmarkStart w:id="6651" w:name="_Toc235503483"/>
      <w:r>
        <w:t>If ToNumber(</w:t>
      </w:r>
      <w:r w:rsidRPr="0035003F">
        <w:rPr>
          <w:i/>
        </w:rPr>
        <w:t>number</w:t>
      </w:r>
      <w:r>
        <w:t xml:space="preserve">) is </w:t>
      </w:r>
      <w:r>
        <w:rPr>
          <w:b/>
        </w:rPr>
        <w:t>NaN</w:t>
      </w:r>
      <w:r>
        <w:t xml:space="preserve">, </w:t>
      </w:r>
      <w:r>
        <w:rPr>
          <w:b/>
        </w:rPr>
        <w:t>+</w:t>
      </w:r>
      <w:r>
        <w:rPr>
          <w:b/>
        </w:rPr>
        <w:sym w:font="Symbol" w:char="F0A5"/>
      </w:r>
      <w:r>
        <w:t xml:space="preserve">, or </w:t>
      </w:r>
      <w:r>
        <w:rPr>
          <w:b/>
        </w:rPr>
        <w:sym w:font="Symbol" w:char="F02D"/>
      </w:r>
      <w:r>
        <w:rPr>
          <w:b/>
        </w:rPr>
        <w:sym w:font="Symbol" w:char="F0A5"/>
      </w:r>
      <w:r>
        <w:t xml:space="preserve">, return </w:t>
      </w:r>
      <w:r w:rsidRPr="00AE16DF">
        <w:rPr>
          <w:b/>
        </w:rPr>
        <w:t>false</w:t>
      </w:r>
      <w:r>
        <w:t>.</w:t>
      </w:r>
    </w:p>
    <w:p w14:paraId="218D2963" w14:textId="77777777" w:rsidR="004C02EF" w:rsidRDefault="004C02EF" w:rsidP="004C02EF">
      <w:pPr>
        <w:pStyle w:val="Alg4"/>
        <w:numPr>
          <w:ilvl w:val="0"/>
          <w:numId w:val="161"/>
        </w:numPr>
        <w:spacing w:after="120"/>
      </w:pPr>
      <w:r>
        <w:t xml:space="preserve">Otherwise, return </w:t>
      </w:r>
      <w:r w:rsidRPr="00D606BD">
        <w:rPr>
          <w:b/>
        </w:rPr>
        <w:t>true</w:t>
      </w:r>
      <w:r>
        <w:t>.</w:t>
      </w:r>
    </w:p>
    <w:p w14:paraId="3F79727D" w14:textId="77777777" w:rsidR="004C02EF" w:rsidRDefault="004C02EF" w:rsidP="00B43482">
      <w:pPr>
        <w:pStyle w:val="30"/>
        <w:numPr>
          <w:ilvl w:val="0"/>
          <w:numId w:val="0"/>
        </w:numPr>
      </w:pPr>
      <w:bookmarkStart w:id="6652" w:name="_Toc241509258"/>
      <w:bookmarkStart w:id="6653" w:name="_Toc244416745"/>
      <w:bookmarkStart w:id="6654" w:name="_Toc276631109"/>
      <w:bookmarkStart w:id="6655" w:name="_Toc178387120"/>
      <w:r>
        <w:t>15.1.3</w:t>
      </w:r>
      <w:r>
        <w:tab/>
        <w:t>URI Handling Function Properties</w:t>
      </w:r>
      <w:bookmarkEnd w:id="6649"/>
      <w:bookmarkEnd w:id="6650"/>
      <w:bookmarkEnd w:id="6651"/>
      <w:bookmarkEnd w:id="6652"/>
      <w:bookmarkEnd w:id="6653"/>
      <w:bookmarkEnd w:id="6654"/>
      <w:bookmarkEnd w:id="6655"/>
    </w:p>
    <w:p w14:paraId="3129EFBE" w14:textId="77777777" w:rsidR="004C02EF" w:rsidRPr="005B1339" w:rsidRDefault="004C02EF" w:rsidP="004C02EF">
      <w:pPr>
        <w:rPr>
          <w:rFonts w:ascii="Times New Roman" w:hAnsi="Times New Roman"/>
        </w:rPr>
      </w:pPr>
      <w:r w:rsidRPr="005B1339">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30DF06B2" w14:textId="77777777" w:rsidR="004C02EF" w:rsidRDefault="004C02EF" w:rsidP="004C02EF">
      <w:pPr>
        <w:pStyle w:val="Note"/>
      </w:pPr>
      <w:r w:rsidRPr="000956BB">
        <w:t>NOTE</w:t>
      </w:r>
      <w:r w:rsidRPr="000956BB">
        <w:tab/>
        <w:t>Many implementations of ECMAScript provide additional functions and methods that manipulate web pages; these functions are beyond the scope of this standard.</w:t>
      </w:r>
    </w:p>
    <w:p w14:paraId="771096C1" w14:textId="77777777" w:rsidR="004C02EF" w:rsidRDefault="004C02EF" w:rsidP="004C02EF">
      <w:r>
        <w:t>A URI is composed of a sequence of components separated by component separators. The general form is:</w:t>
      </w:r>
    </w:p>
    <w:p w14:paraId="52745DE0" w14:textId="77777777" w:rsidR="004C02EF" w:rsidRPr="00E51996" w:rsidRDefault="004C02EF" w:rsidP="004C02EF">
      <w:pPr>
        <w:rPr>
          <w:rFonts w:ascii="Courier New" w:hAnsi="Courier New"/>
        </w:rPr>
      </w:pPr>
      <w:r w:rsidRPr="00E51996">
        <w:rPr>
          <w:rFonts w:ascii="Courier New" w:hAnsi="Courier New"/>
        </w:rPr>
        <w:t xml:space="preserve">     </w:t>
      </w:r>
      <w:r w:rsidRPr="00A115DC">
        <w:rPr>
          <w:rStyle w:val="bnf"/>
        </w:rPr>
        <w:t>Scheme</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First</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Second</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Third</w:t>
      </w:r>
      <w:r w:rsidRPr="00E51996">
        <w:rPr>
          <w:rFonts w:ascii="Courier New" w:hAnsi="Courier New"/>
        </w:rPr>
        <w:t xml:space="preserve"> </w:t>
      </w:r>
      <w:r w:rsidRPr="00E51996">
        <w:rPr>
          <w:rFonts w:ascii="Courier New" w:hAnsi="Courier New"/>
          <w:b/>
        </w:rPr>
        <w:t>?</w:t>
      </w:r>
      <w:r w:rsidRPr="00E51996">
        <w:rPr>
          <w:rFonts w:ascii="Courier New" w:hAnsi="Courier New"/>
        </w:rPr>
        <w:t xml:space="preserve"> </w:t>
      </w:r>
      <w:r w:rsidRPr="00A115DC">
        <w:rPr>
          <w:rStyle w:val="bnf"/>
        </w:rPr>
        <w:t>Fourth</w:t>
      </w:r>
    </w:p>
    <w:p w14:paraId="55424CA4" w14:textId="77777777" w:rsidR="004C02EF" w:rsidRDefault="004C02EF" w:rsidP="004C02EF">
      <w:r>
        <w:t>where the italicised names represent components and “</w:t>
      </w:r>
      <w:r>
        <w:rPr>
          <w:rFonts w:ascii="Courier New" w:hAnsi="Courier New"/>
          <w:b/>
        </w:rPr>
        <w:t>:</w:t>
      </w:r>
      <w:r>
        <w:t>”, “</w:t>
      </w:r>
      <w:r>
        <w:rPr>
          <w:rFonts w:ascii="Courier New" w:hAnsi="Courier New"/>
          <w:b/>
        </w:rPr>
        <w:t>/</w:t>
      </w:r>
      <w:r>
        <w:t>”, “</w:t>
      </w:r>
      <w:r>
        <w:rPr>
          <w:rFonts w:ascii="Courier New" w:hAnsi="Courier New"/>
          <w:b/>
        </w:rPr>
        <w:t>;</w:t>
      </w:r>
      <w:r>
        <w:t>” and “</w:t>
      </w:r>
      <w:r>
        <w:rPr>
          <w:rFonts w:ascii="Courier New" w:hAnsi="Courier New"/>
          <w:b/>
        </w:rPr>
        <w:t>?</w:t>
      </w:r>
      <w:r>
        <w:t xml:space="preserve">” are reserved characters used as separators. The </w:t>
      </w:r>
      <w:r>
        <w:rPr>
          <w:rFonts w:ascii="Courier New" w:hAnsi="Courier New"/>
          <w:b/>
        </w:rPr>
        <w:t>encodeURI</w:t>
      </w:r>
      <w:r>
        <w:t xml:space="preserve"> and </w:t>
      </w:r>
      <w:r>
        <w:rPr>
          <w:rFonts w:ascii="Courier New" w:hAnsi="Courier New"/>
          <w:b/>
        </w:rPr>
        <w:t>decodeURI</w:t>
      </w:r>
      <w:r>
        <w:t xml:space="preserve"> functions are intended to work with complete URIs; they assume that any reserved characters in the URI are intended to have special meaning and so are not encoded. The  </w:t>
      </w:r>
      <w:r>
        <w:rPr>
          <w:rFonts w:ascii="Courier New" w:hAnsi="Courier New"/>
          <w:b/>
        </w:rPr>
        <w:t>encodeURIComponent</w:t>
      </w:r>
      <w:r>
        <w:rPr>
          <w:b/>
        </w:rPr>
        <w:t xml:space="preserve"> </w:t>
      </w:r>
      <w:r>
        <w:t xml:space="preserve">and </w:t>
      </w:r>
      <w:r>
        <w:rPr>
          <w:rFonts w:ascii="Courier New" w:hAnsi="Courier New"/>
          <w:b/>
        </w:rPr>
        <w:t>decodeURIComponent</w:t>
      </w:r>
      <w:r>
        <w:rPr>
          <w:b/>
        </w:rPr>
        <w:t xml:space="preserve"> </w:t>
      </w:r>
      <w:r>
        <w:t>functions</w:t>
      </w:r>
      <w:r>
        <w:rPr>
          <w:b/>
        </w:rPr>
        <w:t xml:space="preserve"> </w:t>
      </w:r>
      <w:r>
        <w:t>are intended to work with the individual component parts of a URI; they assume that any reserved characters represent text and so must be encoded so that they are not interpreted as reserved characters when the component is part of a complete URI.</w:t>
      </w:r>
    </w:p>
    <w:p w14:paraId="6B83097D" w14:textId="77777777" w:rsidR="004C02EF" w:rsidRDefault="004C02EF" w:rsidP="004C02EF">
      <w:r>
        <w:t>The following lexical grammar specifies the form of encoded URIs.</w:t>
      </w:r>
    </w:p>
    <w:p w14:paraId="1D0FFF6B" w14:textId="77777777" w:rsidR="004C02EF" w:rsidRDefault="004C02EF" w:rsidP="004C02EF">
      <w:pPr>
        <w:pStyle w:val="Syntax"/>
      </w:pPr>
      <w:r w:rsidRPr="002912E1">
        <w:t>Syntax</w:t>
      </w:r>
    </w:p>
    <w:p w14:paraId="09C65ADB" w14:textId="77777777" w:rsidR="004C02EF" w:rsidRPr="0006523D" w:rsidRDefault="004C02EF" w:rsidP="004C02EF">
      <w:pPr>
        <w:pStyle w:val="SyntaxRule"/>
      </w:pPr>
      <w:r w:rsidRPr="0006523D">
        <w:t xml:space="preserve">uri </w:t>
      </w:r>
      <w:r w:rsidRPr="006D03FA">
        <w:rPr>
          <w:rFonts w:ascii="Arial" w:hAnsi="Arial"/>
          <w:b/>
          <w:i w:val="0"/>
        </w:rPr>
        <w:t>:::</w:t>
      </w:r>
    </w:p>
    <w:p w14:paraId="199832C4" w14:textId="77777777" w:rsidR="004C02EF" w:rsidRPr="0006523D" w:rsidRDefault="004C02EF" w:rsidP="004C02EF">
      <w:pPr>
        <w:pStyle w:val="SyntaxDefinition"/>
      </w:pPr>
      <w:r w:rsidRPr="0006523D">
        <w:t>uriCharacters</w:t>
      </w:r>
      <w:r w:rsidRPr="005E74B3">
        <w:rPr>
          <w:rFonts w:ascii="Arial" w:hAnsi="Arial" w:cs="Arial"/>
          <w:i w:val="0"/>
          <w:vertAlign w:val="subscript"/>
        </w:rPr>
        <w:t>opt</w:t>
      </w:r>
    </w:p>
    <w:p w14:paraId="7EE04D4F" w14:textId="77777777" w:rsidR="004C02EF" w:rsidRPr="0006523D" w:rsidRDefault="004C02EF" w:rsidP="004C02EF">
      <w:pPr>
        <w:pStyle w:val="SyntaxRule"/>
      </w:pPr>
      <w:r w:rsidRPr="0006523D">
        <w:t xml:space="preserve">uriCharacters </w:t>
      </w:r>
      <w:r w:rsidRPr="006D03FA">
        <w:rPr>
          <w:rFonts w:ascii="Arial" w:hAnsi="Arial"/>
          <w:b/>
          <w:i w:val="0"/>
        </w:rPr>
        <w:t>:::</w:t>
      </w:r>
    </w:p>
    <w:p w14:paraId="7E02D42B" w14:textId="77777777" w:rsidR="004C02EF" w:rsidRPr="0006523D" w:rsidRDefault="004C02EF" w:rsidP="004C02EF">
      <w:pPr>
        <w:pStyle w:val="SyntaxDefinition"/>
      </w:pPr>
      <w:r w:rsidRPr="0006523D">
        <w:t>uriCharacter uriCharacters</w:t>
      </w:r>
      <w:r w:rsidRPr="005E74B3">
        <w:rPr>
          <w:rFonts w:ascii="Arial" w:hAnsi="Arial" w:cs="Arial"/>
          <w:i w:val="0"/>
          <w:vertAlign w:val="subscript"/>
        </w:rPr>
        <w:t>opt</w:t>
      </w:r>
    </w:p>
    <w:p w14:paraId="4D927B38" w14:textId="77777777" w:rsidR="004C02EF" w:rsidRPr="0006523D" w:rsidRDefault="004C02EF" w:rsidP="004C02EF">
      <w:pPr>
        <w:pStyle w:val="SyntaxRule"/>
      </w:pPr>
      <w:r w:rsidRPr="0006523D">
        <w:t xml:space="preserve">uriCharacter </w:t>
      </w:r>
      <w:r w:rsidRPr="006D03FA">
        <w:rPr>
          <w:rFonts w:ascii="Arial" w:hAnsi="Arial"/>
          <w:b/>
          <w:i w:val="0"/>
        </w:rPr>
        <w:t>:::</w:t>
      </w:r>
    </w:p>
    <w:p w14:paraId="078DE817" w14:textId="77777777" w:rsidR="004C02EF" w:rsidRPr="0006523D" w:rsidRDefault="004C02EF" w:rsidP="004C02EF">
      <w:pPr>
        <w:pStyle w:val="SyntaxDefinition"/>
      </w:pPr>
      <w:r w:rsidRPr="0006523D">
        <w:t>uriReserved</w:t>
      </w:r>
      <w:r w:rsidRPr="0006523D">
        <w:br/>
        <w:t>uriUnescaped</w:t>
      </w:r>
      <w:r w:rsidRPr="0006523D">
        <w:br/>
        <w:t>uriEscaped</w:t>
      </w:r>
    </w:p>
    <w:p w14:paraId="6A0D7E8A" w14:textId="77777777" w:rsidR="004C02EF" w:rsidRPr="0006523D" w:rsidRDefault="004C02EF" w:rsidP="004C02EF">
      <w:pPr>
        <w:pStyle w:val="SyntaxRule"/>
      </w:pPr>
      <w:r w:rsidRPr="0006523D">
        <w:t xml:space="preserve">uriReserved </w:t>
      </w:r>
      <w:r w:rsidRPr="006D03FA">
        <w:rPr>
          <w:rFonts w:ascii="Arial" w:hAnsi="Arial"/>
          <w:b/>
          <w:i w:val="0"/>
        </w:rPr>
        <w:t>:::</w:t>
      </w:r>
      <w:r w:rsidRPr="0006523D">
        <w:t xml:space="preserve"> </w:t>
      </w:r>
      <w:r w:rsidRPr="007A29B2">
        <w:rPr>
          <w:rFonts w:ascii="Arial" w:hAnsi="Arial"/>
          <w:b/>
          <w:i w:val="0"/>
        </w:rPr>
        <w:t>one of</w:t>
      </w:r>
    </w:p>
    <w:p w14:paraId="22BC5937" w14:textId="77777777" w:rsidR="004C02EF" w:rsidRPr="00E148F5" w:rsidRDefault="004C02EF" w:rsidP="004C02EF">
      <w:pPr>
        <w:pStyle w:val="SyntaxDefinition"/>
        <w:rPr>
          <w:rFonts w:ascii="Courier New" w:hAnsi="Courier New" w:cs="Courier New"/>
          <w:b/>
          <w:i w:val="0"/>
        </w:rPr>
      </w:pPr>
      <w:r w:rsidRPr="00E148F5">
        <w:rPr>
          <w:rFonts w:ascii="Courier New" w:hAnsi="Courier New" w:cs="Courier New"/>
          <w:b/>
          <w:i w:val="0"/>
        </w:rPr>
        <w:t>;  /  ?  :  @  &amp;  =  +  $  ,</w:t>
      </w:r>
    </w:p>
    <w:p w14:paraId="2EB747BB" w14:textId="77777777" w:rsidR="004C02EF" w:rsidRPr="0006523D" w:rsidRDefault="004C02EF" w:rsidP="004C02EF">
      <w:pPr>
        <w:pStyle w:val="SyntaxRule"/>
      </w:pPr>
      <w:r w:rsidRPr="0006523D">
        <w:t xml:space="preserve">uriUnescaped </w:t>
      </w:r>
      <w:r w:rsidRPr="006D03FA">
        <w:rPr>
          <w:rFonts w:ascii="Arial" w:hAnsi="Arial"/>
          <w:b/>
          <w:i w:val="0"/>
        </w:rPr>
        <w:t>:::</w:t>
      </w:r>
    </w:p>
    <w:p w14:paraId="4847A5FA" w14:textId="77777777" w:rsidR="004C02EF" w:rsidRPr="0006523D" w:rsidRDefault="004C02EF" w:rsidP="004C02EF">
      <w:pPr>
        <w:pStyle w:val="SyntaxDefinition"/>
      </w:pPr>
      <w:r w:rsidRPr="0006523D">
        <w:t>uriAlpha</w:t>
      </w:r>
      <w:r w:rsidRPr="0006523D">
        <w:br/>
        <w:t>DecimalDigit</w:t>
      </w:r>
      <w:r w:rsidRPr="0006523D">
        <w:br/>
        <w:t>uriMark</w:t>
      </w:r>
    </w:p>
    <w:p w14:paraId="7FB747E0" w14:textId="77777777" w:rsidR="004C02EF" w:rsidRPr="0006523D" w:rsidRDefault="004C02EF" w:rsidP="004C02EF">
      <w:pPr>
        <w:pStyle w:val="SyntaxRule"/>
      </w:pPr>
      <w:r w:rsidRPr="0006523D">
        <w:t xml:space="preserve">uriEscaped </w:t>
      </w:r>
      <w:r w:rsidRPr="006D03FA">
        <w:rPr>
          <w:rFonts w:ascii="Arial" w:hAnsi="Arial"/>
          <w:b/>
          <w:i w:val="0"/>
        </w:rPr>
        <w:t>:::</w:t>
      </w:r>
    </w:p>
    <w:p w14:paraId="354D5755" w14:textId="77777777" w:rsidR="004C02EF" w:rsidRPr="0006523D" w:rsidRDefault="004C02EF" w:rsidP="004C02EF">
      <w:pPr>
        <w:pStyle w:val="SyntaxDefinition"/>
      </w:pPr>
      <w:r w:rsidRPr="00C226F6">
        <w:rPr>
          <w:rFonts w:ascii="Courier New" w:hAnsi="Courier New"/>
          <w:b/>
          <w:i w:val="0"/>
        </w:rPr>
        <w:t>%</w:t>
      </w:r>
      <w:r w:rsidRPr="0006523D">
        <w:t xml:space="preserve"> HexDigit HexDigit</w:t>
      </w:r>
    </w:p>
    <w:p w14:paraId="731C3490" w14:textId="77777777" w:rsidR="004C02EF" w:rsidRPr="0006523D" w:rsidRDefault="004C02EF" w:rsidP="004C02EF">
      <w:pPr>
        <w:pStyle w:val="SyntaxRule"/>
      </w:pPr>
      <w:r w:rsidRPr="0006523D">
        <w:t xml:space="preserve">uriAlpha </w:t>
      </w:r>
      <w:r w:rsidRPr="006D03FA">
        <w:rPr>
          <w:rFonts w:ascii="Arial" w:hAnsi="Arial"/>
          <w:b/>
          <w:i w:val="0"/>
        </w:rPr>
        <w:t>:::</w:t>
      </w:r>
      <w:r w:rsidRPr="0006523D">
        <w:t xml:space="preserve"> </w:t>
      </w:r>
      <w:r w:rsidRPr="007A29B2">
        <w:rPr>
          <w:rFonts w:ascii="Arial" w:hAnsi="Arial"/>
          <w:b/>
          <w:i w:val="0"/>
        </w:rPr>
        <w:t>one of</w:t>
      </w:r>
    </w:p>
    <w:p w14:paraId="1C196C9B" w14:textId="77777777" w:rsidR="004C02EF" w:rsidRPr="00C226F6" w:rsidRDefault="004C02EF" w:rsidP="004C02EF">
      <w:pPr>
        <w:pStyle w:val="SyntaxDefinition"/>
        <w:rPr>
          <w:rFonts w:ascii="Courier New" w:hAnsi="Courier New" w:cs="Courier New"/>
          <w:b/>
          <w:i w:val="0"/>
        </w:rPr>
      </w:pPr>
      <w:r w:rsidRPr="00C226F6">
        <w:rPr>
          <w:rFonts w:ascii="Courier New" w:hAnsi="Courier New" w:cs="Courier New"/>
          <w:b/>
          <w:i w:val="0"/>
        </w:rPr>
        <w:t>a  b  c  d  e  f  g  h  i  j  k  l  m  n  o  p  q  r  s  t  u  v  w  x  y  z</w:t>
      </w:r>
      <w:r w:rsidRPr="00C226F6">
        <w:rPr>
          <w:rFonts w:ascii="Courier New" w:hAnsi="Courier New" w:cs="Courier New"/>
          <w:b/>
          <w:i w:val="0"/>
        </w:rPr>
        <w:br/>
        <w:t>A  B  C  D  E  F  G  H  I  J  K  L  M  N  O  P  Q  R  S  T  U  V  W  X  Y  Z</w:t>
      </w:r>
    </w:p>
    <w:p w14:paraId="16682631" w14:textId="77777777" w:rsidR="004C02EF" w:rsidRPr="0006523D" w:rsidRDefault="004C02EF" w:rsidP="004C02EF">
      <w:pPr>
        <w:pStyle w:val="SyntaxRule"/>
      </w:pPr>
      <w:r w:rsidRPr="0006523D">
        <w:t xml:space="preserve">uriMark </w:t>
      </w:r>
      <w:r w:rsidRPr="006D03FA">
        <w:rPr>
          <w:rFonts w:ascii="Arial" w:hAnsi="Arial"/>
          <w:b/>
          <w:i w:val="0"/>
        </w:rPr>
        <w:t>:::</w:t>
      </w:r>
      <w:r w:rsidRPr="0006523D">
        <w:t xml:space="preserve"> </w:t>
      </w:r>
      <w:r w:rsidRPr="007A29B2">
        <w:rPr>
          <w:rFonts w:ascii="Arial" w:hAnsi="Arial"/>
          <w:b/>
          <w:i w:val="0"/>
        </w:rPr>
        <w:t>one of</w:t>
      </w:r>
    </w:p>
    <w:p w14:paraId="348DDBE6" w14:textId="77777777" w:rsidR="004C02EF" w:rsidRPr="00C226F6" w:rsidRDefault="004C02EF" w:rsidP="004C02EF">
      <w:pPr>
        <w:pStyle w:val="SyntaxDefinition"/>
        <w:rPr>
          <w:rFonts w:ascii="Courier New" w:hAnsi="Courier New" w:cs="Courier New"/>
          <w:b/>
          <w:i w:val="0"/>
        </w:rPr>
      </w:pPr>
      <w:r w:rsidRPr="00C226F6">
        <w:rPr>
          <w:rFonts w:ascii="Courier New" w:hAnsi="Courier New" w:cs="Courier New"/>
          <w:b/>
          <w:i w:val="0"/>
        </w:rPr>
        <w:t>-  _  .  !  ~  *  '  (  )</w:t>
      </w:r>
    </w:p>
    <w:p w14:paraId="4139E5F0" w14:textId="77777777" w:rsidR="004C02EF" w:rsidRPr="004F49CA" w:rsidRDefault="004C02EF" w:rsidP="004C02EF">
      <w:pPr>
        <w:pStyle w:val="Note"/>
      </w:pPr>
      <w:r w:rsidRPr="00A115DC">
        <w:t>NOTE</w:t>
      </w:r>
      <w:r w:rsidRPr="00A115DC">
        <w:tab/>
      </w:r>
      <w:r>
        <w:t>The above</w:t>
      </w:r>
      <w:r w:rsidRPr="00A115DC">
        <w:t xml:space="preserve"> syntax is </w:t>
      </w:r>
      <w:r>
        <w:t>based upon</w:t>
      </w:r>
      <w:r w:rsidRPr="00A115DC">
        <w:t xml:space="preserve"> RFC 2396</w:t>
      </w:r>
      <w:r>
        <w:t xml:space="preserve"> and does not reflect changes introduced by the more recent RFC 3986</w:t>
      </w:r>
      <w:r w:rsidRPr="00A115DC">
        <w:t>.</w:t>
      </w:r>
      <w:r>
        <w:t xml:space="preserve">  </w:t>
      </w:r>
    </w:p>
    <w:p w14:paraId="65370ACB" w14:textId="77777777" w:rsidR="004C02EF" w:rsidRDefault="004C02EF" w:rsidP="004C02EF">
      <w:r>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Pr>
          <w:rFonts w:ascii="Courier New" w:hAnsi="Courier New"/>
          <w:b/>
        </w:rPr>
        <w:t>%</w:t>
      </w:r>
      <w:r>
        <w:rPr>
          <w:rFonts w:ascii="Courier New" w:hAnsi="Courier New"/>
        </w:rPr>
        <w:t>xx</w:t>
      </w:r>
      <w:r>
        <w:t>”.</w:t>
      </w:r>
    </w:p>
    <w:p w14:paraId="0BA5E916" w14:textId="77777777" w:rsidR="004C02EF" w:rsidRDefault="004C02EF" w:rsidP="004C02EF">
      <w:r>
        <w:t xml:space="preserve">The encoding and escaping process is described by the abstract operation Encode taking two String arguments </w:t>
      </w:r>
      <w:r w:rsidRPr="00E91749">
        <w:rPr>
          <w:rFonts w:ascii="Times New Roman" w:hAnsi="Times New Roman"/>
          <w:i/>
        </w:rPr>
        <w:t>string</w:t>
      </w:r>
      <w:r>
        <w:t xml:space="preserve"> and </w:t>
      </w:r>
      <w:r w:rsidRPr="00E91749">
        <w:rPr>
          <w:rFonts w:ascii="Times New Roman" w:hAnsi="Times New Roman"/>
          <w:i/>
        </w:rPr>
        <w:t>unescapedSet</w:t>
      </w:r>
      <w:r>
        <w:t>.</w:t>
      </w:r>
    </w:p>
    <w:p w14:paraId="76EBB493" w14:textId="77777777" w:rsidR="004C02EF" w:rsidRPr="005B1339" w:rsidRDefault="004C02EF" w:rsidP="004C02EF">
      <w:pPr>
        <w:pStyle w:val="M3"/>
        <w:numPr>
          <w:ilvl w:val="0"/>
          <w:numId w:val="163"/>
        </w:numPr>
        <w:spacing w:after="0"/>
      </w:pPr>
      <w:r w:rsidRPr="005B1339">
        <w:t xml:space="preserve">Let </w:t>
      </w:r>
      <w:r w:rsidRPr="005B1339">
        <w:rPr>
          <w:i/>
        </w:rPr>
        <w:t>strLen</w:t>
      </w:r>
      <w:r w:rsidRPr="005B1339">
        <w:t xml:space="preserve"> be the number of characters in </w:t>
      </w:r>
      <w:r w:rsidRPr="005B1339">
        <w:rPr>
          <w:i/>
        </w:rPr>
        <w:t>string</w:t>
      </w:r>
      <w:r w:rsidRPr="005B1339">
        <w:t>.</w:t>
      </w:r>
    </w:p>
    <w:p w14:paraId="4B7B6576" w14:textId="77777777" w:rsidR="004C02EF" w:rsidRPr="005B1339" w:rsidRDefault="004C02EF" w:rsidP="004C02EF">
      <w:pPr>
        <w:pStyle w:val="M3"/>
        <w:numPr>
          <w:ilvl w:val="0"/>
          <w:numId w:val="163"/>
        </w:numPr>
        <w:spacing w:after="0"/>
      </w:pPr>
      <w:r w:rsidRPr="005B1339">
        <w:t xml:space="preserve">Let </w:t>
      </w:r>
      <w:r w:rsidRPr="005B1339">
        <w:rPr>
          <w:i/>
        </w:rPr>
        <w:t>R</w:t>
      </w:r>
      <w:r w:rsidRPr="005B1339">
        <w:t xml:space="preserve"> be the empty String.</w:t>
      </w:r>
    </w:p>
    <w:p w14:paraId="57F035A9" w14:textId="77777777" w:rsidR="004C02EF" w:rsidRPr="005B1339" w:rsidRDefault="004C02EF" w:rsidP="004C02EF">
      <w:pPr>
        <w:pStyle w:val="M3"/>
        <w:numPr>
          <w:ilvl w:val="0"/>
          <w:numId w:val="163"/>
        </w:numPr>
        <w:spacing w:after="0"/>
      </w:pPr>
      <w:r w:rsidRPr="005B1339">
        <w:t xml:space="preserve">Let </w:t>
      </w:r>
      <w:r w:rsidRPr="005B1339">
        <w:rPr>
          <w:i/>
        </w:rPr>
        <w:t>k</w:t>
      </w:r>
      <w:r w:rsidRPr="005B1339">
        <w:t xml:space="preserve"> be 0.</w:t>
      </w:r>
    </w:p>
    <w:p w14:paraId="35476D69" w14:textId="77777777" w:rsidR="004C02EF" w:rsidRPr="005B1339" w:rsidRDefault="004C02EF" w:rsidP="004C02EF">
      <w:pPr>
        <w:pStyle w:val="M3"/>
        <w:numPr>
          <w:ilvl w:val="0"/>
          <w:numId w:val="163"/>
        </w:numPr>
        <w:spacing w:after="0"/>
      </w:pPr>
      <w:r w:rsidRPr="005B1339">
        <w:t>Repeat</w:t>
      </w:r>
    </w:p>
    <w:p w14:paraId="103D26E5" w14:textId="77777777" w:rsidR="004C02EF" w:rsidRPr="005B1339" w:rsidRDefault="004C02EF" w:rsidP="004C02EF">
      <w:pPr>
        <w:pStyle w:val="M3"/>
        <w:numPr>
          <w:ilvl w:val="1"/>
          <w:numId w:val="163"/>
        </w:numPr>
        <w:spacing w:after="0"/>
      </w:pPr>
      <w:r w:rsidRPr="005B1339">
        <w:t xml:space="preserve">If </w:t>
      </w:r>
      <w:r w:rsidRPr="005B1339">
        <w:rPr>
          <w:i/>
        </w:rPr>
        <w:t>k</w:t>
      </w:r>
      <w:r w:rsidRPr="005B1339">
        <w:t xml:space="preserve"> equals </w:t>
      </w:r>
      <w:r w:rsidRPr="005B1339">
        <w:rPr>
          <w:i/>
        </w:rPr>
        <w:t>strLen</w:t>
      </w:r>
      <w:r w:rsidRPr="005B1339">
        <w:t xml:space="preserve">, return </w:t>
      </w:r>
      <w:r w:rsidRPr="005B1339">
        <w:rPr>
          <w:i/>
        </w:rPr>
        <w:t>R</w:t>
      </w:r>
      <w:r w:rsidRPr="005B1339">
        <w:t>.</w:t>
      </w:r>
    </w:p>
    <w:p w14:paraId="1509D930" w14:textId="77777777" w:rsidR="004C02EF" w:rsidRPr="005B1339" w:rsidRDefault="004C02EF" w:rsidP="004C02EF">
      <w:pPr>
        <w:pStyle w:val="M3"/>
        <w:numPr>
          <w:ilvl w:val="1"/>
          <w:numId w:val="163"/>
        </w:numPr>
        <w:spacing w:after="0"/>
      </w:pPr>
      <w:r w:rsidRPr="005B1339">
        <w:t xml:space="preserve">Let </w:t>
      </w:r>
      <w:r w:rsidRPr="005B1339">
        <w:rPr>
          <w:i/>
        </w:rPr>
        <w:t>C</w:t>
      </w:r>
      <w:r w:rsidRPr="005B1339">
        <w:t xml:space="preserve"> be the character at position </w:t>
      </w:r>
      <w:r w:rsidRPr="005B1339">
        <w:rPr>
          <w:i/>
        </w:rPr>
        <w:t>k</w:t>
      </w:r>
      <w:r w:rsidRPr="005B1339">
        <w:t xml:space="preserve"> within </w:t>
      </w:r>
      <w:r w:rsidRPr="005B1339">
        <w:rPr>
          <w:i/>
        </w:rPr>
        <w:t>string</w:t>
      </w:r>
      <w:r w:rsidRPr="005B1339">
        <w:t>.</w:t>
      </w:r>
    </w:p>
    <w:p w14:paraId="35DDD08B" w14:textId="77777777" w:rsidR="004C02EF" w:rsidRPr="005B1339" w:rsidRDefault="004C02EF" w:rsidP="004C02EF">
      <w:pPr>
        <w:pStyle w:val="M3"/>
        <w:numPr>
          <w:ilvl w:val="1"/>
          <w:numId w:val="163"/>
        </w:numPr>
        <w:spacing w:after="0"/>
      </w:pPr>
      <w:r w:rsidRPr="005B1339">
        <w:t xml:space="preserve">If </w:t>
      </w:r>
      <w:r w:rsidRPr="005B1339">
        <w:rPr>
          <w:i/>
        </w:rPr>
        <w:t>C</w:t>
      </w:r>
      <w:r w:rsidRPr="005B1339">
        <w:t xml:space="preserve"> is in </w:t>
      </w:r>
      <w:r w:rsidRPr="005B1339">
        <w:rPr>
          <w:i/>
        </w:rPr>
        <w:t>unescapedSet</w:t>
      </w:r>
      <w:r w:rsidRPr="005B1339">
        <w:t>, then</w:t>
      </w:r>
    </w:p>
    <w:p w14:paraId="199630A0" w14:textId="77777777" w:rsidR="004C02EF" w:rsidRPr="005B1339" w:rsidRDefault="004C02EF" w:rsidP="004C02EF">
      <w:pPr>
        <w:pStyle w:val="M3"/>
        <w:numPr>
          <w:ilvl w:val="2"/>
          <w:numId w:val="163"/>
        </w:numPr>
        <w:spacing w:after="0"/>
      </w:pPr>
      <w:r w:rsidRPr="005B1339">
        <w:t xml:space="preserve">Let </w:t>
      </w:r>
      <w:r w:rsidRPr="005B1339">
        <w:rPr>
          <w:i/>
        </w:rPr>
        <w:t>S</w:t>
      </w:r>
      <w:r w:rsidRPr="005B1339">
        <w:t xml:space="preserve"> be a String containing only the character </w:t>
      </w:r>
      <w:r w:rsidRPr="005B1339">
        <w:rPr>
          <w:i/>
        </w:rPr>
        <w:t>C</w:t>
      </w:r>
      <w:r w:rsidRPr="005B1339">
        <w:t>.</w:t>
      </w:r>
    </w:p>
    <w:p w14:paraId="31D43295" w14:textId="77777777" w:rsidR="004C02EF" w:rsidRPr="005B1339" w:rsidRDefault="004C02EF" w:rsidP="004C02EF">
      <w:pPr>
        <w:pStyle w:val="M3"/>
        <w:numPr>
          <w:ilvl w:val="2"/>
          <w:numId w:val="163"/>
        </w:numPr>
        <w:spacing w:after="0"/>
      </w:pPr>
      <w:r w:rsidRPr="005B1339">
        <w:t xml:space="preserve">Let </w:t>
      </w:r>
      <w:r w:rsidRPr="005B1339">
        <w:rPr>
          <w:i/>
        </w:rPr>
        <w:t>R</w:t>
      </w:r>
      <w:r w:rsidRPr="005B1339">
        <w:t xml:space="preserve"> be a new String value computed by concatenating the previous value of </w:t>
      </w:r>
      <w:r w:rsidRPr="005B1339">
        <w:rPr>
          <w:i/>
        </w:rPr>
        <w:t>R</w:t>
      </w:r>
      <w:r w:rsidRPr="005B1339">
        <w:t xml:space="preserve"> and </w:t>
      </w:r>
      <w:r w:rsidRPr="005B1339">
        <w:rPr>
          <w:i/>
        </w:rPr>
        <w:t>S</w:t>
      </w:r>
      <w:r w:rsidRPr="005B1339">
        <w:t>.</w:t>
      </w:r>
    </w:p>
    <w:p w14:paraId="34A54A68" w14:textId="77777777" w:rsidR="004C02EF" w:rsidRPr="005B1339" w:rsidRDefault="004C02EF" w:rsidP="004C02EF">
      <w:pPr>
        <w:pStyle w:val="M3"/>
        <w:numPr>
          <w:ilvl w:val="1"/>
          <w:numId w:val="163"/>
        </w:numPr>
        <w:spacing w:after="0"/>
      </w:pPr>
      <w:r w:rsidRPr="005B1339">
        <w:t xml:space="preserve">Else, </w:t>
      </w:r>
      <w:r w:rsidRPr="005B1339">
        <w:rPr>
          <w:i/>
        </w:rPr>
        <w:t>C</w:t>
      </w:r>
      <w:r w:rsidRPr="005B1339">
        <w:t xml:space="preserve"> is not in </w:t>
      </w:r>
      <w:r w:rsidRPr="005B1339">
        <w:rPr>
          <w:i/>
        </w:rPr>
        <w:t>unescapedSet</w:t>
      </w:r>
    </w:p>
    <w:p w14:paraId="44244E2C" w14:textId="77777777" w:rsidR="004C02EF" w:rsidRPr="005B1339" w:rsidRDefault="004C02EF" w:rsidP="004C02EF">
      <w:pPr>
        <w:pStyle w:val="M3"/>
        <w:numPr>
          <w:ilvl w:val="2"/>
          <w:numId w:val="163"/>
        </w:numPr>
        <w:spacing w:after="0"/>
      </w:pPr>
      <w:r w:rsidRPr="005B1339">
        <w:t xml:space="preserve">If the code unit value of </w:t>
      </w:r>
      <w:r w:rsidRPr="005B1339">
        <w:rPr>
          <w:i/>
        </w:rPr>
        <w:t>C</w:t>
      </w:r>
      <w:r w:rsidRPr="005B1339">
        <w:t xml:space="preserve"> is not less than 0xDC00 and not greater than 0xDFFF, throw a </w:t>
      </w:r>
      <w:r w:rsidRPr="005B1339">
        <w:rPr>
          <w:b/>
        </w:rPr>
        <w:t>URIError</w:t>
      </w:r>
      <w:r w:rsidRPr="005B1339">
        <w:t xml:space="preserve"> exception.</w:t>
      </w:r>
    </w:p>
    <w:p w14:paraId="3FD7D862" w14:textId="77777777" w:rsidR="004C02EF" w:rsidRPr="005B1339" w:rsidRDefault="004C02EF" w:rsidP="004C02EF">
      <w:pPr>
        <w:pStyle w:val="M3"/>
        <w:numPr>
          <w:ilvl w:val="2"/>
          <w:numId w:val="163"/>
        </w:numPr>
        <w:spacing w:after="0"/>
      </w:pPr>
      <w:r w:rsidRPr="005B1339">
        <w:t xml:space="preserve">If the code unit value of </w:t>
      </w:r>
      <w:r w:rsidRPr="005B1339">
        <w:rPr>
          <w:i/>
        </w:rPr>
        <w:t>C</w:t>
      </w:r>
      <w:r w:rsidRPr="005B1339">
        <w:t xml:space="preserve"> is less than 0xD800 or greater than 0xDBFF, then</w:t>
      </w:r>
    </w:p>
    <w:p w14:paraId="5694FEBE" w14:textId="77777777" w:rsidR="004C02EF" w:rsidRPr="005B1339" w:rsidRDefault="004C02EF" w:rsidP="004C02EF">
      <w:pPr>
        <w:pStyle w:val="M3"/>
        <w:numPr>
          <w:ilvl w:val="3"/>
          <w:numId w:val="163"/>
        </w:numPr>
        <w:spacing w:after="0"/>
      </w:pPr>
      <w:r w:rsidRPr="005B1339">
        <w:t xml:space="preserve">Let </w:t>
      </w:r>
      <w:r w:rsidRPr="005B1339">
        <w:rPr>
          <w:i/>
        </w:rPr>
        <w:t>V</w:t>
      </w:r>
      <w:r w:rsidRPr="005B1339">
        <w:t xml:space="preserve"> be the code unit value of </w:t>
      </w:r>
      <w:r w:rsidRPr="005B1339">
        <w:rPr>
          <w:i/>
        </w:rPr>
        <w:t>C</w:t>
      </w:r>
      <w:r w:rsidRPr="005B1339">
        <w:t>.</w:t>
      </w:r>
    </w:p>
    <w:p w14:paraId="2CFDA261" w14:textId="77777777" w:rsidR="004C02EF" w:rsidRPr="005B1339" w:rsidRDefault="004C02EF" w:rsidP="004C02EF">
      <w:pPr>
        <w:pStyle w:val="M3"/>
        <w:numPr>
          <w:ilvl w:val="2"/>
          <w:numId w:val="163"/>
        </w:numPr>
        <w:spacing w:after="0"/>
      </w:pPr>
      <w:r w:rsidRPr="005B1339">
        <w:t xml:space="preserve">Else, </w:t>
      </w:r>
    </w:p>
    <w:p w14:paraId="194B3789" w14:textId="77777777" w:rsidR="004C02EF" w:rsidRPr="005B1339" w:rsidRDefault="004C02EF" w:rsidP="004C02EF">
      <w:pPr>
        <w:pStyle w:val="M3"/>
        <w:numPr>
          <w:ilvl w:val="3"/>
          <w:numId w:val="163"/>
        </w:numPr>
        <w:spacing w:after="0"/>
      </w:pPr>
      <w:r w:rsidRPr="005B1339">
        <w:t xml:space="preserve">Increase </w:t>
      </w:r>
      <w:r w:rsidRPr="005B1339">
        <w:rPr>
          <w:i/>
        </w:rPr>
        <w:t>k</w:t>
      </w:r>
      <w:r w:rsidRPr="005B1339">
        <w:t xml:space="preserve"> by 1.</w:t>
      </w:r>
    </w:p>
    <w:p w14:paraId="759E4381" w14:textId="77777777" w:rsidR="004C02EF" w:rsidRPr="005B1339" w:rsidRDefault="004C02EF" w:rsidP="004C02EF">
      <w:pPr>
        <w:pStyle w:val="M3"/>
        <w:numPr>
          <w:ilvl w:val="3"/>
          <w:numId w:val="163"/>
        </w:numPr>
        <w:spacing w:after="0"/>
      </w:pPr>
      <w:r w:rsidRPr="005B1339">
        <w:t xml:space="preserve">If </w:t>
      </w:r>
      <w:r w:rsidRPr="005B1339">
        <w:rPr>
          <w:i/>
        </w:rPr>
        <w:t>k</w:t>
      </w:r>
      <w:r w:rsidRPr="005B1339">
        <w:t xml:space="preserve"> equals </w:t>
      </w:r>
      <w:r w:rsidRPr="005B1339">
        <w:rPr>
          <w:i/>
        </w:rPr>
        <w:t>strLen</w:t>
      </w:r>
      <w:r w:rsidRPr="005B1339">
        <w:t xml:space="preserve">, throw a </w:t>
      </w:r>
      <w:r w:rsidRPr="005B1339">
        <w:rPr>
          <w:b/>
        </w:rPr>
        <w:t>URIError</w:t>
      </w:r>
      <w:r w:rsidRPr="005B1339">
        <w:t xml:space="preserve"> exception.</w:t>
      </w:r>
    </w:p>
    <w:p w14:paraId="5390A9AB" w14:textId="77777777" w:rsidR="004C02EF" w:rsidRPr="005B1339" w:rsidRDefault="004C02EF" w:rsidP="004C02EF">
      <w:pPr>
        <w:pStyle w:val="M3"/>
        <w:numPr>
          <w:ilvl w:val="3"/>
          <w:numId w:val="163"/>
        </w:numPr>
        <w:spacing w:after="0"/>
      </w:pPr>
      <w:r w:rsidRPr="005B1339">
        <w:t xml:space="preserve">Let </w:t>
      </w:r>
      <w:r w:rsidRPr="005B1339">
        <w:rPr>
          <w:i/>
        </w:rPr>
        <w:t>kChar</w:t>
      </w:r>
      <w:r w:rsidRPr="005B1339">
        <w:t xml:space="preserve"> be the code unit value of the character at position </w:t>
      </w:r>
      <w:r w:rsidRPr="005B1339">
        <w:rPr>
          <w:i/>
        </w:rPr>
        <w:t>k</w:t>
      </w:r>
      <w:r w:rsidRPr="005B1339">
        <w:t xml:space="preserve"> within </w:t>
      </w:r>
      <w:r w:rsidRPr="005B1339">
        <w:rPr>
          <w:i/>
        </w:rPr>
        <w:t>string</w:t>
      </w:r>
      <w:r w:rsidRPr="005B1339">
        <w:t>.</w:t>
      </w:r>
    </w:p>
    <w:p w14:paraId="6FC9DE0F" w14:textId="77777777" w:rsidR="004C02EF" w:rsidRPr="005B1339" w:rsidRDefault="004C02EF" w:rsidP="004C02EF">
      <w:pPr>
        <w:pStyle w:val="M3"/>
        <w:numPr>
          <w:ilvl w:val="3"/>
          <w:numId w:val="163"/>
        </w:numPr>
        <w:spacing w:after="0"/>
      </w:pPr>
      <w:r w:rsidRPr="005B1339">
        <w:t xml:space="preserve">If </w:t>
      </w:r>
      <w:r w:rsidRPr="005B1339">
        <w:rPr>
          <w:i/>
        </w:rPr>
        <w:t>kChar</w:t>
      </w:r>
      <w:r w:rsidRPr="005B1339">
        <w:t xml:space="preserve"> is less than 0xDC00 or greater than 0xDFFF, throw a </w:t>
      </w:r>
      <w:r w:rsidRPr="005B1339">
        <w:rPr>
          <w:b/>
        </w:rPr>
        <w:t>URIError</w:t>
      </w:r>
      <w:r w:rsidRPr="005B1339">
        <w:t xml:space="preserve"> exception.</w:t>
      </w:r>
    </w:p>
    <w:p w14:paraId="2E58D698" w14:textId="77777777" w:rsidR="004C02EF" w:rsidRPr="005B1339" w:rsidRDefault="004C02EF" w:rsidP="004C02EF">
      <w:pPr>
        <w:pStyle w:val="M3"/>
        <w:numPr>
          <w:ilvl w:val="3"/>
          <w:numId w:val="163"/>
        </w:numPr>
        <w:spacing w:after="0"/>
      </w:pPr>
      <w:r w:rsidRPr="005B1339">
        <w:t xml:space="preserve">Let </w:t>
      </w:r>
      <w:r w:rsidRPr="005B1339">
        <w:rPr>
          <w:i/>
        </w:rPr>
        <w:t>V</w:t>
      </w:r>
      <w:r w:rsidRPr="005B1339">
        <w:t xml:space="preserve"> be (((the code unit value of </w:t>
      </w:r>
      <w:r w:rsidRPr="005B1339">
        <w:rPr>
          <w:i/>
        </w:rPr>
        <w:t>C</w:t>
      </w:r>
      <w:r w:rsidRPr="005B1339">
        <w:t xml:space="preserve">) – 0xD800) </w:t>
      </w:r>
      <w:r w:rsidRPr="009D1662">
        <w:sym w:font="Symbol" w:char="F0B4"/>
      </w:r>
      <w:r w:rsidRPr="005B1339">
        <w:t xml:space="preserve"> 0x400 + (</w:t>
      </w:r>
      <w:r w:rsidRPr="005B1339">
        <w:rPr>
          <w:i/>
        </w:rPr>
        <w:t>kChar</w:t>
      </w:r>
      <w:r w:rsidRPr="005B1339">
        <w:t xml:space="preserve"> – 0xDC00) + 0x10000).</w:t>
      </w:r>
    </w:p>
    <w:p w14:paraId="212D437D" w14:textId="77777777" w:rsidR="004C02EF" w:rsidRPr="005B1339" w:rsidRDefault="004C02EF" w:rsidP="004C02EF">
      <w:pPr>
        <w:pStyle w:val="M3"/>
        <w:numPr>
          <w:ilvl w:val="2"/>
          <w:numId w:val="163"/>
        </w:numPr>
        <w:spacing w:after="0"/>
      </w:pPr>
      <w:r w:rsidRPr="005B1339">
        <w:t xml:space="preserve">Let </w:t>
      </w:r>
      <w:r w:rsidRPr="005B1339">
        <w:rPr>
          <w:i/>
        </w:rPr>
        <w:t>Octets</w:t>
      </w:r>
      <w:r w:rsidRPr="005B1339">
        <w:t xml:space="preserve"> be the array of octets resulting by applying the UTF-8 transformation to </w:t>
      </w:r>
      <w:r w:rsidRPr="005B1339">
        <w:rPr>
          <w:i/>
        </w:rPr>
        <w:t>V</w:t>
      </w:r>
      <w:r w:rsidRPr="005B1339">
        <w:t xml:space="preserve">, and let </w:t>
      </w:r>
      <w:r w:rsidRPr="005B1339">
        <w:rPr>
          <w:i/>
        </w:rPr>
        <w:t>L</w:t>
      </w:r>
      <w:r w:rsidRPr="005B1339">
        <w:t xml:space="preserve"> be the array size.</w:t>
      </w:r>
    </w:p>
    <w:p w14:paraId="6082C3B6" w14:textId="77777777" w:rsidR="004C02EF" w:rsidRPr="005B1339" w:rsidRDefault="004C02EF" w:rsidP="004C02EF">
      <w:pPr>
        <w:pStyle w:val="M3"/>
        <w:numPr>
          <w:ilvl w:val="2"/>
          <w:numId w:val="163"/>
        </w:numPr>
        <w:spacing w:after="0"/>
      </w:pPr>
      <w:r w:rsidRPr="005B1339">
        <w:t xml:space="preserve">Let </w:t>
      </w:r>
      <w:r w:rsidRPr="005B1339">
        <w:rPr>
          <w:i/>
        </w:rPr>
        <w:t>j</w:t>
      </w:r>
      <w:r w:rsidRPr="005B1339">
        <w:t xml:space="preserve"> be 0.</w:t>
      </w:r>
    </w:p>
    <w:p w14:paraId="139B0AE4" w14:textId="77777777" w:rsidR="004C02EF" w:rsidRPr="005B1339" w:rsidRDefault="004C02EF" w:rsidP="004C02EF">
      <w:pPr>
        <w:pStyle w:val="M3"/>
        <w:numPr>
          <w:ilvl w:val="2"/>
          <w:numId w:val="163"/>
        </w:numPr>
        <w:spacing w:after="0"/>
      </w:pPr>
      <w:r w:rsidRPr="005B1339">
        <w:t xml:space="preserve">Repeat, while </w:t>
      </w:r>
      <w:r w:rsidRPr="005B1339">
        <w:rPr>
          <w:i/>
        </w:rPr>
        <w:t>j</w:t>
      </w:r>
      <w:r w:rsidRPr="005B1339">
        <w:t xml:space="preserve"> &lt; </w:t>
      </w:r>
      <w:r w:rsidRPr="005B1339">
        <w:rPr>
          <w:i/>
        </w:rPr>
        <w:t>L</w:t>
      </w:r>
    </w:p>
    <w:p w14:paraId="3DFD8447" w14:textId="77777777" w:rsidR="004C02EF" w:rsidRPr="005B1339" w:rsidRDefault="004C02EF" w:rsidP="004C02EF">
      <w:pPr>
        <w:pStyle w:val="M3"/>
        <w:numPr>
          <w:ilvl w:val="3"/>
          <w:numId w:val="163"/>
        </w:numPr>
        <w:spacing w:after="0"/>
      </w:pPr>
      <w:r w:rsidRPr="005B1339">
        <w:t xml:space="preserve">Let </w:t>
      </w:r>
      <w:r w:rsidRPr="005B1339">
        <w:rPr>
          <w:i/>
        </w:rPr>
        <w:t>jOctet</w:t>
      </w:r>
      <w:r w:rsidRPr="005B1339">
        <w:t xml:space="preserve"> be the value at position </w:t>
      </w:r>
      <w:r w:rsidRPr="005B1339">
        <w:rPr>
          <w:i/>
        </w:rPr>
        <w:t>j</w:t>
      </w:r>
      <w:r w:rsidRPr="005B1339">
        <w:t xml:space="preserve"> within </w:t>
      </w:r>
      <w:r w:rsidRPr="005B1339">
        <w:rPr>
          <w:i/>
        </w:rPr>
        <w:t>Octets</w:t>
      </w:r>
      <w:r w:rsidRPr="005B1339">
        <w:t>.</w:t>
      </w:r>
    </w:p>
    <w:p w14:paraId="41C85B27" w14:textId="77777777" w:rsidR="004C02EF" w:rsidRPr="005B1339" w:rsidRDefault="004C02EF" w:rsidP="004C02EF">
      <w:pPr>
        <w:pStyle w:val="M3"/>
        <w:numPr>
          <w:ilvl w:val="3"/>
          <w:numId w:val="163"/>
        </w:numPr>
        <w:spacing w:after="0"/>
      </w:pPr>
      <w:r w:rsidRPr="005B1339">
        <w:t xml:space="preserve">Let </w:t>
      </w:r>
      <w:r w:rsidRPr="005B1339">
        <w:rPr>
          <w:i/>
        </w:rPr>
        <w:t>S</w:t>
      </w:r>
      <w:r w:rsidRPr="005B1339">
        <w:t xml:space="preserve"> be a String containing three characters “</w:t>
      </w:r>
      <w:r w:rsidRPr="005B1339">
        <w:rPr>
          <w:b/>
        </w:rPr>
        <w:t>%</w:t>
      </w:r>
      <w:r w:rsidRPr="005B1339">
        <w:rPr>
          <w:i/>
        </w:rPr>
        <w:t>XY</w:t>
      </w:r>
      <w:r w:rsidRPr="005B1339">
        <w:t xml:space="preserve">” where </w:t>
      </w:r>
      <w:r w:rsidRPr="005B1339">
        <w:rPr>
          <w:i/>
        </w:rPr>
        <w:t>XY</w:t>
      </w:r>
      <w:r w:rsidRPr="005B1339">
        <w:t xml:space="preserve"> are two uppercase hexadecimal digits encoding the value of </w:t>
      </w:r>
      <w:r w:rsidRPr="005B1339">
        <w:rPr>
          <w:i/>
        </w:rPr>
        <w:t>jOctet</w:t>
      </w:r>
      <w:r w:rsidRPr="005B1339">
        <w:t>.</w:t>
      </w:r>
    </w:p>
    <w:p w14:paraId="3E5DCC52" w14:textId="77777777" w:rsidR="004C02EF" w:rsidRPr="005B1339" w:rsidRDefault="004C02EF" w:rsidP="004C02EF">
      <w:pPr>
        <w:pStyle w:val="M3"/>
        <w:numPr>
          <w:ilvl w:val="3"/>
          <w:numId w:val="163"/>
        </w:numPr>
        <w:spacing w:after="0"/>
      </w:pPr>
      <w:r w:rsidRPr="005B1339">
        <w:t xml:space="preserve">Let </w:t>
      </w:r>
      <w:r w:rsidRPr="005B1339">
        <w:rPr>
          <w:i/>
        </w:rPr>
        <w:t>R</w:t>
      </w:r>
      <w:r w:rsidRPr="005B1339">
        <w:t xml:space="preserve"> be a new String value computed by concatenating the previous value of </w:t>
      </w:r>
      <w:r w:rsidRPr="005B1339">
        <w:rPr>
          <w:i/>
        </w:rPr>
        <w:t>R</w:t>
      </w:r>
      <w:r w:rsidRPr="005B1339">
        <w:t xml:space="preserve"> and </w:t>
      </w:r>
      <w:r w:rsidRPr="005B1339">
        <w:rPr>
          <w:i/>
        </w:rPr>
        <w:t>S</w:t>
      </w:r>
      <w:r w:rsidRPr="005B1339">
        <w:t>.</w:t>
      </w:r>
    </w:p>
    <w:p w14:paraId="2F7447DF" w14:textId="77777777" w:rsidR="004C02EF" w:rsidRPr="005B1339" w:rsidRDefault="004C02EF" w:rsidP="004C02EF">
      <w:pPr>
        <w:pStyle w:val="M3"/>
        <w:numPr>
          <w:ilvl w:val="3"/>
          <w:numId w:val="163"/>
        </w:numPr>
        <w:spacing w:after="0"/>
      </w:pPr>
      <w:r w:rsidRPr="005B1339">
        <w:t xml:space="preserve">Increase </w:t>
      </w:r>
      <w:r w:rsidRPr="005B1339">
        <w:rPr>
          <w:i/>
        </w:rPr>
        <w:t>j</w:t>
      </w:r>
      <w:r w:rsidRPr="005B1339">
        <w:t xml:space="preserve"> by 1.</w:t>
      </w:r>
    </w:p>
    <w:p w14:paraId="1AF606F0" w14:textId="77777777" w:rsidR="004C02EF" w:rsidRPr="005B1339" w:rsidRDefault="004C02EF" w:rsidP="004C02EF">
      <w:pPr>
        <w:pStyle w:val="M3"/>
        <w:numPr>
          <w:ilvl w:val="1"/>
          <w:numId w:val="163"/>
        </w:numPr>
        <w:spacing w:after="220"/>
      </w:pPr>
      <w:r w:rsidRPr="005B1339">
        <w:t xml:space="preserve">Increase </w:t>
      </w:r>
      <w:r w:rsidRPr="005B1339">
        <w:rPr>
          <w:i/>
        </w:rPr>
        <w:t>k</w:t>
      </w:r>
      <w:r w:rsidRPr="005B1339">
        <w:t xml:space="preserve"> by 1.</w:t>
      </w:r>
    </w:p>
    <w:p w14:paraId="6B74DF41" w14:textId="77777777" w:rsidR="004C02EF" w:rsidRDefault="004C02EF" w:rsidP="004C02EF">
      <w:r>
        <w:t xml:space="preserve">The unescaping and decoding process is described by the abstract operation Decode taking two String arguments </w:t>
      </w:r>
      <w:r w:rsidRPr="00E91749">
        <w:rPr>
          <w:rFonts w:ascii="Times New Roman" w:hAnsi="Times New Roman"/>
          <w:i/>
        </w:rPr>
        <w:t>string</w:t>
      </w:r>
      <w:r>
        <w:t xml:space="preserve"> and </w:t>
      </w:r>
      <w:r w:rsidRPr="00E91749">
        <w:rPr>
          <w:rFonts w:ascii="Times New Roman" w:hAnsi="Times New Roman"/>
          <w:i/>
        </w:rPr>
        <w:t>reservedSet</w:t>
      </w:r>
      <w:r>
        <w:t>.</w:t>
      </w:r>
    </w:p>
    <w:p w14:paraId="7DA5B80C" w14:textId="77777777" w:rsidR="004C02EF" w:rsidRPr="005B1339" w:rsidRDefault="004C02EF" w:rsidP="004C02EF">
      <w:pPr>
        <w:pStyle w:val="M3"/>
        <w:numPr>
          <w:ilvl w:val="0"/>
          <w:numId w:val="164"/>
        </w:numPr>
        <w:spacing w:after="0"/>
      </w:pPr>
      <w:r w:rsidRPr="005B1339">
        <w:t xml:space="preserve">Let </w:t>
      </w:r>
      <w:r w:rsidRPr="005B1339">
        <w:rPr>
          <w:i/>
        </w:rPr>
        <w:t>strLen</w:t>
      </w:r>
      <w:r w:rsidRPr="005B1339">
        <w:t xml:space="preserve"> be the number of characters in </w:t>
      </w:r>
      <w:r w:rsidRPr="005B1339">
        <w:rPr>
          <w:i/>
        </w:rPr>
        <w:t>string</w:t>
      </w:r>
      <w:r w:rsidRPr="005B1339">
        <w:t>.</w:t>
      </w:r>
    </w:p>
    <w:p w14:paraId="599292E1" w14:textId="77777777" w:rsidR="004C02EF" w:rsidRPr="005B1339" w:rsidRDefault="004C02EF" w:rsidP="004C02EF">
      <w:pPr>
        <w:pStyle w:val="M3"/>
        <w:numPr>
          <w:ilvl w:val="0"/>
          <w:numId w:val="164"/>
        </w:numPr>
        <w:spacing w:after="0"/>
      </w:pPr>
      <w:r w:rsidRPr="005B1339">
        <w:t xml:space="preserve">Let </w:t>
      </w:r>
      <w:r w:rsidRPr="005B1339">
        <w:rPr>
          <w:i/>
        </w:rPr>
        <w:t>R</w:t>
      </w:r>
      <w:r w:rsidRPr="005B1339">
        <w:t xml:space="preserve"> be the empty String.</w:t>
      </w:r>
    </w:p>
    <w:p w14:paraId="67199894" w14:textId="77777777" w:rsidR="004C02EF" w:rsidRPr="005B1339" w:rsidRDefault="004C02EF" w:rsidP="004C02EF">
      <w:pPr>
        <w:pStyle w:val="M3"/>
        <w:numPr>
          <w:ilvl w:val="0"/>
          <w:numId w:val="164"/>
        </w:numPr>
        <w:spacing w:after="0"/>
      </w:pPr>
      <w:r w:rsidRPr="005B1339">
        <w:t xml:space="preserve">Let </w:t>
      </w:r>
      <w:r w:rsidRPr="005B1339">
        <w:rPr>
          <w:i/>
        </w:rPr>
        <w:t>k</w:t>
      </w:r>
      <w:r w:rsidRPr="005B1339">
        <w:t xml:space="preserve"> be 0.</w:t>
      </w:r>
    </w:p>
    <w:p w14:paraId="5BFF539C" w14:textId="77777777" w:rsidR="004C02EF" w:rsidRPr="005B1339" w:rsidRDefault="004C02EF" w:rsidP="004C02EF">
      <w:pPr>
        <w:pStyle w:val="M3"/>
        <w:numPr>
          <w:ilvl w:val="0"/>
          <w:numId w:val="164"/>
        </w:numPr>
        <w:spacing w:after="0"/>
      </w:pPr>
      <w:r w:rsidRPr="005B1339">
        <w:t>Repeat</w:t>
      </w:r>
    </w:p>
    <w:p w14:paraId="6D376C73" w14:textId="77777777" w:rsidR="004C02EF" w:rsidRPr="005B1339" w:rsidRDefault="004C02EF" w:rsidP="004C02EF">
      <w:pPr>
        <w:pStyle w:val="M3"/>
        <w:numPr>
          <w:ilvl w:val="1"/>
          <w:numId w:val="164"/>
        </w:numPr>
        <w:spacing w:after="0"/>
      </w:pPr>
      <w:r w:rsidRPr="005B1339">
        <w:t xml:space="preserve">If </w:t>
      </w:r>
      <w:r w:rsidRPr="005B1339">
        <w:rPr>
          <w:i/>
        </w:rPr>
        <w:t>k</w:t>
      </w:r>
      <w:r w:rsidRPr="005B1339">
        <w:t xml:space="preserve"> equals </w:t>
      </w:r>
      <w:r w:rsidRPr="005B1339">
        <w:rPr>
          <w:i/>
        </w:rPr>
        <w:t>strLen</w:t>
      </w:r>
      <w:r w:rsidRPr="005B1339">
        <w:t xml:space="preserve">, return </w:t>
      </w:r>
      <w:r w:rsidRPr="005B1339">
        <w:rPr>
          <w:i/>
        </w:rPr>
        <w:t>R</w:t>
      </w:r>
      <w:r w:rsidRPr="005B1339">
        <w:t>.</w:t>
      </w:r>
    </w:p>
    <w:p w14:paraId="02485D62" w14:textId="77777777" w:rsidR="004C02EF" w:rsidRPr="005B1339" w:rsidRDefault="004C02EF" w:rsidP="004C02EF">
      <w:pPr>
        <w:pStyle w:val="M3"/>
        <w:numPr>
          <w:ilvl w:val="1"/>
          <w:numId w:val="164"/>
        </w:numPr>
        <w:spacing w:after="0"/>
      </w:pPr>
      <w:r w:rsidRPr="005B1339">
        <w:t xml:space="preserve">Let </w:t>
      </w:r>
      <w:r w:rsidRPr="005B1339">
        <w:rPr>
          <w:i/>
        </w:rPr>
        <w:t>C</w:t>
      </w:r>
      <w:r w:rsidRPr="005B1339">
        <w:t xml:space="preserve"> be the character at position </w:t>
      </w:r>
      <w:r w:rsidRPr="005B1339">
        <w:rPr>
          <w:i/>
        </w:rPr>
        <w:t>k</w:t>
      </w:r>
      <w:r w:rsidRPr="005B1339">
        <w:t xml:space="preserve"> within </w:t>
      </w:r>
      <w:r w:rsidRPr="005B1339">
        <w:rPr>
          <w:i/>
        </w:rPr>
        <w:t>string</w:t>
      </w:r>
      <w:r w:rsidRPr="005B1339">
        <w:t>.</w:t>
      </w:r>
    </w:p>
    <w:p w14:paraId="2D3337C5" w14:textId="77777777" w:rsidR="004C02EF" w:rsidRPr="005B1339" w:rsidRDefault="004C02EF" w:rsidP="004C02EF">
      <w:pPr>
        <w:pStyle w:val="M3"/>
        <w:numPr>
          <w:ilvl w:val="1"/>
          <w:numId w:val="164"/>
        </w:numPr>
        <w:spacing w:after="0"/>
      </w:pPr>
      <w:r w:rsidRPr="005B1339">
        <w:t xml:space="preserve">If </w:t>
      </w:r>
      <w:r w:rsidRPr="005B1339">
        <w:rPr>
          <w:i/>
        </w:rPr>
        <w:t>C</w:t>
      </w:r>
      <w:r w:rsidRPr="005B1339">
        <w:t xml:space="preserve"> is not ‘</w:t>
      </w:r>
      <w:r w:rsidRPr="005B1339">
        <w:rPr>
          <w:b/>
        </w:rPr>
        <w:t>%</w:t>
      </w:r>
      <w:r w:rsidRPr="005B1339">
        <w:t>’, then</w:t>
      </w:r>
    </w:p>
    <w:p w14:paraId="20EF38C4" w14:textId="77777777" w:rsidR="004C02EF" w:rsidRPr="005B1339" w:rsidRDefault="004C02EF" w:rsidP="004C02EF">
      <w:pPr>
        <w:pStyle w:val="M3"/>
        <w:numPr>
          <w:ilvl w:val="2"/>
          <w:numId w:val="164"/>
        </w:numPr>
        <w:spacing w:after="0"/>
      </w:pPr>
      <w:r w:rsidRPr="005B1339">
        <w:t xml:space="preserve">Let </w:t>
      </w:r>
      <w:r w:rsidRPr="005B1339">
        <w:rPr>
          <w:i/>
        </w:rPr>
        <w:t>S</w:t>
      </w:r>
      <w:r w:rsidRPr="005B1339">
        <w:t xml:space="preserve"> be the String containing only the character </w:t>
      </w:r>
      <w:r w:rsidRPr="005B1339">
        <w:rPr>
          <w:i/>
        </w:rPr>
        <w:t>C</w:t>
      </w:r>
      <w:r w:rsidRPr="005B1339">
        <w:t>.</w:t>
      </w:r>
    </w:p>
    <w:p w14:paraId="14618A87" w14:textId="77777777" w:rsidR="004C02EF" w:rsidRPr="005B1339" w:rsidRDefault="004C02EF" w:rsidP="004C02EF">
      <w:pPr>
        <w:pStyle w:val="M3"/>
        <w:numPr>
          <w:ilvl w:val="1"/>
          <w:numId w:val="164"/>
        </w:numPr>
        <w:spacing w:after="0"/>
      </w:pPr>
      <w:r w:rsidRPr="005B1339">
        <w:t xml:space="preserve">Else, </w:t>
      </w:r>
      <w:r w:rsidRPr="005B1339">
        <w:rPr>
          <w:i/>
        </w:rPr>
        <w:t>C</w:t>
      </w:r>
      <w:r w:rsidRPr="005B1339">
        <w:t xml:space="preserve"> is ‘</w:t>
      </w:r>
      <w:r w:rsidRPr="005B1339">
        <w:rPr>
          <w:b/>
        </w:rPr>
        <w:t>%</w:t>
      </w:r>
      <w:r w:rsidRPr="005B1339">
        <w:t>’</w:t>
      </w:r>
    </w:p>
    <w:p w14:paraId="7D0C0FEA" w14:textId="77777777" w:rsidR="004C02EF" w:rsidRPr="005B1339" w:rsidRDefault="004C02EF" w:rsidP="004C02EF">
      <w:pPr>
        <w:pStyle w:val="M3"/>
        <w:numPr>
          <w:ilvl w:val="2"/>
          <w:numId w:val="164"/>
        </w:numPr>
        <w:spacing w:after="0"/>
      </w:pPr>
      <w:r w:rsidRPr="005B1339">
        <w:t xml:space="preserve">Let </w:t>
      </w:r>
      <w:r w:rsidRPr="005B1339">
        <w:rPr>
          <w:i/>
        </w:rPr>
        <w:t>start</w:t>
      </w:r>
      <w:r w:rsidRPr="005B1339">
        <w:t xml:space="preserve"> be </w:t>
      </w:r>
      <w:r w:rsidRPr="005B1339">
        <w:rPr>
          <w:i/>
        </w:rPr>
        <w:t>k</w:t>
      </w:r>
      <w:r w:rsidRPr="005B1339">
        <w:t>.</w:t>
      </w:r>
    </w:p>
    <w:p w14:paraId="52CB9106" w14:textId="77777777" w:rsidR="004C02EF" w:rsidRPr="005B1339" w:rsidRDefault="004C02EF" w:rsidP="004C02EF">
      <w:pPr>
        <w:pStyle w:val="M3"/>
        <w:numPr>
          <w:ilvl w:val="2"/>
          <w:numId w:val="164"/>
        </w:numPr>
        <w:spacing w:after="0"/>
      </w:pPr>
      <w:r w:rsidRPr="005B1339">
        <w:t xml:space="preserve">If </w:t>
      </w:r>
      <w:r w:rsidRPr="005B1339">
        <w:rPr>
          <w:i/>
        </w:rPr>
        <w:t>k</w:t>
      </w:r>
      <w:r w:rsidRPr="005B1339">
        <w:t xml:space="preserve"> + 2 is greater than or equal to </w:t>
      </w:r>
      <w:r w:rsidRPr="005B1339">
        <w:rPr>
          <w:i/>
        </w:rPr>
        <w:t>strLen</w:t>
      </w:r>
      <w:r w:rsidRPr="005B1339">
        <w:t xml:space="preserve">, throw a </w:t>
      </w:r>
      <w:r w:rsidRPr="005B1339">
        <w:rPr>
          <w:b/>
        </w:rPr>
        <w:t>URIError</w:t>
      </w:r>
      <w:r w:rsidRPr="005B1339">
        <w:t xml:space="preserve"> exception.</w:t>
      </w:r>
    </w:p>
    <w:p w14:paraId="66876752" w14:textId="77777777" w:rsidR="004C02EF" w:rsidRPr="005B1339" w:rsidRDefault="004C02EF" w:rsidP="004C02EF">
      <w:pPr>
        <w:pStyle w:val="M3"/>
        <w:numPr>
          <w:ilvl w:val="2"/>
          <w:numId w:val="164"/>
        </w:numPr>
        <w:spacing w:after="0"/>
      </w:pPr>
      <w:r w:rsidRPr="005B1339">
        <w:t>If the characters at position (</w:t>
      </w:r>
      <w:r w:rsidRPr="005B1339">
        <w:rPr>
          <w:i/>
        </w:rPr>
        <w:t>k</w:t>
      </w:r>
      <w:r w:rsidRPr="005B1339">
        <w:t>+1) and (</w:t>
      </w:r>
      <w:r w:rsidRPr="005B1339">
        <w:rPr>
          <w:i/>
        </w:rPr>
        <w:t>k</w:t>
      </w:r>
      <w:r w:rsidRPr="005B1339">
        <w:t xml:space="preserve"> + 2) within </w:t>
      </w:r>
      <w:r w:rsidRPr="005B1339">
        <w:rPr>
          <w:i/>
        </w:rPr>
        <w:t xml:space="preserve">string </w:t>
      </w:r>
      <w:r w:rsidRPr="005B1339">
        <w:t xml:space="preserve">do not represent hexadecimal digits, throw a </w:t>
      </w:r>
      <w:r w:rsidRPr="005B1339">
        <w:rPr>
          <w:b/>
        </w:rPr>
        <w:t>URIError</w:t>
      </w:r>
      <w:r w:rsidRPr="005B1339">
        <w:t xml:space="preserve"> exception.</w:t>
      </w:r>
    </w:p>
    <w:p w14:paraId="7393B450" w14:textId="77777777" w:rsidR="004C02EF" w:rsidRPr="005B1339" w:rsidRDefault="004C02EF" w:rsidP="004C02EF">
      <w:pPr>
        <w:pStyle w:val="M3"/>
        <w:numPr>
          <w:ilvl w:val="2"/>
          <w:numId w:val="164"/>
        </w:numPr>
        <w:spacing w:after="0"/>
      </w:pPr>
      <w:r w:rsidRPr="005B1339">
        <w:t xml:space="preserve">Let </w:t>
      </w:r>
      <w:r w:rsidRPr="005B1339">
        <w:rPr>
          <w:i/>
        </w:rPr>
        <w:t>B</w:t>
      </w:r>
      <w:r w:rsidRPr="005B1339">
        <w:t xml:space="preserve"> be the 8-bit value represented by the two hexadecimal digits at position (</w:t>
      </w:r>
      <w:r w:rsidRPr="005B1339">
        <w:rPr>
          <w:i/>
        </w:rPr>
        <w:t>k</w:t>
      </w:r>
      <w:r w:rsidRPr="005B1339">
        <w:t xml:space="preserve"> + 1) and (</w:t>
      </w:r>
      <w:r w:rsidRPr="005B1339">
        <w:rPr>
          <w:i/>
        </w:rPr>
        <w:t>k</w:t>
      </w:r>
      <w:r w:rsidRPr="005B1339">
        <w:t xml:space="preserve"> + 2).</w:t>
      </w:r>
    </w:p>
    <w:p w14:paraId="0479671D" w14:textId="77777777" w:rsidR="004C02EF" w:rsidRPr="005B1339" w:rsidRDefault="004C02EF" w:rsidP="004C02EF">
      <w:pPr>
        <w:pStyle w:val="M3"/>
        <w:numPr>
          <w:ilvl w:val="2"/>
          <w:numId w:val="164"/>
        </w:numPr>
        <w:spacing w:after="0"/>
      </w:pPr>
      <w:r w:rsidRPr="005B1339">
        <w:t xml:space="preserve">Increment </w:t>
      </w:r>
      <w:r w:rsidRPr="005B1339">
        <w:rPr>
          <w:i/>
        </w:rPr>
        <w:t>k</w:t>
      </w:r>
      <w:r w:rsidRPr="005B1339">
        <w:t xml:space="preserve"> by 2.</w:t>
      </w:r>
    </w:p>
    <w:p w14:paraId="4075755D" w14:textId="77777777" w:rsidR="004C02EF" w:rsidRPr="005B1339" w:rsidRDefault="004C02EF" w:rsidP="004C02EF">
      <w:pPr>
        <w:pStyle w:val="M3"/>
        <w:numPr>
          <w:ilvl w:val="2"/>
          <w:numId w:val="164"/>
        </w:numPr>
        <w:spacing w:after="0"/>
      </w:pPr>
      <w:r w:rsidRPr="005B1339">
        <w:t xml:space="preserve">If the most significant bit in </w:t>
      </w:r>
      <w:r w:rsidRPr="005B1339">
        <w:rPr>
          <w:i/>
        </w:rPr>
        <w:t>B</w:t>
      </w:r>
      <w:r w:rsidRPr="005B1339">
        <w:t xml:space="preserve"> is 0, then</w:t>
      </w:r>
    </w:p>
    <w:p w14:paraId="7524429B" w14:textId="77777777" w:rsidR="004C02EF" w:rsidRPr="005B1339" w:rsidRDefault="004C02EF" w:rsidP="004C02EF">
      <w:pPr>
        <w:pStyle w:val="M3"/>
        <w:numPr>
          <w:ilvl w:val="3"/>
          <w:numId w:val="164"/>
        </w:numPr>
        <w:spacing w:after="0"/>
      </w:pPr>
      <w:r w:rsidRPr="005B1339">
        <w:t xml:space="preserve">Let </w:t>
      </w:r>
      <w:r w:rsidRPr="005B1339">
        <w:rPr>
          <w:i/>
        </w:rPr>
        <w:t>C</w:t>
      </w:r>
      <w:r w:rsidRPr="005B1339">
        <w:t xml:space="preserve"> be the character with code unit value </w:t>
      </w:r>
      <w:r w:rsidRPr="005B1339">
        <w:rPr>
          <w:i/>
        </w:rPr>
        <w:t>B</w:t>
      </w:r>
      <w:r w:rsidRPr="005B1339">
        <w:t>.</w:t>
      </w:r>
    </w:p>
    <w:p w14:paraId="0B1C1BA3" w14:textId="77777777" w:rsidR="004C02EF" w:rsidRPr="005B1339" w:rsidRDefault="004C02EF" w:rsidP="004C02EF">
      <w:pPr>
        <w:pStyle w:val="M3"/>
        <w:numPr>
          <w:ilvl w:val="3"/>
          <w:numId w:val="164"/>
        </w:numPr>
        <w:spacing w:after="0"/>
      </w:pPr>
      <w:r w:rsidRPr="005B1339">
        <w:t xml:space="preserve">If </w:t>
      </w:r>
      <w:r w:rsidRPr="005B1339">
        <w:rPr>
          <w:i/>
        </w:rPr>
        <w:t>C</w:t>
      </w:r>
      <w:r w:rsidRPr="005B1339">
        <w:t xml:space="preserve"> is not in </w:t>
      </w:r>
      <w:r w:rsidRPr="005B1339">
        <w:rPr>
          <w:i/>
        </w:rPr>
        <w:t>reservedSet</w:t>
      </w:r>
      <w:r w:rsidRPr="005B1339">
        <w:t>, then</w:t>
      </w:r>
    </w:p>
    <w:p w14:paraId="505D0246" w14:textId="77777777" w:rsidR="004C02EF" w:rsidRPr="005B1339" w:rsidRDefault="004C02EF" w:rsidP="004C02EF">
      <w:pPr>
        <w:pStyle w:val="M3"/>
        <w:numPr>
          <w:ilvl w:val="4"/>
          <w:numId w:val="164"/>
        </w:numPr>
        <w:spacing w:after="0"/>
      </w:pPr>
      <w:r w:rsidRPr="005B1339">
        <w:t xml:space="preserve">Let </w:t>
      </w:r>
      <w:r w:rsidRPr="005B1339">
        <w:rPr>
          <w:i/>
        </w:rPr>
        <w:t>S</w:t>
      </w:r>
      <w:r w:rsidRPr="005B1339">
        <w:t xml:space="preserve"> be the String containing only the character </w:t>
      </w:r>
      <w:r w:rsidRPr="005B1339">
        <w:rPr>
          <w:i/>
        </w:rPr>
        <w:t>C</w:t>
      </w:r>
      <w:r w:rsidRPr="005B1339">
        <w:t>.</w:t>
      </w:r>
    </w:p>
    <w:p w14:paraId="1B2D0AE7" w14:textId="77777777" w:rsidR="004C02EF" w:rsidRPr="005B1339" w:rsidRDefault="004C02EF" w:rsidP="004C02EF">
      <w:pPr>
        <w:pStyle w:val="M3"/>
        <w:numPr>
          <w:ilvl w:val="3"/>
          <w:numId w:val="164"/>
        </w:numPr>
        <w:spacing w:after="0"/>
      </w:pPr>
      <w:r w:rsidRPr="005B1339">
        <w:t xml:space="preserve">Else, </w:t>
      </w:r>
      <w:r w:rsidRPr="005B1339">
        <w:rPr>
          <w:i/>
        </w:rPr>
        <w:t>C</w:t>
      </w:r>
      <w:r w:rsidRPr="005B1339">
        <w:t xml:space="preserve"> is in </w:t>
      </w:r>
      <w:r w:rsidRPr="005B1339">
        <w:rPr>
          <w:i/>
        </w:rPr>
        <w:t>reservedSet</w:t>
      </w:r>
    </w:p>
    <w:p w14:paraId="2A0800BC" w14:textId="77777777" w:rsidR="004C02EF" w:rsidRPr="005B1339" w:rsidRDefault="004C02EF" w:rsidP="004C02EF">
      <w:pPr>
        <w:pStyle w:val="M3"/>
        <w:numPr>
          <w:ilvl w:val="4"/>
          <w:numId w:val="164"/>
        </w:numPr>
        <w:spacing w:after="0"/>
      </w:pPr>
      <w:r w:rsidRPr="005B1339">
        <w:t xml:space="preserve">Let </w:t>
      </w:r>
      <w:r w:rsidRPr="005B1339">
        <w:rPr>
          <w:i/>
        </w:rPr>
        <w:t>S</w:t>
      </w:r>
      <w:r w:rsidRPr="005B1339">
        <w:t xml:space="preserve"> be the substring of </w:t>
      </w:r>
      <w:r w:rsidRPr="005B1339">
        <w:rPr>
          <w:i/>
        </w:rPr>
        <w:t>string</w:t>
      </w:r>
      <w:r w:rsidRPr="005B1339">
        <w:t xml:space="preserve"> from position </w:t>
      </w:r>
      <w:r w:rsidRPr="005B1339">
        <w:rPr>
          <w:i/>
        </w:rPr>
        <w:t>start</w:t>
      </w:r>
      <w:r w:rsidRPr="005B1339">
        <w:t xml:space="preserve"> to position </w:t>
      </w:r>
      <w:r w:rsidRPr="005B1339">
        <w:rPr>
          <w:i/>
        </w:rPr>
        <w:t>k</w:t>
      </w:r>
      <w:r w:rsidRPr="005B1339">
        <w:t xml:space="preserve"> included.</w:t>
      </w:r>
    </w:p>
    <w:p w14:paraId="1010E459" w14:textId="77777777" w:rsidR="004C02EF" w:rsidRPr="005B1339" w:rsidRDefault="004C02EF" w:rsidP="004C02EF">
      <w:pPr>
        <w:pStyle w:val="M3"/>
        <w:numPr>
          <w:ilvl w:val="2"/>
          <w:numId w:val="164"/>
        </w:numPr>
        <w:spacing w:after="0"/>
      </w:pPr>
      <w:r w:rsidRPr="005B1339">
        <w:t xml:space="preserve">Else, the most significant bit in </w:t>
      </w:r>
      <w:r w:rsidRPr="005B1339">
        <w:rPr>
          <w:i/>
        </w:rPr>
        <w:t>B</w:t>
      </w:r>
      <w:r w:rsidRPr="005B1339">
        <w:t xml:space="preserve"> is 1</w:t>
      </w:r>
    </w:p>
    <w:p w14:paraId="7314D8B6" w14:textId="77777777" w:rsidR="004C02EF" w:rsidRPr="005B1339" w:rsidRDefault="004C02EF" w:rsidP="004C02EF">
      <w:pPr>
        <w:pStyle w:val="M3"/>
        <w:numPr>
          <w:ilvl w:val="3"/>
          <w:numId w:val="164"/>
        </w:numPr>
        <w:spacing w:after="0"/>
      </w:pPr>
      <w:r w:rsidRPr="005B1339">
        <w:t xml:space="preserve">Let </w:t>
      </w:r>
      <w:r w:rsidRPr="005B1339">
        <w:rPr>
          <w:i/>
        </w:rPr>
        <w:t>n</w:t>
      </w:r>
      <w:r w:rsidRPr="005B1339">
        <w:t xml:space="preserve"> be the smallest non-negative number such that (</w:t>
      </w:r>
      <w:r w:rsidRPr="005B1339">
        <w:rPr>
          <w:i/>
        </w:rPr>
        <w:t>B</w:t>
      </w:r>
      <w:r w:rsidRPr="005B1339">
        <w:t xml:space="preserve"> &lt;&lt; </w:t>
      </w:r>
      <w:r w:rsidRPr="005B1339">
        <w:rPr>
          <w:i/>
        </w:rPr>
        <w:t>n</w:t>
      </w:r>
      <w:r w:rsidRPr="005B1339">
        <w:t>) &amp; 0x80 is equal to 0.</w:t>
      </w:r>
    </w:p>
    <w:p w14:paraId="01CAA8AB" w14:textId="77777777" w:rsidR="004C02EF" w:rsidRPr="005B1339" w:rsidRDefault="004C02EF" w:rsidP="004C02EF">
      <w:pPr>
        <w:pStyle w:val="M3"/>
        <w:numPr>
          <w:ilvl w:val="3"/>
          <w:numId w:val="164"/>
        </w:numPr>
        <w:spacing w:after="0"/>
      </w:pPr>
      <w:r w:rsidRPr="005B1339">
        <w:t xml:space="preserve">If </w:t>
      </w:r>
      <w:r w:rsidRPr="005B1339">
        <w:rPr>
          <w:i/>
        </w:rPr>
        <w:t>n</w:t>
      </w:r>
      <w:r w:rsidRPr="005B1339">
        <w:t xml:space="preserve"> equals 1 or </w:t>
      </w:r>
      <w:r w:rsidRPr="005B1339">
        <w:rPr>
          <w:i/>
        </w:rPr>
        <w:t>n</w:t>
      </w:r>
      <w:r w:rsidRPr="005B1339">
        <w:t xml:space="preserve"> is greater than 4, throw a </w:t>
      </w:r>
      <w:r w:rsidRPr="005B1339">
        <w:rPr>
          <w:b/>
        </w:rPr>
        <w:t>URIError</w:t>
      </w:r>
      <w:r w:rsidRPr="005B1339">
        <w:t xml:space="preserve"> exception.</w:t>
      </w:r>
    </w:p>
    <w:p w14:paraId="56B566FC" w14:textId="77777777" w:rsidR="004C02EF" w:rsidRPr="005B1339" w:rsidRDefault="004C02EF" w:rsidP="004C02EF">
      <w:pPr>
        <w:pStyle w:val="M3"/>
        <w:numPr>
          <w:ilvl w:val="3"/>
          <w:numId w:val="164"/>
        </w:numPr>
        <w:spacing w:after="0"/>
      </w:pPr>
      <w:r w:rsidRPr="005B1339">
        <w:t xml:space="preserve">Let </w:t>
      </w:r>
      <w:r w:rsidRPr="005B1339">
        <w:rPr>
          <w:i/>
        </w:rPr>
        <w:t>Octets</w:t>
      </w:r>
      <w:r w:rsidRPr="005B1339">
        <w:t xml:space="preserve"> be an array of 8-bit integers of size </w:t>
      </w:r>
      <w:r w:rsidRPr="005B1339">
        <w:rPr>
          <w:i/>
        </w:rPr>
        <w:t>n</w:t>
      </w:r>
      <w:r w:rsidRPr="005B1339">
        <w:t>.</w:t>
      </w:r>
    </w:p>
    <w:p w14:paraId="083CBA9A" w14:textId="77777777" w:rsidR="004C02EF" w:rsidRPr="005B1339" w:rsidRDefault="004C02EF" w:rsidP="004C02EF">
      <w:pPr>
        <w:pStyle w:val="M3"/>
        <w:numPr>
          <w:ilvl w:val="3"/>
          <w:numId w:val="164"/>
        </w:numPr>
        <w:spacing w:after="0"/>
      </w:pPr>
      <w:r w:rsidRPr="005B1339">
        <w:t xml:space="preserve">Put </w:t>
      </w:r>
      <w:r w:rsidRPr="005B1339">
        <w:rPr>
          <w:i/>
        </w:rPr>
        <w:t>B</w:t>
      </w:r>
      <w:r w:rsidRPr="005B1339">
        <w:t xml:space="preserve"> into </w:t>
      </w:r>
      <w:r w:rsidRPr="005B1339">
        <w:rPr>
          <w:i/>
        </w:rPr>
        <w:t>Octets</w:t>
      </w:r>
      <w:r w:rsidRPr="005B1339">
        <w:t xml:space="preserve"> at position 0.</w:t>
      </w:r>
    </w:p>
    <w:p w14:paraId="1CCF6364" w14:textId="77777777" w:rsidR="004C02EF" w:rsidRPr="005B1339" w:rsidRDefault="004C02EF" w:rsidP="004C02EF">
      <w:pPr>
        <w:pStyle w:val="M3"/>
        <w:numPr>
          <w:ilvl w:val="3"/>
          <w:numId w:val="164"/>
        </w:numPr>
        <w:spacing w:after="0"/>
      </w:pPr>
      <w:r w:rsidRPr="005B1339">
        <w:t xml:space="preserve">If </w:t>
      </w:r>
      <w:r w:rsidRPr="005B1339">
        <w:rPr>
          <w:i/>
        </w:rPr>
        <w:t>k</w:t>
      </w:r>
      <w:r w:rsidRPr="005B1339">
        <w:t xml:space="preserve"> + (3 </w:t>
      </w:r>
      <w:r w:rsidRPr="009D1662">
        <w:sym w:font="Symbol" w:char="F0B4"/>
      </w:r>
      <w:r w:rsidRPr="005B1339">
        <w:t xml:space="preserve"> (</w:t>
      </w:r>
      <w:r w:rsidRPr="005B1339">
        <w:rPr>
          <w:i/>
        </w:rPr>
        <w:t>n</w:t>
      </w:r>
      <w:r w:rsidRPr="005B1339">
        <w:t xml:space="preserve"> – 1)) is greater than or equal to </w:t>
      </w:r>
      <w:r w:rsidRPr="005B1339">
        <w:rPr>
          <w:i/>
        </w:rPr>
        <w:t>strLen</w:t>
      </w:r>
      <w:r w:rsidRPr="005B1339">
        <w:t xml:space="preserve">, throw a </w:t>
      </w:r>
      <w:r w:rsidRPr="005B1339">
        <w:rPr>
          <w:b/>
        </w:rPr>
        <w:t>URIError</w:t>
      </w:r>
      <w:r w:rsidRPr="005B1339">
        <w:t xml:space="preserve"> exception.</w:t>
      </w:r>
    </w:p>
    <w:p w14:paraId="5B24A4B4" w14:textId="77777777" w:rsidR="004C02EF" w:rsidRPr="005B1339" w:rsidRDefault="004C02EF" w:rsidP="004C02EF">
      <w:pPr>
        <w:pStyle w:val="M3"/>
        <w:numPr>
          <w:ilvl w:val="3"/>
          <w:numId w:val="164"/>
        </w:numPr>
        <w:spacing w:after="0"/>
      </w:pPr>
      <w:r w:rsidRPr="005B1339">
        <w:t xml:space="preserve">Let </w:t>
      </w:r>
      <w:r w:rsidRPr="005B1339">
        <w:rPr>
          <w:i/>
        </w:rPr>
        <w:t>j</w:t>
      </w:r>
      <w:r w:rsidRPr="005B1339">
        <w:t xml:space="preserve"> be 1.</w:t>
      </w:r>
    </w:p>
    <w:p w14:paraId="27CF8221" w14:textId="77777777" w:rsidR="004C02EF" w:rsidRPr="005B1339" w:rsidRDefault="004C02EF" w:rsidP="004C02EF">
      <w:pPr>
        <w:pStyle w:val="M3"/>
        <w:numPr>
          <w:ilvl w:val="3"/>
          <w:numId w:val="164"/>
        </w:numPr>
        <w:spacing w:after="0"/>
      </w:pPr>
      <w:r w:rsidRPr="005B1339">
        <w:t xml:space="preserve">Repeat, while </w:t>
      </w:r>
      <w:r w:rsidRPr="005B1339">
        <w:rPr>
          <w:i/>
        </w:rPr>
        <w:t>j</w:t>
      </w:r>
      <w:r w:rsidRPr="005B1339">
        <w:t xml:space="preserve"> &lt; </w:t>
      </w:r>
      <w:r w:rsidRPr="005B1339">
        <w:rPr>
          <w:i/>
        </w:rPr>
        <w:t>n</w:t>
      </w:r>
    </w:p>
    <w:p w14:paraId="5EC005AD" w14:textId="77777777" w:rsidR="004C02EF" w:rsidRPr="005B1339" w:rsidRDefault="004C02EF" w:rsidP="004C02EF">
      <w:pPr>
        <w:pStyle w:val="M3"/>
        <w:numPr>
          <w:ilvl w:val="4"/>
          <w:numId w:val="164"/>
        </w:numPr>
        <w:spacing w:after="0"/>
      </w:pPr>
      <w:r w:rsidRPr="005B1339">
        <w:t xml:space="preserve">Increment </w:t>
      </w:r>
      <w:r w:rsidRPr="005B1339">
        <w:rPr>
          <w:i/>
        </w:rPr>
        <w:t>k</w:t>
      </w:r>
      <w:r w:rsidRPr="005B1339">
        <w:t xml:space="preserve"> by 1.</w:t>
      </w:r>
    </w:p>
    <w:p w14:paraId="07A6A7F3" w14:textId="77777777" w:rsidR="004C02EF" w:rsidRPr="005B1339" w:rsidRDefault="004C02EF" w:rsidP="004C02EF">
      <w:pPr>
        <w:pStyle w:val="M3"/>
        <w:numPr>
          <w:ilvl w:val="4"/>
          <w:numId w:val="164"/>
        </w:numPr>
        <w:spacing w:after="0"/>
      </w:pPr>
      <w:r w:rsidRPr="005B1339">
        <w:t xml:space="preserve">If the character at position </w:t>
      </w:r>
      <w:r w:rsidRPr="005B1339">
        <w:rPr>
          <w:i/>
        </w:rPr>
        <w:t>k</w:t>
      </w:r>
      <w:r w:rsidRPr="005B1339">
        <w:t xml:space="preserve"> is not ‘%’, throw a </w:t>
      </w:r>
      <w:r w:rsidRPr="005B1339">
        <w:rPr>
          <w:b/>
        </w:rPr>
        <w:t>URIError</w:t>
      </w:r>
      <w:r w:rsidRPr="005B1339">
        <w:t xml:space="preserve"> exception.</w:t>
      </w:r>
    </w:p>
    <w:p w14:paraId="1F85D08C" w14:textId="77777777" w:rsidR="004C02EF" w:rsidRPr="005B1339" w:rsidRDefault="004C02EF" w:rsidP="004C02EF">
      <w:pPr>
        <w:pStyle w:val="M3"/>
        <w:numPr>
          <w:ilvl w:val="4"/>
          <w:numId w:val="164"/>
        </w:numPr>
        <w:spacing w:after="0"/>
      </w:pPr>
      <w:r w:rsidRPr="005B1339">
        <w:t>If the characters at position (</w:t>
      </w:r>
      <w:r w:rsidRPr="005B1339">
        <w:rPr>
          <w:i/>
        </w:rPr>
        <w:t>k</w:t>
      </w:r>
      <w:r w:rsidRPr="005B1339">
        <w:t xml:space="preserve"> +1) and (</w:t>
      </w:r>
      <w:r w:rsidRPr="005B1339">
        <w:rPr>
          <w:i/>
        </w:rPr>
        <w:t>k</w:t>
      </w:r>
      <w:r w:rsidRPr="005B1339">
        <w:t xml:space="preserve"> + 2) within </w:t>
      </w:r>
      <w:r w:rsidRPr="005B1339">
        <w:rPr>
          <w:i/>
        </w:rPr>
        <w:t>string</w:t>
      </w:r>
      <w:r w:rsidRPr="005B1339">
        <w:t xml:space="preserve"> do not represent hexadecimal digits, throw a </w:t>
      </w:r>
      <w:r w:rsidRPr="005B1339">
        <w:rPr>
          <w:b/>
        </w:rPr>
        <w:t>URIError</w:t>
      </w:r>
      <w:r w:rsidRPr="005B1339">
        <w:t xml:space="preserve"> exception.</w:t>
      </w:r>
    </w:p>
    <w:p w14:paraId="6B9E5855" w14:textId="77777777" w:rsidR="004C02EF" w:rsidRPr="005B1339" w:rsidRDefault="004C02EF" w:rsidP="004C02EF">
      <w:pPr>
        <w:pStyle w:val="M3"/>
        <w:numPr>
          <w:ilvl w:val="4"/>
          <w:numId w:val="164"/>
        </w:numPr>
        <w:spacing w:after="0"/>
      </w:pPr>
      <w:r w:rsidRPr="005B1339">
        <w:t xml:space="preserve">Let </w:t>
      </w:r>
      <w:r w:rsidRPr="005B1339">
        <w:rPr>
          <w:i/>
        </w:rPr>
        <w:t>B</w:t>
      </w:r>
      <w:r w:rsidRPr="005B1339">
        <w:t xml:space="preserve"> be the 8-bit value represented by the two hexadecimal digits at position (</w:t>
      </w:r>
      <w:r w:rsidRPr="005B1339">
        <w:rPr>
          <w:i/>
        </w:rPr>
        <w:t>k</w:t>
      </w:r>
      <w:r w:rsidRPr="005B1339">
        <w:t xml:space="preserve"> + 1) and (</w:t>
      </w:r>
      <w:r w:rsidRPr="005B1339">
        <w:rPr>
          <w:i/>
        </w:rPr>
        <w:t>k</w:t>
      </w:r>
      <w:r w:rsidRPr="005B1339">
        <w:t xml:space="preserve"> + 2).</w:t>
      </w:r>
    </w:p>
    <w:p w14:paraId="34AFAE0A" w14:textId="77777777" w:rsidR="004C02EF" w:rsidRPr="005B1339" w:rsidRDefault="004C02EF" w:rsidP="004C02EF">
      <w:pPr>
        <w:pStyle w:val="M3"/>
        <w:numPr>
          <w:ilvl w:val="4"/>
          <w:numId w:val="164"/>
        </w:numPr>
        <w:spacing w:after="0"/>
      </w:pPr>
      <w:r w:rsidRPr="005B1339">
        <w:t xml:space="preserve">If the two most significant bits in </w:t>
      </w:r>
      <w:r w:rsidRPr="005B1339">
        <w:rPr>
          <w:i/>
        </w:rPr>
        <w:t>B</w:t>
      </w:r>
      <w:r w:rsidRPr="005B1339">
        <w:t xml:space="preserve"> are not 10, throw a </w:t>
      </w:r>
      <w:r w:rsidRPr="005B1339">
        <w:rPr>
          <w:b/>
        </w:rPr>
        <w:t>URIError</w:t>
      </w:r>
      <w:r w:rsidRPr="005B1339">
        <w:t xml:space="preserve"> exception.</w:t>
      </w:r>
    </w:p>
    <w:p w14:paraId="52B48488" w14:textId="77777777" w:rsidR="004C02EF" w:rsidRPr="005B1339" w:rsidRDefault="004C02EF" w:rsidP="004C02EF">
      <w:pPr>
        <w:pStyle w:val="M3"/>
        <w:numPr>
          <w:ilvl w:val="4"/>
          <w:numId w:val="164"/>
        </w:numPr>
        <w:spacing w:after="0"/>
      </w:pPr>
      <w:r w:rsidRPr="005B1339">
        <w:t xml:space="preserve">Increment </w:t>
      </w:r>
      <w:r w:rsidRPr="005B1339">
        <w:rPr>
          <w:i/>
        </w:rPr>
        <w:t>k</w:t>
      </w:r>
      <w:r w:rsidRPr="005B1339">
        <w:t xml:space="preserve"> by 2.</w:t>
      </w:r>
    </w:p>
    <w:p w14:paraId="724D3982" w14:textId="77777777" w:rsidR="004C02EF" w:rsidRPr="005B1339" w:rsidRDefault="004C02EF" w:rsidP="004C02EF">
      <w:pPr>
        <w:pStyle w:val="M3"/>
        <w:numPr>
          <w:ilvl w:val="4"/>
          <w:numId w:val="164"/>
        </w:numPr>
        <w:spacing w:after="0"/>
      </w:pPr>
      <w:r w:rsidRPr="005B1339">
        <w:t xml:space="preserve">Put </w:t>
      </w:r>
      <w:r w:rsidRPr="005B1339">
        <w:rPr>
          <w:i/>
        </w:rPr>
        <w:t>B</w:t>
      </w:r>
      <w:r w:rsidRPr="005B1339">
        <w:t xml:space="preserve"> into </w:t>
      </w:r>
      <w:r w:rsidRPr="005B1339">
        <w:rPr>
          <w:i/>
        </w:rPr>
        <w:t>Octets</w:t>
      </w:r>
      <w:r w:rsidRPr="005B1339">
        <w:t xml:space="preserve"> at position </w:t>
      </w:r>
      <w:r w:rsidRPr="005B1339">
        <w:rPr>
          <w:i/>
        </w:rPr>
        <w:t>j</w:t>
      </w:r>
      <w:r w:rsidRPr="005B1339">
        <w:t>.</w:t>
      </w:r>
    </w:p>
    <w:p w14:paraId="17A423D8" w14:textId="77777777" w:rsidR="004C02EF" w:rsidRPr="005B1339" w:rsidRDefault="004C02EF" w:rsidP="004C02EF">
      <w:pPr>
        <w:pStyle w:val="M3"/>
        <w:numPr>
          <w:ilvl w:val="4"/>
          <w:numId w:val="164"/>
        </w:numPr>
        <w:spacing w:after="0"/>
      </w:pPr>
      <w:r w:rsidRPr="005B1339">
        <w:t xml:space="preserve">Increment </w:t>
      </w:r>
      <w:r w:rsidRPr="005B1339">
        <w:rPr>
          <w:i/>
        </w:rPr>
        <w:t>j</w:t>
      </w:r>
      <w:r w:rsidRPr="005B1339">
        <w:t xml:space="preserve"> by 1.</w:t>
      </w:r>
    </w:p>
    <w:p w14:paraId="0EFFD370" w14:textId="77777777" w:rsidR="004C02EF" w:rsidRPr="005B1339" w:rsidRDefault="004C02EF" w:rsidP="004C02EF">
      <w:pPr>
        <w:pStyle w:val="M3"/>
        <w:numPr>
          <w:ilvl w:val="3"/>
          <w:numId w:val="164"/>
        </w:numPr>
        <w:spacing w:after="0"/>
      </w:pPr>
      <w:r w:rsidRPr="005B1339">
        <w:t xml:space="preserve">Let </w:t>
      </w:r>
      <w:r w:rsidRPr="005B1339">
        <w:rPr>
          <w:i/>
        </w:rPr>
        <w:t>V</w:t>
      </w:r>
      <w:r w:rsidRPr="005B1339">
        <w:t xml:space="preserve"> be the value obtained by applying the UTF-8 transformation to </w:t>
      </w:r>
      <w:r w:rsidRPr="005B1339">
        <w:rPr>
          <w:i/>
        </w:rPr>
        <w:t>Octets</w:t>
      </w:r>
      <w:r w:rsidRPr="005B1339">
        <w:t xml:space="preserve">, that is, from an array of octets into a </w:t>
      </w:r>
      <w:r>
        <w:t>21</w:t>
      </w:r>
      <w:r w:rsidRPr="005B1339">
        <w:t xml:space="preserve">-bit value. If </w:t>
      </w:r>
      <w:r w:rsidRPr="005B1339">
        <w:rPr>
          <w:i/>
        </w:rPr>
        <w:t>Octets</w:t>
      </w:r>
      <w:r w:rsidRPr="005B1339">
        <w:t xml:space="preserve"> does not contain a valid UTF-8 encoding of a Unicode code point throw a</w:t>
      </w:r>
      <w:r>
        <w:t>n</w:t>
      </w:r>
      <w:r w:rsidRPr="005B1339">
        <w:t xml:space="preserve"> </w:t>
      </w:r>
      <w:r w:rsidRPr="005B1339">
        <w:rPr>
          <w:b/>
        </w:rPr>
        <w:t>URIError</w:t>
      </w:r>
      <w:r w:rsidRPr="005B1339">
        <w:t xml:space="preserve"> exception.</w:t>
      </w:r>
    </w:p>
    <w:p w14:paraId="075F2B7C" w14:textId="77777777" w:rsidR="004C02EF" w:rsidRPr="005B1339" w:rsidRDefault="004C02EF" w:rsidP="004C02EF">
      <w:pPr>
        <w:pStyle w:val="M3"/>
        <w:numPr>
          <w:ilvl w:val="3"/>
          <w:numId w:val="164"/>
        </w:numPr>
        <w:spacing w:after="0"/>
      </w:pPr>
      <w:r w:rsidRPr="005B1339">
        <w:t xml:space="preserve">If </w:t>
      </w:r>
      <w:r w:rsidRPr="005B1339">
        <w:rPr>
          <w:i/>
        </w:rPr>
        <w:t>V</w:t>
      </w:r>
      <w:r w:rsidRPr="005B1339">
        <w:t xml:space="preserve"> is less than 0x10000, then</w:t>
      </w:r>
    </w:p>
    <w:p w14:paraId="6913E593" w14:textId="77777777" w:rsidR="004C02EF" w:rsidRPr="005B1339" w:rsidRDefault="004C02EF" w:rsidP="004C02EF">
      <w:pPr>
        <w:pStyle w:val="M3"/>
        <w:numPr>
          <w:ilvl w:val="4"/>
          <w:numId w:val="164"/>
        </w:numPr>
        <w:spacing w:after="0"/>
      </w:pPr>
      <w:r w:rsidRPr="005B1339">
        <w:t xml:space="preserve">Let </w:t>
      </w:r>
      <w:r w:rsidRPr="005B1339">
        <w:rPr>
          <w:i/>
        </w:rPr>
        <w:t>C</w:t>
      </w:r>
      <w:r w:rsidRPr="005B1339">
        <w:t xml:space="preserve"> be the character with code unit value </w:t>
      </w:r>
      <w:r w:rsidRPr="005B1339">
        <w:rPr>
          <w:i/>
        </w:rPr>
        <w:t>V</w:t>
      </w:r>
      <w:r w:rsidRPr="005B1339">
        <w:t>.</w:t>
      </w:r>
    </w:p>
    <w:p w14:paraId="3B5B14B7" w14:textId="77777777" w:rsidR="004C02EF" w:rsidRPr="005B1339" w:rsidRDefault="004C02EF" w:rsidP="004C02EF">
      <w:pPr>
        <w:pStyle w:val="M3"/>
        <w:numPr>
          <w:ilvl w:val="4"/>
          <w:numId w:val="164"/>
        </w:numPr>
        <w:spacing w:after="0"/>
      </w:pPr>
      <w:r w:rsidRPr="005B1339">
        <w:t xml:space="preserve">If </w:t>
      </w:r>
      <w:r w:rsidRPr="005B1339">
        <w:rPr>
          <w:i/>
        </w:rPr>
        <w:t>C</w:t>
      </w:r>
      <w:r w:rsidRPr="005B1339">
        <w:t xml:space="preserve"> is not in </w:t>
      </w:r>
      <w:r w:rsidRPr="005B1339">
        <w:rPr>
          <w:i/>
        </w:rPr>
        <w:t>reservedSet</w:t>
      </w:r>
      <w:r w:rsidRPr="005B1339">
        <w:t>, then</w:t>
      </w:r>
    </w:p>
    <w:p w14:paraId="303681EE" w14:textId="77777777" w:rsidR="004C02EF" w:rsidRPr="005B1339" w:rsidRDefault="004C02EF" w:rsidP="004C02EF">
      <w:pPr>
        <w:pStyle w:val="M3"/>
        <w:numPr>
          <w:ilvl w:val="5"/>
          <w:numId w:val="164"/>
        </w:numPr>
        <w:spacing w:after="0"/>
      </w:pPr>
      <w:r w:rsidRPr="005B1339">
        <w:t xml:space="preserve">Let </w:t>
      </w:r>
      <w:r w:rsidRPr="005B1339">
        <w:rPr>
          <w:i/>
        </w:rPr>
        <w:t>S</w:t>
      </w:r>
      <w:r w:rsidRPr="005B1339">
        <w:t xml:space="preserve"> be the String containing only the character </w:t>
      </w:r>
      <w:r w:rsidRPr="005B1339">
        <w:rPr>
          <w:i/>
        </w:rPr>
        <w:t>C</w:t>
      </w:r>
      <w:r w:rsidRPr="005B1339">
        <w:t>.</w:t>
      </w:r>
    </w:p>
    <w:p w14:paraId="36234BF2" w14:textId="77777777" w:rsidR="004C02EF" w:rsidRPr="005B1339" w:rsidRDefault="004C02EF" w:rsidP="004C02EF">
      <w:pPr>
        <w:pStyle w:val="M3"/>
        <w:numPr>
          <w:ilvl w:val="4"/>
          <w:numId w:val="164"/>
        </w:numPr>
        <w:spacing w:after="0"/>
      </w:pPr>
      <w:r w:rsidRPr="005B1339">
        <w:t xml:space="preserve">Else, </w:t>
      </w:r>
      <w:r w:rsidRPr="005B1339">
        <w:rPr>
          <w:i/>
        </w:rPr>
        <w:t>C</w:t>
      </w:r>
      <w:r w:rsidRPr="005B1339">
        <w:t xml:space="preserve"> is in </w:t>
      </w:r>
      <w:r w:rsidRPr="005B1339">
        <w:rPr>
          <w:i/>
        </w:rPr>
        <w:t>reservedSet</w:t>
      </w:r>
    </w:p>
    <w:p w14:paraId="03255D82" w14:textId="77777777" w:rsidR="004C02EF" w:rsidRPr="005B1339" w:rsidRDefault="004C02EF" w:rsidP="004C02EF">
      <w:pPr>
        <w:pStyle w:val="M3"/>
        <w:numPr>
          <w:ilvl w:val="5"/>
          <w:numId w:val="164"/>
        </w:numPr>
        <w:spacing w:after="0"/>
      </w:pPr>
      <w:r w:rsidRPr="005B1339">
        <w:t xml:space="preserve">Let </w:t>
      </w:r>
      <w:r w:rsidRPr="005B1339">
        <w:rPr>
          <w:i/>
        </w:rPr>
        <w:t>S</w:t>
      </w:r>
      <w:r w:rsidRPr="005B1339">
        <w:t xml:space="preserve"> be the substring of </w:t>
      </w:r>
      <w:r w:rsidRPr="005B1339">
        <w:rPr>
          <w:i/>
        </w:rPr>
        <w:t>string</w:t>
      </w:r>
      <w:r w:rsidRPr="005B1339">
        <w:t xml:space="preserve"> from position </w:t>
      </w:r>
      <w:r w:rsidRPr="005B1339">
        <w:rPr>
          <w:i/>
        </w:rPr>
        <w:t>start</w:t>
      </w:r>
      <w:r w:rsidRPr="005B1339">
        <w:t xml:space="preserve"> to position </w:t>
      </w:r>
      <w:r w:rsidRPr="005B1339">
        <w:rPr>
          <w:i/>
        </w:rPr>
        <w:t>k</w:t>
      </w:r>
      <w:r w:rsidRPr="005B1339">
        <w:t xml:space="preserve"> included.</w:t>
      </w:r>
    </w:p>
    <w:p w14:paraId="4B80E87E" w14:textId="77777777" w:rsidR="004C02EF" w:rsidRPr="005B1339" w:rsidRDefault="004C02EF" w:rsidP="004C02EF">
      <w:pPr>
        <w:pStyle w:val="M3"/>
        <w:numPr>
          <w:ilvl w:val="3"/>
          <w:numId w:val="164"/>
        </w:numPr>
        <w:spacing w:after="0"/>
      </w:pPr>
      <w:r w:rsidRPr="005B1339">
        <w:t xml:space="preserve">Else, </w:t>
      </w:r>
      <w:r w:rsidRPr="005B1339">
        <w:rPr>
          <w:i/>
        </w:rPr>
        <w:t>V</w:t>
      </w:r>
      <w:r w:rsidRPr="005B1339">
        <w:t xml:space="preserve"> is ≥ 0x10000</w:t>
      </w:r>
    </w:p>
    <w:p w14:paraId="2B640052" w14:textId="77777777" w:rsidR="004C02EF" w:rsidRPr="005B1339" w:rsidRDefault="004C02EF" w:rsidP="004C02EF">
      <w:pPr>
        <w:pStyle w:val="M3"/>
        <w:numPr>
          <w:ilvl w:val="4"/>
          <w:numId w:val="164"/>
        </w:numPr>
        <w:spacing w:after="0"/>
      </w:pPr>
      <w:r w:rsidRPr="005B1339">
        <w:t xml:space="preserve">Let </w:t>
      </w:r>
      <w:r w:rsidRPr="005B1339">
        <w:rPr>
          <w:i/>
        </w:rPr>
        <w:t>L</w:t>
      </w:r>
      <w:r w:rsidRPr="005B1339">
        <w:t xml:space="preserve"> be (((</w:t>
      </w:r>
      <w:r w:rsidRPr="005B1339">
        <w:rPr>
          <w:i/>
        </w:rPr>
        <w:t>V</w:t>
      </w:r>
      <w:r w:rsidRPr="005B1339">
        <w:t xml:space="preserve"> – 0x10000) &amp; 0x3FF) + 0xDC00).</w:t>
      </w:r>
    </w:p>
    <w:p w14:paraId="366D0C67" w14:textId="77777777" w:rsidR="004C02EF" w:rsidRPr="005B1339" w:rsidRDefault="004C02EF" w:rsidP="004C02EF">
      <w:pPr>
        <w:pStyle w:val="M3"/>
        <w:numPr>
          <w:ilvl w:val="4"/>
          <w:numId w:val="164"/>
        </w:numPr>
        <w:spacing w:after="0"/>
      </w:pPr>
      <w:r w:rsidRPr="005B1339">
        <w:t xml:space="preserve">Let </w:t>
      </w:r>
      <w:r w:rsidRPr="005B1339">
        <w:rPr>
          <w:i/>
        </w:rPr>
        <w:t>H</w:t>
      </w:r>
      <w:r w:rsidRPr="005B1339">
        <w:t xml:space="preserve"> be ((((</w:t>
      </w:r>
      <w:r w:rsidRPr="005B1339">
        <w:rPr>
          <w:i/>
        </w:rPr>
        <w:t>V</w:t>
      </w:r>
      <w:r w:rsidRPr="005B1339">
        <w:t xml:space="preserve"> – 0x10000) &gt;&gt; 10) &amp; 0x3FF) + 0xD800).</w:t>
      </w:r>
    </w:p>
    <w:p w14:paraId="10819141" w14:textId="77777777" w:rsidR="004C02EF" w:rsidRPr="005B1339" w:rsidRDefault="004C02EF" w:rsidP="004C02EF">
      <w:pPr>
        <w:pStyle w:val="M3"/>
        <w:numPr>
          <w:ilvl w:val="4"/>
          <w:numId w:val="164"/>
        </w:numPr>
        <w:spacing w:after="0"/>
      </w:pPr>
      <w:r w:rsidRPr="005B1339">
        <w:t xml:space="preserve">Let </w:t>
      </w:r>
      <w:r w:rsidRPr="005B1339">
        <w:rPr>
          <w:i/>
        </w:rPr>
        <w:t>S</w:t>
      </w:r>
      <w:r w:rsidRPr="005B1339">
        <w:t xml:space="preserve"> be the String containing the two characters with code unit values </w:t>
      </w:r>
      <w:r w:rsidRPr="005B1339">
        <w:rPr>
          <w:i/>
        </w:rPr>
        <w:t>H</w:t>
      </w:r>
      <w:r w:rsidRPr="005B1339">
        <w:t xml:space="preserve"> and </w:t>
      </w:r>
      <w:r w:rsidRPr="005B1339">
        <w:rPr>
          <w:i/>
        </w:rPr>
        <w:t>L</w:t>
      </w:r>
      <w:r w:rsidRPr="005B1339">
        <w:t>.</w:t>
      </w:r>
    </w:p>
    <w:p w14:paraId="55AE292D" w14:textId="77777777" w:rsidR="004C02EF" w:rsidRPr="005B1339" w:rsidRDefault="004C02EF" w:rsidP="004C02EF">
      <w:pPr>
        <w:pStyle w:val="M3"/>
        <w:numPr>
          <w:ilvl w:val="1"/>
          <w:numId w:val="164"/>
        </w:numPr>
        <w:spacing w:after="0"/>
      </w:pPr>
      <w:r w:rsidRPr="005B1339">
        <w:t xml:space="preserve">Let </w:t>
      </w:r>
      <w:r w:rsidRPr="005B1339">
        <w:rPr>
          <w:i/>
        </w:rPr>
        <w:t>R</w:t>
      </w:r>
      <w:r w:rsidRPr="005B1339">
        <w:t xml:space="preserve"> be a new String value computed by concatenating the previous value of </w:t>
      </w:r>
      <w:r w:rsidRPr="005B1339">
        <w:rPr>
          <w:i/>
        </w:rPr>
        <w:t>R</w:t>
      </w:r>
      <w:r w:rsidRPr="005B1339">
        <w:t xml:space="preserve"> and </w:t>
      </w:r>
      <w:r w:rsidRPr="005B1339">
        <w:rPr>
          <w:i/>
        </w:rPr>
        <w:t>S</w:t>
      </w:r>
      <w:r w:rsidRPr="005B1339">
        <w:t>.</w:t>
      </w:r>
    </w:p>
    <w:p w14:paraId="156E96E4" w14:textId="77777777" w:rsidR="004C02EF" w:rsidRDefault="004C02EF" w:rsidP="004C02EF">
      <w:pPr>
        <w:pStyle w:val="M3"/>
        <w:numPr>
          <w:ilvl w:val="1"/>
          <w:numId w:val="164"/>
        </w:numPr>
      </w:pPr>
      <w:r w:rsidRPr="005B1339">
        <w:t xml:space="preserve">Increase </w:t>
      </w:r>
      <w:r w:rsidRPr="005B1339">
        <w:rPr>
          <w:i/>
        </w:rPr>
        <w:t>k</w:t>
      </w:r>
      <w:r w:rsidRPr="005B1339">
        <w:t xml:space="preserve"> by 1</w:t>
      </w:r>
      <w:r>
        <w:t>.</w:t>
      </w:r>
    </w:p>
    <w:p w14:paraId="4E9F5FC0" w14:textId="77777777" w:rsidR="004C02EF" w:rsidRPr="004F49CA" w:rsidRDefault="004C02EF" w:rsidP="004C02EF">
      <w:pPr>
        <w:pStyle w:val="Note"/>
      </w:pPr>
      <w:r w:rsidRPr="00A115DC">
        <w:t>NOTE</w:t>
      </w:r>
      <w:r w:rsidRPr="00A115DC">
        <w:tab/>
      </w:r>
      <w:r>
        <w:t>This</w:t>
      </w:r>
      <w:r w:rsidRPr="00A115DC">
        <w:t xml:space="preserve"> syntax of Uniform Resource Identifiers is </w:t>
      </w:r>
      <w:r>
        <w:t>based upon</w:t>
      </w:r>
      <w:r w:rsidRPr="00A115DC">
        <w:t xml:space="preserve"> RFC 2396</w:t>
      </w:r>
      <w:r>
        <w:t xml:space="preserve"> and does not reflect the more recent RFC 3986 which replaces RFC 2396</w:t>
      </w:r>
      <w:r w:rsidRPr="00A115DC">
        <w:t>.</w:t>
      </w:r>
      <w:r>
        <w:t xml:space="preserve">  </w:t>
      </w:r>
      <w:r w:rsidRPr="004F49CA">
        <w:t xml:space="preserve">A formal description and implementation of UTF-8 is given in </w:t>
      </w:r>
      <w:r>
        <w:t>RFC 3629</w:t>
      </w:r>
      <w:r w:rsidRPr="004F49CA">
        <w:t>.</w:t>
      </w:r>
    </w:p>
    <w:p w14:paraId="5329280F" w14:textId="77777777" w:rsidR="004C02EF" w:rsidRPr="004F49CA" w:rsidRDefault="004C02EF" w:rsidP="004C02EF">
      <w:pPr>
        <w:rPr>
          <w:sz w:val="18"/>
        </w:rPr>
      </w:pPr>
      <w:r w:rsidRPr="004F49CA">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w:t>
      </w:r>
      <w:r w:rsidRPr="00654E44">
        <w:rPr>
          <w:sz w:val="18"/>
        </w:rPr>
        <w:t xml:space="preserve">specified in Table </w:t>
      </w:r>
      <w:del w:id="6656" w:author="Allen Wirfs-Brock" w:date="2011-07-02T13:31:00Z">
        <w:r w:rsidRPr="00654E44" w:rsidDel="008962D8">
          <w:rPr>
            <w:sz w:val="18"/>
          </w:rPr>
          <w:delText>21</w:delText>
        </w:r>
      </w:del>
      <w:ins w:id="6657" w:author="Allen Wirfs-Brock" w:date="2011-07-02T13:31:00Z">
        <w:r w:rsidR="008962D8">
          <w:rPr>
            <w:sz w:val="18"/>
          </w:rPr>
          <w:t>22</w:t>
        </w:r>
      </w:ins>
      <w:r>
        <w:rPr>
          <w:sz w:val="18"/>
        </w:rPr>
        <w:t>.</w:t>
      </w:r>
    </w:p>
    <w:p w14:paraId="6CF2A316" w14:textId="77777777" w:rsidR="004C02EF" w:rsidRDefault="004C02EF" w:rsidP="004C02EF">
      <w:pPr>
        <w:pStyle w:val="Tabletitle"/>
        <w:widowControl w:val="0"/>
      </w:pPr>
      <w:r w:rsidRPr="00654E44">
        <w:rPr>
          <w:rFonts w:eastAsia="Arial Unicode MS"/>
        </w:rPr>
        <w:t>Table </w:t>
      </w:r>
      <w:del w:id="6658" w:author="Allen Wirfs-Brock" w:date="2011-07-02T13:31:00Z">
        <w:r w:rsidRPr="00654E44" w:rsidDel="008962D8">
          <w:rPr>
            <w:rFonts w:eastAsia="Arial Unicode MS"/>
          </w:rPr>
          <w:delText xml:space="preserve">21 </w:delText>
        </w:r>
      </w:del>
      <w:ins w:id="6659" w:author="Allen Wirfs-Brock" w:date="2011-07-02T13:31:00Z">
        <w:r w:rsidR="008962D8">
          <w:rPr>
            <w:rFonts w:eastAsia="Arial Unicode MS"/>
          </w:rPr>
          <w:t>22</w:t>
        </w:r>
        <w:r w:rsidR="008962D8" w:rsidRPr="00654E44">
          <w:rPr>
            <w:rFonts w:eastAsia="Arial Unicode MS"/>
          </w:rPr>
          <w:t xml:space="preserve"> </w:t>
        </w:r>
      </w:ins>
      <w:r w:rsidRPr="00654E44">
        <w:rPr>
          <w:rFonts w:eastAsia="Arial Unicode MS"/>
        </w:rPr>
        <w:t xml:space="preserve">— </w:t>
      </w:r>
      <w:r>
        <w:rPr>
          <w:rFonts w:eastAsia="Arial Unicode MS"/>
        </w:rPr>
        <w:t>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984A3F" w14:paraId="42E1FA72" w14:textId="77777777" w:rsidTr="003A4B22">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33676274" w14:textId="77777777" w:rsidR="004C02EF" w:rsidRDefault="004C02EF" w:rsidP="003A4B22">
            <w:pPr>
              <w:keepNext/>
              <w:spacing w:after="0"/>
              <w:rPr>
                <w:b/>
                <w:i/>
              </w:rPr>
            </w:pPr>
            <w:r w:rsidRPr="00984A3F">
              <w:rPr>
                <w:b/>
                <w:i/>
              </w:rPr>
              <w:t>Code Unit Value</w:t>
            </w:r>
          </w:p>
        </w:tc>
        <w:tc>
          <w:tcPr>
            <w:tcW w:w="2340" w:type="dxa"/>
            <w:tcBorders>
              <w:top w:val="single" w:sz="4" w:space="0" w:color="auto"/>
              <w:left w:val="nil"/>
              <w:bottom w:val="single" w:sz="4" w:space="0" w:color="auto"/>
              <w:right w:val="nil"/>
            </w:tcBorders>
            <w:shd w:val="solid" w:color="C0C0C0" w:fill="FFFFFF"/>
          </w:tcPr>
          <w:p w14:paraId="2038BF81" w14:textId="77777777" w:rsidR="004C02EF" w:rsidRDefault="004C02EF" w:rsidP="003A4B22">
            <w:pPr>
              <w:keepNext/>
              <w:spacing w:after="0"/>
              <w:rPr>
                <w:b/>
                <w:i/>
              </w:rPr>
            </w:pPr>
            <w:r w:rsidRPr="00984A3F">
              <w:rPr>
                <w:b/>
                <w:i/>
              </w:rPr>
              <w:t>Representation</w:t>
            </w:r>
          </w:p>
        </w:tc>
        <w:tc>
          <w:tcPr>
            <w:tcW w:w="1260" w:type="dxa"/>
            <w:tcBorders>
              <w:top w:val="single" w:sz="4" w:space="0" w:color="auto"/>
              <w:left w:val="nil"/>
              <w:bottom w:val="single" w:sz="4" w:space="0" w:color="auto"/>
              <w:right w:val="nil"/>
            </w:tcBorders>
            <w:shd w:val="solid" w:color="C0C0C0" w:fill="FFFFFF"/>
          </w:tcPr>
          <w:p w14:paraId="3C1776A7" w14:textId="77777777" w:rsidR="004C02EF" w:rsidRDefault="004C02EF" w:rsidP="003A4B22">
            <w:pPr>
              <w:keepNext/>
              <w:spacing w:after="0"/>
              <w:rPr>
                <w:b/>
                <w:i/>
              </w:rPr>
            </w:pPr>
            <w:r w:rsidRPr="00984A3F">
              <w:rPr>
                <w:b/>
                <w:i/>
              </w:rPr>
              <w:t>1</w:t>
            </w:r>
            <w:r w:rsidRPr="00984A3F">
              <w:rPr>
                <w:b/>
                <w:i/>
                <w:vertAlign w:val="superscript"/>
              </w:rPr>
              <w:t>st</w:t>
            </w:r>
            <w:r w:rsidRPr="00984A3F">
              <w:rPr>
                <w:b/>
                <w:i/>
              </w:rPr>
              <w:t xml:space="preserve"> Octet</w:t>
            </w:r>
          </w:p>
        </w:tc>
        <w:tc>
          <w:tcPr>
            <w:tcW w:w="1260" w:type="dxa"/>
            <w:tcBorders>
              <w:top w:val="single" w:sz="4" w:space="0" w:color="auto"/>
              <w:left w:val="nil"/>
              <w:bottom w:val="single" w:sz="4" w:space="0" w:color="auto"/>
              <w:right w:val="nil"/>
            </w:tcBorders>
            <w:shd w:val="solid" w:color="C0C0C0" w:fill="FFFFFF"/>
          </w:tcPr>
          <w:p w14:paraId="6B2FC6BF" w14:textId="77777777" w:rsidR="004C02EF" w:rsidRDefault="004C02EF" w:rsidP="003A4B22">
            <w:pPr>
              <w:keepNext/>
              <w:spacing w:after="0"/>
              <w:rPr>
                <w:b/>
                <w:i/>
              </w:rPr>
            </w:pPr>
            <w:r w:rsidRPr="00984A3F">
              <w:rPr>
                <w:b/>
                <w:i/>
              </w:rPr>
              <w:t>2</w:t>
            </w:r>
            <w:r w:rsidRPr="00984A3F">
              <w:rPr>
                <w:b/>
                <w:i/>
                <w:vertAlign w:val="superscript"/>
              </w:rPr>
              <w:t>nd</w:t>
            </w:r>
            <w:r w:rsidRPr="00984A3F">
              <w:rPr>
                <w:b/>
                <w:i/>
              </w:rPr>
              <w:t xml:space="preserve"> Octet</w:t>
            </w:r>
          </w:p>
        </w:tc>
        <w:tc>
          <w:tcPr>
            <w:tcW w:w="1170" w:type="dxa"/>
            <w:tcBorders>
              <w:top w:val="single" w:sz="4" w:space="0" w:color="auto"/>
              <w:left w:val="nil"/>
              <w:bottom w:val="single" w:sz="4" w:space="0" w:color="auto"/>
              <w:right w:val="nil"/>
            </w:tcBorders>
            <w:shd w:val="solid" w:color="C0C0C0" w:fill="FFFFFF"/>
          </w:tcPr>
          <w:p w14:paraId="22E884AD" w14:textId="77777777" w:rsidR="004C02EF" w:rsidRDefault="004C02EF" w:rsidP="003A4B22">
            <w:pPr>
              <w:keepNext/>
              <w:spacing w:after="0"/>
              <w:rPr>
                <w:b/>
                <w:i/>
              </w:rPr>
            </w:pPr>
            <w:r w:rsidRPr="00984A3F">
              <w:rPr>
                <w:b/>
                <w:i/>
              </w:rPr>
              <w:t>3</w:t>
            </w:r>
            <w:r w:rsidRPr="00984A3F">
              <w:rPr>
                <w:b/>
                <w:i/>
                <w:vertAlign w:val="superscript"/>
              </w:rPr>
              <w:t>rd</w:t>
            </w:r>
            <w:r w:rsidRPr="00984A3F">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4D369AEB" w14:textId="77777777" w:rsidR="004C02EF" w:rsidRDefault="004C02EF" w:rsidP="003A4B22">
            <w:pPr>
              <w:keepNext/>
              <w:spacing w:after="0"/>
              <w:rPr>
                <w:b/>
                <w:i/>
              </w:rPr>
            </w:pPr>
            <w:r w:rsidRPr="00984A3F">
              <w:rPr>
                <w:b/>
                <w:i/>
              </w:rPr>
              <w:t>4</w:t>
            </w:r>
            <w:r w:rsidRPr="00984A3F">
              <w:rPr>
                <w:b/>
                <w:i/>
                <w:vertAlign w:val="superscript"/>
              </w:rPr>
              <w:t>th</w:t>
            </w:r>
            <w:r w:rsidRPr="00984A3F">
              <w:rPr>
                <w:b/>
                <w:i/>
              </w:rPr>
              <w:t xml:space="preserve"> Octet</w:t>
            </w:r>
          </w:p>
        </w:tc>
      </w:tr>
      <w:tr w:rsidR="004C02EF" w:rsidRPr="00984A3F" w14:paraId="084E12D6" w14:textId="77777777" w:rsidTr="003A4B22">
        <w:tc>
          <w:tcPr>
            <w:tcW w:w="2178" w:type="dxa"/>
            <w:tcBorders>
              <w:top w:val="nil"/>
            </w:tcBorders>
          </w:tcPr>
          <w:p w14:paraId="7251AF6B" w14:textId="77777777" w:rsidR="004C02EF" w:rsidRDefault="004C02EF" w:rsidP="003A4B22">
            <w:pPr>
              <w:keepNext/>
              <w:spacing w:after="0"/>
              <w:jc w:val="center"/>
              <w:rPr>
                <w:rFonts w:ascii="Courier New" w:hAnsi="Courier New"/>
                <w:b/>
                <w:sz w:val="18"/>
              </w:rPr>
            </w:pPr>
            <w:r>
              <w:rPr>
                <w:rFonts w:ascii="Courier New" w:hAnsi="Courier New"/>
                <w:b/>
                <w:sz w:val="18"/>
              </w:rPr>
              <w:t>0x0000 - 0x007F</w:t>
            </w:r>
          </w:p>
        </w:tc>
        <w:tc>
          <w:tcPr>
            <w:tcW w:w="2340" w:type="dxa"/>
            <w:tcBorders>
              <w:top w:val="nil"/>
            </w:tcBorders>
          </w:tcPr>
          <w:p w14:paraId="42C38B11" w14:textId="77777777" w:rsidR="004C02EF" w:rsidRDefault="004C02EF" w:rsidP="003A4B22">
            <w:pPr>
              <w:keepNext/>
              <w:spacing w:after="0"/>
              <w:jc w:val="center"/>
              <w:rPr>
                <w:rFonts w:ascii="Times" w:hAnsi="Times"/>
              </w:rPr>
            </w:pPr>
            <w:r>
              <w:rPr>
                <w:rFonts w:ascii="Courier New" w:hAnsi="Courier New"/>
                <w:b/>
                <w:sz w:val="18"/>
              </w:rPr>
              <w:t>00000000</w:t>
            </w:r>
            <w:r>
              <w:rPr>
                <w:rFonts w:ascii="Courier New" w:hAnsi="Courier New"/>
                <w:sz w:val="18"/>
              </w:rPr>
              <w:t xml:space="preserve"> </w:t>
            </w:r>
            <w:r>
              <w:rPr>
                <w:rFonts w:ascii="Courier New" w:hAnsi="Courier New"/>
                <w:b/>
                <w:sz w:val="18"/>
              </w:rPr>
              <w:t>0</w:t>
            </w:r>
            <w:r>
              <w:rPr>
                <w:rFonts w:ascii="Courier New" w:hAnsi="Courier New"/>
                <w:i/>
                <w:sz w:val="18"/>
              </w:rPr>
              <w:t>zzzzzzz</w:t>
            </w:r>
          </w:p>
        </w:tc>
        <w:tc>
          <w:tcPr>
            <w:tcW w:w="1260" w:type="dxa"/>
            <w:tcBorders>
              <w:top w:val="nil"/>
            </w:tcBorders>
          </w:tcPr>
          <w:p w14:paraId="62BAD3EE"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0</w:t>
            </w:r>
            <w:r w:rsidRPr="00C13B14">
              <w:rPr>
                <w:rFonts w:cs="Courier New"/>
                <w:i/>
                <w:sz w:val="18"/>
                <w:lang w:eastAsia="en-US"/>
              </w:rPr>
              <w:t>zzzzzzz</w:t>
            </w:r>
          </w:p>
        </w:tc>
        <w:tc>
          <w:tcPr>
            <w:tcW w:w="1260" w:type="dxa"/>
            <w:tcBorders>
              <w:top w:val="nil"/>
            </w:tcBorders>
          </w:tcPr>
          <w:p w14:paraId="3461399D" w14:textId="77777777" w:rsidR="004C02EF" w:rsidRPr="00C13B14" w:rsidRDefault="004C02EF" w:rsidP="003A4B22">
            <w:pPr>
              <w:pStyle w:val="HTML"/>
              <w:keepNext/>
              <w:spacing w:after="0"/>
              <w:jc w:val="center"/>
              <w:rPr>
                <w:rFonts w:cs="Courier New"/>
                <w:sz w:val="18"/>
                <w:lang w:eastAsia="en-US"/>
              </w:rPr>
            </w:pPr>
          </w:p>
        </w:tc>
        <w:tc>
          <w:tcPr>
            <w:tcW w:w="1170" w:type="dxa"/>
            <w:tcBorders>
              <w:top w:val="nil"/>
            </w:tcBorders>
          </w:tcPr>
          <w:p w14:paraId="10EC01F2" w14:textId="77777777" w:rsidR="004C02EF" w:rsidRPr="00C13B14" w:rsidRDefault="004C02EF" w:rsidP="003A4B22">
            <w:pPr>
              <w:pStyle w:val="HTML"/>
              <w:keepNext/>
              <w:spacing w:after="0"/>
              <w:jc w:val="center"/>
              <w:rPr>
                <w:rFonts w:cs="Courier New"/>
                <w:sz w:val="18"/>
                <w:lang w:eastAsia="en-US"/>
              </w:rPr>
            </w:pPr>
          </w:p>
        </w:tc>
        <w:tc>
          <w:tcPr>
            <w:tcW w:w="1170" w:type="dxa"/>
            <w:tcBorders>
              <w:top w:val="nil"/>
            </w:tcBorders>
          </w:tcPr>
          <w:p w14:paraId="49136673" w14:textId="77777777" w:rsidR="004C02EF" w:rsidRPr="00C13B14" w:rsidRDefault="004C02EF" w:rsidP="003A4B22">
            <w:pPr>
              <w:pStyle w:val="HTML"/>
              <w:keepNext/>
              <w:spacing w:after="0"/>
              <w:jc w:val="center"/>
              <w:rPr>
                <w:rFonts w:cs="Courier New"/>
                <w:sz w:val="18"/>
                <w:lang w:eastAsia="en-US"/>
              </w:rPr>
            </w:pPr>
          </w:p>
        </w:tc>
      </w:tr>
      <w:tr w:rsidR="004C02EF" w:rsidRPr="00984A3F" w14:paraId="02E5F67D" w14:textId="77777777" w:rsidTr="003A4B22">
        <w:tc>
          <w:tcPr>
            <w:tcW w:w="2178" w:type="dxa"/>
          </w:tcPr>
          <w:p w14:paraId="3635530A" w14:textId="77777777" w:rsidR="004C02EF" w:rsidRDefault="004C02EF" w:rsidP="003A4B22">
            <w:pPr>
              <w:keepNext/>
              <w:spacing w:after="0"/>
              <w:jc w:val="center"/>
              <w:rPr>
                <w:rFonts w:ascii="Courier New" w:hAnsi="Courier New"/>
                <w:b/>
                <w:sz w:val="18"/>
              </w:rPr>
            </w:pPr>
            <w:r>
              <w:rPr>
                <w:rFonts w:ascii="Courier New" w:hAnsi="Courier New"/>
                <w:b/>
                <w:sz w:val="18"/>
              </w:rPr>
              <w:t>0x0080 - 0x07FF</w:t>
            </w:r>
          </w:p>
        </w:tc>
        <w:tc>
          <w:tcPr>
            <w:tcW w:w="2340" w:type="dxa"/>
          </w:tcPr>
          <w:p w14:paraId="36BF826C" w14:textId="77777777" w:rsidR="004C02EF" w:rsidRPr="00984A3F" w:rsidRDefault="004C02EF" w:rsidP="003A4B22">
            <w:pPr>
              <w:keepNext/>
              <w:spacing w:after="0"/>
              <w:jc w:val="center"/>
              <w:rPr>
                <w:sz w:val="18"/>
              </w:rPr>
            </w:pPr>
            <w:r>
              <w:rPr>
                <w:rFonts w:ascii="Courier New" w:hAnsi="Courier New"/>
                <w:b/>
                <w:sz w:val="18"/>
              </w:rPr>
              <w:t>00000</w:t>
            </w:r>
            <w:r>
              <w:rPr>
                <w:rFonts w:ascii="Courier New" w:hAnsi="Courier New"/>
                <w:i/>
                <w:sz w:val="18"/>
              </w:rPr>
              <w:t>yyy yyzzzzzz</w:t>
            </w:r>
          </w:p>
        </w:tc>
        <w:tc>
          <w:tcPr>
            <w:tcW w:w="1260" w:type="dxa"/>
          </w:tcPr>
          <w:p w14:paraId="6BFB3044"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110</w:t>
            </w:r>
            <w:r w:rsidRPr="00C13B14">
              <w:rPr>
                <w:rFonts w:cs="Courier New"/>
                <w:i/>
                <w:sz w:val="18"/>
                <w:lang w:eastAsia="en-US"/>
              </w:rPr>
              <w:t>yyyyy</w:t>
            </w:r>
          </w:p>
        </w:tc>
        <w:tc>
          <w:tcPr>
            <w:tcW w:w="1260" w:type="dxa"/>
          </w:tcPr>
          <w:p w14:paraId="1E77820A"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zzzzzz</w:t>
            </w:r>
          </w:p>
        </w:tc>
        <w:tc>
          <w:tcPr>
            <w:tcW w:w="1170" w:type="dxa"/>
          </w:tcPr>
          <w:p w14:paraId="69C46B4F" w14:textId="77777777" w:rsidR="004C02EF" w:rsidRPr="00C13B14" w:rsidRDefault="004C02EF" w:rsidP="003A4B22">
            <w:pPr>
              <w:pStyle w:val="HTML"/>
              <w:keepNext/>
              <w:spacing w:after="0"/>
              <w:jc w:val="center"/>
              <w:rPr>
                <w:rFonts w:cs="Courier New"/>
                <w:sz w:val="18"/>
                <w:lang w:eastAsia="en-US"/>
              </w:rPr>
            </w:pPr>
          </w:p>
        </w:tc>
        <w:tc>
          <w:tcPr>
            <w:tcW w:w="1170" w:type="dxa"/>
          </w:tcPr>
          <w:p w14:paraId="2F559FF3" w14:textId="77777777" w:rsidR="004C02EF" w:rsidRPr="00C13B14" w:rsidRDefault="004C02EF" w:rsidP="003A4B22">
            <w:pPr>
              <w:pStyle w:val="HTML"/>
              <w:keepNext/>
              <w:spacing w:after="0"/>
              <w:jc w:val="center"/>
              <w:rPr>
                <w:rFonts w:cs="Courier New"/>
                <w:sz w:val="18"/>
                <w:lang w:eastAsia="en-US"/>
              </w:rPr>
            </w:pPr>
          </w:p>
        </w:tc>
      </w:tr>
      <w:tr w:rsidR="004C02EF" w:rsidRPr="00984A3F" w14:paraId="4B4B5638" w14:textId="77777777" w:rsidTr="003A4B22">
        <w:tc>
          <w:tcPr>
            <w:tcW w:w="2178" w:type="dxa"/>
          </w:tcPr>
          <w:p w14:paraId="4B2DB848" w14:textId="77777777" w:rsidR="004C02EF" w:rsidRPr="00C13B14" w:rsidRDefault="004C02EF" w:rsidP="003A4B22">
            <w:pPr>
              <w:pStyle w:val="HTML"/>
              <w:keepNext/>
              <w:spacing w:after="0"/>
              <w:jc w:val="center"/>
              <w:rPr>
                <w:rFonts w:cs="Courier New"/>
                <w:b/>
                <w:i/>
                <w:sz w:val="18"/>
                <w:lang w:eastAsia="en-US"/>
              </w:rPr>
            </w:pPr>
            <w:r w:rsidRPr="00C13B14">
              <w:rPr>
                <w:rFonts w:cs="Courier New"/>
                <w:b/>
                <w:sz w:val="18"/>
                <w:lang w:eastAsia="en-US"/>
              </w:rPr>
              <w:t>0x0800 - 0xD7FF</w:t>
            </w:r>
          </w:p>
        </w:tc>
        <w:tc>
          <w:tcPr>
            <w:tcW w:w="2340" w:type="dxa"/>
          </w:tcPr>
          <w:p w14:paraId="340375B4" w14:textId="77777777" w:rsidR="004C02EF" w:rsidRPr="00C13B14" w:rsidRDefault="004C02EF" w:rsidP="003A4B22">
            <w:pPr>
              <w:pStyle w:val="HTML"/>
              <w:keepNext/>
              <w:spacing w:after="0"/>
              <w:jc w:val="center"/>
              <w:rPr>
                <w:rFonts w:cs="Courier New"/>
                <w:i/>
                <w:sz w:val="18"/>
                <w:lang w:eastAsia="en-US"/>
              </w:rPr>
            </w:pPr>
            <w:r w:rsidRPr="00C13B14">
              <w:rPr>
                <w:rFonts w:cs="Courier New"/>
                <w:i/>
                <w:sz w:val="18"/>
                <w:lang w:eastAsia="en-US"/>
              </w:rPr>
              <w:t>xxxxyyyy yyzzzzzz</w:t>
            </w:r>
          </w:p>
        </w:tc>
        <w:tc>
          <w:tcPr>
            <w:tcW w:w="1260" w:type="dxa"/>
          </w:tcPr>
          <w:p w14:paraId="03C7592E"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1110</w:t>
            </w:r>
            <w:r w:rsidRPr="00C13B14">
              <w:rPr>
                <w:rFonts w:cs="Courier New"/>
                <w:i/>
                <w:sz w:val="18"/>
                <w:lang w:eastAsia="en-US"/>
              </w:rPr>
              <w:t>xxxx</w:t>
            </w:r>
          </w:p>
        </w:tc>
        <w:tc>
          <w:tcPr>
            <w:tcW w:w="1260" w:type="dxa"/>
          </w:tcPr>
          <w:p w14:paraId="11B4E493"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yyyyyy</w:t>
            </w:r>
          </w:p>
        </w:tc>
        <w:tc>
          <w:tcPr>
            <w:tcW w:w="1170" w:type="dxa"/>
          </w:tcPr>
          <w:p w14:paraId="63B18AFB"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zzzzzz</w:t>
            </w:r>
          </w:p>
        </w:tc>
        <w:tc>
          <w:tcPr>
            <w:tcW w:w="1170" w:type="dxa"/>
          </w:tcPr>
          <w:p w14:paraId="2D2DA623" w14:textId="77777777" w:rsidR="004C02EF" w:rsidRPr="00C13B14" w:rsidRDefault="004C02EF" w:rsidP="003A4B22">
            <w:pPr>
              <w:pStyle w:val="HTML"/>
              <w:keepNext/>
              <w:spacing w:after="0"/>
              <w:jc w:val="center"/>
              <w:rPr>
                <w:rFonts w:cs="Courier New"/>
                <w:b/>
                <w:sz w:val="18"/>
                <w:lang w:eastAsia="en-US"/>
              </w:rPr>
            </w:pPr>
          </w:p>
        </w:tc>
      </w:tr>
      <w:tr w:rsidR="004C02EF" w:rsidRPr="00984A3F" w14:paraId="070FA57E" w14:textId="77777777" w:rsidTr="003A4B22">
        <w:tc>
          <w:tcPr>
            <w:tcW w:w="2178" w:type="dxa"/>
          </w:tcPr>
          <w:p w14:paraId="24378374"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0xD800 - 0xDBFF</w:t>
            </w:r>
          </w:p>
          <w:p w14:paraId="00BABC35" w14:textId="77777777" w:rsidR="004C02EF" w:rsidRPr="00C13B14" w:rsidRDefault="004C02EF" w:rsidP="003A4B22">
            <w:pPr>
              <w:pStyle w:val="HTML"/>
              <w:keepNext/>
              <w:spacing w:after="0"/>
              <w:jc w:val="center"/>
              <w:rPr>
                <w:rFonts w:ascii="Helvetica" w:hAnsi="Helvetica" w:cs="Courier New"/>
                <w:i/>
                <w:sz w:val="18"/>
                <w:lang w:eastAsia="en-US"/>
              </w:rPr>
            </w:pPr>
            <w:r w:rsidRPr="00C13B14">
              <w:rPr>
                <w:rFonts w:ascii="Helvetica" w:hAnsi="Helvetica" w:cs="Courier New"/>
                <w:i/>
                <w:sz w:val="18"/>
                <w:lang w:eastAsia="en-US"/>
              </w:rPr>
              <w:t>followed by</w:t>
            </w:r>
          </w:p>
          <w:p w14:paraId="16D2E02C" w14:textId="77777777" w:rsidR="004C02EF" w:rsidRPr="00C13B14" w:rsidRDefault="004C02EF" w:rsidP="003A4B22">
            <w:pPr>
              <w:pStyle w:val="HTML"/>
              <w:keepNext/>
              <w:spacing w:after="0"/>
              <w:jc w:val="center"/>
              <w:rPr>
                <w:rFonts w:cs="Courier New"/>
                <w:b/>
                <w:i/>
                <w:sz w:val="18"/>
                <w:lang w:eastAsia="en-US"/>
              </w:rPr>
            </w:pPr>
            <w:r w:rsidRPr="00C13B14">
              <w:rPr>
                <w:rFonts w:cs="Courier New"/>
                <w:b/>
                <w:sz w:val="18"/>
                <w:lang w:eastAsia="en-US"/>
              </w:rPr>
              <w:t>0xDC00 – 0xDFFF</w:t>
            </w:r>
          </w:p>
        </w:tc>
        <w:tc>
          <w:tcPr>
            <w:tcW w:w="2340" w:type="dxa"/>
          </w:tcPr>
          <w:p w14:paraId="32EEC430" w14:textId="77777777" w:rsidR="004C02EF" w:rsidRPr="00C13B14" w:rsidRDefault="004C02EF" w:rsidP="003A4B22">
            <w:pPr>
              <w:pStyle w:val="HTML"/>
              <w:keepNext/>
              <w:spacing w:after="0"/>
              <w:jc w:val="center"/>
              <w:rPr>
                <w:rFonts w:cs="Courier New"/>
                <w:i/>
                <w:sz w:val="18"/>
                <w:lang w:eastAsia="en-US"/>
              </w:rPr>
            </w:pPr>
            <w:r w:rsidRPr="00C13B14">
              <w:rPr>
                <w:rFonts w:cs="Courier New"/>
                <w:b/>
                <w:sz w:val="18"/>
                <w:lang w:eastAsia="en-US"/>
              </w:rPr>
              <w:t>110110</w:t>
            </w:r>
            <w:r w:rsidRPr="00C13B14">
              <w:rPr>
                <w:rFonts w:cs="Courier New"/>
                <w:i/>
                <w:sz w:val="18"/>
                <w:lang w:eastAsia="en-US"/>
              </w:rPr>
              <w:t>vv vvwwwwxx</w:t>
            </w:r>
          </w:p>
          <w:p w14:paraId="0CE9405E" w14:textId="77777777" w:rsidR="004C02EF" w:rsidRPr="00C13B14" w:rsidRDefault="004C02EF" w:rsidP="003A4B22">
            <w:pPr>
              <w:pStyle w:val="HTML"/>
              <w:keepNext/>
              <w:spacing w:after="0"/>
              <w:jc w:val="center"/>
              <w:rPr>
                <w:rFonts w:ascii="Helvetica" w:hAnsi="Helvetica" w:cs="Courier New"/>
                <w:i/>
                <w:sz w:val="18"/>
                <w:lang w:eastAsia="en-US"/>
              </w:rPr>
            </w:pPr>
            <w:r w:rsidRPr="00C13B14">
              <w:rPr>
                <w:rFonts w:ascii="Helvetica" w:hAnsi="Helvetica" w:cs="Courier New"/>
                <w:i/>
                <w:sz w:val="18"/>
                <w:lang w:eastAsia="en-US"/>
              </w:rPr>
              <w:t>followed by</w:t>
            </w:r>
          </w:p>
          <w:p w14:paraId="6B570696" w14:textId="77777777" w:rsidR="004C02EF" w:rsidRPr="00C13B14" w:rsidRDefault="004C02EF" w:rsidP="003A4B22">
            <w:pPr>
              <w:pStyle w:val="HTML"/>
              <w:keepNext/>
              <w:spacing w:after="0"/>
              <w:jc w:val="center"/>
              <w:rPr>
                <w:rFonts w:cs="Courier New"/>
                <w:i/>
                <w:sz w:val="18"/>
                <w:lang w:eastAsia="en-US"/>
              </w:rPr>
            </w:pPr>
            <w:r w:rsidRPr="00C13B14">
              <w:rPr>
                <w:rFonts w:cs="Courier New"/>
                <w:b/>
                <w:sz w:val="18"/>
                <w:lang w:eastAsia="en-US"/>
              </w:rPr>
              <w:t>110111</w:t>
            </w:r>
            <w:r w:rsidRPr="00C13B14">
              <w:rPr>
                <w:rFonts w:cs="Courier New"/>
                <w:i/>
                <w:sz w:val="18"/>
                <w:lang w:eastAsia="en-US"/>
              </w:rPr>
              <w:t>yy yyzzzzzz</w:t>
            </w:r>
          </w:p>
        </w:tc>
        <w:tc>
          <w:tcPr>
            <w:tcW w:w="1260" w:type="dxa"/>
          </w:tcPr>
          <w:p w14:paraId="04A4A60A" w14:textId="77777777" w:rsidR="004C02EF" w:rsidRPr="00C13B14" w:rsidRDefault="004C02EF" w:rsidP="003A4B22">
            <w:pPr>
              <w:pStyle w:val="HTML"/>
              <w:keepNext/>
              <w:spacing w:after="0"/>
              <w:jc w:val="center"/>
              <w:rPr>
                <w:rFonts w:cs="Courier New"/>
                <w:b/>
                <w:sz w:val="18"/>
                <w:lang w:eastAsia="en-US"/>
              </w:rPr>
            </w:pPr>
          </w:p>
          <w:p w14:paraId="3B827AF7"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11110</w:t>
            </w:r>
            <w:r w:rsidRPr="00C13B14">
              <w:rPr>
                <w:rFonts w:cs="Courier New"/>
                <w:i/>
                <w:sz w:val="18"/>
                <w:lang w:eastAsia="en-US"/>
              </w:rPr>
              <w:t>uuu</w:t>
            </w:r>
          </w:p>
        </w:tc>
        <w:tc>
          <w:tcPr>
            <w:tcW w:w="1260" w:type="dxa"/>
          </w:tcPr>
          <w:p w14:paraId="17B42B74" w14:textId="77777777" w:rsidR="004C02EF" w:rsidRPr="00C13B14" w:rsidRDefault="004C02EF" w:rsidP="003A4B22">
            <w:pPr>
              <w:pStyle w:val="HTML"/>
              <w:keepNext/>
              <w:spacing w:after="0"/>
              <w:jc w:val="center"/>
              <w:rPr>
                <w:rFonts w:cs="Courier New"/>
                <w:b/>
                <w:sz w:val="18"/>
                <w:lang w:eastAsia="en-US"/>
              </w:rPr>
            </w:pPr>
          </w:p>
          <w:p w14:paraId="75F3ACD2"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uuwwww</w:t>
            </w:r>
          </w:p>
        </w:tc>
        <w:tc>
          <w:tcPr>
            <w:tcW w:w="1170" w:type="dxa"/>
          </w:tcPr>
          <w:p w14:paraId="2039F086" w14:textId="77777777" w:rsidR="004C02EF" w:rsidRPr="00C13B14" w:rsidRDefault="004C02EF" w:rsidP="003A4B22">
            <w:pPr>
              <w:pStyle w:val="HTML"/>
              <w:keepNext/>
              <w:spacing w:after="0"/>
              <w:jc w:val="center"/>
              <w:rPr>
                <w:rFonts w:cs="Courier New"/>
                <w:b/>
                <w:sz w:val="18"/>
                <w:lang w:eastAsia="en-US"/>
              </w:rPr>
            </w:pPr>
          </w:p>
          <w:p w14:paraId="69CCFE72" w14:textId="77777777" w:rsidR="004C02EF" w:rsidRPr="00C13B14" w:rsidRDefault="004C02EF" w:rsidP="003A4B22">
            <w:pPr>
              <w:pStyle w:val="HTML"/>
              <w:keepNext/>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xxyyyy</w:t>
            </w:r>
          </w:p>
        </w:tc>
        <w:tc>
          <w:tcPr>
            <w:tcW w:w="1170" w:type="dxa"/>
          </w:tcPr>
          <w:p w14:paraId="784A5D56" w14:textId="77777777" w:rsidR="004C02EF" w:rsidRPr="00C13B14" w:rsidRDefault="004C02EF" w:rsidP="003A4B22">
            <w:pPr>
              <w:pStyle w:val="HTML"/>
              <w:keepNext/>
              <w:spacing w:after="0"/>
              <w:jc w:val="center"/>
              <w:rPr>
                <w:rFonts w:cs="Courier New"/>
                <w:b/>
                <w:sz w:val="18"/>
                <w:lang w:eastAsia="en-US"/>
              </w:rPr>
            </w:pPr>
          </w:p>
          <w:p w14:paraId="57EBAB18"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10</w:t>
            </w:r>
            <w:r w:rsidRPr="00C13B14">
              <w:rPr>
                <w:rFonts w:cs="Courier New"/>
                <w:i/>
                <w:sz w:val="18"/>
                <w:lang w:eastAsia="en-US"/>
              </w:rPr>
              <w:t>zzzzzz</w:t>
            </w:r>
          </w:p>
        </w:tc>
      </w:tr>
      <w:tr w:rsidR="004C02EF" w:rsidRPr="00984A3F" w14:paraId="3C269B5C" w14:textId="77777777" w:rsidTr="003A4B22">
        <w:tc>
          <w:tcPr>
            <w:tcW w:w="2178" w:type="dxa"/>
          </w:tcPr>
          <w:p w14:paraId="7E4C8A38"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0xD800 - 0xDBFF</w:t>
            </w:r>
          </w:p>
          <w:p w14:paraId="595F7011" w14:textId="77777777" w:rsidR="004C02EF" w:rsidRPr="00C13B14" w:rsidRDefault="004C02EF" w:rsidP="003A4B22">
            <w:pPr>
              <w:pStyle w:val="HTML"/>
              <w:keepNext/>
              <w:spacing w:after="0"/>
              <w:jc w:val="center"/>
              <w:rPr>
                <w:rFonts w:ascii="Helvetica" w:hAnsi="Helvetica" w:cs="Courier New"/>
                <w:i/>
                <w:sz w:val="18"/>
                <w:lang w:eastAsia="en-US"/>
              </w:rPr>
            </w:pPr>
            <w:r w:rsidRPr="00C13B14">
              <w:rPr>
                <w:rFonts w:ascii="Helvetica" w:hAnsi="Helvetica" w:cs="Courier New"/>
                <w:i/>
                <w:sz w:val="18"/>
                <w:lang w:eastAsia="en-US"/>
              </w:rPr>
              <w:t>not followed by</w:t>
            </w:r>
          </w:p>
          <w:p w14:paraId="3D5B2168" w14:textId="77777777" w:rsidR="004C02EF" w:rsidRPr="00C13B14" w:rsidRDefault="004C02EF" w:rsidP="003A4B22">
            <w:pPr>
              <w:pStyle w:val="HTML"/>
              <w:keepNext/>
              <w:spacing w:after="0"/>
              <w:jc w:val="center"/>
              <w:rPr>
                <w:rFonts w:cs="Courier New"/>
                <w:b/>
                <w:i/>
                <w:sz w:val="18"/>
                <w:lang w:eastAsia="en-US"/>
              </w:rPr>
            </w:pPr>
            <w:r w:rsidRPr="00C13B14">
              <w:rPr>
                <w:rFonts w:cs="Courier New"/>
                <w:b/>
                <w:sz w:val="18"/>
                <w:lang w:eastAsia="en-US"/>
              </w:rPr>
              <w:t>0xDC00 – 0xDFFF</w:t>
            </w:r>
          </w:p>
        </w:tc>
        <w:tc>
          <w:tcPr>
            <w:tcW w:w="2340" w:type="dxa"/>
          </w:tcPr>
          <w:p w14:paraId="6C1D5577" w14:textId="77777777" w:rsidR="004C02EF" w:rsidRPr="00C13B14" w:rsidRDefault="004C02EF" w:rsidP="003A4B22">
            <w:pPr>
              <w:pStyle w:val="HTML"/>
              <w:keepNext/>
              <w:spacing w:after="0"/>
              <w:jc w:val="center"/>
              <w:rPr>
                <w:rFonts w:cs="Courier New"/>
                <w:i/>
                <w:sz w:val="18"/>
                <w:lang w:eastAsia="en-US"/>
              </w:rPr>
            </w:pPr>
          </w:p>
          <w:p w14:paraId="3C64A965" w14:textId="77777777" w:rsidR="004C02EF" w:rsidRPr="00C13B14" w:rsidRDefault="004C02EF" w:rsidP="003A4B22">
            <w:pPr>
              <w:pStyle w:val="HTML"/>
              <w:keepNext/>
              <w:spacing w:after="0"/>
              <w:jc w:val="center"/>
              <w:rPr>
                <w:rFonts w:ascii="Arial" w:hAnsi="Arial" w:cs="Courier New"/>
                <w:i/>
                <w:sz w:val="18"/>
                <w:lang w:eastAsia="en-US"/>
              </w:rPr>
            </w:pPr>
            <w:r w:rsidRPr="00C13B14">
              <w:rPr>
                <w:rFonts w:ascii="Helvetica" w:eastAsia="Times New Roman" w:hAnsi="Helvetica" w:cs="Courier New"/>
                <w:i/>
                <w:sz w:val="18"/>
                <w:lang w:eastAsia="en-US"/>
              </w:rPr>
              <w:t>causes</w:t>
            </w:r>
            <w:r w:rsidRPr="00C13B14">
              <w:rPr>
                <w:rFonts w:cs="Courier New"/>
                <w:sz w:val="18"/>
                <w:lang w:eastAsia="en-US"/>
              </w:rPr>
              <w:t xml:space="preserve"> URIError</w:t>
            </w:r>
          </w:p>
        </w:tc>
        <w:tc>
          <w:tcPr>
            <w:tcW w:w="1260" w:type="dxa"/>
          </w:tcPr>
          <w:p w14:paraId="7CC36892" w14:textId="77777777" w:rsidR="004C02EF" w:rsidRPr="00C13B14" w:rsidRDefault="004C02EF" w:rsidP="003A4B22">
            <w:pPr>
              <w:pStyle w:val="HTML"/>
              <w:keepNext/>
              <w:spacing w:after="0"/>
              <w:jc w:val="center"/>
              <w:rPr>
                <w:rFonts w:cs="Courier New"/>
                <w:sz w:val="18"/>
                <w:lang w:eastAsia="en-US"/>
              </w:rPr>
            </w:pPr>
          </w:p>
        </w:tc>
        <w:tc>
          <w:tcPr>
            <w:tcW w:w="1260" w:type="dxa"/>
          </w:tcPr>
          <w:p w14:paraId="6F8FA3EB" w14:textId="77777777" w:rsidR="004C02EF" w:rsidRPr="00C13B14" w:rsidRDefault="004C02EF" w:rsidP="003A4B22">
            <w:pPr>
              <w:pStyle w:val="HTML"/>
              <w:keepNext/>
              <w:spacing w:after="0"/>
              <w:jc w:val="center"/>
              <w:rPr>
                <w:rFonts w:cs="Courier New"/>
                <w:sz w:val="18"/>
                <w:lang w:eastAsia="en-US"/>
              </w:rPr>
            </w:pPr>
          </w:p>
        </w:tc>
        <w:tc>
          <w:tcPr>
            <w:tcW w:w="1170" w:type="dxa"/>
          </w:tcPr>
          <w:p w14:paraId="74906A60" w14:textId="77777777" w:rsidR="004C02EF" w:rsidRPr="00C13B14" w:rsidRDefault="004C02EF" w:rsidP="003A4B22">
            <w:pPr>
              <w:pStyle w:val="HTML"/>
              <w:keepNext/>
              <w:spacing w:after="0"/>
              <w:jc w:val="center"/>
              <w:rPr>
                <w:rFonts w:cs="Courier New"/>
                <w:sz w:val="18"/>
                <w:lang w:eastAsia="en-US"/>
              </w:rPr>
            </w:pPr>
          </w:p>
        </w:tc>
        <w:tc>
          <w:tcPr>
            <w:tcW w:w="1170" w:type="dxa"/>
          </w:tcPr>
          <w:p w14:paraId="634DD664" w14:textId="77777777" w:rsidR="004C02EF" w:rsidRPr="00C13B14" w:rsidRDefault="004C02EF" w:rsidP="003A4B22">
            <w:pPr>
              <w:pStyle w:val="HTML"/>
              <w:keepNext/>
              <w:spacing w:after="0"/>
              <w:jc w:val="center"/>
              <w:rPr>
                <w:rFonts w:cs="Courier New"/>
                <w:b/>
                <w:sz w:val="18"/>
                <w:lang w:eastAsia="en-US"/>
              </w:rPr>
            </w:pPr>
          </w:p>
        </w:tc>
      </w:tr>
      <w:tr w:rsidR="004C02EF" w:rsidRPr="00984A3F" w14:paraId="4F34728D" w14:textId="77777777" w:rsidTr="003A4B22">
        <w:tc>
          <w:tcPr>
            <w:tcW w:w="2178" w:type="dxa"/>
          </w:tcPr>
          <w:p w14:paraId="3022FAE1" w14:textId="77777777" w:rsidR="004C02EF" w:rsidRPr="00C13B14" w:rsidRDefault="004C02EF" w:rsidP="003A4B22">
            <w:pPr>
              <w:pStyle w:val="HTML"/>
              <w:keepNext/>
              <w:spacing w:after="0"/>
              <w:jc w:val="center"/>
              <w:rPr>
                <w:rFonts w:cs="Courier New"/>
                <w:b/>
                <w:sz w:val="18"/>
                <w:lang w:eastAsia="en-US"/>
              </w:rPr>
            </w:pPr>
            <w:r w:rsidRPr="00C13B14">
              <w:rPr>
                <w:rFonts w:cs="Courier New"/>
                <w:b/>
                <w:sz w:val="18"/>
                <w:lang w:eastAsia="en-US"/>
              </w:rPr>
              <w:t>0xDC00 – 0xDFFF</w:t>
            </w:r>
          </w:p>
        </w:tc>
        <w:tc>
          <w:tcPr>
            <w:tcW w:w="2340" w:type="dxa"/>
          </w:tcPr>
          <w:p w14:paraId="48FF5724" w14:textId="77777777" w:rsidR="004C02EF" w:rsidRPr="00C13B14" w:rsidRDefault="004C02EF" w:rsidP="003A4B22">
            <w:pPr>
              <w:pStyle w:val="HTML"/>
              <w:keepNext/>
              <w:spacing w:after="0"/>
              <w:jc w:val="center"/>
              <w:rPr>
                <w:rFonts w:cs="Courier New"/>
                <w:i/>
                <w:sz w:val="18"/>
                <w:lang w:eastAsia="en-US"/>
              </w:rPr>
            </w:pPr>
            <w:r w:rsidRPr="00C13B14">
              <w:rPr>
                <w:rFonts w:ascii="Helvetica" w:eastAsia="Times New Roman" w:hAnsi="Helvetica" w:cs="Courier New"/>
                <w:i/>
                <w:sz w:val="18"/>
                <w:lang w:eastAsia="en-US"/>
              </w:rPr>
              <w:t>causes</w:t>
            </w:r>
            <w:r w:rsidRPr="00C13B14">
              <w:rPr>
                <w:rFonts w:cs="Courier New"/>
                <w:sz w:val="18"/>
                <w:lang w:eastAsia="en-US"/>
              </w:rPr>
              <w:t xml:space="preserve"> URIError</w:t>
            </w:r>
          </w:p>
        </w:tc>
        <w:tc>
          <w:tcPr>
            <w:tcW w:w="1260" w:type="dxa"/>
          </w:tcPr>
          <w:p w14:paraId="06BECBE9" w14:textId="77777777" w:rsidR="004C02EF" w:rsidRPr="00C13B14" w:rsidRDefault="004C02EF" w:rsidP="003A4B22">
            <w:pPr>
              <w:pStyle w:val="HTML"/>
              <w:keepNext/>
              <w:spacing w:after="0"/>
              <w:jc w:val="center"/>
              <w:rPr>
                <w:rFonts w:cs="Courier New"/>
                <w:b/>
                <w:sz w:val="18"/>
                <w:lang w:eastAsia="en-US"/>
              </w:rPr>
            </w:pPr>
          </w:p>
        </w:tc>
        <w:tc>
          <w:tcPr>
            <w:tcW w:w="1260" w:type="dxa"/>
          </w:tcPr>
          <w:p w14:paraId="60A1563A" w14:textId="77777777" w:rsidR="004C02EF" w:rsidRPr="00C13B14" w:rsidRDefault="004C02EF" w:rsidP="003A4B22">
            <w:pPr>
              <w:pStyle w:val="HTML"/>
              <w:keepNext/>
              <w:spacing w:after="0"/>
              <w:jc w:val="center"/>
              <w:rPr>
                <w:rFonts w:cs="Courier New"/>
                <w:b/>
                <w:sz w:val="18"/>
                <w:lang w:eastAsia="en-US"/>
              </w:rPr>
            </w:pPr>
          </w:p>
        </w:tc>
        <w:tc>
          <w:tcPr>
            <w:tcW w:w="1170" w:type="dxa"/>
          </w:tcPr>
          <w:p w14:paraId="2875CBD5" w14:textId="77777777" w:rsidR="004C02EF" w:rsidRPr="00C13B14" w:rsidRDefault="004C02EF" w:rsidP="003A4B22">
            <w:pPr>
              <w:pStyle w:val="HTML"/>
              <w:keepNext/>
              <w:spacing w:after="0"/>
              <w:jc w:val="center"/>
              <w:rPr>
                <w:rFonts w:cs="Courier New"/>
                <w:b/>
                <w:sz w:val="18"/>
                <w:lang w:eastAsia="en-US"/>
              </w:rPr>
            </w:pPr>
          </w:p>
        </w:tc>
        <w:tc>
          <w:tcPr>
            <w:tcW w:w="1170" w:type="dxa"/>
          </w:tcPr>
          <w:p w14:paraId="4A197F46" w14:textId="77777777" w:rsidR="004C02EF" w:rsidRPr="00C13B14" w:rsidRDefault="004C02EF" w:rsidP="003A4B22">
            <w:pPr>
              <w:pStyle w:val="HTML"/>
              <w:keepNext/>
              <w:spacing w:after="0"/>
              <w:jc w:val="center"/>
              <w:rPr>
                <w:rFonts w:cs="Courier New"/>
                <w:b/>
                <w:sz w:val="18"/>
                <w:lang w:eastAsia="en-US"/>
              </w:rPr>
            </w:pPr>
          </w:p>
        </w:tc>
      </w:tr>
      <w:tr w:rsidR="004C02EF" w:rsidRPr="00984A3F" w14:paraId="0A773D31" w14:textId="77777777" w:rsidTr="003A4B22">
        <w:tc>
          <w:tcPr>
            <w:tcW w:w="2178" w:type="dxa"/>
          </w:tcPr>
          <w:p w14:paraId="2A1B680F" w14:textId="77777777" w:rsidR="004C02EF" w:rsidRPr="00C13B14" w:rsidRDefault="004C02EF" w:rsidP="003A4B22">
            <w:pPr>
              <w:pStyle w:val="HTML"/>
              <w:spacing w:after="0"/>
              <w:jc w:val="center"/>
              <w:rPr>
                <w:rFonts w:cs="Courier New"/>
                <w:b/>
                <w:i/>
                <w:sz w:val="18"/>
                <w:lang w:eastAsia="en-US"/>
              </w:rPr>
            </w:pPr>
            <w:r w:rsidRPr="00C13B14">
              <w:rPr>
                <w:rFonts w:cs="Courier New"/>
                <w:b/>
                <w:sz w:val="18"/>
                <w:lang w:eastAsia="en-US"/>
              </w:rPr>
              <w:t>0xE000 - 0xFFFF</w:t>
            </w:r>
          </w:p>
        </w:tc>
        <w:tc>
          <w:tcPr>
            <w:tcW w:w="2340" w:type="dxa"/>
          </w:tcPr>
          <w:p w14:paraId="7873E34F" w14:textId="77777777" w:rsidR="004C02EF" w:rsidRPr="00C13B14" w:rsidRDefault="004C02EF" w:rsidP="003A4B22">
            <w:pPr>
              <w:pStyle w:val="HTML"/>
              <w:spacing w:after="0"/>
              <w:jc w:val="center"/>
              <w:rPr>
                <w:rFonts w:cs="Courier New"/>
                <w:i/>
                <w:sz w:val="18"/>
                <w:lang w:eastAsia="en-US"/>
              </w:rPr>
            </w:pPr>
            <w:r w:rsidRPr="00C13B14">
              <w:rPr>
                <w:rFonts w:cs="Courier New"/>
                <w:i/>
                <w:sz w:val="18"/>
                <w:lang w:eastAsia="en-US"/>
              </w:rPr>
              <w:t>xxxxyyyy yyzzzzzz</w:t>
            </w:r>
          </w:p>
        </w:tc>
        <w:tc>
          <w:tcPr>
            <w:tcW w:w="1260" w:type="dxa"/>
          </w:tcPr>
          <w:p w14:paraId="10E44211" w14:textId="77777777" w:rsidR="004C02EF" w:rsidRPr="00C13B14" w:rsidRDefault="004C02EF" w:rsidP="003A4B22">
            <w:pPr>
              <w:pStyle w:val="HTML"/>
              <w:spacing w:after="0"/>
              <w:jc w:val="center"/>
              <w:rPr>
                <w:rFonts w:cs="Courier New"/>
                <w:sz w:val="18"/>
                <w:lang w:eastAsia="en-US"/>
              </w:rPr>
            </w:pPr>
            <w:r w:rsidRPr="00C13B14">
              <w:rPr>
                <w:rFonts w:cs="Courier New"/>
                <w:b/>
                <w:sz w:val="18"/>
                <w:lang w:eastAsia="en-US"/>
              </w:rPr>
              <w:t>1110</w:t>
            </w:r>
            <w:r w:rsidRPr="00C13B14">
              <w:rPr>
                <w:rFonts w:cs="Courier New"/>
                <w:i/>
                <w:sz w:val="18"/>
                <w:lang w:eastAsia="en-US"/>
              </w:rPr>
              <w:t>xxxx</w:t>
            </w:r>
          </w:p>
        </w:tc>
        <w:tc>
          <w:tcPr>
            <w:tcW w:w="1260" w:type="dxa"/>
          </w:tcPr>
          <w:p w14:paraId="1FC73D1A" w14:textId="77777777" w:rsidR="004C02EF" w:rsidRPr="00C13B14" w:rsidRDefault="004C02EF" w:rsidP="003A4B22">
            <w:pPr>
              <w:pStyle w:val="HTML"/>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yyyyyy</w:t>
            </w:r>
          </w:p>
        </w:tc>
        <w:tc>
          <w:tcPr>
            <w:tcW w:w="1170" w:type="dxa"/>
          </w:tcPr>
          <w:p w14:paraId="397FC764" w14:textId="77777777" w:rsidR="004C02EF" w:rsidRPr="00C13B14" w:rsidRDefault="004C02EF" w:rsidP="003A4B22">
            <w:pPr>
              <w:pStyle w:val="HTML"/>
              <w:spacing w:after="0"/>
              <w:jc w:val="center"/>
              <w:rPr>
                <w:rFonts w:cs="Courier New"/>
                <w:sz w:val="18"/>
                <w:lang w:eastAsia="en-US"/>
              </w:rPr>
            </w:pPr>
            <w:r w:rsidRPr="00C13B14">
              <w:rPr>
                <w:rFonts w:cs="Courier New"/>
                <w:b/>
                <w:sz w:val="18"/>
                <w:lang w:eastAsia="en-US"/>
              </w:rPr>
              <w:t>10</w:t>
            </w:r>
            <w:r w:rsidRPr="00C13B14">
              <w:rPr>
                <w:rFonts w:cs="Courier New"/>
                <w:i/>
                <w:sz w:val="18"/>
                <w:lang w:eastAsia="en-US"/>
              </w:rPr>
              <w:t>zzzzzz</w:t>
            </w:r>
          </w:p>
        </w:tc>
        <w:tc>
          <w:tcPr>
            <w:tcW w:w="1170" w:type="dxa"/>
          </w:tcPr>
          <w:p w14:paraId="761122F6" w14:textId="77777777" w:rsidR="004C02EF" w:rsidRPr="00C13B14" w:rsidRDefault="004C02EF" w:rsidP="003A4B22">
            <w:pPr>
              <w:pStyle w:val="HTML"/>
              <w:spacing w:after="0"/>
              <w:jc w:val="center"/>
              <w:rPr>
                <w:rFonts w:cs="Courier New"/>
                <w:b/>
                <w:sz w:val="18"/>
                <w:lang w:eastAsia="en-US"/>
              </w:rPr>
            </w:pPr>
          </w:p>
        </w:tc>
      </w:tr>
    </w:tbl>
    <w:p w14:paraId="1B73442A" w14:textId="77777777" w:rsidR="004C02EF" w:rsidRDefault="004C02EF" w:rsidP="004C02EF">
      <w:pPr>
        <w:pStyle w:val="HTML"/>
        <w:spacing w:after="0"/>
        <w:ind w:left="720"/>
      </w:pPr>
    </w:p>
    <w:p w14:paraId="300ABE0D" w14:textId="77777777" w:rsidR="004C02EF" w:rsidRPr="00C23EC7" w:rsidRDefault="004C02EF" w:rsidP="004C02EF">
      <w:pPr>
        <w:spacing w:after="120"/>
        <w:rPr>
          <w:sz w:val="18"/>
        </w:rPr>
      </w:pPr>
      <w:r w:rsidRPr="00C23EC7">
        <w:rPr>
          <w:sz w:val="18"/>
        </w:rPr>
        <w:t>Where</w:t>
      </w:r>
    </w:p>
    <w:p w14:paraId="2729B471" w14:textId="77777777" w:rsidR="004C02EF" w:rsidRPr="00C23EC7" w:rsidRDefault="004C02EF" w:rsidP="004C02EF">
      <w:pPr>
        <w:spacing w:after="120"/>
        <w:ind w:firstLine="403"/>
        <w:rPr>
          <w:sz w:val="18"/>
        </w:rPr>
      </w:pPr>
      <w:r w:rsidRPr="00A115DC">
        <w:rPr>
          <w:rStyle w:val="bnf"/>
          <w:rFonts w:ascii="Courier New" w:hAnsi="Courier New" w:cs="Courier New"/>
        </w:rPr>
        <w:t>uuuuu</w:t>
      </w:r>
      <w:r w:rsidRPr="00C23EC7">
        <w:rPr>
          <w:sz w:val="18"/>
        </w:rPr>
        <w:t xml:space="preserve"> </w:t>
      </w:r>
      <w:r w:rsidRPr="00654E44">
        <w:rPr>
          <w:rFonts w:ascii="Times New Roman" w:hAnsi="Times New Roman"/>
          <w:sz w:val="18"/>
        </w:rPr>
        <w:t>=</w:t>
      </w:r>
      <w:r w:rsidRPr="00C23EC7">
        <w:rPr>
          <w:sz w:val="18"/>
        </w:rPr>
        <w:t xml:space="preserve"> </w:t>
      </w:r>
      <w:r w:rsidRPr="00A115DC">
        <w:rPr>
          <w:rFonts w:ascii="Courier New" w:hAnsi="Courier New" w:cs="Courier New"/>
          <w:i/>
          <w:sz w:val="18"/>
        </w:rPr>
        <w:t>vvvv</w:t>
      </w:r>
      <w:r>
        <w:rPr>
          <w:rFonts w:ascii="Courier New" w:hAnsi="Courier New" w:cs="Courier New"/>
          <w:i/>
          <w:sz w:val="18"/>
        </w:rPr>
        <w:t xml:space="preserve"> </w:t>
      </w:r>
      <w:r w:rsidRPr="00C23EC7">
        <w:rPr>
          <w:sz w:val="18"/>
        </w:rPr>
        <w:t xml:space="preserve"> </w:t>
      </w:r>
      <w:r w:rsidRPr="00654E44">
        <w:rPr>
          <w:rFonts w:ascii="Times New Roman" w:hAnsi="Times New Roman"/>
          <w:sz w:val="18"/>
        </w:rPr>
        <w:t>+</w:t>
      </w:r>
      <w:r w:rsidRPr="00C23EC7">
        <w:rPr>
          <w:sz w:val="18"/>
        </w:rPr>
        <w:t xml:space="preserve"> </w:t>
      </w:r>
      <w:r w:rsidRPr="00A115DC">
        <w:rPr>
          <w:rFonts w:ascii="Times New Roman" w:hAnsi="Times New Roman"/>
          <w:sz w:val="18"/>
        </w:rPr>
        <w:t>1</w:t>
      </w:r>
    </w:p>
    <w:p w14:paraId="05FC23FA" w14:textId="77777777" w:rsidR="004C02EF" w:rsidRPr="00C23EC7" w:rsidRDefault="004C02EF" w:rsidP="004C02EF">
      <w:pPr>
        <w:rPr>
          <w:sz w:val="18"/>
        </w:rPr>
      </w:pPr>
      <w:r w:rsidRPr="00C23EC7">
        <w:rPr>
          <w:sz w:val="18"/>
        </w:rPr>
        <w:t>to account for the addition of 0x10000 as in Surrogates, section 3.7, of the Unicode Standard.</w:t>
      </w:r>
    </w:p>
    <w:p w14:paraId="34FCE7E4" w14:textId="77777777" w:rsidR="004C02EF" w:rsidRDefault="004C02EF" w:rsidP="004C02EF">
      <w:pPr>
        <w:rPr>
          <w:sz w:val="18"/>
        </w:rPr>
      </w:pPr>
      <w:r w:rsidRPr="00C23EC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6558E6E6" w14:textId="77777777" w:rsidR="004C02EF" w:rsidRPr="00C23EC7" w:rsidRDefault="004C02EF" w:rsidP="004C02EF">
      <w:pPr>
        <w:rPr>
          <w:sz w:val="18"/>
        </w:rPr>
      </w:pPr>
      <w:r w:rsidRPr="00C23EC7">
        <w:rPr>
          <w:sz w:val="18"/>
        </w:rPr>
        <w:t xml:space="preserve">RFC 3629 prohibits the decoding of invalid UTF-8 octet sequences. For example, the invalid sequence C0 80 must not decode into the character U+0000. Implementations of the Decode algorithm are required to throw a </w:t>
      </w:r>
      <w:r w:rsidRPr="00C23EC7">
        <w:rPr>
          <w:b/>
          <w:sz w:val="18"/>
        </w:rPr>
        <w:t>URIError</w:t>
      </w:r>
      <w:r w:rsidRPr="00C23EC7">
        <w:rPr>
          <w:sz w:val="18"/>
        </w:rPr>
        <w:t xml:space="preserve"> when encountering such invalid sequences.</w:t>
      </w:r>
    </w:p>
    <w:p w14:paraId="1E9EF3ED" w14:textId="77777777" w:rsidR="004C02EF" w:rsidRDefault="004C02EF" w:rsidP="004C02EF">
      <w:pPr>
        <w:pStyle w:val="40"/>
        <w:numPr>
          <w:ilvl w:val="0"/>
          <w:numId w:val="0"/>
        </w:numPr>
      </w:pPr>
      <w:bookmarkStart w:id="6660" w:name="_Ref456003675"/>
      <w:r>
        <w:t>15.1.3.1</w:t>
      </w:r>
      <w:r>
        <w:tab/>
        <w:t>decodeURI (encodedURI)</w:t>
      </w:r>
      <w:bookmarkEnd w:id="6660"/>
    </w:p>
    <w:p w14:paraId="530093ED" w14:textId="77777777" w:rsidR="004C02EF" w:rsidRDefault="004C02EF" w:rsidP="004C02EF">
      <w:r>
        <w:t xml:space="preserve">The </w:t>
      </w:r>
      <w:r>
        <w:rPr>
          <w:rFonts w:ascii="Courier New" w:hAnsi="Courier New"/>
          <w:b/>
        </w:rPr>
        <w:t>decodeURI</w:t>
      </w:r>
      <w:r>
        <w:t xml:space="preserve"> function computes a new version of a URI in which each escape sequence and UTF-8 encoding of the sort that might be introduced by the </w:t>
      </w:r>
      <w:r>
        <w:rPr>
          <w:rFonts w:ascii="Courier New" w:hAnsi="Courier New"/>
          <w:b/>
        </w:rPr>
        <w:t>encodeURI</w:t>
      </w:r>
      <w:r>
        <w:t xml:space="preserve"> function is replaced with the character that it represents. Escape sequences that could not have been introduced by </w:t>
      </w:r>
      <w:r>
        <w:rPr>
          <w:rFonts w:ascii="Courier New" w:hAnsi="Courier New"/>
          <w:b/>
        </w:rPr>
        <w:t>encodeURI</w:t>
      </w:r>
      <w:r>
        <w:t xml:space="preserve"> are not replaced.</w:t>
      </w:r>
    </w:p>
    <w:p w14:paraId="5837DA37" w14:textId="77777777" w:rsidR="004C02EF" w:rsidRDefault="004C02EF" w:rsidP="004C02EF">
      <w:r>
        <w:t xml:space="preserve">When the </w:t>
      </w:r>
      <w:r>
        <w:rPr>
          <w:rFonts w:ascii="Courier New" w:hAnsi="Courier New"/>
          <w:b/>
        </w:rPr>
        <w:t>decodeURI</w:t>
      </w:r>
      <w:r>
        <w:t xml:space="preserve"> function is called with one argument </w:t>
      </w:r>
      <w:r w:rsidRPr="00E91749">
        <w:rPr>
          <w:rFonts w:ascii="Times New Roman" w:hAnsi="Times New Roman"/>
          <w:i/>
        </w:rPr>
        <w:t>encodedURI</w:t>
      </w:r>
      <w:r>
        <w:t>, the following steps are taken:</w:t>
      </w:r>
    </w:p>
    <w:p w14:paraId="71BB5821" w14:textId="77777777" w:rsidR="004C02EF" w:rsidRPr="00A115DC" w:rsidRDefault="004C02EF" w:rsidP="004C02EF">
      <w:pPr>
        <w:pStyle w:val="Alg4"/>
        <w:numPr>
          <w:ilvl w:val="0"/>
          <w:numId w:val="165"/>
        </w:numPr>
      </w:pPr>
      <w:r w:rsidRPr="00A115DC">
        <w:t xml:space="preserve">Let </w:t>
      </w:r>
      <w:r w:rsidRPr="00A115DC">
        <w:rPr>
          <w:i/>
        </w:rPr>
        <w:t>uriString</w:t>
      </w:r>
      <w:r w:rsidRPr="00A115DC">
        <w:t xml:space="preserve"> be ToString(</w:t>
      </w:r>
      <w:r w:rsidRPr="00A115DC">
        <w:rPr>
          <w:i/>
        </w:rPr>
        <w:t>encodedURI</w:t>
      </w:r>
      <w:r w:rsidRPr="00A115DC">
        <w:t>).</w:t>
      </w:r>
    </w:p>
    <w:p w14:paraId="3B30D643" w14:textId="77777777" w:rsidR="004C02EF" w:rsidRPr="00A115DC" w:rsidRDefault="004C02EF" w:rsidP="004C02EF">
      <w:pPr>
        <w:pStyle w:val="Alg4"/>
        <w:numPr>
          <w:ilvl w:val="0"/>
          <w:numId w:val="165"/>
        </w:numPr>
      </w:pPr>
      <w:r w:rsidRPr="00A115DC">
        <w:t xml:space="preserve">Let </w:t>
      </w:r>
      <w:r w:rsidRPr="00A115DC">
        <w:rPr>
          <w:i/>
        </w:rPr>
        <w:t>reservedURISet</w:t>
      </w:r>
      <w:r w:rsidRPr="00A115DC">
        <w:t xml:space="preserve"> be a </w:t>
      </w:r>
      <w:r>
        <w:t>String</w:t>
      </w:r>
      <w:r w:rsidRPr="00A115DC">
        <w:t xml:space="preserve"> containing one instance of each character valid in </w:t>
      </w:r>
      <w:r w:rsidRPr="00A115DC">
        <w:rPr>
          <w:i/>
        </w:rPr>
        <w:t>uriReserved</w:t>
      </w:r>
      <w:r w:rsidRPr="00A115DC">
        <w:t xml:space="preserve"> plus “</w:t>
      </w:r>
      <w:r w:rsidRPr="00A115DC">
        <w:rPr>
          <w:rFonts w:ascii="Courier New" w:hAnsi="Courier New" w:cs="Courier New"/>
          <w:b/>
        </w:rPr>
        <w:t>#</w:t>
      </w:r>
      <w:r w:rsidRPr="00A115DC">
        <w:t>”.</w:t>
      </w:r>
    </w:p>
    <w:p w14:paraId="5B988DF2" w14:textId="77777777" w:rsidR="004C02EF" w:rsidRPr="00A115DC" w:rsidRDefault="004C02EF" w:rsidP="004C02EF">
      <w:pPr>
        <w:pStyle w:val="Alg4"/>
        <w:numPr>
          <w:ilvl w:val="0"/>
          <w:numId w:val="165"/>
        </w:numPr>
        <w:spacing w:after="220"/>
      </w:pPr>
      <w:r w:rsidRPr="00A115DC">
        <w:t>Return the result of calling Decode(</w:t>
      </w:r>
      <w:r w:rsidRPr="00A115DC">
        <w:rPr>
          <w:i/>
        </w:rPr>
        <w:t>uriString</w:t>
      </w:r>
      <w:r w:rsidRPr="00A115DC">
        <w:t xml:space="preserve">, </w:t>
      </w:r>
      <w:r w:rsidRPr="00A115DC">
        <w:rPr>
          <w:i/>
        </w:rPr>
        <w:t>reservedURISet</w:t>
      </w:r>
      <w:r w:rsidRPr="00A115DC">
        <w:t>)</w:t>
      </w:r>
    </w:p>
    <w:p w14:paraId="068A734E" w14:textId="77777777" w:rsidR="004C02EF" w:rsidRDefault="004C02EF" w:rsidP="004C02EF">
      <w:pPr>
        <w:pStyle w:val="Note"/>
      </w:pPr>
      <w:r w:rsidRPr="00E91749">
        <w:t>NOTE</w:t>
      </w:r>
      <w:r w:rsidRPr="00E91749">
        <w:tab/>
        <w:t>The character “</w:t>
      </w:r>
      <w:r w:rsidRPr="00E91749">
        <w:rPr>
          <w:rFonts w:ascii="Courier New" w:hAnsi="Courier New" w:cs="Courier New"/>
          <w:b/>
        </w:rPr>
        <w:t>#</w:t>
      </w:r>
      <w:r w:rsidRPr="00E91749">
        <w:t>” is not decoded from escape sequences even though it is not a reserved URI character.</w:t>
      </w:r>
    </w:p>
    <w:p w14:paraId="08762A84" w14:textId="77777777" w:rsidR="004C02EF" w:rsidRDefault="004C02EF" w:rsidP="004C02EF">
      <w:pPr>
        <w:pStyle w:val="40"/>
        <w:numPr>
          <w:ilvl w:val="0"/>
          <w:numId w:val="0"/>
        </w:numPr>
      </w:pPr>
      <w:bookmarkStart w:id="6661" w:name="_Ref456003678"/>
      <w:r>
        <w:t>15.1.3.2</w:t>
      </w:r>
      <w:r>
        <w:tab/>
        <w:t>decodeURIComponent (encodedURIComponent)</w:t>
      </w:r>
      <w:bookmarkEnd w:id="6661"/>
    </w:p>
    <w:p w14:paraId="3849BFC1" w14:textId="77777777" w:rsidR="004C02EF" w:rsidRDefault="004C02EF" w:rsidP="004C02EF">
      <w:r>
        <w:t xml:space="preserve">The </w:t>
      </w:r>
      <w:r>
        <w:rPr>
          <w:rFonts w:ascii="Courier New" w:hAnsi="Courier New"/>
          <w:b/>
        </w:rPr>
        <w:t>decodeURIComponent</w:t>
      </w:r>
      <w:r>
        <w:t xml:space="preserve"> function computes a new version of a URI</w:t>
      </w:r>
      <w:r w:rsidRPr="00E91749">
        <w:t xml:space="preserve"> </w:t>
      </w:r>
      <w:r>
        <w:t xml:space="preserve">in which each escape sequence and UTF-8 encoding of the sort that might be introduced by the </w:t>
      </w:r>
      <w:r>
        <w:rPr>
          <w:rFonts w:ascii="Courier New" w:hAnsi="Courier New"/>
          <w:b/>
        </w:rPr>
        <w:t>encodeURIComponent</w:t>
      </w:r>
      <w:r>
        <w:t xml:space="preserve"> function is replaced with the character that it represents.</w:t>
      </w:r>
    </w:p>
    <w:p w14:paraId="004E12A1" w14:textId="77777777" w:rsidR="004C02EF" w:rsidRDefault="004C02EF" w:rsidP="004C02EF">
      <w:r>
        <w:t xml:space="preserve">When the </w:t>
      </w:r>
      <w:r>
        <w:rPr>
          <w:rFonts w:ascii="Courier New" w:hAnsi="Courier New"/>
          <w:b/>
        </w:rPr>
        <w:t>decodeURIComponent</w:t>
      </w:r>
      <w:r>
        <w:t xml:space="preserve"> function is called with one argument </w:t>
      </w:r>
      <w:r w:rsidRPr="00E91749">
        <w:rPr>
          <w:rFonts w:ascii="Times New Roman" w:hAnsi="Times New Roman"/>
          <w:i/>
        </w:rPr>
        <w:t>encodedURIComponent</w:t>
      </w:r>
      <w:r>
        <w:t>, the following steps are taken:</w:t>
      </w:r>
    </w:p>
    <w:p w14:paraId="4E2D50DA" w14:textId="77777777" w:rsidR="004C02EF" w:rsidRPr="00A115DC" w:rsidRDefault="004C02EF" w:rsidP="004C02EF">
      <w:pPr>
        <w:pStyle w:val="Alg4"/>
        <w:numPr>
          <w:ilvl w:val="0"/>
          <w:numId w:val="166"/>
        </w:numPr>
      </w:pPr>
      <w:r w:rsidRPr="00A115DC">
        <w:t xml:space="preserve">Let </w:t>
      </w:r>
      <w:r w:rsidRPr="00A115DC">
        <w:rPr>
          <w:i/>
        </w:rPr>
        <w:t>componentString</w:t>
      </w:r>
      <w:r w:rsidRPr="00A115DC">
        <w:t xml:space="preserve"> be ToString(</w:t>
      </w:r>
      <w:r w:rsidRPr="00A115DC">
        <w:rPr>
          <w:i/>
        </w:rPr>
        <w:t>encodedURIComponent</w:t>
      </w:r>
      <w:r w:rsidRPr="00A115DC">
        <w:t>).</w:t>
      </w:r>
    </w:p>
    <w:p w14:paraId="3B839509" w14:textId="77777777" w:rsidR="004C02EF" w:rsidRPr="00A115DC" w:rsidRDefault="004C02EF" w:rsidP="004C02EF">
      <w:pPr>
        <w:pStyle w:val="Alg4"/>
        <w:numPr>
          <w:ilvl w:val="0"/>
          <w:numId w:val="166"/>
        </w:numPr>
      </w:pPr>
      <w:r w:rsidRPr="00A115DC">
        <w:t xml:space="preserve">Let </w:t>
      </w:r>
      <w:r w:rsidRPr="00A115DC">
        <w:rPr>
          <w:i/>
        </w:rPr>
        <w:t>reservedURIComponentSet</w:t>
      </w:r>
      <w:r w:rsidRPr="00A115DC">
        <w:t xml:space="preserve"> be the empty </w:t>
      </w:r>
      <w:r>
        <w:t>String</w:t>
      </w:r>
      <w:r w:rsidRPr="00A115DC">
        <w:t>.</w:t>
      </w:r>
    </w:p>
    <w:p w14:paraId="41F95A54" w14:textId="77777777" w:rsidR="004C02EF" w:rsidRPr="00A115DC" w:rsidRDefault="004C02EF" w:rsidP="004C02EF">
      <w:pPr>
        <w:pStyle w:val="Alg4"/>
        <w:numPr>
          <w:ilvl w:val="0"/>
          <w:numId w:val="166"/>
        </w:numPr>
        <w:spacing w:after="220"/>
      </w:pPr>
      <w:r w:rsidRPr="00A115DC">
        <w:t>Return the result of calling Decode(</w:t>
      </w:r>
      <w:r w:rsidRPr="00A115DC">
        <w:rPr>
          <w:i/>
        </w:rPr>
        <w:t>componentString</w:t>
      </w:r>
      <w:r w:rsidRPr="00A115DC">
        <w:t xml:space="preserve">, </w:t>
      </w:r>
      <w:r w:rsidRPr="00A115DC">
        <w:rPr>
          <w:i/>
        </w:rPr>
        <w:t>reservedURIComponentSet</w:t>
      </w:r>
      <w:r w:rsidRPr="00A115DC">
        <w:t>)</w:t>
      </w:r>
    </w:p>
    <w:p w14:paraId="160B1D1D" w14:textId="77777777" w:rsidR="004C02EF" w:rsidRDefault="004C02EF" w:rsidP="004C02EF">
      <w:pPr>
        <w:pStyle w:val="40"/>
        <w:numPr>
          <w:ilvl w:val="0"/>
          <w:numId w:val="0"/>
        </w:numPr>
      </w:pPr>
      <w:bookmarkStart w:id="6662" w:name="_Ref456003682"/>
      <w:r>
        <w:t>15.1.3.3</w:t>
      </w:r>
      <w:r>
        <w:tab/>
        <w:t>encodeURI (uri)</w:t>
      </w:r>
      <w:bookmarkEnd w:id="6662"/>
    </w:p>
    <w:p w14:paraId="436897C9" w14:textId="77777777" w:rsidR="004C02EF" w:rsidRDefault="004C02EF" w:rsidP="004C02EF">
      <w:r>
        <w:t xml:space="preserve">The </w:t>
      </w:r>
      <w:r>
        <w:rPr>
          <w:rFonts w:ascii="Courier New" w:hAnsi="Courier New"/>
          <w:b/>
        </w:rPr>
        <w:t>encodeURI</w:t>
      </w:r>
      <w:r>
        <w:t xml:space="preserve"> function computes a new version of a URI</w:t>
      </w:r>
      <w:r w:rsidRPr="00E91749">
        <w:t xml:space="preserve"> </w:t>
      </w:r>
      <w:r>
        <w:t>in which each instance of certain characters is replaced by one, two, three, or four escape sequences representing the UTF-8 encoding of the character.</w:t>
      </w:r>
    </w:p>
    <w:p w14:paraId="1E93C0FB" w14:textId="77777777" w:rsidR="004C02EF" w:rsidRDefault="004C02EF" w:rsidP="004C02EF">
      <w:r>
        <w:t xml:space="preserve">When the </w:t>
      </w:r>
      <w:r>
        <w:rPr>
          <w:rFonts w:ascii="Courier New" w:hAnsi="Courier New"/>
          <w:b/>
        </w:rPr>
        <w:t>encodeURI</w:t>
      </w:r>
      <w:r>
        <w:t xml:space="preserve"> function is called with one argument </w:t>
      </w:r>
      <w:r w:rsidRPr="00E91749">
        <w:rPr>
          <w:rFonts w:ascii="Times New Roman" w:hAnsi="Times New Roman"/>
          <w:i/>
        </w:rPr>
        <w:t>uri</w:t>
      </w:r>
      <w:r>
        <w:t>, the following steps are taken:</w:t>
      </w:r>
    </w:p>
    <w:p w14:paraId="255F1130" w14:textId="77777777" w:rsidR="004C02EF" w:rsidRPr="00A115DC" w:rsidRDefault="004C02EF" w:rsidP="004C02EF">
      <w:pPr>
        <w:pStyle w:val="Alg4"/>
        <w:numPr>
          <w:ilvl w:val="0"/>
          <w:numId w:val="167"/>
        </w:numPr>
      </w:pPr>
      <w:r w:rsidRPr="00A115DC">
        <w:t xml:space="preserve">Let </w:t>
      </w:r>
      <w:r w:rsidRPr="00A115DC">
        <w:rPr>
          <w:i/>
        </w:rPr>
        <w:t>uriString</w:t>
      </w:r>
      <w:r w:rsidRPr="00A115DC">
        <w:t xml:space="preserve"> be ToString(</w:t>
      </w:r>
      <w:r w:rsidRPr="00A115DC">
        <w:rPr>
          <w:i/>
        </w:rPr>
        <w:t>uri</w:t>
      </w:r>
      <w:r w:rsidRPr="00A115DC">
        <w:t>).</w:t>
      </w:r>
    </w:p>
    <w:p w14:paraId="4B231429" w14:textId="77777777" w:rsidR="004C02EF" w:rsidRPr="00A115DC" w:rsidRDefault="004C02EF" w:rsidP="004C02EF">
      <w:pPr>
        <w:pStyle w:val="Alg4"/>
        <w:numPr>
          <w:ilvl w:val="0"/>
          <w:numId w:val="167"/>
        </w:numPr>
      </w:pPr>
      <w:r w:rsidRPr="00A115DC">
        <w:t xml:space="preserve">Let </w:t>
      </w:r>
      <w:r w:rsidRPr="00A115DC">
        <w:rPr>
          <w:i/>
        </w:rPr>
        <w:t>unescapedURISet</w:t>
      </w:r>
      <w:r w:rsidRPr="00A115DC">
        <w:t xml:space="preserve"> be a </w:t>
      </w:r>
      <w:r>
        <w:t>String</w:t>
      </w:r>
      <w:r w:rsidRPr="00A115DC">
        <w:t xml:space="preserve"> containing one instance of each character valid in </w:t>
      </w:r>
      <w:r w:rsidRPr="00A115DC">
        <w:rPr>
          <w:i/>
        </w:rPr>
        <w:t>uriReserved</w:t>
      </w:r>
      <w:r w:rsidRPr="00A115DC">
        <w:t xml:space="preserve"> and </w:t>
      </w:r>
      <w:r w:rsidRPr="00A115DC">
        <w:rPr>
          <w:i/>
        </w:rPr>
        <w:t>uriUnescaped</w:t>
      </w:r>
      <w:r w:rsidRPr="00A115DC">
        <w:t xml:space="preserve"> plus “</w:t>
      </w:r>
      <w:r w:rsidRPr="00A115DC">
        <w:rPr>
          <w:rFonts w:ascii="Courier New" w:hAnsi="Courier New" w:cs="Courier New"/>
          <w:b/>
        </w:rPr>
        <w:t>#</w:t>
      </w:r>
      <w:r w:rsidRPr="00A115DC">
        <w:t>”.</w:t>
      </w:r>
    </w:p>
    <w:p w14:paraId="1BC94BCD" w14:textId="77777777" w:rsidR="004C02EF" w:rsidRPr="00A115DC" w:rsidRDefault="004C02EF" w:rsidP="004C02EF">
      <w:pPr>
        <w:pStyle w:val="Alg4"/>
        <w:numPr>
          <w:ilvl w:val="0"/>
          <w:numId w:val="167"/>
        </w:numPr>
        <w:spacing w:after="220"/>
      </w:pPr>
      <w:r w:rsidRPr="00A115DC">
        <w:t>Return the result of calling Encode(</w:t>
      </w:r>
      <w:r w:rsidRPr="00A115DC">
        <w:rPr>
          <w:i/>
        </w:rPr>
        <w:t>uriString</w:t>
      </w:r>
      <w:r w:rsidRPr="00A115DC">
        <w:t xml:space="preserve">, </w:t>
      </w:r>
      <w:r w:rsidRPr="00A115DC">
        <w:rPr>
          <w:i/>
        </w:rPr>
        <w:t>unescapedURISet</w:t>
      </w:r>
      <w:r w:rsidRPr="00A115DC">
        <w:t>)</w:t>
      </w:r>
    </w:p>
    <w:p w14:paraId="146DC853" w14:textId="77777777" w:rsidR="004C02EF" w:rsidRDefault="004C02EF" w:rsidP="004C02EF">
      <w:pPr>
        <w:pStyle w:val="Note"/>
      </w:pPr>
      <w:r w:rsidRPr="000956BB">
        <w:t>NOTE</w:t>
      </w:r>
      <w:r w:rsidRPr="000956BB">
        <w:tab/>
        <w:t>The character “</w:t>
      </w:r>
      <w:r w:rsidRPr="000956BB">
        <w:rPr>
          <w:rFonts w:ascii="Courier New" w:hAnsi="Courier New" w:cs="Courier New"/>
          <w:b/>
        </w:rPr>
        <w:t>#</w:t>
      </w:r>
      <w:r w:rsidRPr="000956BB">
        <w:t>” is not encoded to an escape sequence even though it is not a reserved or unescaped URI character.</w:t>
      </w:r>
    </w:p>
    <w:p w14:paraId="52AACB41" w14:textId="77777777" w:rsidR="004C02EF" w:rsidRDefault="004C02EF" w:rsidP="004C02EF">
      <w:pPr>
        <w:pStyle w:val="40"/>
        <w:numPr>
          <w:ilvl w:val="0"/>
          <w:numId w:val="0"/>
        </w:numPr>
      </w:pPr>
      <w:bookmarkStart w:id="6663" w:name="_Ref456003685"/>
      <w:r>
        <w:t>15.1.3.4</w:t>
      </w:r>
      <w:r>
        <w:tab/>
        <w:t>encodeURIComponent (uriComponent)</w:t>
      </w:r>
      <w:bookmarkEnd w:id="6663"/>
    </w:p>
    <w:p w14:paraId="7D4451CE" w14:textId="77777777" w:rsidR="004C02EF" w:rsidRDefault="004C02EF" w:rsidP="004C02EF">
      <w:r>
        <w:t xml:space="preserve">The </w:t>
      </w:r>
      <w:r>
        <w:rPr>
          <w:rFonts w:ascii="Courier New" w:hAnsi="Courier New"/>
          <w:b/>
        </w:rPr>
        <w:t>encodeURIComponent</w:t>
      </w:r>
      <w:r>
        <w:t xml:space="preserve"> function computes a new version of a URI</w:t>
      </w:r>
      <w:r w:rsidRPr="00E91749">
        <w:t xml:space="preserve"> </w:t>
      </w:r>
      <w:r>
        <w:t>in which each instance of certain characters is replaced by one, two, three, or four escape sequences representing the UTF-8 encoding of the character.</w:t>
      </w:r>
    </w:p>
    <w:p w14:paraId="410339D5" w14:textId="77777777" w:rsidR="004C02EF" w:rsidRDefault="004C02EF" w:rsidP="004C02EF">
      <w:r>
        <w:t xml:space="preserve">When the </w:t>
      </w:r>
      <w:r>
        <w:rPr>
          <w:rFonts w:ascii="Courier New" w:hAnsi="Courier New"/>
          <w:b/>
        </w:rPr>
        <w:t>encodeURIComponent</w:t>
      </w:r>
      <w:r>
        <w:t xml:space="preserve"> function is called with one argument </w:t>
      </w:r>
      <w:r w:rsidRPr="00E91749">
        <w:rPr>
          <w:rFonts w:ascii="Times New Roman" w:hAnsi="Times New Roman"/>
          <w:i/>
        </w:rPr>
        <w:t>uriComponent</w:t>
      </w:r>
      <w:r>
        <w:t>, the following steps are taken:</w:t>
      </w:r>
    </w:p>
    <w:p w14:paraId="33CE6CBB" w14:textId="77777777" w:rsidR="004C02EF" w:rsidRPr="00A115DC" w:rsidRDefault="004C02EF" w:rsidP="004C02EF">
      <w:pPr>
        <w:pStyle w:val="Alg4"/>
        <w:numPr>
          <w:ilvl w:val="0"/>
          <w:numId w:val="168"/>
        </w:numPr>
      </w:pPr>
      <w:r w:rsidRPr="00A115DC">
        <w:t xml:space="preserve">Let </w:t>
      </w:r>
      <w:r w:rsidRPr="00A115DC">
        <w:rPr>
          <w:i/>
        </w:rPr>
        <w:t>componentString</w:t>
      </w:r>
      <w:r w:rsidRPr="00A115DC">
        <w:t xml:space="preserve"> be ToString(</w:t>
      </w:r>
      <w:r w:rsidRPr="00A115DC">
        <w:rPr>
          <w:i/>
        </w:rPr>
        <w:t>uriComponent</w:t>
      </w:r>
      <w:r w:rsidRPr="00A115DC">
        <w:t>).</w:t>
      </w:r>
    </w:p>
    <w:p w14:paraId="112E1F4C" w14:textId="77777777" w:rsidR="004C02EF" w:rsidRPr="00A115DC" w:rsidRDefault="004C02EF" w:rsidP="004C02EF">
      <w:pPr>
        <w:pStyle w:val="Alg4"/>
        <w:numPr>
          <w:ilvl w:val="0"/>
          <w:numId w:val="168"/>
        </w:numPr>
      </w:pPr>
      <w:r w:rsidRPr="00A115DC">
        <w:t xml:space="preserve">Let </w:t>
      </w:r>
      <w:r w:rsidRPr="00A115DC">
        <w:rPr>
          <w:i/>
        </w:rPr>
        <w:t>unescapedURIComponentSet</w:t>
      </w:r>
      <w:r w:rsidRPr="00A115DC">
        <w:t xml:space="preserve"> be a </w:t>
      </w:r>
      <w:r>
        <w:t>String</w:t>
      </w:r>
      <w:r w:rsidRPr="00A115DC">
        <w:t xml:space="preserve"> containing one instance of each character valid in </w:t>
      </w:r>
      <w:r w:rsidRPr="00A115DC">
        <w:rPr>
          <w:i/>
        </w:rPr>
        <w:t>uriUnescaped</w:t>
      </w:r>
      <w:r w:rsidRPr="00A115DC">
        <w:t>.</w:t>
      </w:r>
    </w:p>
    <w:p w14:paraId="31736686" w14:textId="77777777" w:rsidR="004C02EF" w:rsidRPr="00A115DC" w:rsidRDefault="004C02EF" w:rsidP="004C02EF">
      <w:pPr>
        <w:pStyle w:val="Alg4"/>
        <w:numPr>
          <w:ilvl w:val="0"/>
          <w:numId w:val="168"/>
        </w:numPr>
        <w:spacing w:after="220"/>
      </w:pPr>
      <w:r w:rsidRPr="00A115DC">
        <w:t>Return the result of calling Encode(</w:t>
      </w:r>
      <w:r w:rsidRPr="00A115DC">
        <w:rPr>
          <w:i/>
        </w:rPr>
        <w:t>componentString</w:t>
      </w:r>
      <w:r w:rsidRPr="00A115DC">
        <w:t xml:space="preserve">, </w:t>
      </w:r>
      <w:r w:rsidRPr="00A115DC">
        <w:rPr>
          <w:i/>
        </w:rPr>
        <w:t>unescapedURIComponentSet</w:t>
      </w:r>
      <w:r w:rsidRPr="00A115DC">
        <w:t>)</w:t>
      </w:r>
    </w:p>
    <w:p w14:paraId="3330FA32" w14:textId="77777777" w:rsidR="004C02EF" w:rsidRDefault="004C02EF" w:rsidP="00B43482">
      <w:pPr>
        <w:pStyle w:val="30"/>
        <w:numPr>
          <w:ilvl w:val="0"/>
          <w:numId w:val="0"/>
        </w:numPr>
      </w:pPr>
      <w:bookmarkStart w:id="6664" w:name="_Ref457710538"/>
      <w:bookmarkStart w:id="6665" w:name="_Toc472818906"/>
      <w:bookmarkStart w:id="6666" w:name="_Toc235503484"/>
      <w:bookmarkStart w:id="6667" w:name="_Toc241509259"/>
      <w:bookmarkStart w:id="6668" w:name="_Toc244416746"/>
      <w:bookmarkStart w:id="6669" w:name="_Toc276631110"/>
      <w:bookmarkStart w:id="6670" w:name="_Toc178387121"/>
      <w:r>
        <w:t>15.1.4</w:t>
      </w:r>
      <w:r>
        <w:tab/>
        <w:t>Constructor Properties of the Global Objec</w:t>
      </w:r>
      <w:bookmarkEnd w:id="6644"/>
      <w:r>
        <w:t>t</w:t>
      </w:r>
      <w:bookmarkStart w:id="6671" w:name="_Toc393690359"/>
      <w:bookmarkEnd w:id="6664"/>
      <w:bookmarkEnd w:id="6665"/>
      <w:bookmarkEnd w:id="6666"/>
      <w:bookmarkEnd w:id="6667"/>
      <w:bookmarkEnd w:id="6668"/>
      <w:bookmarkEnd w:id="6669"/>
      <w:bookmarkEnd w:id="6670"/>
    </w:p>
    <w:p w14:paraId="78FB2FFF" w14:textId="77777777" w:rsidR="004C02EF" w:rsidRDefault="004C02EF" w:rsidP="004C02EF">
      <w:pPr>
        <w:pStyle w:val="40"/>
        <w:numPr>
          <w:ilvl w:val="0"/>
          <w:numId w:val="0"/>
        </w:numPr>
      </w:pPr>
      <w:r>
        <w:t>15.1.4.1</w:t>
      </w:r>
      <w:r>
        <w:tab/>
        <w:t xml:space="preserve">Object ( . . . </w:t>
      </w:r>
      <w:bookmarkEnd w:id="6671"/>
      <w:r>
        <w:t>)</w:t>
      </w:r>
    </w:p>
    <w:p w14:paraId="576D2FB0" w14:textId="77777777" w:rsidR="004C02EF" w:rsidRDefault="004C02EF" w:rsidP="004C02EF">
      <w:r>
        <w:t xml:space="preserve">See 15.2.1 and </w:t>
      </w:r>
      <w:bookmarkStart w:id="6672" w:name="_Toc393690360"/>
      <w:r>
        <w:t>15.2.2.</w:t>
      </w:r>
    </w:p>
    <w:p w14:paraId="12CB5C11" w14:textId="77777777" w:rsidR="004C02EF" w:rsidRDefault="004C02EF" w:rsidP="004C02EF">
      <w:pPr>
        <w:pStyle w:val="40"/>
        <w:numPr>
          <w:ilvl w:val="0"/>
          <w:numId w:val="0"/>
        </w:numPr>
      </w:pPr>
      <w:r>
        <w:t>15.1.4.2</w:t>
      </w:r>
      <w:r>
        <w:tab/>
        <w:t xml:space="preserve">Function ( . . . </w:t>
      </w:r>
      <w:bookmarkEnd w:id="6672"/>
      <w:r>
        <w:t>)</w:t>
      </w:r>
    </w:p>
    <w:p w14:paraId="1E97A596" w14:textId="77777777" w:rsidR="004C02EF" w:rsidRDefault="004C02EF" w:rsidP="004C02EF">
      <w:r>
        <w:t>See 15.3.1 and 15.3.2.</w:t>
      </w:r>
      <w:bookmarkStart w:id="6673" w:name="_Toc393690361"/>
    </w:p>
    <w:p w14:paraId="3AB821D1" w14:textId="77777777" w:rsidR="004C02EF" w:rsidRDefault="004C02EF" w:rsidP="004C02EF">
      <w:pPr>
        <w:pStyle w:val="40"/>
        <w:numPr>
          <w:ilvl w:val="0"/>
          <w:numId w:val="0"/>
        </w:numPr>
      </w:pPr>
      <w:r>
        <w:t>15.1.4.3</w:t>
      </w:r>
      <w:r>
        <w:tab/>
        <w:t xml:space="preserve">Array ( . . . </w:t>
      </w:r>
      <w:bookmarkEnd w:id="6673"/>
      <w:r>
        <w:t>)</w:t>
      </w:r>
    </w:p>
    <w:p w14:paraId="44F61CDA" w14:textId="77777777" w:rsidR="004C02EF" w:rsidRDefault="004C02EF" w:rsidP="004C02EF">
      <w:r>
        <w:t xml:space="preserve">See 15.4.1 and </w:t>
      </w:r>
      <w:bookmarkStart w:id="6674" w:name="_Toc393690362"/>
      <w:r>
        <w:t>15.4.2.</w:t>
      </w:r>
    </w:p>
    <w:p w14:paraId="30BDAD70" w14:textId="77777777" w:rsidR="004C02EF" w:rsidRDefault="004C02EF" w:rsidP="004C02EF">
      <w:pPr>
        <w:pStyle w:val="40"/>
        <w:numPr>
          <w:ilvl w:val="0"/>
          <w:numId w:val="0"/>
        </w:numPr>
      </w:pPr>
      <w:r>
        <w:t>15.1.4.4</w:t>
      </w:r>
      <w:r>
        <w:tab/>
        <w:t xml:space="preserve">String ( . . . </w:t>
      </w:r>
      <w:bookmarkEnd w:id="6674"/>
      <w:r>
        <w:t>)</w:t>
      </w:r>
    </w:p>
    <w:p w14:paraId="77B37E25" w14:textId="77777777" w:rsidR="004C02EF" w:rsidRDefault="004C02EF" w:rsidP="004C02EF">
      <w:r>
        <w:t xml:space="preserve">See 15.5.1 and </w:t>
      </w:r>
      <w:bookmarkStart w:id="6675" w:name="_Toc393690363"/>
      <w:r>
        <w:t>15.5.2.</w:t>
      </w:r>
    </w:p>
    <w:p w14:paraId="3BFB5730" w14:textId="77777777" w:rsidR="004C02EF" w:rsidRDefault="004C02EF" w:rsidP="004C02EF">
      <w:pPr>
        <w:pStyle w:val="40"/>
        <w:numPr>
          <w:ilvl w:val="0"/>
          <w:numId w:val="0"/>
        </w:numPr>
      </w:pPr>
      <w:r>
        <w:t>15.1.4.5</w:t>
      </w:r>
      <w:r>
        <w:tab/>
        <w:t xml:space="preserve">Boolean ( . . . </w:t>
      </w:r>
      <w:bookmarkEnd w:id="6675"/>
      <w:r>
        <w:t>)</w:t>
      </w:r>
    </w:p>
    <w:p w14:paraId="344CAF1E" w14:textId="77777777" w:rsidR="004C02EF" w:rsidRDefault="004C02EF" w:rsidP="004C02EF">
      <w:r>
        <w:t xml:space="preserve">See 15.6.1 and </w:t>
      </w:r>
      <w:bookmarkStart w:id="6676" w:name="_Toc393690364"/>
      <w:r>
        <w:t>15.6.2.</w:t>
      </w:r>
    </w:p>
    <w:p w14:paraId="7CE6F433" w14:textId="77777777" w:rsidR="004C02EF" w:rsidRDefault="004C02EF" w:rsidP="004C02EF">
      <w:pPr>
        <w:pStyle w:val="40"/>
        <w:numPr>
          <w:ilvl w:val="0"/>
          <w:numId w:val="0"/>
        </w:numPr>
      </w:pPr>
      <w:r>
        <w:t>15.1.4.6</w:t>
      </w:r>
      <w:r>
        <w:tab/>
        <w:t xml:space="preserve">Number ( . . . </w:t>
      </w:r>
      <w:bookmarkEnd w:id="6676"/>
      <w:r>
        <w:t>)</w:t>
      </w:r>
    </w:p>
    <w:p w14:paraId="433354B8" w14:textId="77777777" w:rsidR="004C02EF" w:rsidRDefault="004C02EF" w:rsidP="004C02EF">
      <w:r>
        <w:t>See 15.7.1 and 15.7.2.</w:t>
      </w:r>
      <w:bookmarkStart w:id="6677" w:name="_Toc393690365"/>
    </w:p>
    <w:p w14:paraId="2345EAFE" w14:textId="77777777" w:rsidR="004C02EF" w:rsidRDefault="004C02EF" w:rsidP="004C02EF">
      <w:pPr>
        <w:pStyle w:val="40"/>
        <w:numPr>
          <w:ilvl w:val="0"/>
          <w:numId w:val="0"/>
        </w:numPr>
      </w:pPr>
      <w:r>
        <w:t>15.1.4.7</w:t>
      </w:r>
      <w:r>
        <w:tab/>
        <w:t xml:space="preserve">Date ( . . . </w:t>
      </w:r>
      <w:bookmarkEnd w:id="6677"/>
      <w:r>
        <w:t>)</w:t>
      </w:r>
    </w:p>
    <w:p w14:paraId="4C54C513" w14:textId="77777777" w:rsidR="004C02EF" w:rsidRDefault="004C02EF" w:rsidP="004C02EF">
      <w:r>
        <w:t>See 15.9.2.</w:t>
      </w:r>
      <w:bookmarkStart w:id="6678" w:name="_Toc393690366"/>
    </w:p>
    <w:p w14:paraId="6B194995" w14:textId="77777777" w:rsidR="004C02EF" w:rsidRDefault="004C02EF" w:rsidP="004C02EF">
      <w:pPr>
        <w:pStyle w:val="40"/>
        <w:numPr>
          <w:ilvl w:val="0"/>
          <w:numId w:val="0"/>
        </w:numPr>
      </w:pPr>
      <w:bookmarkStart w:id="6679" w:name="_Ref456010425"/>
      <w:r>
        <w:t>15.1.4.8</w:t>
      </w:r>
      <w:r>
        <w:tab/>
        <w:t>RegExp ( . . . )</w:t>
      </w:r>
      <w:bookmarkEnd w:id="6679"/>
    </w:p>
    <w:p w14:paraId="4428D79C" w14:textId="77777777" w:rsidR="004C02EF" w:rsidRDefault="004C02EF" w:rsidP="004C02EF">
      <w:r>
        <w:t>See 15.10.3 and 15.10.4.</w:t>
      </w:r>
    </w:p>
    <w:p w14:paraId="6DE44686" w14:textId="77777777" w:rsidR="004C02EF" w:rsidRDefault="004C02EF" w:rsidP="004C02EF">
      <w:pPr>
        <w:pStyle w:val="40"/>
        <w:numPr>
          <w:ilvl w:val="0"/>
          <w:numId w:val="0"/>
        </w:numPr>
      </w:pPr>
      <w:bookmarkStart w:id="6680" w:name="_Ref456011234"/>
      <w:r>
        <w:t>15.1.4.9</w:t>
      </w:r>
      <w:r>
        <w:tab/>
        <w:t>Error ( . . . )</w:t>
      </w:r>
      <w:bookmarkEnd w:id="6680"/>
    </w:p>
    <w:p w14:paraId="69726E20" w14:textId="77777777" w:rsidR="004C02EF" w:rsidRDefault="004C02EF" w:rsidP="004C02EF">
      <w:r>
        <w:t>See 15.11.1 and 15.11.2.</w:t>
      </w:r>
    </w:p>
    <w:p w14:paraId="65F7ADBF" w14:textId="77777777" w:rsidR="004C02EF" w:rsidRDefault="004C02EF" w:rsidP="004C02EF">
      <w:pPr>
        <w:pStyle w:val="40"/>
        <w:numPr>
          <w:ilvl w:val="0"/>
          <w:numId w:val="0"/>
        </w:numPr>
      </w:pPr>
      <w:r>
        <w:t>15.1.4.10</w:t>
      </w:r>
      <w:r>
        <w:tab/>
        <w:t>EvalError ( . . . )</w:t>
      </w:r>
    </w:p>
    <w:p w14:paraId="69D15658" w14:textId="77777777" w:rsidR="004C02EF" w:rsidRDefault="004C02EF" w:rsidP="004C02EF">
      <w:r>
        <w:t>See 15.11.6.1.</w:t>
      </w:r>
    </w:p>
    <w:p w14:paraId="1EEA65A2" w14:textId="77777777" w:rsidR="004C02EF" w:rsidRDefault="004C02EF" w:rsidP="004C02EF">
      <w:pPr>
        <w:pStyle w:val="40"/>
        <w:numPr>
          <w:ilvl w:val="0"/>
          <w:numId w:val="0"/>
        </w:numPr>
      </w:pPr>
      <w:r>
        <w:t>15.1.4.11</w:t>
      </w:r>
      <w:r>
        <w:tab/>
        <w:t>RangeError ( . . . )</w:t>
      </w:r>
    </w:p>
    <w:p w14:paraId="2149AE67" w14:textId="77777777" w:rsidR="004C02EF" w:rsidRDefault="004C02EF" w:rsidP="004C02EF">
      <w:r>
        <w:t>See 15.11.6.2.</w:t>
      </w:r>
    </w:p>
    <w:p w14:paraId="22B461E3" w14:textId="77777777" w:rsidR="004C02EF" w:rsidRDefault="004C02EF" w:rsidP="004C02EF">
      <w:pPr>
        <w:pStyle w:val="40"/>
        <w:numPr>
          <w:ilvl w:val="0"/>
          <w:numId w:val="0"/>
        </w:numPr>
      </w:pPr>
      <w:r>
        <w:t>15.1.4.12</w:t>
      </w:r>
      <w:r>
        <w:tab/>
        <w:t>ReferenceError ( . . . )</w:t>
      </w:r>
    </w:p>
    <w:p w14:paraId="7D1C0B57" w14:textId="77777777" w:rsidR="004C02EF" w:rsidRDefault="004C02EF" w:rsidP="004C02EF">
      <w:r>
        <w:t>See 15.11.6.3.</w:t>
      </w:r>
    </w:p>
    <w:p w14:paraId="37EC0C8E" w14:textId="77777777" w:rsidR="004C02EF" w:rsidRDefault="004C02EF" w:rsidP="004C02EF">
      <w:pPr>
        <w:pStyle w:val="40"/>
        <w:numPr>
          <w:ilvl w:val="0"/>
          <w:numId w:val="0"/>
        </w:numPr>
      </w:pPr>
      <w:r>
        <w:t>15.1.4.13</w:t>
      </w:r>
      <w:r>
        <w:tab/>
        <w:t>SyntaxError ( . . . )</w:t>
      </w:r>
    </w:p>
    <w:p w14:paraId="75AA787A" w14:textId="77777777" w:rsidR="004C02EF" w:rsidRDefault="004C02EF" w:rsidP="004C02EF">
      <w:r>
        <w:t>See 15.11.6.4.</w:t>
      </w:r>
    </w:p>
    <w:p w14:paraId="27DCD8CF" w14:textId="77777777" w:rsidR="004C02EF" w:rsidRDefault="004C02EF" w:rsidP="004C02EF">
      <w:pPr>
        <w:pStyle w:val="40"/>
        <w:numPr>
          <w:ilvl w:val="0"/>
          <w:numId w:val="0"/>
        </w:numPr>
      </w:pPr>
      <w:r>
        <w:t>15.1.4.14</w:t>
      </w:r>
      <w:r>
        <w:tab/>
        <w:t>TypeError ( . . . )</w:t>
      </w:r>
    </w:p>
    <w:p w14:paraId="5E7633AC" w14:textId="77777777" w:rsidR="004C02EF" w:rsidRDefault="004C02EF" w:rsidP="004C02EF">
      <w:r>
        <w:t>See 15.11.6.5.</w:t>
      </w:r>
    </w:p>
    <w:p w14:paraId="77A92958" w14:textId="77777777" w:rsidR="004C02EF" w:rsidRDefault="004C02EF" w:rsidP="004C02EF">
      <w:pPr>
        <w:pStyle w:val="40"/>
        <w:numPr>
          <w:ilvl w:val="0"/>
          <w:numId w:val="0"/>
        </w:numPr>
      </w:pPr>
      <w:r>
        <w:t>15.1.4.15</w:t>
      </w:r>
      <w:r>
        <w:tab/>
        <w:t>URIError ( . . . )</w:t>
      </w:r>
    </w:p>
    <w:p w14:paraId="2FA40955" w14:textId="77777777" w:rsidR="004C02EF" w:rsidRDefault="004C02EF" w:rsidP="004C02EF">
      <w:r>
        <w:t>See 15.11.6.6.</w:t>
      </w:r>
    </w:p>
    <w:p w14:paraId="4306DF2A" w14:textId="77777777" w:rsidR="004C02EF" w:rsidRDefault="004C02EF" w:rsidP="00B43482">
      <w:pPr>
        <w:pStyle w:val="30"/>
        <w:numPr>
          <w:ilvl w:val="0"/>
          <w:numId w:val="0"/>
        </w:numPr>
      </w:pPr>
      <w:bookmarkStart w:id="6681" w:name="_Toc472818907"/>
      <w:bookmarkStart w:id="6682" w:name="_Toc235503485"/>
      <w:bookmarkStart w:id="6683" w:name="_Toc241509260"/>
      <w:bookmarkStart w:id="6684" w:name="_Toc244416747"/>
      <w:bookmarkStart w:id="6685" w:name="_Toc276631111"/>
      <w:bookmarkStart w:id="6686" w:name="_Toc178387122"/>
      <w:r>
        <w:t>15.1.5</w:t>
      </w:r>
      <w:r>
        <w:tab/>
        <w:t>Other Properties of the Global Objec</w:t>
      </w:r>
      <w:bookmarkEnd w:id="6678"/>
      <w:r>
        <w:t>t</w:t>
      </w:r>
      <w:bookmarkStart w:id="6687" w:name="_Toc393690367"/>
      <w:bookmarkEnd w:id="6681"/>
      <w:bookmarkEnd w:id="6682"/>
      <w:bookmarkEnd w:id="6683"/>
      <w:bookmarkEnd w:id="6684"/>
      <w:bookmarkEnd w:id="6685"/>
      <w:bookmarkEnd w:id="6686"/>
    </w:p>
    <w:p w14:paraId="79AC2D90" w14:textId="77777777" w:rsidR="004C02EF" w:rsidRDefault="004C02EF" w:rsidP="004C02EF">
      <w:pPr>
        <w:pStyle w:val="40"/>
        <w:numPr>
          <w:ilvl w:val="0"/>
          <w:numId w:val="0"/>
        </w:numPr>
      </w:pPr>
      <w:r>
        <w:t>15.1.5.1</w:t>
      </w:r>
      <w:r>
        <w:tab/>
        <w:t>Mat</w:t>
      </w:r>
      <w:bookmarkEnd w:id="6687"/>
      <w:r>
        <w:t>h</w:t>
      </w:r>
    </w:p>
    <w:p w14:paraId="5D5CEF50" w14:textId="77777777" w:rsidR="004C02EF" w:rsidRDefault="004C02EF" w:rsidP="004C02EF">
      <w:r>
        <w:t xml:space="preserve">See </w:t>
      </w:r>
      <w:bookmarkStart w:id="6688" w:name="_Toc393690368"/>
      <w:r>
        <w:t>15.8.</w:t>
      </w:r>
    </w:p>
    <w:p w14:paraId="5155AF98" w14:textId="77777777" w:rsidR="004C02EF" w:rsidRDefault="004C02EF" w:rsidP="004C02EF">
      <w:pPr>
        <w:pStyle w:val="40"/>
        <w:numPr>
          <w:ilvl w:val="0"/>
          <w:numId w:val="0"/>
        </w:numPr>
      </w:pPr>
      <w:bookmarkStart w:id="6689" w:name="_Toc472818908"/>
      <w:r>
        <w:t>15.1.5.2</w:t>
      </w:r>
      <w:r>
        <w:tab/>
        <w:t>JSON</w:t>
      </w:r>
    </w:p>
    <w:p w14:paraId="5F3E4AC2" w14:textId="77777777" w:rsidR="004C02EF" w:rsidRDefault="004C02EF" w:rsidP="004C02EF">
      <w:r>
        <w:t>See 15.12.</w:t>
      </w:r>
    </w:p>
    <w:p w14:paraId="73C6EDEF" w14:textId="77777777" w:rsidR="004C02EF" w:rsidRDefault="004C02EF" w:rsidP="00B43482">
      <w:pPr>
        <w:pStyle w:val="20"/>
        <w:numPr>
          <w:ilvl w:val="0"/>
          <w:numId w:val="0"/>
        </w:numPr>
      </w:pPr>
      <w:bookmarkStart w:id="6690" w:name="_Toc235503486"/>
      <w:bookmarkStart w:id="6691" w:name="_Toc241509261"/>
      <w:bookmarkStart w:id="6692" w:name="_Toc244416748"/>
      <w:bookmarkStart w:id="6693" w:name="_Toc276631112"/>
      <w:bookmarkStart w:id="6694" w:name="_Toc178387123"/>
      <w:r>
        <w:t>15.2</w:t>
      </w:r>
      <w:r>
        <w:tab/>
        <w:t>Object Objec</w:t>
      </w:r>
      <w:bookmarkEnd w:id="6645"/>
      <w:bookmarkEnd w:id="6646"/>
      <w:r>
        <w:t>t</w:t>
      </w:r>
      <w:bookmarkEnd w:id="6647"/>
      <w:bookmarkEnd w:id="6648"/>
      <w:bookmarkEnd w:id="6688"/>
      <w:r>
        <w:t>s</w:t>
      </w:r>
      <w:bookmarkStart w:id="6695" w:name="_Toc385672255"/>
      <w:bookmarkStart w:id="6696" w:name="_Ref393527264"/>
      <w:bookmarkStart w:id="6697" w:name="_Toc393690369"/>
      <w:bookmarkStart w:id="6698" w:name="_Ref404501382"/>
      <w:bookmarkStart w:id="6699" w:name="_Toc382291602"/>
      <w:bookmarkEnd w:id="6689"/>
      <w:bookmarkEnd w:id="6690"/>
      <w:bookmarkEnd w:id="6691"/>
      <w:bookmarkEnd w:id="6692"/>
      <w:bookmarkEnd w:id="6693"/>
      <w:bookmarkEnd w:id="6694"/>
    </w:p>
    <w:p w14:paraId="31A2D486" w14:textId="77777777" w:rsidR="004C02EF" w:rsidRDefault="004C02EF" w:rsidP="00B43482">
      <w:pPr>
        <w:pStyle w:val="30"/>
        <w:numPr>
          <w:ilvl w:val="0"/>
          <w:numId w:val="0"/>
        </w:numPr>
      </w:pPr>
      <w:bookmarkStart w:id="6700" w:name="_Ref424531694"/>
      <w:bookmarkStart w:id="6701" w:name="_Toc472818909"/>
      <w:bookmarkStart w:id="6702" w:name="_Toc235503487"/>
      <w:bookmarkStart w:id="6703" w:name="_Toc241509262"/>
      <w:bookmarkStart w:id="6704" w:name="_Toc244416749"/>
      <w:bookmarkStart w:id="6705" w:name="_Toc276631113"/>
      <w:bookmarkStart w:id="6706" w:name="_Toc178387124"/>
      <w:r>
        <w:t>15.2.1</w:t>
      </w:r>
      <w:r>
        <w:tab/>
        <w:t>The Object Constructor Called as a Functio</w:t>
      </w:r>
      <w:bookmarkEnd w:id="6695"/>
      <w:bookmarkEnd w:id="6696"/>
      <w:bookmarkEnd w:id="6697"/>
      <w:bookmarkEnd w:id="6698"/>
      <w:r>
        <w:t>n</w:t>
      </w:r>
      <w:bookmarkEnd w:id="6700"/>
      <w:bookmarkEnd w:id="6701"/>
      <w:bookmarkEnd w:id="6702"/>
      <w:bookmarkEnd w:id="6703"/>
      <w:bookmarkEnd w:id="6704"/>
      <w:bookmarkEnd w:id="6705"/>
      <w:bookmarkEnd w:id="6706"/>
    </w:p>
    <w:p w14:paraId="4EBFE555" w14:textId="77777777" w:rsidR="004C02EF" w:rsidRDefault="004C02EF" w:rsidP="004C02EF">
      <w:r>
        <w:t xml:space="preserve">When </w:t>
      </w:r>
      <w:r>
        <w:rPr>
          <w:rFonts w:ascii="Courier New" w:hAnsi="Courier New"/>
          <w:b/>
        </w:rPr>
        <w:t>Object</w:t>
      </w:r>
      <w:r>
        <w:t xml:space="preserve"> is called as a function rather than as a constructor, it performs a type conversion.</w:t>
      </w:r>
      <w:bookmarkStart w:id="6707" w:name="_Ref385475928"/>
      <w:bookmarkStart w:id="6708" w:name="_Toc385672256"/>
      <w:bookmarkStart w:id="6709" w:name="_Toc393690370"/>
    </w:p>
    <w:p w14:paraId="32CDC0C0" w14:textId="77777777" w:rsidR="004C02EF" w:rsidRDefault="004C02EF" w:rsidP="004C02EF">
      <w:pPr>
        <w:pStyle w:val="40"/>
        <w:numPr>
          <w:ilvl w:val="0"/>
          <w:numId w:val="0"/>
        </w:numPr>
      </w:pPr>
      <w:bookmarkStart w:id="6710" w:name="_Ref424531528"/>
      <w:r>
        <w:t>15.2.1.1</w:t>
      </w:r>
      <w:r>
        <w:tab/>
        <w:t>Object ( [ value</w:t>
      </w:r>
      <w:bookmarkEnd w:id="6707"/>
      <w:bookmarkEnd w:id="6708"/>
      <w:bookmarkEnd w:id="6709"/>
      <w:r>
        <w:t xml:space="preserve"> ] )</w:t>
      </w:r>
      <w:bookmarkEnd w:id="6710"/>
    </w:p>
    <w:p w14:paraId="1A685B8C" w14:textId="77777777" w:rsidR="004C02EF" w:rsidRDefault="004C02EF" w:rsidP="004C02EF">
      <w:r>
        <w:t xml:space="preserve">When the </w:t>
      </w:r>
      <w:r>
        <w:rPr>
          <w:rFonts w:ascii="Courier New" w:hAnsi="Courier New"/>
          <w:b/>
        </w:rPr>
        <w:t>Object</w:t>
      </w:r>
      <w:r>
        <w:t xml:space="preserve"> function is called with no arguments or with one argument </w:t>
      </w:r>
      <w:r w:rsidRPr="00E91749">
        <w:rPr>
          <w:rFonts w:ascii="Times New Roman" w:hAnsi="Times New Roman"/>
          <w:i/>
        </w:rPr>
        <w:t>value</w:t>
      </w:r>
      <w:r>
        <w:t>, the following steps are taken:</w:t>
      </w:r>
    </w:p>
    <w:p w14:paraId="308CBC83" w14:textId="77777777" w:rsidR="004C02EF" w:rsidRPr="00A115DC" w:rsidRDefault="004C02EF" w:rsidP="004C02EF">
      <w:pPr>
        <w:pStyle w:val="Alg4"/>
        <w:numPr>
          <w:ilvl w:val="0"/>
          <w:numId w:val="169"/>
        </w:numPr>
      </w:pPr>
      <w:r w:rsidRPr="00A115DC">
        <w:t xml:space="preserve">If </w:t>
      </w:r>
      <w:r w:rsidRPr="00A115DC">
        <w:rPr>
          <w:i/>
        </w:rPr>
        <w:t>value</w:t>
      </w:r>
      <w:r w:rsidRPr="00A115DC">
        <w:t xml:space="preserve"> is </w:t>
      </w:r>
      <w:r w:rsidRPr="00A115DC">
        <w:rPr>
          <w:b/>
        </w:rPr>
        <w:t>null</w:t>
      </w:r>
      <w:r w:rsidRPr="00A115DC">
        <w:t xml:space="preserve">, </w:t>
      </w:r>
      <w:r w:rsidRPr="00A115DC">
        <w:rPr>
          <w:b/>
        </w:rPr>
        <w:t>undefined</w:t>
      </w:r>
      <w:r w:rsidRPr="00A115DC">
        <w:t xml:space="preserve"> or not supplied, create and return a new Object object exactly as if the standard built-in Object constructor had been called with the same arguments (15.2.2.1).</w:t>
      </w:r>
    </w:p>
    <w:p w14:paraId="2228BF57" w14:textId="77777777" w:rsidR="004C02EF" w:rsidRPr="00A115DC" w:rsidRDefault="004C02EF" w:rsidP="004C02EF">
      <w:pPr>
        <w:pStyle w:val="Alg4"/>
        <w:numPr>
          <w:ilvl w:val="0"/>
          <w:numId w:val="169"/>
        </w:numPr>
        <w:spacing w:after="220"/>
      </w:pPr>
      <w:r w:rsidRPr="00A115DC">
        <w:t>Return ToObject(</w:t>
      </w:r>
      <w:r w:rsidRPr="00A115DC">
        <w:rPr>
          <w:i/>
        </w:rPr>
        <w:t>value</w:t>
      </w:r>
      <w:r w:rsidRPr="00A115DC">
        <w:t>).</w:t>
      </w:r>
      <w:bookmarkStart w:id="6711" w:name="_Ref385475932"/>
      <w:bookmarkStart w:id="6712" w:name="_Toc385672257"/>
      <w:bookmarkStart w:id="6713" w:name="_Toc393690371"/>
      <w:bookmarkStart w:id="6714" w:name="_Ref424531555"/>
    </w:p>
    <w:p w14:paraId="1041269A" w14:textId="77777777" w:rsidR="004C02EF" w:rsidRDefault="004C02EF" w:rsidP="00B43482">
      <w:pPr>
        <w:pStyle w:val="30"/>
        <w:numPr>
          <w:ilvl w:val="0"/>
          <w:numId w:val="0"/>
        </w:numPr>
      </w:pPr>
      <w:bookmarkStart w:id="6715" w:name="_Toc385672258"/>
      <w:bookmarkStart w:id="6716" w:name="_Ref393527230"/>
      <w:bookmarkStart w:id="6717" w:name="_Toc393690372"/>
      <w:bookmarkStart w:id="6718" w:name="_Ref404501393"/>
      <w:bookmarkStart w:id="6719" w:name="_Ref424531707"/>
      <w:bookmarkStart w:id="6720" w:name="_Ref449968361"/>
      <w:bookmarkStart w:id="6721" w:name="_Toc472818910"/>
      <w:bookmarkStart w:id="6722" w:name="_Toc235503488"/>
      <w:bookmarkStart w:id="6723" w:name="_Toc241509263"/>
      <w:bookmarkStart w:id="6724" w:name="_Toc244416750"/>
      <w:bookmarkStart w:id="6725" w:name="_Toc276631114"/>
      <w:bookmarkStart w:id="6726" w:name="_Toc178387125"/>
      <w:bookmarkEnd w:id="6711"/>
      <w:bookmarkEnd w:id="6712"/>
      <w:bookmarkEnd w:id="6713"/>
      <w:bookmarkEnd w:id="6714"/>
      <w:r>
        <w:t>15.2.2</w:t>
      </w:r>
      <w:r>
        <w:tab/>
        <w:t>The Object Constructo</w:t>
      </w:r>
      <w:bookmarkEnd w:id="6699"/>
      <w:bookmarkEnd w:id="6715"/>
      <w:bookmarkEnd w:id="6716"/>
      <w:bookmarkEnd w:id="6717"/>
      <w:bookmarkEnd w:id="6718"/>
      <w:r>
        <w:t>r</w:t>
      </w:r>
      <w:bookmarkStart w:id="6727" w:name="_Ref393527857"/>
      <w:bookmarkStart w:id="6728" w:name="_Toc382291603"/>
      <w:bookmarkEnd w:id="6719"/>
      <w:bookmarkEnd w:id="6720"/>
      <w:bookmarkEnd w:id="6721"/>
      <w:bookmarkEnd w:id="6722"/>
      <w:bookmarkEnd w:id="6723"/>
      <w:bookmarkEnd w:id="6724"/>
      <w:bookmarkEnd w:id="6725"/>
      <w:bookmarkEnd w:id="6726"/>
    </w:p>
    <w:p w14:paraId="2E72AC0D" w14:textId="77777777" w:rsidR="004C02EF" w:rsidRDefault="004C02EF" w:rsidP="004C02EF">
      <w:r>
        <w:t xml:space="preserve">When </w:t>
      </w:r>
      <w:r>
        <w:rPr>
          <w:rFonts w:ascii="Courier New" w:hAnsi="Courier New"/>
          <w:b/>
        </w:rPr>
        <w:t>Object</w:t>
      </w:r>
      <w:r>
        <w:t xml:space="preserve"> is called as part of a </w:t>
      </w:r>
      <w:r>
        <w:rPr>
          <w:rFonts w:ascii="Courier New" w:hAnsi="Courier New"/>
          <w:b/>
        </w:rPr>
        <w:t>new</w:t>
      </w:r>
      <w:r>
        <w:t xml:space="preserve"> expression, it is a constructor that may create an object</w:t>
      </w:r>
      <w:bookmarkEnd w:id="6727"/>
      <w:r>
        <w:t>.</w:t>
      </w:r>
      <w:bookmarkStart w:id="6729" w:name="_Ref385067278"/>
      <w:bookmarkStart w:id="6730" w:name="_Toc385672259"/>
      <w:bookmarkStart w:id="6731" w:name="_Toc393690373"/>
    </w:p>
    <w:p w14:paraId="003F3ADB" w14:textId="77777777" w:rsidR="004C02EF" w:rsidRDefault="004C02EF" w:rsidP="004C02EF">
      <w:pPr>
        <w:pStyle w:val="40"/>
        <w:numPr>
          <w:ilvl w:val="0"/>
          <w:numId w:val="0"/>
        </w:numPr>
      </w:pPr>
      <w:bookmarkStart w:id="6732" w:name="_Hlt458482354"/>
      <w:bookmarkStart w:id="6733" w:name="_Ref424531574"/>
      <w:bookmarkEnd w:id="6732"/>
      <w:r>
        <w:t>15.2.2.1</w:t>
      </w:r>
      <w:r>
        <w:tab/>
        <w:t>new Object ( [ value</w:t>
      </w:r>
      <w:bookmarkEnd w:id="6728"/>
      <w:bookmarkEnd w:id="6729"/>
      <w:bookmarkEnd w:id="6730"/>
      <w:bookmarkEnd w:id="6731"/>
      <w:r>
        <w:t xml:space="preserve"> ] )</w:t>
      </w:r>
      <w:bookmarkEnd w:id="6733"/>
    </w:p>
    <w:p w14:paraId="14C185A7" w14:textId="77777777" w:rsidR="004C02EF" w:rsidRDefault="004C02EF" w:rsidP="004C02EF">
      <w:r>
        <w:t xml:space="preserve">When the </w:t>
      </w:r>
      <w:r>
        <w:rPr>
          <w:rFonts w:ascii="Courier New" w:hAnsi="Courier New"/>
          <w:b/>
        </w:rPr>
        <w:t>Object</w:t>
      </w:r>
      <w:r>
        <w:t xml:space="preserve"> constructor is called with no arguments or with one argument </w:t>
      </w:r>
      <w:r w:rsidRPr="00E91749">
        <w:rPr>
          <w:rFonts w:ascii="Times New Roman" w:hAnsi="Times New Roman"/>
          <w:i/>
        </w:rPr>
        <w:t>value</w:t>
      </w:r>
      <w:r>
        <w:t>, the following steps are taken:</w:t>
      </w:r>
    </w:p>
    <w:p w14:paraId="5F3123F2" w14:textId="77777777" w:rsidR="004C02EF" w:rsidRPr="00A115DC" w:rsidRDefault="004C02EF" w:rsidP="004C02EF">
      <w:pPr>
        <w:pStyle w:val="Alg4"/>
        <w:numPr>
          <w:ilvl w:val="0"/>
          <w:numId w:val="170"/>
        </w:numPr>
      </w:pPr>
      <w:r w:rsidRPr="00A115DC">
        <w:t xml:space="preserve">If </w:t>
      </w:r>
      <w:r w:rsidRPr="00A115DC">
        <w:rPr>
          <w:i/>
        </w:rPr>
        <w:t>value</w:t>
      </w:r>
      <w:r w:rsidRPr="00A115DC">
        <w:t xml:space="preserve"> is supplied, then</w:t>
      </w:r>
    </w:p>
    <w:p w14:paraId="7B3CDFAC" w14:textId="77777777" w:rsidR="004C02EF" w:rsidRPr="00A115DC" w:rsidRDefault="004C02EF" w:rsidP="004C02EF">
      <w:pPr>
        <w:pStyle w:val="Alg4"/>
        <w:numPr>
          <w:ilvl w:val="1"/>
          <w:numId w:val="170"/>
        </w:numPr>
      </w:pPr>
      <w:r w:rsidRPr="00A115DC">
        <w:t>If Type(</w:t>
      </w:r>
      <w:r w:rsidRPr="00A115DC">
        <w:rPr>
          <w:i/>
        </w:rPr>
        <w:t>value</w:t>
      </w:r>
      <w:r w:rsidRPr="00A115DC">
        <w:t>)  is Object, then</w:t>
      </w:r>
    </w:p>
    <w:p w14:paraId="695DB6F4" w14:textId="77777777" w:rsidR="004C02EF" w:rsidRPr="00A115DC" w:rsidRDefault="004C02EF" w:rsidP="004C02EF">
      <w:pPr>
        <w:pStyle w:val="Alg4"/>
        <w:numPr>
          <w:ilvl w:val="2"/>
          <w:numId w:val="170"/>
        </w:numPr>
      </w:pPr>
      <w:r w:rsidRPr="00A115DC">
        <w:t xml:space="preserve">If the </w:t>
      </w:r>
      <w:r w:rsidRPr="00A115DC">
        <w:rPr>
          <w:i/>
        </w:rPr>
        <w:t>value</w:t>
      </w:r>
      <w:r w:rsidRPr="00A115DC">
        <w:t xml:space="preserve"> is a native ECMAScript object, do not create a new object but simply return </w:t>
      </w:r>
      <w:r w:rsidRPr="00A115DC">
        <w:rPr>
          <w:i/>
        </w:rPr>
        <w:t>value</w:t>
      </w:r>
      <w:r w:rsidRPr="00A115DC">
        <w:t>.</w:t>
      </w:r>
    </w:p>
    <w:p w14:paraId="4B409704" w14:textId="77777777" w:rsidR="004C02EF" w:rsidRPr="00A115DC" w:rsidRDefault="004C02EF" w:rsidP="004C02EF">
      <w:pPr>
        <w:pStyle w:val="Alg4"/>
        <w:numPr>
          <w:ilvl w:val="2"/>
          <w:numId w:val="170"/>
        </w:numPr>
      </w:pPr>
      <w:r w:rsidRPr="00A115DC">
        <w:t xml:space="preserve">If the </w:t>
      </w:r>
      <w:r w:rsidRPr="00A115DC">
        <w:rPr>
          <w:i/>
        </w:rPr>
        <w:t>value</w:t>
      </w:r>
      <w:r w:rsidRPr="00A115DC">
        <w:t xml:space="preserve"> is a host object, then actions are taken and a result is returned in an implementation-dependent manner that may depend on the host object.</w:t>
      </w:r>
    </w:p>
    <w:p w14:paraId="07EE4F45" w14:textId="77777777" w:rsidR="004C02EF" w:rsidRPr="00A115DC" w:rsidRDefault="004C02EF" w:rsidP="004C02EF">
      <w:pPr>
        <w:pStyle w:val="Alg4"/>
        <w:numPr>
          <w:ilvl w:val="1"/>
          <w:numId w:val="170"/>
        </w:numPr>
      </w:pPr>
      <w:r w:rsidRPr="00A115DC">
        <w:t>If Type(</w:t>
      </w:r>
      <w:r w:rsidRPr="00A115DC">
        <w:rPr>
          <w:i/>
        </w:rPr>
        <w:t>value</w:t>
      </w:r>
      <w:r w:rsidRPr="00A115DC">
        <w:t>) is String, return ToObject(</w:t>
      </w:r>
      <w:r w:rsidRPr="00A115DC">
        <w:rPr>
          <w:i/>
        </w:rPr>
        <w:t>value</w:t>
      </w:r>
      <w:r w:rsidRPr="00A115DC">
        <w:t>).</w:t>
      </w:r>
    </w:p>
    <w:p w14:paraId="5C63C33C" w14:textId="77777777" w:rsidR="004C02EF" w:rsidRPr="00A115DC" w:rsidRDefault="004C02EF" w:rsidP="004C02EF">
      <w:pPr>
        <w:pStyle w:val="Alg4"/>
        <w:numPr>
          <w:ilvl w:val="1"/>
          <w:numId w:val="170"/>
        </w:numPr>
      </w:pPr>
      <w:r w:rsidRPr="00A115DC">
        <w:t>If Type(</w:t>
      </w:r>
      <w:r w:rsidRPr="00A115DC">
        <w:rPr>
          <w:i/>
        </w:rPr>
        <w:t>value</w:t>
      </w:r>
      <w:r w:rsidRPr="00A115DC">
        <w:t>) is Boolean, return ToObject(</w:t>
      </w:r>
      <w:r w:rsidRPr="00A115DC">
        <w:rPr>
          <w:i/>
        </w:rPr>
        <w:t>value</w:t>
      </w:r>
      <w:r w:rsidRPr="00A115DC">
        <w:t>).</w:t>
      </w:r>
    </w:p>
    <w:p w14:paraId="7A45C556" w14:textId="77777777" w:rsidR="004C02EF" w:rsidRPr="00A115DC" w:rsidRDefault="004C02EF" w:rsidP="004C02EF">
      <w:pPr>
        <w:pStyle w:val="Alg4"/>
        <w:numPr>
          <w:ilvl w:val="1"/>
          <w:numId w:val="170"/>
        </w:numPr>
      </w:pPr>
      <w:r w:rsidRPr="00A115DC">
        <w:t>If Type(</w:t>
      </w:r>
      <w:r w:rsidRPr="00A115DC">
        <w:rPr>
          <w:i/>
        </w:rPr>
        <w:t>value</w:t>
      </w:r>
      <w:r w:rsidRPr="00A115DC">
        <w:t>) is Number, return ToObject(</w:t>
      </w:r>
      <w:r w:rsidRPr="00A115DC">
        <w:rPr>
          <w:i/>
        </w:rPr>
        <w:t>value</w:t>
      </w:r>
      <w:r w:rsidRPr="00A115DC">
        <w:t>).</w:t>
      </w:r>
    </w:p>
    <w:p w14:paraId="61B06DB3" w14:textId="77777777" w:rsidR="004C02EF" w:rsidRDefault="004C02EF" w:rsidP="004C02EF">
      <w:pPr>
        <w:pStyle w:val="Alg4"/>
        <w:numPr>
          <w:ilvl w:val="0"/>
          <w:numId w:val="170"/>
        </w:numPr>
      </w:pPr>
      <w:r>
        <w:t xml:space="preserve">Assert: </w:t>
      </w:r>
      <w:r w:rsidRPr="00A115DC">
        <w:t xml:space="preserve">The argument </w:t>
      </w:r>
      <w:r w:rsidRPr="00A115DC">
        <w:rPr>
          <w:i/>
        </w:rPr>
        <w:t>value</w:t>
      </w:r>
      <w:r w:rsidRPr="00A115DC">
        <w:t xml:space="preserve"> was not supplied or its type was Null or Undefined. </w:t>
      </w:r>
    </w:p>
    <w:p w14:paraId="486D56CD" w14:textId="77777777" w:rsidR="004C02EF" w:rsidRDefault="004C02EF" w:rsidP="004C02EF">
      <w:pPr>
        <w:pStyle w:val="Alg4"/>
        <w:numPr>
          <w:ilvl w:val="0"/>
          <w:numId w:val="170"/>
        </w:numPr>
      </w:pPr>
      <w:r>
        <w:t xml:space="preserve">Let </w:t>
      </w:r>
      <w:r w:rsidRPr="00A115DC">
        <w:rPr>
          <w:i/>
        </w:rPr>
        <w:t>obj</w:t>
      </w:r>
      <w:r>
        <w:t xml:space="preserve"> be a newly c</w:t>
      </w:r>
      <w:r w:rsidRPr="00A115DC">
        <w:t>reate</w:t>
      </w:r>
      <w:r>
        <w:t>d</w:t>
      </w:r>
      <w:r w:rsidRPr="00A115DC">
        <w:t xml:space="preserve"> native ECMAScript object.</w:t>
      </w:r>
    </w:p>
    <w:p w14:paraId="25A7CA18" w14:textId="77777777" w:rsidR="004C02EF" w:rsidRDefault="004C02EF" w:rsidP="004C02EF">
      <w:pPr>
        <w:pStyle w:val="Alg4"/>
        <w:numPr>
          <w:ilvl w:val="0"/>
          <w:numId w:val="170"/>
        </w:numPr>
      </w:pPr>
      <w:r>
        <w:t>Set t</w:t>
      </w:r>
      <w:r w:rsidRPr="00A115DC">
        <w:t xml:space="preserve">he [[Prototype]] internal property of </w:t>
      </w:r>
      <w:r w:rsidRPr="00A115DC">
        <w:rPr>
          <w:i/>
        </w:rPr>
        <w:t>obj</w:t>
      </w:r>
      <w:r>
        <w:t xml:space="preserve"> </w:t>
      </w:r>
      <w:r w:rsidRPr="00A115DC">
        <w:t>to the standard built-in Object prototype object (15.2.4).</w:t>
      </w:r>
    </w:p>
    <w:p w14:paraId="3100C978" w14:textId="77777777" w:rsidR="004C02EF" w:rsidDel="008962D8" w:rsidRDefault="004C02EF" w:rsidP="004C02EF">
      <w:pPr>
        <w:pStyle w:val="Alg4"/>
        <w:numPr>
          <w:ilvl w:val="0"/>
          <w:numId w:val="170"/>
        </w:numPr>
        <w:rPr>
          <w:del w:id="6734" w:author="Allen Wirfs-Brock" w:date="2011-07-02T13:25:00Z"/>
        </w:rPr>
      </w:pPr>
      <w:del w:id="6735" w:author="Allen Wirfs-Brock" w:date="2011-07-02T13:25:00Z">
        <w:r w:rsidDel="008962D8">
          <w:delText>Set t</w:delText>
        </w:r>
        <w:r w:rsidRPr="00A115DC" w:rsidDel="008962D8">
          <w:delText xml:space="preserve">he [[Class]] internal property of </w:delText>
        </w:r>
        <w:r w:rsidRPr="00A115DC" w:rsidDel="008962D8">
          <w:rPr>
            <w:i/>
          </w:rPr>
          <w:delText>obj</w:delText>
        </w:r>
        <w:r w:rsidRPr="00A115DC" w:rsidDel="008962D8">
          <w:delText xml:space="preserve"> to </w:delText>
        </w:r>
        <w:r w:rsidRPr="00A115DC" w:rsidDel="008962D8">
          <w:rPr>
            <w:rFonts w:ascii="Courier New" w:hAnsi="Courier New"/>
            <w:b/>
          </w:rPr>
          <w:delText>"Object"</w:delText>
        </w:r>
        <w:r w:rsidRPr="00A115DC" w:rsidDel="008962D8">
          <w:delText>.</w:delText>
        </w:r>
      </w:del>
    </w:p>
    <w:p w14:paraId="063DD6C4" w14:textId="77777777" w:rsidR="004C02EF" w:rsidRDefault="004C02EF" w:rsidP="004C02EF">
      <w:pPr>
        <w:pStyle w:val="Alg4"/>
        <w:numPr>
          <w:ilvl w:val="0"/>
          <w:numId w:val="170"/>
        </w:numPr>
      </w:pPr>
      <w:r>
        <w:t>Set t</w:t>
      </w:r>
      <w:r w:rsidRPr="00A115DC">
        <w:t xml:space="preserve">he [[Extensible]] internal property of </w:t>
      </w:r>
      <w:r w:rsidRPr="00A115DC">
        <w:rPr>
          <w:i/>
        </w:rPr>
        <w:t>obj</w:t>
      </w:r>
      <w:r w:rsidRPr="00A115DC">
        <w:t xml:space="preserve"> to </w:t>
      </w:r>
      <w:r w:rsidRPr="00A115DC">
        <w:rPr>
          <w:b/>
        </w:rPr>
        <w:t>true</w:t>
      </w:r>
      <w:r w:rsidRPr="00A115DC">
        <w:t>.</w:t>
      </w:r>
    </w:p>
    <w:p w14:paraId="0D64CC56" w14:textId="77777777" w:rsidR="004C02EF" w:rsidRPr="00A115DC" w:rsidRDefault="004C02EF" w:rsidP="004C02EF">
      <w:pPr>
        <w:pStyle w:val="Alg4"/>
        <w:numPr>
          <w:ilvl w:val="0"/>
          <w:numId w:val="170"/>
        </w:numPr>
      </w:pPr>
      <w:r>
        <w:t xml:space="preserve">Set </w:t>
      </w:r>
      <w:r w:rsidRPr="00A115DC">
        <w:t xml:space="preserve">all the internal methods </w:t>
      </w:r>
      <w:r>
        <w:t xml:space="preserve">of </w:t>
      </w:r>
      <w:r w:rsidRPr="00A115DC">
        <w:rPr>
          <w:i/>
        </w:rPr>
        <w:t>obj</w:t>
      </w:r>
      <w:r>
        <w:t xml:space="preserve"> </w:t>
      </w:r>
      <w:r w:rsidRPr="00A115DC">
        <w:t>as specified in 8.12</w:t>
      </w:r>
      <w:r>
        <w:t>.</w:t>
      </w:r>
    </w:p>
    <w:p w14:paraId="6EFFBC62" w14:textId="77777777" w:rsidR="004C02EF" w:rsidRPr="00A115DC" w:rsidRDefault="004C02EF" w:rsidP="004C02EF">
      <w:pPr>
        <w:pStyle w:val="Alg4"/>
        <w:numPr>
          <w:ilvl w:val="0"/>
          <w:numId w:val="170"/>
        </w:numPr>
        <w:spacing w:after="220"/>
      </w:pPr>
      <w:r w:rsidRPr="00A115DC">
        <w:t xml:space="preserve">Return </w:t>
      </w:r>
      <w:r w:rsidRPr="00A115DC">
        <w:rPr>
          <w:i/>
        </w:rPr>
        <w:t>obj</w:t>
      </w:r>
      <w:r w:rsidRPr="00A115DC">
        <w:t>.</w:t>
      </w:r>
      <w:bookmarkStart w:id="6736" w:name="_Hlt424531982"/>
      <w:bookmarkStart w:id="6737" w:name="_Toc382291604"/>
      <w:bookmarkStart w:id="6738" w:name="_Ref385475937"/>
      <w:bookmarkStart w:id="6739" w:name="_Toc385672260"/>
      <w:bookmarkStart w:id="6740" w:name="_Ref393527953"/>
      <w:bookmarkStart w:id="6741" w:name="_Toc393690374"/>
      <w:bookmarkStart w:id="6742" w:name="_Ref404501344"/>
      <w:bookmarkStart w:id="6743" w:name="_Ref404501665"/>
      <w:bookmarkStart w:id="6744" w:name="_Ref424531588"/>
      <w:bookmarkEnd w:id="6736"/>
    </w:p>
    <w:p w14:paraId="63EADDD5" w14:textId="77777777" w:rsidR="004C02EF" w:rsidRDefault="004C02EF" w:rsidP="00B43482">
      <w:pPr>
        <w:pStyle w:val="30"/>
        <w:numPr>
          <w:ilvl w:val="0"/>
          <w:numId w:val="0"/>
        </w:numPr>
      </w:pPr>
      <w:bookmarkStart w:id="6745" w:name="_Toc382291605"/>
      <w:bookmarkStart w:id="6746" w:name="_Toc385672261"/>
      <w:bookmarkStart w:id="6747" w:name="_Toc393690375"/>
      <w:bookmarkStart w:id="6748" w:name="_Ref457709042"/>
      <w:bookmarkStart w:id="6749" w:name="_Toc472818911"/>
      <w:bookmarkStart w:id="6750" w:name="_Toc235503489"/>
      <w:bookmarkStart w:id="6751" w:name="_Toc241509264"/>
      <w:bookmarkStart w:id="6752" w:name="_Toc244416751"/>
      <w:bookmarkStart w:id="6753" w:name="_Toc276631115"/>
      <w:bookmarkStart w:id="6754" w:name="_Toc178387126"/>
      <w:bookmarkEnd w:id="6737"/>
      <w:bookmarkEnd w:id="6738"/>
      <w:bookmarkEnd w:id="6739"/>
      <w:bookmarkEnd w:id="6740"/>
      <w:bookmarkEnd w:id="6741"/>
      <w:bookmarkEnd w:id="6742"/>
      <w:bookmarkEnd w:id="6743"/>
      <w:bookmarkEnd w:id="6744"/>
      <w:r>
        <w:t>15.2.3</w:t>
      </w:r>
      <w:r>
        <w:tab/>
        <w:t>Properties of the Object Constructo</w:t>
      </w:r>
      <w:bookmarkEnd w:id="6745"/>
      <w:bookmarkEnd w:id="6746"/>
      <w:bookmarkEnd w:id="6747"/>
      <w:r>
        <w:t>r</w:t>
      </w:r>
      <w:bookmarkEnd w:id="6748"/>
      <w:bookmarkEnd w:id="6749"/>
      <w:bookmarkEnd w:id="6750"/>
      <w:bookmarkEnd w:id="6751"/>
      <w:bookmarkEnd w:id="6752"/>
      <w:bookmarkEnd w:id="6753"/>
      <w:bookmarkEnd w:id="6754"/>
    </w:p>
    <w:p w14:paraId="444D1350" w14:textId="77777777" w:rsidR="004C02EF" w:rsidRDefault="004C02EF" w:rsidP="004C02EF">
      <w:r>
        <w:t xml:space="preserve">The value of the [[Prototype]] internal property of the Object constructor is the </w:t>
      </w:r>
      <w:r w:rsidRPr="00A115DC">
        <w:t xml:space="preserve">standard built-in </w:t>
      </w:r>
      <w:r>
        <w:t>Function prototype object.</w:t>
      </w:r>
    </w:p>
    <w:p w14:paraId="5BEAC338"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Object constructor has the following properties:</w:t>
      </w:r>
      <w:bookmarkStart w:id="6755" w:name="_Toc382291606"/>
      <w:bookmarkStart w:id="6756" w:name="_Toc385672262"/>
      <w:bookmarkStart w:id="6757" w:name="_Ref393522098"/>
      <w:bookmarkStart w:id="6758" w:name="_Ref393610784"/>
      <w:bookmarkStart w:id="6759" w:name="_Ref393611105"/>
      <w:bookmarkStart w:id="6760" w:name="_Toc393690376"/>
      <w:bookmarkStart w:id="6761" w:name="_Ref404493404"/>
      <w:bookmarkStart w:id="6762" w:name="_Ref404502159"/>
      <w:bookmarkStart w:id="6763" w:name="_Ref404502265"/>
      <w:bookmarkStart w:id="6764" w:name="_Ref404502515"/>
      <w:bookmarkStart w:id="6765" w:name="_Ref404502615"/>
      <w:bookmarkStart w:id="6766" w:name="_Ref404502673"/>
      <w:bookmarkStart w:id="6767" w:name="_Ref404502690"/>
      <w:bookmarkStart w:id="6768" w:name="_Ref404503028"/>
    </w:p>
    <w:p w14:paraId="58502F68" w14:textId="77777777" w:rsidR="004C02EF" w:rsidRDefault="004C02EF" w:rsidP="004C02EF">
      <w:pPr>
        <w:pStyle w:val="40"/>
        <w:numPr>
          <w:ilvl w:val="0"/>
          <w:numId w:val="0"/>
        </w:numPr>
      </w:pPr>
      <w:bookmarkStart w:id="6769" w:name="_Hlt424534273"/>
      <w:bookmarkStart w:id="6770" w:name="_Ref424531384"/>
      <w:bookmarkEnd w:id="6769"/>
      <w:r>
        <w:t>15.2.3.1</w:t>
      </w:r>
      <w:r>
        <w:tab/>
        <w:t>Object.prototyp</w:t>
      </w:r>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r>
        <w:t>e</w:t>
      </w:r>
      <w:bookmarkEnd w:id="6770"/>
    </w:p>
    <w:p w14:paraId="1737907C" w14:textId="77777777" w:rsidR="004C02EF" w:rsidRDefault="004C02EF" w:rsidP="004C02EF">
      <w:r>
        <w:t xml:space="preserve">The initial value of </w:t>
      </w:r>
      <w:r>
        <w:rPr>
          <w:rFonts w:ascii="Courier New" w:hAnsi="Courier New"/>
          <w:b/>
        </w:rPr>
        <w:t>Object.prototype</w:t>
      </w:r>
      <w:r>
        <w:t xml:space="preserve"> is the </w:t>
      </w:r>
      <w:r w:rsidRPr="00A115DC">
        <w:t xml:space="preserve">standard built-in </w:t>
      </w:r>
      <w:r>
        <w:t>Object prototype object (15.2.4).</w:t>
      </w:r>
      <w:bookmarkStart w:id="6771" w:name="_Toc382291607"/>
      <w:bookmarkStart w:id="6772" w:name="_Toc385672263"/>
    </w:p>
    <w:p w14:paraId="49AEA782" w14:textId="77777777" w:rsidR="004C02EF" w:rsidRDefault="004C02EF" w:rsidP="004C02EF">
      <w:r>
        <w:t xml:space="preserve">This property has the attributes {[[Writable]]: </w:t>
      </w:r>
      <w:r w:rsidRPr="0091016A">
        <w:t>false</w:t>
      </w:r>
      <w:r>
        <w:t xml:space="preserve">, [[Enumerable]]: </w:t>
      </w:r>
      <w:r w:rsidRPr="0091016A">
        <w:t>false</w:t>
      </w:r>
      <w:r>
        <w:t xml:space="preserve">, [[Configurable]]: </w:t>
      </w:r>
      <w:r w:rsidRPr="0091016A">
        <w:t>false</w:t>
      </w:r>
      <w:r>
        <w:t xml:space="preserve"> }.</w:t>
      </w:r>
      <w:bookmarkStart w:id="6773" w:name="_Ref393609257"/>
      <w:bookmarkStart w:id="6774" w:name="_Toc393690377"/>
    </w:p>
    <w:p w14:paraId="4C5D047C" w14:textId="77777777" w:rsidR="004C02EF" w:rsidRDefault="004C02EF" w:rsidP="004C02EF">
      <w:pPr>
        <w:pStyle w:val="40"/>
        <w:numPr>
          <w:ilvl w:val="0"/>
          <w:numId w:val="0"/>
        </w:numPr>
      </w:pPr>
      <w:r>
        <w:t>15.2.3.2</w:t>
      </w:r>
      <w:r>
        <w:tab/>
        <w:t>Object.getPrototypeOf ( O )</w:t>
      </w:r>
    </w:p>
    <w:p w14:paraId="2781F638" w14:textId="77777777" w:rsidR="004C02EF" w:rsidRPr="000B7AE8" w:rsidRDefault="004C02EF" w:rsidP="004C02EF">
      <w:r>
        <w:t xml:space="preserve">When the </w:t>
      </w:r>
      <w:r>
        <w:rPr>
          <w:rFonts w:ascii="Courier New" w:hAnsi="Courier New"/>
          <w:b/>
        </w:rPr>
        <w:t>getPrototypeOf</w:t>
      </w:r>
      <w:r>
        <w:t xml:space="preserve"> function is called with argument </w:t>
      </w:r>
      <w:r w:rsidRPr="00E91749">
        <w:rPr>
          <w:rFonts w:ascii="Times New Roman" w:hAnsi="Times New Roman"/>
          <w:i/>
        </w:rPr>
        <w:t>O</w:t>
      </w:r>
      <w:r>
        <w:t>, the following steps are taken:</w:t>
      </w:r>
    </w:p>
    <w:p w14:paraId="3FCF8EC5" w14:textId="77777777" w:rsidR="004C02EF" w:rsidRDefault="004C02EF" w:rsidP="004C02EF">
      <w:pPr>
        <w:pStyle w:val="Alg4"/>
        <w:numPr>
          <w:ilvl w:val="0"/>
          <w:numId w:val="171"/>
        </w:numPr>
      </w:pPr>
      <w:r>
        <w:t>If Type(</w:t>
      </w:r>
      <w:r w:rsidRPr="00364175">
        <w:rPr>
          <w:i/>
        </w:rPr>
        <w:t>O</w:t>
      </w:r>
      <w:r>
        <w:t xml:space="preserve">) is not Object throw a </w:t>
      </w:r>
      <w:r w:rsidRPr="00D85330">
        <w:rPr>
          <w:b/>
        </w:rPr>
        <w:t xml:space="preserve">TypeError </w:t>
      </w:r>
      <w:r>
        <w:t>exception.</w:t>
      </w:r>
    </w:p>
    <w:p w14:paraId="18A4FFE6" w14:textId="77777777" w:rsidR="004C02EF" w:rsidRDefault="004C02EF" w:rsidP="004C02EF">
      <w:pPr>
        <w:pStyle w:val="M4"/>
        <w:numPr>
          <w:ilvl w:val="0"/>
          <w:numId w:val="171"/>
        </w:numPr>
      </w:pPr>
      <w:r w:rsidRPr="00CD0CE1">
        <w:t xml:space="preserve">Return the </w:t>
      </w:r>
      <w:r>
        <w:t xml:space="preserve">value of the </w:t>
      </w:r>
      <w:r w:rsidRPr="00CD0CE1">
        <w:t xml:space="preserve">[[Prototype]] </w:t>
      </w:r>
      <w:r>
        <w:t xml:space="preserve">internal </w:t>
      </w:r>
      <w:r w:rsidRPr="00CD0CE1">
        <w:t xml:space="preserve">property of </w:t>
      </w:r>
      <w:r w:rsidRPr="005523B8">
        <w:rPr>
          <w:i/>
        </w:rPr>
        <w:t>O</w:t>
      </w:r>
      <w:r w:rsidRPr="00CD0CE1">
        <w:t>.</w:t>
      </w:r>
    </w:p>
    <w:p w14:paraId="0CF9D65A" w14:textId="77777777" w:rsidR="004C02EF" w:rsidRDefault="004C02EF" w:rsidP="004C02EF">
      <w:pPr>
        <w:pStyle w:val="40"/>
        <w:numPr>
          <w:ilvl w:val="0"/>
          <w:numId w:val="0"/>
        </w:numPr>
      </w:pPr>
      <w:r>
        <w:t>15.2.3.3</w:t>
      </w:r>
      <w:r>
        <w:tab/>
        <w:t>Object.getOwnPropertyDescriptor ( O, P )</w:t>
      </w:r>
      <w:r w:rsidRPr="00CD0CE1">
        <w:t xml:space="preserve"> </w:t>
      </w:r>
    </w:p>
    <w:p w14:paraId="67A0EC39" w14:textId="77777777" w:rsidR="004C02EF" w:rsidRPr="00CD0CE1" w:rsidRDefault="004C02EF" w:rsidP="004C02EF">
      <w:r w:rsidRPr="00CD0CE1">
        <w:t xml:space="preserve">When the </w:t>
      </w:r>
      <w:r w:rsidRPr="001E7628">
        <w:rPr>
          <w:b/>
        </w:rPr>
        <w:t>getOwnPropertyDescriptor</w:t>
      </w:r>
      <w:r w:rsidRPr="00CD0CE1">
        <w:t xml:space="preserve"> function is called, the following steps are taken:</w:t>
      </w:r>
    </w:p>
    <w:p w14:paraId="23932305" w14:textId="77777777" w:rsidR="004C02EF" w:rsidRPr="00A115DC" w:rsidRDefault="004C02EF" w:rsidP="004C02EF">
      <w:pPr>
        <w:pStyle w:val="Alg4"/>
        <w:numPr>
          <w:ilvl w:val="0"/>
          <w:numId w:val="172"/>
        </w:numPr>
      </w:pPr>
      <w:r w:rsidRPr="00A115DC">
        <w:t>If Type(</w:t>
      </w:r>
      <w:r w:rsidRPr="00A115DC">
        <w:rPr>
          <w:i/>
        </w:rPr>
        <w:t>O</w:t>
      </w:r>
      <w:r w:rsidRPr="00A115DC">
        <w:t xml:space="preserve">) is not Object throw a </w:t>
      </w:r>
      <w:r w:rsidRPr="00A115DC">
        <w:rPr>
          <w:b/>
        </w:rPr>
        <w:t xml:space="preserve">TypeError </w:t>
      </w:r>
      <w:r w:rsidRPr="00A115DC">
        <w:t>exception.</w:t>
      </w:r>
    </w:p>
    <w:p w14:paraId="5EB34843" w14:textId="77777777" w:rsidR="004C02EF" w:rsidRPr="00A115DC" w:rsidRDefault="004C02EF" w:rsidP="004C02EF">
      <w:pPr>
        <w:pStyle w:val="Alg4"/>
        <w:numPr>
          <w:ilvl w:val="0"/>
          <w:numId w:val="172"/>
        </w:numPr>
      </w:pPr>
      <w:r w:rsidRPr="00A115DC">
        <w:t xml:space="preserve">Let </w:t>
      </w:r>
      <w:r w:rsidRPr="00A115DC">
        <w:rPr>
          <w:i/>
        </w:rPr>
        <w:t xml:space="preserve">name </w:t>
      </w:r>
      <w:r w:rsidRPr="00A115DC">
        <w:t>be ToString(</w:t>
      </w:r>
      <w:r w:rsidRPr="00A115DC">
        <w:rPr>
          <w:i/>
        </w:rPr>
        <w:t>P</w:t>
      </w:r>
      <w:r w:rsidRPr="00A115DC">
        <w:t>).</w:t>
      </w:r>
    </w:p>
    <w:p w14:paraId="1EE81D31" w14:textId="77777777" w:rsidR="004C02EF" w:rsidRPr="00A115DC" w:rsidRDefault="004C02EF" w:rsidP="004C02EF">
      <w:pPr>
        <w:pStyle w:val="Alg4"/>
        <w:numPr>
          <w:ilvl w:val="0"/>
          <w:numId w:val="172"/>
        </w:numPr>
      </w:pPr>
      <w:r w:rsidRPr="00A115DC">
        <w:t xml:space="preserve">Let </w:t>
      </w:r>
      <w:r w:rsidRPr="00A115DC">
        <w:rPr>
          <w:i/>
        </w:rPr>
        <w:t xml:space="preserve">desc </w:t>
      </w:r>
      <w:r w:rsidRPr="00A115DC">
        <w:t xml:space="preserve">be the result of calling the [[GetOwnProperty]] internal method of </w:t>
      </w:r>
      <w:r w:rsidRPr="00A115DC">
        <w:rPr>
          <w:i/>
        </w:rPr>
        <w:t xml:space="preserve">O </w:t>
      </w:r>
      <w:r w:rsidRPr="00A115DC">
        <w:t xml:space="preserve">with argument </w:t>
      </w:r>
      <w:r w:rsidRPr="00A115DC">
        <w:rPr>
          <w:i/>
        </w:rPr>
        <w:t>name</w:t>
      </w:r>
      <w:r w:rsidRPr="00A115DC">
        <w:t>.</w:t>
      </w:r>
    </w:p>
    <w:p w14:paraId="49B49507" w14:textId="77777777" w:rsidR="004C02EF" w:rsidRPr="00A115DC" w:rsidRDefault="004C02EF" w:rsidP="004C02EF">
      <w:pPr>
        <w:pStyle w:val="Alg4"/>
        <w:numPr>
          <w:ilvl w:val="0"/>
          <w:numId w:val="172"/>
        </w:numPr>
        <w:spacing w:after="120"/>
      </w:pPr>
      <w:r w:rsidRPr="00A115DC">
        <w:t>Return the result of calling FromPropertyDescriptor(</w:t>
      </w:r>
      <w:r w:rsidRPr="00A115DC">
        <w:rPr>
          <w:i/>
        </w:rPr>
        <w:t>desc</w:t>
      </w:r>
      <w:r w:rsidRPr="00A115DC">
        <w:t xml:space="preserve">) (8.10.4). </w:t>
      </w:r>
    </w:p>
    <w:p w14:paraId="2FC5F82C" w14:textId="77777777" w:rsidR="004C02EF" w:rsidRDefault="004C02EF" w:rsidP="004C02EF">
      <w:pPr>
        <w:pStyle w:val="40"/>
        <w:numPr>
          <w:ilvl w:val="0"/>
          <w:numId w:val="0"/>
        </w:numPr>
      </w:pPr>
      <w:r>
        <w:t>15.2.3.4</w:t>
      </w:r>
      <w:r>
        <w:tab/>
        <w:t>Object.getOwnPropertyNames ( O )</w:t>
      </w:r>
    </w:p>
    <w:p w14:paraId="58CE8686" w14:textId="77777777" w:rsidR="004C02EF" w:rsidRPr="00CD0CE1" w:rsidRDefault="004C02EF" w:rsidP="004C02EF">
      <w:r w:rsidRPr="00CD0CE1">
        <w:t xml:space="preserve">When the </w:t>
      </w:r>
      <w:r w:rsidRPr="001E7628">
        <w:rPr>
          <w:b/>
        </w:rPr>
        <w:t>getOwnPropertyNames</w:t>
      </w:r>
      <w:r w:rsidRPr="00CD0CE1">
        <w:t xml:space="preserve"> function is called, the following steps are taken:</w:t>
      </w:r>
    </w:p>
    <w:p w14:paraId="060BBB05" w14:textId="77777777" w:rsidR="004C02EF" w:rsidRPr="00A115DC" w:rsidRDefault="004C02EF" w:rsidP="004C02EF">
      <w:pPr>
        <w:pStyle w:val="Alg4"/>
        <w:numPr>
          <w:ilvl w:val="0"/>
          <w:numId w:val="173"/>
        </w:numPr>
      </w:pPr>
      <w:r w:rsidRPr="00A115DC">
        <w:t>If Type(</w:t>
      </w:r>
      <w:r w:rsidRPr="00A115DC">
        <w:rPr>
          <w:i/>
        </w:rPr>
        <w:t>O</w:t>
      </w:r>
      <w:r w:rsidRPr="00A115DC">
        <w:t xml:space="preserve">) is not Object throw a </w:t>
      </w:r>
      <w:r w:rsidRPr="00A115DC">
        <w:rPr>
          <w:b/>
        </w:rPr>
        <w:t xml:space="preserve">TypeError </w:t>
      </w:r>
      <w:r w:rsidRPr="00A115DC">
        <w:t>exception.</w:t>
      </w:r>
    </w:p>
    <w:p w14:paraId="0B12575B" w14:textId="77777777" w:rsidR="004C02EF" w:rsidRPr="00A115DC" w:rsidRDefault="004C02EF" w:rsidP="004C02EF">
      <w:pPr>
        <w:pStyle w:val="Alg4"/>
        <w:numPr>
          <w:ilvl w:val="0"/>
          <w:numId w:val="173"/>
        </w:numPr>
      </w:pPr>
      <w:r w:rsidRPr="00A115DC">
        <w:t xml:space="preserve">Let </w:t>
      </w:r>
      <w:r w:rsidRPr="00A115DC">
        <w:rPr>
          <w:i/>
        </w:rPr>
        <w:t xml:space="preserve">array </w:t>
      </w:r>
      <w:r w:rsidRPr="00A115DC">
        <w:t xml:space="preserve">be the result of creating a new object as if by the expression </w:t>
      </w:r>
      <w:r w:rsidRPr="00E33D20">
        <w:rPr>
          <w:rFonts w:ascii="Courier New" w:hAnsi="Courier New" w:cs="Courier New"/>
          <w:b/>
        </w:rPr>
        <w:t xml:space="preserve">new </w:t>
      </w:r>
      <w:r>
        <w:rPr>
          <w:rFonts w:ascii="Courier New" w:hAnsi="Courier New" w:cs="Courier New"/>
          <w:b/>
        </w:rPr>
        <w:t>Array</w:t>
      </w:r>
      <w:r w:rsidRPr="00E33D20">
        <w:rPr>
          <w:rFonts w:ascii="Courier New" w:hAnsi="Courier New" w:cs="Courier New"/>
          <w:b/>
        </w:rPr>
        <w:t xml:space="preserve"> ()</w:t>
      </w:r>
      <w:r w:rsidRPr="00A115DC">
        <w:t xml:space="preserve"> where </w:t>
      </w:r>
      <w:r>
        <w:rPr>
          <w:rFonts w:ascii="Courier New" w:hAnsi="Courier New" w:cs="Courier New"/>
          <w:b/>
        </w:rPr>
        <w:t>Array</w:t>
      </w:r>
      <w:r w:rsidRPr="00A115DC">
        <w:t xml:space="preserve"> is the standard built-in constructor with that name.</w:t>
      </w:r>
    </w:p>
    <w:p w14:paraId="59ADFBCC" w14:textId="77777777" w:rsidR="004C02EF" w:rsidRPr="00A115DC" w:rsidRDefault="004C02EF" w:rsidP="004C02EF">
      <w:pPr>
        <w:pStyle w:val="Alg4"/>
        <w:numPr>
          <w:ilvl w:val="0"/>
          <w:numId w:val="173"/>
        </w:numPr>
      </w:pPr>
      <w:r w:rsidRPr="00A115DC">
        <w:t xml:space="preserve">Let </w:t>
      </w:r>
      <w:r w:rsidRPr="00A115DC">
        <w:rPr>
          <w:i/>
        </w:rPr>
        <w:t>n</w:t>
      </w:r>
      <w:r w:rsidRPr="00A115DC">
        <w:t xml:space="preserve"> be 0.</w:t>
      </w:r>
    </w:p>
    <w:p w14:paraId="02A1B4BA" w14:textId="77777777" w:rsidR="004C02EF" w:rsidRPr="00A115DC" w:rsidRDefault="004C02EF" w:rsidP="004C02EF">
      <w:pPr>
        <w:pStyle w:val="Alg4"/>
        <w:numPr>
          <w:ilvl w:val="0"/>
          <w:numId w:val="173"/>
        </w:numPr>
      </w:pPr>
      <w:r w:rsidRPr="00A115DC">
        <w:t xml:space="preserve">For each named own property </w:t>
      </w:r>
      <w:r w:rsidRPr="00A115DC">
        <w:rPr>
          <w:i/>
        </w:rPr>
        <w:t xml:space="preserve">P </w:t>
      </w:r>
      <w:r w:rsidRPr="00A115DC">
        <w:t xml:space="preserve">of </w:t>
      </w:r>
      <w:r w:rsidRPr="00A115DC">
        <w:rPr>
          <w:i/>
        </w:rPr>
        <w:t>O</w:t>
      </w:r>
    </w:p>
    <w:p w14:paraId="109F0177" w14:textId="77777777" w:rsidR="004C02EF" w:rsidRPr="00A115DC" w:rsidRDefault="004C02EF" w:rsidP="004C02EF">
      <w:pPr>
        <w:pStyle w:val="Alg4"/>
        <w:numPr>
          <w:ilvl w:val="1"/>
          <w:numId w:val="173"/>
        </w:numPr>
        <w:tabs>
          <w:tab w:val="left" w:pos="1701"/>
        </w:tabs>
      </w:pPr>
      <w:r w:rsidRPr="00A115DC">
        <w:t xml:space="preserve">Let </w:t>
      </w:r>
      <w:r w:rsidRPr="00A115DC">
        <w:rPr>
          <w:i/>
        </w:rPr>
        <w:t xml:space="preserve">name </w:t>
      </w:r>
      <w:r w:rsidRPr="00A115DC">
        <w:t xml:space="preserve">be the </w:t>
      </w:r>
      <w:r>
        <w:t>String</w:t>
      </w:r>
      <w:r w:rsidRPr="00A115DC">
        <w:t xml:space="preserve"> value that is the name of </w:t>
      </w:r>
      <w:r w:rsidRPr="00A115DC">
        <w:rPr>
          <w:i/>
        </w:rPr>
        <w:t>P</w:t>
      </w:r>
      <w:r w:rsidRPr="00A115DC">
        <w:t>.</w:t>
      </w:r>
    </w:p>
    <w:p w14:paraId="3F07E70F" w14:textId="77777777" w:rsidR="004C02EF" w:rsidRPr="00A115DC" w:rsidRDefault="004C02EF" w:rsidP="004C02EF">
      <w:pPr>
        <w:pStyle w:val="Alg4"/>
        <w:numPr>
          <w:ilvl w:val="1"/>
          <w:numId w:val="173"/>
        </w:numPr>
        <w:tabs>
          <w:tab w:val="left" w:pos="1701"/>
        </w:tabs>
      </w:pPr>
      <w:r w:rsidRPr="00A115DC">
        <w:t xml:space="preserve">Call the [[DefineOwnProperty]] internal method of </w:t>
      </w:r>
      <w:r w:rsidRPr="00A115DC">
        <w:rPr>
          <w:i/>
        </w:rPr>
        <w:t>array</w:t>
      </w:r>
      <w:r w:rsidRPr="00A115DC">
        <w:t xml:space="preserve"> with arguments ToString(</w:t>
      </w:r>
      <w:r w:rsidRPr="00A115DC">
        <w:rPr>
          <w:i/>
        </w:rPr>
        <w:t>n</w:t>
      </w:r>
      <w:r w:rsidRPr="00A115DC">
        <w:t xml:space="preserve">), the PropertyDescriptor {[[Value]]: </w:t>
      </w:r>
      <w:r w:rsidRPr="00A115DC">
        <w:rPr>
          <w:i/>
        </w:rPr>
        <w:t>name</w:t>
      </w:r>
      <w:r w:rsidRPr="00A115DC">
        <w:t xml:space="preserve">, [[Writable]]: </w:t>
      </w:r>
      <w:r w:rsidRPr="00A115DC">
        <w:rPr>
          <w:b/>
        </w:rPr>
        <w:t>true</w:t>
      </w:r>
      <w:r w:rsidRPr="00A115DC">
        <w:t xml:space="preserve">, [[Enumerable]]: </w:t>
      </w:r>
      <w:r w:rsidRPr="00A115DC">
        <w:rPr>
          <w:b/>
        </w:rPr>
        <w:t>true</w:t>
      </w:r>
      <w:r w:rsidRPr="00A115DC">
        <w:t xml:space="preserve">, [[Configurable]]: </w:t>
      </w:r>
      <w:r w:rsidRPr="00A115DC">
        <w:rPr>
          <w:b/>
        </w:rPr>
        <w:t>true</w:t>
      </w:r>
      <w:r w:rsidRPr="00A115DC">
        <w:t xml:space="preserve">}, and </w:t>
      </w:r>
      <w:r w:rsidRPr="00A115DC">
        <w:rPr>
          <w:b/>
        </w:rPr>
        <w:t>false</w:t>
      </w:r>
      <w:r w:rsidRPr="00A115DC">
        <w:t>.</w:t>
      </w:r>
    </w:p>
    <w:p w14:paraId="2D37F71A" w14:textId="77777777" w:rsidR="004C02EF" w:rsidRPr="00A115DC" w:rsidRDefault="004C02EF" w:rsidP="004C02EF">
      <w:pPr>
        <w:pStyle w:val="Alg4"/>
        <w:numPr>
          <w:ilvl w:val="1"/>
          <w:numId w:val="173"/>
        </w:numPr>
        <w:tabs>
          <w:tab w:val="left" w:pos="1701"/>
        </w:tabs>
      </w:pPr>
      <w:r w:rsidRPr="00A115DC">
        <w:t xml:space="preserve">Increment </w:t>
      </w:r>
      <w:r w:rsidRPr="00A115DC">
        <w:rPr>
          <w:i/>
        </w:rPr>
        <w:t>n</w:t>
      </w:r>
      <w:r w:rsidRPr="00A115DC">
        <w:t xml:space="preserve"> by 1.</w:t>
      </w:r>
    </w:p>
    <w:p w14:paraId="570F7351" w14:textId="77777777" w:rsidR="004C02EF" w:rsidRPr="00A115DC" w:rsidRDefault="004C02EF" w:rsidP="004C02EF">
      <w:pPr>
        <w:pStyle w:val="Alg4"/>
        <w:numPr>
          <w:ilvl w:val="0"/>
          <w:numId w:val="173"/>
        </w:numPr>
        <w:spacing w:after="120"/>
      </w:pPr>
      <w:r w:rsidRPr="00A115DC">
        <w:t xml:space="preserve">Return </w:t>
      </w:r>
      <w:r w:rsidRPr="00A115DC">
        <w:rPr>
          <w:i/>
        </w:rPr>
        <w:t>array</w:t>
      </w:r>
      <w:r w:rsidRPr="00A115DC">
        <w:t>.</w:t>
      </w:r>
    </w:p>
    <w:p w14:paraId="06C7C039" w14:textId="77777777" w:rsidR="004C02EF" w:rsidRDefault="004C02EF" w:rsidP="004C02EF">
      <w:pPr>
        <w:pStyle w:val="Note"/>
      </w:pPr>
      <w:r w:rsidRPr="000956BB">
        <w:t>NOTE</w:t>
      </w:r>
      <w:r w:rsidRPr="000956BB">
        <w:tab/>
        <w:t xml:space="preserve">If </w:t>
      </w:r>
      <w:r w:rsidRPr="000956BB">
        <w:rPr>
          <w:rFonts w:ascii="Times New Roman" w:hAnsi="Times New Roman"/>
          <w:i/>
        </w:rPr>
        <w:t>O</w:t>
      </w:r>
      <w:r w:rsidRPr="000956BB">
        <w:t xml:space="preserve"> is a String instance, the set of own properties processed in step 4 includes the implicit properties defined in 15.5.5.2 that correspond to character positions within the object’s [[PrimitiveValue]] </w:t>
      </w:r>
      <w:r>
        <w:t>String</w:t>
      </w:r>
      <w:r w:rsidRPr="000956BB">
        <w:t>.</w:t>
      </w:r>
    </w:p>
    <w:p w14:paraId="3825FD5C" w14:textId="77777777" w:rsidR="004C02EF" w:rsidRDefault="004C02EF" w:rsidP="004C02EF">
      <w:pPr>
        <w:pStyle w:val="40"/>
        <w:numPr>
          <w:ilvl w:val="0"/>
          <w:numId w:val="0"/>
        </w:numPr>
      </w:pPr>
      <w:r>
        <w:t>15.2.3.5</w:t>
      </w:r>
      <w:r>
        <w:tab/>
        <w:t>Object.create ( O [, Properties] )</w:t>
      </w:r>
    </w:p>
    <w:p w14:paraId="2475842C" w14:textId="77777777" w:rsidR="004C02EF" w:rsidRDefault="004C02EF" w:rsidP="004C02EF">
      <w:r>
        <w:t xml:space="preserve">The </w:t>
      </w:r>
      <w:r w:rsidRPr="001E7628">
        <w:rPr>
          <w:b/>
        </w:rPr>
        <w:t>create</w:t>
      </w:r>
      <w:r>
        <w:t xml:space="preserve"> function creates a new object with a specified prototype. </w:t>
      </w:r>
      <w:r w:rsidRPr="00CD0CE1">
        <w:t xml:space="preserve">When the </w:t>
      </w:r>
      <w:r w:rsidRPr="001E7628">
        <w:rPr>
          <w:b/>
        </w:rPr>
        <w:t>create</w:t>
      </w:r>
      <w:r>
        <w:t xml:space="preserve"> function </w:t>
      </w:r>
      <w:r w:rsidRPr="00CD0CE1">
        <w:t>is called, the following steps are taken:</w:t>
      </w:r>
    </w:p>
    <w:p w14:paraId="4B5C45FA" w14:textId="77777777" w:rsidR="004C02EF" w:rsidRPr="00A115DC" w:rsidRDefault="004C02EF" w:rsidP="004C02EF">
      <w:pPr>
        <w:pStyle w:val="Alg4"/>
        <w:numPr>
          <w:ilvl w:val="0"/>
          <w:numId w:val="174"/>
        </w:numPr>
      </w:pPr>
      <w:r w:rsidRPr="00A115DC">
        <w:t>If Type(</w:t>
      </w:r>
      <w:r w:rsidRPr="00A115DC">
        <w:rPr>
          <w:i/>
        </w:rPr>
        <w:t>O</w:t>
      </w:r>
      <w:r w:rsidRPr="00A115DC">
        <w:t xml:space="preserve">) is not Object or Null throw a </w:t>
      </w:r>
      <w:r w:rsidRPr="00A115DC">
        <w:rPr>
          <w:b/>
        </w:rPr>
        <w:t xml:space="preserve">TypeError </w:t>
      </w:r>
      <w:r w:rsidRPr="00A115DC">
        <w:t>exception.</w:t>
      </w:r>
    </w:p>
    <w:p w14:paraId="2DF5784A" w14:textId="77777777" w:rsidR="004C02EF" w:rsidRPr="00A115DC" w:rsidRDefault="004C02EF" w:rsidP="004C02EF">
      <w:pPr>
        <w:pStyle w:val="Alg4"/>
        <w:numPr>
          <w:ilvl w:val="0"/>
          <w:numId w:val="174"/>
        </w:numPr>
      </w:pPr>
      <w:r w:rsidRPr="00A115DC">
        <w:t xml:space="preserve">Let </w:t>
      </w:r>
      <w:r w:rsidRPr="00A115DC">
        <w:rPr>
          <w:i/>
        </w:rPr>
        <w:t xml:space="preserve">obj </w:t>
      </w:r>
      <w:r w:rsidRPr="00A115DC">
        <w:t>be the result of creating a new object as if by the expression new Object() where Object is the standard built-in constructor with that name</w:t>
      </w:r>
    </w:p>
    <w:p w14:paraId="3D147B03" w14:textId="77777777" w:rsidR="004C02EF" w:rsidRPr="00A115DC" w:rsidRDefault="004C02EF" w:rsidP="004C02EF">
      <w:pPr>
        <w:pStyle w:val="Alg4"/>
        <w:numPr>
          <w:ilvl w:val="0"/>
          <w:numId w:val="174"/>
        </w:numPr>
      </w:pPr>
      <w:r w:rsidRPr="00A115DC">
        <w:t xml:space="preserve">Set the [[Prototype]] internal property of </w:t>
      </w:r>
      <w:r w:rsidRPr="00A115DC">
        <w:rPr>
          <w:i/>
        </w:rPr>
        <w:t xml:space="preserve">obj </w:t>
      </w:r>
      <w:r w:rsidRPr="00A115DC">
        <w:t xml:space="preserve">to </w:t>
      </w:r>
      <w:r w:rsidRPr="00A115DC">
        <w:rPr>
          <w:i/>
        </w:rPr>
        <w:t>O</w:t>
      </w:r>
      <w:r w:rsidRPr="00A115DC">
        <w:t>.</w:t>
      </w:r>
    </w:p>
    <w:p w14:paraId="55BFEA8B" w14:textId="77777777" w:rsidR="004C02EF" w:rsidRPr="00A115DC" w:rsidRDefault="004C02EF" w:rsidP="004C02EF">
      <w:pPr>
        <w:pStyle w:val="Alg4"/>
        <w:numPr>
          <w:ilvl w:val="0"/>
          <w:numId w:val="174"/>
        </w:numPr>
      </w:pPr>
      <w:r w:rsidRPr="00A115DC">
        <w:t xml:space="preserve">If the argument </w:t>
      </w:r>
      <w:r w:rsidRPr="00A115DC">
        <w:rPr>
          <w:i/>
        </w:rPr>
        <w:t>Properties</w:t>
      </w:r>
      <w:r w:rsidRPr="00A115DC">
        <w:t xml:space="preserve"> is present and not </w:t>
      </w:r>
      <w:r w:rsidRPr="00A115DC">
        <w:rPr>
          <w:b/>
        </w:rPr>
        <w:t>undefined</w:t>
      </w:r>
      <w:r w:rsidRPr="00A115DC">
        <w:t xml:space="preserve">, add own properties to </w:t>
      </w:r>
      <w:r w:rsidRPr="00A115DC">
        <w:rPr>
          <w:i/>
        </w:rPr>
        <w:t xml:space="preserve">obj </w:t>
      </w:r>
      <w:r w:rsidRPr="00A115DC">
        <w:t xml:space="preserve">as if by calling the standard built-in function </w:t>
      </w:r>
      <w:r w:rsidRPr="0050593D">
        <w:rPr>
          <w:rFonts w:ascii="Courier New" w:hAnsi="Courier New" w:cs="Courier New"/>
          <w:b/>
        </w:rPr>
        <w:t xml:space="preserve">Object.defineProperties </w:t>
      </w:r>
      <w:r w:rsidRPr="00A115DC">
        <w:t xml:space="preserve">with arguments </w:t>
      </w:r>
      <w:r w:rsidRPr="00A115DC">
        <w:rPr>
          <w:i/>
        </w:rPr>
        <w:t xml:space="preserve">obj </w:t>
      </w:r>
      <w:r w:rsidRPr="00A115DC">
        <w:t xml:space="preserve">and </w:t>
      </w:r>
      <w:r w:rsidRPr="00A115DC">
        <w:rPr>
          <w:i/>
        </w:rPr>
        <w:t>Properties</w:t>
      </w:r>
      <w:r w:rsidRPr="00A115DC">
        <w:t>.</w:t>
      </w:r>
    </w:p>
    <w:p w14:paraId="3E95C923" w14:textId="77777777" w:rsidR="004C02EF" w:rsidRPr="00A115DC" w:rsidRDefault="004C02EF" w:rsidP="004C02EF">
      <w:pPr>
        <w:pStyle w:val="Alg4"/>
        <w:numPr>
          <w:ilvl w:val="0"/>
          <w:numId w:val="174"/>
        </w:numPr>
        <w:spacing w:after="120"/>
      </w:pPr>
      <w:r w:rsidRPr="00A115DC">
        <w:t xml:space="preserve">Return </w:t>
      </w:r>
      <w:r w:rsidRPr="00A115DC">
        <w:rPr>
          <w:i/>
        </w:rPr>
        <w:t>obj</w:t>
      </w:r>
      <w:r w:rsidRPr="00A115DC">
        <w:t>.</w:t>
      </w:r>
    </w:p>
    <w:p w14:paraId="13521A1C" w14:textId="77777777" w:rsidR="004C02EF" w:rsidRDefault="004C02EF" w:rsidP="004C02EF">
      <w:pPr>
        <w:pStyle w:val="40"/>
        <w:numPr>
          <w:ilvl w:val="0"/>
          <w:numId w:val="0"/>
        </w:numPr>
      </w:pPr>
      <w:r>
        <w:t>15.2.3.6</w:t>
      </w:r>
      <w:r>
        <w:tab/>
        <w:t>Object.defineProperty ( O, P, Attributes )</w:t>
      </w:r>
    </w:p>
    <w:p w14:paraId="4FC06835" w14:textId="77777777" w:rsidR="004C02EF" w:rsidRPr="00485B3C" w:rsidRDefault="004C02EF" w:rsidP="004C02EF">
      <w:r>
        <w:t xml:space="preserve">The </w:t>
      </w:r>
      <w:r w:rsidRPr="001E7628">
        <w:rPr>
          <w:b/>
        </w:rPr>
        <w:t>defineProperty</w:t>
      </w:r>
      <w:r>
        <w:t xml:space="preserve"> function is used to add an own property and/or update the attributes of an existing own property of an object. </w:t>
      </w:r>
      <w:r w:rsidRPr="00CD0CE1">
        <w:t xml:space="preserve">When the </w:t>
      </w:r>
      <w:r w:rsidRPr="001E7628">
        <w:rPr>
          <w:b/>
        </w:rPr>
        <w:t>defineProperty</w:t>
      </w:r>
      <w:r w:rsidRPr="00CD0CE1">
        <w:t xml:space="preserve"> </w:t>
      </w:r>
      <w:r>
        <w:t xml:space="preserve">function </w:t>
      </w:r>
      <w:r w:rsidRPr="00CD0CE1">
        <w:t>is called, the following steps are taken:</w:t>
      </w:r>
    </w:p>
    <w:p w14:paraId="236A9066" w14:textId="77777777" w:rsidR="004C02EF" w:rsidRPr="00A115DC" w:rsidRDefault="004C02EF" w:rsidP="004C02EF">
      <w:pPr>
        <w:pStyle w:val="Alg4"/>
        <w:numPr>
          <w:ilvl w:val="0"/>
          <w:numId w:val="175"/>
        </w:numPr>
      </w:pPr>
      <w:r w:rsidRPr="00A115DC">
        <w:t>If Type(</w:t>
      </w:r>
      <w:r w:rsidRPr="00A115DC">
        <w:rPr>
          <w:i/>
        </w:rPr>
        <w:t>O</w:t>
      </w:r>
      <w:r w:rsidRPr="00A115DC">
        <w:t xml:space="preserve">) is not Object throw a </w:t>
      </w:r>
      <w:r w:rsidRPr="00A115DC">
        <w:rPr>
          <w:b/>
        </w:rPr>
        <w:t xml:space="preserve">TypeError </w:t>
      </w:r>
      <w:r w:rsidRPr="00A115DC">
        <w:t>exception.</w:t>
      </w:r>
    </w:p>
    <w:p w14:paraId="4A32560C" w14:textId="77777777" w:rsidR="004C02EF" w:rsidRPr="00A115DC" w:rsidRDefault="004C02EF" w:rsidP="004C02EF">
      <w:pPr>
        <w:pStyle w:val="Alg4"/>
        <w:numPr>
          <w:ilvl w:val="0"/>
          <w:numId w:val="175"/>
        </w:numPr>
      </w:pPr>
      <w:r w:rsidRPr="00A115DC">
        <w:t xml:space="preserve">Let </w:t>
      </w:r>
      <w:r w:rsidRPr="00A115DC">
        <w:rPr>
          <w:i/>
        </w:rPr>
        <w:t xml:space="preserve">name </w:t>
      </w:r>
      <w:r w:rsidRPr="00A115DC">
        <w:t>be ToString(</w:t>
      </w:r>
      <w:r w:rsidRPr="00A115DC">
        <w:rPr>
          <w:i/>
        </w:rPr>
        <w:t>P</w:t>
      </w:r>
      <w:r w:rsidRPr="00A115DC">
        <w:t>).</w:t>
      </w:r>
    </w:p>
    <w:p w14:paraId="081BDEA8" w14:textId="77777777" w:rsidR="004C02EF" w:rsidRPr="00A115DC" w:rsidRDefault="004C02EF" w:rsidP="004C02EF">
      <w:pPr>
        <w:pStyle w:val="Alg4"/>
        <w:numPr>
          <w:ilvl w:val="0"/>
          <w:numId w:val="175"/>
        </w:numPr>
      </w:pPr>
      <w:r w:rsidRPr="00A115DC">
        <w:t xml:space="preserve">Let </w:t>
      </w:r>
      <w:r w:rsidRPr="00A115DC">
        <w:rPr>
          <w:i/>
        </w:rPr>
        <w:t xml:space="preserve">desc </w:t>
      </w:r>
      <w:r w:rsidRPr="00A115DC">
        <w:t xml:space="preserve">be the result </w:t>
      </w:r>
      <w:r>
        <w:t>of calling ToPropertyDescriptor</w:t>
      </w:r>
      <w:r w:rsidRPr="00A115DC">
        <w:t xml:space="preserve"> with </w:t>
      </w:r>
      <w:r w:rsidRPr="00A115DC">
        <w:rPr>
          <w:i/>
        </w:rPr>
        <w:t>Attributes</w:t>
      </w:r>
      <w:r w:rsidRPr="00A115DC">
        <w:t xml:space="preserve"> as the argument.</w:t>
      </w:r>
    </w:p>
    <w:p w14:paraId="303993C5" w14:textId="77777777" w:rsidR="004C02EF" w:rsidRPr="00A115DC" w:rsidRDefault="004C02EF" w:rsidP="004C02EF">
      <w:pPr>
        <w:pStyle w:val="Alg4"/>
        <w:numPr>
          <w:ilvl w:val="0"/>
          <w:numId w:val="175"/>
        </w:numPr>
      </w:pPr>
      <w:r w:rsidRPr="00A115DC">
        <w:t xml:space="preserve">Call the [[DefineOwnProperty]] internal method of </w:t>
      </w:r>
      <w:r w:rsidRPr="00A115DC">
        <w:rPr>
          <w:i/>
        </w:rPr>
        <w:t xml:space="preserve">O </w:t>
      </w:r>
      <w:r w:rsidRPr="00A115DC">
        <w:t xml:space="preserve">with arguments </w:t>
      </w:r>
      <w:r w:rsidRPr="00A115DC">
        <w:rPr>
          <w:i/>
        </w:rPr>
        <w:t>name</w:t>
      </w:r>
      <w:r w:rsidRPr="00A115DC">
        <w:t xml:space="preserve">, </w:t>
      </w:r>
      <w:r w:rsidRPr="00A115DC">
        <w:rPr>
          <w:i/>
        </w:rPr>
        <w:t>desc</w:t>
      </w:r>
      <w:r w:rsidRPr="00A115DC">
        <w:t xml:space="preserve">, and </w:t>
      </w:r>
      <w:r w:rsidRPr="00A115DC">
        <w:rPr>
          <w:b/>
        </w:rPr>
        <w:t>true</w:t>
      </w:r>
      <w:r w:rsidRPr="00A115DC">
        <w:t>.</w:t>
      </w:r>
    </w:p>
    <w:p w14:paraId="2BE6C402" w14:textId="77777777" w:rsidR="004C02EF" w:rsidRPr="00A115DC" w:rsidRDefault="004C02EF" w:rsidP="004C02EF">
      <w:pPr>
        <w:pStyle w:val="Alg4"/>
        <w:numPr>
          <w:ilvl w:val="0"/>
          <w:numId w:val="175"/>
        </w:numPr>
        <w:spacing w:after="120"/>
      </w:pPr>
      <w:r w:rsidRPr="00A115DC">
        <w:t xml:space="preserve">Return </w:t>
      </w:r>
      <w:r w:rsidRPr="00A115DC">
        <w:rPr>
          <w:i/>
        </w:rPr>
        <w:t>O</w:t>
      </w:r>
      <w:r w:rsidRPr="00A115DC">
        <w:t>.</w:t>
      </w:r>
    </w:p>
    <w:p w14:paraId="4EFA5997" w14:textId="77777777" w:rsidR="004C02EF" w:rsidRDefault="004C02EF" w:rsidP="004C02EF">
      <w:pPr>
        <w:pStyle w:val="40"/>
        <w:numPr>
          <w:ilvl w:val="0"/>
          <w:numId w:val="0"/>
        </w:numPr>
      </w:pPr>
      <w:r>
        <w:t>15.2.3.7</w:t>
      </w:r>
      <w:r>
        <w:tab/>
        <w:t>Object.defineProperties ( O, Properties )</w:t>
      </w:r>
    </w:p>
    <w:p w14:paraId="754BE007" w14:textId="77777777" w:rsidR="004C02EF" w:rsidRPr="00485B3C" w:rsidRDefault="004C02EF" w:rsidP="004C02EF">
      <w:r>
        <w:t xml:space="preserve">The </w:t>
      </w:r>
      <w:r w:rsidRPr="001E7628">
        <w:rPr>
          <w:b/>
        </w:rPr>
        <w:t>defineProperties</w:t>
      </w:r>
      <w:r>
        <w:t xml:space="preserve"> function is used to add own properties and/or update the attributes of existing own properties of an object. </w:t>
      </w:r>
      <w:r w:rsidRPr="00CD0CE1">
        <w:t xml:space="preserve">When the </w:t>
      </w:r>
      <w:r w:rsidRPr="001E7628">
        <w:rPr>
          <w:b/>
        </w:rPr>
        <w:t>defineProperties</w:t>
      </w:r>
      <w:r w:rsidRPr="00CD0CE1">
        <w:t xml:space="preserve"> </w:t>
      </w:r>
      <w:r>
        <w:t xml:space="preserve">function </w:t>
      </w:r>
      <w:r w:rsidRPr="00CD0CE1">
        <w:t>is called, the following steps are taken:</w:t>
      </w:r>
    </w:p>
    <w:p w14:paraId="7ADE5524" w14:textId="77777777" w:rsidR="004C02EF" w:rsidRPr="00A115DC" w:rsidRDefault="004C02EF" w:rsidP="004C02EF">
      <w:pPr>
        <w:pStyle w:val="Alg4"/>
        <w:numPr>
          <w:ilvl w:val="0"/>
          <w:numId w:val="176"/>
        </w:numPr>
      </w:pPr>
      <w:r w:rsidRPr="00A115DC">
        <w:t>If Type(</w:t>
      </w:r>
      <w:r w:rsidRPr="00A115DC">
        <w:rPr>
          <w:i/>
        </w:rPr>
        <w:t>O</w:t>
      </w:r>
      <w:r w:rsidRPr="00A115DC">
        <w:t xml:space="preserve">) is not Object throw a </w:t>
      </w:r>
      <w:r w:rsidRPr="00A115DC">
        <w:rPr>
          <w:b/>
        </w:rPr>
        <w:t>TypeError</w:t>
      </w:r>
      <w:r w:rsidRPr="00A115DC">
        <w:t xml:space="preserve"> exception.</w:t>
      </w:r>
    </w:p>
    <w:p w14:paraId="3E7535CC" w14:textId="77777777" w:rsidR="004C02EF" w:rsidRPr="00A115DC" w:rsidRDefault="004C02EF" w:rsidP="004C02EF">
      <w:pPr>
        <w:pStyle w:val="Alg4"/>
        <w:numPr>
          <w:ilvl w:val="0"/>
          <w:numId w:val="176"/>
        </w:numPr>
      </w:pPr>
      <w:r w:rsidRPr="00A115DC">
        <w:t xml:space="preserve">Let </w:t>
      </w:r>
      <w:r w:rsidRPr="00A115DC">
        <w:rPr>
          <w:i/>
        </w:rPr>
        <w:t>props</w:t>
      </w:r>
      <w:r w:rsidRPr="00A115DC">
        <w:t xml:space="preserve"> be ToObject(</w:t>
      </w:r>
      <w:r w:rsidRPr="00A115DC">
        <w:rPr>
          <w:i/>
        </w:rPr>
        <w:t>Properties</w:t>
      </w:r>
      <w:r w:rsidRPr="00A115DC">
        <w:t>).</w:t>
      </w:r>
    </w:p>
    <w:p w14:paraId="319DA65B" w14:textId="77777777" w:rsidR="004C02EF" w:rsidRPr="00A115DC" w:rsidRDefault="004C02EF" w:rsidP="004C02EF">
      <w:pPr>
        <w:pStyle w:val="Alg4"/>
        <w:numPr>
          <w:ilvl w:val="0"/>
          <w:numId w:val="176"/>
        </w:numPr>
      </w:pPr>
      <w:r>
        <w:t xml:space="preserve">Let </w:t>
      </w:r>
      <w:r w:rsidRPr="00A77D36">
        <w:rPr>
          <w:i/>
        </w:rPr>
        <w:t>names</w:t>
      </w:r>
      <w:r>
        <w:t xml:space="preserve"> be an internal list containing the names of each enumerable own property of </w:t>
      </w:r>
      <w:r w:rsidRPr="00A77D36">
        <w:rPr>
          <w:i/>
        </w:rPr>
        <w:t>props</w:t>
      </w:r>
      <w:r>
        <w:rPr>
          <w:i/>
          <w:u w:val="single"/>
        </w:rPr>
        <w:t>.</w:t>
      </w:r>
    </w:p>
    <w:p w14:paraId="0803C355" w14:textId="77777777" w:rsidR="004C02EF" w:rsidRDefault="004C02EF" w:rsidP="004C02EF">
      <w:pPr>
        <w:pStyle w:val="Alg4"/>
        <w:numPr>
          <w:ilvl w:val="0"/>
          <w:numId w:val="176"/>
        </w:numPr>
      </w:pPr>
      <w:r>
        <w:t xml:space="preserve">Let </w:t>
      </w:r>
      <w:r w:rsidRPr="00F7572A">
        <w:rPr>
          <w:i/>
        </w:rPr>
        <w:t>descriptors</w:t>
      </w:r>
      <w:r>
        <w:t xml:space="preserve"> be an empty internal List.</w:t>
      </w:r>
    </w:p>
    <w:p w14:paraId="1369584B" w14:textId="77777777" w:rsidR="004C02EF" w:rsidRPr="00A115DC" w:rsidRDefault="004C02EF" w:rsidP="004C02EF">
      <w:pPr>
        <w:pStyle w:val="Alg4"/>
        <w:numPr>
          <w:ilvl w:val="0"/>
          <w:numId w:val="176"/>
        </w:numPr>
      </w:pPr>
      <w:r w:rsidRPr="005423C6">
        <w:t xml:space="preserve">For each </w:t>
      </w:r>
      <w:r>
        <w:t>element</w:t>
      </w:r>
      <w:r w:rsidRPr="005423C6">
        <w:t xml:space="preserve"> </w:t>
      </w:r>
      <w:r w:rsidRPr="00AA0A0D">
        <w:rPr>
          <w:i/>
        </w:rPr>
        <w:t>P</w:t>
      </w:r>
      <w:r w:rsidRPr="005423C6">
        <w:t xml:space="preserve"> of </w:t>
      </w:r>
      <w:r w:rsidRPr="00C23EC7">
        <w:rPr>
          <w:i/>
        </w:rPr>
        <w:t>names</w:t>
      </w:r>
      <w:r w:rsidRPr="00A77D36">
        <w:t xml:space="preserve"> in list order</w:t>
      </w:r>
      <w:r w:rsidRPr="005423C6">
        <w:t>,</w:t>
      </w:r>
    </w:p>
    <w:p w14:paraId="4B6CE281" w14:textId="77777777" w:rsidR="004C02EF" w:rsidRPr="00A115DC" w:rsidRDefault="004C02EF" w:rsidP="004C02EF">
      <w:pPr>
        <w:pStyle w:val="Alg4"/>
        <w:numPr>
          <w:ilvl w:val="1"/>
          <w:numId w:val="176"/>
        </w:numPr>
      </w:pPr>
      <w:r w:rsidRPr="00A115DC">
        <w:t xml:space="preserve">Let </w:t>
      </w:r>
      <w:r w:rsidRPr="00A115DC">
        <w:rPr>
          <w:i/>
        </w:rPr>
        <w:t>descObj</w:t>
      </w:r>
      <w:r w:rsidRPr="00A115DC">
        <w:t xml:space="preserve"> be the result of calling the [[Get]] internal method of </w:t>
      </w:r>
      <w:r w:rsidRPr="00A115DC">
        <w:rPr>
          <w:i/>
        </w:rPr>
        <w:t>props</w:t>
      </w:r>
      <w:r w:rsidRPr="00A115DC">
        <w:t xml:space="preserve"> with </w:t>
      </w:r>
      <w:r w:rsidRPr="00A115DC">
        <w:rPr>
          <w:i/>
        </w:rPr>
        <w:t>P</w:t>
      </w:r>
      <w:r w:rsidRPr="00A115DC">
        <w:t xml:space="preserve"> as the argument.</w:t>
      </w:r>
    </w:p>
    <w:p w14:paraId="2B3A3D9D" w14:textId="77777777" w:rsidR="004C02EF" w:rsidRPr="00A115DC" w:rsidRDefault="004C02EF" w:rsidP="004C02EF">
      <w:pPr>
        <w:pStyle w:val="Alg4"/>
        <w:numPr>
          <w:ilvl w:val="1"/>
          <w:numId w:val="176"/>
        </w:numPr>
      </w:pPr>
      <w:r w:rsidRPr="00A115DC">
        <w:t xml:space="preserve">Let </w:t>
      </w:r>
      <w:r w:rsidRPr="00A115DC">
        <w:rPr>
          <w:i/>
        </w:rPr>
        <w:t>desc</w:t>
      </w:r>
      <w:r w:rsidRPr="00A115DC">
        <w:t xml:space="preserve"> be the result of calling ToPropertyDescriptor with </w:t>
      </w:r>
      <w:r w:rsidRPr="00A115DC">
        <w:rPr>
          <w:i/>
        </w:rPr>
        <w:t>descObj</w:t>
      </w:r>
      <w:r w:rsidRPr="00A115DC">
        <w:t xml:space="preserve"> as the argument.</w:t>
      </w:r>
    </w:p>
    <w:p w14:paraId="745A8633" w14:textId="77777777" w:rsidR="004C02EF" w:rsidRPr="00FE4CB7" w:rsidRDefault="004C02EF" w:rsidP="004C02EF">
      <w:pPr>
        <w:pStyle w:val="Alg4"/>
        <w:numPr>
          <w:ilvl w:val="1"/>
          <w:numId w:val="176"/>
        </w:numPr>
      </w:pPr>
      <w:r>
        <w:t xml:space="preserve">Append </w:t>
      </w:r>
      <w:r w:rsidRPr="00D75B29">
        <w:t xml:space="preserve">the pair (a two element List) consisting of </w:t>
      </w:r>
      <w:r w:rsidRPr="00D75B29">
        <w:rPr>
          <w:i/>
        </w:rPr>
        <w:t>P</w:t>
      </w:r>
      <w:r w:rsidRPr="00D75B29">
        <w:t xml:space="preserve"> and</w:t>
      </w:r>
      <w:r>
        <w:t xml:space="preserve"> </w:t>
      </w:r>
      <w:r w:rsidRPr="00FE4CB7">
        <w:rPr>
          <w:i/>
        </w:rPr>
        <w:t>desc</w:t>
      </w:r>
      <w:r>
        <w:t xml:space="preserve"> to the end of </w:t>
      </w:r>
      <w:r w:rsidRPr="00FE4CB7">
        <w:rPr>
          <w:i/>
        </w:rPr>
        <w:t>descriptors</w:t>
      </w:r>
      <w:r>
        <w:t>.</w:t>
      </w:r>
    </w:p>
    <w:p w14:paraId="4FDB4E62" w14:textId="77777777" w:rsidR="004C02EF" w:rsidRDefault="004C02EF" w:rsidP="004C02EF">
      <w:pPr>
        <w:pStyle w:val="Alg4"/>
        <w:numPr>
          <w:ilvl w:val="0"/>
          <w:numId w:val="176"/>
        </w:numPr>
      </w:pPr>
      <w:r>
        <w:t xml:space="preserve">For  each </w:t>
      </w:r>
      <w:r w:rsidRPr="00C2441D">
        <w:rPr>
          <w:i/>
        </w:rPr>
        <w:t>pair</w:t>
      </w:r>
      <w:r>
        <w:t xml:space="preserve"> from </w:t>
      </w:r>
      <w:r w:rsidRPr="00FE4CB7">
        <w:rPr>
          <w:i/>
        </w:rPr>
        <w:t>descriptors</w:t>
      </w:r>
      <w:r>
        <w:t xml:space="preserve"> in list order,</w:t>
      </w:r>
    </w:p>
    <w:p w14:paraId="2B5AE92F" w14:textId="77777777" w:rsidR="004C02EF" w:rsidRDefault="004C02EF" w:rsidP="004C02EF">
      <w:pPr>
        <w:pStyle w:val="Alg4"/>
        <w:numPr>
          <w:ilvl w:val="1"/>
          <w:numId w:val="176"/>
        </w:numPr>
      </w:pPr>
      <w:r w:rsidRPr="00D75B29">
        <w:t xml:space="preserve">Let </w:t>
      </w:r>
      <w:r w:rsidRPr="00D75B29">
        <w:rPr>
          <w:i/>
        </w:rPr>
        <w:t>P</w:t>
      </w:r>
      <w:r w:rsidRPr="00D75B29">
        <w:t xml:space="preserve"> be the first element of </w:t>
      </w:r>
      <w:r w:rsidRPr="00D75B29">
        <w:rPr>
          <w:i/>
        </w:rPr>
        <w:t>pair</w:t>
      </w:r>
      <w:r w:rsidRPr="00D75B29">
        <w:t>.</w:t>
      </w:r>
    </w:p>
    <w:p w14:paraId="59B072E9" w14:textId="77777777" w:rsidR="004C02EF" w:rsidRDefault="004C02EF" w:rsidP="004C02EF">
      <w:pPr>
        <w:pStyle w:val="Alg4"/>
        <w:numPr>
          <w:ilvl w:val="1"/>
          <w:numId w:val="176"/>
        </w:numPr>
      </w:pPr>
      <w:r w:rsidRPr="00D75B29">
        <w:t xml:space="preserve">Let </w:t>
      </w:r>
      <w:r w:rsidRPr="00D75B29">
        <w:rPr>
          <w:i/>
        </w:rPr>
        <w:t>desc</w:t>
      </w:r>
      <w:r w:rsidRPr="00D75B29">
        <w:t xml:space="preserve"> be the second element of </w:t>
      </w:r>
      <w:r w:rsidRPr="00D75B29">
        <w:rPr>
          <w:i/>
        </w:rPr>
        <w:t>pair</w:t>
      </w:r>
      <w:r w:rsidRPr="00D75B29">
        <w:t>.</w:t>
      </w:r>
    </w:p>
    <w:p w14:paraId="61352F62" w14:textId="77777777" w:rsidR="004C02EF" w:rsidRPr="00A115DC" w:rsidRDefault="004C02EF" w:rsidP="004C02EF">
      <w:pPr>
        <w:pStyle w:val="Alg4"/>
        <w:numPr>
          <w:ilvl w:val="1"/>
          <w:numId w:val="176"/>
        </w:numPr>
      </w:pPr>
      <w:r w:rsidRPr="00A115DC">
        <w:t xml:space="preserve">Call the [[DefineOwnProperty]] internal method of </w:t>
      </w:r>
      <w:r w:rsidRPr="00A115DC">
        <w:rPr>
          <w:i/>
        </w:rPr>
        <w:t>O</w:t>
      </w:r>
      <w:r w:rsidRPr="00A115DC">
        <w:t xml:space="preserve"> with arguments </w:t>
      </w:r>
      <w:r w:rsidRPr="00A115DC">
        <w:rPr>
          <w:i/>
        </w:rPr>
        <w:t>P</w:t>
      </w:r>
      <w:r w:rsidRPr="00A115DC">
        <w:t xml:space="preserve">, </w:t>
      </w:r>
      <w:r w:rsidRPr="00A115DC">
        <w:rPr>
          <w:i/>
        </w:rPr>
        <w:t>desc</w:t>
      </w:r>
      <w:r w:rsidRPr="00A115DC">
        <w:t xml:space="preserve">, and </w:t>
      </w:r>
      <w:r w:rsidRPr="00A115DC">
        <w:rPr>
          <w:b/>
        </w:rPr>
        <w:t>true</w:t>
      </w:r>
      <w:r w:rsidRPr="00A115DC">
        <w:t>.</w:t>
      </w:r>
    </w:p>
    <w:p w14:paraId="50679B2B" w14:textId="77777777" w:rsidR="004C02EF" w:rsidRPr="00A115DC" w:rsidRDefault="004C02EF" w:rsidP="004C02EF">
      <w:pPr>
        <w:pStyle w:val="Alg4"/>
        <w:numPr>
          <w:ilvl w:val="0"/>
          <w:numId w:val="176"/>
        </w:numPr>
        <w:spacing w:after="120"/>
      </w:pPr>
      <w:r>
        <w:t>Ret</w:t>
      </w:r>
      <w:r w:rsidRPr="00A115DC">
        <w:t xml:space="preserve">urn </w:t>
      </w:r>
      <w:r w:rsidRPr="00A115DC">
        <w:rPr>
          <w:i/>
        </w:rPr>
        <w:t>O</w:t>
      </w:r>
      <w:r w:rsidRPr="00A115DC">
        <w:t>.</w:t>
      </w:r>
    </w:p>
    <w:p w14:paraId="31B88EEC" w14:textId="77777777" w:rsidR="004C02EF" w:rsidRDefault="004C02EF" w:rsidP="004C02EF">
      <w:r w:rsidRPr="000808CE">
        <w:t xml:space="preserve">If an implementation defines a specific order of enumeration for the for-in statement, </w:t>
      </w:r>
      <w:r>
        <w:t>that same enumeration order must be used to order the list elements in step 3 of this algorithm</w:t>
      </w:r>
      <w:r w:rsidRPr="000808CE">
        <w:t>.</w:t>
      </w:r>
    </w:p>
    <w:p w14:paraId="104FC675" w14:textId="77777777" w:rsidR="004C02EF" w:rsidRDefault="004C02EF" w:rsidP="004C02EF">
      <w:pPr>
        <w:pStyle w:val="40"/>
        <w:numPr>
          <w:ilvl w:val="0"/>
          <w:numId w:val="0"/>
        </w:numPr>
      </w:pPr>
      <w:r>
        <w:t>15.2.3.8</w:t>
      </w:r>
      <w:r>
        <w:tab/>
        <w:t>Object.seal ( O )</w:t>
      </w:r>
    </w:p>
    <w:p w14:paraId="5F7D3E5C" w14:textId="77777777" w:rsidR="004C02EF" w:rsidRPr="00CD0CE1" w:rsidRDefault="004C02EF" w:rsidP="004C02EF">
      <w:r w:rsidRPr="00CD0CE1">
        <w:t xml:space="preserve">When the </w:t>
      </w:r>
      <w:r w:rsidRPr="001E7628">
        <w:rPr>
          <w:b/>
        </w:rPr>
        <w:t>seal</w:t>
      </w:r>
      <w:r w:rsidRPr="00CD0CE1">
        <w:t xml:space="preserve"> function is called, the following steps are taken:</w:t>
      </w:r>
    </w:p>
    <w:p w14:paraId="62CE30AD" w14:textId="77777777" w:rsidR="004C02EF" w:rsidRPr="00A115DC" w:rsidRDefault="004C02EF" w:rsidP="004C02EF">
      <w:pPr>
        <w:pStyle w:val="Alg4"/>
        <w:numPr>
          <w:ilvl w:val="0"/>
          <w:numId w:val="177"/>
        </w:numPr>
      </w:pPr>
      <w:r w:rsidRPr="00A115DC">
        <w:t>If Type(</w:t>
      </w:r>
      <w:r w:rsidRPr="00A115DC">
        <w:rPr>
          <w:i/>
        </w:rPr>
        <w:t>O</w:t>
      </w:r>
      <w:r w:rsidRPr="00A115DC">
        <w:t xml:space="preserve">) is not Object throw a </w:t>
      </w:r>
      <w:r w:rsidRPr="00A115DC">
        <w:rPr>
          <w:b/>
        </w:rPr>
        <w:t xml:space="preserve">TypeError </w:t>
      </w:r>
      <w:r w:rsidRPr="00A115DC">
        <w:t>exception.</w:t>
      </w:r>
    </w:p>
    <w:p w14:paraId="1B2E5436" w14:textId="77777777" w:rsidR="004C02EF" w:rsidRPr="00A115DC" w:rsidRDefault="004C02EF" w:rsidP="004C02EF">
      <w:pPr>
        <w:pStyle w:val="Alg4"/>
        <w:numPr>
          <w:ilvl w:val="0"/>
          <w:numId w:val="177"/>
        </w:numPr>
      </w:pPr>
      <w:r w:rsidRPr="00A115DC">
        <w:t xml:space="preserve">For each named own property name </w:t>
      </w:r>
      <w:r w:rsidRPr="00A115DC">
        <w:rPr>
          <w:i/>
        </w:rPr>
        <w:t>P</w:t>
      </w:r>
      <w:r w:rsidRPr="00A115DC">
        <w:t xml:space="preserve"> of </w:t>
      </w:r>
      <w:r w:rsidRPr="00A115DC">
        <w:rPr>
          <w:i/>
        </w:rPr>
        <w:t>O</w:t>
      </w:r>
      <w:r w:rsidRPr="00A115DC">
        <w:t>,</w:t>
      </w:r>
    </w:p>
    <w:p w14:paraId="5B615CA7" w14:textId="77777777" w:rsidR="004C02EF" w:rsidRPr="00A115DC" w:rsidRDefault="004C02EF" w:rsidP="004C02EF">
      <w:pPr>
        <w:pStyle w:val="Alg4"/>
        <w:numPr>
          <w:ilvl w:val="1"/>
          <w:numId w:val="177"/>
        </w:numPr>
      </w:pPr>
      <w:r w:rsidRPr="00A115DC">
        <w:t xml:space="preserve">Let </w:t>
      </w:r>
      <w:r w:rsidRPr="00A115DC">
        <w:rPr>
          <w:i/>
        </w:rPr>
        <w:t xml:space="preserve">desc </w:t>
      </w:r>
      <w:r w:rsidRPr="00A115DC">
        <w:t xml:space="preserve">be the result of calling the [[GetOwnProperty]] internal method of </w:t>
      </w:r>
      <w:r w:rsidRPr="00A115DC">
        <w:rPr>
          <w:i/>
        </w:rPr>
        <w:t xml:space="preserve">O </w:t>
      </w:r>
      <w:r w:rsidRPr="00A115DC">
        <w:t xml:space="preserve">with </w:t>
      </w:r>
      <w:r w:rsidRPr="00A115DC">
        <w:rPr>
          <w:i/>
        </w:rPr>
        <w:t>P</w:t>
      </w:r>
      <w:r w:rsidRPr="00A115DC">
        <w:t>.</w:t>
      </w:r>
    </w:p>
    <w:p w14:paraId="412C65FC" w14:textId="77777777" w:rsidR="004C02EF" w:rsidRPr="00A115DC" w:rsidRDefault="004C02EF" w:rsidP="004C02EF">
      <w:pPr>
        <w:pStyle w:val="Alg4"/>
        <w:numPr>
          <w:ilvl w:val="1"/>
          <w:numId w:val="177"/>
        </w:numPr>
      </w:pPr>
      <w:r w:rsidRPr="00A115DC">
        <w:t xml:space="preserve">If </w:t>
      </w:r>
      <w:r w:rsidRPr="00A115DC">
        <w:rPr>
          <w:i/>
        </w:rPr>
        <w:t>desc</w:t>
      </w:r>
      <w:r w:rsidRPr="00A115DC">
        <w:t xml:space="preserve">.[[Configurable]] is </w:t>
      </w:r>
      <w:r w:rsidRPr="00A115DC">
        <w:rPr>
          <w:b/>
        </w:rPr>
        <w:t>true</w:t>
      </w:r>
      <w:r w:rsidRPr="00A115DC">
        <w:t xml:space="preserve">, set </w:t>
      </w:r>
      <w:r w:rsidRPr="00A115DC">
        <w:rPr>
          <w:i/>
        </w:rPr>
        <w:t>desc</w:t>
      </w:r>
      <w:r w:rsidRPr="00A115DC">
        <w:t xml:space="preserve">.[[Configurable]] to </w:t>
      </w:r>
      <w:r w:rsidRPr="00A115DC">
        <w:rPr>
          <w:b/>
        </w:rPr>
        <w:t>false</w:t>
      </w:r>
      <w:r w:rsidRPr="00A115DC">
        <w:t>.</w:t>
      </w:r>
    </w:p>
    <w:p w14:paraId="5F513CED" w14:textId="77777777" w:rsidR="004C02EF" w:rsidRPr="00A115DC" w:rsidRDefault="004C02EF" w:rsidP="004C02EF">
      <w:pPr>
        <w:pStyle w:val="Alg4"/>
        <w:numPr>
          <w:ilvl w:val="1"/>
          <w:numId w:val="177"/>
        </w:numPr>
      </w:pPr>
      <w:r w:rsidRPr="00A115DC">
        <w:t xml:space="preserve">Call the [[DefineOwnProperty]] internal method of </w:t>
      </w:r>
      <w:r w:rsidRPr="00A115DC">
        <w:rPr>
          <w:i/>
        </w:rPr>
        <w:t xml:space="preserve">O </w:t>
      </w:r>
      <w:r w:rsidRPr="00A115DC">
        <w:t xml:space="preserve">with </w:t>
      </w:r>
      <w:r w:rsidRPr="00A115DC">
        <w:rPr>
          <w:i/>
        </w:rPr>
        <w:t>P</w:t>
      </w:r>
      <w:r w:rsidRPr="00A115DC">
        <w:t xml:space="preserve">, </w:t>
      </w:r>
      <w:r w:rsidRPr="00A115DC">
        <w:rPr>
          <w:i/>
        </w:rPr>
        <w:t>desc</w:t>
      </w:r>
      <w:r w:rsidRPr="00A115DC">
        <w:t xml:space="preserve">, and </w:t>
      </w:r>
      <w:r w:rsidRPr="00A115DC">
        <w:rPr>
          <w:b/>
        </w:rPr>
        <w:t>true</w:t>
      </w:r>
      <w:r w:rsidRPr="00A115DC">
        <w:t xml:space="preserve"> as arguments.</w:t>
      </w:r>
    </w:p>
    <w:p w14:paraId="4A9B3BC5" w14:textId="77777777" w:rsidR="004C02EF" w:rsidRPr="00A115DC" w:rsidRDefault="004C02EF" w:rsidP="004C02EF">
      <w:pPr>
        <w:pStyle w:val="Alg4"/>
        <w:numPr>
          <w:ilvl w:val="0"/>
          <w:numId w:val="177"/>
        </w:numPr>
      </w:pPr>
      <w:r w:rsidRPr="00A115DC">
        <w:t xml:space="preserve">Set the [[Extensible]] internal property of </w:t>
      </w:r>
      <w:r w:rsidRPr="00A115DC">
        <w:rPr>
          <w:i/>
        </w:rPr>
        <w:t xml:space="preserve">O </w:t>
      </w:r>
      <w:r w:rsidRPr="00A115DC">
        <w:t xml:space="preserve">to </w:t>
      </w:r>
      <w:r w:rsidRPr="00A115DC">
        <w:rPr>
          <w:b/>
        </w:rPr>
        <w:t>false</w:t>
      </w:r>
      <w:r w:rsidRPr="00A115DC">
        <w:t>.</w:t>
      </w:r>
    </w:p>
    <w:p w14:paraId="4050CF15" w14:textId="77777777" w:rsidR="004C02EF" w:rsidRPr="00A115DC" w:rsidRDefault="004C02EF" w:rsidP="004C02EF">
      <w:pPr>
        <w:pStyle w:val="Alg4"/>
        <w:numPr>
          <w:ilvl w:val="0"/>
          <w:numId w:val="177"/>
        </w:numPr>
        <w:spacing w:after="220"/>
      </w:pPr>
      <w:r w:rsidRPr="00A115DC">
        <w:t xml:space="preserve">Return </w:t>
      </w:r>
      <w:r w:rsidRPr="00A115DC">
        <w:rPr>
          <w:i/>
        </w:rPr>
        <w:t>O</w:t>
      </w:r>
      <w:r w:rsidRPr="00A115DC">
        <w:t>.</w:t>
      </w:r>
    </w:p>
    <w:p w14:paraId="77251C49" w14:textId="77777777" w:rsidR="004C02EF" w:rsidRDefault="004C02EF" w:rsidP="004C02EF">
      <w:pPr>
        <w:pStyle w:val="40"/>
        <w:numPr>
          <w:ilvl w:val="0"/>
          <w:numId w:val="0"/>
        </w:numPr>
      </w:pPr>
      <w:r>
        <w:t>15.2.3.9</w:t>
      </w:r>
      <w:r>
        <w:tab/>
        <w:t>Object.freeze ( O )</w:t>
      </w:r>
    </w:p>
    <w:p w14:paraId="65BB1D8B" w14:textId="77777777" w:rsidR="004C02EF" w:rsidRDefault="004C02EF" w:rsidP="004C02EF">
      <w:r w:rsidRPr="00CD0CE1">
        <w:t xml:space="preserve">When the </w:t>
      </w:r>
      <w:r w:rsidRPr="001E7628">
        <w:rPr>
          <w:b/>
        </w:rPr>
        <w:t>freeze</w:t>
      </w:r>
      <w:r w:rsidRPr="00CD0CE1">
        <w:t xml:space="preserve"> function is called, the following steps are taken:</w:t>
      </w:r>
    </w:p>
    <w:p w14:paraId="5669559B" w14:textId="77777777" w:rsidR="004C02EF" w:rsidRPr="00A115DC" w:rsidRDefault="004C02EF" w:rsidP="004C02EF">
      <w:pPr>
        <w:pStyle w:val="Alg4"/>
        <w:numPr>
          <w:ilvl w:val="0"/>
          <w:numId w:val="178"/>
        </w:numPr>
      </w:pPr>
      <w:r w:rsidRPr="00A115DC">
        <w:t>If Type(</w:t>
      </w:r>
      <w:r w:rsidRPr="00A115DC">
        <w:rPr>
          <w:i/>
        </w:rPr>
        <w:t>O</w:t>
      </w:r>
      <w:r w:rsidRPr="00A115DC">
        <w:t xml:space="preserve">) is not Object throw a </w:t>
      </w:r>
      <w:r w:rsidRPr="00A115DC">
        <w:rPr>
          <w:b/>
        </w:rPr>
        <w:t xml:space="preserve">TypeError </w:t>
      </w:r>
      <w:r w:rsidRPr="00A115DC">
        <w:t>exception.</w:t>
      </w:r>
    </w:p>
    <w:p w14:paraId="2205FBAB" w14:textId="77777777" w:rsidR="004C02EF" w:rsidRPr="00A115DC" w:rsidRDefault="004C02EF" w:rsidP="004C02EF">
      <w:pPr>
        <w:pStyle w:val="Alg4"/>
        <w:numPr>
          <w:ilvl w:val="0"/>
          <w:numId w:val="178"/>
        </w:numPr>
      </w:pPr>
      <w:r w:rsidRPr="00A115DC">
        <w:t xml:space="preserve">For each named own property name </w:t>
      </w:r>
      <w:r w:rsidRPr="00A115DC">
        <w:rPr>
          <w:i/>
        </w:rPr>
        <w:t>P</w:t>
      </w:r>
      <w:r w:rsidRPr="00A115DC">
        <w:t xml:space="preserve"> of </w:t>
      </w:r>
      <w:r w:rsidRPr="00A115DC">
        <w:rPr>
          <w:i/>
        </w:rPr>
        <w:t>O</w:t>
      </w:r>
      <w:r w:rsidRPr="00A115DC">
        <w:t>,</w:t>
      </w:r>
    </w:p>
    <w:p w14:paraId="5A949939" w14:textId="77777777" w:rsidR="004C02EF" w:rsidRPr="00A115DC" w:rsidRDefault="004C02EF" w:rsidP="004C02EF">
      <w:pPr>
        <w:pStyle w:val="Alg4"/>
        <w:numPr>
          <w:ilvl w:val="1"/>
          <w:numId w:val="178"/>
        </w:numPr>
      </w:pPr>
      <w:r w:rsidRPr="00A115DC">
        <w:t xml:space="preserve">Let </w:t>
      </w:r>
      <w:r w:rsidRPr="00A115DC">
        <w:rPr>
          <w:i/>
        </w:rPr>
        <w:t xml:space="preserve">desc </w:t>
      </w:r>
      <w:r w:rsidRPr="00A115DC">
        <w:t xml:space="preserve">be the result of calling the [[GetOwnProperty]] internal method of </w:t>
      </w:r>
      <w:r w:rsidRPr="00A115DC">
        <w:rPr>
          <w:i/>
        </w:rPr>
        <w:t xml:space="preserve">O </w:t>
      </w:r>
      <w:r w:rsidRPr="00A115DC">
        <w:t xml:space="preserve">with </w:t>
      </w:r>
      <w:r w:rsidRPr="00A115DC">
        <w:rPr>
          <w:i/>
        </w:rPr>
        <w:t>P</w:t>
      </w:r>
      <w:r w:rsidRPr="00A115DC">
        <w:t>.</w:t>
      </w:r>
    </w:p>
    <w:p w14:paraId="11C71233" w14:textId="77777777" w:rsidR="004C02EF" w:rsidRPr="00A115DC" w:rsidRDefault="004C02EF" w:rsidP="004C02EF">
      <w:pPr>
        <w:pStyle w:val="Alg4"/>
        <w:numPr>
          <w:ilvl w:val="1"/>
          <w:numId w:val="178"/>
        </w:numPr>
      </w:pPr>
      <w:r w:rsidRPr="00A115DC">
        <w:t>If IsDataDescriptor(</w:t>
      </w:r>
      <w:r w:rsidRPr="00A115DC">
        <w:rPr>
          <w:i/>
        </w:rPr>
        <w:t>desc</w:t>
      </w:r>
      <w:r w:rsidRPr="00A115DC">
        <w:t xml:space="preserve">) is </w:t>
      </w:r>
      <w:r w:rsidRPr="00A115DC">
        <w:rPr>
          <w:b/>
        </w:rPr>
        <w:t>true</w:t>
      </w:r>
      <w:r w:rsidRPr="00A115DC">
        <w:t>, then</w:t>
      </w:r>
    </w:p>
    <w:p w14:paraId="1D11F6FC" w14:textId="77777777" w:rsidR="004C02EF" w:rsidRPr="00A115DC" w:rsidRDefault="004C02EF" w:rsidP="004C02EF">
      <w:pPr>
        <w:pStyle w:val="Alg4"/>
        <w:numPr>
          <w:ilvl w:val="2"/>
          <w:numId w:val="178"/>
        </w:numPr>
      </w:pPr>
      <w:r w:rsidRPr="00A115DC">
        <w:t xml:space="preserve">If </w:t>
      </w:r>
      <w:r w:rsidRPr="00A115DC">
        <w:rPr>
          <w:i/>
        </w:rPr>
        <w:t>desc</w:t>
      </w:r>
      <w:r w:rsidRPr="00A115DC">
        <w:t xml:space="preserve">.[[Writable]] is </w:t>
      </w:r>
      <w:r w:rsidRPr="00A115DC">
        <w:rPr>
          <w:b/>
        </w:rPr>
        <w:t>true</w:t>
      </w:r>
      <w:r w:rsidRPr="00A115DC">
        <w:t xml:space="preserve">, set </w:t>
      </w:r>
      <w:r w:rsidRPr="00A115DC">
        <w:rPr>
          <w:i/>
        </w:rPr>
        <w:t>desc</w:t>
      </w:r>
      <w:r w:rsidRPr="00A115DC">
        <w:t xml:space="preserve">.[[Writable]] to </w:t>
      </w:r>
      <w:r w:rsidRPr="00A115DC">
        <w:rPr>
          <w:b/>
        </w:rPr>
        <w:t>false</w:t>
      </w:r>
      <w:r w:rsidRPr="00A115DC">
        <w:t>.</w:t>
      </w:r>
    </w:p>
    <w:p w14:paraId="553CEDD3" w14:textId="77777777" w:rsidR="004C02EF" w:rsidRPr="00A115DC" w:rsidRDefault="004C02EF" w:rsidP="004C02EF">
      <w:pPr>
        <w:pStyle w:val="Alg4"/>
        <w:numPr>
          <w:ilvl w:val="1"/>
          <w:numId w:val="178"/>
        </w:numPr>
      </w:pPr>
      <w:r w:rsidRPr="00A115DC">
        <w:t xml:space="preserve">If </w:t>
      </w:r>
      <w:r w:rsidRPr="00A115DC">
        <w:rPr>
          <w:i/>
        </w:rPr>
        <w:t>desc</w:t>
      </w:r>
      <w:r w:rsidRPr="00A115DC">
        <w:t xml:space="preserve">.[[Configurable]] is </w:t>
      </w:r>
      <w:r w:rsidRPr="00A115DC">
        <w:rPr>
          <w:b/>
        </w:rPr>
        <w:t>true</w:t>
      </w:r>
      <w:r w:rsidRPr="00A115DC">
        <w:t xml:space="preserve">, set </w:t>
      </w:r>
      <w:r w:rsidRPr="00A115DC">
        <w:rPr>
          <w:i/>
        </w:rPr>
        <w:t>desc</w:t>
      </w:r>
      <w:r w:rsidRPr="00A115DC">
        <w:t xml:space="preserve">.[[Configurable]] to </w:t>
      </w:r>
      <w:r w:rsidRPr="00A115DC">
        <w:rPr>
          <w:b/>
        </w:rPr>
        <w:t>false</w:t>
      </w:r>
      <w:r w:rsidRPr="00A115DC">
        <w:t>.</w:t>
      </w:r>
    </w:p>
    <w:p w14:paraId="1D7C8E0C" w14:textId="77777777" w:rsidR="004C02EF" w:rsidRPr="00A115DC" w:rsidRDefault="004C02EF" w:rsidP="004C02EF">
      <w:pPr>
        <w:pStyle w:val="Alg4"/>
        <w:numPr>
          <w:ilvl w:val="1"/>
          <w:numId w:val="178"/>
        </w:numPr>
      </w:pPr>
      <w:r w:rsidRPr="00A115DC">
        <w:t xml:space="preserve">Call the [[DefineOwnProperty]] internal method of </w:t>
      </w:r>
      <w:r w:rsidRPr="00A115DC">
        <w:rPr>
          <w:i/>
        </w:rPr>
        <w:t xml:space="preserve">O </w:t>
      </w:r>
      <w:r w:rsidRPr="00A115DC">
        <w:t xml:space="preserve">with </w:t>
      </w:r>
      <w:r w:rsidRPr="00A115DC">
        <w:rPr>
          <w:i/>
        </w:rPr>
        <w:t>P</w:t>
      </w:r>
      <w:r w:rsidRPr="00A115DC">
        <w:t xml:space="preserve">, </w:t>
      </w:r>
      <w:r w:rsidRPr="00A115DC">
        <w:rPr>
          <w:i/>
        </w:rPr>
        <w:t>desc</w:t>
      </w:r>
      <w:r w:rsidRPr="00A115DC">
        <w:t xml:space="preserve">, and </w:t>
      </w:r>
      <w:r w:rsidRPr="00A115DC">
        <w:rPr>
          <w:b/>
        </w:rPr>
        <w:t>true</w:t>
      </w:r>
      <w:r w:rsidRPr="00A115DC">
        <w:t xml:space="preserve"> as arguments.</w:t>
      </w:r>
    </w:p>
    <w:p w14:paraId="4E622665" w14:textId="77777777" w:rsidR="004C02EF" w:rsidRPr="00A115DC" w:rsidRDefault="004C02EF" w:rsidP="004C02EF">
      <w:pPr>
        <w:pStyle w:val="Alg4"/>
        <w:numPr>
          <w:ilvl w:val="0"/>
          <w:numId w:val="178"/>
        </w:numPr>
      </w:pPr>
      <w:r w:rsidRPr="00A115DC">
        <w:t xml:space="preserve">Set the [[Extensible]] internal property of </w:t>
      </w:r>
      <w:r w:rsidRPr="00A115DC">
        <w:rPr>
          <w:i/>
        </w:rPr>
        <w:t xml:space="preserve">O </w:t>
      </w:r>
      <w:r w:rsidRPr="00A115DC">
        <w:t xml:space="preserve">to </w:t>
      </w:r>
      <w:r w:rsidRPr="00A115DC">
        <w:rPr>
          <w:b/>
        </w:rPr>
        <w:t>false</w:t>
      </w:r>
      <w:r w:rsidRPr="00A115DC">
        <w:t>.</w:t>
      </w:r>
    </w:p>
    <w:p w14:paraId="2667C7D6" w14:textId="77777777" w:rsidR="004C02EF" w:rsidRPr="00A115DC" w:rsidRDefault="004C02EF" w:rsidP="004C02EF">
      <w:pPr>
        <w:pStyle w:val="Alg4"/>
        <w:numPr>
          <w:ilvl w:val="0"/>
          <w:numId w:val="178"/>
        </w:numPr>
        <w:spacing w:after="120"/>
      </w:pPr>
      <w:r w:rsidRPr="00A115DC">
        <w:t xml:space="preserve">Return </w:t>
      </w:r>
      <w:r w:rsidRPr="00A115DC">
        <w:rPr>
          <w:i/>
        </w:rPr>
        <w:t>O</w:t>
      </w:r>
      <w:r w:rsidRPr="00A115DC">
        <w:t>.</w:t>
      </w:r>
    </w:p>
    <w:p w14:paraId="766A19BB" w14:textId="77777777" w:rsidR="004C02EF" w:rsidRPr="004D3B7A" w:rsidRDefault="004C02EF" w:rsidP="004C02EF">
      <w:pPr>
        <w:pStyle w:val="40"/>
        <w:numPr>
          <w:ilvl w:val="0"/>
          <w:numId w:val="0"/>
        </w:numPr>
      </w:pPr>
      <w:r w:rsidRPr="004D3B7A">
        <w:t>15.2.3.10</w:t>
      </w:r>
      <w:r w:rsidRPr="004D3B7A">
        <w:tab/>
        <w:t>Object.preventExtensions ( O )</w:t>
      </w:r>
    </w:p>
    <w:p w14:paraId="5F6A1597" w14:textId="77777777" w:rsidR="004C02EF" w:rsidRDefault="004C02EF" w:rsidP="004C02EF">
      <w:r>
        <w:t xml:space="preserve">When the </w:t>
      </w:r>
      <w:r w:rsidRPr="001E7628">
        <w:rPr>
          <w:b/>
        </w:rPr>
        <w:t>preventExtensions</w:t>
      </w:r>
      <w:r>
        <w:t xml:space="preserve"> function is called, the following steps are taken:</w:t>
      </w:r>
    </w:p>
    <w:p w14:paraId="03CB2909" w14:textId="77777777" w:rsidR="004C02EF" w:rsidRPr="00A115DC" w:rsidRDefault="004C02EF" w:rsidP="004C02EF">
      <w:pPr>
        <w:pStyle w:val="Alg4"/>
        <w:numPr>
          <w:ilvl w:val="0"/>
          <w:numId w:val="179"/>
        </w:numPr>
      </w:pPr>
      <w:r w:rsidRPr="00A115DC">
        <w:t>If Type(</w:t>
      </w:r>
      <w:r w:rsidRPr="00A115DC">
        <w:rPr>
          <w:i/>
        </w:rPr>
        <w:t>O</w:t>
      </w:r>
      <w:r w:rsidRPr="00A115DC">
        <w:t xml:space="preserve">) is not Object throw a </w:t>
      </w:r>
      <w:r w:rsidRPr="00A115DC">
        <w:rPr>
          <w:b/>
        </w:rPr>
        <w:t xml:space="preserve">TypeError </w:t>
      </w:r>
      <w:r w:rsidRPr="00A115DC">
        <w:t>exception.</w:t>
      </w:r>
    </w:p>
    <w:p w14:paraId="23F1F651" w14:textId="77777777" w:rsidR="004C02EF" w:rsidRPr="00A115DC" w:rsidRDefault="004C02EF" w:rsidP="004C02EF">
      <w:pPr>
        <w:pStyle w:val="Alg4"/>
        <w:numPr>
          <w:ilvl w:val="0"/>
          <w:numId w:val="179"/>
        </w:numPr>
      </w:pPr>
      <w:r w:rsidRPr="00A115DC">
        <w:t xml:space="preserve">Set the [[Extensible]] internal property of </w:t>
      </w:r>
      <w:r w:rsidRPr="00A115DC">
        <w:rPr>
          <w:i/>
        </w:rPr>
        <w:t xml:space="preserve">O </w:t>
      </w:r>
      <w:r w:rsidRPr="00A115DC">
        <w:t xml:space="preserve">to </w:t>
      </w:r>
      <w:r w:rsidRPr="00A115DC">
        <w:rPr>
          <w:b/>
        </w:rPr>
        <w:t>false</w:t>
      </w:r>
      <w:r w:rsidRPr="00A115DC">
        <w:t>.</w:t>
      </w:r>
    </w:p>
    <w:p w14:paraId="1483562C" w14:textId="77777777" w:rsidR="004C02EF" w:rsidRPr="00A115DC" w:rsidRDefault="004C02EF" w:rsidP="004C02EF">
      <w:pPr>
        <w:pStyle w:val="Alg4"/>
        <w:numPr>
          <w:ilvl w:val="0"/>
          <w:numId w:val="179"/>
        </w:numPr>
        <w:spacing w:after="120"/>
      </w:pPr>
      <w:r w:rsidRPr="00A115DC">
        <w:t xml:space="preserve">Return </w:t>
      </w:r>
      <w:r w:rsidRPr="00A115DC">
        <w:rPr>
          <w:i/>
        </w:rPr>
        <w:t>O</w:t>
      </w:r>
      <w:r w:rsidRPr="00A115DC">
        <w:t>.</w:t>
      </w:r>
    </w:p>
    <w:p w14:paraId="0D8D9A2C" w14:textId="77777777" w:rsidR="004C02EF" w:rsidRDefault="004C02EF" w:rsidP="004C02EF">
      <w:pPr>
        <w:pStyle w:val="40"/>
        <w:numPr>
          <w:ilvl w:val="0"/>
          <w:numId w:val="0"/>
        </w:numPr>
      </w:pPr>
      <w:r>
        <w:t>15.2.3.11</w:t>
      </w:r>
      <w:r>
        <w:tab/>
        <w:t>Object.isSealed ( O )</w:t>
      </w:r>
    </w:p>
    <w:p w14:paraId="0C6048B4" w14:textId="77777777" w:rsidR="004C02EF" w:rsidRPr="009933FB" w:rsidRDefault="004C02EF" w:rsidP="004C02EF">
      <w:r>
        <w:t xml:space="preserve">When the </w:t>
      </w:r>
      <w:r w:rsidRPr="00353CC9">
        <w:rPr>
          <w:b/>
        </w:rPr>
        <w:t>isSealed</w:t>
      </w:r>
      <w:r>
        <w:t xml:space="preserve"> function is called with argument </w:t>
      </w:r>
      <w:r w:rsidRPr="00E91749">
        <w:rPr>
          <w:rFonts w:ascii="Times New Roman" w:hAnsi="Times New Roman"/>
          <w:i/>
        </w:rPr>
        <w:t>O</w:t>
      </w:r>
      <w:r>
        <w:t>, the following steps are taken:</w:t>
      </w:r>
    </w:p>
    <w:p w14:paraId="64D1D623" w14:textId="77777777" w:rsidR="004C02EF" w:rsidRPr="00F5427B" w:rsidRDefault="004C02EF" w:rsidP="004C02EF">
      <w:pPr>
        <w:pStyle w:val="Alg4"/>
        <w:numPr>
          <w:ilvl w:val="0"/>
          <w:numId w:val="180"/>
        </w:numPr>
      </w:pPr>
      <w:r w:rsidRPr="00F5427B">
        <w:t>If Type(</w:t>
      </w:r>
      <w:r w:rsidRPr="00F5427B">
        <w:rPr>
          <w:i/>
        </w:rPr>
        <w:t>O</w:t>
      </w:r>
      <w:r w:rsidRPr="00F5427B">
        <w:t xml:space="preserve">) is not Object throw a </w:t>
      </w:r>
      <w:r w:rsidRPr="00F5427B">
        <w:rPr>
          <w:b/>
        </w:rPr>
        <w:t xml:space="preserve">TypeError </w:t>
      </w:r>
      <w:r w:rsidRPr="00F5427B">
        <w:t>exception.</w:t>
      </w:r>
    </w:p>
    <w:p w14:paraId="6110F81F" w14:textId="77777777" w:rsidR="004C02EF" w:rsidRPr="00F5427B" w:rsidRDefault="004C02EF" w:rsidP="004C02EF">
      <w:pPr>
        <w:pStyle w:val="M4"/>
        <w:numPr>
          <w:ilvl w:val="0"/>
          <w:numId w:val="180"/>
        </w:numPr>
        <w:contextualSpacing/>
      </w:pPr>
      <w:r w:rsidRPr="00F5427B">
        <w:t xml:space="preserve">For each named own property name </w:t>
      </w:r>
      <w:r w:rsidRPr="00F5427B">
        <w:rPr>
          <w:i/>
        </w:rPr>
        <w:t>P</w:t>
      </w:r>
      <w:r w:rsidRPr="00F5427B">
        <w:t xml:space="preserve"> of </w:t>
      </w:r>
      <w:r w:rsidRPr="00F5427B">
        <w:rPr>
          <w:i/>
        </w:rPr>
        <w:t>O</w:t>
      </w:r>
      <w:r w:rsidRPr="00F5427B">
        <w:t>,</w:t>
      </w:r>
    </w:p>
    <w:p w14:paraId="630B9D51" w14:textId="77777777" w:rsidR="004C02EF" w:rsidRPr="00F5427B" w:rsidRDefault="004C02EF" w:rsidP="004C02EF">
      <w:pPr>
        <w:pStyle w:val="M4"/>
        <w:numPr>
          <w:ilvl w:val="1"/>
          <w:numId w:val="180"/>
        </w:numPr>
        <w:contextualSpacing/>
      </w:pPr>
      <w:r w:rsidRPr="00F5427B">
        <w:t xml:space="preserve">Let </w:t>
      </w:r>
      <w:r w:rsidRPr="00F5427B">
        <w:rPr>
          <w:i/>
        </w:rPr>
        <w:t xml:space="preserve">desc </w:t>
      </w:r>
      <w:r w:rsidRPr="00F5427B">
        <w:t xml:space="preserve">be the result of calling the [[GetOwnProperty]] internal method of </w:t>
      </w:r>
      <w:r w:rsidRPr="00F5427B">
        <w:rPr>
          <w:i/>
        </w:rPr>
        <w:t xml:space="preserve">O </w:t>
      </w:r>
      <w:r w:rsidRPr="00F5427B">
        <w:t xml:space="preserve">with </w:t>
      </w:r>
      <w:r w:rsidRPr="00F5427B">
        <w:rPr>
          <w:i/>
        </w:rPr>
        <w:t>P</w:t>
      </w:r>
      <w:r w:rsidRPr="00F5427B">
        <w:t>.</w:t>
      </w:r>
    </w:p>
    <w:p w14:paraId="4F9F2762" w14:textId="77777777" w:rsidR="004C02EF" w:rsidRPr="00F5427B" w:rsidRDefault="004C02EF" w:rsidP="004C02EF">
      <w:pPr>
        <w:pStyle w:val="M4"/>
        <w:numPr>
          <w:ilvl w:val="1"/>
          <w:numId w:val="180"/>
        </w:numPr>
        <w:contextualSpacing/>
      </w:pPr>
      <w:r w:rsidRPr="00F5427B">
        <w:t xml:space="preserve">If </w:t>
      </w:r>
      <w:r w:rsidRPr="00F5427B">
        <w:rPr>
          <w:i/>
        </w:rPr>
        <w:t>desc</w:t>
      </w:r>
      <w:r w:rsidRPr="00F5427B">
        <w:t xml:space="preserve">.[[Configurable]] is </w:t>
      </w:r>
      <w:r w:rsidRPr="00F5427B">
        <w:rPr>
          <w:b/>
        </w:rPr>
        <w:t>true</w:t>
      </w:r>
      <w:r w:rsidRPr="00F5427B">
        <w:t xml:space="preserve">, then return </w:t>
      </w:r>
      <w:r w:rsidRPr="00F5427B">
        <w:rPr>
          <w:b/>
        </w:rPr>
        <w:t>false</w:t>
      </w:r>
      <w:r w:rsidRPr="00F5427B">
        <w:t>.</w:t>
      </w:r>
    </w:p>
    <w:p w14:paraId="27B6B737" w14:textId="77777777" w:rsidR="004C02EF" w:rsidRPr="00F5427B" w:rsidRDefault="004C02EF" w:rsidP="004C02EF">
      <w:pPr>
        <w:pStyle w:val="M4"/>
        <w:numPr>
          <w:ilvl w:val="0"/>
          <w:numId w:val="180"/>
        </w:numPr>
        <w:contextualSpacing/>
      </w:pPr>
      <w:r w:rsidRPr="00F5427B">
        <w:t xml:space="preserve">If the [[Extensible]] internal property of </w:t>
      </w:r>
      <w:r w:rsidRPr="00F5427B">
        <w:rPr>
          <w:i/>
        </w:rPr>
        <w:t xml:space="preserve">O </w:t>
      </w:r>
      <w:r w:rsidRPr="00F5427B">
        <w:t xml:space="preserve">is </w:t>
      </w:r>
      <w:r w:rsidRPr="00F5427B">
        <w:rPr>
          <w:b/>
        </w:rPr>
        <w:t>false</w:t>
      </w:r>
      <w:r w:rsidRPr="00F5427B">
        <w:t xml:space="preserve">, then return </w:t>
      </w:r>
      <w:r w:rsidRPr="00F5427B">
        <w:rPr>
          <w:b/>
        </w:rPr>
        <w:t>true</w:t>
      </w:r>
      <w:r w:rsidRPr="00F5427B">
        <w:t>.</w:t>
      </w:r>
    </w:p>
    <w:p w14:paraId="279F7FF0" w14:textId="77777777" w:rsidR="004C02EF" w:rsidRPr="00F5427B" w:rsidRDefault="004C02EF" w:rsidP="004C02EF">
      <w:pPr>
        <w:pStyle w:val="M4"/>
        <w:numPr>
          <w:ilvl w:val="0"/>
          <w:numId w:val="180"/>
        </w:numPr>
        <w:contextualSpacing/>
      </w:pPr>
      <w:r w:rsidRPr="00F5427B">
        <w:t xml:space="preserve">Otherwise, return </w:t>
      </w:r>
      <w:r w:rsidRPr="00F5427B">
        <w:rPr>
          <w:b/>
        </w:rPr>
        <w:t>false</w:t>
      </w:r>
      <w:r w:rsidRPr="00F5427B">
        <w:t>.</w:t>
      </w:r>
    </w:p>
    <w:p w14:paraId="2CFBF48D" w14:textId="77777777" w:rsidR="004C02EF" w:rsidRDefault="004C02EF" w:rsidP="004C02EF">
      <w:pPr>
        <w:pStyle w:val="40"/>
        <w:numPr>
          <w:ilvl w:val="0"/>
          <w:numId w:val="0"/>
        </w:numPr>
      </w:pPr>
      <w:r>
        <w:t>15.2.3.12</w:t>
      </w:r>
      <w:r>
        <w:tab/>
        <w:t>Object.isFrozen ( O )</w:t>
      </w:r>
    </w:p>
    <w:p w14:paraId="58E1A14F" w14:textId="77777777" w:rsidR="004C02EF" w:rsidRPr="000B7AE8" w:rsidRDefault="004C02EF" w:rsidP="004C02EF">
      <w:r>
        <w:t xml:space="preserve">When the </w:t>
      </w:r>
      <w:r w:rsidRPr="00353CC9">
        <w:rPr>
          <w:b/>
        </w:rPr>
        <w:t>isFrozen</w:t>
      </w:r>
      <w:r>
        <w:t xml:space="preserve"> function is called with argument </w:t>
      </w:r>
      <w:r w:rsidRPr="00E91749">
        <w:rPr>
          <w:rFonts w:ascii="Times New Roman" w:hAnsi="Times New Roman"/>
          <w:i/>
        </w:rPr>
        <w:t>O</w:t>
      </w:r>
      <w:r>
        <w:t>, the following steps are taken:</w:t>
      </w:r>
    </w:p>
    <w:p w14:paraId="62F6369A" w14:textId="77777777" w:rsidR="004C02EF" w:rsidRPr="00824E27" w:rsidRDefault="004C02EF" w:rsidP="004C02EF">
      <w:pPr>
        <w:pStyle w:val="Alg4"/>
        <w:numPr>
          <w:ilvl w:val="0"/>
          <w:numId w:val="181"/>
        </w:numPr>
      </w:pPr>
      <w:bookmarkStart w:id="6775" w:name="_Ref424534029"/>
      <w:bookmarkStart w:id="6776" w:name="_Toc472818912"/>
      <w:r w:rsidRPr="00824E27">
        <w:t>If Type(</w:t>
      </w:r>
      <w:r w:rsidRPr="00824E27">
        <w:rPr>
          <w:i/>
        </w:rPr>
        <w:t>O</w:t>
      </w:r>
      <w:r w:rsidRPr="00824E27">
        <w:t xml:space="preserve">) is not Object throw a </w:t>
      </w:r>
      <w:r w:rsidRPr="00824E27">
        <w:rPr>
          <w:b/>
        </w:rPr>
        <w:t xml:space="preserve">TypeError </w:t>
      </w:r>
      <w:r w:rsidRPr="00824E27">
        <w:t>exception.</w:t>
      </w:r>
    </w:p>
    <w:p w14:paraId="1A99A929" w14:textId="77777777" w:rsidR="004C02EF" w:rsidRPr="00824E27" w:rsidRDefault="004C02EF" w:rsidP="004C02EF">
      <w:pPr>
        <w:pStyle w:val="M4"/>
        <w:numPr>
          <w:ilvl w:val="0"/>
          <w:numId w:val="181"/>
        </w:numPr>
        <w:contextualSpacing/>
      </w:pPr>
      <w:r w:rsidRPr="00824E27">
        <w:t xml:space="preserve">For each named own property name </w:t>
      </w:r>
      <w:r w:rsidRPr="00824E27">
        <w:rPr>
          <w:i/>
        </w:rPr>
        <w:t>P</w:t>
      </w:r>
      <w:r w:rsidRPr="00824E27">
        <w:t xml:space="preserve"> of </w:t>
      </w:r>
      <w:r w:rsidRPr="00824E27">
        <w:rPr>
          <w:i/>
        </w:rPr>
        <w:t>O</w:t>
      </w:r>
      <w:r w:rsidRPr="00824E27">
        <w:t>,</w:t>
      </w:r>
    </w:p>
    <w:p w14:paraId="13FB3D00" w14:textId="77777777" w:rsidR="004C02EF" w:rsidRPr="00824E27" w:rsidRDefault="004C02EF" w:rsidP="004C02EF">
      <w:pPr>
        <w:pStyle w:val="M4"/>
        <w:numPr>
          <w:ilvl w:val="1"/>
          <w:numId w:val="181"/>
        </w:numPr>
        <w:spacing w:after="0"/>
        <w:contextualSpacing/>
      </w:pPr>
      <w:r w:rsidRPr="00824E27">
        <w:t xml:space="preserve">Let </w:t>
      </w:r>
      <w:r w:rsidRPr="00824E27">
        <w:rPr>
          <w:i/>
        </w:rPr>
        <w:t xml:space="preserve">desc </w:t>
      </w:r>
      <w:r w:rsidRPr="00824E27">
        <w:t xml:space="preserve">be the result of calling the [[GetOwnProperty]] internal method of </w:t>
      </w:r>
      <w:r w:rsidRPr="00824E27">
        <w:rPr>
          <w:i/>
        </w:rPr>
        <w:t xml:space="preserve">O </w:t>
      </w:r>
      <w:r w:rsidRPr="00824E27">
        <w:t xml:space="preserve">with </w:t>
      </w:r>
      <w:r w:rsidRPr="00824E27">
        <w:rPr>
          <w:i/>
        </w:rPr>
        <w:t>P</w:t>
      </w:r>
      <w:r w:rsidRPr="00824E27">
        <w:t>.</w:t>
      </w:r>
    </w:p>
    <w:p w14:paraId="285FD7D5" w14:textId="77777777" w:rsidR="004C02EF" w:rsidRPr="00824E27" w:rsidRDefault="004C02EF" w:rsidP="004C02EF">
      <w:pPr>
        <w:pStyle w:val="Alg4"/>
        <w:numPr>
          <w:ilvl w:val="1"/>
          <w:numId w:val="181"/>
        </w:numPr>
        <w:contextualSpacing/>
      </w:pPr>
      <w:r w:rsidRPr="00824E27">
        <w:t>If IsDataDescriptor(</w:t>
      </w:r>
      <w:r w:rsidRPr="00824E27">
        <w:rPr>
          <w:i/>
        </w:rPr>
        <w:t>desc</w:t>
      </w:r>
      <w:r w:rsidRPr="00824E27">
        <w:t xml:space="preserve">) is </w:t>
      </w:r>
      <w:r w:rsidRPr="00824E27">
        <w:rPr>
          <w:b/>
        </w:rPr>
        <w:t>true</w:t>
      </w:r>
      <w:r w:rsidRPr="00824E27">
        <w:t xml:space="preserve"> then</w:t>
      </w:r>
    </w:p>
    <w:p w14:paraId="7FE7CE02" w14:textId="77777777" w:rsidR="004C02EF" w:rsidRPr="00824E27" w:rsidRDefault="004C02EF" w:rsidP="004C02EF">
      <w:pPr>
        <w:pStyle w:val="Alg4"/>
        <w:numPr>
          <w:ilvl w:val="2"/>
          <w:numId w:val="181"/>
        </w:numPr>
      </w:pPr>
      <w:r w:rsidRPr="00824E27">
        <w:t xml:space="preserve">If </w:t>
      </w:r>
      <w:r w:rsidRPr="00824E27">
        <w:rPr>
          <w:i/>
        </w:rPr>
        <w:t>desc</w:t>
      </w:r>
      <w:r w:rsidRPr="00824E27">
        <w:t xml:space="preserve">.[[Writable]] is </w:t>
      </w:r>
      <w:r w:rsidRPr="00824E27">
        <w:rPr>
          <w:b/>
        </w:rPr>
        <w:t>true</w:t>
      </w:r>
      <w:r w:rsidRPr="00824E27">
        <w:t xml:space="preserve">, return </w:t>
      </w:r>
      <w:r w:rsidRPr="00824E27">
        <w:rPr>
          <w:b/>
        </w:rPr>
        <w:t>false</w:t>
      </w:r>
      <w:r w:rsidRPr="00824E27">
        <w:t>.</w:t>
      </w:r>
    </w:p>
    <w:p w14:paraId="7AD71570" w14:textId="77777777" w:rsidR="004C02EF" w:rsidRPr="00824E27" w:rsidRDefault="004C02EF" w:rsidP="004C02EF">
      <w:pPr>
        <w:pStyle w:val="M4"/>
        <w:numPr>
          <w:ilvl w:val="1"/>
          <w:numId w:val="181"/>
        </w:numPr>
        <w:contextualSpacing/>
      </w:pPr>
      <w:r w:rsidRPr="00824E27">
        <w:t xml:space="preserve">If </w:t>
      </w:r>
      <w:r w:rsidRPr="00824E27">
        <w:rPr>
          <w:i/>
        </w:rPr>
        <w:t>desc</w:t>
      </w:r>
      <w:r w:rsidRPr="00824E27">
        <w:t xml:space="preserve">.[[Configurable]] is </w:t>
      </w:r>
      <w:r w:rsidRPr="00824E27">
        <w:rPr>
          <w:b/>
        </w:rPr>
        <w:t>true</w:t>
      </w:r>
      <w:r w:rsidRPr="00824E27">
        <w:t xml:space="preserve">, then return </w:t>
      </w:r>
      <w:r w:rsidRPr="00824E27">
        <w:rPr>
          <w:b/>
        </w:rPr>
        <w:t>false</w:t>
      </w:r>
      <w:r w:rsidRPr="00824E27">
        <w:t>.</w:t>
      </w:r>
    </w:p>
    <w:p w14:paraId="285E6D7D" w14:textId="77777777" w:rsidR="004C02EF" w:rsidRPr="00824E27" w:rsidRDefault="004C02EF" w:rsidP="004C02EF">
      <w:pPr>
        <w:pStyle w:val="M4"/>
        <w:numPr>
          <w:ilvl w:val="0"/>
          <w:numId w:val="181"/>
        </w:numPr>
        <w:spacing w:after="0"/>
      </w:pPr>
      <w:r w:rsidRPr="00824E27">
        <w:t xml:space="preserve">If the [[Extensible]] internal property of </w:t>
      </w:r>
      <w:r w:rsidRPr="00824E27">
        <w:rPr>
          <w:i/>
        </w:rPr>
        <w:t xml:space="preserve">O </w:t>
      </w:r>
      <w:r w:rsidRPr="00824E27">
        <w:t xml:space="preserve">is </w:t>
      </w:r>
      <w:r w:rsidRPr="00824E27">
        <w:rPr>
          <w:b/>
        </w:rPr>
        <w:t>false</w:t>
      </w:r>
      <w:r w:rsidRPr="00824E27">
        <w:t xml:space="preserve">, then return </w:t>
      </w:r>
      <w:r w:rsidRPr="00824E27">
        <w:rPr>
          <w:b/>
        </w:rPr>
        <w:t>true</w:t>
      </w:r>
      <w:r w:rsidRPr="00824E27">
        <w:t>.</w:t>
      </w:r>
    </w:p>
    <w:p w14:paraId="499B1B5E" w14:textId="77777777" w:rsidR="004C02EF" w:rsidRPr="00824E27" w:rsidRDefault="004C02EF" w:rsidP="004C02EF">
      <w:pPr>
        <w:pStyle w:val="M4"/>
        <w:numPr>
          <w:ilvl w:val="0"/>
          <w:numId w:val="181"/>
        </w:numPr>
      </w:pPr>
      <w:r w:rsidRPr="00824E27">
        <w:t xml:space="preserve">Otherwise, return </w:t>
      </w:r>
      <w:r w:rsidRPr="00824E27">
        <w:rPr>
          <w:b/>
        </w:rPr>
        <w:t>false</w:t>
      </w:r>
      <w:r w:rsidRPr="00824E27">
        <w:t>.</w:t>
      </w:r>
    </w:p>
    <w:p w14:paraId="5E75BF83" w14:textId="77777777" w:rsidR="004C02EF" w:rsidRDefault="004C02EF" w:rsidP="004C02EF">
      <w:pPr>
        <w:pStyle w:val="40"/>
        <w:numPr>
          <w:ilvl w:val="0"/>
          <w:numId w:val="0"/>
        </w:numPr>
      </w:pPr>
      <w:r>
        <w:t>15.2.3.13</w:t>
      </w:r>
      <w:r>
        <w:tab/>
        <w:t>Object.isExtensible ( O )</w:t>
      </w:r>
    </w:p>
    <w:p w14:paraId="6640E0AD" w14:textId="77777777" w:rsidR="004C02EF" w:rsidRDefault="004C02EF" w:rsidP="004C02EF">
      <w:r>
        <w:t xml:space="preserve">When the </w:t>
      </w:r>
      <w:r w:rsidRPr="001E7628">
        <w:rPr>
          <w:b/>
        </w:rPr>
        <w:t>isExtensible</w:t>
      </w:r>
      <w:r>
        <w:t xml:space="preserve"> function is called with argument </w:t>
      </w:r>
      <w:r w:rsidRPr="00E91749">
        <w:rPr>
          <w:rFonts w:ascii="Times New Roman" w:hAnsi="Times New Roman"/>
          <w:i/>
        </w:rPr>
        <w:t>O</w:t>
      </w:r>
      <w:r>
        <w:t>, the following steps are taken:</w:t>
      </w:r>
    </w:p>
    <w:p w14:paraId="61F82FC0" w14:textId="77777777" w:rsidR="004C02EF" w:rsidRPr="00A115DC" w:rsidRDefault="004C02EF" w:rsidP="004C02EF">
      <w:pPr>
        <w:pStyle w:val="Alg4"/>
        <w:numPr>
          <w:ilvl w:val="0"/>
          <w:numId w:val="182"/>
        </w:numPr>
      </w:pPr>
      <w:r w:rsidRPr="00A115DC">
        <w:t>If Type(</w:t>
      </w:r>
      <w:r w:rsidRPr="00A115DC">
        <w:rPr>
          <w:i/>
        </w:rPr>
        <w:t>O</w:t>
      </w:r>
      <w:r w:rsidRPr="00A115DC">
        <w:t xml:space="preserve">) is not Object throw a </w:t>
      </w:r>
      <w:r w:rsidRPr="00A115DC">
        <w:rPr>
          <w:b/>
        </w:rPr>
        <w:t xml:space="preserve">TypeError </w:t>
      </w:r>
      <w:r w:rsidRPr="00A115DC">
        <w:t>exception.</w:t>
      </w:r>
    </w:p>
    <w:p w14:paraId="094CCFF7" w14:textId="77777777" w:rsidR="004C02EF" w:rsidRPr="00A115DC" w:rsidRDefault="004C02EF" w:rsidP="004C02EF">
      <w:pPr>
        <w:pStyle w:val="Alg4"/>
        <w:numPr>
          <w:ilvl w:val="0"/>
          <w:numId w:val="182"/>
        </w:numPr>
        <w:spacing w:after="120"/>
      </w:pPr>
      <w:r w:rsidRPr="00A115DC">
        <w:t xml:space="preserve">Return the Boolean value of the [[Extensible]] internal property of </w:t>
      </w:r>
      <w:r w:rsidRPr="00A115DC">
        <w:rPr>
          <w:i/>
        </w:rPr>
        <w:t>O</w:t>
      </w:r>
      <w:r w:rsidRPr="00A115DC">
        <w:t>.</w:t>
      </w:r>
    </w:p>
    <w:p w14:paraId="62D2E9D4" w14:textId="77777777" w:rsidR="004C02EF" w:rsidRDefault="004C02EF" w:rsidP="004C02EF">
      <w:pPr>
        <w:pStyle w:val="40"/>
        <w:numPr>
          <w:ilvl w:val="0"/>
          <w:numId w:val="0"/>
        </w:numPr>
      </w:pPr>
      <w:r>
        <w:t>15.2.3.14</w:t>
      </w:r>
      <w:r>
        <w:tab/>
        <w:t>Object.keys ( O )</w:t>
      </w:r>
    </w:p>
    <w:p w14:paraId="50616592" w14:textId="77777777" w:rsidR="004C02EF" w:rsidRDefault="004C02EF" w:rsidP="004C02EF">
      <w:r>
        <w:t xml:space="preserve">When the </w:t>
      </w:r>
      <w:r w:rsidRPr="001E7628">
        <w:rPr>
          <w:b/>
        </w:rPr>
        <w:t>keys</w:t>
      </w:r>
      <w:r>
        <w:t xml:space="preserve"> function is called with argument </w:t>
      </w:r>
      <w:r w:rsidRPr="00E91749">
        <w:rPr>
          <w:rFonts w:ascii="Times New Roman" w:hAnsi="Times New Roman"/>
          <w:i/>
        </w:rPr>
        <w:t>O</w:t>
      </w:r>
      <w:r>
        <w:t>, the following steps are taken:</w:t>
      </w:r>
    </w:p>
    <w:p w14:paraId="43828009" w14:textId="77777777" w:rsidR="004C02EF" w:rsidRPr="00A115DC" w:rsidRDefault="004C02EF" w:rsidP="004C02EF">
      <w:pPr>
        <w:pStyle w:val="Alg4"/>
        <w:numPr>
          <w:ilvl w:val="0"/>
          <w:numId w:val="183"/>
        </w:numPr>
      </w:pPr>
      <w:r w:rsidRPr="00A115DC">
        <w:t>If the Type(</w:t>
      </w:r>
      <w:r w:rsidRPr="00A115DC">
        <w:rPr>
          <w:i/>
        </w:rPr>
        <w:t>O</w:t>
      </w:r>
      <w:r w:rsidRPr="00A115DC">
        <w:t xml:space="preserve">) is not Object, throw a </w:t>
      </w:r>
      <w:r w:rsidRPr="00A115DC">
        <w:rPr>
          <w:b/>
        </w:rPr>
        <w:t>TypeError</w:t>
      </w:r>
      <w:r w:rsidRPr="00A115DC">
        <w:t xml:space="preserve"> exception.</w:t>
      </w:r>
    </w:p>
    <w:p w14:paraId="0076A5A0" w14:textId="77777777" w:rsidR="004C02EF" w:rsidRPr="00A115DC" w:rsidRDefault="004C02EF" w:rsidP="004C02EF">
      <w:pPr>
        <w:pStyle w:val="Alg4"/>
        <w:numPr>
          <w:ilvl w:val="0"/>
          <w:numId w:val="183"/>
        </w:numPr>
      </w:pPr>
      <w:r w:rsidRPr="00A115DC">
        <w:t xml:space="preserve">Let </w:t>
      </w:r>
      <w:r w:rsidRPr="00A115DC">
        <w:rPr>
          <w:i/>
        </w:rPr>
        <w:t>n</w:t>
      </w:r>
      <w:r w:rsidRPr="00A115DC">
        <w:t xml:space="preserve"> be the number of own enumerable properties of </w:t>
      </w:r>
      <w:r w:rsidRPr="00A115DC">
        <w:rPr>
          <w:i/>
        </w:rPr>
        <w:t>O</w:t>
      </w:r>
    </w:p>
    <w:p w14:paraId="62BCA21F" w14:textId="77777777" w:rsidR="004C02EF" w:rsidRPr="00A115DC" w:rsidRDefault="004C02EF" w:rsidP="004C02EF">
      <w:pPr>
        <w:pStyle w:val="Alg4"/>
        <w:numPr>
          <w:ilvl w:val="0"/>
          <w:numId w:val="183"/>
        </w:numPr>
      </w:pPr>
      <w:r w:rsidRPr="00A115DC">
        <w:t xml:space="preserve">Let </w:t>
      </w:r>
      <w:r w:rsidRPr="00A115DC">
        <w:rPr>
          <w:i/>
        </w:rPr>
        <w:t xml:space="preserve">array </w:t>
      </w:r>
      <w:r w:rsidRPr="00A115DC">
        <w:t xml:space="preserve">be the result of creating a new Object as if by the expression </w:t>
      </w:r>
      <w:r w:rsidRPr="00144248">
        <w:rPr>
          <w:rFonts w:ascii="Courier New" w:hAnsi="Courier New" w:cs="Courier New"/>
          <w:b/>
        </w:rPr>
        <w:t>new Array(</w:t>
      </w:r>
      <w:r>
        <w:rPr>
          <w:rFonts w:ascii="Courier New" w:hAnsi="Courier New" w:cs="Courier New"/>
          <w:b/>
        </w:rPr>
        <w:t>n</w:t>
      </w:r>
      <w:r w:rsidRPr="00144248">
        <w:rPr>
          <w:rFonts w:ascii="Courier New" w:hAnsi="Courier New" w:cs="Courier New"/>
          <w:b/>
        </w:rPr>
        <w:t xml:space="preserve">) </w:t>
      </w:r>
      <w:r w:rsidRPr="00A115DC">
        <w:t xml:space="preserve">where </w:t>
      </w:r>
      <w:r w:rsidRPr="00144248">
        <w:rPr>
          <w:rFonts w:ascii="Courier New" w:hAnsi="Courier New" w:cs="Courier New"/>
          <w:b/>
        </w:rPr>
        <w:t>Array</w:t>
      </w:r>
      <w:r w:rsidRPr="00A115DC">
        <w:t xml:space="preserve"> is the standard built-in constructor with that name.</w:t>
      </w:r>
    </w:p>
    <w:p w14:paraId="79A46589" w14:textId="77777777" w:rsidR="004C02EF" w:rsidRPr="00A115DC" w:rsidRDefault="004C02EF" w:rsidP="004C02EF">
      <w:pPr>
        <w:pStyle w:val="Alg4"/>
        <w:numPr>
          <w:ilvl w:val="0"/>
          <w:numId w:val="183"/>
        </w:numPr>
      </w:pPr>
      <w:r w:rsidRPr="00A115DC">
        <w:t xml:space="preserve">Let </w:t>
      </w:r>
      <w:r w:rsidRPr="00A115DC">
        <w:rPr>
          <w:i/>
        </w:rPr>
        <w:t>index</w:t>
      </w:r>
      <w:r w:rsidRPr="00A115DC">
        <w:t xml:space="preserve"> be 0.</w:t>
      </w:r>
    </w:p>
    <w:p w14:paraId="32D8421D" w14:textId="77777777" w:rsidR="004C02EF" w:rsidRPr="00A115DC" w:rsidRDefault="004C02EF" w:rsidP="004C02EF">
      <w:pPr>
        <w:pStyle w:val="Alg4"/>
        <w:numPr>
          <w:ilvl w:val="0"/>
          <w:numId w:val="183"/>
        </w:numPr>
      </w:pPr>
      <w:r w:rsidRPr="00A115DC">
        <w:t xml:space="preserve">For each own enumerable property of </w:t>
      </w:r>
      <w:r w:rsidRPr="00A115DC">
        <w:rPr>
          <w:i/>
        </w:rPr>
        <w:t>O</w:t>
      </w:r>
      <w:r w:rsidRPr="00A115DC">
        <w:t xml:space="preserve"> whose name </w:t>
      </w:r>
      <w:r>
        <w:t>String</w:t>
      </w:r>
      <w:r w:rsidRPr="00A115DC">
        <w:t xml:space="preserve"> is </w:t>
      </w:r>
      <w:r w:rsidRPr="00A115DC">
        <w:rPr>
          <w:i/>
        </w:rPr>
        <w:t>P</w:t>
      </w:r>
      <w:r w:rsidRPr="00A115DC">
        <w:t xml:space="preserve"> </w:t>
      </w:r>
    </w:p>
    <w:p w14:paraId="2D6D2A6D" w14:textId="77777777" w:rsidR="004C02EF" w:rsidRPr="00A115DC" w:rsidRDefault="004C02EF" w:rsidP="004C02EF">
      <w:pPr>
        <w:pStyle w:val="Alg4"/>
        <w:numPr>
          <w:ilvl w:val="1"/>
          <w:numId w:val="183"/>
        </w:numPr>
      </w:pPr>
      <w:r w:rsidRPr="00A115DC">
        <w:t xml:space="preserve">Call the [[DefineOwnProperty]] internal method of </w:t>
      </w:r>
      <w:r w:rsidRPr="00A115DC">
        <w:rPr>
          <w:i/>
        </w:rPr>
        <w:t>array</w:t>
      </w:r>
      <w:r w:rsidRPr="00A115DC">
        <w:t xml:space="preserve"> with arguments ToString(</w:t>
      </w:r>
      <w:r w:rsidRPr="00A115DC">
        <w:rPr>
          <w:i/>
        </w:rPr>
        <w:t>index</w:t>
      </w:r>
      <w:r w:rsidRPr="00A115DC">
        <w:t xml:space="preserve">), the PropertyDescriptor {[[Value]]: </w:t>
      </w:r>
      <w:r w:rsidRPr="00A115DC">
        <w:rPr>
          <w:i/>
        </w:rPr>
        <w:t>P</w:t>
      </w:r>
      <w:r w:rsidRPr="00A115DC">
        <w:t xml:space="preserve">, [[Writable]]: </w:t>
      </w:r>
      <w:r w:rsidRPr="00A115DC">
        <w:rPr>
          <w:b/>
        </w:rPr>
        <w:t>true</w:t>
      </w:r>
      <w:r w:rsidRPr="00A115DC">
        <w:t xml:space="preserve">, [[Enumerable]]: </w:t>
      </w:r>
      <w:r w:rsidRPr="00A115DC">
        <w:rPr>
          <w:b/>
        </w:rPr>
        <w:t>true</w:t>
      </w:r>
      <w:r w:rsidRPr="00A115DC">
        <w:t xml:space="preserve">, [[Configurable]]: </w:t>
      </w:r>
      <w:r w:rsidRPr="00A115DC">
        <w:rPr>
          <w:b/>
        </w:rPr>
        <w:t>true</w:t>
      </w:r>
      <w:r w:rsidRPr="00A115DC">
        <w:t xml:space="preserve">}, and </w:t>
      </w:r>
      <w:r w:rsidRPr="00A115DC">
        <w:rPr>
          <w:b/>
        </w:rPr>
        <w:t>false</w:t>
      </w:r>
      <w:r w:rsidRPr="00A115DC">
        <w:t>.</w:t>
      </w:r>
    </w:p>
    <w:p w14:paraId="500173E9" w14:textId="77777777" w:rsidR="004C02EF" w:rsidRPr="00A115DC" w:rsidRDefault="004C02EF" w:rsidP="004C02EF">
      <w:pPr>
        <w:pStyle w:val="Alg4"/>
        <w:numPr>
          <w:ilvl w:val="1"/>
          <w:numId w:val="183"/>
        </w:numPr>
      </w:pPr>
      <w:r w:rsidRPr="00A115DC">
        <w:t xml:space="preserve">Increment </w:t>
      </w:r>
      <w:r w:rsidRPr="00A115DC">
        <w:rPr>
          <w:i/>
        </w:rPr>
        <w:t>index</w:t>
      </w:r>
      <w:r w:rsidRPr="00A115DC">
        <w:t xml:space="preserve"> by 1.</w:t>
      </w:r>
    </w:p>
    <w:p w14:paraId="62C88317" w14:textId="77777777" w:rsidR="004C02EF" w:rsidRPr="00A115DC" w:rsidRDefault="004C02EF" w:rsidP="004C02EF">
      <w:pPr>
        <w:pStyle w:val="Alg4"/>
        <w:numPr>
          <w:ilvl w:val="0"/>
          <w:numId w:val="183"/>
        </w:numPr>
        <w:spacing w:after="120"/>
      </w:pPr>
      <w:r w:rsidRPr="00A115DC">
        <w:t xml:space="preserve">Return </w:t>
      </w:r>
      <w:r w:rsidRPr="00A115DC">
        <w:rPr>
          <w:i/>
        </w:rPr>
        <w:t>array</w:t>
      </w:r>
      <w:r w:rsidRPr="00A115DC">
        <w:t>.</w:t>
      </w:r>
    </w:p>
    <w:p w14:paraId="4159F434" w14:textId="77777777" w:rsidR="004C02EF" w:rsidRPr="000808CE" w:rsidRDefault="004C02EF" w:rsidP="004C02EF">
      <w:r w:rsidRPr="000808CE">
        <w:t xml:space="preserve">If an implementation defines a specific order of enumeration for the for-in statement, </w:t>
      </w:r>
      <w:r>
        <w:t>that same enumeration order must be used in step 5 of this algorithm</w:t>
      </w:r>
      <w:r w:rsidRPr="000808CE">
        <w:t>.</w:t>
      </w:r>
    </w:p>
    <w:p w14:paraId="32FA497B" w14:textId="77777777" w:rsidR="004C02EF" w:rsidRDefault="004C02EF" w:rsidP="00B43482">
      <w:pPr>
        <w:pStyle w:val="30"/>
        <w:numPr>
          <w:ilvl w:val="0"/>
          <w:numId w:val="0"/>
        </w:numPr>
      </w:pPr>
      <w:bookmarkStart w:id="6777" w:name="_Toc235503490"/>
      <w:bookmarkStart w:id="6778" w:name="_Toc241509265"/>
      <w:bookmarkStart w:id="6779" w:name="_Toc244416752"/>
      <w:bookmarkStart w:id="6780" w:name="_Toc276631116"/>
      <w:bookmarkStart w:id="6781" w:name="_Toc178387127"/>
      <w:r>
        <w:t>15.2.4</w:t>
      </w:r>
      <w:r>
        <w:tab/>
        <w:t>Properties of the Object Prototype Objec</w:t>
      </w:r>
      <w:bookmarkEnd w:id="6771"/>
      <w:bookmarkEnd w:id="6772"/>
      <w:bookmarkEnd w:id="6773"/>
      <w:bookmarkEnd w:id="6774"/>
      <w:r>
        <w:t>t</w:t>
      </w:r>
      <w:bookmarkEnd w:id="6775"/>
      <w:bookmarkEnd w:id="6776"/>
      <w:bookmarkEnd w:id="6777"/>
      <w:bookmarkEnd w:id="6778"/>
      <w:bookmarkEnd w:id="6779"/>
      <w:bookmarkEnd w:id="6780"/>
      <w:bookmarkEnd w:id="6781"/>
    </w:p>
    <w:p w14:paraId="46E1BE50" w14:textId="77777777" w:rsidR="004C02EF" w:rsidRDefault="004C02EF" w:rsidP="004C02EF">
      <w:r>
        <w:t xml:space="preserve">The value of the [[Prototype]] internal property of the Object prototype object is </w:t>
      </w:r>
      <w:r>
        <w:rPr>
          <w:b/>
        </w:rPr>
        <w:t>null</w:t>
      </w:r>
      <w:del w:id="6782" w:author="Allen Wirfs-Brock" w:date="2011-07-02T13:25:00Z">
        <w:r w:rsidDel="008962D8">
          <w:delText xml:space="preserve">, the value of the [[Class]] internal property is </w:delText>
        </w:r>
        <w:r w:rsidDel="008962D8">
          <w:rPr>
            <w:rFonts w:ascii="Courier New" w:hAnsi="Courier New"/>
            <w:b/>
          </w:rPr>
          <w:delText>"Object"</w:delText>
        </w:r>
        <w:r w:rsidRPr="002756D7" w:rsidDel="008962D8">
          <w:delText>,</w:delText>
        </w:r>
      </w:del>
      <w:r w:rsidRPr="002756D7">
        <w:t xml:space="preserve"> and </w:t>
      </w:r>
      <w:r>
        <w:t xml:space="preserve">the initial value of the [[Extensible]] internal property is </w:t>
      </w:r>
      <w:r w:rsidRPr="002756D7">
        <w:rPr>
          <w:b/>
        </w:rPr>
        <w:t>true</w:t>
      </w:r>
      <w:r>
        <w:t>.</w:t>
      </w:r>
      <w:bookmarkStart w:id="6783" w:name="_Toc385672264"/>
      <w:bookmarkStart w:id="6784" w:name="_Toc393690378"/>
    </w:p>
    <w:p w14:paraId="5D4ED99A" w14:textId="77777777" w:rsidR="004C02EF" w:rsidRDefault="004C02EF" w:rsidP="004C02EF">
      <w:pPr>
        <w:pStyle w:val="40"/>
        <w:numPr>
          <w:ilvl w:val="0"/>
          <w:numId w:val="0"/>
        </w:numPr>
      </w:pPr>
      <w:r>
        <w:t>15.2.4.1</w:t>
      </w:r>
      <w:r>
        <w:tab/>
        <w:t>Object.prototype.constructo</w:t>
      </w:r>
      <w:bookmarkEnd w:id="6783"/>
      <w:bookmarkEnd w:id="6784"/>
      <w:r>
        <w:t>r</w:t>
      </w:r>
    </w:p>
    <w:p w14:paraId="34FEE148" w14:textId="77777777" w:rsidR="004C02EF" w:rsidRDefault="004C02EF" w:rsidP="004C02EF">
      <w:r>
        <w:t xml:space="preserve">The initial value of </w:t>
      </w:r>
      <w:r>
        <w:rPr>
          <w:rFonts w:ascii="Courier New" w:hAnsi="Courier New"/>
          <w:b/>
        </w:rPr>
        <w:t>Object.prototype.constructor</w:t>
      </w:r>
      <w:r>
        <w:t xml:space="preserve"> is the standard built-in </w:t>
      </w:r>
      <w:r>
        <w:rPr>
          <w:rFonts w:ascii="Courier New" w:hAnsi="Courier New"/>
          <w:b/>
        </w:rPr>
        <w:t>Object</w:t>
      </w:r>
      <w:r>
        <w:t xml:space="preserve"> constructor.</w:t>
      </w:r>
      <w:bookmarkStart w:id="6785" w:name="_Toc385672265"/>
      <w:bookmarkStart w:id="6786" w:name="_Toc393690379"/>
    </w:p>
    <w:p w14:paraId="3115560F" w14:textId="77777777" w:rsidR="004C02EF" w:rsidRDefault="004C02EF" w:rsidP="004C02EF">
      <w:pPr>
        <w:pStyle w:val="40"/>
        <w:numPr>
          <w:ilvl w:val="0"/>
          <w:numId w:val="0"/>
        </w:numPr>
      </w:pPr>
      <w:bookmarkStart w:id="6787" w:name="_Ref455974300"/>
      <w:r>
        <w:t>15.2.4.2</w:t>
      </w:r>
      <w:r>
        <w:tab/>
        <w:t>Object.prototype.toString</w:t>
      </w:r>
      <w:bookmarkEnd w:id="6785"/>
      <w:bookmarkEnd w:id="6786"/>
      <w:r>
        <w:t xml:space="preserve"> ( )</w:t>
      </w:r>
      <w:bookmarkEnd w:id="6787"/>
    </w:p>
    <w:p w14:paraId="1A933B31" w14:textId="77777777" w:rsidR="004C02EF" w:rsidRDefault="004C02EF" w:rsidP="004C02EF">
      <w:r>
        <w:t xml:space="preserve">When the </w:t>
      </w:r>
      <w:r>
        <w:rPr>
          <w:rFonts w:ascii="Courier New" w:hAnsi="Courier New"/>
          <w:b/>
        </w:rPr>
        <w:t>toString</w:t>
      </w:r>
      <w:r>
        <w:t xml:space="preserve"> method is called, the following steps are taken:</w:t>
      </w:r>
    </w:p>
    <w:p w14:paraId="1D52940E" w14:textId="77777777" w:rsidR="004C02EF" w:rsidRDefault="004C02EF" w:rsidP="004C02EF">
      <w:pPr>
        <w:pStyle w:val="Alg4"/>
        <w:numPr>
          <w:ilvl w:val="0"/>
          <w:numId w:val="184"/>
        </w:numPr>
      </w:pPr>
      <w:r w:rsidRPr="00DD4112">
        <w:t xml:space="preserve">If the </w:t>
      </w:r>
      <w:r w:rsidRPr="00DD4112">
        <w:rPr>
          <w:b/>
        </w:rPr>
        <w:t>this</w:t>
      </w:r>
      <w:r w:rsidRPr="00DD4112">
        <w:t xml:space="preserve"> value is </w:t>
      </w:r>
      <w:r w:rsidRPr="00DD4112">
        <w:rPr>
          <w:b/>
        </w:rPr>
        <w:t>undefined</w:t>
      </w:r>
      <w:r w:rsidRPr="00DD4112">
        <w:t xml:space="preserve">, return </w:t>
      </w:r>
      <w:r w:rsidRPr="00DD4112">
        <w:rPr>
          <w:rFonts w:ascii="Courier New" w:hAnsi="Courier New"/>
          <w:b/>
        </w:rPr>
        <w:t xml:space="preserve">"[object </w:t>
      </w:r>
      <w:r>
        <w:rPr>
          <w:rFonts w:ascii="Courier New" w:hAnsi="Courier New"/>
          <w:b/>
        </w:rPr>
        <w:t>U</w:t>
      </w:r>
      <w:r w:rsidRPr="00DD4112">
        <w:rPr>
          <w:rFonts w:ascii="Courier New" w:hAnsi="Courier New"/>
          <w:b/>
        </w:rPr>
        <w:t>ndefined]"</w:t>
      </w:r>
      <w:r w:rsidRPr="00DD4112">
        <w:t>.</w:t>
      </w:r>
    </w:p>
    <w:p w14:paraId="04069AFB" w14:textId="77777777" w:rsidR="004C02EF" w:rsidRDefault="004C02EF" w:rsidP="004C02EF">
      <w:pPr>
        <w:pStyle w:val="Alg4"/>
        <w:numPr>
          <w:ilvl w:val="0"/>
          <w:numId w:val="184"/>
        </w:numPr>
      </w:pPr>
      <w:r w:rsidRPr="00DD4112">
        <w:t xml:space="preserve">If the </w:t>
      </w:r>
      <w:r w:rsidRPr="00DD4112">
        <w:rPr>
          <w:b/>
        </w:rPr>
        <w:t>this</w:t>
      </w:r>
      <w:r w:rsidRPr="00DD4112">
        <w:t xml:space="preserve"> value is </w:t>
      </w:r>
      <w:r w:rsidRPr="00DD4112">
        <w:rPr>
          <w:b/>
        </w:rPr>
        <w:t>null</w:t>
      </w:r>
      <w:r w:rsidRPr="00DD4112">
        <w:t xml:space="preserve">, return </w:t>
      </w:r>
      <w:r w:rsidRPr="00DD4112">
        <w:rPr>
          <w:rFonts w:ascii="Courier New" w:hAnsi="Courier New"/>
          <w:b/>
        </w:rPr>
        <w:t xml:space="preserve">"[object </w:t>
      </w:r>
      <w:r>
        <w:rPr>
          <w:rFonts w:ascii="Courier New" w:hAnsi="Courier New"/>
          <w:b/>
        </w:rPr>
        <w:t>N</w:t>
      </w:r>
      <w:r w:rsidRPr="00DD4112">
        <w:rPr>
          <w:rFonts w:ascii="Courier New" w:hAnsi="Courier New"/>
          <w:b/>
        </w:rPr>
        <w:t>ull]"</w:t>
      </w:r>
      <w:r w:rsidRPr="00DD4112">
        <w:t>.</w:t>
      </w:r>
    </w:p>
    <w:p w14:paraId="0C744403" w14:textId="77777777" w:rsidR="004C02EF" w:rsidRPr="00A115DC" w:rsidRDefault="004C02EF" w:rsidP="004C02EF">
      <w:pPr>
        <w:pStyle w:val="Alg4"/>
        <w:numPr>
          <w:ilvl w:val="0"/>
          <w:numId w:val="184"/>
        </w:numPr>
      </w:pPr>
      <w:r w:rsidRPr="00A115DC">
        <w:t xml:space="preserve">Let </w:t>
      </w:r>
      <w:r w:rsidRPr="00A115DC">
        <w:rPr>
          <w:i/>
        </w:rPr>
        <w:t xml:space="preserve">O </w:t>
      </w:r>
      <w:r w:rsidRPr="00A115DC">
        <w:t xml:space="preserve">be the result of calling ToObject passing the </w:t>
      </w:r>
      <w:r w:rsidRPr="00A115DC">
        <w:rPr>
          <w:b/>
        </w:rPr>
        <w:t xml:space="preserve">this </w:t>
      </w:r>
      <w:r w:rsidRPr="00A115DC">
        <w:t>value as the argument.</w:t>
      </w:r>
    </w:p>
    <w:p w14:paraId="6361DCBD" w14:textId="77777777" w:rsidR="00236470" w:rsidRDefault="00236470" w:rsidP="004C02EF">
      <w:pPr>
        <w:pStyle w:val="Alg4"/>
        <w:numPr>
          <w:ilvl w:val="0"/>
          <w:numId w:val="184"/>
        </w:numPr>
        <w:rPr>
          <w:ins w:id="6788" w:author="Allen Wirfs-Brock" w:date="2011-07-02T13:47:00Z"/>
        </w:rPr>
      </w:pPr>
      <w:ins w:id="6789" w:author="Allen Wirfs-Brock" w:date="2011-07-02T13:47:00Z">
        <w:r>
          <w:t xml:space="preserve">If </w:t>
        </w:r>
        <w:r w:rsidRPr="00236470">
          <w:rPr>
            <w:i/>
          </w:rPr>
          <w:t>O</w:t>
        </w:r>
        <w:r>
          <w:t xml:space="preserve"> has </w:t>
        </w:r>
        <w:del w:id="6790" w:author="Rev 3 Allen Wirfs-Brock" w:date="2011-09-07T15:25:00Z">
          <w:r w:rsidDel="00FE434F">
            <w:delText>one of the internal properties</w:delText>
          </w:r>
        </w:del>
      </w:ins>
      <w:ins w:id="6791" w:author="Rev 3 Allen Wirfs-Brock" w:date="2011-09-07T15:25:00Z">
        <w:r w:rsidR="00FE434F">
          <w:t>a [[NativeBrand]] internal property</w:t>
        </w:r>
      </w:ins>
      <w:ins w:id="6792" w:author="Allen Wirfs-Brock" w:date="2011-07-02T13:47:00Z">
        <w:del w:id="6793" w:author="Rev 3 Allen Wirfs-Brock" w:date="2011-09-07T15:26:00Z">
          <w:r w:rsidDel="00FE434F">
            <w:delText xml:space="preserve"> listed in Table 23</w:delText>
          </w:r>
        </w:del>
        <w:r>
          <w:t xml:space="preserve">, let </w:t>
        </w:r>
        <w:r w:rsidRPr="00236470">
          <w:rPr>
            <w:i/>
          </w:rPr>
          <w:t>tag</w:t>
        </w:r>
        <w:r>
          <w:t xml:space="preserve"> be the corresponding value from the </w:t>
        </w:r>
        <w:del w:id="6794" w:author="Rev 3 Allen Wirfs-Brock" w:date="2011-09-07T15:26:00Z">
          <w:r w:rsidDel="00FE434F">
            <w:delText>t</w:delText>
          </w:r>
        </w:del>
      </w:ins>
      <w:ins w:id="6795" w:author="Rev 3 Allen Wirfs-Brock" w:date="2011-09-07T15:26:00Z">
        <w:r w:rsidR="00FE434F">
          <w:t>T</w:t>
        </w:r>
      </w:ins>
      <w:ins w:id="6796" w:author="Allen Wirfs-Brock" w:date="2011-07-02T13:47:00Z">
        <w:r>
          <w:t>able</w:t>
        </w:r>
      </w:ins>
      <w:ins w:id="6797" w:author="Rev 3 Allen Wirfs-Brock" w:date="2011-09-07T15:26:00Z">
        <w:r w:rsidR="00FE434F">
          <w:t xml:space="preserve"> 23</w:t>
        </w:r>
      </w:ins>
      <w:ins w:id="6798" w:author="Allen Wirfs-Brock" w:date="2011-07-02T13:47:00Z">
        <w:r>
          <w:t>.</w:t>
        </w:r>
      </w:ins>
    </w:p>
    <w:p w14:paraId="3C5E1A99" w14:textId="77777777" w:rsidR="004C02EF" w:rsidRPr="00A115DC" w:rsidRDefault="00236470" w:rsidP="004C02EF">
      <w:pPr>
        <w:pStyle w:val="Alg4"/>
        <w:numPr>
          <w:ilvl w:val="0"/>
          <w:numId w:val="184"/>
        </w:numPr>
      </w:pPr>
      <w:ins w:id="6799" w:author="Allen Wirfs-Brock" w:date="2011-07-02T13:48:00Z">
        <w:r>
          <w:t xml:space="preserve">Else, </w:t>
        </w:r>
      </w:ins>
      <w:del w:id="6800" w:author="Allen Wirfs-Brock" w:date="2011-07-02T13:49:00Z">
        <w:r w:rsidR="004C02EF" w:rsidRPr="00A115DC" w:rsidDel="00236470">
          <w:delText xml:space="preserve">Let </w:delText>
        </w:r>
      </w:del>
      <w:ins w:id="6801" w:author="Allen Wirfs-Brock" w:date="2011-07-02T13:49:00Z">
        <w:r>
          <w:t>let</w:t>
        </w:r>
        <w:r w:rsidRPr="00A115DC">
          <w:t xml:space="preserve"> </w:t>
        </w:r>
      </w:ins>
      <w:del w:id="6802" w:author="Allen Wirfs-Brock" w:date="2011-07-02T13:35:00Z">
        <w:r w:rsidR="004C02EF" w:rsidRPr="00A115DC" w:rsidDel="005761C4">
          <w:rPr>
            <w:i/>
          </w:rPr>
          <w:delText>class</w:delText>
        </w:r>
        <w:r w:rsidR="004C02EF" w:rsidRPr="00A115DC" w:rsidDel="005761C4">
          <w:delText xml:space="preserve"> </w:delText>
        </w:r>
      </w:del>
      <w:ins w:id="6803" w:author="Allen Wirfs-Brock" w:date="2011-07-02T13:35:00Z">
        <w:r w:rsidR="005761C4">
          <w:rPr>
            <w:i/>
          </w:rPr>
          <w:t>tag</w:t>
        </w:r>
        <w:r w:rsidR="005761C4" w:rsidRPr="00A115DC">
          <w:t xml:space="preserve"> </w:t>
        </w:r>
      </w:ins>
      <w:r w:rsidR="004C02EF" w:rsidRPr="00A115DC">
        <w:t xml:space="preserve">be the </w:t>
      </w:r>
      <w:ins w:id="6804" w:author="Allen Wirfs-Brock" w:date="2011-07-02T13:49:00Z">
        <w:r>
          <w:t xml:space="preserve">string </w:t>
        </w:r>
      </w:ins>
      <w:r w:rsidR="004C02EF" w:rsidRPr="00A115DC">
        <w:t xml:space="preserve">value </w:t>
      </w:r>
      <w:ins w:id="6805" w:author="Allen Wirfs-Brock" w:date="2011-07-02T13:49:00Z">
        <w:r>
          <w:rPr>
            <w:rFonts w:ascii="Courier New" w:hAnsi="Courier New"/>
            <w:b/>
          </w:rPr>
          <w:t>"O</w:t>
        </w:r>
        <w:r w:rsidRPr="00DD4112">
          <w:rPr>
            <w:rFonts w:ascii="Courier New" w:hAnsi="Courier New"/>
            <w:b/>
          </w:rPr>
          <w:t>bject"</w:t>
        </w:r>
      </w:ins>
      <w:del w:id="6806" w:author="Allen Wirfs-Brock" w:date="2011-07-02T13:49:00Z">
        <w:r w:rsidR="004C02EF" w:rsidRPr="00A115DC" w:rsidDel="00236470">
          <w:delText xml:space="preserve">of the [[Class]] internal property of </w:delText>
        </w:r>
        <w:r w:rsidR="004C02EF" w:rsidRPr="00A115DC" w:rsidDel="00236470">
          <w:rPr>
            <w:i/>
          </w:rPr>
          <w:delText>O</w:delText>
        </w:r>
      </w:del>
      <w:r w:rsidR="004C02EF" w:rsidRPr="00A115DC">
        <w:t>.</w:t>
      </w:r>
    </w:p>
    <w:p w14:paraId="012F348E" w14:textId="77777777" w:rsidR="004C02EF" w:rsidRDefault="004C02EF" w:rsidP="004C02EF">
      <w:pPr>
        <w:pStyle w:val="Alg4"/>
        <w:numPr>
          <w:ilvl w:val="0"/>
          <w:numId w:val="184"/>
        </w:numPr>
        <w:spacing w:after="220"/>
        <w:rPr>
          <w:ins w:id="6807" w:author="Allen Wirfs-Brock" w:date="2011-07-02T13:34:00Z"/>
        </w:rPr>
      </w:pPr>
      <w:r w:rsidRPr="00A115DC">
        <w:t xml:space="preserve">Return the </w:t>
      </w:r>
      <w:r>
        <w:t>String</w:t>
      </w:r>
      <w:r w:rsidRPr="00A115DC">
        <w:t xml:space="preserve"> value that is the result of concatenating the three </w:t>
      </w:r>
      <w:r>
        <w:t>Strings</w:t>
      </w:r>
      <w:r w:rsidRPr="00A115DC">
        <w:t xml:space="preserve"> </w:t>
      </w:r>
      <w:r>
        <w:rPr>
          <w:rFonts w:ascii="Courier New" w:hAnsi="Courier New"/>
          <w:b/>
        </w:rPr>
        <w:t>"[object "</w:t>
      </w:r>
      <w:r w:rsidRPr="00A115DC">
        <w:t xml:space="preserve">, </w:t>
      </w:r>
      <w:del w:id="6808" w:author="Allen Wirfs-Brock" w:date="2011-07-02T13:35:00Z">
        <w:r w:rsidRPr="00A115DC" w:rsidDel="005761C4">
          <w:rPr>
            <w:i/>
          </w:rPr>
          <w:delText>class</w:delText>
        </w:r>
      </w:del>
      <w:ins w:id="6809" w:author="Allen Wirfs-Brock" w:date="2011-07-02T13:35:00Z">
        <w:r w:rsidR="005761C4">
          <w:rPr>
            <w:i/>
          </w:rPr>
          <w:t>tag</w:t>
        </w:r>
      </w:ins>
      <w:r w:rsidRPr="00A115DC">
        <w:t xml:space="preserve">, and </w:t>
      </w:r>
      <w:r>
        <w:rPr>
          <w:rFonts w:ascii="Courier New" w:hAnsi="Courier New"/>
          <w:b/>
        </w:rPr>
        <w:t>"]"</w:t>
      </w:r>
      <w:r w:rsidRPr="00A115DC">
        <w:t>.</w:t>
      </w:r>
    </w:p>
    <w:p w14:paraId="0AFFDE51" w14:textId="77777777" w:rsidR="005761C4" w:rsidRPr="000171B7" w:rsidRDefault="005761C4" w:rsidP="00236470">
      <w:pPr>
        <w:pStyle w:val="Tabletitle"/>
        <w:widowControl w:val="0"/>
        <w:rPr>
          <w:ins w:id="6810" w:author="Allen Wirfs-Brock" w:date="2011-07-02T13:35:00Z"/>
          <w:rFonts w:eastAsia="Arial Unicode MS"/>
        </w:rPr>
      </w:pPr>
      <w:ins w:id="6811" w:author="Allen Wirfs-Brock" w:date="2011-07-02T13:35:00Z">
        <w:r w:rsidRPr="00004BD3">
          <w:rPr>
            <w:rFonts w:eastAsia="Arial Unicode MS"/>
          </w:rPr>
          <w:t>Table </w:t>
        </w:r>
      </w:ins>
      <w:ins w:id="6812" w:author="Allen Wirfs-Brock" w:date="2011-07-02T13:45:00Z">
        <w:r w:rsidR="00236470">
          <w:rPr>
            <w:rFonts w:eastAsia="Arial Unicode MS"/>
          </w:rPr>
          <w:t>23</w:t>
        </w:r>
      </w:ins>
      <w:ins w:id="6813" w:author="Allen Wirfs-Brock" w:date="2011-07-02T13:35:00Z">
        <w:r w:rsidRPr="00004BD3">
          <w:rPr>
            <w:rFonts w:eastAsia="Arial Unicode MS"/>
          </w:rPr>
          <w:t xml:space="preserve"> — </w:t>
        </w:r>
      </w:ins>
      <w:ins w:id="6814" w:author="Allen Wirfs-Brock" w:date="2011-07-02T13:47:00Z">
        <w:r w:rsidR="00236470">
          <w:t>T</w:t>
        </w:r>
      </w:ins>
      <w:ins w:id="6815" w:author="Allen Wirfs-Brock" w:date="2011-07-02T13:46:00Z">
        <w:r w:rsidR="00236470">
          <w:t>ags for Classified Native Objects</w:t>
        </w:r>
      </w:ins>
    </w:p>
    <w:tbl>
      <w:tblPr>
        <w:tblW w:w="4951" w:type="dxa"/>
        <w:tblInd w:w="3333" w:type="dxa"/>
        <w:tblLook w:val="04A0" w:firstRow="1" w:lastRow="0" w:firstColumn="1" w:lastColumn="0" w:noHBand="0" w:noVBand="1"/>
        <w:tblPrChange w:id="6816" w:author="Rev 3 Allen Wirfs-Brock" w:date="2011-09-07T15:30:00Z">
          <w:tblPr>
            <w:tblW w:w="3560" w:type="dxa"/>
            <w:tblInd w:w="3333" w:type="dxa"/>
            <w:tblLook w:val="04A0" w:firstRow="1" w:lastRow="0" w:firstColumn="1" w:lastColumn="0" w:noHBand="0" w:noVBand="1"/>
          </w:tblPr>
        </w:tblPrChange>
      </w:tblPr>
      <w:tblGrid>
        <w:gridCol w:w="2695"/>
        <w:gridCol w:w="2256"/>
        <w:tblGridChange w:id="6817">
          <w:tblGrid>
            <w:gridCol w:w="2695"/>
            <w:gridCol w:w="2256"/>
          </w:tblGrid>
        </w:tblGridChange>
      </w:tblGrid>
      <w:tr w:rsidR="005761C4" w:rsidRPr="00320565" w14:paraId="6E5F3108" w14:textId="77777777" w:rsidTr="007516CC">
        <w:trPr>
          <w:trHeight w:val="124"/>
          <w:ins w:id="6818" w:author="Allen Wirfs-Brock" w:date="2011-07-02T13:35:00Z"/>
          <w:trPrChange w:id="6819"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C0C0C0"/>
            <w:hideMark/>
            <w:tcPrChange w:id="6820"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C0C0C0"/>
                <w:hideMark/>
              </w:tcPr>
            </w:tcPrChange>
          </w:tcPr>
          <w:p w14:paraId="15007BC8" w14:textId="77777777" w:rsidR="005761C4" w:rsidRPr="00320565" w:rsidRDefault="005761C4" w:rsidP="005761C4">
            <w:pPr>
              <w:keepNext/>
              <w:spacing w:after="0"/>
              <w:jc w:val="center"/>
              <w:rPr>
                <w:ins w:id="6821" w:author="Allen Wirfs-Brock" w:date="2011-07-02T13:35:00Z"/>
                <w:b/>
              </w:rPr>
            </w:pPr>
            <w:ins w:id="6822" w:author="Allen Wirfs-Brock" w:date="2011-07-02T13:35:00Z">
              <w:del w:id="6823" w:author="Rev 3 Allen Wirfs-Brock" w:date="2011-09-07T15:26:00Z">
                <w:r w:rsidDel="00FE434F">
                  <w:rPr>
                    <w:b/>
                  </w:rPr>
                  <w:delText>Internal Property</w:delText>
                </w:r>
              </w:del>
            </w:ins>
            <w:ins w:id="6824" w:author="Rev 3 Allen Wirfs-Brock" w:date="2011-09-07T15:26:00Z">
              <w:r w:rsidR="00FE434F">
                <w:rPr>
                  <w:b/>
                </w:rPr>
                <w:t>[[NativeBrand]] Value</w:t>
              </w:r>
            </w:ins>
          </w:p>
        </w:tc>
        <w:tc>
          <w:tcPr>
            <w:tcW w:w="2256" w:type="dxa"/>
            <w:tcBorders>
              <w:top w:val="single" w:sz="8" w:space="0" w:color="auto"/>
              <w:left w:val="single" w:sz="8" w:space="0" w:color="auto"/>
              <w:bottom w:val="single" w:sz="8" w:space="0" w:color="auto"/>
              <w:right w:val="single" w:sz="8" w:space="0" w:color="000000"/>
            </w:tcBorders>
            <w:shd w:val="clear" w:color="000000" w:fill="C0C0C0"/>
            <w:tcPrChange w:id="6825"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C0C0C0"/>
              </w:tcPr>
            </w:tcPrChange>
          </w:tcPr>
          <w:p w14:paraId="4E996908" w14:textId="77777777" w:rsidR="005761C4" w:rsidRPr="00320565" w:rsidRDefault="005761C4" w:rsidP="005761C4">
            <w:pPr>
              <w:keepNext/>
              <w:spacing w:after="0"/>
              <w:jc w:val="center"/>
              <w:rPr>
                <w:ins w:id="6826" w:author="Allen Wirfs-Brock" w:date="2011-07-02T13:35:00Z"/>
                <w:b/>
              </w:rPr>
            </w:pPr>
            <w:ins w:id="6827" w:author="Allen Wirfs-Brock" w:date="2011-07-02T13:35:00Z">
              <w:r w:rsidRPr="00236470">
                <w:rPr>
                  <w:b/>
                  <w:i/>
                </w:rPr>
                <w:t>tag</w:t>
              </w:r>
              <w:r w:rsidRPr="00984A3F">
                <w:rPr>
                  <w:b/>
                </w:rPr>
                <w:t xml:space="preserve"> Value</w:t>
              </w:r>
            </w:ins>
          </w:p>
        </w:tc>
      </w:tr>
      <w:tr w:rsidR="005761C4" w:rsidRPr="00320565" w14:paraId="3AE0FD33" w14:textId="77777777" w:rsidTr="007516CC">
        <w:trPr>
          <w:trHeight w:val="124"/>
          <w:ins w:id="6828" w:author="Allen Wirfs-Brock" w:date="2011-07-02T13:38:00Z"/>
          <w:trPrChange w:id="6829"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6830"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54E8EF40" w14:textId="77777777" w:rsidR="005761C4" w:rsidRPr="00984A3F" w:rsidRDefault="005761C4" w:rsidP="005761C4">
            <w:pPr>
              <w:keepNext/>
              <w:spacing w:after="0"/>
              <w:jc w:val="left"/>
              <w:rPr>
                <w:ins w:id="6831" w:author="Allen Wirfs-Brock" w:date="2011-07-02T13:38:00Z"/>
              </w:rPr>
            </w:pPr>
            <w:ins w:id="6832" w:author="Allen Wirfs-Brock" w:date="2011-07-02T13:38:00Z">
              <w:del w:id="6833" w:author="Rev 3 Allen Wirfs-Brock" w:date="2011-09-07T15:26:00Z">
                <w:r w:rsidDel="00FE434F">
                  <w:delText>[[IsFunction]]</w:delText>
                </w:r>
              </w:del>
            </w:ins>
            <w:ins w:id="6834" w:author="Rev 3 Allen Wirfs-Brock" w:date="2011-09-07T15:26:00Z">
              <w:r w:rsidR="00FE434F">
                <w:t>NativeFunction</w:t>
              </w:r>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6835"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072F4118" w14:textId="77777777" w:rsidR="005761C4" w:rsidRPr="00984A3F" w:rsidRDefault="005761C4" w:rsidP="005761C4">
            <w:pPr>
              <w:keepNext/>
              <w:spacing w:after="0"/>
              <w:jc w:val="left"/>
              <w:rPr>
                <w:ins w:id="6836" w:author="Allen Wirfs-Brock" w:date="2011-07-02T13:38:00Z"/>
                <w:b/>
              </w:rPr>
            </w:pPr>
            <w:ins w:id="6837" w:author="Allen Wirfs-Brock" w:date="2011-07-02T13:39:00Z">
              <w:r w:rsidRPr="00DD4112">
                <w:rPr>
                  <w:rFonts w:ascii="Courier New" w:hAnsi="Courier New"/>
                  <w:b/>
                </w:rPr>
                <w:t>"</w:t>
              </w:r>
            </w:ins>
            <w:ins w:id="6838" w:author="Allen Wirfs-Brock" w:date="2011-07-02T13:40:00Z">
              <w:r>
                <w:rPr>
                  <w:rFonts w:ascii="Courier New" w:hAnsi="Courier New"/>
                  <w:b/>
                </w:rPr>
                <w:t>Function</w:t>
              </w:r>
            </w:ins>
            <w:ins w:id="6839" w:author="Allen Wirfs-Brock" w:date="2011-07-02T13:39:00Z">
              <w:r w:rsidRPr="00DD4112">
                <w:rPr>
                  <w:rFonts w:ascii="Courier New" w:hAnsi="Courier New"/>
                  <w:b/>
                </w:rPr>
                <w:t>"</w:t>
              </w:r>
            </w:ins>
          </w:p>
        </w:tc>
      </w:tr>
      <w:tr w:rsidR="005761C4" w:rsidRPr="00320565" w14:paraId="2F8E7FB7" w14:textId="77777777" w:rsidTr="007516CC">
        <w:trPr>
          <w:trHeight w:val="124"/>
          <w:ins w:id="6840" w:author="Allen Wirfs-Brock" w:date="2011-07-02T13:38:00Z"/>
          <w:trPrChange w:id="6841"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6842"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645E724E" w14:textId="77777777" w:rsidR="005761C4" w:rsidRPr="00984A3F" w:rsidRDefault="00FE434F" w:rsidP="005761C4">
            <w:pPr>
              <w:keepNext/>
              <w:spacing w:after="0"/>
              <w:jc w:val="left"/>
              <w:rPr>
                <w:ins w:id="6843" w:author="Allen Wirfs-Brock" w:date="2011-07-02T13:38:00Z"/>
              </w:rPr>
            </w:pPr>
            <w:ins w:id="6844" w:author="Rev 3 Allen Wirfs-Brock" w:date="2011-09-07T15:27:00Z">
              <w:r>
                <w:t>Native</w:t>
              </w:r>
            </w:ins>
            <w:ins w:id="6845" w:author="Allen Wirfs-Brock" w:date="2011-07-02T13:38:00Z">
              <w:del w:id="6846" w:author="Rev 3 Allen Wirfs-Brock" w:date="2011-09-07T15:27:00Z">
                <w:r w:rsidR="005761C4" w:rsidDel="00FE434F">
                  <w:delText>[[Is</w:delText>
                </w:r>
              </w:del>
              <w:r w:rsidR="005761C4">
                <w:t>Array</w:t>
              </w:r>
              <w:del w:id="6847" w:author="Rev 3 Allen Wirfs-Brock" w:date="2011-09-07T15:27:00Z">
                <w:r w:rsidR="005761C4"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6848"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1653FFF1" w14:textId="77777777" w:rsidR="005761C4" w:rsidRPr="00984A3F" w:rsidRDefault="005761C4" w:rsidP="005761C4">
            <w:pPr>
              <w:keepNext/>
              <w:spacing w:after="0"/>
              <w:jc w:val="left"/>
              <w:rPr>
                <w:ins w:id="6849" w:author="Allen Wirfs-Brock" w:date="2011-07-02T13:38:00Z"/>
                <w:b/>
              </w:rPr>
            </w:pPr>
            <w:ins w:id="6850" w:author="Allen Wirfs-Brock" w:date="2011-07-02T13:40:00Z">
              <w:r w:rsidRPr="00DD4112">
                <w:rPr>
                  <w:rFonts w:ascii="Courier New" w:hAnsi="Courier New"/>
                  <w:b/>
                </w:rPr>
                <w:t>"</w:t>
              </w:r>
              <w:r>
                <w:rPr>
                  <w:rFonts w:ascii="Courier New" w:hAnsi="Courier New"/>
                  <w:b/>
                </w:rPr>
                <w:t>Array</w:t>
              </w:r>
              <w:r w:rsidRPr="00DD4112">
                <w:rPr>
                  <w:rFonts w:ascii="Courier New" w:hAnsi="Courier New"/>
                  <w:b/>
                </w:rPr>
                <w:t>"</w:t>
              </w:r>
            </w:ins>
          </w:p>
        </w:tc>
      </w:tr>
      <w:tr w:rsidR="005761C4" w:rsidRPr="00320565" w14:paraId="06E0D75F" w14:textId="77777777" w:rsidTr="007516CC">
        <w:trPr>
          <w:trHeight w:val="124"/>
          <w:ins w:id="6851" w:author="Allen Wirfs-Brock" w:date="2011-07-02T13:38:00Z"/>
          <w:trPrChange w:id="6852"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6853"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08C66E0B" w14:textId="77777777" w:rsidR="005761C4" w:rsidRPr="00984A3F" w:rsidRDefault="005761C4" w:rsidP="00FE434F">
            <w:pPr>
              <w:keepNext/>
              <w:spacing w:after="0"/>
              <w:jc w:val="left"/>
              <w:rPr>
                <w:ins w:id="6854" w:author="Allen Wirfs-Brock" w:date="2011-07-02T13:38:00Z"/>
              </w:rPr>
            </w:pPr>
            <w:ins w:id="6855" w:author="Allen Wirfs-Brock" w:date="2011-07-02T13:38:00Z">
              <w:del w:id="6856" w:author="Rev 3 Allen Wirfs-Brock" w:date="2011-09-07T15:27:00Z">
                <w:r w:rsidRPr="00984A3F" w:rsidDel="00FE434F">
                  <w:delText>[[</w:delText>
                </w:r>
                <w:r w:rsidDel="00FE434F">
                  <w:delText>Is</w:delText>
                </w:r>
              </w:del>
              <w:r>
                <w:t>String</w:t>
              </w:r>
              <w:del w:id="6857" w:author="Rev 3 Allen Wirfs-Brock" w:date="2011-09-07T15:27:00Z">
                <w:r w:rsidRPr="00984A3F" w:rsidDel="00FE434F">
                  <w:delText>]]</w:delText>
                </w:r>
              </w:del>
            </w:ins>
            <w:ins w:id="6858" w:author="Rev 3 Allen Wirfs-Brock" w:date="2011-09-07T15:27:00Z">
              <w:r w:rsidR="00FE434F">
                <w:t>Wrapper</w:t>
              </w:r>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6859"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3F785850" w14:textId="77777777" w:rsidR="005761C4" w:rsidRPr="00984A3F" w:rsidRDefault="005761C4" w:rsidP="005761C4">
            <w:pPr>
              <w:keepNext/>
              <w:spacing w:after="0"/>
              <w:jc w:val="left"/>
              <w:rPr>
                <w:ins w:id="6860" w:author="Allen Wirfs-Brock" w:date="2011-07-02T13:38:00Z"/>
                <w:b/>
              </w:rPr>
            </w:pPr>
            <w:ins w:id="6861" w:author="Allen Wirfs-Brock" w:date="2011-07-02T13:40:00Z">
              <w:r w:rsidRPr="00DD4112">
                <w:rPr>
                  <w:rFonts w:ascii="Courier New" w:hAnsi="Courier New"/>
                  <w:b/>
                </w:rPr>
                <w:t>"</w:t>
              </w:r>
              <w:r>
                <w:rPr>
                  <w:rFonts w:ascii="Courier New" w:hAnsi="Courier New"/>
                  <w:b/>
                </w:rPr>
                <w:t>String</w:t>
              </w:r>
              <w:r w:rsidRPr="00DD4112">
                <w:rPr>
                  <w:rFonts w:ascii="Courier New" w:hAnsi="Courier New"/>
                  <w:b/>
                </w:rPr>
                <w:t>"</w:t>
              </w:r>
            </w:ins>
          </w:p>
        </w:tc>
      </w:tr>
      <w:tr w:rsidR="005761C4" w:rsidRPr="00320565" w14:paraId="6B4A252C" w14:textId="77777777" w:rsidTr="007516CC">
        <w:trPr>
          <w:trHeight w:val="124"/>
          <w:ins w:id="6862" w:author="Allen Wirfs-Brock" w:date="2011-07-02T13:38:00Z"/>
          <w:trPrChange w:id="6863"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6864"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7AB316F9" w14:textId="77777777" w:rsidR="005761C4" w:rsidRPr="00984A3F" w:rsidRDefault="005761C4" w:rsidP="005761C4">
            <w:pPr>
              <w:keepNext/>
              <w:spacing w:after="0"/>
              <w:jc w:val="left"/>
              <w:rPr>
                <w:ins w:id="6865" w:author="Allen Wirfs-Brock" w:date="2011-07-02T13:38:00Z"/>
              </w:rPr>
            </w:pPr>
            <w:ins w:id="6866" w:author="Allen Wirfs-Brock" w:date="2011-07-02T13:38:00Z">
              <w:del w:id="6867" w:author="Rev 3 Allen Wirfs-Brock" w:date="2011-09-07T15:28:00Z">
                <w:r w:rsidRPr="00984A3F" w:rsidDel="00FE434F">
                  <w:delText>[[</w:delText>
                </w:r>
                <w:r w:rsidDel="00FE434F">
                  <w:delText>Is</w:delText>
                </w:r>
              </w:del>
              <w:r>
                <w:t>Boolean</w:t>
              </w:r>
            </w:ins>
            <w:ins w:id="6868" w:author="Rev 3 Allen Wirfs-Brock" w:date="2011-09-07T15:27:00Z">
              <w:r w:rsidR="00FE434F">
                <w:t>Wrapper</w:t>
              </w:r>
            </w:ins>
            <w:ins w:id="6869" w:author="Allen Wirfs-Brock" w:date="2011-07-02T13:38:00Z">
              <w:del w:id="6870" w:author="Rev 3 Allen Wirfs-Brock" w:date="2011-09-07T15:27:00Z">
                <w:r w:rsidRPr="00984A3F"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6871"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438548E4" w14:textId="77777777" w:rsidR="005761C4" w:rsidRPr="00984A3F" w:rsidRDefault="005761C4" w:rsidP="005761C4">
            <w:pPr>
              <w:keepNext/>
              <w:spacing w:after="0"/>
              <w:jc w:val="left"/>
              <w:rPr>
                <w:ins w:id="6872" w:author="Allen Wirfs-Brock" w:date="2011-07-02T13:38:00Z"/>
                <w:b/>
              </w:rPr>
            </w:pPr>
            <w:ins w:id="6873" w:author="Allen Wirfs-Brock" w:date="2011-07-02T13:40:00Z">
              <w:r w:rsidRPr="00DD4112">
                <w:rPr>
                  <w:rFonts w:ascii="Courier New" w:hAnsi="Courier New"/>
                  <w:b/>
                </w:rPr>
                <w:t>"</w:t>
              </w:r>
              <w:r>
                <w:rPr>
                  <w:rFonts w:ascii="Courier New" w:hAnsi="Courier New"/>
                  <w:b/>
                </w:rPr>
                <w:t>Boolean</w:t>
              </w:r>
              <w:r w:rsidRPr="00DD4112">
                <w:rPr>
                  <w:rFonts w:ascii="Courier New" w:hAnsi="Courier New"/>
                  <w:b/>
                </w:rPr>
                <w:t>"</w:t>
              </w:r>
            </w:ins>
          </w:p>
        </w:tc>
      </w:tr>
      <w:tr w:rsidR="005761C4" w:rsidRPr="00320565" w14:paraId="6CAD1E67" w14:textId="77777777" w:rsidTr="007516CC">
        <w:trPr>
          <w:trHeight w:val="124"/>
          <w:ins w:id="6874" w:author="Allen Wirfs-Brock" w:date="2011-07-02T13:38:00Z"/>
          <w:trPrChange w:id="6875"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6876"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1680FABA" w14:textId="77777777" w:rsidR="005761C4" w:rsidRPr="00984A3F" w:rsidRDefault="005761C4" w:rsidP="005761C4">
            <w:pPr>
              <w:keepNext/>
              <w:spacing w:after="0"/>
              <w:jc w:val="left"/>
              <w:rPr>
                <w:ins w:id="6877" w:author="Allen Wirfs-Brock" w:date="2011-07-02T13:38:00Z"/>
              </w:rPr>
            </w:pPr>
            <w:ins w:id="6878" w:author="Allen Wirfs-Brock" w:date="2011-07-02T13:38:00Z">
              <w:del w:id="6879" w:author="Rev 3 Allen Wirfs-Brock" w:date="2011-09-07T15:28:00Z">
                <w:r w:rsidRPr="00984A3F" w:rsidDel="00FE434F">
                  <w:delText>[[</w:delText>
                </w:r>
                <w:r w:rsidDel="00FE434F">
                  <w:delText>Is</w:delText>
                </w:r>
              </w:del>
              <w:r>
                <w:t>Number</w:t>
              </w:r>
            </w:ins>
            <w:ins w:id="6880" w:author="Rev 3 Allen Wirfs-Brock" w:date="2011-09-07T15:28:00Z">
              <w:r w:rsidR="00FE434F">
                <w:t>Wrapper</w:t>
              </w:r>
            </w:ins>
            <w:ins w:id="6881" w:author="Allen Wirfs-Brock" w:date="2011-07-02T13:38:00Z">
              <w:del w:id="6882" w:author="Rev 3 Allen Wirfs-Brock" w:date="2011-09-07T15:28:00Z">
                <w:r w:rsidRPr="00984A3F"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6883"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6D1F8137" w14:textId="77777777" w:rsidR="005761C4" w:rsidRPr="00984A3F" w:rsidRDefault="005761C4" w:rsidP="005761C4">
            <w:pPr>
              <w:keepNext/>
              <w:spacing w:after="0"/>
              <w:jc w:val="left"/>
              <w:rPr>
                <w:ins w:id="6884" w:author="Allen Wirfs-Brock" w:date="2011-07-02T13:38:00Z"/>
                <w:b/>
              </w:rPr>
            </w:pPr>
            <w:ins w:id="6885" w:author="Allen Wirfs-Brock" w:date="2011-07-02T13:40:00Z">
              <w:r w:rsidRPr="00DD4112">
                <w:rPr>
                  <w:rFonts w:ascii="Courier New" w:hAnsi="Courier New"/>
                  <w:b/>
                </w:rPr>
                <w:t>"</w:t>
              </w:r>
            </w:ins>
            <w:ins w:id="6886" w:author="Allen Wirfs-Brock" w:date="2011-07-02T13:41:00Z">
              <w:r>
                <w:rPr>
                  <w:rFonts w:ascii="Courier New" w:hAnsi="Courier New"/>
                  <w:b/>
                </w:rPr>
                <w:t>Number</w:t>
              </w:r>
            </w:ins>
            <w:ins w:id="6887" w:author="Allen Wirfs-Brock" w:date="2011-07-02T13:40:00Z">
              <w:r w:rsidRPr="00DD4112">
                <w:rPr>
                  <w:rFonts w:ascii="Courier New" w:hAnsi="Courier New"/>
                  <w:b/>
                </w:rPr>
                <w:t>"</w:t>
              </w:r>
            </w:ins>
          </w:p>
        </w:tc>
      </w:tr>
      <w:tr w:rsidR="005761C4" w:rsidRPr="00320565" w14:paraId="38E9A7E4" w14:textId="77777777" w:rsidTr="007516CC">
        <w:trPr>
          <w:trHeight w:val="124"/>
          <w:ins w:id="6888" w:author="Allen Wirfs-Brock" w:date="2011-07-02T13:38:00Z"/>
          <w:trPrChange w:id="6889"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tcPrChange w:id="6890"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tcPr>
            </w:tcPrChange>
          </w:tcPr>
          <w:p w14:paraId="48744656" w14:textId="77777777" w:rsidR="005761C4" w:rsidRPr="00984A3F" w:rsidRDefault="00FE434F" w:rsidP="005761C4">
            <w:pPr>
              <w:keepNext/>
              <w:spacing w:after="0"/>
              <w:jc w:val="left"/>
              <w:rPr>
                <w:ins w:id="6891" w:author="Allen Wirfs-Brock" w:date="2011-07-02T13:38:00Z"/>
              </w:rPr>
            </w:pPr>
            <w:ins w:id="6892" w:author="Rev 3 Allen Wirfs-Brock" w:date="2011-09-07T15:28:00Z">
              <w:r>
                <w:t>Native</w:t>
              </w:r>
            </w:ins>
            <w:ins w:id="6893" w:author="Allen Wirfs-Brock" w:date="2011-07-02T13:38:00Z">
              <w:del w:id="6894" w:author="Rev 3 Allen Wirfs-Brock" w:date="2011-09-07T15:28:00Z">
                <w:r w:rsidR="005761C4" w:rsidRPr="00984A3F" w:rsidDel="00FE434F">
                  <w:delText>[[</w:delText>
                </w:r>
                <w:r w:rsidR="005761C4" w:rsidDel="00FE434F">
                  <w:delText>Is</w:delText>
                </w:r>
              </w:del>
              <w:r w:rsidR="005761C4">
                <w:t>Math</w:t>
              </w:r>
              <w:del w:id="6895" w:author="Rev 3 Allen Wirfs-Brock" w:date="2011-09-07T15:28:00Z">
                <w:r w:rsidR="005761C4" w:rsidRPr="00984A3F"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6896"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2FBB20E4" w14:textId="77777777" w:rsidR="005761C4" w:rsidRPr="00984A3F" w:rsidRDefault="005761C4" w:rsidP="005761C4">
            <w:pPr>
              <w:keepNext/>
              <w:spacing w:after="0"/>
              <w:jc w:val="left"/>
              <w:rPr>
                <w:ins w:id="6897" w:author="Allen Wirfs-Brock" w:date="2011-07-02T13:38:00Z"/>
                <w:b/>
              </w:rPr>
            </w:pPr>
            <w:ins w:id="6898" w:author="Allen Wirfs-Brock" w:date="2011-07-02T13:41:00Z">
              <w:r w:rsidRPr="00DD4112">
                <w:rPr>
                  <w:rFonts w:ascii="Courier New" w:hAnsi="Courier New"/>
                  <w:b/>
                </w:rPr>
                <w:t>"</w:t>
              </w:r>
              <w:r>
                <w:rPr>
                  <w:rFonts w:ascii="Courier New" w:hAnsi="Courier New"/>
                  <w:b/>
                </w:rPr>
                <w:t>Math</w:t>
              </w:r>
              <w:r w:rsidRPr="00DD4112">
                <w:rPr>
                  <w:rFonts w:ascii="Courier New" w:hAnsi="Courier New"/>
                  <w:b/>
                </w:rPr>
                <w:t>"</w:t>
              </w:r>
            </w:ins>
          </w:p>
        </w:tc>
      </w:tr>
      <w:tr w:rsidR="005761C4" w:rsidRPr="00320565" w14:paraId="462583A9" w14:textId="77777777" w:rsidTr="007516CC">
        <w:trPr>
          <w:trHeight w:val="124"/>
          <w:ins w:id="6899" w:author="Allen Wirfs-Brock" w:date="2011-07-02T13:35:00Z"/>
          <w:trPrChange w:id="6900" w:author="Rev 3 Allen Wirfs-Brock" w:date="2011-09-07T15:30:00Z">
            <w:trPr>
              <w:trHeight w:val="124"/>
            </w:trPr>
          </w:trPrChange>
        </w:trPr>
        <w:tc>
          <w:tcPr>
            <w:tcW w:w="2695" w:type="dxa"/>
            <w:tcBorders>
              <w:top w:val="single" w:sz="8" w:space="0" w:color="auto"/>
              <w:left w:val="single" w:sz="8" w:space="0" w:color="auto"/>
              <w:bottom w:val="single" w:sz="8" w:space="0" w:color="auto"/>
              <w:right w:val="single" w:sz="8" w:space="0" w:color="000000"/>
            </w:tcBorders>
            <w:shd w:val="clear" w:color="000000" w:fill="auto"/>
            <w:hideMark/>
            <w:tcPrChange w:id="6901"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000000" w:fill="auto"/>
                <w:hideMark/>
              </w:tcPr>
            </w:tcPrChange>
          </w:tcPr>
          <w:p w14:paraId="76DAA03B" w14:textId="77777777" w:rsidR="005761C4" w:rsidRPr="00A42AA5" w:rsidRDefault="00FE434F" w:rsidP="005761C4">
            <w:pPr>
              <w:keepNext/>
              <w:spacing w:after="0"/>
              <w:jc w:val="left"/>
              <w:rPr>
                <w:ins w:id="6902" w:author="Allen Wirfs-Brock" w:date="2011-07-02T13:35:00Z"/>
              </w:rPr>
            </w:pPr>
            <w:ins w:id="6903" w:author="Rev 3 Allen Wirfs-Brock" w:date="2011-09-07T15:28:00Z">
              <w:r>
                <w:t>Native</w:t>
              </w:r>
            </w:ins>
            <w:ins w:id="6904" w:author="Allen Wirfs-Brock" w:date="2011-07-02T13:38:00Z">
              <w:del w:id="6905" w:author="Rev 3 Allen Wirfs-Brock" w:date="2011-09-07T15:28:00Z">
                <w:r w:rsidR="005761C4" w:rsidRPr="00984A3F" w:rsidDel="00FE434F">
                  <w:delText>[[</w:delText>
                </w:r>
                <w:r w:rsidR="005761C4" w:rsidDel="00FE434F">
                  <w:delText>Is</w:delText>
                </w:r>
              </w:del>
              <w:r w:rsidR="005761C4">
                <w:t>Date</w:t>
              </w:r>
              <w:del w:id="6906" w:author="Rev 3 Allen Wirfs-Brock" w:date="2011-09-07T15:29:00Z">
                <w:r w:rsidR="005761C4" w:rsidRPr="00984A3F" w:rsidDel="00FE434F">
                  <w:delText>]]</w:delText>
                </w:r>
              </w:del>
            </w:ins>
          </w:p>
        </w:tc>
        <w:tc>
          <w:tcPr>
            <w:tcW w:w="2256" w:type="dxa"/>
            <w:tcBorders>
              <w:top w:val="single" w:sz="8" w:space="0" w:color="auto"/>
              <w:left w:val="single" w:sz="8" w:space="0" w:color="auto"/>
              <w:bottom w:val="single" w:sz="8" w:space="0" w:color="auto"/>
              <w:right w:val="single" w:sz="8" w:space="0" w:color="000000"/>
            </w:tcBorders>
            <w:shd w:val="clear" w:color="000000" w:fill="auto"/>
            <w:tcPrChange w:id="6907" w:author="Rev 3 Allen Wirfs-Brock" w:date="2011-09-07T15:30:00Z">
              <w:tcPr>
                <w:tcW w:w="1670" w:type="dxa"/>
                <w:tcBorders>
                  <w:top w:val="single" w:sz="8" w:space="0" w:color="auto"/>
                  <w:left w:val="single" w:sz="8" w:space="0" w:color="auto"/>
                  <w:bottom w:val="single" w:sz="8" w:space="0" w:color="auto"/>
                  <w:right w:val="single" w:sz="8" w:space="0" w:color="000000"/>
                </w:tcBorders>
                <w:shd w:val="clear" w:color="000000" w:fill="auto"/>
              </w:tcPr>
            </w:tcPrChange>
          </w:tcPr>
          <w:p w14:paraId="3C41DF6F" w14:textId="77777777" w:rsidR="005761C4" w:rsidRPr="00A42AA5" w:rsidRDefault="005761C4" w:rsidP="005761C4">
            <w:pPr>
              <w:keepNext/>
              <w:spacing w:after="0"/>
              <w:jc w:val="left"/>
              <w:rPr>
                <w:ins w:id="6908" w:author="Allen Wirfs-Brock" w:date="2011-07-02T13:35:00Z"/>
                <w:b/>
              </w:rPr>
            </w:pPr>
            <w:ins w:id="6909" w:author="Allen Wirfs-Brock" w:date="2011-07-02T13:41:00Z">
              <w:r w:rsidRPr="00DD4112">
                <w:rPr>
                  <w:rFonts w:ascii="Courier New" w:hAnsi="Courier New"/>
                  <w:b/>
                </w:rPr>
                <w:t>"</w:t>
              </w:r>
              <w:r>
                <w:rPr>
                  <w:rFonts w:ascii="Courier New" w:hAnsi="Courier New"/>
                  <w:b/>
                </w:rPr>
                <w:t>Date</w:t>
              </w:r>
              <w:r w:rsidRPr="00DD4112">
                <w:rPr>
                  <w:rFonts w:ascii="Courier New" w:hAnsi="Courier New"/>
                  <w:b/>
                </w:rPr>
                <w:t>"</w:t>
              </w:r>
            </w:ins>
          </w:p>
        </w:tc>
      </w:tr>
      <w:tr w:rsidR="005761C4" w:rsidRPr="00712500" w14:paraId="0DC25397" w14:textId="77777777" w:rsidTr="007516CC">
        <w:trPr>
          <w:trHeight w:val="132"/>
          <w:ins w:id="6910" w:author="Allen Wirfs-Brock" w:date="2011-07-02T13:35:00Z"/>
          <w:trPrChange w:id="6911" w:author="Rev 3 Allen Wirfs-Brock" w:date="2011-09-07T15:30:00Z">
            <w:trPr>
              <w:trHeight w:val="132"/>
            </w:trPr>
          </w:trPrChange>
        </w:trPr>
        <w:tc>
          <w:tcPr>
            <w:tcW w:w="2695" w:type="dxa"/>
            <w:tcBorders>
              <w:top w:val="nil"/>
              <w:left w:val="single" w:sz="8" w:space="0" w:color="auto"/>
              <w:bottom w:val="single" w:sz="8" w:space="0" w:color="auto"/>
              <w:right w:val="single" w:sz="8" w:space="0" w:color="000000"/>
            </w:tcBorders>
            <w:shd w:val="clear" w:color="auto" w:fill="auto"/>
            <w:hideMark/>
            <w:tcPrChange w:id="6912" w:author="Rev 3 Allen Wirfs-Brock" w:date="2011-09-07T15:30:00Z">
              <w:tcPr>
                <w:tcW w:w="1890" w:type="dxa"/>
                <w:tcBorders>
                  <w:top w:val="nil"/>
                  <w:left w:val="single" w:sz="8" w:space="0" w:color="auto"/>
                  <w:bottom w:val="single" w:sz="8" w:space="0" w:color="auto"/>
                  <w:right w:val="single" w:sz="8" w:space="0" w:color="000000"/>
                </w:tcBorders>
                <w:shd w:val="clear" w:color="auto" w:fill="auto"/>
                <w:hideMark/>
              </w:tcPr>
            </w:tcPrChange>
          </w:tcPr>
          <w:p w14:paraId="2838B82C" w14:textId="77777777" w:rsidR="005761C4" w:rsidRPr="00A42AA5" w:rsidRDefault="00FE434F" w:rsidP="005761C4">
            <w:pPr>
              <w:keepNext/>
              <w:spacing w:after="0"/>
              <w:jc w:val="left"/>
              <w:rPr>
                <w:ins w:id="6913" w:author="Allen Wirfs-Brock" w:date="2011-07-02T13:35:00Z"/>
              </w:rPr>
            </w:pPr>
            <w:ins w:id="6914" w:author="Rev 3 Allen Wirfs-Brock" w:date="2011-09-07T15:29:00Z">
              <w:r>
                <w:t>Native</w:t>
              </w:r>
            </w:ins>
            <w:ins w:id="6915" w:author="Allen Wirfs-Brock" w:date="2011-07-02T13:38:00Z">
              <w:del w:id="6916" w:author="Rev 3 Allen Wirfs-Brock" w:date="2011-09-07T15:29:00Z">
                <w:r w:rsidR="005761C4" w:rsidRPr="00984A3F" w:rsidDel="00FE434F">
                  <w:delText>[[</w:delText>
                </w:r>
                <w:r w:rsidR="005761C4" w:rsidDel="00FE434F">
                  <w:delText>Is</w:delText>
                </w:r>
              </w:del>
              <w:r w:rsidR="005761C4">
                <w:t>RegExp</w:t>
              </w:r>
              <w:del w:id="6917" w:author="Rev 3 Allen Wirfs-Brock" w:date="2011-09-07T15:29:00Z">
                <w:r w:rsidR="005761C4" w:rsidRPr="00984A3F"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6918"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22FE384B" w14:textId="77777777" w:rsidR="005761C4" w:rsidRPr="00A42AA5" w:rsidRDefault="005761C4" w:rsidP="00B07525">
            <w:pPr>
              <w:keepNext/>
              <w:spacing w:after="0"/>
              <w:jc w:val="left"/>
              <w:rPr>
                <w:ins w:id="6919" w:author="Allen Wirfs-Brock" w:date="2011-07-02T13:35:00Z"/>
                <w:b/>
              </w:rPr>
            </w:pPr>
            <w:ins w:id="6920" w:author="Allen Wirfs-Brock" w:date="2011-07-02T13:41:00Z">
              <w:r w:rsidRPr="00DD4112">
                <w:rPr>
                  <w:rFonts w:ascii="Courier New" w:hAnsi="Courier New"/>
                  <w:b/>
                </w:rPr>
                <w:t>"</w:t>
              </w:r>
              <w:del w:id="6921" w:author="Allen Wirfs-Brock rev2" w:date="2011-07-13T08:40:00Z">
                <w:r w:rsidDel="00B07525">
                  <w:rPr>
                    <w:rFonts w:ascii="Courier New" w:hAnsi="Courier New"/>
                    <w:b/>
                  </w:rPr>
                  <w:delText>Function</w:delText>
                </w:r>
              </w:del>
            </w:ins>
            <w:ins w:id="6922" w:author="Allen Wirfs-Brock rev2" w:date="2011-07-13T08:40:00Z">
              <w:r w:rsidR="00B07525">
                <w:rPr>
                  <w:rFonts w:ascii="Courier New" w:hAnsi="Courier New"/>
                  <w:b/>
                </w:rPr>
                <w:t>R</w:t>
              </w:r>
            </w:ins>
            <w:ins w:id="6923" w:author="Rev 3 Allen Wirfs-Brock" w:date="2011-09-07T15:30:00Z">
              <w:r w:rsidR="007516CC">
                <w:rPr>
                  <w:rFonts w:ascii="Courier New" w:hAnsi="Courier New"/>
                  <w:b/>
                </w:rPr>
                <w:t>e</w:t>
              </w:r>
            </w:ins>
            <w:ins w:id="6924" w:author="Allen Wirfs-Brock rev2" w:date="2011-07-13T08:40:00Z">
              <w:del w:id="6925" w:author="Rev 3 Allen Wirfs-Brock" w:date="2011-09-07T15:30:00Z">
                <w:r w:rsidR="00B07525" w:rsidDel="007516CC">
                  <w:rPr>
                    <w:rFonts w:ascii="Courier New" w:hAnsi="Courier New"/>
                    <w:b/>
                  </w:rPr>
                  <w:delText>E</w:delText>
                </w:r>
              </w:del>
              <w:r w:rsidR="00B07525">
                <w:rPr>
                  <w:rFonts w:ascii="Courier New" w:hAnsi="Courier New"/>
                  <w:b/>
                </w:rPr>
                <w:t>gExp</w:t>
              </w:r>
            </w:ins>
            <w:ins w:id="6926" w:author="Allen Wirfs-Brock" w:date="2011-07-02T13:41:00Z">
              <w:r w:rsidRPr="00DD4112">
                <w:rPr>
                  <w:rFonts w:ascii="Courier New" w:hAnsi="Courier New"/>
                  <w:b/>
                </w:rPr>
                <w:t>"</w:t>
              </w:r>
            </w:ins>
          </w:p>
        </w:tc>
      </w:tr>
      <w:tr w:rsidR="005761C4" w:rsidRPr="00712500" w14:paraId="5E7D9CC3" w14:textId="77777777" w:rsidTr="007516CC">
        <w:trPr>
          <w:trHeight w:val="82"/>
          <w:ins w:id="6927" w:author="Allen Wirfs-Brock" w:date="2011-07-02T13:35:00Z"/>
          <w:trPrChange w:id="6928"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6929"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730D8020" w14:textId="77777777" w:rsidR="005761C4" w:rsidRPr="00A42AA5" w:rsidRDefault="00FE434F" w:rsidP="005761C4">
            <w:pPr>
              <w:keepNext/>
              <w:spacing w:after="0"/>
              <w:jc w:val="left"/>
              <w:rPr>
                <w:ins w:id="6930" w:author="Allen Wirfs-Brock" w:date="2011-07-02T13:35:00Z"/>
              </w:rPr>
            </w:pPr>
            <w:ins w:id="6931" w:author="Rev 3 Allen Wirfs-Brock" w:date="2011-09-07T15:29:00Z">
              <w:r>
                <w:t>Native</w:t>
              </w:r>
            </w:ins>
            <w:ins w:id="6932" w:author="Allen Wirfs-Brock" w:date="2011-07-02T13:38:00Z">
              <w:del w:id="6933" w:author="Rev 3 Allen Wirfs-Brock" w:date="2011-09-07T15:29:00Z">
                <w:r w:rsidR="005761C4" w:rsidRPr="00984A3F" w:rsidDel="00FE434F">
                  <w:delText>[[</w:delText>
                </w:r>
                <w:r w:rsidR="005761C4" w:rsidDel="00FE434F">
                  <w:delText>Is</w:delText>
                </w:r>
              </w:del>
              <w:r w:rsidR="005761C4">
                <w:t>Error</w:t>
              </w:r>
              <w:del w:id="6934" w:author="Rev 3 Allen Wirfs-Brock" w:date="2011-09-07T15:29:00Z">
                <w:r w:rsidR="005761C4" w:rsidRPr="00984A3F"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6935"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67F93546" w14:textId="77777777" w:rsidR="005761C4" w:rsidRPr="00A42AA5" w:rsidRDefault="005761C4" w:rsidP="00B07525">
            <w:pPr>
              <w:keepNext/>
              <w:spacing w:after="0"/>
              <w:jc w:val="left"/>
              <w:rPr>
                <w:ins w:id="6936" w:author="Allen Wirfs-Brock" w:date="2011-07-02T13:35:00Z"/>
                <w:b/>
              </w:rPr>
            </w:pPr>
            <w:ins w:id="6937" w:author="Allen Wirfs-Brock" w:date="2011-07-02T13:41:00Z">
              <w:r w:rsidRPr="00DD4112">
                <w:rPr>
                  <w:rFonts w:ascii="Courier New" w:hAnsi="Courier New"/>
                  <w:b/>
                </w:rPr>
                <w:t>"</w:t>
              </w:r>
              <w:del w:id="6938" w:author="Allen Wirfs-Brock rev2" w:date="2011-07-13T08:40:00Z">
                <w:r w:rsidDel="00B07525">
                  <w:rPr>
                    <w:rFonts w:ascii="Courier New" w:hAnsi="Courier New"/>
                    <w:b/>
                  </w:rPr>
                  <w:delText>RegExp</w:delText>
                </w:r>
              </w:del>
            </w:ins>
            <w:ins w:id="6939" w:author="Allen Wirfs-Brock rev2" w:date="2011-07-13T08:40:00Z">
              <w:r w:rsidR="00B07525">
                <w:rPr>
                  <w:rFonts w:ascii="Courier New" w:hAnsi="Courier New"/>
                  <w:b/>
                </w:rPr>
                <w:t>Error</w:t>
              </w:r>
            </w:ins>
            <w:ins w:id="6940" w:author="Allen Wirfs-Brock" w:date="2011-07-02T13:41:00Z">
              <w:r w:rsidRPr="00DD4112">
                <w:rPr>
                  <w:rFonts w:ascii="Courier New" w:hAnsi="Courier New"/>
                  <w:b/>
                </w:rPr>
                <w:t>"</w:t>
              </w:r>
            </w:ins>
          </w:p>
        </w:tc>
      </w:tr>
      <w:tr w:rsidR="005761C4" w:rsidRPr="00712500" w14:paraId="5058E91D" w14:textId="77777777" w:rsidTr="007516CC">
        <w:trPr>
          <w:trHeight w:val="82"/>
          <w:ins w:id="6941" w:author="Allen Wirfs-Brock" w:date="2011-07-02T13:35:00Z"/>
          <w:trPrChange w:id="6942"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6943"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13F3D8FB" w14:textId="77777777" w:rsidR="005761C4" w:rsidRPr="00A42AA5" w:rsidRDefault="00FE434F" w:rsidP="005761C4">
            <w:pPr>
              <w:keepNext/>
              <w:spacing w:after="0"/>
              <w:jc w:val="left"/>
              <w:rPr>
                <w:ins w:id="6944" w:author="Allen Wirfs-Brock" w:date="2011-07-02T13:35:00Z"/>
              </w:rPr>
            </w:pPr>
            <w:ins w:id="6945" w:author="Rev 3 Allen Wirfs-Brock" w:date="2011-09-07T15:29:00Z">
              <w:r>
                <w:t>NativeJ</w:t>
              </w:r>
            </w:ins>
            <w:ins w:id="6946" w:author="Allen Wirfs-Brock" w:date="2011-07-02T13:38:00Z">
              <w:del w:id="6947" w:author="Rev 3 Allen Wirfs-Brock" w:date="2011-09-07T15:29:00Z">
                <w:r w:rsidR="005761C4" w:rsidRPr="00984A3F" w:rsidDel="00FE434F">
                  <w:delText>[[</w:delText>
                </w:r>
                <w:r w:rsidR="005761C4" w:rsidDel="00FE434F">
                  <w:delText>IsJ</w:delText>
                </w:r>
              </w:del>
              <w:r w:rsidR="005761C4">
                <w:t>SON</w:t>
              </w:r>
              <w:del w:id="6948" w:author="Rev 3 Allen Wirfs-Brock" w:date="2011-09-07T15:29:00Z">
                <w:r w:rsidR="005761C4" w:rsidRPr="00984A3F"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6949"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0CD7DD7E" w14:textId="77777777" w:rsidR="005761C4" w:rsidRPr="00A42AA5" w:rsidRDefault="005761C4" w:rsidP="005761C4">
            <w:pPr>
              <w:keepNext/>
              <w:spacing w:after="0"/>
              <w:jc w:val="left"/>
              <w:rPr>
                <w:ins w:id="6950" w:author="Allen Wirfs-Brock" w:date="2011-07-02T13:35:00Z"/>
                <w:b/>
              </w:rPr>
            </w:pPr>
            <w:ins w:id="6951" w:author="Allen Wirfs-Brock" w:date="2011-07-02T13:41:00Z">
              <w:r w:rsidRPr="00DD4112">
                <w:rPr>
                  <w:rFonts w:ascii="Courier New" w:hAnsi="Courier New"/>
                  <w:b/>
                </w:rPr>
                <w:t>"</w:t>
              </w:r>
              <w:r>
                <w:rPr>
                  <w:rFonts w:ascii="Courier New" w:hAnsi="Courier New"/>
                  <w:b/>
                </w:rPr>
                <w:t>JSON</w:t>
              </w:r>
              <w:r w:rsidRPr="00DD4112">
                <w:rPr>
                  <w:rFonts w:ascii="Courier New" w:hAnsi="Courier New"/>
                  <w:b/>
                </w:rPr>
                <w:t>"</w:t>
              </w:r>
            </w:ins>
          </w:p>
        </w:tc>
      </w:tr>
      <w:tr w:rsidR="005761C4" w:rsidRPr="00712500" w14:paraId="62850066" w14:textId="77777777" w:rsidTr="007516CC">
        <w:trPr>
          <w:trHeight w:val="82"/>
          <w:ins w:id="6952" w:author="Allen Wirfs-Brock" w:date="2011-07-02T13:35:00Z"/>
          <w:trPrChange w:id="6953"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6954"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7DF3DC2B" w14:textId="77777777" w:rsidR="005761C4" w:rsidRPr="00A42AA5" w:rsidRDefault="00FE434F" w:rsidP="005761C4">
            <w:pPr>
              <w:keepNext/>
              <w:spacing w:after="0"/>
              <w:jc w:val="left"/>
              <w:rPr>
                <w:ins w:id="6955" w:author="Allen Wirfs-Brock" w:date="2011-07-02T13:35:00Z"/>
              </w:rPr>
            </w:pPr>
            <w:ins w:id="6956" w:author="Rev 3 Allen Wirfs-Brock" w:date="2011-09-07T15:29:00Z">
              <w:r>
                <w:t>Native</w:t>
              </w:r>
            </w:ins>
            <w:ins w:id="6957" w:author="Allen Wirfs-Brock" w:date="2011-07-02T13:38:00Z">
              <w:del w:id="6958" w:author="Rev 3 Allen Wirfs-Brock" w:date="2011-09-07T15:29:00Z">
                <w:r w:rsidR="005761C4" w:rsidRPr="00984A3F" w:rsidDel="00FE434F">
                  <w:delText>[[</w:delText>
                </w:r>
                <w:r w:rsidR="005761C4" w:rsidDel="00FE434F">
                  <w:delText>Is</w:delText>
                </w:r>
              </w:del>
              <w:r w:rsidR="005761C4">
                <w:t>Arguments</w:t>
              </w:r>
              <w:del w:id="6959" w:author="Rev 3 Allen Wirfs-Brock" w:date="2011-09-07T15:29:00Z">
                <w:r w:rsidR="005761C4" w:rsidRPr="00984A3F" w:rsidDel="00FE434F">
                  <w:delText>]]</w:delText>
                </w:r>
              </w:del>
            </w:ins>
          </w:p>
        </w:tc>
        <w:tc>
          <w:tcPr>
            <w:tcW w:w="2256" w:type="dxa"/>
            <w:tcBorders>
              <w:top w:val="nil"/>
              <w:left w:val="nil"/>
              <w:bottom w:val="single" w:sz="8" w:space="0" w:color="auto"/>
              <w:right w:val="single" w:sz="8" w:space="0" w:color="auto"/>
            </w:tcBorders>
            <w:shd w:val="clear" w:color="auto" w:fill="auto"/>
            <w:hideMark/>
            <w:tcPrChange w:id="6960"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0F524746" w14:textId="77777777" w:rsidR="005761C4" w:rsidRPr="00A42AA5" w:rsidRDefault="005761C4" w:rsidP="005761C4">
            <w:pPr>
              <w:keepNext/>
              <w:spacing w:after="0"/>
              <w:jc w:val="left"/>
              <w:rPr>
                <w:ins w:id="6961" w:author="Allen Wirfs-Brock" w:date="2011-07-02T13:35:00Z"/>
                <w:b/>
              </w:rPr>
            </w:pPr>
            <w:ins w:id="6962" w:author="Allen Wirfs-Brock" w:date="2011-07-02T13:41:00Z">
              <w:r w:rsidRPr="00DD4112">
                <w:rPr>
                  <w:rFonts w:ascii="Courier New" w:hAnsi="Courier New"/>
                  <w:b/>
                </w:rPr>
                <w:t>"</w:t>
              </w:r>
              <w:r>
                <w:rPr>
                  <w:rFonts w:ascii="Courier New" w:hAnsi="Courier New"/>
                  <w:b/>
                </w:rPr>
                <w:t>Arguments</w:t>
              </w:r>
              <w:r w:rsidRPr="00DD4112">
                <w:rPr>
                  <w:rFonts w:ascii="Courier New" w:hAnsi="Courier New"/>
                  <w:b/>
                </w:rPr>
                <w:t>"</w:t>
              </w:r>
            </w:ins>
          </w:p>
        </w:tc>
      </w:tr>
      <w:tr w:rsidR="005761C4" w:rsidRPr="00984A3F" w:rsidDel="007516CC" w14:paraId="6DAE334B" w14:textId="77777777" w:rsidTr="007516CC">
        <w:trPr>
          <w:trHeight w:val="82"/>
          <w:ins w:id="6963" w:author="Allen Wirfs-Brock" w:date="2011-07-02T13:35:00Z"/>
          <w:del w:id="6964" w:author="Rev 3 Allen Wirfs-Brock" w:date="2011-09-07T15:30:00Z"/>
          <w:trPrChange w:id="6965" w:author="Rev 3 Allen Wirfs-Brock" w:date="2011-09-07T15:30:00Z">
            <w:trPr>
              <w:trHeight w:val="82"/>
            </w:trPr>
          </w:trPrChange>
        </w:trPr>
        <w:tc>
          <w:tcPr>
            <w:tcW w:w="2695" w:type="dxa"/>
            <w:tcBorders>
              <w:top w:val="single" w:sz="8" w:space="0" w:color="auto"/>
              <w:left w:val="single" w:sz="8" w:space="0" w:color="auto"/>
              <w:bottom w:val="single" w:sz="8" w:space="0" w:color="auto"/>
              <w:right w:val="single" w:sz="8" w:space="0" w:color="000000"/>
            </w:tcBorders>
            <w:shd w:val="clear" w:color="auto" w:fill="auto"/>
            <w:hideMark/>
            <w:tcPrChange w:id="6966" w:author="Rev 3 Allen Wirfs-Brock" w:date="2011-09-07T15:30:00Z">
              <w:tcPr>
                <w:tcW w:w="1890" w:type="dxa"/>
                <w:tcBorders>
                  <w:top w:val="single" w:sz="8" w:space="0" w:color="auto"/>
                  <w:left w:val="single" w:sz="8" w:space="0" w:color="auto"/>
                  <w:bottom w:val="single" w:sz="8" w:space="0" w:color="auto"/>
                  <w:right w:val="single" w:sz="8" w:space="0" w:color="000000"/>
                </w:tcBorders>
                <w:shd w:val="clear" w:color="auto" w:fill="auto"/>
                <w:hideMark/>
              </w:tcPr>
            </w:tcPrChange>
          </w:tcPr>
          <w:p w14:paraId="236D3D32" w14:textId="77777777" w:rsidR="005761C4" w:rsidRPr="00A42AA5" w:rsidDel="007516CC" w:rsidRDefault="005761C4" w:rsidP="005761C4">
            <w:pPr>
              <w:spacing w:after="0"/>
              <w:jc w:val="left"/>
              <w:rPr>
                <w:ins w:id="6967" w:author="Allen Wirfs-Brock" w:date="2011-07-02T13:35:00Z"/>
                <w:del w:id="6968" w:author="Rev 3 Allen Wirfs-Brock" w:date="2011-09-07T15:30:00Z"/>
              </w:rPr>
            </w:pPr>
            <w:ins w:id="6969" w:author="Allen Wirfs-Brock" w:date="2011-07-02T13:35:00Z">
              <w:del w:id="6970" w:author="Rev 3 Allen Wirfs-Brock" w:date="2011-09-07T15:30:00Z">
                <w:r w:rsidRPr="00984A3F" w:rsidDel="007516CC">
                  <w:delText>[[]]</w:delText>
                </w:r>
              </w:del>
            </w:ins>
          </w:p>
        </w:tc>
        <w:tc>
          <w:tcPr>
            <w:tcW w:w="2256" w:type="dxa"/>
            <w:tcBorders>
              <w:top w:val="nil"/>
              <w:left w:val="nil"/>
              <w:bottom w:val="single" w:sz="8" w:space="0" w:color="auto"/>
              <w:right w:val="single" w:sz="8" w:space="0" w:color="auto"/>
            </w:tcBorders>
            <w:shd w:val="clear" w:color="auto" w:fill="auto"/>
            <w:hideMark/>
            <w:tcPrChange w:id="6971" w:author="Rev 3 Allen Wirfs-Brock" w:date="2011-09-07T15:30:00Z">
              <w:tcPr>
                <w:tcW w:w="1670" w:type="dxa"/>
                <w:tcBorders>
                  <w:top w:val="nil"/>
                  <w:left w:val="nil"/>
                  <w:bottom w:val="single" w:sz="8" w:space="0" w:color="auto"/>
                  <w:right w:val="single" w:sz="8" w:space="0" w:color="auto"/>
                </w:tcBorders>
                <w:shd w:val="clear" w:color="auto" w:fill="auto"/>
                <w:hideMark/>
              </w:tcPr>
            </w:tcPrChange>
          </w:tcPr>
          <w:p w14:paraId="30D16F79" w14:textId="77777777" w:rsidR="005761C4" w:rsidRPr="00984A3F" w:rsidDel="007516CC" w:rsidRDefault="005761C4" w:rsidP="005761C4">
            <w:pPr>
              <w:spacing w:after="0"/>
              <w:jc w:val="left"/>
              <w:rPr>
                <w:ins w:id="6972" w:author="Allen Wirfs-Brock" w:date="2011-07-02T13:35:00Z"/>
                <w:del w:id="6973" w:author="Rev 3 Allen Wirfs-Brock" w:date="2011-09-07T15:30:00Z"/>
                <w:b/>
              </w:rPr>
            </w:pPr>
          </w:p>
        </w:tc>
      </w:tr>
    </w:tbl>
    <w:p w14:paraId="4EF2C93E" w14:textId="77777777" w:rsidR="005761C4" w:rsidRPr="005761C4" w:rsidRDefault="005761C4" w:rsidP="00236470"/>
    <w:p w14:paraId="531F393F" w14:textId="77777777" w:rsidR="004C02EF" w:rsidRDefault="004C02EF" w:rsidP="004C02EF">
      <w:pPr>
        <w:pStyle w:val="40"/>
        <w:numPr>
          <w:ilvl w:val="0"/>
          <w:numId w:val="0"/>
        </w:numPr>
      </w:pPr>
      <w:bookmarkStart w:id="6974" w:name="_Ref451680328"/>
      <w:bookmarkStart w:id="6975" w:name="_Toc385672266"/>
      <w:bookmarkStart w:id="6976" w:name="_Toc393690380"/>
      <w:r>
        <w:t>15.2.4.3</w:t>
      </w:r>
      <w:r>
        <w:tab/>
        <w:t>Object.prototype.toLocaleString ( )</w:t>
      </w:r>
      <w:bookmarkEnd w:id="6974"/>
    </w:p>
    <w:p w14:paraId="6FE40B0A" w14:textId="77777777" w:rsidR="004C02EF" w:rsidRDefault="004C02EF" w:rsidP="004C02EF">
      <w:r>
        <w:t xml:space="preserve">When the </w:t>
      </w:r>
      <w:r w:rsidRPr="001B613A">
        <w:rPr>
          <w:b/>
        </w:rPr>
        <w:t xml:space="preserve">toLocaleString </w:t>
      </w:r>
      <w:r>
        <w:t>method is called, the following steps are taken:</w:t>
      </w:r>
    </w:p>
    <w:p w14:paraId="1A8860B7" w14:textId="77777777" w:rsidR="004C02EF" w:rsidRPr="009115A7" w:rsidRDefault="004C02EF" w:rsidP="004C02EF">
      <w:pPr>
        <w:pStyle w:val="Alg4"/>
        <w:numPr>
          <w:ilvl w:val="0"/>
          <w:numId w:val="185"/>
        </w:numPr>
      </w:pPr>
      <w:r w:rsidRPr="009115A7">
        <w:t xml:space="preserve">Let </w:t>
      </w:r>
      <w:r w:rsidRPr="009115A7">
        <w:rPr>
          <w:i/>
        </w:rPr>
        <w:t xml:space="preserve">O </w:t>
      </w:r>
      <w:r w:rsidRPr="009115A7">
        <w:t xml:space="preserve">be the result of calling ToObject passing the </w:t>
      </w:r>
      <w:r w:rsidRPr="009115A7">
        <w:rPr>
          <w:b/>
        </w:rPr>
        <w:t xml:space="preserve">this </w:t>
      </w:r>
      <w:r w:rsidRPr="009115A7">
        <w:t>value as the argument.</w:t>
      </w:r>
    </w:p>
    <w:p w14:paraId="7CF31D79" w14:textId="77777777" w:rsidR="004C02EF" w:rsidRPr="009115A7" w:rsidRDefault="004C02EF" w:rsidP="004C02EF">
      <w:pPr>
        <w:pStyle w:val="Alg4"/>
        <w:numPr>
          <w:ilvl w:val="0"/>
          <w:numId w:val="185"/>
        </w:numPr>
      </w:pPr>
      <w:r w:rsidRPr="009115A7">
        <w:t xml:space="preserve">Let </w:t>
      </w:r>
      <w:r w:rsidRPr="009115A7">
        <w:rPr>
          <w:i/>
        </w:rPr>
        <w:t>toString</w:t>
      </w:r>
      <w:r w:rsidRPr="009115A7">
        <w:t xml:space="preserve"> be the result of calling the [[Get]] internal method of </w:t>
      </w:r>
      <w:r w:rsidRPr="009115A7">
        <w:rPr>
          <w:i/>
        </w:rPr>
        <w:t xml:space="preserve">O </w:t>
      </w:r>
      <w:r w:rsidRPr="009115A7">
        <w:t xml:space="preserve">passing </w:t>
      </w:r>
      <w:r w:rsidRPr="009115A7">
        <w:rPr>
          <w:b/>
        </w:rPr>
        <w:t>"toString"</w:t>
      </w:r>
      <w:r w:rsidRPr="009115A7">
        <w:t xml:space="preserve"> as the argument.</w:t>
      </w:r>
    </w:p>
    <w:p w14:paraId="15BEB8B9" w14:textId="77777777" w:rsidR="004C02EF" w:rsidRPr="009115A7" w:rsidRDefault="004C02EF" w:rsidP="004C02EF">
      <w:pPr>
        <w:pStyle w:val="Alg4"/>
        <w:numPr>
          <w:ilvl w:val="0"/>
          <w:numId w:val="185"/>
        </w:numPr>
      </w:pPr>
      <w:r w:rsidRPr="009115A7">
        <w:t>If IsCallable(</w:t>
      </w:r>
      <w:r w:rsidRPr="009115A7">
        <w:rPr>
          <w:i/>
        </w:rPr>
        <w:t>toString</w:t>
      </w:r>
      <w:r w:rsidRPr="009115A7">
        <w:t xml:space="preserve">) is </w:t>
      </w:r>
      <w:r w:rsidRPr="009115A7">
        <w:rPr>
          <w:b/>
        </w:rPr>
        <w:t>false</w:t>
      </w:r>
      <w:r w:rsidRPr="009115A7">
        <w:t xml:space="preserve">, throw a </w:t>
      </w:r>
      <w:r w:rsidRPr="009115A7">
        <w:rPr>
          <w:b/>
        </w:rPr>
        <w:t xml:space="preserve">TypeError </w:t>
      </w:r>
      <w:r w:rsidRPr="009115A7">
        <w:t>exception.</w:t>
      </w:r>
    </w:p>
    <w:p w14:paraId="50C15E28" w14:textId="77777777" w:rsidR="004C02EF" w:rsidRPr="009115A7" w:rsidRDefault="004C02EF" w:rsidP="004C02EF">
      <w:pPr>
        <w:pStyle w:val="Alg4"/>
        <w:numPr>
          <w:ilvl w:val="0"/>
          <w:numId w:val="185"/>
        </w:numPr>
        <w:spacing w:after="120"/>
      </w:pPr>
      <w:r w:rsidRPr="009115A7">
        <w:t xml:space="preserve">Return the result of calling the [[Call]] internal method of </w:t>
      </w:r>
      <w:r w:rsidRPr="009115A7">
        <w:rPr>
          <w:i/>
        </w:rPr>
        <w:t>toString</w:t>
      </w:r>
      <w:r w:rsidRPr="009115A7">
        <w:t xml:space="preserve"> passing </w:t>
      </w:r>
      <w:r w:rsidRPr="009115A7">
        <w:rPr>
          <w:i/>
        </w:rPr>
        <w:t xml:space="preserve">O </w:t>
      </w:r>
      <w:r w:rsidRPr="009115A7">
        <w:t xml:space="preserve">as the </w:t>
      </w:r>
      <w:r w:rsidRPr="009115A7">
        <w:rPr>
          <w:b/>
        </w:rPr>
        <w:t xml:space="preserve">this </w:t>
      </w:r>
      <w:r w:rsidRPr="009115A7">
        <w:t>value and no arguments.</w:t>
      </w:r>
    </w:p>
    <w:p w14:paraId="25461347" w14:textId="77777777" w:rsidR="004C02EF" w:rsidRDefault="004C02EF" w:rsidP="004C02EF">
      <w:pPr>
        <w:pStyle w:val="Note"/>
      </w:pPr>
      <w:r w:rsidRPr="000956BB">
        <w:t>NOTE 1</w:t>
      </w:r>
      <w:r w:rsidRPr="000956BB">
        <w:tab/>
        <w:t xml:space="preserve">This function is provided to give all Objects a generic </w:t>
      </w:r>
      <w:r w:rsidRPr="000956BB">
        <w:rPr>
          <w:rFonts w:ascii="Courier New" w:hAnsi="Courier New"/>
          <w:b/>
        </w:rPr>
        <w:t>toLocaleString</w:t>
      </w:r>
      <w:r w:rsidRPr="000956BB">
        <w:t xml:space="preserve"> interface, even though not all may use it. Currently, </w:t>
      </w:r>
      <w:r w:rsidRPr="000956BB">
        <w:rPr>
          <w:rFonts w:ascii="Courier New" w:hAnsi="Courier New"/>
          <w:b/>
        </w:rPr>
        <w:t>Array</w:t>
      </w:r>
      <w:r w:rsidRPr="000956BB">
        <w:t xml:space="preserve">, </w:t>
      </w:r>
      <w:r w:rsidRPr="000956BB">
        <w:rPr>
          <w:rFonts w:ascii="Courier New" w:hAnsi="Courier New"/>
          <w:b/>
        </w:rPr>
        <w:t>Number</w:t>
      </w:r>
      <w:r w:rsidRPr="000956BB">
        <w:t xml:space="preserve">, and </w:t>
      </w:r>
      <w:r w:rsidRPr="000956BB">
        <w:rPr>
          <w:rFonts w:ascii="Courier New" w:hAnsi="Courier New"/>
          <w:b/>
        </w:rPr>
        <w:t>Date</w:t>
      </w:r>
      <w:r w:rsidRPr="000956BB">
        <w:t xml:space="preserve"> provide their own locale-sensitive </w:t>
      </w:r>
      <w:r w:rsidRPr="000956BB">
        <w:rPr>
          <w:rFonts w:ascii="Courier New" w:hAnsi="Courier New"/>
          <w:b/>
        </w:rPr>
        <w:t>toLocaleString</w:t>
      </w:r>
      <w:r w:rsidRPr="000956BB">
        <w:t xml:space="preserve"> methods.</w:t>
      </w:r>
    </w:p>
    <w:p w14:paraId="0C5E501B" w14:textId="77777777" w:rsidR="004C02EF" w:rsidRPr="009115A7" w:rsidRDefault="004C02EF" w:rsidP="004C02EF">
      <w:pPr>
        <w:pStyle w:val="Note"/>
      </w:pPr>
      <w:r w:rsidRPr="000956BB">
        <w:t>NOTE 2</w:t>
      </w:r>
      <w:r w:rsidRPr="000956BB">
        <w:tab/>
      </w:r>
      <w:r w:rsidRPr="009115A7">
        <w:t>The first parameter to this function is likely to be used in a future version of this standard; it is recommended that implementations do not use this parameter position for anything else.</w:t>
      </w:r>
    </w:p>
    <w:p w14:paraId="1933CFF6" w14:textId="77777777" w:rsidR="004C02EF" w:rsidRDefault="004C02EF" w:rsidP="004C02EF">
      <w:pPr>
        <w:pStyle w:val="40"/>
        <w:numPr>
          <w:ilvl w:val="0"/>
          <w:numId w:val="0"/>
        </w:numPr>
      </w:pPr>
      <w:bookmarkStart w:id="6977" w:name="_Hlt458484290"/>
      <w:bookmarkStart w:id="6978" w:name="_Ref458484169"/>
      <w:bookmarkEnd w:id="6977"/>
      <w:r>
        <w:t>15.2.4.4</w:t>
      </w:r>
      <w:r>
        <w:tab/>
        <w:t>Object.prototype.valueOf</w:t>
      </w:r>
      <w:bookmarkEnd w:id="6975"/>
      <w:bookmarkEnd w:id="6976"/>
      <w:r>
        <w:t xml:space="preserve"> ( )</w:t>
      </w:r>
      <w:bookmarkEnd w:id="6978"/>
    </w:p>
    <w:p w14:paraId="73BDD406" w14:textId="77777777" w:rsidR="004C02EF" w:rsidRDefault="004C02EF" w:rsidP="004C02EF">
      <w:r>
        <w:t xml:space="preserve">When the </w:t>
      </w:r>
      <w:r w:rsidRPr="00174EBE">
        <w:rPr>
          <w:b/>
        </w:rPr>
        <w:t>valueOf</w:t>
      </w:r>
      <w:r>
        <w:t xml:space="preserve"> method is called, the following steps are taken: </w:t>
      </w:r>
      <w:bookmarkStart w:id="6979" w:name="_Toc382291608"/>
      <w:bookmarkStart w:id="6980" w:name="_Toc385672267"/>
      <w:bookmarkStart w:id="6981" w:name="_Toc393690381"/>
    </w:p>
    <w:p w14:paraId="547BEB35" w14:textId="77777777" w:rsidR="004C02EF" w:rsidRPr="009115A7" w:rsidRDefault="004C02EF" w:rsidP="004C02EF">
      <w:pPr>
        <w:pStyle w:val="Alg4"/>
        <w:numPr>
          <w:ilvl w:val="0"/>
          <w:numId w:val="186"/>
        </w:numPr>
      </w:pPr>
      <w:r w:rsidRPr="009115A7">
        <w:t xml:space="preserve">Let </w:t>
      </w:r>
      <w:r w:rsidRPr="009115A7">
        <w:rPr>
          <w:i/>
        </w:rPr>
        <w:t xml:space="preserve">O </w:t>
      </w:r>
      <w:r w:rsidRPr="009115A7">
        <w:t xml:space="preserve">be the result of calling ToObject passing the </w:t>
      </w:r>
      <w:r w:rsidRPr="009115A7">
        <w:rPr>
          <w:b/>
        </w:rPr>
        <w:t xml:space="preserve">this </w:t>
      </w:r>
      <w:r w:rsidRPr="009115A7">
        <w:t>value as the argument.</w:t>
      </w:r>
    </w:p>
    <w:p w14:paraId="30FB2200" w14:textId="77777777" w:rsidR="004C02EF" w:rsidRPr="009115A7" w:rsidRDefault="004C02EF" w:rsidP="004C02EF">
      <w:pPr>
        <w:pStyle w:val="Alg4"/>
        <w:numPr>
          <w:ilvl w:val="0"/>
          <w:numId w:val="186"/>
        </w:numPr>
      </w:pPr>
      <w:r w:rsidRPr="009115A7">
        <w:t xml:space="preserve">If </w:t>
      </w:r>
      <w:r w:rsidRPr="009115A7">
        <w:rPr>
          <w:i/>
        </w:rPr>
        <w:t>O</w:t>
      </w:r>
      <w:r w:rsidRPr="009115A7">
        <w:t xml:space="preserve"> is the result of calling the Object constructor with a host object (15.2.2.1), then</w:t>
      </w:r>
    </w:p>
    <w:p w14:paraId="2D543A5C" w14:textId="77777777" w:rsidR="004C02EF" w:rsidRPr="009115A7" w:rsidRDefault="004C02EF" w:rsidP="004C02EF">
      <w:pPr>
        <w:pStyle w:val="Alg4"/>
        <w:numPr>
          <w:ilvl w:val="1"/>
          <w:numId w:val="186"/>
        </w:numPr>
      </w:pPr>
      <w:r w:rsidRPr="009115A7">
        <w:t xml:space="preserve">Return either </w:t>
      </w:r>
      <w:r w:rsidRPr="009115A7">
        <w:rPr>
          <w:i/>
        </w:rPr>
        <w:t>O</w:t>
      </w:r>
      <w:r w:rsidRPr="009115A7">
        <w:t xml:space="preserve"> or another value such as the host object originally passed to the constructor. The specific result that is returned is implementation-defined.</w:t>
      </w:r>
    </w:p>
    <w:p w14:paraId="134FA587" w14:textId="77777777" w:rsidR="004C02EF" w:rsidRPr="009115A7" w:rsidRDefault="004C02EF" w:rsidP="004C02EF">
      <w:pPr>
        <w:pStyle w:val="Alg4"/>
        <w:numPr>
          <w:ilvl w:val="0"/>
          <w:numId w:val="186"/>
        </w:numPr>
        <w:spacing w:after="220"/>
      </w:pPr>
      <w:r w:rsidRPr="009115A7">
        <w:t xml:space="preserve">Return </w:t>
      </w:r>
      <w:r w:rsidRPr="009115A7">
        <w:rPr>
          <w:i/>
        </w:rPr>
        <w:t>O</w:t>
      </w:r>
      <w:r w:rsidRPr="009115A7">
        <w:t>.</w:t>
      </w:r>
    </w:p>
    <w:p w14:paraId="718DF82B" w14:textId="77777777" w:rsidR="004C02EF" w:rsidRDefault="004C02EF" w:rsidP="004C02EF">
      <w:pPr>
        <w:pStyle w:val="40"/>
        <w:numPr>
          <w:ilvl w:val="0"/>
          <w:numId w:val="0"/>
        </w:numPr>
      </w:pPr>
      <w:bookmarkStart w:id="6982" w:name="_Ref440445879"/>
      <w:r>
        <w:t>15.2.4.5</w:t>
      </w:r>
      <w:r>
        <w:tab/>
        <w:t>Object.prototype.hasOwnProperty (V)</w:t>
      </w:r>
      <w:bookmarkEnd w:id="6982"/>
    </w:p>
    <w:p w14:paraId="6E767870" w14:textId="77777777" w:rsidR="004C02EF" w:rsidRDefault="004C02EF" w:rsidP="004C02EF">
      <w:r>
        <w:t xml:space="preserve">When the </w:t>
      </w:r>
      <w:r>
        <w:rPr>
          <w:rFonts w:ascii="Courier New" w:hAnsi="Courier New"/>
          <w:b/>
        </w:rPr>
        <w:t>hasOwnProperty</w:t>
      </w:r>
      <w:r>
        <w:t xml:space="preserve"> method is called with argument </w:t>
      </w:r>
      <w:r w:rsidRPr="00E91749">
        <w:rPr>
          <w:rFonts w:ascii="Times New Roman" w:hAnsi="Times New Roman"/>
          <w:i/>
        </w:rPr>
        <w:t>V</w:t>
      </w:r>
      <w:r>
        <w:t>, the following steps are taken:</w:t>
      </w:r>
    </w:p>
    <w:p w14:paraId="51F75367" w14:textId="77777777" w:rsidR="004C02EF" w:rsidRPr="009115A7" w:rsidRDefault="004C02EF" w:rsidP="004C02EF">
      <w:pPr>
        <w:pStyle w:val="Alg4"/>
        <w:numPr>
          <w:ilvl w:val="0"/>
          <w:numId w:val="187"/>
        </w:numPr>
      </w:pPr>
      <w:r w:rsidRPr="009115A7">
        <w:t xml:space="preserve">Let </w:t>
      </w:r>
      <w:r w:rsidRPr="009115A7">
        <w:rPr>
          <w:i/>
        </w:rPr>
        <w:t>P</w:t>
      </w:r>
      <w:r w:rsidRPr="009115A7">
        <w:t xml:space="preserve"> be ToString(</w:t>
      </w:r>
      <w:r w:rsidRPr="009115A7">
        <w:rPr>
          <w:i/>
        </w:rPr>
        <w:t>V</w:t>
      </w:r>
      <w:r w:rsidRPr="009115A7">
        <w:t>).</w:t>
      </w:r>
    </w:p>
    <w:p w14:paraId="184773DB" w14:textId="77777777" w:rsidR="004C02EF" w:rsidRPr="009115A7" w:rsidRDefault="004C02EF" w:rsidP="004C02EF">
      <w:pPr>
        <w:pStyle w:val="Alg4"/>
        <w:numPr>
          <w:ilvl w:val="0"/>
          <w:numId w:val="187"/>
        </w:numPr>
      </w:pPr>
      <w:r w:rsidRPr="009115A7">
        <w:t xml:space="preserve">Let </w:t>
      </w:r>
      <w:r w:rsidRPr="009115A7">
        <w:rPr>
          <w:i/>
        </w:rPr>
        <w:t>O</w:t>
      </w:r>
      <w:r w:rsidRPr="009115A7">
        <w:t xml:space="preserve"> be the result of calling ToObject passing the </w:t>
      </w:r>
      <w:r w:rsidRPr="009115A7">
        <w:rPr>
          <w:b/>
        </w:rPr>
        <w:t xml:space="preserve">this </w:t>
      </w:r>
      <w:r w:rsidRPr="009115A7">
        <w:t>value as the argument.</w:t>
      </w:r>
    </w:p>
    <w:p w14:paraId="08345F72" w14:textId="77777777" w:rsidR="004C02EF" w:rsidRPr="009115A7" w:rsidRDefault="004C02EF" w:rsidP="004C02EF">
      <w:pPr>
        <w:pStyle w:val="Alg4"/>
        <w:numPr>
          <w:ilvl w:val="0"/>
          <w:numId w:val="187"/>
        </w:numPr>
      </w:pPr>
      <w:r w:rsidRPr="009115A7">
        <w:t xml:space="preserve">Let </w:t>
      </w:r>
      <w:r w:rsidRPr="009115A7">
        <w:rPr>
          <w:i/>
        </w:rPr>
        <w:t>desc</w:t>
      </w:r>
      <w:r w:rsidRPr="009115A7">
        <w:t xml:space="preserve"> be the result of calling the [[GetOwnProperty]] internal method of </w:t>
      </w:r>
      <w:r w:rsidRPr="009115A7">
        <w:rPr>
          <w:i/>
        </w:rPr>
        <w:t>O</w:t>
      </w:r>
      <w:r w:rsidRPr="009115A7">
        <w:t xml:space="preserve"> passing </w:t>
      </w:r>
      <w:r w:rsidRPr="009115A7">
        <w:rPr>
          <w:i/>
        </w:rPr>
        <w:t>P</w:t>
      </w:r>
      <w:r w:rsidRPr="009115A7">
        <w:t xml:space="preserve"> as the argument.</w:t>
      </w:r>
    </w:p>
    <w:p w14:paraId="5C3E4572" w14:textId="77777777" w:rsidR="004C02EF" w:rsidRPr="009115A7" w:rsidRDefault="004C02EF" w:rsidP="004C02EF">
      <w:pPr>
        <w:pStyle w:val="Alg4"/>
        <w:numPr>
          <w:ilvl w:val="0"/>
          <w:numId w:val="187"/>
        </w:numPr>
      </w:pPr>
      <w:r w:rsidRPr="009115A7">
        <w:t xml:space="preserve">If </w:t>
      </w:r>
      <w:r w:rsidRPr="009115A7">
        <w:rPr>
          <w:i/>
        </w:rPr>
        <w:t>desc</w:t>
      </w:r>
      <w:r w:rsidRPr="009115A7">
        <w:t xml:space="preserve"> is </w:t>
      </w:r>
      <w:r w:rsidRPr="009115A7">
        <w:rPr>
          <w:b/>
        </w:rPr>
        <w:t>undefined</w:t>
      </w:r>
      <w:r w:rsidRPr="009115A7">
        <w:t xml:space="preserve">, return </w:t>
      </w:r>
      <w:r w:rsidRPr="009115A7">
        <w:rPr>
          <w:b/>
        </w:rPr>
        <w:t>false</w:t>
      </w:r>
      <w:r w:rsidRPr="009115A7">
        <w:t>.</w:t>
      </w:r>
    </w:p>
    <w:p w14:paraId="5BFB069F" w14:textId="77777777" w:rsidR="004C02EF" w:rsidRPr="009115A7" w:rsidRDefault="004C02EF" w:rsidP="004C02EF">
      <w:pPr>
        <w:pStyle w:val="Alg4"/>
        <w:numPr>
          <w:ilvl w:val="0"/>
          <w:numId w:val="187"/>
        </w:numPr>
        <w:spacing w:after="220"/>
      </w:pPr>
      <w:r w:rsidRPr="009115A7">
        <w:t xml:space="preserve">Return </w:t>
      </w:r>
      <w:r w:rsidRPr="009115A7">
        <w:rPr>
          <w:b/>
        </w:rPr>
        <w:t>true</w:t>
      </w:r>
      <w:r w:rsidRPr="009115A7">
        <w:t>.</w:t>
      </w:r>
    </w:p>
    <w:p w14:paraId="4839E44B" w14:textId="77777777" w:rsidR="004C02EF" w:rsidRDefault="004C02EF" w:rsidP="004C02EF">
      <w:pPr>
        <w:pStyle w:val="Note"/>
      </w:pPr>
      <w:r w:rsidRPr="009115A7">
        <w:t>NOTE 1</w:t>
      </w:r>
      <w:r w:rsidRPr="009115A7">
        <w:tab/>
        <w:t>Unlike [[HasProperty]] (8.12.6), this method does not consider objects in the prototype chain.</w:t>
      </w:r>
    </w:p>
    <w:p w14:paraId="6FF7E59D" w14:textId="77777777" w:rsidR="004C02EF" w:rsidRPr="009115A7" w:rsidRDefault="004C02EF" w:rsidP="004C02EF">
      <w:pPr>
        <w:pStyle w:val="Note"/>
      </w:pPr>
      <w:r w:rsidRPr="009115A7">
        <w:t>NOTE 2</w:t>
      </w:r>
      <w:r w:rsidRPr="009115A7">
        <w:tab/>
        <w:t xml:space="preserve">The ordering of steps 1 and 2 is chosen to ensure that any exception that would have been thrown by step 1 in previous editions of this specification will continue to be thrown even if the </w:t>
      </w:r>
      <w:r w:rsidRPr="009115A7">
        <w:rPr>
          <w:b/>
        </w:rPr>
        <w:t>this</w:t>
      </w:r>
      <w:r w:rsidRPr="009115A7">
        <w:t xml:space="preserve"> value is </w:t>
      </w:r>
      <w:r w:rsidRPr="009115A7">
        <w:rPr>
          <w:b/>
        </w:rPr>
        <w:t>undefined</w:t>
      </w:r>
      <w:r w:rsidRPr="009115A7">
        <w:t xml:space="preserve"> or </w:t>
      </w:r>
      <w:r w:rsidRPr="009115A7">
        <w:rPr>
          <w:b/>
        </w:rPr>
        <w:t>null</w:t>
      </w:r>
      <w:r w:rsidRPr="009115A7">
        <w:t>.</w:t>
      </w:r>
    </w:p>
    <w:p w14:paraId="1430A61C" w14:textId="77777777" w:rsidR="004C02EF" w:rsidRDefault="004C02EF" w:rsidP="004C02EF">
      <w:pPr>
        <w:pStyle w:val="40"/>
        <w:numPr>
          <w:ilvl w:val="0"/>
          <w:numId w:val="0"/>
        </w:numPr>
      </w:pPr>
      <w:bookmarkStart w:id="6983" w:name="_Ref440445932"/>
      <w:r>
        <w:t>15.2.4.6</w:t>
      </w:r>
      <w:r>
        <w:tab/>
        <w:t>Object.prototype.isPrototypeOf (V)</w:t>
      </w:r>
      <w:bookmarkEnd w:id="6983"/>
    </w:p>
    <w:p w14:paraId="29612D35" w14:textId="77777777" w:rsidR="004C02EF" w:rsidRDefault="004C02EF" w:rsidP="004C02EF">
      <w:r>
        <w:t xml:space="preserve">When the </w:t>
      </w:r>
      <w:r>
        <w:rPr>
          <w:rFonts w:ascii="Courier New" w:hAnsi="Courier New"/>
          <w:b/>
        </w:rPr>
        <w:t>isPrototypeOf</w:t>
      </w:r>
      <w:r>
        <w:t xml:space="preserve"> method is called with argument </w:t>
      </w:r>
      <w:r w:rsidRPr="00E91749">
        <w:rPr>
          <w:rFonts w:ascii="Times New Roman" w:hAnsi="Times New Roman"/>
          <w:i/>
        </w:rPr>
        <w:t>V</w:t>
      </w:r>
      <w:r>
        <w:t>, the following steps are taken:</w:t>
      </w:r>
    </w:p>
    <w:p w14:paraId="1010041A" w14:textId="77777777" w:rsidR="004C02EF" w:rsidRPr="009115A7" w:rsidRDefault="004C02EF" w:rsidP="004C02EF">
      <w:pPr>
        <w:pStyle w:val="Alg4"/>
        <w:numPr>
          <w:ilvl w:val="0"/>
          <w:numId w:val="188"/>
        </w:numPr>
      </w:pPr>
      <w:r w:rsidRPr="009115A7">
        <w:t xml:space="preserve">If </w:t>
      </w:r>
      <w:r w:rsidRPr="009115A7">
        <w:rPr>
          <w:i/>
        </w:rPr>
        <w:t>V</w:t>
      </w:r>
      <w:r w:rsidRPr="009115A7">
        <w:t xml:space="preserve"> is not an object, return </w:t>
      </w:r>
      <w:r w:rsidRPr="009115A7">
        <w:rPr>
          <w:b/>
        </w:rPr>
        <w:t>false</w:t>
      </w:r>
      <w:r w:rsidRPr="009115A7">
        <w:t>.</w:t>
      </w:r>
    </w:p>
    <w:p w14:paraId="517A159D" w14:textId="77777777" w:rsidR="004C02EF" w:rsidRPr="009115A7" w:rsidRDefault="004C02EF" w:rsidP="004C02EF">
      <w:pPr>
        <w:pStyle w:val="Alg4"/>
        <w:numPr>
          <w:ilvl w:val="0"/>
          <w:numId w:val="188"/>
        </w:numPr>
      </w:pPr>
      <w:r w:rsidRPr="009115A7">
        <w:t xml:space="preserve">Let </w:t>
      </w:r>
      <w:r w:rsidRPr="009115A7">
        <w:rPr>
          <w:i/>
        </w:rPr>
        <w:t>O</w:t>
      </w:r>
      <w:r w:rsidRPr="009115A7">
        <w:t xml:space="preserve"> be the result of calling ToObject passing the </w:t>
      </w:r>
      <w:r w:rsidRPr="009115A7">
        <w:rPr>
          <w:b/>
        </w:rPr>
        <w:t xml:space="preserve">this </w:t>
      </w:r>
      <w:r w:rsidRPr="009115A7">
        <w:t>value as the argument.</w:t>
      </w:r>
    </w:p>
    <w:p w14:paraId="539BFC67" w14:textId="77777777" w:rsidR="004C02EF" w:rsidRPr="009115A7" w:rsidRDefault="004C02EF" w:rsidP="004C02EF">
      <w:pPr>
        <w:pStyle w:val="Alg4"/>
        <w:numPr>
          <w:ilvl w:val="0"/>
          <w:numId w:val="188"/>
        </w:numPr>
      </w:pPr>
      <w:r w:rsidRPr="009115A7">
        <w:t>Repeat</w:t>
      </w:r>
    </w:p>
    <w:p w14:paraId="222EE97D" w14:textId="77777777" w:rsidR="004C02EF" w:rsidRPr="009115A7" w:rsidRDefault="004C02EF" w:rsidP="004C02EF">
      <w:pPr>
        <w:pStyle w:val="Alg4"/>
        <w:numPr>
          <w:ilvl w:val="1"/>
          <w:numId w:val="188"/>
        </w:numPr>
      </w:pPr>
      <w:r w:rsidRPr="009115A7">
        <w:t xml:space="preserve">Let </w:t>
      </w:r>
      <w:r w:rsidRPr="009115A7">
        <w:rPr>
          <w:i/>
        </w:rPr>
        <w:t>V</w:t>
      </w:r>
      <w:r w:rsidRPr="009115A7">
        <w:t xml:space="preserve"> be the value of the [[Prototype]] internal property of </w:t>
      </w:r>
      <w:r w:rsidRPr="009115A7">
        <w:rPr>
          <w:i/>
        </w:rPr>
        <w:t>V</w:t>
      </w:r>
      <w:r w:rsidRPr="009115A7">
        <w:t>.</w:t>
      </w:r>
    </w:p>
    <w:p w14:paraId="7CC033BA" w14:textId="77777777" w:rsidR="004C02EF" w:rsidRPr="009115A7" w:rsidRDefault="004C02EF" w:rsidP="004C02EF">
      <w:pPr>
        <w:pStyle w:val="Alg4"/>
        <w:numPr>
          <w:ilvl w:val="1"/>
          <w:numId w:val="188"/>
        </w:numPr>
      </w:pPr>
      <w:r w:rsidRPr="009115A7">
        <w:t xml:space="preserve">if </w:t>
      </w:r>
      <w:r w:rsidRPr="009115A7">
        <w:rPr>
          <w:i/>
        </w:rPr>
        <w:t>V</w:t>
      </w:r>
      <w:r w:rsidRPr="009115A7">
        <w:t xml:space="preserve"> is </w:t>
      </w:r>
      <w:r w:rsidRPr="009115A7">
        <w:rPr>
          <w:b/>
        </w:rPr>
        <w:t>null</w:t>
      </w:r>
      <w:r w:rsidRPr="009115A7">
        <w:t xml:space="preserve">, return </w:t>
      </w:r>
      <w:r w:rsidRPr="009115A7">
        <w:rPr>
          <w:b/>
        </w:rPr>
        <w:t>false</w:t>
      </w:r>
    </w:p>
    <w:p w14:paraId="748D662C" w14:textId="77777777" w:rsidR="004C02EF" w:rsidRPr="009115A7" w:rsidRDefault="004C02EF" w:rsidP="004C02EF">
      <w:pPr>
        <w:pStyle w:val="Alg4"/>
        <w:numPr>
          <w:ilvl w:val="1"/>
          <w:numId w:val="188"/>
        </w:numPr>
        <w:spacing w:after="220"/>
      </w:pPr>
      <w:r w:rsidRPr="009115A7">
        <w:t xml:space="preserve">If </w:t>
      </w:r>
      <w:r w:rsidRPr="009115A7">
        <w:rPr>
          <w:i/>
        </w:rPr>
        <w:t>O</w:t>
      </w:r>
      <w:r w:rsidRPr="009115A7">
        <w:t xml:space="preserve"> and </w:t>
      </w:r>
      <w:r w:rsidRPr="009115A7">
        <w:rPr>
          <w:i/>
        </w:rPr>
        <w:t>V</w:t>
      </w:r>
      <w:r w:rsidRPr="009115A7">
        <w:t xml:space="preserve"> refer to the same object, return </w:t>
      </w:r>
      <w:r w:rsidRPr="009115A7">
        <w:rPr>
          <w:b/>
        </w:rPr>
        <w:t>true</w:t>
      </w:r>
      <w:r w:rsidRPr="009115A7">
        <w:t>.</w:t>
      </w:r>
    </w:p>
    <w:p w14:paraId="6F958CB5" w14:textId="77777777" w:rsidR="004C02EF" w:rsidRPr="003176CD" w:rsidRDefault="004C02EF" w:rsidP="004C02EF">
      <w:pPr>
        <w:pStyle w:val="Note"/>
      </w:pPr>
      <w:r w:rsidRPr="009115A7">
        <w:t>NOTE</w:t>
      </w:r>
      <w:r w:rsidRPr="009115A7">
        <w:tab/>
        <w:t>The ordering of steps 1 and 2 is chosen to preserve the behaviour specified by previous editions of this specification for the case where V is not an object and the this value is undefined or null.</w:t>
      </w:r>
    </w:p>
    <w:p w14:paraId="5743FD27" w14:textId="77777777" w:rsidR="004C02EF" w:rsidRDefault="004C02EF" w:rsidP="004C02EF">
      <w:pPr>
        <w:pStyle w:val="40"/>
        <w:numPr>
          <w:ilvl w:val="0"/>
          <w:numId w:val="0"/>
        </w:numPr>
      </w:pPr>
      <w:bookmarkStart w:id="6984" w:name="_Ref440445986"/>
      <w:r>
        <w:t>15.2.4.7</w:t>
      </w:r>
      <w:r>
        <w:tab/>
        <w:t>Object.prototype.propertyIsEnumerable (V)</w:t>
      </w:r>
      <w:bookmarkEnd w:id="6984"/>
    </w:p>
    <w:p w14:paraId="6653B5AE" w14:textId="77777777" w:rsidR="004C02EF" w:rsidRDefault="004C02EF" w:rsidP="004C02EF">
      <w:r>
        <w:t xml:space="preserve">When the </w:t>
      </w:r>
      <w:r>
        <w:rPr>
          <w:rFonts w:ascii="Courier New" w:hAnsi="Courier New"/>
          <w:b/>
        </w:rPr>
        <w:t>propertyIsEnumerable</w:t>
      </w:r>
      <w:r>
        <w:t xml:space="preserve"> method is called with argument </w:t>
      </w:r>
      <w:r w:rsidRPr="00E91749">
        <w:rPr>
          <w:rFonts w:ascii="Times New Roman" w:hAnsi="Times New Roman"/>
          <w:i/>
        </w:rPr>
        <w:t>V</w:t>
      </w:r>
      <w:r>
        <w:t>, the following steps are taken:</w:t>
      </w:r>
    </w:p>
    <w:p w14:paraId="346DBF5C" w14:textId="77777777" w:rsidR="004C02EF" w:rsidRPr="009115A7" w:rsidRDefault="004C02EF" w:rsidP="004C02EF">
      <w:pPr>
        <w:pStyle w:val="Alg4"/>
        <w:numPr>
          <w:ilvl w:val="0"/>
          <w:numId w:val="189"/>
        </w:numPr>
      </w:pPr>
      <w:r w:rsidRPr="009115A7">
        <w:t xml:space="preserve">Let </w:t>
      </w:r>
      <w:r w:rsidRPr="009115A7">
        <w:rPr>
          <w:i/>
        </w:rPr>
        <w:t>P</w:t>
      </w:r>
      <w:r w:rsidRPr="009115A7">
        <w:t xml:space="preserve"> be ToString(</w:t>
      </w:r>
      <w:r w:rsidRPr="009115A7">
        <w:rPr>
          <w:i/>
        </w:rPr>
        <w:t>V</w:t>
      </w:r>
      <w:r w:rsidRPr="009115A7">
        <w:t>).</w:t>
      </w:r>
    </w:p>
    <w:p w14:paraId="7152FC84" w14:textId="77777777" w:rsidR="004C02EF" w:rsidRPr="009115A7" w:rsidRDefault="004C02EF" w:rsidP="004C02EF">
      <w:pPr>
        <w:pStyle w:val="Alg4"/>
        <w:numPr>
          <w:ilvl w:val="0"/>
          <w:numId w:val="189"/>
        </w:numPr>
      </w:pPr>
      <w:r w:rsidRPr="009115A7">
        <w:t xml:space="preserve">Let </w:t>
      </w:r>
      <w:r w:rsidRPr="009115A7">
        <w:rPr>
          <w:i/>
        </w:rPr>
        <w:t>O</w:t>
      </w:r>
      <w:r w:rsidRPr="009115A7">
        <w:t xml:space="preserve"> be the result of calling ToObject passing the </w:t>
      </w:r>
      <w:r w:rsidRPr="009115A7">
        <w:rPr>
          <w:b/>
        </w:rPr>
        <w:t xml:space="preserve">this </w:t>
      </w:r>
      <w:r w:rsidRPr="009115A7">
        <w:t>value as the argument.</w:t>
      </w:r>
    </w:p>
    <w:p w14:paraId="17AE5AD4" w14:textId="77777777" w:rsidR="004C02EF" w:rsidRPr="009115A7" w:rsidRDefault="004C02EF" w:rsidP="004C02EF">
      <w:pPr>
        <w:pStyle w:val="Alg4"/>
        <w:numPr>
          <w:ilvl w:val="0"/>
          <w:numId w:val="189"/>
        </w:numPr>
      </w:pPr>
      <w:r w:rsidRPr="009115A7">
        <w:t xml:space="preserve">Let </w:t>
      </w:r>
      <w:r w:rsidRPr="009115A7">
        <w:rPr>
          <w:i/>
        </w:rPr>
        <w:t>desc</w:t>
      </w:r>
      <w:r w:rsidRPr="009115A7">
        <w:t xml:space="preserve"> be the result of calling the [[GetOwnProperty]] internal method of </w:t>
      </w:r>
      <w:r w:rsidRPr="009115A7">
        <w:rPr>
          <w:i/>
        </w:rPr>
        <w:t>O</w:t>
      </w:r>
      <w:r w:rsidRPr="009115A7">
        <w:t xml:space="preserve"> passing </w:t>
      </w:r>
      <w:r w:rsidRPr="009115A7">
        <w:rPr>
          <w:i/>
        </w:rPr>
        <w:t>P</w:t>
      </w:r>
      <w:r w:rsidRPr="009115A7">
        <w:t xml:space="preserve"> as the argument.</w:t>
      </w:r>
    </w:p>
    <w:p w14:paraId="16DF28B2" w14:textId="77777777" w:rsidR="004C02EF" w:rsidRPr="009115A7" w:rsidRDefault="004C02EF" w:rsidP="004C02EF">
      <w:pPr>
        <w:pStyle w:val="Alg4"/>
        <w:numPr>
          <w:ilvl w:val="0"/>
          <w:numId w:val="189"/>
        </w:numPr>
      </w:pPr>
      <w:r w:rsidRPr="009115A7">
        <w:t xml:space="preserve">If </w:t>
      </w:r>
      <w:r w:rsidRPr="009115A7">
        <w:rPr>
          <w:i/>
        </w:rPr>
        <w:t>desc</w:t>
      </w:r>
      <w:r w:rsidRPr="009115A7">
        <w:t xml:space="preserve"> is </w:t>
      </w:r>
      <w:r w:rsidRPr="009115A7">
        <w:rPr>
          <w:b/>
        </w:rPr>
        <w:t>undefined</w:t>
      </w:r>
      <w:r w:rsidRPr="009115A7">
        <w:t xml:space="preserve">, return </w:t>
      </w:r>
      <w:r w:rsidRPr="009115A7">
        <w:rPr>
          <w:b/>
        </w:rPr>
        <w:t>false</w:t>
      </w:r>
      <w:r w:rsidRPr="009115A7">
        <w:t>.</w:t>
      </w:r>
    </w:p>
    <w:p w14:paraId="0A28F88D" w14:textId="77777777" w:rsidR="004C02EF" w:rsidRPr="009115A7" w:rsidRDefault="004C02EF" w:rsidP="004C02EF">
      <w:pPr>
        <w:pStyle w:val="Alg4"/>
        <w:numPr>
          <w:ilvl w:val="0"/>
          <w:numId w:val="189"/>
        </w:numPr>
        <w:spacing w:after="220"/>
      </w:pPr>
      <w:r w:rsidRPr="009115A7">
        <w:t xml:space="preserve">Return the value of </w:t>
      </w:r>
      <w:r w:rsidRPr="009115A7">
        <w:rPr>
          <w:i/>
        </w:rPr>
        <w:t>desc</w:t>
      </w:r>
      <w:r w:rsidRPr="009115A7">
        <w:t>.[[Enumerable]].</w:t>
      </w:r>
    </w:p>
    <w:p w14:paraId="60D4026D" w14:textId="77777777" w:rsidR="004C02EF" w:rsidRDefault="004C02EF" w:rsidP="004C02EF">
      <w:pPr>
        <w:pStyle w:val="Note"/>
      </w:pPr>
      <w:r w:rsidRPr="009115A7">
        <w:t>NOTE 1</w:t>
      </w:r>
      <w:r w:rsidRPr="009115A7">
        <w:tab/>
        <w:t>This method does not consider objects in the prototype chain.</w:t>
      </w:r>
    </w:p>
    <w:p w14:paraId="406DFB32" w14:textId="77777777" w:rsidR="004C02EF" w:rsidRPr="009115A7" w:rsidRDefault="004C02EF" w:rsidP="004C02EF">
      <w:pPr>
        <w:pStyle w:val="Note"/>
      </w:pPr>
      <w:r w:rsidRPr="009115A7">
        <w:t>NOTE 2</w:t>
      </w:r>
      <w:r w:rsidRPr="009115A7">
        <w:tab/>
        <w:t xml:space="preserve">The ordering of steps 1 and 2 is chosen to ensure that any exception that would have been thrown by step 1 in previous editions of this specification will continue to be thrown even if the </w:t>
      </w:r>
      <w:r w:rsidRPr="009115A7">
        <w:rPr>
          <w:b/>
        </w:rPr>
        <w:t>this</w:t>
      </w:r>
      <w:r w:rsidRPr="009115A7">
        <w:t xml:space="preserve"> value is </w:t>
      </w:r>
      <w:r w:rsidRPr="009115A7">
        <w:rPr>
          <w:b/>
        </w:rPr>
        <w:t>undefined</w:t>
      </w:r>
      <w:r w:rsidRPr="009115A7">
        <w:t xml:space="preserve"> or </w:t>
      </w:r>
      <w:r w:rsidRPr="009115A7">
        <w:rPr>
          <w:b/>
        </w:rPr>
        <w:t>null</w:t>
      </w:r>
      <w:r w:rsidRPr="009115A7">
        <w:t>.</w:t>
      </w:r>
    </w:p>
    <w:p w14:paraId="564A80B5" w14:textId="77777777" w:rsidR="004C02EF" w:rsidRDefault="004C02EF" w:rsidP="00B43482">
      <w:pPr>
        <w:pStyle w:val="30"/>
        <w:numPr>
          <w:ilvl w:val="0"/>
          <w:numId w:val="0"/>
        </w:numPr>
      </w:pPr>
      <w:bookmarkStart w:id="6985" w:name="_Toc472818913"/>
      <w:bookmarkStart w:id="6986" w:name="_Toc235503491"/>
      <w:bookmarkStart w:id="6987" w:name="_Toc241509266"/>
      <w:bookmarkStart w:id="6988" w:name="_Toc244416753"/>
      <w:bookmarkStart w:id="6989" w:name="_Toc276631117"/>
      <w:bookmarkStart w:id="6990" w:name="_Toc178387128"/>
      <w:r>
        <w:t>15.2.5</w:t>
      </w:r>
      <w:r>
        <w:tab/>
        <w:t>Properties of Object Instance</w:t>
      </w:r>
      <w:bookmarkEnd w:id="6979"/>
      <w:bookmarkEnd w:id="6980"/>
      <w:bookmarkEnd w:id="6981"/>
      <w:r>
        <w:t>s</w:t>
      </w:r>
      <w:bookmarkStart w:id="6991" w:name="_Toc382212261"/>
      <w:bookmarkStart w:id="6992" w:name="_Toc382212824"/>
      <w:bookmarkStart w:id="6993" w:name="_Toc382291609"/>
      <w:bookmarkEnd w:id="6985"/>
      <w:bookmarkEnd w:id="6986"/>
      <w:bookmarkEnd w:id="6987"/>
      <w:bookmarkEnd w:id="6988"/>
      <w:bookmarkEnd w:id="6989"/>
      <w:bookmarkEnd w:id="6990"/>
    </w:p>
    <w:p w14:paraId="03388DE7" w14:textId="77777777" w:rsidR="004C02EF" w:rsidRDefault="004C02EF" w:rsidP="004C02EF">
      <w:r>
        <w:t>Object instances have no special properties beyond those inherited from the Object prototype object.</w:t>
      </w:r>
      <w:bookmarkStart w:id="6994" w:name="_Toc385672268"/>
      <w:bookmarkStart w:id="6995" w:name="_Toc393690382"/>
    </w:p>
    <w:p w14:paraId="2BA88AD8" w14:textId="77777777" w:rsidR="004C02EF" w:rsidRDefault="004C02EF" w:rsidP="00B43482">
      <w:pPr>
        <w:pStyle w:val="20"/>
        <w:numPr>
          <w:ilvl w:val="0"/>
          <w:numId w:val="0"/>
        </w:numPr>
      </w:pPr>
      <w:bookmarkStart w:id="6996" w:name="_Toc472818914"/>
      <w:bookmarkStart w:id="6997" w:name="_Toc235503492"/>
      <w:bookmarkStart w:id="6998" w:name="_Toc241509267"/>
      <w:bookmarkStart w:id="6999" w:name="_Toc244416754"/>
      <w:bookmarkStart w:id="7000" w:name="_Toc276631118"/>
      <w:bookmarkStart w:id="7001" w:name="_Toc178387129"/>
      <w:r>
        <w:t>15.3</w:t>
      </w:r>
      <w:r>
        <w:tab/>
        <w:t>Function</w:t>
      </w:r>
      <w:bookmarkEnd w:id="6991"/>
      <w:bookmarkEnd w:id="6992"/>
      <w:r>
        <w:t xml:space="preserve"> Object</w:t>
      </w:r>
      <w:bookmarkEnd w:id="6993"/>
      <w:bookmarkEnd w:id="6994"/>
      <w:bookmarkEnd w:id="6995"/>
      <w:r>
        <w:t>s</w:t>
      </w:r>
      <w:bookmarkStart w:id="7002" w:name="_Toc385672269"/>
      <w:bookmarkStart w:id="7003" w:name="_Ref393527385"/>
      <w:bookmarkStart w:id="7004" w:name="_Ref393527457"/>
      <w:bookmarkStart w:id="7005" w:name="_Toc393690383"/>
      <w:bookmarkStart w:id="7006" w:name="_Ref404501411"/>
      <w:bookmarkStart w:id="7007" w:name="_Toc382291610"/>
      <w:bookmarkEnd w:id="6996"/>
      <w:bookmarkEnd w:id="6997"/>
      <w:bookmarkEnd w:id="6998"/>
      <w:bookmarkEnd w:id="6999"/>
      <w:bookmarkEnd w:id="7000"/>
      <w:bookmarkEnd w:id="7001"/>
    </w:p>
    <w:p w14:paraId="7BE35596" w14:textId="77777777" w:rsidR="004C02EF" w:rsidRDefault="004C02EF" w:rsidP="00B43482">
      <w:pPr>
        <w:pStyle w:val="30"/>
        <w:numPr>
          <w:ilvl w:val="0"/>
          <w:numId w:val="0"/>
        </w:numPr>
      </w:pPr>
      <w:bookmarkStart w:id="7008" w:name="_Ref424531728"/>
      <w:bookmarkStart w:id="7009" w:name="_Toc472818915"/>
      <w:bookmarkStart w:id="7010" w:name="_Toc235503493"/>
      <w:bookmarkStart w:id="7011" w:name="_Toc241509268"/>
      <w:bookmarkStart w:id="7012" w:name="_Toc244416755"/>
      <w:bookmarkStart w:id="7013" w:name="_Toc276631119"/>
      <w:bookmarkStart w:id="7014" w:name="_Toc178387130"/>
      <w:r>
        <w:t>15.3.1</w:t>
      </w:r>
      <w:r>
        <w:tab/>
        <w:t>The Function Constructor Called as a Functio</w:t>
      </w:r>
      <w:bookmarkEnd w:id="7002"/>
      <w:bookmarkEnd w:id="7003"/>
      <w:bookmarkEnd w:id="7004"/>
      <w:bookmarkEnd w:id="7005"/>
      <w:bookmarkEnd w:id="7006"/>
      <w:r>
        <w:t>n</w:t>
      </w:r>
      <w:bookmarkEnd w:id="7008"/>
      <w:bookmarkEnd w:id="7009"/>
      <w:bookmarkEnd w:id="7010"/>
      <w:bookmarkEnd w:id="7011"/>
      <w:bookmarkEnd w:id="7012"/>
      <w:bookmarkEnd w:id="7013"/>
      <w:bookmarkEnd w:id="7014"/>
    </w:p>
    <w:p w14:paraId="5B575985" w14:textId="77777777" w:rsidR="004C02EF" w:rsidRDefault="004C02EF" w:rsidP="004C02EF">
      <w:r>
        <w:t xml:space="preserve">When </w:t>
      </w:r>
      <w:r>
        <w:rPr>
          <w:rFonts w:ascii="Courier New" w:hAnsi="Courier New"/>
          <w:b/>
        </w:rPr>
        <w:t>Function</w:t>
      </w:r>
      <w:r>
        <w:t xml:space="preserve"> is called as a function rather than as a constructor, it creates and initialises a new Function object. Thus the function call </w:t>
      </w:r>
      <w:r>
        <w:rPr>
          <w:rFonts w:ascii="Courier New" w:hAnsi="Courier New"/>
          <w:b/>
        </w:rPr>
        <w:t>Function(</w:t>
      </w:r>
      <w:r>
        <w:rPr>
          <w:rFonts w:ascii="Courier New" w:hAnsi="Courier New"/>
          <w:snapToGrid w:val="0"/>
        </w:rPr>
        <w:t>…</w:t>
      </w:r>
      <w:r>
        <w:rPr>
          <w:rFonts w:ascii="Courier New" w:hAnsi="Courier New"/>
          <w:b/>
        </w:rPr>
        <w:t>)</w:t>
      </w:r>
      <w:r>
        <w:t xml:space="preserve"> is equivalent to the object creation expression </w:t>
      </w:r>
      <w:r>
        <w:rPr>
          <w:rFonts w:ascii="Courier New" w:hAnsi="Courier New"/>
          <w:b/>
        </w:rPr>
        <w:t>new Function(</w:t>
      </w:r>
      <w:r>
        <w:rPr>
          <w:rFonts w:ascii="Courier New" w:hAnsi="Courier New"/>
          <w:snapToGrid w:val="0"/>
        </w:rPr>
        <w:t>…</w:t>
      </w:r>
      <w:r>
        <w:rPr>
          <w:rFonts w:ascii="Courier New" w:hAnsi="Courier New"/>
          <w:b/>
        </w:rPr>
        <w:t>)</w:t>
      </w:r>
      <w:r>
        <w:t xml:space="preserve"> with the same arguments.</w:t>
      </w:r>
      <w:bookmarkStart w:id="7015" w:name="_Toc385672270"/>
      <w:bookmarkStart w:id="7016" w:name="_Toc393690384"/>
      <w:bookmarkStart w:id="7017" w:name="_Ref404501403"/>
    </w:p>
    <w:p w14:paraId="4112313D" w14:textId="77777777" w:rsidR="004C02EF" w:rsidRDefault="004C02EF" w:rsidP="004C02EF">
      <w:pPr>
        <w:pStyle w:val="40"/>
        <w:numPr>
          <w:ilvl w:val="0"/>
          <w:numId w:val="0"/>
        </w:numPr>
      </w:pPr>
      <w:r>
        <w:t>15.3.1.1</w:t>
      </w:r>
      <w:r>
        <w:tab/>
        <w:t xml:space="preserve">Function (p1, p2, </w:t>
      </w:r>
      <w:r>
        <w:rPr>
          <w:snapToGrid w:val="0"/>
        </w:rPr>
        <w:t>…</w:t>
      </w:r>
      <w:r>
        <w:t xml:space="preserve"> , pn, body</w:t>
      </w:r>
      <w:bookmarkEnd w:id="7015"/>
      <w:bookmarkEnd w:id="7016"/>
      <w:bookmarkEnd w:id="7017"/>
      <w:r>
        <w:t>)</w:t>
      </w:r>
    </w:p>
    <w:p w14:paraId="71F7B68B" w14:textId="77777777" w:rsidR="004C02EF" w:rsidRDefault="004C02EF" w:rsidP="004C02EF">
      <w:r>
        <w:t xml:space="preserve">When the </w:t>
      </w:r>
      <w:r>
        <w:rPr>
          <w:rFonts w:ascii="Courier New" w:hAnsi="Courier New"/>
          <w:b/>
        </w:rPr>
        <w:t>Function</w:t>
      </w:r>
      <w:r>
        <w:t xml:space="preserve"> function is called with some arguments </w:t>
      </w:r>
      <w:r w:rsidRPr="00E91749">
        <w:rPr>
          <w:rFonts w:ascii="Times New Roman" w:hAnsi="Times New Roman"/>
          <w:i/>
        </w:rPr>
        <w:t>p1</w:t>
      </w:r>
      <w:r>
        <w:t xml:space="preserve">, </w:t>
      </w:r>
      <w:r w:rsidRPr="00E91749">
        <w:rPr>
          <w:rFonts w:ascii="Times New Roman" w:hAnsi="Times New Roman"/>
          <w:i/>
        </w:rPr>
        <w:t>p2</w:t>
      </w:r>
      <w:r>
        <w:t xml:space="preserve">, </w:t>
      </w:r>
      <w:r>
        <w:rPr>
          <w:snapToGrid w:val="0"/>
        </w:rPr>
        <w:t>…</w:t>
      </w:r>
      <w:r>
        <w:t xml:space="preserve"> , </w:t>
      </w:r>
      <w:r w:rsidRPr="00E91749">
        <w:rPr>
          <w:rFonts w:ascii="Times New Roman" w:hAnsi="Times New Roman"/>
          <w:i/>
        </w:rPr>
        <w:t>pn</w:t>
      </w:r>
      <w:r>
        <w:t xml:space="preserve">, </w:t>
      </w:r>
      <w:r w:rsidRPr="00E91749">
        <w:rPr>
          <w:rFonts w:ascii="Times New Roman" w:hAnsi="Times New Roman"/>
          <w:i/>
        </w:rPr>
        <w:t>body</w:t>
      </w:r>
      <w:r>
        <w:t xml:space="preserve"> (where </w:t>
      </w:r>
      <w:r w:rsidRPr="00E91749">
        <w:rPr>
          <w:rFonts w:ascii="Times New Roman" w:hAnsi="Times New Roman"/>
          <w:i/>
        </w:rPr>
        <w:t>n</w:t>
      </w:r>
      <w:r>
        <w:t xml:space="preserve"> might be </w:t>
      </w:r>
      <w:r w:rsidRPr="00E91749">
        <w:rPr>
          <w:rFonts w:ascii="Times New Roman" w:hAnsi="Times New Roman"/>
        </w:rPr>
        <w:t>0</w:t>
      </w:r>
      <w:r>
        <w:t>, that is, there are no “</w:t>
      </w:r>
      <w:r w:rsidRPr="00E91749">
        <w:rPr>
          <w:rFonts w:ascii="Times New Roman" w:hAnsi="Times New Roman"/>
          <w:i/>
        </w:rPr>
        <w:t>p</w:t>
      </w:r>
      <w:r>
        <w:t xml:space="preserve">” arguments, and where </w:t>
      </w:r>
      <w:r w:rsidRPr="00E91749">
        <w:rPr>
          <w:rFonts w:ascii="Times New Roman" w:hAnsi="Times New Roman"/>
          <w:i/>
        </w:rPr>
        <w:t>body</w:t>
      </w:r>
      <w:r>
        <w:t xml:space="preserve"> might also not be provided), the following steps are taken:</w:t>
      </w:r>
    </w:p>
    <w:p w14:paraId="4722D3FA" w14:textId="77777777" w:rsidR="004C02EF" w:rsidRPr="009115A7" w:rsidRDefault="004C02EF" w:rsidP="004C02EF">
      <w:pPr>
        <w:pStyle w:val="Alg4"/>
        <w:numPr>
          <w:ilvl w:val="0"/>
          <w:numId w:val="190"/>
        </w:numPr>
        <w:spacing w:after="220"/>
      </w:pPr>
      <w:r w:rsidRPr="009115A7">
        <w:t xml:space="preserve">Create and return a new Function object as if the standard built-in constructor Function was used in a </w:t>
      </w:r>
      <w:r w:rsidRPr="009115A7">
        <w:rPr>
          <w:b/>
        </w:rPr>
        <w:t xml:space="preserve">new </w:t>
      </w:r>
      <w:r w:rsidRPr="009115A7">
        <w:t>expression with the same arguments (15.3.2.1).</w:t>
      </w:r>
      <w:bookmarkStart w:id="7018" w:name="_Toc385672271"/>
      <w:bookmarkStart w:id="7019" w:name="_Ref393527461"/>
      <w:bookmarkStart w:id="7020" w:name="_Toc393690385"/>
      <w:bookmarkStart w:id="7021" w:name="_Ref404501432"/>
    </w:p>
    <w:p w14:paraId="1E2B03CD" w14:textId="77777777" w:rsidR="004C02EF" w:rsidRDefault="004C02EF" w:rsidP="00B43482">
      <w:pPr>
        <w:pStyle w:val="30"/>
        <w:numPr>
          <w:ilvl w:val="0"/>
          <w:numId w:val="0"/>
        </w:numPr>
      </w:pPr>
      <w:bookmarkStart w:id="7022" w:name="_Ref424531741"/>
      <w:bookmarkStart w:id="7023" w:name="_Toc472818916"/>
      <w:bookmarkStart w:id="7024" w:name="_Toc235503494"/>
      <w:bookmarkStart w:id="7025" w:name="_Toc241509269"/>
      <w:bookmarkStart w:id="7026" w:name="_Toc244416756"/>
      <w:bookmarkStart w:id="7027" w:name="_Toc276631120"/>
      <w:bookmarkStart w:id="7028" w:name="_Toc178387131"/>
      <w:r>
        <w:t>15.3.2</w:t>
      </w:r>
      <w:r>
        <w:tab/>
        <w:t>The Function Constructo</w:t>
      </w:r>
      <w:bookmarkEnd w:id="7007"/>
      <w:bookmarkEnd w:id="7018"/>
      <w:bookmarkEnd w:id="7019"/>
      <w:bookmarkEnd w:id="7020"/>
      <w:bookmarkEnd w:id="7021"/>
      <w:r>
        <w:t>r</w:t>
      </w:r>
      <w:bookmarkStart w:id="7029" w:name="_Toc382291611"/>
      <w:bookmarkEnd w:id="7022"/>
      <w:bookmarkEnd w:id="7023"/>
      <w:bookmarkEnd w:id="7024"/>
      <w:bookmarkEnd w:id="7025"/>
      <w:bookmarkEnd w:id="7026"/>
      <w:bookmarkEnd w:id="7027"/>
      <w:bookmarkEnd w:id="7028"/>
    </w:p>
    <w:p w14:paraId="733D8B1D" w14:textId="77777777" w:rsidR="004C02EF" w:rsidRDefault="004C02EF" w:rsidP="004C02EF">
      <w:r>
        <w:t xml:space="preserve">When </w:t>
      </w:r>
      <w:r>
        <w:rPr>
          <w:rFonts w:ascii="Courier New" w:hAnsi="Courier New"/>
          <w:b/>
        </w:rPr>
        <w:t>Function</w:t>
      </w:r>
      <w:r>
        <w:t xml:space="preserve"> is called as part of a </w:t>
      </w:r>
      <w:r>
        <w:rPr>
          <w:rFonts w:ascii="Courier New" w:hAnsi="Courier New"/>
          <w:b/>
        </w:rPr>
        <w:t>new</w:t>
      </w:r>
      <w:r>
        <w:t xml:space="preserve"> expression, it is a constructor: it initialises the newly created object.</w:t>
      </w:r>
      <w:bookmarkStart w:id="7030" w:name="_Toc385672272"/>
      <w:bookmarkStart w:id="7031" w:name="_Ref387139557"/>
      <w:bookmarkStart w:id="7032" w:name="_Ref387225901"/>
      <w:bookmarkStart w:id="7033" w:name="_Ref393528099"/>
      <w:bookmarkStart w:id="7034" w:name="_Toc393690386"/>
      <w:bookmarkStart w:id="7035" w:name="_Ref404501197"/>
      <w:bookmarkStart w:id="7036" w:name="_Ref404501211"/>
      <w:bookmarkStart w:id="7037" w:name="_Ref404501248"/>
      <w:bookmarkStart w:id="7038" w:name="_Ref404501266"/>
      <w:bookmarkStart w:id="7039" w:name="_Ref404501719"/>
      <w:bookmarkStart w:id="7040" w:name="_Ref404501788"/>
      <w:bookmarkStart w:id="7041" w:name="_Ref404501803"/>
    </w:p>
    <w:p w14:paraId="1B0EC7DB" w14:textId="77777777" w:rsidR="004C02EF" w:rsidRDefault="004C02EF" w:rsidP="004C02EF">
      <w:pPr>
        <w:pStyle w:val="40"/>
        <w:numPr>
          <w:ilvl w:val="0"/>
          <w:numId w:val="0"/>
        </w:numPr>
      </w:pPr>
      <w:bookmarkStart w:id="7042" w:name="_Ref424534066"/>
      <w:r>
        <w:t>15.3.2.1</w:t>
      </w:r>
      <w:r>
        <w:tab/>
        <w:t xml:space="preserve">new Function (p1, p2, </w:t>
      </w:r>
      <w:r>
        <w:rPr>
          <w:snapToGrid w:val="0"/>
        </w:rPr>
        <w:t>…</w:t>
      </w:r>
      <w:r>
        <w:t xml:space="preserve"> , pn, body</w:t>
      </w:r>
      <w:bookmarkEnd w:id="7030"/>
      <w:bookmarkEnd w:id="7031"/>
      <w:bookmarkEnd w:id="7032"/>
      <w:bookmarkEnd w:id="7033"/>
      <w:bookmarkEnd w:id="7034"/>
      <w:bookmarkEnd w:id="7035"/>
      <w:bookmarkEnd w:id="7036"/>
      <w:bookmarkEnd w:id="7037"/>
      <w:bookmarkEnd w:id="7038"/>
      <w:bookmarkEnd w:id="7039"/>
      <w:bookmarkEnd w:id="7040"/>
      <w:bookmarkEnd w:id="7041"/>
      <w:r>
        <w:t>)</w:t>
      </w:r>
      <w:bookmarkEnd w:id="7042"/>
    </w:p>
    <w:p w14:paraId="2115DAD4" w14:textId="77777777" w:rsidR="004C02EF" w:rsidRDefault="004C02EF" w:rsidP="004C02EF">
      <w:r>
        <w:t>The last argument specifies the body (executable code) of a function; any preceding arguments specify formal parameters.</w:t>
      </w:r>
    </w:p>
    <w:p w14:paraId="5E78A851" w14:textId="77777777" w:rsidR="004C02EF" w:rsidRDefault="004C02EF" w:rsidP="004C02EF">
      <w:r>
        <w:t xml:space="preserve">When the </w:t>
      </w:r>
      <w:r>
        <w:rPr>
          <w:rFonts w:ascii="Courier New" w:hAnsi="Courier New"/>
          <w:b/>
        </w:rPr>
        <w:t>Function</w:t>
      </w:r>
      <w:r>
        <w:t xml:space="preserve"> constructor is called with some arguments </w:t>
      </w:r>
      <w:r w:rsidRPr="00E91749">
        <w:rPr>
          <w:rFonts w:ascii="Times New Roman" w:hAnsi="Times New Roman"/>
          <w:i/>
        </w:rPr>
        <w:t>p1</w:t>
      </w:r>
      <w:r>
        <w:t xml:space="preserve">, </w:t>
      </w:r>
      <w:r w:rsidRPr="00E91749">
        <w:rPr>
          <w:rFonts w:ascii="Times New Roman" w:hAnsi="Times New Roman"/>
          <w:i/>
        </w:rPr>
        <w:t>p2</w:t>
      </w:r>
      <w:r>
        <w:t xml:space="preserve">, </w:t>
      </w:r>
      <w:r>
        <w:rPr>
          <w:snapToGrid w:val="0"/>
        </w:rPr>
        <w:t>…</w:t>
      </w:r>
      <w:r>
        <w:t xml:space="preserve"> , </w:t>
      </w:r>
      <w:r w:rsidRPr="00E91749">
        <w:rPr>
          <w:rFonts w:ascii="Times New Roman" w:hAnsi="Times New Roman"/>
          <w:i/>
        </w:rPr>
        <w:t>pn</w:t>
      </w:r>
      <w:r>
        <w:t xml:space="preserve">, </w:t>
      </w:r>
      <w:r w:rsidRPr="00E91749">
        <w:rPr>
          <w:rFonts w:ascii="Times New Roman" w:hAnsi="Times New Roman"/>
          <w:i/>
        </w:rPr>
        <w:t>body</w:t>
      </w:r>
      <w:r>
        <w:t xml:space="preserve"> (where </w:t>
      </w:r>
      <w:r w:rsidRPr="00E91749">
        <w:rPr>
          <w:rFonts w:ascii="Times New Roman" w:hAnsi="Times New Roman"/>
          <w:i/>
        </w:rPr>
        <w:t>n</w:t>
      </w:r>
      <w:r>
        <w:t xml:space="preserve"> might be </w:t>
      </w:r>
      <w:r w:rsidRPr="00E91749">
        <w:rPr>
          <w:rFonts w:ascii="Times New Roman" w:hAnsi="Times New Roman"/>
        </w:rPr>
        <w:t>0</w:t>
      </w:r>
      <w:r>
        <w:t>, that is, there are no “</w:t>
      </w:r>
      <w:r w:rsidRPr="00E91749">
        <w:rPr>
          <w:rFonts w:ascii="Times New Roman" w:hAnsi="Times New Roman"/>
          <w:i/>
        </w:rPr>
        <w:t>p</w:t>
      </w:r>
      <w:r>
        <w:t xml:space="preserve">” arguments, and where </w:t>
      </w:r>
      <w:r w:rsidRPr="00E91749">
        <w:rPr>
          <w:rFonts w:ascii="Times New Roman" w:hAnsi="Times New Roman"/>
          <w:i/>
        </w:rPr>
        <w:t>body</w:t>
      </w:r>
      <w:r>
        <w:t xml:space="preserve"> might also not be provided), the following steps are taken:</w:t>
      </w:r>
    </w:p>
    <w:p w14:paraId="55DE1932" w14:textId="77777777" w:rsidR="004C02EF" w:rsidRPr="009115A7" w:rsidRDefault="004C02EF" w:rsidP="004C02EF">
      <w:pPr>
        <w:pStyle w:val="Alg4"/>
        <w:numPr>
          <w:ilvl w:val="0"/>
          <w:numId w:val="191"/>
        </w:numPr>
      </w:pPr>
      <w:r w:rsidRPr="009115A7">
        <w:t xml:space="preserve">Let </w:t>
      </w:r>
      <w:r w:rsidRPr="009115A7">
        <w:rPr>
          <w:i/>
        </w:rPr>
        <w:t>argCount</w:t>
      </w:r>
      <w:r w:rsidRPr="009115A7">
        <w:t xml:space="preserve"> be the total number of arguments passed to this function invocation.</w:t>
      </w:r>
    </w:p>
    <w:p w14:paraId="447970F9" w14:textId="77777777" w:rsidR="004C02EF" w:rsidRPr="009115A7" w:rsidRDefault="004C02EF" w:rsidP="004C02EF">
      <w:pPr>
        <w:pStyle w:val="Alg4"/>
        <w:numPr>
          <w:ilvl w:val="0"/>
          <w:numId w:val="191"/>
        </w:numPr>
      </w:pPr>
      <w:r w:rsidRPr="009115A7">
        <w:t xml:space="preserve">Let </w:t>
      </w:r>
      <w:r w:rsidRPr="009115A7">
        <w:rPr>
          <w:i/>
        </w:rPr>
        <w:t>P</w:t>
      </w:r>
      <w:r w:rsidRPr="009115A7">
        <w:t xml:space="preserve"> be the empty </w:t>
      </w:r>
      <w:r>
        <w:t>String</w:t>
      </w:r>
      <w:r w:rsidRPr="009115A7">
        <w:t>.</w:t>
      </w:r>
    </w:p>
    <w:p w14:paraId="01EFEA2F" w14:textId="77777777" w:rsidR="004C02EF" w:rsidRPr="009115A7" w:rsidRDefault="004C02EF" w:rsidP="004C02EF">
      <w:pPr>
        <w:pStyle w:val="Alg4"/>
        <w:numPr>
          <w:ilvl w:val="0"/>
          <w:numId w:val="191"/>
        </w:numPr>
      </w:pPr>
      <w:r w:rsidRPr="009115A7">
        <w:t xml:space="preserve">If </w:t>
      </w:r>
      <w:r w:rsidRPr="009115A7">
        <w:rPr>
          <w:i/>
        </w:rPr>
        <w:t>argCount</w:t>
      </w:r>
      <w:r w:rsidRPr="009115A7">
        <w:t xml:space="preserve"> = 0, let </w:t>
      </w:r>
      <w:r w:rsidRPr="009115A7">
        <w:rPr>
          <w:i/>
        </w:rPr>
        <w:t>body</w:t>
      </w:r>
      <w:r w:rsidRPr="009115A7">
        <w:t xml:space="preserve"> be the empty </w:t>
      </w:r>
      <w:r>
        <w:t>String</w:t>
      </w:r>
      <w:r w:rsidRPr="009115A7">
        <w:t>.</w:t>
      </w:r>
    </w:p>
    <w:p w14:paraId="6BF7CBDD" w14:textId="77777777" w:rsidR="004C02EF" w:rsidRPr="009115A7" w:rsidRDefault="004C02EF" w:rsidP="004C02EF">
      <w:pPr>
        <w:pStyle w:val="Alg4"/>
        <w:numPr>
          <w:ilvl w:val="0"/>
          <w:numId w:val="191"/>
        </w:numPr>
      </w:pPr>
      <w:r w:rsidRPr="009115A7">
        <w:t xml:space="preserve">Else if </w:t>
      </w:r>
      <w:r w:rsidRPr="009115A7">
        <w:rPr>
          <w:i/>
        </w:rPr>
        <w:t>argCount</w:t>
      </w:r>
      <w:r w:rsidRPr="009115A7">
        <w:t xml:space="preserve"> = 1, let </w:t>
      </w:r>
      <w:r w:rsidRPr="009115A7">
        <w:rPr>
          <w:i/>
        </w:rPr>
        <w:t>body</w:t>
      </w:r>
      <w:r w:rsidRPr="009115A7">
        <w:t xml:space="preserve"> be that argument.</w:t>
      </w:r>
    </w:p>
    <w:p w14:paraId="1C54BF5F" w14:textId="77777777" w:rsidR="004C02EF" w:rsidRPr="009115A7" w:rsidRDefault="004C02EF" w:rsidP="004C02EF">
      <w:pPr>
        <w:pStyle w:val="Alg4"/>
        <w:numPr>
          <w:ilvl w:val="0"/>
          <w:numId w:val="191"/>
        </w:numPr>
      </w:pPr>
      <w:r w:rsidRPr="009115A7">
        <w:t xml:space="preserve">Else, </w:t>
      </w:r>
      <w:r w:rsidRPr="009115A7">
        <w:rPr>
          <w:i/>
        </w:rPr>
        <w:t>argCount</w:t>
      </w:r>
      <w:r w:rsidRPr="009115A7">
        <w:t xml:space="preserve"> &gt; 1</w:t>
      </w:r>
    </w:p>
    <w:p w14:paraId="7A3E6112" w14:textId="77777777" w:rsidR="004C02EF" w:rsidRPr="009115A7" w:rsidRDefault="004C02EF" w:rsidP="004C02EF">
      <w:pPr>
        <w:pStyle w:val="Alg4"/>
        <w:numPr>
          <w:ilvl w:val="1"/>
          <w:numId w:val="191"/>
        </w:numPr>
      </w:pPr>
      <w:r w:rsidRPr="009115A7">
        <w:t xml:space="preserve">Let </w:t>
      </w:r>
      <w:r w:rsidRPr="009115A7">
        <w:rPr>
          <w:i/>
        </w:rPr>
        <w:t>firstArg</w:t>
      </w:r>
      <w:r w:rsidRPr="009115A7">
        <w:t xml:space="preserve"> be the first argument.</w:t>
      </w:r>
    </w:p>
    <w:p w14:paraId="461EED45" w14:textId="77777777" w:rsidR="004C02EF" w:rsidRPr="009115A7" w:rsidRDefault="004C02EF" w:rsidP="004C02EF">
      <w:pPr>
        <w:pStyle w:val="Alg4"/>
        <w:numPr>
          <w:ilvl w:val="1"/>
          <w:numId w:val="191"/>
        </w:numPr>
      </w:pPr>
      <w:r w:rsidRPr="009115A7">
        <w:t xml:space="preserve">Let </w:t>
      </w:r>
      <w:r w:rsidRPr="009115A7">
        <w:rPr>
          <w:i/>
        </w:rPr>
        <w:t>P</w:t>
      </w:r>
      <w:r w:rsidRPr="009115A7">
        <w:t xml:space="preserve"> be ToString(</w:t>
      </w:r>
      <w:r w:rsidRPr="009115A7">
        <w:rPr>
          <w:i/>
        </w:rPr>
        <w:t>firstArg</w:t>
      </w:r>
      <w:r w:rsidRPr="009115A7">
        <w:t>).</w:t>
      </w:r>
    </w:p>
    <w:p w14:paraId="2B81421D" w14:textId="77777777" w:rsidR="004C02EF" w:rsidRPr="009115A7" w:rsidRDefault="004C02EF" w:rsidP="004C02EF">
      <w:pPr>
        <w:pStyle w:val="Alg4"/>
        <w:numPr>
          <w:ilvl w:val="1"/>
          <w:numId w:val="191"/>
        </w:numPr>
      </w:pPr>
      <w:r w:rsidRPr="009115A7">
        <w:t xml:space="preserve">Let </w:t>
      </w:r>
      <w:r w:rsidRPr="009115A7">
        <w:rPr>
          <w:i/>
        </w:rPr>
        <w:t>k</w:t>
      </w:r>
      <w:r w:rsidRPr="009115A7">
        <w:t xml:space="preserve"> be 2.</w:t>
      </w:r>
    </w:p>
    <w:p w14:paraId="18D22868" w14:textId="77777777" w:rsidR="004C02EF" w:rsidRPr="009115A7" w:rsidRDefault="004C02EF" w:rsidP="004C02EF">
      <w:pPr>
        <w:pStyle w:val="Alg4"/>
        <w:numPr>
          <w:ilvl w:val="1"/>
          <w:numId w:val="191"/>
        </w:numPr>
      </w:pPr>
      <w:r w:rsidRPr="009115A7">
        <w:t xml:space="preserve">Repeat, while </w:t>
      </w:r>
      <w:r w:rsidRPr="009115A7">
        <w:rPr>
          <w:i/>
        </w:rPr>
        <w:t>k</w:t>
      </w:r>
      <w:r w:rsidRPr="009115A7">
        <w:t xml:space="preserve"> &lt; </w:t>
      </w:r>
      <w:r w:rsidRPr="009115A7">
        <w:rPr>
          <w:i/>
        </w:rPr>
        <w:t>argCount</w:t>
      </w:r>
    </w:p>
    <w:p w14:paraId="5164D766" w14:textId="77777777" w:rsidR="004C02EF" w:rsidRPr="009115A7" w:rsidRDefault="004C02EF" w:rsidP="004C02EF">
      <w:pPr>
        <w:pStyle w:val="Alg4"/>
        <w:numPr>
          <w:ilvl w:val="2"/>
          <w:numId w:val="191"/>
        </w:numPr>
      </w:pPr>
      <w:r w:rsidRPr="009115A7">
        <w:t xml:space="preserve">Let </w:t>
      </w:r>
      <w:r w:rsidRPr="009115A7">
        <w:rPr>
          <w:i/>
        </w:rPr>
        <w:t>nextArg</w:t>
      </w:r>
      <w:r w:rsidRPr="009115A7">
        <w:t xml:space="preserve"> be the </w:t>
      </w:r>
      <w:r w:rsidRPr="009115A7">
        <w:rPr>
          <w:i/>
        </w:rPr>
        <w:t>k</w:t>
      </w:r>
      <w:r w:rsidRPr="009115A7">
        <w:t>’</w:t>
      </w:r>
      <w:r w:rsidRPr="00612C55">
        <w:t>th</w:t>
      </w:r>
      <w:r w:rsidRPr="009115A7">
        <w:t xml:space="preserve"> argument.</w:t>
      </w:r>
    </w:p>
    <w:p w14:paraId="24A8580C" w14:textId="77777777" w:rsidR="004C02EF" w:rsidRPr="009115A7" w:rsidRDefault="004C02EF" w:rsidP="004C02EF">
      <w:pPr>
        <w:pStyle w:val="Alg4"/>
        <w:numPr>
          <w:ilvl w:val="2"/>
          <w:numId w:val="191"/>
        </w:numPr>
      </w:pPr>
      <w:r w:rsidRPr="009115A7">
        <w:t xml:space="preserve">Let </w:t>
      </w:r>
      <w:r w:rsidRPr="009115A7">
        <w:rPr>
          <w:i/>
        </w:rPr>
        <w:t>P</w:t>
      </w:r>
      <w:r w:rsidRPr="009115A7">
        <w:t xml:space="preserve"> be the result of concatenating the previous value of </w:t>
      </w:r>
      <w:r w:rsidRPr="009115A7">
        <w:rPr>
          <w:i/>
        </w:rPr>
        <w:t>P</w:t>
      </w:r>
      <w:r w:rsidRPr="009115A7">
        <w:t xml:space="preserve">, the </w:t>
      </w:r>
      <w:r>
        <w:t>String</w:t>
      </w:r>
      <w:r w:rsidRPr="009115A7">
        <w:t xml:space="preserve"> </w:t>
      </w:r>
      <w:r>
        <w:rPr>
          <w:rFonts w:ascii="Courier New" w:hAnsi="Courier New"/>
          <w:b/>
        </w:rPr>
        <w:t>","</w:t>
      </w:r>
      <w:r w:rsidRPr="009115A7">
        <w:t xml:space="preserve"> (a comma), and ToString(</w:t>
      </w:r>
      <w:r w:rsidRPr="009115A7">
        <w:rPr>
          <w:i/>
        </w:rPr>
        <w:t>nextArg</w:t>
      </w:r>
      <w:r w:rsidRPr="009115A7">
        <w:t>).</w:t>
      </w:r>
    </w:p>
    <w:p w14:paraId="69467EBA" w14:textId="77777777" w:rsidR="004C02EF" w:rsidRPr="009115A7" w:rsidRDefault="004C02EF" w:rsidP="004C02EF">
      <w:pPr>
        <w:pStyle w:val="Alg4"/>
        <w:numPr>
          <w:ilvl w:val="2"/>
          <w:numId w:val="191"/>
        </w:numPr>
      </w:pPr>
      <w:r w:rsidRPr="009115A7">
        <w:t xml:space="preserve">Increase </w:t>
      </w:r>
      <w:r w:rsidRPr="009115A7">
        <w:rPr>
          <w:i/>
        </w:rPr>
        <w:t>k</w:t>
      </w:r>
      <w:r w:rsidRPr="009115A7">
        <w:t xml:space="preserve"> by 1.</w:t>
      </w:r>
    </w:p>
    <w:p w14:paraId="50789284" w14:textId="77777777" w:rsidR="004C02EF" w:rsidRPr="009115A7" w:rsidRDefault="004C02EF" w:rsidP="004C02EF">
      <w:pPr>
        <w:pStyle w:val="Alg4"/>
        <w:numPr>
          <w:ilvl w:val="1"/>
          <w:numId w:val="191"/>
        </w:numPr>
      </w:pPr>
      <w:r w:rsidRPr="009115A7">
        <w:t xml:space="preserve">Let </w:t>
      </w:r>
      <w:r w:rsidRPr="009115A7">
        <w:rPr>
          <w:i/>
        </w:rPr>
        <w:t>body</w:t>
      </w:r>
      <w:r w:rsidRPr="009115A7">
        <w:t xml:space="preserve"> be the </w:t>
      </w:r>
      <w:r w:rsidRPr="009115A7">
        <w:rPr>
          <w:i/>
        </w:rPr>
        <w:t>k</w:t>
      </w:r>
      <w:r w:rsidRPr="009115A7">
        <w:t>’</w:t>
      </w:r>
      <w:r w:rsidRPr="00612C55">
        <w:t>th</w:t>
      </w:r>
      <w:r w:rsidRPr="009115A7">
        <w:t xml:space="preserve"> argument.</w:t>
      </w:r>
    </w:p>
    <w:p w14:paraId="3C99AFD7" w14:textId="77777777" w:rsidR="004C02EF" w:rsidRPr="009115A7" w:rsidRDefault="004C02EF" w:rsidP="004C02EF">
      <w:pPr>
        <w:pStyle w:val="Alg4"/>
        <w:numPr>
          <w:ilvl w:val="0"/>
          <w:numId w:val="191"/>
        </w:numPr>
      </w:pPr>
      <w:r w:rsidRPr="009115A7">
        <w:t xml:space="preserve">Let </w:t>
      </w:r>
      <w:r w:rsidRPr="009115A7">
        <w:rPr>
          <w:i/>
        </w:rPr>
        <w:t>body</w:t>
      </w:r>
      <w:r w:rsidRPr="009115A7">
        <w:t xml:space="preserve"> be ToString(</w:t>
      </w:r>
      <w:r w:rsidRPr="009115A7">
        <w:rPr>
          <w:i/>
        </w:rPr>
        <w:t>body</w:t>
      </w:r>
      <w:r w:rsidRPr="009115A7">
        <w:t>).</w:t>
      </w:r>
    </w:p>
    <w:p w14:paraId="6EFB956F" w14:textId="77777777" w:rsidR="004C02EF" w:rsidRPr="009115A7" w:rsidRDefault="004C02EF" w:rsidP="004C02EF">
      <w:pPr>
        <w:pStyle w:val="Alg4"/>
        <w:numPr>
          <w:ilvl w:val="0"/>
          <w:numId w:val="191"/>
        </w:numPr>
      </w:pPr>
      <w:r w:rsidRPr="009115A7">
        <w:t xml:space="preserve">If </w:t>
      </w:r>
      <w:r w:rsidRPr="009115A7">
        <w:rPr>
          <w:i/>
        </w:rPr>
        <w:t>P</w:t>
      </w:r>
      <w:r w:rsidRPr="009115A7">
        <w:t xml:space="preserve"> is not parsable as a </w:t>
      </w:r>
      <w:r w:rsidRPr="009115A7">
        <w:rPr>
          <w:i/>
        </w:rPr>
        <w:t>FormalParameterList</w:t>
      </w:r>
      <w:r w:rsidRPr="005E74B3">
        <w:rPr>
          <w:rFonts w:ascii="Arial" w:hAnsi="Arial"/>
          <w:vertAlign w:val="subscript"/>
        </w:rPr>
        <w:t>opt</w:t>
      </w:r>
      <w:r w:rsidRPr="009115A7">
        <w:t xml:space="preserve"> then throw a </w:t>
      </w:r>
      <w:r w:rsidRPr="009115A7">
        <w:rPr>
          <w:b/>
        </w:rPr>
        <w:t>SyntaxError</w:t>
      </w:r>
      <w:r w:rsidRPr="009115A7">
        <w:t xml:space="preserve"> exception.</w:t>
      </w:r>
    </w:p>
    <w:p w14:paraId="44A0A45B" w14:textId="77777777" w:rsidR="004C02EF" w:rsidRPr="009115A7" w:rsidRDefault="004C02EF" w:rsidP="004C02EF">
      <w:pPr>
        <w:pStyle w:val="Alg4"/>
        <w:numPr>
          <w:ilvl w:val="0"/>
          <w:numId w:val="191"/>
        </w:numPr>
      </w:pPr>
      <w:r w:rsidRPr="009115A7">
        <w:t xml:space="preserve">If </w:t>
      </w:r>
      <w:r w:rsidRPr="009115A7">
        <w:rPr>
          <w:i/>
        </w:rPr>
        <w:t>body</w:t>
      </w:r>
      <w:r w:rsidRPr="009115A7">
        <w:t xml:space="preserve"> is not parsable as </w:t>
      </w:r>
      <w:r w:rsidRPr="009115A7">
        <w:rPr>
          <w:i/>
        </w:rPr>
        <w:t>FunctionBody</w:t>
      </w:r>
      <w:r w:rsidRPr="009115A7">
        <w:t xml:space="preserve"> then throw a </w:t>
      </w:r>
      <w:r w:rsidRPr="009115A7">
        <w:rPr>
          <w:b/>
        </w:rPr>
        <w:t>SyntaxError</w:t>
      </w:r>
      <w:r w:rsidRPr="009115A7">
        <w:t xml:space="preserve"> exception.</w:t>
      </w:r>
    </w:p>
    <w:p w14:paraId="61CE1996" w14:textId="77777777" w:rsidR="004C02EF" w:rsidRPr="009115A7" w:rsidRDefault="004C02EF" w:rsidP="004C02EF">
      <w:pPr>
        <w:pStyle w:val="Alg4"/>
        <w:numPr>
          <w:ilvl w:val="0"/>
          <w:numId w:val="191"/>
        </w:numPr>
        <w:spacing w:after="220"/>
        <w:contextualSpacing/>
      </w:pPr>
      <w:r w:rsidRPr="009115A7">
        <w:t>If</w:t>
      </w:r>
      <w:r w:rsidRPr="009115A7">
        <w:rPr>
          <w:i/>
        </w:rPr>
        <w:t xml:space="preserve"> body </w:t>
      </w:r>
      <w:r w:rsidRPr="009115A7">
        <w:t xml:space="preserve">is strict mode code </w:t>
      </w:r>
      <w:r>
        <w:t xml:space="preserve">(see 10.1.1) </w:t>
      </w:r>
      <w:r w:rsidRPr="009115A7">
        <w:t xml:space="preserve">then let </w:t>
      </w:r>
      <w:r w:rsidRPr="009115A7">
        <w:rPr>
          <w:i/>
        </w:rPr>
        <w:t>strict</w:t>
      </w:r>
      <w:r w:rsidRPr="009115A7">
        <w:t xml:space="preserve"> be </w:t>
      </w:r>
      <w:r w:rsidRPr="009115A7">
        <w:rPr>
          <w:b/>
        </w:rPr>
        <w:t>true</w:t>
      </w:r>
      <w:r w:rsidRPr="009115A7">
        <w:t xml:space="preserve">, else let </w:t>
      </w:r>
      <w:r w:rsidRPr="009115A7">
        <w:rPr>
          <w:i/>
        </w:rPr>
        <w:t>strict</w:t>
      </w:r>
      <w:r w:rsidRPr="009115A7">
        <w:t xml:space="preserve"> be </w:t>
      </w:r>
      <w:r w:rsidRPr="009115A7">
        <w:rPr>
          <w:b/>
        </w:rPr>
        <w:t>false</w:t>
      </w:r>
      <w:r w:rsidRPr="009115A7">
        <w:t>.</w:t>
      </w:r>
    </w:p>
    <w:p w14:paraId="3AB88A3A" w14:textId="77777777" w:rsidR="004C02EF" w:rsidRPr="009115A7" w:rsidRDefault="004C02EF" w:rsidP="004C02EF">
      <w:pPr>
        <w:pStyle w:val="Alg4"/>
        <w:numPr>
          <w:ilvl w:val="0"/>
          <w:numId w:val="191"/>
        </w:numPr>
        <w:spacing w:after="220"/>
        <w:contextualSpacing/>
      </w:pPr>
      <w:r w:rsidRPr="009115A7">
        <w:t xml:space="preserve">If </w:t>
      </w:r>
      <w:r w:rsidRPr="009115A7">
        <w:rPr>
          <w:i/>
        </w:rPr>
        <w:t>strict</w:t>
      </w:r>
      <w:r w:rsidRPr="009115A7">
        <w:t xml:space="preserve"> is </w:t>
      </w:r>
      <w:r w:rsidRPr="009115A7">
        <w:rPr>
          <w:b/>
        </w:rPr>
        <w:t>true</w:t>
      </w:r>
      <w:r w:rsidRPr="009115A7">
        <w:t xml:space="preserve">, throw any exceptions specified in 13.1 that apply. </w:t>
      </w:r>
    </w:p>
    <w:p w14:paraId="549B9AC7" w14:textId="77777777" w:rsidR="004C02EF" w:rsidRPr="009115A7" w:rsidRDefault="004C02EF" w:rsidP="004C02EF">
      <w:pPr>
        <w:pStyle w:val="Alg4"/>
        <w:numPr>
          <w:ilvl w:val="0"/>
          <w:numId w:val="191"/>
        </w:numPr>
        <w:spacing w:after="220"/>
      </w:pPr>
      <w:r w:rsidRPr="009115A7">
        <w:t xml:space="preserve">Return a new Function object created as specified in 13.2 passing </w:t>
      </w:r>
      <w:r w:rsidRPr="009115A7">
        <w:rPr>
          <w:i/>
        </w:rPr>
        <w:t>P</w:t>
      </w:r>
      <w:r w:rsidRPr="009115A7">
        <w:t xml:space="preserve"> as the </w:t>
      </w:r>
      <w:r w:rsidRPr="009115A7">
        <w:rPr>
          <w:i/>
        </w:rPr>
        <w:t>FormalParameterList</w:t>
      </w:r>
      <w:r w:rsidRPr="00F27648">
        <w:rPr>
          <w:rFonts w:ascii="Arial" w:hAnsi="Arial" w:cs="Arial"/>
          <w:vertAlign w:val="subscript"/>
        </w:rPr>
        <w:t>opt</w:t>
      </w:r>
      <w:r w:rsidRPr="009115A7">
        <w:t xml:space="preserve"> and </w:t>
      </w:r>
      <w:r w:rsidRPr="009115A7">
        <w:rPr>
          <w:i/>
        </w:rPr>
        <w:t>body</w:t>
      </w:r>
      <w:r w:rsidRPr="009115A7">
        <w:t xml:space="preserve"> as the </w:t>
      </w:r>
      <w:r w:rsidRPr="009115A7">
        <w:rPr>
          <w:i/>
        </w:rPr>
        <w:t>FunctionBody</w:t>
      </w:r>
      <w:r w:rsidRPr="009115A7">
        <w:t xml:space="preserve">. Pass in the Global Environment as the </w:t>
      </w:r>
      <w:r w:rsidRPr="009115A7">
        <w:rPr>
          <w:i/>
        </w:rPr>
        <w:t>Scope</w:t>
      </w:r>
      <w:r w:rsidRPr="009115A7">
        <w:t xml:space="preserve"> parameter and </w:t>
      </w:r>
      <w:r w:rsidRPr="009115A7">
        <w:rPr>
          <w:i/>
        </w:rPr>
        <w:t>strict</w:t>
      </w:r>
      <w:r w:rsidRPr="009115A7">
        <w:t xml:space="preserve"> as the </w:t>
      </w:r>
      <w:r w:rsidRPr="009115A7">
        <w:rPr>
          <w:i/>
        </w:rPr>
        <w:t>Strict</w:t>
      </w:r>
      <w:r w:rsidRPr="009115A7">
        <w:t xml:space="preserve"> flag.</w:t>
      </w:r>
    </w:p>
    <w:p w14:paraId="708D979C" w14:textId="77777777" w:rsidR="004C02EF" w:rsidRDefault="004C02EF" w:rsidP="004C02EF">
      <w:r>
        <w:t xml:space="preserve">A </w:t>
      </w:r>
      <w:r>
        <w:rPr>
          <w:rFonts w:ascii="Courier New" w:hAnsi="Courier New"/>
          <w:b/>
        </w:rPr>
        <w:t>prototype</w:t>
      </w:r>
      <w:r>
        <w:t xml:space="preserve"> property is automatically created for every function, to provide for the possibility that the function will be used as a constructor.</w:t>
      </w:r>
    </w:p>
    <w:p w14:paraId="02FE3B47" w14:textId="77777777" w:rsidR="004C02EF" w:rsidRDefault="004C02EF" w:rsidP="004C02EF">
      <w:pPr>
        <w:pStyle w:val="Note"/>
        <w:spacing w:after="120"/>
      </w:pPr>
      <w:r w:rsidRPr="009115A7">
        <w:t>NOTE</w:t>
      </w:r>
      <w:r w:rsidRPr="009115A7">
        <w:tab/>
        <w:t>It is permissible but not necessary to have one argument for each formal parameter to be specified. For example, all three of the following expressions produce the same result:</w:t>
      </w:r>
    </w:p>
    <w:p w14:paraId="6E34D327" w14:textId="77777777" w:rsidR="004C02EF" w:rsidRPr="009115A7" w:rsidRDefault="004C02EF" w:rsidP="004C02EF">
      <w:pPr>
        <w:pStyle w:val="CodeSample3"/>
        <w:ind w:left="1701"/>
        <w:rPr>
          <w:sz w:val="18"/>
        </w:rPr>
      </w:pPr>
      <w:r w:rsidRPr="009115A7">
        <w:rPr>
          <w:sz w:val="18"/>
        </w:rPr>
        <w:t>new Function("a", "b", "c", "return a+b+c")</w:t>
      </w:r>
    </w:p>
    <w:p w14:paraId="7B95807E" w14:textId="77777777" w:rsidR="004C02EF" w:rsidRPr="009115A7" w:rsidRDefault="004C02EF" w:rsidP="004C02EF">
      <w:pPr>
        <w:pStyle w:val="CodeSample3"/>
        <w:ind w:left="1701"/>
        <w:rPr>
          <w:sz w:val="18"/>
        </w:rPr>
      </w:pPr>
      <w:r w:rsidRPr="009115A7">
        <w:rPr>
          <w:sz w:val="18"/>
        </w:rPr>
        <w:t>new Function("a, b, c", "return a+b+c")</w:t>
      </w:r>
    </w:p>
    <w:p w14:paraId="316F6653" w14:textId="77777777" w:rsidR="004C02EF" w:rsidRPr="009115A7" w:rsidRDefault="004C02EF" w:rsidP="004C02EF">
      <w:pPr>
        <w:pStyle w:val="CodeSample3"/>
        <w:ind w:left="1701"/>
        <w:rPr>
          <w:sz w:val="18"/>
        </w:rPr>
      </w:pPr>
      <w:r w:rsidRPr="009115A7">
        <w:rPr>
          <w:sz w:val="18"/>
        </w:rPr>
        <w:t>new Function("a,b", "c", "return a+b+c")</w:t>
      </w:r>
    </w:p>
    <w:p w14:paraId="19B53E12" w14:textId="77777777" w:rsidR="004C02EF" w:rsidRDefault="004C02EF" w:rsidP="00B43482">
      <w:pPr>
        <w:pStyle w:val="30"/>
        <w:numPr>
          <w:ilvl w:val="0"/>
          <w:numId w:val="0"/>
        </w:numPr>
      </w:pPr>
      <w:bookmarkStart w:id="7043" w:name="_Toc385672273"/>
      <w:bookmarkStart w:id="7044" w:name="_Toc393690387"/>
      <w:bookmarkStart w:id="7045" w:name="_Ref457709043"/>
      <w:bookmarkStart w:id="7046" w:name="_Toc472818917"/>
      <w:bookmarkStart w:id="7047" w:name="_Toc235503495"/>
      <w:bookmarkStart w:id="7048" w:name="_Toc241509270"/>
      <w:bookmarkStart w:id="7049" w:name="_Toc244416757"/>
      <w:bookmarkStart w:id="7050" w:name="_Toc276631121"/>
      <w:bookmarkStart w:id="7051" w:name="_Toc178387132"/>
      <w:r>
        <w:t>15.3.3</w:t>
      </w:r>
      <w:r>
        <w:tab/>
        <w:t>Properties of the Function Constructo</w:t>
      </w:r>
      <w:bookmarkEnd w:id="7029"/>
      <w:bookmarkEnd w:id="7043"/>
      <w:bookmarkEnd w:id="7044"/>
      <w:r>
        <w:t>r</w:t>
      </w:r>
      <w:bookmarkStart w:id="7052" w:name="_Toc385672274"/>
      <w:bookmarkStart w:id="7053" w:name="_Ref393610728"/>
      <w:bookmarkStart w:id="7054" w:name="_Ref393614246"/>
      <w:bookmarkStart w:id="7055" w:name="_Toc393690388"/>
      <w:bookmarkStart w:id="7056" w:name="_Ref404501752"/>
      <w:bookmarkStart w:id="7057" w:name="_Ref404502250"/>
      <w:bookmarkStart w:id="7058" w:name="_Toc382291612"/>
      <w:bookmarkEnd w:id="7045"/>
      <w:bookmarkEnd w:id="7046"/>
      <w:bookmarkEnd w:id="7047"/>
      <w:bookmarkEnd w:id="7048"/>
      <w:bookmarkEnd w:id="7049"/>
      <w:bookmarkEnd w:id="7050"/>
      <w:bookmarkEnd w:id="7051"/>
    </w:p>
    <w:p w14:paraId="591AE9B1" w14:textId="77777777" w:rsidR="004C02EF" w:rsidRDefault="004C02EF" w:rsidP="004C02EF">
      <w:r>
        <w:t xml:space="preserve">The Function constructor is itself a Function object and </w:t>
      </w:r>
      <w:del w:id="7059" w:author="Allen Wirfs-Brock" w:date="2011-07-02T13:51:00Z">
        <w:r w:rsidDel="00236470">
          <w:delText xml:space="preserve">its </w:delText>
        </w:r>
      </w:del>
      <w:ins w:id="7060" w:author="Allen Wirfs-Brock" w:date="2011-07-02T13:51:00Z">
        <w:r w:rsidR="00236470">
          <w:t xml:space="preserve">has a </w:t>
        </w:r>
      </w:ins>
      <w:r>
        <w:t>[[</w:t>
      </w:r>
      <w:del w:id="7061" w:author="Allen Wirfs-Brock" w:date="2011-07-02T13:51:00Z">
        <w:r w:rsidDel="00236470">
          <w:delText>Class</w:delText>
        </w:r>
      </w:del>
      <w:ins w:id="7062" w:author="Allen Wirfs-Brock" w:date="2011-07-02T13:51:00Z">
        <w:del w:id="7063" w:author="Rev 3 Allen Wirfs-Brock" w:date="2011-09-07T15:30:00Z">
          <w:r w:rsidR="00236470" w:rsidDel="007516CC">
            <w:delText>IsFunction</w:delText>
          </w:r>
        </w:del>
      </w:ins>
      <w:ins w:id="7064" w:author="Rev 3 Allen Wirfs-Brock" w:date="2011-09-07T15:30:00Z">
        <w:r w:rsidR="007516CC">
          <w:t>NativeBrand</w:t>
        </w:r>
      </w:ins>
      <w:r>
        <w:t xml:space="preserve">]] </w:t>
      </w:r>
      <w:del w:id="7065" w:author="Allen Wirfs-Brock" w:date="2011-07-02T13:51:00Z">
        <w:r w:rsidDel="00236470">
          <w:delText xml:space="preserve">is </w:delText>
        </w:r>
        <w:r w:rsidDel="00236470">
          <w:rPr>
            <w:rFonts w:ascii="Courier New" w:hAnsi="Courier New"/>
            <w:b/>
          </w:rPr>
          <w:delText>"Function"</w:delText>
        </w:r>
      </w:del>
      <w:ins w:id="7066" w:author="Allen Wirfs-Brock" w:date="2011-07-02T13:51:00Z">
        <w:r w:rsidR="00236470">
          <w:t>internal property</w:t>
        </w:r>
      </w:ins>
      <w:ins w:id="7067" w:author="Rev 3 Allen Wirfs-Brock" w:date="2011-09-07T15:31:00Z">
        <w:r w:rsidR="007516CC">
          <w:t xml:space="preserve"> whose value is NativeFunction</w:t>
        </w:r>
      </w:ins>
      <w:r>
        <w:t>. The value of the [[Prototype]] internal property of the Function constructor is the standard built-in Function prototype object (15.3.4).</w:t>
      </w:r>
    </w:p>
    <w:p w14:paraId="78840B22" w14:textId="77777777" w:rsidR="004C02EF" w:rsidRDefault="004C02EF" w:rsidP="004C02EF">
      <w:r>
        <w:t xml:space="preserve">The value of the [[Extensible]] internal property of the Function constructor is </w:t>
      </w:r>
      <w:r w:rsidRPr="002756D7">
        <w:rPr>
          <w:b/>
        </w:rPr>
        <w:t>true</w:t>
      </w:r>
      <w:r>
        <w:t>.</w:t>
      </w:r>
    </w:p>
    <w:p w14:paraId="7CABFD67" w14:textId="77777777" w:rsidR="004C02EF" w:rsidRDefault="004C02EF" w:rsidP="004C02EF">
      <w:r>
        <w:t>The Function constructor has the following properties:</w:t>
      </w:r>
    </w:p>
    <w:p w14:paraId="6D25418A" w14:textId="77777777" w:rsidR="004C02EF" w:rsidRDefault="004C02EF" w:rsidP="004C02EF">
      <w:pPr>
        <w:pStyle w:val="40"/>
        <w:numPr>
          <w:ilvl w:val="0"/>
          <w:numId w:val="0"/>
        </w:numPr>
      </w:pPr>
      <w:bookmarkStart w:id="7068" w:name="_Ref424535839"/>
      <w:r>
        <w:t>15.3.3.1</w:t>
      </w:r>
      <w:r>
        <w:tab/>
        <w:t>Function.prototyp</w:t>
      </w:r>
      <w:bookmarkEnd w:id="7052"/>
      <w:bookmarkEnd w:id="7053"/>
      <w:bookmarkEnd w:id="7054"/>
      <w:bookmarkEnd w:id="7055"/>
      <w:bookmarkEnd w:id="7056"/>
      <w:bookmarkEnd w:id="7057"/>
      <w:r>
        <w:t>e</w:t>
      </w:r>
      <w:bookmarkEnd w:id="7068"/>
    </w:p>
    <w:p w14:paraId="49504557" w14:textId="77777777" w:rsidR="004C02EF" w:rsidRDefault="004C02EF" w:rsidP="004C02EF">
      <w:r>
        <w:t xml:space="preserve">The initial value of </w:t>
      </w:r>
      <w:r>
        <w:rPr>
          <w:rFonts w:ascii="Courier New" w:hAnsi="Courier New"/>
          <w:b/>
        </w:rPr>
        <w:t>Function.prototype</w:t>
      </w:r>
      <w:r>
        <w:t xml:space="preserve"> is the standard built-in Function prototype object (15.3.4).</w:t>
      </w:r>
      <w:bookmarkStart w:id="7069" w:name="_Toc385672275"/>
    </w:p>
    <w:p w14:paraId="2780FE56" w14:textId="77777777" w:rsidR="004C02EF" w:rsidRDefault="004C02EF" w:rsidP="004C02EF">
      <w:r>
        <w:t xml:space="preserve">This property has the attributes { [[Writable]]: </w:t>
      </w:r>
      <w:r w:rsidRPr="00CA06D1">
        <w:rPr>
          <w:b/>
        </w:rPr>
        <w:t>false</w:t>
      </w:r>
      <w:r>
        <w:t xml:space="preserve">, [[Enumerable]]: </w:t>
      </w:r>
      <w:r w:rsidRPr="00CA06D1">
        <w:rPr>
          <w:b/>
        </w:rPr>
        <w:t>false</w:t>
      </w:r>
      <w:r>
        <w:t xml:space="preserve">, [[Configurable]]: </w:t>
      </w:r>
      <w:r w:rsidRPr="00CA06D1">
        <w:rPr>
          <w:b/>
        </w:rPr>
        <w:t>false</w:t>
      </w:r>
      <w:r>
        <w:t xml:space="preserve"> }.</w:t>
      </w:r>
      <w:bookmarkStart w:id="7070" w:name="_Toc393690389"/>
    </w:p>
    <w:p w14:paraId="1AA9FA04" w14:textId="77777777" w:rsidR="004C02EF" w:rsidRDefault="004C02EF" w:rsidP="004C02EF">
      <w:pPr>
        <w:pStyle w:val="40"/>
        <w:numPr>
          <w:ilvl w:val="0"/>
          <w:numId w:val="0"/>
        </w:numPr>
      </w:pPr>
      <w:r>
        <w:t>15.3.3.2</w:t>
      </w:r>
      <w:r>
        <w:tab/>
        <w:t>Function.length</w:t>
      </w:r>
    </w:p>
    <w:p w14:paraId="05E93DF4" w14:textId="77777777" w:rsidR="004C02EF" w:rsidRPr="002756D7" w:rsidRDefault="004C02EF" w:rsidP="004C02EF">
      <w:r>
        <w:t xml:space="preserve">This is a data property with a value of 1. This property has the attributes { [[Writable]]: </w:t>
      </w:r>
      <w:r w:rsidRPr="00CA06D1">
        <w:rPr>
          <w:b/>
        </w:rPr>
        <w:t>false</w:t>
      </w:r>
      <w:r>
        <w:t xml:space="preserve">, [[Enumerable]]: </w:t>
      </w:r>
      <w:r w:rsidRPr="00CA06D1">
        <w:rPr>
          <w:b/>
        </w:rPr>
        <w:t>false</w:t>
      </w:r>
      <w:r>
        <w:t xml:space="preserve">, [[Configurable]]: </w:t>
      </w:r>
      <w:r w:rsidRPr="00CA06D1">
        <w:rPr>
          <w:b/>
        </w:rPr>
        <w:t>false</w:t>
      </w:r>
      <w:r>
        <w:t xml:space="preserve"> }.</w:t>
      </w:r>
    </w:p>
    <w:p w14:paraId="5FFA6C97" w14:textId="77777777" w:rsidR="004C02EF" w:rsidRDefault="004C02EF" w:rsidP="00B43482">
      <w:pPr>
        <w:pStyle w:val="30"/>
        <w:numPr>
          <w:ilvl w:val="0"/>
          <w:numId w:val="0"/>
        </w:numPr>
      </w:pPr>
      <w:bookmarkStart w:id="7071" w:name="_Toc385672276"/>
      <w:bookmarkStart w:id="7072" w:name="_Ref393609190"/>
      <w:bookmarkStart w:id="7073" w:name="_Toc393690390"/>
      <w:bookmarkStart w:id="7074" w:name="_Ref404501768"/>
      <w:bookmarkStart w:id="7075" w:name="_Ref424534100"/>
      <w:bookmarkStart w:id="7076" w:name="_Toc472818918"/>
      <w:bookmarkStart w:id="7077" w:name="_Toc235503496"/>
      <w:bookmarkStart w:id="7078" w:name="_Toc241509271"/>
      <w:bookmarkStart w:id="7079" w:name="_Toc244416758"/>
      <w:bookmarkStart w:id="7080" w:name="_Toc276631122"/>
      <w:bookmarkStart w:id="7081" w:name="_Toc178387133"/>
      <w:bookmarkEnd w:id="7069"/>
      <w:bookmarkEnd w:id="7070"/>
      <w:r>
        <w:t>15.3.4</w:t>
      </w:r>
      <w:r>
        <w:tab/>
        <w:t>Properties of the Function Prototype Objec</w:t>
      </w:r>
      <w:bookmarkEnd w:id="7058"/>
      <w:bookmarkEnd w:id="7071"/>
      <w:bookmarkEnd w:id="7072"/>
      <w:bookmarkEnd w:id="7073"/>
      <w:bookmarkEnd w:id="7074"/>
      <w:r>
        <w:t>t</w:t>
      </w:r>
      <w:bookmarkEnd w:id="7075"/>
      <w:bookmarkEnd w:id="7076"/>
      <w:bookmarkEnd w:id="7077"/>
      <w:bookmarkEnd w:id="7078"/>
      <w:bookmarkEnd w:id="7079"/>
      <w:bookmarkEnd w:id="7080"/>
      <w:bookmarkEnd w:id="7081"/>
    </w:p>
    <w:p w14:paraId="2524CA7A" w14:textId="77777777" w:rsidR="004C02EF" w:rsidRDefault="004C02EF" w:rsidP="004C02EF">
      <w:r>
        <w:t xml:space="preserve">The Function prototype object is itself a Function object </w:t>
      </w:r>
      <w:ins w:id="7082" w:author="Allen Wirfs-Brock" w:date="2011-07-02T13:52:00Z">
        <w:r w:rsidR="00236470">
          <w:t>and has a [[</w:t>
        </w:r>
        <w:del w:id="7083" w:author="Rev 3 Allen Wirfs-Brock" w:date="2011-09-07T15:32:00Z">
          <w:r w:rsidR="00236470" w:rsidDel="007516CC">
            <w:delText>IsFunction</w:delText>
          </w:r>
        </w:del>
      </w:ins>
      <w:ins w:id="7084" w:author="Rev 3 Allen Wirfs-Brock" w:date="2011-09-07T15:32:00Z">
        <w:r w:rsidR="007516CC">
          <w:t>NativeBrand</w:t>
        </w:r>
      </w:ins>
      <w:ins w:id="7085" w:author="Allen Wirfs-Brock" w:date="2011-07-02T13:52:00Z">
        <w:r w:rsidR="00236470">
          <w:t>]] internal property</w:t>
        </w:r>
      </w:ins>
      <w:ins w:id="7086" w:author="Rev 3 Allen Wirfs-Brock" w:date="2011-09-07T15:31:00Z">
        <w:r w:rsidR="007516CC">
          <w:t xml:space="preserve"> whose value is NativeFunction</w:t>
        </w:r>
        <w:r w:rsidR="007516CC" w:rsidDel="00236470">
          <w:t xml:space="preserve"> </w:t>
        </w:r>
      </w:ins>
      <w:del w:id="7087" w:author="Allen Wirfs-Brock" w:date="2011-07-02T13:52:00Z">
        <w:r w:rsidDel="00236470">
          <w:delText xml:space="preserve">(its [[Class]] is </w:delText>
        </w:r>
        <w:r w:rsidDel="00236470">
          <w:rPr>
            <w:rFonts w:ascii="Courier New" w:hAnsi="Courier New"/>
            <w:b/>
          </w:rPr>
          <w:delText>"Function"</w:delText>
        </w:r>
        <w:r w:rsidDel="00236470">
          <w:delText>) that,</w:delText>
        </w:r>
      </w:del>
      <w:ins w:id="7088" w:author="Allen Wirfs-Brock" w:date="2011-07-02T13:52:00Z">
        <w:r w:rsidR="00236470">
          <w:t>.</w:t>
        </w:r>
      </w:ins>
      <w:r>
        <w:t xml:space="preserve"> </w:t>
      </w:r>
      <w:del w:id="7089" w:author="Allen Wirfs-Brock" w:date="2011-07-02T13:53:00Z">
        <w:r w:rsidDel="00236470">
          <w:delText xml:space="preserve">when </w:delText>
        </w:r>
      </w:del>
      <w:ins w:id="7090" w:author="Allen Wirfs-Brock" w:date="2011-07-02T13:53:00Z">
        <w:r w:rsidR="00236470">
          <w:t xml:space="preserve">When </w:t>
        </w:r>
      </w:ins>
      <w:r>
        <w:t xml:space="preserve">invoked, </w:t>
      </w:r>
      <w:ins w:id="7091" w:author="Allen Wirfs-Brock" w:date="2011-07-02T13:53:00Z">
        <w:r w:rsidR="00236470">
          <w:t xml:space="preserve">it </w:t>
        </w:r>
      </w:ins>
      <w:r>
        <w:t xml:space="preserve">accepts any arguments and returns </w:t>
      </w:r>
      <w:r>
        <w:rPr>
          <w:b/>
        </w:rPr>
        <w:t>undefined</w:t>
      </w:r>
      <w:r>
        <w:t>.</w:t>
      </w:r>
    </w:p>
    <w:p w14:paraId="0F787A32" w14:textId="77777777" w:rsidR="004C02EF" w:rsidRDefault="004C02EF" w:rsidP="004C02EF">
      <w:r>
        <w:t>The value of the [[Prototype]]</w:t>
      </w:r>
      <w:r w:rsidRPr="00CA6D1D">
        <w:t xml:space="preserve"> </w:t>
      </w:r>
      <w:r>
        <w:t xml:space="preserve">internal property of the Function prototype object is the standard built-in Object prototype object (15.2.4). The initial value of the [[Extensible]] internal property of the Function prototype object is </w:t>
      </w:r>
      <w:r w:rsidRPr="000D6C0A">
        <w:rPr>
          <w:b/>
        </w:rPr>
        <w:t>true</w:t>
      </w:r>
      <w:r>
        <w:t>.</w:t>
      </w:r>
    </w:p>
    <w:p w14:paraId="1BF49BC5" w14:textId="77777777" w:rsidR="004C02EF" w:rsidRDefault="004C02EF" w:rsidP="004C02EF">
      <w:r>
        <w:t xml:space="preserve">The Function prototype object does not have a </w:t>
      </w:r>
      <w:r>
        <w:rPr>
          <w:rFonts w:ascii="Courier New" w:hAnsi="Courier New"/>
          <w:b/>
        </w:rPr>
        <w:t>valueOf</w:t>
      </w:r>
      <w:r>
        <w:t xml:space="preserve"> property of its own; however, it inherits the </w:t>
      </w:r>
      <w:r>
        <w:rPr>
          <w:rFonts w:ascii="Courier New" w:hAnsi="Courier New"/>
          <w:b/>
        </w:rPr>
        <w:t>valueOf</w:t>
      </w:r>
      <w:r>
        <w:t xml:space="preserve"> property from the Object prototype Object.</w:t>
      </w:r>
      <w:bookmarkStart w:id="7092" w:name="_Toc385672277"/>
      <w:bookmarkStart w:id="7093" w:name="_Toc393690391"/>
      <w:bookmarkStart w:id="7094" w:name="_Toc382291613"/>
    </w:p>
    <w:p w14:paraId="1208929C" w14:textId="77777777" w:rsidR="004C02EF" w:rsidRDefault="004C02EF" w:rsidP="004C02EF">
      <w:r>
        <w:t xml:space="preserve">The </w:t>
      </w:r>
      <w:r>
        <w:rPr>
          <w:rFonts w:ascii="Courier New" w:hAnsi="Courier New"/>
          <w:b/>
        </w:rPr>
        <w:t>length</w:t>
      </w:r>
      <w:r>
        <w:t xml:space="preserve"> property of the Function prototype object is </w:t>
      </w:r>
      <w:r>
        <w:rPr>
          <w:b/>
        </w:rPr>
        <w:t>0</w:t>
      </w:r>
      <w:r>
        <w:t>.</w:t>
      </w:r>
    </w:p>
    <w:p w14:paraId="6DED2D6E" w14:textId="77777777" w:rsidR="004C02EF" w:rsidRDefault="004C02EF" w:rsidP="004C02EF">
      <w:pPr>
        <w:pStyle w:val="40"/>
        <w:numPr>
          <w:ilvl w:val="0"/>
          <w:numId w:val="0"/>
        </w:numPr>
      </w:pPr>
      <w:r>
        <w:t>15.3.4.1</w:t>
      </w:r>
      <w:r>
        <w:tab/>
        <w:t>Function.prototype.constructo</w:t>
      </w:r>
      <w:bookmarkEnd w:id="7092"/>
      <w:bookmarkEnd w:id="7093"/>
      <w:r>
        <w:t>r</w:t>
      </w:r>
    </w:p>
    <w:p w14:paraId="3EF4CF18" w14:textId="77777777" w:rsidR="004C02EF" w:rsidRDefault="004C02EF" w:rsidP="004C02EF">
      <w:r>
        <w:t xml:space="preserve">The initial value of </w:t>
      </w:r>
      <w:r>
        <w:rPr>
          <w:rFonts w:ascii="Courier New" w:hAnsi="Courier New"/>
          <w:b/>
        </w:rPr>
        <w:t>Function.prototype.constructor</w:t>
      </w:r>
      <w:r>
        <w:t xml:space="preserve"> is the built-in </w:t>
      </w:r>
      <w:r>
        <w:rPr>
          <w:rFonts w:ascii="Courier New" w:hAnsi="Courier New"/>
          <w:b/>
        </w:rPr>
        <w:t>Function</w:t>
      </w:r>
      <w:r>
        <w:t xml:space="preserve"> constructor.</w:t>
      </w:r>
      <w:bookmarkStart w:id="7095" w:name="_Toc385672278"/>
      <w:bookmarkStart w:id="7096" w:name="_Toc393690392"/>
    </w:p>
    <w:p w14:paraId="50B9A88E" w14:textId="77777777" w:rsidR="004C02EF" w:rsidRDefault="004C02EF" w:rsidP="004C02EF">
      <w:pPr>
        <w:pStyle w:val="40"/>
        <w:numPr>
          <w:ilvl w:val="0"/>
          <w:numId w:val="0"/>
        </w:numPr>
      </w:pPr>
      <w:bookmarkStart w:id="7097" w:name="_Ref455972201"/>
      <w:r>
        <w:t>15.3.4.2</w:t>
      </w:r>
      <w:r>
        <w:tab/>
        <w:t>Function.prototype.toString</w:t>
      </w:r>
      <w:bookmarkEnd w:id="7095"/>
      <w:bookmarkEnd w:id="7096"/>
      <w:r>
        <w:t xml:space="preserve"> ( )</w:t>
      </w:r>
      <w:bookmarkEnd w:id="7097"/>
    </w:p>
    <w:p w14:paraId="7D842B72" w14:textId="77777777" w:rsidR="004C02EF" w:rsidRDefault="004C02EF" w:rsidP="004C02EF">
      <w:r>
        <w:t xml:space="preserve">An implementation-dependent representation of the function is returned. This representation has the syntax of a </w:t>
      </w:r>
      <w:r w:rsidRPr="00E91749">
        <w:rPr>
          <w:rFonts w:ascii="Times New Roman" w:hAnsi="Times New Roman"/>
          <w:i/>
        </w:rPr>
        <w:t>FunctionDeclaration</w:t>
      </w:r>
      <w:r>
        <w:t>. Note in particular that the use and placement of white space, line terminators, and semicolons within the representation String is implementation-dependent.</w:t>
      </w:r>
      <w:bookmarkStart w:id="7098" w:name="_Toc385672279"/>
    </w:p>
    <w:p w14:paraId="5283A8C7" w14:textId="77777777" w:rsidR="004C02EF" w:rsidRDefault="004C02EF" w:rsidP="004C02EF">
      <w:r>
        <w:t xml:space="preserve">The </w:t>
      </w:r>
      <w:r>
        <w:rPr>
          <w:rFonts w:ascii="Courier New" w:hAnsi="Courier New"/>
          <w:b/>
        </w:rPr>
        <w:t>toString</w:t>
      </w:r>
      <w:r>
        <w:t xml:space="preserve"> function is not generic; it throws a </w:t>
      </w:r>
      <w:r>
        <w:rPr>
          <w:b/>
        </w:rPr>
        <w:t>TypeError</w:t>
      </w:r>
      <w:r>
        <w:t xml:space="preserve"> exception if its </w:t>
      </w:r>
      <w:r>
        <w:rPr>
          <w:b/>
        </w:rPr>
        <w:t>this</w:t>
      </w:r>
      <w:r>
        <w:t xml:space="preserve"> value is not a Function object. Therefore, it cannot be transferred to other kinds of objects for use as a method.</w:t>
      </w:r>
      <w:bookmarkStart w:id="7099" w:name="_Toc385672280"/>
      <w:bookmarkStart w:id="7100" w:name="_Toc393690393"/>
      <w:bookmarkEnd w:id="7098"/>
    </w:p>
    <w:p w14:paraId="1FEEB795" w14:textId="77777777" w:rsidR="004C02EF" w:rsidRDefault="004C02EF" w:rsidP="004C02EF">
      <w:pPr>
        <w:pStyle w:val="40"/>
        <w:numPr>
          <w:ilvl w:val="0"/>
          <w:numId w:val="0"/>
        </w:numPr>
        <w:rPr>
          <w:snapToGrid w:val="0"/>
        </w:rPr>
      </w:pPr>
      <w:bookmarkStart w:id="7101" w:name="_Ref449966854"/>
      <w:r>
        <w:rPr>
          <w:snapToGrid w:val="0"/>
        </w:rPr>
        <w:t>15.3.4.3</w:t>
      </w:r>
      <w:r>
        <w:rPr>
          <w:snapToGrid w:val="0"/>
        </w:rPr>
        <w:tab/>
        <w:t>Function.prototype.apply (thisArg, argArray)</w:t>
      </w:r>
      <w:bookmarkEnd w:id="7101"/>
    </w:p>
    <w:p w14:paraId="24058814" w14:textId="77777777" w:rsidR="004C02EF" w:rsidRDefault="004C02EF" w:rsidP="004C02EF">
      <w:pPr>
        <w:rPr>
          <w:snapToGrid w:val="0"/>
        </w:rPr>
      </w:pPr>
      <w:r>
        <w:rPr>
          <w:snapToGrid w:val="0"/>
        </w:rPr>
        <w:t xml:space="preserve">When the </w:t>
      </w:r>
      <w:r>
        <w:rPr>
          <w:rFonts w:ascii="Courier New" w:hAnsi="Courier New"/>
          <w:b/>
          <w:snapToGrid w:val="0"/>
        </w:rPr>
        <w:t>apply</w:t>
      </w:r>
      <w:r>
        <w:rPr>
          <w:snapToGrid w:val="0"/>
        </w:rPr>
        <w:t xml:space="preserve"> method is called on an object </w:t>
      </w:r>
      <w:r w:rsidRPr="00E91749">
        <w:rPr>
          <w:rFonts w:ascii="Times New Roman" w:hAnsi="Times New Roman"/>
          <w:i/>
          <w:snapToGrid w:val="0"/>
        </w:rPr>
        <w:t>func</w:t>
      </w:r>
      <w:r>
        <w:rPr>
          <w:snapToGrid w:val="0"/>
        </w:rPr>
        <w:t xml:space="preserve"> with arguments </w:t>
      </w:r>
      <w:r w:rsidRPr="00E91749">
        <w:rPr>
          <w:rFonts w:ascii="Times New Roman" w:hAnsi="Times New Roman"/>
          <w:i/>
          <w:snapToGrid w:val="0"/>
        </w:rPr>
        <w:t>thisArg</w:t>
      </w:r>
      <w:r>
        <w:rPr>
          <w:snapToGrid w:val="0"/>
        </w:rPr>
        <w:t xml:space="preserve"> and </w:t>
      </w:r>
      <w:r w:rsidRPr="00E91749">
        <w:rPr>
          <w:rFonts w:ascii="Times New Roman" w:hAnsi="Times New Roman"/>
          <w:i/>
          <w:snapToGrid w:val="0"/>
        </w:rPr>
        <w:t>argArray</w:t>
      </w:r>
      <w:r>
        <w:t>,</w:t>
      </w:r>
      <w:r>
        <w:rPr>
          <w:snapToGrid w:val="0"/>
        </w:rPr>
        <w:t xml:space="preserve"> the following steps are taken: </w:t>
      </w:r>
    </w:p>
    <w:p w14:paraId="03421C8B" w14:textId="77777777" w:rsidR="004C02EF" w:rsidRPr="009115A7" w:rsidRDefault="004C02EF" w:rsidP="004C02EF">
      <w:pPr>
        <w:pStyle w:val="Alg4"/>
        <w:numPr>
          <w:ilvl w:val="0"/>
          <w:numId w:val="192"/>
        </w:numPr>
      </w:pPr>
      <w:r w:rsidRPr="009115A7">
        <w:t>If IsCallable(</w:t>
      </w:r>
      <w:r w:rsidRPr="009115A7">
        <w:rPr>
          <w:i/>
        </w:rPr>
        <w:t>func</w:t>
      </w:r>
      <w:r w:rsidRPr="009115A7">
        <w:t xml:space="preserve">) is </w:t>
      </w:r>
      <w:r w:rsidRPr="009115A7">
        <w:rPr>
          <w:b/>
        </w:rPr>
        <w:t>false</w:t>
      </w:r>
      <w:r w:rsidRPr="009115A7">
        <w:t xml:space="preserve">, then throw a </w:t>
      </w:r>
      <w:r w:rsidRPr="009115A7">
        <w:rPr>
          <w:b/>
        </w:rPr>
        <w:t>TypeError</w:t>
      </w:r>
      <w:r w:rsidRPr="009115A7">
        <w:t xml:space="preserve"> exception.</w:t>
      </w:r>
    </w:p>
    <w:p w14:paraId="1A4DB998" w14:textId="77777777" w:rsidR="004C02EF" w:rsidRPr="009115A7" w:rsidRDefault="004C02EF" w:rsidP="004C02EF">
      <w:pPr>
        <w:pStyle w:val="Alg4"/>
        <w:numPr>
          <w:ilvl w:val="0"/>
          <w:numId w:val="192"/>
        </w:numPr>
      </w:pPr>
      <w:r w:rsidRPr="009115A7">
        <w:t xml:space="preserve">If </w:t>
      </w:r>
      <w:r w:rsidRPr="009115A7">
        <w:rPr>
          <w:i/>
        </w:rPr>
        <w:t>argArray</w:t>
      </w:r>
      <w:r w:rsidRPr="009115A7">
        <w:t xml:space="preserve"> is </w:t>
      </w:r>
      <w:r w:rsidRPr="009115A7">
        <w:rPr>
          <w:b/>
        </w:rPr>
        <w:t>null</w:t>
      </w:r>
      <w:r w:rsidRPr="009115A7">
        <w:t xml:space="preserve"> or </w:t>
      </w:r>
      <w:r w:rsidRPr="009115A7">
        <w:rPr>
          <w:b/>
        </w:rPr>
        <w:t>undefined</w:t>
      </w:r>
      <w:r w:rsidRPr="009115A7">
        <w:t>, then</w:t>
      </w:r>
    </w:p>
    <w:p w14:paraId="32D5BF6F" w14:textId="77777777" w:rsidR="004C02EF" w:rsidRPr="009115A7" w:rsidRDefault="004C02EF" w:rsidP="004C02EF">
      <w:pPr>
        <w:pStyle w:val="Alg4"/>
        <w:numPr>
          <w:ilvl w:val="1"/>
          <w:numId w:val="192"/>
        </w:numPr>
      </w:pPr>
      <w:r w:rsidRPr="009115A7">
        <w:t xml:space="preserve">Return the result of calling the [[Call]] internal method of </w:t>
      </w:r>
      <w:r w:rsidRPr="009115A7">
        <w:rPr>
          <w:i/>
        </w:rPr>
        <w:t>func</w:t>
      </w:r>
      <w:r w:rsidRPr="009115A7">
        <w:t xml:space="preserve">, providing </w:t>
      </w:r>
      <w:r w:rsidRPr="009115A7">
        <w:rPr>
          <w:i/>
        </w:rPr>
        <w:t>thisArg</w:t>
      </w:r>
      <w:r w:rsidRPr="009115A7">
        <w:t xml:space="preserve"> as the </w:t>
      </w:r>
      <w:r w:rsidRPr="009115A7">
        <w:rPr>
          <w:b/>
        </w:rPr>
        <w:t>this</w:t>
      </w:r>
      <w:r w:rsidRPr="009115A7">
        <w:t xml:space="preserve"> value and an empty list of arguments.</w:t>
      </w:r>
    </w:p>
    <w:p w14:paraId="4D1DCD2E" w14:textId="77777777" w:rsidR="004C02EF" w:rsidRPr="009115A7" w:rsidRDefault="004C02EF" w:rsidP="004C02EF">
      <w:pPr>
        <w:pStyle w:val="Alg4"/>
        <w:numPr>
          <w:ilvl w:val="0"/>
          <w:numId w:val="192"/>
        </w:numPr>
      </w:pPr>
      <w:r w:rsidRPr="009115A7">
        <w:t>If Type(</w:t>
      </w:r>
      <w:r w:rsidRPr="009115A7">
        <w:rPr>
          <w:i/>
        </w:rPr>
        <w:t>argArray</w:t>
      </w:r>
      <w:r w:rsidRPr="009115A7">
        <w:t xml:space="preserve">) is not Object, then throw a </w:t>
      </w:r>
      <w:r w:rsidRPr="009115A7">
        <w:rPr>
          <w:b/>
        </w:rPr>
        <w:t>TypeError</w:t>
      </w:r>
      <w:r w:rsidRPr="009115A7">
        <w:t xml:space="preserve"> exception.</w:t>
      </w:r>
    </w:p>
    <w:p w14:paraId="0B553EF9" w14:textId="77777777" w:rsidR="004C02EF" w:rsidRPr="009115A7" w:rsidRDefault="004C02EF" w:rsidP="004C02EF">
      <w:pPr>
        <w:pStyle w:val="Alg4"/>
        <w:numPr>
          <w:ilvl w:val="0"/>
          <w:numId w:val="192"/>
        </w:numPr>
      </w:pPr>
      <w:r w:rsidRPr="009115A7">
        <w:t xml:space="preserve">Let </w:t>
      </w:r>
      <w:r w:rsidRPr="009115A7">
        <w:rPr>
          <w:i/>
        </w:rPr>
        <w:t>len</w:t>
      </w:r>
      <w:r w:rsidRPr="009115A7">
        <w:t xml:space="preserve"> be the result of calling the [[Get]] internal method of </w:t>
      </w:r>
      <w:r w:rsidRPr="009115A7">
        <w:rPr>
          <w:i/>
        </w:rPr>
        <w:t>argArray</w:t>
      </w:r>
      <w:r w:rsidRPr="009115A7">
        <w:t xml:space="preserve"> with argument </w:t>
      </w:r>
      <w:r>
        <w:rPr>
          <w:rFonts w:ascii="Courier New" w:hAnsi="Courier New" w:cs="Courier New"/>
          <w:b/>
        </w:rPr>
        <w:t>"length"</w:t>
      </w:r>
      <w:r w:rsidRPr="009115A7">
        <w:t>.</w:t>
      </w:r>
    </w:p>
    <w:p w14:paraId="605D8117" w14:textId="77777777" w:rsidR="004C02EF" w:rsidRPr="009115A7" w:rsidRDefault="004C02EF" w:rsidP="004C02EF">
      <w:pPr>
        <w:pStyle w:val="Alg4"/>
        <w:numPr>
          <w:ilvl w:val="0"/>
          <w:numId w:val="192"/>
        </w:numPr>
      </w:pPr>
      <w:r w:rsidRPr="009115A7">
        <w:t xml:space="preserve">Let </w:t>
      </w:r>
      <w:r w:rsidRPr="009115A7">
        <w:rPr>
          <w:i/>
        </w:rPr>
        <w:t>n</w:t>
      </w:r>
      <w:r w:rsidRPr="009115A7">
        <w:t xml:space="preserve"> be ToUint32(</w:t>
      </w:r>
      <w:r w:rsidRPr="009115A7">
        <w:rPr>
          <w:i/>
        </w:rPr>
        <w:t>len</w:t>
      </w:r>
      <w:r w:rsidRPr="009115A7">
        <w:t>).</w:t>
      </w:r>
    </w:p>
    <w:p w14:paraId="7E2E36C1" w14:textId="77777777" w:rsidR="004C02EF" w:rsidRPr="009115A7" w:rsidRDefault="004C02EF" w:rsidP="004C02EF">
      <w:pPr>
        <w:pStyle w:val="Alg4"/>
        <w:numPr>
          <w:ilvl w:val="0"/>
          <w:numId w:val="192"/>
        </w:numPr>
      </w:pPr>
      <w:r w:rsidRPr="009115A7">
        <w:t xml:space="preserve">Let </w:t>
      </w:r>
      <w:r w:rsidRPr="009115A7">
        <w:rPr>
          <w:i/>
        </w:rPr>
        <w:t>argList</w:t>
      </w:r>
      <w:r w:rsidRPr="009115A7">
        <w:t xml:space="preserve">  be an empty List.</w:t>
      </w:r>
    </w:p>
    <w:p w14:paraId="4DF77D6D" w14:textId="77777777" w:rsidR="004C02EF" w:rsidRPr="009115A7" w:rsidRDefault="004C02EF" w:rsidP="004C02EF">
      <w:pPr>
        <w:pStyle w:val="Alg4"/>
        <w:numPr>
          <w:ilvl w:val="0"/>
          <w:numId w:val="192"/>
        </w:numPr>
      </w:pPr>
      <w:r w:rsidRPr="009115A7">
        <w:t xml:space="preserve">Let </w:t>
      </w:r>
      <w:r w:rsidRPr="009115A7">
        <w:rPr>
          <w:i/>
        </w:rPr>
        <w:t>index</w:t>
      </w:r>
      <w:r w:rsidRPr="009115A7">
        <w:t xml:space="preserve"> be 0.</w:t>
      </w:r>
    </w:p>
    <w:p w14:paraId="2A93AD6B" w14:textId="77777777" w:rsidR="004C02EF" w:rsidRPr="009115A7" w:rsidRDefault="004C02EF" w:rsidP="004C02EF">
      <w:pPr>
        <w:pStyle w:val="Alg4"/>
        <w:numPr>
          <w:ilvl w:val="0"/>
          <w:numId w:val="192"/>
        </w:numPr>
      </w:pPr>
      <w:r w:rsidRPr="009115A7">
        <w:t xml:space="preserve">Repeat while </w:t>
      </w:r>
      <w:r w:rsidRPr="009115A7">
        <w:rPr>
          <w:i/>
        </w:rPr>
        <w:t>index</w:t>
      </w:r>
      <w:r w:rsidRPr="009115A7">
        <w:t xml:space="preserve"> &lt; </w:t>
      </w:r>
      <w:r w:rsidRPr="009115A7">
        <w:rPr>
          <w:i/>
        </w:rPr>
        <w:t>n</w:t>
      </w:r>
    </w:p>
    <w:p w14:paraId="7E70AE25" w14:textId="77777777" w:rsidR="004C02EF" w:rsidRPr="009115A7" w:rsidRDefault="004C02EF" w:rsidP="004C02EF">
      <w:pPr>
        <w:pStyle w:val="Alg4"/>
        <w:numPr>
          <w:ilvl w:val="1"/>
          <w:numId w:val="192"/>
        </w:numPr>
      </w:pPr>
      <w:r w:rsidRPr="009115A7">
        <w:t xml:space="preserve">Let </w:t>
      </w:r>
      <w:r w:rsidRPr="009115A7">
        <w:rPr>
          <w:i/>
        </w:rPr>
        <w:t>indexName</w:t>
      </w:r>
      <w:r w:rsidRPr="009115A7">
        <w:t xml:space="preserve"> be ToString(</w:t>
      </w:r>
      <w:r w:rsidRPr="009115A7">
        <w:rPr>
          <w:i/>
        </w:rPr>
        <w:t>index</w:t>
      </w:r>
      <w:r w:rsidRPr="009115A7">
        <w:t>).</w:t>
      </w:r>
    </w:p>
    <w:p w14:paraId="43D5BE32" w14:textId="77777777" w:rsidR="004C02EF" w:rsidRPr="009115A7" w:rsidRDefault="004C02EF" w:rsidP="004C02EF">
      <w:pPr>
        <w:pStyle w:val="Alg4"/>
        <w:numPr>
          <w:ilvl w:val="1"/>
          <w:numId w:val="192"/>
        </w:numPr>
      </w:pPr>
      <w:r w:rsidRPr="009115A7">
        <w:t xml:space="preserve">Let </w:t>
      </w:r>
      <w:r w:rsidRPr="009115A7">
        <w:rPr>
          <w:i/>
        </w:rPr>
        <w:t>nextArg</w:t>
      </w:r>
      <w:r w:rsidRPr="009115A7">
        <w:t xml:space="preserve"> be the result of calling the [[Get]] internal method of </w:t>
      </w:r>
      <w:r w:rsidRPr="009115A7">
        <w:rPr>
          <w:i/>
        </w:rPr>
        <w:t>argArray</w:t>
      </w:r>
      <w:r w:rsidRPr="009115A7">
        <w:t xml:space="preserve"> with </w:t>
      </w:r>
      <w:r w:rsidRPr="009115A7">
        <w:rPr>
          <w:i/>
        </w:rPr>
        <w:t>indexName</w:t>
      </w:r>
      <w:r w:rsidRPr="009115A7">
        <w:t xml:space="preserve"> as the argument.</w:t>
      </w:r>
    </w:p>
    <w:p w14:paraId="79EE6EA2" w14:textId="77777777" w:rsidR="004C02EF" w:rsidRPr="009115A7" w:rsidRDefault="004C02EF" w:rsidP="004C02EF">
      <w:pPr>
        <w:pStyle w:val="Alg4"/>
        <w:numPr>
          <w:ilvl w:val="1"/>
          <w:numId w:val="192"/>
        </w:numPr>
      </w:pPr>
      <w:r w:rsidRPr="009115A7">
        <w:t xml:space="preserve">Append </w:t>
      </w:r>
      <w:r w:rsidRPr="009115A7">
        <w:rPr>
          <w:i/>
        </w:rPr>
        <w:t>nextArg</w:t>
      </w:r>
      <w:r w:rsidRPr="009115A7">
        <w:t xml:space="preserve"> as the last element of </w:t>
      </w:r>
      <w:r w:rsidRPr="009115A7">
        <w:rPr>
          <w:i/>
        </w:rPr>
        <w:t>argList</w:t>
      </w:r>
      <w:r w:rsidRPr="009115A7">
        <w:t>.</w:t>
      </w:r>
    </w:p>
    <w:p w14:paraId="4B174153" w14:textId="77777777" w:rsidR="004C02EF" w:rsidRPr="009115A7" w:rsidRDefault="004C02EF" w:rsidP="004C02EF">
      <w:pPr>
        <w:pStyle w:val="Alg4"/>
        <w:numPr>
          <w:ilvl w:val="1"/>
          <w:numId w:val="192"/>
        </w:numPr>
      </w:pPr>
      <w:r w:rsidRPr="009115A7">
        <w:t xml:space="preserve">Set </w:t>
      </w:r>
      <w:r w:rsidRPr="009115A7">
        <w:rPr>
          <w:i/>
        </w:rPr>
        <w:t>index</w:t>
      </w:r>
      <w:r w:rsidRPr="009115A7">
        <w:t xml:space="preserve"> to </w:t>
      </w:r>
      <w:r w:rsidRPr="009115A7">
        <w:rPr>
          <w:i/>
        </w:rPr>
        <w:t>index</w:t>
      </w:r>
      <w:r w:rsidRPr="009115A7">
        <w:t xml:space="preserve"> + 1.</w:t>
      </w:r>
    </w:p>
    <w:p w14:paraId="5631EC63" w14:textId="77777777" w:rsidR="004C02EF" w:rsidRPr="009115A7" w:rsidRDefault="004C02EF" w:rsidP="004C02EF">
      <w:pPr>
        <w:pStyle w:val="Alg4"/>
        <w:numPr>
          <w:ilvl w:val="0"/>
          <w:numId w:val="192"/>
        </w:numPr>
        <w:spacing w:after="120"/>
      </w:pPr>
      <w:r w:rsidRPr="009115A7">
        <w:t xml:space="preserve">Return the result of calling the [[Call]] internal method of </w:t>
      </w:r>
      <w:r w:rsidRPr="009115A7">
        <w:rPr>
          <w:i/>
        </w:rPr>
        <w:t>func</w:t>
      </w:r>
      <w:r w:rsidRPr="009115A7">
        <w:t xml:space="preserve">, providing </w:t>
      </w:r>
      <w:r w:rsidRPr="009115A7">
        <w:rPr>
          <w:i/>
        </w:rPr>
        <w:t>thisArg</w:t>
      </w:r>
      <w:r w:rsidRPr="009115A7">
        <w:t xml:space="preserve"> as the </w:t>
      </w:r>
      <w:r w:rsidRPr="009115A7">
        <w:rPr>
          <w:b/>
        </w:rPr>
        <w:t>this</w:t>
      </w:r>
      <w:r w:rsidRPr="009115A7">
        <w:t xml:space="preserve"> value and </w:t>
      </w:r>
      <w:r w:rsidRPr="009115A7">
        <w:rPr>
          <w:i/>
        </w:rPr>
        <w:t>argList</w:t>
      </w:r>
      <w:r w:rsidRPr="009115A7">
        <w:t xml:space="preserve"> as the list of arguments.</w:t>
      </w:r>
    </w:p>
    <w:p w14:paraId="544666A2" w14:textId="77777777" w:rsidR="004C02EF" w:rsidRDefault="004C02EF" w:rsidP="004C02EF">
      <w:bookmarkStart w:id="7102" w:name="_Ref449966870"/>
      <w:bookmarkStart w:id="7103" w:name="_Ref455972205"/>
      <w:r>
        <w:t xml:space="preserve">The </w:t>
      </w:r>
      <w:r>
        <w:rPr>
          <w:rFonts w:ascii="Courier New" w:hAnsi="Courier New"/>
          <w:b/>
        </w:rPr>
        <w:t>length</w:t>
      </w:r>
      <w:r>
        <w:t xml:space="preserve"> property of the </w:t>
      </w:r>
      <w:r>
        <w:rPr>
          <w:rFonts w:ascii="Courier New" w:hAnsi="Courier New"/>
          <w:b/>
        </w:rPr>
        <w:t>apply</w:t>
      </w:r>
      <w:r>
        <w:t xml:space="preserve"> method is </w:t>
      </w:r>
      <w:r>
        <w:rPr>
          <w:b/>
        </w:rPr>
        <w:t>2</w:t>
      </w:r>
      <w:r>
        <w:t>.</w:t>
      </w:r>
    </w:p>
    <w:p w14:paraId="2BDC386F" w14:textId="77777777" w:rsidR="004C02EF" w:rsidRPr="00C43635" w:rsidRDefault="004C02EF" w:rsidP="004C02EF">
      <w:pPr>
        <w:pStyle w:val="Note"/>
      </w:pPr>
      <w:r w:rsidRPr="009115A7">
        <w:t>NOTE</w:t>
      </w:r>
      <w:r w:rsidRPr="009115A7">
        <w:tab/>
        <w:t xml:space="preserve">The thisArg value is passed without modification as the </w:t>
      </w:r>
      <w:r w:rsidRPr="009115A7">
        <w:rPr>
          <w:b/>
        </w:rPr>
        <w:t>this</w:t>
      </w:r>
      <w:r w:rsidRPr="009115A7">
        <w:t xml:space="preserve"> value. This is a change from Edition </w:t>
      </w:r>
      <w:r w:rsidR="00531E56">
        <w:t>3</w:t>
      </w:r>
      <w:r w:rsidRPr="009115A7">
        <w:t xml:space="preserve">, where a </w:t>
      </w:r>
      <w:r w:rsidRPr="009115A7">
        <w:rPr>
          <w:b/>
        </w:rPr>
        <w:t>undefined</w:t>
      </w:r>
      <w:r w:rsidRPr="009115A7">
        <w:t xml:space="preserve"> or </w:t>
      </w:r>
      <w:r w:rsidRPr="009115A7">
        <w:rPr>
          <w:b/>
        </w:rPr>
        <w:t>null</w:t>
      </w:r>
      <w:r w:rsidRPr="009115A7">
        <w:t xml:space="preserve"> thisArg is replaced with the global object and ToObject is applied to all other values and that result is passed as the </w:t>
      </w:r>
      <w:r w:rsidRPr="009115A7">
        <w:rPr>
          <w:b/>
        </w:rPr>
        <w:t>this</w:t>
      </w:r>
      <w:r w:rsidRPr="009115A7">
        <w:t xml:space="preserve"> value.</w:t>
      </w:r>
    </w:p>
    <w:p w14:paraId="3A6DBD29" w14:textId="77777777" w:rsidR="004C02EF" w:rsidRDefault="004C02EF" w:rsidP="004C02EF">
      <w:pPr>
        <w:pStyle w:val="40"/>
        <w:numPr>
          <w:ilvl w:val="0"/>
          <w:numId w:val="0"/>
        </w:numPr>
        <w:rPr>
          <w:snapToGrid w:val="0"/>
        </w:rPr>
      </w:pPr>
      <w:bookmarkStart w:id="7104" w:name="_Ref457709044"/>
      <w:r>
        <w:rPr>
          <w:snapToGrid w:val="0"/>
        </w:rPr>
        <w:t>15.3.4.4</w:t>
      </w:r>
      <w:r>
        <w:rPr>
          <w:snapToGrid w:val="0"/>
        </w:rPr>
        <w:tab/>
        <w:t>Function.prototype.call (thisArg [ , arg1 [ , arg2, … ] ] )</w:t>
      </w:r>
      <w:bookmarkEnd w:id="7102"/>
      <w:bookmarkEnd w:id="7103"/>
      <w:bookmarkEnd w:id="7104"/>
    </w:p>
    <w:p w14:paraId="1EFEA8A3" w14:textId="77777777" w:rsidR="004C02EF" w:rsidRDefault="004C02EF" w:rsidP="004C02EF">
      <w:pPr>
        <w:rPr>
          <w:snapToGrid w:val="0"/>
        </w:rPr>
      </w:pPr>
      <w:r>
        <w:rPr>
          <w:snapToGrid w:val="0"/>
        </w:rPr>
        <w:t xml:space="preserve">When the </w:t>
      </w:r>
      <w:r>
        <w:rPr>
          <w:rFonts w:ascii="Courier New" w:hAnsi="Courier New"/>
          <w:b/>
          <w:snapToGrid w:val="0"/>
        </w:rPr>
        <w:t>call</w:t>
      </w:r>
      <w:r>
        <w:rPr>
          <w:snapToGrid w:val="0"/>
        </w:rPr>
        <w:t xml:space="preserve"> method is called on an object </w:t>
      </w:r>
      <w:r w:rsidRPr="00E91749">
        <w:rPr>
          <w:rFonts w:ascii="Times New Roman" w:hAnsi="Times New Roman"/>
          <w:i/>
          <w:snapToGrid w:val="0"/>
        </w:rPr>
        <w:t>func</w:t>
      </w:r>
      <w:r>
        <w:rPr>
          <w:snapToGrid w:val="0"/>
        </w:rPr>
        <w:t xml:space="preserve"> with argument </w:t>
      </w:r>
      <w:r w:rsidRPr="00E91749">
        <w:rPr>
          <w:rFonts w:ascii="Times New Roman" w:hAnsi="Times New Roman"/>
          <w:i/>
          <w:snapToGrid w:val="0"/>
        </w:rPr>
        <w:t>thisArg</w:t>
      </w:r>
      <w:r>
        <w:rPr>
          <w:snapToGrid w:val="0"/>
        </w:rPr>
        <w:t xml:space="preserve"> and optional arguments </w:t>
      </w:r>
      <w:r w:rsidRPr="00E91749">
        <w:rPr>
          <w:rFonts w:ascii="Times New Roman" w:hAnsi="Times New Roman"/>
          <w:i/>
          <w:snapToGrid w:val="0"/>
        </w:rPr>
        <w:t>arg1</w:t>
      </w:r>
      <w:r>
        <w:rPr>
          <w:snapToGrid w:val="0"/>
        </w:rPr>
        <w:t xml:space="preserve">, </w:t>
      </w:r>
      <w:r w:rsidRPr="00E91749">
        <w:rPr>
          <w:rFonts w:ascii="Times New Roman" w:hAnsi="Times New Roman"/>
          <w:i/>
          <w:snapToGrid w:val="0"/>
        </w:rPr>
        <w:t>arg2</w:t>
      </w:r>
      <w:r>
        <w:rPr>
          <w:snapToGrid w:val="0"/>
        </w:rPr>
        <w:t xml:space="preserve"> etc, the following steps are taken:</w:t>
      </w:r>
    </w:p>
    <w:p w14:paraId="2A98276B" w14:textId="77777777" w:rsidR="004C02EF" w:rsidRPr="00AA0E90" w:rsidRDefault="004C02EF" w:rsidP="004C02EF">
      <w:pPr>
        <w:pStyle w:val="Alg4"/>
        <w:numPr>
          <w:ilvl w:val="0"/>
          <w:numId w:val="193"/>
        </w:numPr>
      </w:pPr>
      <w:r w:rsidRPr="00AA0E90">
        <w:t xml:space="preserve"> If IsCallable(</w:t>
      </w:r>
      <w:r w:rsidRPr="00AA0E90">
        <w:rPr>
          <w:i/>
        </w:rPr>
        <w:t>func</w:t>
      </w:r>
      <w:r w:rsidRPr="00AA0E90">
        <w:t xml:space="preserve">) is </w:t>
      </w:r>
      <w:r w:rsidRPr="00AA0E90">
        <w:rPr>
          <w:b/>
        </w:rPr>
        <w:t>false</w:t>
      </w:r>
      <w:r w:rsidRPr="00AA0E90">
        <w:t xml:space="preserve">, then throw a </w:t>
      </w:r>
      <w:r w:rsidRPr="00AA0E90">
        <w:rPr>
          <w:b/>
        </w:rPr>
        <w:t>TypeError</w:t>
      </w:r>
      <w:r w:rsidRPr="00AA0E90">
        <w:t xml:space="preserve"> exception.</w:t>
      </w:r>
    </w:p>
    <w:p w14:paraId="2A2D022C" w14:textId="77777777" w:rsidR="004C02EF" w:rsidRPr="00AA0E90" w:rsidRDefault="004C02EF" w:rsidP="004C02EF">
      <w:pPr>
        <w:pStyle w:val="Alg4"/>
        <w:numPr>
          <w:ilvl w:val="0"/>
          <w:numId w:val="193"/>
        </w:numPr>
      </w:pPr>
      <w:r w:rsidRPr="00AA0E90">
        <w:t xml:space="preserve">Let </w:t>
      </w:r>
      <w:r w:rsidRPr="00AA0E90">
        <w:rPr>
          <w:i/>
        </w:rPr>
        <w:t>argList</w:t>
      </w:r>
      <w:r w:rsidRPr="00AA0E90">
        <w:t xml:space="preserve"> be an empty List.</w:t>
      </w:r>
    </w:p>
    <w:p w14:paraId="1BB924B5" w14:textId="77777777" w:rsidR="004C02EF" w:rsidRPr="00AA0E90" w:rsidRDefault="004C02EF" w:rsidP="004C02EF">
      <w:pPr>
        <w:pStyle w:val="Alg4"/>
        <w:numPr>
          <w:ilvl w:val="0"/>
          <w:numId w:val="193"/>
        </w:numPr>
      </w:pPr>
      <w:r w:rsidRPr="00AA0E90">
        <w:t xml:space="preserve">If this method was called with more than one argument then in left to right order starting with </w:t>
      </w:r>
      <w:r w:rsidRPr="00AA0E90">
        <w:rPr>
          <w:i/>
        </w:rPr>
        <w:t>arg1</w:t>
      </w:r>
      <w:r w:rsidRPr="00AA0E90">
        <w:t xml:space="preserve"> append each argument as the last element of </w:t>
      </w:r>
      <w:r w:rsidRPr="00AA0E90">
        <w:rPr>
          <w:i/>
        </w:rPr>
        <w:t>argList</w:t>
      </w:r>
    </w:p>
    <w:p w14:paraId="28C1FB9D" w14:textId="77777777" w:rsidR="004C02EF" w:rsidRPr="00AA0E90" w:rsidRDefault="004C02EF" w:rsidP="004C02EF">
      <w:pPr>
        <w:pStyle w:val="Alg4"/>
        <w:numPr>
          <w:ilvl w:val="0"/>
          <w:numId w:val="193"/>
        </w:numPr>
        <w:spacing w:after="120"/>
      </w:pPr>
      <w:r w:rsidRPr="00AA0E90">
        <w:t xml:space="preserve">Return the result of calling the [[Call]] internal method of </w:t>
      </w:r>
      <w:r w:rsidRPr="00AA0E90">
        <w:rPr>
          <w:i/>
        </w:rPr>
        <w:t>func</w:t>
      </w:r>
      <w:r w:rsidRPr="00AA0E90">
        <w:t xml:space="preserve">, providing </w:t>
      </w:r>
      <w:r w:rsidRPr="00AA0E90">
        <w:rPr>
          <w:i/>
        </w:rPr>
        <w:t>thisArg</w:t>
      </w:r>
      <w:r w:rsidRPr="00AA0E90">
        <w:t xml:space="preserve"> as the </w:t>
      </w:r>
      <w:r w:rsidRPr="00AA0E90">
        <w:rPr>
          <w:b/>
        </w:rPr>
        <w:t>this</w:t>
      </w:r>
      <w:r w:rsidRPr="00AA0E90">
        <w:t xml:space="preserve"> value and </w:t>
      </w:r>
      <w:r w:rsidRPr="00AA0E90">
        <w:rPr>
          <w:i/>
        </w:rPr>
        <w:t>argList</w:t>
      </w:r>
      <w:r w:rsidRPr="00AA0E90">
        <w:t xml:space="preserve"> as the list of arguments.</w:t>
      </w:r>
    </w:p>
    <w:p w14:paraId="34DE70EE"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call</w:t>
      </w:r>
      <w:r>
        <w:t xml:space="preserve"> method is </w:t>
      </w:r>
      <w:r>
        <w:rPr>
          <w:b/>
        </w:rPr>
        <w:t>1</w:t>
      </w:r>
      <w:r>
        <w:t>.</w:t>
      </w:r>
    </w:p>
    <w:p w14:paraId="549F2B75" w14:textId="77777777" w:rsidR="004C02EF" w:rsidRPr="00C43635" w:rsidRDefault="004C02EF" w:rsidP="004C02EF">
      <w:pPr>
        <w:pStyle w:val="Note"/>
      </w:pPr>
      <w:r w:rsidRPr="00AA0E90">
        <w:t>NOTE</w:t>
      </w:r>
      <w:r w:rsidRPr="00AA0E90">
        <w:tab/>
        <w:t xml:space="preserve">The thisArg value is passed without modification as the </w:t>
      </w:r>
      <w:r w:rsidRPr="00AA0E90">
        <w:rPr>
          <w:b/>
        </w:rPr>
        <w:t>this</w:t>
      </w:r>
      <w:r w:rsidRPr="00AA0E90">
        <w:t xml:space="preserve"> value. This is a change from Edition </w:t>
      </w:r>
      <w:r w:rsidR="00531E56">
        <w:t>3</w:t>
      </w:r>
      <w:r w:rsidRPr="00AA0E90">
        <w:t xml:space="preserve">, where a </w:t>
      </w:r>
      <w:r w:rsidRPr="00AA0E90">
        <w:rPr>
          <w:b/>
        </w:rPr>
        <w:t>undefined</w:t>
      </w:r>
      <w:r w:rsidRPr="00AA0E90">
        <w:t xml:space="preserve"> or </w:t>
      </w:r>
      <w:r w:rsidRPr="00AA0E90">
        <w:rPr>
          <w:b/>
        </w:rPr>
        <w:t>null</w:t>
      </w:r>
      <w:r w:rsidRPr="00AA0E90">
        <w:t xml:space="preserve"> thisArg is replaced with the global object and ToObject is applied to all other values and that result is passed as the </w:t>
      </w:r>
      <w:r w:rsidRPr="00AA0E90">
        <w:rPr>
          <w:b/>
        </w:rPr>
        <w:t>this</w:t>
      </w:r>
      <w:r w:rsidRPr="00AA0E90">
        <w:t xml:space="preserve"> value.</w:t>
      </w:r>
    </w:p>
    <w:p w14:paraId="79530EE7" w14:textId="77777777" w:rsidR="004C02EF" w:rsidRDefault="004C02EF" w:rsidP="004C02EF">
      <w:pPr>
        <w:pStyle w:val="40"/>
        <w:numPr>
          <w:ilvl w:val="0"/>
          <w:numId w:val="0"/>
        </w:numPr>
      </w:pPr>
      <w:bookmarkStart w:id="7105" w:name="_Ref457710564"/>
      <w:bookmarkStart w:id="7106" w:name="_Toc472818919"/>
      <w:r>
        <w:t>15.3.4.5</w:t>
      </w:r>
      <w:r>
        <w:tab/>
        <w:t>Function.prototype.bind (thisArg [, arg1 [, arg2, …]])</w:t>
      </w:r>
    </w:p>
    <w:p w14:paraId="026FA73D" w14:textId="77777777" w:rsidR="004C02EF" w:rsidRDefault="004C02EF" w:rsidP="004C02EF">
      <w:r>
        <w:t xml:space="preserve">The bind method takes one or more arguments, </w:t>
      </w:r>
      <w:r w:rsidRPr="00E91749">
        <w:rPr>
          <w:rFonts w:ascii="Times New Roman" w:hAnsi="Times New Roman"/>
          <w:i/>
        </w:rPr>
        <w:t>thisArg</w:t>
      </w:r>
      <w:r>
        <w:t xml:space="preserve"> and (optionally) </w:t>
      </w:r>
      <w:r w:rsidRPr="00E91749">
        <w:rPr>
          <w:rFonts w:ascii="Times New Roman" w:hAnsi="Times New Roman"/>
          <w:i/>
        </w:rPr>
        <w:t>arg1</w:t>
      </w:r>
      <w:r>
        <w:t xml:space="preserve">, </w:t>
      </w:r>
      <w:r w:rsidRPr="00E91749">
        <w:rPr>
          <w:rFonts w:ascii="Times New Roman" w:hAnsi="Times New Roman"/>
          <w:i/>
        </w:rPr>
        <w:t>arg2</w:t>
      </w:r>
      <w:r>
        <w:t>, etc, and returns a new function object by performing the following steps:</w:t>
      </w:r>
    </w:p>
    <w:p w14:paraId="106F7141" w14:textId="77777777" w:rsidR="004C02EF" w:rsidRPr="00AA0E90" w:rsidRDefault="004C02EF" w:rsidP="004C02EF">
      <w:pPr>
        <w:pStyle w:val="Alg4"/>
        <w:numPr>
          <w:ilvl w:val="0"/>
          <w:numId w:val="194"/>
        </w:numPr>
      </w:pPr>
      <w:r w:rsidRPr="00AA0E90">
        <w:t xml:space="preserve">Let </w:t>
      </w:r>
      <w:r w:rsidRPr="00AA0E90">
        <w:rPr>
          <w:i/>
        </w:rPr>
        <w:t xml:space="preserve">Target </w:t>
      </w:r>
      <w:r w:rsidRPr="00AA0E90">
        <w:t xml:space="preserve">be the </w:t>
      </w:r>
      <w:r w:rsidRPr="00AA0E90">
        <w:rPr>
          <w:b/>
        </w:rPr>
        <w:t xml:space="preserve">this </w:t>
      </w:r>
      <w:r w:rsidRPr="00AA0E90">
        <w:t>value.</w:t>
      </w:r>
    </w:p>
    <w:p w14:paraId="1E5896E5" w14:textId="77777777" w:rsidR="004C02EF" w:rsidRPr="00AA0E90" w:rsidRDefault="004C02EF" w:rsidP="004C02EF">
      <w:pPr>
        <w:pStyle w:val="Alg4"/>
        <w:numPr>
          <w:ilvl w:val="0"/>
          <w:numId w:val="194"/>
        </w:numPr>
      </w:pPr>
      <w:r w:rsidRPr="00AA0E90">
        <w:t>If IsCallable(</w:t>
      </w:r>
      <w:r w:rsidRPr="00AA0E90">
        <w:rPr>
          <w:i/>
        </w:rPr>
        <w:t>Target</w:t>
      </w:r>
      <w:r w:rsidRPr="00AA0E90">
        <w:t xml:space="preserve">) is </w:t>
      </w:r>
      <w:r w:rsidRPr="00AA0E90">
        <w:rPr>
          <w:b/>
        </w:rPr>
        <w:t>false</w:t>
      </w:r>
      <w:r w:rsidRPr="00AA0E90">
        <w:t xml:space="preserve">, throw a </w:t>
      </w:r>
      <w:r w:rsidRPr="00AA0E90">
        <w:rPr>
          <w:b/>
        </w:rPr>
        <w:t xml:space="preserve">TypeError </w:t>
      </w:r>
      <w:r w:rsidRPr="00AA0E90">
        <w:t>exception.</w:t>
      </w:r>
    </w:p>
    <w:p w14:paraId="47A19639" w14:textId="77777777" w:rsidR="004C02EF" w:rsidRPr="00AA0E90" w:rsidRDefault="004C02EF" w:rsidP="004C02EF">
      <w:pPr>
        <w:pStyle w:val="Alg4"/>
        <w:numPr>
          <w:ilvl w:val="0"/>
          <w:numId w:val="194"/>
        </w:numPr>
      </w:pPr>
      <w:r w:rsidRPr="00AA0E90">
        <w:t xml:space="preserve">Let </w:t>
      </w:r>
      <w:r w:rsidRPr="00AA0E90">
        <w:rPr>
          <w:i/>
        </w:rPr>
        <w:t xml:space="preserve">A </w:t>
      </w:r>
      <w:r w:rsidRPr="00AA0E90">
        <w:t xml:space="preserve">be a new (possibly empty) internal list of all of the argument values provided after </w:t>
      </w:r>
      <w:r w:rsidRPr="00AA0E90">
        <w:rPr>
          <w:i/>
        </w:rPr>
        <w:t xml:space="preserve">thisArg </w:t>
      </w:r>
      <w:r w:rsidRPr="00AA0E90">
        <w:t>(</w:t>
      </w:r>
      <w:r w:rsidRPr="00AA0E90">
        <w:rPr>
          <w:i/>
        </w:rPr>
        <w:t>arg1</w:t>
      </w:r>
      <w:r w:rsidRPr="00AA0E90">
        <w:t xml:space="preserve">, </w:t>
      </w:r>
      <w:r w:rsidRPr="00AA0E90">
        <w:rPr>
          <w:i/>
        </w:rPr>
        <w:t>arg2</w:t>
      </w:r>
      <w:r w:rsidRPr="00AA0E90">
        <w:t xml:space="preserve"> etc), in order.</w:t>
      </w:r>
    </w:p>
    <w:p w14:paraId="1D0CEA0B" w14:textId="77777777" w:rsidR="004C02EF" w:rsidRPr="00AA0E90" w:rsidRDefault="004C02EF" w:rsidP="004C02EF">
      <w:pPr>
        <w:pStyle w:val="Alg4"/>
        <w:numPr>
          <w:ilvl w:val="0"/>
          <w:numId w:val="194"/>
        </w:numPr>
      </w:pPr>
      <w:r w:rsidRPr="00AA0E90">
        <w:t xml:space="preserve">Let </w:t>
      </w:r>
      <w:r w:rsidRPr="00AA0E90">
        <w:rPr>
          <w:i/>
        </w:rPr>
        <w:t>F</w:t>
      </w:r>
      <w:r w:rsidRPr="00AA0E90">
        <w:t xml:space="preserve"> be a new native ECMAScript object .</w:t>
      </w:r>
    </w:p>
    <w:p w14:paraId="137B599A" w14:textId="77777777" w:rsidR="004C02EF" w:rsidRDefault="004C02EF" w:rsidP="004C02EF">
      <w:pPr>
        <w:pStyle w:val="Alg4"/>
        <w:numPr>
          <w:ilvl w:val="0"/>
          <w:numId w:val="194"/>
        </w:numPr>
      </w:pPr>
      <w:r>
        <w:t xml:space="preserve">Set </w:t>
      </w:r>
      <w:r w:rsidRPr="00A115DC">
        <w:t>all the internal methods</w:t>
      </w:r>
      <w:r>
        <w:t xml:space="preserve">, except for [[Get]], of </w:t>
      </w:r>
      <w:r w:rsidRPr="00AA0E90">
        <w:rPr>
          <w:i/>
        </w:rPr>
        <w:t>F</w:t>
      </w:r>
      <w:r>
        <w:t xml:space="preserve"> </w:t>
      </w:r>
      <w:r w:rsidRPr="00A115DC">
        <w:t>as specified in 8.12</w:t>
      </w:r>
      <w:r>
        <w:t>.</w:t>
      </w:r>
    </w:p>
    <w:p w14:paraId="7E2925DC" w14:textId="77777777" w:rsidR="004C02EF" w:rsidRDefault="004C02EF" w:rsidP="004C02EF">
      <w:pPr>
        <w:pStyle w:val="Alg4"/>
        <w:numPr>
          <w:ilvl w:val="0"/>
          <w:numId w:val="194"/>
        </w:numPr>
      </w:pPr>
      <w:r w:rsidRPr="00AA0E90">
        <w:t>Set the [[</w:t>
      </w:r>
      <w:r>
        <w:t>Get</w:t>
      </w:r>
      <w:r w:rsidRPr="00AA0E90">
        <w:t xml:space="preserve">]] internal property of </w:t>
      </w:r>
      <w:r w:rsidRPr="00AA0E90">
        <w:rPr>
          <w:i/>
        </w:rPr>
        <w:t xml:space="preserve">F </w:t>
      </w:r>
      <w:r w:rsidRPr="00AA0E90">
        <w:t xml:space="preserve">as </w:t>
      </w:r>
      <w:r w:rsidRPr="00A115DC">
        <w:t xml:space="preserve">specified </w:t>
      </w:r>
      <w:r w:rsidRPr="00AA0E90">
        <w:t>in 15.3.</w:t>
      </w:r>
      <w:r>
        <w:t>5.4</w:t>
      </w:r>
      <w:r w:rsidRPr="00AA0E90">
        <w:t>.</w:t>
      </w:r>
    </w:p>
    <w:p w14:paraId="0B9E5C9D" w14:textId="77777777" w:rsidR="004C02EF" w:rsidRPr="00AA0E90" w:rsidRDefault="004C02EF" w:rsidP="004C02EF">
      <w:pPr>
        <w:pStyle w:val="Alg4"/>
        <w:numPr>
          <w:ilvl w:val="0"/>
          <w:numId w:val="194"/>
        </w:numPr>
      </w:pPr>
      <w:r w:rsidRPr="00AA0E90">
        <w:t xml:space="preserve">Set the [[TargetFunction]] internal property of </w:t>
      </w:r>
      <w:r w:rsidRPr="00AA0E90">
        <w:rPr>
          <w:i/>
        </w:rPr>
        <w:t xml:space="preserve">F </w:t>
      </w:r>
      <w:r w:rsidRPr="00AA0E90">
        <w:t xml:space="preserve">to </w:t>
      </w:r>
      <w:r w:rsidRPr="00AA0E90">
        <w:rPr>
          <w:i/>
        </w:rPr>
        <w:t>Target</w:t>
      </w:r>
      <w:r w:rsidRPr="00AA0E90">
        <w:t>.</w:t>
      </w:r>
    </w:p>
    <w:p w14:paraId="5553B7E5" w14:textId="77777777" w:rsidR="004C02EF" w:rsidRPr="00AA0E90" w:rsidRDefault="004C02EF" w:rsidP="004C02EF">
      <w:pPr>
        <w:pStyle w:val="Alg4"/>
        <w:numPr>
          <w:ilvl w:val="0"/>
          <w:numId w:val="194"/>
        </w:numPr>
      </w:pPr>
      <w:r w:rsidRPr="00AA0E90">
        <w:t xml:space="preserve">Set the [[BoundThis]] internal property of </w:t>
      </w:r>
      <w:r w:rsidRPr="00AA0E90">
        <w:rPr>
          <w:i/>
        </w:rPr>
        <w:t>F</w:t>
      </w:r>
      <w:r w:rsidRPr="00AA0E90">
        <w:t xml:space="preserve"> to the value of </w:t>
      </w:r>
      <w:r w:rsidRPr="00AA0E90">
        <w:rPr>
          <w:i/>
        </w:rPr>
        <w:t>thisArg</w:t>
      </w:r>
      <w:r w:rsidRPr="00AA0E90">
        <w:t>.</w:t>
      </w:r>
    </w:p>
    <w:p w14:paraId="07C2A343" w14:textId="77777777" w:rsidR="004C02EF" w:rsidRPr="00AA0E90" w:rsidRDefault="004C02EF" w:rsidP="004C02EF">
      <w:pPr>
        <w:pStyle w:val="Alg4"/>
        <w:numPr>
          <w:ilvl w:val="0"/>
          <w:numId w:val="194"/>
        </w:numPr>
      </w:pPr>
      <w:r w:rsidRPr="00AA0E90">
        <w:t xml:space="preserve">Set the [[BoundArgs]] internal property of </w:t>
      </w:r>
      <w:r w:rsidRPr="00AA0E90">
        <w:rPr>
          <w:i/>
        </w:rPr>
        <w:t xml:space="preserve">F </w:t>
      </w:r>
      <w:r w:rsidRPr="00AA0E90">
        <w:t xml:space="preserve">to </w:t>
      </w:r>
      <w:r w:rsidRPr="00AA0E90">
        <w:rPr>
          <w:i/>
        </w:rPr>
        <w:t>A</w:t>
      </w:r>
      <w:r w:rsidRPr="00AA0E90">
        <w:t>.</w:t>
      </w:r>
    </w:p>
    <w:p w14:paraId="50FDF75D" w14:textId="77777777" w:rsidR="004C02EF" w:rsidRPr="00AA0E90" w:rsidRDefault="004C02EF" w:rsidP="004C02EF">
      <w:pPr>
        <w:pStyle w:val="Alg4"/>
        <w:numPr>
          <w:ilvl w:val="0"/>
          <w:numId w:val="194"/>
        </w:numPr>
      </w:pPr>
      <w:del w:id="7107" w:author="Allen Wirfs-Brock" w:date="2011-07-02T13:53:00Z">
        <w:r w:rsidRPr="00AA0E90" w:rsidDel="00236470">
          <w:delText xml:space="preserve">Set </w:delText>
        </w:r>
      </w:del>
      <w:ins w:id="7108" w:author="Allen Wirfs-Brock" w:date="2011-07-02T13:53:00Z">
        <w:r w:rsidR="00236470">
          <w:t>Add</w:t>
        </w:r>
        <w:r w:rsidR="00236470" w:rsidRPr="00AA0E90">
          <w:t xml:space="preserve"> </w:t>
        </w:r>
      </w:ins>
      <w:r w:rsidRPr="00AA0E90">
        <w:t>the [[</w:t>
      </w:r>
      <w:del w:id="7109" w:author="Allen Wirfs-Brock" w:date="2011-07-02T13:53:00Z">
        <w:r w:rsidRPr="00AA0E90" w:rsidDel="00236470">
          <w:delText>Class</w:delText>
        </w:r>
      </w:del>
      <w:ins w:id="7110" w:author="Allen Wirfs-Brock" w:date="2011-07-02T13:53:00Z">
        <w:del w:id="7111" w:author="Rev 3 Allen Wirfs-Brock" w:date="2011-09-07T15:32:00Z">
          <w:r w:rsidR="00236470" w:rsidDel="007516CC">
            <w:delText>IsFunction</w:delText>
          </w:r>
        </w:del>
      </w:ins>
      <w:ins w:id="7112" w:author="Rev 3 Allen Wirfs-Brock" w:date="2011-09-07T15:32:00Z">
        <w:r w:rsidR="007516CC">
          <w:t>NativeBrand</w:t>
        </w:r>
      </w:ins>
      <w:r w:rsidRPr="00AA0E90">
        <w:t>]] internal property</w:t>
      </w:r>
      <w:ins w:id="7113" w:author="Rev 3 Allen Wirfs-Brock" w:date="2011-09-07T15:32:00Z">
        <w:r w:rsidR="007516CC">
          <w:t xml:space="preserve"> with value NativeFunction</w:t>
        </w:r>
      </w:ins>
      <w:r w:rsidRPr="00AA0E90">
        <w:t xml:space="preserve"> </w:t>
      </w:r>
      <w:del w:id="7114" w:author="Allen Wirfs-Brock" w:date="2011-07-02T13:54:00Z">
        <w:r w:rsidRPr="00AA0E90" w:rsidDel="00236470">
          <w:delText xml:space="preserve">of </w:delText>
        </w:r>
      </w:del>
      <w:ins w:id="7115" w:author="Allen Wirfs-Brock" w:date="2011-07-02T13:54:00Z">
        <w:r w:rsidR="00236470">
          <w:t>to</w:t>
        </w:r>
        <w:r w:rsidR="00236470" w:rsidRPr="00AA0E90">
          <w:t xml:space="preserve"> </w:t>
        </w:r>
      </w:ins>
      <w:r w:rsidRPr="00AA0E90">
        <w:rPr>
          <w:i/>
        </w:rPr>
        <w:t>F</w:t>
      </w:r>
      <w:del w:id="7116" w:author="Allen Wirfs-Brock rev2" w:date="2011-07-20T13:52:00Z">
        <w:r w:rsidRPr="00AA0E90" w:rsidDel="002E2C0B">
          <w:delText xml:space="preserve"> to </w:delText>
        </w:r>
      </w:del>
      <w:del w:id="7117" w:author="Allen Wirfs-Brock" w:date="2011-07-02T13:54:00Z">
        <w:r w:rsidRPr="00AA0E90" w:rsidDel="00236470">
          <w:rPr>
            <w:b/>
          </w:rPr>
          <w:delText>"Function"</w:delText>
        </w:r>
      </w:del>
      <w:r w:rsidRPr="00AA0E90">
        <w:t>.</w:t>
      </w:r>
    </w:p>
    <w:p w14:paraId="3A078334" w14:textId="77777777" w:rsidR="004C02EF" w:rsidRPr="00AA0E90" w:rsidRDefault="004C02EF" w:rsidP="004C02EF">
      <w:pPr>
        <w:pStyle w:val="Alg4"/>
        <w:numPr>
          <w:ilvl w:val="0"/>
          <w:numId w:val="194"/>
        </w:numPr>
      </w:pPr>
      <w:r w:rsidRPr="00AA0E90">
        <w:t xml:space="preserve">Set the [[Prototype]] internal property of </w:t>
      </w:r>
      <w:r w:rsidRPr="00AA0E90">
        <w:rPr>
          <w:i/>
        </w:rPr>
        <w:t xml:space="preserve">F </w:t>
      </w:r>
      <w:r w:rsidRPr="00AA0E90">
        <w:t>to the standard built-in Function prototype object as specified in 15.3.3.1.</w:t>
      </w:r>
    </w:p>
    <w:p w14:paraId="4D412241" w14:textId="77777777" w:rsidR="004C02EF" w:rsidRPr="00AA0E90" w:rsidRDefault="004C02EF" w:rsidP="004C02EF">
      <w:pPr>
        <w:pStyle w:val="Alg4"/>
        <w:numPr>
          <w:ilvl w:val="0"/>
          <w:numId w:val="194"/>
        </w:numPr>
      </w:pPr>
      <w:r w:rsidRPr="00AA0E90">
        <w:t xml:space="preserve">Set the [[Call]] internal property of </w:t>
      </w:r>
      <w:r w:rsidRPr="00AA0E90">
        <w:rPr>
          <w:i/>
        </w:rPr>
        <w:t xml:space="preserve">F </w:t>
      </w:r>
      <w:r w:rsidRPr="00AA0E90">
        <w:t>as described in 15.3.4.5.1.</w:t>
      </w:r>
    </w:p>
    <w:p w14:paraId="56CBF293" w14:textId="77777777" w:rsidR="004C02EF" w:rsidRPr="00AA0E90" w:rsidRDefault="004C02EF" w:rsidP="004C02EF">
      <w:pPr>
        <w:pStyle w:val="Alg4"/>
        <w:numPr>
          <w:ilvl w:val="0"/>
          <w:numId w:val="194"/>
        </w:numPr>
      </w:pPr>
      <w:r w:rsidRPr="00AA0E90">
        <w:t xml:space="preserve">Set the [[Construct]] internal property of </w:t>
      </w:r>
      <w:r w:rsidRPr="00AA0E90">
        <w:rPr>
          <w:i/>
        </w:rPr>
        <w:t xml:space="preserve">F </w:t>
      </w:r>
      <w:r w:rsidRPr="00AA0E90">
        <w:t>as described in 15.3.4.5.2.</w:t>
      </w:r>
    </w:p>
    <w:p w14:paraId="6925DEDF" w14:textId="77777777" w:rsidR="004C02EF" w:rsidRPr="00AA0E90" w:rsidRDefault="004C02EF" w:rsidP="004C02EF">
      <w:pPr>
        <w:pStyle w:val="Alg4"/>
        <w:numPr>
          <w:ilvl w:val="0"/>
          <w:numId w:val="194"/>
        </w:numPr>
      </w:pPr>
      <w:r w:rsidRPr="00AA0E90">
        <w:t xml:space="preserve">Set the [[HasInstance]] internal property of </w:t>
      </w:r>
      <w:r w:rsidRPr="00AA0E90">
        <w:rPr>
          <w:i/>
        </w:rPr>
        <w:t xml:space="preserve">F </w:t>
      </w:r>
      <w:r w:rsidRPr="00AA0E90">
        <w:t>as described in 15.3.4.5.3.</w:t>
      </w:r>
    </w:p>
    <w:p w14:paraId="6CE3F94F" w14:textId="77777777" w:rsidR="004C02EF" w:rsidRPr="00AA0E90" w:rsidRDefault="004C02EF" w:rsidP="004C02EF">
      <w:pPr>
        <w:pStyle w:val="Alg4"/>
        <w:numPr>
          <w:ilvl w:val="0"/>
          <w:numId w:val="194"/>
        </w:numPr>
      </w:pPr>
      <w:r w:rsidRPr="00AA0E90">
        <w:t xml:space="preserve">If </w:t>
      </w:r>
      <w:del w:id="7118" w:author="Allen Wirfs-Brock" w:date="2011-07-02T13:54:00Z">
        <w:r w:rsidRPr="00AA0E90" w:rsidDel="00236470">
          <w:delText xml:space="preserve">the [[Class]] internal property of </w:delText>
        </w:r>
      </w:del>
      <w:r w:rsidRPr="00AA0E90">
        <w:rPr>
          <w:i/>
        </w:rPr>
        <w:t xml:space="preserve">Target </w:t>
      </w:r>
      <w:del w:id="7119" w:author="Allen Wirfs-Brock" w:date="2011-07-02T13:54:00Z">
        <w:r w:rsidRPr="00AA0E90" w:rsidDel="00963019">
          <w:delText xml:space="preserve">is </w:delText>
        </w:r>
        <w:r w:rsidRPr="00AA0E90" w:rsidDel="00963019">
          <w:rPr>
            <w:b/>
          </w:rPr>
          <w:delText>"Function"</w:delText>
        </w:r>
      </w:del>
      <w:ins w:id="7120" w:author="Allen Wirfs-Brock" w:date="2011-07-02T13:54:00Z">
        <w:r w:rsidR="00963019">
          <w:t>has the [[</w:t>
        </w:r>
        <w:del w:id="7121" w:author="Rev 3 Allen Wirfs-Brock" w:date="2011-09-07T15:34:00Z">
          <w:r w:rsidR="00963019" w:rsidDel="007516CC">
            <w:delText>IsFunction</w:delText>
          </w:r>
        </w:del>
      </w:ins>
      <w:ins w:id="7122" w:author="Rev 3 Allen Wirfs-Brock" w:date="2011-09-07T15:34:00Z">
        <w:r w:rsidR="007516CC">
          <w:t>NativeBrand</w:t>
        </w:r>
      </w:ins>
      <w:ins w:id="7123" w:author="Allen Wirfs-Brock" w:date="2011-07-02T13:54:00Z">
        <w:r w:rsidR="00963019">
          <w:t>]] internal property</w:t>
        </w:r>
      </w:ins>
      <w:ins w:id="7124" w:author="Rev 3 Allen Wirfs-Brock" w:date="2011-09-07T15:34:00Z">
        <w:r w:rsidR="007516CC">
          <w:t xml:space="preserve"> with value NativeFunction</w:t>
        </w:r>
      </w:ins>
      <w:r w:rsidRPr="00AA0E90">
        <w:t>, then</w:t>
      </w:r>
    </w:p>
    <w:p w14:paraId="00E045E9" w14:textId="77777777" w:rsidR="004C02EF" w:rsidRPr="00AA0E90" w:rsidRDefault="004C02EF" w:rsidP="004C02EF">
      <w:pPr>
        <w:pStyle w:val="Alg4"/>
        <w:numPr>
          <w:ilvl w:val="1"/>
          <w:numId w:val="194"/>
        </w:numPr>
      </w:pPr>
      <w:r w:rsidRPr="00AA0E90">
        <w:t xml:space="preserve">Let </w:t>
      </w:r>
      <w:r w:rsidRPr="00AA0E90">
        <w:rPr>
          <w:i/>
        </w:rPr>
        <w:t xml:space="preserve">L </w:t>
      </w:r>
      <w:r w:rsidRPr="00AA0E90">
        <w:t xml:space="preserve">be the </w:t>
      </w:r>
      <w:r w:rsidRPr="00AA0E90">
        <w:rPr>
          <w:b/>
        </w:rPr>
        <w:t xml:space="preserve">length </w:t>
      </w:r>
      <w:r w:rsidRPr="00AA0E90">
        <w:t xml:space="preserve">property of </w:t>
      </w:r>
      <w:r w:rsidRPr="00AA0E90">
        <w:rPr>
          <w:i/>
        </w:rPr>
        <w:t xml:space="preserve">Target </w:t>
      </w:r>
      <w:r w:rsidRPr="00AA0E90">
        <w:t xml:space="preserve">minus the length of </w:t>
      </w:r>
      <w:r w:rsidRPr="00AA0E90">
        <w:rPr>
          <w:i/>
        </w:rPr>
        <w:t>A</w:t>
      </w:r>
      <w:r w:rsidRPr="00AA0E90">
        <w:t>.</w:t>
      </w:r>
    </w:p>
    <w:p w14:paraId="36E6B903" w14:textId="77777777" w:rsidR="004C02EF" w:rsidRPr="00AA0E90" w:rsidRDefault="004C02EF" w:rsidP="004C02EF">
      <w:pPr>
        <w:pStyle w:val="Alg4"/>
        <w:numPr>
          <w:ilvl w:val="1"/>
          <w:numId w:val="194"/>
        </w:numPr>
      </w:pPr>
      <w:r w:rsidRPr="00AA0E90">
        <w:t xml:space="preserve">Set the </w:t>
      </w:r>
      <w:r w:rsidRPr="00AA0E90">
        <w:rPr>
          <w:b/>
        </w:rPr>
        <w:t xml:space="preserve">length </w:t>
      </w:r>
      <w:r w:rsidRPr="00AA0E90">
        <w:t>own</w:t>
      </w:r>
      <w:r w:rsidRPr="00AA0E90">
        <w:rPr>
          <w:b/>
        </w:rPr>
        <w:t xml:space="preserve"> </w:t>
      </w:r>
      <w:r w:rsidRPr="00AA0E90">
        <w:t xml:space="preserve">property of </w:t>
      </w:r>
      <w:r w:rsidRPr="00AA0E90">
        <w:rPr>
          <w:i/>
        </w:rPr>
        <w:t xml:space="preserve">F </w:t>
      </w:r>
      <w:r w:rsidRPr="00AA0E90">
        <w:t xml:space="preserve">to either 0 or </w:t>
      </w:r>
      <w:r w:rsidRPr="00AA0E90">
        <w:rPr>
          <w:i/>
        </w:rPr>
        <w:t>L</w:t>
      </w:r>
      <w:r w:rsidRPr="00AA0E90">
        <w:t xml:space="preserve">, whichever is larger. </w:t>
      </w:r>
    </w:p>
    <w:p w14:paraId="4C5478DD" w14:textId="77777777" w:rsidR="004C02EF" w:rsidRPr="00AA0E90" w:rsidRDefault="004C02EF" w:rsidP="004C02EF">
      <w:pPr>
        <w:pStyle w:val="Alg4"/>
        <w:numPr>
          <w:ilvl w:val="0"/>
          <w:numId w:val="194"/>
        </w:numPr>
      </w:pPr>
      <w:r w:rsidRPr="00AA0E90">
        <w:t xml:space="preserve">Else set the </w:t>
      </w:r>
      <w:r w:rsidRPr="00AA0E90">
        <w:rPr>
          <w:b/>
        </w:rPr>
        <w:t xml:space="preserve">length </w:t>
      </w:r>
      <w:r w:rsidRPr="00AA0E90">
        <w:t xml:space="preserve">own property of </w:t>
      </w:r>
      <w:r w:rsidRPr="00AA0E90">
        <w:rPr>
          <w:i/>
        </w:rPr>
        <w:t xml:space="preserve">F </w:t>
      </w:r>
      <w:r w:rsidRPr="00AA0E90">
        <w:t>to 0.</w:t>
      </w:r>
    </w:p>
    <w:p w14:paraId="5FAD943E" w14:textId="77777777" w:rsidR="004C02EF" w:rsidRPr="00AA0E90" w:rsidRDefault="004C02EF" w:rsidP="004C02EF">
      <w:pPr>
        <w:pStyle w:val="Alg4"/>
        <w:numPr>
          <w:ilvl w:val="0"/>
          <w:numId w:val="194"/>
        </w:numPr>
      </w:pPr>
      <w:r w:rsidRPr="00AA0E90">
        <w:t xml:space="preserve">Set the  attributes of the </w:t>
      </w:r>
      <w:r w:rsidRPr="00AA0E90">
        <w:rPr>
          <w:b/>
        </w:rPr>
        <w:t>length</w:t>
      </w:r>
      <w:r w:rsidRPr="00AA0E90">
        <w:t xml:space="preserve"> own property of </w:t>
      </w:r>
      <w:r w:rsidRPr="00AA0E90">
        <w:rPr>
          <w:i/>
        </w:rPr>
        <w:t>F</w:t>
      </w:r>
      <w:r w:rsidRPr="00AA0E90">
        <w:t xml:space="preserve">  to the values specified in 15.3.5.1.</w:t>
      </w:r>
    </w:p>
    <w:p w14:paraId="211D0630" w14:textId="77777777" w:rsidR="004C02EF" w:rsidRPr="00AA0E90" w:rsidRDefault="004C02EF" w:rsidP="004C02EF">
      <w:pPr>
        <w:pStyle w:val="Alg4"/>
        <w:numPr>
          <w:ilvl w:val="0"/>
          <w:numId w:val="194"/>
        </w:numPr>
      </w:pPr>
      <w:r w:rsidRPr="00AA0E90">
        <w:t xml:space="preserve">Set the [[Extensible]] internal property of </w:t>
      </w:r>
      <w:r w:rsidRPr="00AA0E90">
        <w:rPr>
          <w:i/>
        </w:rPr>
        <w:t>F</w:t>
      </w:r>
      <w:r w:rsidRPr="00AA0E90">
        <w:t xml:space="preserve"> to </w:t>
      </w:r>
      <w:r w:rsidRPr="00AA0E90">
        <w:rPr>
          <w:b/>
        </w:rPr>
        <w:t>true</w:t>
      </w:r>
      <w:r w:rsidRPr="00AA0E90">
        <w:t>.</w:t>
      </w:r>
    </w:p>
    <w:p w14:paraId="718315FC" w14:textId="77777777" w:rsidR="004C02EF" w:rsidRPr="00AA0E90" w:rsidRDefault="004C02EF" w:rsidP="004C02EF">
      <w:pPr>
        <w:pStyle w:val="Alg4"/>
        <w:numPr>
          <w:ilvl w:val="0"/>
          <w:numId w:val="194"/>
        </w:numPr>
        <w:spacing w:after="120"/>
        <w:contextualSpacing/>
      </w:pPr>
      <w:r w:rsidRPr="00AA0E90">
        <w:t xml:space="preserve">Let </w:t>
      </w:r>
      <w:r w:rsidRPr="00AA0E90">
        <w:rPr>
          <w:i/>
        </w:rPr>
        <w:t>thrower</w:t>
      </w:r>
      <w:r w:rsidRPr="00AA0E90">
        <w:t xml:space="preserve"> be the [[ThrowTypeError]] function Object (13.2.3).</w:t>
      </w:r>
    </w:p>
    <w:p w14:paraId="4CEF4760" w14:textId="77777777" w:rsidR="004C02EF" w:rsidRPr="00AA0E90" w:rsidRDefault="004C02EF" w:rsidP="004C02EF">
      <w:pPr>
        <w:pStyle w:val="Alg4"/>
        <w:numPr>
          <w:ilvl w:val="0"/>
          <w:numId w:val="194"/>
        </w:numPr>
        <w:spacing w:after="120"/>
        <w:contextualSpacing/>
      </w:pPr>
      <w:r w:rsidRPr="00AA0E90">
        <w:t xml:space="preserve">Call the [[DefineOwnProperty]] internal method of </w:t>
      </w:r>
      <w:r w:rsidRPr="00AA0E90">
        <w:rPr>
          <w:i/>
        </w:rPr>
        <w:t>F</w:t>
      </w:r>
      <w:r w:rsidRPr="00AA0E90">
        <w:t xml:space="preserve"> with arguments </w:t>
      </w:r>
      <w:r>
        <w:rPr>
          <w:rFonts w:ascii="Courier New" w:hAnsi="Courier New" w:cs="Courier New"/>
          <w:b/>
        </w:rPr>
        <w:t>"caller"</w:t>
      </w:r>
      <w:r w:rsidRPr="00AA0E90">
        <w:t xml:space="preserve">, PropertyDescriptor {[[Get]]: </w:t>
      </w:r>
      <w:r w:rsidRPr="00AA0E90">
        <w:rPr>
          <w:i/>
        </w:rPr>
        <w:t>thrower</w:t>
      </w:r>
      <w:r w:rsidRPr="00AA0E90">
        <w:t xml:space="preserve">, [[Set]]: </w:t>
      </w:r>
      <w:r w:rsidRPr="00AA0E90">
        <w:rPr>
          <w:i/>
        </w:rPr>
        <w:t>thrower</w:t>
      </w:r>
      <w:r w:rsidRPr="00AA0E90">
        <w:t xml:space="preserve">, [[Enumerable]]: </w:t>
      </w:r>
      <w:r w:rsidRPr="00AA0E90">
        <w:rPr>
          <w:b/>
        </w:rPr>
        <w:t>false</w:t>
      </w:r>
      <w:r w:rsidRPr="00AA0E90">
        <w:t>, [[Configurable]]:</w:t>
      </w:r>
      <w:r w:rsidRPr="00AA0E90">
        <w:rPr>
          <w:b/>
        </w:rPr>
        <w:t xml:space="preserve"> false</w:t>
      </w:r>
      <w:r w:rsidRPr="00AA0E90">
        <w:t xml:space="preserve">}, and </w:t>
      </w:r>
      <w:r w:rsidRPr="00AA0E90">
        <w:rPr>
          <w:b/>
        </w:rPr>
        <w:t>false</w:t>
      </w:r>
      <w:r w:rsidRPr="00AA0E90">
        <w:t>.</w:t>
      </w:r>
    </w:p>
    <w:p w14:paraId="12921E32" w14:textId="77777777" w:rsidR="004C02EF" w:rsidRPr="00AA0E90" w:rsidRDefault="004C02EF" w:rsidP="004C02EF">
      <w:pPr>
        <w:pStyle w:val="Alg4"/>
        <w:numPr>
          <w:ilvl w:val="0"/>
          <w:numId w:val="194"/>
        </w:numPr>
        <w:spacing w:after="120"/>
        <w:contextualSpacing/>
      </w:pPr>
      <w:r w:rsidRPr="00AA0E90">
        <w:t xml:space="preserve">Call the [[DefineOwnProperty]] internal method of </w:t>
      </w:r>
      <w:r w:rsidRPr="00AA0E90">
        <w:rPr>
          <w:i/>
        </w:rPr>
        <w:t>F</w:t>
      </w:r>
      <w:r w:rsidRPr="00AA0E90">
        <w:t xml:space="preserve"> with arguments </w:t>
      </w:r>
      <w:r>
        <w:rPr>
          <w:rFonts w:ascii="Courier New" w:hAnsi="Courier New" w:cs="Courier New"/>
          <w:b/>
        </w:rPr>
        <w:t>"arguments"</w:t>
      </w:r>
      <w:r w:rsidRPr="00AA0E90">
        <w:t xml:space="preserve">, PropertyDescriptor {[[Get]]: </w:t>
      </w:r>
      <w:r w:rsidRPr="00AA0E90">
        <w:rPr>
          <w:i/>
        </w:rPr>
        <w:t>thrower</w:t>
      </w:r>
      <w:r w:rsidRPr="00AA0E90">
        <w:t xml:space="preserve">, [[Set]]: </w:t>
      </w:r>
      <w:r w:rsidRPr="00AA0E90">
        <w:rPr>
          <w:i/>
        </w:rPr>
        <w:t>thrower</w:t>
      </w:r>
      <w:r w:rsidRPr="00AA0E90">
        <w:t xml:space="preserve">, [[Enumerable]]: </w:t>
      </w:r>
      <w:r w:rsidRPr="00AA0E90">
        <w:rPr>
          <w:b/>
        </w:rPr>
        <w:t>false</w:t>
      </w:r>
      <w:r w:rsidRPr="00AA0E90">
        <w:t xml:space="preserve">, [[Configurable]]: </w:t>
      </w:r>
      <w:r w:rsidRPr="00AA0E90">
        <w:rPr>
          <w:b/>
        </w:rPr>
        <w:t>false</w:t>
      </w:r>
      <w:r w:rsidRPr="00AA0E90">
        <w:t xml:space="preserve">}, and </w:t>
      </w:r>
      <w:r w:rsidRPr="00AA0E90">
        <w:rPr>
          <w:b/>
        </w:rPr>
        <w:t>false</w:t>
      </w:r>
      <w:r w:rsidRPr="00AA0E90">
        <w:t>.</w:t>
      </w:r>
    </w:p>
    <w:p w14:paraId="0A9D225C" w14:textId="77777777" w:rsidR="004C02EF" w:rsidRPr="00AA0E90" w:rsidRDefault="004C02EF" w:rsidP="004C02EF">
      <w:pPr>
        <w:pStyle w:val="Alg4"/>
        <w:numPr>
          <w:ilvl w:val="0"/>
          <w:numId w:val="194"/>
        </w:numPr>
        <w:spacing w:after="120"/>
      </w:pPr>
      <w:r w:rsidRPr="00AA0E90">
        <w:t xml:space="preserve">Return </w:t>
      </w:r>
      <w:r w:rsidRPr="00AA0E90">
        <w:rPr>
          <w:i/>
        </w:rPr>
        <w:t>F</w:t>
      </w:r>
      <w:r w:rsidRPr="00AA0E90">
        <w:t>.</w:t>
      </w:r>
    </w:p>
    <w:p w14:paraId="493BCDC2"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bind</w:t>
      </w:r>
      <w:r>
        <w:t xml:space="preserve"> method is </w:t>
      </w:r>
      <w:r>
        <w:rPr>
          <w:b/>
        </w:rPr>
        <w:t>1</w:t>
      </w:r>
      <w:r>
        <w:t>.</w:t>
      </w:r>
    </w:p>
    <w:p w14:paraId="16515702" w14:textId="77777777" w:rsidR="004C02EF" w:rsidRPr="00AF2BF5" w:rsidRDefault="004C02EF" w:rsidP="004C02EF">
      <w:pPr>
        <w:pStyle w:val="Note"/>
      </w:pPr>
      <w:r w:rsidRPr="00AA0E90">
        <w:t>NOTE</w:t>
      </w:r>
      <w:r w:rsidRPr="00AA0E90">
        <w:tab/>
        <w:t xml:space="preserve">Function objects created using </w:t>
      </w:r>
      <w:r w:rsidRPr="00AA0E90">
        <w:rPr>
          <w:rFonts w:ascii="Courier New" w:hAnsi="Courier New"/>
          <w:b/>
        </w:rPr>
        <w:t>Function.prototype.bind</w:t>
      </w:r>
      <w:r w:rsidRPr="00AA0E90">
        <w:t xml:space="preserve"> do not have a </w:t>
      </w:r>
      <w:r w:rsidRPr="00AA0E90">
        <w:rPr>
          <w:rFonts w:ascii="Courier New" w:hAnsi="Courier New" w:cs="Courier New"/>
          <w:b/>
        </w:rPr>
        <w:t>prototype</w:t>
      </w:r>
      <w:r w:rsidRPr="00AA0E90">
        <w:t xml:space="preserve"> property or </w:t>
      </w:r>
      <w:r>
        <w:t>the [[Code]], [[FormalParameters]], and</w:t>
      </w:r>
      <w:r w:rsidRPr="00AA0E90">
        <w:t xml:space="preserve"> [[Scope]] internal propert</w:t>
      </w:r>
      <w:r>
        <w:t>ies</w:t>
      </w:r>
      <w:r w:rsidRPr="00AA0E90">
        <w:t>.</w:t>
      </w:r>
    </w:p>
    <w:p w14:paraId="49839ECC" w14:textId="77777777" w:rsidR="004C02EF" w:rsidRDefault="004C02EF" w:rsidP="004C02EF">
      <w:pPr>
        <w:pStyle w:val="51"/>
        <w:numPr>
          <w:ilvl w:val="0"/>
          <w:numId w:val="0"/>
        </w:numPr>
      </w:pPr>
      <w:r>
        <w:t>15.3.4.5.1</w:t>
      </w:r>
      <w:r>
        <w:tab/>
        <w:t>[[Call]]</w:t>
      </w:r>
    </w:p>
    <w:p w14:paraId="596FE55B" w14:textId="77777777" w:rsidR="004C02EF" w:rsidRDefault="004C02EF" w:rsidP="004C02EF">
      <w:r>
        <w:t xml:space="preserve">When the [[Call]] internal method of a function object, </w:t>
      </w:r>
      <w:r w:rsidRPr="00E91749">
        <w:rPr>
          <w:rFonts w:ascii="Times New Roman" w:hAnsi="Times New Roman"/>
          <w:i/>
        </w:rPr>
        <w:t>F</w:t>
      </w:r>
      <w:r>
        <w:t xml:space="preserve">, which was created using the bind function is called with a </w:t>
      </w:r>
      <w:r>
        <w:rPr>
          <w:b/>
        </w:rPr>
        <w:t>this</w:t>
      </w:r>
      <w:r>
        <w:t xml:space="preserve"> value and a list of arguments </w:t>
      </w:r>
      <w:r w:rsidRPr="00E91749">
        <w:rPr>
          <w:rFonts w:ascii="Times New Roman" w:hAnsi="Times New Roman"/>
          <w:i/>
        </w:rPr>
        <w:t>ExtraArgs</w:t>
      </w:r>
      <w:r>
        <w:t>, the following steps are taken:</w:t>
      </w:r>
    </w:p>
    <w:p w14:paraId="34BEA774" w14:textId="77777777" w:rsidR="004C02EF" w:rsidRPr="00AA0E90" w:rsidRDefault="004C02EF" w:rsidP="004C02EF">
      <w:pPr>
        <w:pStyle w:val="Alg4"/>
        <w:numPr>
          <w:ilvl w:val="0"/>
          <w:numId w:val="195"/>
        </w:numPr>
      </w:pPr>
      <w:r w:rsidRPr="00AA0E90">
        <w:t xml:space="preserve">Let </w:t>
      </w:r>
      <w:r w:rsidRPr="00AA0E90">
        <w:rPr>
          <w:i/>
        </w:rPr>
        <w:t>boundArgs</w:t>
      </w:r>
      <w:r w:rsidRPr="00AA0E90">
        <w:t xml:space="preserve"> be the value of </w:t>
      </w:r>
      <w:r w:rsidRPr="00AA0E90">
        <w:rPr>
          <w:i/>
        </w:rPr>
        <w:t>F’s</w:t>
      </w:r>
      <w:r w:rsidRPr="00AA0E90">
        <w:t xml:space="preserve"> [[BoundArgs]] internal property.</w:t>
      </w:r>
    </w:p>
    <w:p w14:paraId="112AED5A" w14:textId="77777777" w:rsidR="004C02EF" w:rsidRPr="00AA0E90" w:rsidRDefault="004C02EF" w:rsidP="004C02EF">
      <w:pPr>
        <w:pStyle w:val="Alg4"/>
        <w:numPr>
          <w:ilvl w:val="0"/>
          <w:numId w:val="195"/>
        </w:numPr>
      </w:pPr>
      <w:r w:rsidRPr="00AA0E90">
        <w:t xml:space="preserve">Let </w:t>
      </w:r>
      <w:r w:rsidRPr="00AA0E90">
        <w:rPr>
          <w:i/>
        </w:rPr>
        <w:t>boundThis</w:t>
      </w:r>
      <w:r w:rsidRPr="00AA0E90">
        <w:t xml:space="preserve"> be the value of </w:t>
      </w:r>
      <w:r w:rsidRPr="00AA0E90">
        <w:rPr>
          <w:i/>
        </w:rPr>
        <w:t>F’s</w:t>
      </w:r>
      <w:r w:rsidRPr="00AA0E90">
        <w:t xml:space="preserve"> [[BoundThis]] internal property.</w:t>
      </w:r>
    </w:p>
    <w:p w14:paraId="36E051DD" w14:textId="77777777" w:rsidR="004C02EF" w:rsidRPr="00AA0E90" w:rsidRDefault="004C02EF" w:rsidP="004C02EF">
      <w:pPr>
        <w:pStyle w:val="Alg4"/>
        <w:numPr>
          <w:ilvl w:val="0"/>
          <w:numId w:val="195"/>
        </w:numPr>
      </w:pPr>
      <w:r w:rsidRPr="00AA0E90">
        <w:t xml:space="preserve">Let </w:t>
      </w:r>
      <w:r w:rsidRPr="00AA0E90">
        <w:rPr>
          <w:i/>
        </w:rPr>
        <w:t>target</w:t>
      </w:r>
      <w:r w:rsidRPr="00AA0E90">
        <w:t xml:space="preserve"> be the value of </w:t>
      </w:r>
      <w:r w:rsidRPr="00AA0E90">
        <w:rPr>
          <w:i/>
        </w:rPr>
        <w:t>F’s</w:t>
      </w:r>
      <w:r w:rsidRPr="00AA0E90">
        <w:t xml:space="preserve"> [[TargetFunction]] internal property.</w:t>
      </w:r>
    </w:p>
    <w:p w14:paraId="56B15FA7" w14:textId="77777777" w:rsidR="004C02EF" w:rsidRPr="00AA0E90" w:rsidRDefault="004C02EF" w:rsidP="004C02EF">
      <w:pPr>
        <w:pStyle w:val="Alg4"/>
        <w:numPr>
          <w:ilvl w:val="0"/>
          <w:numId w:val="195"/>
        </w:numPr>
      </w:pPr>
      <w:r w:rsidRPr="00AA0E90">
        <w:t xml:space="preserve">Let </w:t>
      </w:r>
      <w:r w:rsidRPr="00AA0E90">
        <w:rPr>
          <w:i/>
        </w:rPr>
        <w:t>args</w:t>
      </w:r>
      <w:r w:rsidRPr="00AA0E90">
        <w:t xml:space="preserve"> be a new list containing the same values as the list </w:t>
      </w:r>
      <w:r w:rsidRPr="00AA0E90">
        <w:rPr>
          <w:i/>
        </w:rPr>
        <w:t>boundArgs</w:t>
      </w:r>
      <w:r w:rsidRPr="00AA0E90">
        <w:t xml:space="preserve"> in the same order followed by the same values as the list </w:t>
      </w:r>
      <w:r w:rsidRPr="00AA0E90">
        <w:rPr>
          <w:i/>
        </w:rPr>
        <w:t>ExtraArgs</w:t>
      </w:r>
      <w:r w:rsidRPr="00AA0E90">
        <w:t xml:space="preserve"> in the same order.</w:t>
      </w:r>
    </w:p>
    <w:p w14:paraId="6DAF77BC" w14:textId="77777777" w:rsidR="004C02EF" w:rsidRPr="00AA0E90" w:rsidRDefault="004C02EF" w:rsidP="004C02EF">
      <w:pPr>
        <w:pStyle w:val="Alg4"/>
        <w:numPr>
          <w:ilvl w:val="0"/>
          <w:numId w:val="195"/>
        </w:numPr>
        <w:spacing w:after="120"/>
      </w:pPr>
      <w:r w:rsidRPr="00AA0E90">
        <w:t xml:space="preserve">Return the result of  calling the [[Call]] internal method of </w:t>
      </w:r>
      <w:r w:rsidRPr="00AA0E90">
        <w:rPr>
          <w:i/>
        </w:rPr>
        <w:t>target</w:t>
      </w:r>
      <w:r w:rsidRPr="00AA0E90">
        <w:t xml:space="preserve"> providing </w:t>
      </w:r>
      <w:r w:rsidRPr="00AA0E90">
        <w:rPr>
          <w:i/>
        </w:rPr>
        <w:t>boundThis</w:t>
      </w:r>
      <w:r w:rsidRPr="00AA0E90">
        <w:t xml:space="preserve"> as the </w:t>
      </w:r>
      <w:r w:rsidRPr="00AA0E90">
        <w:rPr>
          <w:b/>
        </w:rPr>
        <w:t xml:space="preserve">this </w:t>
      </w:r>
      <w:r w:rsidRPr="00AA0E90">
        <w:t xml:space="preserve">value and providing </w:t>
      </w:r>
      <w:r w:rsidRPr="00AA0E90">
        <w:rPr>
          <w:i/>
        </w:rPr>
        <w:t>args</w:t>
      </w:r>
      <w:r w:rsidRPr="00AA0E90">
        <w:t xml:space="preserve"> as the arguments.</w:t>
      </w:r>
    </w:p>
    <w:p w14:paraId="7F9160FA" w14:textId="77777777" w:rsidR="004C02EF" w:rsidRDefault="004C02EF" w:rsidP="004C02EF">
      <w:pPr>
        <w:pStyle w:val="51"/>
        <w:numPr>
          <w:ilvl w:val="0"/>
          <w:numId w:val="0"/>
        </w:numPr>
      </w:pPr>
      <w:r>
        <w:t>15.3.4.5.2</w:t>
      </w:r>
      <w:r>
        <w:tab/>
        <w:t>[[Construct]]</w:t>
      </w:r>
    </w:p>
    <w:p w14:paraId="0742566D" w14:textId="77777777" w:rsidR="004C02EF" w:rsidRDefault="004C02EF" w:rsidP="004C02EF">
      <w:r>
        <w:t xml:space="preserve">When the [[Construct]] internal method of a function object, </w:t>
      </w:r>
      <w:r w:rsidRPr="00E91749">
        <w:rPr>
          <w:rFonts w:ascii="Times New Roman" w:hAnsi="Times New Roman"/>
          <w:i/>
        </w:rPr>
        <w:t>F</w:t>
      </w:r>
      <w:r>
        <w:t xml:space="preserve"> that was created using the bind function is called with a list of arguments </w:t>
      </w:r>
      <w:r w:rsidRPr="00E91749">
        <w:rPr>
          <w:rFonts w:ascii="Times New Roman" w:hAnsi="Times New Roman"/>
          <w:i/>
        </w:rPr>
        <w:t>ExtraArgs</w:t>
      </w:r>
      <w:r>
        <w:t>, the following steps are taken:</w:t>
      </w:r>
    </w:p>
    <w:p w14:paraId="16FA53F7" w14:textId="77777777" w:rsidR="004C02EF" w:rsidRPr="00AA0E90" w:rsidRDefault="004C02EF" w:rsidP="004C02EF">
      <w:pPr>
        <w:pStyle w:val="Alg4"/>
        <w:numPr>
          <w:ilvl w:val="0"/>
          <w:numId w:val="196"/>
        </w:numPr>
      </w:pPr>
      <w:r w:rsidRPr="00AA0E90">
        <w:t xml:space="preserve">Let </w:t>
      </w:r>
      <w:r w:rsidRPr="00AA0E90">
        <w:rPr>
          <w:i/>
        </w:rPr>
        <w:t>target</w:t>
      </w:r>
      <w:r w:rsidRPr="00AA0E90">
        <w:t xml:space="preserve"> be the value of </w:t>
      </w:r>
      <w:r w:rsidRPr="00AA0E90">
        <w:rPr>
          <w:i/>
        </w:rPr>
        <w:t>F’s</w:t>
      </w:r>
      <w:r w:rsidRPr="00AA0E90">
        <w:t xml:space="preserve"> [[TargetFunction]] internal property.</w:t>
      </w:r>
    </w:p>
    <w:p w14:paraId="1C73DF55" w14:textId="77777777" w:rsidR="004C02EF" w:rsidRPr="00AA0E90" w:rsidRDefault="004C02EF" w:rsidP="004C02EF">
      <w:pPr>
        <w:pStyle w:val="Alg4"/>
        <w:numPr>
          <w:ilvl w:val="0"/>
          <w:numId w:val="196"/>
        </w:numPr>
      </w:pPr>
      <w:r w:rsidRPr="00AA0E90">
        <w:t xml:space="preserve">If </w:t>
      </w:r>
      <w:r w:rsidRPr="00AA0E90">
        <w:rPr>
          <w:i/>
        </w:rPr>
        <w:t>target</w:t>
      </w:r>
      <w:r w:rsidRPr="00AA0E90">
        <w:t xml:space="preserve"> has no [[Construct]] internal method, a </w:t>
      </w:r>
      <w:r w:rsidRPr="00AA0E90">
        <w:rPr>
          <w:b/>
        </w:rPr>
        <w:t>TypeError</w:t>
      </w:r>
      <w:r w:rsidRPr="00AA0E90">
        <w:t xml:space="preserve"> exception is thrown.</w:t>
      </w:r>
    </w:p>
    <w:p w14:paraId="244B86FD" w14:textId="77777777" w:rsidR="004C02EF" w:rsidRPr="00AA0E90" w:rsidRDefault="004C02EF" w:rsidP="004C02EF">
      <w:pPr>
        <w:pStyle w:val="Alg4"/>
        <w:numPr>
          <w:ilvl w:val="0"/>
          <w:numId w:val="196"/>
        </w:numPr>
      </w:pPr>
      <w:r w:rsidRPr="00AA0E90">
        <w:t xml:space="preserve">Let </w:t>
      </w:r>
      <w:r w:rsidRPr="00AA0E90">
        <w:rPr>
          <w:i/>
        </w:rPr>
        <w:t>boundArgs</w:t>
      </w:r>
      <w:r w:rsidRPr="00AA0E90">
        <w:t xml:space="preserve"> be the value of </w:t>
      </w:r>
      <w:r w:rsidRPr="00AA0E90">
        <w:rPr>
          <w:i/>
        </w:rPr>
        <w:t>F’s</w:t>
      </w:r>
      <w:r w:rsidRPr="00AA0E90">
        <w:t xml:space="preserve"> [[BoundArgs]] internal property.</w:t>
      </w:r>
    </w:p>
    <w:p w14:paraId="008659DA" w14:textId="77777777" w:rsidR="004C02EF" w:rsidRPr="00AA0E90" w:rsidRDefault="004C02EF" w:rsidP="004C02EF">
      <w:pPr>
        <w:pStyle w:val="Alg4"/>
        <w:numPr>
          <w:ilvl w:val="0"/>
          <w:numId w:val="196"/>
        </w:numPr>
      </w:pPr>
      <w:r w:rsidRPr="00AA0E90">
        <w:t xml:space="preserve">Let </w:t>
      </w:r>
      <w:r w:rsidRPr="00AA0E90">
        <w:rPr>
          <w:i/>
        </w:rPr>
        <w:t>args</w:t>
      </w:r>
      <w:r w:rsidRPr="00AA0E90">
        <w:t xml:space="preserve"> be a new list containing the same values as the list </w:t>
      </w:r>
      <w:r w:rsidRPr="00AA0E90">
        <w:rPr>
          <w:i/>
        </w:rPr>
        <w:t>boundArgs</w:t>
      </w:r>
      <w:r w:rsidRPr="00AA0E90">
        <w:t xml:space="preserve"> in the same order followed by the same values as the list </w:t>
      </w:r>
      <w:r w:rsidRPr="00AA0E90">
        <w:rPr>
          <w:i/>
        </w:rPr>
        <w:t>ExtraArgs</w:t>
      </w:r>
      <w:r w:rsidRPr="00AA0E90">
        <w:t xml:space="preserve"> in the same order.</w:t>
      </w:r>
    </w:p>
    <w:p w14:paraId="3D31ADAD" w14:textId="77777777" w:rsidR="004C02EF" w:rsidRPr="00AA0E90" w:rsidRDefault="004C02EF" w:rsidP="004C02EF">
      <w:pPr>
        <w:pStyle w:val="Alg4"/>
        <w:numPr>
          <w:ilvl w:val="0"/>
          <w:numId w:val="196"/>
        </w:numPr>
        <w:spacing w:after="120"/>
      </w:pPr>
      <w:r w:rsidRPr="00AA0E90">
        <w:t>Re</w:t>
      </w:r>
      <w:r>
        <w:t>turn the result of</w:t>
      </w:r>
      <w:r w:rsidRPr="00AA0E90">
        <w:t xml:space="preserve"> calling the [[Construct]] internal method of</w:t>
      </w:r>
      <w:r w:rsidRPr="00AA0E90">
        <w:rPr>
          <w:i/>
        </w:rPr>
        <w:t xml:space="preserve"> target</w:t>
      </w:r>
      <w:r w:rsidRPr="00AA0E90">
        <w:t xml:space="preserve"> providing </w:t>
      </w:r>
      <w:r w:rsidRPr="00AA0E90">
        <w:rPr>
          <w:i/>
        </w:rPr>
        <w:t>args</w:t>
      </w:r>
      <w:r w:rsidRPr="00AA0E90">
        <w:t xml:space="preserve"> as the arguments.</w:t>
      </w:r>
    </w:p>
    <w:p w14:paraId="35E0A981" w14:textId="77777777" w:rsidR="004C02EF" w:rsidRDefault="004C02EF" w:rsidP="004C02EF">
      <w:pPr>
        <w:pStyle w:val="51"/>
        <w:numPr>
          <w:ilvl w:val="0"/>
          <w:numId w:val="0"/>
        </w:numPr>
      </w:pPr>
      <w:r>
        <w:t>15.3.4.5.3</w:t>
      </w:r>
      <w:r>
        <w:tab/>
        <w:t>[[HasInstance]] (V)</w:t>
      </w:r>
    </w:p>
    <w:p w14:paraId="06D38F23" w14:textId="77777777" w:rsidR="004C02EF" w:rsidRDefault="004C02EF" w:rsidP="004C02EF">
      <w:r>
        <w:t xml:space="preserve">When the [[HasInstance]] internal method of a function object </w:t>
      </w:r>
      <w:r w:rsidRPr="00E91749">
        <w:rPr>
          <w:rFonts w:ascii="Times New Roman" w:hAnsi="Times New Roman"/>
          <w:i/>
        </w:rPr>
        <w:t>F</w:t>
      </w:r>
      <w:r>
        <w:t xml:space="preserve">, that was created using the bind function is called with argument </w:t>
      </w:r>
      <w:r w:rsidRPr="00E91749">
        <w:rPr>
          <w:rFonts w:ascii="Times New Roman" w:hAnsi="Times New Roman"/>
          <w:i/>
        </w:rPr>
        <w:t>V</w:t>
      </w:r>
      <w:r>
        <w:t>, the following steps are taken:</w:t>
      </w:r>
    </w:p>
    <w:p w14:paraId="7D26D9F3" w14:textId="77777777" w:rsidR="004C02EF" w:rsidRPr="00AA0E90" w:rsidRDefault="004C02EF" w:rsidP="004C02EF">
      <w:pPr>
        <w:pStyle w:val="Alg4"/>
        <w:numPr>
          <w:ilvl w:val="0"/>
          <w:numId w:val="197"/>
        </w:numPr>
      </w:pPr>
      <w:r w:rsidRPr="00AA0E90">
        <w:t xml:space="preserve">Let </w:t>
      </w:r>
      <w:r w:rsidRPr="00AA0E90">
        <w:rPr>
          <w:i/>
        </w:rPr>
        <w:t>target</w:t>
      </w:r>
      <w:r w:rsidRPr="00AA0E90">
        <w:t xml:space="preserve"> be the value of </w:t>
      </w:r>
      <w:r w:rsidRPr="00AA0E90">
        <w:rPr>
          <w:i/>
        </w:rPr>
        <w:t>F’s</w:t>
      </w:r>
      <w:r w:rsidRPr="00AA0E90">
        <w:t xml:space="preserve"> [[TargetFunction]] internal property.</w:t>
      </w:r>
    </w:p>
    <w:p w14:paraId="56842DDF" w14:textId="77777777" w:rsidR="004C02EF" w:rsidRPr="00AA0E90" w:rsidRDefault="004C02EF" w:rsidP="004C02EF">
      <w:pPr>
        <w:pStyle w:val="Alg4"/>
        <w:numPr>
          <w:ilvl w:val="0"/>
          <w:numId w:val="197"/>
        </w:numPr>
      </w:pPr>
      <w:r w:rsidRPr="00AA0E90">
        <w:t xml:space="preserve">If </w:t>
      </w:r>
      <w:r w:rsidRPr="00AA0E90">
        <w:rPr>
          <w:i/>
        </w:rPr>
        <w:t>target</w:t>
      </w:r>
      <w:r w:rsidRPr="00AA0E90">
        <w:t xml:space="preserve"> has no [[HasInstance]] internal method, a </w:t>
      </w:r>
      <w:r w:rsidRPr="00AA0E90">
        <w:rPr>
          <w:b/>
        </w:rPr>
        <w:t>TypeError</w:t>
      </w:r>
      <w:r w:rsidRPr="00AA0E90">
        <w:t xml:space="preserve"> exception is thrown.</w:t>
      </w:r>
    </w:p>
    <w:p w14:paraId="27E0A1C0" w14:textId="77777777" w:rsidR="004C02EF" w:rsidRPr="00AA0E90" w:rsidRDefault="004C02EF" w:rsidP="004C02EF">
      <w:pPr>
        <w:pStyle w:val="Alg4"/>
        <w:numPr>
          <w:ilvl w:val="0"/>
          <w:numId w:val="197"/>
        </w:numPr>
        <w:spacing w:after="120"/>
      </w:pPr>
      <w:r w:rsidRPr="00AA0E90">
        <w:t>Return the result of calling the [[HasInstance]] internal method of</w:t>
      </w:r>
      <w:r w:rsidRPr="00AA0E90">
        <w:rPr>
          <w:i/>
        </w:rPr>
        <w:t xml:space="preserve"> target</w:t>
      </w:r>
      <w:r w:rsidRPr="00AA0E90">
        <w:t xml:space="preserve"> providing </w:t>
      </w:r>
      <w:r w:rsidRPr="00AA0E90">
        <w:rPr>
          <w:i/>
        </w:rPr>
        <w:t>V</w:t>
      </w:r>
      <w:r w:rsidRPr="00AA0E90">
        <w:t xml:space="preserve"> as the argument.</w:t>
      </w:r>
    </w:p>
    <w:p w14:paraId="6FA9FF24" w14:textId="77777777" w:rsidR="004C02EF" w:rsidRDefault="004C02EF" w:rsidP="00B43482">
      <w:pPr>
        <w:pStyle w:val="30"/>
        <w:numPr>
          <w:ilvl w:val="0"/>
          <w:numId w:val="0"/>
        </w:numPr>
      </w:pPr>
      <w:bookmarkStart w:id="7125" w:name="_Toc235503497"/>
      <w:bookmarkStart w:id="7126" w:name="_Toc241509272"/>
      <w:bookmarkStart w:id="7127" w:name="_Toc244416759"/>
      <w:bookmarkStart w:id="7128" w:name="_Toc276631123"/>
      <w:bookmarkStart w:id="7129" w:name="_Toc178387134"/>
      <w:r>
        <w:t>15.3.5</w:t>
      </w:r>
      <w:r>
        <w:tab/>
        <w:t>Properties of Function Instance</w:t>
      </w:r>
      <w:bookmarkEnd w:id="7094"/>
      <w:bookmarkEnd w:id="7099"/>
      <w:bookmarkEnd w:id="7100"/>
      <w:r>
        <w:t>s</w:t>
      </w:r>
      <w:bookmarkEnd w:id="7105"/>
      <w:bookmarkEnd w:id="7106"/>
      <w:bookmarkEnd w:id="7125"/>
      <w:bookmarkEnd w:id="7126"/>
      <w:bookmarkEnd w:id="7127"/>
      <w:bookmarkEnd w:id="7128"/>
      <w:bookmarkEnd w:id="7129"/>
    </w:p>
    <w:p w14:paraId="67ADF15A" w14:textId="77777777" w:rsidR="004C02EF" w:rsidRDefault="004C02EF" w:rsidP="004C02EF">
      <w:r>
        <w:t>In addition to the required internal properties, every function instance has a [[Call]] internal property and in most cases uses a different version of the [[Get]] internal property. Depending on how they are created (see 8.6.2, 13.2, 15, and 15.3.4.5), function instances may have a [[HasInstance]] internal property, a [[Scope]] internal property, a [[Construct]]</w:t>
      </w:r>
      <w:r w:rsidRPr="00CA6D1D">
        <w:t xml:space="preserve"> </w:t>
      </w:r>
      <w:r>
        <w:t>internal property, a [[FormalParameters]] internal property, a [[Code]] internal property, a [[TargetFunction]] internal property, a [[BoundThis]] internal property, and a [[BoundArgs]] internal property</w:t>
      </w:r>
      <w:bookmarkStart w:id="7130" w:name="_Toc385672281"/>
      <w:bookmarkStart w:id="7131" w:name="_Toc393690394"/>
      <w:r>
        <w:t>.</w:t>
      </w:r>
    </w:p>
    <w:p w14:paraId="1710EB7B" w14:textId="77777777" w:rsidR="004C02EF" w:rsidRDefault="004C02EF" w:rsidP="004C02EF">
      <w:del w:id="7132" w:author="Allen Wirfs-Brock" w:date="2011-07-02T13:55:00Z">
        <w:r w:rsidDel="00963019">
          <w:delText xml:space="preserve">The value of the [[Class]] internal property is </w:delText>
        </w:r>
        <w:r w:rsidDel="00963019">
          <w:rPr>
            <w:b/>
          </w:rPr>
          <w:delText>"Function"</w:delText>
        </w:r>
        <w:r w:rsidDel="00963019">
          <w:delText>.</w:delText>
        </w:r>
      </w:del>
      <w:ins w:id="7133" w:author="Allen Wirfs-Brock" w:date="2011-07-02T13:55:00Z">
        <w:r w:rsidR="00963019">
          <w:t>Every function instance has a [[</w:t>
        </w:r>
        <w:del w:id="7134" w:author="Rev 3 Allen Wirfs-Brock" w:date="2011-09-07T15:34:00Z">
          <w:r w:rsidR="00963019" w:rsidDel="007516CC">
            <w:delText>IsFunction</w:delText>
          </w:r>
        </w:del>
      </w:ins>
      <w:ins w:id="7135" w:author="Rev 3 Allen Wirfs-Brock" w:date="2011-09-07T15:34:00Z">
        <w:r w:rsidR="007516CC">
          <w:t>NativeBrand</w:t>
        </w:r>
      </w:ins>
      <w:ins w:id="7136" w:author="Allen Wirfs-Brock" w:date="2011-07-02T13:55:00Z">
        <w:r w:rsidR="00963019">
          <w:t>]] internal property</w:t>
        </w:r>
      </w:ins>
      <w:ins w:id="7137" w:author="Rev 3 Allen Wirfs-Brock" w:date="2011-09-07T15:34:00Z">
        <w:r w:rsidR="007516CC">
          <w:t xml:space="preserve"> whose value is NativeFunction</w:t>
        </w:r>
      </w:ins>
      <w:ins w:id="7138" w:author="Allen Wirfs-Brock" w:date="2011-07-02T13:55:00Z">
        <w:r w:rsidR="00963019">
          <w:t>.</w:t>
        </w:r>
      </w:ins>
    </w:p>
    <w:p w14:paraId="7F2682BB" w14:textId="77777777" w:rsidR="004C02EF" w:rsidRDefault="004C02EF" w:rsidP="004C02EF">
      <w:r>
        <w:t xml:space="preserve">Function instances that correspond to strict mode functions (13.2) and function instances created using the </w:t>
      </w:r>
      <w:r w:rsidRPr="00C84AD8">
        <w:rPr>
          <w:b/>
        </w:rPr>
        <w:t>Function.prototype.bind method</w:t>
      </w:r>
      <w:r>
        <w:t xml:space="preserve"> (15.3.4.5) have properties named “caller” and “arguments” that throw a </w:t>
      </w:r>
      <w:r w:rsidRPr="00C84AD8">
        <w:rPr>
          <w:b/>
        </w:rPr>
        <w:t>TypeError</w:t>
      </w:r>
      <w:r>
        <w:t xml:space="preserve"> exception. An ECMAScript implementation must not associate any implementation specific behaviour with accesses of these properties from strict mode function code. </w:t>
      </w:r>
    </w:p>
    <w:p w14:paraId="037230DB" w14:textId="77777777" w:rsidR="004C02EF" w:rsidRDefault="004C02EF" w:rsidP="004C02EF">
      <w:pPr>
        <w:pStyle w:val="40"/>
        <w:numPr>
          <w:ilvl w:val="0"/>
          <w:numId w:val="0"/>
        </w:numPr>
      </w:pPr>
      <w:bookmarkStart w:id="7139" w:name="_Ref449944243"/>
      <w:r>
        <w:t>15.3.5.1</w:t>
      </w:r>
      <w:r>
        <w:tab/>
        <w:t>lengt</w:t>
      </w:r>
      <w:bookmarkEnd w:id="7130"/>
      <w:bookmarkEnd w:id="7131"/>
      <w:r>
        <w:t>h</w:t>
      </w:r>
      <w:bookmarkEnd w:id="7139"/>
    </w:p>
    <w:p w14:paraId="4EC8EAD8" w14:textId="77777777" w:rsidR="004C02EF" w:rsidRDefault="004C02EF" w:rsidP="004C02EF">
      <w:r>
        <w:t xml:space="preserve">The value of the </w:t>
      </w:r>
      <w:r>
        <w:rPr>
          <w:rFonts w:ascii="Courier New" w:hAnsi="Courier New"/>
          <w:b/>
        </w:rPr>
        <w:t>length</w:t>
      </w:r>
      <w:r>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Pr>
          <w:rFonts w:ascii="Courier New" w:hAnsi="Courier New"/>
          <w:b/>
        </w:rPr>
        <w:t>length</w:t>
      </w:r>
      <w:r>
        <w:t xml:space="preserve"> property depends on the function.</w:t>
      </w:r>
      <w:bookmarkStart w:id="7140" w:name="_Toc385672282"/>
      <w:bookmarkStart w:id="7141" w:name="_Toc393690395"/>
      <w:r>
        <w:t xml:space="preserve"> This property has the attributes { </w:t>
      </w:r>
      <w:r>
        <w:rPr>
          <w:lang w:val="en-US"/>
        </w:rPr>
        <w:t>[[Writ</w:t>
      </w:r>
      <w:r w:rsidRPr="0032109A">
        <w:rPr>
          <w:lang w:val="en-US"/>
        </w:rPr>
        <w:t xml:space="preserve">able]]: </w:t>
      </w:r>
      <w:r w:rsidRPr="00CA06D1">
        <w:rPr>
          <w:b/>
          <w:lang w:val="en-US"/>
        </w:rPr>
        <w:t>false</w:t>
      </w:r>
      <w:r w:rsidRPr="0032109A">
        <w:rPr>
          <w:lang w:val="en-US"/>
        </w:rPr>
        <w:t xml:space="preserve">, [[Enumerable]]: </w:t>
      </w:r>
      <w:r w:rsidRPr="00CA06D1">
        <w:rPr>
          <w:b/>
          <w:lang w:val="en-US"/>
        </w:rPr>
        <w:t>false</w:t>
      </w:r>
      <w:r w:rsidRPr="0032109A">
        <w:rPr>
          <w:lang w:val="en-US"/>
        </w:rPr>
        <w:t>, [[</w:t>
      </w:r>
      <w:r>
        <w:t>Configurable</w:t>
      </w:r>
      <w:r w:rsidRPr="0032109A">
        <w:rPr>
          <w:lang w:val="en-US"/>
        </w:rPr>
        <w:t xml:space="preserve">]]: </w:t>
      </w:r>
      <w:r w:rsidRPr="00CA06D1">
        <w:rPr>
          <w:b/>
          <w:lang w:val="en-US"/>
        </w:rPr>
        <w:t>false</w:t>
      </w:r>
      <w:r>
        <w:t> }.</w:t>
      </w:r>
    </w:p>
    <w:p w14:paraId="0CE63D88" w14:textId="77777777" w:rsidR="004C02EF" w:rsidRDefault="004C02EF" w:rsidP="004C02EF">
      <w:pPr>
        <w:pStyle w:val="40"/>
        <w:numPr>
          <w:ilvl w:val="0"/>
          <w:numId w:val="0"/>
        </w:numPr>
      </w:pPr>
      <w:bookmarkStart w:id="7142" w:name="_Ref449944260"/>
      <w:r>
        <w:t>15.3.5.2</w:t>
      </w:r>
      <w:r>
        <w:tab/>
        <w:t>prototyp</w:t>
      </w:r>
      <w:bookmarkEnd w:id="7140"/>
      <w:bookmarkEnd w:id="7141"/>
      <w:r>
        <w:t>e</w:t>
      </w:r>
      <w:bookmarkEnd w:id="7142"/>
    </w:p>
    <w:p w14:paraId="77D354CF" w14:textId="77777777" w:rsidR="004C02EF" w:rsidRDefault="004C02EF" w:rsidP="004C02EF">
      <w:r>
        <w:t xml:space="preserve">The value of the </w:t>
      </w:r>
      <w:r>
        <w:rPr>
          <w:rFonts w:ascii="Courier New" w:hAnsi="Courier New"/>
          <w:b/>
        </w:rPr>
        <w:t>prototype</w:t>
      </w:r>
      <w:r>
        <w:t xml:space="preserve"> property is used to initialise the [[Prototype]] internal property of a newly created object before the Function object is invoked as a constructor for that newly created object.</w:t>
      </w:r>
      <w:bookmarkStart w:id="7143" w:name="_Toc382291614"/>
      <w:bookmarkStart w:id="7144" w:name="_Toc385672284"/>
      <w:bookmarkStart w:id="7145" w:name="_Toc393690397"/>
      <w:r>
        <w:t xml:space="preserve"> This property has the attribute { </w:t>
      </w:r>
      <w:r>
        <w:rPr>
          <w:lang w:val="en-US"/>
        </w:rPr>
        <w:t>[[Writ</w:t>
      </w:r>
      <w:r w:rsidRPr="0032109A">
        <w:rPr>
          <w:lang w:val="en-US"/>
        </w:rPr>
        <w:t xml:space="preserve">able]]: </w:t>
      </w:r>
      <w:r w:rsidRPr="00CA06D1">
        <w:rPr>
          <w:b/>
          <w:lang w:val="en-US"/>
        </w:rPr>
        <w:t>true</w:t>
      </w:r>
      <w:r w:rsidRPr="0032109A">
        <w:rPr>
          <w:lang w:val="en-US"/>
        </w:rPr>
        <w:t xml:space="preserve">, [[Enumerable]]: </w:t>
      </w:r>
      <w:r>
        <w:rPr>
          <w:b/>
          <w:lang w:val="en-US"/>
        </w:rPr>
        <w:t>false</w:t>
      </w:r>
      <w:r w:rsidRPr="0032109A">
        <w:rPr>
          <w:lang w:val="en-US"/>
        </w:rPr>
        <w:t>, [[</w:t>
      </w:r>
      <w:r>
        <w:t>Configurable</w:t>
      </w:r>
      <w:r w:rsidRPr="0032109A">
        <w:rPr>
          <w:lang w:val="en-US"/>
        </w:rPr>
        <w:t xml:space="preserve">]]: </w:t>
      </w:r>
      <w:r>
        <w:rPr>
          <w:b/>
          <w:lang w:val="en-US"/>
        </w:rPr>
        <w:t>false</w:t>
      </w:r>
      <w:r w:rsidDel="00602F71">
        <w:t xml:space="preserve"> </w:t>
      </w:r>
      <w:r>
        <w:t>}.</w:t>
      </w:r>
    </w:p>
    <w:p w14:paraId="01697134" w14:textId="77777777" w:rsidR="004C02EF" w:rsidRPr="00B34F87" w:rsidRDefault="004C02EF" w:rsidP="004C02EF">
      <w:pPr>
        <w:pStyle w:val="Note"/>
      </w:pPr>
      <w:r w:rsidRPr="00AA0E90">
        <w:t>NOTE</w:t>
      </w:r>
      <w:r w:rsidRPr="00AA0E90">
        <w:tab/>
        <w:t xml:space="preserve">Function objects created using </w:t>
      </w:r>
      <w:r w:rsidRPr="00AA0E90">
        <w:rPr>
          <w:rFonts w:ascii="Courier New" w:hAnsi="Courier New"/>
          <w:b/>
        </w:rPr>
        <w:t>Function.prototype.bind</w:t>
      </w:r>
      <w:r w:rsidRPr="00AA0E90">
        <w:t xml:space="preserve"> do not have a </w:t>
      </w:r>
      <w:r w:rsidRPr="00AA0E90">
        <w:rPr>
          <w:rFonts w:ascii="Courier New" w:hAnsi="Courier New" w:cs="Courier New"/>
          <w:b/>
        </w:rPr>
        <w:t>prototype</w:t>
      </w:r>
      <w:r w:rsidRPr="00AA0E90">
        <w:t xml:space="preserve"> property.</w:t>
      </w:r>
    </w:p>
    <w:p w14:paraId="45288FDD" w14:textId="77777777" w:rsidR="004C02EF" w:rsidRDefault="004C02EF" w:rsidP="004C02EF">
      <w:pPr>
        <w:pStyle w:val="40"/>
        <w:numPr>
          <w:ilvl w:val="0"/>
          <w:numId w:val="0"/>
        </w:numPr>
      </w:pPr>
      <w:bookmarkStart w:id="7146" w:name="_Ref440446281"/>
      <w:bookmarkStart w:id="7147" w:name="_Ref449966920"/>
      <w:r>
        <w:t>15.3.5.3</w:t>
      </w:r>
      <w:r>
        <w:tab/>
        <w:t>[[HasInstance]] (V)</w:t>
      </w:r>
      <w:bookmarkEnd w:id="7146"/>
      <w:bookmarkEnd w:id="7147"/>
    </w:p>
    <w:p w14:paraId="4023DF10" w14:textId="77777777" w:rsidR="004C02EF" w:rsidRDefault="004C02EF" w:rsidP="004C02EF">
      <w:r>
        <w:t xml:space="preserve">Assume </w:t>
      </w:r>
      <w:r w:rsidRPr="00E91749">
        <w:rPr>
          <w:rFonts w:ascii="Times New Roman" w:hAnsi="Times New Roman"/>
          <w:i/>
        </w:rPr>
        <w:t>F</w:t>
      </w:r>
      <w:r>
        <w:t xml:space="preserve"> is a Function object.</w:t>
      </w:r>
    </w:p>
    <w:p w14:paraId="3B313C95" w14:textId="77777777" w:rsidR="004C02EF" w:rsidRDefault="004C02EF" w:rsidP="004C02EF">
      <w:r>
        <w:t xml:space="preserve">When the [[HasInstance]] internal method of </w:t>
      </w:r>
      <w:r w:rsidRPr="00E91749">
        <w:rPr>
          <w:rFonts w:ascii="Times New Roman" w:hAnsi="Times New Roman"/>
          <w:i/>
        </w:rPr>
        <w:t>F</w:t>
      </w:r>
      <w:r>
        <w:t xml:space="preserve"> is called with value </w:t>
      </w:r>
      <w:r w:rsidRPr="00E91749">
        <w:rPr>
          <w:rFonts w:ascii="Times New Roman" w:hAnsi="Times New Roman"/>
          <w:i/>
        </w:rPr>
        <w:t>V</w:t>
      </w:r>
      <w:r>
        <w:t>, the following steps are taken:</w:t>
      </w:r>
    </w:p>
    <w:p w14:paraId="6AEDFCD0" w14:textId="77777777" w:rsidR="004C02EF" w:rsidRPr="00AA0E90" w:rsidRDefault="004C02EF" w:rsidP="004C02EF">
      <w:pPr>
        <w:pStyle w:val="Alg4"/>
        <w:numPr>
          <w:ilvl w:val="0"/>
          <w:numId w:val="198"/>
        </w:numPr>
      </w:pPr>
      <w:r w:rsidRPr="00AA0E90">
        <w:t xml:space="preserve">If </w:t>
      </w:r>
      <w:r w:rsidRPr="00AA0E90">
        <w:rPr>
          <w:i/>
        </w:rPr>
        <w:t>V</w:t>
      </w:r>
      <w:r w:rsidRPr="00AA0E90">
        <w:t xml:space="preserve"> is not an object, return </w:t>
      </w:r>
      <w:r w:rsidRPr="00AA0E90">
        <w:rPr>
          <w:b/>
        </w:rPr>
        <w:t>false</w:t>
      </w:r>
      <w:r w:rsidRPr="00AA0E90">
        <w:t>.</w:t>
      </w:r>
    </w:p>
    <w:p w14:paraId="4708ABDA" w14:textId="77777777" w:rsidR="004C02EF" w:rsidRPr="00AA0E90" w:rsidRDefault="004C02EF" w:rsidP="004C02EF">
      <w:pPr>
        <w:pStyle w:val="Alg4"/>
        <w:numPr>
          <w:ilvl w:val="0"/>
          <w:numId w:val="198"/>
        </w:numPr>
      </w:pPr>
      <w:r w:rsidRPr="00AA0E90">
        <w:t xml:space="preserve">Let </w:t>
      </w:r>
      <w:r w:rsidRPr="00AA0E90">
        <w:rPr>
          <w:i/>
        </w:rPr>
        <w:t>O</w:t>
      </w:r>
      <w:r w:rsidRPr="00AA0E90">
        <w:t xml:space="preserve"> be the result of calling the [[Get]] internal method of </w:t>
      </w:r>
      <w:r w:rsidRPr="00AA0E90">
        <w:rPr>
          <w:i/>
        </w:rPr>
        <w:t>F</w:t>
      </w:r>
      <w:r w:rsidRPr="00AA0E90">
        <w:t xml:space="preserve"> with property name </w:t>
      </w:r>
      <w:r>
        <w:rPr>
          <w:rFonts w:ascii="Courier New" w:hAnsi="Courier New"/>
          <w:b/>
        </w:rPr>
        <w:t>"prototype"</w:t>
      </w:r>
      <w:r w:rsidRPr="00AA0E90">
        <w:t>.</w:t>
      </w:r>
    </w:p>
    <w:p w14:paraId="32B5A070" w14:textId="77777777" w:rsidR="004C02EF" w:rsidRPr="00AA0E90" w:rsidRDefault="004C02EF" w:rsidP="004C02EF">
      <w:pPr>
        <w:pStyle w:val="Alg4"/>
        <w:numPr>
          <w:ilvl w:val="0"/>
          <w:numId w:val="198"/>
        </w:numPr>
      </w:pPr>
      <w:r w:rsidRPr="00AA0E90">
        <w:t xml:space="preserve">If </w:t>
      </w:r>
      <w:r>
        <w:t>Type(</w:t>
      </w:r>
      <w:r w:rsidRPr="00AA0E90">
        <w:rPr>
          <w:i/>
        </w:rPr>
        <w:t>O</w:t>
      </w:r>
      <w:r>
        <w:t>)</w:t>
      </w:r>
      <w:r w:rsidRPr="00AA0E90">
        <w:t xml:space="preserve"> is not </w:t>
      </w:r>
      <w:r>
        <w:t>O</w:t>
      </w:r>
      <w:r w:rsidRPr="00AA0E90">
        <w:t xml:space="preserve">bject, throw a </w:t>
      </w:r>
      <w:r w:rsidRPr="00AA0E90">
        <w:rPr>
          <w:b/>
        </w:rPr>
        <w:t>TypeError</w:t>
      </w:r>
      <w:r w:rsidRPr="00AA0E90">
        <w:t xml:space="preserve"> exception.</w:t>
      </w:r>
    </w:p>
    <w:p w14:paraId="7CD8C525" w14:textId="77777777" w:rsidR="004C02EF" w:rsidRPr="00AA0E90" w:rsidRDefault="004C02EF" w:rsidP="004C02EF">
      <w:pPr>
        <w:pStyle w:val="Alg4"/>
        <w:numPr>
          <w:ilvl w:val="0"/>
          <w:numId w:val="198"/>
        </w:numPr>
      </w:pPr>
      <w:r w:rsidRPr="00AA0E90">
        <w:t>Repeat</w:t>
      </w:r>
    </w:p>
    <w:p w14:paraId="23102231" w14:textId="77777777" w:rsidR="004C02EF" w:rsidRPr="00AA0E90" w:rsidRDefault="004C02EF" w:rsidP="004C02EF">
      <w:pPr>
        <w:pStyle w:val="Alg4"/>
        <w:numPr>
          <w:ilvl w:val="1"/>
          <w:numId w:val="198"/>
        </w:numPr>
      </w:pPr>
      <w:r w:rsidRPr="00AA0E90">
        <w:t xml:space="preserve">Let </w:t>
      </w:r>
      <w:r w:rsidRPr="00AA0E90">
        <w:rPr>
          <w:i/>
        </w:rPr>
        <w:t>V</w:t>
      </w:r>
      <w:r w:rsidRPr="00AA0E90">
        <w:t xml:space="preserve"> be the value of the [[Prototype]] internal property of </w:t>
      </w:r>
      <w:r w:rsidRPr="00AA0E90">
        <w:rPr>
          <w:i/>
        </w:rPr>
        <w:t>V</w:t>
      </w:r>
      <w:r w:rsidRPr="00AA0E90">
        <w:t>.</w:t>
      </w:r>
    </w:p>
    <w:p w14:paraId="3CFC6E1E" w14:textId="77777777" w:rsidR="004C02EF" w:rsidRPr="00AA0E90" w:rsidRDefault="004C02EF" w:rsidP="004C02EF">
      <w:pPr>
        <w:pStyle w:val="Alg4"/>
        <w:numPr>
          <w:ilvl w:val="1"/>
          <w:numId w:val="198"/>
        </w:numPr>
      </w:pPr>
      <w:r w:rsidRPr="00AA0E90">
        <w:t xml:space="preserve">If </w:t>
      </w:r>
      <w:r w:rsidRPr="00AA0E90">
        <w:rPr>
          <w:i/>
        </w:rPr>
        <w:t>V</w:t>
      </w:r>
      <w:r w:rsidRPr="00AA0E90">
        <w:t xml:space="preserve"> is </w:t>
      </w:r>
      <w:r>
        <w:rPr>
          <w:rFonts w:ascii="Courier New" w:hAnsi="Courier New"/>
          <w:b/>
        </w:rPr>
        <w:t>null</w:t>
      </w:r>
      <w:r w:rsidRPr="00AA0E90">
        <w:t xml:space="preserve">, return </w:t>
      </w:r>
      <w:r w:rsidRPr="00AA0E90">
        <w:rPr>
          <w:b/>
        </w:rPr>
        <w:t>false</w:t>
      </w:r>
      <w:r w:rsidRPr="00AA0E90">
        <w:t>.</w:t>
      </w:r>
    </w:p>
    <w:p w14:paraId="3B195734" w14:textId="77777777" w:rsidR="004C02EF" w:rsidRPr="00AA0E90" w:rsidRDefault="004C02EF" w:rsidP="004C02EF">
      <w:pPr>
        <w:pStyle w:val="Alg4"/>
        <w:numPr>
          <w:ilvl w:val="1"/>
          <w:numId w:val="198"/>
        </w:numPr>
        <w:spacing w:after="220"/>
      </w:pPr>
      <w:r w:rsidRPr="00AA0E90">
        <w:t xml:space="preserve">If </w:t>
      </w:r>
      <w:r w:rsidRPr="00AA0E90">
        <w:rPr>
          <w:i/>
        </w:rPr>
        <w:t>O</w:t>
      </w:r>
      <w:r w:rsidRPr="00AA0E90">
        <w:t xml:space="preserve"> and </w:t>
      </w:r>
      <w:r w:rsidRPr="00AA0E90">
        <w:rPr>
          <w:i/>
        </w:rPr>
        <w:t>V</w:t>
      </w:r>
      <w:r w:rsidRPr="00AA0E90">
        <w:t xml:space="preserve"> refer to the same object, return </w:t>
      </w:r>
      <w:r w:rsidRPr="00AA0E90">
        <w:rPr>
          <w:b/>
        </w:rPr>
        <w:t>true</w:t>
      </w:r>
      <w:r w:rsidRPr="00AA0E90">
        <w:t>.</w:t>
      </w:r>
    </w:p>
    <w:p w14:paraId="56334BB8" w14:textId="77777777" w:rsidR="004C02EF" w:rsidRDefault="004C02EF" w:rsidP="004C02EF">
      <w:pPr>
        <w:pStyle w:val="Note"/>
      </w:pPr>
      <w:bookmarkStart w:id="7148" w:name="_Ref457710573"/>
      <w:bookmarkStart w:id="7149" w:name="_Toc472818920"/>
      <w:r w:rsidRPr="000956BB">
        <w:t>NOTE</w:t>
      </w:r>
      <w:r w:rsidRPr="000956BB">
        <w:tab/>
        <w:t xml:space="preserve">Function objects created using </w:t>
      </w:r>
      <w:r w:rsidRPr="000956BB">
        <w:rPr>
          <w:rFonts w:ascii="Courier New" w:hAnsi="Courier New" w:cs="Courier New"/>
          <w:b/>
        </w:rPr>
        <w:t>Function.prototype.bind</w:t>
      </w:r>
      <w:r w:rsidRPr="000956BB">
        <w:t xml:space="preserve"> have a different implementation of [[HasInstance]] defined in 15.3.4.5.3.</w:t>
      </w:r>
    </w:p>
    <w:p w14:paraId="08ECA5EB" w14:textId="77777777" w:rsidR="004C02EF" w:rsidRDefault="004C02EF" w:rsidP="004C02EF">
      <w:pPr>
        <w:pStyle w:val="40"/>
        <w:numPr>
          <w:ilvl w:val="0"/>
          <w:numId w:val="0"/>
        </w:numPr>
      </w:pPr>
      <w:r>
        <w:t>15.3.5.4</w:t>
      </w:r>
      <w:r>
        <w:tab/>
        <w:t>[[Get]] (P)</w:t>
      </w:r>
    </w:p>
    <w:p w14:paraId="79A5D433" w14:textId="77777777" w:rsidR="004C02EF" w:rsidRDefault="004C02EF" w:rsidP="004C02EF">
      <w:r>
        <w:t>Function objects use a variation of the [[Get]] internal method used for other native ECMAScript objects (8.12.3).</w:t>
      </w:r>
    </w:p>
    <w:p w14:paraId="69CAB2B1" w14:textId="77777777" w:rsidR="004C02EF" w:rsidRDefault="004C02EF" w:rsidP="004C02EF">
      <w:r>
        <w:t xml:space="preserve">Assume </w:t>
      </w:r>
      <w:r w:rsidRPr="00E91749">
        <w:rPr>
          <w:rFonts w:ascii="Times New Roman" w:hAnsi="Times New Roman"/>
          <w:i/>
        </w:rPr>
        <w:t>F</w:t>
      </w:r>
      <w:r>
        <w:t xml:space="preserve"> is a Function object. When the [[Get]] internal method of </w:t>
      </w:r>
      <w:r w:rsidRPr="00E91749">
        <w:rPr>
          <w:rFonts w:ascii="Times New Roman" w:hAnsi="Times New Roman"/>
          <w:i/>
        </w:rPr>
        <w:t>F</w:t>
      </w:r>
      <w:r>
        <w:t xml:space="preserve"> is called with property name </w:t>
      </w:r>
      <w:r w:rsidRPr="00E91749">
        <w:rPr>
          <w:rFonts w:ascii="Times New Roman" w:hAnsi="Times New Roman"/>
          <w:i/>
        </w:rPr>
        <w:t>P</w:t>
      </w:r>
      <w:r>
        <w:t>, the following steps are taken:</w:t>
      </w:r>
    </w:p>
    <w:p w14:paraId="20362E68" w14:textId="77777777" w:rsidR="004C02EF" w:rsidRPr="00AA0E90" w:rsidRDefault="004C02EF" w:rsidP="004C02EF">
      <w:pPr>
        <w:pStyle w:val="Alg4"/>
        <w:numPr>
          <w:ilvl w:val="0"/>
          <w:numId w:val="199"/>
        </w:numPr>
      </w:pPr>
      <w:r w:rsidRPr="00AA0E90">
        <w:t xml:space="preserve">Let </w:t>
      </w:r>
      <w:r w:rsidRPr="00AA0E90">
        <w:rPr>
          <w:i/>
        </w:rPr>
        <w:t>v</w:t>
      </w:r>
      <w:r w:rsidRPr="00AA0E90">
        <w:t xml:space="preserve"> be the result of calling the default [[Get]] internal method (8.12.3) on </w:t>
      </w:r>
      <w:r w:rsidRPr="00AA0E90">
        <w:rPr>
          <w:i/>
        </w:rPr>
        <w:t>F</w:t>
      </w:r>
      <w:r w:rsidRPr="00AA0E90">
        <w:t xml:space="preserve"> passing </w:t>
      </w:r>
      <w:r w:rsidRPr="00AA0E90">
        <w:rPr>
          <w:i/>
        </w:rPr>
        <w:t>P</w:t>
      </w:r>
      <w:r w:rsidRPr="00AA0E90">
        <w:t xml:space="preserve"> as the property name argument.</w:t>
      </w:r>
    </w:p>
    <w:p w14:paraId="599F1A28" w14:textId="77777777" w:rsidR="004C02EF" w:rsidRPr="00AA0E90" w:rsidRDefault="004C02EF" w:rsidP="004C02EF">
      <w:pPr>
        <w:pStyle w:val="Alg4"/>
        <w:numPr>
          <w:ilvl w:val="0"/>
          <w:numId w:val="199"/>
        </w:numPr>
      </w:pPr>
      <w:r w:rsidRPr="00AA0E90">
        <w:t xml:space="preserve">If </w:t>
      </w:r>
      <w:r w:rsidRPr="00AA0E90">
        <w:rPr>
          <w:i/>
        </w:rPr>
        <w:t>P</w:t>
      </w:r>
      <w:r w:rsidRPr="00AA0E90">
        <w:t xml:space="preserve"> is </w:t>
      </w:r>
      <w:r>
        <w:rPr>
          <w:rFonts w:ascii="Courier New" w:hAnsi="Courier New"/>
          <w:b/>
        </w:rPr>
        <w:t xml:space="preserve">"caller" </w:t>
      </w:r>
      <w:r w:rsidRPr="00AA0E90">
        <w:t xml:space="preserve">and </w:t>
      </w:r>
      <w:r w:rsidRPr="00AA0E90">
        <w:rPr>
          <w:i/>
        </w:rPr>
        <w:t>v</w:t>
      </w:r>
      <w:r w:rsidRPr="00AA0E90">
        <w:t xml:space="preserve"> is a strict mode Function object, throw a </w:t>
      </w:r>
      <w:r w:rsidRPr="00AA0E90">
        <w:rPr>
          <w:b/>
        </w:rPr>
        <w:t>TypeError</w:t>
      </w:r>
      <w:r w:rsidRPr="00AA0E90">
        <w:t xml:space="preserve"> exception. </w:t>
      </w:r>
    </w:p>
    <w:p w14:paraId="47BB4A38" w14:textId="77777777" w:rsidR="004C02EF" w:rsidRPr="00AA0E90" w:rsidRDefault="004C02EF" w:rsidP="004C02EF">
      <w:pPr>
        <w:pStyle w:val="Alg4"/>
        <w:numPr>
          <w:ilvl w:val="0"/>
          <w:numId w:val="199"/>
        </w:numPr>
        <w:spacing w:after="220"/>
      </w:pPr>
      <w:r w:rsidRPr="00AA0E90">
        <w:t xml:space="preserve">Return </w:t>
      </w:r>
      <w:r w:rsidRPr="00AA0E90">
        <w:rPr>
          <w:i/>
        </w:rPr>
        <w:t>v</w:t>
      </w:r>
      <w:r w:rsidRPr="00AA0E90">
        <w:t>.</w:t>
      </w:r>
    </w:p>
    <w:p w14:paraId="771B3070" w14:textId="77777777" w:rsidR="004C02EF" w:rsidRDefault="004C02EF" w:rsidP="004C02EF">
      <w:pPr>
        <w:pStyle w:val="Note"/>
      </w:pPr>
      <w:r w:rsidRPr="000956BB">
        <w:t>NOTE</w:t>
      </w:r>
      <w:r w:rsidRPr="000956BB">
        <w:tab/>
        <w:t xml:space="preserve">Function objects created using </w:t>
      </w:r>
      <w:r w:rsidRPr="000956BB">
        <w:rPr>
          <w:rFonts w:ascii="Courier New" w:hAnsi="Courier New" w:cs="Courier New"/>
          <w:b/>
        </w:rPr>
        <w:t>Function.prototype.bind</w:t>
      </w:r>
      <w:r w:rsidRPr="000956BB">
        <w:t xml:space="preserve"> use the default [[Get]] internal method.</w:t>
      </w:r>
    </w:p>
    <w:p w14:paraId="691E40AE" w14:textId="77777777" w:rsidR="004C02EF" w:rsidRDefault="004C02EF" w:rsidP="00B43482">
      <w:pPr>
        <w:pStyle w:val="20"/>
        <w:numPr>
          <w:ilvl w:val="0"/>
          <w:numId w:val="0"/>
        </w:numPr>
      </w:pPr>
      <w:bookmarkStart w:id="7150" w:name="_Toc235503498"/>
      <w:bookmarkStart w:id="7151" w:name="_Toc241509273"/>
      <w:bookmarkStart w:id="7152" w:name="_Toc244416760"/>
      <w:bookmarkStart w:id="7153" w:name="_Toc276631124"/>
      <w:bookmarkStart w:id="7154" w:name="_Toc178387135"/>
      <w:r>
        <w:t>15.4</w:t>
      </w:r>
      <w:r>
        <w:tab/>
        <w:t>Array Object</w:t>
      </w:r>
      <w:bookmarkEnd w:id="7143"/>
      <w:bookmarkEnd w:id="7144"/>
      <w:bookmarkEnd w:id="7145"/>
      <w:r>
        <w:t>s</w:t>
      </w:r>
      <w:bookmarkEnd w:id="7148"/>
      <w:bookmarkEnd w:id="7149"/>
      <w:bookmarkEnd w:id="7150"/>
      <w:bookmarkEnd w:id="7151"/>
      <w:bookmarkEnd w:id="7152"/>
      <w:bookmarkEnd w:id="7153"/>
      <w:bookmarkEnd w:id="7154"/>
    </w:p>
    <w:p w14:paraId="48A44720" w14:textId="77777777" w:rsidR="004C02EF" w:rsidRDefault="004C02EF" w:rsidP="004C02EF">
      <w:r>
        <w:t xml:space="preserve">Array objects give special treatment to a certain class of property names. A property name </w:t>
      </w:r>
      <w:r w:rsidRPr="00E91749">
        <w:rPr>
          <w:rFonts w:ascii="Times New Roman" w:hAnsi="Times New Roman"/>
          <w:i/>
        </w:rPr>
        <w:t>P</w:t>
      </w:r>
      <w:r>
        <w:t xml:space="preserve"> (in the form of a String value) is an </w:t>
      </w:r>
      <w:r>
        <w:rPr>
          <w:i/>
        </w:rPr>
        <w:t>array index</w:t>
      </w:r>
      <w:r>
        <w:t xml:space="preserve"> if and only if </w:t>
      </w:r>
      <w:r w:rsidRPr="00E91749">
        <w:rPr>
          <w:rFonts w:ascii="Times New Roman" w:hAnsi="Times New Roman"/>
        </w:rPr>
        <w:t>ToString(ToUint32(</w:t>
      </w:r>
      <w:r w:rsidRPr="00E91749">
        <w:rPr>
          <w:rFonts w:ascii="Times New Roman" w:hAnsi="Times New Roman"/>
          <w:i/>
        </w:rPr>
        <w:t>P</w:t>
      </w:r>
      <w:r w:rsidRPr="00E91749">
        <w:rPr>
          <w:rFonts w:ascii="Times New Roman" w:hAnsi="Times New Roman"/>
        </w:rPr>
        <w:t>))</w:t>
      </w:r>
      <w:r>
        <w:t xml:space="preserve"> is equal to </w:t>
      </w:r>
      <w:r w:rsidRPr="00E91749">
        <w:rPr>
          <w:rFonts w:ascii="Times New Roman" w:hAnsi="Times New Roman"/>
          <w:i/>
        </w:rPr>
        <w:t>P</w:t>
      </w:r>
      <w:r>
        <w:t xml:space="preserve"> and </w:t>
      </w:r>
      <w:r w:rsidRPr="00E91749">
        <w:rPr>
          <w:rFonts w:ascii="Times New Roman" w:hAnsi="Times New Roman"/>
        </w:rPr>
        <w:t>ToUint32(</w:t>
      </w:r>
      <w:r w:rsidRPr="00E91749">
        <w:rPr>
          <w:rFonts w:ascii="Times New Roman" w:hAnsi="Times New Roman"/>
          <w:i/>
        </w:rPr>
        <w:t>P</w:t>
      </w:r>
      <w:r w:rsidRPr="00E91749">
        <w:rPr>
          <w:rFonts w:ascii="Times New Roman" w:hAnsi="Times New Roman"/>
        </w:rPr>
        <w:t>)</w:t>
      </w:r>
      <w:r>
        <w:t xml:space="preserve"> is not equal to </w:t>
      </w:r>
      <w:r w:rsidRPr="00E91749">
        <w:rPr>
          <w:rFonts w:ascii="Times New Roman" w:hAnsi="Times New Roman"/>
        </w:rPr>
        <w:t>2</w:t>
      </w:r>
      <w:r w:rsidRPr="00E91749">
        <w:rPr>
          <w:rFonts w:ascii="Times New Roman" w:hAnsi="Times New Roman"/>
          <w:vertAlign w:val="superscript"/>
        </w:rPr>
        <w:t>32</w:t>
      </w:r>
      <w:r w:rsidRPr="00E91749">
        <w:rPr>
          <w:rFonts w:ascii="Times New Roman" w:hAnsi="Times New Roman"/>
        </w:rPr>
        <w:sym w:font="Symbol" w:char="F02D"/>
      </w:r>
      <w:r w:rsidRPr="00E91749">
        <w:rPr>
          <w:rFonts w:ascii="Times New Roman" w:hAnsi="Times New Roman"/>
        </w:rPr>
        <w:t>1</w:t>
      </w:r>
      <w:r>
        <w:t xml:space="preserve">. A property whose property name is an array index is also called an </w:t>
      </w:r>
      <w:r w:rsidRPr="00160FBE">
        <w:rPr>
          <w:i/>
        </w:rPr>
        <w:t>element</w:t>
      </w:r>
      <w:r>
        <w:t xml:space="preserve">. Every Array object has a </w:t>
      </w:r>
      <w:r>
        <w:rPr>
          <w:rFonts w:ascii="Courier New" w:hAnsi="Courier New"/>
          <w:b/>
        </w:rPr>
        <w:t>length</w:t>
      </w:r>
      <w:r>
        <w:t xml:space="preserve"> property whose value is always a nonnegative integer less than </w:t>
      </w:r>
      <w:r w:rsidRPr="00E91749">
        <w:rPr>
          <w:rFonts w:ascii="Times New Roman" w:hAnsi="Times New Roman"/>
        </w:rPr>
        <w:t>2</w:t>
      </w:r>
      <w:r w:rsidRPr="00E91749">
        <w:rPr>
          <w:rFonts w:ascii="Times New Roman" w:hAnsi="Times New Roman"/>
          <w:vertAlign w:val="superscript"/>
        </w:rPr>
        <w:t>32</w:t>
      </w:r>
      <w:r>
        <w:t xml:space="preserve">. The value of the </w:t>
      </w:r>
      <w:r>
        <w:rPr>
          <w:rFonts w:ascii="Courier New" w:hAnsi="Courier New"/>
          <w:b/>
        </w:rPr>
        <w:t>length</w:t>
      </w:r>
      <w:r>
        <w:t xml:space="preserve"> property is numerically greater than the name of every property whose name is an array index; whenever a property of an Array object is created or changed, other properties are adjusted as necessary to maintain this invariant. Specifically, whenever a property is added whose name is an array index, the </w:t>
      </w:r>
      <w:r>
        <w:rPr>
          <w:rFonts w:ascii="Courier New" w:hAnsi="Courier New"/>
          <w:b/>
        </w:rPr>
        <w:t>length</w:t>
      </w:r>
      <w:r>
        <w:t xml:space="preserve"> property is changed, if necessary, to be one more than the numeric value of that array index; and whenever the </w:t>
      </w:r>
      <w:r>
        <w:rPr>
          <w:rFonts w:ascii="Courier New" w:hAnsi="Courier New"/>
          <w:b/>
        </w:rPr>
        <w:t>length</w:t>
      </w:r>
      <w:r>
        <w:t xml:space="preserve"> property is changed, every property whose name is an array index whose value is not smaller than the new length is automatically deleted. This constraint applies only to own properties of an Array object and is unaffected by </w:t>
      </w:r>
      <w:r>
        <w:rPr>
          <w:rFonts w:ascii="Courier New" w:hAnsi="Courier New"/>
          <w:b/>
        </w:rPr>
        <w:t>length</w:t>
      </w:r>
      <w:r>
        <w:t xml:space="preserve"> or array index properties that may be inherited from its prototypes.</w:t>
      </w:r>
      <w:bookmarkStart w:id="7155" w:name="_Toc393690398"/>
      <w:bookmarkStart w:id="7156" w:name="_Ref404501450"/>
    </w:p>
    <w:p w14:paraId="61497063" w14:textId="77777777" w:rsidR="004C02EF" w:rsidRDefault="004C02EF" w:rsidP="004C02EF">
      <w:r>
        <w:t xml:space="preserve">An object, </w:t>
      </w:r>
      <w:r w:rsidRPr="00E91749">
        <w:rPr>
          <w:rFonts w:ascii="Times New Roman" w:hAnsi="Times New Roman"/>
          <w:i/>
        </w:rPr>
        <w:t>O</w:t>
      </w:r>
      <w:r>
        <w:t xml:space="preserve">,  is said to be </w:t>
      </w:r>
      <w:r w:rsidRPr="00890D22">
        <w:rPr>
          <w:i/>
        </w:rPr>
        <w:t>sparse</w:t>
      </w:r>
      <w:r>
        <w:t xml:space="preserve"> if the following algorithm returns </w:t>
      </w:r>
      <w:r w:rsidRPr="00890D22">
        <w:rPr>
          <w:b/>
        </w:rPr>
        <w:t>true</w:t>
      </w:r>
      <w:r>
        <w:t>:</w:t>
      </w:r>
    </w:p>
    <w:p w14:paraId="59697708" w14:textId="77777777" w:rsidR="004C02EF" w:rsidRPr="00AA0E90" w:rsidRDefault="004C02EF" w:rsidP="004C02EF">
      <w:pPr>
        <w:numPr>
          <w:ilvl w:val="0"/>
          <w:numId w:val="200"/>
        </w:numPr>
        <w:spacing w:after="120" w:line="240" w:lineRule="auto"/>
        <w:contextualSpacing/>
        <w:rPr>
          <w:rFonts w:ascii="Times New Roman" w:eastAsia="Times New Roman" w:hAnsi="Times New Roman"/>
          <w:spacing w:val="6"/>
          <w:lang w:eastAsia="en-US"/>
        </w:rPr>
      </w:pPr>
      <w:bookmarkStart w:id="7157" w:name="_Ref424531647"/>
      <w:bookmarkStart w:id="7158" w:name="_Toc472818921"/>
      <w:bookmarkStart w:id="7159" w:name="_Toc235503499"/>
      <w:r w:rsidRPr="00AA0E90">
        <w:rPr>
          <w:rFonts w:ascii="Times New Roman" w:eastAsia="Times New Roman" w:hAnsi="Times New Roman"/>
          <w:spacing w:val="6"/>
          <w:lang w:eastAsia="en-US"/>
        </w:rPr>
        <w:t xml:space="preserve">Let </w:t>
      </w:r>
      <w:r w:rsidRPr="00AA0E90">
        <w:rPr>
          <w:rFonts w:ascii="Times New Roman" w:eastAsia="Times New Roman" w:hAnsi="Times New Roman"/>
          <w:i/>
          <w:spacing w:val="6"/>
          <w:lang w:eastAsia="en-US"/>
        </w:rPr>
        <w:t>len</w:t>
      </w:r>
      <w:r w:rsidRPr="00AA0E90">
        <w:rPr>
          <w:rFonts w:ascii="Times New Roman" w:eastAsia="Times New Roman" w:hAnsi="Times New Roman"/>
          <w:spacing w:val="6"/>
          <w:lang w:eastAsia="en-US"/>
        </w:rPr>
        <w:t xml:space="preserve"> be the result of calling the [[Get]]</w:t>
      </w:r>
      <w:r>
        <w:rPr>
          <w:rFonts w:ascii="Times New Roman" w:eastAsia="Times New Roman" w:hAnsi="Times New Roman"/>
          <w:spacing w:val="6"/>
          <w:lang w:eastAsia="en-US"/>
        </w:rPr>
        <w:t xml:space="preserve"> </w:t>
      </w:r>
      <w:r w:rsidRPr="00AA0E90">
        <w:rPr>
          <w:rFonts w:ascii="Times New Roman" w:eastAsia="Times New Roman" w:hAnsi="Times New Roman"/>
          <w:spacing w:val="6"/>
          <w:lang w:eastAsia="en-US"/>
        </w:rPr>
        <w:t xml:space="preserve">internal method of </w:t>
      </w:r>
      <w:r w:rsidRPr="00AA0E90">
        <w:rPr>
          <w:rFonts w:ascii="Times New Roman" w:eastAsia="Times New Roman" w:hAnsi="Times New Roman"/>
          <w:i/>
          <w:spacing w:val="6"/>
          <w:lang w:eastAsia="en-US"/>
        </w:rPr>
        <w:t>O</w:t>
      </w:r>
      <w:r w:rsidRPr="00AA0E90">
        <w:rPr>
          <w:rFonts w:ascii="Times New Roman" w:eastAsia="Times New Roman" w:hAnsi="Times New Roman"/>
          <w:spacing w:val="6"/>
          <w:lang w:eastAsia="en-US"/>
        </w:rPr>
        <w:t xml:space="preserve"> with argument </w:t>
      </w:r>
      <w:r w:rsidRPr="00AA0E90">
        <w:rPr>
          <w:rFonts w:ascii="Times New Roman" w:eastAsia="Times New Roman" w:hAnsi="Times New Roman"/>
          <w:b/>
          <w:spacing w:val="6"/>
          <w:lang w:eastAsia="en-US"/>
        </w:rPr>
        <w:t>"length"</w:t>
      </w:r>
      <w:r w:rsidRPr="00AA0E90">
        <w:rPr>
          <w:rFonts w:ascii="Times New Roman" w:eastAsia="Times New Roman" w:hAnsi="Times New Roman"/>
          <w:spacing w:val="6"/>
          <w:lang w:eastAsia="en-US"/>
        </w:rPr>
        <w:t>.</w:t>
      </w:r>
    </w:p>
    <w:p w14:paraId="3E084B6B" w14:textId="77777777" w:rsidR="004C02EF" w:rsidRPr="00AA0E90" w:rsidRDefault="004C02EF" w:rsidP="004C02EF">
      <w:pPr>
        <w:numPr>
          <w:ilvl w:val="0"/>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For each integer </w:t>
      </w:r>
      <w:r w:rsidRPr="00AA0E90">
        <w:rPr>
          <w:rFonts w:ascii="Times New Roman" w:eastAsia="Times New Roman" w:hAnsi="Times New Roman"/>
          <w:i/>
          <w:spacing w:val="6"/>
          <w:lang w:eastAsia="en-US"/>
        </w:rPr>
        <w:t>i</w:t>
      </w:r>
      <w:r w:rsidRPr="00AA0E90">
        <w:rPr>
          <w:rFonts w:ascii="Times New Roman" w:eastAsia="Times New Roman" w:hAnsi="Times New Roman"/>
          <w:spacing w:val="6"/>
          <w:lang w:eastAsia="en-US"/>
        </w:rPr>
        <w:t xml:space="preserve"> in the range 0≤</w:t>
      </w:r>
      <w:r w:rsidRPr="00AA0E90">
        <w:rPr>
          <w:rFonts w:ascii="Times New Roman" w:eastAsia="Times New Roman" w:hAnsi="Times New Roman"/>
          <w:i/>
          <w:spacing w:val="6"/>
          <w:lang w:eastAsia="en-US"/>
        </w:rPr>
        <w:t>i</w:t>
      </w:r>
      <w:r w:rsidRPr="00AA0E90">
        <w:rPr>
          <w:rFonts w:ascii="Times New Roman" w:eastAsia="Times New Roman" w:hAnsi="Times New Roman"/>
          <w:spacing w:val="6"/>
          <w:lang w:eastAsia="en-US"/>
        </w:rPr>
        <w:t>&lt;ToUint32(</w:t>
      </w:r>
      <w:r w:rsidRPr="00AA0E90">
        <w:rPr>
          <w:rFonts w:ascii="Times New Roman" w:eastAsia="Times New Roman" w:hAnsi="Times New Roman"/>
          <w:i/>
          <w:spacing w:val="6"/>
          <w:lang w:eastAsia="en-US"/>
        </w:rPr>
        <w:t>len</w:t>
      </w:r>
      <w:r w:rsidRPr="00AA0E90">
        <w:rPr>
          <w:rFonts w:ascii="Times New Roman" w:eastAsia="Times New Roman" w:hAnsi="Times New Roman"/>
          <w:spacing w:val="6"/>
          <w:lang w:eastAsia="en-US"/>
        </w:rPr>
        <w:t>)</w:t>
      </w:r>
    </w:p>
    <w:p w14:paraId="5F4215B8" w14:textId="77777777" w:rsidR="004C02EF" w:rsidRPr="00AA0E90" w:rsidRDefault="004C02EF" w:rsidP="004C02EF">
      <w:pPr>
        <w:numPr>
          <w:ilvl w:val="1"/>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Let </w:t>
      </w:r>
      <w:r w:rsidRPr="00AA0E90">
        <w:rPr>
          <w:rFonts w:ascii="Times New Roman" w:eastAsia="Times New Roman" w:hAnsi="Times New Roman"/>
          <w:i/>
          <w:spacing w:val="6"/>
          <w:lang w:eastAsia="en-US"/>
        </w:rPr>
        <w:t>elem</w:t>
      </w:r>
      <w:r w:rsidRPr="00AA0E90">
        <w:rPr>
          <w:rFonts w:ascii="Times New Roman" w:eastAsia="Times New Roman" w:hAnsi="Times New Roman"/>
          <w:spacing w:val="6"/>
          <w:lang w:eastAsia="en-US"/>
        </w:rPr>
        <w:t xml:space="preserve"> be the result of calling the [[GetOwnProperty]]</w:t>
      </w:r>
      <w:r>
        <w:rPr>
          <w:rFonts w:ascii="Times New Roman" w:eastAsia="Times New Roman" w:hAnsi="Times New Roman"/>
          <w:spacing w:val="6"/>
          <w:lang w:eastAsia="en-US"/>
        </w:rPr>
        <w:t xml:space="preserve"> </w:t>
      </w:r>
      <w:r w:rsidRPr="00AA0E90">
        <w:rPr>
          <w:rFonts w:ascii="Times New Roman" w:eastAsia="Times New Roman" w:hAnsi="Times New Roman"/>
          <w:spacing w:val="6"/>
          <w:lang w:eastAsia="en-US"/>
        </w:rPr>
        <w:t xml:space="preserve">internal method of </w:t>
      </w:r>
      <w:r w:rsidRPr="00AA0E90">
        <w:rPr>
          <w:rFonts w:ascii="Times New Roman" w:eastAsia="Times New Roman" w:hAnsi="Times New Roman"/>
          <w:i/>
          <w:spacing w:val="6"/>
          <w:lang w:eastAsia="en-US"/>
        </w:rPr>
        <w:t>O</w:t>
      </w:r>
      <w:r w:rsidRPr="00AA0E90">
        <w:rPr>
          <w:rFonts w:ascii="Times New Roman" w:eastAsia="Times New Roman" w:hAnsi="Times New Roman"/>
          <w:spacing w:val="6"/>
          <w:lang w:eastAsia="en-US"/>
        </w:rPr>
        <w:t xml:space="preserve"> with argument ToString(</w:t>
      </w:r>
      <w:r w:rsidRPr="00AA0E90">
        <w:rPr>
          <w:rFonts w:ascii="Times New Roman" w:eastAsia="Times New Roman" w:hAnsi="Times New Roman"/>
          <w:i/>
          <w:spacing w:val="6"/>
          <w:lang w:eastAsia="en-US"/>
        </w:rPr>
        <w:t>i</w:t>
      </w:r>
      <w:r w:rsidRPr="00AA0E90">
        <w:rPr>
          <w:rFonts w:ascii="Times New Roman" w:eastAsia="Times New Roman" w:hAnsi="Times New Roman"/>
          <w:spacing w:val="6"/>
          <w:lang w:eastAsia="en-US"/>
        </w:rPr>
        <w:t>).</w:t>
      </w:r>
    </w:p>
    <w:p w14:paraId="0548297C" w14:textId="77777777" w:rsidR="004C02EF" w:rsidRPr="00AA0E90" w:rsidRDefault="004C02EF" w:rsidP="004C02EF">
      <w:pPr>
        <w:numPr>
          <w:ilvl w:val="1"/>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elem</w:t>
      </w:r>
      <w:r w:rsidRPr="00AA0E90">
        <w:rPr>
          <w:rFonts w:ascii="Times New Roman" w:eastAsia="Times New Roman" w:hAnsi="Times New Roman"/>
          <w:spacing w:val="6"/>
          <w:lang w:eastAsia="en-US"/>
        </w:rPr>
        <w:t xml:space="preserve"> is </w:t>
      </w:r>
      <w:r w:rsidRPr="00AA0E90">
        <w:rPr>
          <w:rFonts w:ascii="Times New Roman" w:eastAsia="Times New Roman" w:hAnsi="Times New Roman"/>
          <w:b/>
          <w:spacing w:val="6"/>
          <w:lang w:eastAsia="en-US"/>
        </w:rPr>
        <w:t>undefined</w:t>
      </w:r>
      <w:r w:rsidRPr="00AA0E90">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true</w:t>
      </w:r>
      <w:r w:rsidRPr="00AA0E90">
        <w:rPr>
          <w:rFonts w:ascii="Times New Roman" w:eastAsia="Times New Roman" w:hAnsi="Times New Roman"/>
          <w:spacing w:val="6"/>
          <w:lang w:eastAsia="en-US"/>
        </w:rPr>
        <w:t>.</w:t>
      </w:r>
    </w:p>
    <w:p w14:paraId="3C6C3444" w14:textId="77777777" w:rsidR="004C02EF" w:rsidRPr="00AA0E90" w:rsidRDefault="004C02EF" w:rsidP="004C02EF">
      <w:pPr>
        <w:numPr>
          <w:ilvl w:val="0"/>
          <w:numId w:val="200"/>
        </w:numPr>
        <w:spacing w:after="120" w:line="240" w:lineRule="auto"/>
        <w:contextualSpacing/>
        <w:rPr>
          <w:rFonts w:ascii="Times New Roman" w:eastAsia="Times New Roman" w:hAnsi="Times New Roman"/>
          <w:spacing w:val="6"/>
          <w:lang w:eastAsia="en-US"/>
        </w:rPr>
      </w:pPr>
      <w:r w:rsidRPr="00AA0E90">
        <w:rPr>
          <w:rFonts w:ascii="Times New Roman" w:eastAsia="Times New Roman" w:hAnsi="Times New Roman"/>
          <w:spacing w:val="6"/>
          <w:lang w:eastAsia="en-US"/>
        </w:rPr>
        <w:t xml:space="preserve">Return </w:t>
      </w:r>
      <w:r>
        <w:rPr>
          <w:rFonts w:ascii="Times New Roman" w:eastAsia="Times New Roman" w:hAnsi="Times New Roman"/>
          <w:b/>
          <w:spacing w:val="6"/>
          <w:lang w:eastAsia="en-US"/>
        </w:rPr>
        <w:t>false</w:t>
      </w:r>
      <w:r w:rsidRPr="00AA0E90">
        <w:rPr>
          <w:rFonts w:ascii="Times New Roman" w:eastAsia="Times New Roman" w:hAnsi="Times New Roman"/>
          <w:spacing w:val="6"/>
          <w:lang w:eastAsia="en-US"/>
        </w:rPr>
        <w:t>.</w:t>
      </w:r>
    </w:p>
    <w:p w14:paraId="1E1DF3B7" w14:textId="77777777" w:rsidR="004C02EF" w:rsidRDefault="004C02EF" w:rsidP="00B43482">
      <w:pPr>
        <w:pStyle w:val="30"/>
        <w:numPr>
          <w:ilvl w:val="0"/>
          <w:numId w:val="0"/>
        </w:numPr>
      </w:pPr>
      <w:bookmarkStart w:id="7160" w:name="_Toc241509274"/>
      <w:bookmarkStart w:id="7161" w:name="_Toc244416761"/>
      <w:bookmarkStart w:id="7162" w:name="_Toc276631125"/>
      <w:bookmarkStart w:id="7163" w:name="_Toc178387136"/>
      <w:r>
        <w:t>15.4.1</w:t>
      </w:r>
      <w:r>
        <w:tab/>
        <w:t>The Array Constructor Called as a Functio</w:t>
      </w:r>
      <w:bookmarkEnd w:id="7155"/>
      <w:bookmarkEnd w:id="7156"/>
      <w:r>
        <w:t>n</w:t>
      </w:r>
      <w:bookmarkEnd w:id="7157"/>
      <w:bookmarkEnd w:id="7158"/>
      <w:bookmarkEnd w:id="7159"/>
      <w:bookmarkEnd w:id="7160"/>
      <w:bookmarkEnd w:id="7161"/>
      <w:bookmarkEnd w:id="7162"/>
      <w:bookmarkEnd w:id="7163"/>
    </w:p>
    <w:p w14:paraId="7E1B733E" w14:textId="77777777" w:rsidR="004C02EF" w:rsidRDefault="004C02EF" w:rsidP="004C02EF">
      <w:r>
        <w:t xml:space="preserve">When </w:t>
      </w:r>
      <w:r>
        <w:rPr>
          <w:rFonts w:ascii="Courier New" w:hAnsi="Courier New"/>
          <w:b/>
        </w:rPr>
        <w:t>Array</w:t>
      </w:r>
      <w:r>
        <w:t xml:space="preserve"> is called as a function rather than as a constructor, it creates and initialises a new Array object. Thus the function call </w:t>
      </w:r>
      <w:r>
        <w:rPr>
          <w:rFonts w:ascii="Courier New" w:hAnsi="Courier New"/>
          <w:b/>
        </w:rPr>
        <w:t>Array(</w:t>
      </w:r>
      <w:r>
        <w:rPr>
          <w:rFonts w:ascii="Courier New" w:hAnsi="Courier New"/>
          <w:snapToGrid w:val="0"/>
        </w:rPr>
        <w:t>…</w:t>
      </w:r>
      <w:r>
        <w:rPr>
          <w:rFonts w:ascii="Courier New" w:hAnsi="Courier New"/>
          <w:b/>
        </w:rPr>
        <w:t>)</w:t>
      </w:r>
      <w:r>
        <w:t xml:space="preserve"> is equivalent to the object creation expression </w:t>
      </w:r>
      <w:r>
        <w:rPr>
          <w:rFonts w:ascii="Courier New" w:hAnsi="Courier New"/>
          <w:b/>
        </w:rPr>
        <w:t>new Array(</w:t>
      </w:r>
      <w:r>
        <w:rPr>
          <w:rFonts w:ascii="Courier New" w:hAnsi="Courier New"/>
          <w:snapToGrid w:val="0"/>
        </w:rPr>
        <w:t>…</w:t>
      </w:r>
      <w:r>
        <w:rPr>
          <w:rFonts w:ascii="Courier New" w:hAnsi="Courier New"/>
          <w:b/>
        </w:rPr>
        <w:t>)</w:t>
      </w:r>
      <w:r>
        <w:t xml:space="preserve"> with the same arguments.</w:t>
      </w:r>
      <w:bookmarkStart w:id="7164" w:name="_Toc393690399"/>
    </w:p>
    <w:p w14:paraId="7E210176" w14:textId="77777777" w:rsidR="004C02EF" w:rsidRDefault="004C02EF" w:rsidP="004C02EF">
      <w:pPr>
        <w:pStyle w:val="40"/>
        <w:numPr>
          <w:ilvl w:val="0"/>
          <w:numId w:val="0"/>
        </w:numPr>
      </w:pPr>
      <w:r>
        <w:t>15.4.1.1</w:t>
      </w:r>
      <w:r>
        <w:tab/>
        <w:t xml:space="preserve">Array ( [ item1 [ , item2 [ , </w:t>
      </w:r>
      <w:r>
        <w:rPr>
          <w:snapToGrid w:val="0"/>
        </w:rPr>
        <w:t>…</w:t>
      </w:r>
      <w:r>
        <w:t xml:space="preserve"> ] ] ]</w:t>
      </w:r>
      <w:bookmarkEnd w:id="7164"/>
      <w:r>
        <w:t xml:space="preserve"> )</w:t>
      </w:r>
    </w:p>
    <w:p w14:paraId="53421A74" w14:textId="77777777" w:rsidR="004C02EF" w:rsidRDefault="004C02EF" w:rsidP="004C02EF">
      <w:bookmarkStart w:id="7165" w:name="_Toc393690400"/>
      <w:r>
        <w:t xml:space="preserve">When the </w:t>
      </w:r>
      <w:r>
        <w:rPr>
          <w:rFonts w:ascii="Courier New" w:hAnsi="Courier New"/>
          <w:b/>
        </w:rPr>
        <w:t>Array</w:t>
      </w:r>
      <w:r>
        <w:t xml:space="preserve"> function is called the following steps are taken:</w:t>
      </w:r>
    </w:p>
    <w:p w14:paraId="29FDC775" w14:textId="77777777" w:rsidR="004C02EF" w:rsidRPr="00AA0E90" w:rsidRDefault="004C02EF" w:rsidP="004C02EF">
      <w:pPr>
        <w:pStyle w:val="Alg4"/>
        <w:numPr>
          <w:ilvl w:val="0"/>
          <w:numId w:val="201"/>
        </w:numPr>
        <w:spacing w:after="220"/>
      </w:pPr>
      <w:r w:rsidRPr="00AA0E90">
        <w:t xml:space="preserve">Create and return a new Array object exactly as if the standard built-in constructor </w:t>
      </w:r>
      <w:r w:rsidRPr="00606913">
        <w:rPr>
          <w:rFonts w:ascii="Courier New" w:hAnsi="Courier New" w:cs="Courier New"/>
          <w:b/>
        </w:rPr>
        <w:t>Array</w:t>
      </w:r>
      <w:r w:rsidRPr="00AA0E90">
        <w:t xml:space="preserve"> was used in a </w:t>
      </w:r>
      <w:r w:rsidRPr="00606913">
        <w:rPr>
          <w:rFonts w:ascii="Courier New" w:hAnsi="Courier New" w:cs="Courier New"/>
          <w:b/>
        </w:rPr>
        <w:t>new</w:t>
      </w:r>
      <w:r w:rsidRPr="00AA0E90">
        <w:t xml:space="preserve"> expression with the same arguments (15.4.2).</w:t>
      </w:r>
    </w:p>
    <w:p w14:paraId="07D99BE3" w14:textId="77777777" w:rsidR="004C02EF" w:rsidRDefault="004C02EF" w:rsidP="00B43482">
      <w:pPr>
        <w:pStyle w:val="30"/>
        <w:numPr>
          <w:ilvl w:val="0"/>
          <w:numId w:val="0"/>
        </w:numPr>
      </w:pPr>
      <w:bookmarkStart w:id="7166" w:name="_Toc393690402"/>
      <w:bookmarkStart w:id="7167" w:name="_Ref404501465"/>
      <w:bookmarkStart w:id="7168" w:name="_Ref424531663"/>
      <w:bookmarkStart w:id="7169" w:name="_Toc472818922"/>
      <w:bookmarkStart w:id="7170" w:name="_Toc235503500"/>
      <w:bookmarkStart w:id="7171" w:name="_Toc241509275"/>
      <w:bookmarkStart w:id="7172" w:name="_Toc244416762"/>
      <w:bookmarkStart w:id="7173" w:name="_Toc276631126"/>
      <w:bookmarkStart w:id="7174" w:name="_Toc178387137"/>
      <w:bookmarkEnd w:id="7165"/>
      <w:r>
        <w:t>15.4.2</w:t>
      </w:r>
      <w:r>
        <w:tab/>
        <w:t>The Array Constructo</w:t>
      </w:r>
      <w:bookmarkEnd w:id="7166"/>
      <w:bookmarkEnd w:id="7167"/>
      <w:r>
        <w:t>r</w:t>
      </w:r>
      <w:bookmarkEnd w:id="7168"/>
      <w:bookmarkEnd w:id="7169"/>
      <w:bookmarkEnd w:id="7170"/>
      <w:bookmarkEnd w:id="7171"/>
      <w:bookmarkEnd w:id="7172"/>
      <w:bookmarkEnd w:id="7173"/>
      <w:bookmarkEnd w:id="7174"/>
    </w:p>
    <w:p w14:paraId="423E18C6" w14:textId="77777777" w:rsidR="004C02EF" w:rsidRDefault="004C02EF" w:rsidP="004C02EF">
      <w:r>
        <w:t xml:space="preserve">When </w:t>
      </w:r>
      <w:r>
        <w:rPr>
          <w:rFonts w:ascii="Courier New" w:hAnsi="Courier New"/>
          <w:b/>
        </w:rPr>
        <w:t>Array</w:t>
      </w:r>
      <w:r>
        <w:t xml:space="preserve"> is called as part of a </w:t>
      </w:r>
      <w:r>
        <w:rPr>
          <w:rFonts w:ascii="Courier New" w:hAnsi="Courier New"/>
          <w:b/>
        </w:rPr>
        <w:t>new</w:t>
      </w:r>
      <w:r>
        <w:t xml:space="preserve"> expression, it is a constructor: it initialises the newly created object.</w:t>
      </w:r>
    </w:p>
    <w:p w14:paraId="63493E71" w14:textId="77777777" w:rsidR="004C02EF" w:rsidRDefault="004C02EF" w:rsidP="004C02EF">
      <w:pPr>
        <w:pStyle w:val="40"/>
        <w:numPr>
          <w:ilvl w:val="0"/>
          <w:numId w:val="0"/>
        </w:numPr>
      </w:pPr>
      <w:bookmarkStart w:id="7175" w:name="_Toc382291616"/>
      <w:bookmarkStart w:id="7176" w:name="_Toc385672286"/>
      <w:bookmarkStart w:id="7177" w:name="_Toc393690403"/>
      <w:r>
        <w:t>15.4.2.1</w:t>
      </w:r>
      <w:r>
        <w:tab/>
        <w:t xml:space="preserve">new Array ( [ item0 [ , item1 [ , </w:t>
      </w:r>
      <w:bookmarkEnd w:id="7175"/>
      <w:bookmarkEnd w:id="7176"/>
      <w:bookmarkEnd w:id="7177"/>
      <w:r>
        <w:rPr>
          <w:snapToGrid w:val="0"/>
        </w:rPr>
        <w:t xml:space="preserve">… ] ] ] </w:t>
      </w:r>
      <w:r>
        <w:t>)</w:t>
      </w:r>
    </w:p>
    <w:p w14:paraId="0BED5F14" w14:textId="77777777" w:rsidR="004C02EF" w:rsidRDefault="004C02EF" w:rsidP="004C02EF">
      <w:r>
        <w:t>This description applies if and only if the Array constructor is given no arguments or at least two arguments.</w:t>
      </w:r>
      <w:bookmarkStart w:id="7178" w:name="_Toc382291617"/>
    </w:p>
    <w:p w14:paraId="2C653691" w14:textId="77777777" w:rsidR="004C02EF" w:rsidRDefault="004C02EF" w:rsidP="004C02EF">
      <w:r>
        <w:t xml:space="preserve">The [[Prototype]] internal property of the newly constructed object is set to the original Array prototype object, the one that is the initial value of </w:t>
      </w:r>
      <w:r>
        <w:rPr>
          <w:rFonts w:ascii="Courier New" w:hAnsi="Courier New"/>
          <w:b/>
        </w:rPr>
        <w:t>Array.prototype</w:t>
      </w:r>
      <w:r>
        <w:t xml:space="preserve"> (15.4.3.1).</w:t>
      </w:r>
    </w:p>
    <w:p w14:paraId="41EB2A46" w14:textId="77777777" w:rsidR="004C02EF" w:rsidRDefault="004C02EF" w:rsidP="004C02EF">
      <w:r>
        <w:t xml:space="preserve">The </w:t>
      </w:r>
      <w:del w:id="7179" w:author="Allen Wirfs-Brock" w:date="2011-07-02T13:56:00Z">
        <w:r w:rsidDel="00963019">
          <w:delText xml:space="preserve">[[Class]] internal property of the </w:delText>
        </w:r>
      </w:del>
      <w:r>
        <w:t xml:space="preserve">newly constructed object </w:t>
      </w:r>
      <w:del w:id="7180" w:author="Allen Wirfs-Brock" w:date="2011-07-02T13:56:00Z">
        <w:r w:rsidDel="00963019">
          <w:delText xml:space="preserve">is set to </w:delText>
        </w:r>
        <w:r w:rsidDel="00963019">
          <w:rPr>
            <w:rFonts w:ascii="Courier New" w:hAnsi="Courier New"/>
            <w:b/>
          </w:rPr>
          <w:delText>"Array"</w:delText>
        </w:r>
      </w:del>
      <w:ins w:id="7181" w:author="Allen Wirfs-Brock" w:date="2011-07-02T13:56:00Z">
        <w:r w:rsidR="00963019">
          <w:t>has the [[</w:t>
        </w:r>
        <w:del w:id="7182" w:author="Rev 3 Allen Wirfs-Brock" w:date="2011-09-07T15:38:00Z">
          <w:r w:rsidR="00963019" w:rsidDel="007516CC">
            <w:delText>IsArray</w:delText>
          </w:r>
        </w:del>
      </w:ins>
      <w:ins w:id="7183" w:author="Rev 3 Allen Wirfs-Brock" w:date="2011-09-07T15:38:00Z">
        <w:r w:rsidR="007516CC">
          <w:t>NativeBrand</w:t>
        </w:r>
      </w:ins>
      <w:ins w:id="7184" w:author="Allen Wirfs-Brock" w:date="2011-07-02T13:56:00Z">
        <w:r w:rsidR="00963019">
          <w:t>]] internal property</w:t>
        </w:r>
      </w:ins>
      <w:ins w:id="7185" w:author="Rev 3 Allen Wirfs-Brock" w:date="2011-09-07T15:38:00Z">
        <w:r w:rsidR="007516CC">
          <w:t xml:space="preserve"> with value NativeArray</w:t>
        </w:r>
      </w:ins>
      <w:r>
        <w:t>.</w:t>
      </w:r>
    </w:p>
    <w:p w14:paraId="75C191D9" w14:textId="77777777" w:rsidR="004C02EF" w:rsidRDefault="004C02EF" w:rsidP="004C02EF">
      <w:r>
        <w:t xml:space="preserve">The [[Extensible]] internal property of the newly constructed object is set to </w:t>
      </w:r>
      <w:r w:rsidRPr="000D6C0A">
        <w:rPr>
          <w:b/>
        </w:rPr>
        <w:t>true</w:t>
      </w:r>
      <w:r>
        <w:t>.</w:t>
      </w:r>
    </w:p>
    <w:p w14:paraId="1E052A8B" w14:textId="77777777" w:rsidR="004C02EF" w:rsidRDefault="004C02EF" w:rsidP="004C02EF">
      <w:r>
        <w:t xml:space="preserve">The </w:t>
      </w:r>
      <w:r>
        <w:rPr>
          <w:rFonts w:ascii="Courier New" w:hAnsi="Courier New"/>
          <w:b/>
        </w:rPr>
        <w:t>length</w:t>
      </w:r>
      <w:r>
        <w:t xml:space="preserve"> property of the newly constructed object is set to the number of arguments.</w:t>
      </w:r>
    </w:p>
    <w:p w14:paraId="473DE1F3" w14:textId="77777777" w:rsidR="004C02EF" w:rsidRDefault="004C02EF" w:rsidP="004C02EF">
      <w:r>
        <w:t xml:space="preserve">The </w:t>
      </w:r>
      <w:r>
        <w:rPr>
          <w:rFonts w:ascii="Courier New" w:hAnsi="Courier New"/>
          <w:b/>
        </w:rPr>
        <w:t>0</w:t>
      </w:r>
      <w:r>
        <w:t xml:space="preserve"> property of the newly constructed object is set to </w:t>
      </w:r>
      <w:r w:rsidRPr="00F02209">
        <w:rPr>
          <w:rFonts w:ascii="Times New Roman" w:hAnsi="Times New Roman"/>
          <w:i/>
        </w:rPr>
        <w:t>item0</w:t>
      </w:r>
      <w:r>
        <w:t xml:space="preserve"> (if supplied); the </w:t>
      </w:r>
      <w:r>
        <w:rPr>
          <w:rFonts w:ascii="Courier New" w:hAnsi="Courier New"/>
          <w:b/>
        </w:rPr>
        <w:t>1</w:t>
      </w:r>
      <w:r>
        <w:t xml:space="preserve"> property of the newly constructed object is set to </w:t>
      </w:r>
      <w:r w:rsidRPr="00F02209">
        <w:rPr>
          <w:rFonts w:ascii="Times New Roman" w:hAnsi="Times New Roman"/>
          <w:i/>
        </w:rPr>
        <w:t>item1</w:t>
      </w:r>
      <w:r>
        <w:t xml:space="preserve"> (if supplied); and, in general, for as many arguments as there are, the </w:t>
      </w:r>
      <w:r w:rsidRPr="00F02209">
        <w:rPr>
          <w:rFonts w:ascii="Times New Roman" w:hAnsi="Times New Roman"/>
          <w:i/>
        </w:rPr>
        <w:t>k</w:t>
      </w:r>
      <w:r>
        <w:t xml:space="preserve"> property of the newly constructed object is set to argument </w:t>
      </w:r>
      <w:r w:rsidRPr="00F02209">
        <w:rPr>
          <w:rFonts w:ascii="Times New Roman" w:hAnsi="Times New Roman"/>
          <w:i/>
        </w:rPr>
        <w:t>k</w:t>
      </w:r>
      <w:r>
        <w:t xml:space="preserve">, where the first argument is considered to be argument number </w:t>
      </w:r>
      <w:r>
        <w:rPr>
          <w:rFonts w:ascii="Courier New" w:hAnsi="Courier New"/>
          <w:b/>
        </w:rPr>
        <w:t>0</w:t>
      </w:r>
      <w:r>
        <w:t>.</w:t>
      </w:r>
      <w:bookmarkStart w:id="7186" w:name="_Toc385672287"/>
      <w:bookmarkStart w:id="7187" w:name="_Toc393690404"/>
      <w:r>
        <w:t xml:space="preserve"> These properties all have the attributes {[[Writable]]: </w:t>
      </w:r>
      <w:r w:rsidRPr="00CF2C6A">
        <w:rPr>
          <w:b/>
        </w:rPr>
        <w:t>true</w:t>
      </w:r>
      <w:r>
        <w:t xml:space="preserve">, [[Enumerable]]: </w:t>
      </w:r>
      <w:r w:rsidRPr="00CF2C6A">
        <w:rPr>
          <w:b/>
        </w:rPr>
        <w:t>true</w:t>
      </w:r>
      <w:r>
        <w:t xml:space="preserve">, [[Configurable]]: </w:t>
      </w:r>
      <w:r w:rsidRPr="00CF2C6A">
        <w:rPr>
          <w:b/>
        </w:rPr>
        <w:t>true</w:t>
      </w:r>
      <w:r>
        <w:t>}.</w:t>
      </w:r>
    </w:p>
    <w:p w14:paraId="2C11FDBF" w14:textId="77777777" w:rsidR="004C02EF" w:rsidRDefault="004C02EF" w:rsidP="004C02EF">
      <w:pPr>
        <w:pStyle w:val="40"/>
        <w:numPr>
          <w:ilvl w:val="0"/>
          <w:numId w:val="0"/>
        </w:numPr>
      </w:pPr>
      <w:bookmarkStart w:id="7188" w:name="_Ref455971750"/>
      <w:r>
        <w:t>15.4.2.2</w:t>
      </w:r>
      <w:r>
        <w:tab/>
        <w:t>new Array (len</w:t>
      </w:r>
      <w:bookmarkEnd w:id="7178"/>
      <w:bookmarkEnd w:id="7186"/>
      <w:bookmarkEnd w:id="7187"/>
      <w:r>
        <w:t>)</w:t>
      </w:r>
      <w:bookmarkStart w:id="7189" w:name="_Toc382291618"/>
      <w:bookmarkEnd w:id="7188"/>
    </w:p>
    <w:p w14:paraId="49405364" w14:textId="77777777" w:rsidR="004C02EF" w:rsidRDefault="004C02EF" w:rsidP="004C02EF">
      <w:r>
        <w:t xml:space="preserve">The [[Prototype]] internal property of the newly constructed object is set to the original Array prototype object, the one that is the initial value of </w:t>
      </w:r>
      <w:r>
        <w:rPr>
          <w:rFonts w:ascii="Courier New" w:hAnsi="Courier New"/>
          <w:b/>
        </w:rPr>
        <w:t>Array.prototype</w:t>
      </w:r>
      <w:r>
        <w:t xml:space="preserve"> (15.4.3.1). </w:t>
      </w:r>
      <w:ins w:id="7190" w:author="Allen Wirfs-Brock" w:date="2011-07-02T13:57:00Z">
        <w:r w:rsidR="00963019">
          <w:t>The newly constructed object has the [[</w:t>
        </w:r>
        <w:del w:id="7191" w:author="Rev 3 Allen Wirfs-Brock" w:date="2011-09-07T15:39:00Z">
          <w:r w:rsidR="00963019" w:rsidDel="007516CC">
            <w:delText>IsArray</w:delText>
          </w:r>
        </w:del>
      </w:ins>
      <w:ins w:id="7192" w:author="Rev 3 Allen Wirfs-Brock" w:date="2011-09-07T15:39:00Z">
        <w:r w:rsidR="007516CC">
          <w:t>NativeBrand</w:t>
        </w:r>
      </w:ins>
      <w:ins w:id="7193" w:author="Allen Wirfs-Brock" w:date="2011-07-02T13:57:00Z">
        <w:r w:rsidR="00963019">
          <w:t>]] internal property</w:t>
        </w:r>
      </w:ins>
      <w:ins w:id="7194" w:author="Rev 3 Allen Wirfs-Brock" w:date="2011-09-07T15:39:00Z">
        <w:r w:rsidR="007516CC">
          <w:t xml:space="preserve"> with value NativeArray</w:t>
        </w:r>
      </w:ins>
      <w:ins w:id="7195" w:author="Allen Wirfs-Brock" w:date="2011-07-02T13:57:00Z">
        <w:r w:rsidR="00963019">
          <w:t>.</w:t>
        </w:r>
      </w:ins>
      <w:del w:id="7196" w:author="Allen Wirfs-Brock" w:date="2011-07-02T13:57:00Z">
        <w:r w:rsidDel="00963019">
          <w:delText xml:space="preserve">The [[Class]] internal property of the newly constructed object is set to </w:delText>
        </w:r>
        <w:r w:rsidDel="00963019">
          <w:rPr>
            <w:rFonts w:ascii="Courier New" w:hAnsi="Courier New"/>
            <w:b/>
          </w:rPr>
          <w:delText>"Array"</w:delText>
        </w:r>
        <w:r w:rsidDel="00963019">
          <w:delText>.</w:delText>
        </w:r>
      </w:del>
      <w:r>
        <w:t xml:space="preserve"> The [[Extensible]] internal property of the newly constructed object is set to </w:t>
      </w:r>
      <w:r w:rsidRPr="000D6C0A">
        <w:rPr>
          <w:b/>
        </w:rPr>
        <w:t>true</w:t>
      </w:r>
      <w:r>
        <w:t>.</w:t>
      </w:r>
    </w:p>
    <w:p w14:paraId="43CBF659" w14:textId="77777777" w:rsidR="004C02EF" w:rsidRDefault="004C02EF" w:rsidP="004C02EF">
      <w:r>
        <w:t xml:space="preserve">If the argument </w:t>
      </w:r>
      <w:r w:rsidRPr="00F02209">
        <w:rPr>
          <w:rFonts w:ascii="Times New Roman" w:hAnsi="Times New Roman"/>
          <w:i/>
        </w:rPr>
        <w:t>len</w:t>
      </w:r>
      <w:r>
        <w:t xml:space="preserve"> is a Number and </w:t>
      </w:r>
      <w:r w:rsidRPr="00F02209">
        <w:rPr>
          <w:rFonts w:ascii="Times New Roman" w:hAnsi="Times New Roman"/>
        </w:rPr>
        <w:t>ToUint32(</w:t>
      </w:r>
      <w:r w:rsidRPr="00F02209">
        <w:rPr>
          <w:rFonts w:ascii="Times New Roman" w:hAnsi="Times New Roman"/>
          <w:i/>
        </w:rPr>
        <w:t>len</w:t>
      </w:r>
      <w:r w:rsidRPr="00F02209">
        <w:rPr>
          <w:rFonts w:ascii="Times New Roman" w:hAnsi="Times New Roman"/>
        </w:rPr>
        <w:t>)</w:t>
      </w:r>
      <w:r>
        <w:t xml:space="preserve"> is equal to </w:t>
      </w:r>
      <w:r w:rsidRPr="00F02209">
        <w:rPr>
          <w:rFonts w:ascii="Times New Roman" w:hAnsi="Times New Roman"/>
          <w:i/>
        </w:rPr>
        <w:t>len</w:t>
      </w:r>
      <w:r>
        <w:t xml:space="preserve">, then the </w:t>
      </w:r>
      <w:r>
        <w:rPr>
          <w:rFonts w:ascii="Courier New" w:hAnsi="Courier New"/>
          <w:b/>
        </w:rPr>
        <w:t>length</w:t>
      </w:r>
      <w:r>
        <w:t xml:space="preserve"> property of the newly constructed object is set to </w:t>
      </w:r>
      <w:r w:rsidRPr="00F02209">
        <w:rPr>
          <w:rFonts w:ascii="Times New Roman" w:hAnsi="Times New Roman"/>
        </w:rPr>
        <w:t>ToUint32(</w:t>
      </w:r>
      <w:r w:rsidRPr="00F02209">
        <w:rPr>
          <w:rFonts w:ascii="Times New Roman" w:hAnsi="Times New Roman"/>
          <w:i/>
        </w:rPr>
        <w:t>len</w:t>
      </w:r>
      <w:r w:rsidRPr="00F02209">
        <w:rPr>
          <w:rFonts w:ascii="Times New Roman" w:hAnsi="Times New Roman"/>
        </w:rPr>
        <w:t>)</w:t>
      </w:r>
      <w:r>
        <w:t xml:space="preserve">. If the argument </w:t>
      </w:r>
      <w:r w:rsidRPr="00F02209">
        <w:rPr>
          <w:rFonts w:ascii="Times New Roman" w:hAnsi="Times New Roman"/>
          <w:i/>
        </w:rPr>
        <w:t>len</w:t>
      </w:r>
      <w:r>
        <w:t xml:space="preserve"> is a Number and </w:t>
      </w:r>
      <w:r w:rsidRPr="00F02209">
        <w:rPr>
          <w:rFonts w:ascii="Times New Roman" w:hAnsi="Times New Roman"/>
        </w:rPr>
        <w:t>ToUint32(</w:t>
      </w:r>
      <w:r w:rsidRPr="00F02209">
        <w:rPr>
          <w:rFonts w:ascii="Times New Roman" w:hAnsi="Times New Roman"/>
          <w:i/>
        </w:rPr>
        <w:t>len</w:t>
      </w:r>
      <w:r w:rsidRPr="00F02209">
        <w:rPr>
          <w:rFonts w:ascii="Times New Roman" w:hAnsi="Times New Roman"/>
        </w:rPr>
        <w:t>)</w:t>
      </w:r>
      <w:r>
        <w:t xml:space="preserve"> is not equal to </w:t>
      </w:r>
      <w:r w:rsidRPr="00F02209">
        <w:rPr>
          <w:rFonts w:ascii="Times New Roman" w:hAnsi="Times New Roman"/>
          <w:i/>
        </w:rPr>
        <w:t>len</w:t>
      </w:r>
      <w:r>
        <w:t xml:space="preserve">, a </w:t>
      </w:r>
      <w:r>
        <w:rPr>
          <w:b/>
        </w:rPr>
        <w:t>RangeError</w:t>
      </w:r>
      <w:r>
        <w:t xml:space="preserve"> exception is thrown.</w:t>
      </w:r>
    </w:p>
    <w:p w14:paraId="02B69811" w14:textId="77777777" w:rsidR="004C02EF" w:rsidRDefault="004C02EF" w:rsidP="004C02EF">
      <w:r>
        <w:t xml:space="preserve">If the argument </w:t>
      </w:r>
      <w:r w:rsidRPr="00F02209">
        <w:rPr>
          <w:rFonts w:ascii="Times New Roman" w:hAnsi="Times New Roman"/>
          <w:i/>
        </w:rPr>
        <w:t>len</w:t>
      </w:r>
      <w:r>
        <w:t xml:space="preserve"> is not a Number, then the </w:t>
      </w:r>
      <w:r>
        <w:rPr>
          <w:rFonts w:ascii="Courier New" w:hAnsi="Courier New"/>
          <w:b/>
        </w:rPr>
        <w:t>length</w:t>
      </w:r>
      <w:r>
        <w:t xml:space="preserve"> property of the newly constructed object is set to </w:t>
      </w:r>
      <w:r>
        <w:rPr>
          <w:rFonts w:ascii="Courier New" w:hAnsi="Courier New"/>
          <w:b/>
        </w:rPr>
        <w:t>1</w:t>
      </w:r>
      <w:r>
        <w:t xml:space="preserve"> and the </w:t>
      </w:r>
      <w:r>
        <w:rPr>
          <w:rFonts w:ascii="Courier New" w:hAnsi="Courier New"/>
          <w:b/>
        </w:rPr>
        <w:t>0</w:t>
      </w:r>
      <w:r>
        <w:t xml:space="preserve"> property of the newly constructed object is set to </w:t>
      </w:r>
      <w:r w:rsidRPr="00F02209">
        <w:rPr>
          <w:rFonts w:ascii="Times New Roman" w:hAnsi="Times New Roman"/>
          <w:i/>
        </w:rPr>
        <w:t>len</w:t>
      </w:r>
      <w:r>
        <w:t xml:space="preserve"> with attributes {[[Writable]]: </w:t>
      </w:r>
      <w:r w:rsidRPr="00CF2C6A">
        <w:rPr>
          <w:b/>
        </w:rPr>
        <w:t>true</w:t>
      </w:r>
      <w:r>
        <w:t xml:space="preserve">, [[Enumerable]]: </w:t>
      </w:r>
      <w:r w:rsidRPr="00CF2C6A">
        <w:rPr>
          <w:b/>
        </w:rPr>
        <w:t>true</w:t>
      </w:r>
      <w:r>
        <w:t xml:space="preserve">, [[Configurable]]: </w:t>
      </w:r>
      <w:r w:rsidRPr="00CF2C6A">
        <w:rPr>
          <w:b/>
        </w:rPr>
        <w:t>true</w:t>
      </w:r>
      <w:r>
        <w:t>}.</w:t>
      </w:r>
      <w:bookmarkStart w:id="7197" w:name="_Toc385672288"/>
      <w:bookmarkStart w:id="7198" w:name="_Toc393690405"/>
    </w:p>
    <w:p w14:paraId="31F46E96" w14:textId="77777777" w:rsidR="004C02EF" w:rsidRDefault="004C02EF" w:rsidP="00B43482">
      <w:pPr>
        <w:pStyle w:val="30"/>
        <w:numPr>
          <w:ilvl w:val="0"/>
          <w:numId w:val="0"/>
        </w:numPr>
      </w:pPr>
      <w:bookmarkStart w:id="7199" w:name="_Toc382291619"/>
      <w:bookmarkStart w:id="7200" w:name="_Toc385672289"/>
      <w:bookmarkStart w:id="7201" w:name="_Toc393690406"/>
      <w:bookmarkStart w:id="7202" w:name="_Ref457709045"/>
      <w:bookmarkStart w:id="7203" w:name="_Toc472818923"/>
      <w:bookmarkStart w:id="7204" w:name="_Toc235503501"/>
      <w:bookmarkStart w:id="7205" w:name="_Toc241509276"/>
      <w:bookmarkStart w:id="7206" w:name="_Toc244416763"/>
      <w:bookmarkStart w:id="7207" w:name="_Toc276631127"/>
      <w:bookmarkStart w:id="7208" w:name="_Toc178387138"/>
      <w:bookmarkEnd w:id="7189"/>
      <w:bookmarkEnd w:id="7197"/>
      <w:bookmarkEnd w:id="7198"/>
      <w:r>
        <w:t>15.4.3</w:t>
      </w:r>
      <w:r>
        <w:tab/>
        <w:t>Properties of the Array Constructo</w:t>
      </w:r>
      <w:bookmarkEnd w:id="7199"/>
      <w:bookmarkEnd w:id="7200"/>
      <w:bookmarkEnd w:id="7201"/>
      <w:r>
        <w:t>r</w:t>
      </w:r>
      <w:bookmarkEnd w:id="7202"/>
      <w:bookmarkEnd w:id="7203"/>
      <w:bookmarkEnd w:id="7204"/>
      <w:bookmarkEnd w:id="7205"/>
      <w:bookmarkEnd w:id="7206"/>
      <w:bookmarkEnd w:id="7207"/>
      <w:bookmarkEnd w:id="7208"/>
    </w:p>
    <w:p w14:paraId="094342FF" w14:textId="77777777" w:rsidR="004C02EF" w:rsidRDefault="004C02EF" w:rsidP="004C02EF">
      <w:r>
        <w:t>The value of the [[Prototype]] internal property of the Array constructor is the Function prototype object (15.3.4).</w:t>
      </w:r>
    </w:p>
    <w:p w14:paraId="746DD43A"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Array constructor has the following properties:</w:t>
      </w:r>
      <w:bookmarkStart w:id="7209" w:name="_Hlt424534161"/>
      <w:bookmarkStart w:id="7210" w:name="_Toc382291620"/>
      <w:bookmarkStart w:id="7211" w:name="_Toc385672290"/>
      <w:bookmarkStart w:id="7212" w:name="_Ref393614155"/>
      <w:bookmarkStart w:id="7213" w:name="_Toc393690407"/>
      <w:bookmarkStart w:id="7214" w:name="_Ref404501859"/>
      <w:bookmarkStart w:id="7215" w:name="_Ref404502071"/>
      <w:bookmarkStart w:id="7216" w:name="_Ref404502112"/>
      <w:bookmarkEnd w:id="7209"/>
    </w:p>
    <w:p w14:paraId="347399A0" w14:textId="77777777" w:rsidR="004C02EF" w:rsidRDefault="004C02EF" w:rsidP="004C02EF">
      <w:pPr>
        <w:pStyle w:val="40"/>
        <w:numPr>
          <w:ilvl w:val="0"/>
          <w:numId w:val="0"/>
        </w:numPr>
      </w:pPr>
      <w:bookmarkStart w:id="7217" w:name="_Ref424534154"/>
      <w:r>
        <w:t>15.4.3.1</w:t>
      </w:r>
      <w:r>
        <w:tab/>
        <w:t>Array.prototyp</w:t>
      </w:r>
      <w:bookmarkEnd w:id="7210"/>
      <w:bookmarkEnd w:id="7211"/>
      <w:bookmarkEnd w:id="7212"/>
      <w:bookmarkEnd w:id="7213"/>
      <w:bookmarkEnd w:id="7214"/>
      <w:bookmarkEnd w:id="7215"/>
      <w:bookmarkEnd w:id="7216"/>
      <w:r>
        <w:t>e</w:t>
      </w:r>
      <w:bookmarkEnd w:id="7217"/>
    </w:p>
    <w:p w14:paraId="51D95FF9" w14:textId="77777777" w:rsidR="004C02EF" w:rsidRDefault="004C02EF" w:rsidP="004C02EF">
      <w:r>
        <w:t xml:space="preserve">The initial value of </w:t>
      </w:r>
      <w:r>
        <w:rPr>
          <w:rFonts w:ascii="Courier New" w:hAnsi="Courier New"/>
          <w:b/>
        </w:rPr>
        <w:t>Array.prototype</w:t>
      </w:r>
      <w:r>
        <w:t xml:space="preserve"> is the Array prototype object (15.4.4).</w:t>
      </w:r>
      <w:bookmarkStart w:id="7218" w:name="_Toc385672291"/>
      <w:bookmarkStart w:id="7219" w:name="_Toc382291621"/>
    </w:p>
    <w:p w14:paraId="1B43ACED" w14:textId="77777777" w:rsidR="004C02EF" w:rsidRDefault="004C02EF" w:rsidP="004C02EF">
      <w:r>
        <w:t xml:space="preserve">This property has the attributes { [[Writable]]: </w:t>
      </w:r>
      <w:r w:rsidRPr="00FE35A1">
        <w:rPr>
          <w:b/>
        </w:rPr>
        <w:t>false</w:t>
      </w:r>
      <w:r>
        <w:t xml:space="preserve">, [[Enumerable]]: </w:t>
      </w:r>
      <w:r w:rsidRPr="00FE35A1">
        <w:rPr>
          <w:b/>
        </w:rPr>
        <w:t>false</w:t>
      </w:r>
      <w:r>
        <w:t xml:space="preserve">, [[Configurable]]: </w:t>
      </w:r>
      <w:r w:rsidRPr="00FE35A1">
        <w:rPr>
          <w:b/>
        </w:rPr>
        <w:t>false</w:t>
      </w:r>
      <w:r>
        <w:t xml:space="preserve"> }.</w:t>
      </w:r>
      <w:bookmarkStart w:id="7220" w:name="_Toc393690408"/>
    </w:p>
    <w:p w14:paraId="0E4DAEEE" w14:textId="77777777" w:rsidR="004C02EF" w:rsidRDefault="004C02EF" w:rsidP="004C02EF">
      <w:pPr>
        <w:pStyle w:val="40"/>
        <w:numPr>
          <w:ilvl w:val="0"/>
          <w:numId w:val="0"/>
        </w:numPr>
      </w:pPr>
      <w:r>
        <w:t>15.4.3.2</w:t>
      </w:r>
      <w:r>
        <w:tab/>
        <w:t>Array.isArray ( arg )</w:t>
      </w:r>
    </w:p>
    <w:p w14:paraId="553CA817" w14:textId="77777777" w:rsidR="004C02EF" w:rsidRDefault="004C02EF" w:rsidP="004C02EF">
      <w:r>
        <w:t xml:space="preserve">The isArray function takes one argument </w:t>
      </w:r>
      <w:r w:rsidRPr="00F02209">
        <w:rPr>
          <w:rFonts w:ascii="Times New Roman" w:hAnsi="Times New Roman"/>
          <w:i/>
        </w:rPr>
        <w:t>arg</w:t>
      </w:r>
      <w:r>
        <w:t xml:space="preserve">, and returns the Boolean value </w:t>
      </w:r>
      <w:r w:rsidRPr="00DC6657">
        <w:rPr>
          <w:b/>
        </w:rPr>
        <w:t xml:space="preserve">true </w:t>
      </w:r>
      <w:r>
        <w:t xml:space="preserve">if the argument is an object whose class internal property is </w:t>
      </w:r>
      <w:r>
        <w:rPr>
          <w:rFonts w:ascii="Courier New" w:hAnsi="Courier New" w:cs="Courier New"/>
          <w:b/>
        </w:rPr>
        <w:t>"</w:t>
      </w:r>
      <w:r w:rsidRPr="00E25912">
        <w:rPr>
          <w:rFonts w:ascii="Courier New" w:hAnsi="Courier New" w:cs="Courier New"/>
          <w:b/>
        </w:rPr>
        <w:t>Array</w:t>
      </w:r>
      <w:r>
        <w:rPr>
          <w:rFonts w:ascii="Courier New" w:hAnsi="Courier New" w:cs="Courier New"/>
          <w:b/>
        </w:rPr>
        <w:t>"</w:t>
      </w:r>
      <w:r>
        <w:t xml:space="preserve">; otherwise it returns </w:t>
      </w:r>
      <w:r w:rsidRPr="00DC6657">
        <w:rPr>
          <w:b/>
        </w:rPr>
        <w:t>false</w:t>
      </w:r>
      <w:r>
        <w:t>. The following steps are taken:</w:t>
      </w:r>
    </w:p>
    <w:p w14:paraId="13096D13" w14:textId="77777777" w:rsidR="004C02EF" w:rsidRPr="00AA0E90" w:rsidRDefault="004C02EF" w:rsidP="004C02EF">
      <w:pPr>
        <w:pStyle w:val="Alg4"/>
        <w:numPr>
          <w:ilvl w:val="0"/>
          <w:numId w:val="202"/>
        </w:numPr>
      </w:pPr>
      <w:r w:rsidRPr="00AA0E90">
        <w:t>If Type(</w:t>
      </w:r>
      <w:r w:rsidRPr="00AA0E90">
        <w:rPr>
          <w:i/>
        </w:rPr>
        <w:t>arg</w:t>
      </w:r>
      <w:r w:rsidRPr="00AA0E90">
        <w:t xml:space="preserve">) is not Object, return </w:t>
      </w:r>
      <w:r w:rsidRPr="00AA0E90">
        <w:rPr>
          <w:b/>
        </w:rPr>
        <w:t>false</w:t>
      </w:r>
      <w:r w:rsidRPr="00AA0E90">
        <w:t>.</w:t>
      </w:r>
    </w:p>
    <w:p w14:paraId="6BAA28E6" w14:textId="77777777" w:rsidR="004C02EF" w:rsidRPr="00AA0E90" w:rsidRDefault="004C02EF" w:rsidP="004C02EF">
      <w:pPr>
        <w:pStyle w:val="Alg4"/>
        <w:numPr>
          <w:ilvl w:val="0"/>
          <w:numId w:val="202"/>
        </w:numPr>
      </w:pPr>
      <w:r w:rsidRPr="00AA0E90">
        <w:t xml:space="preserve">If </w:t>
      </w:r>
      <w:del w:id="7221" w:author="Allen Wirfs-Brock" w:date="2011-07-02T13:58:00Z">
        <w:r w:rsidRPr="00AA0E90" w:rsidDel="00963019">
          <w:delText xml:space="preserve">the value of the [[Class]] internal property of </w:delText>
        </w:r>
      </w:del>
      <w:r w:rsidRPr="00AA0E90">
        <w:rPr>
          <w:i/>
        </w:rPr>
        <w:t xml:space="preserve">arg </w:t>
      </w:r>
      <w:del w:id="7222" w:author="Allen Wirfs-Brock" w:date="2011-07-02T13:58:00Z">
        <w:r w:rsidRPr="00AA0E90" w:rsidDel="00963019">
          <w:delText xml:space="preserve">is </w:delText>
        </w:r>
        <w:r w:rsidDel="00963019">
          <w:rPr>
            <w:rFonts w:ascii="Courier New" w:hAnsi="Courier New" w:cs="Courier New"/>
            <w:b/>
          </w:rPr>
          <w:delText>"</w:delText>
        </w:r>
        <w:r w:rsidRPr="00E25912" w:rsidDel="00963019">
          <w:rPr>
            <w:rFonts w:ascii="Courier New" w:hAnsi="Courier New" w:cs="Courier New"/>
            <w:b/>
          </w:rPr>
          <w:delText>Array</w:delText>
        </w:r>
        <w:r w:rsidDel="00963019">
          <w:rPr>
            <w:rFonts w:ascii="Courier New" w:hAnsi="Courier New" w:cs="Courier New"/>
            <w:b/>
          </w:rPr>
          <w:delText>"</w:delText>
        </w:r>
      </w:del>
      <w:ins w:id="7223" w:author="Allen Wirfs-Brock" w:date="2011-07-02T13:58:00Z">
        <w:r w:rsidR="00963019">
          <w:t>has the [[</w:t>
        </w:r>
        <w:del w:id="7224" w:author="Rev 3 Allen Wirfs-Brock" w:date="2011-09-07T15:40:00Z">
          <w:r w:rsidR="00963019" w:rsidDel="009D141F">
            <w:delText>IsArray</w:delText>
          </w:r>
        </w:del>
      </w:ins>
      <w:ins w:id="7225" w:author="Rev 3 Allen Wirfs-Brock" w:date="2011-09-07T15:40:00Z">
        <w:r w:rsidR="009D141F">
          <w:t>NativeBrand</w:t>
        </w:r>
      </w:ins>
      <w:ins w:id="7226" w:author="Allen Wirfs-Brock" w:date="2011-07-02T13:58:00Z">
        <w:r w:rsidR="00963019">
          <w:t>]] internal property</w:t>
        </w:r>
      </w:ins>
      <w:ins w:id="7227" w:author="Rev 3 Allen Wirfs-Brock" w:date="2011-09-07T15:40:00Z">
        <w:r w:rsidR="009D141F">
          <w:t xml:space="preserve"> with value NativeArray</w:t>
        </w:r>
      </w:ins>
      <w:r w:rsidRPr="00AA0E90">
        <w:t xml:space="preserve">, then return </w:t>
      </w:r>
      <w:r w:rsidRPr="00AA0E90">
        <w:rPr>
          <w:b/>
        </w:rPr>
        <w:t>true</w:t>
      </w:r>
      <w:r w:rsidRPr="00AA0E90">
        <w:t>.</w:t>
      </w:r>
    </w:p>
    <w:p w14:paraId="79EFE5D4" w14:textId="77777777" w:rsidR="004C02EF" w:rsidRPr="00AA0E90" w:rsidRDefault="004C02EF" w:rsidP="004C02EF">
      <w:pPr>
        <w:pStyle w:val="Alg4"/>
        <w:numPr>
          <w:ilvl w:val="0"/>
          <w:numId w:val="202"/>
        </w:numPr>
        <w:spacing w:after="120"/>
      </w:pPr>
      <w:r w:rsidRPr="00AA0E90">
        <w:t xml:space="preserve">Return </w:t>
      </w:r>
      <w:r w:rsidRPr="00AA0E90">
        <w:rPr>
          <w:b/>
        </w:rPr>
        <w:t>false</w:t>
      </w:r>
      <w:r w:rsidRPr="00AA0E90">
        <w:t>.</w:t>
      </w:r>
    </w:p>
    <w:p w14:paraId="0350F3F9" w14:textId="77777777" w:rsidR="004C02EF" w:rsidRDefault="004C02EF" w:rsidP="00B43482">
      <w:pPr>
        <w:pStyle w:val="30"/>
        <w:numPr>
          <w:ilvl w:val="0"/>
          <w:numId w:val="0"/>
        </w:numPr>
      </w:pPr>
      <w:bookmarkStart w:id="7228" w:name="_Toc385672292"/>
      <w:bookmarkStart w:id="7229" w:name="_Ref393609293"/>
      <w:bookmarkStart w:id="7230" w:name="_Toc393690409"/>
      <w:bookmarkStart w:id="7231" w:name="_Ref404502135"/>
      <w:bookmarkStart w:id="7232" w:name="_Ref424534233"/>
      <w:bookmarkStart w:id="7233" w:name="_Toc472818924"/>
      <w:bookmarkStart w:id="7234" w:name="_Toc235503502"/>
      <w:bookmarkStart w:id="7235" w:name="_Toc241509277"/>
      <w:bookmarkStart w:id="7236" w:name="_Toc244416764"/>
      <w:bookmarkStart w:id="7237" w:name="_Toc276631128"/>
      <w:bookmarkStart w:id="7238" w:name="_Toc178387139"/>
      <w:bookmarkEnd w:id="7218"/>
      <w:bookmarkEnd w:id="7220"/>
      <w:r>
        <w:t>15.4.4</w:t>
      </w:r>
      <w:r>
        <w:tab/>
        <w:t>Properties of the Array Prototype Objec</w:t>
      </w:r>
      <w:bookmarkEnd w:id="7219"/>
      <w:bookmarkEnd w:id="7228"/>
      <w:bookmarkEnd w:id="7229"/>
      <w:bookmarkEnd w:id="7230"/>
      <w:bookmarkEnd w:id="7231"/>
      <w:r>
        <w:t>t</w:t>
      </w:r>
      <w:bookmarkEnd w:id="7232"/>
      <w:bookmarkEnd w:id="7233"/>
      <w:bookmarkEnd w:id="7234"/>
      <w:bookmarkEnd w:id="7235"/>
      <w:bookmarkEnd w:id="7236"/>
      <w:bookmarkEnd w:id="7237"/>
      <w:bookmarkEnd w:id="7238"/>
    </w:p>
    <w:p w14:paraId="53AC57F8" w14:textId="77777777" w:rsidR="004C02EF" w:rsidRDefault="004C02EF" w:rsidP="004C02EF">
      <w:r>
        <w:t>The value of the [[Prototype]] internal property of the Array prototype object is the standard built-in Object prototype object (15.2.4).</w:t>
      </w:r>
    </w:p>
    <w:p w14:paraId="15B7AE00" w14:textId="77777777" w:rsidR="004C02EF" w:rsidRDefault="004C02EF" w:rsidP="004C02EF">
      <w:r>
        <w:t xml:space="preserve">The Array prototype object is itself an array; </w:t>
      </w:r>
      <w:del w:id="7239" w:author="Allen Wirfs-Brock" w:date="2011-07-02T13:59:00Z">
        <w:r w:rsidDel="00963019">
          <w:delText xml:space="preserve">its [[Class]] is </w:delText>
        </w:r>
        <w:r w:rsidDel="00963019">
          <w:rPr>
            <w:rFonts w:ascii="Courier New" w:hAnsi="Courier New"/>
            <w:b/>
          </w:rPr>
          <w:delText>"Array"</w:delText>
        </w:r>
      </w:del>
      <w:ins w:id="7240" w:author="Allen Wirfs-Brock" w:date="2011-07-02T13:59:00Z">
        <w:r w:rsidR="00963019">
          <w:t>it has an [[</w:t>
        </w:r>
      </w:ins>
      <w:ins w:id="7241" w:author="Rev 3 Allen Wirfs-Brock" w:date="2011-09-07T15:40:00Z">
        <w:r w:rsidR="009D141F">
          <w:t>NativeBrand</w:t>
        </w:r>
      </w:ins>
      <w:ins w:id="7242" w:author="Allen Wirfs-Brock" w:date="2011-07-02T13:59:00Z">
        <w:del w:id="7243" w:author="Rev 3 Allen Wirfs-Brock" w:date="2011-09-07T15:40:00Z">
          <w:r w:rsidR="00963019" w:rsidDel="009D141F">
            <w:delText>IsArray</w:delText>
          </w:r>
        </w:del>
        <w:r w:rsidR="00963019">
          <w:t>]] internal property</w:t>
        </w:r>
      </w:ins>
      <w:ins w:id="7244" w:author="Rev 3 Allen Wirfs-Brock" w:date="2011-09-07T15:40:00Z">
        <w:r w:rsidR="009D141F" w:rsidRPr="009D141F">
          <w:t xml:space="preserve"> </w:t>
        </w:r>
        <w:r w:rsidR="009D141F">
          <w:t>with value NativeArray</w:t>
        </w:r>
      </w:ins>
      <w:r>
        <w:t xml:space="preserve">, and it has a </w:t>
      </w:r>
      <w:r>
        <w:rPr>
          <w:rFonts w:ascii="Courier New" w:hAnsi="Courier New"/>
          <w:b/>
        </w:rPr>
        <w:t>length</w:t>
      </w:r>
      <w:r>
        <w:t xml:space="preserve"> property (whose initial value is </w:t>
      </w:r>
      <w:r>
        <w:rPr>
          <w:b/>
        </w:rPr>
        <w:t>+0</w:t>
      </w:r>
      <w:r>
        <w:t>) and the special [[DefineOwnProperty]] internal method described in 15.4.5.1.</w:t>
      </w:r>
    </w:p>
    <w:p w14:paraId="429AE581" w14:textId="77777777" w:rsidR="004C02EF" w:rsidRDefault="004C02EF" w:rsidP="004C02EF">
      <w:r>
        <w:t xml:space="preserve">In following descriptions of functions that are properties of the Array prototype object, the phrase “this object” refers to the object that is the </w:t>
      </w:r>
      <w:r>
        <w:rPr>
          <w:b/>
        </w:rPr>
        <w:t>this</w:t>
      </w:r>
      <w:r>
        <w:t xml:space="preserve"> value for the invocation of the function. It is permitted for the </w:t>
      </w:r>
      <w:r>
        <w:rPr>
          <w:b/>
        </w:rPr>
        <w:t>this</w:t>
      </w:r>
      <w:r>
        <w:t xml:space="preserve"> to be an object </w:t>
      </w:r>
      <w:del w:id="7245" w:author="Allen Wirfs-Brock" w:date="2011-07-02T13:59:00Z">
        <w:r w:rsidDel="00963019">
          <w:delText xml:space="preserve">for </w:delText>
        </w:r>
      </w:del>
      <w:r>
        <w:t xml:space="preserve">which </w:t>
      </w:r>
      <w:del w:id="7246" w:author="Allen Wirfs-Brock" w:date="2011-07-02T14:00:00Z">
        <w:r w:rsidDel="00963019">
          <w:delText xml:space="preserve">the value of the [[Class]] internal property is not </w:delText>
        </w:r>
        <w:r w:rsidDel="00963019">
          <w:rPr>
            <w:rFonts w:ascii="Courier New" w:hAnsi="Courier New"/>
            <w:b/>
          </w:rPr>
          <w:delText>"Array"</w:delText>
        </w:r>
      </w:del>
      <w:ins w:id="7247" w:author="Allen Wirfs-Brock" w:date="2011-07-02T14:00:00Z">
        <w:r w:rsidR="00963019">
          <w:t>does not have an [[</w:t>
        </w:r>
        <w:del w:id="7248" w:author="Rev 3 Allen Wirfs-Brock" w:date="2011-09-07T15:41:00Z">
          <w:r w:rsidR="00963019" w:rsidDel="009D141F">
            <w:delText>IsArray</w:delText>
          </w:r>
        </w:del>
      </w:ins>
      <w:ins w:id="7249" w:author="Rev 3 Allen Wirfs-Brock" w:date="2011-09-07T15:41:00Z">
        <w:r w:rsidR="009D141F">
          <w:t>NativeBrand</w:t>
        </w:r>
      </w:ins>
      <w:ins w:id="7250" w:author="Allen Wirfs-Brock" w:date="2011-07-02T14:00:00Z">
        <w:r w:rsidR="00963019">
          <w:t>]] internal property</w:t>
        </w:r>
      </w:ins>
      <w:ins w:id="7251" w:author="Rev 3 Allen Wirfs-Brock" w:date="2011-09-07T15:41:00Z">
        <w:r w:rsidR="009D141F" w:rsidRPr="009D141F">
          <w:t xml:space="preserve"> </w:t>
        </w:r>
        <w:r w:rsidR="009D141F">
          <w:t>with value NativeArray</w:t>
        </w:r>
      </w:ins>
      <w:r>
        <w:t>.</w:t>
      </w:r>
      <w:bookmarkStart w:id="7252" w:name="_Toc385672293"/>
    </w:p>
    <w:p w14:paraId="4B6365D9" w14:textId="77777777" w:rsidR="004C02EF" w:rsidRDefault="004C02EF" w:rsidP="004C02EF">
      <w:pPr>
        <w:pStyle w:val="Note"/>
      </w:pPr>
      <w:r w:rsidRPr="000956BB">
        <w:t>NOTE</w:t>
      </w:r>
      <w:r w:rsidRPr="000956BB">
        <w:tab/>
        <w:t xml:space="preserve">The Array prototype object does not have a </w:t>
      </w:r>
      <w:r w:rsidRPr="000956BB">
        <w:rPr>
          <w:rFonts w:ascii="Courier New" w:hAnsi="Courier New"/>
          <w:b/>
        </w:rPr>
        <w:t>valueOf</w:t>
      </w:r>
      <w:r w:rsidRPr="000956BB">
        <w:t xml:space="preserve"> property of its own; however, it inherits the </w:t>
      </w:r>
      <w:r w:rsidRPr="000956BB">
        <w:rPr>
          <w:rFonts w:ascii="Courier New" w:hAnsi="Courier New"/>
          <w:b/>
        </w:rPr>
        <w:t>valueOf</w:t>
      </w:r>
      <w:r w:rsidRPr="000956BB">
        <w:t xml:space="preserve"> property from the </w:t>
      </w:r>
      <w:r>
        <w:t xml:space="preserve">standard built-in </w:t>
      </w:r>
      <w:r w:rsidRPr="000956BB">
        <w:t>Object prototype Object.</w:t>
      </w:r>
      <w:bookmarkStart w:id="7253" w:name="_Toc393690410"/>
    </w:p>
    <w:p w14:paraId="3F470375" w14:textId="77777777" w:rsidR="004C02EF" w:rsidRDefault="004C02EF" w:rsidP="004C02EF">
      <w:pPr>
        <w:pStyle w:val="40"/>
        <w:numPr>
          <w:ilvl w:val="0"/>
          <w:numId w:val="0"/>
        </w:numPr>
      </w:pPr>
      <w:r>
        <w:t>15.4.4.1</w:t>
      </w:r>
      <w:r>
        <w:tab/>
        <w:t>Array.prototype.constructo</w:t>
      </w:r>
      <w:bookmarkEnd w:id="7252"/>
      <w:bookmarkEnd w:id="7253"/>
      <w:r>
        <w:t>r</w:t>
      </w:r>
    </w:p>
    <w:p w14:paraId="225C803D" w14:textId="77777777" w:rsidR="004C02EF" w:rsidRDefault="004C02EF" w:rsidP="004C02EF">
      <w:r>
        <w:t xml:space="preserve">The initial value of </w:t>
      </w:r>
      <w:r>
        <w:rPr>
          <w:rFonts w:ascii="Courier New" w:hAnsi="Courier New"/>
          <w:b/>
        </w:rPr>
        <w:t>Array.prototype.constructor</w:t>
      </w:r>
      <w:r>
        <w:t xml:space="preserve"> is the standard built-in </w:t>
      </w:r>
      <w:r>
        <w:rPr>
          <w:rFonts w:ascii="Courier New" w:hAnsi="Courier New"/>
          <w:b/>
        </w:rPr>
        <w:t>Array</w:t>
      </w:r>
      <w:r>
        <w:t xml:space="preserve"> constructor.</w:t>
      </w:r>
      <w:bookmarkStart w:id="7254" w:name="_Toc385672294"/>
      <w:bookmarkStart w:id="7255" w:name="_Toc393690411"/>
    </w:p>
    <w:p w14:paraId="51B06ABE" w14:textId="77777777" w:rsidR="004C02EF" w:rsidRDefault="004C02EF" w:rsidP="004C02EF">
      <w:pPr>
        <w:pStyle w:val="40"/>
        <w:numPr>
          <w:ilvl w:val="0"/>
          <w:numId w:val="0"/>
        </w:numPr>
      </w:pPr>
      <w:bookmarkStart w:id="7256" w:name="_Hlt451680383"/>
      <w:bookmarkStart w:id="7257" w:name="_Ref451680376"/>
      <w:bookmarkEnd w:id="7256"/>
      <w:r>
        <w:t>15.4.4.2</w:t>
      </w:r>
      <w:r>
        <w:tab/>
        <w:t>Array.prototype.toString</w:t>
      </w:r>
      <w:bookmarkEnd w:id="7254"/>
      <w:bookmarkEnd w:id="7255"/>
      <w:r>
        <w:t xml:space="preserve"> ( )</w:t>
      </w:r>
      <w:bookmarkEnd w:id="7257"/>
    </w:p>
    <w:p w14:paraId="77FBD8E8" w14:textId="77777777" w:rsidR="004C02EF" w:rsidRDefault="004C02EF" w:rsidP="004C02EF">
      <w:bookmarkStart w:id="7258" w:name="_Toc382291622"/>
      <w:bookmarkStart w:id="7259" w:name="_Toc385672296"/>
      <w:bookmarkStart w:id="7260" w:name="_Toc393690412"/>
      <w:r>
        <w:t xml:space="preserve">When the </w:t>
      </w:r>
      <w:r>
        <w:rPr>
          <w:rFonts w:ascii="Courier New" w:hAnsi="Courier New"/>
          <w:b/>
        </w:rPr>
        <w:t>toString</w:t>
      </w:r>
      <w:r>
        <w:t xml:space="preserve"> method is called, the following steps are taken:</w:t>
      </w:r>
    </w:p>
    <w:p w14:paraId="13BD2CFA" w14:textId="77777777" w:rsidR="004C02EF" w:rsidRPr="00AA0E90" w:rsidRDefault="004C02EF" w:rsidP="004C02EF">
      <w:pPr>
        <w:pStyle w:val="Alg4"/>
        <w:numPr>
          <w:ilvl w:val="0"/>
          <w:numId w:val="203"/>
        </w:numPr>
      </w:pPr>
      <w:r w:rsidRPr="00AA0E90">
        <w:t xml:space="preserve">Let </w:t>
      </w:r>
      <w:r w:rsidRPr="00AA0E90">
        <w:rPr>
          <w:i/>
        </w:rPr>
        <w:t>array</w:t>
      </w:r>
      <w:r w:rsidRPr="00AA0E90">
        <w:t xml:space="preserve"> be the result of calling ToObject on the </w:t>
      </w:r>
      <w:r w:rsidRPr="00AA0E90">
        <w:rPr>
          <w:b/>
        </w:rPr>
        <w:t>this</w:t>
      </w:r>
      <w:r w:rsidRPr="00AA0E90">
        <w:t xml:space="preserve"> value.</w:t>
      </w:r>
    </w:p>
    <w:p w14:paraId="5B732D7D" w14:textId="77777777" w:rsidR="004C02EF" w:rsidRPr="00AA0E90" w:rsidRDefault="004C02EF" w:rsidP="004C02EF">
      <w:pPr>
        <w:pStyle w:val="Alg4"/>
        <w:numPr>
          <w:ilvl w:val="0"/>
          <w:numId w:val="203"/>
        </w:numPr>
      </w:pPr>
      <w:r w:rsidRPr="00AA0E90">
        <w:t xml:space="preserve">Let </w:t>
      </w:r>
      <w:r w:rsidRPr="00AA0E90">
        <w:rPr>
          <w:i/>
        </w:rPr>
        <w:t>func</w:t>
      </w:r>
      <w:r w:rsidRPr="00AA0E90">
        <w:t xml:space="preserve"> be the result of calling the [[Get]] internal method of </w:t>
      </w:r>
      <w:r w:rsidRPr="00AA0E90">
        <w:rPr>
          <w:i/>
        </w:rPr>
        <w:t>array</w:t>
      </w:r>
      <w:r w:rsidRPr="00AA0E90">
        <w:t xml:space="preserve"> with argument </w:t>
      </w:r>
      <w:r>
        <w:rPr>
          <w:rFonts w:ascii="Courier New" w:hAnsi="Courier New"/>
          <w:b/>
        </w:rPr>
        <w:t>"join"</w:t>
      </w:r>
      <w:r w:rsidRPr="00AA0E90">
        <w:t>.</w:t>
      </w:r>
    </w:p>
    <w:p w14:paraId="6CA4F6DD" w14:textId="77777777" w:rsidR="004C02EF" w:rsidRPr="00AA0E90" w:rsidRDefault="004C02EF" w:rsidP="004C02EF">
      <w:pPr>
        <w:pStyle w:val="Alg4"/>
        <w:numPr>
          <w:ilvl w:val="0"/>
          <w:numId w:val="203"/>
        </w:numPr>
      </w:pPr>
      <w:r w:rsidRPr="00AA0E90">
        <w:t>If IsCallable(</w:t>
      </w:r>
      <w:r w:rsidRPr="00AA0E90">
        <w:rPr>
          <w:i/>
        </w:rPr>
        <w:t>func</w:t>
      </w:r>
      <w:r w:rsidRPr="00AA0E90">
        <w:t xml:space="preserve">) is </w:t>
      </w:r>
      <w:r w:rsidRPr="00AA0E90">
        <w:rPr>
          <w:b/>
        </w:rPr>
        <w:t>false</w:t>
      </w:r>
      <w:r w:rsidRPr="00AA0E90">
        <w:t xml:space="preserve">, then let </w:t>
      </w:r>
      <w:r w:rsidRPr="00AA0E90">
        <w:rPr>
          <w:i/>
        </w:rPr>
        <w:t>func</w:t>
      </w:r>
      <w:r w:rsidRPr="00AA0E90">
        <w:t xml:space="preserve"> be the standard built-in method Object.prototype.toString (15.2.4.2).</w:t>
      </w:r>
    </w:p>
    <w:p w14:paraId="0F9F700D" w14:textId="77777777" w:rsidR="004C02EF" w:rsidRPr="00AA0E90" w:rsidRDefault="004C02EF" w:rsidP="004C02EF">
      <w:pPr>
        <w:pStyle w:val="Alg4"/>
        <w:numPr>
          <w:ilvl w:val="0"/>
          <w:numId w:val="203"/>
        </w:numPr>
        <w:spacing w:after="220"/>
        <w:contextualSpacing/>
      </w:pPr>
      <w:r w:rsidRPr="00AA0E90">
        <w:t xml:space="preserve">Return  the result of calling the [[Call]] internal method of </w:t>
      </w:r>
      <w:r w:rsidRPr="00AA0E90">
        <w:rPr>
          <w:i/>
        </w:rPr>
        <w:t>func</w:t>
      </w:r>
      <w:r w:rsidRPr="00AA0E90">
        <w:t xml:space="preserve"> providing </w:t>
      </w:r>
      <w:r w:rsidRPr="00AA0E90">
        <w:rPr>
          <w:i/>
        </w:rPr>
        <w:t>array</w:t>
      </w:r>
      <w:r w:rsidRPr="00AA0E90">
        <w:t xml:space="preserve"> as the </w:t>
      </w:r>
      <w:r w:rsidRPr="00AA0E90">
        <w:rPr>
          <w:b/>
        </w:rPr>
        <w:t>this</w:t>
      </w:r>
      <w:r w:rsidRPr="00AA0E90">
        <w:t xml:space="preserve"> value and an empty arguments list.</w:t>
      </w:r>
    </w:p>
    <w:p w14:paraId="729A6E9F" w14:textId="77777777" w:rsidR="004C02EF" w:rsidRDefault="004C02EF" w:rsidP="004C02EF">
      <w:pPr>
        <w:pStyle w:val="Note"/>
      </w:pPr>
      <w:bookmarkStart w:id="7261" w:name="_Ref451680449"/>
      <w:bookmarkStart w:id="7262" w:name="_Hlk440446340"/>
      <w:bookmarkStart w:id="7263" w:name="_Ref440446372"/>
      <w:r w:rsidRPr="000956BB">
        <w:t>NOTE</w:t>
      </w:r>
      <w:r w:rsidRPr="000956BB">
        <w:tab/>
        <w:t xml:space="preserve">The </w:t>
      </w:r>
      <w:r w:rsidRPr="000956BB">
        <w:rPr>
          <w:rFonts w:ascii="Courier New" w:hAnsi="Courier New"/>
          <w:b/>
        </w:rPr>
        <w:t>toString</w:t>
      </w:r>
      <w:r w:rsidRPr="000956BB">
        <w:t xml:space="preserve"> function is intentionally generic; it does not require that its </w:t>
      </w:r>
      <w:r w:rsidRPr="000956BB">
        <w:rPr>
          <w:b/>
        </w:rPr>
        <w:t>this</w:t>
      </w:r>
      <w:r w:rsidRPr="000956BB">
        <w:t xml:space="preserve"> value be an Array object. Therefore it can be transferred to other kinds of objects for use as a method. Whether the </w:t>
      </w:r>
      <w:r w:rsidRPr="000956BB">
        <w:rPr>
          <w:rFonts w:ascii="Courier New" w:hAnsi="Courier New"/>
          <w:b/>
        </w:rPr>
        <w:t>toString</w:t>
      </w:r>
      <w:r w:rsidRPr="000956BB">
        <w:t xml:space="preserve"> function can be applied successfully to a host object is implementation-dependent.</w:t>
      </w:r>
    </w:p>
    <w:p w14:paraId="2992CA0A" w14:textId="77777777" w:rsidR="004C02EF" w:rsidRDefault="004C02EF" w:rsidP="004C02EF">
      <w:pPr>
        <w:pStyle w:val="40"/>
        <w:numPr>
          <w:ilvl w:val="0"/>
          <w:numId w:val="0"/>
        </w:numPr>
      </w:pPr>
      <w:bookmarkStart w:id="7264" w:name="_Ref456011285"/>
      <w:r>
        <w:t>15.4.4.3</w:t>
      </w:r>
      <w:r>
        <w:tab/>
        <w:t>Array.prototype.toLocaleString ( )</w:t>
      </w:r>
      <w:bookmarkEnd w:id="7261"/>
      <w:bookmarkEnd w:id="7264"/>
    </w:p>
    <w:p w14:paraId="7F5DBA45" w14:textId="77777777" w:rsidR="004C02EF" w:rsidRDefault="004C02EF" w:rsidP="004C02EF">
      <w:r>
        <w:t xml:space="preserve">The elements of the array are converted to Strings using their </w:t>
      </w:r>
      <w:r>
        <w:rPr>
          <w:rFonts w:ascii="Courier New" w:hAnsi="Courier New"/>
          <w:b/>
        </w:rPr>
        <w:t>toLocaleString</w:t>
      </w:r>
      <w:r>
        <w:t xml:space="preserve"> methods, and these Strings are then concatenated, separated by occurrences of a separator String that has been derived in an implementation-defined locale-specific way. The result of calling this function is intended to be analogous to the result of </w:t>
      </w:r>
      <w:r>
        <w:rPr>
          <w:rFonts w:ascii="Courier New" w:hAnsi="Courier New"/>
          <w:b/>
        </w:rPr>
        <w:t>toString</w:t>
      </w:r>
      <w:r>
        <w:t>, except that the result of this function is intended to be locale-specific.</w:t>
      </w:r>
    </w:p>
    <w:p w14:paraId="49BFE4B3" w14:textId="77777777" w:rsidR="004C02EF" w:rsidRDefault="004C02EF" w:rsidP="004C02EF">
      <w:r>
        <w:t>The result is calculated as follows:</w:t>
      </w:r>
    </w:p>
    <w:p w14:paraId="61B575C6" w14:textId="77777777" w:rsidR="004C02EF" w:rsidRPr="00AA0E90" w:rsidRDefault="004C02EF" w:rsidP="004C02EF">
      <w:pPr>
        <w:pStyle w:val="Alg4"/>
        <w:numPr>
          <w:ilvl w:val="0"/>
          <w:numId w:val="204"/>
        </w:numPr>
      </w:pPr>
      <w:r w:rsidRPr="00AA0E90">
        <w:t xml:space="preserve">Let </w:t>
      </w:r>
      <w:r>
        <w:rPr>
          <w:i/>
        </w:rPr>
        <w:t>array</w:t>
      </w:r>
      <w:r w:rsidRPr="00AA0E90">
        <w:rPr>
          <w:i/>
        </w:rPr>
        <w:t xml:space="preserve"> </w:t>
      </w:r>
      <w:r w:rsidRPr="00AA0E90">
        <w:t xml:space="preserve">be the result of calling ToObject passing the </w:t>
      </w:r>
      <w:r w:rsidRPr="00AA0E90">
        <w:rPr>
          <w:b/>
        </w:rPr>
        <w:t xml:space="preserve">this </w:t>
      </w:r>
      <w:r w:rsidRPr="00AA0E90">
        <w:t>value as the argument.</w:t>
      </w:r>
    </w:p>
    <w:p w14:paraId="09742977" w14:textId="77777777" w:rsidR="004C02EF" w:rsidRPr="00AA0E90" w:rsidRDefault="004C02EF" w:rsidP="004C02EF">
      <w:pPr>
        <w:pStyle w:val="Alg4"/>
        <w:numPr>
          <w:ilvl w:val="0"/>
          <w:numId w:val="204"/>
        </w:numPr>
      </w:pPr>
      <w:r w:rsidRPr="00AA0E90">
        <w:t xml:space="preserve">Let </w:t>
      </w:r>
      <w:r w:rsidRPr="00AA0E90">
        <w:rPr>
          <w:i/>
        </w:rPr>
        <w:t>arrayLen</w:t>
      </w:r>
      <w:r w:rsidRPr="00AA0E90">
        <w:t xml:space="preserve"> be the result of calling the [[Get]] internal method of </w:t>
      </w:r>
      <w:r w:rsidRPr="00AA0E90">
        <w:rPr>
          <w:i/>
        </w:rPr>
        <w:t>array</w:t>
      </w:r>
      <w:r w:rsidRPr="00AA0E90">
        <w:t xml:space="preserve"> with argument </w:t>
      </w:r>
      <w:r>
        <w:rPr>
          <w:rFonts w:ascii="Courier New" w:hAnsi="Courier New"/>
          <w:b/>
        </w:rPr>
        <w:t>"length"</w:t>
      </w:r>
      <w:r w:rsidRPr="00AA0E90">
        <w:t>.</w:t>
      </w:r>
    </w:p>
    <w:p w14:paraId="4867695C" w14:textId="77777777" w:rsidR="004C02EF" w:rsidRPr="00AA0E90" w:rsidRDefault="004C02EF" w:rsidP="004C02EF">
      <w:pPr>
        <w:pStyle w:val="Alg4"/>
        <w:numPr>
          <w:ilvl w:val="0"/>
          <w:numId w:val="204"/>
        </w:numPr>
      </w:pPr>
      <w:r w:rsidRPr="00AA0E90">
        <w:t xml:space="preserve">Let </w:t>
      </w:r>
      <w:r w:rsidRPr="00AA0E90">
        <w:rPr>
          <w:i/>
        </w:rPr>
        <w:t>len</w:t>
      </w:r>
      <w:r w:rsidRPr="00AA0E90">
        <w:t xml:space="preserve"> be ToUint32(</w:t>
      </w:r>
      <w:r w:rsidRPr="00AA0E90">
        <w:rPr>
          <w:i/>
        </w:rPr>
        <w:t>arrayLen</w:t>
      </w:r>
      <w:r w:rsidRPr="00AA0E90">
        <w:t>).</w:t>
      </w:r>
    </w:p>
    <w:p w14:paraId="4241D1ED" w14:textId="77777777" w:rsidR="004C02EF" w:rsidRPr="00AA0E90" w:rsidRDefault="004C02EF" w:rsidP="004C02EF">
      <w:pPr>
        <w:pStyle w:val="Alg4"/>
        <w:numPr>
          <w:ilvl w:val="0"/>
          <w:numId w:val="204"/>
        </w:numPr>
      </w:pPr>
      <w:r w:rsidRPr="00AA0E90">
        <w:t xml:space="preserve">Let </w:t>
      </w:r>
      <w:r w:rsidRPr="00AA0E90">
        <w:rPr>
          <w:i/>
        </w:rPr>
        <w:t>separator</w:t>
      </w:r>
      <w:r w:rsidRPr="00AA0E90">
        <w:t xml:space="preserve"> be the String value for the list-separator </w:t>
      </w:r>
      <w:r>
        <w:t>String</w:t>
      </w:r>
      <w:r w:rsidRPr="00AA0E90">
        <w:t xml:space="preserve"> appropriate for the host environment’s current locale (this is derived in an implementation-defined way).</w:t>
      </w:r>
    </w:p>
    <w:p w14:paraId="721F5353" w14:textId="77777777" w:rsidR="004C02EF" w:rsidRPr="00AA0E90" w:rsidRDefault="004C02EF" w:rsidP="004C02EF">
      <w:pPr>
        <w:pStyle w:val="Alg4"/>
        <w:numPr>
          <w:ilvl w:val="0"/>
          <w:numId w:val="204"/>
        </w:numPr>
      </w:pPr>
      <w:r w:rsidRPr="00AA0E90">
        <w:t xml:space="preserve">If </w:t>
      </w:r>
      <w:r w:rsidRPr="00AA0E90">
        <w:rPr>
          <w:i/>
        </w:rPr>
        <w:t>len</w:t>
      </w:r>
      <w:r w:rsidRPr="00AA0E90">
        <w:t xml:space="preserve"> is zero, return the empty </w:t>
      </w:r>
      <w:r>
        <w:t>String</w:t>
      </w:r>
      <w:r w:rsidRPr="00AA0E90">
        <w:t>.</w:t>
      </w:r>
    </w:p>
    <w:p w14:paraId="36CC9C60" w14:textId="77777777" w:rsidR="004C02EF" w:rsidRPr="00AA0E90" w:rsidRDefault="004C02EF" w:rsidP="004C02EF">
      <w:pPr>
        <w:pStyle w:val="Alg4"/>
        <w:numPr>
          <w:ilvl w:val="0"/>
          <w:numId w:val="204"/>
        </w:numPr>
      </w:pPr>
      <w:r w:rsidRPr="00AA0E90">
        <w:t xml:space="preserve">Let </w:t>
      </w:r>
      <w:r w:rsidRPr="00AA0E90">
        <w:rPr>
          <w:i/>
        </w:rPr>
        <w:t>firstElement</w:t>
      </w:r>
      <w:r w:rsidRPr="00AA0E90">
        <w:t xml:space="preserve"> be the result of calling the [[Get]] internal method of </w:t>
      </w:r>
      <w:r w:rsidRPr="00AA0E90">
        <w:rPr>
          <w:i/>
        </w:rPr>
        <w:t>array</w:t>
      </w:r>
      <w:r w:rsidRPr="00AA0E90">
        <w:t xml:space="preserve"> with argument </w:t>
      </w:r>
      <w:r>
        <w:rPr>
          <w:rFonts w:ascii="Courier New" w:hAnsi="Courier New"/>
          <w:b/>
        </w:rPr>
        <w:t>"0"</w:t>
      </w:r>
      <w:r w:rsidRPr="00AA0E90">
        <w:t>.</w:t>
      </w:r>
    </w:p>
    <w:p w14:paraId="6297E737" w14:textId="77777777" w:rsidR="004C02EF" w:rsidRPr="00AA0E90" w:rsidRDefault="004C02EF" w:rsidP="004C02EF">
      <w:pPr>
        <w:pStyle w:val="Alg4"/>
        <w:numPr>
          <w:ilvl w:val="0"/>
          <w:numId w:val="204"/>
        </w:numPr>
      </w:pPr>
      <w:r w:rsidRPr="00AA0E90">
        <w:t xml:space="preserve">If </w:t>
      </w:r>
      <w:r w:rsidRPr="00AA0E90">
        <w:rPr>
          <w:i/>
        </w:rPr>
        <w:t>firstElement</w:t>
      </w:r>
      <w:r w:rsidRPr="00AA0E90">
        <w:t xml:space="preserve"> is </w:t>
      </w:r>
      <w:r w:rsidRPr="00AA0E90">
        <w:rPr>
          <w:b/>
        </w:rPr>
        <w:t>undefined</w:t>
      </w:r>
      <w:r w:rsidRPr="00AA0E90">
        <w:t xml:space="preserve"> or </w:t>
      </w:r>
      <w:r w:rsidRPr="00AA0E90">
        <w:rPr>
          <w:b/>
        </w:rPr>
        <w:t>null</w:t>
      </w:r>
      <w:r w:rsidRPr="00AA0E90">
        <w:t>, then</w:t>
      </w:r>
    </w:p>
    <w:p w14:paraId="788E08BC" w14:textId="77777777" w:rsidR="004C02EF" w:rsidRPr="00AA0E90" w:rsidRDefault="004C02EF" w:rsidP="004C02EF">
      <w:pPr>
        <w:pStyle w:val="Alg4"/>
        <w:numPr>
          <w:ilvl w:val="1"/>
          <w:numId w:val="204"/>
        </w:numPr>
      </w:pPr>
      <w:r w:rsidRPr="00AA0E90">
        <w:t xml:space="preserve">Let </w:t>
      </w:r>
      <w:r w:rsidRPr="00AA0E90">
        <w:rPr>
          <w:i/>
        </w:rPr>
        <w:t>R</w:t>
      </w:r>
      <w:r w:rsidRPr="00AA0E90">
        <w:t xml:space="preserve"> be the empty </w:t>
      </w:r>
      <w:r>
        <w:t>String</w:t>
      </w:r>
      <w:r w:rsidRPr="00AA0E90">
        <w:t>.</w:t>
      </w:r>
    </w:p>
    <w:p w14:paraId="7BF219BE" w14:textId="77777777" w:rsidR="004C02EF" w:rsidRPr="00AA0E90" w:rsidRDefault="004C02EF" w:rsidP="004C02EF">
      <w:pPr>
        <w:pStyle w:val="Alg4"/>
        <w:numPr>
          <w:ilvl w:val="0"/>
          <w:numId w:val="204"/>
        </w:numPr>
      </w:pPr>
      <w:r w:rsidRPr="00AA0E90">
        <w:t xml:space="preserve">Else </w:t>
      </w:r>
    </w:p>
    <w:p w14:paraId="11D27B32" w14:textId="77777777" w:rsidR="004C02EF" w:rsidRPr="00AA0E90" w:rsidRDefault="004C02EF" w:rsidP="004C02EF">
      <w:pPr>
        <w:pStyle w:val="Alg4"/>
        <w:numPr>
          <w:ilvl w:val="1"/>
          <w:numId w:val="204"/>
        </w:numPr>
      </w:pPr>
      <w:r w:rsidRPr="00AA0E90">
        <w:t xml:space="preserve">Let </w:t>
      </w:r>
      <w:r w:rsidRPr="00AA0E90">
        <w:rPr>
          <w:i/>
        </w:rPr>
        <w:t>elementObj</w:t>
      </w:r>
      <w:r w:rsidRPr="00AA0E90">
        <w:t xml:space="preserve"> be ToObject(</w:t>
      </w:r>
      <w:r w:rsidRPr="00AA0E90">
        <w:rPr>
          <w:i/>
        </w:rPr>
        <w:t>firstElement</w:t>
      </w:r>
      <w:r w:rsidRPr="00AA0E90">
        <w:t>).</w:t>
      </w:r>
    </w:p>
    <w:p w14:paraId="52CCF9AA" w14:textId="77777777" w:rsidR="004C02EF" w:rsidRPr="00AA0E90" w:rsidRDefault="004C02EF" w:rsidP="004C02EF">
      <w:pPr>
        <w:pStyle w:val="Alg4"/>
        <w:numPr>
          <w:ilvl w:val="1"/>
          <w:numId w:val="204"/>
        </w:numPr>
      </w:pPr>
      <w:r w:rsidRPr="00AA0E90">
        <w:t xml:space="preserve">Let </w:t>
      </w:r>
      <w:r w:rsidRPr="00AA0E90">
        <w:rPr>
          <w:i/>
        </w:rPr>
        <w:t>func</w:t>
      </w:r>
      <w:r w:rsidRPr="00AA0E90">
        <w:t xml:space="preserve"> be the result of calling the [[Get]] internal method of </w:t>
      </w:r>
      <w:r w:rsidRPr="00AA0E90">
        <w:rPr>
          <w:i/>
        </w:rPr>
        <w:t>elementObj</w:t>
      </w:r>
      <w:r w:rsidRPr="00AA0E90">
        <w:t xml:space="preserve"> with argument </w:t>
      </w:r>
      <w:r>
        <w:rPr>
          <w:rFonts w:ascii="Courier New" w:hAnsi="Courier New"/>
          <w:b/>
        </w:rPr>
        <w:t>"toLocaleString"</w:t>
      </w:r>
      <w:r w:rsidRPr="00AA0E90">
        <w:t>.</w:t>
      </w:r>
    </w:p>
    <w:p w14:paraId="1C92DA0F" w14:textId="77777777" w:rsidR="004C02EF" w:rsidRPr="00AA0E90" w:rsidRDefault="004C02EF" w:rsidP="004C02EF">
      <w:pPr>
        <w:pStyle w:val="Alg4"/>
        <w:numPr>
          <w:ilvl w:val="1"/>
          <w:numId w:val="204"/>
        </w:numPr>
      </w:pPr>
      <w:r w:rsidRPr="00AA0E90">
        <w:t>If IsCallable(</w:t>
      </w:r>
      <w:r w:rsidRPr="00AA0E90">
        <w:rPr>
          <w:i/>
        </w:rPr>
        <w:t>func</w:t>
      </w:r>
      <w:r w:rsidRPr="00AA0E90">
        <w:t xml:space="preserve">) is </w:t>
      </w:r>
      <w:r w:rsidRPr="00AA0E90">
        <w:rPr>
          <w:b/>
        </w:rPr>
        <w:t>false</w:t>
      </w:r>
      <w:r w:rsidRPr="00AA0E90">
        <w:t xml:space="preserve">, throw a </w:t>
      </w:r>
      <w:r w:rsidRPr="00AA0E90">
        <w:rPr>
          <w:b/>
        </w:rPr>
        <w:t>TypeError</w:t>
      </w:r>
      <w:r w:rsidRPr="00AA0E90">
        <w:t xml:space="preserve"> exception.</w:t>
      </w:r>
    </w:p>
    <w:p w14:paraId="48C4291F" w14:textId="77777777" w:rsidR="004C02EF" w:rsidRPr="00AA0E90" w:rsidRDefault="004C02EF" w:rsidP="004C02EF">
      <w:pPr>
        <w:pStyle w:val="Alg4"/>
        <w:numPr>
          <w:ilvl w:val="1"/>
          <w:numId w:val="204"/>
        </w:numPr>
      </w:pPr>
      <w:r w:rsidRPr="00AA0E90">
        <w:t xml:space="preserve">Let </w:t>
      </w:r>
      <w:r w:rsidRPr="00AA0E90">
        <w:rPr>
          <w:i/>
        </w:rPr>
        <w:t>R</w:t>
      </w:r>
      <w:r w:rsidRPr="00AA0E90">
        <w:t xml:space="preserve"> be the result of calling the [[Call]] internal method of </w:t>
      </w:r>
      <w:r w:rsidRPr="00AA0E90">
        <w:rPr>
          <w:i/>
        </w:rPr>
        <w:t>func</w:t>
      </w:r>
      <w:r w:rsidRPr="00AA0E90">
        <w:t xml:space="preserve"> providing </w:t>
      </w:r>
      <w:r w:rsidRPr="00AA0E90">
        <w:rPr>
          <w:i/>
        </w:rPr>
        <w:t>elementObj</w:t>
      </w:r>
      <w:r w:rsidRPr="00AA0E90">
        <w:t xml:space="preserve"> as the </w:t>
      </w:r>
      <w:r w:rsidRPr="00AA0E90">
        <w:rPr>
          <w:b/>
        </w:rPr>
        <w:t>this</w:t>
      </w:r>
      <w:r w:rsidRPr="00AA0E90">
        <w:t xml:space="preserve"> value and an empty arguments list. </w:t>
      </w:r>
    </w:p>
    <w:p w14:paraId="286A6287" w14:textId="77777777" w:rsidR="004C02EF" w:rsidRPr="00AA0E90" w:rsidRDefault="004C02EF" w:rsidP="004C02EF">
      <w:pPr>
        <w:pStyle w:val="Alg4"/>
        <w:numPr>
          <w:ilvl w:val="0"/>
          <w:numId w:val="204"/>
        </w:numPr>
      </w:pPr>
      <w:r w:rsidRPr="00AA0E90">
        <w:t xml:space="preserve">Let </w:t>
      </w:r>
      <w:r w:rsidRPr="00AA0E90">
        <w:rPr>
          <w:i/>
        </w:rPr>
        <w:t>k</w:t>
      </w:r>
      <w:r w:rsidRPr="00AA0E90">
        <w:t xml:space="preserve"> be </w:t>
      </w:r>
      <w:r>
        <w:rPr>
          <w:rFonts w:ascii="Courier New" w:hAnsi="Courier New"/>
          <w:b/>
        </w:rPr>
        <w:t>1</w:t>
      </w:r>
      <w:r w:rsidRPr="00AA0E90">
        <w:t>.</w:t>
      </w:r>
    </w:p>
    <w:p w14:paraId="1452ADD6" w14:textId="77777777" w:rsidR="004C02EF" w:rsidRPr="00AA0E90" w:rsidRDefault="004C02EF" w:rsidP="004C02EF">
      <w:pPr>
        <w:pStyle w:val="Alg4"/>
        <w:numPr>
          <w:ilvl w:val="0"/>
          <w:numId w:val="204"/>
        </w:numPr>
      </w:pPr>
      <w:r w:rsidRPr="00AA0E90">
        <w:t xml:space="preserve">Repeat, while </w:t>
      </w:r>
      <w:r w:rsidRPr="00AA0E90">
        <w:rPr>
          <w:i/>
        </w:rPr>
        <w:t>k</w:t>
      </w:r>
      <w:r w:rsidRPr="00AA0E90">
        <w:t xml:space="preserve"> &lt; </w:t>
      </w:r>
      <w:r w:rsidRPr="00AA0E90">
        <w:rPr>
          <w:i/>
        </w:rPr>
        <w:t>len</w:t>
      </w:r>
    </w:p>
    <w:p w14:paraId="42E3A796" w14:textId="77777777" w:rsidR="004C02EF" w:rsidRPr="00AA0E90" w:rsidRDefault="004C02EF" w:rsidP="004C02EF">
      <w:pPr>
        <w:pStyle w:val="Alg4"/>
        <w:numPr>
          <w:ilvl w:val="1"/>
          <w:numId w:val="204"/>
        </w:numPr>
      </w:pPr>
      <w:r w:rsidRPr="00AA0E90">
        <w:t xml:space="preserve">Let </w:t>
      </w:r>
      <w:r w:rsidRPr="00AA0E90">
        <w:rPr>
          <w:i/>
        </w:rPr>
        <w:t>S</w:t>
      </w:r>
      <w:r w:rsidRPr="00AA0E90">
        <w:t xml:space="preserve"> be a </w:t>
      </w:r>
      <w:r>
        <w:t>String</w:t>
      </w:r>
      <w:r w:rsidRPr="00AA0E90">
        <w:t xml:space="preserve"> value produced by concatenating </w:t>
      </w:r>
      <w:r w:rsidRPr="00AA0E90">
        <w:rPr>
          <w:i/>
        </w:rPr>
        <w:t>R</w:t>
      </w:r>
      <w:r w:rsidRPr="00AA0E90">
        <w:t xml:space="preserve"> and </w:t>
      </w:r>
      <w:r w:rsidRPr="00AA0E90">
        <w:rPr>
          <w:i/>
        </w:rPr>
        <w:t>separator</w:t>
      </w:r>
      <w:r w:rsidRPr="00AA0E90">
        <w:t>.</w:t>
      </w:r>
    </w:p>
    <w:p w14:paraId="32A0EBDA" w14:textId="77777777" w:rsidR="004C02EF" w:rsidRPr="00AA0E90" w:rsidRDefault="004C02EF" w:rsidP="004C02EF">
      <w:pPr>
        <w:pStyle w:val="Alg4"/>
        <w:numPr>
          <w:ilvl w:val="1"/>
          <w:numId w:val="204"/>
        </w:numPr>
      </w:pPr>
      <w:r w:rsidRPr="00AA0E90">
        <w:t xml:space="preserve">Let </w:t>
      </w:r>
      <w:r w:rsidRPr="00AA0E90">
        <w:rPr>
          <w:i/>
        </w:rPr>
        <w:t>nextElement</w:t>
      </w:r>
      <w:r w:rsidRPr="00AA0E90">
        <w:t xml:space="preserve"> be the result of calling the [[Get]] internal method of </w:t>
      </w:r>
      <w:r w:rsidRPr="00AA0E90">
        <w:rPr>
          <w:i/>
        </w:rPr>
        <w:t>array</w:t>
      </w:r>
      <w:r w:rsidRPr="00AA0E90">
        <w:t xml:space="preserve"> with argument ToString(</w:t>
      </w:r>
      <w:r w:rsidRPr="00AA0E90">
        <w:rPr>
          <w:i/>
        </w:rPr>
        <w:t>k</w:t>
      </w:r>
      <w:r w:rsidRPr="00AA0E90">
        <w:t>).</w:t>
      </w:r>
    </w:p>
    <w:p w14:paraId="6284D32C" w14:textId="77777777" w:rsidR="004C02EF" w:rsidRPr="00AA0E90" w:rsidRDefault="004C02EF" w:rsidP="004C02EF">
      <w:pPr>
        <w:pStyle w:val="Alg4"/>
        <w:numPr>
          <w:ilvl w:val="1"/>
          <w:numId w:val="204"/>
        </w:numPr>
      </w:pPr>
      <w:r w:rsidRPr="00AA0E90">
        <w:t xml:space="preserve">If </w:t>
      </w:r>
      <w:r w:rsidRPr="00AA0E90">
        <w:rPr>
          <w:i/>
        </w:rPr>
        <w:t>nextElement</w:t>
      </w:r>
      <w:r w:rsidRPr="00AA0E90">
        <w:t xml:space="preserve"> is </w:t>
      </w:r>
      <w:r w:rsidRPr="00AA0E90">
        <w:rPr>
          <w:b/>
        </w:rPr>
        <w:t>undefined</w:t>
      </w:r>
      <w:r w:rsidRPr="00AA0E90">
        <w:t xml:space="preserve"> or </w:t>
      </w:r>
      <w:r w:rsidRPr="00AA0E90">
        <w:rPr>
          <w:b/>
        </w:rPr>
        <w:t>null</w:t>
      </w:r>
      <w:r w:rsidRPr="00AA0E90">
        <w:t>, then</w:t>
      </w:r>
    </w:p>
    <w:p w14:paraId="1CA63C0B" w14:textId="77777777" w:rsidR="004C02EF" w:rsidRPr="00AA0E90" w:rsidRDefault="004C02EF" w:rsidP="004C02EF">
      <w:pPr>
        <w:pStyle w:val="Alg4"/>
        <w:numPr>
          <w:ilvl w:val="2"/>
          <w:numId w:val="204"/>
        </w:numPr>
      </w:pPr>
      <w:r w:rsidRPr="00AA0E90">
        <w:t xml:space="preserve">Let </w:t>
      </w:r>
      <w:r w:rsidRPr="00AA0E90">
        <w:rPr>
          <w:i/>
        </w:rPr>
        <w:t>R</w:t>
      </w:r>
      <w:r w:rsidRPr="00AA0E90">
        <w:t xml:space="preserve"> be the empty </w:t>
      </w:r>
      <w:r>
        <w:t>String</w:t>
      </w:r>
      <w:r w:rsidRPr="00AA0E90">
        <w:t>.</w:t>
      </w:r>
    </w:p>
    <w:p w14:paraId="305A2B8B" w14:textId="77777777" w:rsidR="004C02EF" w:rsidRPr="00AA0E90" w:rsidRDefault="004C02EF" w:rsidP="004C02EF">
      <w:pPr>
        <w:pStyle w:val="Alg4"/>
        <w:numPr>
          <w:ilvl w:val="1"/>
          <w:numId w:val="204"/>
        </w:numPr>
      </w:pPr>
      <w:r w:rsidRPr="00AA0E90">
        <w:t xml:space="preserve">Else </w:t>
      </w:r>
    </w:p>
    <w:p w14:paraId="0E453A28" w14:textId="77777777" w:rsidR="004C02EF" w:rsidRPr="00AA0E90" w:rsidRDefault="004C02EF" w:rsidP="004C02EF">
      <w:pPr>
        <w:pStyle w:val="Alg4"/>
        <w:numPr>
          <w:ilvl w:val="2"/>
          <w:numId w:val="204"/>
        </w:numPr>
      </w:pPr>
      <w:r w:rsidRPr="00AA0E90">
        <w:t xml:space="preserve">Let </w:t>
      </w:r>
      <w:r w:rsidRPr="00AA0E90">
        <w:rPr>
          <w:i/>
        </w:rPr>
        <w:t>elementObj</w:t>
      </w:r>
      <w:r w:rsidRPr="00AA0E90">
        <w:t xml:space="preserve"> be ToObject(</w:t>
      </w:r>
      <w:r w:rsidRPr="00AA0E90">
        <w:rPr>
          <w:i/>
        </w:rPr>
        <w:t>nextElement</w:t>
      </w:r>
      <w:r w:rsidRPr="00AA0E90">
        <w:t>).</w:t>
      </w:r>
    </w:p>
    <w:p w14:paraId="10D4CF06" w14:textId="77777777" w:rsidR="004C02EF" w:rsidRPr="00AA0E90" w:rsidRDefault="004C02EF" w:rsidP="004C02EF">
      <w:pPr>
        <w:pStyle w:val="Alg4"/>
        <w:numPr>
          <w:ilvl w:val="2"/>
          <w:numId w:val="204"/>
        </w:numPr>
      </w:pPr>
      <w:r w:rsidRPr="00AA0E90">
        <w:t xml:space="preserve">Let </w:t>
      </w:r>
      <w:r w:rsidRPr="00AA0E90">
        <w:rPr>
          <w:i/>
        </w:rPr>
        <w:t>func</w:t>
      </w:r>
      <w:r w:rsidRPr="00AA0E90">
        <w:t xml:space="preserve"> be the result of calling the [[Get]] internal method of </w:t>
      </w:r>
      <w:r w:rsidRPr="00AA0E90">
        <w:rPr>
          <w:i/>
        </w:rPr>
        <w:t>elementObj</w:t>
      </w:r>
      <w:r w:rsidRPr="00AA0E90">
        <w:t xml:space="preserve"> with argument </w:t>
      </w:r>
      <w:r>
        <w:rPr>
          <w:rFonts w:ascii="Courier New" w:hAnsi="Courier New"/>
          <w:b/>
        </w:rPr>
        <w:t>"toLocaleString"</w:t>
      </w:r>
      <w:r w:rsidRPr="00AA0E90">
        <w:t>.</w:t>
      </w:r>
    </w:p>
    <w:p w14:paraId="4F16DF63" w14:textId="77777777" w:rsidR="004C02EF" w:rsidRPr="00AA0E90" w:rsidRDefault="004C02EF" w:rsidP="004C02EF">
      <w:pPr>
        <w:pStyle w:val="Alg4"/>
        <w:numPr>
          <w:ilvl w:val="2"/>
          <w:numId w:val="204"/>
        </w:numPr>
      </w:pPr>
      <w:r w:rsidRPr="00AA0E90">
        <w:t>If IsCallable(</w:t>
      </w:r>
      <w:r w:rsidRPr="00AA0E90">
        <w:rPr>
          <w:i/>
        </w:rPr>
        <w:t>func</w:t>
      </w:r>
      <w:r w:rsidRPr="00AA0E90">
        <w:t xml:space="preserve">) is </w:t>
      </w:r>
      <w:r w:rsidRPr="00AA0E90">
        <w:rPr>
          <w:b/>
        </w:rPr>
        <w:t>false</w:t>
      </w:r>
      <w:r w:rsidRPr="00AA0E90">
        <w:t xml:space="preserve">, throw a </w:t>
      </w:r>
      <w:r w:rsidRPr="00AA0E90">
        <w:rPr>
          <w:b/>
        </w:rPr>
        <w:t>TypeError</w:t>
      </w:r>
      <w:r w:rsidRPr="00AA0E90">
        <w:t xml:space="preserve"> exception.</w:t>
      </w:r>
    </w:p>
    <w:p w14:paraId="3B84BA5F" w14:textId="77777777" w:rsidR="004C02EF" w:rsidRPr="00AA0E90" w:rsidRDefault="004C02EF" w:rsidP="004C02EF">
      <w:pPr>
        <w:pStyle w:val="Alg4"/>
        <w:numPr>
          <w:ilvl w:val="2"/>
          <w:numId w:val="204"/>
        </w:numPr>
      </w:pPr>
      <w:r w:rsidRPr="00AA0E90">
        <w:t xml:space="preserve">Let </w:t>
      </w:r>
      <w:r w:rsidRPr="00AA0E90">
        <w:rPr>
          <w:i/>
        </w:rPr>
        <w:t>R</w:t>
      </w:r>
      <w:r w:rsidRPr="00AA0E90">
        <w:t xml:space="preserve"> be the result of calling the [[Call]] internal method of </w:t>
      </w:r>
      <w:r w:rsidRPr="00AA0E90">
        <w:rPr>
          <w:i/>
        </w:rPr>
        <w:t>func</w:t>
      </w:r>
      <w:r w:rsidRPr="00AA0E90">
        <w:t xml:space="preserve"> providing </w:t>
      </w:r>
      <w:r w:rsidRPr="00AA0E90">
        <w:rPr>
          <w:i/>
        </w:rPr>
        <w:t>elementObj</w:t>
      </w:r>
      <w:r w:rsidRPr="00AA0E90">
        <w:t xml:space="preserve"> as the </w:t>
      </w:r>
      <w:r w:rsidRPr="00AA0E90">
        <w:rPr>
          <w:b/>
        </w:rPr>
        <w:t>this</w:t>
      </w:r>
      <w:r w:rsidRPr="00AA0E90">
        <w:t xml:space="preserve"> value and an empty arguments list. </w:t>
      </w:r>
    </w:p>
    <w:p w14:paraId="6DEEAD72" w14:textId="77777777" w:rsidR="004C02EF" w:rsidRPr="00AA0E90" w:rsidRDefault="004C02EF" w:rsidP="004C02EF">
      <w:pPr>
        <w:pStyle w:val="Alg4"/>
        <w:numPr>
          <w:ilvl w:val="1"/>
          <w:numId w:val="204"/>
        </w:numPr>
      </w:pPr>
      <w:r w:rsidRPr="00AA0E90">
        <w:t xml:space="preserve">Let </w:t>
      </w:r>
      <w:r w:rsidRPr="00AA0E90">
        <w:rPr>
          <w:i/>
        </w:rPr>
        <w:t>R</w:t>
      </w:r>
      <w:r w:rsidRPr="00AA0E90">
        <w:t xml:space="preserve"> be a </w:t>
      </w:r>
      <w:r>
        <w:t>String</w:t>
      </w:r>
      <w:r w:rsidRPr="00AA0E90">
        <w:t xml:space="preserve"> value produced by concatenating </w:t>
      </w:r>
      <w:r w:rsidRPr="00AA0E90">
        <w:rPr>
          <w:i/>
        </w:rPr>
        <w:t>S</w:t>
      </w:r>
      <w:r w:rsidRPr="00AA0E90">
        <w:t xml:space="preserve"> and </w:t>
      </w:r>
      <w:r w:rsidRPr="00AA0E90">
        <w:rPr>
          <w:i/>
        </w:rPr>
        <w:t>R</w:t>
      </w:r>
      <w:r w:rsidRPr="00AA0E90">
        <w:t>.</w:t>
      </w:r>
    </w:p>
    <w:p w14:paraId="7880CD92" w14:textId="77777777" w:rsidR="004C02EF" w:rsidRPr="00AA0E90" w:rsidRDefault="004C02EF" w:rsidP="004C02EF">
      <w:pPr>
        <w:pStyle w:val="Alg4"/>
        <w:numPr>
          <w:ilvl w:val="1"/>
          <w:numId w:val="204"/>
        </w:numPr>
      </w:pPr>
      <w:r w:rsidRPr="00AA0E90">
        <w:t xml:space="preserve">Increase </w:t>
      </w:r>
      <w:r w:rsidRPr="00AA0E90">
        <w:rPr>
          <w:i/>
        </w:rPr>
        <w:t>k</w:t>
      </w:r>
      <w:r w:rsidRPr="00AA0E90">
        <w:t xml:space="preserve"> by 1.</w:t>
      </w:r>
    </w:p>
    <w:p w14:paraId="005B4E42" w14:textId="77777777" w:rsidR="004C02EF" w:rsidRPr="00AA0E90" w:rsidRDefault="004C02EF" w:rsidP="004C02EF">
      <w:pPr>
        <w:pStyle w:val="Alg4"/>
        <w:numPr>
          <w:ilvl w:val="0"/>
          <w:numId w:val="204"/>
        </w:numPr>
        <w:spacing w:after="220"/>
      </w:pPr>
      <w:r w:rsidRPr="00AA0E90">
        <w:t xml:space="preserve">Return </w:t>
      </w:r>
      <w:r w:rsidRPr="00AA0E90">
        <w:rPr>
          <w:i/>
        </w:rPr>
        <w:t>R</w:t>
      </w:r>
      <w:r w:rsidRPr="00AA0E90">
        <w:t>.</w:t>
      </w:r>
    </w:p>
    <w:p w14:paraId="49D5E2F6" w14:textId="77777777" w:rsidR="004C02EF" w:rsidRDefault="004C02EF" w:rsidP="004C02EF">
      <w:pPr>
        <w:pStyle w:val="Note"/>
      </w:pPr>
      <w:r w:rsidRPr="00AA0E90">
        <w:t>NOTE 1</w:t>
      </w:r>
      <w:r w:rsidRPr="00AA0E90">
        <w:tab/>
        <w:t>The first parameter to this function is likely to be used in a future version of this standard; it is recommended that implementations do not use this parameter position for anything else.</w:t>
      </w:r>
    </w:p>
    <w:p w14:paraId="2D70DEEC" w14:textId="77777777" w:rsidR="004C02EF" w:rsidRPr="00AA0E90" w:rsidRDefault="004C02EF" w:rsidP="004C02EF">
      <w:pPr>
        <w:rPr>
          <w:sz w:val="18"/>
        </w:rPr>
      </w:pPr>
      <w:r w:rsidRPr="00AA0E90">
        <w:rPr>
          <w:sz w:val="18"/>
        </w:rPr>
        <w:t>NOTE 2</w:t>
      </w:r>
      <w:r w:rsidRPr="00AA0E90">
        <w:rPr>
          <w:sz w:val="18"/>
        </w:rPr>
        <w:tab/>
        <w:t xml:space="preserve">The </w:t>
      </w:r>
      <w:r w:rsidRPr="00AA0E90">
        <w:rPr>
          <w:rFonts w:ascii="Courier New" w:hAnsi="Courier New"/>
          <w:b/>
          <w:sz w:val="18"/>
        </w:rPr>
        <w:t>toLocaleString</w:t>
      </w:r>
      <w:r w:rsidRPr="00AA0E90">
        <w:rPr>
          <w:sz w:val="18"/>
        </w:rPr>
        <w:t xml:space="preserve"> function is intentionally generic; it does not require that its </w:t>
      </w:r>
      <w:r w:rsidRPr="00AA0E90">
        <w:rPr>
          <w:b/>
          <w:sz w:val="18"/>
        </w:rPr>
        <w:t>this</w:t>
      </w:r>
      <w:r w:rsidRPr="00AA0E90">
        <w:rPr>
          <w:sz w:val="18"/>
        </w:rPr>
        <w:t xml:space="preserve"> value be an Array object. Therefore it can be transferred to other kinds of objects for use as a method. Whether the </w:t>
      </w:r>
      <w:r w:rsidRPr="00AA0E90">
        <w:rPr>
          <w:rFonts w:ascii="Courier New" w:hAnsi="Courier New"/>
          <w:b/>
          <w:sz w:val="18"/>
        </w:rPr>
        <w:t>toLocaleString</w:t>
      </w:r>
      <w:r w:rsidRPr="00AA0E90">
        <w:rPr>
          <w:sz w:val="18"/>
        </w:rPr>
        <w:t xml:space="preserve"> function can be applied successfully to a host object is implementation-dependent.</w:t>
      </w:r>
    </w:p>
    <w:p w14:paraId="5E24C6A5" w14:textId="77777777" w:rsidR="004C02EF" w:rsidRDefault="004C02EF" w:rsidP="004C02EF">
      <w:pPr>
        <w:pStyle w:val="40"/>
        <w:numPr>
          <w:ilvl w:val="0"/>
          <w:numId w:val="0"/>
        </w:numPr>
      </w:pPr>
      <w:bookmarkStart w:id="7265" w:name="_Ref456028287"/>
      <w:r>
        <w:t>15.4.4.4</w:t>
      </w:r>
      <w:r>
        <w:tab/>
        <w:t xml:space="preserve">Array.prototype.concat </w:t>
      </w:r>
      <w:bookmarkEnd w:id="7262"/>
      <w:r>
        <w:t>( [ item1 [ , item2 [ , … ] ] ] )</w:t>
      </w:r>
      <w:bookmarkEnd w:id="7263"/>
      <w:bookmarkEnd w:id="7265"/>
    </w:p>
    <w:p w14:paraId="43E589A6" w14:textId="77777777" w:rsidR="004C02EF" w:rsidRDefault="004C02EF" w:rsidP="004C02EF">
      <w:r>
        <w:t xml:space="preserve">When the </w:t>
      </w:r>
      <w:r>
        <w:rPr>
          <w:rFonts w:ascii="Courier New" w:hAnsi="Courier New"/>
          <w:b/>
        </w:rPr>
        <w:t>concat</w:t>
      </w:r>
      <w:r>
        <w:t xml:space="preserve"> method is called with zero or more arguments </w:t>
      </w:r>
      <w:r w:rsidRPr="00F02209">
        <w:rPr>
          <w:rFonts w:ascii="Times New Roman" w:hAnsi="Times New Roman"/>
          <w:i/>
        </w:rPr>
        <w:t>item1</w:t>
      </w:r>
      <w:r>
        <w:t xml:space="preserve">, </w:t>
      </w:r>
      <w:r w:rsidRPr="00F02209">
        <w:rPr>
          <w:rFonts w:ascii="Times New Roman" w:hAnsi="Times New Roman"/>
          <w:i/>
        </w:rPr>
        <w:t>item2</w:t>
      </w:r>
      <w:r>
        <w:t>, etc., it returns an array containing the array elements of the object followed by the array elements of each argument in order.</w:t>
      </w:r>
    </w:p>
    <w:p w14:paraId="57DE79BF" w14:textId="77777777" w:rsidR="004C02EF" w:rsidRDefault="004C02EF" w:rsidP="004C02EF">
      <w:r>
        <w:t>The following steps are taken:</w:t>
      </w:r>
    </w:p>
    <w:p w14:paraId="0CF1896E" w14:textId="77777777" w:rsidR="004C02EF" w:rsidRPr="00AA0E90" w:rsidRDefault="004C02EF" w:rsidP="004C02EF">
      <w:pPr>
        <w:pStyle w:val="Alg4"/>
        <w:numPr>
          <w:ilvl w:val="0"/>
          <w:numId w:val="205"/>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2931E9CC" w14:textId="77777777" w:rsidR="004C02EF" w:rsidRPr="00AA0E90" w:rsidRDefault="004C02EF" w:rsidP="004C02EF">
      <w:pPr>
        <w:pStyle w:val="Alg4"/>
        <w:numPr>
          <w:ilvl w:val="0"/>
          <w:numId w:val="205"/>
        </w:numPr>
      </w:pPr>
      <w:r w:rsidRPr="00AA0E90">
        <w:t xml:space="preserve">Let </w:t>
      </w:r>
      <w:r w:rsidRPr="00AA0E90">
        <w:rPr>
          <w:i/>
        </w:rPr>
        <w:t>A</w:t>
      </w:r>
      <w:r w:rsidRPr="00AA0E90">
        <w:t xml:space="preserve"> be a new array created as if by the expression </w:t>
      </w:r>
      <w:r>
        <w:rPr>
          <w:rFonts w:ascii="Courier New" w:hAnsi="Courier New"/>
          <w:b/>
        </w:rPr>
        <w:t>new Array()</w:t>
      </w:r>
      <w:r w:rsidRPr="00AA0E90">
        <w:t xml:space="preserve"> where </w:t>
      </w:r>
      <w:r w:rsidRPr="00FE35A1">
        <w:rPr>
          <w:rFonts w:ascii="Courier New" w:hAnsi="Courier New" w:cs="Courier New"/>
          <w:b/>
        </w:rPr>
        <w:t>Array</w:t>
      </w:r>
      <w:r w:rsidRPr="00AA0E90">
        <w:t xml:space="preserve"> is the standard built-in constructor with that name.</w:t>
      </w:r>
    </w:p>
    <w:p w14:paraId="7AE310B8" w14:textId="77777777" w:rsidR="004C02EF" w:rsidRPr="00AA0E90" w:rsidRDefault="004C02EF" w:rsidP="004C02EF">
      <w:pPr>
        <w:pStyle w:val="Alg4"/>
        <w:numPr>
          <w:ilvl w:val="0"/>
          <w:numId w:val="205"/>
        </w:numPr>
      </w:pPr>
      <w:r w:rsidRPr="00AA0E90">
        <w:t xml:space="preserve">Let </w:t>
      </w:r>
      <w:r w:rsidRPr="00AA0E90">
        <w:rPr>
          <w:i/>
        </w:rPr>
        <w:t>n</w:t>
      </w:r>
      <w:r w:rsidRPr="00AA0E90">
        <w:t xml:space="preserve"> be 0.</w:t>
      </w:r>
    </w:p>
    <w:p w14:paraId="74056C56" w14:textId="77777777" w:rsidR="004C02EF" w:rsidRPr="00AA0E90" w:rsidRDefault="004C02EF" w:rsidP="004C02EF">
      <w:pPr>
        <w:pStyle w:val="Alg4"/>
        <w:numPr>
          <w:ilvl w:val="0"/>
          <w:numId w:val="205"/>
        </w:numPr>
      </w:pPr>
      <w:r w:rsidRPr="00AA0E90">
        <w:t xml:space="preserve">Let </w:t>
      </w:r>
      <w:r w:rsidRPr="00AA0E90">
        <w:rPr>
          <w:i/>
        </w:rPr>
        <w:t>items</w:t>
      </w:r>
      <w:r w:rsidRPr="00AA0E90">
        <w:t xml:space="preserve"> be an internal List whose first element is </w:t>
      </w:r>
      <w:r w:rsidRPr="00AA0E90">
        <w:rPr>
          <w:i/>
        </w:rPr>
        <w:t>O</w:t>
      </w:r>
      <w:r w:rsidRPr="00AA0E90">
        <w:t xml:space="preserve"> and whose subsequent elements are, in left to right order, the arguments that were passed to this function invocation.</w:t>
      </w:r>
    </w:p>
    <w:p w14:paraId="0F1A0513" w14:textId="77777777" w:rsidR="004C02EF" w:rsidRPr="00AA0E90" w:rsidRDefault="004C02EF" w:rsidP="004C02EF">
      <w:pPr>
        <w:pStyle w:val="Alg4"/>
        <w:numPr>
          <w:ilvl w:val="0"/>
          <w:numId w:val="205"/>
        </w:numPr>
      </w:pPr>
      <w:r w:rsidRPr="00AA0E90">
        <w:t xml:space="preserve">Repeat, while </w:t>
      </w:r>
      <w:r w:rsidRPr="00AA0E90">
        <w:rPr>
          <w:i/>
        </w:rPr>
        <w:t>items</w:t>
      </w:r>
      <w:r w:rsidRPr="00AA0E90">
        <w:t xml:space="preserve"> is not empty</w:t>
      </w:r>
    </w:p>
    <w:p w14:paraId="744157AE" w14:textId="77777777" w:rsidR="004C02EF" w:rsidRPr="00AA0E90" w:rsidRDefault="004C02EF" w:rsidP="004C02EF">
      <w:pPr>
        <w:pStyle w:val="Alg4"/>
        <w:numPr>
          <w:ilvl w:val="1"/>
          <w:numId w:val="205"/>
        </w:numPr>
        <w:tabs>
          <w:tab w:val="left" w:pos="2160"/>
        </w:tabs>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the element.</w:t>
      </w:r>
    </w:p>
    <w:p w14:paraId="09CDADBE" w14:textId="77777777" w:rsidR="004C02EF" w:rsidRPr="00AA0E90" w:rsidRDefault="004C02EF" w:rsidP="004C02EF">
      <w:pPr>
        <w:pStyle w:val="Alg4"/>
        <w:numPr>
          <w:ilvl w:val="1"/>
          <w:numId w:val="205"/>
        </w:numPr>
        <w:tabs>
          <w:tab w:val="left" w:pos="2160"/>
        </w:tabs>
      </w:pPr>
      <w:r w:rsidRPr="00AA0E90">
        <w:t xml:space="preserve">If </w:t>
      </w:r>
      <w:del w:id="7266" w:author="Allen Wirfs-Brock" w:date="2011-07-02T14:01:00Z">
        <w:r w:rsidRPr="00AA0E90" w:rsidDel="00963019">
          <w:delText xml:space="preserve">the value of the [[Class]] internal property of </w:delText>
        </w:r>
      </w:del>
      <w:r w:rsidRPr="00AA0E90">
        <w:rPr>
          <w:i/>
        </w:rPr>
        <w:t>E</w:t>
      </w:r>
      <w:r w:rsidRPr="00AA0E90">
        <w:t xml:space="preserve"> </w:t>
      </w:r>
      <w:del w:id="7267" w:author="Allen Wirfs-Brock" w:date="2011-07-02T14:01:00Z">
        <w:r w:rsidRPr="00AA0E90" w:rsidDel="00963019">
          <w:delText xml:space="preserve">is </w:delText>
        </w:r>
        <w:r w:rsidRPr="00396540" w:rsidDel="00963019">
          <w:rPr>
            <w:rFonts w:ascii="Courier New" w:hAnsi="Courier New" w:cs="Courier New"/>
            <w:b/>
          </w:rPr>
          <w:delText>"Array"</w:delText>
        </w:r>
      </w:del>
      <w:ins w:id="7268" w:author="Allen Wirfs-Brock" w:date="2011-07-02T14:01:00Z">
        <w:r w:rsidR="00963019">
          <w:t>has the [[</w:t>
        </w:r>
        <w:del w:id="7269" w:author="Rev 3 Allen Wirfs-Brock" w:date="2011-09-07T15:42:00Z">
          <w:r w:rsidR="00963019" w:rsidDel="009D141F">
            <w:delText>IsArray</w:delText>
          </w:r>
        </w:del>
      </w:ins>
      <w:ins w:id="7270" w:author="Rev 3 Allen Wirfs-Brock" w:date="2011-09-07T15:42:00Z">
        <w:r w:rsidR="009D141F">
          <w:t>NativeBrand</w:t>
        </w:r>
      </w:ins>
      <w:ins w:id="7271" w:author="Allen Wirfs-Brock" w:date="2011-07-02T14:01:00Z">
        <w:r w:rsidR="00963019">
          <w:t>]] internal property</w:t>
        </w:r>
      </w:ins>
      <w:ins w:id="7272" w:author="Rev 3 Allen Wirfs-Brock" w:date="2011-09-07T15:42:00Z">
        <w:r w:rsidR="009D141F" w:rsidRPr="009D141F">
          <w:t xml:space="preserve"> </w:t>
        </w:r>
        <w:r w:rsidR="009D141F">
          <w:t>with value NativeArray</w:t>
        </w:r>
      </w:ins>
      <w:r w:rsidRPr="00AA0E90">
        <w:t>, then</w:t>
      </w:r>
    </w:p>
    <w:p w14:paraId="328F0B7F" w14:textId="77777777" w:rsidR="004C02EF" w:rsidRPr="00AA0E90" w:rsidRDefault="004C02EF" w:rsidP="004C02EF">
      <w:pPr>
        <w:pStyle w:val="Alg4"/>
        <w:numPr>
          <w:ilvl w:val="2"/>
          <w:numId w:val="205"/>
        </w:numPr>
        <w:tabs>
          <w:tab w:val="left" w:pos="2520"/>
        </w:tabs>
      </w:pPr>
      <w:r w:rsidRPr="00AA0E90">
        <w:t xml:space="preserve">Let </w:t>
      </w:r>
      <w:r w:rsidRPr="00AA0E90">
        <w:rPr>
          <w:i/>
        </w:rPr>
        <w:t>k</w:t>
      </w:r>
      <w:r w:rsidRPr="00AA0E90">
        <w:t xml:space="preserve"> be 0.</w:t>
      </w:r>
    </w:p>
    <w:p w14:paraId="34B8C6D4" w14:textId="77777777" w:rsidR="004C02EF" w:rsidRPr="00AA0E90" w:rsidRDefault="004C02EF" w:rsidP="004C02EF">
      <w:pPr>
        <w:pStyle w:val="Alg4"/>
        <w:numPr>
          <w:ilvl w:val="2"/>
          <w:numId w:val="205"/>
        </w:numPr>
        <w:tabs>
          <w:tab w:val="left" w:pos="2520"/>
        </w:tabs>
      </w:pPr>
      <w:r w:rsidRPr="00AA0E90">
        <w:t xml:space="preserve">Let </w:t>
      </w:r>
      <w:r w:rsidRPr="00AA0E90">
        <w:rPr>
          <w:i/>
        </w:rPr>
        <w:t>len</w:t>
      </w:r>
      <w:r w:rsidRPr="00AA0E90">
        <w:t xml:space="preserve"> be the result of calling the [[Get]] internal method of </w:t>
      </w:r>
      <w:r w:rsidRPr="00AA0E90">
        <w:rPr>
          <w:i/>
        </w:rPr>
        <w:t>E</w:t>
      </w:r>
      <w:r w:rsidRPr="00AA0E90">
        <w:t xml:space="preserve"> with argument </w:t>
      </w:r>
      <w:r>
        <w:rPr>
          <w:rFonts w:ascii="Courier New" w:hAnsi="Courier New"/>
          <w:b/>
        </w:rPr>
        <w:t>"length"</w:t>
      </w:r>
      <w:r w:rsidRPr="00AA0E90">
        <w:t>.</w:t>
      </w:r>
    </w:p>
    <w:p w14:paraId="2FB075A1" w14:textId="77777777" w:rsidR="004C02EF" w:rsidRPr="00AA0E90" w:rsidRDefault="004C02EF" w:rsidP="004C02EF">
      <w:pPr>
        <w:pStyle w:val="Alg4"/>
        <w:numPr>
          <w:ilvl w:val="2"/>
          <w:numId w:val="205"/>
        </w:numPr>
        <w:tabs>
          <w:tab w:val="left" w:pos="2520"/>
        </w:tabs>
      </w:pPr>
      <w:r w:rsidRPr="00AA0E90">
        <w:t xml:space="preserve">Repeat, while </w:t>
      </w:r>
      <w:r w:rsidRPr="00AA0E90">
        <w:rPr>
          <w:i/>
        </w:rPr>
        <w:t>k</w:t>
      </w:r>
      <w:r w:rsidRPr="00AA0E90">
        <w:t xml:space="preserve"> &lt; </w:t>
      </w:r>
      <w:r w:rsidRPr="00AA0E90">
        <w:rPr>
          <w:i/>
        </w:rPr>
        <w:t>len</w:t>
      </w:r>
    </w:p>
    <w:p w14:paraId="1F9D6753" w14:textId="77777777" w:rsidR="004C02EF" w:rsidRPr="00AA0E90" w:rsidRDefault="004C02EF" w:rsidP="004C02EF">
      <w:pPr>
        <w:pStyle w:val="Alg4"/>
        <w:numPr>
          <w:ilvl w:val="3"/>
          <w:numId w:val="205"/>
        </w:numPr>
      </w:pPr>
      <w:r w:rsidRPr="00AA0E90">
        <w:t xml:space="preserve">Let </w:t>
      </w:r>
      <w:r w:rsidRPr="00AA0E90">
        <w:rPr>
          <w:i/>
        </w:rPr>
        <w:t>P</w:t>
      </w:r>
      <w:r w:rsidRPr="00AA0E90">
        <w:t xml:space="preserve"> be ToString(</w:t>
      </w:r>
      <w:r w:rsidRPr="00AA0E90">
        <w:rPr>
          <w:i/>
        </w:rPr>
        <w:t>k</w:t>
      </w:r>
      <w:r w:rsidRPr="00AA0E90">
        <w:t>).</w:t>
      </w:r>
    </w:p>
    <w:p w14:paraId="749199B7" w14:textId="77777777" w:rsidR="004C02EF" w:rsidRPr="00AA0E90" w:rsidRDefault="004C02EF" w:rsidP="004C02EF">
      <w:pPr>
        <w:pStyle w:val="Alg4"/>
        <w:numPr>
          <w:ilvl w:val="3"/>
          <w:numId w:val="205"/>
        </w:numPr>
      </w:pPr>
      <w:r w:rsidRPr="00AA0E90">
        <w:t xml:space="preserve">Let </w:t>
      </w:r>
      <w:r w:rsidRPr="00AA0E90">
        <w:rPr>
          <w:i/>
        </w:rPr>
        <w:t>exists</w:t>
      </w:r>
      <w:r w:rsidRPr="00AA0E90">
        <w:t xml:space="preserve"> be the result of calling the [[HasProperty]] internal method of </w:t>
      </w:r>
      <w:r w:rsidRPr="00AA0E90">
        <w:rPr>
          <w:i/>
        </w:rPr>
        <w:t>E</w:t>
      </w:r>
      <w:r w:rsidRPr="00AA0E90">
        <w:t xml:space="preserve"> with </w:t>
      </w:r>
      <w:r w:rsidRPr="00AA0E90">
        <w:rPr>
          <w:i/>
        </w:rPr>
        <w:t>P</w:t>
      </w:r>
      <w:r w:rsidRPr="00AA0E90">
        <w:t>.</w:t>
      </w:r>
    </w:p>
    <w:p w14:paraId="10C2F506" w14:textId="77777777" w:rsidR="004C02EF" w:rsidRPr="00AA0E90" w:rsidRDefault="004C02EF" w:rsidP="004C02EF">
      <w:pPr>
        <w:pStyle w:val="Alg4"/>
        <w:numPr>
          <w:ilvl w:val="3"/>
          <w:numId w:val="205"/>
        </w:numPr>
      </w:pPr>
      <w:r w:rsidRPr="00AA0E90">
        <w:t xml:space="preserve">If </w:t>
      </w:r>
      <w:r w:rsidRPr="00AA0E90">
        <w:rPr>
          <w:i/>
        </w:rPr>
        <w:t>exists</w:t>
      </w:r>
      <w:r w:rsidRPr="00AA0E90">
        <w:t xml:space="preserve"> is </w:t>
      </w:r>
      <w:r w:rsidRPr="00AA0E90">
        <w:rPr>
          <w:b/>
        </w:rPr>
        <w:t>true</w:t>
      </w:r>
      <w:r w:rsidRPr="00AA0E90">
        <w:t>, then</w:t>
      </w:r>
    </w:p>
    <w:p w14:paraId="223E9E41" w14:textId="77777777" w:rsidR="004C02EF" w:rsidRPr="00AA0E90" w:rsidRDefault="004C02EF" w:rsidP="004C02EF">
      <w:pPr>
        <w:pStyle w:val="Alg4"/>
        <w:numPr>
          <w:ilvl w:val="4"/>
          <w:numId w:val="205"/>
        </w:numPr>
      </w:pPr>
      <w:r w:rsidRPr="00AA0E90">
        <w:t xml:space="preserve">Let </w:t>
      </w:r>
      <w:r w:rsidRPr="00AA0E90">
        <w:rPr>
          <w:i/>
        </w:rPr>
        <w:t>subElement</w:t>
      </w:r>
      <w:r w:rsidRPr="00AA0E90">
        <w:t xml:space="preserve"> be the result of calling the [[Get]] internal method of </w:t>
      </w:r>
      <w:r w:rsidRPr="00AA0E90">
        <w:rPr>
          <w:i/>
        </w:rPr>
        <w:t>E</w:t>
      </w:r>
      <w:r w:rsidRPr="00AA0E90">
        <w:t xml:space="preserve"> with argument </w:t>
      </w:r>
      <w:r w:rsidRPr="00AA0E90">
        <w:rPr>
          <w:i/>
        </w:rPr>
        <w:t>P</w:t>
      </w:r>
      <w:r w:rsidRPr="00AA0E90">
        <w:t>.</w:t>
      </w:r>
    </w:p>
    <w:p w14:paraId="5749EA7F" w14:textId="77777777" w:rsidR="004C02EF" w:rsidRPr="00AA0E90" w:rsidRDefault="004C02EF" w:rsidP="004C02EF">
      <w:pPr>
        <w:pStyle w:val="Alg4"/>
        <w:numPr>
          <w:ilvl w:val="4"/>
          <w:numId w:val="205"/>
        </w:numPr>
      </w:pPr>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sidRPr="00AA0E90">
        <w:rPr>
          <w:i/>
        </w:rPr>
        <w:t>subElement</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49B5DD88" w14:textId="77777777" w:rsidR="004C02EF" w:rsidRPr="00AA0E90" w:rsidRDefault="004C02EF" w:rsidP="004C02EF">
      <w:pPr>
        <w:pStyle w:val="Alg4"/>
        <w:numPr>
          <w:ilvl w:val="3"/>
          <w:numId w:val="205"/>
        </w:numPr>
      </w:pPr>
      <w:r w:rsidRPr="00AA0E90">
        <w:t xml:space="preserve">Increase </w:t>
      </w:r>
      <w:r w:rsidRPr="00AA0E90">
        <w:rPr>
          <w:i/>
        </w:rPr>
        <w:t>n</w:t>
      </w:r>
      <w:r w:rsidRPr="00AA0E90">
        <w:t xml:space="preserve"> by 1.</w:t>
      </w:r>
    </w:p>
    <w:p w14:paraId="61008A9D" w14:textId="77777777" w:rsidR="004C02EF" w:rsidRPr="00AA0E90" w:rsidRDefault="004C02EF" w:rsidP="004C02EF">
      <w:pPr>
        <w:pStyle w:val="Alg4"/>
        <w:numPr>
          <w:ilvl w:val="3"/>
          <w:numId w:val="205"/>
        </w:numPr>
      </w:pPr>
      <w:r w:rsidRPr="00AA0E90">
        <w:t xml:space="preserve">Increase </w:t>
      </w:r>
      <w:r w:rsidRPr="00AA0E90">
        <w:rPr>
          <w:i/>
        </w:rPr>
        <w:t>k</w:t>
      </w:r>
      <w:r w:rsidRPr="00AA0E90">
        <w:t xml:space="preserve"> by 1.</w:t>
      </w:r>
    </w:p>
    <w:p w14:paraId="6CD28B90" w14:textId="77777777" w:rsidR="004C02EF" w:rsidRPr="00AA0E90" w:rsidRDefault="004C02EF" w:rsidP="004C02EF">
      <w:pPr>
        <w:pStyle w:val="Alg4"/>
        <w:numPr>
          <w:ilvl w:val="1"/>
          <w:numId w:val="205"/>
        </w:numPr>
        <w:tabs>
          <w:tab w:val="left" w:pos="2160"/>
        </w:tabs>
      </w:pPr>
      <w:r w:rsidRPr="00AA0E90">
        <w:t xml:space="preserve">Else, </w:t>
      </w:r>
      <w:r w:rsidRPr="00AA0E90">
        <w:rPr>
          <w:i/>
        </w:rPr>
        <w:t>E</w:t>
      </w:r>
      <w:r w:rsidRPr="00AA0E90">
        <w:t xml:space="preserve"> is not an Array</w:t>
      </w:r>
    </w:p>
    <w:p w14:paraId="64410E0B" w14:textId="77777777" w:rsidR="004C02EF" w:rsidRPr="00AA0E90" w:rsidRDefault="004C02EF" w:rsidP="004C02EF">
      <w:pPr>
        <w:pStyle w:val="Alg4"/>
        <w:numPr>
          <w:ilvl w:val="2"/>
          <w:numId w:val="205"/>
        </w:numPr>
        <w:tabs>
          <w:tab w:val="left" w:pos="2520"/>
        </w:tabs>
      </w:pPr>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sidRPr="00AA0E90">
        <w:rPr>
          <w:i/>
        </w:rPr>
        <w:t>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2EC4AA38" w14:textId="77777777" w:rsidR="004C02EF" w:rsidRPr="00AA0E90" w:rsidRDefault="004C02EF" w:rsidP="004C02EF">
      <w:pPr>
        <w:pStyle w:val="Alg4"/>
        <w:numPr>
          <w:ilvl w:val="2"/>
          <w:numId w:val="205"/>
        </w:numPr>
        <w:tabs>
          <w:tab w:val="left" w:pos="2520"/>
        </w:tabs>
      </w:pPr>
      <w:r w:rsidRPr="00AA0E90">
        <w:t xml:space="preserve">Increase </w:t>
      </w:r>
      <w:r w:rsidRPr="00612C55">
        <w:rPr>
          <w:i/>
        </w:rPr>
        <w:t>n</w:t>
      </w:r>
      <w:r w:rsidRPr="00AA0E90">
        <w:t xml:space="preserve"> by 1.</w:t>
      </w:r>
    </w:p>
    <w:p w14:paraId="49C2E13D" w14:textId="77777777" w:rsidR="008A687B" w:rsidRPr="00AA0E90" w:rsidRDefault="008A687B" w:rsidP="008A687B">
      <w:pPr>
        <w:pStyle w:val="Alg4"/>
        <w:numPr>
          <w:ilvl w:val="0"/>
          <w:numId w:val="205"/>
        </w:numPr>
        <w:rPr>
          <w:ins w:id="7273" w:author="Allen Wirfs-Brock rev2" w:date="2011-07-20T14:06:00Z"/>
        </w:rPr>
      </w:pPr>
      <w:ins w:id="7274" w:author="Allen Wirfs-Brock rev2" w:date="2011-07-20T14:06:00Z">
        <w:r w:rsidRPr="00AA0E90">
          <w:t xml:space="preserve">Call the [[Put]] internal method of </w:t>
        </w:r>
      </w:ins>
      <w:ins w:id="7275" w:author="Allen Wirfs-Brock rev2" w:date="2011-07-20T14:07:00Z">
        <w:r>
          <w:rPr>
            <w:i/>
          </w:rPr>
          <w:t>A</w:t>
        </w:r>
      </w:ins>
      <w:ins w:id="7276" w:author="Allen Wirfs-Brock rev2" w:date="2011-07-20T14:06:00Z">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r w:rsidRPr="00AA0E90">
          <w:rPr>
            <w:i/>
          </w:rPr>
          <w:t>n</w:t>
        </w:r>
        <w:r w:rsidRPr="00AA0E90">
          <w:t xml:space="preserve">, and </w:t>
        </w:r>
        <w:r w:rsidRPr="00AA0E90">
          <w:rPr>
            <w:b/>
          </w:rPr>
          <w:t>true</w:t>
        </w:r>
        <w:r w:rsidRPr="00AA0E90">
          <w:t>.</w:t>
        </w:r>
      </w:ins>
    </w:p>
    <w:p w14:paraId="5447B228" w14:textId="77777777" w:rsidR="004C02EF" w:rsidRPr="00AA0E90" w:rsidRDefault="004C02EF" w:rsidP="004C02EF">
      <w:pPr>
        <w:pStyle w:val="Alg4"/>
        <w:numPr>
          <w:ilvl w:val="0"/>
          <w:numId w:val="205"/>
        </w:numPr>
        <w:spacing w:after="220"/>
      </w:pPr>
      <w:r w:rsidRPr="00AA0E90">
        <w:t xml:space="preserve">Return </w:t>
      </w:r>
      <w:r w:rsidRPr="00AA0E90">
        <w:rPr>
          <w:i/>
        </w:rPr>
        <w:t>A</w:t>
      </w:r>
      <w:r w:rsidRPr="00AA0E90">
        <w:t>.</w:t>
      </w:r>
    </w:p>
    <w:p w14:paraId="5D8A8FEE"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concat</w:t>
      </w:r>
      <w:r>
        <w:t xml:space="preserve"> method is </w:t>
      </w:r>
      <w:r>
        <w:rPr>
          <w:b/>
        </w:rPr>
        <w:t>1</w:t>
      </w:r>
      <w:r>
        <w:t>.</w:t>
      </w:r>
    </w:p>
    <w:p w14:paraId="27C090C7" w14:textId="77777777" w:rsidR="004C02EF" w:rsidRDefault="004C02EF" w:rsidP="004C02EF">
      <w:pPr>
        <w:pStyle w:val="Note"/>
      </w:pPr>
      <w:r w:rsidRPr="00AA0E90">
        <w:t>NOTE</w:t>
      </w:r>
      <w:r w:rsidRPr="00AA0E90">
        <w:tab/>
        <w:t xml:space="preserve">The </w:t>
      </w:r>
      <w:r w:rsidRPr="00AA0E90">
        <w:rPr>
          <w:rFonts w:ascii="Courier New" w:hAnsi="Courier New"/>
          <w:b/>
        </w:rPr>
        <w:t>concat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concat</w:t>
      </w:r>
      <w:r w:rsidRPr="00AA0E90">
        <w:t xml:space="preserve"> function can be applied successfully to a host object is implementation-dependent.</w:t>
      </w:r>
    </w:p>
    <w:p w14:paraId="217EEAAD" w14:textId="77777777" w:rsidR="004C02EF" w:rsidRDefault="004C02EF" w:rsidP="004C02EF">
      <w:pPr>
        <w:pStyle w:val="40"/>
        <w:numPr>
          <w:ilvl w:val="0"/>
          <w:numId w:val="0"/>
        </w:numPr>
      </w:pPr>
      <w:bookmarkStart w:id="7277" w:name="_Ref457793676"/>
      <w:r>
        <w:t>15.4.4.5</w:t>
      </w:r>
      <w:r>
        <w:tab/>
        <w:t>Array.prototype.joi</w:t>
      </w:r>
      <w:bookmarkEnd w:id="7258"/>
      <w:r>
        <w:t>n (separator</w:t>
      </w:r>
      <w:bookmarkEnd w:id="7259"/>
      <w:bookmarkEnd w:id="7260"/>
      <w:r>
        <w:t>)</w:t>
      </w:r>
      <w:bookmarkEnd w:id="7277"/>
    </w:p>
    <w:p w14:paraId="1CFDB429" w14:textId="77777777" w:rsidR="004C02EF" w:rsidRDefault="004C02EF" w:rsidP="004C02EF">
      <w:r>
        <w:t xml:space="preserve">The elements of the array are converted to Strings, and these Strings are then concatenated, separated by occurrences of the </w:t>
      </w:r>
      <w:r w:rsidRPr="00F02209">
        <w:rPr>
          <w:rFonts w:ascii="Times New Roman" w:hAnsi="Times New Roman"/>
          <w:i/>
        </w:rPr>
        <w:t>separator</w:t>
      </w:r>
      <w:r>
        <w:t>. If no separator is provided, a single comma is used as the separator.</w:t>
      </w:r>
      <w:bookmarkStart w:id="7278" w:name="_Toc382291623"/>
    </w:p>
    <w:p w14:paraId="4BF53D0B" w14:textId="77777777" w:rsidR="004C02EF" w:rsidRDefault="004C02EF" w:rsidP="004C02EF">
      <w:r>
        <w:t xml:space="preserve">The </w:t>
      </w:r>
      <w:r>
        <w:rPr>
          <w:rFonts w:ascii="Courier New" w:hAnsi="Courier New"/>
          <w:b/>
        </w:rPr>
        <w:t>join</w:t>
      </w:r>
      <w:r>
        <w:t xml:space="preserve"> method takes one argument, </w:t>
      </w:r>
      <w:r w:rsidRPr="00F02209">
        <w:rPr>
          <w:rFonts w:ascii="Times New Roman" w:hAnsi="Times New Roman"/>
          <w:i/>
        </w:rPr>
        <w:t>separator</w:t>
      </w:r>
      <w:r>
        <w:t>, and performs the following steps:</w:t>
      </w:r>
    </w:p>
    <w:p w14:paraId="1A33B906" w14:textId="77777777" w:rsidR="004C02EF" w:rsidRPr="00AA0E90" w:rsidRDefault="004C02EF" w:rsidP="004C02EF">
      <w:pPr>
        <w:pStyle w:val="Alg4"/>
        <w:numPr>
          <w:ilvl w:val="0"/>
          <w:numId w:val="207"/>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4D4DCF7B" w14:textId="77777777" w:rsidR="004C02EF" w:rsidRPr="00AA0E90" w:rsidRDefault="004C02EF" w:rsidP="004C02EF">
      <w:pPr>
        <w:pStyle w:val="Alg4"/>
        <w:numPr>
          <w:ilvl w:val="0"/>
          <w:numId w:val="207"/>
        </w:numPr>
      </w:pPr>
      <w:r w:rsidRPr="00AA0E90">
        <w:t xml:space="preserve">Let </w:t>
      </w:r>
      <w:r w:rsidRPr="00AA0E90">
        <w:rPr>
          <w:i/>
        </w:rPr>
        <w:t>lenVal</w:t>
      </w:r>
      <w:r w:rsidRPr="00AA0E90">
        <w:t xml:space="preserve"> be the result of calling the [[Get]] internal method of </w:t>
      </w:r>
      <w:r w:rsidRPr="00AA0E90">
        <w:rPr>
          <w:i/>
        </w:rPr>
        <w:t>O</w:t>
      </w:r>
      <w:r w:rsidRPr="00AA0E90">
        <w:t xml:space="preserve"> with argument </w:t>
      </w:r>
      <w:r>
        <w:rPr>
          <w:rFonts w:ascii="Courier New" w:hAnsi="Courier New"/>
          <w:b/>
        </w:rPr>
        <w:t>"length"</w:t>
      </w:r>
      <w:r w:rsidRPr="00AA0E90">
        <w:t>.</w:t>
      </w:r>
    </w:p>
    <w:p w14:paraId="3D1D7348" w14:textId="77777777" w:rsidR="004C02EF" w:rsidRPr="00AA0E90" w:rsidRDefault="004C02EF" w:rsidP="004C02EF">
      <w:pPr>
        <w:pStyle w:val="Alg4"/>
        <w:numPr>
          <w:ilvl w:val="0"/>
          <w:numId w:val="207"/>
        </w:numPr>
      </w:pPr>
      <w:r w:rsidRPr="00AA0E90">
        <w:t xml:space="preserve">Let </w:t>
      </w:r>
      <w:r w:rsidRPr="00AA0E90">
        <w:rPr>
          <w:i/>
        </w:rPr>
        <w:t>len</w:t>
      </w:r>
      <w:r w:rsidRPr="00AA0E90">
        <w:t xml:space="preserve"> be ToUint32(</w:t>
      </w:r>
      <w:r w:rsidRPr="00AA0E90">
        <w:rPr>
          <w:i/>
        </w:rPr>
        <w:t>lenVal</w:t>
      </w:r>
      <w:r w:rsidRPr="00AA0E90">
        <w:t>).</w:t>
      </w:r>
    </w:p>
    <w:p w14:paraId="2DDC6394" w14:textId="77777777" w:rsidR="004C02EF" w:rsidRPr="00AA0E90" w:rsidRDefault="004C02EF" w:rsidP="004C02EF">
      <w:pPr>
        <w:pStyle w:val="Alg4"/>
        <w:numPr>
          <w:ilvl w:val="0"/>
          <w:numId w:val="207"/>
        </w:numPr>
      </w:pPr>
      <w:r w:rsidRPr="00AA0E90">
        <w:t xml:space="preserve">If </w:t>
      </w:r>
      <w:r w:rsidRPr="00AA0E90">
        <w:rPr>
          <w:i/>
        </w:rPr>
        <w:t>separator</w:t>
      </w:r>
      <w:r w:rsidRPr="00AA0E90">
        <w:t xml:space="preserve"> is </w:t>
      </w:r>
      <w:r w:rsidRPr="00AA0E90">
        <w:rPr>
          <w:b/>
        </w:rPr>
        <w:t>undefined</w:t>
      </w:r>
      <w:r w:rsidRPr="00AA0E90">
        <w:t xml:space="preserve">, let </w:t>
      </w:r>
      <w:r w:rsidRPr="00AA0E90">
        <w:rPr>
          <w:i/>
        </w:rPr>
        <w:t>separator</w:t>
      </w:r>
      <w:r w:rsidRPr="00AA0E90">
        <w:t xml:space="preserve"> be the single-character </w:t>
      </w:r>
      <w:r>
        <w:t>String</w:t>
      </w:r>
      <w:r w:rsidRPr="00AA0E90">
        <w:t xml:space="preserve"> </w:t>
      </w:r>
      <w:r>
        <w:rPr>
          <w:rFonts w:ascii="Courier New" w:hAnsi="Courier New"/>
          <w:b/>
        </w:rPr>
        <w:t>","</w:t>
      </w:r>
      <w:r w:rsidRPr="00AA0E90">
        <w:t>.</w:t>
      </w:r>
    </w:p>
    <w:p w14:paraId="7AE4F71C" w14:textId="77777777" w:rsidR="004C02EF" w:rsidRPr="00AA0E90" w:rsidRDefault="004C02EF" w:rsidP="004C02EF">
      <w:pPr>
        <w:pStyle w:val="Alg4"/>
        <w:numPr>
          <w:ilvl w:val="0"/>
          <w:numId w:val="207"/>
        </w:numPr>
      </w:pPr>
      <w:r w:rsidRPr="00AA0E90">
        <w:t xml:space="preserve">Let </w:t>
      </w:r>
      <w:r w:rsidRPr="00AA0E90">
        <w:rPr>
          <w:i/>
        </w:rPr>
        <w:t>sep</w:t>
      </w:r>
      <w:r w:rsidRPr="00AA0E90">
        <w:t xml:space="preserve"> be ToString(</w:t>
      </w:r>
      <w:r w:rsidRPr="00AA0E90">
        <w:rPr>
          <w:i/>
        </w:rPr>
        <w:t>separator</w:t>
      </w:r>
      <w:r w:rsidRPr="00AA0E90">
        <w:t>).</w:t>
      </w:r>
    </w:p>
    <w:p w14:paraId="3CE8DEEA" w14:textId="77777777" w:rsidR="004C02EF" w:rsidRPr="00AA0E90" w:rsidRDefault="004C02EF" w:rsidP="004C02EF">
      <w:pPr>
        <w:pStyle w:val="Alg4"/>
        <w:numPr>
          <w:ilvl w:val="0"/>
          <w:numId w:val="207"/>
        </w:numPr>
      </w:pPr>
      <w:r w:rsidRPr="00AA0E90">
        <w:t xml:space="preserve">If </w:t>
      </w:r>
      <w:r w:rsidRPr="00AA0E90">
        <w:rPr>
          <w:i/>
        </w:rPr>
        <w:t>len</w:t>
      </w:r>
      <w:r w:rsidRPr="00AA0E90">
        <w:t xml:space="preserve"> is zero, return the empty </w:t>
      </w:r>
      <w:r>
        <w:t>String</w:t>
      </w:r>
      <w:r w:rsidRPr="00AA0E90">
        <w:t>.</w:t>
      </w:r>
    </w:p>
    <w:p w14:paraId="4CBC86A8" w14:textId="77777777" w:rsidR="004C02EF" w:rsidRPr="00AA0E90" w:rsidRDefault="004C02EF" w:rsidP="004C02EF">
      <w:pPr>
        <w:pStyle w:val="Alg4"/>
        <w:numPr>
          <w:ilvl w:val="0"/>
          <w:numId w:val="207"/>
        </w:numPr>
      </w:pPr>
      <w:r w:rsidRPr="00AA0E90">
        <w:t xml:space="preserve">Let </w:t>
      </w:r>
      <w:r w:rsidRPr="00AA0E90">
        <w:rPr>
          <w:i/>
        </w:rPr>
        <w:t>element0</w:t>
      </w:r>
      <w:r w:rsidRPr="00AA0E90">
        <w:t xml:space="preserve"> be the result of calling the [[Get]] internal method of </w:t>
      </w:r>
      <w:r w:rsidRPr="00AA0E90">
        <w:rPr>
          <w:i/>
        </w:rPr>
        <w:t>O</w:t>
      </w:r>
      <w:r w:rsidRPr="00AA0E90">
        <w:t xml:space="preserve"> with argument </w:t>
      </w:r>
      <w:r>
        <w:rPr>
          <w:rFonts w:ascii="Courier New" w:hAnsi="Courier New"/>
          <w:b/>
        </w:rPr>
        <w:t>"0"</w:t>
      </w:r>
      <w:r w:rsidRPr="00AA0E90">
        <w:t>.</w:t>
      </w:r>
    </w:p>
    <w:p w14:paraId="7786B817" w14:textId="77777777" w:rsidR="004C02EF" w:rsidRPr="00AA0E90" w:rsidRDefault="004C02EF" w:rsidP="004C02EF">
      <w:pPr>
        <w:pStyle w:val="Alg4"/>
        <w:numPr>
          <w:ilvl w:val="0"/>
          <w:numId w:val="207"/>
        </w:numPr>
      </w:pPr>
      <w:r w:rsidRPr="00AA0E90">
        <w:t xml:space="preserve">If </w:t>
      </w:r>
      <w:r w:rsidRPr="00AA0E90">
        <w:rPr>
          <w:i/>
        </w:rPr>
        <w:t>element0</w:t>
      </w:r>
      <w:r w:rsidRPr="00AA0E90">
        <w:t xml:space="preserve"> is </w:t>
      </w:r>
      <w:r w:rsidRPr="00AA0E90">
        <w:rPr>
          <w:b/>
        </w:rPr>
        <w:t>undefined</w:t>
      </w:r>
      <w:r w:rsidRPr="00AA0E90">
        <w:t xml:space="preserve"> or </w:t>
      </w:r>
      <w:r w:rsidRPr="00AA0E90">
        <w:rPr>
          <w:b/>
        </w:rPr>
        <w:t>null</w:t>
      </w:r>
      <w:r w:rsidRPr="00AA0E90">
        <w:t xml:space="preserve">, let </w:t>
      </w:r>
      <w:r w:rsidRPr="00AA0E90">
        <w:rPr>
          <w:i/>
        </w:rPr>
        <w:t>R</w:t>
      </w:r>
      <w:r w:rsidRPr="00AA0E90">
        <w:t xml:space="preserve"> be the empty </w:t>
      </w:r>
      <w:r>
        <w:t>String</w:t>
      </w:r>
      <w:r w:rsidRPr="00AA0E90">
        <w:t xml:space="preserve">; otherwise, Let </w:t>
      </w:r>
      <w:r w:rsidRPr="00AA0E90">
        <w:rPr>
          <w:i/>
        </w:rPr>
        <w:t>R</w:t>
      </w:r>
      <w:r w:rsidRPr="00AA0E90">
        <w:t xml:space="preserve"> be ToString(</w:t>
      </w:r>
      <w:r w:rsidRPr="00AA0E90">
        <w:rPr>
          <w:i/>
        </w:rPr>
        <w:t>element0</w:t>
      </w:r>
      <w:r w:rsidRPr="00AA0E90">
        <w:t>).</w:t>
      </w:r>
    </w:p>
    <w:p w14:paraId="06513B20" w14:textId="77777777" w:rsidR="004C02EF" w:rsidRPr="00AA0E90" w:rsidRDefault="004C02EF" w:rsidP="004C02EF">
      <w:pPr>
        <w:pStyle w:val="Alg4"/>
        <w:numPr>
          <w:ilvl w:val="0"/>
          <w:numId w:val="207"/>
        </w:numPr>
      </w:pPr>
      <w:r w:rsidRPr="00AA0E90">
        <w:t xml:space="preserve">Let </w:t>
      </w:r>
      <w:r w:rsidRPr="00AA0E90">
        <w:rPr>
          <w:i/>
        </w:rPr>
        <w:t>k</w:t>
      </w:r>
      <w:r w:rsidRPr="00AA0E90">
        <w:t xml:space="preserve"> be </w:t>
      </w:r>
      <w:r>
        <w:rPr>
          <w:rFonts w:ascii="Courier New" w:hAnsi="Courier New"/>
          <w:b/>
        </w:rPr>
        <w:t>1</w:t>
      </w:r>
      <w:r w:rsidRPr="00AA0E90">
        <w:t>.</w:t>
      </w:r>
    </w:p>
    <w:p w14:paraId="7555FC56" w14:textId="77777777" w:rsidR="004C02EF" w:rsidRPr="00AA0E90" w:rsidRDefault="004C02EF" w:rsidP="004C02EF">
      <w:pPr>
        <w:pStyle w:val="Alg4"/>
        <w:numPr>
          <w:ilvl w:val="0"/>
          <w:numId w:val="207"/>
        </w:numPr>
      </w:pPr>
      <w:r w:rsidRPr="00AA0E90">
        <w:t xml:space="preserve">Repeat, while </w:t>
      </w:r>
      <w:r w:rsidRPr="00AA0E90">
        <w:rPr>
          <w:i/>
        </w:rPr>
        <w:t>k</w:t>
      </w:r>
      <w:r w:rsidRPr="00AA0E90">
        <w:t xml:space="preserve"> &lt; </w:t>
      </w:r>
      <w:r w:rsidRPr="00AA0E90">
        <w:rPr>
          <w:i/>
        </w:rPr>
        <w:t>len</w:t>
      </w:r>
    </w:p>
    <w:p w14:paraId="7EBE548B" w14:textId="77777777" w:rsidR="004C02EF" w:rsidRPr="00AA0E90" w:rsidRDefault="004C02EF" w:rsidP="004C02EF">
      <w:pPr>
        <w:pStyle w:val="Alg4"/>
        <w:numPr>
          <w:ilvl w:val="1"/>
          <w:numId w:val="207"/>
        </w:numPr>
      </w:pPr>
      <w:r w:rsidRPr="00AA0E90">
        <w:t xml:space="preserve">Let </w:t>
      </w:r>
      <w:r w:rsidRPr="00AA0E90">
        <w:rPr>
          <w:i/>
        </w:rPr>
        <w:t>S</w:t>
      </w:r>
      <w:r w:rsidRPr="00AA0E90">
        <w:t xml:space="preserve"> be the </w:t>
      </w:r>
      <w:r>
        <w:t>String</w:t>
      </w:r>
      <w:r w:rsidRPr="00AA0E90">
        <w:t xml:space="preserve"> value produced by concatenating </w:t>
      </w:r>
      <w:r w:rsidRPr="00AA0E90">
        <w:rPr>
          <w:i/>
        </w:rPr>
        <w:t>R</w:t>
      </w:r>
      <w:r w:rsidRPr="00AA0E90">
        <w:t xml:space="preserve"> and </w:t>
      </w:r>
      <w:r w:rsidRPr="00AA0E90">
        <w:rPr>
          <w:i/>
        </w:rPr>
        <w:t>sep</w:t>
      </w:r>
      <w:r w:rsidRPr="00AA0E90">
        <w:t>.</w:t>
      </w:r>
    </w:p>
    <w:p w14:paraId="66BE4883" w14:textId="77777777" w:rsidR="004C02EF" w:rsidRPr="00AA0E90" w:rsidRDefault="004C02EF" w:rsidP="004C02EF">
      <w:pPr>
        <w:pStyle w:val="Alg4"/>
        <w:numPr>
          <w:ilvl w:val="1"/>
          <w:numId w:val="207"/>
        </w:numPr>
      </w:pPr>
      <w:r w:rsidRPr="00AA0E90">
        <w:t xml:space="preserve">Let </w:t>
      </w:r>
      <w:r w:rsidRPr="00AA0E90">
        <w:rPr>
          <w:i/>
        </w:rPr>
        <w:t>element</w:t>
      </w:r>
      <w:r w:rsidRPr="00AA0E90">
        <w:t xml:space="preserve"> be the result of calling the [[Get]] internal method of </w:t>
      </w:r>
      <w:r w:rsidRPr="00AA0E90">
        <w:rPr>
          <w:i/>
        </w:rPr>
        <w:t>O</w:t>
      </w:r>
      <w:r w:rsidRPr="00AA0E90">
        <w:t xml:space="preserve"> with argument ToString(</w:t>
      </w:r>
      <w:r w:rsidRPr="00AA0E90">
        <w:rPr>
          <w:i/>
        </w:rPr>
        <w:t>k</w:t>
      </w:r>
      <w:r w:rsidRPr="00AA0E90">
        <w:t>).</w:t>
      </w:r>
    </w:p>
    <w:p w14:paraId="2CF0B8B6" w14:textId="77777777" w:rsidR="004C02EF" w:rsidRPr="00AA0E90" w:rsidRDefault="004C02EF" w:rsidP="004C02EF">
      <w:pPr>
        <w:pStyle w:val="Alg4"/>
        <w:numPr>
          <w:ilvl w:val="1"/>
          <w:numId w:val="207"/>
        </w:numPr>
      </w:pPr>
      <w:r w:rsidRPr="00AA0E90">
        <w:t xml:space="preserve">If </w:t>
      </w:r>
      <w:r w:rsidRPr="00AA0E90">
        <w:rPr>
          <w:i/>
        </w:rPr>
        <w:t>element</w:t>
      </w:r>
      <w:r w:rsidRPr="00AA0E90">
        <w:t xml:space="preserve"> is </w:t>
      </w:r>
      <w:r w:rsidRPr="00AA0E90">
        <w:rPr>
          <w:b/>
        </w:rPr>
        <w:t>undefined</w:t>
      </w:r>
      <w:r w:rsidRPr="00AA0E90">
        <w:t xml:space="preserve"> or </w:t>
      </w:r>
      <w:r w:rsidRPr="00AA0E90">
        <w:rPr>
          <w:b/>
        </w:rPr>
        <w:t>null</w:t>
      </w:r>
      <w:r w:rsidRPr="00AA0E90">
        <w:t xml:space="preserve">, Let </w:t>
      </w:r>
      <w:r w:rsidRPr="00AA0E90">
        <w:rPr>
          <w:i/>
        </w:rPr>
        <w:t>next</w:t>
      </w:r>
      <w:r w:rsidRPr="00AA0E90">
        <w:t xml:space="preserve"> be the empty </w:t>
      </w:r>
      <w:r>
        <w:t>String</w:t>
      </w:r>
      <w:r w:rsidRPr="00AA0E90">
        <w:t xml:space="preserve">; otherwise, let </w:t>
      </w:r>
      <w:r w:rsidRPr="00AA0E90">
        <w:rPr>
          <w:i/>
        </w:rPr>
        <w:t>next</w:t>
      </w:r>
      <w:r w:rsidRPr="00AA0E90">
        <w:t xml:space="preserve"> be ToString(</w:t>
      </w:r>
      <w:r w:rsidRPr="00AA0E90">
        <w:rPr>
          <w:i/>
        </w:rPr>
        <w:t>element</w:t>
      </w:r>
      <w:r w:rsidRPr="00AA0E90">
        <w:t>).</w:t>
      </w:r>
    </w:p>
    <w:p w14:paraId="29EADFE8" w14:textId="77777777" w:rsidR="004C02EF" w:rsidRPr="00AA0E90" w:rsidRDefault="004C02EF" w:rsidP="004C02EF">
      <w:pPr>
        <w:pStyle w:val="Alg4"/>
        <w:numPr>
          <w:ilvl w:val="1"/>
          <w:numId w:val="207"/>
        </w:numPr>
      </w:pPr>
      <w:r w:rsidRPr="00AA0E90">
        <w:t xml:space="preserve">Let </w:t>
      </w:r>
      <w:r w:rsidRPr="00AA0E90">
        <w:rPr>
          <w:i/>
        </w:rPr>
        <w:t>R</w:t>
      </w:r>
      <w:r w:rsidRPr="00AA0E90">
        <w:t xml:space="preserve"> be a </w:t>
      </w:r>
      <w:r>
        <w:t>String</w:t>
      </w:r>
      <w:r w:rsidRPr="00AA0E90">
        <w:t xml:space="preserve"> value produced by concatenating </w:t>
      </w:r>
      <w:r w:rsidRPr="00AA0E90">
        <w:rPr>
          <w:i/>
        </w:rPr>
        <w:t>S</w:t>
      </w:r>
      <w:r w:rsidRPr="00AA0E90">
        <w:t xml:space="preserve"> and </w:t>
      </w:r>
      <w:r w:rsidRPr="00AA0E90">
        <w:rPr>
          <w:i/>
        </w:rPr>
        <w:t>next</w:t>
      </w:r>
      <w:r w:rsidRPr="00AA0E90">
        <w:t>.</w:t>
      </w:r>
    </w:p>
    <w:p w14:paraId="329C8D31" w14:textId="77777777" w:rsidR="004C02EF" w:rsidRPr="00AA0E90" w:rsidRDefault="004C02EF" w:rsidP="004C02EF">
      <w:pPr>
        <w:pStyle w:val="Alg4"/>
        <w:numPr>
          <w:ilvl w:val="1"/>
          <w:numId w:val="207"/>
        </w:numPr>
      </w:pPr>
      <w:r w:rsidRPr="00AA0E90">
        <w:t xml:space="preserve">Increase </w:t>
      </w:r>
      <w:r w:rsidRPr="00AA0E90">
        <w:rPr>
          <w:i/>
        </w:rPr>
        <w:t>k</w:t>
      </w:r>
      <w:r w:rsidRPr="00AA0E90">
        <w:t xml:space="preserve"> by 1.</w:t>
      </w:r>
    </w:p>
    <w:p w14:paraId="3AE15656" w14:textId="77777777" w:rsidR="004C02EF" w:rsidRPr="00AA0E90" w:rsidRDefault="004C02EF" w:rsidP="004C02EF">
      <w:pPr>
        <w:pStyle w:val="Alg4"/>
        <w:numPr>
          <w:ilvl w:val="0"/>
          <w:numId w:val="207"/>
        </w:numPr>
        <w:spacing w:after="220"/>
      </w:pPr>
      <w:r w:rsidRPr="00AA0E90">
        <w:t xml:space="preserve">Return </w:t>
      </w:r>
      <w:r w:rsidRPr="00AA0E90">
        <w:rPr>
          <w:i/>
        </w:rPr>
        <w:t>R</w:t>
      </w:r>
      <w:r w:rsidRPr="00AA0E90">
        <w:t>.</w:t>
      </w:r>
    </w:p>
    <w:p w14:paraId="71B9EA4B"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join</w:t>
      </w:r>
      <w:r>
        <w:t xml:space="preserve"> method is </w:t>
      </w:r>
      <w:r>
        <w:rPr>
          <w:b/>
        </w:rPr>
        <w:t>1</w:t>
      </w:r>
      <w:r>
        <w:t>.</w:t>
      </w:r>
    </w:p>
    <w:p w14:paraId="045E4346" w14:textId="77777777" w:rsidR="004C02EF" w:rsidRDefault="004C02EF" w:rsidP="004C02EF">
      <w:pPr>
        <w:pStyle w:val="Note"/>
      </w:pPr>
      <w:r w:rsidRPr="00AA0E90">
        <w:t>NOTE</w:t>
      </w:r>
      <w:r w:rsidRPr="00AA0E90">
        <w:tab/>
        <w:t xml:space="preserve">The </w:t>
      </w:r>
      <w:r w:rsidRPr="00AA0E90">
        <w:rPr>
          <w:rFonts w:ascii="Courier New" w:hAnsi="Courier New"/>
          <w:b/>
        </w:rPr>
        <w:t>join</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join</w:t>
      </w:r>
      <w:r w:rsidRPr="00AA0E90">
        <w:t xml:space="preserve"> function can be applied successfully to a host object is implementation-dependent.</w:t>
      </w:r>
      <w:bookmarkStart w:id="7279" w:name="_Toc385672297"/>
      <w:bookmarkStart w:id="7280" w:name="_Toc393690413"/>
    </w:p>
    <w:p w14:paraId="2F478A01" w14:textId="77777777" w:rsidR="004C02EF" w:rsidRDefault="004C02EF" w:rsidP="004C02EF">
      <w:pPr>
        <w:pStyle w:val="40"/>
        <w:numPr>
          <w:ilvl w:val="0"/>
          <w:numId w:val="0"/>
        </w:numPr>
      </w:pPr>
      <w:r>
        <w:t>15.4.4.6</w:t>
      </w:r>
      <w:r>
        <w:tab/>
        <w:t>Array.prototype.pop ( )</w:t>
      </w:r>
    </w:p>
    <w:p w14:paraId="66861D54" w14:textId="77777777" w:rsidR="004C02EF" w:rsidRDefault="004C02EF" w:rsidP="004C02EF">
      <w:r>
        <w:t>The last element of the array is removed from the array and returned.</w:t>
      </w:r>
    </w:p>
    <w:p w14:paraId="42201EF8" w14:textId="77777777" w:rsidR="004C02EF" w:rsidRPr="00AA0E90" w:rsidRDefault="004C02EF" w:rsidP="004C02EF">
      <w:pPr>
        <w:pStyle w:val="Alg4"/>
        <w:numPr>
          <w:ilvl w:val="0"/>
          <w:numId w:val="206"/>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6550E8CF" w14:textId="77777777" w:rsidR="004C02EF" w:rsidRPr="00AA0E90" w:rsidRDefault="004C02EF" w:rsidP="004C02EF">
      <w:pPr>
        <w:pStyle w:val="Alg4"/>
        <w:numPr>
          <w:ilvl w:val="0"/>
          <w:numId w:val="206"/>
        </w:numPr>
      </w:pPr>
      <w:r w:rsidRPr="00AA0E90">
        <w:t xml:space="preserve">Let </w:t>
      </w:r>
      <w:r w:rsidRPr="00AA0E90">
        <w:rPr>
          <w:i/>
        </w:rPr>
        <w:t>lenVal</w:t>
      </w:r>
      <w:r w:rsidRPr="00AA0E90">
        <w:t xml:space="preserve"> be the result of calling</w:t>
      </w:r>
      <w:r w:rsidRPr="00AA0E90" w:rsidDel="00887131">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6C00296F" w14:textId="77777777" w:rsidR="004C02EF" w:rsidRPr="00AA0E90" w:rsidRDefault="004C02EF" w:rsidP="004C02EF">
      <w:pPr>
        <w:pStyle w:val="Alg4"/>
        <w:numPr>
          <w:ilvl w:val="0"/>
          <w:numId w:val="206"/>
        </w:numPr>
      </w:pPr>
      <w:r w:rsidRPr="00AA0E90">
        <w:t xml:space="preserve">Let </w:t>
      </w:r>
      <w:r w:rsidRPr="00AA0E90">
        <w:rPr>
          <w:i/>
        </w:rPr>
        <w:t>len</w:t>
      </w:r>
      <w:r w:rsidRPr="00AA0E90">
        <w:t xml:space="preserve"> be ToUint32(</w:t>
      </w:r>
      <w:r w:rsidRPr="00AA0E90">
        <w:rPr>
          <w:i/>
        </w:rPr>
        <w:t>lenVal</w:t>
      </w:r>
      <w:r w:rsidRPr="00AA0E90">
        <w:t>).</w:t>
      </w:r>
    </w:p>
    <w:p w14:paraId="5D42782A" w14:textId="77777777" w:rsidR="004C02EF" w:rsidRPr="00AA0E90" w:rsidRDefault="004C02EF" w:rsidP="004C02EF">
      <w:pPr>
        <w:pStyle w:val="Alg4"/>
        <w:numPr>
          <w:ilvl w:val="0"/>
          <w:numId w:val="206"/>
        </w:numPr>
      </w:pPr>
      <w:r w:rsidRPr="00AA0E90">
        <w:t xml:space="preserve">If </w:t>
      </w:r>
      <w:r w:rsidRPr="00AA0E90">
        <w:rPr>
          <w:i/>
        </w:rPr>
        <w:t>len</w:t>
      </w:r>
      <w:r w:rsidRPr="00AA0E90">
        <w:t xml:space="preserve"> is zero, </w:t>
      </w:r>
    </w:p>
    <w:p w14:paraId="5A08D260" w14:textId="77777777" w:rsidR="004C02EF" w:rsidRPr="00AA0E90" w:rsidRDefault="004C02EF" w:rsidP="004C02EF">
      <w:pPr>
        <w:pStyle w:val="Alg4"/>
        <w:numPr>
          <w:ilvl w:val="1"/>
          <w:numId w:val="206"/>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0, and </w:t>
      </w:r>
      <w:r w:rsidRPr="00AA0E90">
        <w:rPr>
          <w:b/>
        </w:rPr>
        <w:t>true</w:t>
      </w:r>
      <w:r w:rsidRPr="00AA0E90">
        <w:t>.</w:t>
      </w:r>
    </w:p>
    <w:p w14:paraId="1F7B9507" w14:textId="77777777" w:rsidR="004C02EF" w:rsidRPr="00AA0E90" w:rsidRDefault="004C02EF" w:rsidP="004C02EF">
      <w:pPr>
        <w:pStyle w:val="Alg4"/>
        <w:numPr>
          <w:ilvl w:val="1"/>
          <w:numId w:val="206"/>
        </w:numPr>
      </w:pPr>
      <w:r w:rsidRPr="00AA0E90">
        <w:t xml:space="preserve">Return </w:t>
      </w:r>
      <w:r w:rsidRPr="00AA0E90">
        <w:rPr>
          <w:b/>
        </w:rPr>
        <w:t>undefined</w:t>
      </w:r>
      <w:r w:rsidRPr="00AA0E90">
        <w:t>.</w:t>
      </w:r>
    </w:p>
    <w:p w14:paraId="6310F373" w14:textId="77777777" w:rsidR="004C02EF" w:rsidRPr="00AA0E90" w:rsidRDefault="004C02EF" w:rsidP="004C02EF">
      <w:pPr>
        <w:pStyle w:val="Alg4"/>
        <w:numPr>
          <w:ilvl w:val="0"/>
          <w:numId w:val="206"/>
        </w:numPr>
      </w:pPr>
      <w:r w:rsidRPr="00AA0E90">
        <w:t xml:space="preserve">Else, </w:t>
      </w:r>
      <w:r w:rsidRPr="00AA0E90">
        <w:rPr>
          <w:i/>
        </w:rPr>
        <w:t>len</w:t>
      </w:r>
      <w:r w:rsidRPr="00AA0E90">
        <w:t xml:space="preserve"> &gt; 0</w:t>
      </w:r>
    </w:p>
    <w:p w14:paraId="1C586EAD" w14:textId="77777777" w:rsidR="004C02EF" w:rsidRPr="00AA0E90" w:rsidRDefault="004C02EF" w:rsidP="004C02EF">
      <w:pPr>
        <w:pStyle w:val="Alg4"/>
        <w:numPr>
          <w:ilvl w:val="1"/>
          <w:numId w:val="206"/>
        </w:numPr>
      </w:pPr>
      <w:r w:rsidRPr="00AA0E90">
        <w:t xml:space="preserve">Let </w:t>
      </w:r>
      <w:del w:id="7281" w:author="Allen Wirfs-Brock rev2" w:date="2011-07-21T09:47:00Z">
        <w:r w:rsidRPr="00AA0E90" w:rsidDel="007112EC">
          <w:rPr>
            <w:i/>
          </w:rPr>
          <w:delText>indx</w:delText>
        </w:r>
        <w:r w:rsidRPr="00AA0E90" w:rsidDel="007112EC">
          <w:delText xml:space="preserve"> </w:delText>
        </w:r>
      </w:del>
      <w:ins w:id="7282" w:author="Allen Wirfs-Brock rev2" w:date="2011-07-21T09:47:00Z">
        <w:r w:rsidR="007112EC">
          <w:rPr>
            <w:i/>
          </w:rPr>
          <w:t>newLen</w:t>
        </w:r>
        <w:r w:rsidR="007112EC" w:rsidRPr="00AA0E90">
          <w:t xml:space="preserve"> </w:t>
        </w:r>
      </w:ins>
      <w:r w:rsidRPr="00AA0E90">
        <w:t xml:space="preserve">be </w:t>
      </w:r>
      <w:del w:id="7283" w:author="Allen Wirfs-Brock rev2" w:date="2011-07-21T09:47:00Z">
        <w:r w:rsidRPr="00AA0E90" w:rsidDel="007112EC">
          <w:delText>ToString(</w:delText>
        </w:r>
      </w:del>
      <w:r w:rsidRPr="00AA0E90">
        <w:rPr>
          <w:i/>
        </w:rPr>
        <w:t>len</w:t>
      </w:r>
      <w:r w:rsidRPr="00AA0E90">
        <w:t>–1</w:t>
      </w:r>
      <w:del w:id="7284" w:author="Allen Wirfs-Brock rev2" w:date="2011-07-21T09:47:00Z">
        <w:r w:rsidRPr="00AA0E90" w:rsidDel="007112EC">
          <w:delText>)</w:delText>
        </w:r>
      </w:del>
      <w:r w:rsidRPr="00AA0E90">
        <w:t>.</w:t>
      </w:r>
    </w:p>
    <w:p w14:paraId="079AABE8" w14:textId="77777777" w:rsidR="007112EC" w:rsidRDefault="007112EC" w:rsidP="004C02EF">
      <w:pPr>
        <w:pStyle w:val="Alg4"/>
        <w:numPr>
          <w:ilvl w:val="1"/>
          <w:numId w:val="206"/>
        </w:numPr>
        <w:rPr>
          <w:ins w:id="7285" w:author="Allen Wirfs-Brock rev2" w:date="2011-07-21T09:46:00Z"/>
        </w:rPr>
      </w:pPr>
      <w:ins w:id="7286" w:author="Allen Wirfs-Brock rev2" w:date="2011-07-21T09:47:00Z">
        <w:r w:rsidRPr="00AA0E90">
          <w:t xml:space="preserve">Let </w:t>
        </w:r>
        <w:r w:rsidRPr="00AA0E90">
          <w:rPr>
            <w:i/>
          </w:rPr>
          <w:t>indx</w:t>
        </w:r>
        <w:r w:rsidRPr="00AA0E90">
          <w:t xml:space="preserve"> be ToString(</w:t>
        </w:r>
        <w:r>
          <w:rPr>
            <w:i/>
          </w:rPr>
          <w:t>newLen</w:t>
        </w:r>
        <w:r w:rsidRPr="00AA0E90">
          <w:t>).</w:t>
        </w:r>
      </w:ins>
    </w:p>
    <w:p w14:paraId="53C19A94" w14:textId="77777777" w:rsidR="004C02EF" w:rsidRPr="00AA0E90" w:rsidRDefault="004C02EF" w:rsidP="004C02EF">
      <w:pPr>
        <w:pStyle w:val="Alg4"/>
        <w:numPr>
          <w:ilvl w:val="1"/>
          <w:numId w:val="206"/>
        </w:numPr>
      </w:pPr>
      <w:r w:rsidRPr="00AA0E90">
        <w:t xml:space="preserve">Let </w:t>
      </w:r>
      <w:r w:rsidRPr="00AA0E90">
        <w:rPr>
          <w:i/>
        </w:rPr>
        <w:t>element</w:t>
      </w:r>
      <w:r w:rsidRPr="00AA0E90">
        <w:t xml:space="preserve"> be the result of calling the [[Get]] internal method of </w:t>
      </w:r>
      <w:r w:rsidRPr="00AA0E90">
        <w:rPr>
          <w:i/>
        </w:rPr>
        <w:t>O</w:t>
      </w:r>
      <w:r w:rsidRPr="00AA0E90">
        <w:t xml:space="preserve"> with argument </w:t>
      </w:r>
      <w:r w:rsidRPr="00AA0E90">
        <w:rPr>
          <w:i/>
        </w:rPr>
        <w:t>indx</w:t>
      </w:r>
      <w:r w:rsidRPr="00AA0E90">
        <w:t>.</w:t>
      </w:r>
    </w:p>
    <w:p w14:paraId="4553FB8E" w14:textId="77777777" w:rsidR="004C02EF" w:rsidRPr="00AA0E90" w:rsidRDefault="004C02EF" w:rsidP="004C02EF">
      <w:pPr>
        <w:pStyle w:val="Alg4"/>
        <w:numPr>
          <w:ilvl w:val="1"/>
          <w:numId w:val="206"/>
        </w:numPr>
      </w:pPr>
      <w:r w:rsidRPr="00AA0E90">
        <w:t xml:space="preserve">Call the [[Delete]] internal method of </w:t>
      </w:r>
      <w:r w:rsidRPr="00AA0E90">
        <w:rPr>
          <w:i/>
        </w:rPr>
        <w:t>O</w:t>
      </w:r>
      <w:r w:rsidRPr="00AA0E90">
        <w:t xml:space="preserve"> with arguments </w:t>
      </w:r>
      <w:r w:rsidRPr="00AA0E90">
        <w:rPr>
          <w:i/>
        </w:rPr>
        <w:t>indx</w:t>
      </w:r>
      <w:r w:rsidRPr="00AA0E90">
        <w:t xml:space="preserve"> and </w:t>
      </w:r>
      <w:r w:rsidRPr="00AA0E90">
        <w:rPr>
          <w:b/>
        </w:rPr>
        <w:t>true</w:t>
      </w:r>
      <w:r w:rsidRPr="00AA0E90">
        <w:t>.</w:t>
      </w:r>
    </w:p>
    <w:p w14:paraId="41E63D9E" w14:textId="77777777" w:rsidR="004C02EF" w:rsidRPr="00AA0E90" w:rsidRDefault="004C02EF" w:rsidP="004C02EF">
      <w:pPr>
        <w:pStyle w:val="Alg4"/>
        <w:numPr>
          <w:ilvl w:val="1"/>
          <w:numId w:val="206"/>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del w:id="7287" w:author="Allen Wirfs-Brock rev2" w:date="2011-07-21T09:48:00Z">
        <w:r w:rsidRPr="00AA0E90" w:rsidDel="007112EC">
          <w:rPr>
            <w:i/>
          </w:rPr>
          <w:delText>indx</w:delText>
        </w:r>
      </w:del>
      <w:ins w:id="7288" w:author="Allen Wirfs-Brock rev2" w:date="2011-07-21T09:48:00Z">
        <w:r w:rsidR="007112EC">
          <w:rPr>
            <w:i/>
          </w:rPr>
          <w:t>newLen</w:t>
        </w:r>
      </w:ins>
      <w:r w:rsidRPr="00AA0E90">
        <w:t xml:space="preserve">, and </w:t>
      </w:r>
      <w:r w:rsidRPr="00AA0E90">
        <w:rPr>
          <w:b/>
        </w:rPr>
        <w:t>true</w:t>
      </w:r>
      <w:r w:rsidRPr="00AA0E90">
        <w:t>.</w:t>
      </w:r>
    </w:p>
    <w:p w14:paraId="38D6B7BB" w14:textId="77777777" w:rsidR="004C02EF" w:rsidRPr="00AA0E90" w:rsidRDefault="004C02EF" w:rsidP="004C02EF">
      <w:pPr>
        <w:pStyle w:val="Alg4"/>
        <w:numPr>
          <w:ilvl w:val="1"/>
          <w:numId w:val="206"/>
        </w:numPr>
        <w:spacing w:after="220"/>
      </w:pPr>
      <w:r w:rsidRPr="00AA0E90">
        <w:t xml:space="preserve">Return </w:t>
      </w:r>
      <w:r w:rsidRPr="00AA0E90">
        <w:rPr>
          <w:i/>
        </w:rPr>
        <w:t>element</w:t>
      </w:r>
      <w:r w:rsidRPr="00AA0E90">
        <w:t>.</w:t>
      </w:r>
    </w:p>
    <w:p w14:paraId="205358E7" w14:textId="77777777" w:rsidR="004C02EF" w:rsidRDefault="004C02EF" w:rsidP="004C02EF">
      <w:pPr>
        <w:pStyle w:val="Note"/>
      </w:pPr>
      <w:r w:rsidRPr="00AA0E90">
        <w:t>NOTE</w:t>
      </w:r>
      <w:r w:rsidRPr="00AA0E90">
        <w:tab/>
        <w:t xml:space="preserve">The </w:t>
      </w:r>
      <w:r w:rsidRPr="00AA0E90">
        <w:rPr>
          <w:rFonts w:ascii="Courier New" w:hAnsi="Courier New"/>
          <w:b/>
        </w:rPr>
        <w:t>pop</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pop</w:t>
      </w:r>
      <w:r w:rsidRPr="00AA0E90">
        <w:t xml:space="preserve"> function can be applied successfully to a host object is implementation-dependent.</w:t>
      </w:r>
    </w:p>
    <w:p w14:paraId="388652D6" w14:textId="77777777" w:rsidR="004C02EF" w:rsidRDefault="004C02EF" w:rsidP="004C02EF">
      <w:pPr>
        <w:pStyle w:val="40"/>
        <w:numPr>
          <w:ilvl w:val="0"/>
          <w:numId w:val="0"/>
        </w:numPr>
      </w:pPr>
      <w:bookmarkStart w:id="7289" w:name="_Ref457709102"/>
      <w:r>
        <w:t>15.4.4.7</w:t>
      </w:r>
      <w:r>
        <w:tab/>
        <w:t>Array.prototype.push ( [ item1 [ , item2 [ , … ] ] ] )</w:t>
      </w:r>
      <w:bookmarkEnd w:id="7289"/>
    </w:p>
    <w:p w14:paraId="1424A912" w14:textId="77777777" w:rsidR="004C02EF" w:rsidRDefault="004C02EF" w:rsidP="004C02EF">
      <w:r>
        <w:t>The arguments are appended to the end of the array, in the order in which they appear. The new length of the array is returned as the result of the call.</w:t>
      </w:r>
    </w:p>
    <w:p w14:paraId="5D76DC66" w14:textId="77777777" w:rsidR="004C02EF" w:rsidRDefault="004C02EF" w:rsidP="004C02EF">
      <w:r>
        <w:t xml:space="preserve">When the </w:t>
      </w:r>
      <w:r>
        <w:rPr>
          <w:rFonts w:ascii="Courier New" w:hAnsi="Courier New"/>
          <w:b/>
        </w:rPr>
        <w:t>push</w:t>
      </w:r>
      <w:r>
        <w:t xml:space="preserve"> method is called with zero or more arguments </w:t>
      </w:r>
      <w:r w:rsidRPr="00F02209">
        <w:rPr>
          <w:rFonts w:ascii="Times New Roman" w:hAnsi="Times New Roman"/>
          <w:i/>
        </w:rPr>
        <w:t>item1</w:t>
      </w:r>
      <w:r w:rsidRPr="00F02209">
        <w:t>,</w:t>
      </w:r>
      <w:r w:rsidRPr="00F02209">
        <w:rPr>
          <w:rFonts w:ascii="Times New Roman" w:hAnsi="Times New Roman"/>
          <w:i/>
        </w:rPr>
        <w:t xml:space="preserve"> item2</w:t>
      </w:r>
      <w:r>
        <w:t>, etc., the following steps are taken:</w:t>
      </w:r>
    </w:p>
    <w:p w14:paraId="33F20C1F" w14:textId="77777777" w:rsidR="004C02EF" w:rsidRPr="00AA0E90" w:rsidRDefault="004C02EF" w:rsidP="004C02EF">
      <w:pPr>
        <w:pStyle w:val="Alg4"/>
        <w:numPr>
          <w:ilvl w:val="0"/>
          <w:numId w:val="208"/>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67C7DDA5" w14:textId="77777777" w:rsidR="004C02EF" w:rsidRPr="00AA0E90" w:rsidRDefault="004C02EF" w:rsidP="004C02EF">
      <w:pPr>
        <w:pStyle w:val="Alg4"/>
        <w:numPr>
          <w:ilvl w:val="0"/>
          <w:numId w:val="208"/>
        </w:numPr>
      </w:pPr>
      <w:r w:rsidRPr="00AA0E90">
        <w:t xml:space="preserve">Let </w:t>
      </w:r>
      <w:r w:rsidRPr="00AA0E90">
        <w:rPr>
          <w:i/>
        </w:rPr>
        <w:t>lenVal</w:t>
      </w:r>
      <w:r w:rsidRPr="00AA0E90">
        <w:t xml:space="preserve"> be the result of calling</w:t>
      </w:r>
      <w:r w:rsidRPr="00AA0E90" w:rsidDel="002619D5">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798F01B8" w14:textId="77777777" w:rsidR="004C02EF" w:rsidRPr="00AA0E90" w:rsidRDefault="004C02EF" w:rsidP="004C02EF">
      <w:pPr>
        <w:pStyle w:val="Alg4"/>
        <w:numPr>
          <w:ilvl w:val="0"/>
          <w:numId w:val="208"/>
        </w:numPr>
      </w:pPr>
      <w:r w:rsidRPr="00AA0E90">
        <w:t xml:space="preserve">Let </w:t>
      </w:r>
      <w:r w:rsidRPr="00AA0E90">
        <w:rPr>
          <w:i/>
        </w:rPr>
        <w:t>n</w:t>
      </w:r>
      <w:r w:rsidRPr="00AA0E90">
        <w:t xml:space="preserve"> be ToUint32(</w:t>
      </w:r>
      <w:r w:rsidRPr="00AA0E90">
        <w:rPr>
          <w:i/>
        </w:rPr>
        <w:t>lenVal</w:t>
      </w:r>
      <w:r w:rsidRPr="00AA0E90">
        <w:t>).</w:t>
      </w:r>
    </w:p>
    <w:p w14:paraId="7E41D691" w14:textId="77777777" w:rsidR="004C02EF" w:rsidRPr="00AA0E90" w:rsidRDefault="004C02EF" w:rsidP="004C02EF">
      <w:pPr>
        <w:pStyle w:val="Alg4"/>
        <w:numPr>
          <w:ilvl w:val="0"/>
          <w:numId w:val="208"/>
        </w:numPr>
      </w:pPr>
      <w:r w:rsidRPr="00AA0E90">
        <w:t xml:space="preserve">Let </w:t>
      </w:r>
      <w:r w:rsidRPr="00AA0E90">
        <w:rPr>
          <w:i/>
        </w:rPr>
        <w:t>items</w:t>
      </w:r>
      <w:r w:rsidRPr="00AA0E90">
        <w:t xml:space="preserve"> be an internal List whose elements are, in left to right order, the arguments that were passed to this function invocation.</w:t>
      </w:r>
    </w:p>
    <w:p w14:paraId="3ED17A14" w14:textId="77777777" w:rsidR="004C02EF" w:rsidRPr="00AA0E90" w:rsidRDefault="004C02EF" w:rsidP="004C02EF">
      <w:pPr>
        <w:pStyle w:val="Alg4"/>
        <w:numPr>
          <w:ilvl w:val="0"/>
          <w:numId w:val="208"/>
        </w:numPr>
      </w:pPr>
      <w:r w:rsidRPr="00AA0E90">
        <w:t xml:space="preserve">Repeat, while </w:t>
      </w:r>
      <w:r w:rsidRPr="00AA0E90">
        <w:rPr>
          <w:i/>
        </w:rPr>
        <w:t>items</w:t>
      </w:r>
      <w:r w:rsidRPr="00AA0E90">
        <w:t xml:space="preserve"> is not empty</w:t>
      </w:r>
    </w:p>
    <w:p w14:paraId="05451F6B" w14:textId="77777777" w:rsidR="004C02EF" w:rsidRPr="00AA0E90" w:rsidRDefault="004C02EF" w:rsidP="004C02EF">
      <w:pPr>
        <w:pStyle w:val="Alg4"/>
        <w:numPr>
          <w:ilvl w:val="1"/>
          <w:numId w:val="208"/>
        </w:numPr>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the element.</w:t>
      </w:r>
    </w:p>
    <w:p w14:paraId="47D310A8" w14:textId="77777777" w:rsidR="004C02EF" w:rsidRPr="00AA0E90" w:rsidRDefault="004C02EF" w:rsidP="004C02EF">
      <w:pPr>
        <w:pStyle w:val="Alg4"/>
        <w:numPr>
          <w:ilvl w:val="1"/>
          <w:numId w:val="208"/>
        </w:numPr>
      </w:pPr>
      <w:r w:rsidRPr="00AA0E90">
        <w:t xml:space="preserve">Call the [[Put]] internal method of </w:t>
      </w:r>
      <w:r w:rsidRPr="00AA0E90">
        <w:rPr>
          <w:i/>
        </w:rPr>
        <w:t>O</w:t>
      </w:r>
      <w:r w:rsidRPr="00AA0E90">
        <w:t xml:space="preserve"> with arguments ToString(</w:t>
      </w:r>
      <w:r w:rsidRPr="00AA0E90">
        <w:rPr>
          <w:i/>
        </w:rPr>
        <w:t>n</w:t>
      </w:r>
      <w:r w:rsidRPr="00AA0E90">
        <w:t xml:space="preserve">), </w:t>
      </w:r>
      <w:r w:rsidRPr="00AA0E90">
        <w:rPr>
          <w:i/>
        </w:rPr>
        <w:t>E</w:t>
      </w:r>
      <w:r w:rsidRPr="00AA0E90">
        <w:t xml:space="preserve">, and </w:t>
      </w:r>
      <w:r w:rsidRPr="00AA0E90">
        <w:rPr>
          <w:b/>
        </w:rPr>
        <w:t>true</w:t>
      </w:r>
      <w:r w:rsidRPr="00AA0E90">
        <w:t>.</w:t>
      </w:r>
    </w:p>
    <w:p w14:paraId="0732CD22" w14:textId="77777777" w:rsidR="004C02EF" w:rsidRPr="00AA0E90" w:rsidRDefault="004C02EF" w:rsidP="004C02EF">
      <w:pPr>
        <w:pStyle w:val="Alg4"/>
        <w:numPr>
          <w:ilvl w:val="1"/>
          <w:numId w:val="208"/>
        </w:numPr>
      </w:pPr>
      <w:r w:rsidRPr="00AA0E90">
        <w:t xml:space="preserve">Increase </w:t>
      </w:r>
      <w:r w:rsidRPr="00AA0E90">
        <w:rPr>
          <w:i/>
        </w:rPr>
        <w:t>n</w:t>
      </w:r>
      <w:r w:rsidRPr="00AA0E90">
        <w:t xml:space="preserve"> by 1.</w:t>
      </w:r>
    </w:p>
    <w:p w14:paraId="42F44B7F" w14:textId="77777777" w:rsidR="004C02EF" w:rsidRPr="00AA0E90" w:rsidRDefault="004C02EF" w:rsidP="004C02EF">
      <w:pPr>
        <w:pStyle w:val="Alg4"/>
        <w:numPr>
          <w:ilvl w:val="0"/>
          <w:numId w:val="208"/>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r w:rsidRPr="00AA0E90">
        <w:rPr>
          <w:i/>
        </w:rPr>
        <w:t>n</w:t>
      </w:r>
      <w:r w:rsidRPr="00AA0E90">
        <w:t xml:space="preserve">, and </w:t>
      </w:r>
      <w:r w:rsidRPr="00AA0E90">
        <w:rPr>
          <w:b/>
        </w:rPr>
        <w:t>true</w:t>
      </w:r>
      <w:r w:rsidRPr="00AA0E90">
        <w:t>.</w:t>
      </w:r>
    </w:p>
    <w:p w14:paraId="31011F2E" w14:textId="77777777" w:rsidR="004C02EF" w:rsidRPr="00AA0E90" w:rsidRDefault="004C02EF" w:rsidP="004C02EF">
      <w:pPr>
        <w:pStyle w:val="Alg4"/>
        <w:numPr>
          <w:ilvl w:val="0"/>
          <w:numId w:val="208"/>
        </w:numPr>
        <w:spacing w:after="220"/>
      </w:pPr>
      <w:r w:rsidRPr="00AA0E90">
        <w:t xml:space="preserve">Return </w:t>
      </w:r>
      <w:r w:rsidRPr="00AA0E90">
        <w:rPr>
          <w:i/>
        </w:rPr>
        <w:t>n</w:t>
      </w:r>
      <w:r w:rsidRPr="00AA0E90">
        <w:t>.</w:t>
      </w:r>
    </w:p>
    <w:p w14:paraId="1315EB99"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push</w:t>
      </w:r>
      <w:r>
        <w:t xml:space="preserve"> method is </w:t>
      </w:r>
      <w:r>
        <w:rPr>
          <w:b/>
        </w:rPr>
        <w:t>1</w:t>
      </w:r>
      <w:r>
        <w:t>.</w:t>
      </w:r>
    </w:p>
    <w:p w14:paraId="4AFC15C9" w14:textId="77777777" w:rsidR="004C02EF" w:rsidRDefault="004C02EF" w:rsidP="004C02EF">
      <w:pPr>
        <w:pStyle w:val="Note"/>
      </w:pPr>
      <w:r w:rsidRPr="00AA0E90">
        <w:t>NOTE</w:t>
      </w:r>
      <w:r w:rsidRPr="00AA0E90">
        <w:tab/>
        <w:t xml:space="preserve">The </w:t>
      </w:r>
      <w:r w:rsidRPr="00AA0E90">
        <w:rPr>
          <w:rFonts w:ascii="Courier New" w:hAnsi="Courier New"/>
          <w:b/>
        </w:rPr>
        <w:t>push</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push</w:t>
      </w:r>
      <w:r w:rsidRPr="00AA0E90">
        <w:t xml:space="preserve"> function can be applied successfully to a host object is implementation-dependent.</w:t>
      </w:r>
    </w:p>
    <w:p w14:paraId="43DCAB9E" w14:textId="77777777" w:rsidR="004C02EF" w:rsidRDefault="004C02EF" w:rsidP="004C02EF">
      <w:pPr>
        <w:pStyle w:val="40"/>
        <w:numPr>
          <w:ilvl w:val="0"/>
          <w:numId w:val="0"/>
        </w:numPr>
      </w:pPr>
      <w:bookmarkStart w:id="7290" w:name="_Ref440446490"/>
      <w:r>
        <w:t>15.4.4.8</w:t>
      </w:r>
      <w:r>
        <w:tab/>
        <w:t>Array.prototype.revers</w:t>
      </w:r>
      <w:bookmarkEnd w:id="7278"/>
      <w:r>
        <w:t>e</w:t>
      </w:r>
      <w:bookmarkEnd w:id="7279"/>
      <w:bookmarkEnd w:id="7280"/>
      <w:r>
        <w:t xml:space="preserve"> ( )</w:t>
      </w:r>
      <w:bookmarkEnd w:id="7290"/>
    </w:p>
    <w:p w14:paraId="03B09FF3" w14:textId="77777777" w:rsidR="004C02EF" w:rsidRDefault="004C02EF" w:rsidP="004C02EF">
      <w:r>
        <w:t>The elements of the array are rearranged so as to reverse their order. The object is returned as the result of the call.</w:t>
      </w:r>
      <w:bookmarkStart w:id="7291" w:name="_Toc382291624"/>
    </w:p>
    <w:p w14:paraId="29F4CEB2" w14:textId="77777777" w:rsidR="004C02EF" w:rsidRPr="00AA0E90" w:rsidRDefault="004C02EF" w:rsidP="004C02EF">
      <w:pPr>
        <w:pStyle w:val="Alg4"/>
        <w:numPr>
          <w:ilvl w:val="0"/>
          <w:numId w:val="209"/>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2FAA5CF4" w14:textId="77777777" w:rsidR="004C02EF" w:rsidRPr="00AA0E90" w:rsidRDefault="004C02EF" w:rsidP="004C02EF">
      <w:pPr>
        <w:pStyle w:val="Alg4"/>
        <w:numPr>
          <w:ilvl w:val="0"/>
          <w:numId w:val="209"/>
        </w:numPr>
      </w:pPr>
      <w:r w:rsidRPr="00AA0E90">
        <w:t xml:space="preserve">Let </w:t>
      </w:r>
      <w:r w:rsidRPr="00AA0E90">
        <w:rPr>
          <w:i/>
        </w:rPr>
        <w:t>lenVal</w:t>
      </w:r>
      <w:r w:rsidRPr="00AA0E90">
        <w:t xml:space="preserve"> be the result of calling</w:t>
      </w:r>
      <w:r w:rsidRPr="00AA0E90" w:rsidDel="002619D5">
        <w:t xml:space="preserve"> </w:t>
      </w:r>
      <w:r w:rsidRPr="00AA0E90">
        <w:t xml:space="preserve">the [[Get]] internal method of </w:t>
      </w:r>
      <w:r w:rsidRPr="00AA0E90">
        <w:rPr>
          <w:i/>
        </w:rPr>
        <w:t>O</w:t>
      </w:r>
      <w:r w:rsidRPr="00AA0E90">
        <w:t xml:space="preserve"> with argument </w:t>
      </w:r>
      <w:r>
        <w:rPr>
          <w:rFonts w:ascii="Courier New" w:hAnsi="Courier New"/>
          <w:b/>
        </w:rPr>
        <w:t>"length"</w:t>
      </w:r>
      <w:r w:rsidRPr="00AA0E90">
        <w:t>.</w:t>
      </w:r>
    </w:p>
    <w:p w14:paraId="35BCD1C3" w14:textId="77777777" w:rsidR="004C02EF" w:rsidRPr="00AA0E90" w:rsidRDefault="004C02EF" w:rsidP="004C02EF">
      <w:pPr>
        <w:pStyle w:val="Alg4"/>
        <w:numPr>
          <w:ilvl w:val="0"/>
          <w:numId w:val="209"/>
        </w:numPr>
      </w:pPr>
      <w:r w:rsidRPr="00AA0E90">
        <w:t xml:space="preserve">Let </w:t>
      </w:r>
      <w:r w:rsidRPr="00AA0E90">
        <w:rPr>
          <w:i/>
        </w:rPr>
        <w:t>len</w:t>
      </w:r>
      <w:r w:rsidRPr="00AA0E90">
        <w:t xml:space="preserve"> be ToUint32(</w:t>
      </w:r>
      <w:r w:rsidRPr="00AA0E90">
        <w:rPr>
          <w:i/>
        </w:rPr>
        <w:t>lenVal</w:t>
      </w:r>
      <w:r w:rsidRPr="00AA0E90">
        <w:t>).</w:t>
      </w:r>
    </w:p>
    <w:p w14:paraId="27C7E681" w14:textId="77777777" w:rsidR="004C02EF" w:rsidRPr="00AA0E90" w:rsidRDefault="004C02EF" w:rsidP="004C02EF">
      <w:pPr>
        <w:pStyle w:val="Alg4"/>
        <w:numPr>
          <w:ilvl w:val="0"/>
          <w:numId w:val="209"/>
        </w:numPr>
      </w:pPr>
      <w:r w:rsidRPr="00AA0E90">
        <w:t xml:space="preserve">Let </w:t>
      </w:r>
      <w:r w:rsidRPr="00AA0E90">
        <w:rPr>
          <w:i/>
        </w:rPr>
        <w:t>middle</w:t>
      </w:r>
      <w:r w:rsidRPr="00AA0E90">
        <w:t xml:space="preserve"> be  floor(</w:t>
      </w:r>
      <w:r w:rsidRPr="00AA0E90">
        <w:rPr>
          <w:i/>
        </w:rPr>
        <w:t>len</w:t>
      </w:r>
      <w:r w:rsidRPr="00AA0E90">
        <w:t>/2).</w:t>
      </w:r>
    </w:p>
    <w:p w14:paraId="3AE2B356" w14:textId="77777777" w:rsidR="004C02EF" w:rsidRPr="00AA0E90" w:rsidRDefault="004C02EF" w:rsidP="004C02EF">
      <w:pPr>
        <w:pStyle w:val="Alg4"/>
        <w:numPr>
          <w:ilvl w:val="0"/>
          <w:numId w:val="209"/>
        </w:numPr>
      </w:pPr>
      <w:r w:rsidRPr="00AA0E90">
        <w:t>Let</w:t>
      </w:r>
      <w:r w:rsidRPr="00AA0E90">
        <w:rPr>
          <w:i/>
        </w:rPr>
        <w:t xml:space="preserve"> lower</w:t>
      </w:r>
      <w:r w:rsidRPr="00AA0E90">
        <w:t xml:space="preserve"> be </w:t>
      </w:r>
      <w:r w:rsidRPr="006F716D">
        <w:rPr>
          <w:b/>
        </w:rPr>
        <w:t>0</w:t>
      </w:r>
      <w:r w:rsidRPr="00AA0E90">
        <w:t>.</w:t>
      </w:r>
    </w:p>
    <w:p w14:paraId="2606C73B" w14:textId="77777777" w:rsidR="004C02EF" w:rsidRPr="00AA0E90" w:rsidRDefault="004C02EF" w:rsidP="004C02EF">
      <w:pPr>
        <w:pStyle w:val="Alg4"/>
        <w:numPr>
          <w:ilvl w:val="0"/>
          <w:numId w:val="209"/>
        </w:numPr>
      </w:pPr>
      <w:r w:rsidRPr="00AA0E90">
        <w:t xml:space="preserve">Repeat, while </w:t>
      </w:r>
      <w:r w:rsidRPr="00AA0E90">
        <w:rPr>
          <w:i/>
        </w:rPr>
        <w:t>lower</w:t>
      </w:r>
      <w:r w:rsidRPr="00AA0E90">
        <w:t xml:space="preserve"> </w:t>
      </w:r>
      <w:r w:rsidRPr="00AA0E90">
        <w:sym w:font="Symbol" w:char="F0B9"/>
      </w:r>
      <w:r w:rsidRPr="00AA0E90">
        <w:t xml:space="preserve"> </w:t>
      </w:r>
      <w:r w:rsidRPr="00AA0E90">
        <w:rPr>
          <w:i/>
        </w:rPr>
        <w:t>middle</w:t>
      </w:r>
    </w:p>
    <w:p w14:paraId="6D15E5DE" w14:textId="77777777" w:rsidR="004C02EF" w:rsidRPr="00AA0E90" w:rsidRDefault="004C02EF" w:rsidP="004C02EF">
      <w:pPr>
        <w:pStyle w:val="Alg4"/>
        <w:numPr>
          <w:ilvl w:val="1"/>
          <w:numId w:val="209"/>
        </w:numPr>
      </w:pPr>
      <w:r w:rsidRPr="00AA0E90">
        <w:t xml:space="preserve">Let </w:t>
      </w:r>
      <w:r w:rsidRPr="00AA0E90">
        <w:rPr>
          <w:i/>
        </w:rPr>
        <w:t>upper</w:t>
      </w:r>
      <w:r w:rsidRPr="00AA0E90">
        <w:t xml:space="preserve"> be </w:t>
      </w:r>
      <w:r w:rsidRPr="00AA0E90">
        <w:rPr>
          <w:i/>
        </w:rPr>
        <w:t>len</w:t>
      </w:r>
      <w:r w:rsidRPr="00AA0E90">
        <w:sym w:font="Symbol" w:char="F02D"/>
      </w:r>
      <w:r w:rsidRPr="00AA0E90">
        <w:rPr>
          <w:i/>
        </w:rPr>
        <w:t xml:space="preserve"> lower</w:t>
      </w:r>
      <w:r w:rsidRPr="00AA0E90">
        <w:t xml:space="preserve"> </w:t>
      </w:r>
      <w:r w:rsidRPr="00AA0E90">
        <w:sym w:font="Symbol" w:char="F02D"/>
      </w:r>
      <w:r w:rsidRPr="00AA0E90">
        <w:t>1.</w:t>
      </w:r>
    </w:p>
    <w:p w14:paraId="7C2061C4" w14:textId="77777777" w:rsidR="004C02EF" w:rsidRPr="00AA0E90" w:rsidRDefault="004C02EF" w:rsidP="004C02EF">
      <w:pPr>
        <w:pStyle w:val="Alg4"/>
        <w:numPr>
          <w:ilvl w:val="1"/>
          <w:numId w:val="209"/>
        </w:numPr>
      </w:pPr>
      <w:r w:rsidRPr="00AA0E90">
        <w:t xml:space="preserve">Let </w:t>
      </w:r>
      <w:r w:rsidRPr="00AA0E90">
        <w:rPr>
          <w:i/>
        </w:rPr>
        <w:t>upperP</w:t>
      </w:r>
      <w:r w:rsidRPr="00AA0E90">
        <w:t xml:space="preserve"> be ToString(</w:t>
      </w:r>
      <w:r w:rsidRPr="00AA0E90">
        <w:rPr>
          <w:i/>
        </w:rPr>
        <w:t>upper</w:t>
      </w:r>
      <w:r w:rsidRPr="00AA0E90">
        <w:t>).</w:t>
      </w:r>
    </w:p>
    <w:p w14:paraId="0153A09B" w14:textId="77777777" w:rsidR="004C02EF" w:rsidRPr="00AA0E90" w:rsidRDefault="004C02EF" w:rsidP="004C02EF">
      <w:pPr>
        <w:pStyle w:val="Alg4"/>
        <w:numPr>
          <w:ilvl w:val="1"/>
          <w:numId w:val="209"/>
        </w:numPr>
      </w:pPr>
      <w:r w:rsidRPr="00AA0E90">
        <w:t xml:space="preserve">Let </w:t>
      </w:r>
      <w:r w:rsidRPr="00AA0E90">
        <w:rPr>
          <w:i/>
        </w:rPr>
        <w:t>lowerP</w:t>
      </w:r>
      <w:r w:rsidRPr="00AA0E90">
        <w:t xml:space="preserve"> be ToString(</w:t>
      </w:r>
      <w:r w:rsidRPr="00AA0E90">
        <w:rPr>
          <w:i/>
        </w:rPr>
        <w:t>lower</w:t>
      </w:r>
      <w:r w:rsidRPr="00AA0E90">
        <w:t>).</w:t>
      </w:r>
    </w:p>
    <w:p w14:paraId="00450C4A" w14:textId="77777777" w:rsidR="004C02EF" w:rsidRPr="00AA0E90" w:rsidRDefault="004C02EF" w:rsidP="004C02EF">
      <w:pPr>
        <w:pStyle w:val="Alg4"/>
        <w:numPr>
          <w:ilvl w:val="1"/>
          <w:numId w:val="209"/>
        </w:numPr>
      </w:pPr>
      <w:r w:rsidRPr="00AA0E90">
        <w:t xml:space="preserve">Let </w:t>
      </w:r>
      <w:r w:rsidRPr="00AA0E90">
        <w:rPr>
          <w:i/>
        </w:rPr>
        <w:t>lowerValue</w:t>
      </w:r>
      <w:r w:rsidRPr="00AA0E90">
        <w:t xml:space="preserve"> be the result of calling the [[Get]] internal method of </w:t>
      </w:r>
      <w:r w:rsidRPr="00AA0E90">
        <w:rPr>
          <w:i/>
        </w:rPr>
        <w:t>O</w:t>
      </w:r>
      <w:r w:rsidRPr="00AA0E90" w:rsidDel="00246A75">
        <w:t xml:space="preserve"> </w:t>
      </w:r>
      <w:r w:rsidRPr="00AA0E90">
        <w:t xml:space="preserve">with argument </w:t>
      </w:r>
      <w:r w:rsidRPr="00AA0E90">
        <w:rPr>
          <w:i/>
        </w:rPr>
        <w:t xml:space="preserve"> lowerP</w:t>
      </w:r>
      <w:r w:rsidRPr="00AA0E90">
        <w:t>.</w:t>
      </w:r>
    </w:p>
    <w:p w14:paraId="73F52C47" w14:textId="77777777" w:rsidR="004C02EF" w:rsidRPr="00AA0E90" w:rsidRDefault="004C02EF" w:rsidP="004C02EF">
      <w:pPr>
        <w:pStyle w:val="Alg4"/>
        <w:numPr>
          <w:ilvl w:val="1"/>
          <w:numId w:val="209"/>
        </w:numPr>
      </w:pPr>
      <w:r w:rsidRPr="00AA0E90">
        <w:t xml:space="preserve">Let </w:t>
      </w:r>
      <w:r w:rsidRPr="00AA0E90">
        <w:rPr>
          <w:i/>
        </w:rPr>
        <w:t>upperValue</w:t>
      </w:r>
      <w:r w:rsidRPr="00AA0E90">
        <w:t xml:space="preserve"> be the result of calling the [[Get]] internal method of </w:t>
      </w:r>
      <w:r w:rsidRPr="00AA0E90">
        <w:rPr>
          <w:i/>
        </w:rPr>
        <w:t>O</w:t>
      </w:r>
      <w:r w:rsidRPr="00AA0E90">
        <w:t xml:space="preserve"> with argument </w:t>
      </w:r>
      <w:r w:rsidRPr="00AA0E90">
        <w:rPr>
          <w:i/>
        </w:rPr>
        <w:t>upperP</w:t>
      </w:r>
      <w:r w:rsidRPr="00AA0E90">
        <w:t xml:space="preserve"> .</w:t>
      </w:r>
    </w:p>
    <w:p w14:paraId="1FB08A61" w14:textId="77777777" w:rsidR="004C02EF" w:rsidRPr="00AA0E90" w:rsidRDefault="004C02EF" w:rsidP="004C02EF">
      <w:pPr>
        <w:pStyle w:val="Alg4"/>
        <w:numPr>
          <w:ilvl w:val="1"/>
          <w:numId w:val="209"/>
        </w:numPr>
      </w:pPr>
      <w:r w:rsidRPr="00AA0E90">
        <w:t xml:space="preserve">Let </w:t>
      </w:r>
      <w:r w:rsidRPr="00AA0E90">
        <w:rPr>
          <w:i/>
        </w:rPr>
        <w:t>lowerExists</w:t>
      </w:r>
      <w:r w:rsidRPr="00AA0E90">
        <w:t xml:space="preserve"> be the result of calling the [[HasProperty]] internal method of </w:t>
      </w:r>
      <w:r w:rsidRPr="00AA0E90">
        <w:rPr>
          <w:i/>
        </w:rPr>
        <w:t>O</w:t>
      </w:r>
      <w:r w:rsidRPr="00AA0E90">
        <w:t xml:space="preserve"> with argument </w:t>
      </w:r>
      <w:r w:rsidRPr="00AA0E90">
        <w:rPr>
          <w:i/>
        </w:rPr>
        <w:t>lowerP</w:t>
      </w:r>
      <w:r w:rsidRPr="00AA0E90">
        <w:t>.</w:t>
      </w:r>
    </w:p>
    <w:p w14:paraId="52B96C80" w14:textId="77777777" w:rsidR="004C02EF" w:rsidRPr="00AA0E90" w:rsidRDefault="004C02EF" w:rsidP="004C02EF">
      <w:pPr>
        <w:pStyle w:val="Alg4"/>
        <w:numPr>
          <w:ilvl w:val="1"/>
          <w:numId w:val="209"/>
        </w:numPr>
      </w:pPr>
      <w:r w:rsidRPr="00AA0E90">
        <w:t xml:space="preserve">Let </w:t>
      </w:r>
      <w:r w:rsidRPr="00AA0E90">
        <w:rPr>
          <w:i/>
        </w:rPr>
        <w:t>upperExists</w:t>
      </w:r>
      <w:r w:rsidRPr="00AA0E90">
        <w:t xml:space="preserve"> be the result of calling the [[HasProperty]] internal method of </w:t>
      </w:r>
      <w:r w:rsidRPr="00AA0E90">
        <w:rPr>
          <w:i/>
        </w:rPr>
        <w:t>O</w:t>
      </w:r>
      <w:r w:rsidRPr="00AA0E90">
        <w:t xml:space="preserve"> with argument </w:t>
      </w:r>
      <w:r w:rsidRPr="00AA0E90">
        <w:rPr>
          <w:i/>
        </w:rPr>
        <w:t>upperP</w:t>
      </w:r>
      <w:r w:rsidRPr="00AA0E90">
        <w:t>.</w:t>
      </w:r>
    </w:p>
    <w:p w14:paraId="2E844C5C" w14:textId="77777777" w:rsidR="004C02EF" w:rsidRPr="00AA0E90" w:rsidRDefault="004C02EF" w:rsidP="004C02EF">
      <w:pPr>
        <w:pStyle w:val="Alg4"/>
        <w:numPr>
          <w:ilvl w:val="1"/>
          <w:numId w:val="209"/>
        </w:numPr>
      </w:pPr>
      <w:r w:rsidRPr="00AA0E90">
        <w:t xml:space="preserve">If </w:t>
      </w:r>
      <w:r w:rsidRPr="00AA0E90">
        <w:rPr>
          <w:i/>
        </w:rPr>
        <w:t>lowerExists</w:t>
      </w:r>
      <w:r w:rsidRPr="00AA0E90">
        <w:t xml:space="preserve"> is </w:t>
      </w:r>
      <w:r w:rsidRPr="00AA0E90">
        <w:rPr>
          <w:b/>
        </w:rPr>
        <w:t>true</w:t>
      </w:r>
      <w:r w:rsidRPr="00AA0E90">
        <w:t xml:space="preserve"> and </w:t>
      </w:r>
      <w:r w:rsidRPr="00AA0E90">
        <w:rPr>
          <w:i/>
        </w:rPr>
        <w:t>upperExists</w:t>
      </w:r>
      <w:r w:rsidRPr="00AA0E90">
        <w:t xml:space="preserve"> is </w:t>
      </w:r>
      <w:r w:rsidRPr="00AA0E90">
        <w:rPr>
          <w:b/>
        </w:rPr>
        <w:t>true</w:t>
      </w:r>
      <w:r w:rsidRPr="00AA0E90">
        <w:t>, then</w:t>
      </w:r>
    </w:p>
    <w:p w14:paraId="24722171"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lowerP</w:t>
      </w:r>
      <w:r w:rsidRPr="00AA0E90">
        <w:t xml:space="preserve">, </w:t>
      </w:r>
      <w:r w:rsidRPr="00AA0E90">
        <w:rPr>
          <w:i/>
        </w:rPr>
        <w:t>upperValue</w:t>
      </w:r>
      <w:r w:rsidRPr="00AA0E90">
        <w:t xml:space="preserve">, and </w:t>
      </w:r>
      <w:r w:rsidRPr="00AA0E90">
        <w:rPr>
          <w:b/>
        </w:rPr>
        <w:t>true</w:t>
      </w:r>
      <w:r w:rsidRPr="00AA0E90" w:rsidDel="007A0A03">
        <w:t xml:space="preserve"> </w:t>
      </w:r>
      <w:r w:rsidRPr="00AA0E90">
        <w:t>.</w:t>
      </w:r>
    </w:p>
    <w:p w14:paraId="4979B27C"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upperP</w:t>
      </w:r>
      <w:r w:rsidRPr="00AA0E90">
        <w:t xml:space="preserve">, </w:t>
      </w:r>
      <w:r w:rsidRPr="00AA0E90">
        <w:rPr>
          <w:i/>
        </w:rPr>
        <w:t>lowerValue</w:t>
      </w:r>
      <w:r w:rsidRPr="00AA0E90">
        <w:t xml:space="preserve">, and </w:t>
      </w:r>
      <w:r w:rsidRPr="00AA0E90">
        <w:rPr>
          <w:b/>
        </w:rPr>
        <w:t>true</w:t>
      </w:r>
      <w:r w:rsidRPr="00AA0E90" w:rsidDel="007A0A03">
        <w:t xml:space="preserve"> </w:t>
      </w:r>
      <w:r w:rsidRPr="00AA0E90">
        <w:t>.</w:t>
      </w:r>
    </w:p>
    <w:p w14:paraId="5CC10EFE" w14:textId="77777777" w:rsidR="004C02EF" w:rsidRPr="00AA0E90" w:rsidRDefault="004C02EF" w:rsidP="004C02EF">
      <w:pPr>
        <w:pStyle w:val="Alg4"/>
        <w:numPr>
          <w:ilvl w:val="1"/>
          <w:numId w:val="209"/>
        </w:numPr>
      </w:pPr>
      <w:r w:rsidRPr="00AA0E90">
        <w:t xml:space="preserve">Else if </w:t>
      </w:r>
      <w:r w:rsidRPr="00AA0E90">
        <w:rPr>
          <w:i/>
        </w:rPr>
        <w:t>lowerExists</w:t>
      </w:r>
      <w:r w:rsidRPr="00AA0E90">
        <w:t xml:space="preserve"> is </w:t>
      </w:r>
      <w:r w:rsidRPr="00AA0E90">
        <w:rPr>
          <w:b/>
        </w:rPr>
        <w:t>false</w:t>
      </w:r>
      <w:r w:rsidRPr="00AA0E90">
        <w:t xml:space="preserve"> and </w:t>
      </w:r>
      <w:r w:rsidRPr="00AA0E90">
        <w:rPr>
          <w:i/>
        </w:rPr>
        <w:t>upperExists</w:t>
      </w:r>
      <w:r w:rsidRPr="00AA0E90">
        <w:t xml:space="preserve"> is </w:t>
      </w:r>
      <w:r w:rsidRPr="00AA0E90">
        <w:rPr>
          <w:b/>
        </w:rPr>
        <w:t>true</w:t>
      </w:r>
      <w:r w:rsidRPr="00AA0E90">
        <w:t>, then</w:t>
      </w:r>
    </w:p>
    <w:p w14:paraId="75691F34"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lowerP</w:t>
      </w:r>
      <w:r w:rsidRPr="00AA0E90">
        <w:t xml:space="preserve">, </w:t>
      </w:r>
      <w:r w:rsidRPr="00AA0E90">
        <w:rPr>
          <w:i/>
        </w:rPr>
        <w:t>upperValue</w:t>
      </w:r>
      <w:r w:rsidRPr="00AA0E90">
        <w:t xml:space="preserve">, and </w:t>
      </w:r>
      <w:r w:rsidRPr="00AA0E90">
        <w:rPr>
          <w:b/>
        </w:rPr>
        <w:t>true</w:t>
      </w:r>
      <w:r w:rsidRPr="00AA0E90" w:rsidDel="007A0A03">
        <w:t xml:space="preserve"> </w:t>
      </w:r>
      <w:r w:rsidRPr="00AA0E90">
        <w:t>.</w:t>
      </w:r>
    </w:p>
    <w:p w14:paraId="5CDF1489" w14:textId="77777777" w:rsidR="004C02EF" w:rsidRPr="00AA0E90" w:rsidRDefault="004C02EF" w:rsidP="004C02EF">
      <w:pPr>
        <w:pStyle w:val="Alg4"/>
        <w:numPr>
          <w:ilvl w:val="2"/>
          <w:numId w:val="209"/>
        </w:numPr>
      </w:pPr>
      <w:r w:rsidRPr="00AA0E90">
        <w:t xml:space="preserve">Call the [[Delete]] internal method of </w:t>
      </w:r>
      <w:r w:rsidRPr="00AA0E90">
        <w:rPr>
          <w:i/>
        </w:rPr>
        <w:t>O</w:t>
      </w:r>
      <w:r w:rsidRPr="00AA0E90">
        <w:t xml:space="preserve">, with arguments </w:t>
      </w:r>
      <w:r w:rsidRPr="00AA0E90">
        <w:rPr>
          <w:i/>
        </w:rPr>
        <w:t>upperP</w:t>
      </w:r>
      <w:r w:rsidRPr="00AA0E90">
        <w:t xml:space="preserve"> and </w:t>
      </w:r>
      <w:r w:rsidRPr="00AA0E90">
        <w:rPr>
          <w:b/>
        </w:rPr>
        <w:t>true</w:t>
      </w:r>
      <w:r w:rsidRPr="00AA0E90">
        <w:t>.</w:t>
      </w:r>
    </w:p>
    <w:p w14:paraId="7523B557" w14:textId="77777777" w:rsidR="004C02EF" w:rsidRPr="00AA0E90" w:rsidRDefault="004C02EF" w:rsidP="004C02EF">
      <w:pPr>
        <w:pStyle w:val="Alg4"/>
        <w:numPr>
          <w:ilvl w:val="1"/>
          <w:numId w:val="209"/>
        </w:numPr>
      </w:pPr>
      <w:r w:rsidRPr="00AA0E90">
        <w:t xml:space="preserve">Else if </w:t>
      </w:r>
      <w:r w:rsidRPr="00AA0E90">
        <w:rPr>
          <w:i/>
        </w:rPr>
        <w:t>lowerExists</w:t>
      </w:r>
      <w:r w:rsidRPr="00AA0E90">
        <w:t xml:space="preserve"> is </w:t>
      </w:r>
      <w:r w:rsidRPr="00AA0E90">
        <w:rPr>
          <w:b/>
        </w:rPr>
        <w:t>true</w:t>
      </w:r>
      <w:r w:rsidRPr="00AA0E90">
        <w:t xml:space="preserve"> and </w:t>
      </w:r>
      <w:r w:rsidRPr="00AA0E90">
        <w:rPr>
          <w:i/>
        </w:rPr>
        <w:t>upperExists</w:t>
      </w:r>
      <w:r w:rsidRPr="00AA0E90">
        <w:t xml:space="preserve"> is </w:t>
      </w:r>
      <w:r w:rsidRPr="00AA0E90">
        <w:rPr>
          <w:b/>
        </w:rPr>
        <w:t>false</w:t>
      </w:r>
      <w:r w:rsidRPr="00AA0E90">
        <w:t>, then</w:t>
      </w:r>
    </w:p>
    <w:p w14:paraId="75F0C82F" w14:textId="77777777" w:rsidR="004C02EF" w:rsidRPr="00AA0E90" w:rsidRDefault="004C02EF" w:rsidP="004C02EF">
      <w:pPr>
        <w:pStyle w:val="Alg4"/>
        <w:numPr>
          <w:ilvl w:val="2"/>
          <w:numId w:val="209"/>
        </w:numPr>
      </w:pPr>
      <w:r w:rsidRPr="00AA0E90">
        <w:t xml:space="preserve">Call the [[Delete]] internal method of </w:t>
      </w:r>
      <w:r w:rsidRPr="00AA0E90">
        <w:rPr>
          <w:i/>
        </w:rPr>
        <w:t>O</w:t>
      </w:r>
      <w:r w:rsidRPr="00AA0E90">
        <w:t xml:space="preserve">, with arguments </w:t>
      </w:r>
      <w:r w:rsidRPr="00AA0E90">
        <w:rPr>
          <w:i/>
        </w:rPr>
        <w:t>lowerP</w:t>
      </w:r>
      <w:r w:rsidRPr="00AA0E90">
        <w:t xml:space="preserve"> and </w:t>
      </w:r>
      <w:r w:rsidRPr="00AA0E90">
        <w:rPr>
          <w:b/>
        </w:rPr>
        <w:t>true</w:t>
      </w:r>
      <w:r w:rsidRPr="00AA0E90">
        <w:t xml:space="preserve"> .</w:t>
      </w:r>
    </w:p>
    <w:p w14:paraId="313C9D66" w14:textId="77777777" w:rsidR="004C02EF" w:rsidRPr="00AA0E90" w:rsidRDefault="004C02EF" w:rsidP="004C02EF">
      <w:pPr>
        <w:pStyle w:val="Alg4"/>
        <w:numPr>
          <w:ilvl w:val="2"/>
          <w:numId w:val="209"/>
        </w:numPr>
      </w:pPr>
      <w:r w:rsidRPr="00AA0E90">
        <w:t xml:space="preserve">Call the [[Put]] internal method of </w:t>
      </w:r>
      <w:r w:rsidRPr="00AA0E90">
        <w:rPr>
          <w:i/>
        </w:rPr>
        <w:t>O</w:t>
      </w:r>
      <w:r w:rsidRPr="00AA0E90">
        <w:t xml:space="preserve"> with arguments </w:t>
      </w:r>
      <w:r w:rsidRPr="00AA0E90">
        <w:rPr>
          <w:i/>
        </w:rPr>
        <w:t>upperP</w:t>
      </w:r>
      <w:r w:rsidRPr="00AA0E90">
        <w:t xml:space="preserve">, </w:t>
      </w:r>
      <w:r w:rsidRPr="00AA0E90">
        <w:rPr>
          <w:i/>
        </w:rPr>
        <w:t>lowerValue</w:t>
      </w:r>
      <w:r w:rsidRPr="00AA0E90">
        <w:t xml:space="preserve">, and </w:t>
      </w:r>
      <w:r w:rsidRPr="00AA0E90">
        <w:rPr>
          <w:b/>
        </w:rPr>
        <w:t>true</w:t>
      </w:r>
      <w:r w:rsidRPr="00AA0E90" w:rsidDel="00157E06">
        <w:t xml:space="preserve"> </w:t>
      </w:r>
      <w:r w:rsidRPr="00AA0E90">
        <w:t>.</w:t>
      </w:r>
    </w:p>
    <w:p w14:paraId="7D6F224D" w14:textId="77777777" w:rsidR="004C02EF" w:rsidRPr="00AA0E90" w:rsidRDefault="004C02EF" w:rsidP="004C02EF">
      <w:pPr>
        <w:pStyle w:val="Alg4"/>
        <w:numPr>
          <w:ilvl w:val="1"/>
          <w:numId w:val="209"/>
        </w:numPr>
      </w:pPr>
      <w:r w:rsidRPr="00AA0E90">
        <w:t xml:space="preserve">Else, both </w:t>
      </w:r>
      <w:r w:rsidRPr="00AA0E90">
        <w:rPr>
          <w:i/>
        </w:rPr>
        <w:t>lowerExists</w:t>
      </w:r>
      <w:r w:rsidRPr="00AA0E90">
        <w:t xml:space="preserve"> and </w:t>
      </w:r>
      <w:r w:rsidRPr="00AA0E90">
        <w:rPr>
          <w:i/>
        </w:rPr>
        <w:t>upperExists</w:t>
      </w:r>
      <w:r w:rsidRPr="00AA0E90">
        <w:t xml:space="preserve"> are </w:t>
      </w:r>
      <w:r w:rsidRPr="00AA0E90">
        <w:rPr>
          <w:b/>
        </w:rPr>
        <w:t>false</w:t>
      </w:r>
    </w:p>
    <w:p w14:paraId="2B83D26B" w14:textId="77777777" w:rsidR="004C02EF" w:rsidRPr="00AA0E90" w:rsidRDefault="004C02EF" w:rsidP="004C02EF">
      <w:pPr>
        <w:pStyle w:val="Alg4"/>
        <w:numPr>
          <w:ilvl w:val="2"/>
          <w:numId w:val="209"/>
        </w:numPr>
      </w:pPr>
      <w:r w:rsidRPr="00AA0E90">
        <w:t>No action is required.</w:t>
      </w:r>
    </w:p>
    <w:p w14:paraId="7B2C22D1" w14:textId="77777777" w:rsidR="004C02EF" w:rsidRPr="00AA0E90" w:rsidRDefault="004C02EF" w:rsidP="004C02EF">
      <w:pPr>
        <w:pStyle w:val="Alg4"/>
        <w:numPr>
          <w:ilvl w:val="1"/>
          <w:numId w:val="209"/>
        </w:numPr>
      </w:pPr>
      <w:r w:rsidRPr="00AA0E90">
        <w:t xml:space="preserve">Increase </w:t>
      </w:r>
      <w:r w:rsidRPr="00AA0E90">
        <w:rPr>
          <w:i/>
        </w:rPr>
        <w:t>lower</w:t>
      </w:r>
      <w:r w:rsidRPr="00AA0E90">
        <w:t xml:space="preserve"> by 1.</w:t>
      </w:r>
    </w:p>
    <w:p w14:paraId="6740A4DC" w14:textId="77777777" w:rsidR="004C02EF" w:rsidRPr="00AA0E90" w:rsidRDefault="004C02EF" w:rsidP="004C02EF">
      <w:pPr>
        <w:pStyle w:val="Alg4"/>
        <w:numPr>
          <w:ilvl w:val="0"/>
          <w:numId w:val="209"/>
        </w:numPr>
        <w:spacing w:after="220"/>
      </w:pPr>
      <w:r w:rsidRPr="00AA0E90">
        <w:t xml:space="preserve">Return </w:t>
      </w:r>
      <w:r w:rsidRPr="00AA0E90">
        <w:rPr>
          <w:i/>
        </w:rPr>
        <w:t>O</w:t>
      </w:r>
      <w:r w:rsidRPr="00AA0E90" w:rsidDel="00246A75">
        <w:t xml:space="preserve"> </w:t>
      </w:r>
      <w:r w:rsidRPr="00AA0E90">
        <w:t>.</w:t>
      </w:r>
    </w:p>
    <w:p w14:paraId="36016C5B" w14:textId="77777777" w:rsidR="004C02EF" w:rsidRDefault="004C02EF" w:rsidP="004C02EF">
      <w:pPr>
        <w:pStyle w:val="Note"/>
      </w:pPr>
      <w:r w:rsidRPr="00AA0E90">
        <w:t>NOTE</w:t>
      </w:r>
      <w:r w:rsidRPr="00AA0E90">
        <w:tab/>
        <w:t xml:space="preserve">The </w:t>
      </w:r>
      <w:r w:rsidRPr="00AA0E90">
        <w:rPr>
          <w:rFonts w:ascii="Courier New" w:hAnsi="Courier New"/>
          <w:b/>
        </w:rPr>
        <w:t>reverse</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reverse</w:t>
      </w:r>
      <w:r w:rsidRPr="00AA0E90">
        <w:t xml:space="preserve"> function can be applied successfully to a host object is implementation-dependent.</w:t>
      </w:r>
      <w:bookmarkStart w:id="7292" w:name="_Toc385672298"/>
      <w:bookmarkStart w:id="7293" w:name="_Toc393690414"/>
    </w:p>
    <w:p w14:paraId="6FA6B021" w14:textId="77777777" w:rsidR="004C02EF" w:rsidRDefault="004C02EF" w:rsidP="004C02EF">
      <w:pPr>
        <w:pStyle w:val="40"/>
        <w:numPr>
          <w:ilvl w:val="0"/>
          <w:numId w:val="0"/>
        </w:numPr>
      </w:pPr>
      <w:bookmarkStart w:id="7294" w:name="_Ref440446538"/>
      <w:r>
        <w:t>15.4.4.9</w:t>
      </w:r>
      <w:r>
        <w:tab/>
        <w:t>Array.prototype.shift ( )</w:t>
      </w:r>
      <w:bookmarkEnd w:id="7294"/>
    </w:p>
    <w:p w14:paraId="68BFD05B" w14:textId="77777777" w:rsidR="004C02EF" w:rsidRDefault="004C02EF" w:rsidP="004C02EF">
      <w:r>
        <w:t>The first element of the array is removed from the array and returned.</w:t>
      </w:r>
    </w:p>
    <w:p w14:paraId="21A92254" w14:textId="77777777" w:rsidR="004C02EF" w:rsidRPr="00AA0E90" w:rsidRDefault="004C02EF" w:rsidP="004C02EF">
      <w:pPr>
        <w:pStyle w:val="Alg4"/>
        <w:numPr>
          <w:ilvl w:val="0"/>
          <w:numId w:val="210"/>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7096C03D" w14:textId="77777777" w:rsidR="004C02EF" w:rsidRPr="00AA0E90" w:rsidRDefault="004C02EF" w:rsidP="004C02EF">
      <w:pPr>
        <w:pStyle w:val="Alg4"/>
        <w:numPr>
          <w:ilvl w:val="0"/>
          <w:numId w:val="210"/>
        </w:numPr>
      </w:pPr>
      <w:r w:rsidRPr="00AA0E90">
        <w:t xml:space="preserve">Let </w:t>
      </w:r>
      <w:r w:rsidRPr="00AA0E90">
        <w:rPr>
          <w:i/>
        </w:rPr>
        <w:t>lenVal</w:t>
      </w:r>
      <w:r w:rsidRPr="00AA0E90">
        <w:t xml:space="preserve"> be the result of calling</w:t>
      </w:r>
      <w:r w:rsidRPr="00AA0E90" w:rsidDel="00887131">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6259C830" w14:textId="77777777" w:rsidR="004C02EF" w:rsidRPr="00AA0E90" w:rsidRDefault="004C02EF" w:rsidP="004C02EF">
      <w:pPr>
        <w:pStyle w:val="Alg4"/>
        <w:numPr>
          <w:ilvl w:val="0"/>
          <w:numId w:val="210"/>
        </w:numPr>
      </w:pPr>
      <w:r w:rsidRPr="00AA0E90">
        <w:t xml:space="preserve">Let </w:t>
      </w:r>
      <w:r w:rsidRPr="00AA0E90">
        <w:rPr>
          <w:i/>
        </w:rPr>
        <w:t>len</w:t>
      </w:r>
      <w:r w:rsidRPr="00AA0E90">
        <w:t xml:space="preserve"> be ToUint32(</w:t>
      </w:r>
      <w:r w:rsidRPr="00AA0E90">
        <w:rPr>
          <w:i/>
        </w:rPr>
        <w:t>lenVal</w:t>
      </w:r>
      <w:r w:rsidRPr="00AA0E90">
        <w:t>).</w:t>
      </w:r>
    </w:p>
    <w:p w14:paraId="2961C629" w14:textId="77777777" w:rsidR="004C02EF" w:rsidRPr="00AA0E90" w:rsidRDefault="004C02EF" w:rsidP="004C02EF">
      <w:pPr>
        <w:pStyle w:val="Alg4"/>
        <w:numPr>
          <w:ilvl w:val="0"/>
          <w:numId w:val="210"/>
        </w:numPr>
      </w:pPr>
      <w:r w:rsidRPr="00AA0E90">
        <w:t xml:space="preserve">If </w:t>
      </w:r>
      <w:r w:rsidRPr="00AA0E90">
        <w:rPr>
          <w:i/>
        </w:rPr>
        <w:t>len</w:t>
      </w:r>
      <w:r w:rsidRPr="00AA0E90">
        <w:t xml:space="preserve"> is zero, then</w:t>
      </w:r>
    </w:p>
    <w:p w14:paraId="26FBDBE0" w14:textId="77777777" w:rsidR="004C02EF" w:rsidRPr="00AA0E90" w:rsidRDefault="004C02EF" w:rsidP="004C02EF">
      <w:pPr>
        <w:pStyle w:val="Alg4"/>
        <w:numPr>
          <w:ilvl w:val="1"/>
          <w:numId w:val="210"/>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0, and </w:t>
      </w:r>
      <w:r w:rsidRPr="00AA0E90">
        <w:rPr>
          <w:b/>
        </w:rPr>
        <w:t>true</w:t>
      </w:r>
      <w:r w:rsidRPr="00AA0E90">
        <w:t>.</w:t>
      </w:r>
    </w:p>
    <w:p w14:paraId="272EF712" w14:textId="77777777" w:rsidR="004C02EF" w:rsidRPr="00AA0E90" w:rsidRDefault="004C02EF" w:rsidP="004C02EF">
      <w:pPr>
        <w:pStyle w:val="Alg4"/>
        <w:numPr>
          <w:ilvl w:val="1"/>
          <w:numId w:val="210"/>
        </w:numPr>
      </w:pPr>
      <w:r w:rsidRPr="00AA0E90">
        <w:t xml:space="preserve">Return </w:t>
      </w:r>
      <w:r w:rsidRPr="00AA0E90">
        <w:rPr>
          <w:b/>
        </w:rPr>
        <w:t>undefined</w:t>
      </w:r>
      <w:r w:rsidRPr="00AA0E90">
        <w:t>.</w:t>
      </w:r>
    </w:p>
    <w:p w14:paraId="4FC92715" w14:textId="77777777" w:rsidR="004C02EF" w:rsidRPr="00AA0E90" w:rsidRDefault="004C02EF" w:rsidP="004C02EF">
      <w:pPr>
        <w:pStyle w:val="Alg4"/>
        <w:numPr>
          <w:ilvl w:val="0"/>
          <w:numId w:val="210"/>
        </w:numPr>
      </w:pPr>
      <w:r w:rsidRPr="00AA0E90">
        <w:t xml:space="preserve">Let </w:t>
      </w:r>
      <w:r w:rsidRPr="00AA0E90">
        <w:rPr>
          <w:i/>
        </w:rPr>
        <w:t>first</w:t>
      </w:r>
      <w:r w:rsidRPr="00AA0E90">
        <w:t xml:space="preserve"> be the result of calling the [[Get]] internal method of </w:t>
      </w:r>
      <w:r w:rsidRPr="00AA0E90">
        <w:rPr>
          <w:i/>
        </w:rPr>
        <w:t>O</w:t>
      </w:r>
      <w:r w:rsidRPr="00AA0E90">
        <w:t xml:space="preserve"> with argument </w:t>
      </w:r>
      <w:r>
        <w:rPr>
          <w:rFonts w:ascii="Courier New" w:hAnsi="Courier New"/>
          <w:sz w:val="18"/>
        </w:rPr>
        <w:t>"</w:t>
      </w:r>
      <w:r>
        <w:rPr>
          <w:rFonts w:ascii="Courier New" w:hAnsi="Courier New"/>
          <w:b/>
        </w:rPr>
        <w:t>0</w:t>
      </w:r>
      <w:r>
        <w:rPr>
          <w:rFonts w:ascii="Courier New" w:hAnsi="Courier New"/>
          <w:sz w:val="18"/>
        </w:rPr>
        <w:t>"</w:t>
      </w:r>
      <w:r w:rsidRPr="00AA0E90">
        <w:t>.</w:t>
      </w:r>
    </w:p>
    <w:p w14:paraId="72ED3DA6" w14:textId="77777777" w:rsidR="004C02EF" w:rsidRPr="00AA0E90" w:rsidRDefault="004C02EF" w:rsidP="004C02EF">
      <w:pPr>
        <w:pStyle w:val="Alg4"/>
        <w:numPr>
          <w:ilvl w:val="0"/>
          <w:numId w:val="210"/>
        </w:numPr>
      </w:pPr>
      <w:r w:rsidRPr="00AA0E90">
        <w:t xml:space="preserve">Let </w:t>
      </w:r>
      <w:r w:rsidRPr="00AA0E90">
        <w:rPr>
          <w:i/>
        </w:rPr>
        <w:t>k</w:t>
      </w:r>
      <w:r w:rsidRPr="00AA0E90">
        <w:t xml:space="preserve"> be 1.</w:t>
      </w:r>
    </w:p>
    <w:p w14:paraId="1262EE29" w14:textId="77777777" w:rsidR="004C02EF" w:rsidRPr="00AA0E90" w:rsidRDefault="004C02EF" w:rsidP="004C02EF">
      <w:pPr>
        <w:pStyle w:val="Alg4"/>
        <w:numPr>
          <w:ilvl w:val="0"/>
          <w:numId w:val="210"/>
        </w:numPr>
      </w:pPr>
      <w:r w:rsidRPr="00AA0E90">
        <w:t xml:space="preserve">Repeat, while </w:t>
      </w:r>
      <w:r w:rsidRPr="00AA0E90">
        <w:rPr>
          <w:i/>
        </w:rPr>
        <w:t>k</w:t>
      </w:r>
      <w:r w:rsidRPr="00AA0E90">
        <w:t xml:space="preserve"> &lt; </w:t>
      </w:r>
      <w:r w:rsidRPr="00AA0E90">
        <w:rPr>
          <w:i/>
        </w:rPr>
        <w:t>len</w:t>
      </w:r>
    </w:p>
    <w:p w14:paraId="78576140" w14:textId="77777777" w:rsidR="004C02EF" w:rsidRPr="00AA0E90" w:rsidRDefault="004C02EF" w:rsidP="004C02EF">
      <w:pPr>
        <w:pStyle w:val="Alg4"/>
        <w:numPr>
          <w:ilvl w:val="1"/>
          <w:numId w:val="210"/>
        </w:numPr>
      </w:pPr>
      <w:r w:rsidRPr="00AA0E90">
        <w:t xml:space="preserve">Let </w:t>
      </w:r>
      <w:r w:rsidRPr="00AA0E90">
        <w:rPr>
          <w:i/>
        </w:rPr>
        <w:t>from</w:t>
      </w:r>
      <w:r w:rsidRPr="00AA0E90">
        <w:t xml:space="preserve"> be ToString(</w:t>
      </w:r>
      <w:r w:rsidRPr="00AA0E90">
        <w:rPr>
          <w:i/>
        </w:rPr>
        <w:t>k</w:t>
      </w:r>
      <w:r w:rsidRPr="00AA0E90">
        <w:t>).</w:t>
      </w:r>
    </w:p>
    <w:p w14:paraId="4B3AC398" w14:textId="77777777" w:rsidR="004C02EF" w:rsidRPr="00AA0E90" w:rsidRDefault="004C02EF" w:rsidP="004C02EF">
      <w:pPr>
        <w:pStyle w:val="Alg4"/>
        <w:numPr>
          <w:ilvl w:val="1"/>
          <w:numId w:val="210"/>
        </w:numPr>
      </w:pPr>
      <w:r w:rsidRPr="00AA0E90">
        <w:t xml:space="preserve">Let </w:t>
      </w:r>
      <w:r w:rsidRPr="00AA0E90">
        <w:rPr>
          <w:i/>
        </w:rPr>
        <w:t>to</w:t>
      </w:r>
      <w:r w:rsidRPr="00AA0E90">
        <w:t xml:space="preserve"> be ToString(</w:t>
      </w:r>
      <w:r w:rsidRPr="00AA0E90">
        <w:rPr>
          <w:i/>
        </w:rPr>
        <w:t>k</w:t>
      </w:r>
      <w:r w:rsidRPr="00AA0E90">
        <w:t>–1).</w:t>
      </w:r>
    </w:p>
    <w:p w14:paraId="286E7510" w14:textId="77777777" w:rsidR="004C02EF" w:rsidRPr="00AA0E90" w:rsidRDefault="004C02EF" w:rsidP="004C02EF">
      <w:pPr>
        <w:pStyle w:val="Alg4"/>
        <w:numPr>
          <w:ilvl w:val="1"/>
          <w:numId w:val="210"/>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308DAE4C" w14:textId="77777777" w:rsidR="004C02EF" w:rsidRPr="00AA0E90" w:rsidRDefault="004C02EF" w:rsidP="004C02EF">
      <w:pPr>
        <w:pStyle w:val="Alg4"/>
        <w:numPr>
          <w:ilvl w:val="1"/>
          <w:numId w:val="210"/>
        </w:numPr>
      </w:pPr>
      <w:r w:rsidRPr="00AA0E90">
        <w:t xml:space="preserve">If </w:t>
      </w:r>
      <w:r w:rsidRPr="00AA0E90">
        <w:rPr>
          <w:i/>
        </w:rPr>
        <w:t>fromPresent</w:t>
      </w:r>
      <w:r w:rsidRPr="00AA0E90">
        <w:t xml:space="preserve"> is </w:t>
      </w:r>
      <w:r w:rsidRPr="00AA0E90">
        <w:rPr>
          <w:b/>
        </w:rPr>
        <w:t>true</w:t>
      </w:r>
      <w:r w:rsidRPr="00AA0E90">
        <w:t>, then</w:t>
      </w:r>
    </w:p>
    <w:p w14:paraId="46645806" w14:textId="77777777" w:rsidR="004C02EF" w:rsidRPr="00AA0E90" w:rsidRDefault="004C02EF" w:rsidP="004C02EF">
      <w:pPr>
        <w:pStyle w:val="Alg4"/>
        <w:numPr>
          <w:ilvl w:val="2"/>
          <w:numId w:val="210"/>
        </w:numPr>
      </w:pPr>
      <w:r w:rsidRPr="00AA0E90">
        <w:t xml:space="preserve">Let </w:t>
      </w:r>
      <w:r w:rsidRPr="00AA0E90">
        <w:rPr>
          <w:i/>
        </w:rPr>
        <w:t>fromVal</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1291C3C9" w14:textId="77777777" w:rsidR="004C02EF" w:rsidRPr="00AA0E90" w:rsidRDefault="004C02EF" w:rsidP="004C02EF">
      <w:pPr>
        <w:pStyle w:val="Alg4"/>
        <w:numPr>
          <w:ilvl w:val="2"/>
          <w:numId w:val="210"/>
        </w:numPr>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w:t>
      </w:r>
      <w:r w:rsidRPr="00AA0E90">
        <w:t xml:space="preserve">, and </w:t>
      </w:r>
      <w:r w:rsidRPr="00AA0E90">
        <w:rPr>
          <w:b/>
        </w:rPr>
        <w:t>true</w:t>
      </w:r>
      <w:r w:rsidRPr="00AA0E90">
        <w:t>.</w:t>
      </w:r>
    </w:p>
    <w:p w14:paraId="7D10B52E" w14:textId="77777777" w:rsidR="004C02EF" w:rsidRPr="00AA0E90" w:rsidRDefault="004C02EF" w:rsidP="004C02EF">
      <w:pPr>
        <w:pStyle w:val="Alg4"/>
        <w:numPr>
          <w:ilvl w:val="1"/>
          <w:numId w:val="210"/>
        </w:numPr>
      </w:pPr>
      <w:r w:rsidRPr="00AA0E90">
        <w:t xml:space="preserve">Else, </w:t>
      </w:r>
      <w:r w:rsidRPr="00612C55">
        <w:rPr>
          <w:i/>
        </w:rPr>
        <w:t>fromPresent</w:t>
      </w:r>
      <w:r w:rsidRPr="00AA0E90">
        <w:t xml:space="preserve"> is </w:t>
      </w:r>
      <w:r w:rsidRPr="00AA0E90">
        <w:rPr>
          <w:b/>
        </w:rPr>
        <w:t>false</w:t>
      </w:r>
    </w:p>
    <w:p w14:paraId="0503AAA3" w14:textId="77777777" w:rsidR="004C02EF" w:rsidRPr="00AA0E90" w:rsidRDefault="004C02EF" w:rsidP="004C02EF">
      <w:pPr>
        <w:pStyle w:val="Alg4"/>
        <w:numPr>
          <w:ilvl w:val="2"/>
          <w:numId w:val="210"/>
        </w:numPr>
      </w:pPr>
      <w:r w:rsidRPr="00AA0E90">
        <w:t xml:space="preserve">Call the [[Delete]] internal method of </w:t>
      </w:r>
      <w:r w:rsidRPr="00AA0E90">
        <w:rPr>
          <w:i/>
        </w:rPr>
        <w:t>O</w:t>
      </w:r>
      <w:r w:rsidRPr="00AA0E90">
        <w:t xml:space="preserve"> with arguments </w:t>
      </w:r>
      <w:r w:rsidRPr="00AA0E90">
        <w:rPr>
          <w:i/>
        </w:rPr>
        <w:t>to</w:t>
      </w:r>
      <w:r w:rsidRPr="00AA0E90">
        <w:t xml:space="preserve"> and </w:t>
      </w:r>
      <w:r w:rsidRPr="00AA0E90">
        <w:rPr>
          <w:b/>
        </w:rPr>
        <w:t>true</w:t>
      </w:r>
      <w:r w:rsidRPr="00AA0E90">
        <w:t>.</w:t>
      </w:r>
    </w:p>
    <w:p w14:paraId="78B5EBAE" w14:textId="77777777" w:rsidR="004C02EF" w:rsidRPr="00AA0E90" w:rsidRDefault="004C02EF" w:rsidP="004C02EF">
      <w:pPr>
        <w:pStyle w:val="Alg4"/>
        <w:numPr>
          <w:ilvl w:val="1"/>
          <w:numId w:val="210"/>
        </w:numPr>
      </w:pPr>
      <w:r w:rsidRPr="00AA0E90">
        <w:t xml:space="preserve">Increase </w:t>
      </w:r>
      <w:r w:rsidRPr="00AA0E90">
        <w:rPr>
          <w:i/>
        </w:rPr>
        <w:t>k</w:t>
      </w:r>
      <w:r w:rsidRPr="00AA0E90">
        <w:t xml:space="preserve"> by 1.</w:t>
      </w:r>
    </w:p>
    <w:p w14:paraId="761F6273" w14:textId="77777777" w:rsidR="004C02EF" w:rsidRPr="00AA0E90" w:rsidRDefault="004C02EF" w:rsidP="004C02EF">
      <w:pPr>
        <w:pStyle w:val="Alg4"/>
        <w:numPr>
          <w:ilvl w:val="0"/>
          <w:numId w:val="210"/>
        </w:numPr>
      </w:pPr>
      <w:r w:rsidRPr="00AA0E90">
        <w:t xml:space="preserve">Call the [[Delete]] internal method of </w:t>
      </w:r>
      <w:r w:rsidRPr="00AA0E90">
        <w:rPr>
          <w:i/>
        </w:rPr>
        <w:t>O</w:t>
      </w:r>
      <w:r w:rsidRPr="00AA0E90">
        <w:t xml:space="preserve"> with arguments ToString(</w:t>
      </w:r>
      <w:r w:rsidRPr="00AA0E90">
        <w:rPr>
          <w:i/>
        </w:rPr>
        <w:t>len</w:t>
      </w:r>
      <w:r w:rsidRPr="00AA0E90">
        <w:t xml:space="preserve">–1) and </w:t>
      </w:r>
      <w:r w:rsidRPr="00AA0E90">
        <w:rPr>
          <w:b/>
        </w:rPr>
        <w:t>true</w:t>
      </w:r>
      <w:r w:rsidRPr="00AA0E90">
        <w:t>.</w:t>
      </w:r>
    </w:p>
    <w:p w14:paraId="2D10D9E1" w14:textId="77777777" w:rsidR="004C02EF" w:rsidRPr="00AA0E90" w:rsidRDefault="004C02EF" w:rsidP="004C02EF">
      <w:pPr>
        <w:pStyle w:val="Alg4"/>
        <w:numPr>
          <w:ilvl w:val="0"/>
          <w:numId w:val="210"/>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w:t>
      </w:r>
      <w:r w:rsidRPr="00AA0E90">
        <w:rPr>
          <w:i/>
        </w:rPr>
        <w:t>len</w:t>
      </w:r>
      <w:r w:rsidRPr="00AA0E90">
        <w:t xml:space="preserve">–1) , and </w:t>
      </w:r>
      <w:r w:rsidRPr="00AA0E90">
        <w:rPr>
          <w:b/>
        </w:rPr>
        <w:t>true</w:t>
      </w:r>
      <w:r w:rsidRPr="00AA0E90">
        <w:t>.</w:t>
      </w:r>
    </w:p>
    <w:p w14:paraId="7A834934" w14:textId="77777777" w:rsidR="004C02EF" w:rsidRPr="00AA0E90" w:rsidRDefault="004C02EF" w:rsidP="004C02EF">
      <w:pPr>
        <w:pStyle w:val="Alg4"/>
        <w:numPr>
          <w:ilvl w:val="0"/>
          <w:numId w:val="210"/>
        </w:numPr>
        <w:spacing w:after="220"/>
      </w:pPr>
      <w:r w:rsidRPr="00AA0E90">
        <w:t xml:space="preserve">Return </w:t>
      </w:r>
      <w:r w:rsidRPr="00AA0E90">
        <w:rPr>
          <w:i/>
        </w:rPr>
        <w:t>first</w:t>
      </w:r>
      <w:r w:rsidRPr="00AA0E90">
        <w:t>.</w:t>
      </w:r>
    </w:p>
    <w:p w14:paraId="199C4023" w14:textId="77777777" w:rsidR="004C02EF" w:rsidRDefault="004C02EF" w:rsidP="004C02EF">
      <w:pPr>
        <w:pStyle w:val="Note"/>
      </w:pPr>
      <w:r w:rsidRPr="00AA0E90">
        <w:t>NOTE</w:t>
      </w:r>
      <w:r w:rsidRPr="00AA0E90">
        <w:tab/>
        <w:t xml:space="preserve">The </w:t>
      </w:r>
      <w:r w:rsidRPr="00AA0E90">
        <w:rPr>
          <w:rFonts w:ascii="Courier New" w:hAnsi="Courier New"/>
          <w:b/>
        </w:rPr>
        <w:t>shift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shift</w:t>
      </w:r>
      <w:r w:rsidRPr="00AA0E90">
        <w:t xml:space="preserve"> function can be applied successfully to a host object is implementation-dependent.</w:t>
      </w:r>
    </w:p>
    <w:p w14:paraId="1A553617" w14:textId="77777777" w:rsidR="004C02EF" w:rsidRDefault="004C02EF" w:rsidP="004C02EF">
      <w:pPr>
        <w:pStyle w:val="40"/>
        <w:numPr>
          <w:ilvl w:val="0"/>
          <w:numId w:val="0"/>
        </w:numPr>
      </w:pPr>
      <w:bookmarkStart w:id="7295" w:name="_Ref440446605"/>
      <w:r>
        <w:t>15.4.4.10</w:t>
      </w:r>
      <w:r>
        <w:tab/>
        <w:t>Array.prototype.slice (start, end)</w:t>
      </w:r>
      <w:bookmarkEnd w:id="7295"/>
    </w:p>
    <w:p w14:paraId="5208CCBF" w14:textId="77777777" w:rsidR="004C02EF" w:rsidRDefault="004C02EF" w:rsidP="004C02EF">
      <w:r>
        <w:t xml:space="preserve">The </w:t>
      </w:r>
      <w:r>
        <w:rPr>
          <w:rFonts w:ascii="Courier New" w:hAnsi="Courier New"/>
          <w:b/>
        </w:rPr>
        <w:t>slice</w:t>
      </w:r>
      <w:r>
        <w:t xml:space="preserve"> method takes two arguments, </w:t>
      </w:r>
      <w:r w:rsidRPr="00F02209">
        <w:rPr>
          <w:rFonts w:ascii="Times New Roman" w:hAnsi="Times New Roman"/>
          <w:i/>
        </w:rPr>
        <w:t>start</w:t>
      </w:r>
      <w:r>
        <w:t xml:space="preserve"> and </w:t>
      </w:r>
      <w:r w:rsidRPr="00F02209">
        <w:rPr>
          <w:rFonts w:ascii="Times New Roman" w:hAnsi="Times New Roman"/>
          <w:i/>
        </w:rPr>
        <w:t>end</w:t>
      </w:r>
      <w:r>
        <w:t xml:space="preserve">, and returns an array containing the elements of the array from element </w:t>
      </w:r>
      <w:r w:rsidRPr="00F02209">
        <w:rPr>
          <w:rFonts w:ascii="Times New Roman" w:hAnsi="Times New Roman"/>
          <w:i/>
        </w:rPr>
        <w:t>start</w:t>
      </w:r>
      <w:r>
        <w:t xml:space="preserve"> up to, but not including, element </w:t>
      </w:r>
      <w:r w:rsidRPr="00F02209">
        <w:rPr>
          <w:rFonts w:ascii="Times New Roman" w:hAnsi="Times New Roman"/>
          <w:i/>
        </w:rPr>
        <w:t>end</w:t>
      </w:r>
      <w:r>
        <w:t xml:space="preserve"> (or through the end of the array if </w:t>
      </w:r>
      <w:r w:rsidRPr="00F02209">
        <w:rPr>
          <w:rFonts w:ascii="Times New Roman" w:hAnsi="Times New Roman"/>
          <w:i/>
        </w:rPr>
        <w:t>end</w:t>
      </w:r>
      <w:r>
        <w:t xml:space="preserve"> is </w:t>
      </w:r>
      <w:r>
        <w:rPr>
          <w:b/>
        </w:rPr>
        <w:t>undefined</w:t>
      </w:r>
      <w:r>
        <w:t xml:space="preserve">). If </w:t>
      </w:r>
      <w:r w:rsidRPr="00F02209">
        <w:rPr>
          <w:rFonts w:ascii="Times New Roman" w:hAnsi="Times New Roman"/>
          <w:i/>
        </w:rPr>
        <w:t>start</w:t>
      </w:r>
      <w:r>
        <w:t xml:space="preserve"> is negative, it is treated as </w:t>
      </w:r>
      <w:r w:rsidRPr="00F02209">
        <w:rPr>
          <w:rFonts w:ascii="Times New Roman" w:hAnsi="Times New Roman"/>
          <w:i/>
        </w:rPr>
        <w:t>length</w:t>
      </w:r>
      <w:r w:rsidRPr="00F02209">
        <w:rPr>
          <w:rFonts w:ascii="Times New Roman" w:hAnsi="Times New Roman"/>
        </w:rPr>
        <w:t>+</w:t>
      </w:r>
      <w:r w:rsidRPr="00F02209">
        <w:rPr>
          <w:rFonts w:ascii="Times New Roman" w:hAnsi="Times New Roman"/>
          <w:i/>
        </w:rPr>
        <w:t>start</w:t>
      </w:r>
      <w:r>
        <w:t xml:space="preserve"> where </w:t>
      </w:r>
      <w:r w:rsidRPr="00F02209">
        <w:rPr>
          <w:rFonts w:ascii="Times New Roman" w:hAnsi="Times New Roman"/>
          <w:i/>
        </w:rPr>
        <w:t>length</w:t>
      </w:r>
      <w:r>
        <w:t xml:space="preserve"> is the length of the array. If </w:t>
      </w:r>
      <w:r w:rsidRPr="00F02209">
        <w:rPr>
          <w:rFonts w:ascii="Times New Roman" w:hAnsi="Times New Roman"/>
          <w:i/>
        </w:rPr>
        <w:t>end</w:t>
      </w:r>
      <w:r>
        <w:t xml:space="preserve"> is negative, it is treated as </w:t>
      </w:r>
      <w:r w:rsidRPr="00F02209">
        <w:rPr>
          <w:rFonts w:ascii="Times New Roman" w:hAnsi="Times New Roman"/>
          <w:i/>
        </w:rPr>
        <w:t>length</w:t>
      </w:r>
      <w:r w:rsidRPr="00F02209">
        <w:rPr>
          <w:rFonts w:ascii="Times New Roman" w:hAnsi="Times New Roman"/>
        </w:rPr>
        <w:t>+</w:t>
      </w:r>
      <w:r w:rsidRPr="00F02209">
        <w:rPr>
          <w:rFonts w:ascii="Times New Roman" w:hAnsi="Times New Roman"/>
          <w:i/>
        </w:rPr>
        <w:t>end</w:t>
      </w:r>
      <w:r w:rsidRPr="00F02209">
        <w:rPr>
          <w:rFonts w:ascii="Times New Roman" w:hAnsi="Times New Roman"/>
        </w:rPr>
        <w:t xml:space="preserve"> </w:t>
      </w:r>
      <w:r>
        <w:t xml:space="preserve">where </w:t>
      </w:r>
      <w:r w:rsidRPr="00F02209">
        <w:rPr>
          <w:rFonts w:ascii="Times New Roman" w:hAnsi="Times New Roman"/>
          <w:i/>
        </w:rPr>
        <w:t>length</w:t>
      </w:r>
      <w:r>
        <w:t xml:space="preserve"> is the length of the array. The following steps are taken:</w:t>
      </w:r>
    </w:p>
    <w:p w14:paraId="36A3A4A9" w14:textId="77777777" w:rsidR="004C02EF" w:rsidRPr="00AA0E90" w:rsidRDefault="004C02EF" w:rsidP="004C02EF">
      <w:pPr>
        <w:pStyle w:val="Alg4"/>
        <w:numPr>
          <w:ilvl w:val="0"/>
          <w:numId w:val="211"/>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3EF0C91A" w14:textId="77777777" w:rsidR="004C02EF" w:rsidRPr="00AA0E90" w:rsidRDefault="004C02EF" w:rsidP="004C02EF">
      <w:pPr>
        <w:pStyle w:val="Alg4"/>
        <w:numPr>
          <w:ilvl w:val="0"/>
          <w:numId w:val="211"/>
        </w:numPr>
      </w:pPr>
      <w:r w:rsidRPr="00AA0E90">
        <w:t xml:space="preserve">Let </w:t>
      </w:r>
      <w:r w:rsidRPr="00AA0E90">
        <w:rPr>
          <w:i/>
        </w:rPr>
        <w:t>A</w:t>
      </w:r>
      <w:r w:rsidRPr="00AA0E90">
        <w:t xml:space="preserve"> be a new array created as if by the expression </w:t>
      </w:r>
      <w:r>
        <w:rPr>
          <w:rFonts w:ascii="Courier New" w:hAnsi="Courier New"/>
          <w:b/>
        </w:rPr>
        <w:t xml:space="preserve">new Array() </w:t>
      </w:r>
      <w:r w:rsidRPr="00AA0E90">
        <w:t xml:space="preserve">where </w:t>
      </w:r>
      <w:r w:rsidRPr="00FE35A1">
        <w:rPr>
          <w:rFonts w:ascii="Courier New" w:hAnsi="Courier New" w:cs="Courier New"/>
          <w:b/>
        </w:rPr>
        <w:t>Array</w:t>
      </w:r>
      <w:r w:rsidRPr="00AA0E90">
        <w:t xml:space="preserve"> is the standard built-in constructor with that name.</w:t>
      </w:r>
    </w:p>
    <w:p w14:paraId="365FBEE4" w14:textId="77777777" w:rsidR="004C02EF" w:rsidRPr="00AA0E90" w:rsidRDefault="004C02EF" w:rsidP="004C02EF">
      <w:pPr>
        <w:pStyle w:val="Alg4"/>
        <w:numPr>
          <w:ilvl w:val="0"/>
          <w:numId w:val="211"/>
        </w:numPr>
      </w:pPr>
      <w:r w:rsidRPr="00AA0E90">
        <w:t xml:space="preserve">Let </w:t>
      </w:r>
      <w:r w:rsidRPr="00AA0E90">
        <w:rPr>
          <w:i/>
        </w:rPr>
        <w:t>lenVal</w:t>
      </w:r>
      <w:r w:rsidRPr="00AA0E90">
        <w:t xml:space="preserve"> be the result of calling 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122AFF82" w14:textId="77777777" w:rsidR="004C02EF" w:rsidRPr="00AA0E90" w:rsidRDefault="004C02EF" w:rsidP="004C02EF">
      <w:pPr>
        <w:pStyle w:val="Alg4"/>
        <w:numPr>
          <w:ilvl w:val="0"/>
          <w:numId w:val="211"/>
        </w:numPr>
      </w:pPr>
      <w:r w:rsidRPr="00AA0E90">
        <w:t xml:space="preserve">Let </w:t>
      </w:r>
      <w:r w:rsidRPr="00AA0E90">
        <w:rPr>
          <w:i/>
        </w:rPr>
        <w:t>len</w:t>
      </w:r>
      <w:r w:rsidRPr="00AA0E90">
        <w:t xml:space="preserve"> be ToUint32(</w:t>
      </w:r>
      <w:r w:rsidRPr="00AA0E90">
        <w:rPr>
          <w:i/>
        </w:rPr>
        <w:t>lenVal</w:t>
      </w:r>
      <w:r w:rsidRPr="00AA0E90">
        <w:t>).</w:t>
      </w:r>
    </w:p>
    <w:p w14:paraId="1698C711" w14:textId="77777777" w:rsidR="004C02EF" w:rsidRPr="00AA0E90" w:rsidRDefault="004C02EF" w:rsidP="004C02EF">
      <w:pPr>
        <w:pStyle w:val="Alg4"/>
        <w:numPr>
          <w:ilvl w:val="0"/>
          <w:numId w:val="211"/>
        </w:numPr>
      </w:pPr>
      <w:r w:rsidRPr="00AA0E90">
        <w:t xml:space="preserve">Let </w:t>
      </w:r>
      <w:r w:rsidRPr="00AA0E90">
        <w:rPr>
          <w:i/>
        </w:rPr>
        <w:t>relativeStart</w:t>
      </w:r>
      <w:r w:rsidRPr="00AA0E90">
        <w:t xml:space="preserve"> be ToInteger(</w:t>
      </w:r>
      <w:r w:rsidRPr="00AA0E90">
        <w:rPr>
          <w:i/>
        </w:rPr>
        <w:t>start</w:t>
      </w:r>
      <w:r w:rsidRPr="00AA0E90">
        <w:t>).</w:t>
      </w:r>
    </w:p>
    <w:p w14:paraId="7E198A6C" w14:textId="77777777" w:rsidR="004C02EF" w:rsidRPr="00AA0E90" w:rsidRDefault="004C02EF" w:rsidP="004C02EF">
      <w:pPr>
        <w:pStyle w:val="Alg4"/>
        <w:numPr>
          <w:ilvl w:val="0"/>
          <w:numId w:val="211"/>
        </w:numPr>
      </w:pPr>
      <w:r w:rsidRPr="00AA0E90">
        <w:t xml:space="preserve">If </w:t>
      </w:r>
      <w:r w:rsidRPr="00AA0E90">
        <w:rPr>
          <w:i/>
        </w:rPr>
        <w:t>relativeStart</w:t>
      </w:r>
      <w:r w:rsidRPr="00AA0E90">
        <w:t xml:space="preserve"> is negative, let </w:t>
      </w:r>
      <w:r w:rsidRPr="00AA0E90">
        <w:rPr>
          <w:i/>
        </w:rPr>
        <w:t>k</w:t>
      </w:r>
      <w:r w:rsidRPr="00AA0E90">
        <w:t xml:space="preserve"> be max((</w:t>
      </w:r>
      <w:r w:rsidRPr="00AA0E90">
        <w:rPr>
          <w:i/>
        </w:rPr>
        <w:t>len</w:t>
      </w:r>
      <w:r w:rsidRPr="00AA0E90">
        <w:t xml:space="preserve"> +</w:t>
      </w:r>
      <w:r w:rsidRPr="00AA0E90">
        <w:rPr>
          <w:i/>
        </w:rPr>
        <w:t xml:space="preserve"> relativeStart</w:t>
      </w:r>
      <w:r w:rsidRPr="00AA0E90">
        <w:t xml:space="preserve">),0); else let </w:t>
      </w:r>
      <w:r w:rsidRPr="00AA0E90">
        <w:rPr>
          <w:i/>
        </w:rPr>
        <w:t>k</w:t>
      </w:r>
      <w:r w:rsidRPr="00AA0E90">
        <w:t xml:space="preserve"> be min(</w:t>
      </w:r>
      <w:r w:rsidRPr="00AA0E90">
        <w:rPr>
          <w:i/>
        </w:rPr>
        <w:t>relativeStart</w:t>
      </w:r>
      <w:r w:rsidRPr="00AA0E90">
        <w:t>,</w:t>
      </w:r>
      <w:r w:rsidRPr="00AA0E90">
        <w:rPr>
          <w:i/>
        </w:rPr>
        <w:t xml:space="preserve"> len</w:t>
      </w:r>
      <w:r w:rsidRPr="00AA0E90">
        <w:t>).</w:t>
      </w:r>
    </w:p>
    <w:p w14:paraId="34E05ABB" w14:textId="77777777" w:rsidR="004C02EF" w:rsidRPr="00AA0E90" w:rsidRDefault="004C02EF" w:rsidP="004C02EF">
      <w:pPr>
        <w:pStyle w:val="Alg4"/>
        <w:numPr>
          <w:ilvl w:val="0"/>
          <w:numId w:val="211"/>
        </w:numPr>
      </w:pPr>
      <w:r w:rsidRPr="00AA0E90">
        <w:t xml:space="preserve">If </w:t>
      </w:r>
      <w:r w:rsidRPr="00AA0E90">
        <w:rPr>
          <w:i/>
        </w:rPr>
        <w:t>end</w:t>
      </w:r>
      <w:r w:rsidRPr="00AA0E90">
        <w:t xml:space="preserve"> is </w:t>
      </w:r>
      <w:r w:rsidRPr="00AA0E90">
        <w:rPr>
          <w:b/>
        </w:rPr>
        <w:t>undefined</w:t>
      </w:r>
      <w:r w:rsidRPr="00AA0E90">
        <w:t xml:space="preserve">, let </w:t>
      </w:r>
      <w:r w:rsidRPr="00AA0E90">
        <w:rPr>
          <w:i/>
        </w:rPr>
        <w:t>relativeEnd</w:t>
      </w:r>
      <w:r w:rsidRPr="00AA0E90">
        <w:t xml:space="preserve"> be </w:t>
      </w:r>
      <w:r w:rsidRPr="00AA0E90">
        <w:rPr>
          <w:i/>
        </w:rPr>
        <w:t>len</w:t>
      </w:r>
      <w:r w:rsidRPr="00AA0E90">
        <w:t xml:space="preserve">; else let </w:t>
      </w:r>
      <w:r w:rsidRPr="00AA0E90">
        <w:rPr>
          <w:i/>
        </w:rPr>
        <w:t>relativeEnd</w:t>
      </w:r>
      <w:r w:rsidRPr="00AA0E90">
        <w:t xml:space="preserve"> be ToInteger(</w:t>
      </w:r>
      <w:r w:rsidRPr="00AA0E90">
        <w:rPr>
          <w:i/>
        </w:rPr>
        <w:t>end</w:t>
      </w:r>
      <w:r w:rsidRPr="00AA0E90">
        <w:t>).</w:t>
      </w:r>
    </w:p>
    <w:p w14:paraId="1E057766" w14:textId="77777777" w:rsidR="004C02EF" w:rsidRPr="00AA0E90" w:rsidRDefault="004C02EF" w:rsidP="004C02EF">
      <w:pPr>
        <w:pStyle w:val="Alg4"/>
        <w:numPr>
          <w:ilvl w:val="0"/>
          <w:numId w:val="211"/>
        </w:numPr>
      </w:pPr>
      <w:r w:rsidRPr="00AA0E90">
        <w:t xml:space="preserve">If </w:t>
      </w:r>
      <w:r w:rsidRPr="00AA0E90">
        <w:rPr>
          <w:i/>
        </w:rPr>
        <w:t>relativeEnd</w:t>
      </w:r>
      <w:r w:rsidRPr="00AA0E90">
        <w:t xml:space="preserve"> is negative, let </w:t>
      </w:r>
      <w:r w:rsidRPr="00AA0E90">
        <w:rPr>
          <w:i/>
        </w:rPr>
        <w:t>final</w:t>
      </w:r>
      <w:r w:rsidRPr="00AA0E90">
        <w:t xml:space="preserve"> be max((</w:t>
      </w:r>
      <w:r w:rsidRPr="00AA0E90">
        <w:rPr>
          <w:i/>
        </w:rPr>
        <w:t>len</w:t>
      </w:r>
      <w:r w:rsidRPr="00AA0E90">
        <w:t xml:space="preserve"> +</w:t>
      </w:r>
      <w:r w:rsidRPr="00AA0E90">
        <w:rPr>
          <w:i/>
        </w:rPr>
        <w:t xml:space="preserve"> relativeEnd</w:t>
      </w:r>
      <w:r w:rsidRPr="00AA0E90">
        <w:t xml:space="preserve">),0); else let </w:t>
      </w:r>
      <w:r w:rsidRPr="00AA0E90">
        <w:rPr>
          <w:i/>
        </w:rPr>
        <w:t>final</w:t>
      </w:r>
      <w:r w:rsidRPr="00AA0E90">
        <w:t xml:space="preserve"> be min(</w:t>
      </w:r>
      <w:r w:rsidRPr="00AA0E90">
        <w:rPr>
          <w:i/>
        </w:rPr>
        <w:t>relativeEnd</w:t>
      </w:r>
      <w:r w:rsidRPr="00AA0E90">
        <w:t>,</w:t>
      </w:r>
      <w:r w:rsidRPr="00AA0E90">
        <w:rPr>
          <w:i/>
        </w:rPr>
        <w:t xml:space="preserve"> len</w:t>
      </w:r>
      <w:r w:rsidRPr="00AA0E90">
        <w:t>).</w:t>
      </w:r>
    </w:p>
    <w:p w14:paraId="52C25820" w14:textId="77777777" w:rsidR="004C02EF" w:rsidRPr="00AA0E90" w:rsidRDefault="004C02EF" w:rsidP="004C02EF">
      <w:pPr>
        <w:pStyle w:val="Alg4"/>
        <w:numPr>
          <w:ilvl w:val="0"/>
          <w:numId w:val="211"/>
        </w:numPr>
      </w:pPr>
      <w:r w:rsidRPr="00AA0E90">
        <w:t xml:space="preserve">Let </w:t>
      </w:r>
      <w:r w:rsidRPr="00AA0E90">
        <w:rPr>
          <w:i/>
        </w:rPr>
        <w:t>n</w:t>
      </w:r>
      <w:r w:rsidRPr="00AA0E90">
        <w:t xml:space="preserve"> be 0.</w:t>
      </w:r>
    </w:p>
    <w:p w14:paraId="04BB95D3" w14:textId="77777777" w:rsidR="004C02EF" w:rsidRPr="00AA0E90" w:rsidRDefault="004C02EF" w:rsidP="004C02EF">
      <w:pPr>
        <w:pStyle w:val="Alg4"/>
        <w:numPr>
          <w:ilvl w:val="0"/>
          <w:numId w:val="211"/>
        </w:numPr>
      </w:pPr>
      <w:r w:rsidRPr="00AA0E90">
        <w:t xml:space="preserve">Repeat, while </w:t>
      </w:r>
      <w:r w:rsidRPr="00AA0E90">
        <w:rPr>
          <w:i/>
        </w:rPr>
        <w:t>k</w:t>
      </w:r>
      <w:r w:rsidRPr="00AA0E90">
        <w:t xml:space="preserve"> &lt; </w:t>
      </w:r>
      <w:r w:rsidRPr="00AA0E90">
        <w:rPr>
          <w:i/>
        </w:rPr>
        <w:t>final</w:t>
      </w:r>
    </w:p>
    <w:p w14:paraId="2B6F7D18" w14:textId="77777777" w:rsidR="004C02EF" w:rsidRPr="00AA0E90" w:rsidRDefault="004C02EF" w:rsidP="004C02EF">
      <w:pPr>
        <w:pStyle w:val="Alg4"/>
        <w:numPr>
          <w:ilvl w:val="1"/>
          <w:numId w:val="211"/>
        </w:numPr>
      </w:pPr>
      <w:r w:rsidRPr="00AA0E90">
        <w:t xml:space="preserve">Let </w:t>
      </w:r>
      <w:r w:rsidRPr="00AA0E90">
        <w:rPr>
          <w:i/>
        </w:rPr>
        <w:t>Pk</w:t>
      </w:r>
      <w:r w:rsidRPr="00AA0E90">
        <w:t xml:space="preserve"> be ToString(</w:t>
      </w:r>
      <w:r w:rsidRPr="00AA0E90">
        <w:rPr>
          <w:i/>
        </w:rPr>
        <w:t>k</w:t>
      </w:r>
      <w:r w:rsidRPr="00AA0E90">
        <w:t>).</w:t>
      </w:r>
    </w:p>
    <w:p w14:paraId="6F1ED975" w14:textId="77777777" w:rsidR="004C02EF" w:rsidRPr="00AA0E90" w:rsidRDefault="004C02EF" w:rsidP="004C02EF">
      <w:pPr>
        <w:pStyle w:val="Alg4"/>
        <w:numPr>
          <w:ilvl w:val="1"/>
          <w:numId w:val="211"/>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0D89523F" w14:textId="77777777" w:rsidR="004C02EF" w:rsidRPr="00AA0E90" w:rsidRDefault="004C02EF" w:rsidP="004C02EF">
      <w:pPr>
        <w:pStyle w:val="Alg4"/>
        <w:numPr>
          <w:ilvl w:val="1"/>
          <w:numId w:val="211"/>
        </w:numPr>
      </w:pPr>
      <w:r w:rsidRPr="00AA0E90">
        <w:t xml:space="preserve">If </w:t>
      </w:r>
      <w:r w:rsidRPr="00AA0E90">
        <w:rPr>
          <w:i/>
        </w:rPr>
        <w:t>kPresent</w:t>
      </w:r>
      <w:r w:rsidRPr="00AA0E90">
        <w:t xml:space="preserve"> is </w:t>
      </w:r>
      <w:r w:rsidRPr="00AA0E90">
        <w:rPr>
          <w:b/>
        </w:rPr>
        <w:t>true</w:t>
      </w:r>
      <w:r w:rsidRPr="00AA0E90">
        <w:t>, then</w:t>
      </w:r>
    </w:p>
    <w:p w14:paraId="6824EE5C" w14:textId="77777777" w:rsidR="004C02EF" w:rsidRPr="00AA0E90" w:rsidRDefault="004C02EF" w:rsidP="004C02EF">
      <w:pPr>
        <w:pStyle w:val="Alg4"/>
        <w:numPr>
          <w:ilvl w:val="2"/>
          <w:numId w:val="211"/>
        </w:numPr>
        <w:tabs>
          <w:tab w:val="left" w:pos="2520"/>
        </w:tabs>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6BD93774" w14:textId="77777777" w:rsidR="004C02EF" w:rsidRPr="00AA0E90" w:rsidRDefault="004C02EF" w:rsidP="004C02EF">
      <w:pPr>
        <w:pStyle w:val="Alg4"/>
        <w:numPr>
          <w:ilvl w:val="2"/>
          <w:numId w:val="211"/>
        </w:numPr>
        <w:tabs>
          <w:tab w:val="left" w:pos="2520"/>
        </w:tabs>
      </w:pPr>
      <w:r w:rsidRPr="00AA0E90">
        <w:t xml:space="preserve">Call the [[DefineOwnProperty]] internal method of </w:t>
      </w:r>
      <w:r w:rsidRPr="00AA0E90">
        <w:rPr>
          <w:i/>
        </w:rPr>
        <w:t>A</w:t>
      </w:r>
      <w:r w:rsidRPr="00AA0E90">
        <w:t xml:space="preserve"> with arguments ToString(</w:t>
      </w:r>
      <w:r w:rsidRPr="00AA0E90">
        <w:rPr>
          <w:i/>
        </w:rPr>
        <w:t>n</w:t>
      </w:r>
      <w:r w:rsidRPr="00AA0E90">
        <w:t xml:space="preserve">), Property Descriptor {[[Value]]: </w:t>
      </w:r>
      <w:r w:rsidRPr="00AA0E90">
        <w:rPr>
          <w:i/>
        </w:rPr>
        <w:t>kValue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07315CE6" w14:textId="77777777" w:rsidR="004C02EF" w:rsidRPr="00AA0E90" w:rsidRDefault="004C02EF" w:rsidP="004C02EF">
      <w:pPr>
        <w:pStyle w:val="Alg4"/>
        <w:numPr>
          <w:ilvl w:val="1"/>
          <w:numId w:val="211"/>
        </w:numPr>
      </w:pPr>
      <w:r w:rsidRPr="00AA0E90">
        <w:t xml:space="preserve">Increase </w:t>
      </w:r>
      <w:r w:rsidRPr="00AA0E90">
        <w:rPr>
          <w:i/>
        </w:rPr>
        <w:t>k</w:t>
      </w:r>
      <w:r w:rsidRPr="00AA0E90">
        <w:t xml:space="preserve"> by 1.</w:t>
      </w:r>
    </w:p>
    <w:p w14:paraId="0BC58B7F" w14:textId="77777777" w:rsidR="004C02EF" w:rsidRPr="00AA0E90" w:rsidRDefault="004C02EF" w:rsidP="004C02EF">
      <w:pPr>
        <w:pStyle w:val="Alg4"/>
        <w:numPr>
          <w:ilvl w:val="1"/>
          <w:numId w:val="211"/>
        </w:numPr>
      </w:pPr>
      <w:r w:rsidRPr="00AA0E90">
        <w:t xml:space="preserve">Increase </w:t>
      </w:r>
      <w:r w:rsidRPr="00AA0E90">
        <w:rPr>
          <w:i/>
        </w:rPr>
        <w:t>n</w:t>
      </w:r>
      <w:r w:rsidRPr="00AA0E90">
        <w:t xml:space="preserve"> by 1.</w:t>
      </w:r>
    </w:p>
    <w:p w14:paraId="3485337F" w14:textId="77777777" w:rsidR="004C02EF" w:rsidRPr="00AA0E90" w:rsidRDefault="004C02EF" w:rsidP="004C02EF">
      <w:pPr>
        <w:pStyle w:val="Alg4"/>
        <w:numPr>
          <w:ilvl w:val="0"/>
          <w:numId w:val="211"/>
        </w:numPr>
        <w:spacing w:after="220"/>
      </w:pPr>
      <w:r w:rsidRPr="00AA0E90">
        <w:t xml:space="preserve">Return </w:t>
      </w:r>
      <w:r w:rsidRPr="00AA0E90">
        <w:rPr>
          <w:i/>
        </w:rPr>
        <w:t>A</w:t>
      </w:r>
      <w:r w:rsidRPr="00AA0E90">
        <w:t>.</w:t>
      </w:r>
    </w:p>
    <w:p w14:paraId="751556FD"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slice</w:t>
      </w:r>
      <w:r>
        <w:t xml:space="preserve"> method is </w:t>
      </w:r>
      <w:r>
        <w:rPr>
          <w:b/>
        </w:rPr>
        <w:t>2</w:t>
      </w:r>
      <w:r>
        <w:t>.</w:t>
      </w:r>
    </w:p>
    <w:p w14:paraId="4EB72F88" w14:textId="77777777" w:rsidR="004C02EF" w:rsidRDefault="004C02EF" w:rsidP="004C02EF">
      <w:pPr>
        <w:pStyle w:val="Note"/>
      </w:pPr>
      <w:r w:rsidRPr="00AA0E90">
        <w:t>NOTE</w:t>
      </w:r>
      <w:r w:rsidRPr="00AA0E90">
        <w:tab/>
        <w:t xml:space="preserve">The </w:t>
      </w:r>
      <w:r w:rsidRPr="00AA0E90">
        <w:rPr>
          <w:rFonts w:ascii="Courier New" w:hAnsi="Courier New"/>
          <w:b/>
        </w:rPr>
        <w:t>slice</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slice</w:t>
      </w:r>
      <w:r w:rsidRPr="00AA0E90">
        <w:t xml:space="preserve"> function can be applied successfully to a host object is implementation-dependent.</w:t>
      </w:r>
    </w:p>
    <w:p w14:paraId="64A7458D" w14:textId="77777777" w:rsidR="004C02EF" w:rsidRDefault="004C02EF" w:rsidP="004C02EF">
      <w:pPr>
        <w:pStyle w:val="40"/>
        <w:numPr>
          <w:ilvl w:val="0"/>
          <w:numId w:val="0"/>
        </w:numPr>
      </w:pPr>
      <w:bookmarkStart w:id="7296" w:name="_Ref440446657"/>
      <w:r w:rsidRPr="00431E0C">
        <w:t>15.4.4.11</w:t>
      </w:r>
      <w:r w:rsidRPr="00431E0C">
        <w:tab/>
        <w:t>Array.prototype.sor</w:t>
      </w:r>
      <w:bookmarkEnd w:id="7291"/>
      <w:r w:rsidRPr="00431E0C">
        <w:t>t (comparefn</w:t>
      </w:r>
      <w:bookmarkEnd w:id="7292"/>
      <w:bookmarkEnd w:id="7293"/>
      <w:r w:rsidRPr="00431E0C">
        <w:t>)</w:t>
      </w:r>
      <w:bookmarkEnd w:id="7296"/>
    </w:p>
    <w:p w14:paraId="00242791" w14:textId="77777777" w:rsidR="004C02EF" w:rsidRDefault="004C02EF" w:rsidP="004C02EF">
      <w:r>
        <w:t xml:space="preserve">The elements of this array are sorted. The sort is not necessarily stable (that is, elements that compare equal do not necessarily remain in their original order). If </w:t>
      </w:r>
      <w:r w:rsidRPr="00F02209">
        <w:rPr>
          <w:rFonts w:ascii="Times New Roman" w:hAnsi="Times New Roman"/>
          <w:i/>
        </w:rPr>
        <w:t>comparefn</w:t>
      </w:r>
      <w:r>
        <w:t xml:space="preserve"> is not </w:t>
      </w:r>
      <w:r>
        <w:rPr>
          <w:b/>
        </w:rPr>
        <w:t>undefined</w:t>
      </w:r>
      <w:r>
        <w:t xml:space="preserve">, it should be a function that accepts two arguments </w:t>
      </w:r>
      <w:r w:rsidRPr="00F02209">
        <w:rPr>
          <w:rFonts w:ascii="Times New Roman" w:hAnsi="Times New Roman"/>
          <w:i/>
        </w:rPr>
        <w:t>x</w:t>
      </w:r>
      <w:r>
        <w:t xml:space="preserve"> and </w:t>
      </w:r>
      <w:r w:rsidRPr="00F02209">
        <w:rPr>
          <w:rFonts w:ascii="Times New Roman" w:hAnsi="Times New Roman"/>
          <w:i/>
        </w:rPr>
        <w:t>y</w:t>
      </w:r>
      <w:r>
        <w:t xml:space="preserve"> and returns a negative value if </w:t>
      </w:r>
      <w:r w:rsidRPr="00F02209">
        <w:rPr>
          <w:rFonts w:ascii="Times New Roman" w:hAnsi="Times New Roman"/>
          <w:i/>
        </w:rPr>
        <w:t>x</w:t>
      </w:r>
      <w:r>
        <w:t xml:space="preserve"> </w:t>
      </w:r>
      <w:r w:rsidRPr="00F02209">
        <w:rPr>
          <w:rFonts w:ascii="Times New Roman" w:hAnsi="Times New Roman"/>
        </w:rPr>
        <w:t>&lt;</w:t>
      </w:r>
      <w:r>
        <w:t xml:space="preserve"> </w:t>
      </w:r>
      <w:r w:rsidRPr="00F02209">
        <w:rPr>
          <w:rFonts w:ascii="Times New Roman" w:hAnsi="Times New Roman"/>
          <w:i/>
        </w:rPr>
        <w:t>y</w:t>
      </w:r>
      <w:r>
        <w:t xml:space="preserve">, zero if </w:t>
      </w:r>
      <w:r w:rsidRPr="00F02209">
        <w:rPr>
          <w:rFonts w:ascii="Times New Roman" w:hAnsi="Times New Roman"/>
          <w:i/>
        </w:rPr>
        <w:t>x</w:t>
      </w:r>
      <w:r>
        <w:t xml:space="preserve"> </w:t>
      </w:r>
      <w:r w:rsidRPr="00F02209">
        <w:rPr>
          <w:rFonts w:ascii="Times New Roman" w:hAnsi="Times New Roman"/>
        </w:rPr>
        <w:t>=</w:t>
      </w:r>
      <w:r>
        <w:t xml:space="preserve"> </w:t>
      </w:r>
      <w:r w:rsidRPr="00F02209">
        <w:rPr>
          <w:rFonts w:ascii="Times New Roman" w:hAnsi="Times New Roman"/>
          <w:i/>
        </w:rPr>
        <w:t>y</w:t>
      </w:r>
      <w:r>
        <w:t xml:space="preserve">, or a positive value if </w:t>
      </w:r>
      <w:r w:rsidRPr="00F02209">
        <w:rPr>
          <w:rFonts w:ascii="Times New Roman" w:hAnsi="Times New Roman"/>
          <w:i/>
        </w:rPr>
        <w:t>x</w:t>
      </w:r>
      <w:r>
        <w:t xml:space="preserve"> </w:t>
      </w:r>
      <w:r w:rsidRPr="00F02209">
        <w:rPr>
          <w:rFonts w:ascii="Times New Roman" w:hAnsi="Times New Roman"/>
        </w:rPr>
        <w:t>&gt;</w:t>
      </w:r>
      <w:r>
        <w:t xml:space="preserve"> </w:t>
      </w:r>
      <w:r w:rsidRPr="00F02209">
        <w:rPr>
          <w:rFonts w:ascii="Times New Roman" w:hAnsi="Times New Roman"/>
          <w:i/>
        </w:rPr>
        <w:t>y</w:t>
      </w:r>
      <w:r>
        <w:t>.</w:t>
      </w:r>
    </w:p>
    <w:p w14:paraId="060E8407" w14:textId="77777777" w:rsidR="004C02EF" w:rsidRDefault="004C02EF" w:rsidP="004C02EF">
      <w:r>
        <w:t xml:space="preserve">Let </w:t>
      </w:r>
      <w:r w:rsidRPr="00F02209">
        <w:rPr>
          <w:rFonts w:ascii="Times New Roman" w:hAnsi="Times New Roman"/>
          <w:i/>
        </w:rPr>
        <w:t xml:space="preserve">obj </w:t>
      </w:r>
      <w:r>
        <w:t xml:space="preserve">be the result of calling ToObject passing the </w:t>
      </w:r>
      <w:r w:rsidRPr="001B613A">
        <w:rPr>
          <w:b/>
        </w:rPr>
        <w:t xml:space="preserve">this </w:t>
      </w:r>
      <w:r>
        <w:t>value as the argument.</w:t>
      </w:r>
    </w:p>
    <w:p w14:paraId="75EBA34F" w14:textId="77777777" w:rsidR="004C02EF" w:rsidRDefault="004C02EF" w:rsidP="004C02EF">
      <w:r>
        <w:t xml:space="preserve">Let </w:t>
      </w:r>
      <w:r w:rsidRPr="00F02209">
        <w:rPr>
          <w:rFonts w:ascii="Times New Roman" w:hAnsi="Times New Roman"/>
          <w:i/>
        </w:rPr>
        <w:t>len</w:t>
      </w:r>
      <w:r>
        <w:t xml:space="preserve"> be the result of applying Uint32 to the </w:t>
      </w:r>
      <w:r w:rsidRPr="00265DCC">
        <w:t xml:space="preserve">result of calling the [[Get]] internal method of </w:t>
      </w:r>
      <w:r w:rsidRPr="00F02209">
        <w:rPr>
          <w:rFonts w:ascii="Times New Roman" w:hAnsi="Times New Roman"/>
          <w:i/>
        </w:rPr>
        <w:t>obj</w:t>
      </w:r>
      <w:r w:rsidRPr="00265DCC">
        <w:t xml:space="preserve"> with argument "</w:t>
      </w:r>
      <w:r w:rsidRPr="00265DCC">
        <w:rPr>
          <w:rFonts w:ascii="Courier New" w:hAnsi="Courier New" w:cs="Courier New"/>
          <w:b/>
        </w:rPr>
        <w:t>length</w:t>
      </w:r>
      <w:r w:rsidRPr="00265DCC">
        <w:t>".</w:t>
      </w:r>
    </w:p>
    <w:p w14:paraId="6BE500B3" w14:textId="77777777" w:rsidR="004C02EF" w:rsidRDefault="004C02EF" w:rsidP="004C02EF">
      <w:r>
        <w:t xml:space="preserve">If </w:t>
      </w:r>
      <w:r w:rsidRPr="00F02209">
        <w:rPr>
          <w:rFonts w:ascii="Times New Roman" w:hAnsi="Times New Roman"/>
          <w:i/>
        </w:rPr>
        <w:t>comparefn</w:t>
      </w:r>
      <w:r>
        <w:t xml:space="preserve"> is not </w:t>
      </w:r>
      <w:r>
        <w:rPr>
          <w:b/>
        </w:rPr>
        <w:t>undefined</w:t>
      </w:r>
      <w:r>
        <w:t xml:space="preserve"> and is not a consistent comparison function for the elements of this array (see below), the behaviour of </w:t>
      </w:r>
      <w:r>
        <w:rPr>
          <w:rFonts w:ascii="Courier New" w:hAnsi="Courier New"/>
          <w:b/>
        </w:rPr>
        <w:t>sort</w:t>
      </w:r>
      <w:r>
        <w:t xml:space="preserve"> is implementation-defined.</w:t>
      </w:r>
    </w:p>
    <w:p w14:paraId="4B58B568" w14:textId="77777777" w:rsidR="004C02EF" w:rsidRDefault="004C02EF" w:rsidP="004C02EF">
      <w:r>
        <w:t xml:space="preserve">Let </w:t>
      </w:r>
      <w:r w:rsidRPr="00F02209">
        <w:rPr>
          <w:rFonts w:ascii="Times New Roman" w:hAnsi="Times New Roman"/>
          <w:i/>
        </w:rPr>
        <w:t>proto</w:t>
      </w:r>
      <w:r>
        <w:t xml:space="preserve"> be the value of the [[Prototype]] internal property of </w:t>
      </w:r>
      <w:r w:rsidRPr="00F02209">
        <w:rPr>
          <w:rFonts w:ascii="Times New Roman" w:hAnsi="Times New Roman"/>
          <w:i/>
        </w:rPr>
        <w:t>obj</w:t>
      </w:r>
      <w:r>
        <w:t xml:space="preserve">. If </w:t>
      </w:r>
      <w:r w:rsidRPr="00F02209">
        <w:rPr>
          <w:rFonts w:ascii="Times New Roman" w:hAnsi="Times New Roman"/>
          <w:i/>
        </w:rPr>
        <w:t>proto</w:t>
      </w:r>
      <w:r>
        <w:t xml:space="preserve"> is not </w:t>
      </w:r>
      <w:r w:rsidRPr="00A71618">
        <w:rPr>
          <w:b/>
        </w:rPr>
        <w:t>null</w:t>
      </w:r>
      <w:r>
        <w:t xml:space="preserve"> and there exists an integer  </w:t>
      </w:r>
      <w:r w:rsidRPr="00F02209">
        <w:rPr>
          <w:rFonts w:ascii="Times New Roman" w:hAnsi="Times New Roman"/>
          <w:i/>
        </w:rPr>
        <w:t>j</w:t>
      </w:r>
      <w:r>
        <w:t xml:space="preserve"> such that all of the conditions below are satisfied then the behaviour of </w:t>
      </w:r>
      <w:r>
        <w:rPr>
          <w:rFonts w:ascii="Courier New" w:hAnsi="Courier New"/>
          <w:b/>
        </w:rPr>
        <w:t>sort</w:t>
      </w:r>
      <w:r>
        <w:t xml:space="preserve"> is implementation-defined:</w:t>
      </w:r>
    </w:p>
    <w:p w14:paraId="253443A7" w14:textId="77777777" w:rsidR="004C02EF" w:rsidRPr="00AA0E90" w:rsidRDefault="004C02EF" w:rsidP="004C02EF">
      <w:pPr>
        <w:numPr>
          <w:ilvl w:val="0"/>
          <w:numId w:val="212"/>
        </w:numPr>
        <w:contextualSpacing/>
      </w:pPr>
      <w:r w:rsidRPr="00F02209">
        <w:rPr>
          <w:rFonts w:ascii="Times New Roman" w:hAnsi="Times New Roman"/>
          <w:i/>
        </w:rPr>
        <w:t>obj</w:t>
      </w:r>
      <w:r w:rsidRPr="00AA0E90">
        <w:t xml:space="preserve"> is sparse (15.4)</w:t>
      </w:r>
    </w:p>
    <w:p w14:paraId="61143495" w14:textId="77777777" w:rsidR="004C02EF" w:rsidRPr="00D00D4A" w:rsidRDefault="004C02EF" w:rsidP="004C02EF">
      <w:pPr>
        <w:numPr>
          <w:ilvl w:val="0"/>
          <w:numId w:val="212"/>
        </w:numPr>
        <w:contextualSpacing/>
      </w:pPr>
      <w:r w:rsidRPr="00D00D4A">
        <w:t xml:space="preserve">0 </w:t>
      </w:r>
      <w:r w:rsidRPr="00D00D4A">
        <w:sym w:font="Symbol" w:char="F0A3"/>
      </w:r>
      <w:r w:rsidRPr="00D00D4A">
        <w:t xml:space="preserve"> </w:t>
      </w:r>
      <w:r w:rsidRPr="00F02209">
        <w:rPr>
          <w:rFonts w:ascii="Times New Roman" w:hAnsi="Times New Roman"/>
          <w:i/>
        </w:rPr>
        <w:t>j</w:t>
      </w:r>
      <w:r w:rsidRPr="00D00D4A">
        <w:t xml:space="preserve"> &lt; </w:t>
      </w:r>
      <w:r w:rsidRPr="00F02209">
        <w:rPr>
          <w:rFonts w:ascii="Times New Roman" w:hAnsi="Times New Roman"/>
          <w:i/>
        </w:rPr>
        <w:t>len</w:t>
      </w:r>
    </w:p>
    <w:p w14:paraId="5F322CF1" w14:textId="77777777" w:rsidR="004C02EF" w:rsidRPr="00D00D4A" w:rsidRDefault="004C02EF" w:rsidP="004C02EF">
      <w:pPr>
        <w:numPr>
          <w:ilvl w:val="0"/>
          <w:numId w:val="212"/>
        </w:numPr>
      </w:pPr>
      <w:r w:rsidRPr="00D00D4A">
        <w:t xml:space="preserve">The result of calling the [[HasProperty]] internal method of </w:t>
      </w:r>
      <w:r w:rsidRPr="00F02209">
        <w:rPr>
          <w:rFonts w:ascii="Times New Roman" w:hAnsi="Times New Roman"/>
          <w:i/>
        </w:rPr>
        <w:t>proto</w:t>
      </w:r>
      <w:r w:rsidRPr="00D00D4A">
        <w:t xml:space="preserve"> with argument </w:t>
      </w:r>
      <w:r w:rsidRPr="00F02209">
        <w:rPr>
          <w:rFonts w:ascii="Times New Roman" w:hAnsi="Times New Roman"/>
        </w:rPr>
        <w:t>ToString(</w:t>
      </w:r>
      <w:r w:rsidRPr="00F02209">
        <w:rPr>
          <w:rFonts w:ascii="Times New Roman" w:hAnsi="Times New Roman"/>
          <w:i/>
        </w:rPr>
        <w:t>j</w:t>
      </w:r>
      <w:r w:rsidRPr="00F02209">
        <w:rPr>
          <w:rFonts w:ascii="Times New Roman" w:hAnsi="Times New Roman"/>
        </w:rPr>
        <w:t>)</w:t>
      </w:r>
      <w:r w:rsidRPr="00D00D4A">
        <w:t xml:space="preserve"> is </w:t>
      </w:r>
      <w:r w:rsidRPr="00D00D4A">
        <w:rPr>
          <w:b/>
        </w:rPr>
        <w:t>true</w:t>
      </w:r>
      <w:r w:rsidRPr="00D00D4A">
        <w:t>.</w:t>
      </w:r>
    </w:p>
    <w:p w14:paraId="22F2FA36" w14:textId="77777777" w:rsidR="004C02EF" w:rsidRDefault="004C02EF" w:rsidP="004C02EF">
      <w:r>
        <w:t xml:space="preserve">The behaviour of </w:t>
      </w:r>
      <w:r>
        <w:rPr>
          <w:rFonts w:ascii="Courier New" w:hAnsi="Courier New"/>
          <w:b/>
        </w:rPr>
        <w:t>sort</w:t>
      </w:r>
      <w:r>
        <w:t xml:space="preserve"> is also implementation defined if </w:t>
      </w:r>
      <w:r w:rsidRPr="00F02209">
        <w:rPr>
          <w:rFonts w:ascii="Times New Roman" w:hAnsi="Times New Roman"/>
          <w:i/>
        </w:rPr>
        <w:t xml:space="preserve">obj </w:t>
      </w:r>
      <w:r w:rsidRPr="00890D22">
        <w:t>is sparse</w:t>
      </w:r>
      <w:r>
        <w:t xml:space="preserve"> and any of the following conditions are true:</w:t>
      </w:r>
    </w:p>
    <w:p w14:paraId="5E75A93B" w14:textId="77777777" w:rsidR="004C02EF" w:rsidRPr="00D00D4A" w:rsidRDefault="004C02EF" w:rsidP="004C02EF">
      <w:pPr>
        <w:numPr>
          <w:ilvl w:val="0"/>
          <w:numId w:val="212"/>
        </w:numPr>
        <w:contextualSpacing/>
      </w:pPr>
      <w:r w:rsidRPr="00D00D4A">
        <w:t xml:space="preserve">The [[Extensible]] </w:t>
      </w:r>
      <w:r w:rsidRPr="00F02209">
        <w:t>internal</w:t>
      </w:r>
      <w:r w:rsidRPr="00D00D4A">
        <w:t xml:space="preserve"> property of </w:t>
      </w:r>
      <w:r w:rsidRPr="00F02209">
        <w:rPr>
          <w:rFonts w:ascii="Times New Roman" w:hAnsi="Times New Roman"/>
          <w:i/>
        </w:rPr>
        <w:t>obj</w:t>
      </w:r>
      <w:r w:rsidRPr="00D00D4A">
        <w:t xml:space="preserve"> is </w:t>
      </w:r>
      <w:r w:rsidRPr="00D00D4A">
        <w:rPr>
          <w:b/>
        </w:rPr>
        <w:t>false</w:t>
      </w:r>
      <w:r w:rsidRPr="00D00D4A">
        <w:t>.</w:t>
      </w:r>
    </w:p>
    <w:p w14:paraId="62EA1E70" w14:textId="77777777" w:rsidR="004C02EF" w:rsidRPr="00D00D4A" w:rsidRDefault="004C02EF" w:rsidP="004C02EF">
      <w:pPr>
        <w:numPr>
          <w:ilvl w:val="0"/>
          <w:numId w:val="212"/>
        </w:numPr>
      </w:pPr>
      <w:r w:rsidRPr="00D00D4A">
        <w:t xml:space="preserve">Any array index property of </w:t>
      </w:r>
      <w:r w:rsidRPr="00F02209">
        <w:rPr>
          <w:rFonts w:ascii="Times New Roman" w:hAnsi="Times New Roman"/>
          <w:i/>
        </w:rPr>
        <w:t>obj</w:t>
      </w:r>
      <w:r w:rsidRPr="00D00D4A">
        <w:t xml:space="preserve"> whose name is a nonnegative integer less than </w:t>
      </w:r>
      <w:r w:rsidRPr="00F02209">
        <w:rPr>
          <w:rFonts w:ascii="Times New Roman" w:hAnsi="Times New Roman"/>
          <w:i/>
        </w:rPr>
        <w:t xml:space="preserve">len </w:t>
      </w:r>
      <w:r w:rsidRPr="00D00D4A">
        <w:t xml:space="preserve">is a data property whose [[Configurable]] attribute is </w:t>
      </w:r>
      <w:r w:rsidRPr="00D00D4A">
        <w:rPr>
          <w:b/>
        </w:rPr>
        <w:t>false</w:t>
      </w:r>
      <w:r w:rsidRPr="00D00D4A">
        <w:t>.</w:t>
      </w:r>
    </w:p>
    <w:p w14:paraId="4A9E9F01" w14:textId="77777777" w:rsidR="004C02EF" w:rsidRDefault="004C02EF" w:rsidP="004C02EF">
      <w:r>
        <w:t xml:space="preserve">The behaviour of </w:t>
      </w:r>
      <w:r>
        <w:rPr>
          <w:rFonts w:ascii="Courier New" w:hAnsi="Courier New"/>
          <w:b/>
        </w:rPr>
        <w:t>sort</w:t>
      </w:r>
      <w:r>
        <w:t xml:space="preserve"> is also implementation defined if </w:t>
      </w:r>
      <w:r w:rsidRPr="00265DCC">
        <w:t xml:space="preserve">any </w:t>
      </w:r>
      <w:r>
        <w:t xml:space="preserve">array index </w:t>
      </w:r>
      <w:r w:rsidRPr="009550C9">
        <w:t>property</w:t>
      </w:r>
      <w:r w:rsidRPr="00265DCC">
        <w:t xml:space="preserve"> of </w:t>
      </w:r>
      <w:r w:rsidRPr="00F02209">
        <w:rPr>
          <w:rFonts w:ascii="Times New Roman" w:hAnsi="Times New Roman"/>
          <w:i/>
        </w:rPr>
        <w:t>obj</w:t>
      </w:r>
      <w:r w:rsidRPr="00DE182B">
        <w:t xml:space="preserve"> </w:t>
      </w:r>
      <w:r w:rsidRPr="00265DCC">
        <w:t xml:space="preserve">whose name is a nonnegative integer less than </w:t>
      </w:r>
      <w:r w:rsidRPr="00F02209">
        <w:rPr>
          <w:rFonts w:ascii="Times New Roman" w:hAnsi="Times New Roman"/>
          <w:i/>
        </w:rPr>
        <w:t>len</w:t>
      </w:r>
      <w:r w:rsidRPr="00265DCC">
        <w:t xml:space="preserve"> is an accessor property</w:t>
      </w:r>
      <w:r>
        <w:t xml:space="preserve"> or</w:t>
      </w:r>
      <w:r w:rsidRPr="000E2E85">
        <w:t xml:space="preserve"> </w:t>
      </w:r>
      <w:r w:rsidRPr="00D00D4A">
        <w:t xml:space="preserve">is a data property whose [[Writable]] attribute is </w:t>
      </w:r>
      <w:r w:rsidRPr="00D00D4A">
        <w:rPr>
          <w:b/>
        </w:rPr>
        <w:t>false</w:t>
      </w:r>
      <w:r>
        <w:t>.</w:t>
      </w:r>
    </w:p>
    <w:p w14:paraId="4246CDEB" w14:textId="77777777" w:rsidR="004C02EF" w:rsidRDefault="004C02EF" w:rsidP="004C02EF">
      <w:r>
        <w:t>Otherwise, the following steps are taken</w:t>
      </w:r>
      <w:bookmarkStart w:id="7297" w:name="_Toc382291625"/>
      <w:r>
        <w:t>.</w:t>
      </w:r>
    </w:p>
    <w:p w14:paraId="31568112" w14:textId="77777777" w:rsidR="004C02EF" w:rsidRPr="00AA0E90" w:rsidRDefault="004C02EF" w:rsidP="004C02EF">
      <w:pPr>
        <w:pStyle w:val="Alg4"/>
        <w:numPr>
          <w:ilvl w:val="0"/>
          <w:numId w:val="213"/>
        </w:numPr>
      </w:pPr>
      <w:r w:rsidRPr="00AA0E90">
        <w:t xml:space="preserve">Perform an implementation-dependent sequence of calls to the [[Get]] , [[Put]], and [[Delete]] internal methods of </w:t>
      </w:r>
      <w:r w:rsidRPr="00AA0E90">
        <w:rPr>
          <w:i/>
        </w:rPr>
        <w:t>obj</w:t>
      </w:r>
      <w:r w:rsidRPr="00AA0E90">
        <w:t xml:space="preserve"> and to SortCompare (described below), where the first argument for each call to [[Get]], [[Put]], or [[Delete]] is a nonnegative integer less than </w:t>
      </w:r>
      <w:r w:rsidRPr="00AA0E90">
        <w:rPr>
          <w:i/>
        </w:rPr>
        <w:t xml:space="preserve">len </w:t>
      </w:r>
      <w:r w:rsidRPr="00AA0E90">
        <w:t xml:space="preserve">and where the arguments for calls to SortCompare are results of previous calls to the [[Get]] internal method. The throw argument to the [[Put]] and [[Delete]] internal methods will be the value </w:t>
      </w:r>
      <w:r w:rsidRPr="00AA0E90">
        <w:rPr>
          <w:b/>
        </w:rPr>
        <w:t>true</w:t>
      </w:r>
      <w:r w:rsidRPr="00AA0E90">
        <w:t xml:space="preserve">. If </w:t>
      </w:r>
      <w:r w:rsidRPr="00AA0E90">
        <w:rPr>
          <w:i/>
        </w:rPr>
        <w:t>obj</w:t>
      </w:r>
      <w:r w:rsidRPr="00AA0E90">
        <w:t xml:space="preserve"> is </w:t>
      </w:r>
      <w:r>
        <w:t xml:space="preserve">not </w:t>
      </w:r>
      <w:r w:rsidRPr="00AA0E90">
        <w:t>sparse then [[Delete]] must not be called.</w:t>
      </w:r>
    </w:p>
    <w:p w14:paraId="5EA25B11" w14:textId="77777777" w:rsidR="004C02EF" w:rsidRPr="00AA0E90" w:rsidRDefault="004C02EF" w:rsidP="004C02EF">
      <w:pPr>
        <w:pStyle w:val="Alg4"/>
        <w:numPr>
          <w:ilvl w:val="0"/>
          <w:numId w:val="213"/>
        </w:numPr>
        <w:spacing w:after="120"/>
      </w:pPr>
      <w:r w:rsidRPr="00AA0E90">
        <w:t xml:space="preserve">Return </w:t>
      </w:r>
      <w:r w:rsidRPr="00AA0E90">
        <w:rPr>
          <w:i/>
        </w:rPr>
        <w:t>obj</w:t>
      </w:r>
      <w:r w:rsidRPr="00AA0E90">
        <w:t>.</w:t>
      </w:r>
    </w:p>
    <w:p w14:paraId="158C789D" w14:textId="77777777" w:rsidR="004C02EF" w:rsidRDefault="004C02EF" w:rsidP="004C02EF">
      <w:pPr>
        <w:keepNext/>
      </w:pPr>
      <w:r>
        <w:t>The returned object must have the following two properties.</w:t>
      </w:r>
    </w:p>
    <w:p w14:paraId="48FBE5EB" w14:textId="77777777" w:rsidR="004C02EF" w:rsidRPr="00D00D4A" w:rsidRDefault="004C02EF" w:rsidP="004C02EF">
      <w:pPr>
        <w:numPr>
          <w:ilvl w:val="0"/>
          <w:numId w:val="212"/>
        </w:numPr>
        <w:contextualSpacing/>
      </w:pPr>
      <w:r w:rsidRPr="00D00D4A">
        <w:t xml:space="preserve">There must be some mathematical permutation </w:t>
      </w:r>
      <w:r w:rsidRPr="00F02209">
        <w:rPr>
          <w:rFonts w:ascii="Times New Roman" w:hAnsi="Times New Roman"/>
        </w:rPr>
        <w:sym w:font="Symbol" w:char="F070"/>
      </w:r>
      <w:r w:rsidRPr="00D00D4A">
        <w:t xml:space="preserve"> of the nonnegative integers less than </w:t>
      </w:r>
      <w:r w:rsidRPr="00F02209">
        <w:rPr>
          <w:rFonts w:ascii="Times New Roman" w:hAnsi="Times New Roman"/>
          <w:i/>
        </w:rPr>
        <w:t>len</w:t>
      </w:r>
      <w:r w:rsidRPr="00D00D4A">
        <w:t xml:space="preserve">, such that for every nonnegative integer </w:t>
      </w:r>
      <w:r w:rsidRPr="00F02209">
        <w:rPr>
          <w:rFonts w:ascii="Times New Roman" w:hAnsi="Times New Roman"/>
          <w:i/>
        </w:rPr>
        <w:t>j</w:t>
      </w:r>
      <w:r w:rsidRPr="00D00D4A">
        <w:t xml:space="preserve"> less than </w:t>
      </w:r>
      <w:r w:rsidRPr="00F02209">
        <w:rPr>
          <w:rFonts w:ascii="Times New Roman" w:hAnsi="Times New Roman"/>
          <w:i/>
        </w:rPr>
        <w:t>len</w:t>
      </w:r>
      <w:r w:rsidRPr="00D00D4A">
        <w:t xml:space="preserve">, if property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rPr>
          <w:rFonts w:ascii="Courier New" w:hAnsi="Courier New"/>
          <w:b/>
        </w:rPr>
        <w:t xml:space="preserve"> </w:t>
      </w:r>
      <w:r w:rsidRPr="00D00D4A">
        <w:t xml:space="preserve">existed, then </w:t>
      </w:r>
      <w:r w:rsidRPr="00F02209">
        <w:rPr>
          <w:rFonts w:ascii="Times New Roman" w:hAnsi="Times New Roman"/>
        </w:rPr>
        <w:t>new[</w:t>
      </w:r>
      <w:r w:rsidRPr="00F02209">
        <w:rPr>
          <w:rFonts w:ascii="Times New Roman" w:hAnsi="Times New Roman"/>
        </w:rPr>
        <w:sym w:font="Symbol" w:char="F070"/>
      </w:r>
      <w:r w:rsidRPr="00F02209">
        <w:rPr>
          <w:rFonts w:ascii="Times New Roman" w:hAnsi="Times New Roman"/>
        </w:rPr>
        <w:t>(</w:t>
      </w:r>
      <w:r w:rsidRPr="00F02209">
        <w:rPr>
          <w:rFonts w:ascii="Times New Roman" w:hAnsi="Times New Roman"/>
          <w:i/>
        </w:rPr>
        <w:t>j</w:t>
      </w:r>
      <w:r w:rsidRPr="00F02209">
        <w:rPr>
          <w:rFonts w:ascii="Times New Roman" w:hAnsi="Times New Roman"/>
        </w:rPr>
        <w:t>)]</w:t>
      </w:r>
      <w:r w:rsidRPr="00D00D4A">
        <w:t xml:space="preserve"> is exactly the same value as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rsidRPr="00D00D4A">
        <w:rPr>
          <w:b/>
        </w:rPr>
        <w:t>,</w:t>
      </w:r>
      <w:r w:rsidRPr="00D00D4A">
        <w:t xml:space="preserve">. But if property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rPr>
          <w:rFonts w:ascii="Courier New" w:hAnsi="Courier New"/>
          <w:b/>
        </w:rPr>
        <w:t xml:space="preserve"> </w:t>
      </w:r>
      <w:r w:rsidRPr="00D00D4A">
        <w:t xml:space="preserve">did not exist, then </w:t>
      </w:r>
      <w:r w:rsidRPr="00F02209">
        <w:rPr>
          <w:rFonts w:ascii="Times New Roman" w:hAnsi="Times New Roman"/>
        </w:rPr>
        <w:t>new[</w:t>
      </w:r>
      <w:r w:rsidRPr="00F02209">
        <w:rPr>
          <w:rFonts w:ascii="Times New Roman" w:hAnsi="Times New Roman"/>
        </w:rPr>
        <w:sym w:font="Symbol" w:char="F070"/>
      </w:r>
      <w:r w:rsidRPr="00F02209">
        <w:rPr>
          <w:rFonts w:ascii="Times New Roman" w:hAnsi="Times New Roman"/>
        </w:rPr>
        <w:t>(</w:t>
      </w:r>
      <w:r w:rsidRPr="00F02209">
        <w:rPr>
          <w:rFonts w:ascii="Times New Roman" w:hAnsi="Times New Roman"/>
          <w:i/>
        </w:rPr>
        <w:t>j</w:t>
      </w:r>
      <w:r w:rsidRPr="00F02209">
        <w:rPr>
          <w:rFonts w:ascii="Times New Roman" w:hAnsi="Times New Roman"/>
        </w:rPr>
        <w:t>)]</w:t>
      </w:r>
      <w:r w:rsidRPr="00D00D4A">
        <w:t xml:space="preserve"> does not exist.</w:t>
      </w:r>
    </w:p>
    <w:p w14:paraId="02B03BC5" w14:textId="77777777" w:rsidR="004C02EF" w:rsidRPr="00D00D4A" w:rsidRDefault="004C02EF" w:rsidP="004C02EF">
      <w:pPr>
        <w:numPr>
          <w:ilvl w:val="0"/>
          <w:numId w:val="212"/>
        </w:numPr>
      </w:pPr>
      <w:r w:rsidRPr="00D00D4A">
        <w:t xml:space="preserve">Then for all nonnegative integers </w:t>
      </w:r>
      <w:r w:rsidRPr="00F02209">
        <w:rPr>
          <w:rFonts w:ascii="Times New Roman" w:hAnsi="Times New Roman"/>
          <w:i/>
        </w:rPr>
        <w:t>j</w:t>
      </w:r>
      <w:r w:rsidRPr="00D00D4A">
        <w:t xml:space="preserve"> and </w:t>
      </w:r>
      <w:r w:rsidRPr="00F02209">
        <w:rPr>
          <w:rFonts w:ascii="Times New Roman" w:hAnsi="Times New Roman"/>
          <w:i/>
        </w:rPr>
        <w:t>k</w:t>
      </w:r>
      <w:r w:rsidRPr="00D00D4A">
        <w:t xml:space="preserve">, each less than </w:t>
      </w:r>
      <w:r w:rsidRPr="00F02209">
        <w:rPr>
          <w:rFonts w:ascii="Times New Roman" w:hAnsi="Times New Roman"/>
          <w:i/>
        </w:rPr>
        <w:t>len</w:t>
      </w:r>
      <w:r w:rsidRPr="00D00D4A">
        <w:t xml:space="preserve">, if </w:t>
      </w:r>
      <w:r w:rsidRPr="00F02209">
        <w:rPr>
          <w:rFonts w:ascii="Times New Roman" w:hAnsi="Times New Roman"/>
        </w:rPr>
        <w:t>SortCompare(</w:t>
      </w:r>
      <w:r w:rsidRPr="00F02209">
        <w:rPr>
          <w:rFonts w:ascii="Times New Roman" w:hAnsi="Times New Roman"/>
          <w:i/>
        </w:rPr>
        <w:t>j</w:t>
      </w:r>
      <w:r w:rsidRPr="00F02209">
        <w:rPr>
          <w:rFonts w:ascii="Times New Roman" w:hAnsi="Times New Roman"/>
        </w:rPr>
        <w:t>,</w:t>
      </w:r>
      <w:r w:rsidRPr="00F02209">
        <w:rPr>
          <w:rFonts w:ascii="Times New Roman" w:hAnsi="Times New Roman"/>
          <w:i/>
        </w:rPr>
        <w:t>k</w:t>
      </w:r>
      <w:r w:rsidRPr="00F02209">
        <w:rPr>
          <w:rFonts w:ascii="Times New Roman" w:hAnsi="Times New Roman"/>
        </w:rPr>
        <w:t>) &lt; 0</w:t>
      </w:r>
      <w:r>
        <w:rPr>
          <w:rFonts w:ascii="Courier New" w:hAnsi="Courier New"/>
          <w:b/>
        </w:rPr>
        <w:t xml:space="preserve"> </w:t>
      </w:r>
      <w:r w:rsidRPr="00D00D4A">
        <w:t xml:space="preserve">(see SortCompare below), then </w:t>
      </w:r>
      <w:r w:rsidRPr="00F02209">
        <w:rPr>
          <w:rFonts w:ascii="Times New Roman" w:hAnsi="Times New Roman"/>
          <w:b/>
        </w:rPr>
        <w:sym w:font="Symbol" w:char="F070"/>
      </w:r>
      <w:r w:rsidRPr="00F02209">
        <w:rPr>
          <w:rFonts w:ascii="Times New Roman" w:hAnsi="Times New Roman"/>
        </w:rPr>
        <w:t>(</w:t>
      </w:r>
      <w:r w:rsidRPr="00F02209">
        <w:rPr>
          <w:rFonts w:ascii="Times New Roman" w:hAnsi="Times New Roman"/>
          <w:i/>
        </w:rPr>
        <w:t>j</w:t>
      </w:r>
      <w:r w:rsidRPr="00F02209">
        <w:rPr>
          <w:rFonts w:ascii="Times New Roman" w:hAnsi="Times New Roman"/>
        </w:rPr>
        <w:t>) &lt;</w:t>
      </w:r>
      <w:r w:rsidRPr="00F02209">
        <w:rPr>
          <w:rFonts w:ascii="Times New Roman" w:hAnsi="Times New Roman"/>
          <w:b/>
        </w:rPr>
        <w:t xml:space="preserve"> </w:t>
      </w:r>
      <w:r w:rsidRPr="00F02209">
        <w:rPr>
          <w:rFonts w:ascii="Times New Roman" w:hAnsi="Times New Roman"/>
          <w:b/>
        </w:rPr>
        <w:sym w:font="Symbol" w:char="F070"/>
      </w:r>
      <w:r w:rsidRPr="00F02209">
        <w:rPr>
          <w:rFonts w:ascii="Times New Roman" w:hAnsi="Times New Roman"/>
        </w:rPr>
        <w:t>(</w:t>
      </w:r>
      <w:r w:rsidRPr="00F02209">
        <w:rPr>
          <w:rFonts w:ascii="Times New Roman" w:hAnsi="Times New Roman"/>
          <w:i/>
        </w:rPr>
        <w:t>k</w:t>
      </w:r>
      <w:r w:rsidRPr="00F02209">
        <w:rPr>
          <w:rFonts w:ascii="Times New Roman" w:hAnsi="Times New Roman"/>
        </w:rPr>
        <w:t>)</w:t>
      </w:r>
      <w:r w:rsidRPr="00D00D4A">
        <w:t>.</w:t>
      </w:r>
    </w:p>
    <w:p w14:paraId="3DF1AE69" w14:textId="77777777" w:rsidR="004C02EF" w:rsidRDefault="004C02EF" w:rsidP="004C02EF">
      <w:r>
        <w:t xml:space="preserve">Here the notation </w:t>
      </w:r>
      <w:r w:rsidRPr="00F02209">
        <w:rPr>
          <w:rFonts w:ascii="Times New Roman" w:hAnsi="Times New Roman"/>
        </w:rPr>
        <w:t>old[</w:t>
      </w:r>
      <w:r w:rsidRPr="00F02209">
        <w:rPr>
          <w:rFonts w:ascii="Times New Roman" w:hAnsi="Times New Roman"/>
          <w:i/>
        </w:rPr>
        <w:t>j</w:t>
      </w:r>
      <w:r w:rsidRPr="00F02209">
        <w:rPr>
          <w:rFonts w:ascii="Times New Roman" w:hAnsi="Times New Roman"/>
        </w:rPr>
        <w:t>]</w:t>
      </w:r>
      <w:r>
        <w:t xml:space="preserve"> is used to refer to the hypothetical result of calling the [[Get]] internal method of </w:t>
      </w:r>
      <w:r w:rsidRPr="00F02209">
        <w:rPr>
          <w:rFonts w:ascii="Times New Roman" w:hAnsi="Times New Roman"/>
          <w:i/>
        </w:rPr>
        <w:t>obj</w:t>
      </w:r>
      <w:r>
        <w:t xml:space="preserve"> with argument </w:t>
      </w:r>
      <w:r w:rsidRPr="00F02209">
        <w:rPr>
          <w:rFonts w:ascii="Times New Roman" w:hAnsi="Times New Roman"/>
          <w:i/>
        </w:rPr>
        <w:t>j</w:t>
      </w:r>
      <w:r>
        <w:t xml:space="preserve"> before this function is executed, and the notation </w:t>
      </w:r>
      <w:r w:rsidRPr="00F02209">
        <w:rPr>
          <w:rFonts w:ascii="Times New Roman" w:hAnsi="Times New Roman"/>
        </w:rPr>
        <w:t>new[</w:t>
      </w:r>
      <w:r w:rsidRPr="00F02209">
        <w:rPr>
          <w:rFonts w:ascii="Times New Roman" w:hAnsi="Times New Roman"/>
          <w:i/>
        </w:rPr>
        <w:t>j</w:t>
      </w:r>
      <w:r w:rsidRPr="00F02209">
        <w:rPr>
          <w:rFonts w:ascii="Times New Roman" w:hAnsi="Times New Roman"/>
        </w:rPr>
        <w:t>]</w:t>
      </w:r>
      <w:r>
        <w:t xml:space="preserve"> to refer to the hypothetical result of calling the [[Get]] internal method of </w:t>
      </w:r>
      <w:r w:rsidRPr="00F02209">
        <w:rPr>
          <w:rFonts w:ascii="Times New Roman" w:hAnsi="Times New Roman"/>
          <w:i/>
        </w:rPr>
        <w:t>obj</w:t>
      </w:r>
      <w:r>
        <w:t xml:space="preserve"> with argument </w:t>
      </w:r>
      <w:r w:rsidRPr="00F02209">
        <w:rPr>
          <w:rFonts w:ascii="Times New Roman" w:hAnsi="Times New Roman"/>
          <w:i/>
        </w:rPr>
        <w:t>j</w:t>
      </w:r>
      <w:r>
        <w:t xml:space="preserve"> after this function has been executed.</w:t>
      </w:r>
    </w:p>
    <w:p w14:paraId="7BBCD4AD" w14:textId="77777777" w:rsidR="004C02EF" w:rsidRDefault="004C02EF" w:rsidP="004C02EF">
      <w:r>
        <w:t xml:space="preserve">A function </w:t>
      </w:r>
      <w:r w:rsidRPr="00F02209">
        <w:rPr>
          <w:rFonts w:ascii="Times New Roman" w:hAnsi="Times New Roman"/>
          <w:i/>
        </w:rPr>
        <w:t>comparefn</w:t>
      </w:r>
      <w:r>
        <w:t xml:space="preserve"> is a consistent comparison function for a set of values </w:t>
      </w:r>
      <w:r w:rsidRPr="00F02209">
        <w:rPr>
          <w:rFonts w:ascii="Times New Roman" w:hAnsi="Times New Roman"/>
          <w:i/>
        </w:rPr>
        <w:t>S</w:t>
      </w:r>
      <w:r>
        <w:t xml:space="preserve"> if all of the requirements below are met for all values </w:t>
      </w:r>
      <w:r w:rsidRPr="00F02209">
        <w:rPr>
          <w:rFonts w:ascii="Times New Roman" w:hAnsi="Times New Roman"/>
          <w:i/>
        </w:rPr>
        <w:t>a</w:t>
      </w:r>
      <w:r>
        <w:t xml:space="preserve">, </w:t>
      </w:r>
      <w:r w:rsidRPr="00F02209">
        <w:rPr>
          <w:rFonts w:ascii="Times New Roman" w:hAnsi="Times New Roman"/>
          <w:i/>
        </w:rPr>
        <w:t>b</w:t>
      </w:r>
      <w:r>
        <w:t xml:space="preserve">, and </w:t>
      </w:r>
      <w:r w:rsidRPr="00F02209">
        <w:rPr>
          <w:rFonts w:ascii="Times New Roman" w:hAnsi="Times New Roman"/>
          <w:i/>
        </w:rPr>
        <w:t>c</w:t>
      </w:r>
      <w:r>
        <w:t xml:space="preserve"> (possibly the same value) in the set </w:t>
      </w:r>
      <w:r w:rsidRPr="00F02209">
        <w:rPr>
          <w:rFonts w:ascii="Times New Roman" w:hAnsi="Times New Roman"/>
          <w:i/>
        </w:rPr>
        <w:t>S</w:t>
      </w:r>
      <w:r>
        <w:t xml:space="preserve">: The notation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t xml:space="preserve"> means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&lt; 0</w:t>
      </w:r>
      <w:r>
        <w:t xml:space="preserve">;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t xml:space="preserve"> means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 0</w:t>
      </w:r>
      <w:r>
        <w:t xml:space="preserve"> (of either sign); and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t xml:space="preserve"> means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&gt; 0</w:t>
      </w:r>
      <w:r>
        <w:t>.</w:t>
      </w:r>
    </w:p>
    <w:p w14:paraId="1637DC39"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Calling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xml:space="preserve">) always returns the same value </w:t>
      </w:r>
      <w:r w:rsidRPr="00F02209">
        <w:rPr>
          <w:rFonts w:ascii="Times New Roman" w:hAnsi="Times New Roman"/>
          <w:i/>
        </w:rPr>
        <w:t>v</w:t>
      </w:r>
      <w:r w:rsidRPr="00F02209">
        <w:rPr>
          <w:rFonts w:ascii="Times New Roman" w:hAnsi="Times New Roman"/>
        </w:rPr>
        <w:t xml:space="preserve"> when given a specific pair of values </w:t>
      </w:r>
      <w:r w:rsidRPr="00F02209">
        <w:rPr>
          <w:rFonts w:ascii="Times New Roman" w:hAnsi="Times New Roman"/>
          <w:i/>
        </w:rPr>
        <w:t>a</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xml:space="preserve"> as its two arguments. Furthermore, </w:t>
      </w:r>
      <w:r>
        <w:rPr>
          <w:rFonts w:ascii="Times New Roman" w:hAnsi="Times New Roman"/>
        </w:rPr>
        <w:t>Type(</w:t>
      </w:r>
      <w:r w:rsidRPr="00F02209">
        <w:rPr>
          <w:rFonts w:ascii="Times New Roman" w:hAnsi="Times New Roman"/>
          <w:i/>
        </w:rPr>
        <w:t>v</w:t>
      </w:r>
      <w:r>
        <w:rPr>
          <w:rFonts w:ascii="Times New Roman" w:hAnsi="Times New Roman"/>
        </w:rPr>
        <w:t>)</w:t>
      </w:r>
      <w:r w:rsidRPr="00F02209">
        <w:rPr>
          <w:rFonts w:ascii="Times New Roman" w:hAnsi="Times New Roman"/>
        </w:rPr>
        <w:t xml:space="preserve"> </w:t>
      </w:r>
      <w:r>
        <w:rPr>
          <w:rFonts w:ascii="Times New Roman" w:hAnsi="Times New Roman"/>
        </w:rPr>
        <w:t>is</w:t>
      </w:r>
      <w:r w:rsidRPr="00F02209">
        <w:rPr>
          <w:rFonts w:ascii="Times New Roman" w:hAnsi="Times New Roman"/>
        </w:rPr>
        <w:t xml:space="preserve"> Number, and </w:t>
      </w:r>
      <w:r w:rsidRPr="00F02209">
        <w:rPr>
          <w:rFonts w:ascii="Times New Roman" w:hAnsi="Times New Roman"/>
          <w:i/>
        </w:rPr>
        <w:t>v</w:t>
      </w:r>
      <w:r w:rsidRPr="00F02209">
        <w:rPr>
          <w:rFonts w:ascii="Times New Roman" w:hAnsi="Times New Roman"/>
        </w:rPr>
        <w:t xml:space="preserve"> is not NaN. Note that this implies that exactly one of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will be true for a given pair of </w:t>
      </w:r>
      <w:r w:rsidRPr="00F02209">
        <w:rPr>
          <w:rFonts w:ascii="Times New Roman" w:hAnsi="Times New Roman"/>
          <w:i/>
        </w:rPr>
        <w:t>a</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w:t>
      </w:r>
    </w:p>
    <w:p w14:paraId="7808356B"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Calling </w:t>
      </w:r>
      <w:r w:rsidRPr="00F02209">
        <w:rPr>
          <w:rFonts w:ascii="Times New Roman" w:hAnsi="Times New Roman"/>
          <w:i/>
        </w:rPr>
        <w:t>comparefn</w:t>
      </w:r>
      <w:r w:rsidRPr="00F02209">
        <w:rPr>
          <w:rFonts w:ascii="Times New Roman" w:hAnsi="Times New Roman"/>
        </w:rPr>
        <w:t>(</w:t>
      </w:r>
      <w:r w:rsidRPr="00F02209">
        <w:rPr>
          <w:rFonts w:ascii="Times New Roman" w:hAnsi="Times New Roman"/>
          <w:i/>
        </w:rPr>
        <w:t>a</w:t>
      </w:r>
      <w:r w:rsidRPr="00F02209">
        <w:rPr>
          <w:rFonts w:ascii="Times New Roman" w:hAnsi="Times New Roman"/>
        </w:rPr>
        <w:t>,</w:t>
      </w:r>
      <w:r w:rsidRPr="00F02209">
        <w:rPr>
          <w:rFonts w:ascii="Times New Roman" w:hAnsi="Times New Roman"/>
          <w:i/>
        </w:rPr>
        <w:t>b</w:t>
      </w:r>
      <w:r w:rsidRPr="00F02209">
        <w:rPr>
          <w:rFonts w:ascii="Times New Roman" w:hAnsi="Times New Roman"/>
        </w:rPr>
        <w:t xml:space="preserve">) does not modify the </w:t>
      </w:r>
      <w:r w:rsidRPr="00F02209">
        <w:rPr>
          <w:rFonts w:ascii="Times New Roman" w:hAnsi="Times New Roman"/>
          <w:b/>
        </w:rPr>
        <w:t>this</w:t>
      </w:r>
      <w:r w:rsidRPr="00F02209">
        <w:rPr>
          <w:rFonts w:ascii="Times New Roman" w:hAnsi="Times New Roman"/>
        </w:rPr>
        <w:t xml:space="preserve"> object.</w:t>
      </w:r>
    </w:p>
    <w:p w14:paraId="6DF64B58"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a</w:t>
      </w:r>
      <w:r w:rsidRPr="00F02209">
        <w:rPr>
          <w:rFonts w:ascii="Times New Roman" w:hAnsi="Times New Roman"/>
        </w:rPr>
        <w:t xml:space="preserve">   (reflexivity)</w:t>
      </w:r>
    </w:p>
    <w:p w14:paraId="1CB56A61"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then </w:t>
      </w:r>
      <w:r w:rsidRPr="00F02209">
        <w:rPr>
          <w:rFonts w:ascii="Times New Roman" w:hAnsi="Times New Roman"/>
          <w:i/>
        </w:rPr>
        <w:t>b</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a</w:t>
      </w:r>
      <w:r w:rsidRPr="00F02209">
        <w:rPr>
          <w:rFonts w:ascii="Times New Roman" w:hAnsi="Times New Roman"/>
        </w:rPr>
        <w:t xml:space="preserve">   (symmetry)</w:t>
      </w:r>
    </w:p>
    <w:p w14:paraId="76BEC501"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then </w:t>
      </w:r>
      <w:r w:rsidRPr="00F02209">
        <w:rPr>
          <w:rFonts w:ascii="Times New Roman" w:hAnsi="Times New Roman"/>
          <w:i/>
        </w:rPr>
        <w:t>a</w:t>
      </w:r>
      <w:r w:rsidRPr="00F02209">
        <w:rPr>
          <w:rFonts w:ascii="Times New Roman" w:hAnsi="Times New Roman"/>
        </w:rPr>
        <w:t> =</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(transitivity of =</w:t>
      </w:r>
      <w:r w:rsidRPr="00F02209">
        <w:rPr>
          <w:rFonts w:ascii="Times New Roman" w:hAnsi="Times New Roman"/>
          <w:vertAlign w:val="subscript"/>
        </w:rPr>
        <w:t>CF</w:t>
      </w:r>
      <w:r w:rsidRPr="00F02209">
        <w:rPr>
          <w:rFonts w:ascii="Times New Roman" w:hAnsi="Times New Roman"/>
        </w:rPr>
        <w:t>)</w:t>
      </w:r>
    </w:p>
    <w:p w14:paraId="0F98B94B"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then </w:t>
      </w:r>
      <w:r w:rsidRPr="00F02209">
        <w:rPr>
          <w:rFonts w:ascii="Times New Roman" w:hAnsi="Times New Roman"/>
          <w:i/>
        </w:rPr>
        <w:t>a</w:t>
      </w:r>
      <w:r w:rsidRPr="00F02209">
        <w:rPr>
          <w:rFonts w:ascii="Times New Roman" w:hAnsi="Times New Roman"/>
        </w:rPr>
        <w:t> &lt;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(transitivity of &lt;</w:t>
      </w:r>
      <w:r w:rsidRPr="00F02209">
        <w:rPr>
          <w:rFonts w:ascii="Times New Roman" w:hAnsi="Times New Roman"/>
          <w:vertAlign w:val="subscript"/>
        </w:rPr>
        <w:t>CF</w:t>
      </w:r>
      <w:r w:rsidRPr="00F02209">
        <w:rPr>
          <w:rFonts w:ascii="Times New Roman" w:hAnsi="Times New Roman"/>
        </w:rPr>
        <w:t>)</w:t>
      </w:r>
    </w:p>
    <w:p w14:paraId="71092485" w14:textId="77777777" w:rsidR="004C02EF" w:rsidRPr="00F02209" w:rsidRDefault="004C02EF" w:rsidP="004C02EF">
      <w:pPr>
        <w:numPr>
          <w:ilvl w:val="0"/>
          <w:numId w:val="212"/>
        </w:numPr>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b</w:t>
      </w:r>
      <w:r w:rsidRPr="00F02209">
        <w:rPr>
          <w:rFonts w:ascii="Times New Roman" w:hAnsi="Times New Roman"/>
        </w:rPr>
        <w:t xml:space="preserve"> and </w:t>
      </w:r>
      <w:r w:rsidRPr="00F02209">
        <w:rPr>
          <w:rFonts w:ascii="Times New Roman" w:hAnsi="Times New Roman"/>
          <w:i/>
        </w:rPr>
        <w:t>b</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then </w:t>
      </w:r>
      <w:r w:rsidRPr="00F02209">
        <w:rPr>
          <w:rFonts w:ascii="Times New Roman" w:hAnsi="Times New Roman"/>
          <w:i/>
        </w:rPr>
        <w:t>a</w:t>
      </w:r>
      <w:r w:rsidRPr="00F02209">
        <w:rPr>
          <w:rFonts w:ascii="Times New Roman" w:hAnsi="Times New Roman"/>
        </w:rPr>
        <w:t> &gt;</w:t>
      </w:r>
      <w:r w:rsidRPr="00F02209">
        <w:rPr>
          <w:rFonts w:ascii="Times New Roman" w:hAnsi="Times New Roman"/>
          <w:vertAlign w:val="subscript"/>
        </w:rPr>
        <w:t>CF</w:t>
      </w:r>
      <w:r w:rsidRPr="00F02209">
        <w:rPr>
          <w:rFonts w:ascii="Times New Roman" w:hAnsi="Times New Roman"/>
        </w:rPr>
        <w:t> </w:t>
      </w:r>
      <w:r w:rsidRPr="00F02209">
        <w:rPr>
          <w:rFonts w:ascii="Times New Roman" w:hAnsi="Times New Roman"/>
          <w:i/>
        </w:rPr>
        <w:t>c</w:t>
      </w:r>
      <w:r w:rsidRPr="00F02209">
        <w:rPr>
          <w:rFonts w:ascii="Times New Roman" w:hAnsi="Times New Roman"/>
        </w:rPr>
        <w:t xml:space="preserve">   (transitivity of &gt;</w:t>
      </w:r>
      <w:r w:rsidRPr="00F02209">
        <w:rPr>
          <w:rFonts w:ascii="Times New Roman" w:hAnsi="Times New Roman"/>
          <w:vertAlign w:val="subscript"/>
        </w:rPr>
        <w:t>CF</w:t>
      </w:r>
      <w:r w:rsidRPr="00F02209">
        <w:rPr>
          <w:rFonts w:ascii="Times New Roman" w:hAnsi="Times New Roman"/>
        </w:rPr>
        <w:t>)</w:t>
      </w:r>
    </w:p>
    <w:p w14:paraId="06CAFDF4" w14:textId="77777777" w:rsidR="004C02EF" w:rsidRDefault="004C02EF" w:rsidP="004C02EF">
      <w:pPr>
        <w:pStyle w:val="Note"/>
      </w:pPr>
      <w:r w:rsidRPr="00AA0E90">
        <w:t>NOTE</w:t>
      </w:r>
      <w:r w:rsidRPr="00AA0E90">
        <w:tab/>
        <w:t xml:space="preserve">The above conditions are necessary and sufficient to ensure that </w:t>
      </w:r>
      <w:r w:rsidRPr="00F02209">
        <w:rPr>
          <w:rFonts w:ascii="Times New Roman" w:hAnsi="Times New Roman"/>
          <w:i/>
        </w:rPr>
        <w:t>comparefn</w:t>
      </w:r>
      <w:r w:rsidRPr="00AA0E90">
        <w:t xml:space="preserve"> divides the set </w:t>
      </w:r>
      <w:r w:rsidRPr="00F02209">
        <w:rPr>
          <w:rFonts w:ascii="Times New Roman" w:hAnsi="Times New Roman"/>
          <w:i/>
        </w:rPr>
        <w:t>S</w:t>
      </w:r>
      <w:r w:rsidRPr="00AA0E90">
        <w:t xml:space="preserve"> into equivalence classes and that these equivalence classes are totally ordered.</w:t>
      </w:r>
    </w:p>
    <w:p w14:paraId="347D2207" w14:textId="77777777" w:rsidR="004C02EF" w:rsidRDefault="004C02EF" w:rsidP="004C02EF">
      <w:r>
        <w:t xml:space="preserve">When the SortCompare abstract operation is called with two arguments </w:t>
      </w:r>
      <w:r w:rsidRPr="00F02209">
        <w:rPr>
          <w:rFonts w:ascii="Times New Roman" w:hAnsi="Times New Roman"/>
          <w:i/>
        </w:rPr>
        <w:t>j</w:t>
      </w:r>
      <w:r>
        <w:t xml:space="preserve"> and </w:t>
      </w:r>
      <w:r w:rsidRPr="00F02209">
        <w:rPr>
          <w:rFonts w:ascii="Times New Roman" w:hAnsi="Times New Roman"/>
          <w:i/>
        </w:rPr>
        <w:t>k</w:t>
      </w:r>
      <w:r>
        <w:t>, the following steps are taken:</w:t>
      </w:r>
    </w:p>
    <w:p w14:paraId="3F8F3CB6" w14:textId="77777777" w:rsidR="004C02EF" w:rsidRPr="00AA0E90" w:rsidRDefault="004C02EF" w:rsidP="004C02EF">
      <w:pPr>
        <w:pStyle w:val="Alg4"/>
        <w:numPr>
          <w:ilvl w:val="0"/>
          <w:numId w:val="214"/>
        </w:numPr>
      </w:pPr>
      <w:r w:rsidRPr="00AA0E90">
        <w:t xml:space="preserve">Let </w:t>
      </w:r>
      <w:r w:rsidRPr="00AA0E90">
        <w:rPr>
          <w:i/>
        </w:rPr>
        <w:t>jString</w:t>
      </w:r>
      <w:r w:rsidRPr="00AA0E90">
        <w:t xml:space="preserve"> be ToString(</w:t>
      </w:r>
      <w:r w:rsidRPr="00AA0E90">
        <w:rPr>
          <w:i/>
        </w:rPr>
        <w:t>j</w:t>
      </w:r>
      <w:r w:rsidRPr="00AA0E90">
        <w:t>).</w:t>
      </w:r>
    </w:p>
    <w:p w14:paraId="7518E79C" w14:textId="77777777" w:rsidR="004C02EF" w:rsidRPr="00AA0E90" w:rsidRDefault="004C02EF" w:rsidP="004C02EF">
      <w:pPr>
        <w:pStyle w:val="Alg4"/>
        <w:numPr>
          <w:ilvl w:val="0"/>
          <w:numId w:val="214"/>
        </w:numPr>
      </w:pPr>
      <w:r w:rsidRPr="00AA0E90">
        <w:t xml:space="preserve">Let </w:t>
      </w:r>
      <w:r w:rsidRPr="00AA0E90">
        <w:rPr>
          <w:i/>
        </w:rPr>
        <w:t>kString</w:t>
      </w:r>
      <w:r w:rsidRPr="00AA0E90">
        <w:t xml:space="preserve"> be ToString(</w:t>
      </w:r>
      <w:r w:rsidRPr="00AA0E90">
        <w:rPr>
          <w:i/>
        </w:rPr>
        <w:t>k</w:t>
      </w:r>
      <w:r w:rsidRPr="00AA0E90">
        <w:t>).</w:t>
      </w:r>
    </w:p>
    <w:p w14:paraId="577A2F2D" w14:textId="77777777" w:rsidR="004C02EF" w:rsidRPr="00AA0E90" w:rsidRDefault="004C02EF" w:rsidP="004C02EF">
      <w:pPr>
        <w:pStyle w:val="Alg4"/>
        <w:numPr>
          <w:ilvl w:val="0"/>
          <w:numId w:val="214"/>
        </w:numPr>
      </w:pPr>
      <w:r w:rsidRPr="00AA0E90">
        <w:t xml:space="preserve">Let </w:t>
      </w:r>
      <w:r w:rsidRPr="00AA0E90">
        <w:rPr>
          <w:i/>
        </w:rPr>
        <w:t>hasj</w:t>
      </w:r>
      <w:r w:rsidRPr="00AA0E90">
        <w:t xml:space="preserve"> be the result of calling the [[HasProperty]] internal method of </w:t>
      </w:r>
      <w:r w:rsidRPr="00AA0E90">
        <w:rPr>
          <w:i/>
        </w:rPr>
        <w:t>obj</w:t>
      </w:r>
      <w:r w:rsidRPr="00AA0E90">
        <w:t xml:space="preserve"> with argument </w:t>
      </w:r>
      <w:r w:rsidRPr="00AA0E90">
        <w:rPr>
          <w:i/>
        </w:rPr>
        <w:t>jString</w:t>
      </w:r>
      <w:r w:rsidRPr="00AA0E90">
        <w:t>.</w:t>
      </w:r>
    </w:p>
    <w:p w14:paraId="0570B395" w14:textId="77777777" w:rsidR="004C02EF" w:rsidRPr="00AA0E90" w:rsidRDefault="004C02EF" w:rsidP="004C02EF">
      <w:pPr>
        <w:pStyle w:val="Alg4"/>
        <w:numPr>
          <w:ilvl w:val="0"/>
          <w:numId w:val="214"/>
        </w:numPr>
      </w:pPr>
      <w:r w:rsidRPr="00AA0E90">
        <w:t xml:space="preserve">Let </w:t>
      </w:r>
      <w:r w:rsidRPr="00AA0E90">
        <w:rPr>
          <w:i/>
        </w:rPr>
        <w:t>hask</w:t>
      </w:r>
      <w:r w:rsidRPr="00AA0E90">
        <w:t xml:space="preserve"> be the result of calling the [[HasProperty]] internal method of </w:t>
      </w:r>
      <w:r w:rsidRPr="00AA0E90">
        <w:rPr>
          <w:i/>
        </w:rPr>
        <w:t>obj</w:t>
      </w:r>
      <w:r w:rsidRPr="00AA0E90">
        <w:t xml:space="preserve"> with argument </w:t>
      </w:r>
      <w:r w:rsidRPr="00AA0E90">
        <w:rPr>
          <w:i/>
        </w:rPr>
        <w:t>kString</w:t>
      </w:r>
      <w:r w:rsidRPr="00AA0E90">
        <w:t>.</w:t>
      </w:r>
    </w:p>
    <w:p w14:paraId="4FA613A0" w14:textId="77777777" w:rsidR="004C02EF" w:rsidRPr="00AA0E90" w:rsidRDefault="004C02EF" w:rsidP="004C02EF">
      <w:pPr>
        <w:pStyle w:val="Alg4"/>
        <w:numPr>
          <w:ilvl w:val="0"/>
          <w:numId w:val="214"/>
        </w:numPr>
      </w:pPr>
      <w:r w:rsidRPr="00AA0E90">
        <w:t xml:space="preserve">If </w:t>
      </w:r>
      <w:r w:rsidRPr="00AA0E90">
        <w:rPr>
          <w:i/>
        </w:rPr>
        <w:t xml:space="preserve">hasj </w:t>
      </w:r>
      <w:r w:rsidRPr="00AA0E90">
        <w:t>and</w:t>
      </w:r>
      <w:r w:rsidRPr="00AA0E90">
        <w:rPr>
          <w:i/>
        </w:rPr>
        <w:t xml:space="preserve"> hask </w:t>
      </w:r>
      <w:r w:rsidRPr="00AA0E90">
        <w:t>are both</w:t>
      </w:r>
      <w:r w:rsidRPr="00AA0E90">
        <w:rPr>
          <w:i/>
        </w:rPr>
        <w:t xml:space="preserve"> </w:t>
      </w:r>
      <w:r w:rsidRPr="00AA0E90">
        <w:rPr>
          <w:b/>
        </w:rPr>
        <w:t>false</w:t>
      </w:r>
      <w:r w:rsidRPr="00AA0E90">
        <w:t xml:space="preserve">, then return </w:t>
      </w:r>
      <w:r w:rsidRPr="00AA0E90">
        <w:rPr>
          <w:b/>
        </w:rPr>
        <w:t>+0</w:t>
      </w:r>
      <w:r w:rsidRPr="00AA0E90">
        <w:t>.</w:t>
      </w:r>
    </w:p>
    <w:p w14:paraId="314BB951" w14:textId="77777777" w:rsidR="004C02EF" w:rsidRPr="00AA0E90" w:rsidRDefault="004C02EF" w:rsidP="004C02EF">
      <w:pPr>
        <w:pStyle w:val="Alg4"/>
        <w:numPr>
          <w:ilvl w:val="0"/>
          <w:numId w:val="214"/>
        </w:numPr>
      </w:pPr>
      <w:r w:rsidRPr="00AA0E90">
        <w:t xml:space="preserve">If </w:t>
      </w:r>
      <w:r w:rsidRPr="00AA0E90">
        <w:rPr>
          <w:i/>
        </w:rPr>
        <w:t xml:space="preserve">hasj </w:t>
      </w:r>
      <w:r w:rsidRPr="00AA0E90">
        <w:t xml:space="preserve">is </w:t>
      </w:r>
      <w:r w:rsidRPr="00AA0E90">
        <w:rPr>
          <w:b/>
        </w:rPr>
        <w:t>false</w:t>
      </w:r>
      <w:r w:rsidRPr="00AA0E90">
        <w:t>, then return 1.</w:t>
      </w:r>
    </w:p>
    <w:p w14:paraId="41112A3F" w14:textId="77777777" w:rsidR="004C02EF" w:rsidRPr="00AA0E90" w:rsidRDefault="004C02EF" w:rsidP="004C02EF">
      <w:pPr>
        <w:pStyle w:val="Alg4"/>
        <w:numPr>
          <w:ilvl w:val="0"/>
          <w:numId w:val="214"/>
        </w:numPr>
      </w:pPr>
      <w:r w:rsidRPr="00AA0E90">
        <w:t xml:space="preserve">If </w:t>
      </w:r>
      <w:r w:rsidRPr="00AA0E90">
        <w:rPr>
          <w:i/>
        </w:rPr>
        <w:t xml:space="preserve">hask </w:t>
      </w:r>
      <w:r w:rsidRPr="00AA0E90">
        <w:t xml:space="preserve">is </w:t>
      </w:r>
      <w:r w:rsidRPr="00AA0E90">
        <w:rPr>
          <w:b/>
        </w:rPr>
        <w:t>false</w:t>
      </w:r>
      <w:r w:rsidRPr="00AA0E90">
        <w:t>, then return –1.</w:t>
      </w:r>
    </w:p>
    <w:p w14:paraId="4A8E9A36" w14:textId="77777777" w:rsidR="004C02EF" w:rsidRPr="00AA0E90" w:rsidRDefault="004C02EF" w:rsidP="004C02EF">
      <w:pPr>
        <w:pStyle w:val="Alg4"/>
        <w:numPr>
          <w:ilvl w:val="0"/>
          <w:numId w:val="214"/>
        </w:numPr>
      </w:pPr>
      <w:r w:rsidRPr="00AA0E90">
        <w:t xml:space="preserve">Let </w:t>
      </w:r>
      <w:r w:rsidRPr="00AA0E90">
        <w:rPr>
          <w:i/>
        </w:rPr>
        <w:t>x</w:t>
      </w:r>
      <w:r w:rsidRPr="00AA0E90">
        <w:t xml:space="preserve"> be the result of calling the [[Get]] internal method of </w:t>
      </w:r>
      <w:r w:rsidRPr="00AA0E90">
        <w:rPr>
          <w:i/>
        </w:rPr>
        <w:t>obj</w:t>
      </w:r>
      <w:r w:rsidRPr="00AA0E90">
        <w:t xml:space="preserve"> with argument </w:t>
      </w:r>
      <w:r w:rsidRPr="00AA0E90">
        <w:rPr>
          <w:i/>
        </w:rPr>
        <w:t>jString</w:t>
      </w:r>
      <w:r w:rsidRPr="00AA0E90">
        <w:t>.</w:t>
      </w:r>
    </w:p>
    <w:p w14:paraId="5BBEF5F6" w14:textId="77777777" w:rsidR="004C02EF" w:rsidRPr="00AA0E90" w:rsidRDefault="004C02EF" w:rsidP="004C02EF">
      <w:pPr>
        <w:pStyle w:val="Alg4"/>
        <w:numPr>
          <w:ilvl w:val="0"/>
          <w:numId w:val="214"/>
        </w:numPr>
      </w:pPr>
      <w:r w:rsidRPr="00AA0E90">
        <w:t xml:space="preserve">Let </w:t>
      </w:r>
      <w:r w:rsidRPr="00AA0E90">
        <w:rPr>
          <w:i/>
        </w:rPr>
        <w:t>y</w:t>
      </w:r>
      <w:r w:rsidRPr="00AA0E90">
        <w:t xml:space="preserve"> be the result of calling the [[Get]] internal method of </w:t>
      </w:r>
      <w:r w:rsidRPr="00AA0E90">
        <w:rPr>
          <w:i/>
        </w:rPr>
        <w:t>obj</w:t>
      </w:r>
      <w:r w:rsidRPr="00AA0E90">
        <w:t xml:space="preserve"> with argument </w:t>
      </w:r>
      <w:r w:rsidRPr="00AA0E90">
        <w:rPr>
          <w:i/>
        </w:rPr>
        <w:t>kString</w:t>
      </w:r>
      <w:r w:rsidRPr="00AA0E90">
        <w:t>.</w:t>
      </w:r>
    </w:p>
    <w:p w14:paraId="47EED13B" w14:textId="77777777" w:rsidR="004C02EF" w:rsidRPr="00AA0E90" w:rsidRDefault="004C02EF" w:rsidP="004C02EF">
      <w:pPr>
        <w:pStyle w:val="Alg4"/>
        <w:numPr>
          <w:ilvl w:val="0"/>
          <w:numId w:val="214"/>
        </w:numPr>
      </w:pPr>
      <w:r w:rsidRPr="00AA0E90">
        <w:t xml:space="preserve">If </w:t>
      </w:r>
      <w:r w:rsidRPr="00AA0E90">
        <w:rPr>
          <w:i/>
        </w:rPr>
        <w:t>x</w:t>
      </w:r>
      <w:r w:rsidRPr="00AA0E90">
        <w:t xml:space="preserve"> and </w:t>
      </w:r>
      <w:r w:rsidRPr="00AA0E90">
        <w:rPr>
          <w:i/>
        </w:rPr>
        <w:t>y</w:t>
      </w:r>
      <w:r w:rsidRPr="00AA0E90">
        <w:t xml:space="preserve"> are both </w:t>
      </w:r>
      <w:r w:rsidRPr="00AA0E90">
        <w:rPr>
          <w:b/>
        </w:rPr>
        <w:t>undefined</w:t>
      </w:r>
      <w:r w:rsidRPr="00AA0E90">
        <w:t xml:space="preserve">, return </w:t>
      </w:r>
      <w:r w:rsidRPr="00AA0E90">
        <w:rPr>
          <w:b/>
        </w:rPr>
        <w:t>+0</w:t>
      </w:r>
      <w:r w:rsidRPr="00AA0E90">
        <w:t>.</w:t>
      </w:r>
    </w:p>
    <w:p w14:paraId="2FDDAFBB" w14:textId="77777777" w:rsidR="004C02EF" w:rsidRPr="00AA0E90" w:rsidRDefault="004C02EF" w:rsidP="004C02EF">
      <w:pPr>
        <w:pStyle w:val="Alg4"/>
        <w:numPr>
          <w:ilvl w:val="0"/>
          <w:numId w:val="214"/>
        </w:numPr>
      </w:pPr>
      <w:r w:rsidRPr="00AA0E90">
        <w:t xml:space="preserve">If </w:t>
      </w:r>
      <w:r w:rsidRPr="00AA0E90">
        <w:rPr>
          <w:i/>
        </w:rPr>
        <w:t>x</w:t>
      </w:r>
      <w:r w:rsidRPr="00AA0E90">
        <w:t xml:space="preserve"> is </w:t>
      </w:r>
      <w:r w:rsidRPr="00AA0E90">
        <w:rPr>
          <w:b/>
        </w:rPr>
        <w:t>undefined</w:t>
      </w:r>
      <w:r w:rsidRPr="00AA0E90">
        <w:t>, return 1.</w:t>
      </w:r>
    </w:p>
    <w:p w14:paraId="66AB76F7" w14:textId="77777777" w:rsidR="004C02EF" w:rsidRPr="00AA0E90" w:rsidRDefault="004C02EF" w:rsidP="004C02EF">
      <w:pPr>
        <w:pStyle w:val="Alg4"/>
        <w:numPr>
          <w:ilvl w:val="0"/>
          <w:numId w:val="214"/>
        </w:numPr>
      </w:pPr>
      <w:r w:rsidRPr="00AA0E90">
        <w:t xml:space="preserve">If </w:t>
      </w:r>
      <w:r w:rsidRPr="00AA0E90">
        <w:rPr>
          <w:i/>
        </w:rPr>
        <w:t>y</w:t>
      </w:r>
      <w:r w:rsidRPr="00AA0E90">
        <w:t xml:space="preserve"> is </w:t>
      </w:r>
      <w:r w:rsidRPr="00AA0E90">
        <w:rPr>
          <w:b/>
        </w:rPr>
        <w:t>undefined</w:t>
      </w:r>
      <w:r w:rsidRPr="00AA0E90">
        <w:t xml:space="preserve">, return </w:t>
      </w:r>
      <w:r w:rsidRPr="00AA0E90">
        <w:sym w:font="Symbol" w:char="F02D"/>
      </w:r>
      <w:r w:rsidRPr="00AA0E90">
        <w:t>1.</w:t>
      </w:r>
    </w:p>
    <w:p w14:paraId="5AFFE05C" w14:textId="77777777" w:rsidR="004C02EF" w:rsidRPr="00AA0E90" w:rsidRDefault="004C02EF" w:rsidP="004C02EF">
      <w:pPr>
        <w:pStyle w:val="Alg4"/>
        <w:numPr>
          <w:ilvl w:val="0"/>
          <w:numId w:val="214"/>
        </w:numPr>
      </w:pPr>
      <w:r w:rsidRPr="00AA0E90">
        <w:t xml:space="preserve">If the argument </w:t>
      </w:r>
      <w:r w:rsidRPr="00AA0E90">
        <w:rPr>
          <w:i/>
        </w:rPr>
        <w:t>comparefn</w:t>
      </w:r>
      <w:r w:rsidRPr="00AA0E90">
        <w:t xml:space="preserve"> is not </w:t>
      </w:r>
      <w:r w:rsidRPr="00AA0E90">
        <w:rPr>
          <w:b/>
        </w:rPr>
        <w:t>undefined</w:t>
      </w:r>
      <w:r w:rsidRPr="00AA0E90">
        <w:t>, then</w:t>
      </w:r>
    </w:p>
    <w:p w14:paraId="254F0237" w14:textId="77777777" w:rsidR="004C02EF" w:rsidRPr="00AA0E90" w:rsidRDefault="004C02EF" w:rsidP="004C02EF">
      <w:pPr>
        <w:pStyle w:val="Alg4"/>
        <w:numPr>
          <w:ilvl w:val="1"/>
          <w:numId w:val="214"/>
        </w:numPr>
      </w:pPr>
      <w:r w:rsidRPr="00AA0E90">
        <w:t>If IsCallable(</w:t>
      </w:r>
      <w:r w:rsidRPr="00AA0E90">
        <w:rPr>
          <w:i/>
        </w:rPr>
        <w:t>comparefn</w:t>
      </w:r>
      <w:r w:rsidRPr="00AA0E90">
        <w:t xml:space="preserve">) is </w:t>
      </w:r>
      <w:r w:rsidRPr="00AA0E90">
        <w:rPr>
          <w:b/>
        </w:rPr>
        <w:t>false</w:t>
      </w:r>
      <w:r w:rsidRPr="00AA0E90">
        <w:t xml:space="preserve">, throw a </w:t>
      </w:r>
      <w:r w:rsidRPr="006F716D">
        <w:rPr>
          <w:b/>
        </w:rPr>
        <w:t>TypeError</w:t>
      </w:r>
      <w:r w:rsidRPr="00AA0E90">
        <w:t xml:space="preserve"> exception.</w:t>
      </w:r>
    </w:p>
    <w:p w14:paraId="6314B4D2" w14:textId="77777777" w:rsidR="004C02EF" w:rsidRPr="00AA0E90" w:rsidRDefault="004C02EF" w:rsidP="004C02EF">
      <w:pPr>
        <w:pStyle w:val="Alg4"/>
        <w:numPr>
          <w:ilvl w:val="1"/>
          <w:numId w:val="214"/>
        </w:numPr>
      </w:pPr>
      <w:r w:rsidRPr="00AA0E90">
        <w:t xml:space="preserve">Return the result of calling the [[Call]] internal method of </w:t>
      </w:r>
      <w:r w:rsidRPr="00AA0E90">
        <w:rPr>
          <w:i/>
        </w:rPr>
        <w:t>comparefn</w:t>
      </w:r>
      <w:r w:rsidRPr="00AA0E90">
        <w:t xml:space="preserve"> passing </w:t>
      </w:r>
      <w:r w:rsidRPr="00AA0E90">
        <w:rPr>
          <w:b/>
        </w:rPr>
        <w:t>undefined</w:t>
      </w:r>
      <w:r w:rsidRPr="00AA0E90">
        <w:t xml:space="preserve"> as the </w:t>
      </w:r>
      <w:r w:rsidRPr="00AA0E90">
        <w:rPr>
          <w:b/>
        </w:rPr>
        <w:t>this</w:t>
      </w:r>
      <w:r w:rsidRPr="00AA0E90">
        <w:t xml:space="preserve"> value and with arguments </w:t>
      </w:r>
      <w:r w:rsidRPr="00AA0E90">
        <w:rPr>
          <w:i/>
        </w:rPr>
        <w:t>x</w:t>
      </w:r>
      <w:r w:rsidRPr="00AA0E90">
        <w:t xml:space="preserve"> and </w:t>
      </w:r>
      <w:r w:rsidRPr="00AA0E90">
        <w:rPr>
          <w:i/>
        </w:rPr>
        <w:t>y</w:t>
      </w:r>
      <w:r w:rsidRPr="00AA0E90">
        <w:t>.</w:t>
      </w:r>
    </w:p>
    <w:p w14:paraId="2C69C903" w14:textId="77777777" w:rsidR="004C02EF" w:rsidRPr="00AA0E90" w:rsidRDefault="004C02EF" w:rsidP="004C02EF">
      <w:pPr>
        <w:pStyle w:val="Alg4"/>
        <w:numPr>
          <w:ilvl w:val="0"/>
          <w:numId w:val="214"/>
        </w:numPr>
      </w:pPr>
      <w:r w:rsidRPr="00AA0E90">
        <w:t xml:space="preserve">Let </w:t>
      </w:r>
      <w:r w:rsidRPr="00AA0E90">
        <w:rPr>
          <w:i/>
        </w:rPr>
        <w:t>xString</w:t>
      </w:r>
      <w:r w:rsidRPr="00AA0E90">
        <w:t xml:space="preserve"> be ToString(</w:t>
      </w:r>
      <w:r w:rsidRPr="00AA0E90">
        <w:rPr>
          <w:i/>
        </w:rPr>
        <w:t>x</w:t>
      </w:r>
      <w:r w:rsidRPr="00AA0E90">
        <w:t>).</w:t>
      </w:r>
    </w:p>
    <w:p w14:paraId="71514111" w14:textId="77777777" w:rsidR="004C02EF" w:rsidRPr="00AA0E90" w:rsidRDefault="004C02EF" w:rsidP="004C02EF">
      <w:pPr>
        <w:pStyle w:val="Alg4"/>
        <w:numPr>
          <w:ilvl w:val="0"/>
          <w:numId w:val="214"/>
        </w:numPr>
      </w:pPr>
      <w:r w:rsidRPr="00AA0E90">
        <w:t xml:space="preserve">Let </w:t>
      </w:r>
      <w:r w:rsidRPr="00AA0E90">
        <w:rPr>
          <w:i/>
        </w:rPr>
        <w:t>yString</w:t>
      </w:r>
      <w:r w:rsidRPr="00AA0E90">
        <w:t xml:space="preserve"> be ToString(</w:t>
      </w:r>
      <w:r w:rsidRPr="00AA0E90">
        <w:rPr>
          <w:i/>
        </w:rPr>
        <w:t>y</w:t>
      </w:r>
      <w:r w:rsidRPr="00AA0E90">
        <w:t>).</w:t>
      </w:r>
    </w:p>
    <w:p w14:paraId="553A263B" w14:textId="77777777" w:rsidR="004C02EF" w:rsidRPr="00AA0E90" w:rsidRDefault="004C02EF" w:rsidP="004C02EF">
      <w:pPr>
        <w:pStyle w:val="Alg4"/>
        <w:numPr>
          <w:ilvl w:val="0"/>
          <w:numId w:val="214"/>
        </w:numPr>
      </w:pPr>
      <w:r w:rsidRPr="00AA0E90">
        <w:t xml:space="preserve">If </w:t>
      </w:r>
      <w:r w:rsidRPr="00AA0E90">
        <w:rPr>
          <w:i/>
        </w:rPr>
        <w:t>xString</w:t>
      </w:r>
      <w:r w:rsidRPr="00AA0E90">
        <w:t xml:space="preserve"> &lt; </w:t>
      </w:r>
      <w:r w:rsidRPr="00AA0E90">
        <w:rPr>
          <w:i/>
        </w:rPr>
        <w:t>yString</w:t>
      </w:r>
      <w:r w:rsidRPr="00AA0E90">
        <w:t xml:space="preserve">, return </w:t>
      </w:r>
      <w:r w:rsidRPr="00AA0E90">
        <w:sym w:font="Symbol" w:char="F02D"/>
      </w:r>
      <w:r w:rsidRPr="00AA0E90">
        <w:t>1.</w:t>
      </w:r>
    </w:p>
    <w:p w14:paraId="32D9856B" w14:textId="77777777" w:rsidR="004C02EF" w:rsidRPr="00AA0E90" w:rsidRDefault="004C02EF" w:rsidP="004C02EF">
      <w:pPr>
        <w:pStyle w:val="Alg4"/>
        <w:numPr>
          <w:ilvl w:val="0"/>
          <w:numId w:val="214"/>
        </w:numPr>
      </w:pPr>
      <w:r w:rsidRPr="00AA0E90">
        <w:t xml:space="preserve">If </w:t>
      </w:r>
      <w:r w:rsidRPr="00AA0E90">
        <w:rPr>
          <w:i/>
        </w:rPr>
        <w:t>xString</w:t>
      </w:r>
      <w:r w:rsidRPr="00AA0E90">
        <w:t xml:space="preserve"> &gt; </w:t>
      </w:r>
      <w:r w:rsidRPr="00AA0E90">
        <w:rPr>
          <w:i/>
        </w:rPr>
        <w:t>yString</w:t>
      </w:r>
      <w:r w:rsidRPr="00AA0E90">
        <w:t>, return 1.</w:t>
      </w:r>
    </w:p>
    <w:p w14:paraId="5DE0277F" w14:textId="77777777" w:rsidR="004C02EF" w:rsidRPr="00AA0E90" w:rsidRDefault="004C02EF" w:rsidP="004C02EF">
      <w:pPr>
        <w:pStyle w:val="Alg4"/>
        <w:numPr>
          <w:ilvl w:val="0"/>
          <w:numId w:val="214"/>
        </w:numPr>
        <w:spacing w:after="120"/>
      </w:pPr>
      <w:r w:rsidRPr="00AA0E90">
        <w:t xml:space="preserve">Return </w:t>
      </w:r>
      <w:r w:rsidRPr="00AA0E90">
        <w:rPr>
          <w:b/>
        </w:rPr>
        <w:t>+0</w:t>
      </w:r>
      <w:r w:rsidRPr="00AA0E90">
        <w:t>.</w:t>
      </w:r>
    </w:p>
    <w:p w14:paraId="7B5813DE" w14:textId="77777777" w:rsidR="004C02EF" w:rsidRDefault="004C02EF" w:rsidP="004C02EF">
      <w:pPr>
        <w:pStyle w:val="Note"/>
      </w:pPr>
      <w:r w:rsidRPr="00AA0E90">
        <w:t>NOTE</w:t>
      </w:r>
      <w:r>
        <w:t xml:space="preserve"> 1</w:t>
      </w:r>
      <w:r w:rsidRPr="00AA0E90">
        <w:tab/>
        <w:t xml:space="preserve">Because non-existent property values always compare greater than </w:t>
      </w:r>
      <w:r w:rsidRPr="00AA0E90">
        <w:rPr>
          <w:b/>
        </w:rPr>
        <w:t>undefined</w:t>
      </w:r>
      <w:r w:rsidRPr="00AA0E90">
        <w:t xml:space="preserve"> property values, and </w:t>
      </w:r>
      <w:r w:rsidRPr="00AA0E90">
        <w:rPr>
          <w:b/>
        </w:rPr>
        <w:t>undefined</w:t>
      </w:r>
      <w:r w:rsidRPr="00AA0E90">
        <w:t xml:space="preserve"> always compares greater than any other value, undefined property values always sort to the end of the result, followed by non-existent property values.</w:t>
      </w:r>
    </w:p>
    <w:p w14:paraId="7CFF1897" w14:textId="77777777" w:rsidR="004C02EF" w:rsidRPr="00AA0E90" w:rsidRDefault="004C02EF" w:rsidP="004C02EF">
      <w:pPr>
        <w:pStyle w:val="Note"/>
      </w:pPr>
      <w:r w:rsidRPr="00AA0E90">
        <w:t>NOTE 2</w:t>
      </w:r>
      <w:r w:rsidRPr="00AA0E90">
        <w:tab/>
        <w:t xml:space="preserve">The </w:t>
      </w:r>
      <w:r w:rsidRPr="00AA0E90">
        <w:rPr>
          <w:rFonts w:ascii="Courier New" w:hAnsi="Courier New"/>
          <w:b/>
        </w:rPr>
        <w:t>sort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sort</w:t>
      </w:r>
      <w:r w:rsidRPr="00AA0E90">
        <w:t xml:space="preserve"> function can be applied successfully to a host object is implementation-dependent.</w:t>
      </w:r>
      <w:bookmarkStart w:id="7298" w:name="_Toc385672299"/>
      <w:bookmarkStart w:id="7299" w:name="_Toc393690415"/>
      <w:bookmarkStart w:id="7300" w:name="_Ref457709104"/>
    </w:p>
    <w:p w14:paraId="615F5D41" w14:textId="77777777" w:rsidR="004C02EF" w:rsidRDefault="004C02EF" w:rsidP="004C02EF">
      <w:pPr>
        <w:pStyle w:val="40"/>
        <w:numPr>
          <w:ilvl w:val="0"/>
          <w:numId w:val="0"/>
        </w:numPr>
      </w:pPr>
      <w:r>
        <w:t>15.4.4.12</w:t>
      </w:r>
      <w:r>
        <w:tab/>
        <w:t>Array.prototype.splice (start, deleteCount [ , item1 [ , item2 [ , … ] ] ] )</w:t>
      </w:r>
      <w:bookmarkEnd w:id="7300"/>
    </w:p>
    <w:p w14:paraId="22895EF5" w14:textId="77777777" w:rsidR="004C02EF" w:rsidRDefault="004C02EF" w:rsidP="004C02EF">
      <w:r>
        <w:t xml:space="preserve">When the </w:t>
      </w:r>
      <w:r>
        <w:rPr>
          <w:rFonts w:ascii="Courier New" w:hAnsi="Courier New"/>
          <w:b/>
        </w:rPr>
        <w:t>splice</w:t>
      </w:r>
      <w:r>
        <w:t xml:space="preserve"> method is called with two or more arguments </w:t>
      </w:r>
      <w:r w:rsidRPr="00F02209">
        <w:rPr>
          <w:rFonts w:ascii="Times New Roman" w:hAnsi="Times New Roman"/>
          <w:i/>
        </w:rPr>
        <w:t>start</w:t>
      </w:r>
      <w:r>
        <w:t xml:space="preserve">, </w:t>
      </w:r>
      <w:r w:rsidRPr="00F02209">
        <w:rPr>
          <w:rFonts w:ascii="Times New Roman" w:hAnsi="Times New Roman"/>
          <w:i/>
        </w:rPr>
        <w:t>deleteCount</w:t>
      </w:r>
      <w:r>
        <w:t xml:space="preserve"> and (optionally) </w:t>
      </w:r>
      <w:r w:rsidRPr="00F02209">
        <w:rPr>
          <w:rFonts w:ascii="Times New Roman" w:hAnsi="Times New Roman"/>
          <w:i/>
        </w:rPr>
        <w:t>item1</w:t>
      </w:r>
      <w:r>
        <w:t xml:space="preserve">, </w:t>
      </w:r>
      <w:r w:rsidRPr="00F02209">
        <w:rPr>
          <w:rFonts w:ascii="Times New Roman" w:hAnsi="Times New Roman"/>
          <w:i/>
        </w:rPr>
        <w:t>item2</w:t>
      </w:r>
      <w:r>
        <w:t xml:space="preserve">, etc., the </w:t>
      </w:r>
      <w:r w:rsidRPr="00F02209">
        <w:rPr>
          <w:rFonts w:ascii="Times New Roman" w:hAnsi="Times New Roman"/>
          <w:i/>
        </w:rPr>
        <w:t>deleteCount</w:t>
      </w:r>
      <w:r>
        <w:t xml:space="preserve"> elements of the array starting at array index </w:t>
      </w:r>
      <w:r w:rsidRPr="00F02209">
        <w:rPr>
          <w:rFonts w:ascii="Times New Roman" w:hAnsi="Times New Roman"/>
          <w:i/>
        </w:rPr>
        <w:t>start</w:t>
      </w:r>
      <w:r>
        <w:t xml:space="preserve"> are replaced by the arguments </w:t>
      </w:r>
      <w:r w:rsidRPr="00F02209">
        <w:rPr>
          <w:rFonts w:ascii="Times New Roman" w:hAnsi="Times New Roman"/>
          <w:i/>
        </w:rPr>
        <w:t>item1</w:t>
      </w:r>
      <w:r>
        <w:t xml:space="preserve">, </w:t>
      </w:r>
      <w:r w:rsidRPr="00F02209">
        <w:rPr>
          <w:rFonts w:ascii="Times New Roman" w:hAnsi="Times New Roman"/>
          <w:i/>
        </w:rPr>
        <w:t>item2</w:t>
      </w:r>
      <w:r>
        <w:t>, etc. An Array object containing the deleted elements (if any) is returned. The following steps are taken:</w:t>
      </w:r>
    </w:p>
    <w:p w14:paraId="0B0C9667" w14:textId="77777777" w:rsidR="004C02EF" w:rsidRPr="00AA0E90" w:rsidRDefault="004C02EF" w:rsidP="004C02EF">
      <w:pPr>
        <w:pStyle w:val="Alg4"/>
        <w:numPr>
          <w:ilvl w:val="0"/>
          <w:numId w:val="215"/>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7CF2A623" w14:textId="77777777" w:rsidR="004C02EF" w:rsidRPr="00AA0E90" w:rsidRDefault="004C02EF" w:rsidP="004C02EF">
      <w:pPr>
        <w:pStyle w:val="Alg4"/>
        <w:numPr>
          <w:ilvl w:val="0"/>
          <w:numId w:val="215"/>
        </w:numPr>
      </w:pPr>
      <w:r w:rsidRPr="00AA0E90">
        <w:t xml:space="preserve">Let </w:t>
      </w:r>
      <w:r w:rsidRPr="00AA0E90">
        <w:rPr>
          <w:i/>
        </w:rPr>
        <w:t>A</w:t>
      </w:r>
      <w:r w:rsidRPr="00AA0E90">
        <w:t xml:space="preserve"> be a new array created as if by the expression </w:t>
      </w:r>
      <w:r>
        <w:rPr>
          <w:rFonts w:ascii="Courier New" w:hAnsi="Courier New"/>
          <w:b/>
        </w:rPr>
        <w:t>new Array()</w:t>
      </w:r>
      <w:r w:rsidRPr="00AA0E90">
        <w:t xml:space="preserve">where </w:t>
      </w:r>
      <w:r w:rsidRPr="00FE35A1">
        <w:rPr>
          <w:rFonts w:ascii="Courier New" w:hAnsi="Courier New" w:cs="Courier New"/>
          <w:b/>
        </w:rPr>
        <w:t>Array</w:t>
      </w:r>
      <w:r w:rsidRPr="00AA0E90">
        <w:t xml:space="preserve"> is the standard built-in constructor with that name.</w:t>
      </w:r>
    </w:p>
    <w:p w14:paraId="03DC79D0" w14:textId="77777777" w:rsidR="004C02EF" w:rsidRPr="00AA0E90" w:rsidRDefault="004C02EF" w:rsidP="004C02EF">
      <w:pPr>
        <w:pStyle w:val="Alg4"/>
        <w:numPr>
          <w:ilvl w:val="0"/>
          <w:numId w:val="215"/>
        </w:numPr>
      </w:pPr>
      <w:r w:rsidRPr="00AA0E90">
        <w:t xml:space="preserve">Let </w:t>
      </w:r>
      <w:r w:rsidRPr="00AA0E90">
        <w:rPr>
          <w:i/>
        </w:rPr>
        <w:t>lenVal</w:t>
      </w:r>
      <w:r w:rsidRPr="00AA0E90">
        <w:t xml:space="preserve"> be the result of calling 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3C39E606" w14:textId="77777777" w:rsidR="004C02EF" w:rsidRPr="00AA0E90" w:rsidRDefault="004C02EF" w:rsidP="004C02EF">
      <w:pPr>
        <w:pStyle w:val="Alg4"/>
        <w:numPr>
          <w:ilvl w:val="0"/>
          <w:numId w:val="215"/>
        </w:numPr>
      </w:pPr>
      <w:r w:rsidRPr="00AA0E90">
        <w:t xml:space="preserve">Let </w:t>
      </w:r>
      <w:r w:rsidRPr="00AA0E90">
        <w:rPr>
          <w:i/>
        </w:rPr>
        <w:t>len</w:t>
      </w:r>
      <w:r w:rsidRPr="00AA0E90">
        <w:t xml:space="preserve"> be ToUint32(</w:t>
      </w:r>
      <w:r w:rsidRPr="00AA0E90">
        <w:rPr>
          <w:i/>
        </w:rPr>
        <w:t>lenVal</w:t>
      </w:r>
      <w:r w:rsidRPr="00AA0E90">
        <w:t>).</w:t>
      </w:r>
    </w:p>
    <w:p w14:paraId="143A3645" w14:textId="77777777" w:rsidR="004C02EF" w:rsidRPr="00AA0E90" w:rsidRDefault="004C02EF" w:rsidP="004C02EF">
      <w:pPr>
        <w:pStyle w:val="Alg4"/>
        <w:numPr>
          <w:ilvl w:val="0"/>
          <w:numId w:val="215"/>
        </w:numPr>
      </w:pPr>
      <w:r w:rsidRPr="00AA0E90">
        <w:t xml:space="preserve">Let </w:t>
      </w:r>
      <w:r w:rsidRPr="00AA0E90">
        <w:rPr>
          <w:i/>
        </w:rPr>
        <w:t>relativeStart</w:t>
      </w:r>
      <w:r w:rsidRPr="00AA0E90">
        <w:t xml:space="preserve"> be ToInteger(</w:t>
      </w:r>
      <w:r w:rsidRPr="00AA0E90">
        <w:rPr>
          <w:i/>
        </w:rPr>
        <w:t>start</w:t>
      </w:r>
      <w:r w:rsidRPr="00AA0E90">
        <w:t>).</w:t>
      </w:r>
    </w:p>
    <w:p w14:paraId="1840B07D" w14:textId="77777777" w:rsidR="004C02EF" w:rsidRPr="00AA0E90" w:rsidRDefault="004C02EF" w:rsidP="004C02EF">
      <w:pPr>
        <w:pStyle w:val="Alg4"/>
        <w:numPr>
          <w:ilvl w:val="0"/>
          <w:numId w:val="215"/>
        </w:numPr>
      </w:pPr>
      <w:r w:rsidRPr="00AA0E90">
        <w:t xml:space="preserve">If </w:t>
      </w:r>
      <w:r w:rsidRPr="00AA0E90">
        <w:rPr>
          <w:i/>
        </w:rPr>
        <w:t>relativeStart</w:t>
      </w:r>
      <w:r w:rsidRPr="00AA0E90">
        <w:t xml:space="preserve"> is negative, let </w:t>
      </w:r>
      <w:r w:rsidRPr="00AA0E90">
        <w:rPr>
          <w:i/>
        </w:rPr>
        <w:t>actualStart</w:t>
      </w:r>
      <w:r w:rsidRPr="00AA0E90">
        <w:t xml:space="preserve"> be max((</w:t>
      </w:r>
      <w:r w:rsidRPr="00AA0E90">
        <w:rPr>
          <w:i/>
        </w:rPr>
        <w:t>len</w:t>
      </w:r>
      <w:r w:rsidRPr="00AA0E90">
        <w:t xml:space="preserve"> +</w:t>
      </w:r>
      <w:r w:rsidRPr="00AA0E90">
        <w:rPr>
          <w:i/>
        </w:rPr>
        <w:t xml:space="preserve"> relativeStart</w:t>
      </w:r>
      <w:r w:rsidRPr="00AA0E90">
        <w:t xml:space="preserve">),0); else let </w:t>
      </w:r>
      <w:r w:rsidRPr="00AA0E90">
        <w:rPr>
          <w:i/>
        </w:rPr>
        <w:t>actualStart</w:t>
      </w:r>
      <w:r w:rsidRPr="00AA0E90">
        <w:t xml:space="preserve"> be min(</w:t>
      </w:r>
      <w:r w:rsidRPr="00AA0E90">
        <w:rPr>
          <w:i/>
        </w:rPr>
        <w:t>relativeStart</w:t>
      </w:r>
      <w:r w:rsidRPr="00AA0E90">
        <w:t>,</w:t>
      </w:r>
      <w:r w:rsidRPr="00AA0E90">
        <w:rPr>
          <w:i/>
        </w:rPr>
        <w:t xml:space="preserve"> len</w:t>
      </w:r>
      <w:r w:rsidRPr="00AA0E90">
        <w:t>).</w:t>
      </w:r>
    </w:p>
    <w:p w14:paraId="04BF6077" w14:textId="77777777" w:rsidR="004C02EF" w:rsidRPr="00AA0E90" w:rsidRDefault="004C02EF" w:rsidP="004C02EF">
      <w:pPr>
        <w:pStyle w:val="Alg4"/>
        <w:numPr>
          <w:ilvl w:val="0"/>
          <w:numId w:val="215"/>
        </w:numPr>
      </w:pPr>
      <w:r w:rsidRPr="00AA0E90">
        <w:t xml:space="preserve">Let </w:t>
      </w:r>
      <w:r w:rsidRPr="00AA0E90">
        <w:rPr>
          <w:i/>
        </w:rPr>
        <w:t>actualDeleteCount</w:t>
      </w:r>
      <w:r w:rsidRPr="00AA0E90">
        <w:t xml:space="preserve"> be min(max(ToInteger(</w:t>
      </w:r>
      <w:r w:rsidRPr="00AA0E90">
        <w:rPr>
          <w:i/>
        </w:rPr>
        <w:t>deleteCount</w:t>
      </w:r>
      <w:r w:rsidRPr="00AA0E90">
        <w:t>),0),</w:t>
      </w:r>
      <w:r w:rsidRPr="00AA0E90">
        <w:rPr>
          <w:i/>
        </w:rPr>
        <w:t xml:space="preserve"> len</w:t>
      </w:r>
      <w:r w:rsidRPr="00AA0E90">
        <w:t xml:space="preserve"> –</w:t>
      </w:r>
      <w:r w:rsidRPr="00AA0E90">
        <w:rPr>
          <w:i/>
        </w:rPr>
        <w:t xml:space="preserve"> actualStart</w:t>
      </w:r>
      <w:r w:rsidRPr="00AA0E90">
        <w:t>).</w:t>
      </w:r>
    </w:p>
    <w:p w14:paraId="3CE4596C" w14:textId="77777777" w:rsidR="004C02EF" w:rsidRPr="00AA0E90" w:rsidRDefault="004C02EF" w:rsidP="004C02EF">
      <w:pPr>
        <w:pStyle w:val="Alg4"/>
        <w:numPr>
          <w:ilvl w:val="0"/>
          <w:numId w:val="215"/>
        </w:numPr>
      </w:pPr>
      <w:r w:rsidRPr="00AA0E90">
        <w:t xml:space="preserve">Let </w:t>
      </w:r>
      <w:r w:rsidRPr="00AA0E90">
        <w:rPr>
          <w:i/>
        </w:rPr>
        <w:t>k</w:t>
      </w:r>
      <w:r w:rsidRPr="00AA0E90">
        <w:t xml:space="preserve"> be 0.</w:t>
      </w:r>
    </w:p>
    <w:p w14:paraId="1F4753CF" w14:textId="77777777" w:rsidR="004C02EF" w:rsidRPr="00AA0E90" w:rsidRDefault="004C02EF" w:rsidP="004C02EF">
      <w:pPr>
        <w:pStyle w:val="Alg4"/>
        <w:numPr>
          <w:ilvl w:val="0"/>
          <w:numId w:val="215"/>
        </w:numPr>
      </w:pPr>
      <w:r w:rsidRPr="00AA0E90">
        <w:t xml:space="preserve">Repeat, while </w:t>
      </w:r>
      <w:r w:rsidRPr="00AA0E90">
        <w:rPr>
          <w:i/>
        </w:rPr>
        <w:t>k</w:t>
      </w:r>
      <w:r w:rsidRPr="00AA0E90">
        <w:t xml:space="preserve"> &lt; </w:t>
      </w:r>
      <w:r w:rsidRPr="00AA0E90">
        <w:rPr>
          <w:i/>
        </w:rPr>
        <w:t>actualDeleteCount</w:t>
      </w:r>
    </w:p>
    <w:p w14:paraId="0E67024C" w14:textId="77777777" w:rsidR="004C02EF" w:rsidRPr="00AA0E90" w:rsidRDefault="004C02EF" w:rsidP="004C02EF">
      <w:pPr>
        <w:pStyle w:val="Alg4"/>
        <w:numPr>
          <w:ilvl w:val="1"/>
          <w:numId w:val="215"/>
        </w:numPr>
      </w:pPr>
      <w:r w:rsidRPr="00AA0E90">
        <w:t xml:space="preserve">Let </w:t>
      </w:r>
      <w:r w:rsidRPr="00AA0E90">
        <w:rPr>
          <w:i/>
        </w:rPr>
        <w:t>from</w:t>
      </w:r>
      <w:r w:rsidRPr="00AA0E90">
        <w:t xml:space="preserve"> be ToString(</w:t>
      </w:r>
      <w:r>
        <w:rPr>
          <w:i/>
        </w:rPr>
        <w:t>actualStart</w:t>
      </w:r>
      <w:r w:rsidRPr="00AA0E90">
        <w:t>+</w:t>
      </w:r>
      <w:r w:rsidRPr="00AA0E90">
        <w:rPr>
          <w:i/>
        </w:rPr>
        <w:t>k</w:t>
      </w:r>
      <w:r w:rsidRPr="00AA0E90">
        <w:t>).</w:t>
      </w:r>
    </w:p>
    <w:p w14:paraId="20CFC5C6" w14:textId="77777777" w:rsidR="004C02EF" w:rsidRPr="00AA0E90" w:rsidRDefault="004C02EF" w:rsidP="004C02EF">
      <w:pPr>
        <w:pStyle w:val="Alg4"/>
        <w:numPr>
          <w:ilvl w:val="1"/>
          <w:numId w:val="215"/>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5DE2FE31" w14:textId="77777777" w:rsidR="004C02EF" w:rsidRPr="00AA0E90" w:rsidRDefault="004C02EF" w:rsidP="004C02EF">
      <w:pPr>
        <w:pStyle w:val="Alg4"/>
        <w:numPr>
          <w:ilvl w:val="1"/>
          <w:numId w:val="215"/>
        </w:numPr>
      </w:pPr>
      <w:r w:rsidRPr="00AA0E90">
        <w:t xml:space="preserve">If </w:t>
      </w:r>
      <w:r w:rsidRPr="00AA0E90">
        <w:rPr>
          <w:i/>
        </w:rPr>
        <w:t>fromPresent</w:t>
      </w:r>
      <w:r w:rsidRPr="00AA0E90">
        <w:t xml:space="preserve"> is </w:t>
      </w:r>
      <w:r w:rsidRPr="00AA0E90">
        <w:rPr>
          <w:b/>
        </w:rPr>
        <w:t>true</w:t>
      </w:r>
      <w:r w:rsidRPr="00AA0E90">
        <w:t>, then</w:t>
      </w:r>
    </w:p>
    <w:p w14:paraId="683E7FA8" w14:textId="77777777" w:rsidR="004C02EF" w:rsidRPr="00AA0E90" w:rsidRDefault="004C02EF" w:rsidP="004C02EF">
      <w:pPr>
        <w:pStyle w:val="Alg4"/>
        <w:numPr>
          <w:ilvl w:val="2"/>
          <w:numId w:val="215"/>
        </w:numPr>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40B4326A" w14:textId="77777777" w:rsidR="004C02EF" w:rsidRPr="00AA0E90" w:rsidRDefault="004C02EF" w:rsidP="004C02EF">
      <w:pPr>
        <w:pStyle w:val="Alg4"/>
        <w:numPr>
          <w:ilvl w:val="2"/>
          <w:numId w:val="215"/>
        </w:numPr>
      </w:pPr>
      <w:r w:rsidRPr="00AA0E90">
        <w:t xml:space="preserve">Call the [[DefineOwnProperty]] internal method of </w:t>
      </w:r>
      <w:r w:rsidRPr="00AA0E90">
        <w:rPr>
          <w:i/>
        </w:rPr>
        <w:t>A</w:t>
      </w:r>
      <w:r w:rsidRPr="00AA0E90">
        <w:t xml:space="preserve"> with arguments ToString(</w:t>
      </w:r>
      <w:r w:rsidRPr="00AA0E90">
        <w:rPr>
          <w:i/>
        </w:rPr>
        <w:t>k</w:t>
      </w:r>
      <w:r w:rsidRPr="00AA0E90">
        <w:t xml:space="preserve">), Property Descriptor {[[Value]]: </w:t>
      </w:r>
      <w:r w:rsidRPr="00AA0E90">
        <w:rPr>
          <w:i/>
        </w:rPr>
        <w:t>fromValue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5BFED2F0" w14:textId="77777777" w:rsidR="004C02EF" w:rsidRPr="00AA0E90" w:rsidRDefault="004C02EF" w:rsidP="004C02EF">
      <w:pPr>
        <w:pStyle w:val="Alg4"/>
        <w:numPr>
          <w:ilvl w:val="1"/>
          <w:numId w:val="215"/>
        </w:numPr>
        <w:tabs>
          <w:tab w:val="num" w:pos="2700"/>
        </w:tabs>
      </w:pPr>
      <w:r w:rsidRPr="00AA0E90">
        <w:t xml:space="preserve">Increment </w:t>
      </w:r>
      <w:r w:rsidRPr="00AA0E90">
        <w:rPr>
          <w:i/>
        </w:rPr>
        <w:t>k</w:t>
      </w:r>
      <w:r w:rsidRPr="00AA0E90">
        <w:t xml:space="preserve"> by 1.</w:t>
      </w:r>
    </w:p>
    <w:p w14:paraId="59EF377F" w14:textId="77777777" w:rsidR="004C02EF" w:rsidRPr="00AA0E90" w:rsidRDefault="004C02EF" w:rsidP="004C02EF">
      <w:pPr>
        <w:pStyle w:val="Alg4"/>
        <w:numPr>
          <w:ilvl w:val="0"/>
          <w:numId w:val="215"/>
        </w:numPr>
      </w:pPr>
      <w:r w:rsidRPr="00AA0E90">
        <w:t xml:space="preserve">Let </w:t>
      </w:r>
      <w:r w:rsidRPr="00AA0E90">
        <w:rPr>
          <w:i/>
        </w:rPr>
        <w:t>items</w:t>
      </w:r>
      <w:r w:rsidRPr="00AA0E90">
        <w:t xml:space="preserve"> be an internal List whose elements are, in left to right order, the portion of the actual argument list starting with </w:t>
      </w:r>
      <w:r w:rsidRPr="00AA0E90">
        <w:rPr>
          <w:i/>
        </w:rPr>
        <w:t>item1</w:t>
      </w:r>
      <w:r w:rsidRPr="00AA0E90">
        <w:t>. The list will be empty if no such items are present.</w:t>
      </w:r>
    </w:p>
    <w:p w14:paraId="4930FC12" w14:textId="77777777" w:rsidR="004C02EF" w:rsidRPr="00AA0E90" w:rsidRDefault="004C02EF" w:rsidP="004C02EF">
      <w:pPr>
        <w:pStyle w:val="Alg4"/>
        <w:numPr>
          <w:ilvl w:val="0"/>
          <w:numId w:val="215"/>
        </w:numPr>
      </w:pPr>
      <w:r w:rsidRPr="00AA0E90">
        <w:t xml:space="preserve">Let </w:t>
      </w:r>
      <w:r w:rsidRPr="00AA0E90">
        <w:rPr>
          <w:i/>
        </w:rPr>
        <w:t>itemCount</w:t>
      </w:r>
      <w:r w:rsidRPr="00AA0E90">
        <w:t xml:space="preserve"> be the number of elements in </w:t>
      </w:r>
      <w:r w:rsidRPr="00AA0E90">
        <w:rPr>
          <w:i/>
        </w:rPr>
        <w:t>items</w:t>
      </w:r>
      <w:r w:rsidRPr="00AA0E90">
        <w:t>.</w:t>
      </w:r>
    </w:p>
    <w:p w14:paraId="77431ED2" w14:textId="77777777" w:rsidR="004C02EF" w:rsidRPr="00AA0E90" w:rsidRDefault="004C02EF" w:rsidP="004C02EF">
      <w:pPr>
        <w:pStyle w:val="Alg4"/>
        <w:numPr>
          <w:ilvl w:val="0"/>
          <w:numId w:val="215"/>
        </w:numPr>
      </w:pPr>
      <w:r w:rsidRPr="00AA0E90">
        <w:t xml:space="preserve">If </w:t>
      </w:r>
      <w:r w:rsidRPr="00AA0E90">
        <w:rPr>
          <w:i/>
        </w:rPr>
        <w:t>itemCount</w:t>
      </w:r>
      <w:r w:rsidRPr="00AA0E90">
        <w:t xml:space="preserve"> &lt; </w:t>
      </w:r>
      <w:r w:rsidRPr="00AA0E90">
        <w:rPr>
          <w:i/>
        </w:rPr>
        <w:t>actualDeleteCount</w:t>
      </w:r>
      <w:r w:rsidRPr="00AA0E90">
        <w:t>, then</w:t>
      </w:r>
    </w:p>
    <w:p w14:paraId="650247C9" w14:textId="77777777" w:rsidR="004C02EF" w:rsidRPr="00AA0E90" w:rsidRDefault="004C02EF" w:rsidP="004C02EF">
      <w:pPr>
        <w:pStyle w:val="Alg4"/>
        <w:numPr>
          <w:ilvl w:val="1"/>
          <w:numId w:val="215"/>
        </w:numPr>
      </w:pPr>
      <w:r w:rsidRPr="00AA0E90">
        <w:t xml:space="preserve">Let </w:t>
      </w:r>
      <w:r w:rsidRPr="00AA0E90">
        <w:rPr>
          <w:i/>
        </w:rPr>
        <w:t>k</w:t>
      </w:r>
      <w:r w:rsidRPr="00AA0E90">
        <w:t xml:space="preserve"> be </w:t>
      </w:r>
      <w:r w:rsidRPr="00AA0E90">
        <w:rPr>
          <w:i/>
        </w:rPr>
        <w:t>actualStart</w:t>
      </w:r>
      <w:r w:rsidRPr="00AA0E90">
        <w:t>.</w:t>
      </w:r>
    </w:p>
    <w:p w14:paraId="2388E0A2" w14:textId="77777777" w:rsidR="004C02EF" w:rsidRPr="00AA0E90" w:rsidRDefault="004C02EF" w:rsidP="004C02EF">
      <w:pPr>
        <w:pStyle w:val="Alg4"/>
        <w:numPr>
          <w:ilvl w:val="1"/>
          <w:numId w:val="215"/>
        </w:numPr>
      </w:pPr>
      <w:r w:rsidRPr="00AA0E90">
        <w:t xml:space="preserve">Repeat, while </w:t>
      </w:r>
      <w:r w:rsidRPr="00AA0E90">
        <w:rPr>
          <w:i/>
        </w:rPr>
        <w:t>k</w:t>
      </w:r>
      <w:r w:rsidRPr="00AA0E90">
        <w:t xml:space="preserve"> &lt; (</w:t>
      </w:r>
      <w:r w:rsidRPr="00AA0E90">
        <w:rPr>
          <w:i/>
        </w:rPr>
        <w:t>len</w:t>
      </w:r>
      <w:r w:rsidRPr="00AA0E90">
        <w:t xml:space="preserve"> – </w:t>
      </w:r>
      <w:r w:rsidRPr="00AA0E90">
        <w:rPr>
          <w:i/>
        </w:rPr>
        <w:t>actualDeleteCount</w:t>
      </w:r>
      <w:r w:rsidRPr="00AA0E90">
        <w:t>)</w:t>
      </w:r>
    </w:p>
    <w:p w14:paraId="551E6EEE" w14:textId="77777777" w:rsidR="004C02EF" w:rsidRPr="00AA0E90" w:rsidRDefault="004C02EF" w:rsidP="004C02EF">
      <w:pPr>
        <w:pStyle w:val="Alg4"/>
        <w:numPr>
          <w:ilvl w:val="2"/>
          <w:numId w:val="215"/>
        </w:numPr>
      </w:pPr>
      <w:r w:rsidRPr="00AA0E90">
        <w:t xml:space="preserve">Let </w:t>
      </w:r>
      <w:r w:rsidRPr="00AA0E90">
        <w:rPr>
          <w:i/>
        </w:rPr>
        <w:t>from</w:t>
      </w:r>
      <w:r w:rsidRPr="00AA0E90">
        <w:t xml:space="preserve"> be ToString(</w:t>
      </w:r>
      <w:r w:rsidRPr="00AA0E90">
        <w:rPr>
          <w:i/>
        </w:rPr>
        <w:t>k</w:t>
      </w:r>
      <w:r w:rsidRPr="00AA0E90">
        <w:t>+</w:t>
      </w:r>
      <w:r w:rsidRPr="00AA0E90">
        <w:rPr>
          <w:i/>
        </w:rPr>
        <w:t>actualDeleteCount</w:t>
      </w:r>
      <w:r w:rsidRPr="00AA0E90">
        <w:t>).</w:t>
      </w:r>
    </w:p>
    <w:p w14:paraId="0B9296A0" w14:textId="77777777" w:rsidR="004C02EF" w:rsidRPr="00AA0E90" w:rsidRDefault="004C02EF" w:rsidP="004C02EF">
      <w:pPr>
        <w:pStyle w:val="Alg4"/>
        <w:numPr>
          <w:ilvl w:val="2"/>
          <w:numId w:val="215"/>
        </w:numPr>
      </w:pPr>
      <w:r w:rsidRPr="00AA0E90">
        <w:t xml:space="preserve">Let </w:t>
      </w:r>
      <w:r w:rsidRPr="00AA0E90">
        <w:rPr>
          <w:i/>
        </w:rPr>
        <w:t>to</w:t>
      </w:r>
      <w:r w:rsidRPr="00AA0E90">
        <w:t xml:space="preserve"> be ToString(</w:t>
      </w:r>
      <w:r w:rsidRPr="00AA0E90">
        <w:rPr>
          <w:i/>
        </w:rPr>
        <w:t>k</w:t>
      </w:r>
      <w:r w:rsidRPr="00AA0E90">
        <w:t>+</w:t>
      </w:r>
      <w:r w:rsidRPr="00AA0E90">
        <w:rPr>
          <w:i/>
        </w:rPr>
        <w:t>itemCount</w:t>
      </w:r>
      <w:r w:rsidRPr="00AA0E90">
        <w:t>).</w:t>
      </w:r>
    </w:p>
    <w:p w14:paraId="11A93CC3" w14:textId="77777777" w:rsidR="004C02EF" w:rsidRPr="00AA0E90" w:rsidRDefault="004C02EF" w:rsidP="004C02EF">
      <w:pPr>
        <w:pStyle w:val="Alg4"/>
        <w:numPr>
          <w:ilvl w:val="2"/>
          <w:numId w:val="215"/>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248CC701" w14:textId="77777777" w:rsidR="004C02EF" w:rsidRPr="00AA0E90" w:rsidRDefault="004C02EF" w:rsidP="004C02EF">
      <w:pPr>
        <w:pStyle w:val="Alg4"/>
        <w:numPr>
          <w:ilvl w:val="2"/>
          <w:numId w:val="215"/>
        </w:numPr>
      </w:pPr>
      <w:r w:rsidRPr="00AA0E90">
        <w:t xml:space="preserve">If </w:t>
      </w:r>
      <w:r w:rsidRPr="00AA0E90">
        <w:rPr>
          <w:i/>
        </w:rPr>
        <w:t>fromPresent</w:t>
      </w:r>
      <w:r w:rsidRPr="00AA0E90">
        <w:t xml:space="preserve"> is </w:t>
      </w:r>
      <w:r w:rsidRPr="00AA0E90">
        <w:rPr>
          <w:b/>
        </w:rPr>
        <w:t>true</w:t>
      </w:r>
      <w:r w:rsidRPr="00AA0E90">
        <w:t>, then</w:t>
      </w:r>
    </w:p>
    <w:p w14:paraId="47BB33C0" w14:textId="77777777" w:rsidR="004C02EF" w:rsidRPr="00AA0E90" w:rsidRDefault="004C02EF" w:rsidP="004C02EF">
      <w:pPr>
        <w:pStyle w:val="Alg4"/>
        <w:numPr>
          <w:ilvl w:val="3"/>
          <w:numId w:val="215"/>
        </w:numPr>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73BD240A" w14:textId="77777777" w:rsidR="004C02EF" w:rsidRPr="00AA0E90" w:rsidRDefault="004C02EF" w:rsidP="004C02EF">
      <w:pPr>
        <w:pStyle w:val="Alg4"/>
        <w:numPr>
          <w:ilvl w:val="3"/>
          <w:numId w:val="215"/>
        </w:numPr>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fromValue</w:t>
      </w:r>
      <w:r w:rsidRPr="00AA0E90">
        <w:t xml:space="preserve">, and </w:t>
      </w:r>
      <w:r w:rsidRPr="00AA0E90">
        <w:rPr>
          <w:b/>
        </w:rPr>
        <w:t>true</w:t>
      </w:r>
      <w:r w:rsidRPr="00AA0E90">
        <w:t>.</w:t>
      </w:r>
    </w:p>
    <w:p w14:paraId="3A1C84ED" w14:textId="77777777" w:rsidR="004C02EF" w:rsidRPr="00AA0E90" w:rsidRDefault="004C02EF" w:rsidP="004C02EF">
      <w:pPr>
        <w:pStyle w:val="Alg4"/>
        <w:numPr>
          <w:ilvl w:val="2"/>
          <w:numId w:val="215"/>
        </w:numPr>
      </w:pPr>
      <w:r w:rsidRPr="00AA0E90">
        <w:t xml:space="preserve">Else, </w:t>
      </w:r>
      <w:r w:rsidRPr="00AA0E90">
        <w:rPr>
          <w:i/>
        </w:rPr>
        <w:t>fromPresent</w:t>
      </w:r>
      <w:r w:rsidRPr="00AA0E90">
        <w:t xml:space="preserve"> is </w:t>
      </w:r>
      <w:r w:rsidRPr="00AA0E90">
        <w:rPr>
          <w:b/>
        </w:rPr>
        <w:t>false</w:t>
      </w:r>
    </w:p>
    <w:p w14:paraId="73244426" w14:textId="77777777" w:rsidR="004C02EF" w:rsidRPr="00AA0E90" w:rsidRDefault="004C02EF" w:rsidP="004C02EF">
      <w:pPr>
        <w:pStyle w:val="Alg4"/>
        <w:numPr>
          <w:ilvl w:val="3"/>
          <w:numId w:val="215"/>
        </w:numPr>
        <w:tabs>
          <w:tab w:val="num" w:pos="3060"/>
        </w:tabs>
      </w:pPr>
      <w:r w:rsidRPr="00AA0E90">
        <w:t xml:space="preserve">Call the [[Delete]] internal method of </w:t>
      </w:r>
      <w:r w:rsidRPr="00AA0E90">
        <w:rPr>
          <w:i/>
        </w:rPr>
        <w:t>O</w:t>
      </w:r>
      <w:r w:rsidRPr="00AA0E90" w:rsidDel="00275DFF">
        <w:t xml:space="preserve"> </w:t>
      </w:r>
      <w:r w:rsidRPr="00AA0E90">
        <w:t xml:space="preserve">with arguments </w:t>
      </w:r>
      <w:r w:rsidRPr="00AA0E90">
        <w:rPr>
          <w:i/>
        </w:rPr>
        <w:t>to</w:t>
      </w:r>
      <w:r w:rsidRPr="00AA0E90">
        <w:t xml:space="preserve"> and </w:t>
      </w:r>
      <w:r w:rsidRPr="00AA0E90">
        <w:rPr>
          <w:b/>
        </w:rPr>
        <w:t>true</w:t>
      </w:r>
      <w:r w:rsidRPr="00AA0E90">
        <w:t>.</w:t>
      </w:r>
    </w:p>
    <w:p w14:paraId="51574DA8" w14:textId="77777777" w:rsidR="004C02EF" w:rsidRPr="00AA0E90" w:rsidRDefault="004C02EF" w:rsidP="004C02EF">
      <w:pPr>
        <w:pStyle w:val="Alg4"/>
        <w:numPr>
          <w:ilvl w:val="2"/>
          <w:numId w:val="215"/>
        </w:numPr>
      </w:pPr>
      <w:r w:rsidRPr="00AA0E90">
        <w:t>Increase k by 1.</w:t>
      </w:r>
    </w:p>
    <w:p w14:paraId="1D4AF695" w14:textId="77777777" w:rsidR="004C02EF" w:rsidRPr="00AA0E90" w:rsidRDefault="004C02EF" w:rsidP="004C02EF">
      <w:pPr>
        <w:pStyle w:val="Alg4"/>
        <w:numPr>
          <w:ilvl w:val="1"/>
          <w:numId w:val="215"/>
        </w:numPr>
      </w:pPr>
      <w:r w:rsidRPr="00AA0E90">
        <w:t xml:space="preserve">Let </w:t>
      </w:r>
      <w:r w:rsidRPr="00AA0E90">
        <w:rPr>
          <w:i/>
        </w:rPr>
        <w:t>k</w:t>
      </w:r>
      <w:r w:rsidRPr="00AA0E90">
        <w:t xml:space="preserve"> be </w:t>
      </w:r>
      <w:r w:rsidRPr="00AA0E90">
        <w:rPr>
          <w:i/>
        </w:rPr>
        <w:t>len</w:t>
      </w:r>
      <w:r w:rsidRPr="00AA0E90">
        <w:t>.</w:t>
      </w:r>
    </w:p>
    <w:p w14:paraId="5FE26FB8" w14:textId="77777777" w:rsidR="004C02EF" w:rsidRPr="00AA0E90" w:rsidRDefault="004C02EF" w:rsidP="004C02EF">
      <w:pPr>
        <w:pStyle w:val="Alg4"/>
        <w:numPr>
          <w:ilvl w:val="1"/>
          <w:numId w:val="215"/>
        </w:numPr>
      </w:pPr>
      <w:r w:rsidRPr="00AA0E90">
        <w:t xml:space="preserve">Repeat, while </w:t>
      </w:r>
      <w:r w:rsidRPr="00AA0E90">
        <w:rPr>
          <w:i/>
        </w:rPr>
        <w:t>k</w:t>
      </w:r>
      <w:r w:rsidRPr="00AA0E90">
        <w:t xml:space="preserve"> &gt; (</w:t>
      </w:r>
      <w:r w:rsidRPr="00AA0E90">
        <w:rPr>
          <w:i/>
        </w:rPr>
        <w:t>len</w:t>
      </w:r>
      <w:r w:rsidRPr="00AA0E90">
        <w:t xml:space="preserve"> –</w:t>
      </w:r>
      <w:r w:rsidRPr="00AA0E90">
        <w:rPr>
          <w:i/>
        </w:rPr>
        <w:t xml:space="preserve"> actualDeleteCount</w:t>
      </w:r>
      <w:r w:rsidRPr="00AA0E90">
        <w:t xml:space="preserve"> +</w:t>
      </w:r>
      <w:r w:rsidRPr="00AA0E90">
        <w:rPr>
          <w:i/>
        </w:rPr>
        <w:t xml:space="preserve"> itemCount</w:t>
      </w:r>
      <w:r w:rsidRPr="00AA0E90">
        <w:t xml:space="preserve">) </w:t>
      </w:r>
    </w:p>
    <w:p w14:paraId="0CE4CB86" w14:textId="77777777" w:rsidR="004C02EF" w:rsidRPr="00AA0E90" w:rsidRDefault="004C02EF" w:rsidP="004C02EF">
      <w:pPr>
        <w:pStyle w:val="Alg4"/>
        <w:numPr>
          <w:ilvl w:val="2"/>
          <w:numId w:val="215"/>
        </w:numPr>
        <w:tabs>
          <w:tab w:val="num" w:pos="2700"/>
        </w:tabs>
      </w:pPr>
      <w:r w:rsidRPr="00AA0E90">
        <w:t xml:space="preserve">Call the [[Delete]] internal method of </w:t>
      </w:r>
      <w:r w:rsidRPr="00AA0E90">
        <w:rPr>
          <w:i/>
        </w:rPr>
        <w:t>O</w:t>
      </w:r>
      <w:r w:rsidRPr="00AA0E90">
        <w:t xml:space="preserve"> with arguments ToString(</w:t>
      </w:r>
      <w:r w:rsidRPr="00AA0E90">
        <w:rPr>
          <w:i/>
        </w:rPr>
        <w:t>k</w:t>
      </w:r>
      <w:r w:rsidRPr="00AA0E90">
        <w:t xml:space="preserve">–1) and </w:t>
      </w:r>
      <w:r w:rsidRPr="00AA0E90">
        <w:rPr>
          <w:b/>
        </w:rPr>
        <w:t>true</w:t>
      </w:r>
      <w:r w:rsidRPr="00AA0E90">
        <w:t>.</w:t>
      </w:r>
    </w:p>
    <w:p w14:paraId="406099D0" w14:textId="77777777" w:rsidR="004C02EF" w:rsidRPr="00AA0E90" w:rsidRDefault="004C02EF" w:rsidP="004C02EF">
      <w:pPr>
        <w:pStyle w:val="Alg4"/>
        <w:numPr>
          <w:ilvl w:val="2"/>
          <w:numId w:val="215"/>
        </w:numPr>
        <w:tabs>
          <w:tab w:val="num" w:pos="2700"/>
        </w:tabs>
      </w:pPr>
      <w:r w:rsidRPr="00AA0E90">
        <w:t xml:space="preserve">Decrease </w:t>
      </w:r>
      <w:r w:rsidRPr="00AA0E90">
        <w:rPr>
          <w:i/>
        </w:rPr>
        <w:t>k</w:t>
      </w:r>
      <w:r w:rsidRPr="00AA0E90">
        <w:t xml:space="preserve"> by 1.</w:t>
      </w:r>
    </w:p>
    <w:p w14:paraId="54F99B00" w14:textId="77777777" w:rsidR="004C02EF" w:rsidRPr="00AA0E90" w:rsidRDefault="004C02EF" w:rsidP="004C02EF">
      <w:pPr>
        <w:pStyle w:val="Alg4"/>
        <w:numPr>
          <w:ilvl w:val="0"/>
          <w:numId w:val="215"/>
        </w:numPr>
      </w:pPr>
      <w:r w:rsidRPr="00AA0E90">
        <w:t xml:space="preserve">Else if </w:t>
      </w:r>
      <w:r w:rsidRPr="00AA0E90">
        <w:rPr>
          <w:i/>
        </w:rPr>
        <w:t>itemCount</w:t>
      </w:r>
      <w:r w:rsidRPr="00AA0E90">
        <w:t xml:space="preserve"> &gt; </w:t>
      </w:r>
      <w:r w:rsidRPr="00AA0E90">
        <w:rPr>
          <w:i/>
        </w:rPr>
        <w:t>actualDeleteCount</w:t>
      </w:r>
      <w:r w:rsidRPr="00AA0E90">
        <w:t>, then</w:t>
      </w:r>
    </w:p>
    <w:p w14:paraId="06BC320F" w14:textId="77777777" w:rsidR="004C02EF" w:rsidRPr="00AA0E90" w:rsidRDefault="004C02EF" w:rsidP="004C02EF">
      <w:pPr>
        <w:pStyle w:val="Alg4"/>
        <w:numPr>
          <w:ilvl w:val="1"/>
          <w:numId w:val="215"/>
        </w:numPr>
      </w:pPr>
      <w:r w:rsidRPr="00AA0E90">
        <w:t xml:space="preserve">Let </w:t>
      </w:r>
      <w:r w:rsidRPr="00AA0E90">
        <w:rPr>
          <w:i/>
        </w:rPr>
        <w:t>k</w:t>
      </w:r>
      <w:r w:rsidRPr="00AA0E90">
        <w:t xml:space="preserve"> be (</w:t>
      </w:r>
      <w:r w:rsidRPr="00AA0E90">
        <w:rPr>
          <w:i/>
        </w:rPr>
        <w:t>len</w:t>
      </w:r>
      <w:r w:rsidRPr="00AA0E90">
        <w:t xml:space="preserve"> –</w:t>
      </w:r>
      <w:r w:rsidRPr="00AA0E90">
        <w:rPr>
          <w:i/>
        </w:rPr>
        <w:t xml:space="preserve"> actualDeleteCount</w:t>
      </w:r>
      <w:r w:rsidRPr="00AA0E90">
        <w:t>).</w:t>
      </w:r>
    </w:p>
    <w:p w14:paraId="7CD921DE" w14:textId="77777777" w:rsidR="004C02EF" w:rsidRPr="00AA0E90" w:rsidRDefault="004C02EF" w:rsidP="004C02EF">
      <w:pPr>
        <w:pStyle w:val="Alg4"/>
        <w:numPr>
          <w:ilvl w:val="1"/>
          <w:numId w:val="215"/>
        </w:numPr>
      </w:pPr>
      <w:r w:rsidRPr="00AA0E90">
        <w:t xml:space="preserve">Repeat, while </w:t>
      </w:r>
      <w:r w:rsidRPr="00AA0E90">
        <w:rPr>
          <w:i/>
        </w:rPr>
        <w:t>k</w:t>
      </w:r>
      <w:r w:rsidRPr="00AA0E90">
        <w:t xml:space="preserve"> &gt; </w:t>
      </w:r>
      <w:r w:rsidRPr="00AA0E90">
        <w:rPr>
          <w:i/>
        </w:rPr>
        <w:t>actualStart</w:t>
      </w:r>
    </w:p>
    <w:p w14:paraId="30F5393C" w14:textId="77777777" w:rsidR="004C02EF" w:rsidRPr="00AA0E90" w:rsidRDefault="004C02EF" w:rsidP="004C02EF">
      <w:pPr>
        <w:pStyle w:val="Alg4"/>
        <w:numPr>
          <w:ilvl w:val="2"/>
          <w:numId w:val="215"/>
        </w:numPr>
      </w:pPr>
      <w:r w:rsidRPr="00AA0E90">
        <w:t xml:space="preserve">Let </w:t>
      </w:r>
      <w:r w:rsidRPr="00AA0E90">
        <w:rPr>
          <w:i/>
        </w:rPr>
        <w:t>from</w:t>
      </w:r>
      <w:r w:rsidRPr="00AA0E90">
        <w:t xml:space="preserve"> be ToString(</w:t>
      </w:r>
      <w:r w:rsidRPr="00AA0E90">
        <w:rPr>
          <w:i/>
        </w:rPr>
        <w:t xml:space="preserve">k </w:t>
      </w:r>
      <w:r w:rsidRPr="00AA0E90">
        <w:t>+</w:t>
      </w:r>
      <w:r w:rsidRPr="00AA0E90">
        <w:rPr>
          <w:i/>
        </w:rPr>
        <w:t xml:space="preserve"> actualDeleteCount</w:t>
      </w:r>
      <w:r w:rsidRPr="00AA0E90">
        <w:t xml:space="preserve"> – 1).</w:t>
      </w:r>
    </w:p>
    <w:p w14:paraId="4AA188BD" w14:textId="77777777" w:rsidR="004C02EF" w:rsidRPr="00AA0E90" w:rsidRDefault="004C02EF" w:rsidP="004C02EF">
      <w:pPr>
        <w:pStyle w:val="Alg4"/>
        <w:numPr>
          <w:ilvl w:val="2"/>
          <w:numId w:val="215"/>
        </w:numPr>
      </w:pPr>
      <w:r w:rsidRPr="00AA0E90">
        <w:t xml:space="preserve">Let </w:t>
      </w:r>
      <w:r w:rsidRPr="00AA0E90">
        <w:rPr>
          <w:i/>
        </w:rPr>
        <w:t>to</w:t>
      </w:r>
      <w:r w:rsidRPr="00AA0E90">
        <w:t xml:space="preserve"> be ToString(</w:t>
      </w:r>
      <w:r w:rsidRPr="00AA0E90">
        <w:rPr>
          <w:i/>
        </w:rPr>
        <w:t xml:space="preserve">k </w:t>
      </w:r>
      <w:r w:rsidRPr="00AA0E90">
        <w:t>+</w:t>
      </w:r>
      <w:r w:rsidRPr="00AA0E90">
        <w:rPr>
          <w:i/>
        </w:rPr>
        <w:t xml:space="preserve"> itemCount</w:t>
      </w:r>
      <w:r w:rsidRPr="00AA0E90">
        <w:t xml:space="preserve"> – 1)</w:t>
      </w:r>
    </w:p>
    <w:p w14:paraId="3207A19D" w14:textId="77777777" w:rsidR="004C02EF" w:rsidRPr="00AA0E90" w:rsidRDefault="004C02EF" w:rsidP="004C02EF">
      <w:pPr>
        <w:pStyle w:val="Alg4"/>
        <w:numPr>
          <w:ilvl w:val="2"/>
          <w:numId w:val="215"/>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69CFCD8A" w14:textId="77777777" w:rsidR="004C02EF" w:rsidRPr="00AA0E90" w:rsidRDefault="004C02EF" w:rsidP="004C02EF">
      <w:pPr>
        <w:pStyle w:val="Alg4"/>
        <w:numPr>
          <w:ilvl w:val="2"/>
          <w:numId w:val="215"/>
        </w:numPr>
      </w:pPr>
      <w:r w:rsidRPr="00AA0E90">
        <w:t xml:space="preserve">If </w:t>
      </w:r>
      <w:r w:rsidRPr="00AA0E90">
        <w:rPr>
          <w:i/>
        </w:rPr>
        <w:t>fromPresent</w:t>
      </w:r>
      <w:r w:rsidRPr="00AA0E90">
        <w:t xml:space="preserve"> is </w:t>
      </w:r>
      <w:r w:rsidRPr="00AA0E90">
        <w:rPr>
          <w:b/>
        </w:rPr>
        <w:t>true</w:t>
      </w:r>
      <w:r w:rsidRPr="00AA0E90">
        <w:t>, then</w:t>
      </w:r>
    </w:p>
    <w:p w14:paraId="640D083D" w14:textId="77777777" w:rsidR="004C02EF" w:rsidRPr="00AA0E90" w:rsidRDefault="004C02EF" w:rsidP="004C02EF">
      <w:pPr>
        <w:pStyle w:val="Alg4"/>
        <w:numPr>
          <w:ilvl w:val="3"/>
          <w:numId w:val="215"/>
        </w:numPr>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6301F595" w14:textId="77777777" w:rsidR="004C02EF" w:rsidRPr="00AA0E90" w:rsidRDefault="004C02EF" w:rsidP="004C02EF">
      <w:pPr>
        <w:pStyle w:val="Alg4"/>
        <w:numPr>
          <w:ilvl w:val="3"/>
          <w:numId w:val="215"/>
        </w:numPr>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fromValue</w:t>
      </w:r>
      <w:r w:rsidRPr="00AA0E90">
        <w:t xml:space="preserve">, and </w:t>
      </w:r>
      <w:r w:rsidRPr="00AA0E90">
        <w:rPr>
          <w:b/>
        </w:rPr>
        <w:t>true</w:t>
      </w:r>
      <w:r w:rsidRPr="00AA0E90">
        <w:t>.</w:t>
      </w:r>
    </w:p>
    <w:p w14:paraId="5D3744C5" w14:textId="77777777" w:rsidR="004C02EF" w:rsidRPr="00AA0E90" w:rsidRDefault="004C02EF" w:rsidP="004C02EF">
      <w:pPr>
        <w:pStyle w:val="Alg4"/>
        <w:numPr>
          <w:ilvl w:val="2"/>
          <w:numId w:val="215"/>
        </w:numPr>
      </w:pPr>
      <w:r w:rsidRPr="00AA0E90">
        <w:t xml:space="preserve">Else, </w:t>
      </w:r>
      <w:r w:rsidRPr="00AA0E90">
        <w:rPr>
          <w:i/>
        </w:rPr>
        <w:t>fromPresent</w:t>
      </w:r>
      <w:r w:rsidRPr="00AA0E90">
        <w:t xml:space="preserve"> is </w:t>
      </w:r>
      <w:r w:rsidRPr="00AA0E90">
        <w:rPr>
          <w:b/>
        </w:rPr>
        <w:t>false</w:t>
      </w:r>
    </w:p>
    <w:p w14:paraId="2C562C22" w14:textId="77777777" w:rsidR="004C02EF" w:rsidRPr="00AA0E90" w:rsidRDefault="004C02EF" w:rsidP="004C02EF">
      <w:pPr>
        <w:pStyle w:val="Alg4"/>
        <w:numPr>
          <w:ilvl w:val="3"/>
          <w:numId w:val="215"/>
        </w:numPr>
        <w:tabs>
          <w:tab w:val="num" w:pos="3060"/>
        </w:tabs>
      </w:pPr>
      <w:r w:rsidRPr="00AA0E90">
        <w:t xml:space="preserve">Call the [[Delete]] internal method of </w:t>
      </w:r>
      <w:r w:rsidRPr="00AA0E90">
        <w:rPr>
          <w:i/>
        </w:rPr>
        <w:t>O</w:t>
      </w:r>
      <w:r w:rsidRPr="00AA0E90" w:rsidDel="00582B35">
        <w:t xml:space="preserve"> </w:t>
      </w:r>
      <w:r w:rsidRPr="00AA0E90">
        <w:t xml:space="preserve">with argument </w:t>
      </w:r>
      <w:r w:rsidRPr="00AA0E90">
        <w:rPr>
          <w:i/>
        </w:rPr>
        <w:t>to</w:t>
      </w:r>
      <w:r w:rsidRPr="00AA0E90">
        <w:t xml:space="preserve"> and </w:t>
      </w:r>
      <w:r w:rsidRPr="00AA0E90">
        <w:rPr>
          <w:b/>
        </w:rPr>
        <w:t>true</w:t>
      </w:r>
      <w:r w:rsidRPr="00AA0E90">
        <w:t>.</w:t>
      </w:r>
    </w:p>
    <w:p w14:paraId="00E7E3C8" w14:textId="77777777" w:rsidR="004C02EF" w:rsidRPr="00AA0E90" w:rsidRDefault="004C02EF" w:rsidP="004C02EF">
      <w:pPr>
        <w:pStyle w:val="Alg4"/>
        <w:numPr>
          <w:ilvl w:val="2"/>
          <w:numId w:val="215"/>
        </w:numPr>
      </w:pPr>
      <w:r w:rsidRPr="00AA0E90">
        <w:t xml:space="preserve">Decrease </w:t>
      </w:r>
      <w:r w:rsidRPr="00AA0E90">
        <w:rPr>
          <w:i/>
        </w:rPr>
        <w:t>k</w:t>
      </w:r>
      <w:r w:rsidRPr="00AA0E90">
        <w:t xml:space="preserve"> by 1.</w:t>
      </w:r>
    </w:p>
    <w:p w14:paraId="5B1A1173" w14:textId="77777777" w:rsidR="004C02EF" w:rsidRPr="00AA0E90" w:rsidRDefault="004C02EF" w:rsidP="004C02EF">
      <w:pPr>
        <w:pStyle w:val="Alg4"/>
        <w:numPr>
          <w:ilvl w:val="0"/>
          <w:numId w:val="215"/>
        </w:numPr>
      </w:pPr>
      <w:r w:rsidRPr="00AA0E90">
        <w:t xml:space="preserve">Let </w:t>
      </w:r>
      <w:r w:rsidRPr="00AA0E90">
        <w:rPr>
          <w:i/>
        </w:rPr>
        <w:t>k</w:t>
      </w:r>
      <w:r w:rsidRPr="00AA0E90">
        <w:t xml:space="preserve"> be </w:t>
      </w:r>
      <w:r w:rsidRPr="00AA0E90">
        <w:rPr>
          <w:i/>
        </w:rPr>
        <w:t>actualStart</w:t>
      </w:r>
      <w:r w:rsidRPr="00AA0E90">
        <w:t>.</w:t>
      </w:r>
    </w:p>
    <w:p w14:paraId="121C3F8C" w14:textId="77777777" w:rsidR="004C02EF" w:rsidRPr="00AA0E90" w:rsidRDefault="004C02EF" w:rsidP="004C02EF">
      <w:pPr>
        <w:pStyle w:val="Alg4"/>
        <w:numPr>
          <w:ilvl w:val="0"/>
          <w:numId w:val="215"/>
        </w:numPr>
      </w:pPr>
      <w:r w:rsidRPr="00AA0E90">
        <w:t xml:space="preserve">Repeat, while </w:t>
      </w:r>
      <w:r w:rsidRPr="00AA0E90">
        <w:rPr>
          <w:i/>
        </w:rPr>
        <w:t>items</w:t>
      </w:r>
      <w:r w:rsidRPr="00AA0E90">
        <w:t xml:space="preserve"> is not empty</w:t>
      </w:r>
    </w:p>
    <w:p w14:paraId="60BEA9D6" w14:textId="77777777" w:rsidR="004C02EF" w:rsidRPr="00AA0E90" w:rsidRDefault="004C02EF" w:rsidP="004C02EF">
      <w:pPr>
        <w:pStyle w:val="Alg4"/>
        <w:numPr>
          <w:ilvl w:val="1"/>
          <w:numId w:val="215"/>
        </w:numPr>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that element.</w:t>
      </w:r>
    </w:p>
    <w:p w14:paraId="0D8657A1" w14:textId="77777777" w:rsidR="004C02EF" w:rsidRPr="00AA0E90" w:rsidRDefault="004C02EF" w:rsidP="004C02EF">
      <w:pPr>
        <w:pStyle w:val="Alg4"/>
        <w:numPr>
          <w:ilvl w:val="1"/>
          <w:numId w:val="215"/>
        </w:numPr>
      </w:pPr>
      <w:r w:rsidRPr="00AA0E90">
        <w:t xml:space="preserve">Call the [[Put]] internal method of </w:t>
      </w:r>
      <w:r w:rsidRPr="00AA0E90">
        <w:rPr>
          <w:i/>
        </w:rPr>
        <w:t>O</w:t>
      </w:r>
      <w:r w:rsidRPr="00AA0E90">
        <w:t xml:space="preserve"> with arguments ToString(</w:t>
      </w:r>
      <w:r w:rsidRPr="00AA0E90">
        <w:rPr>
          <w:i/>
        </w:rPr>
        <w:t>k</w:t>
      </w:r>
      <w:r w:rsidRPr="00AA0E90">
        <w:t xml:space="preserve">), </w:t>
      </w:r>
      <w:r w:rsidRPr="00AA0E90">
        <w:rPr>
          <w:i/>
        </w:rPr>
        <w:t>E</w:t>
      </w:r>
      <w:r w:rsidRPr="00AA0E90">
        <w:t xml:space="preserve">, and </w:t>
      </w:r>
      <w:r w:rsidRPr="00AA0E90">
        <w:rPr>
          <w:b/>
        </w:rPr>
        <w:t>true</w:t>
      </w:r>
      <w:r w:rsidRPr="00AA0E90">
        <w:t>.</w:t>
      </w:r>
    </w:p>
    <w:p w14:paraId="75DC69A4" w14:textId="77777777" w:rsidR="004C02EF" w:rsidRPr="00AA0E90" w:rsidRDefault="004C02EF" w:rsidP="004C02EF">
      <w:pPr>
        <w:pStyle w:val="Alg4"/>
        <w:numPr>
          <w:ilvl w:val="1"/>
          <w:numId w:val="215"/>
        </w:numPr>
      </w:pPr>
      <w:r w:rsidRPr="00AA0E90">
        <w:t xml:space="preserve">Increase </w:t>
      </w:r>
      <w:r w:rsidRPr="00AA0E90">
        <w:rPr>
          <w:i/>
        </w:rPr>
        <w:t>k</w:t>
      </w:r>
      <w:r w:rsidRPr="00AA0E90">
        <w:t xml:space="preserve"> by 1.</w:t>
      </w:r>
    </w:p>
    <w:p w14:paraId="23CDB496" w14:textId="77777777" w:rsidR="004C02EF" w:rsidRPr="00AA0E90" w:rsidRDefault="004C02EF" w:rsidP="004C02EF">
      <w:pPr>
        <w:pStyle w:val="Alg4"/>
        <w:numPr>
          <w:ilvl w:val="0"/>
          <w:numId w:val="215"/>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w:t>
      </w:r>
      <w:r w:rsidRPr="00AA0E90">
        <w:rPr>
          <w:i/>
        </w:rPr>
        <w:t xml:space="preserve">len </w:t>
      </w:r>
      <w:r w:rsidRPr="00AA0E90">
        <w:t>–</w:t>
      </w:r>
      <w:r w:rsidRPr="00AA0E90">
        <w:rPr>
          <w:i/>
        </w:rPr>
        <w:t xml:space="preserve"> actualDeleteCount</w:t>
      </w:r>
      <w:r w:rsidRPr="00AA0E90">
        <w:t xml:space="preserve"> +</w:t>
      </w:r>
      <w:r w:rsidRPr="00AA0E90">
        <w:rPr>
          <w:i/>
        </w:rPr>
        <w:t xml:space="preserve"> itemCount</w:t>
      </w:r>
      <w:r w:rsidRPr="00AA0E90">
        <w:t xml:space="preserve">), and </w:t>
      </w:r>
      <w:r w:rsidRPr="00AA0E90">
        <w:rPr>
          <w:b/>
        </w:rPr>
        <w:t>true</w:t>
      </w:r>
      <w:r w:rsidRPr="00AA0E90">
        <w:t>.</w:t>
      </w:r>
    </w:p>
    <w:p w14:paraId="2595A9A6" w14:textId="77777777" w:rsidR="004C02EF" w:rsidRPr="00AA0E90" w:rsidRDefault="004C02EF" w:rsidP="004C02EF">
      <w:pPr>
        <w:pStyle w:val="Alg4"/>
        <w:numPr>
          <w:ilvl w:val="0"/>
          <w:numId w:val="215"/>
        </w:numPr>
        <w:spacing w:after="120"/>
      </w:pPr>
      <w:r w:rsidRPr="00AA0E90">
        <w:t xml:space="preserve">Return </w:t>
      </w:r>
      <w:r w:rsidRPr="00AA0E90">
        <w:rPr>
          <w:i/>
        </w:rPr>
        <w:t>A</w:t>
      </w:r>
      <w:r w:rsidRPr="00AA0E90">
        <w:t>.</w:t>
      </w:r>
    </w:p>
    <w:p w14:paraId="7999FFE5"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splice</w:t>
      </w:r>
      <w:r>
        <w:t xml:space="preserve"> method is </w:t>
      </w:r>
      <w:r>
        <w:rPr>
          <w:b/>
        </w:rPr>
        <w:t>2</w:t>
      </w:r>
      <w:r>
        <w:t>.</w:t>
      </w:r>
    </w:p>
    <w:p w14:paraId="23FAF60B" w14:textId="77777777" w:rsidR="004C02EF" w:rsidRDefault="004C02EF" w:rsidP="004C02EF">
      <w:pPr>
        <w:pStyle w:val="Note"/>
      </w:pPr>
      <w:r w:rsidRPr="00AA0E90">
        <w:t>NOTE</w:t>
      </w:r>
      <w:r w:rsidRPr="00AA0E90">
        <w:tab/>
        <w:t xml:space="preserve">The </w:t>
      </w:r>
      <w:r w:rsidRPr="00AA0E90">
        <w:rPr>
          <w:rFonts w:ascii="Courier New" w:hAnsi="Courier New"/>
          <w:b/>
        </w:rPr>
        <w:t>splice</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splice</w:t>
      </w:r>
      <w:r w:rsidRPr="00AA0E90">
        <w:t xml:space="preserve"> function can be applied successfully to a host object is implementation-dependent.</w:t>
      </w:r>
    </w:p>
    <w:p w14:paraId="6DBDD597" w14:textId="77777777" w:rsidR="004C02EF" w:rsidRDefault="004C02EF" w:rsidP="004C02EF">
      <w:pPr>
        <w:pStyle w:val="40"/>
        <w:numPr>
          <w:ilvl w:val="0"/>
          <w:numId w:val="0"/>
        </w:numPr>
      </w:pPr>
      <w:bookmarkStart w:id="7301" w:name="_Ref440446838"/>
      <w:r>
        <w:t>15.4.4.13</w:t>
      </w:r>
      <w:r>
        <w:tab/>
        <w:t>Array.prototype.unshift ( [ item1 [ , item2 [ , … ] ] ] )</w:t>
      </w:r>
      <w:bookmarkEnd w:id="7301"/>
    </w:p>
    <w:p w14:paraId="26B7FAA4" w14:textId="77777777" w:rsidR="004C02EF" w:rsidRDefault="004C02EF" w:rsidP="004C02EF">
      <w:r>
        <w:t>The arguments are prepended to the start of the array, such that their order within the array is the same as the order in which they appear in the argument list.</w:t>
      </w:r>
    </w:p>
    <w:p w14:paraId="7B1737EC" w14:textId="77777777" w:rsidR="004C02EF" w:rsidRDefault="004C02EF" w:rsidP="004C02EF">
      <w:r>
        <w:t xml:space="preserve">When the </w:t>
      </w:r>
      <w:r>
        <w:rPr>
          <w:rFonts w:ascii="Courier New" w:hAnsi="Courier New"/>
          <w:b/>
        </w:rPr>
        <w:t>unshift</w:t>
      </w:r>
      <w:r>
        <w:t xml:space="preserve"> method is called with zero or more arguments </w:t>
      </w:r>
      <w:r w:rsidRPr="00F02209">
        <w:rPr>
          <w:rFonts w:ascii="Times New Roman" w:hAnsi="Times New Roman"/>
          <w:i/>
        </w:rPr>
        <w:t>item1</w:t>
      </w:r>
      <w:r w:rsidRPr="00F02209">
        <w:t>,</w:t>
      </w:r>
      <w:r w:rsidRPr="00F02209">
        <w:rPr>
          <w:rFonts w:ascii="Times New Roman" w:hAnsi="Times New Roman"/>
          <w:i/>
        </w:rPr>
        <w:t xml:space="preserve"> item2</w:t>
      </w:r>
      <w:r>
        <w:t>, etc., the following steps are taken:</w:t>
      </w:r>
    </w:p>
    <w:p w14:paraId="44C94A7A" w14:textId="77777777" w:rsidR="004C02EF" w:rsidRPr="00AA0E90" w:rsidRDefault="004C02EF" w:rsidP="004C02EF">
      <w:pPr>
        <w:pStyle w:val="Alg4"/>
        <w:numPr>
          <w:ilvl w:val="0"/>
          <w:numId w:val="216"/>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793AF9F7" w14:textId="77777777" w:rsidR="004C02EF" w:rsidRPr="00AA0E90" w:rsidRDefault="004C02EF" w:rsidP="004C02EF">
      <w:pPr>
        <w:pStyle w:val="Alg4"/>
        <w:numPr>
          <w:ilvl w:val="0"/>
          <w:numId w:val="216"/>
        </w:numPr>
      </w:pPr>
      <w:r w:rsidRPr="00AA0E90">
        <w:t xml:space="preserve">Let </w:t>
      </w:r>
      <w:r w:rsidRPr="00AA0E90">
        <w:rPr>
          <w:i/>
        </w:rPr>
        <w:t>lenVal</w:t>
      </w:r>
      <w:r w:rsidRPr="00AA0E90">
        <w:t xml:space="preserve"> be the result of calling</w:t>
      </w:r>
      <w:r w:rsidRPr="00AA0E90" w:rsidDel="00887131">
        <w:t xml:space="preserve"> </w:t>
      </w:r>
      <w:r w:rsidRPr="00AA0E90">
        <w:t xml:space="preserve">the  [[Get]] internal method of </w:t>
      </w:r>
      <w:r w:rsidRPr="00AA0E90">
        <w:rPr>
          <w:i/>
        </w:rPr>
        <w:t>O</w:t>
      </w:r>
      <w:r w:rsidRPr="00AA0E90">
        <w:t xml:space="preserve"> with argument </w:t>
      </w:r>
      <w:r>
        <w:rPr>
          <w:rFonts w:ascii="Courier New" w:hAnsi="Courier New"/>
          <w:sz w:val="18"/>
        </w:rPr>
        <w:t>"</w:t>
      </w:r>
      <w:r>
        <w:rPr>
          <w:rFonts w:ascii="Courier New" w:hAnsi="Courier New"/>
          <w:b/>
        </w:rPr>
        <w:t>length</w:t>
      </w:r>
      <w:r>
        <w:rPr>
          <w:rFonts w:ascii="Courier New" w:hAnsi="Courier New"/>
          <w:sz w:val="18"/>
        </w:rPr>
        <w:t>"</w:t>
      </w:r>
      <w:r w:rsidRPr="00AA0E90">
        <w:t>.</w:t>
      </w:r>
    </w:p>
    <w:p w14:paraId="66947C27" w14:textId="77777777" w:rsidR="004C02EF" w:rsidRPr="00AA0E90" w:rsidRDefault="004C02EF" w:rsidP="004C02EF">
      <w:pPr>
        <w:pStyle w:val="Alg4"/>
        <w:numPr>
          <w:ilvl w:val="0"/>
          <w:numId w:val="216"/>
        </w:numPr>
      </w:pPr>
      <w:r w:rsidRPr="00AA0E90">
        <w:t xml:space="preserve">Let </w:t>
      </w:r>
      <w:r w:rsidRPr="00AA0E90">
        <w:rPr>
          <w:i/>
        </w:rPr>
        <w:t>len</w:t>
      </w:r>
      <w:r w:rsidRPr="00AA0E90">
        <w:t xml:space="preserve"> be ToUint32(</w:t>
      </w:r>
      <w:r w:rsidRPr="00AA0E90">
        <w:rPr>
          <w:i/>
        </w:rPr>
        <w:t>lenVal</w:t>
      </w:r>
      <w:r w:rsidRPr="00AA0E90">
        <w:t>).</w:t>
      </w:r>
    </w:p>
    <w:p w14:paraId="696BD515" w14:textId="77777777" w:rsidR="004C02EF" w:rsidRPr="00AA0E90" w:rsidRDefault="004C02EF" w:rsidP="004C02EF">
      <w:pPr>
        <w:pStyle w:val="Alg4"/>
        <w:numPr>
          <w:ilvl w:val="0"/>
          <w:numId w:val="216"/>
        </w:numPr>
      </w:pPr>
      <w:r w:rsidRPr="00AA0E90">
        <w:t xml:space="preserve">Let </w:t>
      </w:r>
      <w:r w:rsidRPr="00AA0E90">
        <w:rPr>
          <w:i/>
        </w:rPr>
        <w:t>argCount</w:t>
      </w:r>
      <w:r w:rsidRPr="00AA0E90">
        <w:t xml:space="preserve"> be the number of actual arguments.</w:t>
      </w:r>
    </w:p>
    <w:p w14:paraId="68DA7C90" w14:textId="77777777" w:rsidR="004C02EF" w:rsidRPr="00AA0E90" w:rsidRDefault="004C02EF" w:rsidP="004C02EF">
      <w:pPr>
        <w:pStyle w:val="Alg4"/>
        <w:numPr>
          <w:ilvl w:val="0"/>
          <w:numId w:val="216"/>
        </w:numPr>
      </w:pPr>
      <w:r w:rsidRPr="00AA0E90">
        <w:t xml:space="preserve">Let </w:t>
      </w:r>
      <w:r w:rsidRPr="00AA0E90">
        <w:rPr>
          <w:i/>
        </w:rPr>
        <w:t>k</w:t>
      </w:r>
      <w:r w:rsidRPr="00AA0E90">
        <w:t xml:space="preserve"> be </w:t>
      </w:r>
      <w:r w:rsidRPr="00AA0E90">
        <w:rPr>
          <w:i/>
        </w:rPr>
        <w:t>len</w:t>
      </w:r>
      <w:r w:rsidRPr="00AA0E90">
        <w:t>.</w:t>
      </w:r>
    </w:p>
    <w:p w14:paraId="20E99CC5" w14:textId="77777777" w:rsidR="004C02EF" w:rsidRPr="00AA0E90" w:rsidRDefault="004C02EF" w:rsidP="004C02EF">
      <w:pPr>
        <w:pStyle w:val="Alg4"/>
        <w:numPr>
          <w:ilvl w:val="0"/>
          <w:numId w:val="216"/>
        </w:numPr>
      </w:pPr>
      <w:r w:rsidRPr="00AA0E90">
        <w:t xml:space="preserve">Repeat, while </w:t>
      </w:r>
      <w:r w:rsidRPr="00AA0E90">
        <w:rPr>
          <w:i/>
        </w:rPr>
        <w:t>k</w:t>
      </w:r>
      <w:r w:rsidRPr="00AA0E90">
        <w:t xml:space="preserve"> &gt; 0, </w:t>
      </w:r>
    </w:p>
    <w:p w14:paraId="3D300017" w14:textId="77777777" w:rsidR="004C02EF" w:rsidRPr="00AA0E90" w:rsidRDefault="004C02EF" w:rsidP="004C02EF">
      <w:pPr>
        <w:pStyle w:val="Alg4"/>
        <w:numPr>
          <w:ilvl w:val="1"/>
          <w:numId w:val="216"/>
        </w:numPr>
      </w:pPr>
      <w:r w:rsidRPr="00AA0E90">
        <w:t xml:space="preserve">Let </w:t>
      </w:r>
      <w:r w:rsidRPr="00AA0E90">
        <w:rPr>
          <w:i/>
        </w:rPr>
        <w:t>from</w:t>
      </w:r>
      <w:r w:rsidRPr="00AA0E90">
        <w:t xml:space="preserve"> be ToString(</w:t>
      </w:r>
      <w:r w:rsidRPr="00AA0E90">
        <w:rPr>
          <w:i/>
        </w:rPr>
        <w:t>k</w:t>
      </w:r>
      <w:r w:rsidRPr="00AA0E90">
        <w:t>–1).</w:t>
      </w:r>
    </w:p>
    <w:p w14:paraId="758059FA" w14:textId="77777777" w:rsidR="004C02EF" w:rsidRPr="00AA0E90" w:rsidRDefault="004C02EF" w:rsidP="004C02EF">
      <w:pPr>
        <w:pStyle w:val="Alg4"/>
        <w:numPr>
          <w:ilvl w:val="1"/>
          <w:numId w:val="216"/>
        </w:numPr>
      </w:pPr>
      <w:r w:rsidRPr="00AA0E90">
        <w:t xml:space="preserve">Let </w:t>
      </w:r>
      <w:r w:rsidRPr="00AA0E90">
        <w:rPr>
          <w:i/>
        </w:rPr>
        <w:t>to</w:t>
      </w:r>
      <w:r w:rsidRPr="00AA0E90">
        <w:t xml:space="preserve"> be ToString(</w:t>
      </w:r>
      <w:r w:rsidRPr="00AA0E90">
        <w:rPr>
          <w:i/>
        </w:rPr>
        <w:t>k</w:t>
      </w:r>
      <w:r w:rsidRPr="00AA0E90">
        <w:t>+</w:t>
      </w:r>
      <w:r w:rsidRPr="00AA0E90">
        <w:rPr>
          <w:i/>
        </w:rPr>
        <w:t>argCount</w:t>
      </w:r>
      <w:r w:rsidRPr="00AA0E90">
        <w:t xml:space="preserve"> –1).</w:t>
      </w:r>
    </w:p>
    <w:p w14:paraId="5808D40A" w14:textId="77777777" w:rsidR="004C02EF" w:rsidRPr="00AA0E90" w:rsidRDefault="004C02EF" w:rsidP="004C02EF">
      <w:pPr>
        <w:pStyle w:val="Alg4"/>
        <w:numPr>
          <w:ilvl w:val="1"/>
          <w:numId w:val="216"/>
        </w:numPr>
      </w:pPr>
      <w:r w:rsidRPr="00AA0E90">
        <w:t xml:space="preserve">Let </w:t>
      </w:r>
      <w:r w:rsidRPr="00AA0E90">
        <w:rPr>
          <w:i/>
        </w:rPr>
        <w:t>fromPresent</w:t>
      </w:r>
      <w:r w:rsidRPr="00AA0E90">
        <w:t xml:space="preserve"> be the result of calling the [[HasProperty]] internal method of </w:t>
      </w:r>
      <w:r w:rsidRPr="00AA0E90">
        <w:rPr>
          <w:i/>
        </w:rPr>
        <w:t>O</w:t>
      </w:r>
      <w:r w:rsidRPr="00AA0E90">
        <w:t xml:space="preserve"> with argument </w:t>
      </w:r>
      <w:r w:rsidRPr="00AA0E90">
        <w:rPr>
          <w:i/>
        </w:rPr>
        <w:t>from</w:t>
      </w:r>
      <w:r w:rsidRPr="00AA0E90">
        <w:t>.</w:t>
      </w:r>
    </w:p>
    <w:p w14:paraId="65BB6629" w14:textId="77777777" w:rsidR="004C02EF" w:rsidRPr="00AA0E90" w:rsidRDefault="004C02EF" w:rsidP="004C02EF">
      <w:pPr>
        <w:pStyle w:val="Alg4"/>
        <w:numPr>
          <w:ilvl w:val="1"/>
          <w:numId w:val="216"/>
        </w:numPr>
      </w:pPr>
      <w:r w:rsidRPr="00AA0E90">
        <w:t xml:space="preserve">If </w:t>
      </w:r>
      <w:r w:rsidRPr="00AA0E90">
        <w:rPr>
          <w:i/>
        </w:rPr>
        <w:t>fromPresent</w:t>
      </w:r>
      <w:r w:rsidRPr="00AA0E90">
        <w:t xml:space="preserve"> is </w:t>
      </w:r>
      <w:r w:rsidRPr="00AA0E90">
        <w:rPr>
          <w:b/>
        </w:rPr>
        <w:t>true</w:t>
      </w:r>
      <w:r w:rsidRPr="00AA0E90">
        <w:t>, then</w:t>
      </w:r>
    </w:p>
    <w:p w14:paraId="614B2DA0" w14:textId="77777777" w:rsidR="004C02EF" w:rsidRPr="00AA0E90" w:rsidRDefault="004C02EF" w:rsidP="004C02EF">
      <w:pPr>
        <w:pStyle w:val="Alg4"/>
        <w:numPr>
          <w:ilvl w:val="2"/>
          <w:numId w:val="216"/>
        </w:numPr>
        <w:tabs>
          <w:tab w:val="left" w:pos="2340"/>
        </w:tabs>
      </w:pPr>
      <w:r w:rsidRPr="00AA0E90">
        <w:t xml:space="preserve">Let </w:t>
      </w:r>
      <w:r w:rsidRPr="00AA0E90">
        <w:rPr>
          <w:i/>
        </w:rPr>
        <w:t>fromValue</w:t>
      </w:r>
      <w:r w:rsidRPr="00AA0E90">
        <w:t xml:space="preserve"> be the result of calling the [[Get]] internal method of </w:t>
      </w:r>
      <w:r w:rsidRPr="00AA0E90">
        <w:rPr>
          <w:i/>
        </w:rPr>
        <w:t>O</w:t>
      </w:r>
      <w:r w:rsidRPr="00AA0E90">
        <w:t xml:space="preserve"> with argument </w:t>
      </w:r>
      <w:r w:rsidRPr="00AA0E90">
        <w:rPr>
          <w:i/>
        </w:rPr>
        <w:t>from</w:t>
      </w:r>
      <w:r w:rsidRPr="00AA0E90">
        <w:t>.</w:t>
      </w:r>
    </w:p>
    <w:p w14:paraId="1C224132" w14:textId="77777777" w:rsidR="004C02EF" w:rsidRPr="00AA0E90" w:rsidRDefault="004C02EF" w:rsidP="004C02EF">
      <w:pPr>
        <w:pStyle w:val="Alg4"/>
        <w:numPr>
          <w:ilvl w:val="2"/>
          <w:numId w:val="216"/>
        </w:numPr>
        <w:tabs>
          <w:tab w:val="left" w:pos="2340"/>
        </w:tabs>
      </w:pPr>
      <w:r w:rsidRPr="00AA0E90">
        <w:t xml:space="preserve">Call the [[Put]] internal method of </w:t>
      </w:r>
      <w:r w:rsidRPr="00AA0E90">
        <w:rPr>
          <w:i/>
        </w:rPr>
        <w:t>O</w:t>
      </w:r>
      <w:r w:rsidRPr="00AA0E90">
        <w:t xml:space="preserve"> with arguments </w:t>
      </w:r>
      <w:r w:rsidRPr="00AA0E90">
        <w:rPr>
          <w:i/>
        </w:rPr>
        <w:t>to</w:t>
      </w:r>
      <w:r w:rsidRPr="00AA0E90">
        <w:t xml:space="preserve">, </w:t>
      </w:r>
      <w:r w:rsidRPr="00AA0E90">
        <w:rPr>
          <w:i/>
        </w:rPr>
        <w:t>fromValue</w:t>
      </w:r>
      <w:r w:rsidRPr="00AA0E90">
        <w:t xml:space="preserve">, and </w:t>
      </w:r>
      <w:r w:rsidRPr="00AA0E90">
        <w:rPr>
          <w:b/>
        </w:rPr>
        <w:t>true</w:t>
      </w:r>
      <w:r w:rsidRPr="00AA0E90">
        <w:t>.</w:t>
      </w:r>
    </w:p>
    <w:p w14:paraId="692BEE7B" w14:textId="77777777" w:rsidR="004C02EF" w:rsidRPr="00AA0E90" w:rsidRDefault="004C02EF" w:rsidP="004C02EF">
      <w:pPr>
        <w:pStyle w:val="Alg4"/>
        <w:numPr>
          <w:ilvl w:val="1"/>
          <w:numId w:val="216"/>
        </w:numPr>
      </w:pPr>
      <w:r w:rsidRPr="00AA0E90">
        <w:t xml:space="preserve">Else, </w:t>
      </w:r>
      <w:r w:rsidRPr="00AA0E90">
        <w:rPr>
          <w:i/>
        </w:rPr>
        <w:t>fromPresent</w:t>
      </w:r>
      <w:r w:rsidRPr="00AA0E90">
        <w:t xml:space="preserve"> is </w:t>
      </w:r>
      <w:r w:rsidRPr="00AA0E90">
        <w:rPr>
          <w:b/>
        </w:rPr>
        <w:t>false</w:t>
      </w:r>
    </w:p>
    <w:p w14:paraId="5568E449" w14:textId="77777777" w:rsidR="004C02EF" w:rsidRPr="00AA0E90" w:rsidRDefault="004C02EF" w:rsidP="004C02EF">
      <w:pPr>
        <w:pStyle w:val="Alg4"/>
        <w:numPr>
          <w:ilvl w:val="2"/>
          <w:numId w:val="216"/>
        </w:numPr>
        <w:tabs>
          <w:tab w:val="left" w:pos="2340"/>
        </w:tabs>
      </w:pPr>
      <w:r w:rsidRPr="00AA0E90">
        <w:t xml:space="preserve">Call the [[Delete]] internal method of </w:t>
      </w:r>
      <w:r w:rsidRPr="00AA0E90">
        <w:rPr>
          <w:i/>
        </w:rPr>
        <w:t>O</w:t>
      </w:r>
      <w:r w:rsidRPr="00AA0E90">
        <w:t xml:space="preserve"> with arguments </w:t>
      </w:r>
      <w:r w:rsidRPr="00AA0E90">
        <w:rPr>
          <w:i/>
        </w:rPr>
        <w:t>to</w:t>
      </w:r>
      <w:r w:rsidRPr="00AA0E90">
        <w:t xml:space="preserve">, and </w:t>
      </w:r>
      <w:r w:rsidRPr="00AA0E90">
        <w:rPr>
          <w:b/>
        </w:rPr>
        <w:t>true</w:t>
      </w:r>
      <w:r w:rsidRPr="00AA0E90">
        <w:t>.</w:t>
      </w:r>
    </w:p>
    <w:p w14:paraId="340AAB2C" w14:textId="77777777" w:rsidR="004C02EF" w:rsidRPr="00AA0E90" w:rsidRDefault="004C02EF" w:rsidP="004C02EF">
      <w:pPr>
        <w:pStyle w:val="Alg4"/>
        <w:numPr>
          <w:ilvl w:val="1"/>
          <w:numId w:val="216"/>
        </w:numPr>
      </w:pPr>
      <w:r w:rsidRPr="00AA0E90">
        <w:t xml:space="preserve">Decrease </w:t>
      </w:r>
      <w:r w:rsidRPr="00AA0E90">
        <w:rPr>
          <w:i/>
        </w:rPr>
        <w:t>k</w:t>
      </w:r>
      <w:r w:rsidRPr="00AA0E90">
        <w:t xml:space="preserve"> by 1.</w:t>
      </w:r>
    </w:p>
    <w:p w14:paraId="18558AFB" w14:textId="77777777" w:rsidR="004C02EF" w:rsidRPr="00AA0E90" w:rsidRDefault="004C02EF" w:rsidP="004C02EF">
      <w:pPr>
        <w:pStyle w:val="Alg4"/>
        <w:numPr>
          <w:ilvl w:val="0"/>
          <w:numId w:val="216"/>
        </w:numPr>
      </w:pPr>
      <w:r w:rsidRPr="00AA0E90">
        <w:t xml:space="preserve">Let </w:t>
      </w:r>
      <w:r w:rsidRPr="00AA0E90">
        <w:rPr>
          <w:i/>
        </w:rPr>
        <w:t>j</w:t>
      </w:r>
      <w:r w:rsidRPr="00AA0E90">
        <w:t xml:space="preserve"> be 0.</w:t>
      </w:r>
    </w:p>
    <w:p w14:paraId="24C18A6A" w14:textId="77777777" w:rsidR="004C02EF" w:rsidRPr="00AA0E90" w:rsidRDefault="004C02EF" w:rsidP="004C02EF">
      <w:pPr>
        <w:pStyle w:val="Alg4"/>
        <w:numPr>
          <w:ilvl w:val="0"/>
          <w:numId w:val="216"/>
        </w:numPr>
      </w:pPr>
      <w:r w:rsidRPr="00AA0E90">
        <w:t xml:space="preserve">Let </w:t>
      </w:r>
      <w:r w:rsidRPr="00AA0E90">
        <w:rPr>
          <w:i/>
        </w:rPr>
        <w:t>items</w:t>
      </w:r>
      <w:r w:rsidRPr="00AA0E90">
        <w:t xml:space="preserve"> be an internal List whose elements are, in left to right order, the arguments that were passed to this function invocation.</w:t>
      </w:r>
    </w:p>
    <w:p w14:paraId="2FE7C612" w14:textId="77777777" w:rsidR="004C02EF" w:rsidRPr="00AA0E90" w:rsidRDefault="004C02EF" w:rsidP="004C02EF">
      <w:pPr>
        <w:pStyle w:val="Alg4"/>
        <w:numPr>
          <w:ilvl w:val="0"/>
          <w:numId w:val="216"/>
        </w:numPr>
      </w:pPr>
      <w:r w:rsidRPr="00AA0E90">
        <w:t xml:space="preserve">Repeat, while </w:t>
      </w:r>
      <w:r w:rsidRPr="00AA0E90">
        <w:rPr>
          <w:i/>
        </w:rPr>
        <w:t>items</w:t>
      </w:r>
      <w:r w:rsidRPr="00AA0E90">
        <w:t xml:space="preserve"> is not empty</w:t>
      </w:r>
    </w:p>
    <w:p w14:paraId="69A677E7" w14:textId="77777777" w:rsidR="004C02EF" w:rsidRPr="00AA0E90" w:rsidRDefault="004C02EF" w:rsidP="004C02EF">
      <w:pPr>
        <w:pStyle w:val="Alg4"/>
        <w:numPr>
          <w:ilvl w:val="1"/>
          <w:numId w:val="216"/>
        </w:numPr>
      </w:pPr>
      <w:r w:rsidRPr="00AA0E90">
        <w:t xml:space="preserve">Remove the first element from </w:t>
      </w:r>
      <w:r w:rsidRPr="00AA0E90">
        <w:rPr>
          <w:i/>
        </w:rPr>
        <w:t>items</w:t>
      </w:r>
      <w:r w:rsidRPr="00AA0E90">
        <w:t xml:space="preserve"> and let </w:t>
      </w:r>
      <w:r w:rsidRPr="00AA0E90">
        <w:rPr>
          <w:i/>
        </w:rPr>
        <w:t>E</w:t>
      </w:r>
      <w:r w:rsidRPr="00AA0E90">
        <w:t xml:space="preserve"> be the value of that element.</w:t>
      </w:r>
    </w:p>
    <w:p w14:paraId="3252D12E" w14:textId="77777777" w:rsidR="004C02EF" w:rsidRPr="00AA0E90" w:rsidRDefault="004C02EF" w:rsidP="004C02EF">
      <w:pPr>
        <w:pStyle w:val="Alg4"/>
        <w:numPr>
          <w:ilvl w:val="1"/>
          <w:numId w:val="216"/>
        </w:numPr>
      </w:pPr>
      <w:r w:rsidRPr="00AA0E90">
        <w:t xml:space="preserve">Call the [[Put]] internal method of </w:t>
      </w:r>
      <w:r w:rsidRPr="00AA0E90">
        <w:rPr>
          <w:i/>
        </w:rPr>
        <w:t>O</w:t>
      </w:r>
      <w:r w:rsidRPr="00AA0E90">
        <w:t xml:space="preserve"> with arguments ToString(</w:t>
      </w:r>
      <w:r w:rsidRPr="00AA0E90">
        <w:rPr>
          <w:i/>
        </w:rPr>
        <w:t>j</w:t>
      </w:r>
      <w:r w:rsidRPr="00AA0E90">
        <w:t xml:space="preserve">), </w:t>
      </w:r>
      <w:r w:rsidRPr="00AA0E90">
        <w:rPr>
          <w:i/>
        </w:rPr>
        <w:t>E</w:t>
      </w:r>
      <w:r w:rsidRPr="00AA0E90">
        <w:t xml:space="preserve">, and </w:t>
      </w:r>
      <w:r w:rsidRPr="00AA0E90">
        <w:rPr>
          <w:b/>
        </w:rPr>
        <w:t>true</w:t>
      </w:r>
      <w:r w:rsidRPr="00AA0E90">
        <w:t>.</w:t>
      </w:r>
    </w:p>
    <w:p w14:paraId="2E2F99A5" w14:textId="77777777" w:rsidR="004C02EF" w:rsidRPr="00AA0E90" w:rsidRDefault="004C02EF" w:rsidP="004C02EF">
      <w:pPr>
        <w:pStyle w:val="Alg4"/>
        <w:numPr>
          <w:ilvl w:val="1"/>
          <w:numId w:val="216"/>
        </w:numPr>
      </w:pPr>
      <w:r w:rsidRPr="00AA0E90">
        <w:t xml:space="preserve">Increase </w:t>
      </w:r>
      <w:r w:rsidRPr="00AA0E90">
        <w:rPr>
          <w:i/>
        </w:rPr>
        <w:t>j</w:t>
      </w:r>
      <w:r w:rsidRPr="00AA0E90">
        <w:t xml:space="preserve"> by 1.</w:t>
      </w:r>
    </w:p>
    <w:p w14:paraId="732610CD" w14:textId="77777777" w:rsidR="004C02EF" w:rsidRPr="00AA0E90" w:rsidRDefault="004C02EF" w:rsidP="004C02EF">
      <w:pPr>
        <w:pStyle w:val="Alg4"/>
        <w:numPr>
          <w:ilvl w:val="0"/>
          <w:numId w:val="216"/>
        </w:numPr>
      </w:pPr>
      <w:r w:rsidRPr="00AA0E90">
        <w:t xml:space="preserve">Call the [[Put]] internal method of </w:t>
      </w:r>
      <w:r w:rsidRPr="00AA0E90">
        <w:rPr>
          <w:i/>
        </w:rPr>
        <w:t>O</w:t>
      </w:r>
      <w:r w:rsidRPr="00AA0E90">
        <w:t xml:space="preserve"> with arguments </w:t>
      </w:r>
      <w:r>
        <w:rPr>
          <w:rFonts w:ascii="Courier New" w:hAnsi="Courier New"/>
          <w:sz w:val="18"/>
        </w:rPr>
        <w:t>"</w:t>
      </w:r>
      <w:r>
        <w:rPr>
          <w:rFonts w:ascii="Courier New" w:hAnsi="Courier New"/>
          <w:b/>
        </w:rPr>
        <w:t>length</w:t>
      </w:r>
      <w:r>
        <w:rPr>
          <w:rFonts w:ascii="Courier New" w:hAnsi="Courier New"/>
          <w:sz w:val="18"/>
        </w:rPr>
        <w:t>"</w:t>
      </w:r>
      <w:r w:rsidRPr="00AA0E90">
        <w:t xml:space="preserve">, </w:t>
      </w:r>
      <w:r w:rsidRPr="00AA0E90">
        <w:rPr>
          <w:i/>
        </w:rPr>
        <w:t>len</w:t>
      </w:r>
      <w:r w:rsidRPr="00AA0E90">
        <w:t>+</w:t>
      </w:r>
      <w:r w:rsidRPr="00AA0E90">
        <w:rPr>
          <w:i/>
        </w:rPr>
        <w:t>argCount</w:t>
      </w:r>
      <w:r w:rsidRPr="00AA0E90">
        <w:t xml:space="preserve">, and </w:t>
      </w:r>
      <w:r w:rsidRPr="00AA0E90">
        <w:rPr>
          <w:b/>
        </w:rPr>
        <w:t>true</w:t>
      </w:r>
      <w:r w:rsidRPr="00AA0E90">
        <w:t>.</w:t>
      </w:r>
    </w:p>
    <w:p w14:paraId="165F7BB7" w14:textId="77777777" w:rsidR="004C02EF" w:rsidRPr="00AA0E90" w:rsidRDefault="004C02EF" w:rsidP="004C02EF">
      <w:pPr>
        <w:pStyle w:val="Alg4"/>
        <w:numPr>
          <w:ilvl w:val="0"/>
          <w:numId w:val="216"/>
        </w:numPr>
        <w:spacing w:after="220"/>
      </w:pPr>
      <w:r w:rsidRPr="00AA0E90">
        <w:t xml:space="preserve">Return </w:t>
      </w:r>
      <w:r w:rsidRPr="00AA0E90">
        <w:rPr>
          <w:i/>
        </w:rPr>
        <w:t>len</w:t>
      </w:r>
      <w:r w:rsidRPr="00AA0E90">
        <w:t>+</w:t>
      </w:r>
      <w:r w:rsidRPr="00AA0E90">
        <w:rPr>
          <w:i/>
        </w:rPr>
        <w:t>argCount</w:t>
      </w:r>
      <w:r w:rsidRPr="00AA0E90">
        <w:t>.</w:t>
      </w:r>
    </w:p>
    <w:p w14:paraId="6819DD0A"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unshift</w:t>
      </w:r>
      <w:r>
        <w:t xml:space="preserve"> method is </w:t>
      </w:r>
      <w:r>
        <w:rPr>
          <w:b/>
        </w:rPr>
        <w:t>1</w:t>
      </w:r>
      <w:r>
        <w:t>.</w:t>
      </w:r>
    </w:p>
    <w:p w14:paraId="4341C65D" w14:textId="77777777" w:rsidR="004C02EF" w:rsidRDefault="004C02EF" w:rsidP="004C02EF">
      <w:pPr>
        <w:pStyle w:val="Note"/>
      </w:pPr>
      <w:r w:rsidRPr="00AA0E90">
        <w:t>NOTE</w:t>
      </w:r>
      <w:r w:rsidRPr="00AA0E90">
        <w:tab/>
        <w:t xml:space="preserve">The </w:t>
      </w:r>
      <w:r w:rsidRPr="00AA0E90">
        <w:rPr>
          <w:rFonts w:ascii="Courier New" w:hAnsi="Courier New"/>
          <w:b/>
        </w:rPr>
        <w:t>unshift</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b/>
        </w:rPr>
        <w:t>unshift</w:t>
      </w:r>
      <w:r w:rsidRPr="00AA0E90">
        <w:t xml:space="preserve"> function can be applied successfully to a host object is implementation-dependent.</w:t>
      </w:r>
    </w:p>
    <w:p w14:paraId="4D63AFAE" w14:textId="77777777" w:rsidR="004C02EF" w:rsidRDefault="004C02EF" w:rsidP="004C02EF">
      <w:pPr>
        <w:pStyle w:val="40"/>
        <w:numPr>
          <w:ilvl w:val="0"/>
          <w:numId w:val="0"/>
        </w:numPr>
      </w:pPr>
      <w:r>
        <w:t>15.4.4.14</w:t>
      </w:r>
      <w:r>
        <w:tab/>
        <w:t>Array.prototype.indexOf ( searchElement [ , fromIndex ] )</w:t>
      </w:r>
    </w:p>
    <w:p w14:paraId="04579482" w14:textId="77777777" w:rsidR="004C02EF" w:rsidRDefault="004C02EF" w:rsidP="004C02EF">
      <w:r w:rsidRPr="00D13E21">
        <w:rPr>
          <w:rFonts w:ascii="Courier New" w:hAnsi="Courier New" w:cs="Courier New"/>
          <w:b/>
        </w:rPr>
        <w:t>indexOf</w:t>
      </w:r>
      <w:r>
        <w:t xml:space="preserve"> compares </w:t>
      </w:r>
      <w:r w:rsidRPr="00F02209">
        <w:rPr>
          <w:rFonts w:ascii="Times New Roman" w:hAnsi="Times New Roman"/>
          <w:i/>
        </w:rPr>
        <w:t>searchElement</w:t>
      </w:r>
      <w:r>
        <w:t xml:space="preserve"> to the elements of the array, in ascending order, using the internal Strict Equality Comparison Algorithm</w:t>
      </w:r>
      <w:r w:rsidDel="00B35B81">
        <w:t xml:space="preserve"> </w:t>
      </w:r>
      <w:r>
        <w:t>(11.9.6), and if found at one or more positions, returns the index of the first such position; otherwise, -1 is returned.</w:t>
      </w:r>
    </w:p>
    <w:p w14:paraId="2EE90117" w14:textId="77777777" w:rsidR="004C02EF" w:rsidRDefault="004C02EF" w:rsidP="004C02EF">
      <w:r>
        <w:t xml:space="preserve">The optional second argument </w:t>
      </w:r>
      <w:r w:rsidRPr="00F02209">
        <w:rPr>
          <w:rFonts w:ascii="Times New Roman" w:hAnsi="Times New Roman"/>
          <w:i/>
        </w:rPr>
        <w:t>fromIndex</w:t>
      </w:r>
      <w:r>
        <w:t xml:space="preserve"> defaults to 0 (i.e. the whole array is searched). If it is greater than or equal to the length of the array, -1 is returned, i.e. the array will not be searched. If it is negative, it is used as the offset from the end of the array to compute </w:t>
      </w:r>
      <w:r w:rsidRPr="00F02209">
        <w:rPr>
          <w:rFonts w:ascii="Times New Roman" w:hAnsi="Times New Roman"/>
          <w:i/>
        </w:rPr>
        <w:t>fromIndex</w:t>
      </w:r>
      <w:r>
        <w:t>. If the computed index is less than 0, the whole array will be searched.</w:t>
      </w:r>
    </w:p>
    <w:p w14:paraId="3BDB9C3C" w14:textId="77777777" w:rsidR="004C02EF" w:rsidRDefault="004C02EF" w:rsidP="004C02EF">
      <w:r>
        <w:t xml:space="preserve">When the </w:t>
      </w:r>
      <w:r w:rsidRPr="00D13E21">
        <w:rPr>
          <w:rFonts w:ascii="Courier New" w:hAnsi="Courier New" w:cs="Courier New"/>
          <w:b/>
        </w:rPr>
        <w:t>indexOf</w:t>
      </w:r>
      <w:r>
        <w:t xml:space="preserve"> method is called with one or two arguments, the following steps are taken:</w:t>
      </w:r>
    </w:p>
    <w:p w14:paraId="73056B35" w14:textId="77777777" w:rsidR="004C02EF" w:rsidRPr="00AA0E90" w:rsidRDefault="004C02EF" w:rsidP="004C02EF">
      <w:pPr>
        <w:pStyle w:val="Alg4"/>
        <w:numPr>
          <w:ilvl w:val="0"/>
          <w:numId w:val="398"/>
        </w:numPr>
      </w:pPr>
      <w:r w:rsidRPr="00AA0E90">
        <w:t xml:space="preserve">Let </w:t>
      </w:r>
      <w:r w:rsidRPr="00AA0E90">
        <w:rPr>
          <w:i/>
        </w:rPr>
        <w:t xml:space="preserve">O </w:t>
      </w:r>
      <w:r w:rsidRPr="00AA0E90">
        <w:t xml:space="preserve">be the result of calling ToObject passing the </w:t>
      </w:r>
      <w:r w:rsidRPr="00AA0E90">
        <w:rPr>
          <w:b/>
        </w:rPr>
        <w:t xml:space="preserve">this </w:t>
      </w:r>
      <w:r w:rsidRPr="00AA0E90">
        <w:t>value as the argument.</w:t>
      </w:r>
    </w:p>
    <w:p w14:paraId="31EEC00C" w14:textId="77777777" w:rsidR="004C02EF" w:rsidRPr="00AA0E90" w:rsidRDefault="004C02EF" w:rsidP="004C02EF">
      <w:pPr>
        <w:pStyle w:val="Alg4"/>
        <w:numPr>
          <w:ilvl w:val="0"/>
          <w:numId w:val="398"/>
        </w:numPr>
      </w:pPr>
      <w:r w:rsidRPr="00AA0E90">
        <w:t xml:space="preserve">Let </w:t>
      </w:r>
      <w:r w:rsidRPr="00AA0E90">
        <w:rPr>
          <w:i/>
        </w:rPr>
        <w:t>lenValue</w:t>
      </w:r>
      <w:r w:rsidRPr="00AA0E90">
        <w:t xml:space="preserve">  be the result of calling the [[Get]] internal method of </w:t>
      </w:r>
      <w:r w:rsidRPr="00AA0E90">
        <w:rPr>
          <w:i/>
        </w:rPr>
        <w:t xml:space="preserve">O </w:t>
      </w:r>
      <w:r w:rsidRPr="00AA0E90">
        <w:t xml:space="preserve">with the argument </w:t>
      </w:r>
      <w:r w:rsidRPr="0050212E">
        <w:rPr>
          <w:rFonts w:ascii="Courier New" w:hAnsi="Courier New" w:cs="Courier New"/>
        </w:rPr>
        <w:t>"</w:t>
      </w:r>
      <w:r w:rsidRPr="0050212E">
        <w:rPr>
          <w:rFonts w:ascii="Courier New" w:hAnsi="Courier New" w:cs="Courier New"/>
          <w:b/>
        </w:rPr>
        <w:t>length</w:t>
      </w:r>
      <w:r w:rsidRPr="0050212E">
        <w:rPr>
          <w:rFonts w:ascii="Courier New" w:hAnsi="Courier New" w:cs="Courier New"/>
        </w:rPr>
        <w:t>"</w:t>
      </w:r>
      <w:r w:rsidRPr="00AA0E90">
        <w:t>.</w:t>
      </w:r>
    </w:p>
    <w:p w14:paraId="2F4A6680" w14:textId="77777777" w:rsidR="004C02EF" w:rsidRPr="00AA0E90" w:rsidRDefault="004C02EF" w:rsidP="004C02EF">
      <w:pPr>
        <w:pStyle w:val="Alg4"/>
        <w:numPr>
          <w:ilvl w:val="0"/>
          <w:numId w:val="398"/>
        </w:numPr>
      </w:pPr>
      <w:r w:rsidRPr="00AA0E90">
        <w:t xml:space="preserve">Let </w:t>
      </w:r>
      <w:r w:rsidRPr="00AA0E90">
        <w:rPr>
          <w:i/>
        </w:rPr>
        <w:t>len</w:t>
      </w:r>
      <w:r w:rsidRPr="00AA0E90">
        <w:t xml:space="preserve"> be ToUint32(</w:t>
      </w:r>
      <w:r w:rsidRPr="00AA0E90">
        <w:rPr>
          <w:i/>
        </w:rPr>
        <w:t>lenValue</w:t>
      </w:r>
      <w:r w:rsidRPr="00AA0E90">
        <w:t>).</w:t>
      </w:r>
    </w:p>
    <w:p w14:paraId="544B03AE" w14:textId="77777777" w:rsidR="004C02EF" w:rsidRPr="00AA0E90" w:rsidRDefault="004C02EF" w:rsidP="004C02EF">
      <w:pPr>
        <w:pStyle w:val="Alg4"/>
        <w:numPr>
          <w:ilvl w:val="0"/>
          <w:numId w:val="398"/>
        </w:numPr>
      </w:pPr>
      <w:r w:rsidRPr="00AA0E90">
        <w:t xml:space="preserve">If </w:t>
      </w:r>
      <w:r w:rsidRPr="00AA0E90">
        <w:rPr>
          <w:i/>
        </w:rPr>
        <w:t>len</w:t>
      </w:r>
      <w:r w:rsidRPr="00AA0E90">
        <w:t xml:space="preserve"> is 0, return -1.</w:t>
      </w:r>
    </w:p>
    <w:p w14:paraId="5CD9197A" w14:textId="77777777" w:rsidR="004C02EF" w:rsidRPr="00AA0E90" w:rsidRDefault="004C02EF" w:rsidP="004C02EF">
      <w:pPr>
        <w:pStyle w:val="Alg4"/>
        <w:numPr>
          <w:ilvl w:val="0"/>
          <w:numId w:val="398"/>
        </w:numPr>
      </w:pPr>
      <w:r w:rsidRPr="00AA0E90">
        <w:t xml:space="preserve">If argument </w:t>
      </w:r>
      <w:r w:rsidRPr="00AA0E90">
        <w:rPr>
          <w:i/>
        </w:rPr>
        <w:t>fromIndex</w:t>
      </w:r>
      <w:r w:rsidRPr="00AA0E90">
        <w:t xml:space="preserve"> was passed let </w:t>
      </w:r>
      <w:r w:rsidRPr="00AA0E90">
        <w:rPr>
          <w:i/>
        </w:rPr>
        <w:t>n</w:t>
      </w:r>
      <w:r w:rsidRPr="00AA0E90">
        <w:t xml:space="preserve"> be ToInteger(</w:t>
      </w:r>
      <w:r w:rsidRPr="00AA0E90">
        <w:rPr>
          <w:i/>
        </w:rPr>
        <w:t>fromIndex</w:t>
      </w:r>
      <w:r w:rsidRPr="00AA0E90">
        <w:t xml:space="preserve">); else let </w:t>
      </w:r>
      <w:r w:rsidRPr="00AA0E90">
        <w:rPr>
          <w:i/>
        </w:rPr>
        <w:t>n</w:t>
      </w:r>
      <w:r w:rsidRPr="00AA0E90">
        <w:t xml:space="preserve"> be 0.</w:t>
      </w:r>
    </w:p>
    <w:p w14:paraId="0FB35369" w14:textId="77777777" w:rsidR="004C02EF" w:rsidRPr="00AA0E90" w:rsidRDefault="004C02EF" w:rsidP="004C02EF">
      <w:pPr>
        <w:pStyle w:val="Alg4"/>
        <w:numPr>
          <w:ilvl w:val="0"/>
          <w:numId w:val="398"/>
        </w:numPr>
      </w:pPr>
      <w:r w:rsidRPr="00AA0E90">
        <w:t xml:space="preserve">If </w:t>
      </w:r>
      <w:r w:rsidRPr="00AA0E90">
        <w:rPr>
          <w:i/>
        </w:rPr>
        <w:t xml:space="preserve">n </w:t>
      </w:r>
      <w:r w:rsidRPr="00AA0E90">
        <w:t xml:space="preserve">≥ </w:t>
      </w:r>
      <w:r w:rsidRPr="00AA0E90">
        <w:rPr>
          <w:i/>
        </w:rPr>
        <w:t>len</w:t>
      </w:r>
      <w:r w:rsidRPr="00AA0E90">
        <w:t>, return -1.</w:t>
      </w:r>
    </w:p>
    <w:p w14:paraId="6D93A0CF" w14:textId="77777777" w:rsidR="004C02EF" w:rsidRPr="00AA0E90" w:rsidRDefault="004C02EF" w:rsidP="004C02EF">
      <w:pPr>
        <w:pStyle w:val="Alg4"/>
        <w:numPr>
          <w:ilvl w:val="0"/>
          <w:numId w:val="398"/>
        </w:numPr>
      </w:pPr>
      <w:r w:rsidRPr="00AA0E90">
        <w:t xml:space="preserve">If </w:t>
      </w:r>
      <w:r w:rsidRPr="00AA0E90">
        <w:rPr>
          <w:i/>
        </w:rPr>
        <w:t xml:space="preserve">n </w:t>
      </w:r>
      <w:r w:rsidRPr="00AA0E90">
        <w:t xml:space="preserve">≥ 0, then </w:t>
      </w:r>
    </w:p>
    <w:p w14:paraId="538D11D8" w14:textId="77777777" w:rsidR="004C02EF" w:rsidRPr="00AA0E90" w:rsidRDefault="004C02EF" w:rsidP="004C02EF">
      <w:pPr>
        <w:pStyle w:val="Alg4"/>
        <w:numPr>
          <w:ilvl w:val="1"/>
          <w:numId w:val="398"/>
        </w:numPr>
      </w:pPr>
      <w:r w:rsidRPr="00AA0E90">
        <w:t xml:space="preserve">Let </w:t>
      </w:r>
      <w:r w:rsidRPr="00AA0E90">
        <w:rPr>
          <w:i/>
        </w:rPr>
        <w:t xml:space="preserve">k </w:t>
      </w:r>
      <w:r w:rsidRPr="00AA0E90">
        <w:t xml:space="preserve">be </w:t>
      </w:r>
      <w:r w:rsidRPr="00AA0E90">
        <w:rPr>
          <w:i/>
        </w:rPr>
        <w:t>n</w:t>
      </w:r>
      <w:r w:rsidRPr="00AA0E90">
        <w:t>.</w:t>
      </w:r>
    </w:p>
    <w:p w14:paraId="65F273FE" w14:textId="77777777" w:rsidR="004C02EF" w:rsidRPr="00AA0E90" w:rsidRDefault="004C02EF" w:rsidP="004C02EF">
      <w:pPr>
        <w:pStyle w:val="Alg4"/>
        <w:numPr>
          <w:ilvl w:val="0"/>
          <w:numId w:val="398"/>
        </w:numPr>
      </w:pPr>
      <w:r w:rsidRPr="00AA0E90">
        <w:t xml:space="preserve">Else, </w:t>
      </w:r>
      <w:r w:rsidRPr="00AA0E90">
        <w:rPr>
          <w:i/>
        </w:rPr>
        <w:t>n</w:t>
      </w:r>
      <w:r w:rsidRPr="00AA0E90">
        <w:t>&lt;0</w:t>
      </w:r>
    </w:p>
    <w:p w14:paraId="2158C006" w14:textId="77777777" w:rsidR="004C02EF" w:rsidRPr="00AA0E90" w:rsidRDefault="004C02EF" w:rsidP="004C02EF">
      <w:pPr>
        <w:pStyle w:val="Alg4"/>
        <w:numPr>
          <w:ilvl w:val="1"/>
          <w:numId w:val="398"/>
        </w:numPr>
      </w:pPr>
      <w:r w:rsidRPr="00AA0E90">
        <w:t xml:space="preserve">Let </w:t>
      </w:r>
      <w:r w:rsidRPr="00AA0E90">
        <w:rPr>
          <w:i/>
        </w:rPr>
        <w:t xml:space="preserve">k </w:t>
      </w:r>
      <w:r w:rsidRPr="00AA0E90">
        <w:t xml:space="preserve">be </w:t>
      </w:r>
      <w:r w:rsidRPr="00AA0E90">
        <w:rPr>
          <w:i/>
        </w:rPr>
        <w:t>len</w:t>
      </w:r>
      <w:r w:rsidRPr="00AA0E90">
        <w:t xml:space="preserve"> - abs(</w:t>
      </w:r>
      <w:r w:rsidRPr="00AA0E90">
        <w:rPr>
          <w:i/>
        </w:rPr>
        <w:t>n</w:t>
      </w:r>
      <w:r w:rsidRPr="00AA0E90">
        <w:t>).</w:t>
      </w:r>
    </w:p>
    <w:p w14:paraId="64CB7D78" w14:textId="77777777" w:rsidR="004C02EF" w:rsidRPr="00AA0E90" w:rsidRDefault="004C02EF" w:rsidP="004C02EF">
      <w:pPr>
        <w:pStyle w:val="Alg4"/>
        <w:numPr>
          <w:ilvl w:val="1"/>
          <w:numId w:val="398"/>
        </w:numPr>
      </w:pPr>
      <w:r w:rsidRPr="00AA0E90">
        <w:t xml:space="preserve">If </w:t>
      </w:r>
      <w:r w:rsidRPr="00AA0E90">
        <w:rPr>
          <w:i/>
        </w:rPr>
        <w:t xml:space="preserve">k </w:t>
      </w:r>
      <w:r w:rsidRPr="00AA0E90">
        <w:t xml:space="preserve">is less than 0, then let </w:t>
      </w:r>
      <w:r w:rsidRPr="00AA0E90">
        <w:rPr>
          <w:i/>
        </w:rPr>
        <w:t>k</w:t>
      </w:r>
      <w:r w:rsidRPr="00AA0E90">
        <w:t xml:space="preserve"> be 0.</w:t>
      </w:r>
    </w:p>
    <w:p w14:paraId="6D9955E2" w14:textId="77777777" w:rsidR="004C02EF" w:rsidRPr="00AA0E90" w:rsidRDefault="004C02EF" w:rsidP="004C02EF">
      <w:pPr>
        <w:pStyle w:val="Alg4"/>
        <w:numPr>
          <w:ilvl w:val="0"/>
          <w:numId w:val="398"/>
        </w:numPr>
      </w:pPr>
      <w:r w:rsidRPr="00AA0E90">
        <w:t xml:space="preserve">Repeat, while </w:t>
      </w:r>
      <w:r w:rsidRPr="00AA0E90">
        <w:rPr>
          <w:i/>
        </w:rPr>
        <w:t>k</w:t>
      </w:r>
      <w:r w:rsidRPr="00AA0E90">
        <w:t>&lt;</w:t>
      </w:r>
      <w:r w:rsidRPr="00AA0E90">
        <w:rPr>
          <w:i/>
        </w:rPr>
        <w:t>len</w:t>
      </w:r>
    </w:p>
    <w:p w14:paraId="2E80B185" w14:textId="77777777" w:rsidR="004C02EF" w:rsidRPr="00AA0E90" w:rsidRDefault="004C02EF" w:rsidP="004C02EF">
      <w:pPr>
        <w:pStyle w:val="Alg4"/>
        <w:numPr>
          <w:ilvl w:val="1"/>
          <w:numId w:val="398"/>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ToString(</w:t>
      </w:r>
      <w:r w:rsidRPr="00AA0E90">
        <w:rPr>
          <w:i/>
        </w:rPr>
        <w:t>k</w:t>
      </w:r>
      <w:r w:rsidRPr="00AA0E90">
        <w:t>).</w:t>
      </w:r>
    </w:p>
    <w:p w14:paraId="1A26FCE2" w14:textId="77777777" w:rsidR="004C02EF" w:rsidRPr="00AA0E90" w:rsidRDefault="004C02EF" w:rsidP="004C02EF">
      <w:pPr>
        <w:pStyle w:val="Alg4"/>
        <w:numPr>
          <w:ilvl w:val="1"/>
          <w:numId w:val="398"/>
        </w:numPr>
      </w:pPr>
      <w:r w:rsidRPr="00AA0E90">
        <w:t xml:space="preserve">If </w:t>
      </w:r>
      <w:r w:rsidRPr="00AA0E90">
        <w:rPr>
          <w:i/>
        </w:rPr>
        <w:t>kPresent</w:t>
      </w:r>
      <w:r w:rsidRPr="00AA0E90">
        <w:t xml:space="preserve"> is </w:t>
      </w:r>
      <w:r>
        <w:rPr>
          <w:b/>
        </w:rPr>
        <w:t>true</w:t>
      </w:r>
      <w:r w:rsidRPr="00AA0E90">
        <w:t>, then</w:t>
      </w:r>
    </w:p>
    <w:p w14:paraId="64C01B1A" w14:textId="77777777" w:rsidR="004C02EF" w:rsidRPr="00AA0E90" w:rsidRDefault="004C02EF" w:rsidP="004C02EF">
      <w:pPr>
        <w:pStyle w:val="Alg4"/>
        <w:numPr>
          <w:ilvl w:val="2"/>
          <w:numId w:val="398"/>
        </w:numPr>
      </w:pPr>
      <w:r w:rsidRPr="00AA0E90">
        <w:t xml:space="preserve">Let </w:t>
      </w:r>
      <w:r w:rsidRPr="00AA0E90">
        <w:rPr>
          <w:i/>
        </w:rPr>
        <w:t>elementK</w:t>
      </w:r>
      <w:r w:rsidRPr="00AA0E90">
        <w:t xml:space="preserve"> be the result of calling the [[Get]] internal method of </w:t>
      </w:r>
      <w:r w:rsidRPr="00AA0E90">
        <w:rPr>
          <w:i/>
        </w:rPr>
        <w:t xml:space="preserve">O </w:t>
      </w:r>
      <w:r w:rsidRPr="00AA0E90">
        <w:t>with the argument ToString(</w:t>
      </w:r>
      <w:r w:rsidRPr="00AA0E90">
        <w:rPr>
          <w:i/>
        </w:rPr>
        <w:t>k</w:t>
      </w:r>
      <w:r w:rsidRPr="00AA0E90">
        <w:t>).</w:t>
      </w:r>
    </w:p>
    <w:p w14:paraId="38DCACB5" w14:textId="77777777" w:rsidR="004C02EF" w:rsidRPr="00AA0E90" w:rsidRDefault="004C02EF" w:rsidP="004C02EF">
      <w:pPr>
        <w:pStyle w:val="Alg4"/>
        <w:numPr>
          <w:ilvl w:val="2"/>
          <w:numId w:val="398"/>
        </w:numPr>
      </w:pPr>
      <w:r>
        <w:t xml:space="preserve">Let </w:t>
      </w:r>
      <w:r w:rsidRPr="00982078">
        <w:rPr>
          <w:i/>
        </w:rPr>
        <w:t>same</w:t>
      </w:r>
      <w:r>
        <w:t xml:space="preserve"> be the result of applying the Strict Equality Comparison Algorithm to</w:t>
      </w:r>
      <w:r w:rsidRPr="00982078">
        <w:rPr>
          <w:i/>
        </w:rPr>
        <w:t xml:space="preserve"> </w:t>
      </w:r>
      <w:r w:rsidRPr="0050652E">
        <w:rPr>
          <w:i/>
        </w:rPr>
        <w:t>searchElement</w:t>
      </w:r>
      <w:r>
        <w:t xml:space="preserve"> and </w:t>
      </w:r>
      <w:r w:rsidRPr="00B246A5">
        <w:rPr>
          <w:i/>
        </w:rPr>
        <w:t>elementK</w:t>
      </w:r>
      <w:r>
        <w:t>.</w:t>
      </w:r>
    </w:p>
    <w:p w14:paraId="04DA63B0" w14:textId="77777777" w:rsidR="004C02EF" w:rsidRPr="00AA0E90" w:rsidRDefault="004C02EF" w:rsidP="004C02EF">
      <w:pPr>
        <w:pStyle w:val="Alg4"/>
        <w:numPr>
          <w:ilvl w:val="2"/>
          <w:numId w:val="398"/>
        </w:numPr>
      </w:pPr>
      <w:r w:rsidRPr="00AA0E90">
        <w:t xml:space="preserve">If </w:t>
      </w:r>
      <w:r w:rsidRPr="00C23EC7">
        <w:rPr>
          <w:i/>
        </w:rPr>
        <w:t>same</w:t>
      </w:r>
      <w:r w:rsidRPr="00AA0E90">
        <w:t xml:space="preserve"> is </w:t>
      </w:r>
      <w:r w:rsidRPr="00AA0E90">
        <w:rPr>
          <w:b/>
        </w:rPr>
        <w:t xml:space="preserve">true,  </w:t>
      </w:r>
      <w:r w:rsidRPr="00AA0E90">
        <w:t xml:space="preserve">return </w:t>
      </w:r>
      <w:r w:rsidRPr="00AA0E90">
        <w:rPr>
          <w:i/>
        </w:rPr>
        <w:t>k</w:t>
      </w:r>
      <w:r w:rsidRPr="00AA0E90">
        <w:t>.</w:t>
      </w:r>
    </w:p>
    <w:p w14:paraId="492F18CD" w14:textId="77777777" w:rsidR="004C02EF" w:rsidRPr="00AA0E90" w:rsidRDefault="004C02EF" w:rsidP="004C02EF">
      <w:pPr>
        <w:pStyle w:val="Alg4"/>
        <w:numPr>
          <w:ilvl w:val="1"/>
          <w:numId w:val="398"/>
        </w:numPr>
      </w:pPr>
      <w:r w:rsidRPr="00AA0E90">
        <w:t xml:space="preserve">Increase </w:t>
      </w:r>
      <w:r w:rsidRPr="00AA0E90">
        <w:rPr>
          <w:i/>
        </w:rPr>
        <w:t xml:space="preserve">k </w:t>
      </w:r>
      <w:r w:rsidRPr="00AA0E90">
        <w:t>by 1.</w:t>
      </w:r>
    </w:p>
    <w:p w14:paraId="2ED73D5A" w14:textId="77777777" w:rsidR="004C02EF" w:rsidRPr="00AA0E90" w:rsidRDefault="004C02EF" w:rsidP="004C02EF">
      <w:pPr>
        <w:pStyle w:val="Alg4"/>
        <w:numPr>
          <w:ilvl w:val="0"/>
          <w:numId w:val="398"/>
        </w:numPr>
        <w:spacing w:after="120"/>
      </w:pPr>
      <w:r w:rsidRPr="00AA0E90">
        <w:t>Return -1.</w:t>
      </w:r>
    </w:p>
    <w:p w14:paraId="1259671C" w14:textId="77777777" w:rsidR="004C02EF" w:rsidRPr="000B3954" w:rsidRDefault="004C02EF" w:rsidP="004C02EF">
      <w:r>
        <w:t xml:space="preserve">The </w:t>
      </w:r>
      <w:r>
        <w:rPr>
          <w:rFonts w:ascii="Courier New" w:hAnsi="Courier New"/>
          <w:b/>
        </w:rPr>
        <w:t>length</w:t>
      </w:r>
      <w:r>
        <w:t xml:space="preserve"> property of the </w:t>
      </w:r>
      <w:r w:rsidRPr="00D13E21">
        <w:rPr>
          <w:rFonts w:ascii="Courier New" w:hAnsi="Courier New" w:cs="Courier New"/>
          <w:b/>
        </w:rPr>
        <w:t>indexOf</w:t>
      </w:r>
      <w:r>
        <w:t xml:space="preserve"> method is </w:t>
      </w:r>
      <w:r>
        <w:rPr>
          <w:b/>
        </w:rPr>
        <w:t>1</w:t>
      </w:r>
      <w:r>
        <w:t>.</w:t>
      </w:r>
    </w:p>
    <w:p w14:paraId="0AD5669B" w14:textId="77777777" w:rsidR="004C02EF" w:rsidRDefault="004C02EF" w:rsidP="004C02EF">
      <w:pPr>
        <w:pStyle w:val="Note"/>
      </w:pPr>
      <w:r w:rsidRPr="000956BB">
        <w:t>NOTE</w:t>
      </w:r>
      <w:r w:rsidRPr="000956BB">
        <w:tab/>
        <w:t xml:space="preserve">The </w:t>
      </w:r>
      <w:r w:rsidRPr="000956BB">
        <w:rPr>
          <w:rFonts w:ascii="Courier New" w:hAnsi="Courier New" w:cs="Courier New"/>
          <w:b/>
        </w:rPr>
        <w:t>indexOf</w:t>
      </w:r>
      <w:r w:rsidRPr="000956BB">
        <w:t xml:space="preserve"> function is intentionally generic; it does not require that its </w:t>
      </w:r>
      <w:r w:rsidRPr="000956BB">
        <w:rPr>
          <w:b/>
        </w:rPr>
        <w:t>this</w:t>
      </w:r>
      <w:r w:rsidRPr="000956BB">
        <w:t xml:space="preserve"> value be an Array object. Therefore it can be transferred to other kinds of objects for use as a method. Whether the </w:t>
      </w:r>
      <w:r w:rsidRPr="000956BB">
        <w:rPr>
          <w:rFonts w:ascii="Courier New" w:hAnsi="Courier New" w:cs="Courier New"/>
          <w:b/>
        </w:rPr>
        <w:t>indexOf</w:t>
      </w:r>
      <w:r w:rsidRPr="000956BB">
        <w:t xml:space="preserve"> function can be applied successfully to a host object is implementation-dependent.</w:t>
      </w:r>
    </w:p>
    <w:p w14:paraId="37CDFC16" w14:textId="77777777" w:rsidR="004C02EF" w:rsidRDefault="004C02EF" w:rsidP="004C02EF">
      <w:pPr>
        <w:pStyle w:val="40"/>
        <w:numPr>
          <w:ilvl w:val="0"/>
          <w:numId w:val="0"/>
        </w:numPr>
      </w:pPr>
      <w:r>
        <w:t>15.4.4.15</w:t>
      </w:r>
      <w:r>
        <w:tab/>
        <w:t>Array.prototype.lastIndexOf ( searchElement [ , fromIndex ] )</w:t>
      </w:r>
    </w:p>
    <w:p w14:paraId="744C9F2C" w14:textId="77777777" w:rsidR="004C02EF" w:rsidRDefault="004C02EF" w:rsidP="004C02EF">
      <w:r w:rsidRPr="00392479">
        <w:rPr>
          <w:rFonts w:ascii="Courier New" w:hAnsi="Courier New" w:cs="Courier New"/>
          <w:b/>
        </w:rPr>
        <w:t>lastIndexOf</w:t>
      </w:r>
      <w:r>
        <w:t xml:space="preserve"> compares </w:t>
      </w:r>
      <w:r w:rsidRPr="00F02209">
        <w:rPr>
          <w:rFonts w:ascii="Times New Roman" w:hAnsi="Times New Roman"/>
          <w:i/>
        </w:rPr>
        <w:t>searchElement</w:t>
      </w:r>
      <w:r>
        <w:t xml:space="preserve"> to the elements of the array in descending order using the internal Strict Equality Comparison Algorithm</w:t>
      </w:r>
      <w:r w:rsidDel="00B35B81">
        <w:t xml:space="preserve"> </w:t>
      </w:r>
      <w:r>
        <w:t>(11.9.6), and if found at one or more positions, returns the index of the last such position; otherwise, -1 is returned.</w:t>
      </w:r>
    </w:p>
    <w:p w14:paraId="3A834A41" w14:textId="77777777" w:rsidR="004C02EF" w:rsidRDefault="004C02EF" w:rsidP="004C02EF">
      <w:r>
        <w:t xml:space="preserve">The optional second argument </w:t>
      </w:r>
      <w:r w:rsidRPr="00F02209">
        <w:rPr>
          <w:rFonts w:ascii="Times New Roman" w:hAnsi="Times New Roman"/>
          <w:i/>
        </w:rPr>
        <w:t>fromIndex</w:t>
      </w:r>
      <w:r>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F02209">
        <w:rPr>
          <w:rFonts w:ascii="Times New Roman" w:hAnsi="Times New Roman"/>
          <w:i/>
        </w:rPr>
        <w:t>fromIndex</w:t>
      </w:r>
      <w:r>
        <w:t>. If the computed index is less than 0, -1 is returned.</w:t>
      </w:r>
    </w:p>
    <w:p w14:paraId="59C46F69" w14:textId="77777777" w:rsidR="004C02EF" w:rsidRDefault="004C02EF" w:rsidP="004C02EF">
      <w:r>
        <w:t xml:space="preserve">When the </w:t>
      </w:r>
      <w:r w:rsidRPr="00392479">
        <w:rPr>
          <w:rFonts w:ascii="Courier New" w:hAnsi="Courier New" w:cs="Courier New"/>
          <w:b/>
        </w:rPr>
        <w:t>lastIndexOf</w:t>
      </w:r>
      <w:r>
        <w:t xml:space="preserve"> method is called with one or two arguments, the following steps are taken:</w:t>
      </w:r>
    </w:p>
    <w:p w14:paraId="5FF2FA24" w14:textId="77777777" w:rsidR="004C02EF" w:rsidRPr="00AA0E90" w:rsidRDefault="004C02EF" w:rsidP="004C02EF">
      <w:pPr>
        <w:pStyle w:val="Alg4"/>
        <w:numPr>
          <w:ilvl w:val="0"/>
          <w:numId w:val="217"/>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07731F9B" w14:textId="77777777" w:rsidR="004C02EF" w:rsidRPr="00AA0E90" w:rsidRDefault="004C02EF" w:rsidP="004C02EF">
      <w:pPr>
        <w:pStyle w:val="Alg4"/>
        <w:numPr>
          <w:ilvl w:val="0"/>
          <w:numId w:val="217"/>
        </w:numPr>
      </w:pPr>
      <w:r w:rsidRPr="00AA0E90">
        <w:t xml:space="preserve">Let </w:t>
      </w:r>
      <w:r w:rsidRPr="00AA0E90">
        <w:rPr>
          <w:i/>
        </w:rPr>
        <w:t>lenValue</w:t>
      </w:r>
      <w:r w:rsidRPr="00AA0E90">
        <w:t xml:space="preserve">  be the result of calling the [[Get]] internal method of </w:t>
      </w:r>
      <w:r w:rsidRPr="00AA0E90">
        <w:rPr>
          <w:i/>
        </w:rPr>
        <w:t xml:space="preserve">O </w:t>
      </w:r>
      <w:r w:rsidRPr="00AA0E90">
        <w:t xml:space="preserve">with the argument </w:t>
      </w:r>
      <w:r w:rsidRPr="0050212E">
        <w:rPr>
          <w:rFonts w:ascii="Courier New" w:hAnsi="Courier New" w:cs="Courier New"/>
        </w:rPr>
        <w:t>"</w:t>
      </w:r>
      <w:r w:rsidRPr="0050212E">
        <w:rPr>
          <w:rFonts w:ascii="Courier New" w:hAnsi="Courier New" w:cs="Courier New"/>
          <w:b/>
        </w:rPr>
        <w:t>length</w:t>
      </w:r>
      <w:r w:rsidRPr="0050212E">
        <w:rPr>
          <w:rFonts w:ascii="Courier New" w:hAnsi="Courier New" w:cs="Courier New"/>
        </w:rPr>
        <w:t>"</w:t>
      </w:r>
      <w:r w:rsidRPr="00AA0E90">
        <w:t>.</w:t>
      </w:r>
    </w:p>
    <w:p w14:paraId="66903FB1" w14:textId="77777777" w:rsidR="004C02EF" w:rsidRPr="00AA0E90" w:rsidRDefault="004C02EF" w:rsidP="004C02EF">
      <w:pPr>
        <w:pStyle w:val="Alg4"/>
        <w:numPr>
          <w:ilvl w:val="0"/>
          <w:numId w:val="217"/>
        </w:numPr>
      </w:pPr>
      <w:r w:rsidRPr="00AA0E90">
        <w:t xml:space="preserve">Let </w:t>
      </w:r>
      <w:r w:rsidRPr="00AA0E90">
        <w:rPr>
          <w:i/>
        </w:rPr>
        <w:t>len</w:t>
      </w:r>
      <w:r w:rsidRPr="00AA0E90">
        <w:t xml:space="preserve"> be ToUint32(</w:t>
      </w:r>
      <w:r w:rsidRPr="00AA0E90">
        <w:rPr>
          <w:i/>
        </w:rPr>
        <w:t>lenValue</w:t>
      </w:r>
      <w:r w:rsidRPr="00AA0E90">
        <w:t>).</w:t>
      </w:r>
    </w:p>
    <w:p w14:paraId="46E866F5" w14:textId="77777777" w:rsidR="004C02EF" w:rsidRPr="00AA0E90" w:rsidRDefault="004C02EF" w:rsidP="004C02EF">
      <w:pPr>
        <w:pStyle w:val="Alg4"/>
        <w:numPr>
          <w:ilvl w:val="0"/>
          <w:numId w:val="217"/>
        </w:numPr>
      </w:pPr>
      <w:r w:rsidRPr="00AA0E90">
        <w:t xml:space="preserve">If </w:t>
      </w:r>
      <w:r w:rsidRPr="00AA0E90">
        <w:rPr>
          <w:i/>
        </w:rPr>
        <w:t>len</w:t>
      </w:r>
      <w:r w:rsidRPr="00AA0E90">
        <w:t xml:space="preserve"> is 0, return -1.</w:t>
      </w:r>
    </w:p>
    <w:p w14:paraId="5CC28FEE" w14:textId="77777777" w:rsidR="004C02EF" w:rsidRPr="00AA0E90" w:rsidRDefault="004C02EF" w:rsidP="004C02EF">
      <w:pPr>
        <w:pStyle w:val="Alg4"/>
        <w:numPr>
          <w:ilvl w:val="0"/>
          <w:numId w:val="217"/>
        </w:numPr>
      </w:pPr>
      <w:r w:rsidRPr="00AA0E90">
        <w:t xml:space="preserve">If argument </w:t>
      </w:r>
      <w:r w:rsidRPr="00AA0E90">
        <w:rPr>
          <w:i/>
        </w:rPr>
        <w:t>fromIndex</w:t>
      </w:r>
      <w:r w:rsidRPr="00AA0E90">
        <w:t xml:space="preserve"> was passed let </w:t>
      </w:r>
      <w:r w:rsidRPr="00AA0E90">
        <w:rPr>
          <w:i/>
        </w:rPr>
        <w:t>n</w:t>
      </w:r>
      <w:r w:rsidRPr="00AA0E90">
        <w:t xml:space="preserve"> be ToInteger(</w:t>
      </w:r>
      <w:r w:rsidRPr="00AA0E90">
        <w:rPr>
          <w:i/>
        </w:rPr>
        <w:t>fromIndex</w:t>
      </w:r>
      <w:r w:rsidRPr="00AA0E90">
        <w:t xml:space="preserve">); else let </w:t>
      </w:r>
      <w:r w:rsidRPr="00AA0E90">
        <w:rPr>
          <w:i/>
        </w:rPr>
        <w:t>n</w:t>
      </w:r>
      <w:r w:rsidRPr="00AA0E90">
        <w:t xml:space="preserve"> be </w:t>
      </w:r>
      <w:r w:rsidRPr="00AA0E90">
        <w:rPr>
          <w:i/>
        </w:rPr>
        <w:t>len</w:t>
      </w:r>
      <w:r w:rsidRPr="00D874DD">
        <w:t>-1</w:t>
      </w:r>
      <w:r w:rsidRPr="00AA0E90">
        <w:t>.</w:t>
      </w:r>
    </w:p>
    <w:p w14:paraId="2F188FE1" w14:textId="77777777" w:rsidR="004C02EF" w:rsidRPr="00AA0E90" w:rsidRDefault="004C02EF" w:rsidP="004C02EF">
      <w:pPr>
        <w:pStyle w:val="Alg4"/>
        <w:numPr>
          <w:ilvl w:val="0"/>
          <w:numId w:val="217"/>
        </w:numPr>
      </w:pPr>
      <w:r w:rsidRPr="00AA0E90">
        <w:t xml:space="preserve">If </w:t>
      </w:r>
      <w:r w:rsidRPr="00AA0E90">
        <w:rPr>
          <w:i/>
        </w:rPr>
        <w:t>n</w:t>
      </w:r>
      <w:r w:rsidRPr="00AA0E90">
        <w:t xml:space="preserve"> ≥ </w:t>
      </w:r>
      <w:r w:rsidRPr="00AA0E90">
        <w:rPr>
          <w:i/>
        </w:rPr>
        <w:t>0</w:t>
      </w:r>
      <w:r w:rsidRPr="00AA0E90">
        <w:t xml:space="preserve">, then let </w:t>
      </w:r>
      <w:r w:rsidRPr="00AA0E90">
        <w:rPr>
          <w:i/>
        </w:rPr>
        <w:t>k</w:t>
      </w:r>
      <w:r w:rsidRPr="00AA0E90">
        <w:t xml:space="preserve"> be min(</w:t>
      </w:r>
      <w:r w:rsidRPr="00AA0E90">
        <w:rPr>
          <w:i/>
        </w:rPr>
        <w:t>n</w:t>
      </w:r>
      <w:r w:rsidRPr="00AA0E90">
        <w:t xml:space="preserve">, </w:t>
      </w:r>
      <w:r w:rsidRPr="00AA0E90">
        <w:rPr>
          <w:i/>
        </w:rPr>
        <w:t>len</w:t>
      </w:r>
      <w:r w:rsidRPr="00AA0E90">
        <w:t xml:space="preserve"> – 1).</w:t>
      </w:r>
    </w:p>
    <w:p w14:paraId="5C546C39" w14:textId="77777777" w:rsidR="004C02EF" w:rsidRPr="00AA0E90" w:rsidRDefault="004C02EF" w:rsidP="004C02EF">
      <w:pPr>
        <w:pStyle w:val="Alg4"/>
        <w:numPr>
          <w:ilvl w:val="0"/>
          <w:numId w:val="217"/>
        </w:numPr>
      </w:pPr>
      <w:r w:rsidRPr="00AA0E90">
        <w:t xml:space="preserve">Else,  </w:t>
      </w:r>
      <w:r w:rsidRPr="00AA0E90">
        <w:rPr>
          <w:i/>
        </w:rPr>
        <w:t>n</w:t>
      </w:r>
      <w:r w:rsidRPr="00AA0E90">
        <w:t xml:space="preserve"> &lt; 0</w:t>
      </w:r>
    </w:p>
    <w:p w14:paraId="2DC8BD78" w14:textId="77777777" w:rsidR="004C02EF" w:rsidRPr="00AA0E90" w:rsidRDefault="004C02EF" w:rsidP="004C02EF">
      <w:pPr>
        <w:pStyle w:val="Alg4"/>
        <w:numPr>
          <w:ilvl w:val="1"/>
          <w:numId w:val="217"/>
        </w:numPr>
      </w:pPr>
      <w:r w:rsidRPr="00AA0E90">
        <w:t xml:space="preserve">Let </w:t>
      </w:r>
      <w:r w:rsidRPr="00AA0E90">
        <w:rPr>
          <w:i/>
        </w:rPr>
        <w:t>k</w:t>
      </w:r>
      <w:r w:rsidRPr="00AA0E90">
        <w:t xml:space="preserve"> be </w:t>
      </w:r>
      <w:r w:rsidRPr="00AA0E90">
        <w:rPr>
          <w:i/>
        </w:rPr>
        <w:t>len</w:t>
      </w:r>
      <w:r w:rsidRPr="00AA0E90">
        <w:t xml:space="preserve"> - abs(</w:t>
      </w:r>
      <w:r w:rsidRPr="00AA0E90">
        <w:rPr>
          <w:i/>
        </w:rPr>
        <w:t>n</w:t>
      </w:r>
      <w:r w:rsidRPr="00AA0E90">
        <w:t>).</w:t>
      </w:r>
    </w:p>
    <w:p w14:paraId="09197A9D" w14:textId="77777777" w:rsidR="004C02EF" w:rsidRPr="00AA0E90" w:rsidRDefault="004C02EF" w:rsidP="004C02EF">
      <w:pPr>
        <w:pStyle w:val="Alg4"/>
        <w:numPr>
          <w:ilvl w:val="0"/>
          <w:numId w:val="217"/>
        </w:numPr>
      </w:pPr>
      <w:r w:rsidRPr="00AA0E90">
        <w:t xml:space="preserve">Repeat, while </w:t>
      </w:r>
      <w:r w:rsidRPr="00AA0E90">
        <w:rPr>
          <w:i/>
        </w:rPr>
        <w:t>k</w:t>
      </w:r>
      <w:r w:rsidRPr="00AA0E90">
        <w:t xml:space="preserve">≥ </w:t>
      </w:r>
      <w:r w:rsidRPr="00AA0E90">
        <w:rPr>
          <w:i/>
        </w:rPr>
        <w:t>0</w:t>
      </w:r>
    </w:p>
    <w:p w14:paraId="3181A098" w14:textId="77777777" w:rsidR="004C02EF" w:rsidRPr="00AA0E90" w:rsidRDefault="004C02EF" w:rsidP="004C02EF">
      <w:pPr>
        <w:pStyle w:val="Alg4"/>
        <w:numPr>
          <w:ilvl w:val="1"/>
          <w:numId w:val="217"/>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ToString(</w:t>
      </w:r>
      <w:r w:rsidRPr="00AA0E90">
        <w:rPr>
          <w:i/>
        </w:rPr>
        <w:t>k</w:t>
      </w:r>
      <w:r w:rsidRPr="00AA0E90">
        <w:t>).</w:t>
      </w:r>
    </w:p>
    <w:p w14:paraId="54FAAC9A" w14:textId="77777777" w:rsidR="004C02EF" w:rsidRPr="00AA0E90" w:rsidRDefault="004C02EF" w:rsidP="004C02EF">
      <w:pPr>
        <w:pStyle w:val="Alg4"/>
        <w:numPr>
          <w:ilvl w:val="1"/>
          <w:numId w:val="217"/>
        </w:numPr>
      </w:pPr>
      <w:r w:rsidRPr="00AA0E90">
        <w:t xml:space="preserve">If </w:t>
      </w:r>
      <w:r w:rsidRPr="00AA0E90">
        <w:rPr>
          <w:i/>
        </w:rPr>
        <w:t>kPresent</w:t>
      </w:r>
      <w:r w:rsidRPr="00AA0E90">
        <w:t xml:space="preserve"> is </w:t>
      </w:r>
      <w:r>
        <w:rPr>
          <w:b/>
        </w:rPr>
        <w:t>true</w:t>
      </w:r>
      <w:r w:rsidRPr="00AA0E90">
        <w:t>, then</w:t>
      </w:r>
    </w:p>
    <w:p w14:paraId="2FBC716E" w14:textId="77777777" w:rsidR="004C02EF" w:rsidRPr="00AA0E90" w:rsidRDefault="004C02EF" w:rsidP="004C02EF">
      <w:pPr>
        <w:pStyle w:val="Alg4"/>
        <w:numPr>
          <w:ilvl w:val="2"/>
          <w:numId w:val="217"/>
        </w:numPr>
      </w:pPr>
      <w:r w:rsidRPr="00AA0E90">
        <w:t xml:space="preserve">Let </w:t>
      </w:r>
      <w:r w:rsidRPr="00AA0E90">
        <w:rPr>
          <w:i/>
        </w:rPr>
        <w:t>elementK</w:t>
      </w:r>
      <w:r w:rsidRPr="00AA0E90">
        <w:t xml:space="preserve"> be the result of calling the [[Get]] internal method of </w:t>
      </w:r>
      <w:r w:rsidRPr="00AA0E90">
        <w:rPr>
          <w:i/>
        </w:rPr>
        <w:t xml:space="preserve">O </w:t>
      </w:r>
      <w:r w:rsidRPr="00AA0E90">
        <w:t>with the argument ToString(</w:t>
      </w:r>
      <w:r w:rsidRPr="00AA0E90">
        <w:rPr>
          <w:i/>
        </w:rPr>
        <w:t>k</w:t>
      </w:r>
      <w:r w:rsidRPr="00AA0E90">
        <w:t>).</w:t>
      </w:r>
    </w:p>
    <w:p w14:paraId="6B58487F" w14:textId="77777777" w:rsidR="004C02EF" w:rsidRPr="00AA0E90" w:rsidRDefault="004C02EF" w:rsidP="004C02EF">
      <w:pPr>
        <w:pStyle w:val="Alg4"/>
        <w:numPr>
          <w:ilvl w:val="2"/>
          <w:numId w:val="217"/>
        </w:numPr>
      </w:pPr>
      <w:r>
        <w:t xml:space="preserve">Let </w:t>
      </w:r>
      <w:r w:rsidRPr="00982078">
        <w:rPr>
          <w:i/>
        </w:rPr>
        <w:t>same</w:t>
      </w:r>
      <w:r>
        <w:t xml:space="preserve"> be the result of applying the Strict Equality Comparison Algorithm to</w:t>
      </w:r>
      <w:r w:rsidRPr="00982078">
        <w:rPr>
          <w:i/>
        </w:rPr>
        <w:t xml:space="preserve"> </w:t>
      </w:r>
      <w:r w:rsidRPr="0050652E">
        <w:rPr>
          <w:i/>
        </w:rPr>
        <w:t>searchElement</w:t>
      </w:r>
      <w:r>
        <w:t xml:space="preserve"> and </w:t>
      </w:r>
      <w:r w:rsidRPr="00B246A5">
        <w:rPr>
          <w:i/>
        </w:rPr>
        <w:t>elementK</w:t>
      </w:r>
      <w:r>
        <w:t>.</w:t>
      </w:r>
    </w:p>
    <w:p w14:paraId="34E2318A" w14:textId="77777777" w:rsidR="004C02EF" w:rsidRPr="00AA0E90" w:rsidRDefault="004C02EF" w:rsidP="004C02EF">
      <w:pPr>
        <w:pStyle w:val="Alg4"/>
        <w:numPr>
          <w:ilvl w:val="2"/>
          <w:numId w:val="217"/>
        </w:numPr>
      </w:pPr>
      <w:r w:rsidRPr="00AA0E90">
        <w:t xml:space="preserve">If </w:t>
      </w:r>
      <w:r w:rsidRPr="00AA0E90">
        <w:rPr>
          <w:i/>
        </w:rPr>
        <w:t>same</w:t>
      </w:r>
      <w:r w:rsidRPr="00AA0E90">
        <w:t xml:space="preserve"> is </w:t>
      </w:r>
      <w:r w:rsidRPr="00AA0E90">
        <w:rPr>
          <w:b/>
        </w:rPr>
        <w:t xml:space="preserve">true,  </w:t>
      </w:r>
      <w:r w:rsidRPr="00AA0E90">
        <w:t xml:space="preserve">return </w:t>
      </w:r>
      <w:r w:rsidRPr="00AA0E90">
        <w:rPr>
          <w:i/>
        </w:rPr>
        <w:t>k</w:t>
      </w:r>
      <w:r w:rsidRPr="00AA0E90">
        <w:t>.</w:t>
      </w:r>
    </w:p>
    <w:p w14:paraId="64934948" w14:textId="77777777" w:rsidR="004C02EF" w:rsidRPr="00AA0E90" w:rsidRDefault="004C02EF" w:rsidP="004C02EF">
      <w:pPr>
        <w:pStyle w:val="Alg4"/>
        <w:numPr>
          <w:ilvl w:val="1"/>
          <w:numId w:val="217"/>
        </w:numPr>
      </w:pPr>
      <w:r w:rsidRPr="00AA0E90">
        <w:t xml:space="preserve">Decrease </w:t>
      </w:r>
      <w:r w:rsidRPr="00AA0E90">
        <w:rPr>
          <w:i/>
        </w:rPr>
        <w:t>k</w:t>
      </w:r>
      <w:r w:rsidRPr="00AA0E90">
        <w:t xml:space="preserve"> by 1.</w:t>
      </w:r>
    </w:p>
    <w:p w14:paraId="016F3A4F" w14:textId="77777777" w:rsidR="004C02EF" w:rsidRPr="00AA0E90" w:rsidRDefault="004C02EF" w:rsidP="004C02EF">
      <w:pPr>
        <w:pStyle w:val="Alg4"/>
        <w:numPr>
          <w:ilvl w:val="0"/>
          <w:numId w:val="217"/>
        </w:numPr>
        <w:spacing w:after="120"/>
      </w:pPr>
      <w:r w:rsidRPr="00AA0E90">
        <w:t>Return -1.</w:t>
      </w:r>
    </w:p>
    <w:p w14:paraId="231C9270"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lastI</w:t>
      </w:r>
      <w:r w:rsidRPr="00D13E21">
        <w:rPr>
          <w:rFonts w:ascii="Courier New" w:hAnsi="Courier New" w:cs="Courier New"/>
          <w:b/>
        </w:rPr>
        <w:t>ndexOf</w:t>
      </w:r>
      <w:r>
        <w:t xml:space="preserve"> method is </w:t>
      </w:r>
      <w:r>
        <w:rPr>
          <w:b/>
        </w:rPr>
        <w:t>1</w:t>
      </w:r>
      <w:r>
        <w:t>.</w:t>
      </w:r>
    </w:p>
    <w:p w14:paraId="1A2A8CD6" w14:textId="77777777" w:rsidR="004C02EF" w:rsidRDefault="004C02EF" w:rsidP="004C02EF">
      <w:pPr>
        <w:pStyle w:val="Note"/>
      </w:pPr>
      <w:r w:rsidRPr="00AA0E90">
        <w:t>NOTE</w:t>
      </w:r>
      <w:r w:rsidRPr="00AA0E90">
        <w:tab/>
        <w:t xml:space="preserve">The </w:t>
      </w:r>
      <w:r w:rsidRPr="00AA0E90">
        <w:rPr>
          <w:rFonts w:ascii="Courier New" w:hAnsi="Courier New" w:cs="Courier New"/>
          <w:b/>
        </w:rPr>
        <w:t>lastIndexOf</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lastIndexOf</w:t>
      </w:r>
      <w:r w:rsidRPr="00AA0E90">
        <w:t xml:space="preserve"> function can be applied successfully to a host object is implementation-dependent.</w:t>
      </w:r>
    </w:p>
    <w:p w14:paraId="6D69AAEB" w14:textId="77777777" w:rsidR="004C02EF" w:rsidRDefault="004C02EF" w:rsidP="004C02EF">
      <w:pPr>
        <w:pStyle w:val="40"/>
        <w:numPr>
          <w:ilvl w:val="0"/>
          <w:numId w:val="0"/>
        </w:numPr>
      </w:pPr>
      <w:r>
        <w:t>15.4.4.16</w:t>
      </w:r>
      <w:r>
        <w:tab/>
        <w:t>Array.prototype.every ( callbackfn [ , thisArg ] )</w:t>
      </w:r>
    </w:p>
    <w:p w14:paraId="09CEF246" w14:textId="77777777" w:rsidR="004C02EF" w:rsidRDefault="004C02EF" w:rsidP="004C02EF">
      <w:r w:rsidRPr="00F02209">
        <w:rPr>
          <w:rFonts w:ascii="Times New Roman" w:hAnsi="Times New Roman"/>
          <w:i/>
        </w:rPr>
        <w:t xml:space="preserve">callbackfn </w:t>
      </w:r>
      <w:r w:rsidRPr="009E775D">
        <w:t xml:space="preserve">should be a function that </w:t>
      </w:r>
      <w:r>
        <w:t xml:space="preserve">accepts three arguments and returns a value that is coercible to the Boolean value </w:t>
      </w:r>
      <w:r w:rsidRPr="009E775D">
        <w:rPr>
          <w:b/>
        </w:rPr>
        <w:t>true</w:t>
      </w:r>
      <w:r>
        <w:t xml:space="preserve"> or </w:t>
      </w:r>
      <w:r w:rsidRPr="009E775D">
        <w:rPr>
          <w:b/>
        </w:rPr>
        <w:t>false</w:t>
      </w:r>
      <w:r>
        <w:t xml:space="preserve">. </w:t>
      </w:r>
      <w:r w:rsidRPr="00740C05">
        <w:rPr>
          <w:rFonts w:ascii="Courier New" w:hAnsi="Courier New" w:cs="Courier New"/>
          <w:b/>
        </w:rPr>
        <w:t>every</w:t>
      </w:r>
      <w:r>
        <w:t xml:space="preserve"> calls </w:t>
      </w:r>
      <w:r w:rsidRPr="00F02209">
        <w:rPr>
          <w:rFonts w:ascii="Times New Roman" w:hAnsi="Times New Roman"/>
          <w:i/>
        </w:rPr>
        <w:t>callbackfn</w:t>
      </w:r>
      <w:r>
        <w:t xml:space="preserve"> once for each element present in the array, in ascending order, until it finds one where </w:t>
      </w:r>
      <w:r w:rsidRPr="00F02209">
        <w:rPr>
          <w:rFonts w:ascii="Times New Roman" w:hAnsi="Times New Roman"/>
          <w:i/>
        </w:rPr>
        <w:t>callbackfn</w:t>
      </w:r>
      <w:r>
        <w:t xml:space="preserve"> returns </w:t>
      </w:r>
      <w:r w:rsidRPr="00740C05">
        <w:rPr>
          <w:b/>
        </w:rPr>
        <w:t>false</w:t>
      </w:r>
      <w:r>
        <w:t xml:space="preserve">. If such an element is found, </w:t>
      </w:r>
      <w:r w:rsidRPr="009E775D">
        <w:rPr>
          <w:rFonts w:ascii="Courier New" w:hAnsi="Courier New" w:cs="Courier New"/>
          <w:b/>
        </w:rPr>
        <w:t>every</w:t>
      </w:r>
      <w:r w:rsidRPr="009E775D">
        <w:t xml:space="preserve"> </w:t>
      </w:r>
      <w:r>
        <w:t xml:space="preserve">immediately returns </w:t>
      </w:r>
      <w:r w:rsidRPr="00740C05">
        <w:rPr>
          <w:b/>
        </w:rPr>
        <w:t>false</w:t>
      </w:r>
      <w:r>
        <w:t xml:space="preserve">. Otherwise, if </w:t>
      </w:r>
      <w:r w:rsidRPr="00F02209">
        <w:rPr>
          <w:rFonts w:ascii="Times New Roman" w:hAnsi="Times New Roman"/>
          <w:i/>
        </w:rPr>
        <w:t>callbackfn</w:t>
      </w:r>
      <w:r>
        <w:t xml:space="preserve"> returned </w:t>
      </w:r>
      <w:r w:rsidRPr="00740C05">
        <w:rPr>
          <w:b/>
        </w:rPr>
        <w:t>true</w:t>
      </w:r>
      <w:r>
        <w:t xml:space="preserve"> for all elements, </w:t>
      </w:r>
      <w:r w:rsidRPr="009E775D">
        <w:rPr>
          <w:rFonts w:ascii="Courier New" w:hAnsi="Courier New" w:cs="Courier New"/>
          <w:b/>
        </w:rPr>
        <w:t>every</w:t>
      </w:r>
      <w:r w:rsidRPr="009E775D">
        <w:t xml:space="preserve"> </w:t>
      </w:r>
      <w:r>
        <w:t xml:space="preserve">will return </w:t>
      </w:r>
      <w:r w:rsidRPr="00740C05">
        <w:rPr>
          <w:b/>
        </w:rPr>
        <w:t>true</w:t>
      </w:r>
      <w:r>
        <w:t xml:space="preserve">. </w:t>
      </w:r>
      <w:r w:rsidRPr="00F02209">
        <w:rPr>
          <w:rFonts w:ascii="Times New Roman" w:hAnsi="Times New Roman"/>
          <w:i/>
        </w:rPr>
        <w:t>callbackfn</w:t>
      </w:r>
      <w:r>
        <w:t xml:space="preserve"> is called only for elements of the array which actually exist; it is not called for missing elements of the array.</w:t>
      </w:r>
    </w:p>
    <w:p w14:paraId="63310AB8"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1965D8">
        <w:t xml:space="preserve"> </w:t>
      </w:r>
      <w:r w:rsidRPr="00D71808">
        <w:t>is used instead.</w:t>
      </w:r>
    </w:p>
    <w:p w14:paraId="6B7523E3" w14:textId="77777777" w:rsidR="004C02EF" w:rsidRDefault="004C02EF" w:rsidP="004C02EF">
      <w:r w:rsidRPr="00F02209">
        <w:rPr>
          <w:rFonts w:ascii="Times New Roman" w:hAnsi="Times New Roman"/>
          <w:i/>
        </w:rPr>
        <w:t>callbackfn</w:t>
      </w:r>
      <w:r w:rsidRPr="007A494D">
        <w:t xml:space="preserve"> </w:t>
      </w:r>
      <w:r>
        <w:t>is called with three arguments: the value of the element, the index of the element, and the object being traversed.</w:t>
      </w:r>
    </w:p>
    <w:p w14:paraId="07EE9CA7" w14:textId="77777777" w:rsidR="004C02EF" w:rsidRDefault="004C02EF" w:rsidP="004C02EF">
      <w:r w:rsidRPr="00740C05">
        <w:rPr>
          <w:rFonts w:ascii="Courier New" w:hAnsi="Courier New" w:cs="Courier New"/>
          <w:b/>
        </w:rPr>
        <w:t>every</w:t>
      </w:r>
      <w:r>
        <w:t xml:space="preserve"> does not directly mutate the object on which it is called but the object may be mutated by the calls to </w:t>
      </w:r>
      <w:r w:rsidRPr="00F02209">
        <w:rPr>
          <w:rFonts w:ascii="Times New Roman" w:hAnsi="Times New Roman"/>
          <w:i/>
        </w:rPr>
        <w:t>callbackfn</w:t>
      </w:r>
      <w:r>
        <w:t xml:space="preserve">. </w:t>
      </w:r>
    </w:p>
    <w:p w14:paraId="67FC5668" w14:textId="77777777" w:rsidR="004C02EF" w:rsidRDefault="004C02EF" w:rsidP="004C02EF">
      <w:r>
        <w:t xml:space="preserve">The range of elements processed by </w:t>
      </w:r>
      <w:r w:rsidRPr="00740C05">
        <w:rPr>
          <w:rFonts w:ascii="Courier New" w:hAnsi="Courier New" w:cs="Courier New"/>
          <w:b/>
        </w:rPr>
        <w:t>every</w:t>
      </w:r>
      <w:r>
        <w:t xml:space="preserve"> is set before the first call to </w:t>
      </w:r>
      <w:r w:rsidRPr="00F02209">
        <w:rPr>
          <w:rFonts w:ascii="Times New Roman" w:hAnsi="Times New Roman"/>
          <w:i/>
        </w:rPr>
        <w:t>callbackfn</w:t>
      </w:r>
      <w:r>
        <w:t xml:space="preserve">. Elements which are appended to the array after the call to </w:t>
      </w:r>
      <w:r w:rsidRPr="00740C05">
        <w:rPr>
          <w:rFonts w:ascii="Courier New" w:hAnsi="Courier New" w:cs="Courier New"/>
          <w:b/>
        </w:rPr>
        <w:t>every</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w:t>
      </w:r>
      <w:r w:rsidRPr="00740C05">
        <w:rPr>
          <w:rFonts w:ascii="Courier New" w:hAnsi="Courier New" w:cs="Courier New"/>
          <w:b/>
        </w:rPr>
        <w:t>every</w:t>
      </w:r>
      <w:r>
        <w:t xml:space="preserve"> visits them; elements that are deleted after the call to </w:t>
      </w:r>
      <w:r w:rsidRPr="00740C05">
        <w:rPr>
          <w:rFonts w:ascii="Courier New" w:hAnsi="Courier New" w:cs="Courier New"/>
          <w:b/>
        </w:rPr>
        <w:t>every</w:t>
      </w:r>
      <w:r>
        <w:t xml:space="preserve"> begins and before being visited are not visited. </w:t>
      </w:r>
      <w:r w:rsidRPr="00740C05">
        <w:rPr>
          <w:rFonts w:ascii="Courier New" w:hAnsi="Courier New" w:cs="Courier New"/>
          <w:b/>
        </w:rPr>
        <w:t>every</w:t>
      </w:r>
      <w:r>
        <w:t xml:space="preserve"> acts like the "for all" quantifier in mathematics. In particular, for an empty array, it returns </w:t>
      </w:r>
      <w:r w:rsidRPr="00740C05">
        <w:rPr>
          <w:b/>
        </w:rPr>
        <w:t>true</w:t>
      </w:r>
      <w:r>
        <w:t>.</w:t>
      </w:r>
    </w:p>
    <w:p w14:paraId="568BC645" w14:textId="77777777" w:rsidR="004C02EF" w:rsidRDefault="004C02EF" w:rsidP="004C02EF">
      <w:r>
        <w:t xml:space="preserve">When the </w:t>
      </w:r>
      <w:r w:rsidRPr="00740C05">
        <w:rPr>
          <w:rFonts w:ascii="Courier New" w:hAnsi="Courier New" w:cs="Courier New"/>
          <w:b/>
        </w:rPr>
        <w:t>every</w:t>
      </w:r>
      <w:r>
        <w:t xml:space="preserve"> method is called with one or two arguments, the following steps are taken:</w:t>
      </w:r>
    </w:p>
    <w:p w14:paraId="4B4233E3" w14:textId="77777777" w:rsidR="004C02EF" w:rsidRPr="00AA0E90" w:rsidRDefault="004C02EF" w:rsidP="004C02EF">
      <w:pPr>
        <w:pStyle w:val="Alg4"/>
        <w:numPr>
          <w:ilvl w:val="0"/>
          <w:numId w:val="218"/>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45CD57BE" w14:textId="77777777" w:rsidR="004C02EF" w:rsidRPr="00AA0E90" w:rsidRDefault="004C02EF" w:rsidP="004C02EF">
      <w:pPr>
        <w:pStyle w:val="Alg4"/>
        <w:numPr>
          <w:ilvl w:val="0"/>
          <w:numId w:val="218"/>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71ABEA6A" w14:textId="77777777" w:rsidR="004C02EF" w:rsidRPr="00AA0E90" w:rsidRDefault="004C02EF" w:rsidP="004C02EF">
      <w:pPr>
        <w:pStyle w:val="Alg4"/>
        <w:numPr>
          <w:ilvl w:val="0"/>
          <w:numId w:val="218"/>
        </w:numPr>
      </w:pPr>
      <w:r w:rsidRPr="00AA0E90">
        <w:t xml:space="preserve">Let </w:t>
      </w:r>
      <w:r w:rsidRPr="00AA0E90">
        <w:rPr>
          <w:i/>
        </w:rPr>
        <w:t>len</w:t>
      </w:r>
      <w:r w:rsidRPr="00AA0E90">
        <w:t xml:space="preserve"> be ToUint32(</w:t>
      </w:r>
      <w:r w:rsidRPr="00AA0E90">
        <w:rPr>
          <w:i/>
        </w:rPr>
        <w:t>lenValue</w:t>
      </w:r>
      <w:r w:rsidRPr="00AA0E90">
        <w:t>).</w:t>
      </w:r>
    </w:p>
    <w:p w14:paraId="6B4CCEE7" w14:textId="77777777" w:rsidR="004C02EF" w:rsidRPr="00AA0E90" w:rsidRDefault="004C02EF" w:rsidP="004C02EF">
      <w:pPr>
        <w:pStyle w:val="Alg4"/>
        <w:numPr>
          <w:ilvl w:val="0"/>
          <w:numId w:val="218"/>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7CAA716B" w14:textId="77777777" w:rsidR="004C02EF" w:rsidRPr="00AA0E90" w:rsidRDefault="004C02EF" w:rsidP="004C02EF">
      <w:pPr>
        <w:pStyle w:val="Alg4"/>
        <w:numPr>
          <w:ilvl w:val="0"/>
          <w:numId w:val="218"/>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31CE1FAA" w14:textId="77777777" w:rsidR="004C02EF" w:rsidRPr="00AA0E90" w:rsidRDefault="004C02EF" w:rsidP="004C02EF">
      <w:pPr>
        <w:pStyle w:val="Alg4"/>
        <w:numPr>
          <w:ilvl w:val="0"/>
          <w:numId w:val="218"/>
        </w:numPr>
      </w:pPr>
      <w:r w:rsidRPr="00AA0E90">
        <w:t xml:space="preserve">Let </w:t>
      </w:r>
      <w:r w:rsidRPr="00AA0E90">
        <w:rPr>
          <w:i/>
        </w:rPr>
        <w:t>k</w:t>
      </w:r>
      <w:r w:rsidRPr="00AA0E90">
        <w:t xml:space="preserve"> be 0.</w:t>
      </w:r>
    </w:p>
    <w:p w14:paraId="4BA19818" w14:textId="77777777" w:rsidR="004C02EF" w:rsidRPr="00AA0E90" w:rsidRDefault="004C02EF" w:rsidP="004C02EF">
      <w:pPr>
        <w:pStyle w:val="Alg4"/>
        <w:numPr>
          <w:ilvl w:val="0"/>
          <w:numId w:val="218"/>
        </w:numPr>
      </w:pPr>
      <w:r w:rsidRPr="00AA0E90">
        <w:t xml:space="preserve">Repeat, while </w:t>
      </w:r>
      <w:r w:rsidRPr="00AA0E90">
        <w:rPr>
          <w:i/>
        </w:rPr>
        <w:t xml:space="preserve">k </w:t>
      </w:r>
      <w:r w:rsidRPr="00AA0E90">
        <w:t xml:space="preserve">&lt; </w:t>
      </w:r>
      <w:r w:rsidRPr="00AA0E90">
        <w:rPr>
          <w:i/>
        </w:rPr>
        <w:t>len</w:t>
      </w:r>
    </w:p>
    <w:p w14:paraId="1154BAAC" w14:textId="77777777" w:rsidR="004C02EF" w:rsidRPr="00AA0E90" w:rsidRDefault="004C02EF" w:rsidP="004C02EF">
      <w:pPr>
        <w:pStyle w:val="Alg4"/>
        <w:numPr>
          <w:ilvl w:val="1"/>
          <w:numId w:val="218"/>
        </w:numPr>
      </w:pPr>
      <w:r w:rsidRPr="00AA0E90">
        <w:t xml:space="preserve">Let </w:t>
      </w:r>
      <w:r w:rsidRPr="00AA0E90">
        <w:rPr>
          <w:i/>
        </w:rPr>
        <w:t>Pk</w:t>
      </w:r>
      <w:r w:rsidRPr="00AA0E90">
        <w:t xml:space="preserve"> be ToString(</w:t>
      </w:r>
      <w:r w:rsidRPr="00AA0E90">
        <w:rPr>
          <w:i/>
        </w:rPr>
        <w:t>k</w:t>
      </w:r>
      <w:r w:rsidRPr="00AA0E90">
        <w:t>).</w:t>
      </w:r>
    </w:p>
    <w:p w14:paraId="7A8A05D0" w14:textId="77777777" w:rsidR="004C02EF" w:rsidRPr="00AA0E90" w:rsidRDefault="004C02EF" w:rsidP="004C02EF">
      <w:pPr>
        <w:pStyle w:val="Alg4"/>
        <w:numPr>
          <w:ilvl w:val="1"/>
          <w:numId w:val="218"/>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1C0DF8A5" w14:textId="77777777" w:rsidR="004C02EF" w:rsidRPr="00AA0E90" w:rsidRDefault="004C02EF" w:rsidP="004C02EF">
      <w:pPr>
        <w:pStyle w:val="Alg4"/>
        <w:numPr>
          <w:ilvl w:val="1"/>
          <w:numId w:val="218"/>
        </w:numPr>
      </w:pPr>
      <w:r w:rsidRPr="00AA0E90">
        <w:t xml:space="preserve">If </w:t>
      </w:r>
      <w:r w:rsidRPr="00AA0E90">
        <w:rPr>
          <w:i/>
        </w:rPr>
        <w:t>kPresent</w:t>
      </w:r>
      <w:r w:rsidRPr="00AA0E90">
        <w:t xml:space="preserve"> is </w:t>
      </w:r>
      <w:r w:rsidRPr="00AA0E90">
        <w:rPr>
          <w:b/>
        </w:rPr>
        <w:t>true</w:t>
      </w:r>
      <w:r w:rsidRPr="00AA0E90">
        <w:t>, then</w:t>
      </w:r>
    </w:p>
    <w:p w14:paraId="5F08A3FC" w14:textId="77777777" w:rsidR="004C02EF" w:rsidRPr="00AA0E90" w:rsidRDefault="004C02EF" w:rsidP="004C02EF">
      <w:pPr>
        <w:pStyle w:val="Alg4"/>
        <w:numPr>
          <w:ilvl w:val="2"/>
          <w:numId w:val="218"/>
        </w:numPr>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6987F6C7" w14:textId="77777777" w:rsidR="004C02EF" w:rsidRPr="00AA0E90" w:rsidRDefault="004C02EF" w:rsidP="004C02EF">
      <w:pPr>
        <w:pStyle w:val="Alg4"/>
        <w:numPr>
          <w:ilvl w:val="2"/>
          <w:numId w:val="218"/>
        </w:numPr>
      </w:pPr>
      <w:r w:rsidRPr="00AA0E90">
        <w:t xml:space="preserve">Let </w:t>
      </w:r>
      <w:r w:rsidRPr="00AA0E90">
        <w:rPr>
          <w:i/>
        </w:rPr>
        <w:t>testResult</w:t>
      </w:r>
      <w:r w:rsidRPr="00AA0E90">
        <w:t xml:space="preserve"> be the result of calling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20131047" w14:textId="77777777" w:rsidR="004C02EF" w:rsidRPr="00AA0E90" w:rsidRDefault="004C02EF" w:rsidP="004C02EF">
      <w:pPr>
        <w:pStyle w:val="Alg4"/>
        <w:numPr>
          <w:ilvl w:val="2"/>
          <w:numId w:val="218"/>
        </w:numPr>
      </w:pPr>
      <w:r w:rsidRPr="00AA0E90">
        <w:t>If ToBoolean(</w:t>
      </w:r>
      <w:r w:rsidRPr="00AA0E90">
        <w:rPr>
          <w:i/>
        </w:rPr>
        <w:t>testResult)</w:t>
      </w:r>
      <w:r w:rsidRPr="00AA0E90">
        <w:t xml:space="preserve"> is </w:t>
      </w:r>
      <w:r w:rsidRPr="00AA0E90">
        <w:rPr>
          <w:b/>
        </w:rPr>
        <w:t>false</w:t>
      </w:r>
      <w:r w:rsidRPr="00AA0E90">
        <w:t xml:space="preserve">, return </w:t>
      </w:r>
      <w:r w:rsidRPr="00AA0E90">
        <w:rPr>
          <w:b/>
        </w:rPr>
        <w:t>false</w:t>
      </w:r>
      <w:r w:rsidRPr="00AA0E90">
        <w:t>.</w:t>
      </w:r>
    </w:p>
    <w:p w14:paraId="1664416C" w14:textId="77777777" w:rsidR="004C02EF" w:rsidRPr="00AA0E90" w:rsidRDefault="004C02EF" w:rsidP="004C02EF">
      <w:pPr>
        <w:pStyle w:val="Alg4"/>
        <w:numPr>
          <w:ilvl w:val="1"/>
          <w:numId w:val="218"/>
        </w:numPr>
      </w:pPr>
      <w:r w:rsidRPr="00AA0E90">
        <w:t xml:space="preserve">Increase </w:t>
      </w:r>
      <w:r w:rsidRPr="00AA0E90">
        <w:rPr>
          <w:i/>
        </w:rPr>
        <w:t>k</w:t>
      </w:r>
      <w:r w:rsidRPr="00AA0E90">
        <w:t xml:space="preserve"> by 1.</w:t>
      </w:r>
    </w:p>
    <w:p w14:paraId="1F2E869B" w14:textId="77777777" w:rsidR="004C02EF" w:rsidRPr="00AA0E90" w:rsidRDefault="004C02EF" w:rsidP="004C02EF">
      <w:pPr>
        <w:pStyle w:val="Alg4"/>
        <w:numPr>
          <w:ilvl w:val="0"/>
          <w:numId w:val="218"/>
        </w:numPr>
        <w:spacing w:after="120"/>
      </w:pPr>
      <w:r w:rsidRPr="00AA0E90">
        <w:t xml:space="preserve">Return </w:t>
      </w:r>
      <w:r w:rsidRPr="00AA0E90">
        <w:rPr>
          <w:b/>
        </w:rPr>
        <w:t>true</w:t>
      </w:r>
      <w:r w:rsidRPr="00AA0E90">
        <w:t>.</w:t>
      </w:r>
    </w:p>
    <w:p w14:paraId="56EEAEE4"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every</w:t>
      </w:r>
      <w:r>
        <w:t xml:space="preserve"> method is </w:t>
      </w:r>
      <w:r>
        <w:rPr>
          <w:b/>
        </w:rPr>
        <w:t>1</w:t>
      </w:r>
      <w:r>
        <w:t>.</w:t>
      </w:r>
    </w:p>
    <w:p w14:paraId="1DB83EB7" w14:textId="77777777" w:rsidR="004C02EF" w:rsidRPr="00D90646" w:rsidRDefault="004C02EF" w:rsidP="004C02EF">
      <w:pPr>
        <w:pStyle w:val="Note"/>
      </w:pPr>
      <w:r w:rsidRPr="00AA0E90">
        <w:t>NOTE</w:t>
      </w:r>
      <w:r w:rsidRPr="00AA0E90">
        <w:tab/>
        <w:t xml:space="preserve">The </w:t>
      </w:r>
      <w:r w:rsidRPr="00AA0E90">
        <w:rPr>
          <w:rFonts w:ascii="Courier New" w:hAnsi="Courier New" w:cs="Courier New"/>
          <w:b/>
        </w:rPr>
        <w:t>every</w:t>
      </w:r>
      <w:r w:rsidRPr="00AA0E90">
        <w:t xml:space="preserve"> 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every</w:t>
      </w:r>
      <w:r w:rsidRPr="00AA0E90">
        <w:t xml:space="preserve"> function can be applied successfully to a host object is implementation-dependent.</w:t>
      </w:r>
    </w:p>
    <w:p w14:paraId="404ABCCF" w14:textId="77777777" w:rsidR="004C02EF" w:rsidRDefault="004C02EF" w:rsidP="004C02EF">
      <w:pPr>
        <w:pStyle w:val="40"/>
        <w:numPr>
          <w:ilvl w:val="0"/>
          <w:numId w:val="0"/>
        </w:numPr>
      </w:pPr>
      <w:r>
        <w:t>15.4.4.17</w:t>
      </w:r>
      <w:r>
        <w:tab/>
        <w:t>Array.prototype.some ( callbackfn [ , thisArg ] )</w:t>
      </w:r>
    </w:p>
    <w:p w14:paraId="0E3A323C" w14:textId="77777777" w:rsidR="004C02EF" w:rsidRDefault="004C02EF" w:rsidP="004C02EF">
      <w:r w:rsidRPr="00F02209">
        <w:rPr>
          <w:rFonts w:ascii="Times New Roman" w:hAnsi="Times New Roman"/>
          <w:i/>
        </w:rPr>
        <w:t xml:space="preserve">callbackfn </w:t>
      </w:r>
      <w:r w:rsidRPr="009E775D">
        <w:t xml:space="preserve">should be a function that </w:t>
      </w:r>
      <w:r>
        <w:t xml:space="preserve">accepts three arguments and returns a value that is coercible to the Boolean value </w:t>
      </w:r>
      <w:r w:rsidRPr="009E775D">
        <w:rPr>
          <w:b/>
        </w:rPr>
        <w:t>true</w:t>
      </w:r>
      <w:r>
        <w:t xml:space="preserve"> or </w:t>
      </w:r>
      <w:r w:rsidRPr="009E775D">
        <w:rPr>
          <w:b/>
        </w:rPr>
        <w:t>false</w:t>
      </w:r>
      <w:r w:rsidRPr="00EA1BE9">
        <w:t xml:space="preserve">. </w:t>
      </w:r>
      <w:r w:rsidRPr="008F3B49">
        <w:rPr>
          <w:rFonts w:ascii="Courier New" w:hAnsi="Courier New" w:cs="Courier New"/>
          <w:b/>
        </w:rPr>
        <w:t>some</w:t>
      </w:r>
      <w:r>
        <w:t xml:space="preserve"> calls </w:t>
      </w:r>
      <w:r w:rsidRPr="00F02209">
        <w:rPr>
          <w:rFonts w:ascii="Times New Roman" w:hAnsi="Times New Roman"/>
          <w:i/>
        </w:rPr>
        <w:t>callbackfn</w:t>
      </w:r>
      <w:r w:rsidDel="00414287">
        <w:t xml:space="preserve"> </w:t>
      </w:r>
      <w:r>
        <w:t xml:space="preserve">once for each element present in the array, in ascending order, until it finds one where </w:t>
      </w:r>
      <w:r w:rsidRPr="00F02209">
        <w:rPr>
          <w:rFonts w:ascii="Times New Roman" w:hAnsi="Times New Roman"/>
          <w:i/>
        </w:rPr>
        <w:t>callbackfn</w:t>
      </w:r>
      <w:r>
        <w:t xml:space="preserve"> returns </w:t>
      </w:r>
      <w:r w:rsidRPr="008F3B49">
        <w:rPr>
          <w:b/>
        </w:rPr>
        <w:t>true</w:t>
      </w:r>
      <w:r>
        <w:t xml:space="preserve">. If such an element is found, </w:t>
      </w:r>
      <w:r w:rsidRPr="008F3B49">
        <w:rPr>
          <w:rFonts w:ascii="Courier New" w:hAnsi="Courier New" w:cs="Courier New"/>
          <w:b/>
        </w:rPr>
        <w:t>some</w:t>
      </w:r>
      <w:r>
        <w:t xml:space="preserve"> immediately returns </w:t>
      </w:r>
      <w:r w:rsidRPr="008F3B49">
        <w:rPr>
          <w:b/>
        </w:rPr>
        <w:t>true</w:t>
      </w:r>
      <w:r>
        <w:t xml:space="preserve">. Otherwise, </w:t>
      </w:r>
      <w:r w:rsidRPr="008F3B49">
        <w:rPr>
          <w:rFonts w:ascii="Courier New" w:hAnsi="Courier New" w:cs="Courier New"/>
          <w:b/>
        </w:rPr>
        <w:t>some</w:t>
      </w:r>
      <w:r>
        <w:t xml:space="preserve"> returns </w:t>
      </w:r>
      <w:r w:rsidRPr="008F3B49">
        <w:rPr>
          <w:b/>
        </w:rPr>
        <w:t>false</w:t>
      </w:r>
      <w:r>
        <w:t xml:space="preserve">. </w:t>
      </w:r>
      <w:r w:rsidRPr="00F02209">
        <w:rPr>
          <w:rFonts w:ascii="Times New Roman" w:hAnsi="Times New Roman"/>
          <w:i/>
        </w:rPr>
        <w:t>callbackfn</w:t>
      </w:r>
      <w:r>
        <w:t xml:space="preserve"> is called only for elements of the array which actually exist; it is not called for missing elements of the array.</w:t>
      </w:r>
    </w:p>
    <w:p w14:paraId="69A5E3E3"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1965D8">
        <w:t xml:space="preserve"> </w:t>
      </w:r>
      <w:r w:rsidRPr="00D71808">
        <w:t>is used instead.</w:t>
      </w:r>
    </w:p>
    <w:p w14:paraId="1C246F3B"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w:t>
      </w:r>
    </w:p>
    <w:p w14:paraId="3CCBF643" w14:textId="77777777" w:rsidR="004C02EF" w:rsidRDefault="004C02EF" w:rsidP="004C02EF">
      <w:r w:rsidRPr="008F3B49">
        <w:rPr>
          <w:rFonts w:ascii="Courier New" w:hAnsi="Courier New" w:cs="Courier New"/>
          <w:b/>
        </w:rPr>
        <w:t>some</w:t>
      </w:r>
      <w:r>
        <w:t xml:space="preserve"> does not directly mutate the object on which it is called but the object may be mutated by the calls to </w:t>
      </w:r>
      <w:r w:rsidRPr="00F02209">
        <w:rPr>
          <w:rFonts w:ascii="Times New Roman" w:hAnsi="Times New Roman"/>
          <w:i/>
        </w:rPr>
        <w:t>callbackfn</w:t>
      </w:r>
      <w:r>
        <w:t>.</w:t>
      </w:r>
    </w:p>
    <w:p w14:paraId="77B33B48" w14:textId="77777777" w:rsidR="004C02EF" w:rsidRDefault="004C02EF" w:rsidP="004C02EF">
      <w:r>
        <w:t xml:space="preserve">The range of elements processed by </w:t>
      </w:r>
      <w:r w:rsidRPr="008F3B49">
        <w:rPr>
          <w:rFonts w:ascii="Courier New" w:hAnsi="Courier New" w:cs="Courier New"/>
          <w:b/>
        </w:rPr>
        <w:t>some</w:t>
      </w:r>
      <w:r>
        <w:t xml:space="preserve"> is set before the first call to </w:t>
      </w:r>
      <w:r w:rsidRPr="00F02209">
        <w:rPr>
          <w:rFonts w:ascii="Times New Roman" w:hAnsi="Times New Roman"/>
          <w:i/>
        </w:rPr>
        <w:t>callbackfn</w:t>
      </w:r>
      <w:r>
        <w:t xml:space="preserve">. Elements that are appended to the array after the call to </w:t>
      </w:r>
      <w:r w:rsidRPr="008F3B49">
        <w:rPr>
          <w:rFonts w:ascii="Courier New" w:hAnsi="Courier New" w:cs="Courier New"/>
          <w:b/>
        </w:rPr>
        <w:t>some</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that </w:t>
      </w:r>
      <w:r w:rsidRPr="008F3B49">
        <w:rPr>
          <w:rFonts w:ascii="Courier New" w:hAnsi="Courier New" w:cs="Courier New"/>
          <w:b/>
        </w:rPr>
        <w:t>some</w:t>
      </w:r>
      <w:r>
        <w:t xml:space="preserve"> visits them; elements that are deleted after the call to </w:t>
      </w:r>
      <w:r>
        <w:rPr>
          <w:rFonts w:ascii="Courier New" w:hAnsi="Courier New" w:cs="Courier New"/>
          <w:b/>
        </w:rPr>
        <w:t>some</w:t>
      </w:r>
      <w:r>
        <w:t xml:space="preserve"> begins and before being visited are not visited.</w:t>
      </w:r>
      <w:r w:rsidRPr="00A772B0">
        <w:rPr>
          <w:rFonts w:ascii="Courier New" w:hAnsi="Courier New" w:cs="Courier New"/>
          <w:b/>
        </w:rPr>
        <w:t xml:space="preserve"> </w:t>
      </w:r>
      <w:r>
        <w:rPr>
          <w:rFonts w:ascii="Courier New" w:hAnsi="Courier New" w:cs="Courier New"/>
          <w:b/>
        </w:rPr>
        <w:t>some</w:t>
      </w:r>
      <w:r>
        <w:t xml:space="preserve"> acts like the "exists" quantifier in mathematics. In particular, for an empty array, it returns </w:t>
      </w:r>
      <w:r>
        <w:rPr>
          <w:b/>
        </w:rPr>
        <w:t>false</w:t>
      </w:r>
      <w:r>
        <w:t>.</w:t>
      </w:r>
    </w:p>
    <w:p w14:paraId="31F63C48" w14:textId="77777777" w:rsidR="004C02EF" w:rsidRDefault="004C02EF" w:rsidP="004C02EF">
      <w:r>
        <w:t xml:space="preserve">When the </w:t>
      </w:r>
      <w:r w:rsidRPr="008F3B49">
        <w:rPr>
          <w:rFonts w:ascii="Courier New" w:hAnsi="Courier New" w:cs="Courier New"/>
          <w:b/>
        </w:rPr>
        <w:t>some</w:t>
      </w:r>
      <w:r>
        <w:t xml:space="preserve"> method is called with one or two arguments, the following steps are taken:</w:t>
      </w:r>
    </w:p>
    <w:p w14:paraId="4E736B33" w14:textId="77777777" w:rsidR="004C02EF" w:rsidRPr="00AA0E90" w:rsidRDefault="004C02EF" w:rsidP="004C02EF">
      <w:pPr>
        <w:pStyle w:val="Alg4"/>
        <w:numPr>
          <w:ilvl w:val="0"/>
          <w:numId w:val="219"/>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3CE46396" w14:textId="77777777" w:rsidR="004C02EF" w:rsidRPr="00AA0E90" w:rsidRDefault="004C02EF" w:rsidP="004C02EF">
      <w:pPr>
        <w:pStyle w:val="Alg4"/>
        <w:numPr>
          <w:ilvl w:val="0"/>
          <w:numId w:val="219"/>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20CD4617" w14:textId="77777777" w:rsidR="004C02EF" w:rsidRPr="00AA0E90" w:rsidRDefault="004C02EF" w:rsidP="004C02EF">
      <w:pPr>
        <w:pStyle w:val="Alg4"/>
        <w:numPr>
          <w:ilvl w:val="0"/>
          <w:numId w:val="219"/>
        </w:numPr>
      </w:pPr>
      <w:r w:rsidRPr="00AA0E90">
        <w:t xml:space="preserve">Let </w:t>
      </w:r>
      <w:r w:rsidRPr="00AA0E90">
        <w:rPr>
          <w:i/>
        </w:rPr>
        <w:t>len</w:t>
      </w:r>
      <w:r w:rsidRPr="00AA0E90">
        <w:t xml:space="preserve"> be ToUint32(</w:t>
      </w:r>
      <w:r w:rsidRPr="00AA0E90">
        <w:rPr>
          <w:i/>
        </w:rPr>
        <w:t>lenValue</w:t>
      </w:r>
      <w:r w:rsidRPr="00AA0E90">
        <w:t>).</w:t>
      </w:r>
    </w:p>
    <w:p w14:paraId="7E06969A" w14:textId="77777777" w:rsidR="004C02EF" w:rsidRPr="00AA0E90" w:rsidRDefault="004C02EF" w:rsidP="004C02EF">
      <w:pPr>
        <w:pStyle w:val="Alg4"/>
        <w:numPr>
          <w:ilvl w:val="0"/>
          <w:numId w:val="219"/>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5DCC7F44" w14:textId="77777777" w:rsidR="004C02EF" w:rsidRPr="00AA0E90" w:rsidRDefault="004C02EF" w:rsidP="004C02EF">
      <w:pPr>
        <w:pStyle w:val="Alg4"/>
        <w:numPr>
          <w:ilvl w:val="0"/>
          <w:numId w:val="219"/>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093B2E25" w14:textId="77777777" w:rsidR="004C02EF" w:rsidRPr="00AA0E90" w:rsidRDefault="004C02EF" w:rsidP="004C02EF">
      <w:pPr>
        <w:pStyle w:val="Alg4"/>
        <w:numPr>
          <w:ilvl w:val="0"/>
          <w:numId w:val="219"/>
        </w:numPr>
      </w:pPr>
      <w:r w:rsidRPr="00AA0E90">
        <w:t xml:space="preserve">Let </w:t>
      </w:r>
      <w:r w:rsidRPr="00AA0E90">
        <w:rPr>
          <w:i/>
        </w:rPr>
        <w:t>k</w:t>
      </w:r>
      <w:r w:rsidRPr="00AA0E90">
        <w:t xml:space="preserve"> be 0.</w:t>
      </w:r>
    </w:p>
    <w:p w14:paraId="3E65FE22" w14:textId="77777777" w:rsidR="004C02EF" w:rsidRPr="00AA0E90" w:rsidRDefault="004C02EF" w:rsidP="004C02EF">
      <w:pPr>
        <w:pStyle w:val="Alg4"/>
        <w:numPr>
          <w:ilvl w:val="0"/>
          <w:numId w:val="219"/>
        </w:numPr>
      </w:pPr>
      <w:r w:rsidRPr="00AA0E90">
        <w:t xml:space="preserve">Repeat, while </w:t>
      </w:r>
      <w:r w:rsidRPr="00AA0E90">
        <w:rPr>
          <w:i/>
        </w:rPr>
        <w:t xml:space="preserve">k </w:t>
      </w:r>
      <w:r w:rsidRPr="00AA0E90">
        <w:t xml:space="preserve">&lt; </w:t>
      </w:r>
      <w:r w:rsidRPr="00AA0E90">
        <w:rPr>
          <w:i/>
        </w:rPr>
        <w:t>len</w:t>
      </w:r>
    </w:p>
    <w:p w14:paraId="69D33D22" w14:textId="77777777" w:rsidR="004C02EF" w:rsidRPr="00AA0E90" w:rsidRDefault="004C02EF" w:rsidP="004C02EF">
      <w:pPr>
        <w:pStyle w:val="Alg4"/>
        <w:numPr>
          <w:ilvl w:val="1"/>
          <w:numId w:val="219"/>
        </w:numPr>
      </w:pPr>
      <w:r w:rsidRPr="00AA0E90">
        <w:t xml:space="preserve">Let </w:t>
      </w:r>
      <w:r w:rsidRPr="00AA0E90">
        <w:rPr>
          <w:i/>
        </w:rPr>
        <w:t>Pk</w:t>
      </w:r>
      <w:r w:rsidRPr="00AA0E90">
        <w:t xml:space="preserve"> be ToString(</w:t>
      </w:r>
      <w:r w:rsidRPr="00AA0E90">
        <w:rPr>
          <w:i/>
        </w:rPr>
        <w:t>k</w:t>
      </w:r>
      <w:r w:rsidRPr="00AA0E90">
        <w:t>).</w:t>
      </w:r>
    </w:p>
    <w:p w14:paraId="67DD38EF" w14:textId="77777777" w:rsidR="004C02EF" w:rsidRPr="00AA0E90" w:rsidRDefault="004C02EF" w:rsidP="004C02EF">
      <w:pPr>
        <w:pStyle w:val="Alg4"/>
        <w:numPr>
          <w:ilvl w:val="1"/>
          <w:numId w:val="219"/>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2CDE2522" w14:textId="77777777" w:rsidR="004C02EF" w:rsidRPr="00AA0E90" w:rsidRDefault="004C02EF" w:rsidP="004C02EF">
      <w:pPr>
        <w:pStyle w:val="Alg4"/>
        <w:numPr>
          <w:ilvl w:val="1"/>
          <w:numId w:val="219"/>
        </w:numPr>
      </w:pPr>
      <w:r w:rsidRPr="00AA0E90">
        <w:t xml:space="preserve">If </w:t>
      </w:r>
      <w:r w:rsidRPr="00AA0E90">
        <w:rPr>
          <w:i/>
        </w:rPr>
        <w:t>kPresent</w:t>
      </w:r>
      <w:r w:rsidRPr="00AA0E90">
        <w:t xml:space="preserve"> is </w:t>
      </w:r>
      <w:r w:rsidRPr="00AA0E90">
        <w:rPr>
          <w:b/>
        </w:rPr>
        <w:t>true</w:t>
      </w:r>
      <w:r w:rsidRPr="00AA0E90">
        <w:t>, then</w:t>
      </w:r>
    </w:p>
    <w:p w14:paraId="614349F0" w14:textId="77777777" w:rsidR="004C02EF" w:rsidRPr="00AA0E90" w:rsidRDefault="004C02EF" w:rsidP="004C02EF">
      <w:pPr>
        <w:pStyle w:val="Alg4"/>
        <w:numPr>
          <w:ilvl w:val="2"/>
          <w:numId w:val="219"/>
        </w:numPr>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6D786C0E" w14:textId="77777777" w:rsidR="004C02EF" w:rsidRPr="00AA0E90" w:rsidRDefault="004C02EF" w:rsidP="004C02EF">
      <w:pPr>
        <w:pStyle w:val="Alg4"/>
        <w:numPr>
          <w:ilvl w:val="2"/>
          <w:numId w:val="219"/>
        </w:numPr>
      </w:pPr>
      <w:r w:rsidRPr="00AA0E90">
        <w:t xml:space="preserve">Let </w:t>
      </w:r>
      <w:r w:rsidRPr="00AA0E90">
        <w:rPr>
          <w:i/>
        </w:rPr>
        <w:t>testResult</w:t>
      </w:r>
      <w:r w:rsidRPr="00AA0E90">
        <w:t xml:space="preserve"> be the result of calling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3FD63631" w14:textId="77777777" w:rsidR="004C02EF" w:rsidRPr="00AA0E90" w:rsidRDefault="004C02EF" w:rsidP="004C02EF">
      <w:pPr>
        <w:pStyle w:val="Alg4"/>
        <w:numPr>
          <w:ilvl w:val="2"/>
          <w:numId w:val="219"/>
        </w:numPr>
      </w:pPr>
      <w:r w:rsidRPr="00AA0E90">
        <w:t>If ToBoolean(</w:t>
      </w:r>
      <w:r w:rsidRPr="00AA0E90">
        <w:rPr>
          <w:i/>
        </w:rPr>
        <w:t>testResult)</w:t>
      </w:r>
      <w:r w:rsidRPr="00AA0E90">
        <w:t xml:space="preserve"> is </w:t>
      </w:r>
      <w:r w:rsidRPr="00AA0E90">
        <w:rPr>
          <w:b/>
        </w:rPr>
        <w:t>true</w:t>
      </w:r>
      <w:r w:rsidRPr="00AA0E90">
        <w:t xml:space="preserve">, return </w:t>
      </w:r>
      <w:r w:rsidRPr="00AA0E90">
        <w:rPr>
          <w:b/>
        </w:rPr>
        <w:t>true</w:t>
      </w:r>
      <w:r w:rsidRPr="00AA0E90">
        <w:t>.</w:t>
      </w:r>
    </w:p>
    <w:p w14:paraId="17E9DF3A" w14:textId="77777777" w:rsidR="004C02EF" w:rsidRPr="00AA0E90" w:rsidRDefault="004C02EF" w:rsidP="004C02EF">
      <w:pPr>
        <w:pStyle w:val="Alg4"/>
        <w:numPr>
          <w:ilvl w:val="1"/>
          <w:numId w:val="219"/>
        </w:numPr>
      </w:pPr>
      <w:r w:rsidRPr="00AA0E90">
        <w:t xml:space="preserve">Increase </w:t>
      </w:r>
      <w:r w:rsidRPr="00AA0E90">
        <w:rPr>
          <w:i/>
        </w:rPr>
        <w:t>k</w:t>
      </w:r>
      <w:r w:rsidRPr="00AA0E90">
        <w:t xml:space="preserve"> by 1.</w:t>
      </w:r>
    </w:p>
    <w:p w14:paraId="02257D5B" w14:textId="77777777" w:rsidR="004C02EF" w:rsidRPr="00AA0E90" w:rsidRDefault="004C02EF" w:rsidP="004C02EF">
      <w:pPr>
        <w:pStyle w:val="Alg4"/>
        <w:numPr>
          <w:ilvl w:val="0"/>
          <w:numId w:val="219"/>
        </w:numPr>
        <w:spacing w:after="120"/>
      </w:pPr>
      <w:r w:rsidRPr="00AA0E90">
        <w:t xml:space="preserve">Return </w:t>
      </w:r>
      <w:r w:rsidRPr="00AA0E90">
        <w:rPr>
          <w:b/>
        </w:rPr>
        <w:t>false</w:t>
      </w:r>
      <w:r w:rsidRPr="00AA0E90">
        <w:t>.</w:t>
      </w:r>
    </w:p>
    <w:p w14:paraId="7346B1E5"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some</w:t>
      </w:r>
      <w:r>
        <w:t xml:space="preserve"> method is </w:t>
      </w:r>
      <w:r>
        <w:rPr>
          <w:b/>
        </w:rPr>
        <w:t>1</w:t>
      </w:r>
      <w:r>
        <w:t>.</w:t>
      </w:r>
    </w:p>
    <w:p w14:paraId="7A2393FA" w14:textId="77777777" w:rsidR="004C02EF" w:rsidRPr="008F3B49" w:rsidRDefault="004C02EF" w:rsidP="004C02EF">
      <w:pPr>
        <w:pStyle w:val="Note"/>
      </w:pPr>
      <w:r w:rsidRPr="00AA0E90">
        <w:t>NOTE</w:t>
      </w:r>
      <w:r w:rsidRPr="00AA0E90">
        <w:tab/>
        <w:t xml:space="preserve">The </w:t>
      </w:r>
      <w:r w:rsidRPr="00AA0E90">
        <w:rPr>
          <w:rFonts w:ascii="Courier New" w:hAnsi="Courier New" w:cs="Courier New"/>
          <w:b/>
        </w:rPr>
        <w:t>some</w:t>
      </w:r>
      <w:r w:rsidRPr="00AA0E90">
        <w:rPr>
          <w:b/>
        </w:rPr>
        <w:t xml:space="preserve"> </w:t>
      </w:r>
      <w:r w:rsidRPr="00AA0E90">
        <w:t xml:space="preserve">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some</w:t>
      </w:r>
      <w:r w:rsidRPr="00AA0E90">
        <w:rPr>
          <w:b/>
        </w:rPr>
        <w:t xml:space="preserve"> </w:t>
      </w:r>
      <w:r w:rsidRPr="00AA0E90">
        <w:t>function can be applied successfully to a host object is implementation-dependent.</w:t>
      </w:r>
    </w:p>
    <w:p w14:paraId="41F0E36B" w14:textId="77777777" w:rsidR="004C02EF" w:rsidRDefault="004C02EF" w:rsidP="004C02EF">
      <w:pPr>
        <w:pStyle w:val="40"/>
        <w:numPr>
          <w:ilvl w:val="0"/>
          <w:numId w:val="0"/>
        </w:numPr>
      </w:pPr>
      <w:r>
        <w:t>15.4.4.18</w:t>
      </w:r>
      <w:r>
        <w:tab/>
        <w:t>Array.prototype.forEach ( callbackfn [ , thisArg ] )</w:t>
      </w:r>
    </w:p>
    <w:p w14:paraId="5151549D" w14:textId="77777777" w:rsidR="004C02EF" w:rsidRDefault="004C02EF" w:rsidP="004C02EF">
      <w:r w:rsidRPr="00F02209">
        <w:rPr>
          <w:rFonts w:ascii="Times New Roman" w:hAnsi="Times New Roman"/>
          <w:i/>
        </w:rPr>
        <w:t xml:space="preserve">callbackfn </w:t>
      </w:r>
      <w:r w:rsidRPr="009E775D">
        <w:t xml:space="preserve">should be a function that </w:t>
      </w:r>
      <w:r>
        <w:t>accepts three arguments</w:t>
      </w:r>
      <w:r w:rsidRPr="00665412">
        <w:t xml:space="preserve">. </w:t>
      </w:r>
      <w:r w:rsidRPr="00BA5F6F">
        <w:rPr>
          <w:rFonts w:ascii="Courier New" w:hAnsi="Courier New" w:cs="Courier New"/>
          <w:b/>
        </w:rPr>
        <w:t>forEach</w:t>
      </w:r>
      <w:r>
        <w:t xml:space="preserve"> calls </w:t>
      </w:r>
      <w:r w:rsidRPr="00F02209">
        <w:rPr>
          <w:rFonts w:ascii="Times New Roman" w:hAnsi="Times New Roman"/>
          <w:i/>
        </w:rPr>
        <w:t>callbackfn</w:t>
      </w:r>
      <w:r>
        <w:t xml:space="preserve"> once for each element present in the array, in ascending order. </w:t>
      </w:r>
      <w:r w:rsidRPr="00F02209">
        <w:rPr>
          <w:rFonts w:ascii="Times New Roman" w:hAnsi="Times New Roman"/>
          <w:i/>
        </w:rPr>
        <w:t>callbackfn</w:t>
      </w:r>
      <w:r>
        <w:t xml:space="preserve"> is called only for elements of the array which actually exist; it is not called for missing elements of the array.</w:t>
      </w:r>
    </w:p>
    <w:p w14:paraId="3827F596"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D71808">
        <w:t xml:space="preserve"> is used instead.</w:t>
      </w:r>
    </w:p>
    <w:p w14:paraId="70053A34"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 </w:t>
      </w:r>
    </w:p>
    <w:p w14:paraId="1396DE5F" w14:textId="77777777" w:rsidR="004C02EF" w:rsidRDefault="004C02EF" w:rsidP="004C02EF">
      <w:r w:rsidRPr="00BA5F6F">
        <w:rPr>
          <w:rFonts w:ascii="Courier New" w:hAnsi="Courier New" w:cs="Courier New"/>
          <w:b/>
        </w:rPr>
        <w:t>forEach</w:t>
      </w:r>
      <w:r>
        <w:t xml:space="preserve"> does not directly mutate the object on which it is called but the object may be mutated by the calls to </w:t>
      </w:r>
      <w:r w:rsidRPr="00F02209">
        <w:rPr>
          <w:rFonts w:ascii="Times New Roman" w:hAnsi="Times New Roman"/>
          <w:i/>
        </w:rPr>
        <w:t>callbackfn</w:t>
      </w:r>
      <w:r>
        <w:t xml:space="preserve">. </w:t>
      </w:r>
    </w:p>
    <w:p w14:paraId="1DDD9132" w14:textId="77777777" w:rsidR="004C02EF" w:rsidRDefault="004C02EF" w:rsidP="004C02EF">
      <w:r>
        <w:t xml:space="preserve">The range of elements processed by </w:t>
      </w:r>
      <w:r w:rsidRPr="00BA5F6F">
        <w:rPr>
          <w:rFonts w:ascii="Courier New" w:hAnsi="Courier New" w:cs="Courier New"/>
          <w:b/>
        </w:rPr>
        <w:t>forEach</w:t>
      </w:r>
      <w:r>
        <w:t xml:space="preserve"> is set before the first call to </w:t>
      </w:r>
      <w:r w:rsidRPr="00F02209">
        <w:rPr>
          <w:rFonts w:ascii="Times New Roman" w:hAnsi="Times New Roman"/>
          <w:i/>
        </w:rPr>
        <w:t>callbackfn</w:t>
      </w:r>
      <w:r>
        <w:t xml:space="preserve">. Elements which are appended to the array after the call to </w:t>
      </w:r>
      <w:r w:rsidRPr="00BA5F6F">
        <w:rPr>
          <w:rFonts w:ascii="Courier New" w:hAnsi="Courier New" w:cs="Courier New"/>
          <w:b/>
        </w:rPr>
        <w:t>forEach</w:t>
      </w:r>
      <w:r>
        <w:t xml:space="preserve"> begins will not be visited by </w:t>
      </w:r>
      <w:r w:rsidRPr="00F02209">
        <w:rPr>
          <w:rFonts w:ascii="Times New Roman" w:hAnsi="Times New Roman"/>
          <w:i/>
        </w:rPr>
        <w:t>callbackfn</w:t>
      </w:r>
      <w:r>
        <w:t xml:space="preserve">. If existing elements of the array are changed, their value as passed to callback will be the value at the time </w:t>
      </w:r>
      <w:r w:rsidRPr="00BA5F6F">
        <w:rPr>
          <w:rFonts w:ascii="Courier New" w:hAnsi="Courier New" w:cs="Courier New"/>
          <w:b/>
        </w:rPr>
        <w:t>forEach</w:t>
      </w:r>
      <w:r>
        <w:t xml:space="preserve"> visits them; elements that are deleted after the call to </w:t>
      </w:r>
      <w:r w:rsidRPr="00BA5F6F">
        <w:rPr>
          <w:rFonts w:ascii="Courier New" w:hAnsi="Courier New" w:cs="Courier New"/>
          <w:b/>
        </w:rPr>
        <w:t>forEach</w:t>
      </w:r>
      <w:r>
        <w:t xml:space="preserve"> begins and before being visited are not visited.</w:t>
      </w:r>
    </w:p>
    <w:p w14:paraId="5817E4DC" w14:textId="77777777" w:rsidR="004C02EF" w:rsidRDefault="004C02EF" w:rsidP="004C02EF">
      <w:r>
        <w:t xml:space="preserve">When the </w:t>
      </w:r>
      <w:r w:rsidRPr="00BA5F6F">
        <w:rPr>
          <w:rFonts w:ascii="Courier New" w:hAnsi="Courier New" w:cs="Courier New"/>
          <w:b/>
        </w:rPr>
        <w:t>forEach</w:t>
      </w:r>
      <w:r>
        <w:t xml:space="preserve"> method is called with one or two arguments, the following steps are taken:</w:t>
      </w:r>
    </w:p>
    <w:p w14:paraId="27B3A085" w14:textId="77777777" w:rsidR="004C02EF" w:rsidRPr="00AA0E90" w:rsidRDefault="004C02EF" w:rsidP="004C02EF">
      <w:pPr>
        <w:pStyle w:val="Alg4"/>
        <w:numPr>
          <w:ilvl w:val="0"/>
          <w:numId w:val="220"/>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3121C491" w14:textId="77777777" w:rsidR="004C02EF" w:rsidRPr="00AA0E90" w:rsidRDefault="004C02EF" w:rsidP="004C02EF">
      <w:pPr>
        <w:pStyle w:val="Alg4"/>
        <w:numPr>
          <w:ilvl w:val="0"/>
          <w:numId w:val="220"/>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777EB5A1" w14:textId="77777777" w:rsidR="004C02EF" w:rsidRPr="00AA0E90" w:rsidRDefault="004C02EF" w:rsidP="004C02EF">
      <w:pPr>
        <w:pStyle w:val="Alg4"/>
        <w:numPr>
          <w:ilvl w:val="0"/>
          <w:numId w:val="220"/>
        </w:numPr>
      </w:pPr>
      <w:r w:rsidRPr="00AA0E90">
        <w:t xml:space="preserve">Let </w:t>
      </w:r>
      <w:r w:rsidRPr="00AA0E90">
        <w:rPr>
          <w:i/>
        </w:rPr>
        <w:t>len</w:t>
      </w:r>
      <w:r w:rsidRPr="00AA0E90">
        <w:t xml:space="preserve"> be ToUint32(</w:t>
      </w:r>
      <w:r w:rsidRPr="00AA0E90">
        <w:rPr>
          <w:i/>
        </w:rPr>
        <w:t>lenValue</w:t>
      </w:r>
      <w:r w:rsidRPr="00AA0E90">
        <w:t>).</w:t>
      </w:r>
    </w:p>
    <w:p w14:paraId="530AE237" w14:textId="77777777" w:rsidR="004C02EF" w:rsidRPr="00AA0E90" w:rsidRDefault="004C02EF" w:rsidP="004C02EF">
      <w:pPr>
        <w:pStyle w:val="Alg4"/>
        <w:numPr>
          <w:ilvl w:val="0"/>
          <w:numId w:val="220"/>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63953437" w14:textId="77777777" w:rsidR="004C02EF" w:rsidRPr="00AA0E90" w:rsidRDefault="004C02EF" w:rsidP="004C02EF">
      <w:pPr>
        <w:pStyle w:val="Alg4"/>
        <w:numPr>
          <w:ilvl w:val="0"/>
          <w:numId w:val="220"/>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6E0112D2" w14:textId="77777777" w:rsidR="004C02EF" w:rsidRPr="00AA0E90" w:rsidRDefault="004C02EF" w:rsidP="004C02EF">
      <w:pPr>
        <w:pStyle w:val="Alg4"/>
        <w:numPr>
          <w:ilvl w:val="0"/>
          <w:numId w:val="220"/>
        </w:numPr>
      </w:pPr>
      <w:r w:rsidRPr="00AA0E90">
        <w:t xml:space="preserve">Let </w:t>
      </w:r>
      <w:r w:rsidRPr="00AA0E90">
        <w:rPr>
          <w:i/>
        </w:rPr>
        <w:t>k</w:t>
      </w:r>
      <w:r w:rsidRPr="00AA0E90">
        <w:t xml:space="preserve"> be 0.</w:t>
      </w:r>
    </w:p>
    <w:p w14:paraId="3A3BF142" w14:textId="77777777" w:rsidR="004C02EF" w:rsidRPr="00AA0E90" w:rsidRDefault="004C02EF" w:rsidP="004C02EF">
      <w:pPr>
        <w:pStyle w:val="Alg4"/>
        <w:numPr>
          <w:ilvl w:val="0"/>
          <w:numId w:val="220"/>
        </w:numPr>
      </w:pPr>
      <w:r w:rsidRPr="00AA0E90">
        <w:t xml:space="preserve">Repeat, while </w:t>
      </w:r>
      <w:r w:rsidRPr="00AA0E90">
        <w:rPr>
          <w:i/>
        </w:rPr>
        <w:t xml:space="preserve">k </w:t>
      </w:r>
      <w:r w:rsidRPr="00AA0E90">
        <w:t xml:space="preserve">&lt; </w:t>
      </w:r>
      <w:r w:rsidRPr="00AA0E90">
        <w:rPr>
          <w:i/>
        </w:rPr>
        <w:t>len</w:t>
      </w:r>
    </w:p>
    <w:p w14:paraId="28A34B44" w14:textId="77777777" w:rsidR="004C02EF" w:rsidRPr="00AA0E90" w:rsidRDefault="004C02EF" w:rsidP="004C02EF">
      <w:pPr>
        <w:pStyle w:val="Alg4"/>
        <w:numPr>
          <w:ilvl w:val="1"/>
          <w:numId w:val="220"/>
        </w:numPr>
      </w:pPr>
      <w:r w:rsidRPr="00AA0E90">
        <w:t xml:space="preserve">Let </w:t>
      </w:r>
      <w:r w:rsidRPr="00AA0E90">
        <w:rPr>
          <w:i/>
        </w:rPr>
        <w:t>Pk</w:t>
      </w:r>
      <w:r w:rsidRPr="00AA0E90">
        <w:t xml:space="preserve"> be ToString(</w:t>
      </w:r>
      <w:r w:rsidRPr="00AA0E90">
        <w:rPr>
          <w:i/>
        </w:rPr>
        <w:t>k</w:t>
      </w:r>
      <w:r w:rsidRPr="00AA0E90">
        <w:t>).</w:t>
      </w:r>
    </w:p>
    <w:p w14:paraId="1B8B44D3" w14:textId="77777777" w:rsidR="004C02EF" w:rsidRPr="00AA0E90" w:rsidRDefault="004C02EF" w:rsidP="004C02EF">
      <w:pPr>
        <w:pStyle w:val="Alg4"/>
        <w:numPr>
          <w:ilvl w:val="1"/>
          <w:numId w:val="220"/>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48DC1351" w14:textId="77777777" w:rsidR="004C02EF" w:rsidRPr="00AA0E90" w:rsidRDefault="004C02EF" w:rsidP="004C02EF">
      <w:pPr>
        <w:pStyle w:val="Alg4"/>
        <w:numPr>
          <w:ilvl w:val="1"/>
          <w:numId w:val="220"/>
        </w:numPr>
      </w:pPr>
      <w:r w:rsidRPr="00AA0E90">
        <w:t xml:space="preserve">If </w:t>
      </w:r>
      <w:r w:rsidRPr="00AA0E90">
        <w:rPr>
          <w:i/>
        </w:rPr>
        <w:t>kPresent</w:t>
      </w:r>
      <w:r w:rsidRPr="00AA0E90">
        <w:t xml:space="preserve"> is </w:t>
      </w:r>
      <w:r w:rsidRPr="00AA0E90">
        <w:rPr>
          <w:b/>
        </w:rPr>
        <w:t>true</w:t>
      </w:r>
      <w:r w:rsidRPr="00AA0E90">
        <w:t>, then</w:t>
      </w:r>
    </w:p>
    <w:p w14:paraId="3DDDDAE6" w14:textId="77777777" w:rsidR="004C02EF" w:rsidRPr="00AA0E90" w:rsidRDefault="004C02EF" w:rsidP="004C02EF">
      <w:pPr>
        <w:pStyle w:val="Alg4"/>
        <w:numPr>
          <w:ilvl w:val="2"/>
          <w:numId w:val="220"/>
        </w:numPr>
        <w:tabs>
          <w:tab w:val="left" w:pos="2520"/>
        </w:tabs>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0323868B" w14:textId="77777777" w:rsidR="004C02EF" w:rsidRPr="00AA0E90" w:rsidRDefault="004C02EF" w:rsidP="004C02EF">
      <w:pPr>
        <w:pStyle w:val="Alg4"/>
        <w:numPr>
          <w:ilvl w:val="2"/>
          <w:numId w:val="220"/>
        </w:numPr>
        <w:tabs>
          <w:tab w:val="left" w:pos="2520"/>
        </w:tabs>
      </w:pPr>
      <w:r w:rsidRPr="00AA0E90">
        <w:t xml:space="preserve">Call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04ED45EF" w14:textId="77777777" w:rsidR="004C02EF" w:rsidRPr="00AA0E90" w:rsidRDefault="004C02EF" w:rsidP="004C02EF">
      <w:pPr>
        <w:pStyle w:val="Alg4"/>
        <w:numPr>
          <w:ilvl w:val="1"/>
          <w:numId w:val="220"/>
        </w:numPr>
      </w:pPr>
      <w:r w:rsidRPr="00AA0E90">
        <w:t xml:space="preserve">Increase </w:t>
      </w:r>
      <w:r w:rsidRPr="00AA0E90">
        <w:rPr>
          <w:i/>
        </w:rPr>
        <w:t>k</w:t>
      </w:r>
      <w:r w:rsidRPr="00AA0E90">
        <w:t xml:space="preserve"> by 1.</w:t>
      </w:r>
    </w:p>
    <w:p w14:paraId="1DA0A796" w14:textId="77777777" w:rsidR="004C02EF" w:rsidRPr="00AA0E90" w:rsidRDefault="004C02EF" w:rsidP="004C02EF">
      <w:pPr>
        <w:pStyle w:val="Alg4"/>
        <w:numPr>
          <w:ilvl w:val="0"/>
          <w:numId w:val="220"/>
        </w:numPr>
        <w:spacing w:after="120"/>
      </w:pPr>
      <w:r w:rsidRPr="00AA0E90">
        <w:t>Return</w:t>
      </w:r>
      <w:r>
        <w:t xml:space="preserve"> </w:t>
      </w:r>
      <w:r w:rsidRPr="00AA0E90">
        <w:rPr>
          <w:b/>
        </w:rPr>
        <w:t>undefined</w:t>
      </w:r>
      <w:r w:rsidRPr="00AA0E90">
        <w:t>.</w:t>
      </w:r>
    </w:p>
    <w:p w14:paraId="3749F415"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forEach</w:t>
      </w:r>
      <w:r>
        <w:t xml:space="preserve"> method is </w:t>
      </w:r>
      <w:r>
        <w:rPr>
          <w:b/>
        </w:rPr>
        <w:t>1</w:t>
      </w:r>
      <w:r>
        <w:t>.</w:t>
      </w:r>
    </w:p>
    <w:p w14:paraId="2B25A8FA" w14:textId="77777777" w:rsidR="004C02EF" w:rsidRPr="00BA5F6F" w:rsidRDefault="004C02EF" w:rsidP="004C02EF">
      <w:pPr>
        <w:pStyle w:val="Note"/>
      </w:pPr>
      <w:r w:rsidRPr="00AA0E90">
        <w:t>NOTE</w:t>
      </w:r>
      <w:r w:rsidRPr="00AA0E90">
        <w:tab/>
        <w:t xml:space="preserve">The </w:t>
      </w:r>
      <w:r w:rsidRPr="00AA0E90">
        <w:rPr>
          <w:rFonts w:ascii="Courier New" w:hAnsi="Courier New" w:cs="Courier New"/>
          <w:b/>
        </w:rPr>
        <w:t>forEach</w:t>
      </w:r>
      <w:r w:rsidRPr="00AA0E90">
        <w:rPr>
          <w:b/>
        </w:rPr>
        <w:t xml:space="preserve"> </w:t>
      </w:r>
      <w:r w:rsidRPr="00AA0E90">
        <w:t xml:space="preserve">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forEach</w:t>
      </w:r>
      <w:r w:rsidRPr="00AA0E90">
        <w:rPr>
          <w:b/>
        </w:rPr>
        <w:t xml:space="preserve"> </w:t>
      </w:r>
      <w:r w:rsidRPr="00AA0E90">
        <w:t>function can be applied successfully to a host object is implementation-dependent.</w:t>
      </w:r>
    </w:p>
    <w:p w14:paraId="5ED04ACC" w14:textId="77777777" w:rsidR="004C02EF" w:rsidRDefault="004C02EF" w:rsidP="004C02EF">
      <w:pPr>
        <w:pStyle w:val="40"/>
        <w:numPr>
          <w:ilvl w:val="0"/>
          <w:numId w:val="0"/>
        </w:numPr>
      </w:pPr>
      <w:r>
        <w:t>15.4.4.19</w:t>
      </w:r>
      <w:r>
        <w:tab/>
        <w:t>Array.prototype.map ( callbackfn [ , thisArg ] )</w:t>
      </w:r>
    </w:p>
    <w:p w14:paraId="77D254FD" w14:textId="77777777" w:rsidR="004C02EF" w:rsidRDefault="004C02EF" w:rsidP="004C02EF">
      <w:r w:rsidRPr="00F02209">
        <w:rPr>
          <w:rFonts w:ascii="Times New Roman" w:hAnsi="Times New Roman"/>
          <w:i/>
        </w:rPr>
        <w:t xml:space="preserve">callbackfn </w:t>
      </w:r>
      <w:r w:rsidRPr="009E775D">
        <w:t xml:space="preserve">should be a function that </w:t>
      </w:r>
      <w:r>
        <w:t>accepts three arguments</w:t>
      </w:r>
      <w:r w:rsidRPr="00665412">
        <w:t>.</w:t>
      </w:r>
      <w:r>
        <w:t xml:space="preserve"> </w:t>
      </w:r>
      <w:r w:rsidRPr="00AE6EC3">
        <w:rPr>
          <w:rFonts w:ascii="Courier New" w:hAnsi="Courier New" w:cs="Courier New"/>
          <w:b/>
        </w:rPr>
        <w:t>map</w:t>
      </w:r>
      <w:r>
        <w:t xml:space="preserve"> calls </w:t>
      </w:r>
      <w:r w:rsidRPr="00F02209">
        <w:rPr>
          <w:rFonts w:ascii="Times New Roman" w:hAnsi="Times New Roman"/>
          <w:i/>
        </w:rPr>
        <w:t>callbackfn</w:t>
      </w:r>
      <w:r>
        <w:t xml:space="preserve"> once for each element in the array, in ascending order, and constructs a new Array from the results. </w:t>
      </w:r>
      <w:r w:rsidRPr="00F02209">
        <w:rPr>
          <w:rFonts w:ascii="Times New Roman" w:hAnsi="Times New Roman"/>
          <w:i/>
        </w:rPr>
        <w:t>callbackfn</w:t>
      </w:r>
      <w:r>
        <w:t xml:space="preserve"> is called only for elements of the array which actually exist; it is not called for missing elements of the array.</w:t>
      </w:r>
    </w:p>
    <w:p w14:paraId="5B1368CB"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value</w:t>
      </w:r>
      <w:r>
        <w:rPr>
          <w:b/>
        </w:rPr>
        <w:t xml:space="preserv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t xml:space="preserve"> </w:t>
      </w:r>
      <w:r w:rsidRPr="00D71808">
        <w:t>is used instead.</w:t>
      </w:r>
    </w:p>
    <w:p w14:paraId="12A80964"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w:t>
      </w:r>
    </w:p>
    <w:p w14:paraId="537D0C68" w14:textId="77777777" w:rsidR="004C02EF" w:rsidRDefault="004C02EF" w:rsidP="004C02EF">
      <w:r w:rsidRPr="00AE6EC3">
        <w:rPr>
          <w:rFonts w:ascii="Courier New" w:hAnsi="Courier New" w:cs="Courier New"/>
          <w:b/>
        </w:rPr>
        <w:t>map</w:t>
      </w:r>
      <w:r>
        <w:t xml:space="preserve"> does not directly mutate the object on which it is called but the object may be mutated by the calls to </w:t>
      </w:r>
      <w:r w:rsidRPr="00F02209">
        <w:rPr>
          <w:rFonts w:ascii="Times New Roman" w:hAnsi="Times New Roman"/>
          <w:i/>
        </w:rPr>
        <w:t>callbackfn</w:t>
      </w:r>
      <w:r>
        <w:t>.</w:t>
      </w:r>
    </w:p>
    <w:p w14:paraId="7F51CBC4" w14:textId="77777777" w:rsidR="004C02EF" w:rsidRDefault="004C02EF" w:rsidP="004C02EF">
      <w:r>
        <w:t xml:space="preserve">The range of elements processed by </w:t>
      </w:r>
      <w:r w:rsidRPr="00AE6EC3">
        <w:rPr>
          <w:rFonts w:ascii="Courier New" w:hAnsi="Courier New" w:cs="Courier New"/>
          <w:b/>
        </w:rPr>
        <w:t>map</w:t>
      </w:r>
      <w:r>
        <w:t xml:space="preserve"> is set before the first call to </w:t>
      </w:r>
      <w:r w:rsidRPr="00F02209">
        <w:rPr>
          <w:rFonts w:ascii="Times New Roman" w:hAnsi="Times New Roman"/>
          <w:i/>
        </w:rPr>
        <w:t>callbackfn</w:t>
      </w:r>
      <w:r>
        <w:t xml:space="preserve">. Elements which are appended to the array after the call to </w:t>
      </w:r>
      <w:r w:rsidRPr="00AE6EC3">
        <w:rPr>
          <w:rFonts w:ascii="Courier New" w:hAnsi="Courier New" w:cs="Courier New"/>
          <w:b/>
        </w:rPr>
        <w:t>map</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w:t>
      </w:r>
      <w:r w:rsidRPr="00AE6EC3">
        <w:rPr>
          <w:rFonts w:ascii="Courier New" w:hAnsi="Courier New" w:cs="Courier New"/>
          <w:b/>
        </w:rPr>
        <w:t>map</w:t>
      </w:r>
      <w:r>
        <w:t xml:space="preserve"> visits them; elements that are deleted after the call to </w:t>
      </w:r>
      <w:r w:rsidRPr="00AE6EC3">
        <w:rPr>
          <w:rFonts w:ascii="Courier New" w:hAnsi="Courier New" w:cs="Courier New"/>
          <w:b/>
        </w:rPr>
        <w:t>map</w:t>
      </w:r>
      <w:r>
        <w:t xml:space="preserve"> begins and before being visited are not visited.</w:t>
      </w:r>
    </w:p>
    <w:p w14:paraId="0003242E" w14:textId="77777777" w:rsidR="004C02EF" w:rsidRDefault="004C02EF" w:rsidP="004C02EF">
      <w:r>
        <w:t xml:space="preserve">When the </w:t>
      </w:r>
      <w:r w:rsidRPr="00AE6EC3">
        <w:rPr>
          <w:rFonts w:ascii="Courier New" w:hAnsi="Courier New" w:cs="Courier New"/>
          <w:b/>
        </w:rPr>
        <w:t>map</w:t>
      </w:r>
      <w:r>
        <w:t xml:space="preserve"> method is called with one or two arguments, the following steps are taken:</w:t>
      </w:r>
      <w:r w:rsidRPr="00087CD1">
        <w:t xml:space="preserve"> </w:t>
      </w:r>
    </w:p>
    <w:p w14:paraId="138FA37F" w14:textId="77777777" w:rsidR="004C02EF" w:rsidRPr="00AA0E90" w:rsidRDefault="004C02EF" w:rsidP="004C02EF">
      <w:pPr>
        <w:pStyle w:val="Alg4"/>
        <w:numPr>
          <w:ilvl w:val="0"/>
          <w:numId w:val="221"/>
        </w:numPr>
      </w:pPr>
      <w:r w:rsidRPr="00AA0E90">
        <w:t xml:space="preserve">Let </w:t>
      </w:r>
      <w:r w:rsidRPr="00AA0E90">
        <w:rPr>
          <w:i/>
        </w:rPr>
        <w:t>O</w:t>
      </w:r>
      <w:r w:rsidRPr="00AA0E90">
        <w:t xml:space="preserve"> be the result of calling ToObject passing the </w:t>
      </w:r>
      <w:r w:rsidRPr="00AA0E90">
        <w:rPr>
          <w:b/>
        </w:rPr>
        <w:t xml:space="preserve">this </w:t>
      </w:r>
      <w:r w:rsidRPr="00AA0E90">
        <w:t>value as the argument.</w:t>
      </w:r>
    </w:p>
    <w:p w14:paraId="08800E1E" w14:textId="77777777" w:rsidR="004C02EF" w:rsidRPr="00AA0E90" w:rsidRDefault="004C02EF" w:rsidP="004C02EF">
      <w:pPr>
        <w:pStyle w:val="Alg4"/>
        <w:numPr>
          <w:ilvl w:val="0"/>
          <w:numId w:val="221"/>
        </w:numPr>
      </w:pPr>
      <w:r w:rsidRPr="00AA0E90">
        <w:t xml:space="preserve">Let </w:t>
      </w:r>
      <w:r w:rsidRPr="00AA0E90">
        <w:rPr>
          <w:i/>
        </w:rPr>
        <w:t>lenValue</w:t>
      </w:r>
      <w:r w:rsidRPr="00AA0E90">
        <w:t xml:space="preserve">  be the result of calling the [[Get]] internal method of </w:t>
      </w:r>
      <w:r w:rsidRPr="00AA0E90">
        <w:rPr>
          <w:i/>
        </w:rPr>
        <w:t>O</w:t>
      </w:r>
      <w:r w:rsidRPr="00AA0E90">
        <w:t xml:space="preserve"> with the argument </w:t>
      </w:r>
      <w:r w:rsidRPr="003A1CEA">
        <w:rPr>
          <w:rFonts w:ascii="Courier New" w:hAnsi="Courier New" w:cs="Courier New"/>
          <w:b/>
        </w:rPr>
        <w:t>"length"</w:t>
      </w:r>
      <w:r w:rsidRPr="00AA0E90">
        <w:t>.</w:t>
      </w:r>
    </w:p>
    <w:p w14:paraId="33AA4112" w14:textId="77777777" w:rsidR="004C02EF" w:rsidRPr="00AA0E90" w:rsidRDefault="004C02EF" w:rsidP="004C02EF">
      <w:pPr>
        <w:pStyle w:val="Alg4"/>
        <w:numPr>
          <w:ilvl w:val="0"/>
          <w:numId w:val="221"/>
        </w:numPr>
      </w:pPr>
      <w:r w:rsidRPr="00AA0E90">
        <w:t xml:space="preserve">Let </w:t>
      </w:r>
      <w:r w:rsidRPr="00AA0E90">
        <w:rPr>
          <w:i/>
        </w:rPr>
        <w:t>len</w:t>
      </w:r>
      <w:r w:rsidRPr="00AA0E90">
        <w:t xml:space="preserve"> be ToUint32(</w:t>
      </w:r>
      <w:r w:rsidRPr="00AA0E90">
        <w:rPr>
          <w:i/>
        </w:rPr>
        <w:t>lenValue</w:t>
      </w:r>
      <w:r w:rsidRPr="00AA0E90">
        <w:t>).</w:t>
      </w:r>
    </w:p>
    <w:p w14:paraId="258F1928" w14:textId="77777777" w:rsidR="004C02EF" w:rsidRPr="00AA0E90" w:rsidRDefault="004C02EF" w:rsidP="004C02EF">
      <w:pPr>
        <w:pStyle w:val="Alg4"/>
        <w:numPr>
          <w:ilvl w:val="0"/>
          <w:numId w:val="221"/>
        </w:numPr>
      </w:pPr>
      <w:r w:rsidRPr="00AA0E90">
        <w:t>If IsCallable(</w:t>
      </w:r>
      <w:r w:rsidRPr="00AA0E90">
        <w:rPr>
          <w:i/>
        </w:rPr>
        <w:t>callbackfn</w:t>
      </w:r>
      <w:r w:rsidRPr="00AA0E90">
        <w:t xml:space="preserve">) is </w:t>
      </w:r>
      <w:r w:rsidRPr="00AA0E90">
        <w:rPr>
          <w:b/>
        </w:rPr>
        <w:t>false</w:t>
      </w:r>
      <w:r w:rsidRPr="00AA0E90">
        <w:t xml:space="preserve">, throw a </w:t>
      </w:r>
      <w:r w:rsidRPr="00AA0E90">
        <w:rPr>
          <w:b/>
        </w:rPr>
        <w:t>TypeError</w:t>
      </w:r>
      <w:r w:rsidRPr="00AA0E90">
        <w:t xml:space="preserve"> exception.</w:t>
      </w:r>
    </w:p>
    <w:p w14:paraId="7DC4EBE8" w14:textId="77777777" w:rsidR="004C02EF" w:rsidRPr="00AA0E90" w:rsidRDefault="004C02EF" w:rsidP="004C02EF">
      <w:pPr>
        <w:pStyle w:val="Alg4"/>
        <w:numPr>
          <w:ilvl w:val="0"/>
          <w:numId w:val="221"/>
        </w:numPr>
      </w:pPr>
      <w:r w:rsidRPr="00AA0E90">
        <w:t xml:space="preserve">If </w:t>
      </w:r>
      <w:r w:rsidRPr="00AA0E90">
        <w:rPr>
          <w:i/>
        </w:rPr>
        <w:t>thisArg</w:t>
      </w:r>
      <w:r w:rsidRPr="00AA0E90">
        <w:t xml:space="preserve"> was supplied, let </w:t>
      </w:r>
      <w:r w:rsidRPr="00AA0E90">
        <w:rPr>
          <w:i/>
        </w:rPr>
        <w:t>T</w:t>
      </w:r>
      <w:r w:rsidRPr="00AA0E90">
        <w:t xml:space="preserve"> be </w:t>
      </w:r>
      <w:r w:rsidRPr="00AA0E90">
        <w:rPr>
          <w:i/>
        </w:rPr>
        <w:t>thisArg</w:t>
      </w:r>
      <w:r w:rsidRPr="00AA0E90">
        <w:t xml:space="preserve">; else let </w:t>
      </w:r>
      <w:r w:rsidRPr="00AA0E90">
        <w:rPr>
          <w:i/>
        </w:rPr>
        <w:t>T</w:t>
      </w:r>
      <w:r w:rsidRPr="00AA0E90">
        <w:t xml:space="preserve"> be </w:t>
      </w:r>
      <w:r w:rsidRPr="00AA0E90">
        <w:rPr>
          <w:b/>
        </w:rPr>
        <w:t>undefined</w:t>
      </w:r>
      <w:r w:rsidRPr="00AA0E90">
        <w:t>.</w:t>
      </w:r>
    </w:p>
    <w:p w14:paraId="069B19B6" w14:textId="77777777" w:rsidR="004C02EF" w:rsidRPr="00AA0E90" w:rsidRDefault="004C02EF" w:rsidP="004C02EF">
      <w:pPr>
        <w:pStyle w:val="Alg4"/>
        <w:numPr>
          <w:ilvl w:val="0"/>
          <w:numId w:val="221"/>
        </w:numPr>
      </w:pPr>
      <w:r w:rsidRPr="00AA0E90">
        <w:t xml:space="preserve">Let </w:t>
      </w:r>
      <w:r w:rsidRPr="00AA0E90">
        <w:rPr>
          <w:i/>
        </w:rPr>
        <w:t>A</w:t>
      </w:r>
      <w:r w:rsidRPr="00AA0E90">
        <w:t xml:space="preserve"> be a new array created as if by the expression </w:t>
      </w:r>
      <w:r>
        <w:rPr>
          <w:rFonts w:ascii="Courier New" w:hAnsi="Courier New"/>
          <w:b/>
        </w:rPr>
        <w:t>new Array(</w:t>
      </w:r>
      <w:r w:rsidRPr="00AA0E90">
        <w:rPr>
          <w:i/>
        </w:rPr>
        <w:t>len</w:t>
      </w:r>
      <w:r>
        <w:rPr>
          <w:rFonts w:ascii="Courier New" w:hAnsi="Courier New"/>
          <w:b/>
        </w:rPr>
        <w:t>)</w:t>
      </w:r>
      <w:r w:rsidRPr="00AA0E90">
        <w:t xml:space="preserve"> where </w:t>
      </w:r>
      <w:r w:rsidRPr="00FE35A1">
        <w:rPr>
          <w:rFonts w:ascii="Courier New" w:hAnsi="Courier New" w:cs="Courier New"/>
          <w:b/>
        </w:rPr>
        <w:t>Array</w:t>
      </w:r>
      <w:r w:rsidRPr="00AA0E90">
        <w:t xml:space="preserve"> is the standard built-in constructor with that name and </w:t>
      </w:r>
      <w:r w:rsidRPr="00AA0E90">
        <w:rPr>
          <w:i/>
        </w:rPr>
        <w:t>len</w:t>
      </w:r>
      <w:r w:rsidRPr="00AA0E90">
        <w:t xml:space="preserve"> is the value of </w:t>
      </w:r>
      <w:r w:rsidRPr="00AA0E90">
        <w:rPr>
          <w:i/>
        </w:rPr>
        <w:t>len</w:t>
      </w:r>
      <w:r w:rsidRPr="00AA0E90">
        <w:t>.</w:t>
      </w:r>
    </w:p>
    <w:p w14:paraId="0735FEB6" w14:textId="77777777" w:rsidR="004C02EF" w:rsidRPr="00AA0E90" w:rsidRDefault="004C02EF" w:rsidP="004C02EF">
      <w:pPr>
        <w:pStyle w:val="Alg4"/>
        <w:numPr>
          <w:ilvl w:val="0"/>
          <w:numId w:val="221"/>
        </w:numPr>
      </w:pPr>
      <w:r w:rsidRPr="00AA0E90">
        <w:t xml:space="preserve">Let </w:t>
      </w:r>
      <w:r w:rsidRPr="00AA0E90">
        <w:rPr>
          <w:i/>
        </w:rPr>
        <w:t>k</w:t>
      </w:r>
      <w:r w:rsidRPr="00AA0E90">
        <w:t xml:space="preserve"> be 0.</w:t>
      </w:r>
    </w:p>
    <w:p w14:paraId="3D794A4F" w14:textId="77777777" w:rsidR="004C02EF" w:rsidRPr="00AA0E90" w:rsidRDefault="004C02EF" w:rsidP="004C02EF">
      <w:pPr>
        <w:pStyle w:val="Alg4"/>
        <w:numPr>
          <w:ilvl w:val="0"/>
          <w:numId w:val="221"/>
        </w:numPr>
      </w:pPr>
      <w:r w:rsidRPr="00AA0E90">
        <w:t xml:space="preserve">Repeat, while </w:t>
      </w:r>
      <w:r w:rsidRPr="00AA0E90">
        <w:rPr>
          <w:i/>
        </w:rPr>
        <w:t xml:space="preserve">k </w:t>
      </w:r>
      <w:r w:rsidRPr="00AA0E90">
        <w:t xml:space="preserve">&lt; </w:t>
      </w:r>
      <w:r w:rsidRPr="00AA0E90">
        <w:rPr>
          <w:i/>
        </w:rPr>
        <w:t>len</w:t>
      </w:r>
    </w:p>
    <w:p w14:paraId="71248965" w14:textId="77777777" w:rsidR="004C02EF" w:rsidRPr="00AA0E90" w:rsidRDefault="004C02EF" w:rsidP="004C02EF">
      <w:pPr>
        <w:pStyle w:val="Alg4"/>
        <w:numPr>
          <w:ilvl w:val="1"/>
          <w:numId w:val="221"/>
        </w:numPr>
      </w:pPr>
      <w:r w:rsidRPr="00AA0E90">
        <w:t xml:space="preserve">Let </w:t>
      </w:r>
      <w:r w:rsidRPr="00AA0E90">
        <w:rPr>
          <w:i/>
        </w:rPr>
        <w:t>Pk</w:t>
      </w:r>
      <w:r w:rsidRPr="00AA0E90">
        <w:t xml:space="preserve"> be ToString(</w:t>
      </w:r>
      <w:r w:rsidRPr="00AA0E90">
        <w:rPr>
          <w:i/>
        </w:rPr>
        <w:t>k</w:t>
      </w:r>
      <w:r w:rsidRPr="00AA0E90">
        <w:t>).</w:t>
      </w:r>
    </w:p>
    <w:p w14:paraId="21B7D996" w14:textId="77777777" w:rsidR="004C02EF" w:rsidRPr="00AA0E90" w:rsidRDefault="004C02EF" w:rsidP="004C02EF">
      <w:pPr>
        <w:pStyle w:val="Alg4"/>
        <w:numPr>
          <w:ilvl w:val="1"/>
          <w:numId w:val="221"/>
        </w:numPr>
      </w:pPr>
      <w:r w:rsidRPr="00AA0E90">
        <w:t xml:space="preserve">Let </w:t>
      </w:r>
      <w:r w:rsidRPr="00AA0E90">
        <w:rPr>
          <w:i/>
        </w:rPr>
        <w:t>kPresent</w:t>
      </w:r>
      <w:r w:rsidRPr="00AA0E90">
        <w:t xml:space="preserve"> be the result of calling the [[HasProperty]] internal method of </w:t>
      </w:r>
      <w:r w:rsidRPr="00AA0E90">
        <w:rPr>
          <w:i/>
        </w:rPr>
        <w:t>O</w:t>
      </w:r>
      <w:r w:rsidRPr="00AA0E90">
        <w:t xml:space="preserve"> with argument </w:t>
      </w:r>
      <w:r w:rsidRPr="00AA0E90">
        <w:rPr>
          <w:i/>
        </w:rPr>
        <w:t>Pk</w:t>
      </w:r>
      <w:r w:rsidRPr="00AA0E90">
        <w:t>.</w:t>
      </w:r>
    </w:p>
    <w:p w14:paraId="25230691" w14:textId="77777777" w:rsidR="004C02EF" w:rsidRPr="00AA0E90" w:rsidRDefault="004C02EF" w:rsidP="004C02EF">
      <w:pPr>
        <w:pStyle w:val="Alg4"/>
        <w:numPr>
          <w:ilvl w:val="1"/>
          <w:numId w:val="221"/>
        </w:numPr>
      </w:pPr>
      <w:r w:rsidRPr="00AA0E90">
        <w:t xml:space="preserve">If </w:t>
      </w:r>
      <w:r w:rsidRPr="00AA0E90">
        <w:rPr>
          <w:i/>
        </w:rPr>
        <w:t>kPresent</w:t>
      </w:r>
      <w:r w:rsidRPr="00AA0E90">
        <w:t xml:space="preserve"> is </w:t>
      </w:r>
      <w:r w:rsidRPr="00AA0E90">
        <w:rPr>
          <w:b/>
        </w:rPr>
        <w:t>true</w:t>
      </w:r>
      <w:r w:rsidRPr="00AA0E90">
        <w:t>, then</w:t>
      </w:r>
    </w:p>
    <w:p w14:paraId="4BBFAF8F" w14:textId="77777777" w:rsidR="004C02EF" w:rsidRPr="00AA0E90" w:rsidRDefault="004C02EF" w:rsidP="004C02EF">
      <w:pPr>
        <w:pStyle w:val="Alg4"/>
        <w:numPr>
          <w:ilvl w:val="2"/>
          <w:numId w:val="221"/>
        </w:numPr>
      </w:pPr>
      <w:r w:rsidRPr="00AA0E90">
        <w:t xml:space="preserve">Let </w:t>
      </w:r>
      <w:r w:rsidRPr="00AA0E90">
        <w:rPr>
          <w:i/>
        </w:rPr>
        <w:t>kValue</w:t>
      </w:r>
      <w:r w:rsidRPr="00AA0E90">
        <w:t xml:space="preserve"> be the result of calling the [[Get]] internal method of </w:t>
      </w:r>
      <w:r w:rsidRPr="00AA0E90">
        <w:rPr>
          <w:i/>
        </w:rPr>
        <w:t>O</w:t>
      </w:r>
      <w:r w:rsidRPr="00AA0E90">
        <w:t xml:space="preserve"> with argument </w:t>
      </w:r>
      <w:r w:rsidRPr="00AA0E90">
        <w:rPr>
          <w:i/>
        </w:rPr>
        <w:t>Pk</w:t>
      </w:r>
      <w:r w:rsidRPr="00AA0E90">
        <w:t>.</w:t>
      </w:r>
    </w:p>
    <w:p w14:paraId="13BED459" w14:textId="77777777" w:rsidR="004C02EF" w:rsidRPr="00AA0E90" w:rsidRDefault="004C02EF" w:rsidP="004C02EF">
      <w:pPr>
        <w:pStyle w:val="Alg4"/>
        <w:numPr>
          <w:ilvl w:val="2"/>
          <w:numId w:val="221"/>
        </w:numPr>
      </w:pPr>
      <w:r w:rsidRPr="00AA0E90">
        <w:t xml:space="preserve">Let </w:t>
      </w:r>
      <w:r w:rsidRPr="00AA0E90">
        <w:rPr>
          <w:i/>
        </w:rPr>
        <w:t>mappedValue</w:t>
      </w:r>
      <w:r w:rsidRPr="00AA0E90">
        <w:t xml:space="preserve"> be the result of calling the [[Call]] internal method of </w:t>
      </w:r>
      <w:r w:rsidRPr="00AA0E90">
        <w:rPr>
          <w:i/>
        </w:rPr>
        <w:t>callbackfn</w:t>
      </w:r>
      <w:r w:rsidRPr="00AA0E90">
        <w:t xml:space="preserve"> with </w:t>
      </w:r>
      <w:r w:rsidRPr="00AA0E90">
        <w:rPr>
          <w:i/>
        </w:rPr>
        <w:t>T</w:t>
      </w:r>
      <w:r w:rsidRPr="00AA0E90">
        <w:t xml:space="preserve"> as the </w:t>
      </w:r>
      <w:r w:rsidRPr="00AA0E90">
        <w:rPr>
          <w:b/>
        </w:rPr>
        <w:t>this</w:t>
      </w:r>
      <w:r w:rsidRPr="00AA0E90">
        <w:t xml:space="preserve"> value and argument list containing </w:t>
      </w:r>
      <w:r w:rsidRPr="00AA0E90">
        <w:rPr>
          <w:i/>
        </w:rPr>
        <w:t>kValue</w:t>
      </w:r>
      <w:r w:rsidRPr="00AA0E90">
        <w:t xml:space="preserve">, </w:t>
      </w:r>
      <w:r w:rsidRPr="00AA0E90">
        <w:rPr>
          <w:i/>
        </w:rPr>
        <w:t>k</w:t>
      </w:r>
      <w:r w:rsidRPr="00AA0E90">
        <w:t xml:space="preserve">, and </w:t>
      </w:r>
      <w:r w:rsidRPr="00AA0E90">
        <w:rPr>
          <w:i/>
        </w:rPr>
        <w:t>O</w:t>
      </w:r>
      <w:r w:rsidRPr="00AA0E90">
        <w:t>.</w:t>
      </w:r>
    </w:p>
    <w:p w14:paraId="1AE5142E" w14:textId="77777777" w:rsidR="004C02EF" w:rsidRPr="00AA0E90" w:rsidRDefault="004C02EF" w:rsidP="004C02EF">
      <w:pPr>
        <w:pStyle w:val="Alg4"/>
        <w:numPr>
          <w:ilvl w:val="2"/>
          <w:numId w:val="221"/>
        </w:numPr>
      </w:pPr>
      <w:r w:rsidRPr="00AA0E90">
        <w:t xml:space="preserve">Call the [[DefineOwnProperty]] internal method of </w:t>
      </w:r>
      <w:r w:rsidRPr="00AA0E90">
        <w:rPr>
          <w:i/>
        </w:rPr>
        <w:t>A</w:t>
      </w:r>
      <w:r w:rsidRPr="00AA0E90">
        <w:t xml:space="preserve"> with arguments </w:t>
      </w:r>
      <w:r w:rsidRPr="00AA0E90">
        <w:rPr>
          <w:i/>
        </w:rPr>
        <w:t>Pk</w:t>
      </w:r>
      <w:r w:rsidRPr="00AA0E90">
        <w:t xml:space="preserve">, Property Descriptor {[[Value]]: </w:t>
      </w:r>
      <w:r w:rsidRPr="00AA0E90">
        <w:rPr>
          <w:i/>
        </w:rPr>
        <w:t>mappedValue</w:t>
      </w:r>
      <w:r w:rsidRPr="00AA0E90">
        <w:t xml:space="preserve">, [[Writable]]: </w:t>
      </w:r>
      <w:r w:rsidRPr="00AA0E90">
        <w:rPr>
          <w:b/>
        </w:rPr>
        <w:t>true</w:t>
      </w:r>
      <w:r w:rsidRPr="00AA0E90">
        <w:t xml:space="preserve">, [[Enumerable]]: </w:t>
      </w:r>
      <w:r w:rsidRPr="00AA0E90">
        <w:rPr>
          <w:b/>
        </w:rPr>
        <w:t>true</w:t>
      </w:r>
      <w:r w:rsidRPr="00AA0E90">
        <w:t xml:space="preserve">, [[Configurable]]: </w:t>
      </w:r>
      <w:r w:rsidRPr="00AA0E90">
        <w:rPr>
          <w:b/>
        </w:rPr>
        <w:t>true</w:t>
      </w:r>
      <w:r w:rsidRPr="00AA0E90">
        <w:t xml:space="preserve">}, and </w:t>
      </w:r>
      <w:r w:rsidRPr="00AA0E90">
        <w:rPr>
          <w:b/>
        </w:rPr>
        <w:t>false</w:t>
      </w:r>
      <w:r w:rsidRPr="00AA0E90">
        <w:t>.</w:t>
      </w:r>
    </w:p>
    <w:p w14:paraId="6143E4E0" w14:textId="77777777" w:rsidR="004C02EF" w:rsidRPr="00AA0E90" w:rsidRDefault="004C02EF" w:rsidP="004C02EF">
      <w:pPr>
        <w:pStyle w:val="Alg4"/>
        <w:numPr>
          <w:ilvl w:val="1"/>
          <w:numId w:val="221"/>
        </w:numPr>
      </w:pPr>
      <w:r w:rsidRPr="00AA0E90">
        <w:t xml:space="preserve">Increase </w:t>
      </w:r>
      <w:r w:rsidRPr="00AA0E90">
        <w:rPr>
          <w:i/>
        </w:rPr>
        <w:t>k</w:t>
      </w:r>
      <w:r w:rsidRPr="00AA0E90">
        <w:t xml:space="preserve"> by 1.</w:t>
      </w:r>
    </w:p>
    <w:p w14:paraId="04B0601D" w14:textId="77777777" w:rsidR="004C02EF" w:rsidRPr="00AA0E90" w:rsidRDefault="004C02EF" w:rsidP="004C02EF">
      <w:pPr>
        <w:pStyle w:val="Alg4"/>
        <w:numPr>
          <w:ilvl w:val="0"/>
          <w:numId w:val="221"/>
        </w:numPr>
        <w:spacing w:after="120"/>
      </w:pPr>
      <w:r w:rsidRPr="00AA0E90">
        <w:t xml:space="preserve">Return </w:t>
      </w:r>
      <w:r w:rsidRPr="00AA0E90">
        <w:rPr>
          <w:i/>
        </w:rPr>
        <w:t>A</w:t>
      </w:r>
      <w:r w:rsidRPr="00AA0E90">
        <w:t>.</w:t>
      </w:r>
    </w:p>
    <w:p w14:paraId="7D63D9E0"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map</w:t>
      </w:r>
      <w:r>
        <w:t xml:space="preserve"> method is </w:t>
      </w:r>
      <w:r>
        <w:rPr>
          <w:b/>
        </w:rPr>
        <w:t>1</w:t>
      </w:r>
      <w:r>
        <w:t>.</w:t>
      </w:r>
    </w:p>
    <w:p w14:paraId="7AAA600E" w14:textId="77777777" w:rsidR="004C02EF" w:rsidRPr="00DD0A64" w:rsidRDefault="004C02EF" w:rsidP="004C02EF">
      <w:pPr>
        <w:pStyle w:val="Note"/>
      </w:pPr>
      <w:r w:rsidRPr="00AA0E90">
        <w:t>NOTE</w:t>
      </w:r>
      <w:r w:rsidRPr="00AA0E90">
        <w:tab/>
        <w:t xml:space="preserve">The </w:t>
      </w:r>
      <w:r w:rsidRPr="00AA0E90">
        <w:rPr>
          <w:rFonts w:ascii="Courier New" w:hAnsi="Courier New" w:cs="Courier New"/>
          <w:b/>
        </w:rPr>
        <w:t>map</w:t>
      </w:r>
      <w:r w:rsidRPr="00AA0E90">
        <w:rPr>
          <w:b/>
        </w:rPr>
        <w:t xml:space="preserve"> </w:t>
      </w:r>
      <w:r w:rsidRPr="00AA0E90">
        <w:t xml:space="preserve">function is intentionally generic; it does not require that its </w:t>
      </w:r>
      <w:r w:rsidRPr="00AA0E90">
        <w:rPr>
          <w:b/>
        </w:rPr>
        <w:t>this</w:t>
      </w:r>
      <w:r w:rsidRPr="00AA0E90">
        <w:t xml:space="preserve"> value be an Array object. Therefore it can be transferred to other kinds of objects for use as a method. Whether the </w:t>
      </w:r>
      <w:r w:rsidRPr="00AA0E90">
        <w:rPr>
          <w:rFonts w:ascii="Courier New" w:hAnsi="Courier New" w:cs="Courier New"/>
          <w:b/>
        </w:rPr>
        <w:t>map</w:t>
      </w:r>
      <w:r w:rsidRPr="00AA0E90">
        <w:rPr>
          <w:b/>
        </w:rPr>
        <w:t xml:space="preserve"> </w:t>
      </w:r>
      <w:r w:rsidRPr="00AA0E90">
        <w:t>function can be applied successfully to a host object is implementation-dependent.</w:t>
      </w:r>
    </w:p>
    <w:p w14:paraId="7533F8B0" w14:textId="77777777" w:rsidR="004C02EF" w:rsidRDefault="004C02EF" w:rsidP="004C02EF">
      <w:pPr>
        <w:pStyle w:val="40"/>
        <w:numPr>
          <w:ilvl w:val="0"/>
          <w:numId w:val="0"/>
        </w:numPr>
      </w:pPr>
      <w:r>
        <w:t>15.4.4.20</w:t>
      </w:r>
      <w:r>
        <w:tab/>
        <w:t>Array.prototype.filter ( callbackfn [ , thisArg ] )</w:t>
      </w:r>
    </w:p>
    <w:p w14:paraId="65D85EAA" w14:textId="77777777" w:rsidR="004C02EF" w:rsidRDefault="004C02EF" w:rsidP="004C02EF">
      <w:r w:rsidRPr="00F02209">
        <w:rPr>
          <w:rFonts w:ascii="Times New Roman" w:hAnsi="Times New Roman"/>
          <w:i/>
        </w:rPr>
        <w:t xml:space="preserve">callbackfn </w:t>
      </w:r>
      <w:r w:rsidRPr="009E775D">
        <w:t xml:space="preserve">should be a function that </w:t>
      </w:r>
      <w:r>
        <w:t xml:space="preserve">accepts three arguments and returns a value that is coercible to the Boolean value </w:t>
      </w:r>
      <w:r w:rsidRPr="009E775D">
        <w:rPr>
          <w:b/>
        </w:rPr>
        <w:t>true</w:t>
      </w:r>
      <w:r>
        <w:t xml:space="preserve"> or </w:t>
      </w:r>
      <w:r w:rsidRPr="009E775D">
        <w:rPr>
          <w:b/>
        </w:rPr>
        <w:t>false</w:t>
      </w:r>
      <w:r>
        <w:t xml:space="preserve">. </w:t>
      </w:r>
      <w:r w:rsidRPr="00D22404">
        <w:rPr>
          <w:rFonts w:ascii="Courier New" w:hAnsi="Courier New" w:cs="Courier New"/>
          <w:b/>
        </w:rPr>
        <w:t>filter</w:t>
      </w:r>
      <w:r>
        <w:t xml:space="preserve"> calls </w:t>
      </w:r>
      <w:r w:rsidRPr="00F02209">
        <w:rPr>
          <w:rFonts w:ascii="Times New Roman" w:hAnsi="Times New Roman"/>
          <w:i/>
        </w:rPr>
        <w:t>callbackfn</w:t>
      </w:r>
      <w:r>
        <w:t xml:space="preserve"> once for each element in the array, in ascending order, and constructs a new array of all the values for which </w:t>
      </w:r>
      <w:r w:rsidRPr="00F02209">
        <w:rPr>
          <w:rFonts w:ascii="Times New Roman" w:hAnsi="Times New Roman"/>
          <w:i/>
        </w:rPr>
        <w:t>callbackfn</w:t>
      </w:r>
      <w:r>
        <w:t xml:space="preserve"> returns </w:t>
      </w:r>
      <w:r w:rsidRPr="00BA2059">
        <w:rPr>
          <w:b/>
        </w:rPr>
        <w:t>true</w:t>
      </w:r>
      <w:r>
        <w:t xml:space="preserve">. </w:t>
      </w:r>
      <w:r w:rsidRPr="00F02209">
        <w:rPr>
          <w:rFonts w:ascii="Times New Roman" w:hAnsi="Times New Roman"/>
          <w:i/>
        </w:rPr>
        <w:t>callbackfn</w:t>
      </w:r>
      <w:r>
        <w:t xml:space="preserve"> is called only for elements of the array which actually exist; it is not called for missing elements of the array.</w:t>
      </w:r>
    </w:p>
    <w:p w14:paraId="38B47ACC" w14:textId="77777777" w:rsidR="004C02EF" w:rsidRDefault="004C02EF" w:rsidP="004C02EF">
      <w:r w:rsidRPr="00D71808">
        <w:t xml:space="preserve">If a </w:t>
      </w:r>
      <w:r w:rsidRPr="00F02209">
        <w:rPr>
          <w:rFonts w:ascii="Times New Roman" w:hAnsi="Times New Roman"/>
          <w:i/>
        </w:rPr>
        <w:t>thisArg</w:t>
      </w:r>
      <w:r w:rsidRPr="00D71808">
        <w:t xml:space="preserve"> parameter is provided, it will be used as the </w:t>
      </w:r>
      <w:r w:rsidRPr="00AD3F00">
        <w:rPr>
          <w:b/>
        </w:rPr>
        <w:t xml:space="preserve">this </w:t>
      </w:r>
      <w:r w:rsidRPr="00F3727E">
        <w:t xml:space="preserve">value </w:t>
      </w:r>
      <w:r w:rsidRPr="00D71808">
        <w:t xml:space="preserve">for each invocation of </w:t>
      </w:r>
      <w:r w:rsidRPr="00F02209">
        <w:rPr>
          <w:rFonts w:ascii="Times New Roman" w:hAnsi="Times New Roman"/>
          <w:i/>
        </w:rPr>
        <w:t>callbackfn</w:t>
      </w:r>
      <w:r w:rsidRPr="00D71808">
        <w:t xml:space="preserve">. If it is not provided, </w:t>
      </w:r>
      <w:r w:rsidRPr="00F3727E">
        <w:rPr>
          <w:b/>
        </w:rPr>
        <w:t>undefined</w:t>
      </w:r>
      <w:r w:rsidRPr="00D71808">
        <w:t xml:space="preserve"> is used instead.</w:t>
      </w:r>
    </w:p>
    <w:p w14:paraId="7ED7B22E" w14:textId="77777777" w:rsidR="004C02EF" w:rsidRDefault="004C02EF" w:rsidP="004C02EF">
      <w:r w:rsidRPr="00F02209">
        <w:rPr>
          <w:rFonts w:ascii="Times New Roman" w:hAnsi="Times New Roman"/>
          <w:i/>
        </w:rPr>
        <w:t>callbackfn</w:t>
      </w:r>
      <w:r>
        <w:t xml:space="preserve"> is called with three arguments: the value of the element, the index of the element, and the object being traversed.</w:t>
      </w:r>
    </w:p>
    <w:p w14:paraId="33DB9941" w14:textId="77777777" w:rsidR="004C02EF" w:rsidRDefault="004C02EF" w:rsidP="004C02EF">
      <w:r w:rsidRPr="00D22404">
        <w:rPr>
          <w:rFonts w:ascii="Courier New" w:hAnsi="Courier New" w:cs="Courier New"/>
          <w:b/>
        </w:rPr>
        <w:t>filter</w:t>
      </w:r>
      <w:r>
        <w:t xml:space="preserve"> does not directly mutate the object on which it is called but the object may be mutated by the calls to </w:t>
      </w:r>
      <w:r w:rsidRPr="00F02209">
        <w:rPr>
          <w:rFonts w:ascii="Times New Roman" w:hAnsi="Times New Roman"/>
          <w:i/>
        </w:rPr>
        <w:t>callbackfn</w:t>
      </w:r>
      <w:r>
        <w:t>.</w:t>
      </w:r>
    </w:p>
    <w:p w14:paraId="0A9326E9" w14:textId="77777777" w:rsidR="004C02EF" w:rsidRDefault="004C02EF" w:rsidP="004C02EF">
      <w:r>
        <w:t xml:space="preserve">The range of elements processed by </w:t>
      </w:r>
      <w:r w:rsidRPr="00D22404">
        <w:rPr>
          <w:rFonts w:ascii="Courier New" w:hAnsi="Courier New" w:cs="Courier New"/>
          <w:b/>
        </w:rPr>
        <w:t>filter</w:t>
      </w:r>
      <w:r>
        <w:t xml:space="preserve"> is set before the first call to </w:t>
      </w:r>
      <w:r w:rsidRPr="00F02209">
        <w:rPr>
          <w:rFonts w:ascii="Times New Roman" w:hAnsi="Times New Roman"/>
          <w:i/>
        </w:rPr>
        <w:t>callbackfn</w:t>
      </w:r>
      <w:r>
        <w:t xml:space="preserve">. Elements which are appended to the array after the call to </w:t>
      </w:r>
      <w:r w:rsidRPr="00D22404">
        <w:rPr>
          <w:rFonts w:ascii="Courier New" w:hAnsi="Courier New" w:cs="Courier New"/>
          <w:b/>
        </w:rPr>
        <w:t>filter</w:t>
      </w:r>
      <w:r>
        <w:t xml:space="preserve"> begins will not be visited by </w:t>
      </w:r>
      <w:r w:rsidRPr="00F02209">
        <w:rPr>
          <w:rFonts w:ascii="Times New Roman" w:hAnsi="Times New Roman"/>
          <w:i/>
        </w:rPr>
        <w:t>callbackfn</w:t>
      </w:r>
      <w:r>
        <w:t xml:space="preserve">. If existing elements of the array are changed their value as passed to </w:t>
      </w:r>
      <w:r w:rsidRPr="00F02209">
        <w:rPr>
          <w:rFonts w:ascii="Times New Roman" w:hAnsi="Times New Roman"/>
          <w:i/>
        </w:rPr>
        <w:t>callbackfn</w:t>
      </w:r>
      <w:r>
        <w:t xml:space="preserve"> will be the value at the time </w:t>
      </w:r>
      <w:r w:rsidRPr="00D22404">
        <w:rPr>
          <w:rFonts w:ascii="Courier New" w:hAnsi="Courier New" w:cs="Courier New"/>
          <w:b/>
        </w:rPr>
        <w:t>filter</w:t>
      </w:r>
      <w:r>
        <w:t xml:space="preserve"> visits them; elements that are deleted after the call to </w:t>
      </w:r>
      <w:r w:rsidRPr="00D22404">
        <w:rPr>
          <w:rFonts w:ascii="Courier New" w:hAnsi="Courier New" w:cs="Courier New"/>
          <w:b/>
        </w:rPr>
        <w:t>filter</w:t>
      </w:r>
      <w:r>
        <w:t xml:space="preserve"> begins and before being visited are not visited.</w:t>
      </w:r>
    </w:p>
    <w:p w14:paraId="4A487962" w14:textId="77777777" w:rsidR="004C02EF" w:rsidRDefault="004C02EF" w:rsidP="004C02EF">
      <w:r>
        <w:t xml:space="preserve">When the </w:t>
      </w:r>
      <w:r w:rsidRPr="00D22404">
        <w:rPr>
          <w:rFonts w:ascii="Courier New" w:hAnsi="Courier New" w:cs="Courier New"/>
          <w:b/>
        </w:rPr>
        <w:t>filter</w:t>
      </w:r>
      <w:r>
        <w:t xml:space="preserve"> method is called with one or two arguments, the following steps are taken:</w:t>
      </w:r>
      <w:r w:rsidRPr="001C36E9">
        <w:t xml:space="preserve"> </w:t>
      </w:r>
    </w:p>
    <w:p w14:paraId="59657C0B" w14:textId="77777777" w:rsidR="004C02EF" w:rsidRPr="005F2176" w:rsidRDefault="004C02EF" w:rsidP="004C02EF">
      <w:pPr>
        <w:pStyle w:val="Alg4"/>
        <w:numPr>
          <w:ilvl w:val="0"/>
          <w:numId w:val="222"/>
        </w:numPr>
      </w:pPr>
      <w:r w:rsidRPr="005F2176">
        <w:t xml:space="preserve">Let </w:t>
      </w:r>
      <w:r w:rsidRPr="005F2176">
        <w:rPr>
          <w:i/>
        </w:rPr>
        <w:t>O</w:t>
      </w:r>
      <w:r w:rsidRPr="005F2176">
        <w:t xml:space="preserve"> be the result of calling ToObject passing the </w:t>
      </w:r>
      <w:r w:rsidRPr="005F2176">
        <w:rPr>
          <w:b/>
        </w:rPr>
        <w:t xml:space="preserve">this </w:t>
      </w:r>
      <w:r w:rsidRPr="005F2176">
        <w:t>value as the argument.</w:t>
      </w:r>
    </w:p>
    <w:p w14:paraId="25548ADD" w14:textId="77777777" w:rsidR="004C02EF" w:rsidRPr="005F2176" w:rsidRDefault="004C02EF" w:rsidP="004C02EF">
      <w:pPr>
        <w:pStyle w:val="Alg4"/>
        <w:numPr>
          <w:ilvl w:val="0"/>
          <w:numId w:val="222"/>
        </w:numPr>
      </w:pPr>
      <w:r w:rsidRPr="005F2176">
        <w:t xml:space="preserve">Let </w:t>
      </w:r>
      <w:r w:rsidRPr="005F2176">
        <w:rPr>
          <w:i/>
        </w:rPr>
        <w:t>lenValue</w:t>
      </w:r>
      <w:r w:rsidRPr="005F2176">
        <w:t xml:space="preserve">  be the result of calling the [[Get]] internal method of </w:t>
      </w:r>
      <w:r w:rsidRPr="005F2176">
        <w:rPr>
          <w:i/>
        </w:rPr>
        <w:t>O</w:t>
      </w:r>
      <w:r w:rsidRPr="005F2176">
        <w:t xml:space="preserve"> with the argument </w:t>
      </w:r>
      <w:r w:rsidRPr="003A1CEA">
        <w:rPr>
          <w:rFonts w:ascii="Courier New" w:hAnsi="Courier New" w:cs="Courier New"/>
          <w:b/>
        </w:rPr>
        <w:t>"length"</w:t>
      </w:r>
      <w:r w:rsidRPr="005F2176">
        <w:t>.</w:t>
      </w:r>
    </w:p>
    <w:p w14:paraId="37600419" w14:textId="77777777" w:rsidR="004C02EF" w:rsidRPr="005F2176" w:rsidRDefault="004C02EF" w:rsidP="004C02EF">
      <w:pPr>
        <w:pStyle w:val="Alg4"/>
        <w:numPr>
          <w:ilvl w:val="0"/>
          <w:numId w:val="222"/>
        </w:numPr>
      </w:pPr>
      <w:r w:rsidRPr="005F2176">
        <w:t xml:space="preserve">Let </w:t>
      </w:r>
      <w:r w:rsidRPr="005F2176">
        <w:rPr>
          <w:i/>
        </w:rPr>
        <w:t>len</w:t>
      </w:r>
      <w:r w:rsidRPr="005F2176">
        <w:t xml:space="preserve"> be ToUint32(</w:t>
      </w:r>
      <w:r w:rsidRPr="005F2176">
        <w:rPr>
          <w:i/>
        </w:rPr>
        <w:t>lenValue</w:t>
      </w:r>
      <w:r w:rsidRPr="005F2176">
        <w:t>).</w:t>
      </w:r>
    </w:p>
    <w:p w14:paraId="7989F551" w14:textId="77777777" w:rsidR="004C02EF" w:rsidRPr="005F2176" w:rsidRDefault="004C02EF" w:rsidP="004C02EF">
      <w:pPr>
        <w:pStyle w:val="Alg4"/>
        <w:numPr>
          <w:ilvl w:val="0"/>
          <w:numId w:val="222"/>
        </w:numPr>
      </w:pPr>
      <w:r w:rsidRPr="005F2176">
        <w:t>If IsCallable(</w:t>
      </w:r>
      <w:r w:rsidRPr="005F2176">
        <w:rPr>
          <w:i/>
        </w:rPr>
        <w:t>callbackfn</w:t>
      </w:r>
      <w:r w:rsidRPr="005F2176">
        <w:t xml:space="preserve">) is </w:t>
      </w:r>
      <w:r w:rsidRPr="005F2176">
        <w:rPr>
          <w:b/>
        </w:rPr>
        <w:t>false</w:t>
      </w:r>
      <w:r w:rsidRPr="005F2176">
        <w:t xml:space="preserve">, throw a </w:t>
      </w:r>
      <w:r w:rsidRPr="005F2176">
        <w:rPr>
          <w:b/>
        </w:rPr>
        <w:t>TypeError</w:t>
      </w:r>
      <w:r w:rsidRPr="005F2176">
        <w:t xml:space="preserve"> exception.</w:t>
      </w:r>
    </w:p>
    <w:p w14:paraId="3C951425" w14:textId="77777777" w:rsidR="004C02EF" w:rsidRPr="005F2176" w:rsidRDefault="004C02EF" w:rsidP="004C02EF">
      <w:pPr>
        <w:pStyle w:val="Alg4"/>
        <w:numPr>
          <w:ilvl w:val="0"/>
          <w:numId w:val="222"/>
        </w:numPr>
      </w:pPr>
      <w:r w:rsidRPr="005F2176">
        <w:t xml:space="preserve">If </w:t>
      </w:r>
      <w:r w:rsidRPr="005F2176">
        <w:rPr>
          <w:i/>
        </w:rPr>
        <w:t>thisArg</w:t>
      </w:r>
      <w:r w:rsidRPr="005F2176">
        <w:t xml:space="preserve"> was supplied, let </w:t>
      </w:r>
      <w:r w:rsidRPr="005F2176">
        <w:rPr>
          <w:i/>
        </w:rPr>
        <w:t>T</w:t>
      </w:r>
      <w:r w:rsidRPr="005F2176">
        <w:t xml:space="preserve"> be </w:t>
      </w:r>
      <w:r w:rsidRPr="005F2176">
        <w:rPr>
          <w:i/>
        </w:rPr>
        <w:t>thisArg</w:t>
      </w:r>
      <w:r w:rsidRPr="005F2176">
        <w:t xml:space="preserve">; else let </w:t>
      </w:r>
      <w:r w:rsidRPr="005F2176">
        <w:rPr>
          <w:i/>
        </w:rPr>
        <w:t>T</w:t>
      </w:r>
      <w:r w:rsidRPr="005F2176">
        <w:t xml:space="preserve"> be </w:t>
      </w:r>
      <w:r w:rsidRPr="005F2176">
        <w:rPr>
          <w:b/>
        </w:rPr>
        <w:t>undefined</w:t>
      </w:r>
      <w:r w:rsidRPr="005F2176">
        <w:t>.</w:t>
      </w:r>
    </w:p>
    <w:p w14:paraId="3E32A2B0" w14:textId="77777777" w:rsidR="004C02EF" w:rsidRPr="005F2176" w:rsidRDefault="004C02EF" w:rsidP="004C02EF">
      <w:pPr>
        <w:pStyle w:val="Alg4"/>
        <w:numPr>
          <w:ilvl w:val="0"/>
          <w:numId w:val="222"/>
        </w:numPr>
      </w:pPr>
      <w:r w:rsidRPr="005F2176">
        <w:t xml:space="preserve">Let </w:t>
      </w:r>
      <w:r w:rsidRPr="005F2176">
        <w:rPr>
          <w:i/>
        </w:rPr>
        <w:t>A</w:t>
      </w:r>
      <w:r w:rsidRPr="005F2176">
        <w:t xml:space="preserve"> be a new array created as if by the expression </w:t>
      </w:r>
      <w:r>
        <w:rPr>
          <w:rFonts w:ascii="Courier New" w:hAnsi="Courier New"/>
          <w:b/>
        </w:rPr>
        <w:t>new Array()</w:t>
      </w:r>
      <w:r w:rsidRPr="005F2176">
        <w:t xml:space="preserve"> where </w:t>
      </w:r>
      <w:r w:rsidRPr="00FE35A1">
        <w:rPr>
          <w:rFonts w:ascii="Courier New" w:hAnsi="Courier New" w:cs="Courier New"/>
          <w:b/>
        </w:rPr>
        <w:t>Array</w:t>
      </w:r>
      <w:r w:rsidRPr="005F2176">
        <w:t xml:space="preserve"> is the standard built-in constructor with that name.</w:t>
      </w:r>
    </w:p>
    <w:p w14:paraId="37980C36" w14:textId="77777777" w:rsidR="004C02EF" w:rsidRPr="005F2176" w:rsidRDefault="004C02EF" w:rsidP="004C02EF">
      <w:pPr>
        <w:pStyle w:val="Alg4"/>
        <w:numPr>
          <w:ilvl w:val="0"/>
          <w:numId w:val="222"/>
        </w:numPr>
      </w:pPr>
      <w:r w:rsidRPr="005F2176">
        <w:t xml:space="preserve">Let </w:t>
      </w:r>
      <w:r w:rsidRPr="005F2176">
        <w:rPr>
          <w:i/>
        </w:rPr>
        <w:t>k</w:t>
      </w:r>
      <w:r w:rsidRPr="005F2176">
        <w:t xml:space="preserve"> be 0.</w:t>
      </w:r>
    </w:p>
    <w:p w14:paraId="5F193806" w14:textId="77777777" w:rsidR="004C02EF" w:rsidRPr="005F2176" w:rsidRDefault="004C02EF" w:rsidP="004C02EF">
      <w:pPr>
        <w:pStyle w:val="Alg4"/>
        <w:numPr>
          <w:ilvl w:val="0"/>
          <w:numId w:val="222"/>
        </w:numPr>
      </w:pPr>
      <w:r w:rsidRPr="005F2176">
        <w:t xml:space="preserve">Let </w:t>
      </w:r>
      <w:r w:rsidRPr="005F2176">
        <w:rPr>
          <w:i/>
        </w:rPr>
        <w:t>to</w:t>
      </w:r>
      <w:r w:rsidRPr="005F2176">
        <w:t xml:space="preserve"> be 0.</w:t>
      </w:r>
    </w:p>
    <w:p w14:paraId="65873829" w14:textId="77777777" w:rsidR="004C02EF" w:rsidRPr="005F2176" w:rsidRDefault="004C02EF" w:rsidP="004C02EF">
      <w:pPr>
        <w:pStyle w:val="Alg4"/>
        <w:numPr>
          <w:ilvl w:val="0"/>
          <w:numId w:val="222"/>
        </w:numPr>
      </w:pPr>
      <w:r w:rsidRPr="005F2176">
        <w:t xml:space="preserve">Repeat, while </w:t>
      </w:r>
      <w:r w:rsidRPr="005F2176">
        <w:rPr>
          <w:i/>
        </w:rPr>
        <w:t xml:space="preserve">k </w:t>
      </w:r>
      <w:r w:rsidRPr="005F2176">
        <w:t xml:space="preserve">&lt; </w:t>
      </w:r>
      <w:r w:rsidRPr="005F2176">
        <w:rPr>
          <w:i/>
        </w:rPr>
        <w:t>len</w:t>
      </w:r>
    </w:p>
    <w:p w14:paraId="0F827203" w14:textId="77777777" w:rsidR="004C02EF" w:rsidRPr="005F2176" w:rsidRDefault="004C02EF" w:rsidP="004C02EF">
      <w:pPr>
        <w:pStyle w:val="Alg4"/>
        <w:numPr>
          <w:ilvl w:val="1"/>
          <w:numId w:val="222"/>
        </w:numPr>
      </w:pPr>
      <w:r w:rsidRPr="005F2176">
        <w:t xml:space="preserve">Let </w:t>
      </w:r>
      <w:r w:rsidRPr="005F2176">
        <w:rPr>
          <w:i/>
        </w:rPr>
        <w:t>Pk</w:t>
      </w:r>
      <w:r w:rsidRPr="005F2176">
        <w:t xml:space="preserve"> be ToString(</w:t>
      </w:r>
      <w:r w:rsidRPr="005F2176">
        <w:rPr>
          <w:i/>
        </w:rPr>
        <w:t>k</w:t>
      </w:r>
      <w:r w:rsidRPr="005F2176">
        <w:t>).</w:t>
      </w:r>
    </w:p>
    <w:p w14:paraId="1A5C8CE6" w14:textId="77777777" w:rsidR="004C02EF" w:rsidRPr="005F2176" w:rsidRDefault="004C02EF" w:rsidP="004C02EF">
      <w:pPr>
        <w:pStyle w:val="Alg4"/>
        <w:numPr>
          <w:ilvl w:val="1"/>
          <w:numId w:val="222"/>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6B9602AF" w14:textId="77777777" w:rsidR="004C02EF" w:rsidRPr="005F2176" w:rsidRDefault="004C02EF" w:rsidP="004C02EF">
      <w:pPr>
        <w:pStyle w:val="Alg4"/>
        <w:numPr>
          <w:ilvl w:val="1"/>
          <w:numId w:val="222"/>
        </w:numPr>
      </w:pPr>
      <w:r w:rsidRPr="005F2176">
        <w:t xml:space="preserve">If </w:t>
      </w:r>
      <w:r w:rsidRPr="005F2176">
        <w:rPr>
          <w:i/>
        </w:rPr>
        <w:t>kPresent</w:t>
      </w:r>
      <w:r w:rsidRPr="005F2176">
        <w:t xml:space="preserve"> is </w:t>
      </w:r>
      <w:r w:rsidRPr="005F2176">
        <w:rPr>
          <w:b/>
        </w:rPr>
        <w:t>true</w:t>
      </w:r>
      <w:r w:rsidRPr="005F2176">
        <w:t>, then</w:t>
      </w:r>
    </w:p>
    <w:p w14:paraId="74F1D713" w14:textId="77777777" w:rsidR="004C02EF" w:rsidRPr="005F2176" w:rsidRDefault="004C02EF" w:rsidP="004C02EF">
      <w:pPr>
        <w:pStyle w:val="Alg4"/>
        <w:numPr>
          <w:ilvl w:val="2"/>
          <w:numId w:val="222"/>
        </w:numPr>
      </w:pPr>
      <w:r w:rsidRPr="005F2176">
        <w:t xml:space="preserve">Let </w:t>
      </w:r>
      <w:r w:rsidRPr="005F2176">
        <w:rPr>
          <w:i/>
        </w:rPr>
        <w:t>kValue</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7CD4FC7E" w14:textId="77777777" w:rsidR="004C02EF" w:rsidRPr="005F2176" w:rsidRDefault="004C02EF" w:rsidP="004C02EF">
      <w:pPr>
        <w:pStyle w:val="Alg4"/>
        <w:numPr>
          <w:ilvl w:val="2"/>
          <w:numId w:val="222"/>
        </w:numPr>
      </w:pPr>
      <w:r w:rsidRPr="005F2176">
        <w:t xml:space="preserve">Let </w:t>
      </w:r>
      <w:r w:rsidRPr="005F2176">
        <w:rPr>
          <w:i/>
        </w:rPr>
        <w:t>selected</w:t>
      </w:r>
      <w:r w:rsidRPr="005F2176">
        <w:t xml:space="preserve"> be the result of calling the [[Call]] internal method of </w:t>
      </w:r>
      <w:r w:rsidRPr="005F2176">
        <w:rPr>
          <w:i/>
        </w:rPr>
        <w:t>callbackfn</w:t>
      </w:r>
      <w:r w:rsidRPr="005F2176">
        <w:t xml:space="preserve"> with </w:t>
      </w:r>
      <w:r w:rsidRPr="005F2176">
        <w:rPr>
          <w:i/>
        </w:rPr>
        <w:t>T</w:t>
      </w:r>
      <w:r w:rsidRPr="005F2176">
        <w:t xml:space="preserve"> as the </w:t>
      </w:r>
      <w:r w:rsidRPr="005F2176">
        <w:rPr>
          <w:b/>
        </w:rPr>
        <w:t>this</w:t>
      </w:r>
      <w:r w:rsidRPr="005F2176">
        <w:t xml:space="preserve"> value and argument list containing </w:t>
      </w:r>
      <w:r w:rsidRPr="005F2176">
        <w:rPr>
          <w:i/>
        </w:rPr>
        <w:t>kValue</w:t>
      </w:r>
      <w:r w:rsidRPr="005F2176">
        <w:t xml:space="preserve">, </w:t>
      </w:r>
      <w:r w:rsidRPr="005F2176">
        <w:rPr>
          <w:i/>
        </w:rPr>
        <w:t>k</w:t>
      </w:r>
      <w:r w:rsidRPr="005F2176">
        <w:t xml:space="preserve">, and </w:t>
      </w:r>
      <w:r w:rsidRPr="005F2176">
        <w:rPr>
          <w:i/>
        </w:rPr>
        <w:t>O</w:t>
      </w:r>
      <w:r w:rsidRPr="005F2176">
        <w:t>.</w:t>
      </w:r>
    </w:p>
    <w:p w14:paraId="11E77313" w14:textId="77777777" w:rsidR="004C02EF" w:rsidRPr="005F2176" w:rsidRDefault="004C02EF" w:rsidP="004C02EF">
      <w:pPr>
        <w:pStyle w:val="Alg4"/>
        <w:numPr>
          <w:ilvl w:val="2"/>
          <w:numId w:val="222"/>
        </w:numPr>
      </w:pPr>
      <w:r w:rsidRPr="005F2176">
        <w:t>If ToBoolean(</w:t>
      </w:r>
      <w:r w:rsidRPr="005F2176">
        <w:rPr>
          <w:i/>
        </w:rPr>
        <w:t>selected</w:t>
      </w:r>
      <w:r w:rsidRPr="005F2176">
        <w:t xml:space="preserve">) is </w:t>
      </w:r>
      <w:r w:rsidRPr="005F2176">
        <w:rPr>
          <w:b/>
        </w:rPr>
        <w:t>true</w:t>
      </w:r>
      <w:r w:rsidRPr="005F2176">
        <w:t>, then</w:t>
      </w:r>
    </w:p>
    <w:p w14:paraId="773658C5" w14:textId="77777777" w:rsidR="004C02EF" w:rsidRPr="005F2176" w:rsidRDefault="004C02EF" w:rsidP="004C02EF">
      <w:pPr>
        <w:pStyle w:val="Alg4"/>
        <w:numPr>
          <w:ilvl w:val="3"/>
          <w:numId w:val="222"/>
        </w:numPr>
      </w:pPr>
      <w:r w:rsidRPr="005F2176">
        <w:t xml:space="preserve">Call the [[DefineOwnProperty]] internal method of </w:t>
      </w:r>
      <w:r w:rsidRPr="005F2176">
        <w:rPr>
          <w:i/>
        </w:rPr>
        <w:t>A</w:t>
      </w:r>
      <w:r w:rsidRPr="005F2176">
        <w:t xml:space="preserve"> with arguments ToString(</w:t>
      </w:r>
      <w:r w:rsidRPr="005F2176">
        <w:rPr>
          <w:i/>
        </w:rPr>
        <w:t>to</w:t>
      </w:r>
      <w:r w:rsidRPr="005F2176">
        <w:t xml:space="preserve">), Property Descriptor {[[Value]]: </w:t>
      </w:r>
      <w:r w:rsidRPr="005F2176">
        <w:rPr>
          <w:i/>
        </w:rPr>
        <w:t>kValue</w:t>
      </w:r>
      <w:r w:rsidRPr="005F2176">
        <w:t xml:space="preserve">, [[Writable]]: </w:t>
      </w:r>
      <w:r w:rsidRPr="005F2176">
        <w:rPr>
          <w:b/>
        </w:rPr>
        <w:t>true</w:t>
      </w:r>
      <w:r w:rsidRPr="005F2176">
        <w:t xml:space="preserve">, [[Enumerable]]: </w:t>
      </w:r>
      <w:r w:rsidRPr="005F2176">
        <w:rPr>
          <w:b/>
        </w:rPr>
        <w:t>true</w:t>
      </w:r>
      <w:r w:rsidRPr="005F2176">
        <w:t xml:space="preserve">, [[Configurable]]: </w:t>
      </w:r>
      <w:r w:rsidRPr="005F2176">
        <w:rPr>
          <w:b/>
        </w:rPr>
        <w:t>true</w:t>
      </w:r>
      <w:r w:rsidRPr="005F2176">
        <w:t xml:space="preserve">}, and </w:t>
      </w:r>
      <w:r w:rsidRPr="005F2176">
        <w:rPr>
          <w:b/>
        </w:rPr>
        <w:t>false</w:t>
      </w:r>
      <w:r w:rsidRPr="005F2176">
        <w:t>.</w:t>
      </w:r>
    </w:p>
    <w:p w14:paraId="7AF87898" w14:textId="77777777" w:rsidR="004C02EF" w:rsidRPr="005F2176" w:rsidRDefault="004C02EF" w:rsidP="004C02EF">
      <w:pPr>
        <w:pStyle w:val="Alg4"/>
        <w:numPr>
          <w:ilvl w:val="3"/>
          <w:numId w:val="222"/>
        </w:numPr>
      </w:pPr>
      <w:r w:rsidRPr="005F2176">
        <w:t xml:space="preserve">Increase </w:t>
      </w:r>
      <w:r w:rsidRPr="005F2176">
        <w:rPr>
          <w:i/>
        </w:rPr>
        <w:t>to</w:t>
      </w:r>
      <w:r w:rsidRPr="005F2176">
        <w:t xml:space="preserve"> by 1.</w:t>
      </w:r>
    </w:p>
    <w:p w14:paraId="29376950" w14:textId="77777777" w:rsidR="004C02EF" w:rsidRPr="005F2176" w:rsidRDefault="004C02EF" w:rsidP="004C02EF">
      <w:pPr>
        <w:pStyle w:val="Alg4"/>
        <w:numPr>
          <w:ilvl w:val="1"/>
          <w:numId w:val="222"/>
        </w:numPr>
      </w:pPr>
      <w:r w:rsidRPr="005F2176">
        <w:t xml:space="preserve">Increase </w:t>
      </w:r>
      <w:r w:rsidRPr="005F2176">
        <w:rPr>
          <w:i/>
        </w:rPr>
        <w:t>k</w:t>
      </w:r>
      <w:r w:rsidRPr="005F2176">
        <w:t xml:space="preserve"> by 1.</w:t>
      </w:r>
    </w:p>
    <w:p w14:paraId="4DCFF2E9" w14:textId="77777777" w:rsidR="004C02EF" w:rsidRPr="005F2176" w:rsidRDefault="004C02EF" w:rsidP="004C02EF">
      <w:pPr>
        <w:pStyle w:val="Alg4"/>
        <w:numPr>
          <w:ilvl w:val="0"/>
          <w:numId w:val="222"/>
        </w:numPr>
        <w:spacing w:after="120"/>
      </w:pPr>
      <w:r w:rsidRPr="005F2176">
        <w:t xml:space="preserve">Return </w:t>
      </w:r>
      <w:r w:rsidRPr="005F2176">
        <w:rPr>
          <w:i/>
        </w:rPr>
        <w:t>A</w:t>
      </w:r>
      <w:r w:rsidRPr="005F2176">
        <w:t>.</w:t>
      </w:r>
    </w:p>
    <w:p w14:paraId="3DA6AE1C"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filter</w:t>
      </w:r>
      <w:r>
        <w:t xml:space="preserve"> method is </w:t>
      </w:r>
      <w:r>
        <w:rPr>
          <w:b/>
        </w:rPr>
        <w:t>1</w:t>
      </w:r>
      <w:r>
        <w:t>.</w:t>
      </w:r>
    </w:p>
    <w:p w14:paraId="3E723D5E" w14:textId="77777777" w:rsidR="004C02EF" w:rsidRPr="00D22404" w:rsidRDefault="004C02EF" w:rsidP="004C02EF">
      <w:pPr>
        <w:pStyle w:val="Note"/>
      </w:pPr>
      <w:r w:rsidRPr="005F2176">
        <w:t>NOTE</w:t>
      </w:r>
      <w:r w:rsidRPr="005F2176">
        <w:tab/>
        <w:t xml:space="preserve">The </w:t>
      </w:r>
      <w:r w:rsidRPr="005F2176">
        <w:rPr>
          <w:rFonts w:ascii="Courier New" w:hAnsi="Courier New" w:cs="Courier New"/>
          <w:b/>
        </w:rPr>
        <w:t>filter</w:t>
      </w:r>
      <w:r w:rsidRPr="005F2176">
        <w:rPr>
          <w:b/>
        </w:rPr>
        <w:t xml:space="preserve"> </w:t>
      </w:r>
      <w:r w:rsidRPr="005F2176">
        <w:t xml:space="preserve">function is intentionally generic; it does not require that its </w:t>
      </w:r>
      <w:r w:rsidRPr="005F2176">
        <w:rPr>
          <w:b/>
        </w:rPr>
        <w:t>this</w:t>
      </w:r>
      <w:r w:rsidRPr="005F2176">
        <w:t xml:space="preserve"> value be an Array object. Therefore it can be transferred to other kinds of objects for use as a method. Whether the </w:t>
      </w:r>
      <w:r w:rsidRPr="005F2176">
        <w:rPr>
          <w:rFonts w:ascii="Courier New" w:hAnsi="Courier New" w:cs="Courier New"/>
          <w:b/>
        </w:rPr>
        <w:t>filter</w:t>
      </w:r>
      <w:r w:rsidRPr="005F2176">
        <w:rPr>
          <w:b/>
        </w:rPr>
        <w:t xml:space="preserve"> </w:t>
      </w:r>
      <w:r w:rsidRPr="005F2176">
        <w:t>function can be applied successfully to a host object is implementation-dependent.</w:t>
      </w:r>
    </w:p>
    <w:p w14:paraId="3FA906C8" w14:textId="77777777" w:rsidR="004C02EF" w:rsidRDefault="004C02EF" w:rsidP="004C02EF">
      <w:pPr>
        <w:pStyle w:val="40"/>
        <w:numPr>
          <w:ilvl w:val="0"/>
          <w:numId w:val="0"/>
        </w:numPr>
      </w:pPr>
      <w:r>
        <w:t>15.4.4.21</w:t>
      </w:r>
      <w:r>
        <w:tab/>
        <w:t>Array.prototype.reduce ( callbackfn [ , initialValue ] )</w:t>
      </w:r>
    </w:p>
    <w:p w14:paraId="5275F302" w14:textId="77777777" w:rsidR="004C02EF" w:rsidRDefault="004C02EF" w:rsidP="004C02EF">
      <w:r w:rsidRPr="00F02209">
        <w:rPr>
          <w:rFonts w:ascii="Times New Roman" w:hAnsi="Times New Roman"/>
          <w:i/>
        </w:rPr>
        <w:t xml:space="preserve">callbackfn </w:t>
      </w:r>
      <w:r>
        <w:t xml:space="preserve">should be a function that takes four arguments. </w:t>
      </w:r>
      <w:r w:rsidRPr="00FA0557">
        <w:rPr>
          <w:rFonts w:ascii="Courier New" w:hAnsi="Courier New" w:cs="Courier New"/>
          <w:b/>
        </w:rPr>
        <w:t>reduce</w:t>
      </w:r>
      <w:r>
        <w:t xml:space="preserve"> calls the callback, as a function, once for each element present in the array, in ascending order.</w:t>
      </w:r>
    </w:p>
    <w:p w14:paraId="11F87117" w14:textId="77777777" w:rsidR="004C02EF" w:rsidRDefault="004C02EF" w:rsidP="004C02EF">
      <w:r w:rsidRPr="00F02209">
        <w:rPr>
          <w:rFonts w:ascii="Times New Roman" w:hAnsi="Times New Roman"/>
          <w:i/>
        </w:rPr>
        <w:t xml:space="preserve">callbackfn </w:t>
      </w:r>
      <w:r>
        <w:t xml:space="preserve">is called with four arguments: the </w:t>
      </w:r>
      <w:r w:rsidRPr="006F716D">
        <w:rPr>
          <w:i/>
        </w:rPr>
        <w:t>previousValue</w:t>
      </w:r>
      <w:r>
        <w:t xml:space="preserve"> (or value from the previous call to </w:t>
      </w:r>
      <w:r w:rsidRPr="00F02209">
        <w:rPr>
          <w:rFonts w:ascii="Times New Roman" w:hAnsi="Times New Roman"/>
          <w:i/>
        </w:rPr>
        <w:t>callbackfn</w:t>
      </w:r>
      <w:r>
        <w:t xml:space="preserve">), the </w:t>
      </w:r>
      <w:r w:rsidRPr="006F716D">
        <w:rPr>
          <w:i/>
        </w:rPr>
        <w:t>currentValue</w:t>
      </w:r>
      <w:r>
        <w:t xml:space="preserve"> (value of the current element), the </w:t>
      </w:r>
      <w:r w:rsidRPr="006F716D">
        <w:rPr>
          <w:i/>
        </w:rPr>
        <w:t>currentIndex</w:t>
      </w:r>
      <w:r>
        <w:t xml:space="preserve">, and the object being traversed. </w:t>
      </w:r>
      <w:r w:rsidRPr="00FA0557">
        <w:t>The first time th</w:t>
      </w:r>
      <w:r>
        <w:t xml:space="preserve">at callback is </w:t>
      </w:r>
      <w:r w:rsidRPr="00FA0557">
        <w:t xml:space="preserve">called, the </w:t>
      </w:r>
      <w:r w:rsidRPr="006F716D">
        <w:rPr>
          <w:i/>
        </w:rPr>
        <w:t>previousValue</w:t>
      </w:r>
      <w:r w:rsidRPr="00FA0557">
        <w:t xml:space="preserve"> and </w:t>
      </w:r>
      <w:r w:rsidRPr="006F716D">
        <w:rPr>
          <w:i/>
        </w:rPr>
        <w:t>currentValue</w:t>
      </w:r>
      <w:r w:rsidRPr="00FA0557">
        <w:t xml:space="preserve"> can be one of two values. If an </w:t>
      </w:r>
      <w:r w:rsidRPr="00F02209">
        <w:rPr>
          <w:rFonts w:ascii="Times New Roman" w:hAnsi="Times New Roman"/>
          <w:i/>
        </w:rPr>
        <w:t xml:space="preserve">initialValue </w:t>
      </w:r>
      <w:r w:rsidRPr="00FA0557">
        <w:t xml:space="preserve">was provided in the call to </w:t>
      </w:r>
      <w:r w:rsidRPr="00FA0557">
        <w:rPr>
          <w:rFonts w:ascii="Courier New" w:hAnsi="Courier New" w:cs="Courier New"/>
          <w:b/>
        </w:rPr>
        <w:t>reduce</w:t>
      </w:r>
      <w:r w:rsidRPr="00FA0557">
        <w:t xml:space="preserve">, then </w:t>
      </w:r>
      <w:r w:rsidRPr="006F716D">
        <w:rPr>
          <w:i/>
        </w:rPr>
        <w:t>previousValue</w:t>
      </w:r>
      <w:r w:rsidRPr="00FA0557">
        <w:t xml:space="preserve"> will be equal to </w:t>
      </w:r>
      <w:r w:rsidRPr="00F02209">
        <w:rPr>
          <w:rFonts w:ascii="Times New Roman" w:hAnsi="Times New Roman"/>
          <w:i/>
        </w:rPr>
        <w:t xml:space="preserve">initialValue </w:t>
      </w:r>
      <w:r w:rsidRPr="00FA0557">
        <w:t xml:space="preserve">and </w:t>
      </w:r>
      <w:r w:rsidRPr="006F716D">
        <w:rPr>
          <w:i/>
        </w:rPr>
        <w:t>currentValue</w:t>
      </w:r>
      <w:r w:rsidRPr="00FA0557">
        <w:t xml:space="preserve"> will be equal to the first value in the array. If no </w:t>
      </w:r>
      <w:r w:rsidRPr="00F02209">
        <w:rPr>
          <w:rFonts w:ascii="Times New Roman" w:hAnsi="Times New Roman"/>
          <w:i/>
        </w:rPr>
        <w:t xml:space="preserve">initialValue </w:t>
      </w:r>
      <w:r w:rsidRPr="00FA0557">
        <w:t xml:space="preserve">was provided, then </w:t>
      </w:r>
      <w:r w:rsidRPr="006F716D">
        <w:rPr>
          <w:i/>
        </w:rPr>
        <w:t>previousValue</w:t>
      </w:r>
      <w:r w:rsidRPr="00FA0557">
        <w:t xml:space="preserve"> will be equal to the first value in the array and </w:t>
      </w:r>
      <w:r w:rsidRPr="006F716D">
        <w:rPr>
          <w:i/>
        </w:rPr>
        <w:t>currentValue</w:t>
      </w:r>
      <w:r w:rsidRPr="00FA0557">
        <w:t xml:space="preserve"> will be equal to the second.</w:t>
      </w:r>
      <w:r>
        <w:t xml:space="preserve"> It is a </w:t>
      </w:r>
      <w:r w:rsidRPr="006F716D">
        <w:rPr>
          <w:b/>
        </w:rPr>
        <w:t>TypeError</w:t>
      </w:r>
      <w:r>
        <w:t xml:space="preserve"> if the array contains no elements and </w:t>
      </w:r>
      <w:r w:rsidRPr="00F02209">
        <w:rPr>
          <w:rFonts w:ascii="Times New Roman" w:hAnsi="Times New Roman"/>
          <w:i/>
        </w:rPr>
        <w:t>initialValue</w:t>
      </w:r>
      <w:r>
        <w:t xml:space="preserve"> is not provided.</w:t>
      </w:r>
    </w:p>
    <w:p w14:paraId="03173F46" w14:textId="77777777" w:rsidR="004C02EF" w:rsidRDefault="004C02EF" w:rsidP="004C02EF">
      <w:r w:rsidRPr="00FA0557">
        <w:rPr>
          <w:rFonts w:ascii="Courier New" w:hAnsi="Courier New" w:cs="Courier New"/>
          <w:b/>
        </w:rPr>
        <w:t>reduce</w:t>
      </w:r>
      <w:r>
        <w:t xml:space="preserve"> does not directly mutate the object on which it is called</w:t>
      </w:r>
      <w:r w:rsidRPr="0092710F">
        <w:t xml:space="preserve"> </w:t>
      </w:r>
      <w:r>
        <w:t xml:space="preserve">but the object may be mutated by the calls to </w:t>
      </w:r>
      <w:r w:rsidRPr="00F02209">
        <w:rPr>
          <w:rFonts w:ascii="Times New Roman" w:hAnsi="Times New Roman"/>
          <w:i/>
        </w:rPr>
        <w:t>callbackfn</w:t>
      </w:r>
      <w:r>
        <w:t>.</w:t>
      </w:r>
    </w:p>
    <w:p w14:paraId="2DE31196" w14:textId="77777777" w:rsidR="004C02EF" w:rsidRDefault="004C02EF" w:rsidP="004C02EF">
      <w:r>
        <w:t xml:space="preserve">The range of elements processed by </w:t>
      </w:r>
      <w:r w:rsidRPr="00FA0557">
        <w:rPr>
          <w:rFonts w:ascii="Courier New" w:hAnsi="Courier New" w:cs="Courier New"/>
          <w:b/>
        </w:rPr>
        <w:t>reduce</w:t>
      </w:r>
      <w:r>
        <w:t xml:space="preserve"> is set before the first call to </w:t>
      </w:r>
      <w:r w:rsidRPr="00F02209">
        <w:rPr>
          <w:rFonts w:ascii="Times New Roman" w:hAnsi="Times New Roman"/>
          <w:i/>
        </w:rPr>
        <w:t>callbackfn</w:t>
      </w:r>
      <w:r>
        <w:t xml:space="preserve">. Elements that are appended to the array after the call to </w:t>
      </w:r>
      <w:r w:rsidRPr="00FA0557">
        <w:rPr>
          <w:rFonts w:ascii="Courier New" w:hAnsi="Courier New" w:cs="Courier New"/>
          <w:b/>
        </w:rPr>
        <w:t>reduce</w:t>
      </w:r>
      <w:r>
        <w:t xml:space="preserve"> begins will not be visited by </w:t>
      </w:r>
      <w:r w:rsidRPr="00F02209">
        <w:rPr>
          <w:rFonts w:ascii="Times New Roman" w:hAnsi="Times New Roman"/>
          <w:i/>
        </w:rPr>
        <w:t>callbackfn</w:t>
      </w:r>
      <w:r>
        <w:t>. If existing</w:t>
      </w:r>
      <w:r w:rsidRPr="0092710F">
        <w:t xml:space="preserve"> </w:t>
      </w:r>
      <w:r>
        <w:t xml:space="preserve">elements of the array are changed, their value as passed to </w:t>
      </w:r>
      <w:r w:rsidRPr="00F02209">
        <w:rPr>
          <w:rFonts w:ascii="Times New Roman" w:hAnsi="Times New Roman"/>
          <w:i/>
        </w:rPr>
        <w:t xml:space="preserve">callbackfn </w:t>
      </w:r>
      <w:r>
        <w:t xml:space="preserve">will be the value at the time </w:t>
      </w:r>
      <w:r w:rsidRPr="00FA0557">
        <w:rPr>
          <w:rFonts w:ascii="Courier New" w:hAnsi="Courier New" w:cs="Courier New"/>
          <w:b/>
        </w:rPr>
        <w:t>reduce</w:t>
      </w:r>
      <w:r>
        <w:t xml:space="preserve"> visits them; elements that are deleted after the call to </w:t>
      </w:r>
      <w:r>
        <w:rPr>
          <w:rFonts w:ascii="Courier New" w:hAnsi="Courier New" w:cs="Courier New"/>
          <w:b/>
        </w:rPr>
        <w:t>reduce</w:t>
      </w:r>
      <w:r>
        <w:t xml:space="preserve"> begins and before being visited are not visited.</w:t>
      </w:r>
    </w:p>
    <w:p w14:paraId="7B2660F6" w14:textId="77777777" w:rsidR="004C02EF" w:rsidRDefault="004C02EF" w:rsidP="004C02EF">
      <w:r>
        <w:t xml:space="preserve">When the </w:t>
      </w:r>
      <w:r w:rsidRPr="00FA0557">
        <w:rPr>
          <w:rFonts w:ascii="Courier New" w:hAnsi="Courier New" w:cs="Courier New"/>
          <w:b/>
        </w:rPr>
        <w:t>reduce</w:t>
      </w:r>
      <w:r>
        <w:t xml:space="preserve"> method is called with one or two arguments, the following steps are taken:</w:t>
      </w:r>
      <w:r w:rsidRPr="005046A6">
        <w:t xml:space="preserve"> </w:t>
      </w:r>
    </w:p>
    <w:p w14:paraId="0A62BA6D" w14:textId="77777777" w:rsidR="004C02EF" w:rsidRPr="005F2176" w:rsidRDefault="004C02EF" w:rsidP="004C02EF">
      <w:pPr>
        <w:pStyle w:val="Alg4"/>
        <w:numPr>
          <w:ilvl w:val="0"/>
          <w:numId w:val="223"/>
        </w:numPr>
      </w:pPr>
      <w:r w:rsidRPr="005F2176">
        <w:t xml:space="preserve">Let </w:t>
      </w:r>
      <w:r w:rsidRPr="005F2176">
        <w:rPr>
          <w:i/>
        </w:rPr>
        <w:t>O</w:t>
      </w:r>
      <w:r w:rsidRPr="005F2176">
        <w:t xml:space="preserve"> be the result of calling ToObject passing the </w:t>
      </w:r>
      <w:r w:rsidRPr="005F2176">
        <w:rPr>
          <w:b/>
        </w:rPr>
        <w:t xml:space="preserve">this </w:t>
      </w:r>
      <w:r w:rsidRPr="005F2176">
        <w:t>value as the argument.</w:t>
      </w:r>
    </w:p>
    <w:p w14:paraId="0896A139" w14:textId="77777777" w:rsidR="004C02EF" w:rsidRPr="005F2176" w:rsidRDefault="004C02EF" w:rsidP="004C02EF">
      <w:pPr>
        <w:pStyle w:val="Alg4"/>
        <w:numPr>
          <w:ilvl w:val="0"/>
          <w:numId w:val="223"/>
        </w:numPr>
      </w:pPr>
      <w:r w:rsidRPr="005F2176">
        <w:t xml:space="preserve">Let </w:t>
      </w:r>
      <w:r w:rsidRPr="005F2176">
        <w:rPr>
          <w:i/>
        </w:rPr>
        <w:t>lenValue</w:t>
      </w:r>
      <w:r w:rsidRPr="005F2176">
        <w:t xml:space="preserve">  be the result of calling the [[Get]] internal method of </w:t>
      </w:r>
      <w:r w:rsidRPr="005F2176">
        <w:rPr>
          <w:i/>
        </w:rPr>
        <w:t>O</w:t>
      </w:r>
      <w:r w:rsidRPr="005F2176">
        <w:t xml:space="preserve"> with the argument </w:t>
      </w:r>
      <w:r w:rsidRPr="003A1CEA">
        <w:rPr>
          <w:rFonts w:ascii="Courier New" w:hAnsi="Courier New" w:cs="Courier New"/>
          <w:b/>
        </w:rPr>
        <w:t>"length"</w:t>
      </w:r>
      <w:r w:rsidRPr="005F2176">
        <w:t>.</w:t>
      </w:r>
    </w:p>
    <w:p w14:paraId="15B3AEF9" w14:textId="77777777" w:rsidR="004C02EF" w:rsidRPr="005F2176" w:rsidRDefault="004C02EF" w:rsidP="004C02EF">
      <w:pPr>
        <w:pStyle w:val="Alg4"/>
        <w:numPr>
          <w:ilvl w:val="0"/>
          <w:numId w:val="223"/>
        </w:numPr>
      </w:pPr>
      <w:r w:rsidRPr="005F2176">
        <w:t xml:space="preserve">Let </w:t>
      </w:r>
      <w:r w:rsidRPr="005F2176">
        <w:rPr>
          <w:i/>
        </w:rPr>
        <w:t>len</w:t>
      </w:r>
      <w:r w:rsidRPr="005F2176">
        <w:t xml:space="preserve"> be ToUint32(</w:t>
      </w:r>
      <w:r w:rsidRPr="005F2176">
        <w:rPr>
          <w:i/>
        </w:rPr>
        <w:t>lenValue</w:t>
      </w:r>
      <w:r w:rsidRPr="005F2176">
        <w:t>).</w:t>
      </w:r>
    </w:p>
    <w:p w14:paraId="294C40D4" w14:textId="77777777" w:rsidR="004C02EF" w:rsidRPr="005F2176" w:rsidRDefault="004C02EF" w:rsidP="004C02EF">
      <w:pPr>
        <w:pStyle w:val="Alg4"/>
        <w:numPr>
          <w:ilvl w:val="0"/>
          <w:numId w:val="223"/>
        </w:numPr>
      </w:pPr>
      <w:r w:rsidRPr="005F2176">
        <w:t>If IsCallable(</w:t>
      </w:r>
      <w:r w:rsidRPr="005F2176">
        <w:rPr>
          <w:i/>
        </w:rPr>
        <w:t>callbackfn</w:t>
      </w:r>
      <w:r w:rsidRPr="005F2176">
        <w:t xml:space="preserve">) is </w:t>
      </w:r>
      <w:r w:rsidRPr="005F2176">
        <w:rPr>
          <w:b/>
        </w:rPr>
        <w:t>false</w:t>
      </w:r>
      <w:r w:rsidRPr="005F2176">
        <w:t xml:space="preserve">, throw a </w:t>
      </w:r>
      <w:r w:rsidRPr="005F2176">
        <w:rPr>
          <w:b/>
        </w:rPr>
        <w:t>TypeError</w:t>
      </w:r>
      <w:r w:rsidRPr="005F2176">
        <w:t xml:space="preserve"> exception.</w:t>
      </w:r>
    </w:p>
    <w:p w14:paraId="6D5FCB98" w14:textId="77777777" w:rsidR="004C02EF" w:rsidRPr="005F2176" w:rsidRDefault="004C02EF" w:rsidP="004C02EF">
      <w:pPr>
        <w:pStyle w:val="Alg4"/>
        <w:numPr>
          <w:ilvl w:val="0"/>
          <w:numId w:val="223"/>
        </w:numPr>
      </w:pPr>
      <w:r w:rsidRPr="005F2176">
        <w:t xml:space="preserve">If len is 0 and </w:t>
      </w:r>
      <w:r w:rsidRPr="005F2176">
        <w:rPr>
          <w:i/>
        </w:rPr>
        <w:t>initialValue</w:t>
      </w:r>
      <w:r w:rsidRPr="005F2176">
        <w:t xml:space="preserve"> is not present, throw a </w:t>
      </w:r>
      <w:r w:rsidRPr="005F2176">
        <w:rPr>
          <w:b/>
        </w:rPr>
        <w:t>TypeError</w:t>
      </w:r>
      <w:r w:rsidRPr="005F2176">
        <w:t xml:space="preserve"> exception.</w:t>
      </w:r>
    </w:p>
    <w:p w14:paraId="0F128A78" w14:textId="77777777" w:rsidR="004C02EF" w:rsidRPr="005F2176" w:rsidRDefault="004C02EF" w:rsidP="004C02EF">
      <w:pPr>
        <w:pStyle w:val="Alg4"/>
        <w:numPr>
          <w:ilvl w:val="0"/>
          <w:numId w:val="223"/>
        </w:numPr>
      </w:pPr>
      <w:r w:rsidRPr="005F2176">
        <w:t xml:space="preserve">Let </w:t>
      </w:r>
      <w:r w:rsidRPr="005F2176">
        <w:rPr>
          <w:i/>
        </w:rPr>
        <w:t>k</w:t>
      </w:r>
      <w:r w:rsidRPr="005F2176">
        <w:t xml:space="preserve"> be 0.</w:t>
      </w:r>
    </w:p>
    <w:p w14:paraId="5556E7FF" w14:textId="77777777" w:rsidR="004C02EF" w:rsidRPr="005F2176" w:rsidRDefault="004C02EF" w:rsidP="004C02EF">
      <w:pPr>
        <w:pStyle w:val="Alg4"/>
        <w:numPr>
          <w:ilvl w:val="0"/>
          <w:numId w:val="223"/>
        </w:numPr>
      </w:pPr>
      <w:r w:rsidRPr="005F2176">
        <w:t xml:space="preserve">If </w:t>
      </w:r>
      <w:r w:rsidRPr="005F2176">
        <w:rPr>
          <w:i/>
        </w:rPr>
        <w:t>initialValue</w:t>
      </w:r>
      <w:r w:rsidRPr="005F2176">
        <w:t xml:space="preserve"> is present, then</w:t>
      </w:r>
    </w:p>
    <w:p w14:paraId="020F09A4" w14:textId="77777777" w:rsidR="004C02EF" w:rsidRPr="005F2176" w:rsidRDefault="004C02EF" w:rsidP="004C02EF">
      <w:pPr>
        <w:pStyle w:val="Alg4"/>
        <w:numPr>
          <w:ilvl w:val="1"/>
          <w:numId w:val="223"/>
        </w:numPr>
      </w:pPr>
      <w:r w:rsidRPr="005F2176">
        <w:t xml:space="preserve">Set </w:t>
      </w:r>
      <w:r w:rsidRPr="005F2176">
        <w:rPr>
          <w:i/>
        </w:rPr>
        <w:t>accumulator</w:t>
      </w:r>
      <w:r w:rsidRPr="005F2176">
        <w:t xml:space="preserve"> to </w:t>
      </w:r>
      <w:r w:rsidRPr="005F2176">
        <w:rPr>
          <w:i/>
        </w:rPr>
        <w:t>initialValue</w:t>
      </w:r>
      <w:r w:rsidRPr="005F2176">
        <w:t>.</w:t>
      </w:r>
    </w:p>
    <w:p w14:paraId="15F1908D" w14:textId="77777777" w:rsidR="004C02EF" w:rsidRPr="005F2176" w:rsidRDefault="004C02EF" w:rsidP="004C02EF">
      <w:pPr>
        <w:pStyle w:val="Alg4"/>
        <w:numPr>
          <w:ilvl w:val="0"/>
          <w:numId w:val="223"/>
        </w:numPr>
      </w:pPr>
      <w:r w:rsidRPr="005F2176">
        <w:t xml:space="preserve">Else, </w:t>
      </w:r>
      <w:r w:rsidRPr="005F2176">
        <w:rPr>
          <w:i/>
        </w:rPr>
        <w:t>initialValue</w:t>
      </w:r>
      <w:r w:rsidRPr="005F2176">
        <w:t xml:space="preserve"> is not present</w:t>
      </w:r>
    </w:p>
    <w:p w14:paraId="6F433EFF" w14:textId="77777777" w:rsidR="004C02EF" w:rsidRPr="005F2176" w:rsidRDefault="004C02EF" w:rsidP="004C02EF">
      <w:pPr>
        <w:pStyle w:val="Alg4"/>
        <w:numPr>
          <w:ilvl w:val="1"/>
          <w:numId w:val="223"/>
        </w:numPr>
      </w:pPr>
      <w:r w:rsidRPr="005F2176">
        <w:t xml:space="preserve">Let </w:t>
      </w:r>
      <w:r w:rsidRPr="005F2176">
        <w:rPr>
          <w:i/>
        </w:rPr>
        <w:t>kPresent</w:t>
      </w:r>
      <w:r w:rsidRPr="005F2176">
        <w:t xml:space="preserve"> be </w:t>
      </w:r>
      <w:r w:rsidRPr="005F2176">
        <w:rPr>
          <w:b/>
        </w:rPr>
        <w:t>false</w:t>
      </w:r>
      <w:r w:rsidRPr="005F2176">
        <w:t>.</w:t>
      </w:r>
    </w:p>
    <w:p w14:paraId="01D4C250" w14:textId="77777777" w:rsidR="004C02EF" w:rsidRPr="005F2176" w:rsidRDefault="004C02EF" w:rsidP="004C02EF">
      <w:pPr>
        <w:pStyle w:val="Alg4"/>
        <w:numPr>
          <w:ilvl w:val="1"/>
          <w:numId w:val="223"/>
        </w:numPr>
      </w:pPr>
      <w:r w:rsidRPr="005F2176">
        <w:t xml:space="preserve">Repeat, while  </w:t>
      </w:r>
      <w:r w:rsidRPr="005F2176">
        <w:rPr>
          <w:i/>
        </w:rPr>
        <w:t>kPresent</w:t>
      </w:r>
      <w:r w:rsidRPr="005F2176">
        <w:t xml:space="preserve"> is </w:t>
      </w:r>
      <w:r w:rsidRPr="005F2176">
        <w:rPr>
          <w:b/>
        </w:rPr>
        <w:t>false</w:t>
      </w:r>
      <w:r w:rsidRPr="005F2176">
        <w:t xml:space="preserve"> and  </w:t>
      </w:r>
      <w:r w:rsidRPr="005F2176">
        <w:rPr>
          <w:i/>
        </w:rPr>
        <w:t>k</w:t>
      </w:r>
      <w:r w:rsidRPr="005F2176">
        <w:t xml:space="preserve"> &lt; </w:t>
      </w:r>
      <w:r w:rsidRPr="005F2176">
        <w:rPr>
          <w:i/>
        </w:rPr>
        <w:t>len</w:t>
      </w:r>
    </w:p>
    <w:p w14:paraId="5A2F2C56" w14:textId="77777777" w:rsidR="004C02EF" w:rsidRPr="005F2176" w:rsidRDefault="004C02EF" w:rsidP="004C02EF">
      <w:pPr>
        <w:pStyle w:val="Alg4"/>
        <w:numPr>
          <w:ilvl w:val="2"/>
          <w:numId w:val="223"/>
        </w:numPr>
      </w:pPr>
      <w:r w:rsidRPr="005F2176">
        <w:t xml:space="preserve">Let </w:t>
      </w:r>
      <w:r w:rsidRPr="005F2176">
        <w:rPr>
          <w:i/>
        </w:rPr>
        <w:t>Pk</w:t>
      </w:r>
      <w:r w:rsidRPr="005F2176">
        <w:t xml:space="preserve"> be ToString(</w:t>
      </w:r>
      <w:r w:rsidRPr="005F2176">
        <w:rPr>
          <w:i/>
        </w:rPr>
        <w:t>k</w:t>
      </w:r>
      <w:r w:rsidRPr="005F2176">
        <w:t>).</w:t>
      </w:r>
    </w:p>
    <w:p w14:paraId="5EC4BEB4" w14:textId="77777777" w:rsidR="004C02EF" w:rsidRPr="005F2176" w:rsidRDefault="004C02EF" w:rsidP="004C02EF">
      <w:pPr>
        <w:pStyle w:val="Alg4"/>
        <w:numPr>
          <w:ilvl w:val="2"/>
          <w:numId w:val="223"/>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3CD4D99B" w14:textId="77777777" w:rsidR="004C02EF" w:rsidRPr="005F2176" w:rsidRDefault="004C02EF" w:rsidP="004C02EF">
      <w:pPr>
        <w:pStyle w:val="Alg4"/>
        <w:numPr>
          <w:ilvl w:val="2"/>
          <w:numId w:val="223"/>
        </w:numPr>
      </w:pPr>
      <w:r w:rsidRPr="005F2176">
        <w:t xml:space="preserve">If </w:t>
      </w:r>
      <w:r w:rsidRPr="005F2176">
        <w:rPr>
          <w:i/>
        </w:rPr>
        <w:t>kPresent</w:t>
      </w:r>
      <w:r w:rsidRPr="005F2176">
        <w:t xml:space="preserve"> is </w:t>
      </w:r>
      <w:r w:rsidRPr="005F2176">
        <w:rPr>
          <w:b/>
        </w:rPr>
        <w:t>true</w:t>
      </w:r>
      <w:r w:rsidRPr="005F2176">
        <w:t>, then</w:t>
      </w:r>
    </w:p>
    <w:p w14:paraId="4CACDD75" w14:textId="77777777" w:rsidR="004C02EF" w:rsidRPr="005F2176" w:rsidRDefault="004C02EF" w:rsidP="004C02EF">
      <w:pPr>
        <w:pStyle w:val="Alg4"/>
        <w:numPr>
          <w:ilvl w:val="3"/>
          <w:numId w:val="223"/>
        </w:numPr>
      </w:pPr>
      <w:r w:rsidRPr="005F2176">
        <w:t xml:space="preserve">Let </w:t>
      </w:r>
      <w:r w:rsidRPr="005F2176">
        <w:rPr>
          <w:i/>
        </w:rPr>
        <w:t>accumulator</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1EB8BCA7" w14:textId="77777777" w:rsidR="004C02EF" w:rsidRPr="005F2176" w:rsidRDefault="004C02EF" w:rsidP="004C02EF">
      <w:pPr>
        <w:pStyle w:val="Alg4"/>
        <w:numPr>
          <w:ilvl w:val="2"/>
          <w:numId w:val="223"/>
        </w:numPr>
      </w:pPr>
      <w:r w:rsidRPr="005F2176">
        <w:t xml:space="preserve">Increase </w:t>
      </w:r>
      <w:r w:rsidRPr="005F2176">
        <w:rPr>
          <w:i/>
        </w:rPr>
        <w:t>k</w:t>
      </w:r>
      <w:r w:rsidRPr="005F2176">
        <w:t xml:space="preserve"> by 1.</w:t>
      </w:r>
    </w:p>
    <w:p w14:paraId="302A22C5" w14:textId="77777777" w:rsidR="004C02EF" w:rsidRPr="005F2176" w:rsidRDefault="004C02EF" w:rsidP="004C02EF">
      <w:pPr>
        <w:pStyle w:val="Alg4"/>
        <w:numPr>
          <w:ilvl w:val="1"/>
          <w:numId w:val="223"/>
        </w:numPr>
      </w:pPr>
      <w:r w:rsidRPr="005F2176">
        <w:t xml:space="preserve">If </w:t>
      </w:r>
      <w:r w:rsidRPr="005F2176">
        <w:rPr>
          <w:i/>
        </w:rPr>
        <w:t>kPresent</w:t>
      </w:r>
      <w:r w:rsidRPr="005F2176">
        <w:t xml:space="preserve"> is </w:t>
      </w:r>
      <w:r w:rsidRPr="005F2176">
        <w:rPr>
          <w:b/>
        </w:rPr>
        <w:t>false</w:t>
      </w:r>
      <w:r w:rsidRPr="005F2176">
        <w:t xml:space="preserve">, throw a </w:t>
      </w:r>
      <w:r w:rsidRPr="005F2176">
        <w:rPr>
          <w:b/>
        </w:rPr>
        <w:t>TypeError</w:t>
      </w:r>
      <w:r w:rsidRPr="005F2176">
        <w:t xml:space="preserve"> exception.</w:t>
      </w:r>
    </w:p>
    <w:p w14:paraId="5B8499B6" w14:textId="77777777" w:rsidR="004C02EF" w:rsidRPr="005F2176" w:rsidRDefault="004C02EF" w:rsidP="004C02EF">
      <w:pPr>
        <w:pStyle w:val="Alg4"/>
        <w:numPr>
          <w:ilvl w:val="0"/>
          <w:numId w:val="223"/>
        </w:numPr>
      </w:pPr>
      <w:r w:rsidRPr="005F2176">
        <w:t xml:space="preserve">Repeat, while </w:t>
      </w:r>
      <w:r w:rsidRPr="005F2176">
        <w:rPr>
          <w:i/>
        </w:rPr>
        <w:t xml:space="preserve">k </w:t>
      </w:r>
      <w:r w:rsidRPr="005F2176">
        <w:t xml:space="preserve">&lt; </w:t>
      </w:r>
      <w:r w:rsidRPr="005F2176">
        <w:rPr>
          <w:i/>
        </w:rPr>
        <w:t>len</w:t>
      </w:r>
    </w:p>
    <w:p w14:paraId="0909B329" w14:textId="77777777" w:rsidR="004C02EF" w:rsidRPr="005F2176" w:rsidRDefault="004C02EF" w:rsidP="004C02EF">
      <w:pPr>
        <w:pStyle w:val="Alg4"/>
        <w:numPr>
          <w:ilvl w:val="1"/>
          <w:numId w:val="223"/>
        </w:numPr>
      </w:pPr>
      <w:r w:rsidRPr="005F2176">
        <w:t xml:space="preserve">Let </w:t>
      </w:r>
      <w:r w:rsidRPr="005F2176">
        <w:rPr>
          <w:i/>
        </w:rPr>
        <w:t>Pk</w:t>
      </w:r>
      <w:r w:rsidRPr="005F2176">
        <w:t xml:space="preserve"> be ToString(</w:t>
      </w:r>
      <w:r w:rsidRPr="005F2176">
        <w:rPr>
          <w:i/>
        </w:rPr>
        <w:t>k</w:t>
      </w:r>
      <w:r w:rsidRPr="005F2176">
        <w:t>).</w:t>
      </w:r>
    </w:p>
    <w:p w14:paraId="542AEFC7" w14:textId="77777777" w:rsidR="004C02EF" w:rsidRPr="005F2176" w:rsidRDefault="004C02EF" w:rsidP="004C02EF">
      <w:pPr>
        <w:pStyle w:val="Alg4"/>
        <w:numPr>
          <w:ilvl w:val="1"/>
          <w:numId w:val="223"/>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0E3D94DD" w14:textId="77777777" w:rsidR="004C02EF" w:rsidRPr="005F2176" w:rsidRDefault="004C02EF" w:rsidP="004C02EF">
      <w:pPr>
        <w:pStyle w:val="Alg4"/>
        <w:numPr>
          <w:ilvl w:val="1"/>
          <w:numId w:val="223"/>
        </w:numPr>
      </w:pPr>
      <w:r w:rsidRPr="005F2176">
        <w:t xml:space="preserve">If </w:t>
      </w:r>
      <w:r w:rsidRPr="005F2176">
        <w:rPr>
          <w:i/>
        </w:rPr>
        <w:t>kPresent</w:t>
      </w:r>
      <w:r w:rsidRPr="005F2176">
        <w:t xml:space="preserve"> is </w:t>
      </w:r>
      <w:r w:rsidRPr="005F2176">
        <w:rPr>
          <w:b/>
        </w:rPr>
        <w:t>true</w:t>
      </w:r>
      <w:r w:rsidRPr="005F2176">
        <w:t>, then</w:t>
      </w:r>
    </w:p>
    <w:p w14:paraId="6B84A784" w14:textId="77777777" w:rsidR="004C02EF" w:rsidRPr="005F2176" w:rsidRDefault="004C02EF" w:rsidP="004C02EF">
      <w:pPr>
        <w:pStyle w:val="Alg4"/>
        <w:numPr>
          <w:ilvl w:val="2"/>
          <w:numId w:val="223"/>
        </w:numPr>
      </w:pPr>
      <w:r w:rsidRPr="005F2176">
        <w:t xml:space="preserve">Let </w:t>
      </w:r>
      <w:r w:rsidRPr="005F2176">
        <w:rPr>
          <w:i/>
        </w:rPr>
        <w:t>kValue</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5B1B6CDC" w14:textId="77777777" w:rsidR="004C02EF" w:rsidRPr="005F2176" w:rsidRDefault="004C02EF" w:rsidP="004C02EF">
      <w:pPr>
        <w:pStyle w:val="Alg4"/>
        <w:numPr>
          <w:ilvl w:val="2"/>
          <w:numId w:val="223"/>
        </w:numPr>
      </w:pPr>
      <w:r w:rsidRPr="005F2176">
        <w:t xml:space="preserve">Let </w:t>
      </w:r>
      <w:r w:rsidRPr="005F2176">
        <w:rPr>
          <w:i/>
        </w:rPr>
        <w:t>accumulator</w:t>
      </w:r>
      <w:r w:rsidRPr="005F2176">
        <w:t xml:space="preserve"> be the result of calling the [[Call]] internal method of </w:t>
      </w:r>
      <w:r w:rsidRPr="005F2176">
        <w:rPr>
          <w:i/>
        </w:rPr>
        <w:t>callbackfn</w:t>
      </w:r>
      <w:r w:rsidRPr="005F2176">
        <w:t xml:space="preserve"> with </w:t>
      </w:r>
      <w:r>
        <w:rPr>
          <w:b/>
        </w:rPr>
        <w:t>undefined</w:t>
      </w:r>
      <w:r w:rsidRPr="005F2176">
        <w:t xml:space="preserve"> as the </w:t>
      </w:r>
      <w:r w:rsidRPr="005F2176">
        <w:rPr>
          <w:b/>
        </w:rPr>
        <w:t>this</w:t>
      </w:r>
      <w:r w:rsidRPr="005F2176">
        <w:t xml:space="preserve"> value and argument list containing </w:t>
      </w:r>
      <w:r w:rsidRPr="005F2176">
        <w:rPr>
          <w:i/>
        </w:rPr>
        <w:t>accumulator</w:t>
      </w:r>
      <w:r w:rsidRPr="005F2176">
        <w:t xml:space="preserve">, </w:t>
      </w:r>
      <w:r w:rsidRPr="005F2176">
        <w:rPr>
          <w:i/>
        </w:rPr>
        <w:t>kValue</w:t>
      </w:r>
      <w:r w:rsidRPr="005F2176">
        <w:t xml:space="preserve">, </w:t>
      </w:r>
      <w:r w:rsidRPr="005F2176">
        <w:rPr>
          <w:i/>
        </w:rPr>
        <w:t>k</w:t>
      </w:r>
      <w:r w:rsidRPr="005F2176">
        <w:t xml:space="preserve">, and </w:t>
      </w:r>
      <w:r w:rsidRPr="005F2176">
        <w:rPr>
          <w:i/>
        </w:rPr>
        <w:t>O</w:t>
      </w:r>
      <w:r w:rsidRPr="005F2176">
        <w:t>.</w:t>
      </w:r>
    </w:p>
    <w:p w14:paraId="462C2224" w14:textId="77777777" w:rsidR="004C02EF" w:rsidRPr="005F2176" w:rsidRDefault="004C02EF" w:rsidP="004C02EF">
      <w:pPr>
        <w:pStyle w:val="Alg4"/>
        <w:numPr>
          <w:ilvl w:val="1"/>
          <w:numId w:val="223"/>
        </w:numPr>
      </w:pPr>
      <w:r w:rsidRPr="005F2176">
        <w:t xml:space="preserve">Increase </w:t>
      </w:r>
      <w:r w:rsidRPr="005F2176">
        <w:rPr>
          <w:i/>
        </w:rPr>
        <w:t>k</w:t>
      </w:r>
      <w:r w:rsidRPr="005F2176">
        <w:t xml:space="preserve"> by 1.</w:t>
      </w:r>
    </w:p>
    <w:p w14:paraId="2626A056" w14:textId="77777777" w:rsidR="004C02EF" w:rsidRPr="005F2176" w:rsidRDefault="004C02EF" w:rsidP="004C02EF">
      <w:pPr>
        <w:pStyle w:val="Alg4"/>
        <w:numPr>
          <w:ilvl w:val="0"/>
          <w:numId w:val="223"/>
        </w:numPr>
        <w:spacing w:after="120"/>
      </w:pPr>
      <w:r w:rsidRPr="005F2176">
        <w:t xml:space="preserve">Return </w:t>
      </w:r>
      <w:r w:rsidRPr="005F2176">
        <w:rPr>
          <w:i/>
        </w:rPr>
        <w:t>accumulator</w:t>
      </w:r>
      <w:r w:rsidRPr="005F2176">
        <w:t>.</w:t>
      </w:r>
    </w:p>
    <w:p w14:paraId="32E1D43E"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reduce</w:t>
      </w:r>
      <w:r>
        <w:t xml:space="preserve"> method is </w:t>
      </w:r>
      <w:r>
        <w:rPr>
          <w:b/>
        </w:rPr>
        <w:t>1</w:t>
      </w:r>
      <w:r>
        <w:t>.</w:t>
      </w:r>
    </w:p>
    <w:p w14:paraId="1C980F90" w14:textId="77777777" w:rsidR="004C02EF" w:rsidRPr="009C06B1" w:rsidRDefault="004C02EF" w:rsidP="004C02EF">
      <w:pPr>
        <w:pStyle w:val="Note"/>
      </w:pPr>
      <w:r w:rsidRPr="005F2176">
        <w:t>NOTE</w:t>
      </w:r>
      <w:r w:rsidRPr="005F2176">
        <w:tab/>
        <w:t xml:space="preserve">The </w:t>
      </w:r>
      <w:r w:rsidRPr="005F2176">
        <w:rPr>
          <w:rFonts w:ascii="Courier New" w:hAnsi="Courier New" w:cs="Courier New"/>
          <w:b/>
        </w:rPr>
        <w:t>reduce</w:t>
      </w:r>
      <w:r w:rsidRPr="005F2176">
        <w:rPr>
          <w:b/>
        </w:rPr>
        <w:t xml:space="preserve"> </w:t>
      </w:r>
      <w:r w:rsidRPr="005F2176">
        <w:t xml:space="preserve">function is intentionally generic; it does not require that its </w:t>
      </w:r>
      <w:r w:rsidRPr="005F2176">
        <w:rPr>
          <w:b/>
        </w:rPr>
        <w:t>this</w:t>
      </w:r>
      <w:r w:rsidRPr="005F2176">
        <w:t xml:space="preserve"> value be an Array object. Therefore it can be transferred to other kinds of objects for use as a method. Whether the </w:t>
      </w:r>
      <w:r w:rsidRPr="005F2176">
        <w:rPr>
          <w:rFonts w:ascii="Courier New" w:hAnsi="Courier New" w:cs="Courier New"/>
          <w:b/>
        </w:rPr>
        <w:t>reduce</w:t>
      </w:r>
      <w:r w:rsidRPr="005F2176">
        <w:rPr>
          <w:b/>
        </w:rPr>
        <w:t xml:space="preserve"> </w:t>
      </w:r>
      <w:r w:rsidRPr="005F2176">
        <w:t>function can be applied successfully to a host object is implementation-dependent.</w:t>
      </w:r>
    </w:p>
    <w:p w14:paraId="1099D444" w14:textId="77777777" w:rsidR="004C02EF" w:rsidRDefault="004C02EF" w:rsidP="004C02EF">
      <w:pPr>
        <w:pStyle w:val="40"/>
        <w:numPr>
          <w:ilvl w:val="0"/>
          <w:numId w:val="0"/>
        </w:numPr>
      </w:pPr>
      <w:r>
        <w:t>15.4.4.22</w:t>
      </w:r>
      <w:r>
        <w:tab/>
        <w:t>Array.prototype.reduceRight ( callbackfn [ , initialValue ] )</w:t>
      </w:r>
    </w:p>
    <w:p w14:paraId="7870FD15" w14:textId="77777777" w:rsidR="004C02EF" w:rsidRDefault="004C02EF" w:rsidP="004C02EF">
      <w:r w:rsidRPr="00F02209">
        <w:rPr>
          <w:rFonts w:ascii="Times New Roman" w:hAnsi="Times New Roman"/>
          <w:i/>
        </w:rPr>
        <w:t xml:space="preserve">callbackfn </w:t>
      </w:r>
      <w:r>
        <w:t xml:space="preserve">should be a function that takes four arguments. </w:t>
      </w:r>
      <w:r w:rsidRPr="00FA0557">
        <w:rPr>
          <w:rFonts w:ascii="Courier New" w:hAnsi="Courier New" w:cs="Courier New"/>
          <w:b/>
        </w:rPr>
        <w:t xml:space="preserve">reduceRight </w:t>
      </w:r>
      <w:r>
        <w:t>calls the callback, as a function, once for each element present in the array, in descending order.</w:t>
      </w:r>
    </w:p>
    <w:p w14:paraId="21A9FA4E" w14:textId="77777777" w:rsidR="004C02EF" w:rsidRDefault="004C02EF" w:rsidP="004C02EF">
      <w:r w:rsidRPr="00F02209">
        <w:rPr>
          <w:rFonts w:ascii="Times New Roman" w:hAnsi="Times New Roman"/>
          <w:i/>
        </w:rPr>
        <w:t xml:space="preserve">callbackfn </w:t>
      </w:r>
      <w:r>
        <w:t xml:space="preserve">is called with four arguments: the </w:t>
      </w:r>
      <w:r w:rsidRPr="00612C55">
        <w:rPr>
          <w:rFonts w:ascii="Times New Roman" w:hAnsi="Times New Roman"/>
          <w:i/>
        </w:rPr>
        <w:t>previousValue</w:t>
      </w:r>
      <w:r>
        <w:t xml:space="preserve"> (or value from the previous call to </w:t>
      </w:r>
      <w:r w:rsidRPr="00F02209">
        <w:rPr>
          <w:rFonts w:ascii="Times New Roman" w:hAnsi="Times New Roman"/>
          <w:i/>
        </w:rPr>
        <w:t>callbackfn</w:t>
      </w:r>
      <w:r>
        <w:t xml:space="preserve">), the </w:t>
      </w:r>
      <w:r w:rsidRPr="00612C55">
        <w:rPr>
          <w:rFonts w:ascii="Times New Roman" w:hAnsi="Times New Roman"/>
          <w:i/>
        </w:rPr>
        <w:t>currentValue</w:t>
      </w:r>
      <w:r>
        <w:t xml:space="preserve"> (value of the current element), the </w:t>
      </w:r>
      <w:r w:rsidRPr="00612C55">
        <w:rPr>
          <w:rFonts w:ascii="Times New Roman" w:hAnsi="Times New Roman"/>
          <w:i/>
        </w:rPr>
        <w:t>currentIndex</w:t>
      </w:r>
      <w:r>
        <w:t xml:space="preserve">, and the object being traversed. </w:t>
      </w:r>
      <w:r w:rsidRPr="00DB0348">
        <w:t xml:space="preserve">The first time the function is called, the </w:t>
      </w:r>
      <w:r w:rsidRPr="00612C55">
        <w:rPr>
          <w:rFonts w:ascii="Times New Roman" w:hAnsi="Times New Roman"/>
          <w:i/>
        </w:rPr>
        <w:t>previousValue</w:t>
      </w:r>
      <w:r w:rsidRPr="00DB0348">
        <w:t xml:space="preserve"> and </w:t>
      </w:r>
      <w:r w:rsidRPr="00612C55">
        <w:rPr>
          <w:rFonts w:ascii="Times New Roman" w:hAnsi="Times New Roman"/>
          <w:i/>
        </w:rPr>
        <w:t>currentValue</w:t>
      </w:r>
      <w:r w:rsidRPr="00DB0348">
        <w:t xml:space="preserve"> can be one of two values. If an </w:t>
      </w:r>
      <w:r w:rsidRPr="00F02209">
        <w:rPr>
          <w:rFonts w:ascii="Times New Roman" w:hAnsi="Times New Roman"/>
          <w:i/>
        </w:rPr>
        <w:t xml:space="preserve">initialValue </w:t>
      </w:r>
      <w:r w:rsidRPr="00DB0348">
        <w:t xml:space="preserve">was provided in the call to </w:t>
      </w:r>
      <w:r w:rsidRPr="00FA0557">
        <w:rPr>
          <w:rFonts w:ascii="Courier New" w:hAnsi="Courier New" w:cs="Courier New"/>
          <w:b/>
        </w:rPr>
        <w:t>reduceRight</w:t>
      </w:r>
      <w:r w:rsidRPr="00DB0348">
        <w:t xml:space="preserve">, then </w:t>
      </w:r>
      <w:r w:rsidRPr="00612C55">
        <w:rPr>
          <w:rFonts w:ascii="Times New Roman" w:hAnsi="Times New Roman"/>
          <w:i/>
        </w:rPr>
        <w:t>previousValue</w:t>
      </w:r>
      <w:r w:rsidRPr="00DB0348">
        <w:t xml:space="preserve"> will be equal to </w:t>
      </w:r>
      <w:r w:rsidRPr="00F02209">
        <w:rPr>
          <w:rFonts w:ascii="Times New Roman" w:hAnsi="Times New Roman"/>
          <w:i/>
        </w:rPr>
        <w:t>initialValue</w:t>
      </w:r>
      <w:r w:rsidRPr="00DB0348">
        <w:t xml:space="preserve"> and </w:t>
      </w:r>
      <w:r w:rsidRPr="00612C55">
        <w:rPr>
          <w:rFonts w:ascii="Times New Roman" w:hAnsi="Times New Roman"/>
          <w:i/>
        </w:rPr>
        <w:t>currentValue</w:t>
      </w:r>
      <w:r w:rsidRPr="00DB0348">
        <w:t xml:space="preserve"> will be equal to the last value in the array. If no </w:t>
      </w:r>
      <w:r w:rsidRPr="00F02209">
        <w:rPr>
          <w:rFonts w:ascii="Times New Roman" w:hAnsi="Times New Roman"/>
          <w:i/>
        </w:rPr>
        <w:t xml:space="preserve">initialValue </w:t>
      </w:r>
      <w:r w:rsidRPr="00DB0348">
        <w:t xml:space="preserve">was provided, then </w:t>
      </w:r>
      <w:r w:rsidRPr="00612C55">
        <w:rPr>
          <w:rFonts w:ascii="Times New Roman" w:hAnsi="Times New Roman"/>
          <w:i/>
        </w:rPr>
        <w:t>previousValue</w:t>
      </w:r>
      <w:r w:rsidRPr="00DB0348">
        <w:t xml:space="preserve"> will be equal to the last value in the array and </w:t>
      </w:r>
      <w:r w:rsidRPr="00612C55">
        <w:rPr>
          <w:rFonts w:ascii="Times New Roman" w:hAnsi="Times New Roman"/>
          <w:i/>
        </w:rPr>
        <w:t>currentValue</w:t>
      </w:r>
      <w:r w:rsidRPr="00DB0348">
        <w:t xml:space="preserve"> will be equal to the second-to-last value.</w:t>
      </w:r>
      <w:r w:rsidRPr="00914693">
        <w:t xml:space="preserve"> </w:t>
      </w:r>
      <w:r>
        <w:t xml:space="preserve">It is a </w:t>
      </w:r>
      <w:r w:rsidRPr="00580C53">
        <w:rPr>
          <w:b/>
        </w:rPr>
        <w:t>TypeError</w:t>
      </w:r>
      <w:r>
        <w:t xml:space="preserve"> if the array contains no elements and </w:t>
      </w:r>
      <w:r w:rsidRPr="00F02209">
        <w:rPr>
          <w:rFonts w:ascii="Times New Roman" w:hAnsi="Times New Roman"/>
          <w:i/>
        </w:rPr>
        <w:t>initialValue</w:t>
      </w:r>
      <w:r>
        <w:t xml:space="preserve"> is not provided.</w:t>
      </w:r>
    </w:p>
    <w:p w14:paraId="10F43690" w14:textId="77777777" w:rsidR="004C02EF" w:rsidRDefault="004C02EF" w:rsidP="004C02EF">
      <w:r w:rsidRPr="00FA0557">
        <w:rPr>
          <w:rFonts w:ascii="Courier New" w:hAnsi="Courier New" w:cs="Courier New"/>
          <w:b/>
        </w:rPr>
        <w:t xml:space="preserve">reduceRight </w:t>
      </w:r>
      <w:r>
        <w:t>does not directly mutate the object on which it is called</w:t>
      </w:r>
      <w:r w:rsidRPr="00914693">
        <w:t xml:space="preserve"> </w:t>
      </w:r>
      <w:r>
        <w:t xml:space="preserve">but the object may be mutated by the calls to </w:t>
      </w:r>
      <w:r w:rsidRPr="00F02209">
        <w:rPr>
          <w:rFonts w:ascii="Times New Roman" w:hAnsi="Times New Roman"/>
          <w:i/>
        </w:rPr>
        <w:t>callbackfn</w:t>
      </w:r>
      <w:r>
        <w:t>.</w:t>
      </w:r>
    </w:p>
    <w:p w14:paraId="03DDFCF2" w14:textId="77777777" w:rsidR="004C02EF" w:rsidRDefault="004C02EF" w:rsidP="004C02EF">
      <w:r>
        <w:t xml:space="preserve">The range of elements processed by </w:t>
      </w:r>
      <w:r w:rsidRPr="00FA0557">
        <w:rPr>
          <w:rFonts w:ascii="Courier New" w:hAnsi="Courier New" w:cs="Courier New"/>
          <w:b/>
        </w:rPr>
        <w:t xml:space="preserve">reduceRight </w:t>
      </w:r>
      <w:r>
        <w:t xml:space="preserve">is set before the first call to </w:t>
      </w:r>
      <w:r w:rsidRPr="00F02209">
        <w:rPr>
          <w:rFonts w:ascii="Times New Roman" w:hAnsi="Times New Roman"/>
          <w:i/>
        </w:rPr>
        <w:t>callbackfn</w:t>
      </w:r>
      <w:r>
        <w:t xml:space="preserve">. Elements that are appended to the array after the call to </w:t>
      </w:r>
      <w:r w:rsidRPr="00FA0557">
        <w:rPr>
          <w:rFonts w:ascii="Courier New" w:hAnsi="Courier New" w:cs="Courier New"/>
          <w:b/>
        </w:rPr>
        <w:t xml:space="preserve">reduceRight </w:t>
      </w:r>
      <w:r>
        <w:t xml:space="preserve">begins will not be visited by </w:t>
      </w:r>
      <w:r w:rsidRPr="00F02209">
        <w:rPr>
          <w:rFonts w:ascii="Times New Roman" w:hAnsi="Times New Roman"/>
          <w:i/>
        </w:rPr>
        <w:t>callbackfn</w:t>
      </w:r>
      <w:r>
        <w:t>. If existing</w:t>
      </w:r>
      <w:r w:rsidRPr="00914693">
        <w:t xml:space="preserve"> </w:t>
      </w:r>
      <w:r>
        <w:t xml:space="preserve">elements of the array are changed by </w:t>
      </w:r>
      <w:r w:rsidRPr="00F02209">
        <w:rPr>
          <w:rFonts w:ascii="Times New Roman" w:hAnsi="Times New Roman"/>
          <w:i/>
        </w:rPr>
        <w:t>callbackfn</w:t>
      </w:r>
      <w:r>
        <w:t xml:space="preserve">, their value as passed to </w:t>
      </w:r>
      <w:r w:rsidRPr="00F02209">
        <w:rPr>
          <w:rFonts w:ascii="Times New Roman" w:hAnsi="Times New Roman"/>
          <w:i/>
        </w:rPr>
        <w:t xml:space="preserve">callbackfn </w:t>
      </w:r>
      <w:r>
        <w:t xml:space="preserve">will be the value at the time </w:t>
      </w:r>
      <w:r w:rsidRPr="00FA0557">
        <w:rPr>
          <w:rFonts w:ascii="Courier New" w:hAnsi="Courier New" w:cs="Courier New"/>
          <w:b/>
        </w:rPr>
        <w:t xml:space="preserve">reduceRight </w:t>
      </w:r>
      <w:r>
        <w:t xml:space="preserve">visits them; elements that are deleted after the call to </w:t>
      </w:r>
      <w:r>
        <w:rPr>
          <w:rFonts w:ascii="Courier New" w:hAnsi="Courier New" w:cs="Courier New"/>
          <w:b/>
        </w:rPr>
        <w:t>reduceRight</w:t>
      </w:r>
      <w:r>
        <w:t xml:space="preserve"> begins and before being visited are not visited.</w:t>
      </w:r>
    </w:p>
    <w:p w14:paraId="763D8017" w14:textId="77777777" w:rsidR="004C02EF" w:rsidRDefault="004C02EF" w:rsidP="004C02EF">
      <w:r>
        <w:t xml:space="preserve">When the </w:t>
      </w:r>
      <w:r w:rsidRPr="00FA0557">
        <w:rPr>
          <w:rFonts w:ascii="Courier New" w:hAnsi="Courier New" w:cs="Courier New"/>
          <w:b/>
        </w:rPr>
        <w:t xml:space="preserve">reduceRight </w:t>
      </w:r>
      <w:r>
        <w:t>method is called with one or two arguments, the following steps are taken:</w:t>
      </w:r>
      <w:r w:rsidRPr="007527DD">
        <w:t xml:space="preserve"> </w:t>
      </w:r>
    </w:p>
    <w:p w14:paraId="3067EAB1" w14:textId="77777777" w:rsidR="004C02EF" w:rsidRPr="005F2176" w:rsidRDefault="004C02EF" w:rsidP="004C02EF">
      <w:pPr>
        <w:pStyle w:val="Alg4"/>
        <w:numPr>
          <w:ilvl w:val="0"/>
          <w:numId w:val="224"/>
        </w:numPr>
      </w:pPr>
      <w:r w:rsidRPr="005F2176">
        <w:t xml:space="preserve">Let </w:t>
      </w:r>
      <w:r w:rsidRPr="005F2176">
        <w:rPr>
          <w:i/>
        </w:rPr>
        <w:t>O</w:t>
      </w:r>
      <w:r w:rsidRPr="005F2176">
        <w:t xml:space="preserve"> be the result of calling ToObject passing the </w:t>
      </w:r>
      <w:r w:rsidRPr="005F2176">
        <w:rPr>
          <w:b/>
        </w:rPr>
        <w:t xml:space="preserve">this </w:t>
      </w:r>
      <w:r w:rsidRPr="005F2176">
        <w:t>value as the argument.</w:t>
      </w:r>
    </w:p>
    <w:p w14:paraId="1DA3575A" w14:textId="77777777" w:rsidR="004C02EF" w:rsidRPr="005F2176" w:rsidRDefault="004C02EF" w:rsidP="004C02EF">
      <w:pPr>
        <w:pStyle w:val="Alg4"/>
        <w:numPr>
          <w:ilvl w:val="0"/>
          <w:numId w:val="224"/>
        </w:numPr>
      </w:pPr>
      <w:r w:rsidRPr="005F2176">
        <w:t xml:space="preserve">Let </w:t>
      </w:r>
      <w:r w:rsidRPr="005F2176">
        <w:rPr>
          <w:i/>
        </w:rPr>
        <w:t>lenValue</w:t>
      </w:r>
      <w:r w:rsidRPr="005F2176">
        <w:t xml:space="preserve">  be the result of calling the [[Get]] internal method of </w:t>
      </w:r>
      <w:r w:rsidRPr="005F2176">
        <w:rPr>
          <w:i/>
        </w:rPr>
        <w:t>O</w:t>
      </w:r>
      <w:r w:rsidRPr="005F2176">
        <w:t xml:space="preserve"> with the argument </w:t>
      </w:r>
      <w:r w:rsidRPr="003A1CEA">
        <w:rPr>
          <w:rFonts w:ascii="Courier New" w:hAnsi="Courier New" w:cs="Courier New"/>
          <w:b/>
        </w:rPr>
        <w:t>"length"</w:t>
      </w:r>
      <w:r w:rsidRPr="005F2176">
        <w:t>.</w:t>
      </w:r>
    </w:p>
    <w:p w14:paraId="1E5AE360" w14:textId="77777777" w:rsidR="004C02EF" w:rsidRPr="005F2176" w:rsidRDefault="004C02EF" w:rsidP="004C02EF">
      <w:pPr>
        <w:pStyle w:val="Alg4"/>
        <w:numPr>
          <w:ilvl w:val="0"/>
          <w:numId w:val="224"/>
        </w:numPr>
      </w:pPr>
      <w:r w:rsidRPr="005F2176">
        <w:t xml:space="preserve">Let </w:t>
      </w:r>
      <w:r w:rsidRPr="005F2176">
        <w:rPr>
          <w:i/>
        </w:rPr>
        <w:t>len</w:t>
      </w:r>
      <w:r w:rsidRPr="005F2176">
        <w:t xml:space="preserve"> be ToUint32(</w:t>
      </w:r>
      <w:r w:rsidRPr="005F2176">
        <w:rPr>
          <w:i/>
        </w:rPr>
        <w:t>lenValue</w:t>
      </w:r>
      <w:r w:rsidRPr="005F2176">
        <w:t>).</w:t>
      </w:r>
    </w:p>
    <w:p w14:paraId="1FD19EE3" w14:textId="77777777" w:rsidR="004C02EF" w:rsidRPr="005F2176" w:rsidRDefault="004C02EF" w:rsidP="004C02EF">
      <w:pPr>
        <w:pStyle w:val="Alg4"/>
        <w:numPr>
          <w:ilvl w:val="0"/>
          <w:numId w:val="224"/>
        </w:numPr>
      </w:pPr>
      <w:r w:rsidRPr="005F2176">
        <w:t>If IsCallable(</w:t>
      </w:r>
      <w:r w:rsidRPr="005F2176">
        <w:rPr>
          <w:i/>
        </w:rPr>
        <w:t>callbackfn</w:t>
      </w:r>
      <w:r w:rsidRPr="005F2176">
        <w:t xml:space="preserve">) is </w:t>
      </w:r>
      <w:r w:rsidRPr="005F2176">
        <w:rPr>
          <w:b/>
        </w:rPr>
        <w:t>false</w:t>
      </w:r>
      <w:r w:rsidRPr="005F2176">
        <w:t xml:space="preserve">, throw a </w:t>
      </w:r>
      <w:r w:rsidRPr="005F2176">
        <w:rPr>
          <w:b/>
        </w:rPr>
        <w:t>TypeError</w:t>
      </w:r>
      <w:r w:rsidRPr="005F2176">
        <w:t xml:space="preserve"> exception.</w:t>
      </w:r>
    </w:p>
    <w:p w14:paraId="47C9291B" w14:textId="77777777" w:rsidR="004C02EF" w:rsidRPr="005F2176" w:rsidRDefault="004C02EF" w:rsidP="004C02EF">
      <w:pPr>
        <w:pStyle w:val="Alg4"/>
        <w:numPr>
          <w:ilvl w:val="0"/>
          <w:numId w:val="224"/>
        </w:numPr>
      </w:pPr>
      <w:r w:rsidRPr="005F2176">
        <w:t xml:space="preserve">If len is 0 and </w:t>
      </w:r>
      <w:r w:rsidRPr="005F2176">
        <w:rPr>
          <w:i/>
        </w:rPr>
        <w:t>initialValue</w:t>
      </w:r>
      <w:r w:rsidRPr="005F2176">
        <w:t xml:space="preserve"> is not present, throw a </w:t>
      </w:r>
      <w:r w:rsidRPr="005F2176">
        <w:rPr>
          <w:b/>
        </w:rPr>
        <w:t>TypeError</w:t>
      </w:r>
      <w:r w:rsidRPr="005F2176">
        <w:t xml:space="preserve"> exception.</w:t>
      </w:r>
    </w:p>
    <w:p w14:paraId="0B3AC4F5" w14:textId="77777777" w:rsidR="004C02EF" w:rsidRPr="005F2176" w:rsidRDefault="004C02EF" w:rsidP="004C02EF">
      <w:pPr>
        <w:pStyle w:val="Alg4"/>
        <w:numPr>
          <w:ilvl w:val="0"/>
          <w:numId w:val="224"/>
        </w:numPr>
      </w:pPr>
      <w:r w:rsidRPr="005F2176">
        <w:t xml:space="preserve">Let </w:t>
      </w:r>
      <w:r w:rsidRPr="005F2176">
        <w:rPr>
          <w:i/>
        </w:rPr>
        <w:t>k</w:t>
      </w:r>
      <w:r w:rsidRPr="005F2176">
        <w:t xml:space="preserve"> be </w:t>
      </w:r>
      <w:r w:rsidRPr="005F2176">
        <w:rPr>
          <w:i/>
        </w:rPr>
        <w:t>len</w:t>
      </w:r>
      <w:r w:rsidRPr="005F2176">
        <w:t>-1.</w:t>
      </w:r>
    </w:p>
    <w:p w14:paraId="68A29DCE" w14:textId="77777777" w:rsidR="004C02EF" w:rsidRPr="005F2176" w:rsidRDefault="004C02EF" w:rsidP="004C02EF">
      <w:pPr>
        <w:pStyle w:val="Alg4"/>
        <w:numPr>
          <w:ilvl w:val="0"/>
          <w:numId w:val="224"/>
        </w:numPr>
      </w:pPr>
      <w:r w:rsidRPr="005F2176">
        <w:t xml:space="preserve">If </w:t>
      </w:r>
      <w:r w:rsidRPr="005F2176">
        <w:rPr>
          <w:i/>
        </w:rPr>
        <w:t>initialValue</w:t>
      </w:r>
      <w:r w:rsidRPr="005F2176">
        <w:t xml:space="preserve"> is present, then</w:t>
      </w:r>
    </w:p>
    <w:p w14:paraId="418CC785" w14:textId="77777777" w:rsidR="004C02EF" w:rsidRPr="005F2176" w:rsidRDefault="004C02EF" w:rsidP="004C02EF">
      <w:pPr>
        <w:pStyle w:val="Alg4"/>
        <w:numPr>
          <w:ilvl w:val="1"/>
          <w:numId w:val="224"/>
        </w:numPr>
      </w:pPr>
      <w:r w:rsidRPr="005F2176">
        <w:t xml:space="preserve">Set </w:t>
      </w:r>
      <w:r w:rsidRPr="005F2176">
        <w:rPr>
          <w:i/>
        </w:rPr>
        <w:t>accumulator</w:t>
      </w:r>
      <w:r w:rsidRPr="005F2176">
        <w:t xml:space="preserve"> to </w:t>
      </w:r>
      <w:r w:rsidRPr="005F2176">
        <w:rPr>
          <w:i/>
        </w:rPr>
        <w:t>initialValue</w:t>
      </w:r>
      <w:r w:rsidRPr="005F2176">
        <w:t>.</w:t>
      </w:r>
    </w:p>
    <w:p w14:paraId="50CF116E" w14:textId="77777777" w:rsidR="004C02EF" w:rsidRPr="005F2176" w:rsidRDefault="004C02EF" w:rsidP="004C02EF">
      <w:pPr>
        <w:pStyle w:val="Alg4"/>
        <w:numPr>
          <w:ilvl w:val="0"/>
          <w:numId w:val="224"/>
        </w:numPr>
      </w:pPr>
      <w:r w:rsidRPr="005F2176">
        <w:t xml:space="preserve">Else, </w:t>
      </w:r>
      <w:r w:rsidRPr="005F2176">
        <w:rPr>
          <w:i/>
        </w:rPr>
        <w:t>initialValue</w:t>
      </w:r>
      <w:r w:rsidRPr="005F2176">
        <w:t xml:space="preserve"> is not present</w:t>
      </w:r>
    </w:p>
    <w:p w14:paraId="32DC9A2E" w14:textId="77777777" w:rsidR="004C02EF" w:rsidRPr="005F2176" w:rsidRDefault="004C02EF" w:rsidP="004C02EF">
      <w:pPr>
        <w:pStyle w:val="Alg4"/>
        <w:numPr>
          <w:ilvl w:val="1"/>
          <w:numId w:val="224"/>
        </w:numPr>
      </w:pPr>
      <w:r w:rsidRPr="005F2176">
        <w:t xml:space="preserve">Let </w:t>
      </w:r>
      <w:r w:rsidRPr="005F2176">
        <w:rPr>
          <w:i/>
        </w:rPr>
        <w:t>kPresent</w:t>
      </w:r>
      <w:r w:rsidRPr="005F2176">
        <w:t xml:space="preserve"> be </w:t>
      </w:r>
      <w:r w:rsidRPr="005F2176">
        <w:rPr>
          <w:b/>
        </w:rPr>
        <w:t>false</w:t>
      </w:r>
      <w:r w:rsidRPr="005F2176">
        <w:t>.</w:t>
      </w:r>
    </w:p>
    <w:p w14:paraId="54139BCB" w14:textId="77777777" w:rsidR="004C02EF" w:rsidRPr="005F2176" w:rsidRDefault="004C02EF" w:rsidP="004C02EF">
      <w:pPr>
        <w:pStyle w:val="Alg4"/>
        <w:numPr>
          <w:ilvl w:val="1"/>
          <w:numId w:val="224"/>
        </w:numPr>
      </w:pPr>
      <w:r w:rsidRPr="005F2176">
        <w:t xml:space="preserve">Repeat, while  </w:t>
      </w:r>
      <w:r w:rsidRPr="005F2176">
        <w:rPr>
          <w:i/>
        </w:rPr>
        <w:t>kPresent</w:t>
      </w:r>
      <w:r w:rsidRPr="005F2176">
        <w:t xml:space="preserve"> is </w:t>
      </w:r>
      <w:r w:rsidRPr="005F2176">
        <w:rPr>
          <w:b/>
        </w:rPr>
        <w:t>false</w:t>
      </w:r>
      <w:r w:rsidRPr="005F2176">
        <w:t xml:space="preserve"> and  </w:t>
      </w:r>
      <w:r w:rsidRPr="005F2176">
        <w:rPr>
          <w:i/>
        </w:rPr>
        <w:t>k</w:t>
      </w:r>
      <w:r w:rsidRPr="005F2176">
        <w:t xml:space="preserve"> ≥ 0</w:t>
      </w:r>
    </w:p>
    <w:p w14:paraId="0F4CA6B9" w14:textId="77777777" w:rsidR="004C02EF" w:rsidRPr="005F2176" w:rsidRDefault="004C02EF" w:rsidP="004C02EF">
      <w:pPr>
        <w:pStyle w:val="Alg4"/>
        <w:numPr>
          <w:ilvl w:val="2"/>
          <w:numId w:val="224"/>
        </w:numPr>
      </w:pPr>
      <w:r w:rsidRPr="005F2176">
        <w:t xml:space="preserve">Let </w:t>
      </w:r>
      <w:r w:rsidRPr="005F2176">
        <w:rPr>
          <w:i/>
        </w:rPr>
        <w:t>Pk</w:t>
      </w:r>
      <w:r w:rsidRPr="005F2176">
        <w:t xml:space="preserve"> be ToString(</w:t>
      </w:r>
      <w:r w:rsidRPr="005F2176">
        <w:rPr>
          <w:i/>
        </w:rPr>
        <w:t>k</w:t>
      </w:r>
      <w:r w:rsidRPr="005F2176">
        <w:t>).</w:t>
      </w:r>
    </w:p>
    <w:p w14:paraId="0AA4B0DF" w14:textId="77777777" w:rsidR="004C02EF" w:rsidRPr="005F2176" w:rsidRDefault="004C02EF" w:rsidP="004C02EF">
      <w:pPr>
        <w:pStyle w:val="Alg4"/>
        <w:numPr>
          <w:ilvl w:val="2"/>
          <w:numId w:val="224"/>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6B220E2F" w14:textId="77777777" w:rsidR="004C02EF" w:rsidRPr="005F2176" w:rsidRDefault="004C02EF" w:rsidP="004C02EF">
      <w:pPr>
        <w:pStyle w:val="Alg4"/>
        <w:numPr>
          <w:ilvl w:val="2"/>
          <w:numId w:val="224"/>
        </w:numPr>
      </w:pPr>
      <w:r w:rsidRPr="005F2176">
        <w:t xml:space="preserve">If </w:t>
      </w:r>
      <w:r w:rsidRPr="005F2176">
        <w:rPr>
          <w:i/>
        </w:rPr>
        <w:t>kPresent</w:t>
      </w:r>
      <w:r w:rsidRPr="005F2176">
        <w:t xml:space="preserve"> is </w:t>
      </w:r>
      <w:r w:rsidRPr="005F2176">
        <w:rPr>
          <w:b/>
        </w:rPr>
        <w:t>true</w:t>
      </w:r>
      <w:r w:rsidRPr="005F2176">
        <w:t>, then</w:t>
      </w:r>
    </w:p>
    <w:p w14:paraId="1487239A" w14:textId="77777777" w:rsidR="004C02EF" w:rsidRPr="005F2176" w:rsidRDefault="004C02EF" w:rsidP="004C02EF">
      <w:pPr>
        <w:pStyle w:val="Alg4"/>
        <w:numPr>
          <w:ilvl w:val="3"/>
          <w:numId w:val="224"/>
        </w:numPr>
      </w:pPr>
      <w:r w:rsidRPr="005F2176">
        <w:t xml:space="preserve">Let </w:t>
      </w:r>
      <w:r w:rsidRPr="005F2176">
        <w:rPr>
          <w:i/>
        </w:rPr>
        <w:t>accumulator</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1F6D8E9C" w14:textId="77777777" w:rsidR="004C02EF" w:rsidRPr="005F2176" w:rsidRDefault="004C02EF" w:rsidP="004C02EF">
      <w:pPr>
        <w:pStyle w:val="Alg4"/>
        <w:numPr>
          <w:ilvl w:val="2"/>
          <w:numId w:val="224"/>
        </w:numPr>
      </w:pPr>
      <w:r w:rsidRPr="005F2176">
        <w:t xml:space="preserve">Decrease </w:t>
      </w:r>
      <w:r w:rsidRPr="005F2176">
        <w:rPr>
          <w:i/>
        </w:rPr>
        <w:t>k</w:t>
      </w:r>
      <w:r w:rsidRPr="005F2176">
        <w:t xml:space="preserve"> by 1.</w:t>
      </w:r>
    </w:p>
    <w:p w14:paraId="4904AAF9" w14:textId="77777777" w:rsidR="004C02EF" w:rsidRPr="005F2176" w:rsidRDefault="004C02EF" w:rsidP="004C02EF">
      <w:pPr>
        <w:pStyle w:val="Alg4"/>
        <w:numPr>
          <w:ilvl w:val="1"/>
          <w:numId w:val="224"/>
        </w:numPr>
      </w:pPr>
      <w:r w:rsidRPr="005F2176">
        <w:t xml:space="preserve">If </w:t>
      </w:r>
      <w:r w:rsidRPr="005F2176">
        <w:rPr>
          <w:i/>
        </w:rPr>
        <w:t>kPresent</w:t>
      </w:r>
      <w:r w:rsidRPr="005F2176">
        <w:t xml:space="preserve"> is </w:t>
      </w:r>
      <w:r w:rsidRPr="005F2176">
        <w:rPr>
          <w:b/>
        </w:rPr>
        <w:t>false</w:t>
      </w:r>
      <w:r w:rsidRPr="005F2176">
        <w:t xml:space="preserve">, throw a </w:t>
      </w:r>
      <w:r w:rsidRPr="005F2176">
        <w:rPr>
          <w:b/>
        </w:rPr>
        <w:t>TypeError</w:t>
      </w:r>
      <w:r w:rsidRPr="005F2176">
        <w:t xml:space="preserve"> exception.</w:t>
      </w:r>
    </w:p>
    <w:p w14:paraId="531FE40E" w14:textId="77777777" w:rsidR="004C02EF" w:rsidRPr="005F2176" w:rsidRDefault="004C02EF" w:rsidP="004C02EF">
      <w:pPr>
        <w:pStyle w:val="Alg4"/>
        <w:numPr>
          <w:ilvl w:val="0"/>
          <w:numId w:val="224"/>
        </w:numPr>
      </w:pPr>
      <w:r w:rsidRPr="005F2176">
        <w:t xml:space="preserve">Repeat, while </w:t>
      </w:r>
      <w:r w:rsidRPr="005F2176">
        <w:rPr>
          <w:i/>
        </w:rPr>
        <w:t xml:space="preserve">k </w:t>
      </w:r>
      <w:r w:rsidRPr="005F2176">
        <w:t>≥ 0</w:t>
      </w:r>
    </w:p>
    <w:p w14:paraId="097CBF83" w14:textId="77777777" w:rsidR="004C02EF" w:rsidRPr="005F2176" w:rsidRDefault="004C02EF" w:rsidP="004C02EF">
      <w:pPr>
        <w:pStyle w:val="Alg4"/>
        <w:numPr>
          <w:ilvl w:val="1"/>
          <w:numId w:val="224"/>
        </w:numPr>
      </w:pPr>
      <w:r w:rsidRPr="005F2176">
        <w:t xml:space="preserve">Let </w:t>
      </w:r>
      <w:r w:rsidRPr="005F2176">
        <w:rPr>
          <w:i/>
        </w:rPr>
        <w:t>Pk</w:t>
      </w:r>
      <w:r w:rsidRPr="005F2176">
        <w:t xml:space="preserve"> be ToString(</w:t>
      </w:r>
      <w:r w:rsidRPr="005F2176">
        <w:rPr>
          <w:i/>
        </w:rPr>
        <w:t>k</w:t>
      </w:r>
      <w:r w:rsidRPr="005F2176">
        <w:t>).</w:t>
      </w:r>
    </w:p>
    <w:p w14:paraId="11CBB093" w14:textId="77777777" w:rsidR="004C02EF" w:rsidRPr="005F2176" w:rsidRDefault="004C02EF" w:rsidP="004C02EF">
      <w:pPr>
        <w:pStyle w:val="Alg4"/>
        <w:numPr>
          <w:ilvl w:val="1"/>
          <w:numId w:val="224"/>
        </w:numPr>
      </w:pPr>
      <w:r w:rsidRPr="005F2176">
        <w:t xml:space="preserve">Let </w:t>
      </w:r>
      <w:r w:rsidRPr="005F2176">
        <w:rPr>
          <w:i/>
        </w:rPr>
        <w:t>kPresent</w:t>
      </w:r>
      <w:r w:rsidRPr="005F2176">
        <w:t xml:space="preserve"> be the result of calling the [[HasProperty]] internal method of </w:t>
      </w:r>
      <w:r w:rsidRPr="005F2176">
        <w:rPr>
          <w:i/>
        </w:rPr>
        <w:t>O</w:t>
      </w:r>
      <w:r w:rsidRPr="005F2176">
        <w:t xml:space="preserve"> with argument </w:t>
      </w:r>
      <w:r w:rsidRPr="005F2176">
        <w:rPr>
          <w:i/>
        </w:rPr>
        <w:t>Pk</w:t>
      </w:r>
      <w:r w:rsidRPr="005F2176">
        <w:t>.</w:t>
      </w:r>
    </w:p>
    <w:p w14:paraId="4E41C2C8" w14:textId="77777777" w:rsidR="004C02EF" w:rsidRPr="005F2176" w:rsidRDefault="004C02EF" w:rsidP="004C02EF">
      <w:pPr>
        <w:pStyle w:val="Alg4"/>
        <w:numPr>
          <w:ilvl w:val="1"/>
          <w:numId w:val="224"/>
        </w:numPr>
      </w:pPr>
      <w:r w:rsidRPr="005F2176">
        <w:t xml:space="preserve">If </w:t>
      </w:r>
      <w:r w:rsidRPr="005F2176">
        <w:rPr>
          <w:i/>
        </w:rPr>
        <w:t>kPresent</w:t>
      </w:r>
      <w:r w:rsidRPr="005F2176">
        <w:t xml:space="preserve"> is </w:t>
      </w:r>
      <w:r w:rsidRPr="005F2176">
        <w:rPr>
          <w:b/>
        </w:rPr>
        <w:t>true</w:t>
      </w:r>
      <w:r w:rsidRPr="005F2176">
        <w:t>, then</w:t>
      </w:r>
    </w:p>
    <w:p w14:paraId="4BDA4228" w14:textId="77777777" w:rsidR="004C02EF" w:rsidRPr="005F2176" w:rsidRDefault="004C02EF" w:rsidP="004C02EF">
      <w:pPr>
        <w:pStyle w:val="Alg4"/>
        <w:numPr>
          <w:ilvl w:val="2"/>
          <w:numId w:val="224"/>
        </w:numPr>
      </w:pPr>
      <w:r w:rsidRPr="005F2176">
        <w:t xml:space="preserve">Let </w:t>
      </w:r>
      <w:r w:rsidRPr="005F2176">
        <w:rPr>
          <w:i/>
        </w:rPr>
        <w:t>kValue</w:t>
      </w:r>
      <w:r w:rsidRPr="005F2176">
        <w:t xml:space="preserve"> be the result of calling the [[Get]] internal method of </w:t>
      </w:r>
      <w:r w:rsidRPr="005F2176">
        <w:rPr>
          <w:i/>
        </w:rPr>
        <w:t>O</w:t>
      </w:r>
      <w:r w:rsidRPr="005F2176">
        <w:t xml:space="preserve"> with argument </w:t>
      </w:r>
      <w:r w:rsidRPr="005F2176">
        <w:rPr>
          <w:i/>
        </w:rPr>
        <w:t>Pk</w:t>
      </w:r>
      <w:r w:rsidRPr="005F2176">
        <w:t>.</w:t>
      </w:r>
    </w:p>
    <w:p w14:paraId="0F28C7A9" w14:textId="77777777" w:rsidR="004C02EF" w:rsidRPr="005F2176" w:rsidRDefault="004C02EF" w:rsidP="004C02EF">
      <w:pPr>
        <w:pStyle w:val="Alg4"/>
        <w:numPr>
          <w:ilvl w:val="2"/>
          <w:numId w:val="224"/>
        </w:numPr>
      </w:pPr>
      <w:r w:rsidRPr="005F2176">
        <w:t xml:space="preserve">Let </w:t>
      </w:r>
      <w:r w:rsidRPr="005F2176">
        <w:rPr>
          <w:i/>
        </w:rPr>
        <w:t>accumulator</w:t>
      </w:r>
      <w:r w:rsidRPr="005F2176">
        <w:t xml:space="preserve"> be the result of calling the [[Call]] internal method of </w:t>
      </w:r>
      <w:r w:rsidRPr="005F2176">
        <w:rPr>
          <w:i/>
        </w:rPr>
        <w:t>callbackfn</w:t>
      </w:r>
      <w:r w:rsidRPr="005F2176">
        <w:t xml:space="preserve"> with </w:t>
      </w:r>
      <w:r>
        <w:rPr>
          <w:b/>
        </w:rPr>
        <w:t>undefined</w:t>
      </w:r>
      <w:r w:rsidRPr="005F2176">
        <w:t xml:space="preserve"> as the </w:t>
      </w:r>
      <w:r w:rsidRPr="005F2176">
        <w:rPr>
          <w:b/>
        </w:rPr>
        <w:t>this</w:t>
      </w:r>
      <w:r w:rsidRPr="005F2176">
        <w:t xml:space="preserve"> value and argument list containing </w:t>
      </w:r>
      <w:r w:rsidRPr="005F2176">
        <w:rPr>
          <w:i/>
        </w:rPr>
        <w:t>accumulator</w:t>
      </w:r>
      <w:r w:rsidRPr="005F2176">
        <w:t xml:space="preserve">, </w:t>
      </w:r>
      <w:r w:rsidRPr="005F2176">
        <w:rPr>
          <w:i/>
        </w:rPr>
        <w:t>kValue</w:t>
      </w:r>
      <w:r w:rsidRPr="005F2176">
        <w:t xml:space="preserve">, </w:t>
      </w:r>
      <w:r w:rsidRPr="005F2176">
        <w:rPr>
          <w:i/>
        </w:rPr>
        <w:t>k</w:t>
      </w:r>
      <w:r w:rsidRPr="005F2176">
        <w:t xml:space="preserve">, and </w:t>
      </w:r>
      <w:r w:rsidRPr="005F2176">
        <w:rPr>
          <w:i/>
        </w:rPr>
        <w:t>O</w:t>
      </w:r>
      <w:r w:rsidRPr="005F2176">
        <w:t>.</w:t>
      </w:r>
    </w:p>
    <w:p w14:paraId="2A804AAE" w14:textId="77777777" w:rsidR="004C02EF" w:rsidRPr="005F2176" w:rsidRDefault="004C02EF" w:rsidP="004C02EF">
      <w:pPr>
        <w:pStyle w:val="Alg4"/>
        <w:numPr>
          <w:ilvl w:val="1"/>
          <w:numId w:val="224"/>
        </w:numPr>
      </w:pPr>
      <w:r w:rsidRPr="005F2176">
        <w:t xml:space="preserve">Decrease </w:t>
      </w:r>
      <w:r w:rsidRPr="005F2176">
        <w:rPr>
          <w:i/>
        </w:rPr>
        <w:t>k</w:t>
      </w:r>
      <w:r w:rsidRPr="005F2176">
        <w:t xml:space="preserve"> by 1.</w:t>
      </w:r>
    </w:p>
    <w:p w14:paraId="16BDB61A" w14:textId="77777777" w:rsidR="004C02EF" w:rsidRPr="005F2176" w:rsidRDefault="004C02EF" w:rsidP="004C02EF">
      <w:pPr>
        <w:pStyle w:val="Alg4"/>
        <w:numPr>
          <w:ilvl w:val="0"/>
          <w:numId w:val="224"/>
        </w:numPr>
        <w:spacing w:after="120"/>
      </w:pPr>
      <w:r w:rsidRPr="005F2176">
        <w:t xml:space="preserve">Return </w:t>
      </w:r>
      <w:r w:rsidRPr="005F2176">
        <w:rPr>
          <w:i/>
        </w:rPr>
        <w:t>accumulator</w:t>
      </w:r>
      <w:r w:rsidRPr="005F2176">
        <w:t>.</w:t>
      </w:r>
    </w:p>
    <w:p w14:paraId="06FFC277" w14:textId="77777777" w:rsidR="004C02EF" w:rsidRDefault="004C02EF" w:rsidP="004C02EF">
      <w:pPr>
        <w:pStyle w:val="M4"/>
        <w:ind w:left="0"/>
      </w:pPr>
      <w:r>
        <w:t xml:space="preserve">The </w:t>
      </w:r>
      <w:r>
        <w:rPr>
          <w:rFonts w:ascii="Courier New" w:hAnsi="Courier New"/>
          <w:b/>
        </w:rPr>
        <w:t>length</w:t>
      </w:r>
      <w:r>
        <w:t xml:space="preserve"> property of the </w:t>
      </w:r>
      <w:r>
        <w:rPr>
          <w:rFonts w:ascii="Courier New" w:hAnsi="Courier New" w:cs="Courier New"/>
          <w:b/>
        </w:rPr>
        <w:t>reduceRight</w:t>
      </w:r>
      <w:r>
        <w:t xml:space="preserve"> method is </w:t>
      </w:r>
      <w:r>
        <w:rPr>
          <w:b/>
        </w:rPr>
        <w:t>1</w:t>
      </w:r>
      <w:r>
        <w:t>.</w:t>
      </w:r>
    </w:p>
    <w:p w14:paraId="1CD3F97E" w14:textId="77777777" w:rsidR="004C02EF" w:rsidRDefault="004C02EF" w:rsidP="004C02EF">
      <w:pPr>
        <w:pStyle w:val="Note"/>
      </w:pPr>
      <w:r w:rsidRPr="005F2176">
        <w:t>NOTE</w:t>
      </w:r>
      <w:r w:rsidRPr="005F2176">
        <w:tab/>
        <w:t xml:space="preserve">The </w:t>
      </w:r>
      <w:r w:rsidRPr="005F2176">
        <w:rPr>
          <w:rFonts w:ascii="Courier New" w:hAnsi="Courier New" w:cs="Courier New"/>
          <w:b/>
        </w:rPr>
        <w:t xml:space="preserve">reduceRight </w:t>
      </w:r>
      <w:r w:rsidRPr="005F2176">
        <w:t xml:space="preserve">function is intentionally generic; it does not require that its this value be an Array object. Therefore it can be transferred to other kinds of objects for use as a method. Whether the </w:t>
      </w:r>
      <w:r w:rsidRPr="005F2176">
        <w:rPr>
          <w:rFonts w:ascii="Courier New" w:hAnsi="Courier New" w:cs="Courier New"/>
          <w:b/>
        </w:rPr>
        <w:t xml:space="preserve">reduceRight </w:t>
      </w:r>
      <w:r w:rsidRPr="005F2176">
        <w:t>function can be applied successfully to a host object is implementation-dependent.</w:t>
      </w:r>
    </w:p>
    <w:p w14:paraId="0B171B56" w14:textId="77777777" w:rsidR="004C02EF" w:rsidRDefault="004C02EF" w:rsidP="00B43482">
      <w:pPr>
        <w:pStyle w:val="30"/>
        <w:numPr>
          <w:ilvl w:val="0"/>
          <w:numId w:val="0"/>
        </w:numPr>
      </w:pPr>
      <w:bookmarkStart w:id="7302" w:name="_Toc472818925"/>
      <w:bookmarkStart w:id="7303" w:name="_Toc235503503"/>
      <w:bookmarkStart w:id="7304" w:name="_Toc241509278"/>
      <w:bookmarkStart w:id="7305" w:name="_Toc244416765"/>
      <w:bookmarkStart w:id="7306" w:name="_Toc276631129"/>
      <w:bookmarkStart w:id="7307" w:name="_Toc178387140"/>
      <w:r>
        <w:t>15.4.5</w:t>
      </w:r>
      <w:r>
        <w:tab/>
        <w:t>Properties of Array Instance</w:t>
      </w:r>
      <w:bookmarkEnd w:id="7297"/>
      <w:bookmarkEnd w:id="7298"/>
      <w:bookmarkEnd w:id="7299"/>
      <w:r>
        <w:t>s</w:t>
      </w:r>
      <w:bookmarkEnd w:id="7302"/>
      <w:bookmarkEnd w:id="7303"/>
      <w:bookmarkEnd w:id="7304"/>
      <w:bookmarkEnd w:id="7305"/>
      <w:bookmarkEnd w:id="7306"/>
      <w:bookmarkEnd w:id="7307"/>
    </w:p>
    <w:p w14:paraId="10806D70" w14:textId="77777777" w:rsidR="004C02EF" w:rsidRDefault="004C02EF" w:rsidP="004C02EF">
      <w:r>
        <w:t xml:space="preserve">Array instances inherit properties from the Array prototype object and </w:t>
      </w:r>
      <w:del w:id="7308" w:author="Allen Wirfs-Brock" w:date="2011-07-02T14:01:00Z">
        <w:r w:rsidDel="00963019">
          <w:delText xml:space="preserve">their [[Class]] </w:delText>
        </w:r>
      </w:del>
      <w:ins w:id="7309" w:author="Allen Wirfs-Brock" w:date="2011-07-02T14:01:00Z">
        <w:r w:rsidR="00963019">
          <w:t>have the [[</w:t>
        </w:r>
        <w:del w:id="7310" w:author="Rev 3 Allen Wirfs-Brock" w:date="2011-09-07T15:42:00Z">
          <w:r w:rsidR="00963019" w:rsidDel="009D141F">
            <w:delText>IsArray</w:delText>
          </w:r>
        </w:del>
      </w:ins>
      <w:ins w:id="7311" w:author="Rev 3 Allen Wirfs-Brock" w:date="2011-09-07T15:42:00Z">
        <w:r w:rsidR="009D141F">
          <w:t>NativeBrand</w:t>
        </w:r>
      </w:ins>
      <w:ins w:id="7312" w:author="Allen Wirfs-Brock" w:date="2011-07-02T14:01:00Z">
        <w:r w:rsidR="00963019">
          <w:t xml:space="preserve">]] </w:t>
        </w:r>
      </w:ins>
      <w:r>
        <w:t>internal property</w:t>
      </w:r>
      <w:ins w:id="7313" w:author="Rev 3 Allen Wirfs-Brock" w:date="2011-09-07T15:42:00Z">
        <w:r w:rsidR="009D141F" w:rsidRPr="009D141F">
          <w:t xml:space="preserve"> </w:t>
        </w:r>
        <w:r w:rsidR="009D141F">
          <w:t>with value NativeArray</w:t>
        </w:r>
      </w:ins>
      <w:del w:id="7314" w:author="Allen Wirfs-Brock" w:date="2011-07-02T14:02:00Z">
        <w:r w:rsidDel="00963019">
          <w:delText xml:space="preserve"> value is </w:delText>
        </w:r>
        <w:r w:rsidDel="00963019">
          <w:rPr>
            <w:rFonts w:ascii="Courier New" w:hAnsi="Courier New" w:cs="Courier New"/>
            <w:b/>
          </w:rPr>
          <w:delText>"</w:delText>
        </w:r>
        <w:r w:rsidRPr="006148DB" w:rsidDel="00963019">
          <w:rPr>
            <w:rFonts w:ascii="Courier New" w:hAnsi="Courier New" w:cs="Courier New"/>
            <w:b/>
          </w:rPr>
          <w:delText>Array</w:delText>
        </w:r>
        <w:r w:rsidDel="00963019">
          <w:rPr>
            <w:rFonts w:ascii="Courier New" w:hAnsi="Courier New" w:cs="Courier New"/>
            <w:b/>
          </w:rPr>
          <w:delText>"</w:delText>
        </w:r>
      </w:del>
      <w:r>
        <w:t>. Array instances also have the following properties.</w:t>
      </w:r>
      <w:bookmarkStart w:id="7315" w:name="_Hlt424531027"/>
      <w:bookmarkStart w:id="7316" w:name="_Ref384024926"/>
      <w:bookmarkStart w:id="7317" w:name="_Ref385487297"/>
      <w:bookmarkStart w:id="7318" w:name="_Toc385672300"/>
      <w:bookmarkStart w:id="7319" w:name="_Toc393690416"/>
      <w:bookmarkEnd w:id="7315"/>
    </w:p>
    <w:p w14:paraId="29F32832" w14:textId="77777777" w:rsidR="004C02EF" w:rsidRDefault="004C02EF" w:rsidP="004C02EF">
      <w:pPr>
        <w:pStyle w:val="40"/>
        <w:numPr>
          <w:ilvl w:val="0"/>
          <w:numId w:val="0"/>
        </w:numPr>
      </w:pPr>
      <w:bookmarkStart w:id="7320" w:name="_Ref424531062"/>
      <w:r>
        <w:t>15.4.5.1</w:t>
      </w:r>
      <w:r>
        <w:tab/>
        <w:t>[[DefineOwnProperty]</w:t>
      </w:r>
      <w:bookmarkEnd w:id="7316"/>
      <w:r>
        <w:t xml:space="preserve">] ( P, </w:t>
      </w:r>
      <w:bookmarkEnd w:id="7317"/>
      <w:bookmarkEnd w:id="7318"/>
      <w:bookmarkEnd w:id="7319"/>
      <w:r>
        <w:t>Desc, Throw )</w:t>
      </w:r>
      <w:bookmarkEnd w:id="7320"/>
    </w:p>
    <w:p w14:paraId="7059DD14" w14:textId="77777777" w:rsidR="004C02EF" w:rsidRDefault="004C02EF" w:rsidP="004C02EF">
      <w:r>
        <w:t>Array objects use a variation of the [[DefineOwnProperty]] internal method used for other native ECMAScript objects (8.12.9).</w:t>
      </w:r>
      <w:bookmarkStart w:id="7321" w:name="_Toc382291626"/>
    </w:p>
    <w:p w14:paraId="42833D14" w14:textId="77777777" w:rsidR="004C02EF" w:rsidRDefault="004C02EF" w:rsidP="004C02EF">
      <w:r>
        <w:t xml:space="preserve">Assume </w:t>
      </w:r>
      <w:r w:rsidRPr="00F02209">
        <w:rPr>
          <w:rFonts w:ascii="Times New Roman" w:hAnsi="Times New Roman"/>
          <w:i/>
        </w:rPr>
        <w:t xml:space="preserve">A </w:t>
      </w:r>
      <w:r>
        <w:t xml:space="preserve">is an Array object, </w:t>
      </w:r>
      <w:r w:rsidRPr="00F02209">
        <w:rPr>
          <w:rFonts w:ascii="Times New Roman" w:hAnsi="Times New Roman"/>
          <w:i/>
        </w:rPr>
        <w:t>Desc</w:t>
      </w:r>
      <w:r>
        <w:t xml:space="preserve"> is a Property Descriptor, and </w:t>
      </w:r>
      <w:r w:rsidRPr="00F02209">
        <w:rPr>
          <w:rFonts w:ascii="Times New Roman" w:hAnsi="Times New Roman"/>
          <w:i/>
        </w:rPr>
        <w:t xml:space="preserve">Throw </w:t>
      </w:r>
      <w:r>
        <w:t>is a Boolean flag.</w:t>
      </w:r>
    </w:p>
    <w:p w14:paraId="3FCB0900" w14:textId="77777777" w:rsidR="004C02EF" w:rsidRDefault="004C02EF" w:rsidP="004C02EF">
      <w:r>
        <w:t>In the following algorithm, the term “</w:t>
      </w:r>
      <w:r w:rsidRPr="00F02209">
        <w:rPr>
          <w:rFonts w:ascii="Times New Roman" w:hAnsi="Times New Roman"/>
        </w:rPr>
        <w:t>Reject</w:t>
      </w:r>
      <w:r>
        <w:t>” means “</w:t>
      </w:r>
      <w:r w:rsidRPr="00F02209">
        <w:rPr>
          <w:rFonts w:ascii="Times New Roman" w:hAnsi="Times New Roman"/>
        </w:rPr>
        <w:t xml:space="preserve">If </w:t>
      </w:r>
      <w:r w:rsidRPr="00F02209">
        <w:rPr>
          <w:rFonts w:ascii="Times New Roman" w:hAnsi="Times New Roman"/>
          <w:i/>
        </w:rPr>
        <w:t xml:space="preserve">Throw </w:t>
      </w:r>
      <w:r w:rsidRPr="00F02209">
        <w:rPr>
          <w:rFonts w:ascii="Times New Roman" w:hAnsi="Times New Roman"/>
        </w:rPr>
        <w:t xml:space="preserve">is </w:t>
      </w:r>
      <w:r w:rsidRPr="00F02209">
        <w:rPr>
          <w:rFonts w:ascii="Times New Roman" w:hAnsi="Times New Roman"/>
          <w:b/>
        </w:rPr>
        <w:t>true</w:t>
      </w:r>
      <w:r w:rsidRPr="00F02209">
        <w:rPr>
          <w:rFonts w:ascii="Times New Roman" w:hAnsi="Times New Roman"/>
        </w:rPr>
        <w:t xml:space="preserve">, then throw a </w:t>
      </w:r>
      <w:r w:rsidRPr="00F02209">
        <w:rPr>
          <w:rFonts w:ascii="Times New Roman" w:hAnsi="Times New Roman"/>
          <w:b/>
        </w:rPr>
        <w:t>TypeError</w:t>
      </w:r>
      <w:r w:rsidRPr="00F02209">
        <w:rPr>
          <w:rFonts w:ascii="Times New Roman" w:hAnsi="Times New Roman"/>
        </w:rPr>
        <w:t xml:space="preserve"> exception, otherwise return </w:t>
      </w:r>
      <w:r w:rsidRPr="00F02209">
        <w:rPr>
          <w:rFonts w:ascii="Times New Roman" w:hAnsi="Times New Roman"/>
          <w:b/>
        </w:rPr>
        <w:t>false</w:t>
      </w:r>
      <w:r w:rsidRPr="00F02209">
        <w:rPr>
          <w:rFonts w:ascii="Times New Roman" w:hAnsi="Times New Roman"/>
        </w:rPr>
        <w:t>.</w:t>
      </w:r>
      <w:r>
        <w:t>”</w:t>
      </w:r>
    </w:p>
    <w:p w14:paraId="6B250B95" w14:textId="77777777" w:rsidR="004C02EF" w:rsidRDefault="004C02EF" w:rsidP="004C02EF">
      <w:r>
        <w:t xml:space="preserve">When the [[DefineOwnProperty]] internal method of </w:t>
      </w:r>
      <w:r w:rsidRPr="00F02209">
        <w:rPr>
          <w:rFonts w:ascii="Times New Roman" w:hAnsi="Times New Roman"/>
          <w:i/>
        </w:rPr>
        <w:t>A</w:t>
      </w:r>
      <w:r>
        <w:t xml:space="preserve"> is called with property </w:t>
      </w:r>
      <w:r w:rsidRPr="00F02209">
        <w:rPr>
          <w:rFonts w:ascii="Times New Roman" w:hAnsi="Times New Roman"/>
          <w:i/>
        </w:rPr>
        <w:t>P</w:t>
      </w:r>
      <w:r>
        <w:t xml:space="preserve">, Property Descriptor </w:t>
      </w:r>
      <w:r w:rsidRPr="00F02209">
        <w:rPr>
          <w:rFonts w:ascii="Times New Roman" w:hAnsi="Times New Roman"/>
          <w:i/>
        </w:rPr>
        <w:t>Desc</w:t>
      </w:r>
      <w:r>
        <w:t xml:space="preserve">, and Boolean flag </w:t>
      </w:r>
      <w:r w:rsidRPr="00F02209">
        <w:rPr>
          <w:rFonts w:ascii="Times New Roman" w:hAnsi="Times New Roman"/>
          <w:i/>
        </w:rPr>
        <w:t>Throw</w:t>
      </w:r>
      <w:r>
        <w:t>, the following steps are taken:</w:t>
      </w:r>
    </w:p>
    <w:p w14:paraId="073A3105" w14:textId="77777777" w:rsidR="004C02EF" w:rsidRPr="005F2176" w:rsidRDefault="004C02EF" w:rsidP="004C02EF">
      <w:pPr>
        <w:pStyle w:val="Alg4"/>
        <w:numPr>
          <w:ilvl w:val="0"/>
          <w:numId w:val="225"/>
        </w:numPr>
      </w:pPr>
      <w:r w:rsidRPr="005F2176">
        <w:t xml:space="preserve">Let </w:t>
      </w:r>
      <w:r w:rsidRPr="005F2176">
        <w:rPr>
          <w:i/>
        </w:rPr>
        <w:t>oldLenDesc</w:t>
      </w:r>
      <w:r w:rsidRPr="005F2176">
        <w:t xml:space="preserve"> be the result of calling the [[GetOwnProperty]] internal method of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as the argument.  The result will never be </w:t>
      </w:r>
      <w:r w:rsidRPr="005F2176">
        <w:rPr>
          <w:b/>
        </w:rPr>
        <w:t xml:space="preserve">undefined </w:t>
      </w:r>
      <w:r w:rsidRPr="005F2176">
        <w:t>or an accessor descriptor because Array objects are created with a length data property that cannot be deleted or reconfigured.</w:t>
      </w:r>
    </w:p>
    <w:p w14:paraId="5E7730DB" w14:textId="77777777" w:rsidR="004C02EF" w:rsidRPr="005F2176" w:rsidRDefault="004C02EF" w:rsidP="004C02EF">
      <w:pPr>
        <w:pStyle w:val="Alg4"/>
        <w:numPr>
          <w:ilvl w:val="0"/>
          <w:numId w:val="225"/>
        </w:numPr>
      </w:pPr>
      <w:r w:rsidRPr="005F2176">
        <w:t xml:space="preserve">Let </w:t>
      </w:r>
      <w:r w:rsidRPr="005F2176">
        <w:rPr>
          <w:i/>
        </w:rPr>
        <w:t>oldLen</w:t>
      </w:r>
      <w:r w:rsidRPr="005F2176">
        <w:t xml:space="preserve"> be </w:t>
      </w:r>
      <w:r w:rsidRPr="005F2176">
        <w:rPr>
          <w:i/>
        </w:rPr>
        <w:t>oldLenDesc</w:t>
      </w:r>
      <w:r w:rsidRPr="005F2176">
        <w:t>.[[Value]].</w:t>
      </w:r>
    </w:p>
    <w:p w14:paraId="1D9A2990" w14:textId="77777777" w:rsidR="004C02EF" w:rsidRPr="005F2176" w:rsidRDefault="004C02EF" w:rsidP="004C02EF">
      <w:pPr>
        <w:pStyle w:val="Alg4"/>
        <w:numPr>
          <w:ilvl w:val="0"/>
          <w:numId w:val="225"/>
        </w:numPr>
      </w:pPr>
      <w:r w:rsidRPr="005F2176">
        <w:t xml:space="preserve">If </w:t>
      </w:r>
      <w:r w:rsidRPr="005F2176">
        <w:rPr>
          <w:i/>
        </w:rPr>
        <w:t>P</w:t>
      </w:r>
      <w:r w:rsidRPr="005F2176">
        <w:t xml:space="preserve"> is </w:t>
      </w:r>
      <w:r w:rsidRPr="005F2176">
        <w:rPr>
          <w:b/>
        </w:rPr>
        <w:t>"</w:t>
      </w:r>
      <w:r w:rsidRPr="006F5976">
        <w:rPr>
          <w:rFonts w:ascii="Courier New" w:hAnsi="Courier New" w:cs="Courier New"/>
          <w:b/>
        </w:rPr>
        <w:t>length</w:t>
      </w:r>
      <w:r w:rsidRPr="005F2176">
        <w:rPr>
          <w:b/>
        </w:rPr>
        <w:t>"</w:t>
      </w:r>
      <w:r w:rsidRPr="005F2176">
        <w:t>, then</w:t>
      </w:r>
    </w:p>
    <w:p w14:paraId="3E393149" w14:textId="77777777" w:rsidR="004C02EF" w:rsidRPr="005F2176" w:rsidRDefault="004C02EF" w:rsidP="004C02EF">
      <w:pPr>
        <w:pStyle w:val="Alg4"/>
        <w:numPr>
          <w:ilvl w:val="1"/>
          <w:numId w:val="225"/>
        </w:numPr>
      </w:pPr>
      <w:r w:rsidRPr="005F2176">
        <w:t xml:space="preserve">If the [[Value]] field of </w:t>
      </w:r>
      <w:r w:rsidRPr="005F2176">
        <w:rPr>
          <w:i/>
        </w:rPr>
        <w:t>Desc</w:t>
      </w:r>
      <w:r w:rsidRPr="005F2176">
        <w:t xml:space="preserve"> is </w:t>
      </w:r>
      <w:r>
        <w:t>absent</w:t>
      </w:r>
      <w:r w:rsidRPr="005F2176">
        <w:t>, then</w:t>
      </w:r>
    </w:p>
    <w:p w14:paraId="33248B4C" w14:textId="77777777" w:rsidR="004C02EF" w:rsidRDefault="004C02EF" w:rsidP="004C02EF">
      <w:pPr>
        <w:pStyle w:val="Alg4"/>
        <w:numPr>
          <w:ilvl w:val="2"/>
          <w:numId w:val="225"/>
        </w:numPr>
      </w:pPr>
      <w:r>
        <w:t>Return</w:t>
      </w:r>
      <w:r w:rsidRPr="005F2176">
        <w:t xml:space="preserve"> the result of calling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Desc</w:t>
      </w:r>
      <w:r w:rsidRPr="005F2176">
        <w:t xml:space="preserve">, and </w:t>
      </w:r>
      <w:r w:rsidRPr="005F2176">
        <w:rPr>
          <w:i/>
        </w:rPr>
        <w:t>Throw</w:t>
      </w:r>
      <w:r w:rsidRPr="005F2176">
        <w:t xml:space="preserve"> as arguments.</w:t>
      </w:r>
    </w:p>
    <w:p w14:paraId="1C00AAEB" w14:textId="77777777" w:rsidR="004C02EF" w:rsidRPr="005F2176" w:rsidRDefault="004C02EF" w:rsidP="004C02EF">
      <w:pPr>
        <w:pStyle w:val="Alg4"/>
        <w:numPr>
          <w:ilvl w:val="1"/>
          <w:numId w:val="225"/>
        </w:numPr>
      </w:pPr>
      <w:r w:rsidRPr="005F2176">
        <w:t xml:space="preserve">Let </w:t>
      </w:r>
      <w:r w:rsidRPr="005F2176">
        <w:rPr>
          <w:i/>
        </w:rPr>
        <w:t>newLenDesc</w:t>
      </w:r>
      <w:r w:rsidRPr="005F2176">
        <w:t xml:space="preserve"> be a copy of </w:t>
      </w:r>
      <w:r w:rsidRPr="005F2176">
        <w:rPr>
          <w:i/>
        </w:rPr>
        <w:t>Desc</w:t>
      </w:r>
      <w:r w:rsidRPr="005F2176">
        <w:t>.</w:t>
      </w:r>
    </w:p>
    <w:p w14:paraId="60A9B7B6" w14:textId="77777777" w:rsidR="004C02EF" w:rsidRPr="005F2176" w:rsidRDefault="004C02EF" w:rsidP="004C02EF">
      <w:pPr>
        <w:pStyle w:val="Alg4"/>
        <w:numPr>
          <w:ilvl w:val="1"/>
          <w:numId w:val="225"/>
        </w:numPr>
      </w:pPr>
      <w:r w:rsidRPr="005F2176">
        <w:t xml:space="preserve">Let </w:t>
      </w:r>
      <w:r w:rsidRPr="005F2176">
        <w:rPr>
          <w:i/>
        </w:rPr>
        <w:t>newLen</w:t>
      </w:r>
      <w:r w:rsidRPr="005F2176">
        <w:t xml:space="preserve"> be ToUint32(</w:t>
      </w:r>
      <w:r w:rsidRPr="005F2176">
        <w:rPr>
          <w:i/>
        </w:rPr>
        <w:t>Desc</w:t>
      </w:r>
      <w:r w:rsidRPr="005F2176">
        <w:t>.[[Value]]).</w:t>
      </w:r>
    </w:p>
    <w:p w14:paraId="69F99FC0" w14:textId="77777777" w:rsidR="004C02EF" w:rsidRPr="005F2176" w:rsidRDefault="004C02EF" w:rsidP="004C02EF">
      <w:pPr>
        <w:pStyle w:val="Alg4"/>
        <w:numPr>
          <w:ilvl w:val="1"/>
          <w:numId w:val="225"/>
        </w:numPr>
      </w:pPr>
      <w:r w:rsidRPr="005F2176">
        <w:t xml:space="preserve">If </w:t>
      </w:r>
      <w:r w:rsidRPr="005F2176">
        <w:rPr>
          <w:i/>
        </w:rPr>
        <w:t>newLen</w:t>
      </w:r>
      <w:r w:rsidRPr="005F2176">
        <w:t xml:space="preserve"> is not equal to ToNumber(</w:t>
      </w:r>
      <w:r w:rsidRPr="005F2176">
        <w:rPr>
          <w:i/>
        </w:rPr>
        <w:t xml:space="preserve"> Desc</w:t>
      </w:r>
      <w:r w:rsidRPr="005F2176">
        <w:t xml:space="preserve">.[[Value]]), throw a </w:t>
      </w:r>
      <w:r w:rsidRPr="005F2176">
        <w:rPr>
          <w:b/>
        </w:rPr>
        <w:t>RangeError</w:t>
      </w:r>
      <w:r w:rsidRPr="005F2176">
        <w:t xml:space="preserve"> exception.</w:t>
      </w:r>
    </w:p>
    <w:p w14:paraId="28727267" w14:textId="77777777" w:rsidR="004C02EF" w:rsidRPr="005F2176" w:rsidRDefault="004C02EF" w:rsidP="004C02EF">
      <w:pPr>
        <w:pStyle w:val="Alg4"/>
        <w:numPr>
          <w:ilvl w:val="1"/>
          <w:numId w:val="225"/>
        </w:numPr>
      </w:pPr>
      <w:r w:rsidRPr="005F2176">
        <w:t xml:space="preserve">Set </w:t>
      </w:r>
      <w:r w:rsidRPr="005F2176">
        <w:rPr>
          <w:i/>
        </w:rPr>
        <w:t>newLenDesc</w:t>
      </w:r>
      <w:r w:rsidRPr="005F2176">
        <w:t>.[[Value]</w:t>
      </w:r>
      <w:ins w:id="7322" w:author="Allen Wirfs-Brock rev2" w:date="2011-07-25T17:10:00Z">
        <w:r w:rsidR="00245531">
          <w:t>]</w:t>
        </w:r>
      </w:ins>
      <w:r w:rsidRPr="005F2176">
        <w:t xml:space="preserve"> to </w:t>
      </w:r>
      <w:r w:rsidRPr="005F2176">
        <w:rPr>
          <w:i/>
        </w:rPr>
        <w:t>newLen</w:t>
      </w:r>
      <w:r w:rsidRPr="005F2176">
        <w:t>.</w:t>
      </w:r>
    </w:p>
    <w:p w14:paraId="499B913D" w14:textId="77777777" w:rsidR="004C02EF" w:rsidRDefault="004C02EF" w:rsidP="004C02EF">
      <w:pPr>
        <w:pStyle w:val="Alg4"/>
        <w:numPr>
          <w:ilvl w:val="1"/>
          <w:numId w:val="225"/>
        </w:numPr>
      </w:pPr>
      <w:r>
        <w:t xml:space="preserve">If </w:t>
      </w:r>
      <w:r w:rsidRPr="006F5976">
        <w:rPr>
          <w:i/>
        </w:rPr>
        <w:t>newLen</w:t>
      </w:r>
      <w:r>
        <w:t xml:space="preserve"> ≥</w:t>
      </w:r>
      <w:r w:rsidRPr="006F5976">
        <w:rPr>
          <w:i/>
        </w:rPr>
        <w:t>oldLen</w:t>
      </w:r>
      <w:r>
        <w:t>, then</w:t>
      </w:r>
    </w:p>
    <w:p w14:paraId="701FB75C" w14:textId="77777777" w:rsidR="004C02EF" w:rsidRPr="005F2176" w:rsidRDefault="004C02EF" w:rsidP="004C02EF">
      <w:pPr>
        <w:pStyle w:val="Alg4"/>
        <w:numPr>
          <w:ilvl w:val="2"/>
          <w:numId w:val="225"/>
        </w:numPr>
      </w:pPr>
      <w:r>
        <w:t>Return</w:t>
      </w:r>
      <w:r w:rsidRPr="005F2176">
        <w:t xml:space="preserve"> the result of calling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newLenDesc</w:t>
      </w:r>
      <w:r w:rsidRPr="005F2176">
        <w:t xml:space="preserve">, and </w:t>
      </w:r>
      <w:r w:rsidRPr="006C5FFB">
        <w:rPr>
          <w:i/>
        </w:rPr>
        <w:t>Throw</w:t>
      </w:r>
      <w:r w:rsidRPr="005F2176">
        <w:t xml:space="preserve"> as arguments.</w:t>
      </w:r>
    </w:p>
    <w:p w14:paraId="0BCA3B56" w14:textId="77777777" w:rsidR="004C02EF" w:rsidRDefault="004C02EF" w:rsidP="004C02EF">
      <w:pPr>
        <w:pStyle w:val="Alg4"/>
        <w:numPr>
          <w:ilvl w:val="1"/>
          <w:numId w:val="225"/>
        </w:numPr>
      </w:pPr>
      <w:r>
        <w:t xml:space="preserve">Reject if </w:t>
      </w:r>
      <w:r w:rsidRPr="007953AF">
        <w:rPr>
          <w:i/>
        </w:rPr>
        <w:t>oldLenDesc</w:t>
      </w:r>
      <w:r>
        <w:t xml:space="preserve">.[[Writable]] is </w:t>
      </w:r>
      <w:r w:rsidRPr="007953AF">
        <w:rPr>
          <w:b/>
        </w:rPr>
        <w:t>false</w:t>
      </w:r>
      <w:r>
        <w:t>.</w:t>
      </w:r>
    </w:p>
    <w:p w14:paraId="68530FE8" w14:textId="77777777" w:rsidR="004C02EF" w:rsidRDefault="004C02EF" w:rsidP="004C02EF">
      <w:pPr>
        <w:pStyle w:val="Alg4"/>
        <w:numPr>
          <w:ilvl w:val="1"/>
          <w:numId w:val="225"/>
        </w:numPr>
      </w:pPr>
      <w:r>
        <w:t xml:space="preserve">If </w:t>
      </w:r>
      <w:r w:rsidRPr="00DA5B73">
        <w:rPr>
          <w:i/>
        </w:rPr>
        <w:t>newLenDesc</w:t>
      </w:r>
      <w:r>
        <w:t xml:space="preserve">.[[Writable]] is absent or has the value </w:t>
      </w:r>
      <w:r>
        <w:rPr>
          <w:b/>
        </w:rPr>
        <w:t>true</w:t>
      </w:r>
      <w:r>
        <w:t xml:space="preserve">, let </w:t>
      </w:r>
      <w:r w:rsidRPr="00DA5B73">
        <w:rPr>
          <w:i/>
        </w:rPr>
        <w:t>new</w:t>
      </w:r>
      <w:r>
        <w:rPr>
          <w:i/>
        </w:rPr>
        <w:t>Writable</w:t>
      </w:r>
      <w:r>
        <w:t xml:space="preserve"> be </w:t>
      </w:r>
      <w:r>
        <w:rPr>
          <w:b/>
        </w:rPr>
        <w:t>true</w:t>
      </w:r>
      <w:r>
        <w:t>.</w:t>
      </w:r>
    </w:p>
    <w:p w14:paraId="559623ED" w14:textId="77777777" w:rsidR="004C02EF" w:rsidRDefault="004C02EF" w:rsidP="004C02EF">
      <w:pPr>
        <w:pStyle w:val="Alg4"/>
        <w:numPr>
          <w:ilvl w:val="1"/>
          <w:numId w:val="225"/>
        </w:numPr>
      </w:pPr>
      <w:r>
        <w:t>Else,</w:t>
      </w:r>
    </w:p>
    <w:p w14:paraId="7BED2378" w14:textId="77777777" w:rsidR="004C02EF" w:rsidRDefault="004C02EF" w:rsidP="004C02EF">
      <w:pPr>
        <w:pStyle w:val="Alg4"/>
        <w:numPr>
          <w:ilvl w:val="2"/>
          <w:numId w:val="225"/>
        </w:numPr>
      </w:pPr>
      <w:r>
        <w:t xml:space="preserve">Need to defer setting the [[Writable]] attribute to </w:t>
      </w:r>
      <w:r w:rsidRPr="0000657E">
        <w:rPr>
          <w:b/>
        </w:rPr>
        <w:t>false</w:t>
      </w:r>
      <w:r>
        <w:t xml:space="preserve"> in case any elements cannot be deleted.</w:t>
      </w:r>
    </w:p>
    <w:p w14:paraId="5376B3C5" w14:textId="77777777" w:rsidR="004C02EF" w:rsidRDefault="004C02EF" w:rsidP="004C02EF">
      <w:pPr>
        <w:pStyle w:val="Alg4"/>
        <w:numPr>
          <w:ilvl w:val="2"/>
          <w:numId w:val="225"/>
        </w:numPr>
      </w:pPr>
      <w:r>
        <w:t xml:space="preserve">Let </w:t>
      </w:r>
      <w:r w:rsidRPr="00DA5B73">
        <w:rPr>
          <w:i/>
        </w:rPr>
        <w:t>new</w:t>
      </w:r>
      <w:r>
        <w:rPr>
          <w:i/>
        </w:rPr>
        <w:t>Writable</w:t>
      </w:r>
      <w:r>
        <w:t xml:space="preserve"> be </w:t>
      </w:r>
      <w:r>
        <w:rPr>
          <w:b/>
        </w:rPr>
        <w:t>false</w:t>
      </w:r>
      <w:r>
        <w:t>.</w:t>
      </w:r>
    </w:p>
    <w:p w14:paraId="0BDB6C1A" w14:textId="77777777" w:rsidR="004C02EF" w:rsidRDefault="004C02EF" w:rsidP="004C02EF">
      <w:pPr>
        <w:pStyle w:val="Alg4"/>
        <w:numPr>
          <w:ilvl w:val="2"/>
          <w:numId w:val="225"/>
        </w:numPr>
      </w:pPr>
      <w:r>
        <w:t xml:space="preserve">Set </w:t>
      </w:r>
      <w:r w:rsidRPr="005F2176">
        <w:rPr>
          <w:i/>
        </w:rPr>
        <w:t>newLenDesc</w:t>
      </w:r>
      <w:r w:rsidRPr="005F2176">
        <w:t>.[[</w:t>
      </w:r>
      <w:r>
        <w:t>Writable</w:t>
      </w:r>
      <w:r w:rsidRPr="005F2176">
        <w:t>]</w:t>
      </w:r>
      <w:ins w:id="7323" w:author="Allen Wirfs-Brock rev2" w:date="2011-07-25T17:10:00Z">
        <w:r w:rsidR="00245531">
          <w:t>]</w:t>
        </w:r>
      </w:ins>
      <w:r w:rsidRPr="005F2176">
        <w:t xml:space="preserve"> to </w:t>
      </w:r>
      <w:r w:rsidRPr="009E4F9D">
        <w:rPr>
          <w:b/>
        </w:rPr>
        <w:t>true</w:t>
      </w:r>
      <w:r w:rsidRPr="005F2176">
        <w:t>.</w:t>
      </w:r>
    </w:p>
    <w:p w14:paraId="7BCEEB9F" w14:textId="77777777" w:rsidR="004C02EF" w:rsidRDefault="004C02EF" w:rsidP="004C02EF">
      <w:pPr>
        <w:pStyle w:val="Alg4"/>
        <w:numPr>
          <w:ilvl w:val="1"/>
          <w:numId w:val="225"/>
        </w:numPr>
      </w:pPr>
      <w:r>
        <w:t xml:space="preserve">Let </w:t>
      </w:r>
      <w:r w:rsidRPr="009E4F9D">
        <w:rPr>
          <w:i/>
        </w:rPr>
        <w:t>succeeded</w:t>
      </w:r>
      <w:r>
        <w:t xml:space="preserve"> be</w:t>
      </w:r>
      <w:r w:rsidRPr="005F2176">
        <w:t xml:space="preserve"> the result of calling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newLenDesc</w:t>
      </w:r>
      <w:r w:rsidRPr="005F2176">
        <w:t xml:space="preserve">, and </w:t>
      </w:r>
      <w:r w:rsidRPr="00136465">
        <w:rPr>
          <w:i/>
        </w:rPr>
        <w:t>Throw</w:t>
      </w:r>
      <w:r w:rsidRPr="005F2176">
        <w:t xml:space="preserve"> as arguments.</w:t>
      </w:r>
    </w:p>
    <w:p w14:paraId="4C322C38" w14:textId="77777777" w:rsidR="004C02EF" w:rsidRDefault="004C02EF" w:rsidP="004C02EF">
      <w:pPr>
        <w:pStyle w:val="Alg4"/>
        <w:numPr>
          <w:ilvl w:val="1"/>
          <w:numId w:val="225"/>
        </w:numPr>
      </w:pPr>
      <w:r>
        <w:t>I</w:t>
      </w:r>
      <w:r w:rsidRPr="005F2176">
        <w:t xml:space="preserve">f </w:t>
      </w:r>
      <w:r w:rsidRPr="005F2176">
        <w:rPr>
          <w:i/>
        </w:rPr>
        <w:t>succeeded</w:t>
      </w:r>
      <w:r w:rsidRPr="005F2176">
        <w:t xml:space="preserve"> is </w:t>
      </w:r>
      <w:r w:rsidRPr="005F2176">
        <w:rPr>
          <w:b/>
        </w:rPr>
        <w:t>false</w:t>
      </w:r>
      <w:r>
        <w:t xml:space="preserve">, return </w:t>
      </w:r>
      <w:r w:rsidRPr="00136465">
        <w:rPr>
          <w:b/>
        </w:rPr>
        <w:t>false</w:t>
      </w:r>
      <w:r>
        <w:t>.</w:t>
      </w:r>
    </w:p>
    <w:p w14:paraId="3BD74B1E" w14:textId="77777777" w:rsidR="004C02EF" w:rsidRPr="005F2176" w:rsidRDefault="004C02EF" w:rsidP="004C02EF">
      <w:pPr>
        <w:pStyle w:val="Alg4"/>
        <w:numPr>
          <w:ilvl w:val="1"/>
          <w:numId w:val="225"/>
        </w:numPr>
      </w:pPr>
      <w:r w:rsidRPr="005F2176">
        <w:t xml:space="preserve">While </w:t>
      </w:r>
      <w:r w:rsidRPr="005F2176">
        <w:rPr>
          <w:i/>
        </w:rPr>
        <w:t>newLen</w:t>
      </w:r>
      <w:r w:rsidRPr="005F2176">
        <w:t xml:space="preserve"> &lt; </w:t>
      </w:r>
      <w:r w:rsidRPr="005F2176">
        <w:rPr>
          <w:i/>
        </w:rPr>
        <w:t>oldLen</w:t>
      </w:r>
      <w:r w:rsidRPr="005F2176">
        <w:t xml:space="preserve"> repeat,</w:t>
      </w:r>
    </w:p>
    <w:p w14:paraId="4D699185" w14:textId="77777777" w:rsidR="004C02EF" w:rsidRPr="005F2176" w:rsidRDefault="004C02EF" w:rsidP="004C02EF">
      <w:pPr>
        <w:pStyle w:val="Alg4"/>
        <w:numPr>
          <w:ilvl w:val="2"/>
          <w:numId w:val="225"/>
        </w:numPr>
      </w:pPr>
      <w:r w:rsidRPr="005F2176">
        <w:t xml:space="preserve">Set </w:t>
      </w:r>
      <w:r w:rsidRPr="005F2176">
        <w:rPr>
          <w:i/>
        </w:rPr>
        <w:t>oldLen</w:t>
      </w:r>
      <w:r w:rsidRPr="005F2176">
        <w:t xml:space="preserve"> to </w:t>
      </w:r>
      <w:r w:rsidRPr="005F2176">
        <w:rPr>
          <w:i/>
        </w:rPr>
        <w:t>oldLen</w:t>
      </w:r>
      <w:r w:rsidRPr="005F2176">
        <w:t xml:space="preserve"> – 1.</w:t>
      </w:r>
    </w:p>
    <w:p w14:paraId="66006A10" w14:textId="77777777" w:rsidR="004C02EF" w:rsidRPr="005F2176" w:rsidRDefault="004C02EF" w:rsidP="004C02EF">
      <w:pPr>
        <w:pStyle w:val="Alg4"/>
        <w:numPr>
          <w:ilvl w:val="2"/>
          <w:numId w:val="225"/>
        </w:numPr>
      </w:pPr>
      <w:r w:rsidRPr="005F2176">
        <w:t xml:space="preserve">Let </w:t>
      </w:r>
      <w:r>
        <w:rPr>
          <w:i/>
        </w:rPr>
        <w:t>deleteSucceeded</w:t>
      </w:r>
      <w:r w:rsidRPr="005F2176">
        <w:t xml:space="preserve"> be the result of calling the [[Delete]] internal method of </w:t>
      </w:r>
      <w:r w:rsidRPr="005F2176">
        <w:rPr>
          <w:i/>
        </w:rPr>
        <w:t>A</w:t>
      </w:r>
      <w:r w:rsidRPr="005F2176">
        <w:t xml:space="preserve"> passing ToString(</w:t>
      </w:r>
      <w:r w:rsidRPr="005F2176">
        <w:rPr>
          <w:i/>
        </w:rPr>
        <w:t>oldLen</w:t>
      </w:r>
      <w:r w:rsidRPr="005F2176">
        <w:t xml:space="preserve">) and </w:t>
      </w:r>
      <w:r w:rsidRPr="005F2176">
        <w:rPr>
          <w:b/>
        </w:rPr>
        <w:t>false</w:t>
      </w:r>
      <w:r w:rsidRPr="005F2176">
        <w:t xml:space="preserve"> as arguments.</w:t>
      </w:r>
    </w:p>
    <w:p w14:paraId="38F1E458" w14:textId="77777777" w:rsidR="004C02EF" w:rsidRPr="005F2176" w:rsidRDefault="004C02EF" w:rsidP="004C02EF">
      <w:pPr>
        <w:pStyle w:val="Alg4"/>
        <w:numPr>
          <w:ilvl w:val="2"/>
          <w:numId w:val="225"/>
        </w:numPr>
      </w:pPr>
      <w:r w:rsidRPr="005F2176">
        <w:t xml:space="preserve">If </w:t>
      </w:r>
      <w:r>
        <w:rPr>
          <w:i/>
        </w:rPr>
        <w:t>deleteSucceeded</w:t>
      </w:r>
      <w:r w:rsidRPr="005F2176">
        <w:t xml:space="preserve"> is </w:t>
      </w:r>
      <w:r>
        <w:rPr>
          <w:b/>
        </w:rPr>
        <w:t>false</w:t>
      </w:r>
      <w:r w:rsidRPr="005F2176">
        <w:t>, then</w:t>
      </w:r>
    </w:p>
    <w:p w14:paraId="32D1D977" w14:textId="77777777" w:rsidR="004C02EF" w:rsidRPr="005F2176" w:rsidRDefault="004C02EF" w:rsidP="004C02EF">
      <w:pPr>
        <w:pStyle w:val="Alg4"/>
        <w:numPr>
          <w:ilvl w:val="3"/>
          <w:numId w:val="225"/>
        </w:numPr>
      </w:pPr>
      <w:r w:rsidRPr="005F2176">
        <w:t xml:space="preserve">Set </w:t>
      </w:r>
      <w:r w:rsidRPr="005F2176">
        <w:rPr>
          <w:i/>
        </w:rPr>
        <w:t>newLenDesc</w:t>
      </w:r>
      <w:r w:rsidRPr="005F2176">
        <w:t>.[[Value]</w:t>
      </w:r>
      <w:ins w:id="7324" w:author="Allen Wirfs-Brock rev2" w:date="2011-07-25T17:11:00Z">
        <w:r w:rsidR="00245531">
          <w:t>]</w:t>
        </w:r>
      </w:ins>
      <w:r w:rsidRPr="005F2176">
        <w:t xml:space="preserve"> to </w:t>
      </w:r>
      <w:r w:rsidRPr="005F2176">
        <w:rPr>
          <w:i/>
        </w:rPr>
        <w:t>oldLen+1</w:t>
      </w:r>
      <w:r w:rsidRPr="005F2176">
        <w:t>.</w:t>
      </w:r>
    </w:p>
    <w:p w14:paraId="3790675F" w14:textId="77777777" w:rsidR="004C02EF" w:rsidRDefault="004C02EF" w:rsidP="004C02EF">
      <w:pPr>
        <w:pStyle w:val="Alg4"/>
        <w:numPr>
          <w:ilvl w:val="3"/>
          <w:numId w:val="225"/>
        </w:numPr>
      </w:pPr>
      <w:r>
        <w:t xml:space="preserve">If </w:t>
      </w:r>
      <w:r w:rsidRPr="00E57315">
        <w:rPr>
          <w:i/>
        </w:rPr>
        <w:t>newWritable</w:t>
      </w:r>
      <w:r>
        <w:t xml:space="preserve"> is </w:t>
      </w:r>
      <w:r w:rsidRPr="00E57315">
        <w:rPr>
          <w:b/>
        </w:rPr>
        <w:t>false</w:t>
      </w:r>
      <w:r>
        <w:t xml:space="preserve">, set </w:t>
      </w:r>
      <w:r w:rsidRPr="005F2176">
        <w:rPr>
          <w:i/>
        </w:rPr>
        <w:t>newLenDesc</w:t>
      </w:r>
      <w:r w:rsidRPr="005F2176">
        <w:t>.[[</w:t>
      </w:r>
      <w:r>
        <w:t>Writable</w:t>
      </w:r>
      <w:r w:rsidRPr="005F2176">
        <w:t>]</w:t>
      </w:r>
      <w:ins w:id="7325" w:author="Allen Wirfs-Brock rev2" w:date="2011-07-25T17:11:00Z">
        <w:r w:rsidR="00245531">
          <w:t>]</w:t>
        </w:r>
      </w:ins>
      <w:r w:rsidRPr="005F2176">
        <w:t xml:space="preserve"> to </w:t>
      </w:r>
      <w:r>
        <w:rPr>
          <w:b/>
        </w:rPr>
        <w:t>false</w:t>
      </w:r>
      <w:r w:rsidRPr="005F2176">
        <w:t>.</w:t>
      </w:r>
    </w:p>
    <w:p w14:paraId="39DA89BE" w14:textId="77777777" w:rsidR="004C02EF" w:rsidRPr="005F2176" w:rsidRDefault="004C02EF" w:rsidP="004C02EF">
      <w:pPr>
        <w:pStyle w:val="Alg4"/>
        <w:numPr>
          <w:ilvl w:val="3"/>
          <w:numId w:val="225"/>
        </w:numPr>
      </w:pPr>
      <w:r w:rsidRPr="005F2176">
        <w:t xml:space="preserve">Call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newLenDesc</w:t>
      </w:r>
      <w:r w:rsidRPr="005F2176">
        <w:t xml:space="preserve">, and </w:t>
      </w:r>
      <w:r w:rsidRPr="003C3C6F">
        <w:rPr>
          <w:b/>
        </w:rPr>
        <w:t>false</w:t>
      </w:r>
      <w:r w:rsidRPr="005F2176">
        <w:t xml:space="preserve"> as arguments.</w:t>
      </w:r>
      <w:r>
        <w:t xml:space="preserve"> </w:t>
      </w:r>
    </w:p>
    <w:p w14:paraId="0FE31CE3" w14:textId="77777777" w:rsidR="004C02EF" w:rsidRPr="005F2176" w:rsidRDefault="004C02EF" w:rsidP="004C02EF">
      <w:pPr>
        <w:pStyle w:val="Alg4"/>
        <w:numPr>
          <w:ilvl w:val="3"/>
          <w:numId w:val="225"/>
        </w:numPr>
      </w:pPr>
      <w:r>
        <w:t>Reject.</w:t>
      </w:r>
    </w:p>
    <w:p w14:paraId="16D7E24C" w14:textId="77777777" w:rsidR="004C02EF" w:rsidRDefault="004C02EF" w:rsidP="004C02EF">
      <w:pPr>
        <w:pStyle w:val="Alg4"/>
        <w:numPr>
          <w:ilvl w:val="1"/>
          <w:numId w:val="225"/>
        </w:numPr>
      </w:pPr>
      <w:r>
        <w:t xml:space="preserve">If </w:t>
      </w:r>
      <w:r w:rsidRPr="00E57315">
        <w:rPr>
          <w:i/>
        </w:rPr>
        <w:t>newWritable</w:t>
      </w:r>
      <w:r>
        <w:t xml:space="preserve"> is </w:t>
      </w:r>
      <w:r w:rsidRPr="00E57315">
        <w:rPr>
          <w:b/>
        </w:rPr>
        <w:t>false</w:t>
      </w:r>
      <w:r>
        <w:t>, then</w:t>
      </w:r>
    </w:p>
    <w:p w14:paraId="73112911" w14:textId="77777777" w:rsidR="004C02EF" w:rsidRDefault="004C02EF" w:rsidP="004C02EF">
      <w:pPr>
        <w:pStyle w:val="Alg4"/>
        <w:numPr>
          <w:ilvl w:val="2"/>
          <w:numId w:val="225"/>
        </w:numPr>
      </w:pPr>
      <w:r w:rsidRPr="005F2176">
        <w:t xml:space="preserve">Call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E57315">
        <w:t>Property Descriptor</w:t>
      </w:r>
      <w:r>
        <w:t xml:space="preserve">{[[Writable]]: </w:t>
      </w:r>
      <w:r w:rsidRPr="00E57315">
        <w:rPr>
          <w:b/>
        </w:rPr>
        <w:t>false</w:t>
      </w:r>
      <w:r>
        <w:t>}</w:t>
      </w:r>
      <w:r w:rsidRPr="005F2176">
        <w:t xml:space="preserve">, and </w:t>
      </w:r>
      <w:r w:rsidRPr="005F2176">
        <w:rPr>
          <w:b/>
        </w:rPr>
        <w:t>false</w:t>
      </w:r>
      <w:r w:rsidRPr="005F2176">
        <w:t xml:space="preserve"> as arguments.</w:t>
      </w:r>
      <w:r>
        <w:t xml:space="preserve"> </w:t>
      </w:r>
      <w:r w:rsidRPr="005F2176">
        <w:t xml:space="preserve">This call will always return </w:t>
      </w:r>
      <w:r w:rsidRPr="005F2176">
        <w:rPr>
          <w:b/>
        </w:rPr>
        <w:t>true</w:t>
      </w:r>
      <w:r w:rsidRPr="005F2176">
        <w:t>.</w:t>
      </w:r>
    </w:p>
    <w:p w14:paraId="74615880" w14:textId="77777777" w:rsidR="004C02EF" w:rsidRPr="005F2176" w:rsidRDefault="004C02EF" w:rsidP="004C02EF">
      <w:pPr>
        <w:pStyle w:val="Alg4"/>
        <w:numPr>
          <w:ilvl w:val="1"/>
          <w:numId w:val="225"/>
        </w:numPr>
      </w:pPr>
      <w:r w:rsidRPr="005F2176">
        <w:t xml:space="preserve">Return </w:t>
      </w:r>
      <w:r w:rsidRPr="005F2176">
        <w:rPr>
          <w:b/>
        </w:rPr>
        <w:t>true</w:t>
      </w:r>
      <w:r w:rsidRPr="005F2176">
        <w:t>.</w:t>
      </w:r>
    </w:p>
    <w:p w14:paraId="558D12EC" w14:textId="77777777" w:rsidR="004C02EF" w:rsidRPr="005F2176" w:rsidRDefault="004C02EF" w:rsidP="004C02EF">
      <w:pPr>
        <w:pStyle w:val="Alg4"/>
        <w:numPr>
          <w:ilvl w:val="0"/>
          <w:numId w:val="225"/>
        </w:numPr>
      </w:pPr>
      <w:r w:rsidRPr="005F2176">
        <w:t xml:space="preserve">Else if </w:t>
      </w:r>
      <w:r w:rsidRPr="005F2176">
        <w:rPr>
          <w:i/>
        </w:rPr>
        <w:t>P</w:t>
      </w:r>
      <w:r w:rsidRPr="005F2176">
        <w:t xml:space="preserve"> is an array index (15.4), then</w:t>
      </w:r>
    </w:p>
    <w:p w14:paraId="201BBB48" w14:textId="77777777" w:rsidR="004C02EF" w:rsidRPr="005F2176" w:rsidRDefault="004C02EF" w:rsidP="004C02EF">
      <w:pPr>
        <w:pStyle w:val="Alg4"/>
        <w:numPr>
          <w:ilvl w:val="1"/>
          <w:numId w:val="225"/>
        </w:numPr>
      </w:pPr>
      <w:r w:rsidRPr="005F2176">
        <w:t xml:space="preserve">Let </w:t>
      </w:r>
      <w:r w:rsidRPr="005F2176">
        <w:rPr>
          <w:i/>
        </w:rPr>
        <w:t>index</w:t>
      </w:r>
      <w:r w:rsidRPr="005F2176">
        <w:t xml:space="preserve"> be ToUint32(</w:t>
      </w:r>
      <w:r w:rsidRPr="005F2176">
        <w:rPr>
          <w:i/>
        </w:rPr>
        <w:t>P</w:t>
      </w:r>
      <w:r w:rsidRPr="005F2176">
        <w:t>).</w:t>
      </w:r>
    </w:p>
    <w:p w14:paraId="62EC80F0" w14:textId="77777777" w:rsidR="004C02EF" w:rsidRPr="005F2176" w:rsidRDefault="004C02EF" w:rsidP="004C02EF">
      <w:pPr>
        <w:pStyle w:val="Alg4"/>
        <w:numPr>
          <w:ilvl w:val="1"/>
          <w:numId w:val="225"/>
        </w:numPr>
      </w:pPr>
      <w:r w:rsidRPr="005F2176">
        <w:t xml:space="preserve">Reject if </w:t>
      </w:r>
      <w:r w:rsidRPr="005F2176">
        <w:rPr>
          <w:i/>
        </w:rPr>
        <w:t>index</w:t>
      </w:r>
      <w:r w:rsidRPr="005F2176">
        <w:t xml:space="preserve"> ≥ </w:t>
      </w:r>
      <w:r w:rsidRPr="005F2176">
        <w:rPr>
          <w:i/>
        </w:rPr>
        <w:t>oldLen</w:t>
      </w:r>
      <w:r w:rsidRPr="005F2176">
        <w:t xml:space="preserve"> and </w:t>
      </w:r>
      <w:r w:rsidRPr="005F2176">
        <w:rPr>
          <w:i/>
        </w:rPr>
        <w:t>oldLenDesc</w:t>
      </w:r>
      <w:r w:rsidRPr="005F2176">
        <w:t xml:space="preserve">.[[Writable]] is </w:t>
      </w:r>
      <w:r w:rsidRPr="005F2176">
        <w:rPr>
          <w:b/>
        </w:rPr>
        <w:t>false</w:t>
      </w:r>
      <w:r w:rsidRPr="005F2176">
        <w:t>.</w:t>
      </w:r>
    </w:p>
    <w:p w14:paraId="261B517A" w14:textId="77777777" w:rsidR="004C02EF" w:rsidRPr="005F2176" w:rsidRDefault="004C02EF" w:rsidP="004C02EF">
      <w:pPr>
        <w:pStyle w:val="Alg4"/>
        <w:numPr>
          <w:ilvl w:val="1"/>
          <w:numId w:val="225"/>
        </w:numPr>
      </w:pPr>
      <w:r w:rsidRPr="005F2176">
        <w:t xml:space="preserve">Let </w:t>
      </w:r>
      <w:r w:rsidRPr="005F2176">
        <w:rPr>
          <w:i/>
        </w:rPr>
        <w:t>succeeded</w:t>
      </w:r>
      <w:r w:rsidRPr="005F2176">
        <w:t xml:space="preserve"> be the result of calling the default [[DefineOwnProperty]] internal method (8.12.9) on </w:t>
      </w:r>
      <w:r w:rsidRPr="005F2176">
        <w:rPr>
          <w:i/>
        </w:rPr>
        <w:t>A</w:t>
      </w:r>
      <w:r w:rsidRPr="005F2176">
        <w:t xml:space="preserve"> passing </w:t>
      </w:r>
      <w:r w:rsidRPr="005F2176">
        <w:rPr>
          <w:i/>
        </w:rPr>
        <w:t>P</w:t>
      </w:r>
      <w:r w:rsidRPr="005F2176">
        <w:t xml:space="preserve">, </w:t>
      </w:r>
      <w:r w:rsidRPr="005F2176">
        <w:rPr>
          <w:i/>
        </w:rPr>
        <w:t>Desc</w:t>
      </w:r>
      <w:r w:rsidRPr="005F2176">
        <w:t xml:space="preserve">, and </w:t>
      </w:r>
      <w:r w:rsidRPr="005F2176">
        <w:rPr>
          <w:b/>
        </w:rPr>
        <w:t>false</w:t>
      </w:r>
      <w:r w:rsidRPr="005F2176">
        <w:t xml:space="preserve"> as arguments.</w:t>
      </w:r>
    </w:p>
    <w:p w14:paraId="01118A71" w14:textId="77777777" w:rsidR="004C02EF" w:rsidRPr="005F2176" w:rsidRDefault="004C02EF" w:rsidP="004C02EF">
      <w:pPr>
        <w:pStyle w:val="Alg4"/>
        <w:numPr>
          <w:ilvl w:val="1"/>
          <w:numId w:val="225"/>
        </w:numPr>
      </w:pPr>
      <w:r w:rsidRPr="005F2176">
        <w:t xml:space="preserve">Reject if </w:t>
      </w:r>
      <w:r w:rsidRPr="005F2176">
        <w:rPr>
          <w:i/>
        </w:rPr>
        <w:t>succeeded</w:t>
      </w:r>
      <w:r w:rsidRPr="005F2176">
        <w:t xml:space="preserve"> is </w:t>
      </w:r>
      <w:r w:rsidRPr="005F2176">
        <w:rPr>
          <w:b/>
        </w:rPr>
        <w:t>false</w:t>
      </w:r>
      <w:r w:rsidRPr="005F2176">
        <w:t>.</w:t>
      </w:r>
    </w:p>
    <w:p w14:paraId="18F8D1B7" w14:textId="77777777" w:rsidR="004C02EF" w:rsidRPr="005F2176" w:rsidRDefault="004C02EF" w:rsidP="004C02EF">
      <w:pPr>
        <w:pStyle w:val="Alg4"/>
        <w:numPr>
          <w:ilvl w:val="1"/>
          <w:numId w:val="225"/>
        </w:numPr>
      </w:pPr>
      <w:r w:rsidRPr="005F2176">
        <w:t xml:space="preserve">If  </w:t>
      </w:r>
      <w:r w:rsidRPr="005F2176">
        <w:rPr>
          <w:i/>
        </w:rPr>
        <w:t>index</w:t>
      </w:r>
      <w:r w:rsidRPr="005F2176">
        <w:t xml:space="preserve"> ≥ </w:t>
      </w:r>
      <w:r w:rsidRPr="005F2176">
        <w:rPr>
          <w:i/>
        </w:rPr>
        <w:t>oldLen</w:t>
      </w:r>
    </w:p>
    <w:p w14:paraId="1C9229F5" w14:textId="77777777" w:rsidR="004C02EF" w:rsidRPr="005F2176" w:rsidRDefault="004C02EF" w:rsidP="004C02EF">
      <w:pPr>
        <w:pStyle w:val="Alg4"/>
        <w:numPr>
          <w:ilvl w:val="2"/>
          <w:numId w:val="225"/>
        </w:numPr>
      </w:pPr>
      <w:r w:rsidRPr="005F2176">
        <w:t xml:space="preserve">Set </w:t>
      </w:r>
      <w:r w:rsidRPr="005F2176">
        <w:rPr>
          <w:i/>
        </w:rPr>
        <w:t>oldLenDesc</w:t>
      </w:r>
      <w:r w:rsidRPr="005F2176">
        <w:t xml:space="preserve">.[[Value]] to </w:t>
      </w:r>
      <w:r w:rsidRPr="005F2176">
        <w:rPr>
          <w:i/>
        </w:rPr>
        <w:t>index</w:t>
      </w:r>
      <w:r w:rsidRPr="005F2176">
        <w:t xml:space="preserve"> + 1.</w:t>
      </w:r>
    </w:p>
    <w:p w14:paraId="2E605E21" w14:textId="77777777" w:rsidR="004C02EF" w:rsidRPr="005F2176" w:rsidRDefault="004C02EF" w:rsidP="004C02EF">
      <w:pPr>
        <w:pStyle w:val="Alg4"/>
        <w:numPr>
          <w:ilvl w:val="2"/>
          <w:numId w:val="225"/>
        </w:numPr>
      </w:pPr>
      <w:r w:rsidRPr="005F2176">
        <w:t xml:space="preserve">Call the default [[DefineOwnProperty]] internal method (8.12.9) on </w:t>
      </w:r>
      <w:r w:rsidRPr="005F2176">
        <w:rPr>
          <w:i/>
        </w:rPr>
        <w:t>A</w:t>
      </w:r>
      <w:r w:rsidRPr="005F2176">
        <w:t xml:space="preserve"> passing </w:t>
      </w:r>
      <w:r w:rsidRPr="005F2176">
        <w:rPr>
          <w:b/>
        </w:rPr>
        <w:t>"</w:t>
      </w:r>
      <w:r w:rsidRPr="006F5976">
        <w:rPr>
          <w:rFonts w:ascii="Courier New" w:hAnsi="Courier New" w:cs="Courier New"/>
          <w:b/>
        </w:rPr>
        <w:t>length</w:t>
      </w:r>
      <w:r w:rsidRPr="005F2176">
        <w:rPr>
          <w:b/>
        </w:rPr>
        <w:t>"</w:t>
      </w:r>
      <w:r w:rsidRPr="005F2176">
        <w:t xml:space="preserve">, </w:t>
      </w:r>
      <w:r w:rsidRPr="005F2176">
        <w:rPr>
          <w:i/>
        </w:rPr>
        <w:t>oldLenDesc</w:t>
      </w:r>
      <w:r w:rsidRPr="005F2176">
        <w:t xml:space="preserve">, and </w:t>
      </w:r>
      <w:r w:rsidRPr="005F2176">
        <w:rPr>
          <w:b/>
        </w:rPr>
        <w:t>false</w:t>
      </w:r>
      <w:r w:rsidRPr="005F2176">
        <w:t xml:space="preserve"> as arguments. This call will always return </w:t>
      </w:r>
      <w:r w:rsidRPr="005F2176">
        <w:rPr>
          <w:b/>
        </w:rPr>
        <w:t>true</w:t>
      </w:r>
      <w:r w:rsidRPr="005F2176">
        <w:t>.</w:t>
      </w:r>
    </w:p>
    <w:p w14:paraId="4207EA13" w14:textId="77777777" w:rsidR="004C02EF" w:rsidRPr="005F2176" w:rsidRDefault="004C02EF" w:rsidP="004C02EF">
      <w:pPr>
        <w:pStyle w:val="Alg4"/>
        <w:numPr>
          <w:ilvl w:val="1"/>
          <w:numId w:val="225"/>
        </w:numPr>
      </w:pPr>
      <w:r w:rsidRPr="005F2176">
        <w:t xml:space="preserve">Return </w:t>
      </w:r>
      <w:r w:rsidRPr="005F2176">
        <w:rPr>
          <w:b/>
        </w:rPr>
        <w:t>true</w:t>
      </w:r>
      <w:r w:rsidRPr="005F2176">
        <w:t>.</w:t>
      </w:r>
    </w:p>
    <w:p w14:paraId="44ABA113" w14:textId="77777777" w:rsidR="004C02EF" w:rsidRPr="005F2176" w:rsidRDefault="004C02EF" w:rsidP="004C02EF">
      <w:pPr>
        <w:pStyle w:val="Alg4"/>
        <w:numPr>
          <w:ilvl w:val="0"/>
          <w:numId w:val="225"/>
        </w:numPr>
        <w:spacing w:after="120"/>
      </w:pPr>
      <w:r w:rsidRPr="005F2176">
        <w:t xml:space="preserve">Return the result of calling the default [[DefineOwnProperty]] internal method (8.12.9) on </w:t>
      </w:r>
      <w:r w:rsidRPr="005F2176">
        <w:rPr>
          <w:i/>
        </w:rPr>
        <w:t>A</w:t>
      </w:r>
      <w:r w:rsidRPr="005F2176">
        <w:t xml:space="preserve"> passing </w:t>
      </w:r>
      <w:r w:rsidRPr="005F2176">
        <w:rPr>
          <w:i/>
        </w:rPr>
        <w:t>P</w:t>
      </w:r>
      <w:r w:rsidRPr="005F2176">
        <w:t xml:space="preserve">, </w:t>
      </w:r>
      <w:r w:rsidRPr="005F2176">
        <w:rPr>
          <w:i/>
        </w:rPr>
        <w:t>Desc</w:t>
      </w:r>
      <w:r w:rsidRPr="005F2176">
        <w:t xml:space="preserve">, and </w:t>
      </w:r>
      <w:r w:rsidRPr="005F2176">
        <w:rPr>
          <w:i/>
        </w:rPr>
        <w:t>Throw</w:t>
      </w:r>
      <w:r w:rsidRPr="005F2176">
        <w:t xml:space="preserve"> as arguments.</w:t>
      </w:r>
    </w:p>
    <w:p w14:paraId="074F20AF" w14:textId="77777777" w:rsidR="004C02EF" w:rsidRDefault="004C02EF" w:rsidP="004C02EF">
      <w:pPr>
        <w:pStyle w:val="40"/>
        <w:numPr>
          <w:ilvl w:val="0"/>
          <w:numId w:val="0"/>
        </w:numPr>
      </w:pPr>
      <w:bookmarkStart w:id="7326" w:name="_Toc385672301"/>
      <w:bookmarkStart w:id="7327" w:name="_Toc393690417"/>
      <w:r>
        <w:t>15.4.5.2</w:t>
      </w:r>
      <w:r>
        <w:tab/>
        <w:t>lengt</w:t>
      </w:r>
      <w:bookmarkEnd w:id="7321"/>
      <w:bookmarkEnd w:id="7326"/>
      <w:bookmarkEnd w:id="7327"/>
      <w:r>
        <w:t>h</w:t>
      </w:r>
    </w:p>
    <w:p w14:paraId="01A597B2" w14:textId="77777777" w:rsidR="004C02EF" w:rsidRDefault="004C02EF" w:rsidP="004C02EF">
      <w:r>
        <w:t xml:space="preserve">The </w:t>
      </w:r>
      <w:r>
        <w:rPr>
          <w:rFonts w:ascii="Courier New" w:hAnsi="Courier New"/>
          <w:b/>
        </w:rPr>
        <w:t>length</w:t>
      </w:r>
      <w:r>
        <w:t xml:space="preserve"> property of this Array object is a data property whose value is always numerically greater than the name of every deletable property whose name is an array index.</w:t>
      </w:r>
    </w:p>
    <w:p w14:paraId="48B92B08" w14:textId="77777777" w:rsidR="004C02EF" w:rsidRDefault="004C02EF" w:rsidP="004C02EF">
      <w:r>
        <w:t xml:space="preserve">The </w:t>
      </w:r>
      <w:r>
        <w:rPr>
          <w:rFonts w:ascii="Courier New" w:hAnsi="Courier New"/>
          <w:b/>
        </w:rPr>
        <w:t>length</w:t>
      </w:r>
      <w:r>
        <w:t xml:space="preserve"> property initially has the attributes </w:t>
      </w:r>
      <w:r w:rsidRPr="008B2930">
        <w:rPr>
          <w:rFonts w:ascii="Times New Roman" w:hAnsi="Times New Roman"/>
        </w:rPr>
        <w:t xml:space="preserve">{ [[Writable]]: </w:t>
      </w:r>
      <w:r w:rsidRPr="008B2930">
        <w:rPr>
          <w:rFonts w:ascii="Times New Roman" w:hAnsi="Times New Roman"/>
          <w:b/>
        </w:rPr>
        <w:t>true</w:t>
      </w:r>
      <w:r w:rsidRPr="008B2930">
        <w:rPr>
          <w:rFonts w:ascii="Times New Roman" w:hAnsi="Times New Roman"/>
        </w:rPr>
        <w:t xml:space="preserve">, [[Enumerable]]: </w:t>
      </w:r>
      <w:r w:rsidRPr="008B2930">
        <w:rPr>
          <w:rFonts w:ascii="Times New Roman" w:hAnsi="Times New Roman"/>
          <w:b/>
        </w:rPr>
        <w:t>false</w:t>
      </w:r>
      <w:r w:rsidRPr="008B2930">
        <w:rPr>
          <w:rFonts w:ascii="Times New Roman" w:hAnsi="Times New Roman"/>
        </w:rPr>
        <w:t xml:space="preserve">, [[Configurable]]: </w:t>
      </w:r>
      <w:r w:rsidRPr="008B2930">
        <w:rPr>
          <w:rFonts w:ascii="Times New Roman" w:hAnsi="Times New Roman"/>
          <w:b/>
        </w:rPr>
        <w:t>false</w:t>
      </w:r>
      <w:r w:rsidRPr="008B2930">
        <w:rPr>
          <w:rFonts w:ascii="Times New Roman" w:hAnsi="Times New Roman"/>
        </w:rPr>
        <w:t xml:space="preserve"> }</w:t>
      </w:r>
      <w:r>
        <w:t>.</w:t>
      </w:r>
      <w:bookmarkStart w:id="7328" w:name="_Toc382291627"/>
      <w:bookmarkStart w:id="7329" w:name="_Ref383601992"/>
      <w:bookmarkStart w:id="7330" w:name="_Toc385672302"/>
      <w:bookmarkStart w:id="7331" w:name="_Toc393690418"/>
      <w:bookmarkStart w:id="7332" w:name="_Ref404493357"/>
    </w:p>
    <w:p w14:paraId="02B4A18F" w14:textId="77777777" w:rsidR="004C02EF" w:rsidRPr="00C35330" w:rsidRDefault="004C02EF" w:rsidP="004C02EF">
      <w:pPr>
        <w:pStyle w:val="Note"/>
      </w:pPr>
      <w:r w:rsidRPr="005F2176">
        <w:t>NOTE</w:t>
      </w:r>
      <w:r w:rsidRPr="005F2176">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66A6AD1C" w14:textId="77777777" w:rsidR="004C02EF" w:rsidRDefault="004C02EF" w:rsidP="00B43482">
      <w:pPr>
        <w:pStyle w:val="20"/>
        <w:numPr>
          <w:ilvl w:val="0"/>
          <w:numId w:val="0"/>
        </w:numPr>
      </w:pPr>
      <w:bookmarkStart w:id="7333" w:name="_Ref424531349"/>
      <w:bookmarkStart w:id="7334" w:name="_Toc472818926"/>
      <w:bookmarkStart w:id="7335" w:name="_Toc235503504"/>
      <w:bookmarkStart w:id="7336" w:name="_Toc241509279"/>
      <w:bookmarkStart w:id="7337" w:name="_Toc244416766"/>
      <w:bookmarkStart w:id="7338" w:name="_Toc276631130"/>
      <w:bookmarkStart w:id="7339" w:name="_Toc178387141"/>
      <w:r w:rsidRPr="000C71D0">
        <w:t>15.5</w:t>
      </w:r>
      <w:r w:rsidRPr="000C71D0">
        <w:tab/>
        <w:t>String Object</w:t>
      </w:r>
      <w:bookmarkEnd w:id="7328"/>
      <w:bookmarkEnd w:id="7329"/>
      <w:bookmarkEnd w:id="7330"/>
      <w:bookmarkEnd w:id="7331"/>
      <w:bookmarkEnd w:id="7332"/>
      <w:r w:rsidRPr="000C71D0">
        <w:t>s</w:t>
      </w:r>
      <w:bookmarkStart w:id="7340" w:name="_Toc385672303"/>
      <w:bookmarkStart w:id="7341" w:name="_Ref393527560"/>
      <w:bookmarkStart w:id="7342" w:name="_Toc393690419"/>
      <w:bookmarkStart w:id="7343" w:name="_Ref404501479"/>
      <w:bookmarkStart w:id="7344" w:name="_Toc382212251"/>
      <w:bookmarkStart w:id="7345" w:name="_Toc382212814"/>
      <w:bookmarkStart w:id="7346" w:name="_Toc382291628"/>
      <w:bookmarkEnd w:id="7333"/>
      <w:bookmarkEnd w:id="7334"/>
      <w:bookmarkEnd w:id="7335"/>
      <w:bookmarkEnd w:id="7336"/>
      <w:bookmarkEnd w:id="7337"/>
      <w:bookmarkEnd w:id="7338"/>
      <w:bookmarkEnd w:id="7339"/>
    </w:p>
    <w:p w14:paraId="234BF3ED" w14:textId="77777777" w:rsidR="004C02EF" w:rsidRDefault="004C02EF" w:rsidP="00B43482">
      <w:pPr>
        <w:pStyle w:val="30"/>
        <w:numPr>
          <w:ilvl w:val="0"/>
          <w:numId w:val="0"/>
        </w:numPr>
      </w:pPr>
      <w:bookmarkStart w:id="7347" w:name="_Ref424531760"/>
      <w:bookmarkStart w:id="7348" w:name="_Toc472818927"/>
      <w:bookmarkStart w:id="7349" w:name="_Toc235503505"/>
      <w:bookmarkStart w:id="7350" w:name="_Toc241509280"/>
      <w:bookmarkStart w:id="7351" w:name="_Toc244416767"/>
      <w:bookmarkStart w:id="7352" w:name="_Toc276631131"/>
      <w:bookmarkStart w:id="7353" w:name="_Toc178387142"/>
      <w:r>
        <w:t>15.5.1</w:t>
      </w:r>
      <w:r>
        <w:tab/>
        <w:t>The String Constructor Called as a Functio</w:t>
      </w:r>
      <w:bookmarkEnd w:id="7340"/>
      <w:bookmarkEnd w:id="7341"/>
      <w:bookmarkEnd w:id="7342"/>
      <w:bookmarkEnd w:id="7343"/>
      <w:r>
        <w:t>n</w:t>
      </w:r>
      <w:bookmarkEnd w:id="7347"/>
      <w:bookmarkEnd w:id="7348"/>
      <w:bookmarkEnd w:id="7349"/>
      <w:bookmarkEnd w:id="7350"/>
      <w:bookmarkEnd w:id="7351"/>
      <w:bookmarkEnd w:id="7352"/>
      <w:bookmarkEnd w:id="7353"/>
    </w:p>
    <w:p w14:paraId="33D99308" w14:textId="77777777" w:rsidR="004C02EF" w:rsidRDefault="004C02EF" w:rsidP="004C02EF">
      <w:r>
        <w:t xml:space="preserve">When </w:t>
      </w:r>
      <w:r>
        <w:rPr>
          <w:rFonts w:ascii="Courier New" w:hAnsi="Courier New"/>
          <w:b/>
        </w:rPr>
        <w:t>String</w:t>
      </w:r>
      <w:r>
        <w:t xml:space="preserve"> is called as a function rather than as a constructor, it performs a type conversion.</w:t>
      </w:r>
      <w:bookmarkStart w:id="7354" w:name="_Toc385672304"/>
      <w:bookmarkStart w:id="7355" w:name="_Toc393690420"/>
    </w:p>
    <w:p w14:paraId="3CEA5BC5" w14:textId="77777777" w:rsidR="004C02EF" w:rsidRDefault="004C02EF" w:rsidP="004C02EF">
      <w:pPr>
        <w:pStyle w:val="40"/>
        <w:numPr>
          <w:ilvl w:val="0"/>
          <w:numId w:val="0"/>
        </w:numPr>
      </w:pPr>
      <w:bookmarkStart w:id="7356" w:name="_Ref457704072"/>
      <w:r>
        <w:t>15.5.1.1</w:t>
      </w:r>
      <w:r>
        <w:tab/>
        <w:t>String ( [ value</w:t>
      </w:r>
      <w:bookmarkEnd w:id="7354"/>
      <w:bookmarkEnd w:id="7355"/>
      <w:r>
        <w:t xml:space="preserve"> ] )</w:t>
      </w:r>
      <w:bookmarkEnd w:id="7356"/>
    </w:p>
    <w:p w14:paraId="05CF6172" w14:textId="77777777" w:rsidR="004C02EF" w:rsidRDefault="004C02EF" w:rsidP="004C02EF">
      <w:r>
        <w:t xml:space="preserve">Returns a String value (not a String object) computed by </w:t>
      </w:r>
      <w:r w:rsidRPr="008B2930">
        <w:rPr>
          <w:rFonts w:ascii="Times New Roman" w:hAnsi="Times New Roman"/>
        </w:rPr>
        <w:t>ToString(</w:t>
      </w:r>
      <w:r w:rsidRPr="008B2930">
        <w:rPr>
          <w:rFonts w:ascii="Times New Roman" w:hAnsi="Times New Roman"/>
          <w:i/>
        </w:rPr>
        <w:t>value</w:t>
      </w:r>
      <w:r w:rsidRPr="008B2930">
        <w:rPr>
          <w:rFonts w:ascii="Times New Roman" w:hAnsi="Times New Roman"/>
        </w:rPr>
        <w:t>)</w:t>
      </w:r>
      <w:r>
        <w:t>.</w:t>
      </w:r>
      <w:bookmarkStart w:id="7357" w:name="_Toc385672305"/>
      <w:bookmarkStart w:id="7358" w:name="_Toc393690421"/>
      <w:r>
        <w:t xml:space="preserve"> If </w:t>
      </w:r>
      <w:r w:rsidRPr="008B2930">
        <w:rPr>
          <w:rFonts w:ascii="Times New Roman" w:hAnsi="Times New Roman"/>
          <w:i/>
        </w:rPr>
        <w:t>value</w:t>
      </w:r>
      <w:r>
        <w:t xml:space="preserve"> is not supplied, the empty String </w:t>
      </w:r>
      <w:r>
        <w:rPr>
          <w:rFonts w:ascii="Courier New" w:hAnsi="Courier New"/>
          <w:b/>
        </w:rPr>
        <w:t>""</w:t>
      </w:r>
      <w:r>
        <w:t xml:space="preserve"> is returned.</w:t>
      </w:r>
    </w:p>
    <w:p w14:paraId="7FDA13D3" w14:textId="77777777" w:rsidR="004C02EF" w:rsidRDefault="004C02EF" w:rsidP="00B43482">
      <w:pPr>
        <w:pStyle w:val="30"/>
        <w:numPr>
          <w:ilvl w:val="0"/>
          <w:numId w:val="0"/>
        </w:numPr>
      </w:pPr>
      <w:bookmarkStart w:id="7359" w:name="_Toc385672306"/>
      <w:bookmarkStart w:id="7360" w:name="_Ref393527562"/>
      <w:bookmarkStart w:id="7361" w:name="_Toc393690422"/>
      <w:bookmarkStart w:id="7362" w:name="_Ref404501493"/>
      <w:bookmarkStart w:id="7363" w:name="_Ref424531774"/>
      <w:bookmarkStart w:id="7364" w:name="_Toc472818928"/>
      <w:bookmarkStart w:id="7365" w:name="_Toc235503506"/>
      <w:bookmarkStart w:id="7366" w:name="_Toc241509281"/>
      <w:bookmarkStart w:id="7367" w:name="_Toc244416768"/>
      <w:bookmarkStart w:id="7368" w:name="_Toc276631132"/>
      <w:bookmarkStart w:id="7369" w:name="_Toc178387143"/>
      <w:bookmarkEnd w:id="7357"/>
      <w:bookmarkEnd w:id="7358"/>
      <w:r>
        <w:t>15.5.2</w:t>
      </w:r>
      <w:r>
        <w:tab/>
        <w:t>The String Constructo</w:t>
      </w:r>
      <w:bookmarkEnd w:id="7344"/>
      <w:bookmarkEnd w:id="7345"/>
      <w:bookmarkEnd w:id="7346"/>
      <w:bookmarkEnd w:id="7359"/>
      <w:bookmarkEnd w:id="7360"/>
      <w:bookmarkEnd w:id="7361"/>
      <w:bookmarkEnd w:id="7362"/>
      <w:r>
        <w:t>r</w:t>
      </w:r>
      <w:bookmarkEnd w:id="7363"/>
      <w:bookmarkEnd w:id="7364"/>
      <w:bookmarkEnd w:id="7365"/>
      <w:bookmarkEnd w:id="7366"/>
      <w:bookmarkEnd w:id="7367"/>
      <w:bookmarkEnd w:id="7368"/>
      <w:bookmarkEnd w:id="7369"/>
    </w:p>
    <w:p w14:paraId="6C377571" w14:textId="77777777" w:rsidR="004C02EF" w:rsidRDefault="004C02EF" w:rsidP="004C02EF">
      <w:r>
        <w:t xml:space="preserve">When </w:t>
      </w:r>
      <w:r>
        <w:rPr>
          <w:rFonts w:ascii="Courier New" w:hAnsi="Courier New"/>
          <w:b/>
        </w:rPr>
        <w:t>String</w:t>
      </w:r>
      <w:r>
        <w:t xml:space="preserve"> is called as part of a </w:t>
      </w:r>
      <w:r>
        <w:rPr>
          <w:rFonts w:ascii="Courier New" w:hAnsi="Courier New"/>
          <w:b/>
        </w:rPr>
        <w:t>new</w:t>
      </w:r>
      <w:r>
        <w:t xml:space="preserve"> expression, it is a constructor: it initialises the newly created object.</w:t>
      </w:r>
      <w:bookmarkStart w:id="7370" w:name="_Toc385672307"/>
      <w:bookmarkStart w:id="7371" w:name="_Toc393690423"/>
    </w:p>
    <w:p w14:paraId="26A1708E" w14:textId="77777777" w:rsidR="004C02EF" w:rsidRDefault="004C02EF" w:rsidP="004C02EF">
      <w:pPr>
        <w:pStyle w:val="40"/>
        <w:numPr>
          <w:ilvl w:val="0"/>
          <w:numId w:val="0"/>
        </w:numPr>
      </w:pPr>
      <w:r>
        <w:t>15.5.2.1</w:t>
      </w:r>
      <w:r>
        <w:tab/>
        <w:t>new String ( [ value</w:t>
      </w:r>
      <w:bookmarkEnd w:id="7370"/>
      <w:bookmarkEnd w:id="7371"/>
      <w:r>
        <w:t xml:space="preserve"> ] )</w:t>
      </w:r>
    </w:p>
    <w:p w14:paraId="1A67BED8" w14:textId="77777777" w:rsidR="004C02EF" w:rsidRDefault="004C02EF" w:rsidP="004C02EF">
      <w:r>
        <w:t xml:space="preserve">The </w:t>
      </w:r>
      <w:r w:rsidRPr="008B2930">
        <w:rPr>
          <w:rFonts w:ascii="Times New Roman" w:hAnsi="Times New Roman"/>
        </w:rPr>
        <w:t>[[Prototype]]</w:t>
      </w:r>
      <w:r>
        <w:t xml:space="preserve"> internal property of the newly constructed object is set to the standard built-in String prototype object that is the initial value of </w:t>
      </w:r>
      <w:r>
        <w:rPr>
          <w:rFonts w:ascii="Courier New" w:hAnsi="Courier New"/>
          <w:b/>
        </w:rPr>
        <w:t>String.prototype</w:t>
      </w:r>
      <w:r>
        <w:t xml:space="preserve"> (15.5.3.1).</w:t>
      </w:r>
    </w:p>
    <w:p w14:paraId="19113458" w14:textId="77777777" w:rsidR="004C02EF" w:rsidRDefault="004C02EF" w:rsidP="004C02EF">
      <w:r>
        <w:t xml:space="preserve">The </w:t>
      </w:r>
      <w:del w:id="7372" w:author="Allen Wirfs-Brock" w:date="2011-07-02T14:02:00Z">
        <w:r w:rsidRPr="008B2930" w:rsidDel="00963019">
          <w:rPr>
            <w:rFonts w:ascii="Times New Roman" w:hAnsi="Times New Roman"/>
          </w:rPr>
          <w:delText>[[Class]]</w:delText>
        </w:r>
        <w:r w:rsidDel="00963019">
          <w:delText xml:space="preserve"> internal property of the </w:delText>
        </w:r>
      </w:del>
      <w:r>
        <w:t xml:space="preserve">newly constructed object </w:t>
      </w:r>
      <w:del w:id="7373" w:author="Allen Wirfs-Brock" w:date="2011-07-02T14:02:00Z">
        <w:r w:rsidDel="00963019">
          <w:delText xml:space="preserve">is set to </w:delText>
        </w:r>
        <w:r w:rsidDel="00963019">
          <w:rPr>
            <w:rFonts w:ascii="Courier New" w:hAnsi="Courier New"/>
            <w:b/>
          </w:rPr>
          <w:delText>"String"</w:delText>
        </w:r>
      </w:del>
      <w:ins w:id="7374" w:author="Allen Wirfs-Brock" w:date="2011-07-02T14:02:00Z">
        <w:r w:rsidR="00963019">
          <w:t>has the [[</w:t>
        </w:r>
        <w:del w:id="7375" w:author="Rev 3 Allen Wirfs-Brock" w:date="2011-09-07T17:54:00Z">
          <w:r w:rsidR="00963019" w:rsidDel="00065D08">
            <w:delText>IsString</w:delText>
          </w:r>
        </w:del>
      </w:ins>
      <w:ins w:id="7376" w:author="Rev 3 Allen Wirfs-Brock" w:date="2011-09-07T17:54:00Z">
        <w:r w:rsidR="00065D08">
          <w:t>NativeBrand</w:t>
        </w:r>
      </w:ins>
      <w:ins w:id="7377" w:author="Allen Wirfs-Brock" w:date="2011-07-02T14:02:00Z">
        <w:r w:rsidR="00963019">
          <w:t>]]</w:t>
        </w:r>
      </w:ins>
      <w:ins w:id="7378" w:author="Allen Wirfs-Brock" w:date="2011-07-02T14:03:00Z">
        <w:r w:rsidR="00963019">
          <w:t xml:space="preserve"> internal property</w:t>
        </w:r>
      </w:ins>
      <w:ins w:id="7379" w:author="Rev 3 Allen Wirfs-Brock" w:date="2011-09-07T17:54:00Z">
        <w:r w:rsidR="00065D08">
          <w:t xml:space="preserve"> with value StringWrapper</w:t>
        </w:r>
      </w:ins>
      <w:r>
        <w:t>.</w:t>
      </w:r>
    </w:p>
    <w:p w14:paraId="4411DF92" w14:textId="77777777" w:rsidR="004C02EF" w:rsidRDefault="004C02EF" w:rsidP="004C02EF">
      <w:r>
        <w:t xml:space="preserve">The </w:t>
      </w:r>
      <w:r w:rsidRPr="008B2930">
        <w:rPr>
          <w:rFonts w:ascii="Times New Roman" w:hAnsi="Times New Roman"/>
        </w:rPr>
        <w:t>[[Extensible]]</w:t>
      </w:r>
      <w:r>
        <w:t xml:space="preserve"> internal property of the newly constructed object is set to </w:t>
      </w:r>
      <w:r w:rsidRPr="008B2930">
        <w:rPr>
          <w:rFonts w:ascii="Times New Roman" w:hAnsi="Times New Roman"/>
          <w:b/>
        </w:rPr>
        <w:t>true</w:t>
      </w:r>
      <w:r>
        <w:t>.</w:t>
      </w:r>
    </w:p>
    <w:p w14:paraId="7CBAC871" w14:textId="77777777" w:rsidR="004C02EF" w:rsidRDefault="004C02EF" w:rsidP="004C02EF">
      <w:r>
        <w:t xml:space="preserve">The </w:t>
      </w:r>
      <w:r w:rsidRPr="008B2930">
        <w:rPr>
          <w:rFonts w:ascii="Times New Roman" w:hAnsi="Times New Roman"/>
        </w:rPr>
        <w:t xml:space="preserve">[[PrimitiveValue]] </w:t>
      </w:r>
      <w:r>
        <w:t xml:space="preserve">internal property of the newly constructed object is set to </w:t>
      </w:r>
      <w:r w:rsidRPr="008B2930">
        <w:rPr>
          <w:rFonts w:ascii="Times New Roman" w:hAnsi="Times New Roman"/>
        </w:rPr>
        <w:t>ToString(</w:t>
      </w:r>
      <w:r w:rsidRPr="008B2930">
        <w:rPr>
          <w:rFonts w:ascii="Times New Roman" w:hAnsi="Times New Roman"/>
          <w:i/>
        </w:rPr>
        <w:t>value</w:t>
      </w:r>
      <w:bookmarkStart w:id="7380" w:name="_Toc385672308"/>
      <w:bookmarkStart w:id="7381" w:name="_Toc393690424"/>
      <w:r w:rsidRPr="008B2930">
        <w:rPr>
          <w:rFonts w:ascii="Times New Roman" w:hAnsi="Times New Roman"/>
        </w:rPr>
        <w:t>)</w:t>
      </w:r>
      <w:r>
        <w:t xml:space="preserve">, or to the empty String if </w:t>
      </w:r>
      <w:r w:rsidRPr="008B2930">
        <w:rPr>
          <w:rFonts w:ascii="Times New Roman" w:hAnsi="Times New Roman"/>
          <w:i/>
        </w:rPr>
        <w:t>value</w:t>
      </w:r>
      <w:r>
        <w:t xml:space="preserve"> is not supplied.</w:t>
      </w:r>
    </w:p>
    <w:p w14:paraId="24A8802D" w14:textId="77777777" w:rsidR="004C02EF" w:rsidRDefault="004C02EF" w:rsidP="00B43482">
      <w:pPr>
        <w:pStyle w:val="30"/>
        <w:numPr>
          <w:ilvl w:val="0"/>
          <w:numId w:val="0"/>
        </w:numPr>
      </w:pPr>
      <w:bookmarkStart w:id="7382" w:name="_Toc382212252"/>
      <w:bookmarkStart w:id="7383" w:name="_Toc382212815"/>
      <w:bookmarkStart w:id="7384" w:name="_Toc382291629"/>
      <w:bookmarkStart w:id="7385" w:name="_Toc385672309"/>
      <w:bookmarkStart w:id="7386" w:name="_Ref393609337"/>
      <w:bookmarkStart w:id="7387" w:name="_Toc393690425"/>
      <w:bookmarkStart w:id="7388" w:name="_Ref457709106"/>
      <w:bookmarkStart w:id="7389" w:name="_Toc472818929"/>
      <w:bookmarkStart w:id="7390" w:name="_Toc235503507"/>
      <w:bookmarkStart w:id="7391" w:name="_Toc241509282"/>
      <w:bookmarkStart w:id="7392" w:name="_Toc244416769"/>
      <w:bookmarkStart w:id="7393" w:name="_Toc276631133"/>
      <w:bookmarkStart w:id="7394" w:name="_Toc178387144"/>
      <w:bookmarkEnd w:id="7380"/>
      <w:bookmarkEnd w:id="7381"/>
      <w:r>
        <w:t>15.5.3</w:t>
      </w:r>
      <w:r>
        <w:tab/>
        <w:t>Properties of the String</w:t>
      </w:r>
      <w:bookmarkEnd w:id="7382"/>
      <w:bookmarkEnd w:id="7383"/>
      <w:r>
        <w:t xml:space="preserve"> Constructo</w:t>
      </w:r>
      <w:bookmarkEnd w:id="7384"/>
      <w:bookmarkEnd w:id="7385"/>
      <w:bookmarkEnd w:id="7386"/>
      <w:bookmarkEnd w:id="7387"/>
      <w:r>
        <w:t>r</w:t>
      </w:r>
      <w:bookmarkEnd w:id="7388"/>
      <w:bookmarkEnd w:id="7389"/>
      <w:bookmarkEnd w:id="7390"/>
      <w:bookmarkEnd w:id="7391"/>
      <w:bookmarkEnd w:id="7392"/>
      <w:bookmarkEnd w:id="7393"/>
      <w:bookmarkEnd w:id="7394"/>
    </w:p>
    <w:p w14:paraId="6F4A1231" w14:textId="77777777" w:rsidR="004C02EF" w:rsidRDefault="004C02EF" w:rsidP="004C02EF">
      <w:r>
        <w:t>The value of the [[Prototype]] internal property of the String constructor is the standard built-in Function prototype object (15.3.4).</w:t>
      </w:r>
    </w:p>
    <w:p w14:paraId="07A8C576"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String constructor has the following properties:</w:t>
      </w:r>
      <w:bookmarkStart w:id="7395" w:name="_Hlt424534372"/>
      <w:bookmarkStart w:id="7396" w:name="_Toc382291630"/>
      <w:bookmarkStart w:id="7397" w:name="_Toc385672310"/>
      <w:bookmarkStart w:id="7398" w:name="_Ref393613870"/>
      <w:bookmarkStart w:id="7399" w:name="_Toc393690426"/>
      <w:bookmarkStart w:id="7400" w:name="_Ref404502444"/>
      <w:bookmarkStart w:id="7401" w:name="_Ref404502469"/>
      <w:bookmarkEnd w:id="7395"/>
    </w:p>
    <w:p w14:paraId="70ABE375" w14:textId="77777777" w:rsidR="004C02EF" w:rsidRDefault="004C02EF" w:rsidP="004C02EF">
      <w:pPr>
        <w:pStyle w:val="40"/>
        <w:numPr>
          <w:ilvl w:val="0"/>
          <w:numId w:val="0"/>
        </w:numPr>
      </w:pPr>
      <w:bookmarkStart w:id="7402" w:name="_Hlt424535880"/>
      <w:bookmarkStart w:id="7403" w:name="_Ref424534397"/>
      <w:bookmarkEnd w:id="7402"/>
      <w:r>
        <w:t>15.5.3.1</w:t>
      </w:r>
      <w:r>
        <w:tab/>
        <w:t>String.prototyp</w:t>
      </w:r>
      <w:bookmarkEnd w:id="7396"/>
      <w:bookmarkEnd w:id="7397"/>
      <w:bookmarkEnd w:id="7398"/>
      <w:bookmarkEnd w:id="7399"/>
      <w:bookmarkEnd w:id="7400"/>
      <w:bookmarkEnd w:id="7401"/>
      <w:r>
        <w:t>e</w:t>
      </w:r>
      <w:bookmarkEnd w:id="7403"/>
    </w:p>
    <w:p w14:paraId="0D41E410" w14:textId="77777777" w:rsidR="004C02EF" w:rsidRDefault="004C02EF" w:rsidP="004C02EF">
      <w:r>
        <w:t xml:space="preserve">The initial value of </w:t>
      </w:r>
      <w:r>
        <w:rPr>
          <w:rFonts w:ascii="Courier New" w:hAnsi="Courier New"/>
          <w:b/>
        </w:rPr>
        <w:t>String.prototype</w:t>
      </w:r>
      <w:r>
        <w:t xml:space="preserve"> is the standard built-in String prototype object (15.5.4).</w:t>
      </w:r>
    </w:p>
    <w:p w14:paraId="33D6E44C" w14:textId="77777777" w:rsidR="004C02EF" w:rsidRDefault="004C02EF" w:rsidP="004C02EF">
      <w:r>
        <w:t xml:space="preserve">This property has the attributes { [[Writable]]: </w:t>
      </w:r>
      <w:r w:rsidRPr="0052688F">
        <w:rPr>
          <w:b/>
        </w:rPr>
        <w:t>false</w:t>
      </w:r>
      <w:r>
        <w:t xml:space="preserve">, [[Enumerable]]: </w:t>
      </w:r>
      <w:r w:rsidRPr="0052688F">
        <w:rPr>
          <w:b/>
        </w:rPr>
        <w:t>false</w:t>
      </w:r>
      <w:r>
        <w:t xml:space="preserve">, [[Configurable]]: </w:t>
      </w:r>
      <w:r w:rsidRPr="0052688F">
        <w:rPr>
          <w:b/>
        </w:rPr>
        <w:t>false</w:t>
      </w:r>
      <w:r>
        <w:t xml:space="preserve"> }.</w:t>
      </w:r>
      <w:bookmarkStart w:id="7404" w:name="_Toc393690427"/>
    </w:p>
    <w:p w14:paraId="56011113" w14:textId="77777777" w:rsidR="004C02EF" w:rsidRDefault="004C02EF" w:rsidP="004C02EF">
      <w:pPr>
        <w:pStyle w:val="40"/>
        <w:numPr>
          <w:ilvl w:val="0"/>
          <w:numId w:val="0"/>
        </w:numPr>
      </w:pPr>
      <w:bookmarkStart w:id="7405" w:name="_Ref457705192"/>
      <w:r>
        <w:t>15.5.3.2</w:t>
      </w:r>
      <w:r>
        <w:tab/>
        <w:t xml:space="preserve">String.fromCharCode ( [ char0 [ , char1 [ , </w:t>
      </w:r>
      <w:bookmarkEnd w:id="7404"/>
      <w:r>
        <w:rPr>
          <w:snapToGrid w:val="0"/>
        </w:rPr>
        <w:t xml:space="preserve">… ] ] ] </w:t>
      </w:r>
      <w:r>
        <w:t>)</w:t>
      </w:r>
      <w:bookmarkEnd w:id="7405"/>
    </w:p>
    <w:p w14:paraId="01F8DB1A" w14:textId="77777777" w:rsidR="004C02EF" w:rsidRDefault="004C02EF" w:rsidP="004C02EF">
      <w:r>
        <w:t>Returns a String value containing as many characters 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t>
      </w:r>
      <w:bookmarkStart w:id="7406" w:name="_Toc385672312"/>
      <w:bookmarkStart w:id="7407" w:name="_Ref393609348"/>
      <w:bookmarkStart w:id="7408" w:name="_Toc393690428"/>
      <w:bookmarkStart w:id="7409" w:name="_Ref404502484"/>
    </w:p>
    <w:p w14:paraId="42FA15B7" w14:textId="77777777" w:rsidR="004C02EF" w:rsidRDefault="004C02EF" w:rsidP="004C02EF">
      <w:bookmarkStart w:id="7410" w:name="_Ref424535900"/>
      <w:r>
        <w:t xml:space="preserve">The </w:t>
      </w:r>
      <w:r>
        <w:rPr>
          <w:rFonts w:ascii="Courier New" w:hAnsi="Courier New"/>
          <w:b/>
        </w:rPr>
        <w:t>length</w:t>
      </w:r>
      <w:r>
        <w:t xml:space="preserve"> property of the </w:t>
      </w:r>
      <w:r>
        <w:rPr>
          <w:rFonts w:ascii="Courier New" w:hAnsi="Courier New"/>
          <w:b/>
        </w:rPr>
        <w:t>fromCharCode</w:t>
      </w:r>
      <w:r>
        <w:t xml:space="preserve"> function is </w:t>
      </w:r>
      <w:r>
        <w:rPr>
          <w:b/>
        </w:rPr>
        <w:t>1</w:t>
      </w:r>
      <w:r>
        <w:t>.</w:t>
      </w:r>
    </w:p>
    <w:p w14:paraId="0F1FD9D7" w14:textId="77777777" w:rsidR="004C02EF" w:rsidRDefault="004C02EF" w:rsidP="00B43482">
      <w:pPr>
        <w:pStyle w:val="30"/>
        <w:numPr>
          <w:ilvl w:val="0"/>
          <w:numId w:val="0"/>
        </w:numPr>
      </w:pPr>
      <w:bookmarkStart w:id="7411" w:name="_Ref457704247"/>
      <w:bookmarkStart w:id="7412" w:name="_Toc472818930"/>
      <w:bookmarkStart w:id="7413" w:name="_Toc235503508"/>
      <w:bookmarkStart w:id="7414" w:name="_Toc241509283"/>
      <w:bookmarkStart w:id="7415" w:name="_Toc244416770"/>
      <w:bookmarkStart w:id="7416" w:name="_Toc276631134"/>
      <w:bookmarkStart w:id="7417" w:name="_Toc178387145"/>
      <w:r>
        <w:t>15.5.4</w:t>
      </w:r>
      <w:r>
        <w:tab/>
        <w:t>Properties of the String Prototype Objec</w:t>
      </w:r>
      <w:bookmarkEnd w:id="7406"/>
      <w:bookmarkEnd w:id="7407"/>
      <w:bookmarkEnd w:id="7408"/>
      <w:bookmarkEnd w:id="7409"/>
      <w:r>
        <w:t>t</w:t>
      </w:r>
      <w:bookmarkEnd w:id="7410"/>
      <w:bookmarkEnd w:id="7411"/>
      <w:bookmarkEnd w:id="7412"/>
      <w:bookmarkEnd w:id="7413"/>
      <w:bookmarkEnd w:id="7414"/>
      <w:bookmarkEnd w:id="7415"/>
      <w:bookmarkEnd w:id="7416"/>
      <w:bookmarkEnd w:id="7417"/>
    </w:p>
    <w:p w14:paraId="53F4B4BE" w14:textId="77777777" w:rsidR="004C02EF" w:rsidRDefault="004C02EF" w:rsidP="004C02EF">
      <w:r>
        <w:t>The String prototype object is itself a String object</w:t>
      </w:r>
      <w:del w:id="7418" w:author="Allen Wirfs-Brock" w:date="2011-07-02T14:04:00Z">
        <w:r w:rsidDel="00963019">
          <w:delText xml:space="preserve"> (its [[Class]] is </w:delText>
        </w:r>
        <w:r w:rsidDel="00963019">
          <w:rPr>
            <w:rFonts w:ascii="Courier New" w:hAnsi="Courier New"/>
            <w:b/>
          </w:rPr>
          <w:delText>"String"</w:delText>
        </w:r>
        <w:r w:rsidDel="00963019">
          <w:delText>)</w:delText>
        </w:r>
      </w:del>
      <w:r>
        <w:t xml:space="preserve"> whose value is an empty String.</w:t>
      </w:r>
      <w:ins w:id="7419" w:author="Allen Wirfs-Brock" w:date="2011-07-02T14:04:00Z">
        <w:r w:rsidR="00963019">
          <w:t xml:space="preserve"> The </w:t>
        </w:r>
        <w:r w:rsidR="00141138">
          <w:t xml:space="preserve">String prototype object </w:t>
        </w:r>
        <w:r w:rsidR="00963019">
          <w:t>has the [[</w:t>
        </w:r>
        <w:del w:id="7420" w:author="Rev 3 Allen Wirfs-Brock" w:date="2011-09-07T17:55:00Z">
          <w:r w:rsidR="00963019" w:rsidDel="00065D08">
            <w:delText>IsString</w:delText>
          </w:r>
        </w:del>
      </w:ins>
      <w:ins w:id="7421" w:author="Rev 3 Allen Wirfs-Brock" w:date="2011-09-07T17:55:00Z">
        <w:r w:rsidR="00065D08">
          <w:t>NativeBrand</w:t>
        </w:r>
      </w:ins>
      <w:ins w:id="7422" w:author="Allen Wirfs-Brock" w:date="2011-07-02T14:04:00Z">
        <w:r w:rsidR="00963019">
          <w:t>]] internal property</w:t>
        </w:r>
      </w:ins>
      <w:ins w:id="7423" w:author="Rev 3 Allen Wirfs-Brock" w:date="2011-09-07T17:55:00Z">
        <w:r w:rsidR="00065D08" w:rsidRPr="00065D08">
          <w:t xml:space="preserve"> </w:t>
        </w:r>
        <w:r w:rsidR="00065D08">
          <w:t>with value StringWrapper</w:t>
        </w:r>
      </w:ins>
      <w:ins w:id="7424" w:author="Allen Wirfs-Brock" w:date="2011-07-02T14:04:00Z">
        <w:r w:rsidR="00963019">
          <w:t>.</w:t>
        </w:r>
      </w:ins>
    </w:p>
    <w:p w14:paraId="6DC6BA3B" w14:textId="77777777" w:rsidR="004C02EF" w:rsidRDefault="004C02EF" w:rsidP="004C02EF">
      <w:r>
        <w:t>The value of the [[Prototype]] internal property of the String prototype object is the standard built-in Object prototype object (15.2.4).</w:t>
      </w:r>
      <w:bookmarkStart w:id="7425" w:name="_Toc385672313"/>
      <w:bookmarkStart w:id="7426" w:name="_Toc393690429"/>
      <w:bookmarkStart w:id="7427" w:name="_Toc382291632"/>
      <w:bookmarkStart w:id="7428" w:name="_Toc382212254"/>
      <w:bookmarkStart w:id="7429" w:name="_Toc382212817"/>
    </w:p>
    <w:p w14:paraId="7BE36822" w14:textId="77777777" w:rsidR="004C02EF" w:rsidRDefault="004C02EF" w:rsidP="004C02EF">
      <w:pPr>
        <w:pStyle w:val="40"/>
        <w:numPr>
          <w:ilvl w:val="0"/>
          <w:numId w:val="0"/>
        </w:numPr>
      </w:pPr>
      <w:r>
        <w:t>15.5.4.1</w:t>
      </w:r>
      <w:r>
        <w:tab/>
        <w:t>String.prototype.constructo</w:t>
      </w:r>
      <w:bookmarkEnd w:id="7425"/>
      <w:bookmarkEnd w:id="7426"/>
      <w:r>
        <w:t>r</w:t>
      </w:r>
    </w:p>
    <w:p w14:paraId="5E1EE68C" w14:textId="77777777" w:rsidR="004C02EF" w:rsidRDefault="004C02EF" w:rsidP="004C02EF">
      <w:r>
        <w:t xml:space="preserve">The initial value of </w:t>
      </w:r>
      <w:r>
        <w:rPr>
          <w:rFonts w:ascii="Courier New" w:hAnsi="Courier New"/>
          <w:b/>
        </w:rPr>
        <w:t>String.prototype.constructor</w:t>
      </w:r>
      <w:r>
        <w:t xml:space="preserve"> is the built-in </w:t>
      </w:r>
      <w:r>
        <w:rPr>
          <w:rFonts w:ascii="Courier New" w:hAnsi="Courier New"/>
          <w:b/>
        </w:rPr>
        <w:t>String</w:t>
      </w:r>
      <w:r>
        <w:t xml:space="preserve"> constructor.</w:t>
      </w:r>
      <w:bookmarkStart w:id="7430" w:name="_Toc385672314"/>
      <w:bookmarkStart w:id="7431" w:name="_Toc393690430"/>
    </w:p>
    <w:p w14:paraId="627F6EFC" w14:textId="77777777" w:rsidR="004C02EF" w:rsidRDefault="004C02EF" w:rsidP="004C02EF">
      <w:pPr>
        <w:pStyle w:val="40"/>
        <w:numPr>
          <w:ilvl w:val="0"/>
          <w:numId w:val="0"/>
        </w:numPr>
      </w:pPr>
      <w:bookmarkStart w:id="7432" w:name="_Ref455972324"/>
      <w:r>
        <w:t>15.5.4.2</w:t>
      </w:r>
      <w:r>
        <w:tab/>
        <w:t>String.prototype.toString</w:t>
      </w:r>
      <w:bookmarkEnd w:id="7427"/>
      <w:bookmarkEnd w:id="7430"/>
      <w:bookmarkEnd w:id="7431"/>
      <w:r>
        <w:t xml:space="preserve"> ( )</w:t>
      </w:r>
      <w:bookmarkEnd w:id="7432"/>
    </w:p>
    <w:p w14:paraId="4DD1A97D" w14:textId="77777777" w:rsidR="004C02EF" w:rsidRDefault="004C02EF" w:rsidP="004C02EF">
      <w:r>
        <w:t xml:space="preserve">Returns this String value. (Note that, for a String object, the </w:t>
      </w:r>
      <w:r>
        <w:rPr>
          <w:rFonts w:ascii="Courier New" w:hAnsi="Courier New"/>
          <w:b/>
        </w:rPr>
        <w:t>toString</w:t>
      </w:r>
      <w:r>
        <w:t xml:space="preserve"> method happens to return the same thing as the </w:t>
      </w:r>
      <w:r>
        <w:rPr>
          <w:rFonts w:ascii="Courier New" w:hAnsi="Courier New"/>
          <w:b/>
        </w:rPr>
        <w:t>valueOf</w:t>
      </w:r>
      <w:r>
        <w:t xml:space="preserve"> method.)</w:t>
      </w:r>
      <w:bookmarkStart w:id="7433" w:name="_Toc382291633"/>
      <w:bookmarkStart w:id="7434" w:name="_Toc385672315"/>
    </w:p>
    <w:p w14:paraId="7F60087B" w14:textId="77777777" w:rsidR="004C02EF" w:rsidRDefault="004C02EF" w:rsidP="004C02EF">
      <w:r>
        <w:t xml:space="preserve">The </w:t>
      </w:r>
      <w:r>
        <w:rPr>
          <w:rFonts w:ascii="Courier New" w:hAnsi="Courier New"/>
          <w:b/>
        </w:rPr>
        <w:t>toString</w:t>
      </w:r>
      <w:r>
        <w:t xml:space="preserve"> function is not generic; it throws a </w:t>
      </w:r>
      <w:r>
        <w:rPr>
          <w:b/>
        </w:rPr>
        <w:t>TypeError</w:t>
      </w:r>
      <w:r>
        <w:t xml:space="preserve"> exception if its </w:t>
      </w:r>
      <w:r>
        <w:rPr>
          <w:b/>
        </w:rPr>
        <w:t>this</w:t>
      </w:r>
      <w:r>
        <w:t xml:space="preserve"> value is not a String or a String object. Therefore, it cannot be transferred to other kinds of objects for use as a method.</w:t>
      </w:r>
      <w:bookmarkStart w:id="7435" w:name="_Toc393690431"/>
    </w:p>
    <w:p w14:paraId="2232625A" w14:textId="77777777" w:rsidR="004C02EF" w:rsidRDefault="004C02EF" w:rsidP="004C02EF">
      <w:pPr>
        <w:pStyle w:val="40"/>
        <w:numPr>
          <w:ilvl w:val="0"/>
          <w:numId w:val="0"/>
        </w:numPr>
      </w:pPr>
      <w:bookmarkStart w:id="7436" w:name="_Ref455972327"/>
      <w:r>
        <w:t>15.5.4.3</w:t>
      </w:r>
      <w:r>
        <w:tab/>
        <w:t>String.prototype.valueOf</w:t>
      </w:r>
      <w:bookmarkEnd w:id="7433"/>
      <w:bookmarkEnd w:id="7434"/>
      <w:bookmarkEnd w:id="7435"/>
      <w:r>
        <w:t xml:space="preserve"> ( )</w:t>
      </w:r>
      <w:bookmarkStart w:id="7437" w:name="_Toc382291634"/>
      <w:bookmarkEnd w:id="7436"/>
    </w:p>
    <w:p w14:paraId="01F3E05B" w14:textId="77777777" w:rsidR="004C02EF" w:rsidRDefault="004C02EF" w:rsidP="004C02EF">
      <w:r>
        <w:t>Returns this String value.</w:t>
      </w:r>
      <w:bookmarkStart w:id="7438" w:name="_Toc385672316"/>
    </w:p>
    <w:p w14:paraId="03F2A561" w14:textId="77777777" w:rsidR="004C02EF" w:rsidRDefault="004C02EF" w:rsidP="004C02EF">
      <w:r>
        <w:t xml:space="preserve">The </w:t>
      </w:r>
      <w:r>
        <w:rPr>
          <w:rFonts w:ascii="Courier New" w:hAnsi="Courier New"/>
          <w:b/>
        </w:rPr>
        <w:t>valueOf</w:t>
      </w:r>
      <w:r>
        <w:t xml:space="preserve"> function is not generic; it throws a </w:t>
      </w:r>
      <w:r>
        <w:rPr>
          <w:b/>
        </w:rPr>
        <w:t>TypeError</w:t>
      </w:r>
      <w:r>
        <w:t xml:space="preserve"> exception if its </w:t>
      </w:r>
      <w:r>
        <w:rPr>
          <w:b/>
        </w:rPr>
        <w:t>this</w:t>
      </w:r>
      <w:r>
        <w:t xml:space="preserve"> value is not a String or String object. Therefore, it cannot be transferred to other kinds of objects for use as a method.</w:t>
      </w:r>
      <w:bookmarkStart w:id="7439" w:name="_Toc393690432"/>
    </w:p>
    <w:p w14:paraId="0EBF3510" w14:textId="77777777" w:rsidR="004C02EF" w:rsidRDefault="004C02EF" w:rsidP="004C02EF">
      <w:pPr>
        <w:pStyle w:val="40"/>
        <w:numPr>
          <w:ilvl w:val="0"/>
          <w:numId w:val="0"/>
        </w:numPr>
      </w:pPr>
      <w:bookmarkStart w:id="7440" w:name="_Ref457704263"/>
      <w:r>
        <w:t>15.5.4.4</w:t>
      </w:r>
      <w:r>
        <w:tab/>
        <w:t>String.prototype.charA</w:t>
      </w:r>
      <w:bookmarkEnd w:id="7437"/>
      <w:r>
        <w:t>t (pos</w:t>
      </w:r>
      <w:bookmarkEnd w:id="7438"/>
      <w:bookmarkEnd w:id="7439"/>
      <w:r>
        <w:t>)</w:t>
      </w:r>
      <w:bookmarkStart w:id="7441" w:name="_Toc382291635"/>
      <w:bookmarkEnd w:id="7440"/>
    </w:p>
    <w:p w14:paraId="58636179" w14:textId="77777777" w:rsidR="004C02EF" w:rsidRDefault="004C02EF" w:rsidP="004C02EF">
      <w:r>
        <w:t xml:space="preserve">Returns a String containing the character at position </w:t>
      </w:r>
      <w:r w:rsidRPr="00F02209">
        <w:rPr>
          <w:rFonts w:ascii="Times New Roman" w:hAnsi="Times New Roman"/>
          <w:i/>
        </w:rPr>
        <w:t>pos</w:t>
      </w:r>
      <w:r>
        <w:t xml:space="preserve"> in the String resulting from converting this object to a String. If there is no character at that position, the result is the empty String. The result is a String value, not a String object.</w:t>
      </w:r>
    </w:p>
    <w:p w14:paraId="779F3229" w14:textId="77777777" w:rsidR="004C02EF" w:rsidRDefault="004C02EF" w:rsidP="004C02EF">
      <w:r>
        <w:t xml:space="preserve">If </w:t>
      </w:r>
      <w:r w:rsidRPr="00F02209">
        <w:rPr>
          <w:rFonts w:ascii="Times New Roman" w:hAnsi="Times New Roman"/>
          <w:i/>
        </w:rPr>
        <w:t>pos</w:t>
      </w:r>
      <w:r>
        <w:t xml:space="preserve"> is a value of Number type that is an integer, then the result of </w:t>
      </w:r>
      <w:r>
        <w:rPr>
          <w:rFonts w:ascii="Courier New" w:hAnsi="Courier New"/>
          <w:b/>
        </w:rPr>
        <w:t>x.charAt(</w:t>
      </w:r>
      <w:r w:rsidRPr="00F02209">
        <w:rPr>
          <w:rFonts w:ascii="Times New Roman" w:hAnsi="Times New Roman"/>
          <w:i/>
        </w:rPr>
        <w:t>pos</w:t>
      </w:r>
      <w:r>
        <w:rPr>
          <w:rFonts w:ascii="Courier New" w:hAnsi="Courier New"/>
          <w:b/>
        </w:rPr>
        <w:t>)</w:t>
      </w:r>
      <w:r>
        <w:t xml:space="preserve"> is equal to the result of </w:t>
      </w:r>
      <w:r>
        <w:rPr>
          <w:rFonts w:ascii="Courier New" w:hAnsi="Courier New"/>
          <w:b/>
        </w:rPr>
        <w:t>x.substring(</w:t>
      </w:r>
      <w:r w:rsidRPr="00F02209">
        <w:rPr>
          <w:rFonts w:ascii="Times New Roman" w:hAnsi="Times New Roman"/>
          <w:i/>
        </w:rPr>
        <w:t>pos</w:t>
      </w:r>
      <w:r>
        <w:rPr>
          <w:rFonts w:ascii="Courier New" w:hAnsi="Courier New"/>
          <w:b/>
        </w:rPr>
        <w:t>,</w:t>
      </w:r>
      <w:r>
        <w:t xml:space="preserve"> </w:t>
      </w:r>
      <w:r w:rsidRPr="00F02209">
        <w:rPr>
          <w:rFonts w:ascii="Times New Roman" w:hAnsi="Times New Roman"/>
          <w:i/>
        </w:rPr>
        <w:t>pos</w:t>
      </w:r>
      <w:r>
        <w:rPr>
          <w:rFonts w:ascii="Courier New" w:hAnsi="Courier New"/>
          <w:b/>
        </w:rPr>
        <w:t>+1)</w:t>
      </w:r>
      <w:r>
        <w:t>.</w:t>
      </w:r>
    </w:p>
    <w:p w14:paraId="31545744" w14:textId="77777777" w:rsidR="004C02EF" w:rsidRDefault="004C02EF" w:rsidP="004C02EF">
      <w:r>
        <w:t xml:space="preserve">When the </w:t>
      </w:r>
      <w:r>
        <w:rPr>
          <w:rFonts w:ascii="Courier New" w:hAnsi="Courier New"/>
          <w:b/>
        </w:rPr>
        <w:t>charAt</w:t>
      </w:r>
      <w:r>
        <w:t xml:space="preserve"> method is called with one argument </w:t>
      </w:r>
      <w:r w:rsidRPr="00F02209">
        <w:rPr>
          <w:rFonts w:ascii="Times New Roman" w:hAnsi="Times New Roman"/>
          <w:i/>
        </w:rPr>
        <w:t>pos</w:t>
      </w:r>
      <w:r>
        <w:t>, the following steps are taken:</w:t>
      </w:r>
    </w:p>
    <w:p w14:paraId="0BA495A9" w14:textId="77777777" w:rsidR="004C02EF" w:rsidRPr="008B2930" w:rsidRDefault="004C02EF" w:rsidP="004C02EF">
      <w:pPr>
        <w:pStyle w:val="Alg4"/>
        <w:numPr>
          <w:ilvl w:val="0"/>
          <w:numId w:val="226"/>
        </w:numPr>
      </w:pPr>
      <w:r w:rsidRPr="008B2930">
        <w:t xml:space="preserve">Call CheckObjectCoercible passing the </w:t>
      </w:r>
      <w:r w:rsidRPr="008B2930">
        <w:rPr>
          <w:b/>
        </w:rPr>
        <w:t>this</w:t>
      </w:r>
      <w:r w:rsidRPr="008B2930">
        <w:t xml:space="preserve"> value as its argument.</w:t>
      </w:r>
    </w:p>
    <w:p w14:paraId="440E3296" w14:textId="77777777" w:rsidR="004C02EF" w:rsidRPr="008B2930" w:rsidRDefault="004C02EF" w:rsidP="004C02EF">
      <w:pPr>
        <w:pStyle w:val="Alg4"/>
        <w:numPr>
          <w:ilvl w:val="0"/>
          <w:numId w:val="226"/>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6FB77530" w14:textId="77777777" w:rsidR="004C02EF" w:rsidRPr="008B2930" w:rsidRDefault="004C02EF" w:rsidP="004C02EF">
      <w:pPr>
        <w:pStyle w:val="Alg4"/>
        <w:numPr>
          <w:ilvl w:val="0"/>
          <w:numId w:val="226"/>
        </w:numPr>
      </w:pPr>
      <w:r w:rsidRPr="008B2930">
        <w:t xml:space="preserve">Let </w:t>
      </w:r>
      <w:r w:rsidRPr="008B2930">
        <w:rPr>
          <w:i/>
        </w:rPr>
        <w:t>position</w:t>
      </w:r>
      <w:r w:rsidRPr="008B2930">
        <w:t xml:space="preserve"> be ToInteger(</w:t>
      </w:r>
      <w:r w:rsidRPr="008B2930">
        <w:rPr>
          <w:i/>
        </w:rPr>
        <w:t>pos</w:t>
      </w:r>
      <w:r w:rsidRPr="008B2930">
        <w:t>).</w:t>
      </w:r>
    </w:p>
    <w:p w14:paraId="6C17A453" w14:textId="77777777" w:rsidR="004C02EF" w:rsidRPr="008B2930" w:rsidRDefault="004C02EF" w:rsidP="004C02EF">
      <w:pPr>
        <w:pStyle w:val="Alg4"/>
        <w:numPr>
          <w:ilvl w:val="0"/>
          <w:numId w:val="226"/>
        </w:numPr>
      </w:pPr>
      <w:r w:rsidRPr="008B2930">
        <w:t xml:space="preserve">Let </w:t>
      </w:r>
      <w:r w:rsidRPr="008B2930">
        <w:rPr>
          <w:i/>
        </w:rPr>
        <w:t>size</w:t>
      </w:r>
      <w:r w:rsidRPr="008B2930">
        <w:t xml:space="preserve"> be the number of characters in </w:t>
      </w:r>
      <w:r w:rsidRPr="008B2930">
        <w:rPr>
          <w:i/>
        </w:rPr>
        <w:t>S</w:t>
      </w:r>
      <w:r w:rsidRPr="008B2930">
        <w:t>.</w:t>
      </w:r>
    </w:p>
    <w:p w14:paraId="620807F3" w14:textId="77777777" w:rsidR="004C02EF" w:rsidRPr="008B2930" w:rsidRDefault="004C02EF" w:rsidP="004C02EF">
      <w:pPr>
        <w:pStyle w:val="Alg4"/>
        <w:numPr>
          <w:ilvl w:val="0"/>
          <w:numId w:val="226"/>
        </w:numPr>
      </w:pPr>
      <w:r w:rsidRPr="008B2930">
        <w:t xml:space="preserve">If </w:t>
      </w:r>
      <w:r w:rsidRPr="008B2930">
        <w:rPr>
          <w:i/>
        </w:rPr>
        <w:t>position</w:t>
      </w:r>
      <w:r w:rsidRPr="008B2930">
        <w:t xml:space="preserve"> &lt; 0 or </w:t>
      </w:r>
      <w:r w:rsidRPr="008B2930">
        <w:rPr>
          <w:i/>
        </w:rPr>
        <w:t>position</w:t>
      </w:r>
      <w:r w:rsidRPr="008B2930">
        <w:t xml:space="preserve"> ≥ </w:t>
      </w:r>
      <w:r w:rsidRPr="008B2930">
        <w:rPr>
          <w:i/>
        </w:rPr>
        <w:t>size</w:t>
      </w:r>
      <w:r w:rsidRPr="008B2930">
        <w:t xml:space="preserve">, return the empty </w:t>
      </w:r>
      <w:r>
        <w:t>String</w:t>
      </w:r>
      <w:r w:rsidRPr="008B2930">
        <w:t>.</w:t>
      </w:r>
    </w:p>
    <w:p w14:paraId="6925E298" w14:textId="77777777" w:rsidR="004C02EF" w:rsidRPr="008B2930" w:rsidRDefault="004C02EF" w:rsidP="004C02EF">
      <w:pPr>
        <w:pStyle w:val="Alg4"/>
        <w:numPr>
          <w:ilvl w:val="0"/>
          <w:numId w:val="226"/>
        </w:numPr>
        <w:spacing w:after="220"/>
      </w:pPr>
      <w:r w:rsidRPr="008B2930">
        <w:t xml:space="preserve">Return a </w:t>
      </w:r>
      <w:r>
        <w:t>String</w:t>
      </w:r>
      <w:r w:rsidRPr="008B2930">
        <w:t xml:space="preserve"> of length 1, containing one character from </w:t>
      </w:r>
      <w:r w:rsidRPr="008B2930">
        <w:rPr>
          <w:i/>
        </w:rPr>
        <w:t>S</w:t>
      </w:r>
      <w:r w:rsidRPr="008B2930">
        <w:t xml:space="preserve">, namely the character at position </w:t>
      </w:r>
      <w:r w:rsidRPr="008B2930">
        <w:rPr>
          <w:i/>
        </w:rPr>
        <w:t>position</w:t>
      </w:r>
      <w:r w:rsidRPr="008B2930">
        <w:t xml:space="preserve">, where the first (leftmost) character in </w:t>
      </w:r>
      <w:r w:rsidRPr="008B2930">
        <w:rPr>
          <w:i/>
        </w:rPr>
        <w:t>S</w:t>
      </w:r>
      <w:r w:rsidRPr="008B2930">
        <w:t xml:space="preserve"> is considered to be at position 0, the next one at position 1, and so on.</w:t>
      </w:r>
    </w:p>
    <w:p w14:paraId="6D72E1F1" w14:textId="77777777" w:rsidR="004C02EF" w:rsidRDefault="004C02EF" w:rsidP="004C02EF">
      <w:pPr>
        <w:pStyle w:val="Note"/>
      </w:pPr>
      <w:r w:rsidRPr="008B2930">
        <w:t>NOTE</w:t>
      </w:r>
      <w:r w:rsidRPr="008B2930">
        <w:tab/>
        <w:t xml:space="preserve">The </w:t>
      </w:r>
      <w:r w:rsidRPr="008B2930">
        <w:rPr>
          <w:rFonts w:ascii="Courier New" w:hAnsi="Courier New"/>
          <w:b/>
        </w:rPr>
        <w:t>charAt</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7442" w:name="_Toc385672317"/>
      <w:bookmarkStart w:id="7443" w:name="_Toc393690433"/>
    </w:p>
    <w:p w14:paraId="6B52DD00" w14:textId="77777777" w:rsidR="004C02EF" w:rsidRDefault="004C02EF" w:rsidP="004C02EF">
      <w:pPr>
        <w:pStyle w:val="40"/>
        <w:numPr>
          <w:ilvl w:val="0"/>
          <w:numId w:val="0"/>
        </w:numPr>
      </w:pPr>
      <w:bookmarkStart w:id="7444" w:name="_Ref451681117"/>
      <w:r>
        <w:t>15.5.4.5</w:t>
      </w:r>
      <w:r>
        <w:tab/>
        <w:t>String.prototype.charCodeAt (pos</w:t>
      </w:r>
      <w:bookmarkEnd w:id="7442"/>
      <w:bookmarkEnd w:id="7443"/>
      <w:r>
        <w:t>)</w:t>
      </w:r>
      <w:bookmarkEnd w:id="7444"/>
    </w:p>
    <w:p w14:paraId="64F52BFA" w14:textId="77777777" w:rsidR="004C02EF" w:rsidRDefault="004C02EF" w:rsidP="004C02EF">
      <w:r>
        <w:t xml:space="preserve">Returns a Number (a nonnegative integer less than </w:t>
      </w:r>
      <w:r w:rsidRPr="008B2930">
        <w:rPr>
          <w:rFonts w:ascii="Times New Roman" w:hAnsi="Times New Roman"/>
        </w:rPr>
        <w:t>2</w:t>
      </w:r>
      <w:r w:rsidRPr="008B2930">
        <w:rPr>
          <w:rFonts w:ascii="Times New Roman" w:hAnsi="Times New Roman"/>
          <w:vertAlign w:val="superscript"/>
        </w:rPr>
        <w:t>16</w:t>
      </w:r>
      <w:r>
        <w:t xml:space="preserve">) representing the code unit value of the character at position </w:t>
      </w:r>
      <w:r w:rsidRPr="00F02209">
        <w:rPr>
          <w:rFonts w:ascii="Times New Roman" w:hAnsi="Times New Roman"/>
          <w:i/>
        </w:rPr>
        <w:t>pos</w:t>
      </w:r>
      <w:r>
        <w:t xml:space="preserve"> in the String resulting from converting this object to a String. If there is no character at that position, the result is </w:t>
      </w:r>
      <w:r>
        <w:rPr>
          <w:b/>
        </w:rPr>
        <w:t>NaN</w:t>
      </w:r>
      <w:r>
        <w:t>.</w:t>
      </w:r>
    </w:p>
    <w:p w14:paraId="2CA51413" w14:textId="77777777" w:rsidR="004C02EF" w:rsidRDefault="004C02EF" w:rsidP="004C02EF">
      <w:r>
        <w:t xml:space="preserve">When the </w:t>
      </w:r>
      <w:r>
        <w:rPr>
          <w:rFonts w:ascii="Courier New" w:hAnsi="Courier New"/>
          <w:b/>
        </w:rPr>
        <w:t>charCodeAt</w:t>
      </w:r>
      <w:r>
        <w:t xml:space="preserve"> method is called with one argument </w:t>
      </w:r>
      <w:r w:rsidRPr="00F02209">
        <w:rPr>
          <w:rFonts w:ascii="Times New Roman" w:hAnsi="Times New Roman"/>
          <w:i/>
        </w:rPr>
        <w:t>pos</w:t>
      </w:r>
      <w:r>
        <w:t>, the following steps are taken:</w:t>
      </w:r>
    </w:p>
    <w:p w14:paraId="53FFF937" w14:textId="77777777" w:rsidR="004C02EF" w:rsidRPr="008B2930" w:rsidRDefault="004C02EF" w:rsidP="004C02EF">
      <w:pPr>
        <w:pStyle w:val="Alg4"/>
        <w:numPr>
          <w:ilvl w:val="0"/>
          <w:numId w:val="227"/>
        </w:numPr>
      </w:pPr>
      <w:r w:rsidRPr="008B2930">
        <w:t xml:space="preserve">Call CheckObjectCoercible passing the </w:t>
      </w:r>
      <w:r w:rsidRPr="008B2930">
        <w:rPr>
          <w:b/>
        </w:rPr>
        <w:t>this</w:t>
      </w:r>
      <w:r w:rsidRPr="008B2930">
        <w:t xml:space="preserve"> value as its argument.</w:t>
      </w:r>
    </w:p>
    <w:p w14:paraId="1E08846E" w14:textId="77777777" w:rsidR="004C02EF" w:rsidRPr="008B2930" w:rsidRDefault="004C02EF" w:rsidP="004C02EF">
      <w:pPr>
        <w:pStyle w:val="Alg4"/>
        <w:numPr>
          <w:ilvl w:val="0"/>
          <w:numId w:val="227"/>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47CD3472" w14:textId="77777777" w:rsidR="004C02EF" w:rsidRPr="008B2930" w:rsidRDefault="004C02EF" w:rsidP="004C02EF">
      <w:pPr>
        <w:pStyle w:val="Alg4"/>
        <w:numPr>
          <w:ilvl w:val="0"/>
          <w:numId w:val="227"/>
        </w:numPr>
      </w:pPr>
      <w:r w:rsidRPr="008B2930">
        <w:t xml:space="preserve">Let </w:t>
      </w:r>
      <w:r w:rsidRPr="008B2930">
        <w:rPr>
          <w:i/>
        </w:rPr>
        <w:t>position</w:t>
      </w:r>
      <w:r w:rsidRPr="008B2930">
        <w:t xml:space="preserve"> be ToInteger(</w:t>
      </w:r>
      <w:r w:rsidRPr="008B2930">
        <w:rPr>
          <w:i/>
        </w:rPr>
        <w:t>pos</w:t>
      </w:r>
      <w:r w:rsidRPr="008B2930">
        <w:t>).</w:t>
      </w:r>
    </w:p>
    <w:p w14:paraId="2661D401" w14:textId="77777777" w:rsidR="004C02EF" w:rsidRPr="008B2930" w:rsidRDefault="004C02EF" w:rsidP="004C02EF">
      <w:pPr>
        <w:pStyle w:val="Alg4"/>
        <w:numPr>
          <w:ilvl w:val="0"/>
          <w:numId w:val="227"/>
        </w:numPr>
      </w:pPr>
      <w:r w:rsidRPr="008B2930">
        <w:t xml:space="preserve">Let </w:t>
      </w:r>
      <w:r w:rsidRPr="008B2930">
        <w:rPr>
          <w:i/>
        </w:rPr>
        <w:t>size</w:t>
      </w:r>
      <w:r w:rsidRPr="008B2930">
        <w:t xml:space="preserve"> be the number of characters in </w:t>
      </w:r>
      <w:r w:rsidRPr="008B2930">
        <w:rPr>
          <w:i/>
        </w:rPr>
        <w:t>S</w:t>
      </w:r>
      <w:r w:rsidRPr="008B2930">
        <w:t>.</w:t>
      </w:r>
    </w:p>
    <w:p w14:paraId="120EF4FF" w14:textId="77777777" w:rsidR="004C02EF" w:rsidRPr="008B2930" w:rsidRDefault="004C02EF" w:rsidP="004C02EF">
      <w:pPr>
        <w:pStyle w:val="Alg4"/>
        <w:numPr>
          <w:ilvl w:val="0"/>
          <w:numId w:val="227"/>
        </w:numPr>
      </w:pPr>
      <w:r w:rsidRPr="008B2930">
        <w:t xml:space="preserve">If </w:t>
      </w:r>
      <w:r w:rsidRPr="008B2930">
        <w:rPr>
          <w:i/>
        </w:rPr>
        <w:t>position</w:t>
      </w:r>
      <w:r w:rsidRPr="008B2930">
        <w:t xml:space="preserve"> &lt; 0 or </w:t>
      </w:r>
      <w:r w:rsidRPr="008B2930">
        <w:rPr>
          <w:i/>
        </w:rPr>
        <w:t>position</w:t>
      </w:r>
      <w:r w:rsidRPr="008B2930">
        <w:t xml:space="preserve"> ≥ </w:t>
      </w:r>
      <w:r w:rsidRPr="008B2930">
        <w:rPr>
          <w:i/>
        </w:rPr>
        <w:t>size</w:t>
      </w:r>
      <w:r w:rsidRPr="008B2930">
        <w:t xml:space="preserve">, return </w:t>
      </w:r>
      <w:r w:rsidRPr="008B2930">
        <w:rPr>
          <w:b/>
        </w:rPr>
        <w:t>NaN</w:t>
      </w:r>
      <w:r w:rsidRPr="008B2930">
        <w:t>.</w:t>
      </w:r>
    </w:p>
    <w:p w14:paraId="62D98AD0" w14:textId="77777777" w:rsidR="004C02EF" w:rsidRPr="008B2930" w:rsidRDefault="004C02EF" w:rsidP="004C02EF">
      <w:pPr>
        <w:pStyle w:val="Alg4"/>
        <w:numPr>
          <w:ilvl w:val="0"/>
          <w:numId w:val="227"/>
        </w:numPr>
        <w:spacing w:after="220"/>
      </w:pPr>
      <w:r w:rsidRPr="008B2930">
        <w:t xml:space="preserve">Return a value of Number type, whose value is the code unit value of the character at position </w:t>
      </w:r>
      <w:r w:rsidRPr="008B2930">
        <w:rPr>
          <w:i/>
        </w:rPr>
        <w:t>position</w:t>
      </w:r>
      <w:r w:rsidRPr="008B2930">
        <w:t xml:space="preserve"> in the </w:t>
      </w:r>
      <w:r>
        <w:t>String</w:t>
      </w:r>
      <w:r w:rsidRPr="008B2930">
        <w:t xml:space="preserve"> </w:t>
      </w:r>
      <w:r w:rsidRPr="008B2930">
        <w:rPr>
          <w:i/>
        </w:rPr>
        <w:t>S</w:t>
      </w:r>
      <w:r w:rsidRPr="008B2930">
        <w:t xml:space="preserve">, where the first (leftmost) character in </w:t>
      </w:r>
      <w:r w:rsidRPr="008B2930">
        <w:rPr>
          <w:i/>
        </w:rPr>
        <w:t>S</w:t>
      </w:r>
      <w:r w:rsidRPr="008B2930">
        <w:t xml:space="preserve"> is considered to be at position 0, the next one at position 1, and so on.</w:t>
      </w:r>
      <w:bookmarkStart w:id="7445" w:name="_Ref385475601"/>
    </w:p>
    <w:p w14:paraId="4EAF45E6" w14:textId="77777777" w:rsidR="004C02EF" w:rsidRDefault="004C02EF" w:rsidP="004C02EF">
      <w:pPr>
        <w:pStyle w:val="Note"/>
      </w:pPr>
      <w:r w:rsidRPr="008B2930">
        <w:t>NOTE</w:t>
      </w:r>
      <w:r w:rsidRPr="008B2930">
        <w:tab/>
        <w:t xml:space="preserve">The </w:t>
      </w:r>
      <w:r w:rsidRPr="008B2930">
        <w:rPr>
          <w:rFonts w:ascii="Courier New" w:hAnsi="Courier New"/>
          <w:b/>
        </w:rPr>
        <w:t>charCodeAt</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p>
    <w:p w14:paraId="35195775" w14:textId="77777777" w:rsidR="004C02EF" w:rsidRDefault="004C02EF" w:rsidP="004C02EF">
      <w:pPr>
        <w:pStyle w:val="40"/>
        <w:numPr>
          <w:ilvl w:val="0"/>
          <w:numId w:val="0"/>
        </w:numPr>
      </w:pPr>
      <w:bookmarkStart w:id="7446" w:name="_Ref457709108"/>
      <w:r>
        <w:t>15.5.4.6</w:t>
      </w:r>
      <w:r>
        <w:tab/>
        <w:t>String.prototype.concat ( [ string1 [ , string2 [ , … ] ] ] )</w:t>
      </w:r>
      <w:bookmarkEnd w:id="7446"/>
    </w:p>
    <w:p w14:paraId="283CE13F" w14:textId="77777777" w:rsidR="004C02EF" w:rsidRDefault="004C02EF" w:rsidP="004C02EF">
      <w:r>
        <w:t xml:space="preserve">When the </w:t>
      </w:r>
      <w:r>
        <w:rPr>
          <w:rFonts w:ascii="Courier New" w:hAnsi="Courier New"/>
          <w:b/>
        </w:rPr>
        <w:t>concat</w:t>
      </w:r>
      <w:r>
        <w:t xml:space="preserve"> method is called with zero or more arguments </w:t>
      </w:r>
      <w:r w:rsidRPr="00F02209">
        <w:rPr>
          <w:rFonts w:ascii="Times New Roman" w:hAnsi="Times New Roman"/>
          <w:i/>
        </w:rPr>
        <w:t>string1</w:t>
      </w:r>
      <w:r>
        <w:t xml:space="preserve">, </w:t>
      </w:r>
      <w:r w:rsidRPr="00F02209">
        <w:rPr>
          <w:rFonts w:ascii="Times New Roman" w:hAnsi="Times New Roman"/>
          <w:i/>
        </w:rPr>
        <w:t>string2</w:t>
      </w:r>
      <w:r>
        <w:t xml:space="preserve">, etc., it returns a String consisting of the characters of this object (converted to a String) followed by the characters of each of </w:t>
      </w:r>
      <w:r w:rsidRPr="00F02209">
        <w:rPr>
          <w:rFonts w:ascii="Times New Roman" w:hAnsi="Times New Roman"/>
          <w:i/>
        </w:rPr>
        <w:t>string1</w:t>
      </w:r>
      <w:r>
        <w:t xml:space="preserve">, </w:t>
      </w:r>
      <w:r w:rsidRPr="00F02209">
        <w:rPr>
          <w:rFonts w:ascii="Times New Roman" w:hAnsi="Times New Roman"/>
          <w:i/>
        </w:rPr>
        <w:t>string2</w:t>
      </w:r>
      <w:r>
        <w:t>, etc. (where each argument is converted to a String). The result is a String value, not a String object. The following steps are taken:</w:t>
      </w:r>
    </w:p>
    <w:p w14:paraId="4299FB23" w14:textId="77777777" w:rsidR="004C02EF" w:rsidRPr="008B2930" w:rsidRDefault="004C02EF" w:rsidP="004C02EF">
      <w:pPr>
        <w:pStyle w:val="Alg4"/>
        <w:numPr>
          <w:ilvl w:val="0"/>
          <w:numId w:val="228"/>
        </w:numPr>
      </w:pPr>
      <w:r w:rsidRPr="008B2930">
        <w:t xml:space="preserve">Call CheckObjectCoercible passing the </w:t>
      </w:r>
      <w:r w:rsidRPr="008B2930">
        <w:rPr>
          <w:b/>
        </w:rPr>
        <w:t>this</w:t>
      </w:r>
      <w:r w:rsidRPr="008B2930">
        <w:t xml:space="preserve"> value as its argument.</w:t>
      </w:r>
    </w:p>
    <w:p w14:paraId="284451F8" w14:textId="77777777" w:rsidR="004C02EF" w:rsidRPr="008B2930" w:rsidRDefault="004C02EF" w:rsidP="004C02EF">
      <w:pPr>
        <w:pStyle w:val="Alg4"/>
        <w:numPr>
          <w:ilvl w:val="0"/>
          <w:numId w:val="228"/>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60097248" w14:textId="77777777" w:rsidR="004C02EF" w:rsidRPr="008B2930" w:rsidRDefault="004C02EF" w:rsidP="004C02EF">
      <w:pPr>
        <w:pStyle w:val="Alg4"/>
        <w:numPr>
          <w:ilvl w:val="0"/>
          <w:numId w:val="228"/>
        </w:numPr>
      </w:pPr>
      <w:r w:rsidRPr="008B2930">
        <w:t xml:space="preserve">Let </w:t>
      </w:r>
      <w:r w:rsidRPr="008B2930">
        <w:rPr>
          <w:i/>
        </w:rPr>
        <w:t>args</w:t>
      </w:r>
      <w:r w:rsidRPr="008B2930">
        <w:t xml:space="preserve"> be an internal list that is a copy of the argument list passed to this function.</w:t>
      </w:r>
    </w:p>
    <w:p w14:paraId="6572102B" w14:textId="77777777" w:rsidR="004C02EF" w:rsidRPr="008B2930" w:rsidRDefault="004C02EF" w:rsidP="004C02EF">
      <w:pPr>
        <w:pStyle w:val="Alg4"/>
        <w:numPr>
          <w:ilvl w:val="0"/>
          <w:numId w:val="228"/>
        </w:numPr>
      </w:pPr>
      <w:r w:rsidRPr="008B2930">
        <w:t xml:space="preserve">Let </w:t>
      </w:r>
      <w:r w:rsidRPr="008B2930">
        <w:rPr>
          <w:i/>
        </w:rPr>
        <w:t>R</w:t>
      </w:r>
      <w:r w:rsidRPr="008B2930">
        <w:t xml:space="preserve"> be </w:t>
      </w:r>
      <w:r w:rsidRPr="008B2930">
        <w:rPr>
          <w:i/>
        </w:rPr>
        <w:t>S</w:t>
      </w:r>
      <w:r w:rsidRPr="008B2930">
        <w:t>.</w:t>
      </w:r>
    </w:p>
    <w:p w14:paraId="63E31D8E" w14:textId="77777777" w:rsidR="004C02EF" w:rsidRPr="008B2930" w:rsidRDefault="004C02EF" w:rsidP="004C02EF">
      <w:pPr>
        <w:pStyle w:val="Alg4"/>
        <w:numPr>
          <w:ilvl w:val="0"/>
          <w:numId w:val="228"/>
        </w:numPr>
      </w:pPr>
      <w:r w:rsidRPr="008B2930">
        <w:t xml:space="preserve">Repeat, while </w:t>
      </w:r>
      <w:r w:rsidRPr="008B2930">
        <w:rPr>
          <w:i/>
        </w:rPr>
        <w:t>args</w:t>
      </w:r>
      <w:r w:rsidRPr="008B2930">
        <w:t xml:space="preserve"> is not empty</w:t>
      </w:r>
    </w:p>
    <w:p w14:paraId="1AF1CBEC" w14:textId="77777777" w:rsidR="004C02EF" w:rsidRPr="008B2930" w:rsidRDefault="004C02EF" w:rsidP="004C02EF">
      <w:pPr>
        <w:pStyle w:val="Alg4"/>
        <w:numPr>
          <w:ilvl w:val="1"/>
          <w:numId w:val="228"/>
        </w:numPr>
        <w:tabs>
          <w:tab w:val="num" w:pos="2070"/>
        </w:tabs>
      </w:pPr>
      <w:r w:rsidRPr="008B2930">
        <w:t xml:space="preserve">Remove the first element from </w:t>
      </w:r>
      <w:r w:rsidRPr="008B2930">
        <w:rPr>
          <w:i/>
        </w:rPr>
        <w:t>args</w:t>
      </w:r>
      <w:r w:rsidRPr="008B2930">
        <w:t xml:space="preserve"> and let </w:t>
      </w:r>
      <w:r w:rsidRPr="008B2930">
        <w:rPr>
          <w:i/>
        </w:rPr>
        <w:t>next</w:t>
      </w:r>
      <w:r w:rsidRPr="008B2930">
        <w:t xml:space="preserve"> be the value of that element.</w:t>
      </w:r>
    </w:p>
    <w:p w14:paraId="4928CF76" w14:textId="77777777" w:rsidR="004C02EF" w:rsidRPr="008B2930" w:rsidRDefault="004C02EF" w:rsidP="004C02EF">
      <w:pPr>
        <w:pStyle w:val="Alg4"/>
        <w:numPr>
          <w:ilvl w:val="1"/>
          <w:numId w:val="228"/>
        </w:numPr>
        <w:tabs>
          <w:tab w:val="num" w:pos="2070"/>
        </w:tabs>
      </w:pPr>
      <w:r w:rsidRPr="008B2930">
        <w:t xml:space="preserve">Let </w:t>
      </w:r>
      <w:r w:rsidRPr="008B2930">
        <w:rPr>
          <w:i/>
        </w:rPr>
        <w:t>R</w:t>
      </w:r>
      <w:r w:rsidRPr="008B2930">
        <w:t xml:space="preserve"> be the </w:t>
      </w:r>
      <w:r>
        <w:t>String</w:t>
      </w:r>
      <w:r w:rsidRPr="008B2930">
        <w:t xml:space="preserve"> value consisting of the characters in the previous value of </w:t>
      </w:r>
      <w:r w:rsidRPr="008B2930">
        <w:rPr>
          <w:i/>
        </w:rPr>
        <w:t>R</w:t>
      </w:r>
      <w:r w:rsidRPr="008B2930">
        <w:t xml:space="preserve"> followed by the characters of ToString(</w:t>
      </w:r>
      <w:r w:rsidRPr="008B2930">
        <w:rPr>
          <w:i/>
        </w:rPr>
        <w:t>next</w:t>
      </w:r>
      <w:r w:rsidRPr="008B2930">
        <w:t>).</w:t>
      </w:r>
    </w:p>
    <w:p w14:paraId="3DABBA95" w14:textId="77777777" w:rsidR="004C02EF" w:rsidRPr="008B2930" w:rsidRDefault="004C02EF" w:rsidP="004C02EF">
      <w:pPr>
        <w:pStyle w:val="Alg4"/>
        <w:numPr>
          <w:ilvl w:val="0"/>
          <w:numId w:val="228"/>
        </w:numPr>
        <w:spacing w:after="220"/>
      </w:pPr>
      <w:r w:rsidRPr="008B2930">
        <w:t xml:space="preserve">Return </w:t>
      </w:r>
      <w:r w:rsidRPr="008B2930">
        <w:rPr>
          <w:i/>
        </w:rPr>
        <w:t>R</w:t>
      </w:r>
      <w:r w:rsidRPr="008B2930">
        <w:t>.</w:t>
      </w:r>
    </w:p>
    <w:p w14:paraId="0021C25F"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concat</w:t>
      </w:r>
      <w:r>
        <w:t xml:space="preserve"> method is </w:t>
      </w:r>
      <w:r>
        <w:rPr>
          <w:b/>
        </w:rPr>
        <w:t>1</w:t>
      </w:r>
      <w:r>
        <w:t>.</w:t>
      </w:r>
    </w:p>
    <w:p w14:paraId="2A2A5AA1" w14:textId="77777777" w:rsidR="004C02EF" w:rsidRDefault="004C02EF" w:rsidP="004C02EF">
      <w:pPr>
        <w:pStyle w:val="Note"/>
      </w:pPr>
      <w:r w:rsidRPr="008B2930">
        <w:t>NOTE</w:t>
      </w:r>
      <w:r w:rsidRPr="008B2930">
        <w:tab/>
        <w:t xml:space="preserve">The </w:t>
      </w:r>
      <w:r w:rsidRPr="008B2930">
        <w:rPr>
          <w:rFonts w:ascii="Courier New" w:hAnsi="Courier New"/>
          <w:b/>
        </w:rPr>
        <w:t>concat</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7447" w:name="_Toc385672318"/>
      <w:bookmarkStart w:id="7448" w:name="_Toc393690434"/>
    </w:p>
    <w:p w14:paraId="35E39B19" w14:textId="77777777" w:rsidR="004C02EF" w:rsidRDefault="004C02EF" w:rsidP="004C02EF">
      <w:pPr>
        <w:pStyle w:val="40"/>
        <w:numPr>
          <w:ilvl w:val="0"/>
          <w:numId w:val="0"/>
        </w:numPr>
      </w:pPr>
      <w:bookmarkStart w:id="7449" w:name="_Ref457704269"/>
      <w:r>
        <w:t>15.5.4.7</w:t>
      </w:r>
      <w:r>
        <w:tab/>
        <w:t>String.prototype.indexO</w:t>
      </w:r>
      <w:bookmarkEnd w:id="7441"/>
      <w:r>
        <w:t>f (searchString, position</w:t>
      </w:r>
      <w:bookmarkEnd w:id="7445"/>
      <w:bookmarkEnd w:id="7447"/>
      <w:bookmarkEnd w:id="7448"/>
      <w:r>
        <w:t>)</w:t>
      </w:r>
      <w:bookmarkEnd w:id="7449"/>
    </w:p>
    <w:p w14:paraId="77C1D051" w14:textId="77777777" w:rsidR="004C02EF" w:rsidRDefault="004C02EF" w:rsidP="004C02EF">
      <w:r>
        <w:t xml:space="preserve">If </w:t>
      </w:r>
      <w:r w:rsidRPr="00F02209">
        <w:rPr>
          <w:rFonts w:ascii="Times New Roman" w:hAnsi="Times New Roman"/>
          <w:i/>
        </w:rPr>
        <w:t>searchString</w:t>
      </w:r>
      <w:r>
        <w:t xml:space="preserve"> appears as a substring of the result of converting this object to a String, at one or more positions that are greater than or equal to </w:t>
      </w:r>
      <w:r w:rsidRPr="00F02209">
        <w:rPr>
          <w:rFonts w:ascii="Times New Roman" w:hAnsi="Times New Roman"/>
          <w:i/>
        </w:rPr>
        <w:t>position</w:t>
      </w:r>
      <w:r>
        <w:t xml:space="preserve">, then the index of the smallest such position is returned; otherwise, </w:t>
      </w:r>
      <w:r>
        <w:rPr>
          <w:rFonts w:ascii="Courier New" w:hAnsi="Courier New"/>
          <w:b/>
        </w:rPr>
        <w:noBreakHyphen/>
        <w:t>1</w:t>
      </w:r>
      <w:r>
        <w:t xml:space="preserve"> is returned. If </w:t>
      </w:r>
      <w:r w:rsidRPr="00F02209">
        <w:rPr>
          <w:rFonts w:ascii="Times New Roman" w:hAnsi="Times New Roman"/>
          <w:i/>
        </w:rPr>
        <w:t>position</w:t>
      </w:r>
      <w:r>
        <w:t xml:space="preserve"> is </w:t>
      </w:r>
      <w:r>
        <w:rPr>
          <w:b/>
        </w:rPr>
        <w:t>undefined</w:t>
      </w:r>
      <w:r>
        <w:t>, 0 is assumed, so as to search all of the String.</w:t>
      </w:r>
      <w:bookmarkStart w:id="7450" w:name="_Toc382291636"/>
    </w:p>
    <w:p w14:paraId="6161A324" w14:textId="77777777" w:rsidR="004C02EF" w:rsidRDefault="004C02EF" w:rsidP="004C02EF">
      <w:r>
        <w:t xml:space="preserve">The </w:t>
      </w:r>
      <w:r>
        <w:rPr>
          <w:rFonts w:ascii="Courier New" w:hAnsi="Courier New"/>
          <w:b/>
        </w:rPr>
        <w:t>indexOf</w:t>
      </w:r>
      <w:r>
        <w:t xml:space="preserve"> method takes two arguments, </w:t>
      </w:r>
      <w:r w:rsidRPr="00F02209">
        <w:rPr>
          <w:rFonts w:ascii="Times New Roman" w:hAnsi="Times New Roman"/>
          <w:i/>
        </w:rPr>
        <w:t xml:space="preserve">searchString </w:t>
      </w:r>
      <w:r>
        <w:t>and</w:t>
      </w:r>
      <w:r w:rsidRPr="00F02209">
        <w:rPr>
          <w:rFonts w:ascii="Times New Roman" w:hAnsi="Times New Roman"/>
          <w:i/>
        </w:rPr>
        <w:t xml:space="preserve"> position</w:t>
      </w:r>
      <w:r>
        <w:t>, and performs the following steps:</w:t>
      </w:r>
    </w:p>
    <w:p w14:paraId="79BC95AF" w14:textId="77777777" w:rsidR="004C02EF" w:rsidRPr="008B2930" w:rsidRDefault="004C02EF" w:rsidP="004C02EF">
      <w:pPr>
        <w:pStyle w:val="Alg4"/>
        <w:numPr>
          <w:ilvl w:val="0"/>
          <w:numId w:val="407"/>
        </w:numPr>
      </w:pPr>
      <w:r w:rsidRPr="008B2930">
        <w:t xml:space="preserve">Call CheckObjectCoercible passing the </w:t>
      </w:r>
      <w:r w:rsidRPr="008B2930">
        <w:rPr>
          <w:b/>
        </w:rPr>
        <w:t>this</w:t>
      </w:r>
      <w:r w:rsidRPr="008B2930">
        <w:t xml:space="preserve"> value as its argument.</w:t>
      </w:r>
    </w:p>
    <w:p w14:paraId="52C75335" w14:textId="77777777" w:rsidR="004C02EF" w:rsidRPr="008B2930" w:rsidRDefault="004C02EF" w:rsidP="004C02EF">
      <w:pPr>
        <w:pStyle w:val="Alg4"/>
        <w:numPr>
          <w:ilvl w:val="0"/>
          <w:numId w:val="407"/>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43D0032D" w14:textId="77777777" w:rsidR="004C02EF" w:rsidRPr="008B2930" w:rsidRDefault="004C02EF" w:rsidP="004C02EF">
      <w:pPr>
        <w:pStyle w:val="Alg4"/>
        <w:numPr>
          <w:ilvl w:val="0"/>
          <w:numId w:val="407"/>
        </w:numPr>
      </w:pPr>
      <w:r w:rsidRPr="008B2930">
        <w:t xml:space="preserve">Let </w:t>
      </w:r>
      <w:r w:rsidRPr="008B2930">
        <w:rPr>
          <w:i/>
        </w:rPr>
        <w:t>searchStr</w:t>
      </w:r>
      <w:r w:rsidRPr="008B2930">
        <w:t xml:space="preserve"> be ToString(</w:t>
      </w:r>
      <w:r w:rsidRPr="008B2930">
        <w:rPr>
          <w:i/>
        </w:rPr>
        <w:t>searchString</w:t>
      </w:r>
      <w:r w:rsidRPr="008B2930">
        <w:t>).</w:t>
      </w:r>
    </w:p>
    <w:p w14:paraId="1E16B6E8" w14:textId="77777777" w:rsidR="004C02EF" w:rsidRPr="008B2930" w:rsidRDefault="004C02EF" w:rsidP="004C02EF">
      <w:pPr>
        <w:pStyle w:val="Alg4"/>
        <w:numPr>
          <w:ilvl w:val="0"/>
          <w:numId w:val="407"/>
        </w:numPr>
      </w:pPr>
      <w:r w:rsidRPr="008B2930">
        <w:t xml:space="preserve">Let </w:t>
      </w:r>
      <w:r w:rsidRPr="008B2930">
        <w:rPr>
          <w:i/>
        </w:rPr>
        <w:t>pos</w:t>
      </w:r>
      <w:r w:rsidRPr="008B2930">
        <w:t xml:space="preserve"> be ToInteger(</w:t>
      </w:r>
      <w:r w:rsidRPr="008B2930">
        <w:rPr>
          <w:i/>
        </w:rPr>
        <w:t>position</w:t>
      </w:r>
      <w:r w:rsidRPr="008B2930">
        <w:t xml:space="preserve">). (If </w:t>
      </w:r>
      <w:r w:rsidRPr="008B2930">
        <w:rPr>
          <w:i/>
        </w:rPr>
        <w:t>position</w:t>
      </w:r>
      <w:r w:rsidRPr="008B2930">
        <w:t xml:space="preserve"> is </w:t>
      </w:r>
      <w:r w:rsidRPr="008B2930">
        <w:rPr>
          <w:b/>
        </w:rPr>
        <w:t>undefined</w:t>
      </w:r>
      <w:r w:rsidRPr="008B2930">
        <w:t xml:space="preserve">, this step produces the value </w:t>
      </w:r>
      <w:r>
        <w:rPr>
          <w:rFonts w:ascii="Courier New" w:hAnsi="Courier New"/>
          <w:b/>
        </w:rPr>
        <w:t>0</w:t>
      </w:r>
      <w:r w:rsidRPr="008B2930">
        <w:t>).</w:t>
      </w:r>
    </w:p>
    <w:p w14:paraId="6873A8C9" w14:textId="77777777" w:rsidR="004C02EF" w:rsidRPr="008B2930" w:rsidRDefault="004C02EF" w:rsidP="004C02EF">
      <w:pPr>
        <w:pStyle w:val="Alg4"/>
        <w:numPr>
          <w:ilvl w:val="0"/>
          <w:numId w:val="407"/>
        </w:numPr>
      </w:pPr>
      <w:r w:rsidRPr="008B2930">
        <w:t xml:space="preserve">Let </w:t>
      </w:r>
      <w:r w:rsidRPr="008B2930">
        <w:rPr>
          <w:i/>
        </w:rPr>
        <w:t>len</w:t>
      </w:r>
      <w:r w:rsidRPr="008B2930">
        <w:t xml:space="preserve"> be the number of characters in </w:t>
      </w:r>
      <w:r w:rsidRPr="008B2930">
        <w:rPr>
          <w:i/>
        </w:rPr>
        <w:t>S</w:t>
      </w:r>
      <w:r w:rsidRPr="008B2930">
        <w:t>.</w:t>
      </w:r>
    </w:p>
    <w:p w14:paraId="381F244D" w14:textId="77777777" w:rsidR="004C02EF" w:rsidRPr="008B2930" w:rsidRDefault="004C02EF" w:rsidP="004C02EF">
      <w:pPr>
        <w:pStyle w:val="Alg4"/>
        <w:numPr>
          <w:ilvl w:val="0"/>
          <w:numId w:val="407"/>
        </w:numPr>
      </w:pPr>
      <w:r w:rsidRPr="008B2930">
        <w:t xml:space="preserve">Let </w:t>
      </w:r>
      <w:r w:rsidRPr="008B2930">
        <w:rPr>
          <w:i/>
        </w:rPr>
        <w:t>start</w:t>
      </w:r>
      <w:r w:rsidRPr="008B2930">
        <w:t xml:space="preserve"> be min(max(</w:t>
      </w:r>
      <w:r w:rsidRPr="008B2930">
        <w:rPr>
          <w:i/>
        </w:rPr>
        <w:t>pos</w:t>
      </w:r>
      <w:r w:rsidRPr="008B2930">
        <w:t xml:space="preserve">, 0), </w:t>
      </w:r>
      <w:r w:rsidRPr="008B2930">
        <w:rPr>
          <w:i/>
        </w:rPr>
        <w:t>len</w:t>
      </w:r>
      <w:r w:rsidRPr="008B2930">
        <w:t>).</w:t>
      </w:r>
    </w:p>
    <w:p w14:paraId="1DC06C6D" w14:textId="77777777" w:rsidR="004C02EF" w:rsidRPr="008B2930" w:rsidRDefault="004C02EF" w:rsidP="004C02EF">
      <w:pPr>
        <w:pStyle w:val="Alg4"/>
        <w:numPr>
          <w:ilvl w:val="0"/>
          <w:numId w:val="407"/>
        </w:numPr>
      </w:pPr>
      <w:r w:rsidRPr="008B2930">
        <w:t xml:space="preserve">Let </w:t>
      </w:r>
      <w:r w:rsidRPr="008B2930">
        <w:rPr>
          <w:i/>
        </w:rPr>
        <w:t>searchLen</w:t>
      </w:r>
      <w:r w:rsidRPr="008B2930">
        <w:t xml:space="preserve"> be the number of characters in </w:t>
      </w:r>
      <w:r w:rsidRPr="008B2930">
        <w:rPr>
          <w:i/>
        </w:rPr>
        <w:t>searchStr</w:t>
      </w:r>
      <w:r w:rsidRPr="008B2930">
        <w:t>.</w:t>
      </w:r>
    </w:p>
    <w:p w14:paraId="7A0C4BE3" w14:textId="77777777" w:rsidR="004C02EF" w:rsidRPr="00D00D4A" w:rsidRDefault="004C02EF" w:rsidP="004C02EF">
      <w:pPr>
        <w:pStyle w:val="Alg4"/>
        <w:numPr>
          <w:ilvl w:val="0"/>
          <w:numId w:val="407"/>
        </w:numPr>
        <w:spacing w:after="220"/>
        <w:rPr>
          <w:rFonts w:ascii="Arial" w:hAnsi="Arial"/>
        </w:rPr>
      </w:pPr>
      <w:r w:rsidRPr="008B2930">
        <w:t xml:space="preserve">Return the smallest possible integer </w:t>
      </w:r>
      <w:r w:rsidRPr="008B2930">
        <w:rPr>
          <w:i/>
        </w:rPr>
        <w:t>k</w:t>
      </w:r>
      <w:r w:rsidRPr="008B2930">
        <w:t xml:space="preserve"> not smaller than </w:t>
      </w:r>
      <w:r w:rsidRPr="008B2930">
        <w:rPr>
          <w:i/>
        </w:rPr>
        <w:t>start</w:t>
      </w:r>
      <w:r w:rsidRPr="008B2930">
        <w:t xml:space="preserve"> such that </w:t>
      </w:r>
      <w:r w:rsidRPr="008B2930">
        <w:rPr>
          <w:i/>
        </w:rPr>
        <w:t>k</w:t>
      </w:r>
      <w:r w:rsidRPr="008B2930">
        <w:t>+</w:t>
      </w:r>
      <w:r w:rsidRPr="008B2930">
        <w:rPr>
          <w:i/>
        </w:rPr>
        <w:t xml:space="preserve"> searchLen</w:t>
      </w:r>
      <w:r w:rsidRPr="008B2930">
        <w:t xml:space="preserve"> is not greater than </w:t>
      </w:r>
      <w:r w:rsidRPr="008B2930">
        <w:rPr>
          <w:i/>
        </w:rPr>
        <w:t>len</w:t>
      </w:r>
      <w:r w:rsidRPr="008B2930">
        <w:t xml:space="preserve">, and for all nonnegative integers </w:t>
      </w:r>
      <w:r w:rsidRPr="008B2930">
        <w:rPr>
          <w:i/>
        </w:rPr>
        <w:t>j</w:t>
      </w:r>
      <w:r w:rsidRPr="008B2930">
        <w:t xml:space="preserve"> less than </w:t>
      </w:r>
      <w:r w:rsidRPr="008B2930">
        <w:rPr>
          <w:i/>
        </w:rPr>
        <w:t>searchLen</w:t>
      </w:r>
      <w:r w:rsidRPr="008B2930">
        <w:t xml:space="preserve">, the character at position </w:t>
      </w:r>
      <w:r w:rsidRPr="008B2930">
        <w:rPr>
          <w:i/>
        </w:rPr>
        <w:t>k</w:t>
      </w:r>
      <w:r w:rsidRPr="008B2930">
        <w:t>+</w:t>
      </w:r>
      <w:r w:rsidRPr="008B2930">
        <w:rPr>
          <w:i/>
        </w:rPr>
        <w:t>j</w:t>
      </w:r>
      <w:r w:rsidRPr="008B2930">
        <w:t xml:space="preserve"> of </w:t>
      </w:r>
      <w:r w:rsidRPr="008B2930">
        <w:rPr>
          <w:i/>
        </w:rPr>
        <w:t>S</w:t>
      </w:r>
      <w:r w:rsidRPr="008B2930">
        <w:t xml:space="preserve"> is the same as the character at position </w:t>
      </w:r>
      <w:r w:rsidRPr="008B2930">
        <w:rPr>
          <w:i/>
        </w:rPr>
        <w:t>j</w:t>
      </w:r>
      <w:r w:rsidRPr="008B2930">
        <w:t xml:space="preserve"> of </w:t>
      </w:r>
      <w:r w:rsidRPr="008B2930">
        <w:rPr>
          <w:i/>
        </w:rPr>
        <w:t>searchStr</w:t>
      </w:r>
      <w:r w:rsidRPr="008B2930">
        <w:t xml:space="preserve">; but if there is no such integer </w:t>
      </w:r>
      <w:r w:rsidRPr="008B2930">
        <w:rPr>
          <w:i/>
        </w:rPr>
        <w:t>k</w:t>
      </w:r>
      <w:r w:rsidRPr="008B2930">
        <w:t xml:space="preserve">, then return the value </w:t>
      </w:r>
      <w:r>
        <w:rPr>
          <w:rFonts w:ascii="Courier New" w:hAnsi="Courier New"/>
          <w:b/>
        </w:rPr>
        <w:t>-1</w:t>
      </w:r>
      <w:r w:rsidRPr="00D00D4A">
        <w:rPr>
          <w:rFonts w:ascii="Arial" w:hAnsi="Arial"/>
        </w:rPr>
        <w:t>.</w:t>
      </w:r>
    </w:p>
    <w:p w14:paraId="44C84FCE"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indexOf</w:t>
      </w:r>
      <w:r>
        <w:t xml:space="preserve"> method is </w:t>
      </w:r>
      <w:r>
        <w:rPr>
          <w:b/>
        </w:rPr>
        <w:t>1</w:t>
      </w:r>
      <w:r>
        <w:t>.</w:t>
      </w:r>
    </w:p>
    <w:p w14:paraId="53AA73EB" w14:textId="77777777" w:rsidR="004C02EF" w:rsidRDefault="004C02EF" w:rsidP="004C02EF">
      <w:pPr>
        <w:pStyle w:val="Note"/>
      </w:pPr>
      <w:r w:rsidRPr="008B2930">
        <w:t>NOTE</w:t>
      </w:r>
      <w:r w:rsidRPr="008B2930">
        <w:tab/>
        <w:t xml:space="preserve">The </w:t>
      </w:r>
      <w:r w:rsidRPr="008B2930">
        <w:rPr>
          <w:rFonts w:ascii="Courier New" w:hAnsi="Courier New"/>
          <w:b/>
        </w:rPr>
        <w:t>indexOf</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7451" w:name="_Toc385672319"/>
      <w:bookmarkStart w:id="7452" w:name="_Toc393690435"/>
    </w:p>
    <w:p w14:paraId="4D2DCF4B" w14:textId="77777777" w:rsidR="004C02EF" w:rsidRDefault="004C02EF" w:rsidP="004C02EF">
      <w:pPr>
        <w:pStyle w:val="40"/>
        <w:numPr>
          <w:ilvl w:val="0"/>
          <w:numId w:val="0"/>
        </w:numPr>
      </w:pPr>
      <w:bookmarkStart w:id="7453" w:name="_Ref457704276"/>
      <w:r>
        <w:t>15.5.4.8</w:t>
      </w:r>
      <w:r>
        <w:tab/>
        <w:t>String.prototype.lastIndexO</w:t>
      </w:r>
      <w:bookmarkEnd w:id="7450"/>
      <w:r>
        <w:t>f (searchString, position</w:t>
      </w:r>
      <w:bookmarkEnd w:id="7451"/>
      <w:bookmarkEnd w:id="7452"/>
      <w:r>
        <w:t>)</w:t>
      </w:r>
      <w:bookmarkStart w:id="7454" w:name="_Toc382291637"/>
      <w:bookmarkEnd w:id="7453"/>
    </w:p>
    <w:p w14:paraId="717650AD" w14:textId="77777777" w:rsidR="004C02EF" w:rsidRDefault="004C02EF" w:rsidP="004C02EF">
      <w:r>
        <w:t xml:space="preserve">If </w:t>
      </w:r>
      <w:r w:rsidRPr="00F02209">
        <w:rPr>
          <w:rFonts w:ascii="Times New Roman" w:hAnsi="Times New Roman"/>
          <w:i/>
        </w:rPr>
        <w:t>searchString</w:t>
      </w:r>
      <w:r>
        <w:t xml:space="preserve"> appears as a substring of the result of converting this object to a String at one or more positions that are smaller than or equal to </w:t>
      </w:r>
      <w:r w:rsidRPr="00F02209">
        <w:rPr>
          <w:rFonts w:ascii="Times New Roman" w:hAnsi="Times New Roman"/>
          <w:i/>
        </w:rPr>
        <w:t>position</w:t>
      </w:r>
      <w:r>
        <w:t xml:space="preserve">, then the index of the greatest such position is returned; otherwise, </w:t>
      </w:r>
      <w:r>
        <w:rPr>
          <w:rFonts w:ascii="Courier New" w:hAnsi="Courier New"/>
          <w:b/>
        </w:rPr>
        <w:noBreakHyphen/>
        <w:t>1</w:t>
      </w:r>
      <w:r>
        <w:t xml:space="preserve"> is returned. If </w:t>
      </w:r>
      <w:r w:rsidRPr="00F02209">
        <w:rPr>
          <w:rFonts w:ascii="Times New Roman" w:hAnsi="Times New Roman"/>
          <w:i/>
        </w:rPr>
        <w:t>position</w:t>
      </w:r>
      <w:r>
        <w:t xml:space="preserve"> is </w:t>
      </w:r>
      <w:r>
        <w:rPr>
          <w:b/>
        </w:rPr>
        <w:t>undefined</w:t>
      </w:r>
      <w:r>
        <w:t>, the length of the String value is assumed, so as to search all of the String.</w:t>
      </w:r>
    </w:p>
    <w:p w14:paraId="6301F448" w14:textId="77777777" w:rsidR="004C02EF" w:rsidRDefault="004C02EF" w:rsidP="004C02EF">
      <w:r>
        <w:t xml:space="preserve">The </w:t>
      </w:r>
      <w:r>
        <w:rPr>
          <w:rFonts w:ascii="Courier New" w:hAnsi="Courier New"/>
          <w:b/>
        </w:rPr>
        <w:t>lastIndexOf</w:t>
      </w:r>
      <w:r>
        <w:t xml:space="preserve"> method takes two arguments, </w:t>
      </w:r>
      <w:r w:rsidRPr="00F02209">
        <w:rPr>
          <w:rFonts w:ascii="Times New Roman" w:hAnsi="Times New Roman"/>
          <w:i/>
        </w:rPr>
        <w:t xml:space="preserve">searchString </w:t>
      </w:r>
      <w:r>
        <w:t>and</w:t>
      </w:r>
      <w:r w:rsidRPr="00F02209">
        <w:rPr>
          <w:rFonts w:ascii="Times New Roman" w:hAnsi="Times New Roman"/>
          <w:i/>
        </w:rPr>
        <w:t xml:space="preserve"> position</w:t>
      </w:r>
      <w:r>
        <w:t>, and performs the following steps:</w:t>
      </w:r>
    </w:p>
    <w:p w14:paraId="5D055CAD" w14:textId="77777777" w:rsidR="004C02EF" w:rsidRPr="008B2930" w:rsidRDefault="004C02EF" w:rsidP="004C02EF">
      <w:pPr>
        <w:pStyle w:val="Alg4"/>
        <w:numPr>
          <w:ilvl w:val="0"/>
          <w:numId w:val="230"/>
        </w:numPr>
      </w:pPr>
      <w:r w:rsidRPr="008B2930">
        <w:t xml:space="preserve">Call CheckObjectCoercible passing the </w:t>
      </w:r>
      <w:r w:rsidRPr="008B2930">
        <w:rPr>
          <w:b/>
        </w:rPr>
        <w:t>this</w:t>
      </w:r>
      <w:r w:rsidRPr="008B2930">
        <w:t xml:space="preserve"> value as its argument.</w:t>
      </w:r>
    </w:p>
    <w:p w14:paraId="31C12F9E" w14:textId="77777777" w:rsidR="004C02EF" w:rsidRPr="008B2930" w:rsidRDefault="004C02EF" w:rsidP="004C02EF">
      <w:pPr>
        <w:pStyle w:val="Alg4"/>
        <w:numPr>
          <w:ilvl w:val="0"/>
          <w:numId w:val="230"/>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5B4C80E9" w14:textId="77777777" w:rsidR="004C02EF" w:rsidRPr="008B2930" w:rsidRDefault="004C02EF" w:rsidP="004C02EF">
      <w:pPr>
        <w:pStyle w:val="Alg4"/>
        <w:numPr>
          <w:ilvl w:val="0"/>
          <w:numId w:val="230"/>
        </w:numPr>
      </w:pPr>
      <w:r w:rsidRPr="008B2930">
        <w:t xml:space="preserve">Let </w:t>
      </w:r>
      <w:r w:rsidRPr="008B2930">
        <w:rPr>
          <w:i/>
        </w:rPr>
        <w:t>searchStr</w:t>
      </w:r>
      <w:r w:rsidRPr="008B2930">
        <w:t xml:space="preserve"> be ToString(</w:t>
      </w:r>
      <w:r w:rsidRPr="008B2930">
        <w:rPr>
          <w:i/>
        </w:rPr>
        <w:t>searchString</w:t>
      </w:r>
      <w:r w:rsidRPr="008B2930">
        <w:t>).</w:t>
      </w:r>
    </w:p>
    <w:p w14:paraId="20FA538C" w14:textId="77777777" w:rsidR="004C02EF" w:rsidRPr="008B2930" w:rsidRDefault="004C02EF" w:rsidP="004C02EF">
      <w:pPr>
        <w:pStyle w:val="Alg4"/>
        <w:numPr>
          <w:ilvl w:val="0"/>
          <w:numId w:val="230"/>
        </w:numPr>
      </w:pPr>
      <w:r w:rsidRPr="008B2930">
        <w:t xml:space="preserve">Let </w:t>
      </w:r>
      <w:r w:rsidRPr="008B2930">
        <w:rPr>
          <w:i/>
        </w:rPr>
        <w:t>numPos</w:t>
      </w:r>
      <w:r w:rsidRPr="008B2930">
        <w:t xml:space="preserve"> be ToNumber(</w:t>
      </w:r>
      <w:r w:rsidRPr="008B2930">
        <w:rPr>
          <w:i/>
        </w:rPr>
        <w:t>position</w:t>
      </w:r>
      <w:r w:rsidRPr="008B2930">
        <w:t xml:space="preserve">). (If </w:t>
      </w:r>
      <w:r w:rsidRPr="008B2930">
        <w:rPr>
          <w:i/>
        </w:rPr>
        <w:t>position</w:t>
      </w:r>
      <w:r w:rsidRPr="008B2930">
        <w:t xml:space="preserve"> is </w:t>
      </w:r>
      <w:r w:rsidRPr="008B2930">
        <w:rPr>
          <w:b/>
        </w:rPr>
        <w:t>undefined</w:t>
      </w:r>
      <w:r w:rsidRPr="008B2930">
        <w:t xml:space="preserve">, this step produces the value </w:t>
      </w:r>
      <w:r w:rsidRPr="008B2930">
        <w:rPr>
          <w:b/>
        </w:rPr>
        <w:t>NaN</w:t>
      </w:r>
      <w:r w:rsidRPr="008B2930">
        <w:t>).</w:t>
      </w:r>
    </w:p>
    <w:p w14:paraId="3E63E0BA" w14:textId="77777777" w:rsidR="004C02EF" w:rsidRPr="008B2930" w:rsidRDefault="004C02EF" w:rsidP="004C02EF">
      <w:pPr>
        <w:pStyle w:val="Alg4"/>
        <w:numPr>
          <w:ilvl w:val="0"/>
          <w:numId w:val="230"/>
        </w:numPr>
      </w:pPr>
      <w:r w:rsidRPr="008B2930">
        <w:t xml:space="preserve">If </w:t>
      </w:r>
      <w:r w:rsidRPr="008B2930">
        <w:rPr>
          <w:i/>
        </w:rPr>
        <w:t>numPos</w:t>
      </w:r>
      <w:r w:rsidRPr="008B2930">
        <w:t xml:space="preserve"> is </w:t>
      </w:r>
      <w:r w:rsidRPr="008B2930">
        <w:rPr>
          <w:b/>
        </w:rPr>
        <w:t>NaN</w:t>
      </w:r>
      <w:r w:rsidRPr="008B2930">
        <w:t xml:space="preserve">, let </w:t>
      </w:r>
      <w:r w:rsidRPr="008B2930">
        <w:rPr>
          <w:i/>
        </w:rPr>
        <w:t>pos</w:t>
      </w:r>
      <w:r w:rsidRPr="008B2930">
        <w:t xml:space="preserve"> be </w:t>
      </w:r>
      <w:r w:rsidRPr="008B2930">
        <w:rPr>
          <w:b/>
        </w:rPr>
        <w:t>+</w:t>
      </w:r>
      <w:r w:rsidRPr="008B2930">
        <w:rPr>
          <w:b/>
        </w:rPr>
        <w:sym w:font="Symbol" w:char="F0A5"/>
      </w:r>
      <w:r w:rsidRPr="008B2930">
        <w:t xml:space="preserve">; otherwise, let </w:t>
      </w:r>
      <w:r w:rsidRPr="008B2930">
        <w:rPr>
          <w:i/>
        </w:rPr>
        <w:t>pos</w:t>
      </w:r>
      <w:r w:rsidRPr="008B2930">
        <w:t xml:space="preserve"> be ToInteger(</w:t>
      </w:r>
      <w:r w:rsidRPr="008B2930">
        <w:rPr>
          <w:i/>
        </w:rPr>
        <w:t>numPos</w:t>
      </w:r>
      <w:r w:rsidRPr="008B2930">
        <w:t>).</w:t>
      </w:r>
    </w:p>
    <w:p w14:paraId="18B10242" w14:textId="77777777" w:rsidR="004C02EF" w:rsidRPr="008B2930" w:rsidRDefault="004C02EF" w:rsidP="004C02EF">
      <w:pPr>
        <w:pStyle w:val="Alg4"/>
        <w:numPr>
          <w:ilvl w:val="0"/>
          <w:numId w:val="230"/>
        </w:numPr>
      </w:pPr>
      <w:r w:rsidRPr="008B2930">
        <w:t xml:space="preserve">Let </w:t>
      </w:r>
      <w:r w:rsidRPr="008B2930">
        <w:rPr>
          <w:i/>
        </w:rPr>
        <w:t>len</w:t>
      </w:r>
      <w:r w:rsidRPr="008B2930">
        <w:t xml:space="preserve"> be the number of characters in </w:t>
      </w:r>
      <w:r w:rsidRPr="008B2930">
        <w:rPr>
          <w:i/>
        </w:rPr>
        <w:t>S</w:t>
      </w:r>
      <w:r w:rsidRPr="008B2930">
        <w:t>.</w:t>
      </w:r>
    </w:p>
    <w:p w14:paraId="59B06AC7" w14:textId="77777777" w:rsidR="004C02EF" w:rsidRPr="008B2930" w:rsidRDefault="004C02EF" w:rsidP="004C02EF">
      <w:pPr>
        <w:pStyle w:val="Alg4"/>
        <w:numPr>
          <w:ilvl w:val="0"/>
          <w:numId w:val="230"/>
        </w:numPr>
      </w:pPr>
      <w:r w:rsidRPr="008B2930">
        <w:t xml:space="preserve">Let </w:t>
      </w:r>
      <w:r w:rsidRPr="008B2930">
        <w:rPr>
          <w:i/>
        </w:rPr>
        <w:t>start</w:t>
      </w:r>
      <w:r w:rsidRPr="008B2930">
        <w:t xml:space="preserve"> min(max(</w:t>
      </w:r>
      <w:r w:rsidRPr="008B2930">
        <w:rPr>
          <w:i/>
        </w:rPr>
        <w:t>pos</w:t>
      </w:r>
      <w:r w:rsidRPr="008B2930">
        <w:t xml:space="preserve">, 0), </w:t>
      </w:r>
      <w:r w:rsidRPr="008B2930">
        <w:rPr>
          <w:i/>
        </w:rPr>
        <w:t>len</w:t>
      </w:r>
      <w:r w:rsidRPr="008B2930">
        <w:t>).</w:t>
      </w:r>
    </w:p>
    <w:p w14:paraId="5FFD3519" w14:textId="77777777" w:rsidR="004C02EF" w:rsidRPr="008B2930" w:rsidRDefault="004C02EF" w:rsidP="004C02EF">
      <w:pPr>
        <w:pStyle w:val="Alg4"/>
        <w:numPr>
          <w:ilvl w:val="0"/>
          <w:numId w:val="230"/>
        </w:numPr>
      </w:pPr>
      <w:r w:rsidRPr="008B2930">
        <w:t xml:space="preserve">Let </w:t>
      </w:r>
      <w:r w:rsidRPr="008B2930">
        <w:rPr>
          <w:i/>
        </w:rPr>
        <w:t>searchLen</w:t>
      </w:r>
      <w:r w:rsidRPr="008B2930">
        <w:t xml:space="preserve"> be the number of characters in </w:t>
      </w:r>
      <w:r w:rsidRPr="008B2930">
        <w:rPr>
          <w:i/>
        </w:rPr>
        <w:t>searchStr</w:t>
      </w:r>
      <w:r w:rsidRPr="008B2930">
        <w:t>.</w:t>
      </w:r>
    </w:p>
    <w:p w14:paraId="0FEAF400" w14:textId="77777777" w:rsidR="004C02EF" w:rsidRPr="008B2930" w:rsidRDefault="004C02EF" w:rsidP="004C02EF">
      <w:pPr>
        <w:pStyle w:val="Alg4"/>
        <w:numPr>
          <w:ilvl w:val="0"/>
          <w:numId w:val="230"/>
        </w:numPr>
        <w:spacing w:after="220"/>
      </w:pPr>
      <w:r w:rsidRPr="008B2930">
        <w:t xml:space="preserve">Return the largest possible nonnegative integer </w:t>
      </w:r>
      <w:r w:rsidRPr="008B2930">
        <w:rPr>
          <w:i/>
        </w:rPr>
        <w:t>k</w:t>
      </w:r>
      <w:r w:rsidRPr="008B2930">
        <w:t xml:space="preserve"> not larger than </w:t>
      </w:r>
      <w:r w:rsidRPr="008B2930">
        <w:rPr>
          <w:i/>
        </w:rPr>
        <w:t>start</w:t>
      </w:r>
      <w:r w:rsidRPr="008B2930">
        <w:t xml:space="preserve"> such that </w:t>
      </w:r>
      <w:r w:rsidRPr="008B2930">
        <w:rPr>
          <w:i/>
        </w:rPr>
        <w:t>k</w:t>
      </w:r>
      <w:r w:rsidRPr="008B2930">
        <w:t>+</w:t>
      </w:r>
      <w:r w:rsidRPr="008B2930">
        <w:rPr>
          <w:i/>
        </w:rPr>
        <w:t xml:space="preserve"> searchLen</w:t>
      </w:r>
      <w:r w:rsidRPr="008B2930">
        <w:t xml:space="preserve"> is not greater than </w:t>
      </w:r>
      <w:r w:rsidRPr="008B2930">
        <w:rPr>
          <w:i/>
        </w:rPr>
        <w:t>len</w:t>
      </w:r>
      <w:r w:rsidRPr="008B2930">
        <w:t xml:space="preserve">, and for all nonnegative integers </w:t>
      </w:r>
      <w:r w:rsidRPr="008B2930">
        <w:rPr>
          <w:i/>
        </w:rPr>
        <w:t>j</w:t>
      </w:r>
      <w:r w:rsidRPr="008B2930">
        <w:t xml:space="preserve"> less than </w:t>
      </w:r>
      <w:r w:rsidRPr="008B2930">
        <w:rPr>
          <w:i/>
        </w:rPr>
        <w:t>searchLen</w:t>
      </w:r>
      <w:r w:rsidRPr="008B2930">
        <w:t xml:space="preserve">, the character at position </w:t>
      </w:r>
      <w:r w:rsidRPr="008B2930">
        <w:rPr>
          <w:i/>
        </w:rPr>
        <w:t>k</w:t>
      </w:r>
      <w:r w:rsidRPr="008B2930">
        <w:t>+</w:t>
      </w:r>
      <w:r w:rsidRPr="008B2930">
        <w:rPr>
          <w:i/>
        </w:rPr>
        <w:t>j</w:t>
      </w:r>
      <w:r w:rsidRPr="008B2930">
        <w:t xml:space="preserve"> of </w:t>
      </w:r>
      <w:r w:rsidRPr="008B2930">
        <w:rPr>
          <w:i/>
        </w:rPr>
        <w:t>S</w:t>
      </w:r>
      <w:r w:rsidRPr="008B2930">
        <w:t xml:space="preserve"> is the same as the character at position </w:t>
      </w:r>
      <w:r w:rsidRPr="008B2930">
        <w:rPr>
          <w:i/>
        </w:rPr>
        <w:t>j</w:t>
      </w:r>
      <w:r w:rsidRPr="008B2930">
        <w:t xml:space="preserve"> of </w:t>
      </w:r>
      <w:r w:rsidRPr="008B2930">
        <w:rPr>
          <w:i/>
        </w:rPr>
        <w:t>searchStr</w:t>
      </w:r>
      <w:r w:rsidRPr="008B2930">
        <w:t xml:space="preserve">; but if there is no such integer </w:t>
      </w:r>
      <w:r w:rsidRPr="008B2930">
        <w:rPr>
          <w:i/>
        </w:rPr>
        <w:t>k</w:t>
      </w:r>
      <w:r w:rsidRPr="008B2930">
        <w:t xml:space="preserve">, then return the value </w:t>
      </w:r>
      <w:r>
        <w:rPr>
          <w:rFonts w:ascii="Courier New" w:hAnsi="Courier New"/>
          <w:b/>
        </w:rPr>
        <w:t>-1</w:t>
      </w:r>
      <w:r w:rsidRPr="008B2930">
        <w:t>.</w:t>
      </w:r>
    </w:p>
    <w:p w14:paraId="439F5767"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lastIndexOf</w:t>
      </w:r>
      <w:r>
        <w:t xml:space="preserve"> method is </w:t>
      </w:r>
      <w:r>
        <w:rPr>
          <w:b/>
        </w:rPr>
        <w:t>1</w:t>
      </w:r>
      <w:r>
        <w:t>.</w:t>
      </w:r>
    </w:p>
    <w:p w14:paraId="52E8D51F" w14:textId="77777777" w:rsidR="004C02EF" w:rsidRDefault="004C02EF" w:rsidP="004C02EF">
      <w:pPr>
        <w:pStyle w:val="Note"/>
      </w:pPr>
      <w:r w:rsidRPr="008B2930">
        <w:t>NOTE</w:t>
      </w:r>
      <w:r w:rsidRPr="008B2930">
        <w:tab/>
        <w:t xml:space="preserve">The </w:t>
      </w:r>
      <w:r w:rsidRPr="008B2930">
        <w:rPr>
          <w:rFonts w:ascii="Courier New" w:hAnsi="Courier New"/>
          <w:b/>
        </w:rPr>
        <w:t>lastIndexOf</w:t>
      </w:r>
      <w:r w:rsidRPr="008B2930">
        <w:t xml:space="preserve"> function is intentionally generic; it does not require that its </w:t>
      </w:r>
      <w:r w:rsidRPr="008B2930">
        <w:rPr>
          <w:b/>
        </w:rPr>
        <w:t>this</w:t>
      </w:r>
      <w:r w:rsidRPr="008B2930">
        <w:t xml:space="preserve"> value be a String object. Therefore, it can be transferred to other kinds of objects for use as a method.</w:t>
      </w:r>
      <w:bookmarkStart w:id="7455" w:name="_Toc385672320"/>
      <w:bookmarkStart w:id="7456" w:name="_Toc393690436"/>
    </w:p>
    <w:p w14:paraId="4944E3C6" w14:textId="77777777" w:rsidR="004C02EF" w:rsidRDefault="004C02EF" w:rsidP="004C02EF">
      <w:pPr>
        <w:pStyle w:val="40"/>
        <w:numPr>
          <w:ilvl w:val="0"/>
          <w:numId w:val="0"/>
        </w:numPr>
      </w:pPr>
      <w:bookmarkStart w:id="7457" w:name="_Ref456012385"/>
      <w:r>
        <w:t>15.5.4.9</w:t>
      </w:r>
      <w:r>
        <w:tab/>
        <w:t>String.prototype.localeCompare (that)</w:t>
      </w:r>
      <w:bookmarkEnd w:id="7457"/>
    </w:p>
    <w:p w14:paraId="72E2F0C7" w14:textId="77777777" w:rsidR="004C02EF" w:rsidRDefault="004C02EF" w:rsidP="004C02EF">
      <w:r>
        <w:t xml:space="preserve">When the </w:t>
      </w:r>
      <w:r>
        <w:rPr>
          <w:rFonts w:ascii="Courier New" w:hAnsi="Courier New"/>
          <w:b/>
        </w:rPr>
        <w:t>localeCompare</w:t>
      </w:r>
      <w:r>
        <w:t xml:space="preserve"> method is called with one argument </w:t>
      </w:r>
      <w:r w:rsidRPr="00F02209">
        <w:rPr>
          <w:rFonts w:ascii="Times New Roman" w:hAnsi="Times New Roman"/>
          <w:i/>
        </w:rPr>
        <w:t>that</w:t>
      </w:r>
      <w:r>
        <w:t xml:space="preserve">, it returns a Number other than </w:t>
      </w:r>
      <w:r>
        <w:rPr>
          <w:b/>
        </w:rPr>
        <w:t>NaN</w:t>
      </w:r>
      <w:r>
        <w:t xml:space="preserve"> that represents the result of a locale-sensitive String comparison of the this value (converted to a String) with </w:t>
      </w:r>
      <w:r w:rsidRPr="00F02209">
        <w:rPr>
          <w:rFonts w:ascii="Times New Roman" w:hAnsi="Times New Roman"/>
          <w:i/>
        </w:rPr>
        <w:t>that</w:t>
      </w:r>
      <w:r>
        <w:t xml:space="preserve"> (converted to a String). The two Strings are </w:t>
      </w:r>
      <w:r w:rsidRPr="00F02209">
        <w:rPr>
          <w:rFonts w:ascii="Times New Roman" w:hAnsi="Times New Roman"/>
          <w:i/>
        </w:rPr>
        <w:t>S</w:t>
      </w:r>
      <w:r>
        <w:t xml:space="preserve"> and </w:t>
      </w:r>
      <w:r w:rsidRPr="00F02209">
        <w:rPr>
          <w:rFonts w:ascii="Times New Roman" w:hAnsi="Times New Roman"/>
          <w:i/>
        </w:rPr>
        <w:t>That</w:t>
      </w:r>
      <w:r>
        <w:t xml:space="preserve">. The two Strings are compared in an implementation-defined fashion. The result is intended to order String values in the sort order specified by the system default locale, and will be negative, zero, or positive, depending on whether </w:t>
      </w:r>
      <w:r w:rsidRPr="00F02209">
        <w:rPr>
          <w:rFonts w:ascii="Times New Roman" w:hAnsi="Times New Roman"/>
          <w:i/>
        </w:rPr>
        <w:t>S</w:t>
      </w:r>
      <w:r>
        <w:t xml:space="preserve"> comes before </w:t>
      </w:r>
      <w:r w:rsidRPr="00F02209">
        <w:rPr>
          <w:rFonts w:ascii="Times New Roman" w:hAnsi="Times New Roman"/>
          <w:i/>
        </w:rPr>
        <w:t>That</w:t>
      </w:r>
      <w:r>
        <w:t xml:space="preserve"> in the sort order, the Strings are equal, or </w:t>
      </w:r>
      <w:r w:rsidRPr="00F02209">
        <w:rPr>
          <w:rFonts w:ascii="Times New Roman" w:hAnsi="Times New Roman"/>
          <w:i/>
        </w:rPr>
        <w:t>S</w:t>
      </w:r>
      <w:r w:rsidRPr="00351E4B" w:rsidDel="00351E4B">
        <w:t xml:space="preserve"> </w:t>
      </w:r>
      <w:r>
        <w:t xml:space="preserve">comes after </w:t>
      </w:r>
      <w:r w:rsidRPr="00F02209">
        <w:rPr>
          <w:rFonts w:ascii="Times New Roman" w:hAnsi="Times New Roman"/>
          <w:i/>
        </w:rPr>
        <w:t>That</w:t>
      </w:r>
      <w:r>
        <w:t xml:space="preserve"> in the sort order, respectively.</w:t>
      </w:r>
    </w:p>
    <w:p w14:paraId="073BF7EF" w14:textId="77777777" w:rsidR="004C02EF" w:rsidRDefault="004C02EF" w:rsidP="004C02EF">
      <w:r>
        <w:t>Before perform the comparisons the following steps are performed to prepare the Strings:</w:t>
      </w:r>
    </w:p>
    <w:p w14:paraId="22A34632" w14:textId="77777777" w:rsidR="004C02EF" w:rsidRPr="008B2930" w:rsidRDefault="004C02EF" w:rsidP="004C02EF">
      <w:pPr>
        <w:pStyle w:val="Alg4"/>
        <w:numPr>
          <w:ilvl w:val="0"/>
          <w:numId w:val="231"/>
        </w:numPr>
      </w:pPr>
      <w:r w:rsidRPr="008B2930">
        <w:t xml:space="preserve">Call CheckObjectCoercible passing the </w:t>
      </w:r>
      <w:r w:rsidRPr="008B2930">
        <w:rPr>
          <w:b/>
        </w:rPr>
        <w:t>this</w:t>
      </w:r>
      <w:r w:rsidRPr="008B2930">
        <w:t xml:space="preserve"> value as its argument.</w:t>
      </w:r>
    </w:p>
    <w:p w14:paraId="6CC8B2BE" w14:textId="77777777" w:rsidR="004C02EF" w:rsidRPr="008B2930" w:rsidRDefault="004C02EF" w:rsidP="004C02EF">
      <w:pPr>
        <w:pStyle w:val="Alg4"/>
        <w:numPr>
          <w:ilvl w:val="0"/>
          <w:numId w:val="231"/>
        </w:numPr>
      </w:pPr>
      <w:r w:rsidRPr="008B2930">
        <w:t xml:space="preserve">Let </w:t>
      </w:r>
      <w:r w:rsidRPr="008B2930">
        <w:rPr>
          <w:i/>
        </w:rPr>
        <w:t>S</w:t>
      </w:r>
      <w:r w:rsidRPr="008B2930">
        <w:t xml:space="preserve"> be the result of calling ToString, giving it the </w:t>
      </w:r>
      <w:r w:rsidRPr="008B2930">
        <w:rPr>
          <w:b/>
        </w:rPr>
        <w:t>this</w:t>
      </w:r>
      <w:r w:rsidRPr="008B2930">
        <w:t xml:space="preserve"> value as its argument.</w:t>
      </w:r>
    </w:p>
    <w:p w14:paraId="6A7E2745" w14:textId="77777777" w:rsidR="004C02EF" w:rsidRPr="008B2930" w:rsidRDefault="004C02EF" w:rsidP="004C02EF">
      <w:pPr>
        <w:pStyle w:val="Alg4"/>
        <w:numPr>
          <w:ilvl w:val="0"/>
          <w:numId w:val="231"/>
        </w:numPr>
        <w:spacing w:after="120"/>
      </w:pPr>
      <w:r w:rsidRPr="008B2930">
        <w:t xml:space="preserve">Let </w:t>
      </w:r>
      <w:r w:rsidRPr="008B2930">
        <w:rPr>
          <w:i/>
        </w:rPr>
        <w:t>That</w:t>
      </w:r>
      <w:r w:rsidRPr="008B2930">
        <w:t xml:space="preserve"> be ToString(</w:t>
      </w:r>
      <w:r w:rsidRPr="008B2930">
        <w:rPr>
          <w:i/>
        </w:rPr>
        <w:t>that</w:t>
      </w:r>
      <w:r w:rsidRPr="008B2930">
        <w:t>).</w:t>
      </w:r>
    </w:p>
    <w:p w14:paraId="04B572D6" w14:textId="77777777" w:rsidR="004C02EF" w:rsidRDefault="004C02EF" w:rsidP="004C02EF">
      <w:r>
        <w:t xml:space="preserve">The </w:t>
      </w:r>
      <w:r>
        <w:rPr>
          <w:rFonts w:ascii="Courier New" w:hAnsi="Courier New"/>
          <w:b/>
        </w:rPr>
        <w:t>localeCompare</w:t>
      </w:r>
      <w:r>
        <w:t xml:space="preserve"> method, if considered as a function of two arguments </w:t>
      </w:r>
      <w:r>
        <w:rPr>
          <w:b/>
        </w:rPr>
        <w:t>this</w:t>
      </w:r>
      <w:r>
        <w:t xml:space="preserve"> and </w:t>
      </w:r>
      <w:r w:rsidRPr="00F02209">
        <w:rPr>
          <w:rFonts w:ascii="Times New Roman" w:hAnsi="Times New Roman"/>
          <w:i/>
        </w:rPr>
        <w:t>that</w:t>
      </w:r>
      <w:r>
        <w:t xml:space="preserve">, is a consistent comparison function (as defined in 15.4.4.11) on the set of all Strings. </w:t>
      </w:r>
    </w:p>
    <w:p w14:paraId="40033D61" w14:textId="77777777" w:rsidR="004C02EF" w:rsidRDefault="004C02EF" w:rsidP="004C02EF">
      <w:r>
        <w:t xml:space="preserve">The actual return values are implementation-defined to permit implementers to encode additional information in the value, but the function is required to define a total ordering on all Strings and to return </w:t>
      </w:r>
      <w:r>
        <w:rPr>
          <w:rFonts w:ascii="Courier New" w:hAnsi="Courier New"/>
          <w:b/>
        </w:rPr>
        <w:t>0</w:t>
      </w:r>
      <w:r>
        <w:t xml:space="preserve"> when comparing Strings that are considered canonically equivalent by the Unicode standard.</w:t>
      </w:r>
    </w:p>
    <w:p w14:paraId="57569092" w14:textId="77777777" w:rsidR="004C02EF" w:rsidRDefault="004C02EF" w:rsidP="004C02EF">
      <w:r>
        <w:t>If no language-sensitive comparison at all is available from the host environment, this function may perform a bitwise comparison.</w:t>
      </w:r>
    </w:p>
    <w:p w14:paraId="2EF5252E" w14:textId="77777777" w:rsidR="004C02EF" w:rsidRDefault="004C02EF" w:rsidP="004C02EF">
      <w:pPr>
        <w:pStyle w:val="Note"/>
      </w:pPr>
      <w:r w:rsidRPr="008B2930">
        <w:t>NOTE</w:t>
      </w:r>
      <w:r>
        <w:t xml:space="preserve"> 1</w:t>
      </w:r>
      <w:r w:rsidRPr="008B2930">
        <w:tab/>
        <w:t xml:space="preserve">The </w:t>
      </w:r>
      <w:r w:rsidRPr="008B2930">
        <w:rPr>
          <w:rFonts w:ascii="Courier New" w:hAnsi="Courier New"/>
          <w:b/>
        </w:rPr>
        <w:t>localeCompare</w:t>
      </w:r>
      <w:r w:rsidRPr="008B2930">
        <w:t xml:space="preserve"> method itself is not directly suitable as an argument to </w:t>
      </w:r>
      <w:r w:rsidRPr="008B2930">
        <w:rPr>
          <w:rFonts w:ascii="Courier New" w:hAnsi="Courier New"/>
          <w:b/>
        </w:rPr>
        <w:t>Array.prototype.sort</w:t>
      </w:r>
      <w:r w:rsidRPr="008B2930">
        <w:t xml:space="preserve"> because the latter requires a function of two arguments.</w:t>
      </w:r>
    </w:p>
    <w:p w14:paraId="0DA01E05" w14:textId="77777777" w:rsidR="004C02EF" w:rsidRPr="008B2930" w:rsidRDefault="004C02EF" w:rsidP="004C02EF">
      <w:pPr>
        <w:pStyle w:val="Note"/>
      </w:pPr>
      <w:r w:rsidRPr="008B2930">
        <w:t>NOTE 2</w:t>
      </w:r>
      <w:r w:rsidRPr="008B2930">
        <w:tab/>
        <w:t xml:space="preserve">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w:t>
      </w:r>
      <w:r>
        <w:t>Strings</w:t>
      </w:r>
      <w:r w:rsidRPr="008B2930">
        <w:t xml:space="preserve"> that are canonically equivalent according to the Unicode standard as identical (in other words, compare the </w:t>
      </w:r>
      <w:r>
        <w:t>Strings</w:t>
      </w:r>
      <w:r w:rsidRPr="008B2930">
        <w:t xml:space="preserve"> as if they had both been converted to Normalised Form C or D first). It is also recommended that this function not honour Unicode compatibility equivalences or decompositions.</w:t>
      </w:r>
    </w:p>
    <w:p w14:paraId="52AC6428" w14:textId="77777777" w:rsidR="004C02EF" w:rsidRPr="004F25CB" w:rsidRDefault="004C02EF" w:rsidP="004C02EF">
      <w:pPr>
        <w:pStyle w:val="Note"/>
      </w:pPr>
      <w:r w:rsidRPr="008B2930">
        <w:t xml:space="preserve">NOTE </w:t>
      </w:r>
      <w:r>
        <w:t>3</w:t>
      </w:r>
      <w:r w:rsidRPr="008B2930">
        <w:tab/>
      </w:r>
      <w:r w:rsidRPr="004F25CB">
        <w:t>The second parameter to this function is likely to be used in a future version of this standard; it is recommended that implementations do not use this parameter position for anything else.</w:t>
      </w:r>
    </w:p>
    <w:p w14:paraId="3A8B312B" w14:textId="77777777" w:rsidR="004C02EF" w:rsidRPr="004F25CB" w:rsidRDefault="004C02EF" w:rsidP="004C02EF">
      <w:pPr>
        <w:pStyle w:val="Note"/>
      </w:pPr>
      <w:r w:rsidRPr="008B2930">
        <w:t xml:space="preserve">NOTE </w:t>
      </w:r>
      <w:r>
        <w:t>4</w:t>
      </w:r>
      <w:r w:rsidRPr="008B2930">
        <w:tab/>
      </w:r>
      <w:r w:rsidRPr="004F25CB">
        <w:t xml:space="preserve">The </w:t>
      </w:r>
      <w:r w:rsidRPr="004F25CB">
        <w:rPr>
          <w:rFonts w:ascii="Courier New" w:hAnsi="Courier New"/>
          <w:b/>
        </w:rPr>
        <w:t>localeCompare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08EA01E9" w14:textId="77777777" w:rsidR="004C02EF" w:rsidRDefault="004C02EF" w:rsidP="004C02EF">
      <w:pPr>
        <w:pStyle w:val="40"/>
        <w:numPr>
          <w:ilvl w:val="0"/>
          <w:numId w:val="0"/>
        </w:numPr>
      </w:pPr>
      <w:bookmarkStart w:id="7458" w:name="_Ref456010579"/>
      <w:r>
        <w:t>15.5.4.10</w:t>
      </w:r>
      <w:r>
        <w:tab/>
        <w:t>String.prototype.match (regexp)</w:t>
      </w:r>
      <w:bookmarkEnd w:id="7458"/>
    </w:p>
    <w:p w14:paraId="1457FF78" w14:textId="77777777" w:rsidR="004C02EF" w:rsidRDefault="004C02EF" w:rsidP="004C02EF">
      <w:r>
        <w:t xml:space="preserve">When the </w:t>
      </w:r>
      <w:r>
        <w:rPr>
          <w:rFonts w:ascii="Courier New" w:hAnsi="Courier New"/>
          <w:b/>
        </w:rPr>
        <w:t>match</w:t>
      </w:r>
      <w:r>
        <w:t xml:space="preserve"> method is called with argument </w:t>
      </w:r>
      <w:r w:rsidRPr="00F02209">
        <w:rPr>
          <w:rFonts w:ascii="Times New Roman" w:hAnsi="Times New Roman"/>
          <w:i/>
        </w:rPr>
        <w:t>regexp</w:t>
      </w:r>
      <w:r>
        <w:t>, the following steps are taken:</w:t>
      </w:r>
    </w:p>
    <w:p w14:paraId="0EF05E70" w14:textId="77777777" w:rsidR="004C02EF" w:rsidRPr="004F25CB" w:rsidRDefault="004C02EF" w:rsidP="004C02EF">
      <w:pPr>
        <w:pStyle w:val="Alg4"/>
        <w:numPr>
          <w:ilvl w:val="0"/>
          <w:numId w:val="232"/>
        </w:numPr>
      </w:pPr>
      <w:r w:rsidRPr="004F25CB">
        <w:t xml:space="preserve">Call CheckObjectCoercible passing the </w:t>
      </w:r>
      <w:r w:rsidRPr="004F25CB">
        <w:rPr>
          <w:b/>
        </w:rPr>
        <w:t>this</w:t>
      </w:r>
      <w:r w:rsidRPr="004F25CB">
        <w:t xml:space="preserve"> value as its argument.</w:t>
      </w:r>
    </w:p>
    <w:p w14:paraId="366398DF" w14:textId="77777777" w:rsidR="004C02EF" w:rsidRPr="004F25CB" w:rsidRDefault="004C02EF" w:rsidP="004C02EF">
      <w:pPr>
        <w:pStyle w:val="Alg4"/>
        <w:numPr>
          <w:ilvl w:val="0"/>
          <w:numId w:val="232"/>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25EC86F8" w14:textId="77777777" w:rsidR="004C02EF" w:rsidRPr="004F25CB" w:rsidRDefault="004C02EF" w:rsidP="004C02EF">
      <w:pPr>
        <w:pStyle w:val="Alg4"/>
        <w:numPr>
          <w:ilvl w:val="0"/>
          <w:numId w:val="232"/>
        </w:numPr>
      </w:pPr>
      <w:r w:rsidRPr="004F25CB">
        <w:t>If Type(</w:t>
      </w:r>
      <w:r w:rsidRPr="004F25CB">
        <w:rPr>
          <w:i/>
        </w:rPr>
        <w:t>regexp</w:t>
      </w:r>
      <w:r w:rsidRPr="004F25CB">
        <w:t xml:space="preserve">) is Object and </w:t>
      </w:r>
      <w:del w:id="7459" w:author="Allen Wirfs-Brock" w:date="2011-07-02T14:05:00Z">
        <w:r w:rsidRPr="004F25CB" w:rsidDel="00141138">
          <w:delText xml:space="preserve">the value of the [[Class]] internal property of </w:delText>
        </w:r>
      </w:del>
      <w:r w:rsidRPr="004F25CB">
        <w:rPr>
          <w:i/>
        </w:rPr>
        <w:t>regexp</w:t>
      </w:r>
      <w:r w:rsidRPr="004F25CB">
        <w:t xml:space="preserve"> </w:t>
      </w:r>
      <w:del w:id="7460" w:author="Allen Wirfs-Brock" w:date="2011-07-02T14:06:00Z">
        <w:r w:rsidRPr="004F25CB" w:rsidDel="00141138">
          <w:delText xml:space="preserve">is </w:delText>
        </w:r>
        <w:r w:rsidDel="00141138">
          <w:rPr>
            <w:rFonts w:ascii="Courier New" w:hAnsi="Courier New"/>
            <w:b/>
          </w:rPr>
          <w:delText>"RegExp"</w:delText>
        </w:r>
      </w:del>
      <w:ins w:id="7461" w:author="Allen Wirfs-Brock" w:date="2011-07-02T14:06:00Z">
        <w:r w:rsidR="00141138">
          <w:t xml:space="preserve">has </w:t>
        </w:r>
        <w:del w:id="7462" w:author="Rev 3 Allen Wirfs-Brock" w:date="2011-09-08T14:49:00Z">
          <w:r w:rsidR="00141138" w:rsidDel="00FA2A04">
            <w:delText>the</w:delText>
          </w:r>
        </w:del>
      </w:ins>
      <w:ins w:id="7463" w:author="Rev 3 Allen Wirfs-Brock" w:date="2011-09-08T14:49:00Z">
        <w:r w:rsidR="00FA2A04">
          <w:t>a</w:t>
        </w:r>
      </w:ins>
      <w:ins w:id="7464" w:author="Allen Wirfs-Brock" w:date="2011-07-02T14:06:00Z">
        <w:r w:rsidR="00141138">
          <w:t xml:space="preserve"> [[</w:t>
        </w:r>
        <w:del w:id="7465" w:author="Rev 3 Allen Wirfs-Brock" w:date="2011-09-08T14:49:00Z">
          <w:r w:rsidR="00141138" w:rsidDel="00FA2A04">
            <w:delText>IsRegExp</w:delText>
          </w:r>
        </w:del>
      </w:ins>
      <w:ins w:id="7466" w:author="Rev 3 Allen Wirfs-Brock" w:date="2011-09-08T14:49:00Z">
        <w:r w:rsidR="00FA2A04">
          <w:t>NativeBrand</w:t>
        </w:r>
      </w:ins>
      <w:ins w:id="7467" w:author="Allen Wirfs-Brock" w:date="2011-07-02T14:06:00Z">
        <w:r w:rsidR="00141138">
          <w:t>]] internal property</w:t>
        </w:r>
      </w:ins>
      <w:ins w:id="7468" w:author="Rev 3 Allen Wirfs-Brock" w:date="2011-09-08T14:49:00Z">
        <w:r w:rsidR="00FA2A04" w:rsidRPr="00FA2A04">
          <w:t xml:space="preserve"> </w:t>
        </w:r>
        <w:r w:rsidR="00FA2A04">
          <w:t>whose value is NativeRegExp</w:t>
        </w:r>
      </w:ins>
      <w:r w:rsidRPr="004F25CB">
        <w:t xml:space="preserve">, then let </w:t>
      </w:r>
      <w:r w:rsidRPr="004F25CB">
        <w:rPr>
          <w:i/>
        </w:rPr>
        <w:t>rx</w:t>
      </w:r>
      <w:r w:rsidRPr="004F25CB">
        <w:t xml:space="preserve"> be </w:t>
      </w:r>
      <w:r w:rsidRPr="004F25CB">
        <w:rPr>
          <w:i/>
        </w:rPr>
        <w:t>regexp</w:t>
      </w:r>
      <w:r w:rsidRPr="004F25CB">
        <w:t>;</w:t>
      </w:r>
    </w:p>
    <w:p w14:paraId="7E029768" w14:textId="77777777" w:rsidR="004C02EF" w:rsidRPr="004F25CB" w:rsidRDefault="004C02EF" w:rsidP="004C02EF">
      <w:pPr>
        <w:pStyle w:val="Alg4"/>
        <w:numPr>
          <w:ilvl w:val="0"/>
          <w:numId w:val="232"/>
        </w:numPr>
      </w:pPr>
      <w:r w:rsidRPr="004F25CB">
        <w:t xml:space="preserve">Else, let </w:t>
      </w:r>
      <w:r w:rsidRPr="004F25CB">
        <w:rPr>
          <w:i/>
        </w:rPr>
        <w:t>rx</w:t>
      </w:r>
      <w:r w:rsidRPr="004F25CB">
        <w:t xml:space="preserve"> be a new RegExp object created as if by the expression </w:t>
      </w:r>
      <w:r>
        <w:rPr>
          <w:rFonts w:ascii="Courier New" w:hAnsi="Courier New"/>
          <w:b/>
        </w:rPr>
        <w:t>new RegExp(</w:t>
      </w:r>
      <w:r w:rsidRPr="004F25CB">
        <w:rPr>
          <w:i/>
        </w:rPr>
        <w:t>regexp</w:t>
      </w:r>
      <w:r>
        <w:rPr>
          <w:rFonts w:ascii="Courier New" w:hAnsi="Courier New"/>
          <w:b/>
        </w:rPr>
        <w:t>)</w:t>
      </w:r>
      <w:r w:rsidRPr="004F25CB">
        <w:t xml:space="preserve"> where </w:t>
      </w:r>
      <w:r>
        <w:rPr>
          <w:rFonts w:ascii="Courier New" w:hAnsi="Courier New"/>
          <w:b/>
        </w:rPr>
        <w:t>RegExp</w:t>
      </w:r>
      <w:r w:rsidRPr="004F25CB">
        <w:t xml:space="preserve"> is the standard built-in constructor with that name.</w:t>
      </w:r>
    </w:p>
    <w:p w14:paraId="44775D47" w14:textId="77777777" w:rsidR="004C02EF" w:rsidRPr="004F25CB" w:rsidRDefault="004C02EF" w:rsidP="004C02EF">
      <w:pPr>
        <w:pStyle w:val="Alg4"/>
        <w:numPr>
          <w:ilvl w:val="0"/>
          <w:numId w:val="232"/>
        </w:numPr>
      </w:pPr>
      <w:r w:rsidRPr="004F25CB">
        <w:t xml:space="preserve">Let </w:t>
      </w:r>
      <w:r w:rsidRPr="004F25CB">
        <w:rPr>
          <w:i/>
        </w:rPr>
        <w:t>global</w:t>
      </w:r>
      <w:r w:rsidRPr="004F25CB">
        <w:t xml:space="preserve"> be the result of calling the [[Get]] internal method of </w:t>
      </w:r>
      <w:r w:rsidRPr="004F25CB">
        <w:rPr>
          <w:i/>
        </w:rPr>
        <w:t>rx</w:t>
      </w:r>
      <w:r w:rsidRPr="004F25CB">
        <w:t xml:space="preserve"> with argument </w:t>
      </w:r>
      <w:r>
        <w:rPr>
          <w:rFonts w:ascii="Courier New" w:hAnsi="Courier New"/>
          <w:b/>
        </w:rPr>
        <w:t>"global"</w:t>
      </w:r>
      <w:r w:rsidRPr="004F25CB">
        <w:t>.</w:t>
      </w:r>
    </w:p>
    <w:p w14:paraId="3242473C" w14:textId="77777777" w:rsidR="004C02EF" w:rsidRPr="004F25CB" w:rsidRDefault="004C02EF" w:rsidP="004C02EF">
      <w:pPr>
        <w:pStyle w:val="Alg4"/>
        <w:numPr>
          <w:ilvl w:val="0"/>
          <w:numId w:val="232"/>
        </w:numPr>
      </w:pPr>
      <w:r w:rsidRPr="004F25CB">
        <w:t xml:space="preserve">Let </w:t>
      </w:r>
      <w:r w:rsidRPr="004F25CB">
        <w:rPr>
          <w:i/>
        </w:rPr>
        <w:t>exec</w:t>
      </w:r>
      <w:r w:rsidRPr="004F25CB">
        <w:t xml:space="preserve"> be the standard built-in function </w:t>
      </w:r>
      <w:r>
        <w:rPr>
          <w:rFonts w:ascii="Courier New" w:hAnsi="Courier New"/>
          <w:b/>
        </w:rPr>
        <w:t>RegExp.prototype.exec</w:t>
      </w:r>
      <w:r w:rsidRPr="004F25CB">
        <w:t xml:space="preserve"> (see 15.10.6.2)</w:t>
      </w:r>
    </w:p>
    <w:p w14:paraId="33B3857D" w14:textId="77777777" w:rsidR="004C02EF" w:rsidRPr="004F25CB" w:rsidRDefault="004C02EF" w:rsidP="004C02EF">
      <w:pPr>
        <w:pStyle w:val="Alg4"/>
        <w:numPr>
          <w:ilvl w:val="0"/>
          <w:numId w:val="232"/>
        </w:numPr>
      </w:pPr>
      <w:r w:rsidRPr="004F25CB">
        <w:t xml:space="preserve">If </w:t>
      </w:r>
      <w:r w:rsidRPr="004F25CB">
        <w:rPr>
          <w:i/>
        </w:rPr>
        <w:t>global</w:t>
      </w:r>
      <w:r w:rsidRPr="004F25CB">
        <w:t xml:space="preserve"> is not </w:t>
      </w:r>
      <w:r w:rsidRPr="004F25CB">
        <w:rPr>
          <w:b/>
        </w:rPr>
        <w:t>true</w:t>
      </w:r>
      <w:r w:rsidRPr="004F25CB">
        <w:t>, then</w:t>
      </w:r>
    </w:p>
    <w:p w14:paraId="0914EB33" w14:textId="77777777" w:rsidR="004C02EF" w:rsidRPr="004F25CB" w:rsidRDefault="004C02EF" w:rsidP="004C02EF">
      <w:pPr>
        <w:pStyle w:val="Alg4"/>
        <w:numPr>
          <w:ilvl w:val="1"/>
          <w:numId w:val="232"/>
        </w:numPr>
      </w:pPr>
      <w:r w:rsidRPr="004F25CB">
        <w:t xml:space="preserve">Return the result of calling the [[Call]] internal method of </w:t>
      </w:r>
      <w:r w:rsidRPr="004F25CB">
        <w:rPr>
          <w:i/>
        </w:rPr>
        <w:t>exec</w:t>
      </w:r>
      <w:r w:rsidRPr="004F25CB">
        <w:t xml:space="preserve"> with </w:t>
      </w:r>
      <w:r w:rsidRPr="004F25CB">
        <w:rPr>
          <w:i/>
        </w:rPr>
        <w:t>rx</w:t>
      </w:r>
      <w:r w:rsidRPr="004F25CB">
        <w:t xml:space="preserve"> as the </w:t>
      </w:r>
      <w:r w:rsidRPr="004F25CB">
        <w:rPr>
          <w:b/>
        </w:rPr>
        <w:t>this</w:t>
      </w:r>
      <w:r w:rsidRPr="004F25CB">
        <w:t xml:space="preserve"> value and argument list containing </w:t>
      </w:r>
      <w:r w:rsidRPr="004F25CB">
        <w:rPr>
          <w:i/>
        </w:rPr>
        <w:t>S</w:t>
      </w:r>
      <w:r w:rsidRPr="004F25CB">
        <w:t>.</w:t>
      </w:r>
    </w:p>
    <w:p w14:paraId="028FAE64" w14:textId="77777777" w:rsidR="004C02EF" w:rsidRPr="004F25CB" w:rsidRDefault="004C02EF" w:rsidP="004C02EF">
      <w:pPr>
        <w:pStyle w:val="Alg4"/>
        <w:numPr>
          <w:ilvl w:val="0"/>
          <w:numId w:val="232"/>
        </w:numPr>
      </w:pPr>
      <w:r w:rsidRPr="004F25CB">
        <w:t xml:space="preserve">Else, </w:t>
      </w:r>
      <w:r w:rsidRPr="004F25CB">
        <w:rPr>
          <w:i/>
        </w:rPr>
        <w:t>global</w:t>
      </w:r>
      <w:r w:rsidRPr="004F25CB">
        <w:t xml:space="preserve"> is </w:t>
      </w:r>
      <w:r w:rsidRPr="004F25CB">
        <w:rPr>
          <w:b/>
        </w:rPr>
        <w:t>true</w:t>
      </w:r>
    </w:p>
    <w:p w14:paraId="5D21E1E8" w14:textId="77777777" w:rsidR="004C02EF" w:rsidRPr="004F25CB" w:rsidRDefault="004C02EF" w:rsidP="004C02EF">
      <w:pPr>
        <w:pStyle w:val="Alg4"/>
        <w:numPr>
          <w:ilvl w:val="1"/>
          <w:numId w:val="232"/>
        </w:numPr>
      </w:pPr>
      <w:r w:rsidRPr="004F25CB">
        <w:t xml:space="preserve">Call the [[Put]] internal method of </w:t>
      </w:r>
      <w:r w:rsidRPr="004F25CB">
        <w:rPr>
          <w:i/>
        </w:rPr>
        <w:t>rx</w:t>
      </w:r>
      <w:r w:rsidRPr="004F25CB">
        <w:t xml:space="preserve"> with arguments </w:t>
      </w:r>
      <w:r>
        <w:rPr>
          <w:rFonts w:ascii="Courier New" w:hAnsi="Courier New"/>
          <w:b/>
        </w:rPr>
        <w:t>"lastIndex"</w:t>
      </w:r>
      <w:r w:rsidRPr="004F25CB">
        <w:t xml:space="preserve"> and 0.</w:t>
      </w:r>
    </w:p>
    <w:p w14:paraId="77E4683B" w14:textId="77777777" w:rsidR="004C02EF" w:rsidRPr="004F25CB" w:rsidRDefault="004C02EF" w:rsidP="004C02EF">
      <w:pPr>
        <w:pStyle w:val="Alg4"/>
        <w:numPr>
          <w:ilvl w:val="1"/>
          <w:numId w:val="232"/>
        </w:numPr>
      </w:pPr>
      <w:r w:rsidRPr="004F25CB">
        <w:t xml:space="preserve">Let </w:t>
      </w:r>
      <w:r w:rsidRPr="004F25CB">
        <w:rPr>
          <w:i/>
        </w:rPr>
        <w:t>A</w:t>
      </w:r>
      <w:r w:rsidRPr="004F25CB">
        <w:t xml:space="preserve"> be a new array created as if by the expression </w:t>
      </w:r>
      <w:r>
        <w:rPr>
          <w:rFonts w:ascii="Courier New" w:hAnsi="Courier New"/>
          <w:b/>
        </w:rPr>
        <w:t>new Array()</w:t>
      </w:r>
      <w:r w:rsidRPr="004F25CB">
        <w:t xml:space="preserve"> where </w:t>
      </w:r>
      <w:r w:rsidRPr="00FE35A1">
        <w:rPr>
          <w:rFonts w:ascii="Courier New" w:hAnsi="Courier New" w:cs="Courier New"/>
          <w:b/>
        </w:rPr>
        <w:t>Array</w:t>
      </w:r>
      <w:r w:rsidRPr="004F25CB">
        <w:t xml:space="preserve"> is the standard built-in constructor with that name.</w:t>
      </w:r>
    </w:p>
    <w:p w14:paraId="107FA64F" w14:textId="77777777" w:rsidR="004C02EF" w:rsidRPr="004F25CB" w:rsidRDefault="004C02EF" w:rsidP="004C02EF">
      <w:pPr>
        <w:pStyle w:val="Alg4"/>
        <w:numPr>
          <w:ilvl w:val="1"/>
          <w:numId w:val="232"/>
        </w:numPr>
      </w:pPr>
      <w:r w:rsidRPr="004F25CB">
        <w:t xml:space="preserve">Let </w:t>
      </w:r>
      <w:r w:rsidRPr="004F25CB">
        <w:rPr>
          <w:i/>
        </w:rPr>
        <w:t>previousLastIndex</w:t>
      </w:r>
      <w:r w:rsidRPr="004F25CB">
        <w:t xml:space="preserve"> be 0.</w:t>
      </w:r>
    </w:p>
    <w:p w14:paraId="0C1BD661" w14:textId="77777777" w:rsidR="004C02EF" w:rsidRPr="004F25CB" w:rsidRDefault="004C02EF" w:rsidP="004C02EF">
      <w:pPr>
        <w:pStyle w:val="Alg4"/>
        <w:numPr>
          <w:ilvl w:val="1"/>
          <w:numId w:val="232"/>
        </w:numPr>
      </w:pPr>
      <w:r w:rsidRPr="004F25CB">
        <w:t xml:space="preserve">Let </w:t>
      </w:r>
      <w:r w:rsidRPr="004F25CB">
        <w:rPr>
          <w:i/>
        </w:rPr>
        <w:t>n</w:t>
      </w:r>
      <w:r w:rsidRPr="004F25CB">
        <w:t xml:space="preserve"> be 0.</w:t>
      </w:r>
    </w:p>
    <w:p w14:paraId="22FC0B20" w14:textId="77777777" w:rsidR="004C02EF" w:rsidRPr="004F25CB" w:rsidRDefault="004C02EF" w:rsidP="004C02EF">
      <w:pPr>
        <w:pStyle w:val="Alg4"/>
        <w:numPr>
          <w:ilvl w:val="1"/>
          <w:numId w:val="232"/>
        </w:numPr>
      </w:pPr>
      <w:r w:rsidRPr="004F25CB">
        <w:t xml:space="preserve">Let </w:t>
      </w:r>
      <w:r w:rsidRPr="004F25CB">
        <w:rPr>
          <w:i/>
        </w:rPr>
        <w:t>lastMatch</w:t>
      </w:r>
      <w:r w:rsidRPr="004F25CB">
        <w:t xml:space="preserve"> be </w:t>
      </w:r>
      <w:r w:rsidRPr="004F25CB">
        <w:rPr>
          <w:b/>
        </w:rPr>
        <w:t>true</w:t>
      </w:r>
      <w:r w:rsidRPr="004F25CB">
        <w:t>.</w:t>
      </w:r>
    </w:p>
    <w:p w14:paraId="3A4393D5" w14:textId="77777777" w:rsidR="004C02EF" w:rsidRPr="004F25CB" w:rsidRDefault="004C02EF" w:rsidP="004C02EF">
      <w:pPr>
        <w:pStyle w:val="Alg4"/>
        <w:numPr>
          <w:ilvl w:val="1"/>
          <w:numId w:val="232"/>
        </w:numPr>
      </w:pPr>
      <w:r w:rsidRPr="004F25CB">
        <w:t xml:space="preserve">Repeat, while </w:t>
      </w:r>
      <w:r w:rsidRPr="004F25CB">
        <w:rPr>
          <w:i/>
        </w:rPr>
        <w:t>lastMatch</w:t>
      </w:r>
      <w:r w:rsidRPr="004F25CB">
        <w:t xml:space="preserve"> is </w:t>
      </w:r>
      <w:r w:rsidRPr="004F25CB">
        <w:rPr>
          <w:b/>
        </w:rPr>
        <w:t>true</w:t>
      </w:r>
    </w:p>
    <w:p w14:paraId="4D8B179D" w14:textId="77777777" w:rsidR="004C02EF" w:rsidRPr="004F25CB" w:rsidRDefault="004C02EF" w:rsidP="004C02EF">
      <w:pPr>
        <w:pStyle w:val="Alg4"/>
        <w:numPr>
          <w:ilvl w:val="2"/>
          <w:numId w:val="232"/>
        </w:numPr>
      </w:pPr>
      <w:r w:rsidRPr="004F25CB">
        <w:t xml:space="preserve">Let </w:t>
      </w:r>
      <w:r w:rsidRPr="004F25CB">
        <w:rPr>
          <w:i/>
        </w:rPr>
        <w:t>result</w:t>
      </w:r>
      <w:r w:rsidRPr="004F25CB">
        <w:t xml:space="preserve"> be the result of calling the [[Call]] internal method of </w:t>
      </w:r>
      <w:r w:rsidRPr="004F25CB">
        <w:rPr>
          <w:i/>
        </w:rPr>
        <w:t>exec</w:t>
      </w:r>
      <w:r w:rsidRPr="004F25CB">
        <w:t xml:space="preserve"> with </w:t>
      </w:r>
      <w:r w:rsidRPr="004F25CB">
        <w:rPr>
          <w:i/>
        </w:rPr>
        <w:t>rx</w:t>
      </w:r>
      <w:r w:rsidRPr="004F25CB">
        <w:t xml:space="preserve"> as the </w:t>
      </w:r>
      <w:r w:rsidRPr="004F25CB">
        <w:rPr>
          <w:b/>
        </w:rPr>
        <w:t>this</w:t>
      </w:r>
      <w:r w:rsidRPr="004F25CB">
        <w:t xml:space="preserve"> value and argument list containing </w:t>
      </w:r>
      <w:r w:rsidRPr="004F25CB">
        <w:rPr>
          <w:i/>
        </w:rPr>
        <w:t>S</w:t>
      </w:r>
      <w:r w:rsidRPr="004F25CB">
        <w:t>.</w:t>
      </w:r>
    </w:p>
    <w:p w14:paraId="6C15B594" w14:textId="77777777" w:rsidR="004C02EF" w:rsidRPr="004F25CB" w:rsidRDefault="004C02EF" w:rsidP="004C02EF">
      <w:pPr>
        <w:pStyle w:val="Alg4"/>
        <w:numPr>
          <w:ilvl w:val="2"/>
          <w:numId w:val="232"/>
        </w:numPr>
      </w:pPr>
      <w:r w:rsidRPr="004F25CB">
        <w:t xml:space="preserve">If </w:t>
      </w:r>
      <w:r w:rsidRPr="004F25CB">
        <w:rPr>
          <w:i/>
        </w:rPr>
        <w:t>result</w:t>
      </w:r>
      <w:r w:rsidRPr="004F25CB">
        <w:t xml:space="preserve"> is </w:t>
      </w:r>
      <w:r w:rsidRPr="004F25CB">
        <w:rPr>
          <w:b/>
        </w:rPr>
        <w:t>null</w:t>
      </w:r>
      <w:r w:rsidRPr="004F25CB">
        <w:t xml:space="preserve">, then set </w:t>
      </w:r>
      <w:r w:rsidRPr="004F25CB">
        <w:rPr>
          <w:i/>
        </w:rPr>
        <w:t>lastMatch</w:t>
      </w:r>
      <w:r w:rsidRPr="004F25CB">
        <w:t xml:space="preserve"> to </w:t>
      </w:r>
      <w:r w:rsidRPr="004F25CB">
        <w:rPr>
          <w:b/>
        </w:rPr>
        <w:t>false</w:t>
      </w:r>
      <w:r w:rsidRPr="004F25CB">
        <w:t>.</w:t>
      </w:r>
    </w:p>
    <w:p w14:paraId="17E3DCEA" w14:textId="77777777" w:rsidR="004C02EF" w:rsidRPr="004F25CB" w:rsidRDefault="004C02EF" w:rsidP="004C02EF">
      <w:pPr>
        <w:pStyle w:val="Alg4"/>
        <w:numPr>
          <w:ilvl w:val="2"/>
          <w:numId w:val="232"/>
        </w:numPr>
        <w:rPr>
          <w:b/>
        </w:rPr>
      </w:pPr>
      <w:r w:rsidRPr="004F25CB">
        <w:t xml:space="preserve">Else, </w:t>
      </w:r>
      <w:r w:rsidRPr="004F25CB">
        <w:rPr>
          <w:i/>
        </w:rPr>
        <w:t>result</w:t>
      </w:r>
      <w:r w:rsidRPr="004F25CB">
        <w:t xml:space="preserve"> is not </w:t>
      </w:r>
      <w:r w:rsidRPr="004F25CB">
        <w:rPr>
          <w:b/>
        </w:rPr>
        <w:t>null</w:t>
      </w:r>
    </w:p>
    <w:p w14:paraId="1B9EB116" w14:textId="77777777" w:rsidR="004C02EF" w:rsidRPr="004F25CB" w:rsidRDefault="004C02EF" w:rsidP="004C02EF">
      <w:pPr>
        <w:pStyle w:val="Alg4"/>
        <w:numPr>
          <w:ilvl w:val="3"/>
          <w:numId w:val="232"/>
        </w:numPr>
      </w:pPr>
      <w:r w:rsidRPr="004F25CB">
        <w:t xml:space="preserve">Let </w:t>
      </w:r>
      <w:r w:rsidRPr="004F25CB">
        <w:rPr>
          <w:i/>
        </w:rPr>
        <w:t>thisIndex</w:t>
      </w:r>
      <w:r w:rsidRPr="004F25CB">
        <w:t xml:space="preserve">  be the result of calling the [[Get]] internal method of </w:t>
      </w:r>
      <w:r w:rsidRPr="004F25CB">
        <w:rPr>
          <w:i/>
        </w:rPr>
        <w:t>rx</w:t>
      </w:r>
      <w:r w:rsidRPr="004F25CB">
        <w:t xml:space="preserve"> with argument </w:t>
      </w:r>
      <w:r>
        <w:rPr>
          <w:rFonts w:ascii="Courier New" w:hAnsi="Courier New"/>
          <w:b/>
        </w:rPr>
        <w:t>"lastIndex"</w:t>
      </w:r>
      <w:r w:rsidRPr="004F25CB">
        <w:t>.</w:t>
      </w:r>
    </w:p>
    <w:p w14:paraId="31FC55AF" w14:textId="77777777" w:rsidR="004C02EF" w:rsidRPr="004F25CB" w:rsidRDefault="004C02EF" w:rsidP="004C02EF">
      <w:pPr>
        <w:pStyle w:val="Alg4"/>
        <w:numPr>
          <w:ilvl w:val="3"/>
          <w:numId w:val="232"/>
        </w:numPr>
      </w:pPr>
      <w:r w:rsidRPr="004F25CB">
        <w:t xml:space="preserve">If </w:t>
      </w:r>
      <w:r w:rsidRPr="004F25CB">
        <w:rPr>
          <w:i/>
        </w:rPr>
        <w:t>thisIndex</w:t>
      </w:r>
      <w:r w:rsidRPr="004F25CB">
        <w:t xml:space="preserve"> = </w:t>
      </w:r>
      <w:r w:rsidRPr="004F25CB">
        <w:rPr>
          <w:i/>
        </w:rPr>
        <w:t>previousLastIndex</w:t>
      </w:r>
      <w:r w:rsidRPr="004F25CB">
        <w:t xml:space="preserve"> then</w:t>
      </w:r>
    </w:p>
    <w:p w14:paraId="386FF95C" w14:textId="77777777" w:rsidR="004C02EF" w:rsidRPr="004F25CB" w:rsidRDefault="004C02EF" w:rsidP="004C02EF">
      <w:pPr>
        <w:pStyle w:val="Alg4"/>
        <w:numPr>
          <w:ilvl w:val="4"/>
          <w:numId w:val="232"/>
        </w:numPr>
      </w:pPr>
      <w:r w:rsidRPr="004F25CB">
        <w:t xml:space="preserve">Call the [[Put]] internal method of </w:t>
      </w:r>
      <w:r w:rsidRPr="004F25CB">
        <w:rPr>
          <w:i/>
        </w:rPr>
        <w:t>rx</w:t>
      </w:r>
      <w:r w:rsidRPr="004F25CB">
        <w:t xml:space="preserve"> with arguments </w:t>
      </w:r>
      <w:r>
        <w:rPr>
          <w:rFonts w:ascii="Courier New" w:hAnsi="Courier New"/>
          <w:b/>
        </w:rPr>
        <w:t>"lastIndex"</w:t>
      </w:r>
      <w:r w:rsidRPr="004F25CB">
        <w:t xml:space="preserve"> and </w:t>
      </w:r>
      <w:r w:rsidRPr="004F25CB">
        <w:rPr>
          <w:i/>
        </w:rPr>
        <w:t>thisIndex</w:t>
      </w:r>
      <w:r w:rsidRPr="004F25CB">
        <w:t>+1.</w:t>
      </w:r>
    </w:p>
    <w:p w14:paraId="3ABE0FA5" w14:textId="77777777" w:rsidR="004C02EF" w:rsidRPr="004F25CB" w:rsidRDefault="004C02EF" w:rsidP="004C02EF">
      <w:pPr>
        <w:pStyle w:val="Alg4"/>
        <w:numPr>
          <w:ilvl w:val="4"/>
          <w:numId w:val="232"/>
        </w:numPr>
      </w:pPr>
      <w:r w:rsidRPr="004F25CB">
        <w:t xml:space="preserve">Set </w:t>
      </w:r>
      <w:r w:rsidRPr="004F25CB">
        <w:rPr>
          <w:i/>
        </w:rPr>
        <w:t>previousLastIndex</w:t>
      </w:r>
      <w:r w:rsidRPr="004F25CB">
        <w:t xml:space="preserve"> to </w:t>
      </w:r>
      <w:r w:rsidRPr="004F25CB">
        <w:rPr>
          <w:i/>
        </w:rPr>
        <w:t>thisIndex</w:t>
      </w:r>
      <w:r w:rsidRPr="004F25CB">
        <w:t>+1.</w:t>
      </w:r>
    </w:p>
    <w:p w14:paraId="286B02E3" w14:textId="77777777" w:rsidR="004C02EF" w:rsidRPr="004F25CB" w:rsidRDefault="004C02EF" w:rsidP="004C02EF">
      <w:pPr>
        <w:pStyle w:val="Alg4"/>
        <w:numPr>
          <w:ilvl w:val="3"/>
          <w:numId w:val="232"/>
        </w:numPr>
      </w:pPr>
      <w:r w:rsidRPr="004F25CB">
        <w:t xml:space="preserve">Else, set </w:t>
      </w:r>
      <w:r w:rsidRPr="004F25CB">
        <w:rPr>
          <w:i/>
        </w:rPr>
        <w:t>previousLastIndex</w:t>
      </w:r>
      <w:r w:rsidRPr="004F25CB">
        <w:t xml:space="preserve"> to </w:t>
      </w:r>
      <w:r w:rsidRPr="004F25CB">
        <w:rPr>
          <w:i/>
        </w:rPr>
        <w:t>thisIndex</w:t>
      </w:r>
      <w:r w:rsidRPr="004F25CB">
        <w:t>.</w:t>
      </w:r>
    </w:p>
    <w:p w14:paraId="2C5A7F0E" w14:textId="77777777" w:rsidR="004C02EF" w:rsidRPr="004F25CB" w:rsidRDefault="004C02EF" w:rsidP="004C02EF">
      <w:pPr>
        <w:pStyle w:val="Alg4"/>
        <w:numPr>
          <w:ilvl w:val="3"/>
          <w:numId w:val="232"/>
        </w:numPr>
      </w:pPr>
      <w:r w:rsidRPr="004F25CB">
        <w:t xml:space="preserve">Let </w:t>
      </w:r>
      <w:r w:rsidRPr="004F25CB">
        <w:rPr>
          <w:i/>
        </w:rPr>
        <w:t>matchStr</w:t>
      </w:r>
      <w:r w:rsidRPr="004F25CB">
        <w:t xml:space="preserve"> be the result of calling the [[Get]] internal method of </w:t>
      </w:r>
      <w:r w:rsidRPr="004F25CB">
        <w:rPr>
          <w:i/>
        </w:rPr>
        <w:t>result</w:t>
      </w:r>
      <w:r w:rsidRPr="004F25CB">
        <w:t xml:space="preserve"> with argument </w:t>
      </w:r>
      <w:r>
        <w:rPr>
          <w:rFonts w:ascii="Courier New" w:hAnsi="Courier New"/>
          <w:b/>
        </w:rPr>
        <w:t>"0"</w:t>
      </w:r>
      <w:r w:rsidRPr="004F25CB">
        <w:t>.</w:t>
      </w:r>
    </w:p>
    <w:p w14:paraId="26C90598" w14:textId="77777777" w:rsidR="004C02EF" w:rsidRPr="004F25CB" w:rsidRDefault="004C02EF" w:rsidP="004C02EF">
      <w:pPr>
        <w:pStyle w:val="Alg4"/>
        <w:numPr>
          <w:ilvl w:val="3"/>
          <w:numId w:val="232"/>
        </w:numPr>
      </w:pPr>
      <w:r w:rsidRPr="004F25CB">
        <w:t xml:space="preserve">Call the [[DefineOwnProperty]] internal method of </w:t>
      </w:r>
      <w:r w:rsidRPr="004F25CB">
        <w:rPr>
          <w:i/>
        </w:rPr>
        <w:t>A</w:t>
      </w:r>
      <w:r w:rsidRPr="004F25CB">
        <w:t xml:space="preserve"> with arguments ToString(</w:t>
      </w:r>
      <w:r w:rsidRPr="004F25CB">
        <w:rPr>
          <w:i/>
        </w:rPr>
        <w:t>n</w:t>
      </w:r>
      <w:r w:rsidRPr="004F25CB">
        <w:t xml:space="preserve">), the Property Descriptor {[[Value]]: </w:t>
      </w:r>
      <w:r w:rsidRPr="004F25CB">
        <w:rPr>
          <w:i/>
        </w:rPr>
        <w:t>matchStr</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08E852F7" w14:textId="77777777" w:rsidR="004C02EF" w:rsidRPr="004F25CB" w:rsidRDefault="004C02EF" w:rsidP="004C02EF">
      <w:pPr>
        <w:pStyle w:val="Alg4"/>
        <w:numPr>
          <w:ilvl w:val="3"/>
          <w:numId w:val="232"/>
        </w:numPr>
      </w:pPr>
      <w:r w:rsidRPr="004F25CB">
        <w:t xml:space="preserve">Increment </w:t>
      </w:r>
      <w:r w:rsidRPr="004F25CB">
        <w:rPr>
          <w:i/>
        </w:rPr>
        <w:t>n</w:t>
      </w:r>
      <w:r w:rsidRPr="004F25CB">
        <w:t>.</w:t>
      </w:r>
    </w:p>
    <w:p w14:paraId="53C390CA" w14:textId="77777777" w:rsidR="004C02EF" w:rsidRPr="004F25CB" w:rsidRDefault="004C02EF" w:rsidP="004C02EF">
      <w:pPr>
        <w:pStyle w:val="Alg4"/>
        <w:numPr>
          <w:ilvl w:val="1"/>
          <w:numId w:val="232"/>
        </w:numPr>
      </w:pPr>
      <w:r w:rsidRPr="004F25CB">
        <w:t xml:space="preserve">If </w:t>
      </w:r>
      <w:r w:rsidRPr="004F25CB">
        <w:rPr>
          <w:i/>
        </w:rPr>
        <w:t>n</w:t>
      </w:r>
      <w:r w:rsidRPr="004F25CB">
        <w:t xml:space="preserve"> = 0, then return </w:t>
      </w:r>
      <w:r w:rsidRPr="004F25CB">
        <w:rPr>
          <w:b/>
        </w:rPr>
        <w:t>null</w:t>
      </w:r>
      <w:r w:rsidRPr="004F25CB">
        <w:t>.</w:t>
      </w:r>
    </w:p>
    <w:p w14:paraId="10968507" w14:textId="77777777" w:rsidR="004C02EF" w:rsidRPr="004F25CB" w:rsidRDefault="004C02EF" w:rsidP="004C02EF">
      <w:pPr>
        <w:pStyle w:val="Alg4"/>
        <w:numPr>
          <w:ilvl w:val="1"/>
          <w:numId w:val="232"/>
        </w:numPr>
        <w:spacing w:after="220"/>
      </w:pPr>
      <w:r w:rsidRPr="004F25CB">
        <w:t xml:space="preserve">Return </w:t>
      </w:r>
      <w:r w:rsidRPr="004F25CB">
        <w:rPr>
          <w:i/>
        </w:rPr>
        <w:t>A</w:t>
      </w:r>
      <w:r w:rsidRPr="004F25CB">
        <w:t>.</w:t>
      </w:r>
    </w:p>
    <w:p w14:paraId="797A29BE" w14:textId="77777777" w:rsidR="004C02EF" w:rsidRDefault="004C02EF" w:rsidP="004C02EF">
      <w:pPr>
        <w:pStyle w:val="Note"/>
      </w:pPr>
      <w:r w:rsidRPr="004F25CB">
        <w:t>NOTE</w:t>
      </w:r>
      <w:r w:rsidRPr="004F25CB">
        <w:tab/>
        <w:t xml:space="preserve">The </w:t>
      </w:r>
      <w:r w:rsidRPr="004F25CB">
        <w:rPr>
          <w:rFonts w:ascii="Courier New" w:hAnsi="Courier New"/>
          <w:b/>
        </w:rPr>
        <w:t>match</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5EA053CF" w14:textId="77777777" w:rsidR="004C02EF" w:rsidRDefault="004C02EF" w:rsidP="004C02EF">
      <w:pPr>
        <w:pStyle w:val="40"/>
        <w:numPr>
          <w:ilvl w:val="0"/>
          <w:numId w:val="0"/>
        </w:numPr>
      </w:pPr>
      <w:bookmarkStart w:id="7469" w:name="_Ref456010585"/>
      <w:r>
        <w:t>15.5.4.11</w:t>
      </w:r>
      <w:r>
        <w:tab/>
        <w:t>String.prototype.replace (searchValue, replaceValue)</w:t>
      </w:r>
      <w:bookmarkEnd w:id="7469"/>
    </w:p>
    <w:p w14:paraId="47BC1AB8" w14:textId="77777777" w:rsidR="004C02EF" w:rsidRDefault="004C02EF" w:rsidP="004C02EF">
      <w:r>
        <w:t xml:space="preserve">First set </w:t>
      </w:r>
      <w:r>
        <w:rPr>
          <w:i/>
        </w:rPr>
        <w:t>string</w:t>
      </w:r>
      <w:r>
        <w:t xml:space="preserve"> according to the following steps:</w:t>
      </w:r>
    </w:p>
    <w:p w14:paraId="1659DB9D" w14:textId="77777777" w:rsidR="004C02EF" w:rsidRPr="004F25CB" w:rsidRDefault="004C02EF" w:rsidP="004C02EF">
      <w:pPr>
        <w:pStyle w:val="Alg4"/>
        <w:numPr>
          <w:ilvl w:val="0"/>
          <w:numId w:val="233"/>
        </w:numPr>
      </w:pPr>
      <w:r w:rsidRPr="004F25CB">
        <w:t xml:space="preserve">Call CheckObjectCoercible passing the </w:t>
      </w:r>
      <w:r w:rsidRPr="004F25CB">
        <w:rPr>
          <w:b/>
        </w:rPr>
        <w:t>this</w:t>
      </w:r>
      <w:r w:rsidRPr="004F25CB">
        <w:t xml:space="preserve"> value as its argument.</w:t>
      </w:r>
    </w:p>
    <w:p w14:paraId="104AD68D" w14:textId="77777777" w:rsidR="004C02EF" w:rsidRPr="004F25CB" w:rsidRDefault="004C02EF" w:rsidP="004C02EF">
      <w:pPr>
        <w:pStyle w:val="Alg4"/>
        <w:numPr>
          <w:ilvl w:val="0"/>
          <w:numId w:val="233"/>
        </w:numPr>
        <w:spacing w:after="120"/>
      </w:pPr>
      <w:r w:rsidRPr="004F25CB">
        <w:t xml:space="preserve">Let </w:t>
      </w:r>
      <w:r w:rsidRPr="004F25CB">
        <w:rPr>
          <w:i/>
        </w:rPr>
        <w:t>string</w:t>
      </w:r>
      <w:r w:rsidRPr="004F25CB">
        <w:t xml:space="preserve"> be the result of calling ToString, giving it the </w:t>
      </w:r>
      <w:r w:rsidRPr="004F25CB">
        <w:rPr>
          <w:b/>
        </w:rPr>
        <w:t>this</w:t>
      </w:r>
      <w:r w:rsidRPr="004F25CB">
        <w:t xml:space="preserve"> value as its argument.</w:t>
      </w:r>
    </w:p>
    <w:p w14:paraId="2215A1C3" w14:textId="77777777" w:rsidR="004C02EF" w:rsidRDefault="004C02EF" w:rsidP="004C02EF">
      <w:r>
        <w:t xml:space="preserve">If </w:t>
      </w:r>
      <w:r w:rsidRPr="00F02209">
        <w:rPr>
          <w:rFonts w:ascii="Times New Roman" w:hAnsi="Times New Roman"/>
          <w:i/>
        </w:rPr>
        <w:t>searchValue</w:t>
      </w:r>
      <w:r>
        <w:t xml:space="preserve"> is a regular expression (an object </w:t>
      </w:r>
      <w:del w:id="7470" w:author="Allen Wirfs-Brock" w:date="2011-07-02T14:06:00Z">
        <w:r w:rsidDel="00141138">
          <w:delText>whose [[Class]]</w:delText>
        </w:r>
      </w:del>
      <w:ins w:id="7471" w:author="Allen Wirfs-Brock" w:date="2011-07-02T14:06:00Z">
        <w:r w:rsidR="00141138">
          <w:t xml:space="preserve">that has </w:t>
        </w:r>
        <w:del w:id="7472" w:author="Rev 3 Allen Wirfs-Brock" w:date="2011-09-08T14:50:00Z">
          <w:r w:rsidR="00141138" w:rsidDel="00FA2A04">
            <w:delText>the</w:delText>
          </w:r>
        </w:del>
      </w:ins>
      <w:ins w:id="7473" w:author="Rev 3 Allen Wirfs-Brock" w:date="2011-09-08T14:50:00Z">
        <w:r w:rsidR="00FA2A04">
          <w:t>a</w:t>
        </w:r>
      </w:ins>
      <w:ins w:id="7474" w:author="Allen Wirfs-Brock" w:date="2011-07-02T14:06:00Z">
        <w:r w:rsidR="00141138">
          <w:t xml:space="preserve"> [[</w:t>
        </w:r>
        <w:del w:id="7475" w:author="Rev 3 Allen Wirfs-Brock" w:date="2011-09-08T14:50:00Z">
          <w:r w:rsidR="00141138" w:rsidDel="00FA2A04">
            <w:delText>IsRegExp</w:delText>
          </w:r>
        </w:del>
      </w:ins>
      <w:ins w:id="7476" w:author="Rev 3 Allen Wirfs-Brock" w:date="2011-09-08T14:50:00Z">
        <w:r w:rsidR="00FA2A04">
          <w:t>NativeBrand</w:t>
        </w:r>
      </w:ins>
      <w:ins w:id="7477" w:author="Allen Wirfs-Brock" w:date="2011-07-02T14:06:00Z">
        <w:r w:rsidR="00141138">
          <w:t>]]</w:t>
        </w:r>
      </w:ins>
      <w:r>
        <w:t xml:space="preserve"> internal property</w:t>
      </w:r>
      <w:ins w:id="7478" w:author="Rev 3 Allen Wirfs-Brock" w:date="2011-09-08T14:49:00Z">
        <w:r w:rsidR="00FA2A04" w:rsidRPr="00FA2A04">
          <w:t xml:space="preserve"> </w:t>
        </w:r>
        <w:r w:rsidR="00FA2A04">
          <w:t>whose value is NativeRegExp</w:t>
        </w:r>
      </w:ins>
      <w:del w:id="7479" w:author="Allen Wirfs-Brock" w:date="2011-07-02T14:07:00Z">
        <w:r w:rsidDel="00141138">
          <w:delText xml:space="preserve"> is </w:delText>
        </w:r>
        <w:r w:rsidDel="00141138">
          <w:rPr>
            <w:rFonts w:ascii="Courier New" w:hAnsi="Courier New"/>
            <w:b/>
          </w:rPr>
          <w:delText>"RegExp"</w:delText>
        </w:r>
      </w:del>
      <w:r>
        <w:t xml:space="preserve">), do the following: If </w:t>
      </w:r>
      <w:r w:rsidRPr="00F02209">
        <w:rPr>
          <w:rFonts w:ascii="Times New Roman" w:hAnsi="Times New Roman"/>
          <w:i/>
        </w:rPr>
        <w:t>searchValue</w:t>
      </w:r>
      <w:r>
        <w:t xml:space="preserve">.global is </w:t>
      </w:r>
      <w:r>
        <w:rPr>
          <w:b/>
        </w:rPr>
        <w:t>false</w:t>
      </w:r>
      <w:r>
        <w:t xml:space="preserve">, then search </w:t>
      </w:r>
      <w:r w:rsidRPr="00F02209">
        <w:rPr>
          <w:rFonts w:ascii="Times New Roman" w:hAnsi="Times New Roman"/>
          <w:i/>
        </w:rPr>
        <w:t>string</w:t>
      </w:r>
      <w:r>
        <w:t xml:space="preserve"> for the first match of the regular expression </w:t>
      </w:r>
      <w:r w:rsidRPr="00F02209">
        <w:rPr>
          <w:rFonts w:ascii="Times New Roman" w:hAnsi="Times New Roman"/>
          <w:i/>
        </w:rPr>
        <w:t>searchValue</w:t>
      </w:r>
      <w:r>
        <w:t xml:space="preserve">. If </w:t>
      </w:r>
      <w:r w:rsidRPr="00F02209">
        <w:rPr>
          <w:rFonts w:ascii="Times New Roman" w:hAnsi="Times New Roman"/>
          <w:i/>
        </w:rPr>
        <w:t>searchValue</w:t>
      </w:r>
      <w:r>
        <w:t xml:space="preserve">.global is </w:t>
      </w:r>
      <w:r>
        <w:rPr>
          <w:b/>
        </w:rPr>
        <w:t>true</w:t>
      </w:r>
      <w:r>
        <w:t xml:space="preserve">, then search </w:t>
      </w:r>
      <w:r w:rsidRPr="00F02209">
        <w:rPr>
          <w:rFonts w:ascii="Times New Roman" w:hAnsi="Times New Roman"/>
          <w:i/>
        </w:rPr>
        <w:t>string</w:t>
      </w:r>
      <w:r>
        <w:t xml:space="preserve"> for all matches of the regular expression </w:t>
      </w:r>
      <w:r w:rsidRPr="00F02209">
        <w:rPr>
          <w:rFonts w:ascii="Times New Roman" w:hAnsi="Times New Roman"/>
          <w:i/>
        </w:rPr>
        <w:t>searchValue</w:t>
      </w:r>
      <w:r>
        <w:t xml:space="preserve">. Do the search in the same manner as in </w:t>
      </w:r>
      <w:r>
        <w:rPr>
          <w:rFonts w:ascii="Courier New" w:hAnsi="Courier New"/>
          <w:b/>
        </w:rPr>
        <w:t>String.prototype.match</w:t>
      </w:r>
      <w:r>
        <w:t xml:space="preserve">, including the update of </w:t>
      </w:r>
      <w:r w:rsidRPr="00F02209">
        <w:rPr>
          <w:rFonts w:ascii="Times New Roman" w:hAnsi="Times New Roman"/>
          <w:i/>
        </w:rPr>
        <w:t>searchValue</w:t>
      </w:r>
      <w:r>
        <w:t>.</w:t>
      </w:r>
      <w:r>
        <w:rPr>
          <w:rFonts w:ascii="Courier New" w:hAnsi="Courier New"/>
          <w:b/>
        </w:rPr>
        <w:t>lastIndex</w:t>
      </w:r>
      <w:r>
        <w:t xml:space="preserve">. Let </w:t>
      </w:r>
      <w:r w:rsidRPr="00F02209">
        <w:rPr>
          <w:rFonts w:ascii="Times New Roman" w:hAnsi="Times New Roman"/>
          <w:i/>
        </w:rPr>
        <w:t>m</w:t>
      </w:r>
      <w:r>
        <w:t xml:space="preserve"> be the number of left capturing parentheses in </w:t>
      </w:r>
      <w:r w:rsidRPr="00F02209">
        <w:rPr>
          <w:rFonts w:ascii="Times New Roman" w:hAnsi="Times New Roman"/>
          <w:i/>
        </w:rPr>
        <w:t>searchValue</w:t>
      </w:r>
      <w:r>
        <w:t xml:space="preserve"> (using </w:t>
      </w:r>
      <w:r w:rsidRPr="00F02209">
        <w:rPr>
          <w:rFonts w:ascii="Times New Roman" w:hAnsi="Times New Roman"/>
          <w:i/>
        </w:rPr>
        <w:t>NcapturingParens</w:t>
      </w:r>
      <w:r>
        <w:t xml:space="preserve"> as specified in 15.10.2.1).</w:t>
      </w:r>
    </w:p>
    <w:p w14:paraId="32EB74B5" w14:textId="77777777" w:rsidR="004C02EF" w:rsidRDefault="004C02EF" w:rsidP="004C02EF">
      <w:r>
        <w:t xml:space="preserve">If </w:t>
      </w:r>
      <w:r w:rsidRPr="00F02209">
        <w:rPr>
          <w:rFonts w:ascii="Times New Roman" w:hAnsi="Times New Roman"/>
          <w:i/>
        </w:rPr>
        <w:t>searchValue</w:t>
      </w:r>
      <w:r>
        <w:t xml:space="preserve"> is not a regular expression, let </w:t>
      </w:r>
      <w:r w:rsidRPr="00F02209">
        <w:rPr>
          <w:rFonts w:ascii="Times New Roman" w:hAnsi="Times New Roman"/>
          <w:i/>
        </w:rPr>
        <w:t>searchString</w:t>
      </w:r>
      <w:r>
        <w:t xml:space="preserve"> be </w:t>
      </w:r>
      <w:r w:rsidRPr="00F02209">
        <w:rPr>
          <w:rFonts w:ascii="Times New Roman" w:hAnsi="Times New Roman"/>
        </w:rPr>
        <w:t>ToString(</w:t>
      </w:r>
      <w:r w:rsidRPr="00F02209">
        <w:rPr>
          <w:rFonts w:ascii="Times New Roman" w:hAnsi="Times New Roman"/>
          <w:i/>
        </w:rPr>
        <w:t>searchValue</w:t>
      </w:r>
      <w:r w:rsidRPr="00F02209">
        <w:rPr>
          <w:rFonts w:ascii="Times New Roman" w:hAnsi="Times New Roman"/>
        </w:rPr>
        <w:t>)</w:t>
      </w:r>
      <w:r>
        <w:t xml:space="preserve"> and search </w:t>
      </w:r>
      <w:r w:rsidRPr="00F02209">
        <w:rPr>
          <w:rFonts w:ascii="Times New Roman" w:hAnsi="Times New Roman"/>
          <w:i/>
        </w:rPr>
        <w:t>string</w:t>
      </w:r>
      <w:r>
        <w:t xml:space="preserve"> for the first occurrence of </w:t>
      </w:r>
      <w:r w:rsidRPr="00F02209">
        <w:rPr>
          <w:rFonts w:ascii="Times New Roman" w:hAnsi="Times New Roman"/>
          <w:i/>
        </w:rPr>
        <w:t>searchString</w:t>
      </w:r>
      <w:r>
        <w:t xml:space="preserve">. Let </w:t>
      </w:r>
      <w:r w:rsidRPr="00F02209">
        <w:rPr>
          <w:rFonts w:ascii="Times New Roman" w:hAnsi="Times New Roman"/>
          <w:i/>
        </w:rPr>
        <w:t>m</w:t>
      </w:r>
      <w:r>
        <w:t xml:space="preserve"> be 0.</w:t>
      </w:r>
    </w:p>
    <w:p w14:paraId="0DE90672" w14:textId="77777777" w:rsidR="004C02EF" w:rsidRDefault="004C02EF" w:rsidP="004C02EF">
      <w:r>
        <w:t xml:space="preserve">If </w:t>
      </w:r>
      <w:r w:rsidRPr="00F02209">
        <w:rPr>
          <w:rFonts w:ascii="Times New Roman" w:hAnsi="Times New Roman"/>
          <w:i/>
        </w:rPr>
        <w:t>replaceValue</w:t>
      </w:r>
      <w:r>
        <w:t xml:space="preserve"> is a function, then for each matched substring, call the function with the following </w:t>
      </w:r>
      <w:r w:rsidRPr="00F02209">
        <w:rPr>
          <w:rFonts w:ascii="Times New Roman" w:hAnsi="Times New Roman"/>
          <w:i/>
        </w:rPr>
        <w:t>m</w:t>
      </w:r>
      <w:r>
        <w:t xml:space="preserve"> + 3 arguments. Argument 1 is the substring that matched. If </w:t>
      </w:r>
      <w:r w:rsidRPr="00F02209">
        <w:rPr>
          <w:rFonts w:ascii="Times New Roman" w:hAnsi="Times New Roman"/>
          <w:i/>
        </w:rPr>
        <w:t>searchValue</w:t>
      </w:r>
      <w:r>
        <w:t xml:space="preserve"> is a regular expression, the next </w:t>
      </w:r>
      <w:r w:rsidRPr="00F02209">
        <w:rPr>
          <w:rFonts w:ascii="Times New Roman" w:hAnsi="Times New Roman"/>
          <w:i/>
        </w:rPr>
        <w:t>m</w:t>
      </w:r>
      <w:r>
        <w:t xml:space="preserve"> arguments are all of the captures in the MatchResult (see 15.10.2.1). Argument </w:t>
      </w:r>
      <w:r w:rsidRPr="00F02209">
        <w:rPr>
          <w:rFonts w:ascii="Times New Roman" w:hAnsi="Times New Roman"/>
          <w:i/>
        </w:rPr>
        <w:t>m</w:t>
      </w:r>
      <w:r>
        <w:t xml:space="preserve"> + 2 is the offset within </w:t>
      </w:r>
      <w:r w:rsidRPr="00F02209">
        <w:rPr>
          <w:rFonts w:ascii="Times New Roman" w:hAnsi="Times New Roman"/>
          <w:i/>
        </w:rPr>
        <w:t>string</w:t>
      </w:r>
      <w:r>
        <w:t xml:space="preserve"> where the match occurred, and argument </w:t>
      </w:r>
      <w:r w:rsidRPr="00F02209">
        <w:rPr>
          <w:rFonts w:ascii="Times New Roman" w:hAnsi="Times New Roman"/>
          <w:i/>
        </w:rPr>
        <w:t>m</w:t>
      </w:r>
      <w:r>
        <w:t xml:space="preserve"> + 3 is </w:t>
      </w:r>
      <w:r w:rsidRPr="00F02209">
        <w:rPr>
          <w:rFonts w:ascii="Times New Roman" w:hAnsi="Times New Roman"/>
          <w:i/>
        </w:rPr>
        <w:t>string</w:t>
      </w:r>
      <w:r>
        <w:t>. The result is a String value derived from the original input by replacing each matched substring with the corresponding return value of the function call, converted to a String if need be.</w:t>
      </w:r>
    </w:p>
    <w:p w14:paraId="3FA8E9DA" w14:textId="77777777" w:rsidR="004C02EF" w:rsidRDefault="004C02EF" w:rsidP="004C02EF">
      <w:r>
        <w:t xml:space="preserve">Otherwise, let </w:t>
      </w:r>
      <w:r w:rsidRPr="00F02209">
        <w:rPr>
          <w:rFonts w:ascii="Times New Roman" w:hAnsi="Times New Roman"/>
          <w:i/>
        </w:rPr>
        <w:t>newstring</w:t>
      </w:r>
      <w:r>
        <w:t xml:space="preserve"> denote the result of converting </w:t>
      </w:r>
      <w:r w:rsidRPr="00F02209">
        <w:rPr>
          <w:rFonts w:ascii="Times New Roman" w:hAnsi="Times New Roman"/>
          <w:i/>
        </w:rPr>
        <w:t>replaceValue</w:t>
      </w:r>
      <w:r>
        <w:t xml:space="preserve"> to a String. The result is a String value derived from the original input String by replacing each matched substring with a String derived from </w:t>
      </w:r>
      <w:r w:rsidRPr="00F02209">
        <w:rPr>
          <w:rFonts w:ascii="Times New Roman" w:hAnsi="Times New Roman"/>
          <w:i/>
        </w:rPr>
        <w:t>newstring</w:t>
      </w:r>
      <w:r>
        <w:t xml:space="preserve"> by replacing characters in </w:t>
      </w:r>
      <w:r w:rsidRPr="00F02209">
        <w:rPr>
          <w:rFonts w:ascii="Times New Roman" w:hAnsi="Times New Roman"/>
          <w:i/>
        </w:rPr>
        <w:t>newstring</w:t>
      </w:r>
      <w:r>
        <w:t xml:space="preserve"> by replacement text as specified in </w:t>
      </w:r>
      <w:r w:rsidRPr="00654E44">
        <w:t xml:space="preserve">Table </w:t>
      </w:r>
      <w:del w:id="7480" w:author="Allen Wirfs-Brock" w:date="2011-07-02T13:32:00Z">
        <w:r w:rsidRPr="00654E44" w:rsidDel="008962D8">
          <w:delText>22</w:delText>
        </w:r>
      </w:del>
      <w:ins w:id="7481" w:author="Allen Wirfs-Brock" w:date="2011-07-02T13:43:00Z">
        <w:r w:rsidR="005761C4">
          <w:t>24</w:t>
        </w:r>
      </w:ins>
      <w:r>
        <w:t xml:space="preserve">. These </w:t>
      </w:r>
      <w:r>
        <w:rPr>
          <w:rFonts w:ascii="Courier New" w:hAnsi="Courier New"/>
          <w:b/>
        </w:rPr>
        <w:t>$</w:t>
      </w:r>
      <w:r>
        <w:t xml:space="preserve"> replacements are done left-to-right, and, once such a replacement is performed, the new replacement text is not subject to further replacements. For example, </w:t>
      </w:r>
      <w:r>
        <w:rPr>
          <w:rFonts w:ascii="Courier New" w:hAnsi="Courier New"/>
          <w:b/>
        </w:rPr>
        <w:t>"$1,$2".replace(/(\$(\d))/g, "$$1-$1$2")</w:t>
      </w:r>
      <w:r>
        <w:t xml:space="preserve"> returns </w:t>
      </w:r>
      <w:r>
        <w:rPr>
          <w:rFonts w:ascii="Courier New" w:hAnsi="Courier New"/>
          <w:b/>
        </w:rPr>
        <w:t>"$1-$11,$1-$22"</w:t>
      </w:r>
      <w:r>
        <w:t xml:space="preserve">. A </w:t>
      </w:r>
      <w:r>
        <w:rPr>
          <w:rFonts w:ascii="Courier New" w:hAnsi="Courier New"/>
          <w:b/>
        </w:rPr>
        <w:t>$</w:t>
      </w:r>
      <w:r>
        <w:t xml:space="preserve"> in </w:t>
      </w:r>
      <w:r w:rsidRPr="00F02209">
        <w:rPr>
          <w:rFonts w:ascii="Times New Roman" w:hAnsi="Times New Roman"/>
          <w:i/>
        </w:rPr>
        <w:t>newstring</w:t>
      </w:r>
      <w:r>
        <w:t xml:space="preserve"> that does not match any of the forms below is left as is.</w:t>
      </w:r>
    </w:p>
    <w:p w14:paraId="4E203101" w14:textId="77777777" w:rsidR="004C02EF" w:rsidRDefault="004C02EF" w:rsidP="004C02EF">
      <w:pPr>
        <w:pStyle w:val="Tabletitle"/>
        <w:keepNext w:val="0"/>
        <w:widowControl w:val="0"/>
      </w:pPr>
      <w:r w:rsidRPr="00654E44">
        <w:rPr>
          <w:rFonts w:eastAsia="Arial Unicode MS"/>
        </w:rPr>
        <w:t>Table </w:t>
      </w:r>
      <w:del w:id="7482" w:author="Allen Wirfs-Brock" w:date="2011-07-02T13:32:00Z">
        <w:r w:rsidRPr="00654E44" w:rsidDel="008962D8">
          <w:rPr>
            <w:rFonts w:eastAsia="Arial Unicode MS"/>
          </w:rPr>
          <w:delText xml:space="preserve">22 </w:delText>
        </w:r>
      </w:del>
      <w:ins w:id="7483" w:author="Allen Wirfs-Brock" w:date="2011-07-02T13:43:00Z">
        <w:r w:rsidR="005761C4">
          <w:rPr>
            <w:rFonts w:eastAsia="Arial Unicode MS"/>
          </w:rPr>
          <w:t>24</w:t>
        </w:r>
      </w:ins>
      <w:ins w:id="7484" w:author="Allen Wirfs-Brock" w:date="2011-07-02T13:32:00Z">
        <w:r w:rsidR="008962D8" w:rsidRPr="00654E44">
          <w:rPr>
            <w:rFonts w:eastAsia="Arial Unicode MS"/>
          </w:rPr>
          <w:t xml:space="preserve"> </w:t>
        </w:r>
      </w:ins>
      <w:r w:rsidRPr="00654E44">
        <w:rPr>
          <w:rFonts w:eastAsia="Arial Unicode MS"/>
        </w:rPr>
        <w:t xml:space="preserve">— </w:t>
      </w:r>
      <w:r>
        <w:rPr>
          <w:rFonts w:eastAsia="Arial Unicode MS"/>
        </w:rPr>
        <w:t>Replacement Text Symbol Substitutions</w:t>
      </w:r>
    </w:p>
    <w:tbl>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10"/>
        <w:gridCol w:w="7380"/>
      </w:tblGrid>
      <w:tr w:rsidR="004C02EF" w:rsidRPr="00984A3F" w14:paraId="41C938A2" w14:textId="77777777" w:rsidTr="003A4B22">
        <w:tc>
          <w:tcPr>
            <w:tcW w:w="1710" w:type="dxa"/>
            <w:tcBorders>
              <w:top w:val="single" w:sz="12" w:space="0" w:color="000000"/>
              <w:left w:val="single" w:sz="6" w:space="0" w:color="000000"/>
              <w:bottom w:val="single" w:sz="6" w:space="0" w:color="000000"/>
              <w:right w:val="nil"/>
            </w:tcBorders>
            <w:shd w:val="solid" w:color="C0C0C0" w:fill="FFFFFF"/>
          </w:tcPr>
          <w:p w14:paraId="4404C0EA" w14:textId="77777777" w:rsidR="004C02EF" w:rsidRDefault="004C02EF" w:rsidP="003A4B22">
            <w:pPr>
              <w:spacing w:after="120"/>
              <w:rPr>
                <w:shd w:val="solid" w:color="C0C0C0" w:fill="FFFFFF"/>
              </w:rPr>
            </w:pPr>
            <w:r>
              <w:rPr>
                <w:shd w:val="solid" w:color="C0C0C0" w:fill="FFFFFF"/>
              </w:rPr>
              <w:t>Characters</w:t>
            </w:r>
          </w:p>
        </w:tc>
        <w:tc>
          <w:tcPr>
            <w:tcW w:w="7380" w:type="dxa"/>
            <w:tcBorders>
              <w:top w:val="single" w:sz="12" w:space="0" w:color="000000"/>
              <w:left w:val="nil"/>
              <w:bottom w:val="single" w:sz="6" w:space="0" w:color="000000"/>
              <w:right w:val="single" w:sz="6" w:space="0" w:color="000000"/>
            </w:tcBorders>
            <w:shd w:val="solid" w:color="C0C0C0" w:fill="FFFFFF"/>
          </w:tcPr>
          <w:p w14:paraId="0569AAC7" w14:textId="77777777" w:rsidR="004C02EF" w:rsidRDefault="004C02EF" w:rsidP="003A4B22">
            <w:pPr>
              <w:spacing w:after="120"/>
              <w:rPr>
                <w:shd w:val="solid" w:color="C0C0C0" w:fill="FFFFFF"/>
              </w:rPr>
            </w:pPr>
            <w:r>
              <w:rPr>
                <w:shd w:val="solid" w:color="C0C0C0" w:fill="FFFFFF"/>
              </w:rPr>
              <w:t>Replacement text</w:t>
            </w:r>
          </w:p>
        </w:tc>
      </w:tr>
      <w:tr w:rsidR="004C02EF" w:rsidRPr="00984A3F" w14:paraId="2855417E" w14:textId="77777777" w:rsidTr="003A4B22">
        <w:tc>
          <w:tcPr>
            <w:tcW w:w="1710" w:type="dxa"/>
            <w:tcBorders>
              <w:top w:val="nil"/>
            </w:tcBorders>
          </w:tcPr>
          <w:p w14:paraId="5F8E7C5C"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c>
          <w:tcPr>
            <w:tcW w:w="7380" w:type="dxa"/>
            <w:tcBorders>
              <w:top w:val="nil"/>
            </w:tcBorders>
          </w:tcPr>
          <w:p w14:paraId="7845C9A2"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r>
      <w:tr w:rsidR="004C02EF" w:rsidRPr="00984A3F" w14:paraId="26514F11" w14:textId="77777777" w:rsidTr="003A4B22">
        <w:tc>
          <w:tcPr>
            <w:tcW w:w="1710" w:type="dxa"/>
            <w:tcBorders>
              <w:top w:val="nil"/>
            </w:tcBorders>
          </w:tcPr>
          <w:p w14:paraId="69BE3924" w14:textId="77777777" w:rsidR="004C02EF" w:rsidRPr="00654E44" w:rsidRDefault="004C02EF" w:rsidP="003A4B22">
            <w:pPr>
              <w:spacing w:after="0"/>
              <w:contextualSpacing/>
              <w:rPr>
                <w:rFonts w:ascii="Courier New" w:hAnsi="Courier New" w:cs="Courier New"/>
                <w:b/>
                <w:i/>
              </w:rPr>
            </w:pPr>
            <w:r w:rsidRPr="00654E44">
              <w:rPr>
                <w:rFonts w:ascii="Courier New" w:hAnsi="Courier New" w:cs="Courier New"/>
                <w:b/>
              </w:rPr>
              <w:t>$&amp;</w:t>
            </w:r>
          </w:p>
        </w:tc>
        <w:tc>
          <w:tcPr>
            <w:tcW w:w="7380" w:type="dxa"/>
            <w:tcBorders>
              <w:top w:val="nil"/>
            </w:tcBorders>
          </w:tcPr>
          <w:p w14:paraId="41A30706" w14:textId="77777777" w:rsidR="004C02EF" w:rsidRDefault="004C02EF" w:rsidP="003A4B22">
            <w:pPr>
              <w:spacing w:after="0"/>
              <w:contextualSpacing/>
            </w:pPr>
            <w:r>
              <w:t>The matched substring.</w:t>
            </w:r>
          </w:p>
        </w:tc>
      </w:tr>
      <w:tr w:rsidR="004C02EF" w:rsidRPr="00984A3F" w14:paraId="5B9785A5" w14:textId="77777777" w:rsidTr="003A4B22">
        <w:tc>
          <w:tcPr>
            <w:tcW w:w="1710" w:type="dxa"/>
          </w:tcPr>
          <w:p w14:paraId="18530982"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c>
          <w:tcPr>
            <w:tcW w:w="7380" w:type="dxa"/>
          </w:tcPr>
          <w:p w14:paraId="44A07AE5" w14:textId="77777777" w:rsidR="004C02EF" w:rsidRDefault="004C02EF" w:rsidP="003A4B22">
            <w:pPr>
              <w:spacing w:after="0"/>
              <w:contextualSpacing/>
            </w:pPr>
            <w:r>
              <w:t xml:space="preserve">The portion of </w:t>
            </w:r>
            <w:r w:rsidRPr="00F02209">
              <w:rPr>
                <w:rFonts w:ascii="Times New Roman" w:hAnsi="Times New Roman"/>
                <w:i/>
              </w:rPr>
              <w:t>string</w:t>
            </w:r>
            <w:r>
              <w:t xml:space="preserve"> that precedes the matched substring.</w:t>
            </w:r>
          </w:p>
        </w:tc>
      </w:tr>
      <w:tr w:rsidR="004C02EF" w:rsidRPr="00984A3F" w14:paraId="62B0F413" w14:textId="77777777" w:rsidTr="003A4B22">
        <w:tc>
          <w:tcPr>
            <w:tcW w:w="1710" w:type="dxa"/>
          </w:tcPr>
          <w:p w14:paraId="5EEEFEB4"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w:t>
            </w:r>
          </w:p>
        </w:tc>
        <w:tc>
          <w:tcPr>
            <w:tcW w:w="7380" w:type="dxa"/>
          </w:tcPr>
          <w:p w14:paraId="11AE3196" w14:textId="77777777" w:rsidR="004C02EF" w:rsidRDefault="004C02EF" w:rsidP="003A4B22">
            <w:pPr>
              <w:spacing w:after="0"/>
              <w:contextualSpacing/>
            </w:pPr>
            <w:r>
              <w:t xml:space="preserve">The portion of </w:t>
            </w:r>
            <w:r w:rsidRPr="00F02209">
              <w:rPr>
                <w:rFonts w:ascii="Times New Roman" w:hAnsi="Times New Roman"/>
                <w:i/>
              </w:rPr>
              <w:t>string</w:t>
            </w:r>
            <w:r>
              <w:t xml:space="preserve"> that follows the matched substring.</w:t>
            </w:r>
          </w:p>
        </w:tc>
      </w:tr>
      <w:tr w:rsidR="004C02EF" w:rsidRPr="00984A3F" w14:paraId="52AF0FCA" w14:textId="77777777" w:rsidTr="003A4B22">
        <w:tc>
          <w:tcPr>
            <w:tcW w:w="1710" w:type="dxa"/>
          </w:tcPr>
          <w:p w14:paraId="399059AA"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$n</w:t>
            </w:r>
          </w:p>
        </w:tc>
        <w:tc>
          <w:tcPr>
            <w:tcW w:w="7380" w:type="dxa"/>
          </w:tcPr>
          <w:p w14:paraId="71CCA3A6" w14:textId="77777777" w:rsidR="004C02EF" w:rsidRDefault="004C02EF" w:rsidP="003A4B22">
            <w:pPr>
              <w:spacing w:after="0"/>
              <w:contextualSpacing/>
            </w:pPr>
            <w:r>
              <w:t xml:space="preserve">The </w:t>
            </w:r>
            <w:r w:rsidRPr="00F02209">
              <w:rPr>
                <w:rFonts w:ascii="Times New Roman" w:hAnsi="Times New Roman"/>
                <w:i/>
              </w:rPr>
              <w:t>n</w:t>
            </w:r>
            <w:r w:rsidRPr="00F02209">
              <w:rPr>
                <w:rFonts w:ascii="Times New Roman" w:hAnsi="Times New Roman"/>
                <w:vertAlign w:val="superscript"/>
              </w:rPr>
              <w:t>th</w:t>
            </w:r>
            <w:r>
              <w:t xml:space="preserve"> capture, where </w:t>
            </w:r>
            <w:r w:rsidRPr="00F02209">
              <w:rPr>
                <w:rFonts w:ascii="Times New Roman" w:hAnsi="Times New Roman"/>
                <w:i/>
              </w:rPr>
              <w:t>n</w:t>
            </w:r>
            <w:r>
              <w:t xml:space="preserve"> is a single digit in the range </w:t>
            </w:r>
            <w:r w:rsidRPr="00F02209">
              <w:rPr>
                <w:rFonts w:ascii="Times New Roman" w:hAnsi="Times New Roman"/>
              </w:rPr>
              <w:t>1</w:t>
            </w:r>
            <w:r>
              <w:t xml:space="preserve"> to </w:t>
            </w:r>
            <w:r w:rsidRPr="00F02209">
              <w:rPr>
                <w:rFonts w:ascii="Times New Roman" w:hAnsi="Times New Roman"/>
              </w:rPr>
              <w:t>9</w:t>
            </w:r>
            <w:r>
              <w:t xml:space="preserve"> and </w:t>
            </w:r>
            <w:r>
              <w:rPr>
                <w:rFonts w:ascii="Courier New" w:hAnsi="Courier New"/>
                <w:b/>
              </w:rPr>
              <w:t>$</w:t>
            </w:r>
            <w:r w:rsidRPr="00F02209">
              <w:rPr>
                <w:rFonts w:ascii="Times New Roman" w:hAnsi="Times New Roman"/>
                <w:i/>
              </w:rPr>
              <w:t>n</w:t>
            </w:r>
            <w:r>
              <w:t xml:space="preserve"> is not followed by a decimal digit. If </w:t>
            </w:r>
            <w:r w:rsidRPr="00F02209">
              <w:rPr>
                <w:rFonts w:ascii="Times New Roman" w:hAnsi="Times New Roman"/>
                <w:i/>
              </w:rPr>
              <w:t>n</w:t>
            </w:r>
            <w:r w:rsidRPr="00F02209">
              <w:rPr>
                <w:rFonts w:ascii="Times New Roman" w:hAnsi="Times New Roman"/>
              </w:rPr>
              <w:sym w:font="Symbol" w:char="F0A3"/>
            </w:r>
            <w:r w:rsidRPr="00F02209">
              <w:rPr>
                <w:rFonts w:ascii="Times New Roman" w:hAnsi="Times New Roman"/>
                <w:i/>
              </w:rPr>
              <w:t>m</w:t>
            </w:r>
            <w:r>
              <w:t xml:space="preserve"> and the </w:t>
            </w:r>
            <w:r w:rsidRPr="00F02209">
              <w:rPr>
                <w:rFonts w:ascii="Times New Roman" w:hAnsi="Times New Roman"/>
                <w:i/>
              </w:rPr>
              <w:t>n</w:t>
            </w:r>
            <w:r>
              <w:t xml:space="preserve">th capture is </w:t>
            </w:r>
            <w:r>
              <w:rPr>
                <w:b/>
              </w:rPr>
              <w:t>undefined</w:t>
            </w:r>
            <w:r>
              <w:t xml:space="preserve">, use the empty String instead. If </w:t>
            </w:r>
            <w:r w:rsidRPr="00F02209">
              <w:rPr>
                <w:rFonts w:ascii="Times New Roman" w:hAnsi="Times New Roman"/>
                <w:i/>
              </w:rPr>
              <w:t>n</w:t>
            </w:r>
            <w:r w:rsidRPr="00F02209">
              <w:rPr>
                <w:rFonts w:ascii="Times New Roman" w:hAnsi="Times New Roman"/>
              </w:rPr>
              <w:t>&gt;</w:t>
            </w:r>
            <w:r w:rsidRPr="00F02209">
              <w:rPr>
                <w:rFonts w:ascii="Times New Roman" w:hAnsi="Times New Roman"/>
                <w:i/>
              </w:rPr>
              <w:t>m</w:t>
            </w:r>
            <w:r>
              <w:t>, the result is implementation-defined.</w:t>
            </w:r>
          </w:p>
        </w:tc>
      </w:tr>
      <w:tr w:rsidR="004C02EF" w:rsidRPr="00984A3F" w14:paraId="6267FC41" w14:textId="77777777" w:rsidTr="003A4B22">
        <w:tc>
          <w:tcPr>
            <w:tcW w:w="1710" w:type="dxa"/>
          </w:tcPr>
          <w:p w14:paraId="20FD9539" w14:textId="77777777" w:rsidR="004C02EF" w:rsidRPr="00654E44" w:rsidRDefault="004C02EF" w:rsidP="003A4B22">
            <w:pPr>
              <w:spacing w:after="0"/>
              <w:contextualSpacing/>
              <w:rPr>
                <w:rFonts w:ascii="Courier New" w:hAnsi="Courier New" w:cs="Courier New"/>
                <w:b/>
              </w:rPr>
            </w:pPr>
            <w:r w:rsidRPr="00654E44">
              <w:rPr>
                <w:rFonts w:ascii="Courier New" w:hAnsi="Courier New" w:cs="Courier New"/>
                <w:b/>
              </w:rPr>
              <w:t>$nn</w:t>
            </w:r>
          </w:p>
        </w:tc>
        <w:tc>
          <w:tcPr>
            <w:tcW w:w="7380" w:type="dxa"/>
          </w:tcPr>
          <w:p w14:paraId="3B526135" w14:textId="77777777" w:rsidR="004C02EF" w:rsidRDefault="004C02EF" w:rsidP="003A4B22">
            <w:pPr>
              <w:spacing w:after="0"/>
              <w:contextualSpacing/>
            </w:pPr>
            <w:r>
              <w:t xml:space="preserve">The </w:t>
            </w:r>
            <w:r w:rsidRPr="00F02209">
              <w:rPr>
                <w:rFonts w:ascii="Times New Roman" w:hAnsi="Times New Roman"/>
                <w:i/>
              </w:rPr>
              <w:t>nn</w:t>
            </w:r>
            <w:r w:rsidRPr="00F02209">
              <w:rPr>
                <w:rFonts w:ascii="Times New Roman" w:hAnsi="Times New Roman"/>
                <w:vertAlign w:val="superscript"/>
              </w:rPr>
              <w:t>th</w:t>
            </w:r>
            <w:r>
              <w:t xml:space="preserve"> capture, where </w:t>
            </w:r>
            <w:r w:rsidRPr="00F02209">
              <w:rPr>
                <w:rFonts w:ascii="Times New Roman" w:hAnsi="Times New Roman"/>
                <w:i/>
              </w:rPr>
              <w:t>nn</w:t>
            </w:r>
            <w:r>
              <w:t xml:space="preserve"> is a two-digit decimal number in the range </w:t>
            </w:r>
            <w:r w:rsidRPr="00F02209">
              <w:rPr>
                <w:rFonts w:ascii="Times New Roman" w:hAnsi="Times New Roman"/>
              </w:rPr>
              <w:t>01</w:t>
            </w:r>
            <w:r>
              <w:t xml:space="preserve"> to </w:t>
            </w:r>
            <w:r w:rsidRPr="00F02209">
              <w:rPr>
                <w:rFonts w:ascii="Times New Roman" w:hAnsi="Times New Roman"/>
              </w:rPr>
              <w:t>99</w:t>
            </w:r>
            <w:r>
              <w:t xml:space="preserve">. If </w:t>
            </w:r>
            <w:r w:rsidRPr="00F02209">
              <w:rPr>
                <w:rFonts w:ascii="Times New Roman" w:hAnsi="Times New Roman"/>
                <w:i/>
              </w:rPr>
              <w:t>nn</w:t>
            </w:r>
            <w:r>
              <w:sym w:font="Symbol" w:char="F0A3"/>
            </w:r>
            <w:r w:rsidRPr="00F02209">
              <w:rPr>
                <w:rFonts w:ascii="Times New Roman" w:hAnsi="Times New Roman"/>
                <w:i/>
              </w:rPr>
              <w:t>m</w:t>
            </w:r>
            <w:r>
              <w:t xml:space="preserve"> and the </w:t>
            </w:r>
            <w:r w:rsidRPr="00F02209">
              <w:rPr>
                <w:rFonts w:ascii="Times New Roman" w:hAnsi="Times New Roman"/>
                <w:i/>
              </w:rPr>
              <w:t>nn</w:t>
            </w:r>
            <w:r w:rsidRPr="00F02209">
              <w:rPr>
                <w:rFonts w:ascii="Times New Roman" w:hAnsi="Times New Roman"/>
                <w:vertAlign w:val="superscript"/>
              </w:rPr>
              <w:t>th</w:t>
            </w:r>
            <w:r>
              <w:t xml:space="preserve"> capture is </w:t>
            </w:r>
            <w:r>
              <w:rPr>
                <w:b/>
              </w:rPr>
              <w:t>undefined</w:t>
            </w:r>
            <w:r>
              <w:t xml:space="preserve">, use the empty String instead. If </w:t>
            </w:r>
            <w:r w:rsidRPr="00F02209">
              <w:rPr>
                <w:rFonts w:ascii="Times New Roman" w:hAnsi="Times New Roman"/>
                <w:i/>
              </w:rPr>
              <w:t>nn</w:t>
            </w:r>
            <w:r w:rsidRPr="00F02209">
              <w:rPr>
                <w:rFonts w:ascii="Times New Roman" w:hAnsi="Times New Roman"/>
              </w:rPr>
              <w:t>&gt;</w:t>
            </w:r>
            <w:r w:rsidRPr="00F02209">
              <w:rPr>
                <w:rFonts w:ascii="Times New Roman" w:hAnsi="Times New Roman"/>
                <w:i/>
              </w:rPr>
              <w:t>m</w:t>
            </w:r>
            <w:r>
              <w:t>, the result is implementation-defined.</w:t>
            </w:r>
          </w:p>
        </w:tc>
      </w:tr>
    </w:tbl>
    <w:p w14:paraId="4A4526D3" w14:textId="77777777" w:rsidR="004C02EF" w:rsidRDefault="004C02EF" w:rsidP="004C02EF">
      <w:pPr>
        <w:pStyle w:val="Note"/>
        <w:spacing w:before="240"/>
      </w:pPr>
      <w:r w:rsidRPr="004F25CB">
        <w:t>NOTE</w:t>
      </w:r>
      <w:r w:rsidRPr="004F25CB">
        <w:tab/>
        <w:t xml:space="preserve">The </w:t>
      </w:r>
      <w:r w:rsidRPr="004F25CB">
        <w:rPr>
          <w:rFonts w:ascii="Courier New" w:hAnsi="Courier New"/>
          <w:b/>
        </w:rPr>
        <w:t>replace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59EF44FE" w14:textId="77777777" w:rsidR="004C02EF" w:rsidRDefault="004C02EF" w:rsidP="004C02EF">
      <w:pPr>
        <w:pStyle w:val="40"/>
        <w:numPr>
          <w:ilvl w:val="0"/>
          <w:numId w:val="0"/>
        </w:numPr>
      </w:pPr>
      <w:bookmarkStart w:id="7485" w:name="_Ref456010590"/>
      <w:r>
        <w:t>15.5.4.12</w:t>
      </w:r>
      <w:r>
        <w:tab/>
        <w:t>String.prototype.search (regexp)</w:t>
      </w:r>
      <w:bookmarkEnd w:id="7485"/>
    </w:p>
    <w:p w14:paraId="4B36A408" w14:textId="77777777" w:rsidR="004C02EF" w:rsidRDefault="004C02EF" w:rsidP="004C02EF">
      <w:r>
        <w:t xml:space="preserve">When the search method is called with argument </w:t>
      </w:r>
      <w:r w:rsidRPr="00F02209">
        <w:rPr>
          <w:rFonts w:ascii="Times New Roman" w:hAnsi="Times New Roman"/>
          <w:i/>
        </w:rPr>
        <w:t>regexp</w:t>
      </w:r>
      <w:r>
        <w:t>, the following steps are taken:</w:t>
      </w:r>
    </w:p>
    <w:p w14:paraId="0A3FA5FE" w14:textId="77777777" w:rsidR="004C02EF" w:rsidRPr="004F25CB" w:rsidRDefault="004C02EF" w:rsidP="004C02EF">
      <w:pPr>
        <w:pStyle w:val="Alg4"/>
        <w:numPr>
          <w:ilvl w:val="0"/>
          <w:numId w:val="234"/>
        </w:numPr>
      </w:pPr>
      <w:r w:rsidRPr="004F25CB">
        <w:t xml:space="preserve">Call CheckObjectCoercible passing the </w:t>
      </w:r>
      <w:r w:rsidRPr="004F25CB">
        <w:rPr>
          <w:b/>
        </w:rPr>
        <w:t>this</w:t>
      </w:r>
      <w:r w:rsidRPr="004F25CB">
        <w:t xml:space="preserve"> value as its argument.</w:t>
      </w:r>
    </w:p>
    <w:p w14:paraId="46CFC801" w14:textId="77777777" w:rsidR="004C02EF" w:rsidRPr="004F25CB" w:rsidRDefault="004C02EF" w:rsidP="004C02EF">
      <w:pPr>
        <w:pStyle w:val="Alg4"/>
        <w:numPr>
          <w:ilvl w:val="0"/>
          <w:numId w:val="234"/>
        </w:numPr>
      </w:pPr>
      <w:r w:rsidRPr="004F25CB">
        <w:t xml:space="preserve">Let </w:t>
      </w:r>
      <w:r w:rsidRPr="004F25CB">
        <w:rPr>
          <w:i/>
        </w:rPr>
        <w:t>string</w:t>
      </w:r>
      <w:r w:rsidRPr="004F25CB">
        <w:t xml:space="preserve"> be the result of calling ToString, giving it the </w:t>
      </w:r>
      <w:r w:rsidRPr="004F25CB">
        <w:rPr>
          <w:b/>
        </w:rPr>
        <w:t>this</w:t>
      </w:r>
      <w:r w:rsidRPr="004F25CB">
        <w:t xml:space="preserve"> value as its argument.</w:t>
      </w:r>
    </w:p>
    <w:p w14:paraId="2C38BA30" w14:textId="77777777" w:rsidR="004C02EF" w:rsidRPr="004F25CB" w:rsidRDefault="004C02EF" w:rsidP="004C02EF">
      <w:pPr>
        <w:pStyle w:val="Alg4"/>
        <w:numPr>
          <w:ilvl w:val="0"/>
          <w:numId w:val="234"/>
        </w:numPr>
      </w:pPr>
      <w:r w:rsidRPr="004F25CB">
        <w:t>If Type(</w:t>
      </w:r>
      <w:r w:rsidRPr="004F25CB">
        <w:rPr>
          <w:i/>
        </w:rPr>
        <w:t>regexp</w:t>
      </w:r>
      <w:r w:rsidRPr="004F25CB">
        <w:t xml:space="preserve">) is Object and </w:t>
      </w:r>
      <w:del w:id="7486" w:author="Allen Wirfs-Brock" w:date="2011-07-02T14:08:00Z">
        <w:r w:rsidRPr="004F25CB" w:rsidDel="00141138">
          <w:delText xml:space="preserve">the value of the [[Class]] internal property of </w:delText>
        </w:r>
      </w:del>
      <w:r w:rsidRPr="004F25CB">
        <w:rPr>
          <w:i/>
        </w:rPr>
        <w:t>regexp</w:t>
      </w:r>
      <w:r w:rsidRPr="004F25CB">
        <w:t xml:space="preserve"> </w:t>
      </w:r>
      <w:ins w:id="7487" w:author="Allen Wirfs-Brock" w:date="2011-07-02T14:08:00Z">
        <w:r w:rsidR="00141138">
          <w:t xml:space="preserve">has </w:t>
        </w:r>
        <w:del w:id="7488" w:author="Rev 3 Allen Wirfs-Brock" w:date="2011-09-08T14:51:00Z">
          <w:r w:rsidR="00141138" w:rsidDel="00BA3B3B">
            <w:delText>the</w:delText>
          </w:r>
        </w:del>
      </w:ins>
      <w:ins w:id="7489" w:author="Rev 3 Allen Wirfs-Brock" w:date="2011-09-08T14:51:00Z">
        <w:r w:rsidR="00BA3B3B">
          <w:t>a</w:t>
        </w:r>
      </w:ins>
      <w:ins w:id="7490" w:author="Allen Wirfs-Brock" w:date="2011-07-02T14:08:00Z">
        <w:r w:rsidR="00141138">
          <w:t xml:space="preserve"> [[</w:t>
        </w:r>
        <w:del w:id="7491" w:author="Rev 3 Allen Wirfs-Brock" w:date="2011-09-08T14:51:00Z">
          <w:r w:rsidR="00141138" w:rsidDel="00BA3B3B">
            <w:delText>IsRegExp</w:delText>
          </w:r>
        </w:del>
      </w:ins>
      <w:ins w:id="7492" w:author="Rev 3 Allen Wirfs-Brock" w:date="2011-09-08T14:51:00Z">
        <w:r w:rsidR="00BA3B3B">
          <w:t>NativeBrand</w:t>
        </w:r>
      </w:ins>
      <w:ins w:id="7493" w:author="Allen Wirfs-Brock" w:date="2011-07-02T14:08:00Z">
        <w:r w:rsidR="00141138">
          <w:t>]] internal property</w:t>
        </w:r>
      </w:ins>
      <w:ins w:id="7494" w:author="Rev 3 Allen Wirfs-Brock" w:date="2011-09-08T14:51:00Z">
        <w:r w:rsidR="00BA3B3B" w:rsidRPr="00BA3B3B">
          <w:t xml:space="preserve"> </w:t>
        </w:r>
        <w:r w:rsidR="00BA3B3B">
          <w:t>whose value is NativeRegExp</w:t>
        </w:r>
        <w:r w:rsidR="00BA3B3B" w:rsidRPr="004F25CB" w:rsidDel="00141138">
          <w:t xml:space="preserve"> </w:t>
        </w:r>
      </w:ins>
      <w:del w:id="7495" w:author="Allen Wirfs-Brock" w:date="2011-07-02T14:08:00Z">
        <w:r w:rsidRPr="004F25CB" w:rsidDel="00141138">
          <w:delText xml:space="preserve">is </w:delText>
        </w:r>
        <w:r w:rsidDel="00141138">
          <w:rPr>
            <w:rFonts w:ascii="Courier New" w:hAnsi="Courier New"/>
            <w:b/>
          </w:rPr>
          <w:delText>"RegExp"</w:delText>
        </w:r>
      </w:del>
      <w:r w:rsidRPr="004F25CB">
        <w:t xml:space="preserve">, then let </w:t>
      </w:r>
      <w:r w:rsidRPr="004F25CB">
        <w:rPr>
          <w:i/>
        </w:rPr>
        <w:t>rx</w:t>
      </w:r>
      <w:r w:rsidRPr="004F25CB">
        <w:t xml:space="preserve"> be </w:t>
      </w:r>
      <w:r w:rsidRPr="004F25CB">
        <w:rPr>
          <w:i/>
        </w:rPr>
        <w:t>regexp</w:t>
      </w:r>
      <w:r w:rsidRPr="004F25CB">
        <w:t>;</w:t>
      </w:r>
    </w:p>
    <w:p w14:paraId="174B8587" w14:textId="77777777" w:rsidR="004C02EF" w:rsidRPr="004F25CB" w:rsidRDefault="004C02EF" w:rsidP="004C02EF">
      <w:pPr>
        <w:pStyle w:val="Alg4"/>
        <w:numPr>
          <w:ilvl w:val="0"/>
          <w:numId w:val="234"/>
        </w:numPr>
      </w:pPr>
      <w:r w:rsidRPr="004F25CB">
        <w:t xml:space="preserve">Else, let </w:t>
      </w:r>
      <w:r w:rsidRPr="004F25CB">
        <w:rPr>
          <w:i/>
        </w:rPr>
        <w:t>rx</w:t>
      </w:r>
      <w:r w:rsidRPr="004F25CB">
        <w:t xml:space="preserve"> be a new RegExp object created as if by the expression </w:t>
      </w:r>
      <w:r>
        <w:rPr>
          <w:rFonts w:ascii="Courier New" w:hAnsi="Courier New"/>
          <w:b/>
        </w:rPr>
        <w:t>new RegExp(</w:t>
      </w:r>
      <w:r w:rsidRPr="004F25CB">
        <w:rPr>
          <w:i/>
        </w:rPr>
        <w:t>regexp</w:t>
      </w:r>
      <w:r>
        <w:rPr>
          <w:rFonts w:ascii="Courier New" w:hAnsi="Courier New"/>
          <w:b/>
        </w:rPr>
        <w:t>)</w:t>
      </w:r>
      <w:r w:rsidRPr="004F25CB">
        <w:t xml:space="preserve"> where </w:t>
      </w:r>
      <w:r>
        <w:rPr>
          <w:rFonts w:ascii="Courier New" w:hAnsi="Courier New"/>
          <w:b/>
        </w:rPr>
        <w:t>RegExp</w:t>
      </w:r>
      <w:r w:rsidRPr="004F25CB">
        <w:t xml:space="preserve"> is the standard built-in constructor with that name.</w:t>
      </w:r>
    </w:p>
    <w:p w14:paraId="474E4776" w14:textId="77777777" w:rsidR="004C02EF" w:rsidRPr="004F25CB" w:rsidRDefault="004C02EF" w:rsidP="004C02EF">
      <w:pPr>
        <w:pStyle w:val="Alg4"/>
        <w:numPr>
          <w:ilvl w:val="0"/>
          <w:numId w:val="234"/>
        </w:numPr>
      </w:pPr>
      <w:r w:rsidRPr="004F25CB">
        <w:t xml:space="preserve">Search the value </w:t>
      </w:r>
      <w:r w:rsidRPr="004F25CB">
        <w:rPr>
          <w:i/>
        </w:rPr>
        <w:t>string</w:t>
      </w:r>
      <w:r w:rsidRPr="004F25CB">
        <w:t xml:space="preserve"> from its beginning for an occurrence of the regular expression pattern </w:t>
      </w:r>
      <w:r w:rsidRPr="004F25CB">
        <w:rPr>
          <w:i/>
        </w:rPr>
        <w:t>rx</w:t>
      </w:r>
      <w:r w:rsidRPr="004F25CB">
        <w:t xml:space="preserve">. Let </w:t>
      </w:r>
      <w:r w:rsidRPr="004F25CB">
        <w:rPr>
          <w:i/>
        </w:rPr>
        <w:t>result</w:t>
      </w:r>
      <w:r w:rsidRPr="004F25CB">
        <w:t xml:space="preserve"> be a </w:t>
      </w:r>
      <w:r>
        <w:t>N</w:t>
      </w:r>
      <w:r w:rsidRPr="004F25CB">
        <w:t xml:space="preserve">umber indicating the offset within </w:t>
      </w:r>
      <w:r w:rsidRPr="004F25CB">
        <w:rPr>
          <w:i/>
        </w:rPr>
        <w:t>string</w:t>
      </w:r>
      <w:r w:rsidRPr="004F25CB">
        <w:t xml:space="preserve"> where the pattern matched, or –1 if there was no match. The</w:t>
      </w:r>
      <w:r w:rsidRPr="004F25CB">
        <w:rPr>
          <w:i/>
        </w:rPr>
        <w:t xml:space="preserve"> </w:t>
      </w:r>
      <w:r w:rsidRPr="00E560BC">
        <w:rPr>
          <w:rFonts w:ascii="Courier New" w:hAnsi="Courier New" w:cs="Courier New"/>
          <w:b/>
        </w:rPr>
        <w:t>lastIndex</w:t>
      </w:r>
      <w:r w:rsidRPr="004F25CB">
        <w:t xml:space="preserve"> and </w:t>
      </w:r>
      <w:r w:rsidRPr="00E560BC">
        <w:rPr>
          <w:rFonts w:ascii="Courier New" w:hAnsi="Courier New" w:cs="Courier New"/>
          <w:b/>
        </w:rPr>
        <w:t>global</w:t>
      </w:r>
      <w:r w:rsidRPr="004F25CB">
        <w:t xml:space="preserve"> properties of </w:t>
      </w:r>
      <w:r w:rsidRPr="00612C55">
        <w:rPr>
          <w:i/>
        </w:rPr>
        <w:t>regexp</w:t>
      </w:r>
      <w:r w:rsidRPr="004F25CB">
        <w:t xml:space="preserve"> are ignored when performing the search. The </w:t>
      </w:r>
      <w:r w:rsidRPr="00E560BC">
        <w:rPr>
          <w:rFonts w:ascii="Courier New" w:hAnsi="Courier New" w:cs="Courier New"/>
          <w:b/>
        </w:rPr>
        <w:t>lastIndex</w:t>
      </w:r>
      <w:r w:rsidRPr="004F25CB">
        <w:t xml:space="preserve"> property of </w:t>
      </w:r>
      <w:r w:rsidRPr="00612C55">
        <w:rPr>
          <w:i/>
        </w:rPr>
        <w:t>regexp</w:t>
      </w:r>
      <w:r w:rsidRPr="004F25CB">
        <w:t xml:space="preserve"> is left unchanged.</w:t>
      </w:r>
    </w:p>
    <w:p w14:paraId="21185548" w14:textId="77777777" w:rsidR="004C02EF" w:rsidRPr="004F25CB" w:rsidRDefault="004C02EF" w:rsidP="004C02EF">
      <w:pPr>
        <w:pStyle w:val="Alg4"/>
        <w:numPr>
          <w:ilvl w:val="0"/>
          <w:numId w:val="234"/>
        </w:numPr>
        <w:spacing w:after="120"/>
      </w:pPr>
      <w:r w:rsidRPr="004F25CB">
        <w:t xml:space="preserve">Return </w:t>
      </w:r>
      <w:r w:rsidRPr="004F25CB">
        <w:rPr>
          <w:i/>
        </w:rPr>
        <w:t>result</w:t>
      </w:r>
      <w:r w:rsidRPr="004F25CB">
        <w:t>.</w:t>
      </w:r>
    </w:p>
    <w:p w14:paraId="3D8C75B6" w14:textId="77777777" w:rsidR="004C02EF" w:rsidRDefault="004C02EF" w:rsidP="004C02EF">
      <w:pPr>
        <w:pStyle w:val="Note"/>
      </w:pPr>
      <w:r w:rsidRPr="004F25CB">
        <w:t>NOTE</w:t>
      </w:r>
      <w:r w:rsidRPr="004F25CB">
        <w:tab/>
        <w:t xml:space="preserve">The </w:t>
      </w:r>
      <w:r w:rsidRPr="004F25CB">
        <w:rPr>
          <w:rFonts w:ascii="Courier New" w:hAnsi="Courier New"/>
          <w:b/>
        </w:rPr>
        <w:t>search</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508C96B1" w14:textId="77777777" w:rsidR="004C02EF" w:rsidRDefault="004C02EF" w:rsidP="004C02EF">
      <w:pPr>
        <w:pStyle w:val="40"/>
        <w:numPr>
          <w:ilvl w:val="0"/>
          <w:numId w:val="0"/>
        </w:numPr>
      </w:pPr>
      <w:bookmarkStart w:id="7496" w:name="_Ref457709109"/>
      <w:r>
        <w:t>15.5.4.13</w:t>
      </w:r>
      <w:r>
        <w:tab/>
        <w:t>String.prototype.slice (start, end)</w:t>
      </w:r>
      <w:bookmarkEnd w:id="7496"/>
    </w:p>
    <w:p w14:paraId="3C7DDA65" w14:textId="77777777" w:rsidR="004C02EF" w:rsidRDefault="004C02EF" w:rsidP="004C02EF">
      <w:r>
        <w:t xml:space="preserve">The </w:t>
      </w:r>
      <w:r>
        <w:rPr>
          <w:rFonts w:ascii="Courier New" w:hAnsi="Courier New"/>
          <w:b/>
        </w:rPr>
        <w:t>slice</w:t>
      </w:r>
      <w:r>
        <w:t xml:space="preserve"> method takes two arguments, </w:t>
      </w:r>
      <w:r w:rsidRPr="00F02209">
        <w:rPr>
          <w:rFonts w:ascii="Times New Roman" w:hAnsi="Times New Roman"/>
          <w:i/>
        </w:rPr>
        <w:t>start</w:t>
      </w:r>
      <w:r>
        <w:t xml:space="preserve"> and </w:t>
      </w:r>
      <w:r w:rsidRPr="00F02209">
        <w:rPr>
          <w:rFonts w:ascii="Times New Roman" w:hAnsi="Times New Roman"/>
          <w:i/>
        </w:rPr>
        <w:t>end</w:t>
      </w:r>
      <w:r>
        <w:t xml:space="preserve">, and returns a substring of the result of converting this object to a String, starting from character position </w:t>
      </w:r>
      <w:r w:rsidRPr="00F02209">
        <w:rPr>
          <w:rFonts w:ascii="Times New Roman" w:hAnsi="Times New Roman"/>
          <w:i/>
        </w:rPr>
        <w:t>start</w:t>
      </w:r>
      <w:r>
        <w:t xml:space="preserve"> and running to, but not including, character position </w:t>
      </w:r>
      <w:r w:rsidRPr="00F02209">
        <w:rPr>
          <w:rFonts w:ascii="Times New Roman" w:hAnsi="Times New Roman"/>
          <w:i/>
        </w:rPr>
        <w:t>end</w:t>
      </w:r>
      <w:r>
        <w:t xml:space="preserve"> (or through the end of the String if </w:t>
      </w:r>
      <w:r w:rsidRPr="00F02209">
        <w:rPr>
          <w:rFonts w:ascii="Times New Roman" w:hAnsi="Times New Roman"/>
          <w:i/>
        </w:rPr>
        <w:t>end</w:t>
      </w:r>
      <w:r>
        <w:t xml:space="preserve"> is </w:t>
      </w:r>
      <w:r>
        <w:rPr>
          <w:b/>
        </w:rPr>
        <w:t>undefined</w:t>
      </w:r>
      <w:r>
        <w:t xml:space="preserve">). If </w:t>
      </w:r>
      <w:r w:rsidRPr="00F02209">
        <w:rPr>
          <w:rFonts w:ascii="Times New Roman" w:hAnsi="Times New Roman"/>
          <w:i/>
        </w:rPr>
        <w:t>start</w:t>
      </w:r>
      <w:r>
        <w:t xml:space="preserve"> is negative, it is treated as </w:t>
      </w:r>
      <w:r w:rsidRPr="00F02209">
        <w:rPr>
          <w:rFonts w:ascii="Times New Roman" w:hAnsi="Times New Roman"/>
          <w:i/>
        </w:rPr>
        <w:t>sourceLength</w:t>
      </w:r>
      <w:r w:rsidRPr="00F02209">
        <w:rPr>
          <w:rFonts w:ascii="Times New Roman" w:hAnsi="Times New Roman"/>
        </w:rPr>
        <w:t>+</w:t>
      </w:r>
      <w:r w:rsidRPr="00F02209">
        <w:rPr>
          <w:rFonts w:ascii="Times New Roman" w:hAnsi="Times New Roman"/>
          <w:i/>
        </w:rPr>
        <w:t>start</w:t>
      </w:r>
      <w:r>
        <w:rPr>
          <w:rFonts w:ascii="Times New Roman" w:hAnsi="Times New Roman"/>
          <w:i/>
        </w:rPr>
        <w:t xml:space="preserve"> </w:t>
      </w:r>
      <w:r>
        <w:t xml:space="preserve">where </w:t>
      </w:r>
      <w:r w:rsidRPr="00F02209">
        <w:rPr>
          <w:rFonts w:ascii="Times New Roman" w:hAnsi="Times New Roman"/>
          <w:i/>
        </w:rPr>
        <w:t>sourceLength</w:t>
      </w:r>
      <w:r>
        <w:t xml:space="preserve"> is the length of the String. If </w:t>
      </w:r>
      <w:r w:rsidRPr="00F02209">
        <w:rPr>
          <w:rFonts w:ascii="Times New Roman" w:hAnsi="Times New Roman"/>
          <w:i/>
        </w:rPr>
        <w:t>end</w:t>
      </w:r>
      <w:r>
        <w:t xml:space="preserve"> is negative, it is treated as </w:t>
      </w:r>
      <w:r w:rsidRPr="00F02209">
        <w:rPr>
          <w:rFonts w:ascii="Times New Roman" w:hAnsi="Times New Roman"/>
          <w:i/>
        </w:rPr>
        <w:t>sourceLength</w:t>
      </w:r>
      <w:r w:rsidRPr="00F02209">
        <w:rPr>
          <w:rFonts w:ascii="Times New Roman" w:hAnsi="Times New Roman"/>
        </w:rPr>
        <w:t>+</w:t>
      </w:r>
      <w:r w:rsidRPr="00F02209">
        <w:rPr>
          <w:rFonts w:ascii="Times New Roman" w:hAnsi="Times New Roman"/>
          <w:i/>
        </w:rPr>
        <w:t>end</w:t>
      </w:r>
      <w:r>
        <w:t xml:space="preserve"> where </w:t>
      </w:r>
      <w:r w:rsidRPr="00F02209">
        <w:rPr>
          <w:rFonts w:ascii="Times New Roman" w:hAnsi="Times New Roman"/>
          <w:i/>
        </w:rPr>
        <w:t>sourceLength</w:t>
      </w:r>
      <w:r>
        <w:t xml:space="preserve"> is the length of the String. The result is a String value, not a String object. The following steps are taken:</w:t>
      </w:r>
    </w:p>
    <w:p w14:paraId="43302337" w14:textId="77777777" w:rsidR="004C02EF" w:rsidRPr="004F25CB" w:rsidRDefault="004C02EF" w:rsidP="004C02EF">
      <w:pPr>
        <w:pStyle w:val="Alg4"/>
        <w:numPr>
          <w:ilvl w:val="0"/>
          <w:numId w:val="235"/>
        </w:numPr>
      </w:pPr>
      <w:r w:rsidRPr="004F25CB">
        <w:t xml:space="preserve">Call CheckObjectCoercible passing the </w:t>
      </w:r>
      <w:r w:rsidRPr="004F25CB">
        <w:rPr>
          <w:b/>
        </w:rPr>
        <w:t>this</w:t>
      </w:r>
      <w:r w:rsidRPr="004F25CB">
        <w:t xml:space="preserve"> value as its argument.</w:t>
      </w:r>
    </w:p>
    <w:p w14:paraId="28C3DC9C" w14:textId="77777777" w:rsidR="004C02EF" w:rsidRPr="004F25CB" w:rsidRDefault="004C02EF" w:rsidP="004C02EF">
      <w:pPr>
        <w:pStyle w:val="Alg4"/>
        <w:numPr>
          <w:ilvl w:val="0"/>
          <w:numId w:val="235"/>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7CF30829" w14:textId="77777777" w:rsidR="004C02EF" w:rsidRPr="004F25CB" w:rsidRDefault="004C02EF" w:rsidP="004C02EF">
      <w:pPr>
        <w:pStyle w:val="Alg4"/>
        <w:numPr>
          <w:ilvl w:val="0"/>
          <w:numId w:val="235"/>
        </w:numPr>
      </w:pPr>
      <w:r w:rsidRPr="004F25CB">
        <w:t xml:space="preserve">Let </w:t>
      </w:r>
      <w:r w:rsidRPr="004F25CB">
        <w:rPr>
          <w:i/>
        </w:rPr>
        <w:t>len</w:t>
      </w:r>
      <w:r w:rsidRPr="004F25CB">
        <w:t xml:space="preserve"> be the number of characters in </w:t>
      </w:r>
      <w:r w:rsidRPr="004F25CB">
        <w:rPr>
          <w:i/>
        </w:rPr>
        <w:t>S</w:t>
      </w:r>
      <w:r w:rsidRPr="004F25CB">
        <w:t>.</w:t>
      </w:r>
    </w:p>
    <w:p w14:paraId="128D15A4" w14:textId="77777777" w:rsidR="004C02EF" w:rsidRPr="004F25CB" w:rsidRDefault="004C02EF" w:rsidP="004C02EF">
      <w:pPr>
        <w:pStyle w:val="Alg4"/>
        <w:numPr>
          <w:ilvl w:val="0"/>
          <w:numId w:val="235"/>
        </w:numPr>
      </w:pPr>
      <w:r w:rsidRPr="004F25CB">
        <w:t xml:space="preserve">Let </w:t>
      </w:r>
      <w:r w:rsidRPr="004F25CB">
        <w:rPr>
          <w:i/>
        </w:rPr>
        <w:t>intStart</w:t>
      </w:r>
      <w:r w:rsidRPr="004F25CB">
        <w:t xml:space="preserve"> be ToInteger(</w:t>
      </w:r>
      <w:r w:rsidRPr="004F25CB">
        <w:rPr>
          <w:i/>
        </w:rPr>
        <w:t>start</w:t>
      </w:r>
      <w:r w:rsidRPr="004F25CB">
        <w:t>).</w:t>
      </w:r>
    </w:p>
    <w:p w14:paraId="4983FB16" w14:textId="77777777" w:rsidR="004C02EF" w:rsidRPr="004F25CB" w:rsidRDefault="004C02EF" w:rsidP="004C02EF">
      <w:pPr>
        <w:pStyle w:val="Alg4"/>
        <w:numPr>
          <w:ilvl w:val="0"/>
          <w:numId w:val="235"/>
        </w:numPr>
      </w:pPr>
      <w:r w:rsidRPr="004F25CB">
        <w:t xml:space="preserve">If </w:t>
      </w:r>
      <w:r w:rsidRPr="004F25CB">
        <w:rPr>
          <w:i/>
        </w:rPr>
        <w:t>end</w:t>
      </w:r>
      <w:r w:rsidRPr="004F25CB">
        <w:t xml:space="preserve"> is </w:t>
      </w:r>
      <w:r w:rsidRPr="004F25CB">
        <w:rPr>
          <w:b/>
        </w:rPr>
        <w:t>undefined</w:t>
      </w:r>
      <w:r w:rsidRPr="004F25CB">
        <w:t xml:space="preserve">, let </w:t>
      </w:r>
      <w:r w:rsidRPr="004F25CB">
        <w:rPr>
          <w:i/>
        </w:rPr>
        <w:t>intEnd</w:t>
      </w:r>
      <w:r w:rsidRPr="004F25CB">
        <w:t xml:space="preserve"> be </w:t>
      </w:r>
      <w:r w:rsidRPr="004F25CB">
        <w:rPr>
          <w:i/>
        </w:rPr>
        <w:t>len</w:t>
      </w:r>
      <w:r w:rsidRPr="004F25CB">
        <w:t xml:space="preserve">; else let </w:t>
      </w:r>
      <w:r w:rsidRPr="004F25CB">
        <w:rPr>
          <w:i/>
        </w:rPr>
        <w:t>intEnd</w:t>
      </w:r>
      <w:r w:rsidRPr="004F25CB">
        <w:t xml:space="preserve"> be ToInteger(</w:t>
      </w:r>
      <w:r w:rsidRPr="004F25CB">
        <w:rPr>
          <w:i/>
        </w:rPr>
        <w:t>end</w:t>
      </w:r>
      <w:r w:rsidRPr="004F25CB">
        <w:t>).</w:t>
      </w:r>
    </w:p>
    <w:p w14:paraId="674451E8" w14:textId="77777777" w:rsidR="004C02EF" w:rsidRPr="004F25CB" w:rsidRDefault="004C02EF" w:rsidP="004C02EF">
      <w:pPr>
        <w:pStyle w:val="Alg4"/>
        <w:numPr>
          <w:ilvl w:val="0"/>
          <w:numId w:val="235"/>
        </w:numPr>
      </w:pPr>
      <w:r w:rsidRPr="004F25CB">
        <w:t xml:space="preserve">If </w:t>
      </w:r>
      <w:r w:rsidRPr="004F25CB">
        <w:rPr>
          <w:i/>
        </w:rPr>
        <w:t xml:space="preserve"> intStart </w:t>
      </w:r>
      <w:r w:rsidRPr="004F25CB">
        <w:t xml:space="preserve">is negative, let </w:t>
      </w:r>
      <w:r w:rsidRPr="004F25CB">
        <w:rPr>
          <w:i/>
        </w:rPr>
        <w:t>from</w:t>
      </w:r>
      <w:r w:rsidRPr="004F25CB">
        <w:t xml:space="preserve"> be max(</w:t>
      </w:r>
      <w:r w:rsidRPr="004F25CB">
        <w:rPr>
          <w:i/>
        </w:rPr>
        <w:t>len</w:t>
      </w:r>
      <w:r w:rsidRPr="004F25CB">
        <w:t xml:space="preserve"> +</w:t>
      </w:r>
      <w:r w:rsidRPr="004F25CB">
        <w:rPr>
          <w:i/>
        </w:rPr>
        <w:t xml:space="preserve"> intStart</w:t>
      </w:r>
      <w:r w:rsidRPr="004F25CB">
        <w:t xml:space="preserve">,0); else let </w:t>
      </w:r>
      <w:r w:rsidRPr="004F25CB">
        <w:rPr>
          <w:i/>
        </w:rPr>
        <w:t>from</w:t>
      </w:r>
      <w:r w:rsidRPr="004F25CB">
        <w:t xml:space="preserve"> be min(</w:t>
      </w:r>
      <w:r w:rsidRPr="004F25CB">
        <w:rPr>
          <w:i/>
        </w:rPr>
        <w:t>intStart</w:t>
      </w:r>
      <w:r w:rsidRPr="004F25CB">
        <w:t>,</w:t>
      </w:r>
      <w:r w:rsidRPr="004F25CB">
        <w:rPr>
          <w:i/>
        </w:rPr>
        <w:t xml:space="preserve"> len</w:t>
      </w:r>
      <w:r w:rsidRPr="004F25CB">
        <w:t>).</w:t>
      </w:r>
    </w:p>
    <w:p w14:paraId="43072618" w14:textId="77777777" w:rsidR="004C02EF" w:rsidRPr="004F25CB" w:rsidRDefault="004C02EF" w:rsidP="004C02EF">
      <w:pPr>
        <w:pStyle w:val="Alg4"/>
        <w:numPr>
          <w:ilvl w:val="0"/>
          <w:numId w:val="235"/>
        </w:numPr>
      </w:pPr>
      <w:r w:rsidRPr="004F25CB">
        <w:t xml:space="preserve">If </w:t>
      </w:r>
      <w:r w:rsidRPr="004F25CB">
        <w:rPr>
          <w:i/>
        </w:rPr>
        <w:t>intEnd</w:t>
      </w:r>
      <w:r w:rsidRPr="004F25CB">
        <w:t xml:space="preserve"> is negative, let </w:t>
      </w:r>
      <w:r w:rsidRPr="004F25CB">
        <w:rPr>
          <w:i/>
        </w:rPr>
        <w:t>to</w:t>
      </w:r>
      <w:r w:rsidRPr="004F25CB">
        <w:t xml:space="preserve"> be max(</w:t>
      </w:r>
      <w:r w:rsidRPr="004F25CB">
        <w:rPr>
          <w:i/>
        </w:rPr>
        <w:t>len</w:t>
      </w:r>
      <w:r w:rsidRPr="004F25CB">
        <w:t xml:space="preserve"> +</w:t>
      </w:r>
      <w:r w:rsidRPr="004F25CB">
        <w:rPr>
          <w:i/>
        </w:rPr>
        <w:t xml:space="preserve"> intEnd</w:t>
      </w:r>
      <w:r w:rsidRPr="004F25CB">
        <w:t xml:space="preserve">,0); else let </w:t>
      </w:r>
      <w:r w:rsidRPr="004F25CB">
        <w:rPr>
          <w:i/>
        </w:rPr>
        <w:t>to</w:t>
      </w:r>
      <w:r w:rsidRPr="004F25CB">
        <w:t xml:space="preserve"> be min(</w:t>
      </w:r>
      <w:r w:rsidRPr="004F25CB">
        <w:rPr>
          <w:i/>
        </w:rPr>
        <w:t>intEnd</w:t>
      </w:r>
      <w:r w:rsidRPr="004F25CB">
        <w:t>,</w:t>
      </w:r>
      <w:r w:rsidRPr="004F25CB">
        <w:rPr>
          <w:i/>
        </w:rPr>
        <w:t xml:space="preserve"> len</w:t>
      </w:r>
      <w:r w:rsidRPr="004F25CB">
        <w:t>).</w:t>
      </w:r>
    </w:p>
    <w:p w14:paraId="044D4761" w14:textId="77777777" w:rsidR="004C02EF" w:rsidRPr="004F25CB" w:rsidRDefault="004C02EF" w:rsidP="004C02EF">
      <w:pPr>
        <w:pStyle w:val="Alg4"/>
        <w:numPr>
          <w:ilvl w:val="0"/>
          <w:numId w:val="235"/>
        </w:numPr>
      </w:pPr>
      <w:r w:rsidRPr="004F25CB">
        <w:t xml:space="preserve">Let </w:t>
      </w:r>
      <w:r w:rsidRPr="004F25CB">
        <w:rPr>
          <w:i/>
        </w:rPr>
        <w:t>span</w:t>
      </w:r>
      <w:r w:rsidRPr="004F25CB">
        <w:t xml:space="preserve"> be max(</w:t>
      </w:r>
      <w:r w:rsidRPr="004F25CB">
        <w:rPr>
          <w:i/>
        </w:rPr>
        <w:t>to</w:t>
      </w:r>
      <w:r w:rsidRPr="004F25CB">
        <w:t xml:space="preserve"> –</w:t>
      </w:r>
      <w:r w:rsidRPr="004F25CB">
        <w:rPr>
          <w:i/>
        </w:rPr>
        <w:t xml:space="preserve"> from</w:t>
      </w:r>
      <w:r w:rsidRPr="004F25CB">
        <w:t>,0).</w:t>
      </w:r>
    </w:p>
    <w:p w14:paraId="23B813DB" w14:textId="77777777" w:rsidR="004C02EF" w:rsidRPr="004F25CB" w:rsidRDefault="004C02EF" w:rsidP="004C02EF">
      <w:pPr>
        <w:pStyle w:val="Alg4"/>
        <w:numPr>
          <w:ilvl w:val="0"/>
          <w:numId w:val="235"/>
        </w:numPr>
        <w:spacing w:after="220"/>
      </w:pPr>
      <w:r w:rsidRPr="004F25CB">
        <w:t xml:space="preserve">Return a </w:t>
      </w:r>
      <w:r>
        <w:t>String</w:t>
      </w:r>
      <w:r w:rsidRPr="004F25CB">
        <w:t xml:space="preserve"> containing </w:t>
      </w:r>
      <w:r w:rsidRPr="004F25CB">
        <w:rPr>
          <w:i/>
        </w:rPr>
        <w:t>span</w:t>
      </w:r>
      <w:r w:rsidRPr="004F25CB">
        <w:t xml:space="preserve"> consecutive characters from </w:t>
      </w:r>
      <w:r w:rsidRPr="004F25CB">
        <w:rPr>
          <w:i/>
        </w:rPr>
        <w:t>S</w:t>
      </w:r>
      <w:r w:rsidRPr="004F25CB">
        <w:t xml:space="preserve"> beginning with the character at position </w:t>
      </w:r>
      <w:r w:rsidRPr="004F25CB">
        <w:rPr>
          <w:i/>
        </w:rPr>
        <w:t>from</w:t>
      </w:r>
      <w:r w:rsidRPr="004F25CB">
        <w:t>.</w:t>
      </w:r>
    </w:p>
    <w:p w14:paraId="67DE7433"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slice</w:t>
      </w:r>
      <w:r>
        <w:t xml:space="preserve"> method is </w:t>
      </w:r>
      <w:r>
        <w:rPr>
          <w:b/>
        </w:rPr>
        <w:t>2</w:t>
      </w:r>
      <w:r>
        <w:t>.</w:t>
      </w:r>
    </w:p>
    <w:p w14:paraId="5C1CB8D8" w14:textId="77777777" w:rsidR="004C02EF" w:rsidRDefault="004C02EF" w:rsidP="004C02EF">
      <w:pPr>
        <w:pStyle w:val="Note"/>
      </w:pPr>
      <w:r w:rsidRPr="004F25CB">
        <w:t>NOTE</w:t>
      </w:r>
      <w:r w:rsidRPr="004F25CB">
        <w:tab/>
        <w:t xml:space="preserve">The </w:t>
      </w:r>
      <w:r w:rsidRPr="004F25CB">
        <w:rPr>
          <w:rFonts w:ascii="Courier New" w:hAnsi="Courier New"/>
          <w:b/>
        </w:rPr>
        <w:t>slice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54EC1B06" w14:textId="77777777" w:rsidR="004C02EF" w:rsidRDefault="004C02EF" w:rsidP="004C02EF">
      <w:pPr>
        <w:pStyle w:val="40"/>
        <w:numPr>
          <w:ilvl w:val="0"/>
          <w:numId w:val="0"/>
        </w:numPr>
      </w:pPr>
      <w:bookmarkStart w:id="7497" w:name="_Ref456010446"/>
      <w:r>
        <w:t>15.5.4.14</w:t>
      </w:r>
      <w:r>
        <w:tab/>
        <w:t>String.prototype.spli</w:t>
      </w:r>
      <w:bookmarkEnd w:id="7454"/>
      <w:r>
        <w:t>t (separator</w:t>
      </w:r>
      <w:bookmarkEnd w:id="7455"/>
      <w:bookmarkEnd w:id="7456"/>
      <w:r>
        <w:t>, limit)</w:t>
      </w:r>
      <w:bookmarkEnd w:id="7497"/>
    </w:p>
    <w:p w14:paraId="00D585E2" w14:textId="77777777" w:rsidR="004C02EF" w:rsidRDefault="004C02EF" w:rsidP="004C02EF">
      <w:r>
        <w:t xml:space="preserve">Returns an Array object into which substrings of the result of converting this object to a String have been stored. The substrings are determined by searching from left to right for occurrences of </w:t>
      </w:r>
      <w:r w:rsidRPr="00F02209">
        <w:rPr>
          <w:rFonts w:ascii="Times New Roman" w:hAnsi="Times New Roman"/>
          <w:i/>
        </w:rPr>
        <w:t>separator</w:t>
      </w:r>
      <w:r>
        <w:t xml:space="preserve">; these occurrences are not part of any substring in the returned array, but serve to divide up the String value. The value of </w:t>
      </w:r>
      <w:r w:rsidRPr="00F02209">
        <w:rPr>
          <w:rFonts w:ascii="Times New Roman" w:hAnsi="Times New Roman"/>
          <w:i/>
        </w:rPr>
        <w:t>separator</w:t>
      </w:r>
      <w:r>
        <w:t xml:space="preserve"> may be a String of any length</w:t>
      </w:r>
      <w:bookmarkStart w:id="7498" w:name="_Toc385672321"/>
      <w:bookmarkStart w:id="7499" w:name="_Toc393690437"/>
      <w:bookmarkStart w:id="7500" w:name="_Toc382291638"/>
      <w:r>
        <w:t xml:space="preserve"> or it may be a RegExp object (i.e., an object </w:t>
      </w:r>
      <w:ins w:id="7501" w:author="Allen Wirfs-Brock" w:date="2011-07-02T14:09:00Z">
        <w:r w:rsidR="00141138">
          <w:t xml:space="preserve">with </w:t>
        </w:r>
        <w:del w:id="7502" w:author="Rev 3 Allen Wirfs-Brock" w:date="2011-09-08T14:51:00Z">
          <w:r w:rsidR="00141138" w:rsidDel="00BA3B3B">
            <w:delText>the</w:delText>
          </w:r>
        </w:del>
      </w:ins>
      <w:ins w:id="7503" w:author="Rev 3 Allen Wirfs-Brock" w:date="2011-09-08T14:51:00Z">
        <w:r w:rsidR="00BA3B3B">
          <w:t>a</w:t>
        </w:r>
      </w:ins>
      <w:ins w:id="7504" w:author="Allen Wirfs-Brock" w:date="2011-07-02T14:09:00Z">
        <w:r w:rsidR="00141138">
          <w:t xml:space="preserve"> [[</w:t>
        </w:r>
        <w:del w:id="7505" w:author="Rev 3 Allen Wirfs-Brock" w:date="2011-09-08T14:51:00Z">
          <w:r w:rsidR="00141138" w:rsidDel="00BA3B3B">
            <w:delText>IsRegExp</w:delText>
          </w:r>
        </w:del>
      </w:ins>
      <w:ins w:id="7506" w:author="Rev 3 Allen Wirfs-Brock" w:date="2011-09-08T14:51:00Z">
        <w:r w:rsidR="00BA3B3B">
          <w:t>NativeBrand</w:t>
        </w:r>
      </w:ins>
      <w:ins w:id="7507" w:author="Allen Wirfs-Brock" w:date="2011-07-02T14:09:00Z">
        <w:r w:rsidR="00141138">
          <w:t>]] internal property</w:t>
        </w:r>
      </w:ins>
      <w:ins w:id="7508" w:author="Rev 3 Allen Wirfs-Brock" w:date="2011-09-08T14:51:00Z">
        <w:r w:rsidR="00BA3B3B" w:rsidRPr="00BA3B3B">
          <w:t xml:space="preserve"> </w:t>
        </w:r>
        <w:r w:rsidR="00BA3B3B">
          <w:t>whose value is NativeRegExp</w:t>
        </w:r>
        <w:r w:rsidR="00BA3B3B" w:rsidDel="00141138">
          <w:t xml:space="preserve"> </w:t>
        </w:r>
      </w:ins>
      <w:del w:id="7509" w:author="Allen Wirfs-Brock" w:date="2011-07-02T14:09:00Z">
        <w:r w:rsidDel="00141138">
          <w:delText xml:space="preserve">whose [[Class]] internal property is </w:delText>
        </w:r>
        <w:r w:rsidDel="00141138">
          <w:rPr>
            <w:rFonts w:ascii="Courier New" w:hAnsi="Courier New"/>
            <w:b/>
          </w:rPr>
          <w:delText>"RegExp"</w:delText>
        </w:r>
      </w:del>
      <w:r>
        <w:t>; see 15.10).</w:t>
      </w:r>
    </w:p>
    <w:p w14:paraId="1A7DD445" w14:textId="77777777" w:rsidR="004C02EF" w:rsidRDefault="004C02EF" w:rsidP="004C02EF">
      <w:r>
        <w:t xml:space="preserve">The value of </w:t>
      </w:r>
      <w:r w:rsidRPr="00F02209">
        <w:rPr>
          <w:rFonts w:ascii="Times New Roman" w:hAnsi="Times New Roman"/>
          <w:i/>
        </w:rPr>
        <w:t>separator</w:t>
      </w:r>
      <w:r>
        <w:t xml:space="preserve"> may be an empty String, an empty regular expression, or a regular expression that can match an empty String. In this case, </w:t>
      </w:r>
      <w:r w:rsidRPr="00F02209">
        <w:rPr>
          <w:rFonts w:ascii="Times New Roman" w:hAnsi="Times New Roman"/>
          <w:i/>
        </w:rPr>
        <w:t>separator</w:t>
      </w:r>
      <w:r>
        <w:t xml:space="preserve"> does not match the empty substring at the beginning or end of the input String, nor does it match the empty substring at the end of the previous separator match. (For example, if </w:t>
      </w:r>
      <w:r w:rsidRPr="00F02209">
        <w:rPr>
          <w:rFonts w:ascii="Times New Roman" w:hAnsi="Times New Roman"/>
          <w:i/>
        </w:rPr>
        <w:t>separator</w:t>
      </w:r>
      <w:r>
        <w:t xml:space="preserve"> is the empty String, the String is split up into individual characters; the length of the result array equals the length of the String, and each substring contains one character.) If </w:t>
      </w:r>
      <w:r w:rsidRPr="00F02209">
        <w:rPr>
          <w:rFonts w:ascii="Times New Roman" w:hAnsi="Times New Roman"/>
          <w:i/>
        </w:rPr>
        <w:t>separator</w:t>
      </w:r>
      <w:r>
        <w:t xml:space="preserve"> is a regular expression, only the first match at a given position of the </w:t>
      </w:r>
      <w:r>
        <w:rPr>
          <w:b/>
        </w:rPr>
        <w:t>this</w:t>
      </w:r>
      <w:r>
        <w:t xml:space="preserve"> String is considered, even if backtracking could yield a non-empty-substring match at that position. (For example, </w:t>
      </w:r>
      <w:r>
        <w:rPr>
          <w:rFonts w:ascii="Courier New" w:hAnsi="Courier New"/>
          <w:b/>
        </w:rPr>
        <w:t>"ab".split(/a*?/)</w:t>
      </w:r>
      <w:r>
        <w:t xml:space="preserve"> evaluates to the array </w:t>
      </w:r>
      <w:r>
        <w:rPr>
          <w:rFonts w:ascii="Courier New" w:hAnsi="Courier New"/>
          <w:b/>
        </w:rPr>
        <w:t>["a","b"]</w:t>
      </w:r>
      <w:r>
        <w:t xml:space="preserve">, while </w:t>
      </w:r>
      <w:r>
        <w:rPr>
          <w:rFonts w:ascii="Courier New" w:hAnsi="Courier New"/>
          <w:b/>
        </w:rPr>
        <w:t>"ab".split(/a*/)</w:t>
      </w:r>
      <w:r>
        <w:t xml:space="preserve"> evaluates to the array</w:t>
      </w:r>
      <w:r>
        <w:rPr>
          <w:rFonts w:ascii="Courier New" w:hAnsi="Courier New"/>
          <w:b/>
        </w:rPr>
        <w:t>["","b"]</w:t>
      </w:r>
      <w:r>
        <w:t>.)</w:t>
      </w:r>
    </w:p>
    <w:p w14:paraId="68451223" w14:textId="77777777" w:rsidR="004C02EF" w:rsidRDefault="004C02EF" w:rsidP="004C02EF">
      <w:r>
        <w:t xml:space="preserve">If the </w:t>
      </w:r>
      <w:r>
        <w:rPr>
          <w:b/>
        </w:rPr>
        <w:t>this</w:t>
      </w:r>
      <w:r>
        <w:t xml:space="preserve"> object is (or converts to) the empty String, the result depends on whether </w:t>
      </w:r>
      <w:r w:rsidRPr="00F02209">
        <w:rPr>
          <w:rFonts w:ascii="Times New Roman" w:hAnsi="Times New Roman"/>
          <w:i/>
        </w:rPr>
        <w:t>separator</w:t>
      </w:r>
      <w:r>
        <w:t xml:space="preserve"> can match the empty String. If it can, the result array contains no elements. Otherwise, the result array contains one element, which is the empty String.</w:t>
      </w:r>
    </w:p>
    <w:p w14:paraId="3CD5C176" w14:textId="77777777" w:rsidR="004C02EF" w:rsidRDefault="004C02EF" w:rsidP="004C02EF">
      <w:pPr>
        <w:spacing w:after="60"/>
      </w:pPr>
      <w:r>
        <w:t xml:space="preserve">If </w:t>
      </w:r>
      <w:r w:rsidRPr="00F02209">
        <w:rPr>
          <w:rFonts w:ascii="Times New Roman" w:hAnsi="Times New Roman"/>
          <w:i/>
        </w:rPr>
        <w:t>separator</w:t>
      </w:r>
      <w:r>
        <w:t xml:space="preserve"> is a regular expression that contains capturing parentheses, then each time </w:t>
      </w:r>
      <w:r w:rsidRPr="00F02209">
        <w:rPr>
          <w:rFonts w:ascii="Times New Roman" w:hAnsi="Times New Roman"/>
          <w:i/>
        </w:rPr>
        <w:t>separator</w:t>
      </w:r>
      <w:r>
        <w:t xml:space="preserve"> is matched the results (including any </w:t>
      </w:r>
      <w:r>
        <w:rPr>
          <w:b/>
        </w:rPr>
        <w:t>undefined</w:t>
      </w:r>
      <w:r>
        <w:t xml:space="preserve"> results) of the capturing parentheses are spliced into the output array. For example,</w:t>
      </w:r>
    </w:p>
    <w:p w14:paraId="6F6BADDF" w14:textId="77777777" w:rsidR="004C02EF" w:rsidRPr="004F25CB" w:rsidRDefault="004C02EF" w:rsidP="004C02EF">
      <w:pPr>
        <w:spacing w:after="60"/>
        <w:ind w:left="806"/>
        <w:rPr>
          <w:rFonts w:ascii="Courier New" w:hAnsi="Courier New" w:cs="Courier New"/>
          <w:b/>
        </w:rPr>
      </w:pPr>
      <w:r w:rsidRPr="004F25CB">
        <w:rPr>
          <w:rFonts w:ascii="Courier New" w:hAnsi="Courier New" w:cs="Courier New"/>
          <w:b/>
        </w:rPr>
        <w:t>"A&lt;B&gt;bold&lt;/B&gt;and&lt;CODE&gt;coded&lt;/CODE&gt;".split(/&lt;(\/)?([^&lt;&gt;]+)&gt;/)</w:t>
      </w:r>
    </w:p>
    <w:p w14:paraId="10FA3455" w14:textId="77777777" w:rsidR="004C02EF" w:rsidRDefault="004C02EF" w:rsidP="004C02EF">
      <w:pPr>
        <w:spacing w:after="60"/>
      </w:pPr>
      <w:r>
        <w:t>evaluates to the array</w:t>
      </w:r>
    </w:p>
    <w:p w14:paraId="69B65F24" w14:textId="77777777" w:rsidR="004C02EF" w:rsidRPr="004F25CB" w:rsidRDefault="004C02EF" w:rsidP="004C02EF">
      <w:pPr>
        <w:ind w:left="806"/>
        <w:jc w:val="left"/>
        <w:rPr>
          <w:rFonts w:ascii="Courier New" w:hAnsi="Courier New" w:cs="Courier New"/>
          <w:b/>
        </w:rPr>
      </w:pPr>
      <w:r w:rsidRPr="004F25CB">
        <w:rPr>
          <w:rFonts w:ascii="Courier New" w:hAnsi="Courier New" w:cs="Courier New"/>
          <w:b/>
        </w:rPr>
        <w:t>["A", undefined, "B", "bold", "/",</w:t>
      </w:r>
      <w:r>
        <w:rPr>
          <w:rFonts w:ascii="Courier New" w:hAnsi="Courier New" w:cs="Courier New"/>
          <w:b/>
        </w:rPr>
        <w:t xml:space="preserve"> "B", "and", undefined,</w:t>
      </w:r>
      <w:r>
        <w:rPr>
          <w:rFonts w:ascii="Courier New" w:hAnsi="Courier New" w:cs="Courier New"/>
          <w:b/>
        </w:rPr>
        <w:br/>
        <w:t xml:space="preserve"> "CODE",</w:t>
      </w:r>
      <w:r w:rsidRPr="004F25CB">
        <w:rPr>
          <w:rFonts w:ascii="Courier New" w:hAnsi="Courier New" w:cs="Courier New"/>
          <w:b/>
        </w:rPr>
        <w:t xml:space="preserve"> "coded", "/", "CODE", ""]</w:t>
      </w:r>
    </w:p>
    <w:p w14:paraId="146CE61C" w14:textId="77777777" w:rsidR="004C02EF" w:rsidRDefault="004C02EF" w:rsidP="004C02EF">
      <w:r>
        <w:t xml:space="preserve">If </w:t>
      </w:r>
      <w:r w:rsidRPr="00F02209">
        <w:rPr>
          <w:rFonts w:ascii="Times New Roman" w:hAnsi="Times New Roman"/>
          <w:i/>
        </w:rPr>
        <w:t>separator</w:t>
      </w:r>
      <w:r>
        <w:t xml:space="preserve"> is </w:t>
      </w:r>
      <w:r>
        <w:rPr>
          <w:b/>
        </w:rPr>
        <w:t>undefined</w:t>
      </w:r>
      <w:r>
        <w:t xml:space="preserve">, then the result array contains just one String, which is the </w:t>
      </w:r>
      <w:r>
        <w:rPr>
          <w:b/>
        </w:rPr>
        <w:t>this</w:t>
      </w:r>
      <w:r>
        <w:t xml:space="preserve"> value (converted to a String). If </w:t>
      </w:r>
      <w:r w:rsidRPr="00F02209">
        <w:rPr>
          <w:rFonts w:ascii="Times New Roman" w:hAnsi="Times New Roman"/>
          <w:i/>
        </w:rPr>
        <w:t>limit</w:t>
      </w:r>
      <w:r>
        <w:t xml:space="preserve"> is not </w:t>
      </w:r>
      <w:r>
        <w:rPr>
          <w:b/>
        </w:rPr>
        <w:t>undefined</w:t>
      </w:r>
      <w:r>
        <w:t xml:space="preserve">, then the output array is truncated so that it contains no more than </w:t>
      </w:r>
      <w:r w:rsidRPr="00F02209">
        <w:rPr>
          <w:rFonts w:ascii="Times New Roman" w:hAnsi="Times New Roman"/>
          <w:i/>
        </w:rPr>
        <w:t>limit</w:t>
      </w:r>
      <w:r>
        <w:t xml:space="preserve"> elements.</w:t>
      </w:r>
    </w:p>
    <w:p w14:paraId="30C48794" w14:textId="77777777" w:rsidR="004C02EF" w:rsidRDefault="004C02EF" w:rsidP="004C02EF">
      <w:r>
        <w:t xml:space="preserve">When the </w:t>
      </w:r>
      <w:r>
        <w:rPr>
          <w:rFonts w:ascii="Courier New" w:hAnsi="Courier New"/>
          <w:b/>
        </w:rPr>
        <w:t>split</w:t>
      </w:r>
      <w:r>
        <w:t xml:space="preserve"> method is called, the following steps are taken:</w:t>
      </w:r>
    </w:p>
    <w:p w14:paraId="7E921693" w14:textId="77777777" w:rsidR="004C02EF" w:rsidRPr="004F25CB" w:rsidRDefault="004C02EF" w:rsidP="004C02EF">
      <w:pPr>
        <w:pStyle w:val="Alg4"/>
        <w:numPr>
          <w:ilvl w:val="0"/>
          <w:numId w:val="236"/>
        </w:numPr>
        <w:tabs>
          <w:tab w:val="left" w:pos="1710"/>
        </w:tabs>
      </w:pPr>
      <w:r w:rsidRPr="004F25CB">
        <w:t xml:space="preserve">Call CheckObjectCoercible passing the </w:t>
      </w:r>
      <w:r w:rsidRPr="004F25CB">
        <w:rPr>
          <w:b/>
        </w:rPr>
        <w:t>this</w:t>
      </w:r>
      <w:r w:rsidRPr="004F25CB">
        <w:t xml:space="preserve"> value as its argument.</w:t>
      </w:r>
    </w:p>
    <w:p w14:paraId="4578EF20" w14:textId="77777777" w:rsidR="004C02EF" w:rsidRPr="004F25CB" w:rsidRDefault="004C02EF" w:rsidP="004C02EF">
      <w:pPr>
        <w:pStyle w:val="Alg4"/>
        <w:numPr>
          <w:ilvl w:val="0"/>
          <w:numId w:val="236"/>
        </w:numPr>
        <w:tabs>
          <w:tab w:val="left" w:pos="1710"/>
        </w:tabs>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4B7A83DA" w14:textId="77777777" w:rsidR="004C02EF" w:rsidRPr="004F25CB" w:rsidRDefault="004C02EF" w:rsidP="004C02EF">
      <w:pPr>
        <w:pStyle w:val="Alg4"/>
        <w:numPr>
          <w:ilvl w:val="0"/>
          <w:numId w:val="236"/>
        </w:numPr>
      </w:pPr>
      <w:r w:rsidRPr="004F25CB">
        <w:t xml:space="preserve">Let </w:t>
      </w:r>
      <w:r w:rsidRPr="004F25CB">
        <w:rPr>
          <w:i/>
        </w:rPr>
        <w:t>A</w:t>
      </w:r>
      <w:r w:rsidRPr="004F25CB">
        <w:t xml:space="preserve"> be a new array created as if by the expression </w:t>
      </w:r>
      <w:r>
        <w:rPr>
          <w:rFonts w:ascii="Courier New" w:hAnsi="Courier New"/>
          <w:b/>
        </w:rPr>
        <w:t>new Array()</w:t>
      </w:r>
      <w:r w:rsidRPr="004F25CB">
        <w:t xml:space="preserve">where </w:t>
      </w:r>
      <w:r w:rsidRPr="00FE35A1">
        <w:rPr>
          <w:rFonts w:ascii="Courier New" w:hAnsi="Courier New" w:cs="Courier New"/>
          <w:b/>
        </w:rPr>
        <w:t>Array</w:t>
      </w:r>
      <w:r w:rsidRPr="004F25CB">
        <w:t xml:space="preserve"> is the standard built-in constructor with that name.</w:t>
      </w:r>
    </w:p>
    <w:p w14:paraId="36212B3F" w14:textId="77777777" w:rsidR="004C02EF" w:rsidRPr="004F25CB" w:rsidRDefault="004C02EF" w:rsidP="004C02EF">
      <w:pPr>
        <w:pStyle w:val="Alg4"/>
        <w:numPr>
          <w:ilvl w:val="0"/>
          <w:numId w:val="236"/>
        </w:numPr>
      </w:pPr>
      <w:r w:rsidRPr="004F25CB">
        <w:t xml:space="preserve">Let </w:t>
      </w:r>
      <w:r w:rsidRPr="004F25CB">
        <w:rPr>
          <w:i/>
        </w:rPr>
        <w:t>lengthA</w:t>
      </w:r>
      <w:r w:rsidRPr="004F25CB">
        <w:t xml:space="preserve"> be 0.</w:t>
      </w:r>
    </w:p>
    <w:p w14:paraId="3184DCB0" w14:textId="77777777" w:rsidR="004C02EF" w:rsidRPr="004F25CB" w:rsidRDefault="004C02EF" w:rsidP="004C02EF">
      <w:pPr>
        <w:pStyle w:val="Alg4"/>
        <w:numPr>
          <w:ilvl w:val="0"/>
          <w:numId w:val="236"/>
        </w:numPr>
      </w:pPr>
      <w:r w:rsidRPr="004F25CB">
        <w:t xml:space="preserve">If </w:t>
      </w:r>
      <w:r w:rsidRPr="004F25CB">
        <w:rPr>
          <w:i/>
        </w:rPr>
        <w:t>limit</w:t>
      </w:r>
      <w:r w:rsidRPr="004F25CB">
        <w:t xml:space="preserve"> is </w:t>
      </w:r>
      <w:r w:rsidRPr="004F25CB">
        <w:rPr>
          <w:b/>
        </w:rPr>
        <w:t>undefined</w:t>
      </w:r>
      <w:r w:rsidRPr="004F25CB">
        <w:t xml:space="preserve">, let </w:t>
      </w:r>
      <w:r w:rsidRPr="004F25CB">
        <w:rPr>
          <w:i/>
        </w:rPr>
        <w:t>lim</w:t>
      </w:r>
      <w:r w:rsidRPr="004F25CB">
        <w:t xml:space="preserve"> = 2</w:t>
      </w:r>
      <w:r w:rsidRPr="004F25CB">
        <w:rPr>
          <w:vertAlign w:val="superscript"/>
        </w:rPr>
        <w:t>32</w:t>
      </w:r>
      <w:r w:rsidRPr="004F25CB">
        <w:t xml:space="preserve">–1; else let </w:t>
      </w:r>
      <w:r w:rsidRPr="004F25CB">
        <w:rPr>
          <w:i/>
        </w:rPr>
        <w:t>lim</w:t>
      </w:r>
      <w:r w:rsidRPr="004F25CB">
        <w:t xml:space="preserve"> = ToUint32(</w:t>
      </w:r>
      <w:r w:rsidRPr="004F25CB">
        <w:rPr>
          <w:i/>
        </w:rPr>
        <w:t>limit</w:t>
      </w:r>
      <w:r w:rsidRPr="004F25CB">
        <w:t>).</w:t>
      </w:r>
    </w:p>
    <w:p w14:paraId="51132CBE" w14:textId="77777777" w:rsidR="004C02EF" w:rsidRPr="004F25CB" w:rsidRDefault="004C02EF" w:rsidP="004C02EF">
      <w:pPr>
        <w:pStyle w:val="Alg4"/>
        <w:numPr>
          <w:ilvl w:val="0"/>
          <w:numId w:val="236"/>
        </w:numPr>
      </w:pPr>
      <w:r w:rsidRPr="004F25CB">
        <w:t xml:space="preserve">Let </w:t>
      </w:r>
      <w:r w:rsidRPr="004F25CB">
        <w:rPr>
          <w:i/>
        </w:rPr>
        <w:t>s</w:t>
      </w:r>
      <w:r w:rsidRPr="004F25CB">
        <w:t xml:space="preserve"> be the number of characters in </w:t>
      </w:r>
      <w:r w:rsidRPr="004F25CB">
        <w:rPr>
          <w:i/>
        </w:rPr>
        <w:t>S</w:t>
      </w:r>
      <w:r w:rsidRPr="004F25CB">
        <w:t>.</w:t>
      </w:r>
    </w:p>
    <w:p w14:paraId="67A868EF" w14:textId="77777777" w:rsidR="004C02EF" w:rsidRPr="004F25CB" w:rsidRDefault="004C02EF" w:rsidP="004C02EF">
      <w:pPr>
        <w:pStyle w:val="Alg4"/>
        <w:numPr>
          <w:ilvl w:val="0"/>
          <w:numId w:val="236"/>
        </w:numPr>
      </w:pPr>
      <w:r w:rsidRPr="004F25CB">
        <w:t xml:space="preserve">Let </w:t>
      </w:r>
      <w:r w:rsidRPr="004F25CB">
        <w:rPr>
          <w:i/>
        </w:rPr>
        <w:t>p</w:t>
      </w:r>
      <w:r w:rsidRPr="004F25CB">
        <w:t xml:space="preserve"> = 0.</w:t>
      </w:r>
    </w:p>
    <w:p w14:paraId="42CE98F4" w14:textId="77777777" w:rsidR="004C02EF" w:rsidRPr="004F25CB" w:rsidRDefault="004C02EF" w:rsidP="004C02EF">
      <w:pPr>
        <w:pStyle w:val="Alg4"/>
        <w:numPr>
          <w:ilvl w:val="0"/>
          <w:numId w:val="236"/>
        </w:numPr>
      </w:pPr>
      <w:r w:rsidRPr="004F25CB">
        <w:t xml:space="preserve">If </w:t>
      </w:r>
      <w:r w:rsidRPr="004F25CB">
        <w:rPr>
          <w:i/>
        </w:rPr>
        <w:t>separator</w:t>
      </w:r>
      <w:r w:rsidRPr="004F25CB">
        <w:t xml:space="preserve"> </w:t>
      </w:r>
      <w:ins w:id="7510" w:author="Allen Wirfs-Brock" w:date="2011-07-02T14:10:00Z">
        <w:r w:rsidR="00141138">
          <w:t xml:space="preserve">has </w:t>
        </w:r>
        <w:del w:id="7511" w:author="Rev 3 Allen Wirfs-Brock" w:date="2011-09-08T14:52:00Z">
          <w:r w:rsidR="00141138" w:rsidDel="00BA3B3B">
            <w:delText>the</w:delText>
          </w:r>
        </w:del>
      </w:ins>
      <w:ins w:id="7512" w:author="Rev 3 Allen Wirfs-Brock" w:date="2011-09-08T14:52:00Z">
        <w:r w:rsidR="00BA3B3B">
          <w:t>a</w:t>
        </w:r>
      </w:ins>
      <w:ins w:id="7513" w:author="Allen Wirfs-Brock" w:date="2011-07-02T14:10:00Z">
        <w:r w:rsidR="00141138">
          <w:t xml:space="preserve"> [[</w:t>
        </w:r>
        <w:del w:id="7514" w:author="Rev 3 Allen Wirfs-Brock" w:date="2011-09-08T14:52:00Z">
          <w:r w:rsidR="00141138" w:rsidDel="00BA3B3B">
            <w:delText>IsRegExp</w:delText>
          </w:r>
        </w:del>
      </w:ins>
      <w:ins w:id="7515" w:author="Rev 3 Allen Wirfs-Brock" w:date="2011-09-08T14:52:00Z">
        <w:r w:rsidR="00BA3B3B">
          <w:t>NativeBrand</w:t>
        </w:r>
      </w:ins>
      <w:ins w:id="7516" w:author="Allen Wirfs-Brock" w:date="2011-07-02T14:10:00Z">
        <w:r w:rsidR="00141138">
          <w:t>]] internal property</w:t>
        </w:r>
      </w:ins>
      <w:ins w:id="7517" w:author="Rev 3 Allen Wirfs-Brock" w:date="2011-09-08T14:52:00Z">
        <w:r w:rsidR="00BA3B3B" w:rsidRPr="00BA3B3B">
          <w:t xml:space="preserve"> </w:t>
        </w:r>
        <w:r w:rsidR="00BA3B3B">
          <w:t>whose value is NativeRegExp</w:t>
        </w:r>
        <w:r w:rsidR="00BA3B3B" w:rsidRPr="004F25CB" w:rsidDel="00141138">
          <w:t xml:space="preserve"> </w:t>
        </w:r>
      </w:ins>
      <w:del w:id="7518" w:author="Allen Wirfs-Brock" w:date="2011-07-02T14:10:00Z">
        <w:r w:rsidRPr="004F25CB" w:rsidDel="00141138">
          <w:delText xml:space="preserve">is a RegExp object (its [[Class]] is </w:delText>
        </w:r>
        <w:r w:rsidDel="00141138">
          <w:rPr>
            <w:rFonts w:ascii="Courier New" w:hAnsi="Courier New"/>
            <w:b/>
          </w:rPr>
          <w:delText>"RegExp"</w:delText>
        </w:r>
        <w:r w:rsidRPr="004F25CB" w:rsidDel="00141138">
          <w:delText>)</w:delText>
        </w:r>
      </w:del>
      <w:r w:rsidRPr="004F25CB">
        <w:t xml:space="preserve">, let </w:t>
      </w:r>
      <w:r w:rsidRPr="004F25CB">
        <w:rPr>
          <w:i/>
        </w:rPr>
        <w:t>R</w:t>
      </w:r>
      <w:r w:rsidRPr="004F25CB">
        <w:t xml:space="preserve"> = </w:t>
      </w:r>
      <w:r w:rsidRPr="004F25CB">
        <w:rPr>
          <w:i/>
        </w:rPr>
        <w:t>separator</w:t>
      </w:r>
      <w:r w:rsidRPr="004F25CB">
        <w:t xml:space="preserve">; otherwise let </w:t>
      </w:r>
      <w:r w:rsidRPr="004F25CB">
        <w:rPr>
          <w:i/>
        </w:rPr>
        <w:t>R</w:t>
      </w:r>
      <w:r w:rsidRPr="004F25CB">
        <w:t xml:space="preserve"> = ToString(</w:t>
      </w:r>
      <w:r w:rsidRPr="004F25CB">
        <w:rPr>
          <w:i/>
        </w:rPr>
        <w:t>separator</w:t>
      </w:r>
      <w:r w:rsidRPr="004F25CB">
        <w:t>).</w:t>
      </w:r>
    </w:p>
    <w:p w14:paraId="0ACE9359" w14:textId="77777777" w:rsidR="004C02EF" w:rsidRPr="004F25CB" w:rsidRDefault="004C02EF" w:rsidP="004C02EF">
      <w:pPr>
        <w:pStyle w:val="Alg4"/>
        <w:numPr>
          <w:ilvl w:val="0"/>
          <w:numId w:val="236"/>
        </w:numPr>
      </w:pPr>
      <w:r w:rsidRPr="004F25CB">
        <w:t xml:space="preserve">If </w:t>
      </w:r>
      <w:r w:rsidRPr="004F25CB">
        <w:rPr>
          <w:i/>
        </w:rPr>
        <w:t>lim</w:t>
      </w:r>
      <w:r w:rsidRPr="004F25CB">
        <w:t xml:space="preserve"> = 0, return </w:t>
      </w:r>
      <w:r w:rsidRPr="004F25CB">
        <w:rPr>
          <w:i/>
        </w:rPr>
        <w:t>A</w:t>
      </w:r>
      <w:r w:rsidRPr="004F25CB">
        <w:t>.</w:t>
      </w:r>
    </w:p>
    <w:p w14:paraId="31F7747B" w14:textId="77777777" w:rsidR="004C02EF" w:rsidRPr="004F25CB" w:rsidRDefault="004C02EF" w:rsidP="004C02EF">
      <w:pPr>
        <w:pStyle w:val="Alg4"/>
        <w:numPr>
          <w:ilvl w:val="0"/>
          <w:numId w:val="236"/>
        </w:numPr>
      </w:pPr>
      <w:r w:rsidRPr="004F25CB">
        <w:t xml:space="preserve">If </w:t>
      </w:r>
      <w:r w:rsidRPr="004F25CB">
        <w:rPr>
          <w:i/>
        </w:rPr>
        <w:t>separator</w:t>
      </w:r>
      <w:r w:rsidRPr="004F25CB">
        <w:t xml:space="preserve"> is </w:t>
      </w:r>
      <w:r w:rsidRPr="004F25CB">
        <w:rPr>
          <w:b/>
        </w:rPr>
        <w:t>undefined</w:t>
      </w:r>
      <w:r w:rsidRPr="004F25CB">
        <w:t>, then</w:t>
      </w:r>
    </w:p>
    <w:p w14:paraId="7D3C6088" w14:textId="77777777" w:rsidR="004C02EF" w:rsidRPr="004F25CB" w:rsidRDefault="004C02EF" w:rsidP="004C02EF">
      <w:pPr>
        <w:pStyle w:val="Alg4"/>
        <w:numPr>
          <w:ilvl w:val="1"/>
          <w:numId w:val="236"/>
        </w:numPr>
      </w:pPr>
      <w:r w:rsidRPr="004F25CB">
        <w:t xml:space="preserve">Call the [[DefineOwnProperty]] internal method of </w:t>
      </w:r>
      <w:r w:rsidRPr="004F25CB">
        <w:rPr>
          <w:i/>
        </w:rPr>
        <w:t>A</w:t>
      </w:r>
      <w:r w:rsidRPr="004F25CB">
        <w:t xml:space="preserve"> with arguments </w:t>
      </w:r>
      <w:r>
        <w:rPr>
          <w:rFonts w:ascii="Courier New" w:hAnsi="Courier New"/>
        </w:rPr>
        <w:t>"</w:t>
      </w:r>
      <w:r>
        <w:rPr>
          <w:rFonts w:ascii="Courier New" w:hAnsi="Courier New"/>
          <w:b/>
        </w:rPr>
        <w:t>0</w:t>
      </w:r>
      <w:r>
        <w:rPr>
          <w:rFonts w:ascii="Courier New" w:hAnsi="Courier New"/>
        </w:rPr>
        <w:t>"</w:t>
      </w:r>
      <w:r w:rsidRPr="004F25CB">
        <w:t xml:space="preserve">, Property Descriptor {[[Value]]: </w:t>
      </w:r>
      <w:r w:rsidRPr="004F25CB">
        <w:rPr>
          <w:i/>
        </w:rPr>
        <w:t>S</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1050370C" w14:textId="77777777" w:rsidR="004C02EF" w:rsidRPr="004F25CB" w:rsidRDefault="004C02EF" w:rsidP="004C02EF">
      <w:pPr>
        <w:pStyle w:val="Alg4"/>
        <w:numPr>
          <w:ilvl w:val="1"/>
          <w:numId w:val="236"/>
        </w:numPr>
        <w:spacing w:after="120"/>
        <w:contextualSpacing/>
      </w:pPr>
      <w:r w:rsidRPr="004F25CB">
        <w:t xml:space="preserve">Return </w:t>
      </w:r>
      <w:r w:rsidRPr="004F25CB">
        <w:rPr>
          <w:i/>
        </w:rPr>
        <w:t>A</w:t>
      </w:r>
      <w:r w:rsidRPr="004F25CB">
        <w:t>.</w:t>
      </w:r>
    </w:p>
    <w:p w14:paraId="705C81BA" w14:textId="77777777" w:rsidR="004C02EF" w:rsidRPr="004F25CB" w:rsidRDefault="004C02EF" w:rsidP="004C02EF">
      <w:pPr>
        <w:pStyle w:val="Alg4"/>
        <w:numPr>
          <w:ilvl w:val="0"/>
          <w:numId w:val="236"/>
        </w:numPr>
      </w:pPr>
      <w:r w:rsidRPr="004F25CB">
        <w:t xml:space="preserve">If </w:t>
      </w:r>
      <w:r w:rsidRPr="004F25CB">
        <w:rPr>
          <w:i/>
        </w:rPr>
        <w:t>s</w:t>
      </w:r>
      <w:r w:rsidRPr="004F25CB">
        <w:t xml:space="preserve"> = 0, then</w:t>
      </w:r>
    </w:p>
    <w:p w14:paraId="27E9A985" w14:textId="77777777" w:rsidR="004C02EF" w:rsidRPr="004F25CB" w:rsidRDefault="004C02EF" w:rsidP="004C02EF">
      <w:pPr>
        <w:pStyle w:val="Alg4"/>
        <w:numPr>
          <w:ilvl w:val="1"/>
          <w:numId w:val="236"/>
        </w:numPr>
      </w:pPr>
      <w:r w:rsidRPr="004F25CB">
        <w:t xml:space="preserve">Call </w:t>
      </w:r>
      <w:r w:rsidRPr="004F25CB">
        <w:rPr>
          <w:i/>
        </w:rPr>
        <w:t>SplitMatch</w:t>
      </w:r>
      <w:r w:rsidRPr="004F25CB">
        <w:t>(</w:t>
      </w:r>
      <w:r w:rsidRPr="004F25CB">
        <w:rPr>
          <w:i/>
        </w:rPr>
        <w:t>S</w:t>
      </w:r>
      <w:r w:rsidRPr="004F25CB">
        <w:t>, 0</w:t>
      </w:r>
      <w:r>
        <w:t xml:space="preserve">, </w:t>
      </w:r>
      <w:r w:rsidRPr="004F25CB">
        <w:rPr>
          <w:i/>
        </w:rPr>
        <w:t>R</w:t>
      </w:r>
      <w:r w:rsidRPr="004F25CB">
        <w:t xml:space="preserve">) and let </w:t>
      </w:r>
      <w:r w:rsidRPr="004F25CB">
        <w:rPr>
          <w:i/>
        </w:rPr>
        <w:t>z</w:t>
      </w:r>
      <w:r w:rsidRPr="004F25CB">
        <w:t xml:space="preserve"> be its MatchResult result.</w:t>
      </w:r>
    </w:p>
    <w:p w14:paraId="4A190AFD" w14:textId="77777777" w:rsidR="004C02EF" w:rsidRPr="004F25CB" w:rsidRDefault="004C02EF" w:rsidP="004C02EF">
      <w:pPr>
        <w:pStyle w:val="Alg4"/>
        <w:numPr>
          <w:ilvl w:val="1"/>
          <w:numId w:val="236"/>
        </w:numPr>
      </w:pPr>
      <w:r w:rsidRPr="004F25CB">
        <w:t xml:space="preserve">If </w:t>
      </w:r>
      <w:r w:rsidRPr="004F25CB">
        <w:rPr>
          <w:i/>
        </w:rPr>
        <w:t>z</w:t>
      </w:r>
      <w:r w:rsidRPr="004F25CB">
        <w:t xml:space="preserve"> is not </w:t>
      </w:r>
      <w:r w:rsidRPr="004F25CB">
        <w:rPr>
          <w:b/>
        </w:rPr>
        <w:t>failure</w:t>
      </w:r>
      <w:r w:rsidRPr="004F25CB">
        <w:t xml:space="preserve">, return </w:t>
      </w:r>
      <w:r w:rsidRPr="004F25CB">
        <w:rPr>
          <w:i/>
        </w:rPr>
        <w:t>A</w:t>
      </w:r>
      <w:r w:rsidRPr="004F25CB">
        <w:t>.</w:t>
      </w:r>
    </w:p>
    <w:p w14:paraId="3DC7642D" w14:textId="77777777" w:rsidR="004C02EF" w:rsidRPr="004F25CB" w:rsidRDefault="004C02EF" w:rsidP="004C02EF">
      <w:pPr>
        <w:pStyle w:val="Alg4"/>
        <w:numPr>
          <w:ilvl w:val="1"/>
          <w:numId w:val="236"/>
        </w:numPr>
      </w:pPr>
      <w:r w:rsidRPr="004F25CB">
        <w:t xml:space="preserve">Call the [[DefineOwnProperty]] internal method of </w:t>
      </w:r>
      <w:r w:rsidRPr="004F25CB">
        <w:rPr>
          <w:i/>
        </w:rPr>
        <w:t>A</w:t>
      </w:r>
      <w:r w:rsidRPr="004F25CB">
        <w:t xml:space="preserve"> with arguments </w:t>
      </w:r>
      <w:r>
        <w:rPr>
          <w:rFonts w:ascii="Courier New" w:hAnsi="Courier New"/>
        </w:rPr>
        <w:t>"</w:t>
      </w:r>
      <w:r>
        <w:rPr>
          <w:rFonts w:ascii="Courier New" w:hAnsi="Courier New"/>
          <w:b/>
        </w:rPr>
        <w:t>0</w:t>
      </w:r>
      <w:r>
        <w:rPr>
          <w:rFonts w:ascii="Courier New" w:hAnsi="Courier New"/>
        </w:rPr>
        <w:t>"</w:t>
      </w:r>
      <w:r w:rsidRPr="004F25CB">
        <w:t xml:space="preserve">, Property Descriptor {[[Value]]: </w:t>
      </w:r>
      <w:r w:rsidRPr="004F25CB">
        <w:rPr>
          <w:i/>
        </w:rPr>
        <w:t>S</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255AEB24" w14:textId="77777777" w:rsidR="004C02EF" w:rsidRPr="004F25CB" w:rsidRDefault="004C02EF" w:rsidP="004C02EF">
      <w:pPr>
        <w:pStyle w:val="Alg4"/>
        <w:numPr>
          <w:ilvl w:val="1"/>
          <w:numId w:val="236"/>
        </w:numPr>
        <w:spacing w:after="120"/>
        <w:contextualSpacing/>
      </w:pPr>
      <w:r w:rsidRPr="004F25CB">
        <w:t xml:space="preserve">Return </w:t>
      </w:r>
      <w:r w:rsidRPr="004F25CB">
        <w:rPr>
          <w:i/>
        </w:rPr>
        <w:t>A</w:t>
      </w:r>
      <w:r w:rsidRPr="004F25CB">
        <w:t>.</w:t>
      </w:r>
    </w:p>
    <w:p w14:paraId="2BFB80EC" w14:textId="77777777" w:rsidR="004C02EF" w:rsidRPr="004F25CB" w:rsidRDefault="004C02EF" w:rsidP="004C02EF">
      <w:pPr>
        <w:pStyle w:val="Alg4"/>
        <w:numPr>
          <w:ilvl w:val="0"/>
          <w:numId w:val="236"/>
        </w:numPr>
      </w:pPr>
      <w:r w:rsidRPr="004F25CB">
        <w:t xml:space="preserve">Let </w:t>
      </w:r>
      <w:r w:rsidRPr="004F25CB">
        <w:rPr>
          <w:i/>
        </w:rPr>
        <w:t>q</w:t>
      </w:r>
      <w:r w:rsidRPr="004F25CB">
        <w:t xml:space="preserve"> = </w:t>
      </w:r>
      <w:r w:rsidRPr="004F25CB">
        <w:rPr>
          <w:i/>
        </w:rPr>
        <w:t>p</w:t>
      </w:r>
      <w:r w:rsidRPr="004F25CB">
        <w:t>.</w:t>
      </w:r>
    </w:p>
    <w:p w14:paraId="6A8DA417" w14:textId="77777777" w:rsidR="004C02EF" w:rsidRPr="004F25CB" w:rsidRDefault="004C02EF" w:rsidP="004C02EF">
      <w:pPr>
        <w:pStyle w:val="Alg4"/>
        <w:numPr>
          <w:ilvl w:val="0"/>
          <w:numId w:val="236"/>
        </w:numPr>
      </w:pPr>
      <w:r w:rsidRPr="004F25CB">
        <w:t xml:space="preserve">Repeat, while </w:t>
      </w:r>
      <w:r w:rsidRPr="004F25CB">
        <w:rPr>
          <w:i/>
        </w:rPr>
        <w:t>q</w:t>
      </w:r>
      <w:r w:rsidRPr="004F25CB">
        <w:t xml:space="preserve"> </w:t>
      </w:r>
      <w:r w:rsidRPr="004F25CB">
        <w:sym w:font="Symbol" w:char="F0B9"/>
      </w:r>
      <w:r w:rsidRPr="004F25CB">
        <w:t xml:space="preserve"> </w:t>
      </w:r>
      <w:r w:rsidRPr="004F25CB">
        <w:rPr>
          <w:i/>
        </w:rPr>
        <w:t>s</w:t>
      </w:r>
    </w:p>
    <w:p w14:paraId="56DCF5B3" w14:textId="77777777" w:rsidR="004C02EF" w:rsidRPr="004F25CB" w:rsidRDefault="004C02EF" w:rsidP="004C02EF">
      <w:pPr>
        <w:pStyle w:val="Alg4"/>
        <w:numPr>
          <w:ilvl w:val="1"/>
          <w:numId w:val="236"/>
        </w:numPr>
      </w:pPr>
      <w:r w:rsidRPr="004F25CB">
        <w:t xml:space="preserve">Call </w:t>
      </w:r>
      <w:r w:rsidRPr="004F25CB">
        <w:rPr>
          <w:i/>
        </w:rPr>
        <w:t>SplitMatch</w:t>
      </w:r>
      <w:r w:rsidRPr="004F25CB">
        <w:t>(</w:t>
      </w:r>
      <w:r>
        <w:rPr>
          <w:i/>
        </w:rPr>
        <w:t>S, q, R</w:t>
      </w:r>
      <w:r w:rsidRPr="004F25CB">
        <w:t xml:space="preserve">) and let </w:t>
      </w:r>
      <w:r w:rsidRPr="004F25CB">
        <w:rPr>
          <w:i/>
        </w:rPr>
        <w:t>z</w:t>
      </w:r>
      <w:r w:rsidRPr="004F25CB">
        <w:t xml:space="preserve"> be its MatchResult result.</w:t>
      </w:r>
    </w:p>
    <w:p w14:paraId="75CAAAB7" w14:textId="77777777" w:rsidR="004C02EF" w:rsidRPr="004F25CB" w:rsidRDefault="004C02EF" w:rsidP="004C02EF">
      <w:pPr>
        <w:pStyle w:val="Alg4"/>
        <w:numPr>
          <w:ilvl w:val="1"/>
          <w:numId w:val="236"/>
        </w:numPr>
      </w:pPr>
      <w:r w:rsidRPr="004F25CB">
        <w:t xml:space="preserve">If </w:t>
      </w:r>
      <w:r w:rsidRPr="004F25CB">
        <w:rPr>
          <w:i/>
        </w:rPr>
        <w:t>z</w:t>
      </w:r>
      <w:r w:rsidRPr="004F25CB">
        <w:t xml:space="preserve"> is </w:t>
      </w:r>
      <w:r w:rsidRPr="004F25CB">
        <w:rPr>
          <w:b/>
        </w:rPr>
        <w:t>failure</w:t>
      </w:r>
      <w:r w:rsidRPr="004F25CB">
        <w:t xml:space="preserve">, then let </w:t>
      </w:r>
      <w:r w:rsidRPr="004F25CB">
        <w:rPr>
          <w:i/>
        </w:rPr>
        <w:t>q</w:t>
      </w:r>
      <w:r w:rsidRPr="004F25CB">
        <w:t xml:space="preserve"> = </w:t>
      </w:r>
      <w:r w:rsidRPr="004F25CB">
        <w:rPr>
          <w:i/>
        </w:rPr>
        <w:t>q</w:t>
      </w:r>
      <w:r w:rsidRPr="004F25CB">
        <w:t>+1.</w:t>
      </w:r>
    </w:p>
    <w:p w14:paraId="7B0434C0" w14:textId="77777777" w:rsidR="004C02EF" w:rsidRPr="004F25CB" w:rsidRDefault="004C02EF" w:rsidP="004C02EF">
      <w:pPr>
        <w:pStyle w:val="Alg4"/>
        <w:numPr>
          <w:ilvl w:val="1"/>
          <w:numId w:val="236"/>
        </w:numPr>
      </w:pPr>
      <w:r w:rsidRPr="004F25CB">
        <w:t xml:space="preserve">Else,  </w:t>
      </w:r>
      <w:r w:rsidRPr="004F25CB">
        <w:rPr>
          <w:i/>
        </w:rPr>
        <w:t>z</w:t>
      </w:r>
      <w:r w:rsidRPr="004F25CB">
        <w:t xml:space="preserve"> is not </w:t>
      </w:r>
      <w:r w:rsidRPr="004F25CB">
        <w:rPr>
          <w:b/>
        </w:rPr>
        <w:t>failure</w:t>
      </w:r>
    </w:p>
    <w:p w14:paraId="6B6896C5" w14:textId="77777777" w:rsidR="004C02EF" w:rsidRPr="004F25CB" w:rsidRDefault="004C02EF" w:rsidP="004C02EF">
      <w:pPr>
        <w:pStyle w:val="Alg4"/>
        <w:numPr>
          <w:ilvl w:val="2"/>
          <w:numId w:val="236"/>
        </w:numPr>
      </w:pPr>
      <w:r w:rsidRPr="004F25CB">
        <w:rPr>
          <w:i/>
        </w:rPr>
        <w:t>z</w:t>
      </w:r>
      <w:r w:rsidRPr="004F25CB">
        <w:t xml:space="preserve"> must be a State. Let </w:t>
      </w:r>
      <w:r w:rsidRPr="004F25CB">
        <w:rPr>
          <w:i/>
        </w:rPr>
        <w:t>e</w:t>
      </w:r>
      <w:r w:rsidRPr="004F25CB">
        <w:t xml:space="preserve"> be </w:t>
      </w:r>
      <w:r w:rsidRPr="004F25CB">
        <w:rPr>
          <w:i/>
        </w:rPr>
        <w:t>z</w:t>
      </w:r>
      <w:r w:rsidRPr="004F25CB">
        <w:t xml:space="preserve">'s </w:t>
      </w:r>
      <w:r w:rsidRPr="004F25CB">
        <w:rPr>
          <w:i/>
        </w:rPr>
        <w:t>endIndex</w:t>
      </w:r>
      <w:r w:rsidRPr="004F25CB">
        <w:t xml:space="preserve"> and let </w:t>
      </w:r>
      <w:r w:rsidRPr="004F25CB">
        <w:rPr>
          <w:i/>
        </w:rPr>
        <w:t>cap</w:t>
      </w:r>
      <w:r w:rsidRPr="004F25CB">
        <w:t xml:space="preserve"> be </w:t>
      </w:r>
      <w:r w:rsidRPr="004F25CB">
        <w:rPr>
          <w:i/>
        </w:rPr>
        <w:t>z</w:t>
      </w:r>
      <w:r w:rsidRPr="004F25CB">
        <w:t xml:space="preserve">'s </w:t>
      </w:r>
      <w:r w:rsidRPr="004F25CB">
        <w:rPr>
          <w:i/>
        </w:rPr>
        <w:t>captures</w:t>
      </w:r>
      <w:r w:rsidRPr="004F25CB">
        <w:t xml:space="preserve"> array.</w:t>
      </w:r>
    </w:p>
    <w:p w14:paraId="266CE87F" w14:textId="77777777" w:rsidR="004C02EF" w:rsidRPr="004F25CB" w:rsidRDefault="004C02EF" w:rsidP="004C02EF">
      <w:pPr>
        <w:pStyle w:val="Alg4"/>
        <w:numPr>
          <w:ilvl w:val="2"/>
          <w:numId w:val="236"/>
        </w:numPr>
      </w:pPr>
      <w:r w:rsidRPr="004F25CB">
        <w:t xml:space="preserve">If </w:t>
      </w:r>
      <w:r w:rsidRPr="004F25CB">
        <w:rPr>
          <w:i/>
        </w:rPr>
        <w:t>e</w:t>
      </w:r>
      <w:r w:rsidRPr="004F25CB">
        <w:t xml:space="preserve"> = </w:t>
      </w:r>
      <w:r w:rsidRPr="004F25CB">
        <w:rPr>
          <w:i/>
        </w:rPr>
        <w:t>p</w:t>
      </w:r>
      <w:r w:rsidRPr="004F25CB">
        <w:t xml:space="preserve">, then let </w:t>
      </w:r>
      <w:r w:rsidRPr="004F25CB">
        <w:rPr>
          <w:i/>
        </w:rPr>
        <w:t>q</w:t>
      </w:r>
      <w:r w:rsidRPr="004F25CB">
        <w:t xml:space="preserve"> = </w:t>
      </w:r>
      <w:r w:rsidRPr="004F25CB">
        <w:rPr>
          <w:i/>
        </w:rPr>
        <w:t>q</w:t>
      </w:r>
      <w:r w:rsidRPr="004F25CB">
        <w:t>+1.</w:t>
      </w:r>
    </w:p>
    <w:p w14:paraId="3B201D63" w14:textId="77777777" w:rsidR="004C02EF" w:rsidRPr="004F25CB" w:rsidRDefault="004C02EF" w:rsidP="004C02EF">
      <w:pPr>
        <w:pStyle w:val="Alg4"/>
        <w:numPr>
          <w:ilvl w:val="2"/>
          <w:numId w:val="236"/>
        </w:numPr>
      </w:pPr>
      <w:r w:rsidRPr="004F25CB">
        <w:t xml:space="preserve">Else, </w:t>
      </w:r>
      <w:r w:rsidRPr="004F25CB">
        <w:rPr>
          <w:i/>
        </w:rPr>
        <w:t>e</w:t>
      </w:r>
      <w:r w:rsidRPr="004F25CB">
        <w:t xml:space="preserve"> </w:t>
      </w:r>
      <w:r w:rsidRPr="004F25CB">
        <w:sym w:font="Symbol" w:char="F0B9"/>
      </w:r>
      <w:r w:rsidRPr="004F25CB">
        <w:t xml:space="preserve"> </w:t>
      </w:r>
      <w:r w:rsidRPr="004F25CB">
        <w:rPr>
          <w:i/>
        </w:rPr>
        <w:t>p</w:t>
      </w:r>
    </w:p>
    <w:p w14:paraId="5A144338" w14:textId="77777777" w:rsidR="004C02EF" w:rsidRPr="004F25CB" w:rsidRDefault="004C02EF" w:rsidP="004C02EF">
      <w:pPr>
        <w:pStyle w:val="Alg4"/>
        <w:numPr>
          <w:ilvl w:val="3"/>
          <w:numId w:val="236"/>
        </w:numPr>
      </w:pPr>
      <w:r w:rsidRPr="004F25CB">
        <w:t xml:space="preserve">Let </w:t>
      </w:r>
      <w:r w:rsidRPr="004F25CB">
        <w:rPr>
          <w:i/>
        </w:rPr>
        <w:t>T</w:t>
      </w:r>
      <w:r w:rsidRPr="004F25CB">
        <w:t xml:space="preserve"> be a </w:t>
      </w:r>
      <w:r>
        <w:t>String</w:t>
      </w:r>
      <w:r w:rsidRPr="004F25CB">
        <w:t xml:space="preserve"> value equal to the substring of </w:t>
      </w:r>
      <w:r w:rsidRPr="004F25CB">
        <w:rPr>
          <w:i/>
        </w:rPr>
        <w:t>S</w:t>
      </w:r>
      <w:r w:rsidRPr="004F25CB">
        <w:t xml:space="preserve"> consisting of the characters at positions </w:t>
      </w:r>
      <w:r w:rsidRPr="004F25CB">
        <w:rPr>
          <w:i/>
        </w:rPr>
        <w:t>p</w:t>
      </w:r>
      <w:r w:rsidRPr="004F25CB">
        <w:t xml:space="preserve"> (inclusive) through </w:t>
      </w:r>
      <w:r w:rsidRPr="004F25CB">
        <w:rPr>
          <w:i/>
        </w:rPr>
        <w:t>q</w:t>
      </w:r>
      <w:r w:rsidRPr="004F25CB">
        <w:t xml:space="preserve"> (exclusive).</w:t>
      </w:r>
    </w:p>
    <w:p w14:paraId="56639688" w14:textId="77777777" w:rsidR="004C02EF" w:rsidRPr="004F25CB" w:rsidRDefault="004C02EF" w:rsidP="004C02EF">
      <w:pPr>
        <w:pStyle w:val="Alg4"/>
        <w:numPr>
          <w:ilvl w:val="3"/>
          <w:numId w:val="236"/>
        </w:numPr>
      </w:pPr>
      <w:r w:rsidRPr="004F25CB">
        <w:t xml:space="preserve">Call the [[DefineOwnProperty]] internal method of </w:t>
      </w:r>
      <w:r w:rsidRPr="004F25CB">
        <w:rPr>
          <w:i/>
        </w:rPr>
        <w:t>A</w:t>
      </w:r>
      <w:r w:rsidRPr="004F25CB">
        <w:t xml:space="preserve"> with arguments ToString(</w:t>
      </w:r>
      <w:r w:rsidRPr="004F25CB">
        <w:rPr>
          <w:i/>
        </w:rPr>
        <w:t>lengthA</w:t>
      </w:r>
      <w:r w:rsidRPr="004F25CB">
        <w:t xml:space="preserve">), Property Descriptor {[[Value]]: </w:t>
      </w:r>
      <w:r w:rsidRPr="004F25CB">
        <w:rPr>
          <w:i/>
        </w:rPr>
        <w:t>T</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4592BB6B" w14:textId="77777777" w:rsidR="004C02EF" w:rsidRPr="004F25CB" w:rsidRDefault="004C02EF" w:rsidP="004C02EF">
      <w:pPr>
        <w:pStyle w:val="Alg4"/>
        <w:numPr>
          <w:ilvl w:val="3"/>
          <w:numId w:val="236"/>
        </w:numPr>
      </w:pPr>
      <w:r w:rsidRPr="004F25CB">
        <w:t xml:space="preserve">Increment </w:t>
      </w:r>
      <w:r w:rsidRPr="004F25CB">
        <w:rPr>
          <w:i/>
        </w:rPr>
        <w:t>lengthA</w:t>
      </w:r>
      <w:r w:rsidRPr="004F25CB">
        <w:t xml:space="preserve"> by 1.</w:t>
      </w:r>
    </w:p>
    <w:p w14:paraId="292CD3CF" w14:textId="77777777" w:rsidR="004C02EF" w:rsidRPr="004F25CB" w:rsidRDefault="004C02EF" w:rsidP="004C02EF">
      <w:pPr>
        <w:pStyle w:val="Alg4"/>
        <w:numPr>
          <w:ilvl w:val="3"/>
          <w:numId w:val="236"/>
        </w:numPr>
      </w:pPr>
      <w:r w:rsidRPr="004F25CB">
        <w:t xml:space="preserve">If </w:t>
      </w:r>
      <w:r w:rsidRPr="004F25CB">
        <w:rPr>
          <w:i/>
        </w:rPr>
        <w:t>lengthA</w:t>
      </w:r>
      <w:r w:rsidRPr="004F25CB">
        <w:t xml:space="preserve"> = </w:t>
      </w:r>
      <w:r w:rsidRPr="004F25CB">
        <w:rPr>
          <w:i/>
        </w:rPr>
        <w:t>lim</w:t>
      </w:r>
      <w:r w:rsidRPr="004F25CB">
        <w:t xml:space="preserve">, return </w:t>
      </w:r>
      <w:r w:rsidRPr="004F25CB">
        <w:rPr>
          <w:i/>
        </w:rPr>
        <w:t>A</w:t>
      </w:r>
      <w:r w:rsidRPr="004F25CB">
        <w:t>.</w:t>
      </w:r>
    </w:p>
    <w:p w14:paraId="37C6812B" w14:textId="77777777" w:rsidR="004C02EF" w:rsidRPr="004F25CB" w:rsidRDefault="004C02EF" w:rsidP="004C02EF">
      <w:pPr>
        <w:pStyle w:val="Alg4"/>
        <w:numPr>
          <w:ilvl w:val="3"/>
          <w:numId w:val="236"/>
        </w:numPr>
      </w:pPr>
      <w:r w:rsidRPr="004F25CB">
        <w:t>Let p = e.</w:t>
      </w:r>
    </w:p>
    <w:p w14:paraId="555627B6" w14:textId="77777777" w:rsidR="004C02EF" w:rsidRPr="004F25CB" w:rsidRDefault="004C02EF" w:rsidP="004C02EF">
      <w:pPr>
        <w:pStyle w:val="Alg4"/>
        <w:numPr>
          <w:ilvl w:val="3"/>
          <w:numId w:val="236"/>
        </w:numPr>
      </w:pPr>
      <w:r w:rsidRPr="004F25CB">
        <w:t xml:space="preserve">Let </w:t>
      </w:r>
      <w:r w:rsidRPr="004F25CB">
        <w:rPr>
          <w:i/>
        </w:rPr>
        <w:t>i</w:t>
      </w:r>
      <w:r w:rsidRPr="004F25CB">
        <w:t xml:space="preserve"> = 0.</w:t>
      </w:r>
    </w:p>
    <w:p w14:paraId="653E49D5" w14:textId="77777777" w:rsidR="004C02EF" w:rsidRPr="004F25CB" w:rsidRDefault="004C02EF" w:rsidP="004C02EF">
      <w:pPr>
        <w:pStyle w:val="Alg4"/>
        <w:numPr>
          <w:ilvl w:val="3"/>
          <w:numId w:val="236"/>
        </w:numPr>
      </w:pPr>
      <w:r w:rsidRPr="004F25CB">
        <w:t xml:space="preserve">Repeat, while </w:t>
      </w:r>
      <w:r w:rsidRPr="004F25CB">
        <w:rPr>
          <w:i/>
        </w:rPr>
        <w:t>i</w:t>
      </w:r>
      <w:r w:rsidRPr="004F25CB">
        <w:t xml:space="preserve"> is not equal to the number of elements in </w:t>
      </w:r>
      <w:r w:rsidRPr="004F25CB">
        <w:rPr>
          <w:i/>
        </w:rPr>
        <w:t>cap</w:t>
      </w:r>
      <w:r w:rsidRPr="004F25CB">
        <w:t>.</w:t>
      </w:r>
    </w:p>
    <w:p w14:paraId="21A34C9E" w14:textId="77777777" w:rsidR="004C02EF" w:rsidRPr="004F25CB" w:rsidRDefault="004C02EF" w:rsidP="004C02EF">
      <w:pPr>
        <w:pStyle w:val="Alg4"/>
        <w:numPr>
          <w:ilvl w:val="4"/>
          <w:numId w:val="236"/>
        </w:numPr>
      </w:pPr>
      <w:r w:rsidRPr="004F25CB">
        <w:t xml:space="preserve">Let </w:t>
      </w:r>
      <w:r w:rsidRPr="004F25CB">
        <w:rPr>
          <w:i/>
        </w:rPr>
        <w:t>i</w:t>
      </w:r>
      <w:r w:rsidRPr="004F25CB">
        <w:t xml:space="preserve"> = </w:t>
      </w:r>
      <w:r w:rsidRPr="004F25CB">
        <w:rPr>
          <w:i/>
        </w:rPr>
        <w:t>i</w:t>
      </w:r>
      <w:r w:rsidRPr="004F25CB">
        <w:t>+1.</w:t>
      </w:r>
    </w:p>
    <w:p w14:paraId="10BF13E1" w14:textId="77777777" w:rsidR="004C02EF" w:rsidRPr="004F25CB" w:rsidRDefault="004C02EF" w:rsidP="004C02EF">
      <w:pPr>
        <w:pStyle w:val="Alg4"/>
        <w:numPr>
          <w:ilvl w:val="4"/>
          <w:numId w:val="236"/>
        </w:numPr>
      </w:pPr>
      <w:r w:rsidRPr="004F25CB">
        <w:t xml:space="preserve">Call the [[DefineOwnProperty]] internal method of </w:t>
      </w:r>
      <w:r w:rsidRPr="004F25CB">
        <w:rPr>
          <w:i/>
        </w:rPr>
        <w:t>A</w:t>
      </w:r>
      <w:r w:rsidRPr="004F25CB">
        <w:t xml:space="preserve"> with arguments ToString(</w:t>
      </w:r>
      <w:r w:rsidRPr="004F25CB">
        <w:rPr>
          <w:i/>
        </w:rPr>
        <w:t>lengthA</w:t>
      </w:r>
      <w:r w:rsidRPr="004F25CB">
        <w:t xml:space="preserve">), Property Descriptor {[[Value]]: </w:t>
      </w:r>
      <w:r w:rsidRPr="004F25CB">
        <w:rPr>
          <w:i/>
        </w:rPr>
        <w:t>cap</w:t>
      </w:r>
      <w:r w:rsidRPr="004F25CB">
        <w:t>[</w:t>
      </w:r>
      <w:r w:rsidRPr="004F25CB">
        <w:rPr>
          <w:i/>
        </w:rPr>
        <w:t>i</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0D6A6759" w14:textId="77777777" w:rsidR="004C02EF" w:rsidRPr="004F25CB" w:rsidRDefault="004C02EF" w:rsidP="004C02EF">
      <w:pPr>
        <w:pStyle w:val="Alg4"/>
        <w:numPr>
          <w:ilvl w:val="4"/>
          <w:numId w:val="236"/>
        </w:numPr>
      </w:pPr>
      <w:r w:rsidRPr="004F25CB">
        <w:t xml:space="preserve">Increment </w:t>
      </w:r>
      <w:r w:rsidRPr="004F25CB">
        <w:rPr>
          <w:i/>
        </w:rPr>
        <w:t>lengthA</w:t>
      </w:r>
      <w:r w:rsidRPr="004F25CB">
        <w:t xml:space="preserve"> by 1.</w:t>
      </w:r>
    </w:p>
    <w:p w14:paraId="460B752F" w14:textId="77777777" w:rsidR="004C02EF" w:rsidRPr="004F25CB" w:rsidRDefault="004C02EF" w:rsidP="004C02EF">
      <w:pPr>
        <w:pStyle w:val="Alg4"/>
        <w:numPr>
          <w:ilvl w:val="4"/>
          <w:numId w:val="236"/>
        </w:numPr>
      </w:pPr>
      <w:r w:rsidRPr="004F25CB">
        <w:t xml:space="preserve">If </w:t>
      </w:r>
      <w:r w:rsidRPr="0028523F">
        <w:rPr>
          <w:i/>
        </w:rPr>
        <w:t>lengthA</w:t>
      </w:r>
      <w:r w:rsidR="00330F2A">
        <w:rPr>
          <w:i/>
        </w:rPr>
        <w:t xml:space="preserve"> </w:t>
      </w:r>
      <w:r w:rsidRPr="004F25CB">
        <w:t xml:space="preserve">= </w:t>
      </w:r>
      <w:r w:rsidRPr="004F25CB">
        <w:rPr>
          <w:i/>
        </w:rPr>
        <w:t>lim</w:t>
      </w:r>
      <w:r w:rsidRPr="004F25CB">
        <w:t xml:space="preserve">, return </w:t>
      </w:r>
      <w:r w:rsidRPr="004F25CB">
        <w:rPr>
          <w:i/>
        </w:rPr>
        <w:t>A</w:t>
      </w:r>
      <w:r w:rsidRPr="004F25CB">
        <w:t>.</w:t>
      </w:r>
    </w:p>
    <w:p w14:paraId="409B5A3A" w14:textId="77777777" w:rsidR="004C02EF" w:rsidRPr="004F25CB" w:rsidRDefault="004C02EF" w:rsidP="004C02EF">
      <w:pPr>
        <w:pStyle w:val="Alg4"/>
        <w:numPr>
          <w:ilvl w:val="3"/>
          <w:numId w:val="236"/>
        </w:numPr>
        <w:tabs>
          <w:tab w:val="num" w:pos="3240"/>
        </w:tabs>
      </w:pPr>
      <w:r w:rsidRPr="004F25CB">
        <w:t xml:space="preserve">Let </w:t>
      </w:r>
      <w:r w:rsidRPr="004F25CB">
        <w:rPr>
          <w:i/>
        </w:rPr>
        <w:t>q</w:t>
      </w:r>
      <w:r w:rsidRPr="004F25CB">
        <w:t xml:space="preserve"> = </w:t>
      </w:r>
      <w:r w:rsidRPr="004F25CB">
        <w:rPr>
          <w:i/>
        </w:rPr>
        <w:t>p</w:t>
      </w:r>
      <w:r w:rsidRPr="004F25CB">
        <w:t>.</w:t>
      </w:r>
    </w:p>
    <w:p w14:paraId="22E127DB" w14:textId="77777777" w:rsidR="004C02EF" w:rsidRPr="004F25CB" w:rsidRDefault="004C02EF" w:rsidP="004C02EF">
      <w:pPr>
        <w:pStyle w:val="Alg4"/>
        <w:numPr>
          <w:ilvl w:val="0"/>
          <w:numId w:val="236"/>
        </w:numPr>
      </w:pPr>
      <w:r w:rsidRPr="004F25CB">
        <w:t xml:space="preserve">Let </w:t>
      </w:r>
      <w:r w:rsidRPr="004F25CB">
        <w:rPr>
          <w:i/>
        </w:rPr>
        <w:t>T</w:t>
      </w:r>
      <w:r w:rsidRPr="004F25CB">
        <w:t xml:space="preserve"> be a </w:t>
      </w:r>
      <w:r>
        <w:t>String</w:t>
      </w:r>
      <w:r w:rsidRPr="004F25CB">
        <w:t xml:space="preserve"> value equal to the substring of </w:t>
      </w:r>
      <w:r w:rsidRPr="004F25CB">
        <w:rPr>
          <w:i/>
        </w:rPr>
        <w:t>S</w:t>
      </w:r>
      <w:r w:rsidRPr="004F25CB">
        <w:t xml:space="preserve"> consisting of the characters at positions </w:t>
      </w:r>
      <w:r w:rsidRPr="004F25CB">
        <w:rPr>
          <w:i/>
        </w:rPr>
        <w:t>p</w:t>
      </w:r>
      <w:r w:rsidRPr="004F25CB">
        <w:t xml:space="preserve"> (inclusive) through </w:t>
      </w:r>
      <w:r w:rsidRPr="004F25CB">
        <w:rPr>
          <w:i/>
        </w:rPr>
        <w:t>s</w:t>
      </w:r>
      <w:r w:rsidRPr="004F25CB">
        <w:t xml:space="preserve"> (exclusive).</w:t>
      </w:r>
    </w:p>
    <w:p w14:paraId="32C2CCA8" w14:textId="77777777" w:rsidR="004C02EF" w:rsidRPr="004F25CB" w:rsidRDefault="004C02EF" w:rsidP="004C02EF">
      <w:pPr>
        <w:pStyle w:val="Alg4"/>
        <w:numPr>
          <w:ilvl w:val="0"/>
          <w:numId w:val="236"/>
        </w:numPr>
      </w:pPr>
      <w:r w:rsidRPr="004F25CB">
        <w:t xml:space="preserve">Call the [[DefineOwnProperty]] internal method of </w:t>
      </w:r>
      <w:r w:rsidRPr="004F25CB">
        <w:rPr>
          <w:i/>
        </w:rPr>
        <w:t>A</w:t>
      </w:r>
      <w:r w:rsidRPr="004F25CB">
        <w:t xml:space="preserve"> with arguments ToString(</w:t>
      </w:r>
      <w:r w:rsidRPr="004F25CB">
        <w:rPr>
          <w:i/>
        </w:rPr>
        <w:t>lengthA</w:t>
      </w:r>
      <w:r w:rsidRPr="004F25CB">
        <w:t xml:space="preserve">), Property Descriptor {[[Value]]: </w:t>
      </w:r>
      <w:r w:rsidRPr="004F25CB">
        <w:rPr>
          <w:i/>
        </w:rPr>
        <w:t>T</w:t>
      </w:r>
      <w:r w:rsidRPr="004F25CB">
        <w:t xml:space="preserve">, [[Writable]]: </w:t>
      </w:r>
      <w:r w:rsidRPr="004F25CB">
        <w:rPr>
          <w:b/>
        </w:rPr>
        <w:t>true</w:t>
      </w:r>
      <w:r w:rsidRPr="004F25CB">
        <w:t xml:space="preserve">, [[Enumerable]]: </w:t>
      </w:r>
      <w:r w:rsidRPr="004F25CB">
        <w:rPr>
          <w:b/>
        </w:rPr>
        <w:t>true</w:t>
      </w:r>
      <w:r w:rsidRPr="004F25CB">
        <w:t xml:space="preserve">, [[Configurable]]: </w:t>
      </w:r>
      <w:r w:rsidRPr="004F25CB">
        <w:rPr>
          <w:b/>
        </w:rPr>
        <w:t>true</w:t>
      </w:r>
      <w:r w:rsidRPr="004F25CB">
        <w:t xml:space="preserve">}, and </w:t>
      </w:r>
      <w:r w:rsidRPr="004F25CB">
        <w:rPr>
          <w:b/>
        </w:rPr>
        <w:t>false</w:t>
      </w:r>
      <w:r w:rsidRPr="004F25CB">
        <w:t>.</w:t>
      </w:r>
    </w:p>
    <w:p w14:paraId="76322989" w14:textId="77777777" w:rsidR="004C02EF" w:rsidRPr="004F25CB" w:rsidRDefault="004C02EF" w:rsidP="004C02EF">
      <w:pPr>
        <w:pStyle w:val="Alg4"/>
        <w:numPr>
          <w:ilvl w:val="0"/>
          <w:numId w:val="236"/>
        </w:numPr>
        <w:spacing w:after="220"/>
      </w:pPr>
      <w:r w:rsidRPr="004F25CB">
        <w:t xml:space="preserve">Return </w:t>
      </w:r>
      <w:r w:rsidRPr="004F25CB">
        <w:rPr>
          <w:i/>
        </w:rPr>
        <w:t>A</w:t>
      </w:r>
      <w:r w:rsidRPr="004F25CB">
        <w:t>.</w:t>
      </w:r>
    </w:p>
    <w:p w14:paraId="7D706B2C" w14:textId="77777777" w:rsidR="004C02EF" w:rsidRDefault="004C02EF" w:rsidP="004C02EF">
      <w:r>
        <w:t xml:space="preserve">The abstract operation </w:t>
      </w:r>
      <w:r w:rsidRPr="00F02209">
        <w:rPr>
          <w:rFonts w:ascii="Times New Roman" w:hAnsi="Times New Roman"/>
          <w:i/>
        </w:rPr>
        <w:t>SplitMatch</w:t>
      </w:r>
      <w:r>
        <w:t xml:space="preserve"> takes three parameters, a String </w:t>
      </w:r>
      <w:r w:rsidRPr="00F02209">
        <w:rPr>
          <w:rFonts w:ascii="Times New Roman" w:hAnsi="Times New Roman"/>
          <w:i/>
        </w:rPr>
        <w:t>S</w:t>
      </w:r>
      <w:r>
        <w:t xml:space="preserve">, an integer </w:t>
      </w:r>
      <w:r w:rsidRPr="00F02209">
        <w:rPr>
          <w:rFonts w:ascii="Times New Roman" w:hAnsi="Times New Roman"/>
          <w:i/>
        </w:rPr>
        <w:t>q</w:t>
      </w:r>
      <w:r>
        <w:t xml:space="preserve">, and a String or RegExp </w:t>
      </w:r>
      <w:r w:rsidRPr="00F02209">
        <w:rPr>
          <w:rFonts w:ascii="Times New Roman" w:hAnsi="Times New Roman"/>
          <w:i/>
        </w:rPr>
        <w:t>R</w:t>
      </w:r>
      <w:r>
        <w:t>, and performs the following in order to return a MatchResult (see 15.10.2.1):</w:t>
      </w:r>
    </w:p>
    <w:p w14:paraId="5CCC614E" w14:textId="77777777" w:rsidR="004C02EF" w:rsidRPr="004F25CB" w:rsidRDefault="004C02EF" w:rsidP="004C02EF">
      <w:pPr>
        <w:pStyle w:val="Alg4"/>
        <w:numPr>
          <w:ilvl w:val="0"/>
          <w:numId w:val="237"/>
        </w:numPr>
      </w:pPr>
      <w:r w:rsidRPr="004F25CB">
        <w:t xml:space="preserve">If </w:t>
      </w:r>
      <w:r w:rsidRPr="004F25CB">
        <w:rPr>
          <w:i/>
        </w:rPr>
        <w:t>R</w:t>
      </w:r>
      <w:r w:rsidRPr="004F25CB">
        <w:t xml:space="preserve"> </w:t>
      </w:r>
      <w:ins w:id="7519" w:author="Allen Wirfs-Brock" w:date="2011-07-02T14:10:00Z">
        <w:r w:rsidR="00141138">
          <w:t xml:space="preserve">has </w:t>
        </w:r>
        <w:del w:id="7520" w:author="Rev 3 Allen Wirfs-Brock" w:date="2011-09-08T14:52:00Z">
          <w:r w:rsidR="00141138" w:rsidDel="00BA3B3B">
            <w:delText>the</w:delText>
          </w:r>
        </w:del>
      </w:ins>
      <w:ins w:id="7521" w:author="Rev 3 Allen Wirfs-Brock" w:date="2011-09-08T14:52:00Z">
        <w:r w:rsidR="00BA3B3B">
          <w:t>a</w:t>
        </w:r>
      </w:ins>
      <w:ins w:id="7522" w:author="Allen Wirfs-Brock" w:date="2011-07-02T14:10:00Z">
        <w:r w:rsidR="00141138">
          <w:t xml:space="preserve"> [[</w:t>
        </w:r>
        <w:del w:id="7523" w:author="Rev 3 Allen Wirfs-Brock" w:date="2011-09-08T14:53:00Z">
          <w:r w:rsidR="00141138" w:rsidDel="00BA3B3B">
            <w:delText>IsRegExp</w:delText>
          </w:r>
        </w:del>
      </w:ins>
      <w:ins w:id="7524" w:author="Rev 3 Allen Wirfs-Brock" w:date="2011-09-08T14:53:00Z">
        <w:r w:rsidR="00BA3B3B">
          <w:t>NativeBrand</w:t>
        </w:r>
      </w:ins>
      <w:ins w:id="7525" w:author="Allen Wirfs-Brock" w:date="2011-07-02T14:10:00Z">
        <w:r w:rsidR="00141138">
          <w:t>]] internal property</w:t>
        </w:r>
      </w:ins>
      <w:ins w:id="7526" w:author="Rev 3 Allen Wirfs-Brock" w:date="2011-09-08T14:52:00Z">
        <w:r w:rsidR="00BA3B3B" w:rsidRPr="00BA3B3B">
          <w:t xml:space="preserve"> </w:t>
        </w:r>
        <w:r w:rsidR="00BA3B3B">
          <w:t>whose value is NativeRegExp</w:t>
        </w:r>
        <w:r w:rsidR="00BA3B3B" w:rsidRPr="004F25CB" w:rsidDel="00141138">
          <w:t xml:space="preserve"> </w:t>
        </w:r>
      </w:ins>
      <w:del w:id="7527" w:author="Allen Wirfs-Brock" w:date="2011-07-02T14:10:00Z">
        <w:r w:rsidRPr="004F25CB" w:rsidDel="00141138">
          <w:delText xml:space="preserve">is a RegExp object (its [[Class]] is </w:delText>
        </w:r>
        <w:r w:rsidDel="00141138">
          <w:rPr>
            <w:rFonts w:ascii="Courier New" w:hAnsi="Courier New"/>
            <w:b/>
          </w:rPr>
          <w:delText>"RegExp"</w:delText>
        </w:r>
        <w:r w:rsidRPr="004F25CB" w:rsidDel="00141138">
          <w:delText>)</w:delText>
        </w:r>
      </w:del>
      <w:r w:rsidRPr="004F25CB">
        <w:t>, then</w:t>
      </w:r>
    </w:p>
    <w:p w14:paraId="27BDE3F3" w14:textId="77777777" w:rsidR="004C02EF" w:rsidRPr="004F25CB" w:rsidRDefault="004C02EF" w:rsidP="004C02EF">
      <w:pPr>
        <w:pStyle w:val="Alg4"/>
        <w:numPr>
          <w:ilvl w:val="1"/>
          <w:numId w:val="237"/>
        </w:numPr>
      </w:pPr>
      <w:r w:rsidRPr="004F25CB">
        <w:t xml:space="preserve">Call the [[Match]] internal method of </w:t>
      </w:r>
      <w:r w:rsidRPr="004F25CB">
        <w:rPr>
          <w:i/>
        </w:rPr>
        <w:t>R</w:t>
      </w:r>
      <w:r w:rsidRPr="004F25CB">
        <w:t xml:space="preserve"> giving it the arguments </w:t>
      </w:r>
      <w:r w:rsidRPr="004F25CB">
        <w:rPr>
          <w:i/>
        </w:rPr>
        <w:t>S</w:t>
      </w:r>
      <w:r w:rsidRPr="004F25CB">
        <w:t xml:space="preserve"> and </w:t>
      </w:r>
      <w:r w:rsidRPr="004F25CB">
        <w:rPr>
          <w:i/>
        </w:rPr>
        <w:t>q</w:t>
      </w:r>
      <w:r w:rsidRPr="004F25CB">
        <w:t>, and return the MatchResult result.</w:t>
      </w:r>
    </w:p>
    <w:p w14:paraId="3ADEA95C" w14:textId="77777777" w:rsidR="004C02EF" w:rsidRPr="004F25CB" w:rsidRDefault="004C02EF" w:rsidP="004C02EF">
      <w:pPr>
        <w:pStyle w:val="Alg4"/>
        <w:numPr>
          <w:ilvl w:val="0"/>
          <w:numId w:val="237"/>
        </w:numPr>
      </w:pPr>
      <w:r>
        <w:t>Type(</w:t>
      </w:r>
      <w:r w:rsidRPr="00712698">
        <w:rPr>
          <w:i/>
        </w:rPr>
        <w:t>R</w:t>
      </w:r>
      <w:r>
        <w:t>)</w:t>
      </w:r>
      <w:r w:rsidRPr="004F25CB">
        <w:t xml:space="preserve"> must be </w:t>
      </w:r>
      <w:r>
        <w:t>S</w:t>
      </w:r>
      <w:r w:rsidRPr="004F25CB">
        <w:t xml:space="preserve">tring. Let </w:t>
      </w:r>
      <w:r w:rsidRPr="004F25CB">
        <w:rPr>
          <w:i/>
        </w:rPr>
        <w:t>r</w:t>
      </w:r>
      <w:r w:rsidRPr="004F25CB">
        <w:t xml:space="preserve"> be the number of characters in </w:t>
      </w:r>
      <w:r w:rsidRPr="004F25CB">
        <w:rPr>
          <w:i/>
        </w:rPr>
        <w:t>R</w:t>
      </w:r>
      <w:r w:rsidRPr="004F25CB">
        <w:t>.</w:t>
      </w:r>
    </w:p>
    <w:p w14:paraId="0B13FE39" w14:textId="77777777" w:rsidR="004C02EF" w:rsidRPr="004F25CB" w:rsidRDefault="004C02EF" w:rsidP="004C02EF">
      <w:pPr>
        <w:pStyle w:val="Alg4"/>
        <w:numPr>
          <w:ilvl w:val="0"/>
          <w:numId w:val="237"/>
        </w:numPr>
      </w:pPr>
      <w:r w:rsidRPr="004F25CB">
        <w:t xml:space="preserve">Let </w:t>
      </w:r>
      <w:r w:rsidRPr="004F25CB">
        <w:rPr>
          <w:i/>
        </w:rPr>
        <w:t>s</w:t>
      </w:r>
      <w:r w:rsidRPr="004F25CB">
        <w:t xml:space="preserve"> be the number of characters in </w:t>
      </w:r>
      <w:r w:rsidRPr="004F25CB">
        <w:rPr>
          <w:i/>
        </w:rPr>
        <w:t>S</w:t>
      </w:r>
      <w:r w:rsidRPr="004F25CB">
        <w:t>.</w:t>
      </w:r>
    </w:p>
    <w:p w14:paraId="190C9558" w14:textId="77777777" w:rsidR="004C02EF" w:rsidRPr="004F25CB" w:rsidRDefault="004C02EF" w:rsidP="004C02EF">
      <w:pPr>
        <w:pStyle w:val="Alg4"/>
        <w:numPr>
          <w:ilvl w:val="0"/>
          <w:numId w:val="237"/>
        </w:numPr>
      </w:pPr>
      <w:r w:rsidRPr="004F25CB">
        <w:t xml:space="preserve">If </w:t>
      </w:r>
      <w:r w:rsidRPr="004F25CB">
        <w:rPr>
          <w:i/>
        </w:rPr>
        <w:t>q</w:t>
      </w:r>
      <w:r w:rsidRPr="004F25CB">
        <w:t>+</w:t>
      </w:r>
      <w:r w:rsidRPr="004F25CB">
        <w:rPr>
          <w:i/>
        </w:rPr>
        <w:t>r</w:t>
      </w:r>
      <w:r w:rsidRPr="004F25CB">
        <w:t xml:space="preserve"> &gt; </w:t>
      </w:r>
      <w:r w:rsidRPr="004F25CB">
        <w:rPr>
          <w:i/>
        </w:rPr>
        <w:t>s</w:t>
      </w:r>
      <w:r w:rsidRPr="004F25CB">
        <w:t xml:space="preserve"> then return the MatchResult </w:t>
      </w:r>
      <w:r w:rsidRPr="004F25CB">
        <w:rPr>
          <w:b/>
        </w:rPr>
        <w:t>failure</w:t>
      </w:r>
      <w:r w:rsidRPr="004F25CB">
        <w:t>.</w:t>
      </w:r>
    </w:p>
    <w:p w14:paraId="12CA1322" w14:textId="77777777" w:rsidR="004C02EF" w:rsidRPr="004F25CB" w:rsidRDefault="004C02EF" w:rsidP="004C02EF">
      <w:pPr>
        <w:pStyle w:val="Alg4"/>
        <w:numPr>
          <w:ilvl w:val="0"/>
          <w:numId w:val="237"/>
        </w:numPr>
      </w:pPr>
      <w:r w:rsidRPr="004F25CB">
        <w:t xml:space="preserve">If there exists an integer </w:t>
      </w:r>
      <w:r w:rsidRPr="004F25CB">
        <w:rPr>
          <w:i/>
        </w:rPr>
        <w:t>i</w:t>
      </w:r>
      <w:r w:rsidRPr="004F25CB">
        <w:t xml:space="preserve"> between 0 (inclusive) and </w:t>
      </w:r>
      <w:r w:rsidRPr="004F25CB">
        <w:rPr>
          <w:i/>
        </w:rPr>
        <w:t>r</w:t>
      </w:r>
      <w:r w:rsidRPr="004F25CB">
        <w:t xml:space="preserve"> (exclusive) such that the character at position </w:t>
      </w:r>
      <w:r w:rsidRPr="004F25CB">
        <w:rPr>
          <w:i/>
        </w:rPr>
        <w:t>q</w:t>
      </w:r>
      <w:r w:rsidRPr="004F25CB">
        <w:t>+</w:t>
      </w:r>
      <w:r w:rsidRPr="004F25CB">
        <w:rPr>
          <w:i/>
        </w:rPr>
        <w:t>i</w:t>
      </w:r>
      <w:r w:rsidRPr="004F25CB">
        <w:t xml:space="preserve"> of </w:t>
      </w:r>
      <w:r w:rsidRPr="004F25CB">
        <w:rPr>
          <w:i/>
        </w:rPr>
        <w:t>S</w:t>
      </w:r>
      <w:r w:rsidRPr="004F25CB">
        <w:t xml:space="preserve"> is different from the character at position </w:t>
      </w:r>
      <w:r w:rsidRPr="004F25CB">
        <w:rPr>
          <w:i/>
        </w:rPr>
        <w:t>i</w:t>
      </w:r>
      <w:r w:rsidRPr="004F25CB">
        <w:t xml:space="preserve"> of </w:t>
      </w:r>
      <w:r w:rsidRPr="004F25CB">
        <w:rPr>
          <w:i/>
        </w:rPr>
        <w:t>R</w:t>
      </w:r>
      <w:r w:rsidRPr="004F25CB">
        <w:t xml:space="preserve">, then return </w:t>
      </w:r>
      <w:r w:rsidRPr="004F25CB">
        <w:rPr>
          <w:b/>
        </w:rPr>
        <w:t>failure</w:t>
      </w:r>
      <w:r w:rsidRPr="004F25CB">
        <w:t>.</w:t>
      </w:r>
    </w:p>
    <w:p w14:paraId="6D4CC1BC" w14:textId="77777777" w:rsidR="004C02EF" w:rsidRPr="004F25CB" w:rsidRDefault="004C02EF" w:rsidP="004C02EF">
      <w:pPr>
        <w:pStyle w:val="Alg4"/>
        <w:numPr>
          <w:ilvl w:val="0"/>
          <w:numId w:val="237"/>
        </w:numPr>
      </w:pPr>
      <w:r w:rsidRPr="004F25CB">
        <w:t xml:space="preserve">Let </w:t>
      </w:r>
      <w:r w:rsidRPr="004F25CB">
        <w:rPr>
          <w:i/>
        </w:rPr>
        <w:t>cap</w:t>
      </w:r>
      <w:r w:rsidRPr="004F25CB">
        <w:t xml:space="preserve"> be an empty array of captures (see 15.10.2.1).</w:t>
      </w:r>
    </w:p>
    <w:p w14:paraId="34B146F4" w14:textId="77777777" w:rsidR="004C02EF" w:rsidRPr="004F25CB" w:rsidRDefault="004C02EF" w:rsidP="004C02EF">
      <w:pPr>
        <w:pStyle w:val="Alg4"/>
        <w:numPr>
          <w:ilvl w:val="0"/>
          <w:numId w:val="237"/>
        </w:numPr>
        <w:spacing w:after="220"/>
      </w:pPr>
      <w:r w:rsidRPr="004F25CB">
        <w:t>Return the State (</w:t>
      </w:r>
      <w:r w:rsidRPr="004F25CB">
        <w:rPr>
          <w:i/>
        </w:rPr>
        <w:t>q</w:t>
      </w:r>
      <w:r w:rsidRPr="004F25CB">
        <w:t>+</w:t>
      </w:r>
      <w:r w:rsidRPr="004F25CB">
        <w:rPr>
          <w:i/>
        </w:rPr>
        <w:t>r</w:t>
      </w:r>
      <w:r w:rsidRPr="004F25CB">
        <w:t xml:space="preserve">, </w:t>
      </w:r>
      <w:r w:rsidRPr="004F25CB">
        <w:rPr>
          <w:i/>
        </w:rPr>
        <w:t>cap</w:t>
      </w:r>
      <w:r w:rsidRPr="004F25CB">
        <w:t>). (see 15.10.2.1)</w:t>
      </w:r>
    </w:p>
    <w:p w14:paraId="0FFBC9A6"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split</w:t>
      </w:r>
      <w:r>
        <w:t xml:space="preserve"> method is </w:t>
      </w:r>
      <w:r>
        <w:rPr>
          <w:b/>
        </w:rPr>
        <w:t>2</w:t>
      </w:r>
      <w:r>
        <w:t>.</w:t>
      </w:r>
    </w:p>
    <w:p w14:paraId="497391F6" w14:textId="77777777" w:rsidR="004C02EF" w:rsidRPr="004F25CB" w:rsidRDefault="004C02EF" w:rsidP="004C02EF">
      <w:pPr>
        <w:pStyle w:val="Note"/>
      </w:pPr>
      <w:r w:rsidRPr="004F25CB">
        <w:t>NOTE 1</w:t>
      </w:r>
      <w:r w:rsidRPr="004F25CB">
        <w:tab/>
        <w:t xml:space="preserve">The </w:t>
      </w:r>
      <w:r w:rsidRPr="004F25CB">
        <w:rPr>
          <w:rFonts w:ascii="Courier New" w:hAnsi="Courier New"/>
          <w:b/>
        </w:rPr>
        <w:t>split</w:t>
      </w:r>
      <w:r w:rsidRPr="004F25CB">
        <w:t xml:space="preserve"> method ignores the value of separator</w:t>
      </w:r>
      <w:r w:rsidRPr="004F25CB">
        <w:rPr>
          <w:rFonts w:ascii="Courier New" w:hAnsi="Courier New"/>
          <w:b/>
        </w:rPr>
        <w:t>.global</w:t>
      </w:r>
      <w:r w:rsidRPr="004F25CB">
        <w:t xml:space="preserve"> for separators that are RegExp objects.</w:t>
      </w:r>
    </w:p>
    <w:p w14:paraId="71B36E18" w14:textId="77777777" w:rsidR="004C02EF" w:rsidRPr="004F25CB" w:rsidRDefault="004C02EF" w:rsidP="004C02EF">
      <w:pPr>
        <w:pStyle w:val="Note"/>
      </w:pPr>
      <w:r w:rsidRPr="004F25CB">
        <w:t>NOTE 2</w:t>
      </w:r>
      <w:r w:rsidRPr="004F25CB">
        <w:tab/>
        <w:t xml:space="preserve">The </w:t>
      </w:r>
      <w:r w:rsidRPr="004F25CB">
        <w:rPr>
          <w:rFonts w:ascii="Courier New" w:hAnsi="Courier New"/>
          <w:b/>
        </w:rPr>
        <w:t>split</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0B9385DC" w14:textId="77777777" w:rsidR="004C02EF" w:rsidRDefault="004C02EF" w:rsidP="004C02EF">
      <w:pPr>
        <w:pStyle w:val="40"/>
        <w:numPr>
          <w:ilvl w:val="0"/>
          <w:numId w:val="0"/>
        </w:numPr>
      </w:pPr>
      <w:bookmarkStart w:id="7528" w:name="_Toc385672322"/>
      <w:bookmarkStart w:id="7529" w:name="_Toc393690438"/>
      <w:bookmarkStart w:id="7530" w:name="_Ref457704308"/>
      <w:bookmarkEnd w:id="7498"/>
      <w:bookmarkEnd w:id="7499"/>
      <w:r>
        <w:t>15.5.4.15</w:t>
      </w:r>
      <w:r>
        <w:tab/>
        <w:t>String.prototype.substrin</w:t>
      </w:r>
      <w:bookmarkEnd w:id="7500"/>
      <w:r>
        <w:t>g (start, end</w:t>
      </w:r>
      <w:bookmarkEnd w:id="7528"/>
      <w:bookmarkEnd w:id="7529"/>
      <w:r>
        <w:t>)</w:t>
      </w:r>
      <w:bookmarkStart w:id="7531" w:name="_Toc382291639"/>
      <w:bookmarkEnd w:id="7530"/>
    </w:p>
    <w:p w14:paraId="3582F535" w14:textId="77777777" w:rsidR="004C02EF" w:rsidRDefault="004C02EF" w:rsidP="004C02EF">
      <w:r>
        <w:t xml:space="preserve">The </w:t>
      </w:r>
      <w:r>
        <w:rPr>
          <w:b/>
        </w:rPr>
        <w:t>substring</w:t>
      </w:r>
      <w:r>
        <w:t xml:space="preserve"> method takes two arguments, </w:t>
      </w:r>
      <w:r w:rsidRPr="00F02209">
        <w:rPr>
          <w:rFonts w:ascii="Times New Roman" w:hAnsi="Times New Roman"/>
          <w:i/>
        </w:rPr>
        <w:t>start</w:t>
      </w:r>
      <w:r>
        <w:t xml:space="preserve"> and </w:t>
      </w:r>
      <w:r w:rsidRPr="00F02209">
        <w:rPr>
          <w:rFonts w:ascii="Times New Roman" w:hAnsi="Times New Roman"/>
          <w:i/>
        </w:rPr>
        <w:t>end</w:t>
      </w:r>
      <w:r>
        <w:t xml:space="preserve">, and returns a substring of the result of converting this object to a String, starting from character position </w:t>
      </w:r>
      <w:r w:rsidRPr="00F02209">
        <w:rPr>
          <w:rFonts w:ascii="Times New Roman" w:hAnsi="Times New Roman"/>
          <w:i/>
        </w:rPr>
        <w:t>start</w:t>
      </w:r>
      <w:r>
        <w:t xml:space="preserve"> and running to, but not including, character position </w:t>
      </w:r>
      <w:r w:rsidRPr="00F02209">
        <w:rPr>
          <w:rFonts w:ascii="Times New Roman" w:hAnsi="Times New Roman"/>
          <w:i/>
        </w:rPr>
        <w:t>end</w:t>
      </w:r>
      <w:r>
        <w:t xml:space="preserve"> of the String (or through the end of the String is </w:t>
      </w:r>
      <w:r w:rsidRPr="00F02209">
        <w:rPr>
          <w:rFonts w:ascii="Times New Roman" w:hAnsi="Times New Roman"/>
          <w:i/>
        </w:rPr>
        <w:t>end</w:t>
      </w:r>
      <w:r>
        <w:t xml:space="preserve"> is </w:t>
      </w:r>
      <w:r>
        <w:rPr>
          <w:b/>
        </w:rPr>
        <w:t>undefined</w:t>
      </w:r>
      <w:r>
        <w:t>). The result is a String value, not a String object.</w:t>
      </w:r>
    </w:p>
    <w:p w14:paraId="7C05B323" w14:textId="77777777" w:rsidR="004C02EF" w:rsidRDefault="004C02EF" w:rsidP="004C02EF">
      <w:r>
        <w:t xml:space="preserve">If either argument is </w:t>
      </w:r>
      <w:r>
        <w:rPr>
          <w:b/>
        </w:rPr>
        <w:t>NaN</w:t>
      </w:r>
      <w:r>
        <w:t xml:space="preserve"> or negative, it is replaced with zero; if either argument is larger than the length of the String, it is replaced with the length of the String.</w:t>
      </w:r>
    </w:p>
    <w:p w14:paraId="01B65176" w14:textId="77777777" w:rsidR="004C02EF" w:rsidRDefault="004C02EF" w:rsidP="004C02EF">
      <w:r>
        <w:t xml:space="preserve">If </w:t>
      </w:r>
      <w:r w:rsidRPr="00F02209">
        <w:rPr>
          <w:rFonts w:ascii="Times New Roman" w:hAnsi="Times New Roman"/>
          <w:i/>
        </w:rPr>
        <w:t>start</w:t>
      </w:r>
      <w:r>
        <w:t xml:space="preserve"> is larger than </w:t>
      </w:r>
      <w:r w:rsidRPr="00F02209">
        <w:rPr>
          <w:rFonts w:ascii="Times New Roman" w:hAnsi="Times New Roman"/>
          <w:i/>
        </w:rPr>
        <w:t>end</w:t>
      </w:r>
      <w:r>
        <w:t>, they are swapped.</w:t>
      </w:r>
    </w:p>
    <w:p w14:paraId="4A5FC634" w14:textId="77777777" w:rsidR="004C02EF" w:rsidRDefault="004C02EF" w:rsidP="004C02EF">
      <w:r>
        <w:t>The following steps are taken:</w:t>
      </w:r>
    </w:p>
    <w:p w14:paraId="5743846B" w14:textId="77777777" w:rsidR="004C02EF" w:rsidRPr="004F25CB" w:rsidRDefault="004C02EF" w:rsidP="004C02EF">
      <w:pPr>
        <w:pStyle w:val="Alg4"/>
        <w:numPr>
          <w:ilvl w:val="0"/>
          <w:numId w:val="238"/>
        </w:numPr>
      </w:pPr>
      <w:r w:rsidRPr="004F25CB">
        <w:t xml:space="preserve">Call CheckObjectCoercible passing the </w:t>
      </w:r>
      <w:r w:rsidRPr="004F25CB">
        <w:rPr>
          <w:b/>
        </w:rPr>
        <w:t>this</w:t>
      </w:r>
      <w:r w:rsidRPr="004F25CB">
        <w:t xml:space="preserve"> value as its argument.</w:t>
      </w:r>
    </w:p>
    <w:p w14:paraId="543BF14F" w14:textId="77777777" w:rsidR="004C02EF" w:rsidRPr="004F25CB" w:rsidRDefault="004C02EF" w:rsidP="004C02EF">
      <w:pPr>
        <w:pStyle w:val="Alg4"/>
        <w:numPr>
          <w:ilvl w:val="0"/>
          <w:numId w:val="238"/>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1AA547E2" w14:textId="77777777" w:rsidR="004C02EF" w:rsidRPr="004F25CB" w:rsidRDefault="004C02EF" w:rsidP="004C02EF">
      <w:pPr>
        <w:pStyle w:val="Alg4"/>
        <w:numPr>
          <w:ilvl w:val="0"/>
          <w:numId w:val="238"/>
        </w:numPr>
      </w:pPr>
      <w:r w:rsidRPr="004F25CB">
        <w:t xml:space="preserve">Let </w:t>
      </w:r>
      <w:r w:rsidRPr="004F25CB">
        <w:rPr>
          <w:i/>
        </w:rPr>
        <w:t>len</w:t>
      </w:r>
      <w:r w:rsidRPr="004F25CB">
        <w:t xml:space="preserve"> be the number of characters in </w:t>
      </w:r>
      <w:r w:rsidRPr="004F25CB">
        <w:rPr>
          <w:i/>
        </w:rPr>
        <w:t>S</w:t>
      </w:r>
      <w:r w:rsidRPr="004F25CB">
        <w:t>.</w:t>
      </w:r>
    </w:p>
    <w:p w14:paraId="51C356F5" w14:textId="77777777" w:rsidR="004C02EF" w:rsidRPr="004F25CB" w:rsidRDefault="004C02EF" w:rsidP="004C02EF">
      <w:pPr>
        <w:pStyle w:val="Alg4"/>
        <w:numPr>
          <w:ilvl w:val="0"/>
          <w:numId w:val="238"/>
        </w:numPr>
      </w:pPr>
      <w:r w:rsidRPr="004F25CB">
        <w:t xml:space="preserve">Let </w:t>
      </w:r>
      <w:r w:rsidRPr="004F25CB">
        <w:rPr>
          <w:i/>
        </w:rPr>
        <w:t>intStart</w:t>
      </w:r>
      <w:r w:rsidRPr="004F25CB">
        <w:t xml:space="preserve"> be ToInteger(</w:t>
      </w:r>
      <w:r w:rsidRPr="004F25CB">
        <w:rPr>
          <w:i/>
        </w:rPr>
        <w:t>start</w:t>
      </w:r>
      <w:r w:rsidRPr="004F25CB">
        <w:t>).</w:t>
      </w:r>
    </w:p>
    <w:p w14:paraId="4DEBD523" w14:textId="77777777" w:rsidR="004C02EF" w:rsidRPr="004F25CB" w:rsidRDefault="004C02EF" w:rsidP="004C02EF">
      <w:pPr>
        <w:pStyle w:val="Alg4"/>
        <w:numPr>
          <w:ilvl w:val="0"/>
          <w:numId w:val="238"/>
        </w:numPr>
      </w:pPr>
      <w:r w:rsidRPr="004F25CB">
        <w:t xml:space="preserve">If </w:t>
      </w:r>
      <w:r w:rsidRPr="004F25CB">
        <w:rPr>
          <w:i/>
        </w:rPr>
        <w:t>end</w:t>
      </w:r>
      <w:r w:rsidRPr="004F25CB">
        <w:t xml:space="preserve"> is </w:t>
      </w:r>
      <w:r w:rsidRPr="004F25CB">
        <w:rPr>
          <w:b/>
        </w:rPr>
        <w:t>undefined</w:t>
      </w:r>
      <w:r w:rsidRPr="004F25CB">
        <w:t xml:space="preserve">, let </w:t>
      </w:r>
      <w:r w:rsidRPr="004F25CB">
        <w:rPr>
          <w:i/>
        </w:rPr>
        <w:t>intEnd</w:t>
      </w:r>
      <w:r w:rsidRPr="004F25CB">
        <w:t xml:space="preserve"> be </w:t>
      </w:r>
      <w:r w:rsidRPr="004F25CB">
        <w:rPr>
          <w:i/>
        </w:rPr>
        <w:t>len</w:t>
      </w:r>
      <w:r w:rsidRPr="004F25CB">
        <w:t xml:space="preserve">; else let </w:t>
      </w:r>
      <w:r w:rsidRPr="004F25CB">
        <w:rPr>
          <w:i/>
        </w:rPr>
        <w:t>intEnd</w:t>
      </w:r>
      <w:r w:rsidRPr="004F25CB">
        <w:t xml:space="preserve"> be ToInteger(</w:t>
      </w:r>
      <w:r w:rsidRPr="004F25CB">
        <w:rPr>
          <w:i/>
        </w:rPr>
        <w:t>end</w:t>
      </w:r>
      <w:r w:rsidRPr="004F25CB">
        <w:t>).</w:t>
      </w:r>
    </w:p>
    <w:p w14:paraId="6B5C7B46" w14:textId="77777777" w:rsidR="004C02EF" w:rsidRPr="004F25CB" w:rsidRDefault="004C02EF" w:rsidP="004C02EF">
      <w:pPr>
        <w:pStyle w:val="Alg4"/>
        <w:numPr>
          <w:ilvl w:val="0"/>
          <w:numId w:val="238"/>
        </w:numPr>
      </w:pPr>
      <w:r w:rsidRPr="004F25CB">
        <w:t xml:space="preserve">Let </w:t>
      </w:r>
      <w:r w:rsidRPr="004F25CB">
        <w:rPr>
          <w:i/>
        </w:rPr>
        <w:t>finalStart</w:t>
      </w:r>
      <w:r w:rsidRPr="004F25CB">
        <w:t xml:space="preserve"> be min(max(</w:t>
      </w:r>
      <w:r w:rsidRPr="004F25CB">
        <w:rPr>
          <w:i/>
        </w:rPr>
        <w:t>intStart</w:t>
      </w:r>
      <w:r w:rsidRPr="004F25CB">
        <w:t xml:space="preserve">, 0), </w:t>
      </w:r>
      <w:r w:rsidRPr="004F25CB">
        <w:rPr>
          <w:i/>
        </w:rPr>
        <w:t>len</w:t>
      </w:r>
      <w:r w:rsidRPr="004F25CB">
        <w:t>).</w:t>
      </w:r>
    </w:p>
    <w:p w14:paraId="55F22B48" w14:textId="77777777" w:rsidR="004C02EF" w:rsidRPr="004F25CB" w:rsidRDefault="004C02EF" w:rsidP="004C02EF">
      <w:pPr>
        <w:pStyle w:val="Alg4"/>
        <w:numPr>
          <w:ilvl w:val="0"/>
          <w:numId w:val="238"/>
        </w:numPr>
      </w:pPr>
      <w:r w:rsidRPr="004F25CB">
        <w:t xml:space="preserve">Let </w:t>
      </w:r>
      <w:r w:rsidRPr="004F25CB">
        <w:rPr>
          <w:i/>
        </w:rPr>
        <w:t>finalEnd</w:t>
      </w:r>
      <w:r w:rsidRPr="004F25CB">
        <w:t xml:space="preserve"> be min(max(</w:t>
      </w:r>
      <w:r w:rsidRPr="004F25CB">
        <w:rPr>
          <w:i/>
        </w:rPr>
        <w:t>intEnd</w:t>
      </w:r>
      <w:r w:rsidRPr="004F25CB">
        <w:t xml:space="preserve">, 0), </w:t>
      </w:r>
      <w:r w:rsidRPr="004F25CB">
        <w:rPr>
          <w:i/>
        </w:rPr>
        <w:t>len</w:t>
      </w:r>
      <w:r w:rsidRPr="004F25CB">
        <w:t>).</w:t>
      </w:r>
    </w:p>
    <w:p w14:paraId="467356ED" w14:textId="77777777" w:rsidR="004C02EF" w:rsidRPr="004F25CB" w:rsidRDefault="004C02EF" w:rsidP="004C02EF">
      <w:pPr>
        <w:pStyle w:val="Alg4"/>
        <w:numPr>
          <w:ilvl w:val="0"/>
          <w:numId w:val="238"/>
        </w:numPr>
      </w:pPr>
      <w:r w:rsidRPr="004F25CB">
        <w:t xml:space="preserve">Let </w:t>
      </w:r>
      <w:r w:rsidRPr="004F25CB">
        <w:rPr>
          <w:i/>
        </w:rPr>
        <w:t>from</w:t>
      </w:r>
      <w:r w:rsidRPr="004F25CB">
        <w:t xml:space="preserve"> be min(</w:t>
      </w:r>
      <w:r w:rsidRPr="004F25CB">
        <w:rPr>
          <w:i/>
        </w:rPr>
        <w:t>finalStart</w:t>
      </w:r>
      <w:r w:rsidRPr="004F25CB">
        <w:t xml:space="preserve">, </w:t>
      </w:r>
      <w:r w:rsidRPr="004F25CB">
        <w:rPr>
          <w:i/>
        </w:rPr>
        <w:t>finalEnd</w:t>
      </w:r>
      <w:r w:rsidRPr="004F25CB">
        <w:t>).</w:t>
      </w:r>
    </w:p>
    <w:p w14:paraId="51DA9FE8" w14:textId="77777777" w:rsidR="004C02EF" w:rsidRPr="004F25CB" w:rsidRDefault="004C02EF" w:rsidP="004C02EF">
      <w:pPr>
        <w:pStyle w:val="Alg4"/>
        <w:numPr>
          <w:ilvl w:val="0"/>
          <w:numId w:val="238"/>
        </w:numPr>
      </w:pPr>
      <w:r w:rsidRPr="004F25CB">
        <w:t xml:space="preserve">Let </w:t>
      </w:r>
      <w:r w:rsidRPr="004F25CB">
        <w:rPr>
          <w:i/>
        </w:rPr>
        <w:t>to</w:t>
      </w:r>
      <w:r w:rsidRPr="004F25CB">
        <w:t xml:space="preserve"> be max(</w:t>
      </w:r>
      <w:r w:rsidRPr="004F25CB">
        <w:rPr>
          <w:i/>
        </w:rPr>
        <w:t>finalStart</w:t>
      </w:r>
      <w:r w:rsidRPr="004F25CB">
        <w:t xml:space="preserve">, </w:t>
      </w:r>
      <w:r w:rsidRPr="004F25CB">
        <w:rPr>
          <w:i/>
        </w:rPr>
        <w:t>finalEnd</w:t>
      </w:r>
      <w:r w:rsidRPr="004F25CB">
        <w:t>).</w:t>
      </w:r>
    </w:p>
    <w:p w14:paraId="4B357101" w14:textId="77777777" w:rsidR="004C02EF" w:rsidRPr="004F25CB" w:rsidRDefault="004C02EF" w:rsidP="004C02EF">
      <w:pPr>
        <w:pStyle w:val="Alg4"/>
        <w:numPr>
          <w:ilvl w:val="0"/>
          <w:numId w:val="238"/>
        </w:numPr>
        <w:spacing w:after="220"/>
      </w:pPr>
      <w:r w:rsidRPr="004F25CB">
        <w:t xml:space="preserve">Return a </w:t>
      </w:r>
      <w:r>
        <w:t>String</w:t>
      </w:r>
      <w:r w:rsidRPr="004F25CB">
        <w:t xml:space="preserve"> whose length is </w:t>
      </w:r>
      <w:r w:rsidRPr="004F25CB">
        <w:rPr>
          <w:i/>
        </w:rPr>
        <w:t>to</w:t>
      </w:r>
      <w:r w:rsidRPr="004F25CB">
        <w:t xml:space="preserve"> - </w:t>
      </w:r>
      <w:r w:rsidRPr="004F25CB">
        <w:rPr>
          <w:i/>
        </w:rPr>
        <w:t>from</w:t>
      </w:r>
      <w:r w:rsidRPr="004F25CB">
        <w:t xml:space="preserve">, containing characters from </w:t>
      </w:r>
      <w:r w:rsidRPr="004F25CB">
        <w:rPr>
          <w:i/>
        </w:rPr>
        <w:t>S</w:t>
      </w:r>
      <w:r w:rsidRPr="004F25CB">
        <w:t xml:space="preserve">, namely the characters with indices </w:t>
      </w:r>
      <w:r w:rsidRPr="004F25CB">
        <w:rPr>
          <w:i/>
        </w:rPr>
        <w:t>from</w:t>
      </w:r>
      <w:r w:rsidRPr="004F25CB">
        <w:t xml:space="preserve"> through </w:t>
      </w:r>
      <w:r w:rsidRPr="004F25CB">
        <w:rPr>
          <w:i/>
        </w:rPr>
        <w:t>to</w:t>
      </w:r>
      <w:r w:rsidRPr="004F25CB">
        <w:t xml:space="preserve"> </w:t>
      </w:r>
      <w:r w:rsidRPr="004F25CB">
        <w:sym w:font="Symbol" w:char="F02D"/>
      </w:r>
      <w:r w:rsidRPr="004F25CB">
        <w:t>1, in ascending order.</w:t>
      </w:r>
    </w:p>
    <w:p w14:paraId="5C3D1884"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substring</w:t>
      </w:r>
      <w:r>
        <w:t xml:space="preserve"> method is </w:t>
      </w:r>
      <w:r>
        <w:rPr>
          <w:b/>
        </w:rPr>
        <w:t>2</w:t>
      </w:r>
      <w:r>
        <w:t>.</w:t>
      </w:r>
    </w:p>
    <w:p w14:paraId="2EE26209" w14:textId="77777777" w:rsidR="004C02EF" w:rsidRDefault="004C02EF" w:rsidP="004C02EF">
      <w:pPr>
        <w:pStyle w:val="Note"/>
      </w:pPr>
      <w:r w:rsidRPr="004F25CB">
        <w:t>NOTE</w:t>
      </w:r>
      <w:r w:rsidRPr="004F25CB">
        <w:tab/>
        <w:t xml:space="preserve">The </w:t>
      </w:r>
      <w:r w:rsidRPr="004F25CB">
        <w:rPr>
          <w:rFonts w:ascii="Courier New" w:hAnsi="Courier New"/>
          <w:b/>
        </w:rPr>
        <w:t>substring</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bookmarkStart w:id="7532" w:name="_Toc385672323"/>
      <w:bookmarkStart w:id="7533" w:name="_Toc393690439"/>
    </w:p>
    <w:p w14:paraId="3DD7C431" w14:textId="77777777" w:rsidR="004C02EF" w:rsidRDefault="004C02EF" w:rsidP="004C02EF">
      <w:pPr>
        <w:pStyle w:val="40"/>
        <w:numPr>
          <w:ilvl w:val="0"/>
          <w:numId w:val="0"/>
        </w:numPr>
      </w:pPr>
      <w:bookmarkStart w:id="7534" w:name="_Ref451681173"/>
      <w:bookmarkStart w:id="7535" w:name="_Toc382291640"/>
      <w:bookmarkStart w:id="7536" w:name="_Ref451681222"/>
      <w:bookmarkEnd w:id="7531"/>
      <w:bookmarkEnd w:id="7532"/>
      <w:bookmarkEnd w:id="7533"/>
      <w:r>
        <w:t>15.5.4.16</w:t>
      </w:r>
      <w:r>
        <w:tab/>
        <w:t>String.prototype.toLowerCase ( )</w:t>
      </w:r>
    </w:p>
    <w:p w14:paraId="198E6C3C" w14:textId="77777777" w:rsidR="004C02EF" w:rsidRDefault="004C02EF" w:rsidP="004C02EF">
      <w:r>
        <w:t>The following steps are taken:</w:t>
      </w:r>
    </w:p>
    <w:p w14:paraId="07DB0ADF" w14:textId="77777777" w:rsidR="004C02EF" w:rsidRPr="004F25CB" w:rsidRDefault="004C02EF" w:rsidP="004C02EF">
      <w:pPr>
        <w:pStyle w:val="Alg4"/>
        <w:numPr>
          <w:ilvl w:val="0"/>
          <w:numId w:val="239"/>
        </w:numPr>
      </w:pPr>
      <w:r w:rsidRPr="004F25CB">
        <w:t xml:space="preserve">Call CheckObjectCoercible passing the </w:t>
      </w:r>
      <w:r w:rsidRPr="004F25CB">
        <w:rPr>
          <w:b/>
        </w:rPr>
        <w:t>this</w:t>
      </w:r>
      <w:r w:rsidRPr="004F25CB">
        <w:t xml:space="preserve"> value as its argument.</w:t>
      </w:r>
    </w:p>
    <w:p w14:paraId="793CD504" w14:textId="77777777" w:rsidR="004C02EF" w:rsidRPr="004F25CB" w:rsidRDefault="004C02EF" w:rsidP="004C02EF">
      <w:pPr>
        <w:pStyle w:val="Alg4"/>
        <w:numPr>
          <w:ilvl w:val="0"/>
          <w:numId w:val="239"/>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2DC4E9A6" w14:textId="77777777" w:rsidR="004C02EF" w:rsidRPr="004F25CB" w:rsidRDefault="004C02EF" w:rsidP="004C02EF">
      <w:pPr>
        <w:pStyle w:val="Alg4"/>
        <w:numPr>
          <w:ilvl w:val="0"/>
          <w:numId w:val="239"/>
        </w:numPr>
      </w:pPr>
      <w:r w:rsidRPr="004F25CB">
        <w:t xml:space="preserve">Let </w:t>
      </w:r>
      <w:r w:rsidRPr="004F25CB">
        <w:rPr>
          <w:i/>
        </w:rPr>
        <w:t>L</w:t>
      </w:r>
      <w:r w:rsidRPr="004F25CB">
        <w:t xml:space="preserve"> be a </w:t>
      </w:r>
      <w:r>
        <w:t>String</w:t>
      </w:r>
      <w:r w:rsidRPr="004F25CB">
        <w:t xml:space="preserve"> where each character of </w:t>
      </w:r>
      <w:r w:rsidRPr="004F25CB">
        <w:rPr>
          <w:i/>
        </w:rPr>
        <w:t>L</w:t>
      </w:r>
      <w:r w:rsidRPr="004F25CB">
        <w:t xml:space="preserve"> is either the Unicode lowercase equivalent of the corresponding character of </w:t>
      </w:r>
      <w:r w:rsidRPr="004F25CB">
        <w:rPr>
          <w:i/>
        </w:rPr>
        <w:t>S</w:t>
      </w:r>
      <w:r w:rsidRPr="004F25CB">
        <w:t xml:space="preserve"> or the actual corresponding character of </w:t>
      </w:r>
      <w:r w:rsidRPr="004F25CB">
        <w:rPr>
          <w:i/>
        </w:rPr>
        <w:t>S</w:t>
      </w:r>
      <w:r w:rsidRPr="004F25CB">
        <w:t xml:space="preserve"> if no Unicode lowercase equivalent exists.</w:t>
      </w:r>
    </w:p>
    <w:p w14:paraId="76444E0F" w14:textId="77777777" w:rsidR="004C02EF" w:rsidRPr="004F25CB" w:rsidRDefault="004C02EF" w:rsidP="004C02EF">
      <w:pPr>
        <w:pStyle w:val="Alg4"/>
        <w:numPr>
          <w:ilvl w:val="0"/>
          <w:numId w:val="239"/>
        </w:numPr>
        <w:spacing w:after="220"/>
      </w:pPr>
      <w:r w:rsidRPr="004F25CB">
        <w:t xml:space="preserve">Return </w:t>
      </w:r>
      <w:r w:rsidRPr="004F25CB">
        <w:rPr>
          <w:i/>
        </w:rPr>
        <w:t>L</w:t>
      </w:r>
      <w:r w:rsidRPr="004F25CB">
        <w:t>.</w:t>
      </w:r>
    </w:p>
    <w:p w14:paraId="35737D9A" w14:textId="77777777" w:rsidR="004C02EF" w:rsidRPr="004F25CB" w:rsidRDefault="004C02EF" w:rsidP="004C02EF">
      <w:r w:rsidRPr="004F25CB">
        <w:t xml:space="preserve">For the purposes of this operation, the 16-bit code units of the </w:t>
      </w:r>
      <w:r>
        <w:t>Strings</w:t>
      </w:r>
      <w:r w:rsidRPr="004F25CB">
        <w:t xml:space="preserve"> are treated as code points in the Unicode Basic Multilingual Plane. Surrogate code points are directly transferred from </w:t>
      </w:r>
      <w:r w:rsidRPr="004F25CB">
        <w:rPr>
          <w:rFonts w:ascii="Times New Roman" w:hAnsi="Times New Roman"/>
          <w:i/>
        </w:rPr>
        <w:t>S</w:t>
      </w:r>
      <w:r w:rsidRPr="004F25CB">
        <w:t xml:space="preserve"> to </w:t>
      </w:r>
      <w:r w:rsidRPr="004F25CB">
        <w:rPr>
          <w:rFonts w:ascii="Times New Roman" w:hAnsi="Times New Roman"/>
          <w:i/>
        </w:rPr>
        <w:t>L</w:t>
      </w:r>
      <w:r w:rsidRPr="004F25CB">
        <w:t xml:space="preserve"> without any mapping.</w:t>
      </w:r>
    </w:p>
    <w:p w14:paraId="2AA64301" w14:textId="77777777" w:rsidR="004C02EF" w:rsidRPr="004F25CB" w:rsidRDefault="004C02EF" w:rsidP="004C02EF">
      <w:pPr>
        <w:pStyle w:val="Note"/>
        <w:rPr>
          <w:sz w:val="20"/>
        </w:rPr>
      </w:pPr>
      <w:r w:rsidRPr="004F25CB">
        <w:rPr>
          <w:sz w:val="20"/>
        </w:rPr>
        <w:t xml:space="preserve">The result </w:t>
      </w:r>
      <w:r>
        <w:rPr>
          <w:sz w:val="20"/>
        </w:rPr>
        <w:t>must</w:t>
      </w:r>
      <w:r w:rsidRPr="004F25CB">
        <w:rPr>
          <w:sz w:val="20"/>
        </w:rPr>
        <w:t xml:space="preserve"> be derived according to the case mappings in the Unicode character database (this explicitly includes not only the UnicodeData.txt file, but also the SpecialCasings.txt file that accompanies it in Unicode 2.1.8 and later).</w:t>
      </w:r>
    </w:p>
    <w:p w14:paraId="476550D5" w14:textId="77777777" w:rsidR="004C02EF" w:rsidRPr="004F25CB" w:rsidRDefault="004C02EF" w:rsidP="004C02EF">
      <w:pPr>
        <w:pStyle w:val="Note"/>
      </w:pPr>
      <w:r w:rsidRPr="004F25CB">
        <w:t>NOTE 1</w:t>
      </w:r>
      <w:r w:rsidRPr="004F25CB">
        <w:tab/>
        <w:t xml:space="preserve">The case mapping of some characters may produce multiple characters.  In this case the result </w:t>
      </w:r>
      <w:r>
        <w:t>String</w:t>
      </w:r>
      <w:r w:rsidRPr="004F25CB">
        <w:t xml:space="preserve"> may not be the same length as the source </w:t>
      </w:r>
      <w:r>
        <w:t>String</w:t>
      </w:r>
      <w:r w:rsidRPr="004F25CB">
        <w:t xml:space="preserve">. Because both </w:t>
      </w:r>
      <w:r w:rsidRPr="004F25CB">
        <w:rPr>
          <w:rFonts w:ascii="Courier New" w:hAnsi="Courier New"/>
          <w:b/>
        </w:rPr>
        <w:t>toUpperCase</w:t>
      </w:r>
      <w:r w:rsidRPr="004F25CB">
        <w:t xml:space="preserve"> and </w:t>
      </w:r>
      <w:r w:rsidRPr="004F25CB">
        <w:rPr>
          <w:rFonts w:ascii="Courier New" w:hAnsi="Courier New"/>
          <w:b/>
        </w:rPr>
        <w:t>toLowerCase</w:t>
      </w:r>
      <w:r w:rsidRPr="004F25CB">
        <w:t xml:space="preserve"> have context-sensitive behaviour, the functions are not symmetrical. In other words, </w:t>
      </w:r>
      <w:r w:rsidRPr="004F25CB">
        <w:rPr>
          <w:rFonts w:ascii="Courier New" w:hAnsi="Courier New"/>
          <w:b/>
        </w:rPr>
        <w:t>s.toUpperCase().toLowerCase()</w:t>
      </w:r>
      <w:r w:rsidRPr="004F25CB">
        <w:t xml:space="preserve"> is not necessarily equal to </w:t>
      </w:r>
      <w:r w:rsidRPr="004F25CB">
        <w:rPr>
          <w:rFonts w:ascii="Courier New" w:hAnsi="Courier New"/>
          <w:b/>
        </w:rPr>
        <w:t>s.toLowerCase()</w:t>
      </w:r>
      <w:r w:rsidRPr="004F25CB">
        <w:t>.</w:t>
      </w:r>
    </w:p>
    <w:p w14:paraId="14DAE28F" w14:textId="77777777" w:rsidR="004C02EF" w:rsidRPr="004F25CB" w:rsidRDefault="004C02EF" w:rsidP="004C02EF">
      <w:pPr>
        <w:pStyle w:val="Note"/>
      </w:pPr>
      <w:r w:rsidRPr="004F25CB">
        <w:t xml:space="preserve">NOTE </w:t>
      </w:r>
      <w:r>
        <w:t>2</w:t>
      </w:r>
      <w:r w:rsidRPr="004F25CB">
        <w:tab/>
        <w:t xml:space="preserve">The </w:t>
      </w:r>
      <w:r w:rsidRPr="004F25CB">
        <w:rPr>
          <w:rFonts w:ascii="Courier New" w:hAnsi="Courier New"/>
          <w:b/>
        </w:rPr>
        <w:t>toLowerCase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2C323FFF" w14:textId="77777777" w:rsidR="004C02EF" w:rsidRDefault="004C02EF" w:rsidP="004C02EF">
      <w:pPr>
        <w:pStyle w:val="40"/>
        <w:numPr>
          <w:ilvl w:val="0"/>
          <w:numId w:val="0"/>
        </w:numPr>
      </w:pPr>
      <w:bookmarkStart w:id="7537" w:name="_Ref457710640"/>
      <w:r>
        <w:t>15.5.4.17</w:t>
      </w:r>
      <w:r>
        <w:tab/>
        <w:t>String.prototype.toLocaleLowerCase ( )</w:t>
      </w:r>
      <w:bookmarkEnd w:id="7534"/>
      <w:bookmarkEnd w:id="7537"/>
    </w:p>
    <w:p w14:paraId="1ECDEE62" w14:textId="77777777" w:rsidR="004C02EF" w:rsidRDefault="004C02EF" w:rsidP="004C02EF">
      <w:r>
        <w:t xml:space="preserve">This function works exactly the same as </w:t>
      </w:r>
      <w:r>
        <w:rPr>
          <w:rFonts w:ascii="Courier New" w:hAnsi="Courier New"/>
          <w:b/>
        </w:rPr>
        <w:t>toLowerCase</w:t>
      </w:r>
      <w:r>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5D3EE9C9" w14:textId="77777777" w:rsidR="004C02EF" w:rsidRPr="004F25CB" w:rsidRDefault="004C02EF" w:rsidP="004C02EF">
      <w:pPr>
        <w:pStyle w:val="Note"/>
      </w:pPr>
      <w:r w:rsidRPr="004F25CB">
        <w:t>NOTE 1</w:t>
      </w:r>
      <w:r w:rsidRPr="004F25CB">
        <w:tab/>
        <w:t>The first parameter to this function is likely to be used in a future version of this standard; it is recommended that implementations do not use this parameter position for anything else.</w:t>
      </w:r>
    </w:p>
    <w:p w14:paraId="519BA919" w14:textId="77777777" w:rsidR="004C02EF" w:rsidRPr="000D0128" w:rsidRDefault="004C02EF" w:rsidP="004C02EF">
      <w:pPr>
        <w:pStyle w:val="Note"/>
      </w:pPr>
      <w:r w:rsidRPr="000D0128">
        <w:t>NOTE 2</w:t>
      </w:r>
      <w:r w:rsidRPr="000D0128">
        <w:tab/>
        <w:t xml:space="preserve">The </w:t>
      </w:r>
      <w:r w:rsidRPr="00052C9B">
        <w:rPr>
          <w:rFonts w:ascii="Courier New" w:hAnsi="Courier New" w:cs="Courier New"/>
          <w:b/>
        </w:rPr>
        <w:t>toLocaleLowerCase</w:t>
      </w:r>
      <w:r w:rsidRPr="000D0128">
        <w:t xml:space="preserve"> function is intentionally generic; it does not require that its </w:t>
      </w:r>
      <w:r w:rsidRPr="00052C9B">
        <w:rPr>
          <w:b/>
        </w:rPr>
        <w:t>this</w:t>
      </w:r>
      <w:r w:rsidRPr="000D0128">
        <w:t xml:space="preserve"> value be a String object. Therefore, it can be transferred to other kinds of objects for use as a method.</w:t>
      </w:r>
    </w:p>
    <w:p w14:paraId="5BB2FF32" w14:textId="77777777" w:rsidR="004C02EF" w:rsidRDefault="004C02EF" w:rsidP="004C02EF">
      <w:pPr>
        <w:pStyle w:val="40"/>
        <w:numPr>
          <w:ilvl w:val="0"/>
          <w:numId w:val="0"/>
        </w:numPr>
      </w:pPr>
      <w:bookmarkStart w:id="7538" w:name="_Toc385672324"/>
      <w:bookmarkStart w:id="7539" w:name="_Toc393690440"/>
      <w:bookmarkStart w:id="7540" w:name="_Ref449966490"/>
      <w:bookmarkStart w:id="7541" w:name="_Ref451681188"/>
      <w:r>
        <w:t>15.5.4.18</w:t>
      </w:r>
      <w:r>
        <w:tab/>
        <w:t>String.prototype.toUpperCas</w:t>
      </w:r>
      <w:bookmarkEnd w:id="7538"/>
      <w:bookmarkEnd w:id="7539"/>
      <w:r>
        <w:t>e ( )</w:t>
      </w:r>
      <w:bookmarkEnd w:id="7540"/>
    </w:p>
    <w:p w14:paraId="7CF4F634" w14:textId="77777777" w:rsidR="004C02EF" w:rsidRDefault="004C02EF" w:rsidP="004C02EF">
      <w:r>
        <w:t xml:space="preserve">This function behaves in exactly the same way as </w:t>
      </w:r>
      <w:r>
        <w:rPr>
          <w:rFonts w:ascii="Courier New" w:hAnsi="Courier New"/>
          <w:b/>
        </w:rPr>
        <w:t>String.prototype.toLowerCase</w:t>
      </w:r>
      <w:r>
        <w:t xml:space="preserve">, except that characters are mapped to their </w:t>
      </w:r>
      <w:r w:rsidRPr="00F02209">
        <w:rPr>
          <w:rFonts w:ascii="Times New Roman" w:hAnsi="Times New Roman"/>
          <w:i/>
        </w:rPr>
        <w:t>uppercase</w:t>
      </w:r>
      <w:r>
        <w:t xml:space="preserve"> equivalents as specified in the Unicode Character Database.</w:t>
      </w:r>
    </w:p>
    <w:p w14:paraId="5C962F50" w14:textId="77777777" w:rsidR="004C02EF" w:rsidRDefault="004C02EF" w:rsidP="004C02EF">
      <w:pPr>
        <w:pStyle w:val="Note"/>
      </w:pPr>
      <w:r w:rsidRPr="004F25CB">
        <w:t>NOTE</w:t>
      </w:r>
      <w:r w:rsidRPr="004F25CB">
        <w:tab/>
        <w:t xml:space="preserve">The </w:t>
      </w:r>
      <w:r w:rsidRPr="004F25CB">
        <w:rPr>
          <w:rFonts w:ascii="Courier New" w:hAnsi="Courier New"/>
          <w:b/>
        </w:rPr>
        <w:t>toUpperCase</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08A1E4CF" w14:textId="77777777" w:rsidR="004C02EF" w:rsidRDefault="004C02EF" w:rsidP="004C02EF">
      <w:pPr>
        <w:pStyle w:val="40"/>
        <w:numPr>
          <w:ilvl w:val="0"/>
          <w:numId w:val="0"/>
        </w:numPr>
      </w:pPr>
      <w:bookmarkStart w:id="7542" w:name="_Ref457710642"/>
      <w:r>
        <w:t>15.5.4.19</w:t>
      </w:r>
      <w:r>
        <w:tab/>
        <w:t>String.prototype.toLocaleUpperCase ( )</w:t>
      </w:r>
      <w:bookmarkEnd w:id="7541"/>
      <w:bookmarkEnd w:id="7542"/>
    </w:p>
    <w:p w14:paraId="45D39D62" w14:textId="77777777" w:rsidR="004C02EF" w:rsidRDefault="004C02EF" w:rsidP="004C02EF">
      <w:r>
        <w:t xml:space="preserve">This function works exactly the same as </w:t>
      </w:r>
      <w:r>
        <w:rPr>
          <w:rFonts w:ascii="Courier New" w:hAnsi="Courier New"/>
          <w:b/>
        </w:rPr>
        <w:t>toUpperCase</w:t>
      </w:r>
      <w:r>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62499DAE" w14:textId="77777777" w:rsidR="004C02EF" w:rsidRPr="004F25CB" w:rsidRDefault="004C02EF" w:rsidP="004C02EF">
      <w:pPr>
        <w:pStyle w:val="Note"/>
      </w:pPr>
      <w:r w:rsidRPr="004F25CB">
        <w:t>NOTE 1</w:t>
      </w:r>
      <w:r w:rsidRPr="004F25CB">
        <w:tab/>
        <w:t>The first parameter to this function is likely to be used in a future version of this standard; it is recommended that implementations do not use this parameter position for anything else.</w:t>
      </w:r>
    </w:p>
    <w:p w14:paraId="3D32F753" w14:textId="77777777" w:rsidR="004C02EF" w:rsidRPr="000D0128" w:rsidRDefault="004C02EF" w:rsidP="004C02EF">
      <w:pPr>
        <w:pStyle w:val="Note"/>
      </w:pPr>
      <w:r w:rsidRPr="000D0128">
        <w:t>NOTE 2</w:t>
      </w:r>
      <w:r w:rsidRPr="000D0128">
        <w:tab/>
        <w:t xml:space="preserve">The </w:t>
      </w:r>
      <w:r w:rsidRPr="00052C9B">
        <w:rPr>
          <w:rFonts w:ascii="Courier New" w:hAnsi="Courier New" w:cs="Courier New"/>
          <w:b/>
        </w:rPr>
        <w:t>toLocaleUpperCase</w:t>
      </w:r>
      <w:r w:rsidRPr="000D0128">
        <w:t xml:space="preserve"> function is intentionally generic; it does not require that its </w:t>
      </w:r>
      <w:r w:rsidRPr="00052C9B">
        <w:rPr>
          <w:b/>
        </w:rPr>
        <w:t>this</w:t>
      </w:r>
      <w:r w:rsidRPr="000D0128">
        <w:t xml:space="preserve"> value be a String object. Therefore, it can be transferred to other kinds of objects for use as a method.</w:t>
      </w:r>
    </w:p>
    <w:p w14:paraId="67470032" w14:textId="77777777" w:rsidR="004C02EF" w:rsidRDefault="004C02EF" w:rsidP="004C02EF">
      <w:pPr>
        <w:pStyle w:val="40"/>
        <w:numPr>
          <w:ilvl w:val="0"/>
          <w:numId w:val="0"/>
        </w:numPr>
      </w:pPr>
      <w:r>
        <w:t>15.5.4.20</w:t>
      </w:r>
      <w:r>
        <w:tab/>
        <w:t>String.prototype.trim ( )</w:t>
      </w:r>
    </w:p>
    <w:p w14:paraId="29DF5E39" w14:textId="77777777" w:rsidR="004C02EF" w:rsidRDefault="004C02EF" w:rsidP="004C02EF">
      <w:r>
        <w:t>The following steps are taken:</w:t>
      </w:r>
    </w:p>
    <w:p w14:paraId="792E854C" w14:textId="77777777" w:rsidR="004C02EF" w:rsidRPr="004F25CB" w:rsidRDefault="004C02EF" w:rsidP="004C02EF">
      <w:pPr>
        <w:pStyle w:val="Alg4"/>
        <w:numPr>
          <w:ilvl w:val="0"/>
          <w:numId w:val="240"/>
        </w:numPr>
      </w:pPr>
      <w:r w:rsidRPr="004F25CB">
        <w:t xml:space="preserve">Call CheckObjectCoercible passing the </w:t>
      </w:r>
      <w:r w:rsidRPr="004F25CB">
        <w:rPr>
          <w:b/>
        </w:rPr>
        <w:t>this</w:t>
      </w:r>
      <w:r w:rsidRPr="004F25CB">
        <w:t xml:space="preserve"> value as its argument.</w:t>
      </w:r>
    </w:p>
    <w:p w14:paraId="08BCB796" w14:textId="77777777" w:rsidR="004C02EF" w:rsidRPr="004F25CB" w:rsidRDefault="004C02EF" w:rsidP="004C02EF">
      <w:pPr>
        <w:pStyle w:val="Alg4"/>
        <w:numPr>
          <w:ilvl w:val="0"/>
          <w:numId w:val="240"/>
        </w:numPr>
      </w:pPr>
      <w:r w:rsidRPr="004F25CB">
        <w:t xml:space="preserve">Let </w:t>
      </w:r>
      <w:r w:rsidRPr="004F25CB">
        <w:rPr>
          <w:i/>
        </w:rPr>
        <w:t>S</w:t>
      </w:r>
      <w:r w:rsidRPr="004F25CB">
        <w:t xml:space="preserve"> be the result of calling ToString, giving it the </w:t>
      </w:r>
      <w:r w:rsidRPr="004F25CB">
        <w:rPr>
          <w:b/>
        </w:rPr>
        <w:t>this</w:t>
      </w:r>
      <w:r w:rsidRPr="004F25CB">
        <w:t xml:space="preserve"> value as its argument.</w:t>
      </w:r>
    </w:p>
    <w:p w14:paraId="4ADBBC73" w14:textId="77777777" w:rsidR="004C02EF" w:rsidRPr="004F25CB" w:rsidRDefault="004C02EF" w:rsidP="004C02EF">
      <w:pPr>
        <w:pStyle w:val="Alg4"/>
        <w:numPr>
          <w:ilvl w:val="0"/>
          <w:numId w:val="240"/>
        </w:numPr>
      </w:pPr>
      <w:r w:rsidRPr="004F25CB">
        <w:t xml:space="preserve">Let </w:t>
      </w:r>
      <w:r w:rsidRPr="004F25CB">
        <w:rPr>
          <w:i/>
        </w:rPr>
        <w:t>T</w:t>
      </w:r>
      <w:r w:rsidRPr="004F25CB">
        <w:t xml:space="preserve"> be a </w:t>
      </w:r>
      <w:r>
        <w:t>String</w:t>
      </w:r>
      <w:r w:rsidRPr="004F25CB">
        <w:t xml:space="preserve"> value that is a copy of </w:t>
      </w:r>
      <w:r w:rsidRPr="004F25CB">
        <w:rPr>
          <w:i/>
        </w:rPr>
        <w:t>S</w:t>
      </w:r>
      <w:r w:rsidRPr="004F25CB">
        <w:t xml:space="preserve"> with both leading and trailing white space removed. The definition of white space is the union of </w:t>
      </w:r>
      <w:r w:rsidRPr="004F25CB">
        <w:rPr>
          <w:i/>
        </w:rPr>
        <w:t xml:space="preserve">WhiteSpace </w:t>
      </w:r>
      <w:r w:rsidRPr="004F25CB">
        <w:t xml:space="preserve">and </w:t>
      </w:r>
      <w:r w:rsidRPr="004F25CB">
        <w:rPr>
          <w:i/>
        </w:rPr>
        <w:t>LineTerminator</w:t>
      </w:r>
      <w:r w:rsidRPr="004F25CB">
        <w:t>.</w:t>
      </w:r>
    </w:p>
    <w:p w14:paraId="6AD96223" w14:textId="77777777" w:rsidR="004C02EF" w:rsidRPr="004F25CB" w:rsidRDefault="004C02EF" w:rsidP="004C02EF">
      <w:pPr>
        <w:pStyle w:val="Alg4"/>
        <w:numPr>
          <w:ilvl w:val="0"/>
          <w:numId w:val="240"/>
        </w:numPr>
        <w:spacing w:after="220"/>
      </w:pPr>
      <w:r w:rsidRPr="004F25CB">
        <w:t xml:space="preserve">Return </w:t>
      </w:r>
      <w:r w:rsidRPr="004F25CB">
        <w:rPr>
          <w:i/>
        </w:rPr>
        <w:t>T</w:t>
      </w:r>
      <w:r w:rsidRPr="004F25CB">
        <w:t>.</w:t>
      </w:r>
    </w:p>
    <w:p w14:paraId="3096DB2B" w14:textId="77777777" w:rsidR="004C02EF" w:rsidRDefault="004C02EF" w:rsidP="004C02EF">
      <w:pPr>
        <w:pStyle w:val="Note"/>
      </w:pPr>
      <w:r w:rsidRPr="004F25CB">
        <w:t>NOTE</w:t>
      </w:r>
      <w:r w:rsidRPr="004F25CB">
        <w:tab/>
        <w:t xml:space="preserve">The </w:t>
      </w:r>
      <w:r w:rsidRPr="004F25CB">
        <w:rPr>
          <w:rFonts w:ascii="Courier New" w:hAnsi="Courier New"/>
          <w:b/>
        </w:rPr>
        <w:t>trim</w:t>
      </w:r>
      <w:r w:rsidRPr="004F25CB">
        <w:t xml:space="preserve"> function is intentionally generic; it does not require that its </w:t>
      </w:r>
      <w:r w:rsidRPr="004F25CB">
        <w:rPr>
          <w:b/>
        </w:rPr>
        <w:t>this</w:t>
      </w:r>
      <w:r w:rsidRPr="004F25CB">
        <w:t xml:space="preserve"> value be a String object. Therefore, it can be transferred to other kinds of objects for use as a method.</w:t>
      </w:r>
    </w:p>
    <w:p w14:paraId="2662BD3D" w14:textId="77777777" w:rsidR="004C02EF" w:rsidRDefault="004C02EF" w:rsidP="00B43482">
      <w:pPr>
        <w:pStyle w:val="30"/>
        <w:numPr>
          <w:ilvl w:val="0"/>
          <w:numId w:val="0"/>
        </w:numPr>
      </w:pPr>
      <w:bookmarkStart w:id="7543" w:name="_Toc382291641"/>
      <w:bookmarkStart w:id="7544" w:name="_Toc385672325"/>
      <w:bookmarkStart w:id="7545" w:name="_Toc393690441"/>
      <w:bookmarkStart w:id="7546" w:name="_Ref457704412"/>
      <w:bookmarkStart w:id="7547" w:name="_Toc472818931"/>
      <w:bookmarkStart w:id="7548" w:name="_Toc235503509"/>
      <w:bookmarkStart w:id="7549" w:name="_Toc241509284"/>
      <w:bookmarkStart w:id="7550" w:name="_Toc244416771"/>
      <w:bookmarkStart w:id="7551" w:name="_Toc276631135"/>
      <w:bookmarkStart w:id="7552" w:name="_Toc178387146"/>
      <w:bookmarkEnd w:id="7535"/>
      <w:bookmarkEnd w:id="7536"/>
      <w:r>
        <w:t>15.5.5</w:t>
      </w:r>
      <w:r>
        <w:tab/>
        <w:t>Properties of String Instance</w:t>
      </w:r>
      <w:bookmarkEnd w:id="7428"/>
      <w:bookmarkEnd w:id="7429"/>
      <w:bookmarkEnd w:id="7543"/>
      <w:bookmarkEnd w:id="7544"/>
      <w:bookmarkEnd w:id="7545"/>
      <w:r>
        <w:t>s</w:t>
      </w:r>
      <w:bookmarkEnd w:id="7546"/>
      <w:bookmarkEnd w:id="7547"/>
      <w:bookmarkEnd w:id="7548"/>
      <w:bookmarkEnd w:id="7549"/>
      <w:bookmarkEnd w:id="7550"/>
      <w:bookmarkEnd w:id="7551"/>
      <w:bookmarkEnd w:id="7552"/>
    </w:p>
    <w:p w14:paraId="3502A4FA" w14:textId="77777777" w:rsidR="004C02EF" w:rsidRDefault="004C02EF" w:rsidP="004C02EF">
      <w:r>
        <w:t xml:space="preserve">String instances inherit properties from the String prototype object and </w:t>
      </w:r>
      <w:del w:id="7553" w:author="Allen Wirfs-Brock" w:date="2011-07-02T14:11:00Z">
        <w:r w:rsidDel="00141138">
          <w:delText>their [[Class]]</w:delText>
        </w:r>
      </w:del>
      <w:ins w:id="7554" w:author="Allen Wirfs-Brock" w:date="2011-07-02T14:11:00Z">
        <w:r w:rsidR="00141138">
          <w:t>have a [[</w:t>
        </w:r>
        <w:del w:id="7555" w:author="Rev 3 Allen Wirfs-Brock" w:date="2011-09-07T17:55:00Z">
          <w:r w:rsidR="00141138" w:rsidDel="00065D08">
            <w:delText>IsString</w:delText>
          </w:r>
        </w:del>
      </w:ins>
      <w:ins w:id="7556" w:author="Rev 3 Allen Wirfs-Brock" w:date="2011-09-07T17:55:00Z">
        <w:r w:rsidR="00065D08">
          <w:t>NativeBrand</w:t>
        </w:r>
      </w:ins>
      <w:ins w:id="7557" w:author="Allen Wirfs-Brock" w:date="2011-07-02T14:11:00Z">
        <w:r w:rsidR="00141138">
          <w:t>]]</w:t>
        </w:r>
      </w:ins>
      <w:r>
        <w:t xml:space="preserve"> internal property</w:t>
      </w:r>
      <w:ins w:id="7558" w:author="Rev 3 Allen Wirfs-Brock" w:date="2011-09-07T17:55:00Z">
        <w:r w:rsidR="00065D08" w:rsidRPr="00065D08">
          <w:t xml:space="preserve"> </w:t>
        </w:r>
        <w:r w:rsidR="00065D08">
          <w:t>with value StringWrapper</w:t>
        </w:r>
      </w:ins>
      <w:del w:id="7559" w:author="Allen Wirfs-Brock" w:date="2011-07-02T14:12:00Z">
        <w:r w:rsidDel="00141138">
          <w:delText xml:space="preserve"> value is </w:delText>
        </w:r>
        <w:r w:rsidDel="00141138">
          <w:rPr>
            <w:rFonts w:ascii="Courier New" w:hAnsi="Courier New" w:cs="Courier New"/>
            <w:b/>
          </w:rPr>
          <w:delText>"String"</w:delText>
        </w:r>
      </w:del>
      <w:r>
        <w:t xml:space="preserve">. String instances also have a [[PrimitiveValue]] internal property, a </w:t>
      </w:r>
      <w:r>
        <w:rPr>
          <w:rFonts w:ascii="Courier New" w:hAnsi="Courier New"/>
          <w:b/>
        </w:rPr>
        <w:t>length</w:t>
      </w:r>
      <w:r>
        <w:t xml:space="preserve"> property, and a set of enumerable properties with array index names.</w:t>
      </w:r>
    </w:p>
    <w:p w14:paraId="417FE02A" w14:textId="77777777" w:rsidR="004C02EF" w:rsidRDefault="004C02EF" w:rsidP="004C02EF">
      <w:r>
        <w:t>The [[PrimitiveValue]] internal property is the String value represented by this String object.</w:t>
      </w:r>
      <w:bookmarkStart w:id="7560" w:name="_Toc382291642"/>
      <w:bookmarkStart w:id="7561" w:name="_Toc385672326"/>
      <w:bookmarkStart w:id="7562" w:name="_Toc393690442"/>
      <w:r>
        <w:t xml:space="preserve"> The array index named properties correspond to the individual characters of the String value. A special [[GetOwnProperty]] internal method is used to specify the number, values, and attributes of the array index named properties. </w:t>
      </w:r>
    </w:p>
    <w:p w14:paraId="61C780D3" w14:textId="77777777" w:rsidR="004C02EF" w:rsidRDefault="004C02EF" w:rsidP="004C02EF">
      <w:pPr>
        <w:pStyle w:val="40"/>
        <w:numPr>
          <w:ilvl w:val="0"/>
          <w:numId w:val="0"/>
        </w:numPr>
      </w:pPr>
      <w:bookmarkStart w:id="7563" w:name="_Ref457704420"/>
      <w:r>
        <w:t>15.5.5.1</w:t>
      </w:r>
      <w:r>
        <w:tab/>
        <w:t>lengt</w:t>
      </w:r>
      <w:bookmarkEnd w:id="7560"/>
      <w:bookmarkEnd w:id="7561"/>
      <w:bookmarkEnd w:id="7562"/>
      <w:r>
        <w:t>h</w:t>
      </w:r>
      <w:bookmarkEnd w:id="7563"/>
    </w:p>
    <w:p w14:paraId="3DA60920" w14:textId="77777777" w:rsidR="004C02EF" w:rsidRDefault="004C02EF" w:rsidP="004C02EF">
      <w:r>
        <w:t>The number of characters in the String value represented by this String object.</w:t>
      </w:r>
    </w:p>
    <w:p w14:paraId="25B8EEBD" w14:textId="77777777" w:rsidR="004C02EF" w:rsidRDefault="004C02EF" w:rsidP="004C02EF">
      <w:r>
        <w:t xml:space="preserve">Once a String object is created, this property is unchanging. It has the attributes { [[Writable]]: </w:t>
      </w:r>
      <w:r w:rsidRPr="00DE623C">
        <w:rPr>
          <w:b/>
        </w:rPr>
        <w:t>false</w:t>
      </w:r>
      <w:r>
        <w:t xml:space="preserve">, [[Enumerable]]: </w:t>
      </w:r>
      <w:r w:rsidRPr="00DE623C">
        <w:rPr>
          <w:b/>
        </w:rPr>
        <w:t>false</w:t>
      </w:r>
      <w:r>
        <w:t xml:space="preserve">, [[Configurable]]: </w:t>
      </w:r>
      <w:r w:rsidRPr="00DE623C">
        <w:rPr>
          <w:b/>
        </w:rPr>
        <w:t>false</w:t>
      </w:r>
      <w:r>
        <w:t xml:space="preserve"> }.</w:t>
      </w:r>
      <w:bookmarkStart w:id="7564" w:name="_Toc382212260"/>
      <w:bookmarkStart w:id="7565" w:name="_Toc382212823"/>
      <w:bookmarkStart w:id="7566" w:name="_Toc382291643"/>
      <w:bookmarkStart w:id="7567" w:name="_Ref383601928"/>
      <w:bookmarkStart w:id="7568" w:name="_Toc385672327"/>
      <w:bookmarkStart w:id="7569" w:name="_Toc393690443"/>
      <w:bookmarkStart w:id="7570" w:name="_Ref404493316"/>
    </w:p>
    <w:p w14:paraId="42AB8188" w14:textId="77777777" w:rsidR="004C02EF" w:rsidRDefault="004C02EF" w:rsidP="004C02EF">
      <w:pPr>
        <w:pStyle w:val="40"/>
        <w:numPr>
          <w:ilvl w:val="0"/>
          <w:numId w:val="0"/>
        </w:numPr>
      </w:pPr>
      <w:r>
        <w:t>15.5.5.2</w:t>
      </w:r>
      <w:r>
        <w:tab/>
        <w:t>[[GetOwnProperty]] ( P )</w:t>
      </w:r>
    </w:p>
    <w:p w14:paraId="48951313" w14:textId="77777777" w:rsidR="004C02EF" w:rsidRDefault="004C02EF" w:rsidP="004C02EF">
      <w:r>
        <w:t>String objects use a variation of the [[GetOwnProperty]] internal method used for other native ECMAScript objects (8.12.1). This special internal method provides access to named properties corresponding to the individual characters of String objects.</w:t>
      </w:r>
    </w:p>
    <w:p w14:paraId="1A09A37C" w14:textId="77777777" w:rsidR="004C02EF" w:rsidRDefault="004C02EF" w:rsidP="004C02EF">
      <w:r>
        <w:t xml:space="preserve">Assume </w:t>
      </w:r>
      <w:r w:rsidRPr="00F02209">
        <w:rPr>
          <w:rFonts w:ascii="Times New Roman" w:hAnsi="Times New Roman"/>
          <w:i/>
        </w:rPr>
        <w:t xml:space="preserve">S </w:t>
      </w:r>
      <w:r>
        <w:t xml:space="preserve">is a String object and </w:t>
      </w:r>
      <w:r w:rsidRPr="00F02209">
        <w:rPr>
          <w:rFonts w:ascii="Times New Roman" w:hAnsi="Times New Roman"/>
          <w:i/>
        </w:rPr>
        <w:t xml:space="preserve">P </w:t>
      </w:r>
      <w:r>
        <w:t>is a String.</w:t>
      </w:r>
    </w:p>
    <w:p w14:paraId="7ED18EE1" w14:textId="77777777" w:rsidR="004C02EF" w:rsidRDefault="004C02EF" w:rsidP="004C02EF">
      <w:r>
        <w:t xml:space="preserve">When the [[GetOwnProperty]] internal method of </w:t>
      </w:r>
      <w:r w:rsidRPr="00F02209">
        <w:rPr>
          <w:rFonts w:ascii="Times New Roman" w:hAnsi="Times New Roman"/>
          <w:i/>
        </w:rPr>
        <w:t xml:space="preserve">S </w:t>
      </w:r>
      <w:r>
        <w:t xml:space="preserve">is called with property name </w:t>
      </w:r>
      <w:r w:rsidRPr="00F02209">
        <w:rPr>
          <w:rFonts w:ascii="Times New Roman" w:hAnsi="Times New Roman"/>
          <w:i/>
        </w:rPr>
        <w:t>P</w:t>
      </w:r>
      <w:r>
        <w:t>, the following steps are taken:</w:t>
      </w:r>
    </w:p>
    <w:p w14:paraId="48634ED7" w14:textId="77777777" w:rsidR="004C02EF" w:rsidRPr="004F25CB" w:rsidRDefault="004C02EF" w:rsidP="004C02EF">
      <w:pPr>
        <w:pStyle w:val="Alg4"/>
        <w:numPr>
          <w:ilvl w:val="0"/>
          <w:numId w:val="241"/>
        </w:numPr>
      </w:pPr>
      <w:r w:rsidRPr="004F25CB">
        <w:t xml:space="preserve">Let </w:t>
      </w:r>
      <w:r w:rsidRPr="004F25CB">
        <w:rPr>
          <w:i/>
        </w:rPr>
        <w:t>desc</w:t>
      </w:r>
      <w:r w:rsidRPr="004F25CB">
        <w:t xml:space="preserve"> be the result of calling the default [[GetOwnProperty]] internal method (8.12.1) on </w:t>
      </w:r>
      <w:r w:rsidRPr="004F25CB">
        <w:rPr>
          <w:i/>
        </w:rPr>
        <w:t xml:space="preserve">S </w:t>
      </w:r>
      <w:r w:rsidRPr="004F25CB">
        <w:t xml:space="preserve">with argument </w:t>
      </w:r>
      <w:r w:rsidRPr="004F25CB">
        <w:rPr>
          <w:i/>
        </w:rPr>
        <w:t>P</w:t>
      </w:r>
      <w:r w:rsidRPr="004F25CB">
        <w:t>.</w:t>
      </w:r>
    </w:p>
    <w:p w14:paraId="24D466BF" w14:textId="77777777" w:rsidR="004C02EF" w:rsidRPr="004F25CB" w:rsidRDefault="004C02EF" w:rsidP="004C02EF">
      <w:pPr>
        <w:pStyle w:val="Alg4"/>
        <w:numPr>
          <w:ilvl w:val="0"/>
          <w:numId w:val="241"/>
        </w:numPr>
      </w:pPr>
      <w:r w:rsidRPr="004F25CB">
        <w:t xml:space="preserve">If </w:t>
      </w:r>
      <w:r w:rsidRPr="004F25CB">
        <w:rPr>
          <w:i/>
        </w:rPr>
        <w:t>desc</w:t>
      </w:r>
      <w:r w:rsidRPr="004F25CB">
        <w:t xml:space="preserve"> is not </w:t>
      </w:r>
      <w:r w:rsidRPr="004F25CB">
        <w:rPr>
          <w:b/>
        </w:rPr>
        <w:t xml:space="preserve">undefined </w:t>
      </w:r>
      <w:r w:rsidRPr="004F25CB">
        <w:t xml:space="preserve">return </w:t>
      </w:r>
      <w:r w:rsidRPr="004F25CB">
        <w:rPr>
          <w:i/>
        </w:rPr>
        <w:t>desc</w:t>
      </w:r>
      <w:r w:rsidRPr="004F25CB">
        <w:t xml:space="preserve">. </w:t>
      </w:r>
    </w:p>
    <w:p w14:paraId="037682A9" w14:textId="77777777" w:rsidR="004C02EF" w:rsidRPr="004F25CB" w:rsidRDefault="004C02EF" w:rsidP="004C02EF">
      <w:pPr>
        <w:pStyle w:val="Alg4"/>
        <w:numPr>
          <w:ilvl w:val="0"/>
          <w:numId w:val="241"/>
        </w:numPr>
      </w:pPr>
      <w:r w:rsidRPr="004F25CB">
        <w:t xml:space="preserve">If </w:t>
      </w:r>
      <w:r>
        <w:t>ToString(abs(ToInteger(</w:t>
      </w:r>
      <w:r w:rsidRPr="004F25CB">
        <w:rPr>
          <w:i/>
        </w:rPr>
        <w:t>P</w:t>
      </w:r>
      <w:r w:rsidRPr="0028523F">
        <w:t>)))</w:t>
      </w:r>
      <w:r w:rsidRPr="004F25CB">
        <w:t xml:space="preserve"> is not </w:t>
      </w:r>
      <w:r>
        <w:t xml:space="preserve">the same value as </w:t>
      </w:r>
      <w:r w:rsidRPr="0028523F">
        <w:rPr>
          <w:i/>
        </w:rPr>
        <w:t>P</w:t>
      </w:r>
      <w:r w:rsidRPr="004F25CB">
        <w:t xml:space="preserve">, return </w:t>
      </w:r>
      <w:r w:rsidRPr="004F25CB">
        <w:rPr>
          <w:b/>
        </w:rPr>
        <w:t>undefined</w:t>
      </w:r>
      <w:r w:rsidRPr="004F25CB">
        <w:t>.</w:t>
      </w:r>
    </w:p>
    <w:p w14:paraId="747F35A1" w14:textId="77777777" w:rsidR="004C02EF" w:rsidRPr="004F25CB" w:rsidRDefault="004C02EF" w:rsidP="004C02EF">
      <w:pPr>
        <w:pStyle w:val="Alg4"/>
        <w:numPr>
          <w:ilvl w:val="0"/>
          <w:numId w:val="241"/>
        </w:numPr>
      </w:pPr>
      <w:r w:rsidRPr="004F25CB">
        <w:t xml:space="preserve">Let </w:t>
      </w:r>
      <w:r w:rsidRPr="004F25CB">
        <w:rPr>
          <w:i/>
        </w:rPr>
        <w:t>str</w:t>
      </w:r>
      <w:r w:rsidRPr="004F25CB">
        <w:t xml:space="preserve"> be the String value of the [[PrimitiveValue]] internal property of </w:t>
      </w:r>
      <w:r w:rsidRPr="0017233B">
        <w:rPr>
          <w:i/>
        </w:rPr>
        <w:t>S</w:t>
      </w:r>
      <w:r w:rsidRPr="004F25CB">
        <w:t>.</w:t>
      </w:r>
    </w:p>
    <w:p w14:paraId="4F395015" w14:textId="77777777" w:rsidR="004C02EF" w:rsidRPr="004F25CB" w:rsidRDefault="004C02EF" w:rsidP="004C02EF">
      <w:pPr>
        <w:pStyle w:val="Alg4"/>
        <w:numPr>
          <w:ilvl w:val="0"/>
          <w:numId w:val="241"/>
        </w:numPr>
      </w:pPr>
      <w:r w:rsidRPr="004F25CB">
        <w:t xml:space="preserve">Let </w:t>
      </w:r>
      <w:r w:rsidRPr="004F25CB">
        <w:rPr>
          <w:i/>
        </w:rPr>
        <w:t>index</w:t>
      </w:r>
      <w:r w:rsidRPr="004F25CB">
        <w:t xml:space="preserve"> be </w:t>
      </w:r>
      <w:r>
        <w:t>ToInteger</w:t>
      </w:r>
      <w:r w:rsidRPr="004F25CB">
        <w:t>(</w:t>
      </w:r>
      <w:r w:rsidRPr="004F25CB">
        <w:rPr>
          <w:i/>
        </w:rPr>
        <w:t>P</w:t>
      </w:r>
      <w:r w:rsidRPr="004F25CB">
        <w:t>).</w:t>
      </w:r>
    </w:p>
    <w:p w14:paraId="64C2135D" w14:textId="77777777" w:rsidR="004C02EF" w:rsidRPr="004F25CB" w:rsidRDefault="004C02EF" w:rsidP="004C02EF">
      <w:pPr>
        <w:pStyle w:val="Alg4"/>
        <w:numPr>
          <w:ilvl w:val="0"/>
          <w:numId w:val="241"/>
        </w:numPr>
      </w:pPr>
      <w:r w:rsidRPr="004F25CB">
        <w:t xml:space="preserve">Let </w:t>
      </w:r>
      <w:r w:rsidRPr="004F25CB">
        <w:rPr>
          <w:i/>
        </w:rPr>
        <w:t>len</w:t>
      </w:r>
      <w:r w:rsidRPr="004F25CB">
        <w:t xml:space="preserve"> be the number of characters in </w:t>
      </w:r>
      <w:r w:rsidRPr="004F25CB">
        <w:rPr>
          <w:i/>
        </w:rPr>
        <w:t>str</w:t>
      </w:r>
      <w:r w:rsidRPr="004F25CB">
        <w:t>.</w:t>
      </w:r>
    </w:p>
    <w:p w14:paraId="046DB98B" w14:textId="77777777" w:rsidR="004C02EF" w:rsidRPr="004F25CB" w:rsidRDefault="004C02EF" w:rsidP="004C02EF">
      <w:pPr>
        <w:pStyle w:val="Alg4"/>
        <w:numPr>
          <w:ilvl w:val="0"/>
          <w:numId w:val="241"/>
        </w:numPr>
      </w:pPr>
      <w:r w:rsidRPr="004F25CB">
        <w:t xml:space="preserve">If </w:t>
      </w:r>
      <w:r w:rsidRPr="004F25CB">
        <w:rPr>
          <w:i/>
        </w:rPr>
        <w:t>len</w:t>
      </w:r>
      <w:r w:rsidRPr="004F25CB">
        <w:t xml:space="preserve"> ≤ </w:t>
      </w:r>
      <w:r w:rsidRPr="004F25CB">
        <w:rPr>
          <w:i/>
        </w:rPr>
        <w:t>index</w:t>
      </w:r>
      <w:r w:rsidRPr="004F25CB">
        <w:t xml:space="preserve">, return </w:t>
      </w:r>
      <w:r w:rsidRPr="004F25CB">
        <w:rPr>
          <w:b/>
        </w:rPr>
        <w:t>undefined</w:t>
      </w:r>
      <w:r w:rsidRPr="004F25CB">
        <w:t>.</w:t>
      </w:r>
    </w:p>
    <w:p w14:paraId="0073CC69" w14:textId="77777777" w:rsidR="004C02EF" w:rsidRPr="004F25CB" w:rsidRDefault="004C02EF" w:rsidP="004C02EF">
      <w:pPr>
        <w:pStyle w:val="Alg4"/>
        <w:numPr>
          <w:ilvl w:val="0"/>
          <w:numId w:val="241"/>
        </w:numPr>
      </w:pPr>
      <w:r w:rsidRPr="004F25CB">
        <w:t xml:space="preserve">Let </w:t>
      </w:r>
      <w:r w:rsidRPr="004F25CB">
        <w:rPr>
          <w:i/>
        </w:rPr>
        <w:t>resultStr</w:t>
      </w:r>
      <w:r w:rsidRPr="004F25CB">
        <w:t xml:space="preserve"> be a String of length 1, containing one character from </w:t>
      </w:r>
      <w:r w:rsidRPr="004F25CB">
        <w:rPr>
          <w:i/>
        </w:rPr>
        <w:t>str</w:t>
      </w:r>
      <w:r w:rsidRPr="004F25CB">
        <w:t xml:space="preserve">, specifically the character at position </w:t>
      </w:r>
      <w:r w:rsidRPr="004F25CB">
        <w:rPr>
          <w:i/>
        </w:rPr>
        <w:t>index</w:t>
      </w:r>
      <w:r w:rsidRPr="004F25CB">
        <w:t xml:space="preserve">, where the first (leftmost) character in </w:t>
      </w:r>
      <w:r w:rsidRPr="004F25CB">
        <w:rPr>
          <w:i/>
        </w:rPr>
        <w:t>str</w:t>
      </w:r>
      <w:r w:rsidRPr="004F25CB">
        <w:t xml:space="preserve"> is considered to be at position 0, the next one at position 1, and so on.</w:t>
      </w:r>
    </w:p>
    <w:p w14:paraId="7575937C" w14:textId="77777777" w:rsidR="004C02EF" w:rsidRPr="004F25CB" w:rsidRDefault="004C02EF" w:rsidP="004C02EF">
      <w:pPr>
        <w:pStyle w:val="Alg4"/>
        <w:numPr>
          <w:ilvl w:val="0"/>
          <w:numId w:val="241"/>
        </w:numPr>
        <w:spacing w:after="120"/>
      </w:pPr>
      <w:r w:rsidRPr="004F25CB">
        <w:t xml:space="preserve">Return a Property Descriptor { [[Value]]: </w:t>
      </w:r>
      <w:r w:rsidRPr="004F25CB">
        <w:rPr>
          <w:i/>
        </w:rPr>
        <w:t>resultStr</w:t>
      </w:r>
      <w:r w:rsidRPr="004F25CB">
        <w:t xml:space="preserve">, [[Enumerable]]: </w:t>
      </w:r>
      <w:r w:rsidRPr="004F25CB">
        <w:rPr>
          <w:b/>
        </w:rPr>
        <w:t>true</w:t>
      </w:r>
      <w:r w:rsidRPr="004F25CB">
        <w:t xml:space="preserve">, [[Writable]]: </w:t>
      </w:r>
      <w:r w:rsidRPr="004F25CB">
        <w:rPr>
          <w:b/>
        </w:rPr>
        <w:t>false</w:t>
      </w:r>
      <w:r w:rsidRPr="004F25CB">
        <w:t xml:space="preserve">, [[Configurable]]: </w:t>
      </w:r>
      <w:r w:rsidRPr="004F25CB">
        <w:rPr>
          <w:b/>
        </w:rPr>
        <w:t xml:space="preserve">false </w:t>
      </w:r>
      <w:r w:rsidRPr="004F25CB">
        <w:t>}</w:t>
      </w:r>
    </w:p>
    <w:p w14:paraId="3AA7F6DB" w14:textId="77777777" w:rsidR="004C02EF" w:rsidRDefault="004C02EF" w:rsidP="00B43482">
      <w:pPr>
        <w:pStyle w:val="20"/>
        <w:numPr>
          <w:ilvl w:val="0"/>
          <w:numId w:val="0"/>
        </w:numPr>
      </w:pPr>
      <w:bookmarkStart w:id="7571" w:name="_Ref424531301"/>
      <w:bookmarkStart w:id="7572" w:name="_Toc472818932"/>
      <w:bookmarkStart w:id="7573" w:name="_Toc235503510"/>
      <w:bookmarkStart w:id="7574" w:name="_Toc241509285"/>
      <w:bookmarkStart w:id="7575" w:name="_Toc244416772"/>
      <w:bookmarkStart w:id="7576" w:name="_Toc276631136"/>
      <w:bookmarkStart w:id="7577" w:name="_Toc178387147"/>
      <w:r w:rsidRPr="00352F8E">
        <w:t>15.6</w:t>
      </w:r>
      <w:r w:rsidRPr="00352F8E">
        <w:tab/>
        <w:t>Boolean</w:t>
      </w:r>
      <w:bookmarkEnd w:id="7564"/>
      <w:bookmarkEnd w:id="7565"/>
      <w:r w:rsidRPr="00352F8E">
        <w:t xml:space="preserve"> Object</w:t>
      </w:r>
      <w:bookmarkEnd w:id="7566"/>
      <w:bookmarkEnd w:id="7567"/>
      <w:bookmarkEnd w:id="7568"/>
      <w:bookmarkEnd w:id="7569"/>
      <w:bookmarkEnd w:id="7570"/>
      <w:r w:rsidRPr="00352F8E">
        <w:t>s</w:t>
      </w:r>
      <w:bookmarkStart w:id="7578" w:name="_Toc385672328"/>
      <w:bookmarkStart w:id="7579" w:name="_Ref393527597"/>
      <w:bookmarkStart w:id="7580" w:name="_Toc393690444"/>
      <w:bookmarkStart w:id="7581" w:name="_Ref404501506"/>
      <w:bookmarkStart w:id="7582" w:name="_Toc382291644"/>
      <w:bookmarkEnd w:id="7571"/>
      <w:bookmarkEnd w:id="7572"/>
      <w:bookmarkEnd w:id="7573"/>
      <w:bookmarkEnd w:id="7574"/>
      <w:bookmarkEnd w:id="7575"/>
      <w:bookmarkEnd w:id="7576"/>
      <w:bookmarkEnd w:id="7577"/>
    </w:p>
    <w:p w14:paraId="58B609D9" w14:textId="77777777" w:rsidR="004C02EF" w:rsidRDefault="004C02EF" w:rsidP="00B43482">
      <w:pPr>
        <w:pStyle w:val="30"/>
        <w:numPr>
          <w:ilvl w:val="0"/>
          <w:numId w:val="0"/>
        </w:numPr>
      </w:pPr>
      <w:bookmarkStart w:id="7583" w:name="_Ref424531794"/>
      <w:bookmarkStart w:id="7584" w:name="_Toc472818933"/>
      <w:bookmarkStart w:id="7585" w:name="_Toc235503511"/>
      <w:bookmarkStart w:id="7586" w:name="_Toc241509286"/>
      <w:bookmarkStart w:id="7587" w:name="_Toc244416773"/>
      <w:bookmarkStart w:id="7588" w:name="_Toc276631137"/>
      <w:bookmarkStart w:id="7589" w:name="_Toc178387148"/>
      <w:r>
        <w:t>15.6.1</w:t>
      </w:r>
      <w:r>
        <w:tab/>
        <w:t>The Boolean Constructor Called as a Functio</w:t>
      </w:r>
      <w:bookmarkEnd w:id="7578"/>
      <w:bookmarkEnd w:id="7579"/>
      <w:bookmarkEnd w:id="7580"/>
      <w:bookmarkEnd w:id="7581"/>
      <w:r>
        <w:t>n</w:t>
      </w:r>
      <w:bookmarkEnd w:id="7583"/>
      <w:bookmarkEnd w:id="7584"/>
      <w:bookmarkEnd w:id="7585"/>
      <w:bookmarkEnd w:id="7586"/>
      <w:bookmarkEnd w:id="7587"/>
      <w:bookmarkEnd w:id="7588"/>
      <w:bookmarkEnd w:id="7589"/>
    </w:p>
    <w:p w14:paraId="5AA49EF3" w14:textId="77777777" w:rsidR="004C02EF" w:rsidRDefault="004C02EF" w:rsidP="004C02EF">
      <w:r>
        <w:t xml:space="preserve">When </w:t>
      </w:r>
      <w:r>
        <w:rPr>
          <w:rFonts w:ascii="Courier New" w:hAnsi="Courier New"/>
          <w:b/>
        </w:rPr>
        <w:t>Boolean</w:t>
      </w:r>
      <w:r>
        <w:t xml:space="preserve"> is called as a function rather than as a constructor, it performs a type conversion.</w:t>
      </w:r>
      <w:bookmarkStart w:id="7590" w:name="_Toc385672329"/>
      <w:bookmarkStart w:id="7591" w:name="_Toc393690445"/>
    </w:p>
    <w:p w14:paraId="7872B74D" w14:textId="77777777" w:rsidR="004C02EF" w:rsidRDefault="004C02EF" w:rsidP="004C02EF">
      <w:pPr>
        <w:pStyle w:val="40"/>
        <w:numPr>
          <w:ilvl w:val="0"/>
          <w:numId w:val="0"/>
        </w:numPr>
      </w:pPr>
      <w:bookmarkStart w:id="7592" w:name="_Ref457704428"/>
      <w:r>
        <w:t>15.6.1.1</w:t>
      </w:r>
      <w:r>
        <w:tab/>
        <w:t>Boolean (value</w:t>
      </w:r>
      <w:bookmarkEnd w:id="7590"/>
      <w:bookmarkEnd w:id="7591"/>
      <w:r>
        <w:t>)</w:t>
      </w:r>
      <w:bookmarkEnd w:id="7592"/>
    </w:p>
    <w:p w14:paraId="63EEFBCF" w14:textId="77777777" w:rsidR="004C02EF" w:rsidRDefault="004C02EF" w:rsidP="004C02EF">
      <w:r>
        <w:t xml:space="preserve">Returns a Boolean value (not a Boolean object) computed by </w:t>
      </w:r>
      <w:r w:rsidRPr="00E2265C">
        <w:rPr>
          <w:rFonts w:ascii="Times New Roman" w:hAnsi="Times New Roman"/>
        </w:rPr>
        <w:t>ToBoolean(</w:t>
      </w:r>
      <w:r w:rsidRPr="00E2265C">
        <w:rPr>
          <w:rFonts w:ascii="Times New Roman" w:hAnsi="Times New Roman"/>
          <w:i/>
        </w:rPr>
        <w:t>value</w:t>
      </w:r>
      <w:r w:rsidRPr="00E2265C">
        <w:rPr>
          <w:rFonts w:ascii="Times New Roman" w:hAnsi="Times New Roman"/>
        </w:rPr>
        <w:t>)</w:t>
      </w:r>
      <w:r w:rsidRPr="00E2265C">
        <w:rPr>
          <w:rFonts w:cs="Arial"/>
        </w:rPr>
        <w:t>.</w:t>
      </w:r>
      <w:bookmarkStart w:id="7593" w:name="_Toc385672330"/>
      <w:bookmarkStart w:id="7594" w:name="_Toc393690446"/>
    </w:p>
    <w:p w14:paraId="623F1155" w14:textId="77777777" w:rsidR="004C02EF" w:rsidRDefault="004C02EF" w:rsidP="00B43482">
      <w:pPr>
        <w:pStyle w:val="30"/>
        <w:numPr>
          <w:ilvl w:val="0"/>
          <w:numId w:val="0"/>
        </w:numPr>
      </w:pPr>
      <w:bookmarkStart w:id="7595" w:name="_Toc385672331"/>
      <w:bookmarkStart w:id="7596" w:name="_Ref393527599"/>
      <w:bookmarkStart w:id="7597" w:name="_Toc393690447"/>
      <w:bookmarkStart w:id="7598" w:name="_Ref404501520"/>
      <w:bookmarkStart w:id="7599" w:name="_Ref424531804"/>
      <w:bookmarkStart w:id="7600" w:name="_Toc472818934"/>
      <w:bookmarkStart w:id="7601" w:name="_Toc235503512"/>
      <w:bookmarkStart w:id="7602" w:name="_Toc241509287"/>
      <w:bookmarkStart w:id="7603" w:name="_Toc244416774"/>
      <w:bookmarkStart w:id="7604" w:name="_Toc276631138"/>
      <w:bookmarkStart w:id="7605" w:name="_Toc178387149"/>
      <w:bookmarkEnd w:id="7593"/>
      <w:bookmarkEnd w:id="7594"/>
      <w:r>
        <w:t>15.6.2</w:t>
      </w:r>
      <w:r>
        <w:tab/>
        <w:t>The Boolean Constructo</w:t>
      </w:r>
      <w:bookmarkEnd w:id="7582"/>
      <w:bookmarkEnd w:id="7595"/>
      <w:bookmarkEnd w:id="7596"/>
      <w:bookmarkEnd w:id="7597"/>
      <w:bookmarkEnd w:id="7598"/>
      <w:r>
        <w:t>r</w:t>
      </w:r>
      <w:bookmarkStart w:id="7606" w:name="_Toc382291645"/>
      <w:bookmarkEnd w:id="7599"/>
      <w:bookmarkEnd w:id="7600"/>
      <w:bookmarkEnd w:id="7601"/>
      <w:bookmarkEnd w:id="7602"/>
      <w:bookmarkEnd w:id="7603"/>
      <w:bookmarkEnd w:id="7604"/>
      <w:bookmarkEnd w:id="7605"/>
    </w:p>
    <w:p w14:paraId="2888E19E" w14:textId="77777777" w:rsidR="004C02EF" w:rsidRDefault="004C02EF" w:rsidP="004C02EF">
      <w:r>
        <w:t xml:space="preserve">When </w:t>
      </w:r>
      <w:r>
        <w:rPr>
          <w:rFonts w:ascii="Courier New" w:hAnsi="Courier New"/>
          <w:b/>
        </w:rPr>
        <w:t>Boolean</w:t>
      </w:r>
      <w:r>
        <w:t xml:space="preserve"> is called as part of a </w:t>
      </w:r>
      <w:r>
        <w:rPr>
          <w:rFonts w:ascii="Courier New" w:hAnsi="Courier New"/>
          <w:b/>
        </w:rPr>
        <w:t>new</w:t>
      </w:r>
      <w:r>
        <w:t xml:space="preserve"> expression it is a constructor: it initialises the newly created object.</w:t>
      </w:r>
      <w:bookmarkStart w:id="7607" w:name="_Toc385672332"/>
      <w:bookmarkStart w:id="7608" w:name="_Toc393690448"/>
    </w:p>
    <w:p w14:paraId="264427EB" w14:textId="77777777" w:rsidR="004C02EF" w:rsidRDefault="004C02EF" w:rsidP="004C02EF">
      <w:pPr>
        <w:pStyle w:val="40"/>
        <w:numPr>
          <w:ilvl w:val="0"/>
          <w:numId w:val="0"/>
        </w:numPr>
      </w:pPr>
      <w:bookmarkStart w:id="7609" w:name="_Ref457704435"/>
      <w:r>
        <w:t>15.6.2.1</w:t>
      </w:r>
      <w:r>
        <w:tab/>
        <w:t>new Boolean (value</w:t>
      </w:r>
      <w:bookmarkEnd w:id="7606"/>
      <w:bookmarkEnd w:id="7607"/>
      <w:bookmarkEnd w:id="7608"/>
      <w:r>
        <w:t>)</w:t>
      </w:r>
      <w:bookmarkEnd w:id="7609"/>
    </w:p>
    <w:p w14:paraId="1FBC1AB8" w14:textId="77777777" w:rsidR="004C02EF" w:rsidRDefault="004C02EF" w:rsidP="004C02EF">
      <w:r>
        <w:t xml:space="preserve">The [[Prototype]] internal property of the newly constructed object is set to the original Boolean prototype object, the one that is the initial value of </w:t>
      </w:r>
      <w:r>
        <w:rPr>
          <w:rFonts w:ascii="Courier New" w:hAnsi="Courier New"/>
          <w:b/>
        </w:rPr>
        <w:t>Boolean.prototype</w:t>
      </w:r>
      <w:r>
        <w:t xml:space="preserve"> (15.6.3.1).</w:t>
      </w:r>
    </w:p>
    <w:p w14:paraId="0E59CF1A" w14:textId="77777777" w:rsidR="004C02EF" w:rsidRDefault="004C02EF" w:rsidP="004C02EF">
      <w:r>
        <w:t xml:space="preserve">The </w:t>
      </w:r>
      <w:del w:id="7610" w:author="Allen Wirfs-Brock" w:date="2011-07-02T14:12:00Z">
        <w:r w:rsidDel="00141138">
          <w:delText xml:space="preserve">[[Class]] internal property of the </w:delText>
        </w:r>
      </w:del>
      <w:r>
        <w:t xml:space="preserve">newly constructed Boolean object </w:t>
      </w:r>
      <w:del w:id="7611" w:author="Allen Wirfs-Brock" w:date="2011-07-02T14:12:00Z">
        <w:r w:rsidDel="00141138">
          <w:delText xml:space="preserve">is set to </w:delText>
        </w:r>
        <w:r w:rsidDel="00141138">
          <w:rPr>
            <w:rFonts w:ascii="Courier New" w:hAnsi="Courier New"/>
            <w:b/>
          </w:rPr>
          <w:delText>"Boolean"</w:delText>
        </w:r>
      </w:del>
      <w:ins w:id="7612" w:author="Allen Wirfs-Brock" w:date="2011-07-02T14:12:00Z">
        <w:r w:rsidR="00141138">
          <w:t>has a [[</w:t>
        </w:r>
        <w:del w:id="7613" w:author="Rev 3 Allen Wirfs-Brock" w:date="2011-09-07T17:59:00Z">
          <w:r w:rsidR="00141138" w:rsidDel="00065D08">
            <w:delText>IsBoolean</w:delText>
          </w:r>
        </w:del>
      </w:ins>
      <w:ins w:id="7614" w:author="Rev 3 Allen Wirfs-Brock" w:date="2011-09-07T17:59:00Z">
        <w:r w:rsidR="00065D08">
          <w:t>NativeBrand</w:t>
        </w:r>
      </w:ins>
      <w:ins w:id="7615" w:author="Allen Wirfs-Brock" w:date="2011-07-02T14:12:00Z">
        <w:r w:rsidR="00141138">
          <w:t>]] internal property</w:t>
        </w:r>
      </w:ins>
      <w:ins w:id="7616" w:author="Rev 3 Allen Wirfs-Brock" w:date="2011-09-07T17:59:00Z">
        <w:r w:rsidR="00065D08" w:rsidRPr="00065D08">
          <w:t xml:space="preserve"> </w:t>
        </w:r>
        <w:r w:rsidR="00065D08">
          <w:t>with value BooleanWrapper</w:t>
        </w:r>
      </w:ins>
      <w:r>
        <w:t>.</w:t>
      </w:r>
    </w:p>
    <w:p w14:paraId="266ACC26" w14:textId="77777777" w:rsidR="004C02EF" w:rsidRDefault="004C02EF" w:rsidP="004C02EF">
      <w:r>
        <w:t>The [[PrimitiveValue]]</w:t>
      </w:r>
      <w:r w:rsidRPr="00CA6D1D">
        <w:t xml:space="preserve"> </w:t>
      </w:r>
      <w:r>
        <w:t xml:space="preserve">internal property of the newly constructed Boolean object is set to </w:t>
      </w:r>
      <w:r w:rsidRPr="00E2265C">
        <w:rPr>
          <w:rFonts w:ascii="Times New Roman" w:hAnsi="Times New Roman"/>
        </w:rPr>
        <w:t>ToBoolean(</w:t>
      </w:r>
      <w:r w:rsidRPr="00E2265C">
        <w:rPr>
          <w:rFonts w:ascii="Times New Roman" w:hAnsi="Times New Roman"/>
          <w:i/>
        </w:rPr>
        <w:t>value</w:t>
      </w:r>
      <w:r w:rsidRPr="00E2265C">
        <w:rPr>
          <w:rFonts w:ascii="Times New Roman" w:hAnsi="Times New Roman"/>
        </w:rPr>
        <w:t>)</w:t>
      </w:r>
      <w:r>
        <w:t>.</w:t>
      </w:r>
      <w:bookmarkStart w:id="7617" w:name="_Toc382291646"/>
      <w:bookmarkStart w:id="7618" w:name="_Toc385672333"/>
      <w:bookmarkStart w:id="7619" w:name="_Toc393690449"/>
    </w:p>
    <w:p w14:paraId="6A268E04" w14:textId="77777777" w:rsidR="004C02EF" w:rsidRDefault="004C02EF" w:rsidP="004C02EF">
      <w:r>
        <w:t xml:space="preserve">The [[Extensible]] internal property of the newly constructed object is set to </w:t>
      </w:r>
      <w:r w:rsidRPr="000D6C0A">
        <w:rPr>
          <w:b/>
        </w:rPr>
        <w:t>true</w:t>
      </w:r>
      <w:r>
        <w:t>.</w:t>
      </w:r>
    </w:p>
    <w:p w14:paraId="642322D7" w14:textId="77777777" w:rsidR="004C02EF" w:rsidRDefault="004C02EF" w:rsidP="00B43482">
      <w:pPr>
        <w:pStyle w:val="30"/>
        <w:numPr>
          <w:ilvl w:val="0"/>
          <w:numId w:val="0"/>
        </w:numPr>
      </w:pPr>
      <w:bookmarkStart w:id="7620" w:name="_Toc382291647"/>
      <w:bookmarkStart w:id="7621" w:name="_Toc385672334"/>
      <w:bookmarkStart w:id="7622" w:name="_Toc393690450"/>
      <w:bookmarkStart w:id="7623" w:name="_Ref457709202"/>
      <w:bookmarkStart w:id="7624" w:name="_Toc472818935"/>
      <w:bookmarkStart w:id="7625" w:name="_Toc235503513"/>
      <w:bookmarkStart w:id="7626" w:name="_Toc241509288"/>
      <w:bookmarkStart w:id="7627" w:name="_Toc244416775"/>
      <w:bookmarkStart w:id="7628" w:name="_Toc276631139"/>
      <w:bookmarkStart w:id="7629" w:name="_Toc178387150"/>
      <w:bookmarkEnd w:id="7617"/>
      <w:bookmarkEnd w:id="7618"/>
      <w:bookmarkEnd w:id="7619"/>
      <w:r>
        <w:t>15.6.3</w:t>
      </w:r>
      <w:r>
        <w:tab/>
        <w:t>Properties of the Boolean Constructo</w:t>
      </w:r>
      <w:bookmarkEnd w:id="7620"/>
      <w:bookmarkEnd w:id="7621"/>
      <w:bookmarkEnd w:id="7622"/>
      <w:r>
        <w:t>r</w:t>
      </w:r>
      <w:bookmarkEnd w:id="7623"/>
      <w:bookmarkEnd w:id="7624"/>
      <w:bookmarkEnd w:id="7625"/>
      <w:bookmarkEnd w:id="7626"/>
      <w:bookmarkEnd w:id="7627"/>
      <w:bookmarkEnd w:id="7628"/>
      <w:bookmarkEnd w:id="7629"/>
    </w:p>
    <w:p w14:paraId="32FC87D2" w14:textId="77777777" w:rsidR="004C02EF" w:rsidRDefault="004C02EF" w:rsidP="004C02EF">
      <w:r>
        <w:t>The value of the [[Prototype]] internal property of the Boolean constructor is the Function prototype object (15.3.4).</w:t>
      </w:r>
    </w:p>
    <w:p w14:paraId="1CF3447B"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Boolean constructor has the following property:</w:t>
      </w:r>
      <w:bookmarkStart w:id="7630" w:name="_Toc382291648"/>
      <w:bookmarkStart w:id="7631" w:name="_Toc385672335"/>
      <w:bookmarkStart w:id="7632" w:name="_Ref393613897"/>
      <w:bookmarkStart w:id="7633" w:name="_Toc393690451"/>
      <w:bookmarkStart w:id="7634" w:name="_Ref404502544"/>
    </w:p>
    <w:p w14:paraId="3B96D735" w14:textId="77777777" w:rsidR="004C02EF" w:rsidRDefault="004C02EF" w:rsidP="004C02EF">
      <w:pPr>
        <w:pStyle w:val="40"/>
        <w:numPr>
          <w:ilvl w:val="0"/>
          <w:numId w:val="0"/>
        </w:numPr>
      </w:pPr>
      <w:bookmarkStart w:id="7635" w:name="_Ref424534464"/>
      <w:r>
        <w:t>15.6.3.1</w:t>
      </w:r>
      <w:r>
        <w:tab/>
        <w:t>Boolean.prototyp</w:t>
      </w:r>
      <w:bookmarkEnd w:id="7630"/>
      <w:bookmarkEnd w:id="7631"/>
      <w:bookmarkEnd w:id="7632"/>
      <w:bookmarkEnd w:id="7633"/>
      <w:bookmarkEnd w:id="7634"/>
      <w:r>
        <w:t>e</w:t>
      </w:r>
      <w:bookmarkEnd w:id="7635"/>
    </w:p>
    <w:p w14:paraId="24CAF2C2" w14:textId="77777777" w:rsidR="004C02EF" w:rsidRDefault="004C02EF" w:rsidP="004C02EF">
      <w:r>
        <w:t xml:space="preserve">The initial value of </w:t>
      </w:r>
      <w:r>
        <w:rPr>
          <w:rFonts w:ascii="Courier New" w:hAnsi="Courier New"/>
          <w:b/>
        </w:rPr>
        <w:t>Boolean.prototype</w:t>
      </w:r>
      <w:r>
        <w:t xml:space="preserve"> is the Boolean prototype object (15.6.4).</w:t>
      </w:r>
      <w:bookmarkStart w:id="7636" w:name="_Toc382291649"/>
      <w:bookmarkStart w:id="7637" w:name="_Toc385672336"/>
    </w:p>
    <w:p w14:paraId="18CFC28A" w14:textId="77777777" w:rsidR="004C02EF" w:rsidRDefault="004C02EF" w:rsidP="004C02EF">
      <w:r>
        <w:t xml:space="preserve">This property has the attributes { [[Writable]]: </w:t>
      </w:r>
      <w:r w:rsidRPr="00BA2DE5">
        <w:rPr>
          <w:b/>
        </w:rPr>
        <w:t>false</w:t>
      </w:r>
      <w:r>
        <w:t xml:space="preserve">, [[Enumerable]]: </w:t>
      </w:r>
      <w:r w:rsidRPr="00BA2DE5">
        <w:rPr>
          <w:b/>
        </w:rPr>
        <w:t>false</w:t>
      </w:r>
      <w:r>
        <w:t xml:space="preserve">, [[Configurable]]: </w:t>
      </w:r>
      <w:r w:rsidRPr="00BA2DE5">
        <w:rPr>
          <w:b/>
        </w:rPr>
        <w:t>false</w:t>
      </w:r>
      <w:r>
        <w:t xml:space="preserve"> }.</w:t>
      </w:r>
      <w:bookmarkStart w:id="7638" w:name="_Ref393609398"/>
      <w:bookmarkStart w:id="7639" w:name="_Toc393690452"/>
    </w:p>
    <w:p w14:paraId="7566D53D" w14:textId="77777777" w:rsidR="004C02EF" w:rsidRDefault="004C02EF" w:rsidP="00B43482">
      <w:pPr>
        <w:pStyle w:val="30"/>
        <w:numPr>
          <w:ilvl w:val="0"/>
          <w:numId w:val="0"/>
        </w:numPr>
      </w:pPr>
      <w:bookmarkStart w:id="7640" w:name="_Ref424535986"/>
      <w:bookmarkStart w:id="7641" w:name="_Toc472818936"/>
      <w:bookmarkStart w:id="7642" w:name="_Toc235503514"/>
      <w:bookmarkStart w:id="7643" w:name="_Toc241509289"/>
      <w:bookmarkStart w:id="7644" w:name="_Toc244416776"/>
      <w:bookmarkStart w:id="7645" w:name="_Toc276631140"/>
      <w:bookmarkStart w:id="7646" w:name="_Toc178387151"/>
      <w:r>
        <w:t>15.6.4</w:t>
      </w:r>
      <w:r>
        <w:tab/>
        <w:t>Properties of the Boolean Prototype Objec</w:t>
      </w:r>
      <w:bookmarkEnd w:id="7636"/>
      <w:bookmarkEnd w:id="7637"/>
      <w:bookmarkEnd w:id="7638"/>
      <w:bookmarkEnd w:id="7639"/>
      <w:r>
        <w:t>t</w:t>
      </w:r>
      <w:bookmarkEnd w:id="7640"/>
      <w:bookmarkEnd w:id="7641"/>
      <w:bookmarkEnd w:id="7642"/>
      <w:bookmarkEnd w:id="7643"/>
      <w:bookmarkEnd w:id="7644"/>
      <w:bookmarkEnd w:id="7645"/>
      <w:bookmarkEnd w:id="7646"/>
    </w:p>
    <w:p w14:paraId="050F6C57" w14:textId="77777777" w:rsidR="004C02EF" w:rsidRDefault="004C02EF" w:rsidP="004C02EF">
      <w:r>
        <w:t xml:space="preserve">The Boolean prototype object is itself a Boolean object </w:t>
      </w:r>
      <w:del w:id="7647" w:author="Allen Wirfs-Brock" w:date="2011-07-02T14:13:00Z">
        <w:r w:rsidDel="00141138">
          <w:delText xml:space="preserve">(its [[Class]] is </w:delText>
        </w:r>
        <w:r w:rsidDel="00141138">
          <w:rPr>
            <w:rFonts w:ascii="Courier New" w:hAnsi="Courier New"/>
            <w:b/>
          </w:rPr>
          <w:delText>"Boolean"</w:delText>
        </w:r>
        <w:r w:rsidDel="00141138">
          <w:delText>)</w:delText>
        </w:r>
      </w:del>
      <w:r>
        <w:t xml:space="preserve"> whose value is </w:t>
      </w:r>
      <w:r>
        <w:rPr>
          <w:b/>
        </w:rPr>
        <w:t>false</w:t>
      </w:r>
      <w:r>
        <w:t>.</w:t>
      </w:r>
      <w:ins w:id="7648" w:author="Allen Wirfs-Brock" w:date="2011-07-02T14:13:00Z">
        <w:r w:rsidR="00141138">
          <w:t xml:space="preserve"> The Boolean prototype object has a [[</w:t>
        </w:r>
        <w:del w:id="7649" w:author="Rev 3 Allen Wirfs-Brock" w:date="2011-09-07T18:00:00Z">
          <w:r w:rsidR="00141138" w:rsidDel="00187187">
            <w:delText>IsBoolean</w:delText>
          </w:r>
        </w:del>
      </w:ins>
      <w:ins w:id="7650" w:author="Rev 3 Allen Wirfs-Brock" w:date="2011-09-07T18:00:00Z">
        <w:r w:rsidR="00187187">
          <w:t>NativeBrand</w:t>
        </w:r>
      </w:ins>
      <w:ins w:id="7651" w:author="Allen Wirfs-Brock" w:date="2011-07-02T14:13:00Z">
        <w:r w:rsidR="00141138">
          <w:t>]] internal property</w:t>
        </w:r>
      </w:ins>
      <w:ins w:id="7652" w:author="Rev 3 Allen Wirfs-Brock" w:date="2011-09-07T18:00:00Z">
        <w:r w:rsidR="00187187">
          <w:t xml:space="preserve"> whose value is BooleanWrapper</w:t>
        </w:r>
      </w:ins>
      <w:ins w:id="7653" w:author="Allen Wirfs-Brock" w:date="2011-07-02T14:13:00Z">
        <w:r w:rsidR="00141138">
          <w:t>.</w:t>
        </w:r>
      </w:ins>
    </w:p>
    <w:p w14:paraId="3BBBFDBA" w14:textId="77777777" w:rsidR="004C02EF" w:rsidRDefault="004C02EF" w:rsidP="004C02EF">
      <w:r>
        <w:t>The value of the [[Prototype]] internal property of the Boolean prototype object is the standard built-in Object prototype object (15.2.4).</w:t>
      </w:r>
    </w:p>
    <w:p w14:paraId="3601A449" w14:textId="77777777" w:rsidR="004C02EF" w:rsidRDefault="004C02EF" w:rsidP="004C02EF">
      <w:pPr>
        <w:pStyle w:val="40"/>
        <w:numPr>
          <w:ilvl w:val="0"/>
          <w:numId w:val="0"/>
        </w:numPr>
      </w:pPr>
      <w:bookmarkStart w:id="7654" w:name="_Toc385672337"/>
      <w:bookmarkStart w:id="7655" w:name="_Toc393690453"/>
      <w:bookmarkStart w:id="7656" w:name="_Toc382291650"/>
      <w:r>
        <w:t>15.6.4.1</w:t>
      </w:r>
      <w:r>
        <w:tab/>
        <w:t>Boolean.prototype.constructo</w:t>
      </w:r>
      <w:bookmarkEnd w:id="7654"/>
      <w:bookmarkEnd w:id="7655"/>
      <w:r>
        <w:t>r</w:t>
      </w:r>
    </w:p>
    <w:p w14:paraId="78084495" w14:textId="77777777" w:rsidR="004C02EF" w:rsidRDefault="004C02EF" w:rsidP="004C02EF">
      <w:r>
        <w:t xml:space="preserve">The initial value of </w:t>
      </w:r>
      <w:r>
        <w:rPr>
          <w:rFonts w:ascii="Courier New" w:hAnsi="Courier New"/>
          <w:b/>
        </w:rPr>
        <w:t>Boolean.prototype.constructor</w:t>
      </w:r>
      <w:r>
        <w:t xml:space="preserve"> is the built-in </w:t>
      </w:r>
      <w:r>
        <w:rPr>
          <w:rFonts w:ascii="Courier New" w:hAnsi="Courier New"/>
          <w:b/>
        </w:rPr>
        <w:t>Boolean</w:t>
      </w:r>
      <w:r>
        <w:t xml:space="preserve"> constructor.</w:t>
      </w:r>
      <w:bookmarkStart w:id="7657" w:name="_Toc385672338"/>
      <w:bookmarkStart w:id="7658" w:name="_Toc393690454"/>
    </w:p>
    <w:p w14:paraId="703BED94" w14:textId="77777777" w:rsidR="004C02EF" w:rsidRDefault="004C02EF" w:rsidP="004C02EF">
      <w:pPr>
        <w:pStyle w:val="40"/>
        <w:numPr>
          <w:ilvl w:val="0"/>
          <w:numId w:val="0"/>
        </w:numPr>
      </w:pPr>
      <w:bookmarkStart w:id="7659" w:name="_Ref455972335"/>
      <w:r>
        <w:t>15.6.4.2</w:t>
      </w:r>
      <w:r>
        <w:tab/>
        <w:t>Boolean.prototype.toString</w:t>
      </w:r>
      <w:bookmarkEnd w:id="7656"/>
      <w:bookmarkEnd w:id="7657"/>
      <w:bookmarkEnd w:id="7658"/>
      <w:r>
        <w:t xml:space="preserve"> ( )</w:t>
      </w:r>
      <w:bookmarkEnd w:id="7659"/>
    </w:p>
    <w:p w14:paraId="461644DF" w14:textId="77777777" w:rsidR="004C02EF" w:rsidRDefault="004C02EF" w:rsidP="004C02EF">
      <w:bookmarkStart w:id="7660" w:name="_Toc382291651"/>
      <w:bookmarkStart w:id="7661" w:name="_Toc385672339"/>
      <w:r>
        <w:t>The following steps are taken:</w:t>
      </w:r>
    </w:p>
    <w:p w14:paraId="5F5CED76" w14:textId="77777777" w:rsidR="004C02EF" w:rsidRPr="00E2265C" w:rsidRDefault="004C02EF" w:rsidP="004C02EF">
      <w:pPr>
        <w:pStyle w:val="Alg4"/>
        <w:numPr>
          <w:ilvl w:val="0"/>
          <w:numId w:val="242"/>
        </w:numPr>
      </w:pPr>
      <w:r w:rsidRPr="00E2265C">
        <w:t xml:space="preserve">Let </w:t>
      </w:r>
      <w:r w:rsidRPr="00E2265C">
        <w:rPr>
          <w:i/>
        </w:rPr>
        <w:t>B</w:t>
      </w:r>
      <w:r w:rsidRPr="00E2265C">
        <w:t xml:space="preserve"> be the </w:t>
      </w:r>
      <w:r w:rsidRPr="00E2265C">
        <w:rPr>
          <w:b/>
        </w:rPr>
        <w:t>this</w:t>
      </w:r>
      <w:r w:rsidRPr="00E2265C">
        <w:t xml:space="preserve"> value.</w:t>
      </w:r>
    </w:p>
    <w:p w14:paraId="0B0EA887" w14:textId="77777777" w:rsidR="004C02EF" w:rsidRPr="00E2265C" w:rsidRDefault="004C02EF" w:rsidP="004C02EF">
      <w:pPr>
        <w:pStyle w:val="Alg4"/>
        <w:numPr>
          <w:ilvl w:val="0"/>
          <w:numId w:val="242"/>
        </w:numPr>
      </w:pPr>
      <w:r w:rsidRPr="00E2265C">
        <w:t>If Type(</w:t>
      </w:r>
      <w:r w:rsidRPr="00E2265C">
        <w:rPr>
          <w:i/>
        </w:rPr>
        <w:t>B</w:t>
      </w:r>
      <w:r w:rsidRPr="00E2265C">
        <w:t xml:space="preserve">) is Boolean, then let </w:t>
      </w:r>
      <w:r w:rsidRPr="00E2265C">
        <w:rPr>
          <w:i/>
        </w:rPr>
        <w:t>b</w:t>
      </w:r>
      <w:r w:rsidRPr="00E2265C">
        <w:t xml:space="preserve"> be </w:t>
      </w:r>
      <w:r w:rsidRPr="00E2265C">
        <w:rPr>
          <w:i/>
        </w:rPr>
        <w:t>B</w:t>
      </w:r>
      <w:r w:rsidRPr="00E2265C">
        <w:t>.</w:t>
      </w:r>
    </w:p>
    <w:p w14:paraId="4C6402A8" w14:textId="77777777" w:rsidR="004C02EF" w:rsidRPr="00E2265C" w:rsidRDefault="004C02EF" w:rsidP="004C02EF">
      <w:pPr>
        <w:pStyle w:val="Alg4"/>
        <w:numPr>
          <w:ilvl w:val="0"/>
          <w:numId w:val="242"/>
        </w:numPr>
      </w:pPr>
      <w:r w:rsidRPr="00E2265C">
        <w:t>Else if Type(</w:t>
      </w:r>
      <w:r w:rsidRPr="00E2265C">
        <w:rPr>
          <w:i/>
        </w:rPr>
        <w:t>B</w:t>
      </w:r>
      <w:r w:rsidRPr="00E2265C">
        <w:t xml:space="preserve">) is Object and </w:t>
      </w:r>
      <w:del w:id="7662" w:author="Allen Wirfs-Brock" w:date="2011-07-02T14:14:00Z">
        <w:r w:rsidRPr="00E2265C" w:rsidDel="000625EF">
          <w:delText xml:space="preserve">the value of the [[Class]] internal property of </w:delText>
        </w:r>
      </w:del>
      <w:r w:rsidRPr="00E2265C">
        <w:rPr>
          <w:i/>
        </w:rPr>
        <w:t>B</w:t>
      </w:r>
      <w:r w:rsidRPr="00E2265C">
        <w:t xml:space="preserve"> </w:t>
      </w:r>
      <w:ins w:id="7663" w:author="Allen Wirfs-Brock rev2" w:date="2011-07-20T13:54:00Z">
        <w:r w:rsidR="002E2C0B">
          <w:t>h</w:t>
        </w:r>
      </w:ins>
      <w:del w:id="7664" w:author="Allen Wirfs-Brock" w:date="2011-07-02T14:15:00Z">
        <w:r w:rsidRPr="00E2265C" w:rsidDel="000625EF">
          <w:delText xml:space="preserve">is </w:delText>
        </w:r>
        <w:r w:rsidDel="000625EF">
          <w:rPr>
            <w:rFonts w:ascii="Courier New" w:hAnsi="Courier New"/>
            <w:b/>
          </w:rPr>
          <w:delText>"Boolean</w:delText>
        </w:r>
        <w:r w:rsidRPr="002C7D5B" w:rsidDel="000625EF">
          <w:rPr>
            <w:rFonts w:ascii="Courier New" w:hAnsi="Courier New"/>
            <w:b/>
          </w:rPr>
          <w:delText>"</w:delText>
        </w:r>
      </w:del>
      <w:ins w:id="7665" w:author="Allen Wirfs-Brock" w:date="2011-07-02T14:15:00Z">
        <w:r w:rsidR="000625EF">
          <w:t>as a [[</w:t>
        </w:r>
        <w:del w:id="7666" w:author="Rev 3 Allen Wirfs-Brock" w:date="2011-09-07T18:01:00Z">
          <w:r w:rsidR="000625EF" w:rsidDel="00187187">
            <w:delText>IsBoolean</w:delText>
          </w:r>
        </w:del>
      </w:ins>
      <w:ins w:id="7667" w:author="Rev 3 Allen Wirfs-Brock" w:date="2011-09-07T18:01:00Z">
        <w:r w:rsidR="00187187">
          <w:t>NativeWrapper</w:t>
        </w:r>
      </w:ins>
      <w:ins w:id="7668" w:author="Allen Wirfs-Brock" w:date="2011-07-02T14:15:00Z">
        <w:r w:rsidR="000625EF">
          <w:t>]] internal property</w:t>
        </w:r>
      </w:ins>
      <w:ins w:id="7669" w:author="Rev 3 Allen Wirfs-Brock" w:date="2011-09-07T18:01:00Z">
        <w:r w:rsidR="00187187" w:rsidRPr="00187187">
          <w:t xml:space="preserve"> </w:t>
        </w:r>
        <w:r w:rsidR="00187187">
          <w:t>whose value is BooleanWrapper</w:t>
        </w:r>
      </w:ins>
      <w:r w:rsidRPr="00E2265C">
        <w:t xml:space="preserve">, then let </w:t>
      </w:r>
      <w:r w:rsidRPr="00E2265C">
        <w:rPr>
          <w:i/>
        </w:rPr>
        <w:t>b</w:t>
      </w:r>
      <w:r w:rsidRPr="00E2265C">
        <w:t xml:space="preserve"> be the value of the [[PrimitiveValue]] internal property of </w:t>
      </w:r>
      <w:r w:rsidRPr="00E2265C">
        <w:rPr>
          <w:i/>
        </w:rPr>
        <w:t>B</w:t>
      </w:r>
      <w:r w:rsidRPr="00E2265C">
        <w:t>.</w:t>
      </w:r>
    </w:p>
    <w:p w14:paraId="33C6C90A" w14:textId="77777777" w:rsidR="004C02EF" w:rsidRPr="00E2265C" w:rsidRDefault="004C02EF" w:rsidP="004C02EF">
      <w:pPr>
        <w:pStyle w:val="Alg4"/>
        <w:numPr>
          <w:ilvl w:val="0"/>
          <w:numId w:val="242"/>
        </w:numPr>
      </w:pPr>
      <w:r w:rsidRPr="00E2265C">
        <w:t xml:space="preserve">Else throw a </w:t>
      </w:r>
      <w:r w:rsidRPr="00E2265C">
        <w:rPr>
          <w:b/>
        </w:rPr>
        <w:t>TypeError</w:t>
      </w:r>
      <w:r w:rsidRPr="00E2265C">
        <w:t xml:space="preserve"> exception.</w:t>
      </w:r>
    </w:p>
    <w:p w14:paraId="6C1B4E96" w14:textId="77777777" w:rsidR="004C02EF" w:rsidRPr="00E2265C" w:rsidRDefault="004C02EF" w:rsidP="004C02EF">
      <w:pPr>
        <w:pStyle w:val="Alg4"/>
        <w:numPr>
          <w:ilvl w:val="0"/>
          <w:numId w:val="242"/>
        </w:numPr>
        <w:spacing w:after="220"/>
      </w:pPr>
      <w:r w:rsidRPr="00E2265C">
        <w:t xml:space="preserve">If </w:t>
      </w:r>
      <w:r w:rsidRPr="00E2265C">
        <w:rPr>
          <w:i/>
        </w:rPr>
        <w:t>b</w:t>
      </w:r>
      <w:r w:rsidRPr="00E2265C">
        <w:t xml:space="preserve"> is </w:t>
      </w:r>
      <w:r w:rsidRPr="00E2265C">
        <w:rPr>
          <w:b/>
        </w:rPr>
        <w:t>true</w:t>
      </w:r>
      <w:r w:rsidRPr="00E2265C">
        <w:t xml:space="preserve">, then return </w:t>
      </w:r>
      <w:r>
        <w:rPr>
          <w:rFonts w:ascii="Courier New" w:hAnsi="Courier New"/>
          <w:b/>
        </w:rPr>
        <w:t>"true"</w:t>
      </w:r>
      <w:r w:rsidRPr="00E2265C">
        <w:t xml:space="preserve">; else return </w:t>
      </w:r>
      <w:r>
        <w:rPr>
          <w:rFonts w:ascii="Courier New" w:hAnsi="Courier New"/>
          <w:b/>
        </w:rPr>
        <w:t>"false"</w:t>
      </w:r>
      <w:r w:rsidRPr="00E2265C">
        <w:t>.</w:t>
      </w:r>
    </w:p>
    <w:p w14:paraId="6EA2B50B" w14:textId="77777777" w:rsidR="004C02EF" w:rsidRDefault="004C02EF" w:rsidP="004C02EF">
      <w:pPr>
        <w:pStyle w:val="40"/>
        <w:numPr>
          <w:ilvl w:val="0"/>
          <w:numId w:val="0"/>
        </w:numPr>
      </w:pPr>
      <w:bookmarkStart w:id="7670" w:name="_Toc393690455"/>
      <w:bookmarkStart w:id="7671" w:name="_Ref455972337"/>
      <w:r>
        <w:t>15.6.4.3</w:t>
      </w:r>
      <w:r>
        <w:tab/>
        <w:t>Boolean.prototype.valueOf</w:t>
      </w:r>
      <w:bookmarkEnd w:id="7660"/>
      <w:bookmarkEnd w:id="7661"/>
      <w:bookmarkEnd w:id="7670"/>
      <w:r>
        <w:t xml:space="preserve"> ( )</w:t>
      </w:r>
      <w:bookmarkEnd w:id="7671"/>
    </w:p>
    <w:p w14:paraId="73085E34" w14:textId="77777777" w:rsidR="004C02EF" w:rsidRDefault="004C02EF" w:rsidP="004C02EF">
      <w:r>
        <w:t>The following steps are taken:</w:t>
      </w:r>
    </w:p>
    <w:p w14:paraId="2312F0CC" w14:textId="77777777" w:rsidR="004C02EF" w:rsidRPr="00E2265C" w:rsidRDefault="004C02EF" w:rsidP="004C02EF">
      <w:pPr>
        <w:pStyle w:val="Alg4"/>
        <w:numPr>
          <w:ilvl w:val="0"/>
          <w:numId w:val="243"/>
        </w:numPr>
      </w:pPr>
      <w:r w:rsidRPr="00E2265C">
        <w:t xml:space="preserve">Let </w:t>
      </w:r>
      <w:r w:rsidRPr="00E2265C">
        <w:rPr>
          <w:i/>
        </w:rPr>
        <w:t>B</w:t>
      </w:r>
      <w:r w:rsidRPr="00E2265C">
        <w:t xml:space="preserve"> be the </w:t>
      </w:r>
      <w:r w:rsidRPr="00E2265C">
        <w:rPr>
          <w:b/>
        </w:rPr>
        <w:t>this</w:t>
      </w:r>
      <w:r w:rsidRPr="00E2265C">
        <w:t xml:space="preserve"> value.</w:t>
      </w:r>
    </w:p>
    <w:p w14:paraId="28AC77FC" w14:textId="77777777" w:rsidR="004C02EF" w:rsidRPr="00E2265C" w:rsidRDefault="004C02EF" w:rsidP="004C02EF">
      <w:pPr>
        <w:pStyle w:val="Alg4"/>
        <w:numPr>
          <w:ilvl w:val="0"/>
          <w:numId w:val="243"/>
        </w:numPr>
      </w:pPr>
      <w:r w:rsidRPr="00E2265C">
        <w:t>If Type(</w:t>
      </w:r>
      <w:r w:rsidRPr="00E2265C">
        <w:rPr>
          <w:i/>
        </w:rPr>
        <w:t>B</w:t>
      </w:r>
      <w:r w:rsidRPr="00E2265C">
        <w:t xml:space="preserve">) is Boolean, then let </w:t>
      </w:r>
      <w:r w:rsidRPr="00E2265C">
        <w:rPr>
          <w:i/>
        </w:rPr>
        <w:t>b</w:t>
      </w:r>
      <w:r w:rsidRPr="00E2265C">
        <w:t xml:space="preserve"> be </w:t>
      </w:r>
      <w:r w:rsidRPr="00E2265C">
        <w:rPr>
          <w:i/>
        </w:rPr>
        <w:t>B</w:t>
      </w:r>
      <w:r w:rsidRPr="00E2265C">
        <w:t>.</w:t>
      </w:r>
    </w:p>
    <w:p w14:paraId="7B83C906" w14:textId="77777777" w:rsidR="004C02EF" w:rsidRPr="00E2265C" w:rsidRDefault="004C02EF" w:rsidP="004C02EF">
      <w:pPr>
        <w:pStyle w:val="Alg4"/>
        <w:numPr>
          <w:ilvl w:val="0"/>
          <w:numId w:val="243"/>
        </w:numPr>
      </w:pPr>
      <w:r w:rsidRPr="00E2265C">
        <w:t>Else if Type(</w:t>
      </w:r>
      <w:r w:rsidRPr="00E2265C">
        <w:rPr>
          <w:i/>
        </w:rPr>
        <w:t>B</w:t>
      </w:r>
      <w:r w:rsidRPr="00E2265C">
        <w:t xml:space="preserve">) is Object and </w:t>
      </w:r>
      <w:del w:id="7672" w:author="Allen Wirfs-Brock" w:date="2011-07-02T14:15:00Z">
        <w:r w:rsidRPr="00E2265C" w:rsidDel="000625EF">
          <w:delText xml:space="preserve">the value of the [[Class]] internal property of </w:delText>
        </w:r>
      </w:del>
      <w:r w:rsidRPr="00E2265C">
        <w:rPr>
          <w:i/>
        </w:rPr>
        <w:t>B</w:t>
      </w:r>
      <w:r w:rsidRPr="00E2265C">
        <w:t xml:space="preserve"> </w:t>
      </w:r>
      <w:del w:id="7673" w:author="Allen Wirfs-Brock" w:date="2011-07-02T14:16:00Z">
        <w:r w:rsidRPr="00E2265C" w:rsidDel="000625EF">
          <w:delText xml:space="preserve">is </w:delText>
        </w:r>
        <w:r w:rsidDel="000625EF">
          <w:rPr>
            <w:rFonts w:ascii="Courier New" w:hAnsi="Courier New"/>
            <w:b/>
          </w:rPr>
          <w:delText>"Boolean</w:delText>
        </w:r>
        <w:r w:rsidRPr="002C7D5B" w:rsidDel="000625EF">
          <w:rPr>
            <w:rFonts w:ascii="Courier New" w:hAnsi="Courier New"/>
            <w:b/>
          </w:rPr>
          <w:delText>"</w:delText>
        </w:r>
      </w:del>
      <w:ins w:id="7674" w:author="Allen Wirfs-Brock" w:date="2011-07-02T14:16:00Z">
        <w:r w:rsidR="000625EF">
          <w:t>has a [[</w:t>
        </w:r>
        <w:del w:id="7675" w:author="Rev 3 Allen Wirfs-Brock" w:date="2011-09-07T18:01:00Z">
          <w:r w:rsidR="000625EF" w:rsidDel="00187187">
            <w:delText>IsBoolean</w:delText>
          </w:r>
        </w:del>
      </w:ins>
      <w:ins w:id="7676" w:author="Rev 3 Allen Wirfs-Brock" w:date="2011-09-07T18:01:00Z">
        <w:r w:rsidR="00187187">
          <w:t>NativeWrapper</w:t>
        </w:r>
      </w:ins>
      <w:ins w:id="7677" w:author="Allen Wirfs-Brock" w:date="2011-07-02T14:16:00Z">
        <w:r w:rsidR="000625EF">
          <w:t>]] internal property</w:t>
        </w:r>
      </w:ins>
      <w:ins w:id="7678" w:author="Rev 3 Allen Wirfs-Brock" w:date="2011-09-07T18:01:00Z">
        <w:r w:rsidR="00187187" w:rsidRPr="00187187">
          <w:t xml:space="preserve"> </w:t>
        </w:r>
        <w:r w:rsidR="00187187">
          <w:t>whose value is BooleanWrapper</w:t>
        </w:r>
      </w:ins>
      <w:r w:rsidRPr="00E2265C">
        <w:t xml:space="preserve">, then let </w:t>
      </w:r>
      <w:r w:rsidRPr="00E2265C">
        <w:rPr>
          <w:i/>
        </w:rPr>
        <w:t>b</w:t>
      </w:r>
      <w:r w:rsidRPr="00E2265C">
        <w:t xml:space="preserve"> be the value of the [[PrimitiveValue]] internal property of </w:t>
      </w:r>
      <w:r w:rsidRPr="00E2265C">
        <w:rPr>
          <w:i/>
        </w:rPr>
        <w:t>B</w:t>
      </w:r>
      <w:r w:rsidRPr="00E2265C">
        <w:t>.</w:t>
      </w:r>
    </w:p>
    <w:p w14:paraId="09C3DA27" w14:textId="77777777" w:rsidR="004C02EF" w:rsidRPr="00E2265C" w:rsidRDefault="004C02EF" w:rsidP="004C02EF">
      <w:pPr>
        <w:pStyle w:val="Alg4"/>
        <w:numPr>
          <w:ilvl w:val="0"/>
          <w:numId w:val="243"/>
        </w:numPr>
      </w:pPr>
      <w:r w:rsidRPr="00E2265C">
        <w:t xml:space="preserve">Else throw a </w:t>
      </w:r>
      <w:r w:rsidRPr="00E2265C">
        <w:rPr>
          <w:b/>
        </w:rPr>
        <w:t>TypeError</w:t>
      </w:r>
      <w:r w:rsidRPr="00E2265C">
        <w:t xml:space="preserve"> exception.</w:t>
      </w:r>
    </w:p>
    <w:p w14:paraId="3994BE18" w14:textId="77777777" w:rsidR="004C02EF" w:rsidRPr="00E2265C" w:rsidRDefault="004C02EF" w:rsidP="004C02EF">
      <w:pPr>
        <w:pStyle w:val="Alg4"/>
        <w:numPr>
          <w:ilvl w:val="0"/>
          <w:numId w:val="243"/>
        </w:numPr>
        <w:spacing w:after="220"/>
      </w:pPr>
      <w:r w:rsidRPr="00E2265C">
        <w:t xml:space="preserve">Return </w:t>
      </w:r>
      <w:r w:rsidRPr="00E2265C">
        <w:rPr>
          <w:i/>
        </w:rPr>
        <w:t>b</w:t>
      </w:r>
      <w:r w:rsidRPr="00E2265C">
        <w:t>.</w:t>
      </w:r>
      <w:bookmarkStart w:id="7679" w:name="_Toc382291652"/>
      <w:bookmarkStart w:id="7680" w:name="_Toc385672340"/>
    </w:p>
    <w:p w14:paraId="1A4D73D7" w14:textId="77777777" w:rsidR="004C02EF" w:rsidRDefault="004C02EF" w:rsidP="00B43482">
      <w:pPr>
        <w:pStyle w:val="30"/>
        <w:numPr>
          <w:ilvl w:val="0"/>
          <w:numId w:val="0"/>
        </w:numPr>
      </w:pPr>
      <w:bookmarkStart w:id="7681" w:name="_Toc393690456"/>
      <w:bookmarkStart w:id="7682" w:name="_Toc472818937"/>
      <w:bookmarkStart w:id="7683" w:name="_Toc235503515"/>
      <w:bookmarkStart w:id="7684" w:name="_Toc241509290"/>
      <w:bookmarkStart w:id="7685" w:name="_Toc244416777"/>
      <w:bookmarkStart w:id="7686" w:name="_Toc276631141"/>
      <w:bookmarkStart w:id="7687" w:name="_Toc178387152"/>
      <w:r>
        <w:t>15.6.5</w:t>
      </w:r>
      <w:r>
        <w:tab/>
        <w:t>Properties of Boolean Instance</w:t>
      </w:r>
      <w:bookmarkEnd w:id="7679"/>
      <w:bookmarkEnd w:id="7680"/>
      <w:bookmarkEnd w:id="7681"/>
      <w:r>
        <w:t>s</w:t>
      </w:r>
      <w:bookmarkEnd w:id="7682"/>
      <w:bookmarkEnd w:id="7683"/>
      <w:bookmarkEnd w:id="7684"/>
      <w:bookmarkEnd w:id="7685"/>
      <w:bookmarkEnd w:id="7686"/>
      <w:bookmarkEnd w:id="7687"/>
    </w:p>
    <w:p w14:paraId="2861BFC5" w14:textId="77777777" w:rsidR="004C02EF" w:rsidRDefault="004C02EF" w:rsidP="004C02EF">
      <w:r>
        <w:t xml:space="preserve">Boolean instances inherit properties from the Boolean prototype object and </w:t>
      </w:r>
      <w:del w:id="7688" w:author="Allen Wirfs-Brock" w:date="2011-07-02T14:16:00Z">
        <w:r w:rsidDel="000625EF">
          <w:delText xml:space="preserve">their </w:delText>
        </w:r>
      </w:del>
      <w:ins w:id="7689" w:author="Allen Wirfs-Brock" w:date="2011-07-02T14:16:00Z">
        <w:r w:rsidR="000625EF">
          <w:t xml:space="preserve">have a </w:t>
        </w:r>
      </w:ins>
      <w:r>
        <w:t>[[</w:t>
      </w:r>
      <w:del w:id="7690" w:author="Allen Wirfs-Brock" w:date="2011-07-02T14:16:00Z">
        <w:r w:rsidDel="000625EF">
          <w:delText>Class</w:delText>
        </w:r>
      </w:del>
      <w:ins w:id="7691" w:author="Allen Wirfs-Brock" w:date="2011-07-02T14:16:00Z">
        <w:del w:id="7692" w:author="Rev 3 Allen Wirfs-Brock" w:date="2011-09-07T18:02:00Z">
          <w:r w:rsidR="000625EF" w:rsidDel="00187187">
            <w:delText>IsBoolean</w:delText>
          </w:r>
        </w:del>
      </w:ins>
      <w:ins w:id="7693" w:author="Rev 3 Allen Wirfs-Brock" w:date="2011-09-07T18:02:00Z">
        <w:r w:rsidR="00187187">
          <w:t>NativeBrand</w:t>
        </w:r>
      </w:ins>
      <w:r>
        <w:t>]] internal property</w:t>
      </w:r>
      <w:ins w:id="7694" w:author="Rev 3 Allen Wirfs-Brock" w:date="2011-09-07T18:02:00Z">
        <w:r w:rsidR="00187187" w:rsidRPr="00187187">
          <w:t xml:space="preserve"> </w:t>
        </w:r>
        <w:r w:rsidR="00187187">
          <w:t>whose value is BooleanWrapper</w:t>
        </w:r>
      </w:ins>
      <w:del w:id="7695" w:author="Allen Wirfs-Brock" w:date="2011-07-02T14:16:00Z">
        <w:r w:rsidDel="000625EF">
          <w:delText xml:space="preserve"> value is </w:delText>
        </w:r>
        <w:r w:rsidDel="000625EF">
          <w:rPr>
            <w:rFonts w:ascii="Courier New" w:hAnsi="Courier New" w:cs="Courier New"/>
            <w:b/>
          </w:rPr>
          <w:delText>"Boolean"</w:delText>
        </w:r>
      </w:del>
      <w:r>
        <w:t>. Boolean instances also have a [[PrimitiveValue]] internal property.</w:t>
      </w:r>
      <w:bookmarkStart w:id="7696" w:name="_Toc382212255"/>
      <w:bookmarkStart w:id="7697" w:name="_Toc382212818"/>
      <w:bookmarkStart w:id="7698" w:name="_Toc382291653"/>
      <w:bookmarkStart w:id="7699" w:name="_Ref383601961"/>
      <w:bookmarkStart w:id="7700" w:name="_Toc385672341"/>
      <w:bookmarkStart w:id="7701" w:name="_Toc393690457"/>
      <w:bookmarkStart w:id="7702" w:name="_Ref404493337"/>
      <w:bookmarkStart w:id="7703" w:name="_Toc382212263"/>
      <w:bookmarkStart w:id="7704" w:name="_Toc382212826"/>
    </w:p>
    <w:p w14:paraId="4906B90A" w14:textId="77777777" w:rsidR="004C02EF" w:rsidRDefault="004C02EF" w:rsidP="004C02EF">
      <w:r>
        <w:t>The [[PrimitiveValue]] internal property is the Boolean value represented by this Boolean object.</w:t>
      </w:r>
    </w:p>
    <w:p w14:paraId="21F5919F" w14:textId="77777777" w:rsidR="004C02EF" w:rsidRDefault="004C02EF" w:rsidP="00B43482">
      <w:pPr>
        <w:pStyle w:val="20"/>
        <w:numPr>
          <w:ilvl w:val="0"/>
          <w:numId w:val="0"/>
        </w:numPr>
      </w:pPr>
      <w:bookmarkStart w:id="7705" w:name="_Ref424531326"/>
      <w:bookmarkStart w:id="7706" w:name="_Toc472818938"/>
      <w:bookmarkStart w:id="7707" w:name="_Toc235503516"/>
      <w:bookmarkStart w:id="7708" w:name="_Toc241509291"/>
      <w:bookmarkStart w:id="7709" w:name="_Toc244416778"/>
      <w:bookmarkStart w:id="7710" w:name="_Toc276631142"/>
      <w:bookmarkStart w:id="7711" w:name="_Toc178387153"/>
      <w:r>
        <w:t>15.7</w:t>
      </w:r>
      <w:r>
        <w:tab/>
        <w:t>Number</w:t>
      </w:r>
      <w:bookmarkEnd w:id="7696"/>
      <w:bookmarkEnd w:id="7697"/>
      <w:r>
        <w:t xml:space="preserve"> Object</w:t>
      </w:r>
      <w:bookmarkEnd w:id="7698"/>
      <w:bookmarkEnd w:id="7699"/>
      <w:bookmarkEnd w:id="7700"/>
      <w:bookmarkEnd w:id="7701"/>
      <w:bookmarkEnd w:id="7702"/>
      <w:r>
        <w:t>s</w:t>
      </w:r>
      <w:bookmarkStart w:id="7712" w:name="_Toc385672342"/>
      <w:bookmarkStart w:id="7713" w:name="_Ref393527624"/>
      <w:bookmarkStart w:id="7714" w:name="_Toc393690458"/>
      <w:bookmarkStart w:id="7715" w:name="_Ref404501532"/>
      <w:bookmarkStart w:id="7716" w:name="_Toc382212256"/>
      <w:bookmarkStart w:id="7717" w:name="_Toc382212819"/>
      <w:bookmarkStart w:id="7718" w:name="_Toc382291654"/>
      <w:bookmarkEnd w:id="7705"/>
      <w:bookmarkEnd w:id="7706"/>
      <w:bookmarkEnd w:id="7707"/>
      <w:bookmarkEnd w:id="7708"/>
      <w:bookmarkEnd w:id="7709"/>
      <w:bookmarkEnd w:id="7710"/>
      <w:bookmarkEnd w:id="7711"/>
    </w:p>
    <w:p w14:paraId="64E04432" w14:textId="77777777" w:rsidR="004C02EF" w:rsidRDefault="004C02EF" w:rsidP="00B43482">
      <w:pPr>
        <w:pStyle w:val="30"/>
        <w:numPr>
          <w:ilvl w:val="0"/>
          <w:numId w:val="0"/>
        </w:numPr>
      </w:pPr>
      <w:bookmarkStart w:id="7719" w:name="_Ref424531823"/>
      <w:bookmarkStart w:id="7720" w:name="_Toc472818939"/>
      <w:bookmarkStart w:id="7721" w:name="_Toc235503517"/>
      <w:bookmarkStart w:id="7722" w:name="_Toc241509292"/>
      <w:bookmarkStart w:id="7723" w:name="_Toc244416779"/>
      <w:bookmarkStart w:id="7724" w:name="_Toc276631143"/>
      <w:bookmarkStart w:id="7725" w:name="_Toc178387154"/>
      <w:r>
        <w:t>15.7.1</w:t>
      </w:r>
      <w:r>
        <w:tab/>
        <w:t>The Number Constructor Called as a Functio</w:t>
      </w:r>
      <w:bookmarkEnd w:id="7712"/>
      <w:bookmarkEnd w:id="7713"/>
      <w:bookmarkEnd w:id="7714"/>
      <w:bookmarkEnd w:id="7715"/>
      <w:r>
        <w:t>n</w:t>
      </w:r>
      <w:bookmarkEnd w:id="7719"/>
      <w:bookmarkEnd w:id="7720"/>
      <w:bookmarkEnd w:id="7721"/>
      <w:bookmarkEnd w:id="7722"/>
      <w:bookmarkEnd w:id="7723"/>
      <w:bookmarkEnd w:id="7724"/>
      <w:bookmarkEnd w:id="7725"/>
    </w:p>
    <w:p w14:paraId="0AA51E4A" w14:textId="77777777" w:rsidR="004C02EF" w:rsidRDefault="004C02EF" w:rsidP="004C02EF">
      <w:r>
        <w:t xml:space="preserve">When </w:t>
      </w:r>
      <w:r>
        <w:rPr>
          <w:rFonts w:ascii="Courier New" w:hAnsi="Courier New"/>
          <w:b/>
        </w:rPr>
        <w:t>Number</w:t>
      </w:r>
      <w:r>
        <w:t xml:space="preserve"> is called as a function rather than as a constructor, it performs a type conversion.</w:t>
      </w:r>
      <w:bookmarkStart w:id="7726" w:name="_Toc385672343"/>
      <w:bookmarkStart w:id="7727" w:name="_Toc393690459"/>
    </w:p>
    <w:p w14:paraId="7B87B47A" w14:textId="77777777" w:rsidR="004C02EF" w:rsidRDefault="004C02EF" w:rsidP="004C02EF">
      <w:pPr>
        <w:pStyle w:val="40"/>
        <w:numPr>
          <w:ilvl w:val="0"/>
          <w:numId w:val="0"/>
        </w:numPr>
      </w:pPr>
      <w:bookmarkStart w:id="7728" w:name="_Ref457704661"/>
      <w:r>
        <w:t>15.7.1.1</w:t>
      </w:r>
      <w:r>
        <w:tab/>
        <w:t>Number ( [ value</w:t>
      </w:r>
      <w:bookmarkEnd w:id="7726"/>
      <w:bookmarkEnd w:id="7727"/>
      <w:r>
        <w:t xml:space="preserve"> ] )</w:t>
      </w:r>
      <w:bookmarkEnd w:id="7728"/>
    </w:p>
    <w:p w14:paraId="2023A3FC" w14:textId="77777777" w:rsidR="004C02EF" w:rsidRDefault="004C02EF" w:rsidP="004C02EF">
      <w:r>
        <w:t xml:space="preserve">Returns a Number value (not a </w:t>
      </w:r>
      <w:bookmarkStart w:id="7729" w:name="_Toc385672344"/>
      <w:bookmarkStart w:id="7730" w:name="_Toc393690460"/>
      <w:r>
        <w:t xml:space="preserve">Number object) computed by </w:t>
      </w:r>
      <w:r w:rsidRPr="00F02209">
        <w:rPr>
          <w:rFonts w:ascii="Times New Roman" w:hAnsi="Times New Roman"/>
        </w:rPr>
        <w:t>ToNumber(</w:t>
      </w:r>
      <w:r w:rsidRPr="00F02209">
        <w:rPr>
          <w:rFonts w:ascii="Times New Roman" w:hAnsi="Times New Roman"/>
          <w:i/>
        </w:rPr>
        <w:t>value</w:t>
      </w:r>
      <w:r w:rsidRPr="00F02209">
        <w:rPr>
          <w:rFonts w:ascii="Times New Roman" w:hAnsi="Times New Roman"/>
        </w:rPr>
        <w:t>)</w:t>
      </w:r>
      <w:r>
        <w:t xml:space="preserve"> if </w:t>
      </w:r>
      <w:r w:rsidRPr="00F02209">
        <w:rPr>
          <w:rFonts w:ascii="Times New Roman" w:hAnsi="Times New Roman"/>
          <w:i/>
        </w:rPr>
        <w:t>value</w:t>
      </w:r>
      <w:r>
        <w:t xml:space="preserve"> was supplied, else returns </w:t>
      </w:r>
      <w:r>
        <w:rPr>
          <w:b/>
        </w:rPr>
        <w:t>+0</w:t>
      </w:r>
      <w:r>
        <w:t>.</w:t>
      </w:r>
    </w:p>
    <w:p w14:paraId="1256B12C" w14:textId="77777777" w:rsidR="004C02EF" w:rsidRDefault="004C02EF" w:rsidP="00B43482">
      <w:pPr>
        <w:pStyle w:val="30"/>
        <w:numPr>
          <w:ilvl w:val="0"/>
          <w:numId w:val="0"/>
        </w:numPr>
      </w:pPr>
      <w:bookmarkStart w:id="7731" w:name="_Toc385672345"/>
      <w:bookmarkStart w:id="7732" w:name="_Ref393527628"/>
      <w:bookmarkStart w:id="7733" w:name="_Toc393690461"/>
      <w:bookmarkStart w:id="7734" w:name="_Ref404501547"/>
      <w:bookmarkStart w:id="7735" w:name="_Ref424531834"/>
      <w:bookmarkStart w:id="7736" w:name="_Toc472818940"/>
      <w:bookmarkStart w:id="7737" w:name="_Toc235503518"/>
      <w:bookmarkStart w:id="7738" w:name="_Toc241509293"/>
      <w:bookmarkStart w:id="7739" w:name="_Toc244416780"/>
      <w:bookmarkStart w:id="7740" w:name="_Toc276631144"/>
      <w:bookmarkStart w:id="7741" w:name="_Toc178387155"/>
      <w:bookmarkEnd w:id="7729"/>
      <w:bookmarkEnd w:id="7730"/>
      <w:r>
        <w:t>15.7.2</w:t>
      </w:r>
      <w:r>
        <w:tab/>
        <w:t>The Number Constructo</w:t>
      </w:r>
      <w:bookmarkEnd w:id="7716"/>
      <w:bookmarkEnd w:id="7717"/>
      <w:bookmarkEnd w:id="7718"/>
      <w:bookmarkEnd w:id="7731"/>
      <w:bookmarkEnd w:id="7732"/>
      <w:bookmarkEnd w:id="7733"/>
      <w:bookmarkEnd w:id="7734"/>
      <w:r>
        <w:t>r</w:t>
      </w:r>
      <w:bookmarkStart w:id="7742" w:name="_Toc382291655"/>
      <w:bookmarkEnd w:id="7735"/>
      <w:bookmarkEnd w:id="7736"/>
      <w:bookmarkEnd w:id="7737"/>
      <w:bookmarkEnd w:id="7738"/>
      <w:bookmarkEnd w:id="7739"/>
      <w:bookmarkEnd w:id="7740"/>
      <w:bookmarkEnd w:id="7741"/>
    </w:p>
    <w:p w14:paraId="22D7A86C" w14:textId="77777777" w:rsidR="004C02EF" w:rsidRDefault="004C02EF" w:rsidP="004C02EF">
      <w:r>
        <w:t xml:space="preserve">When </w:t>
      </w:r>
      <w:r>
        <w:rPr>
          <w:rFonts w:ascii="Courier New" w:hAnsi="Courier New"/>
          <w:b/>
        </w:rPr>
        <w:t>Number</w:t>
      </w:r>
      <w:r>
        <w:t xml:space="preserve"> is called as part of a </w:t>
      </w:r>
      <w:r>
        <w:rPr>
          <w:rFonts w:ascii="Courier New" w:hAnsi="Courier New"/>
          <w:b/>
        </w:rPr>
        <w:t>new</w:t>
      </w:r>
      <w:r>
        <w:t xml:space="preserve"> expression it is a constructor: it initialises the newly created object.</w:t>
      </w:r>
      <w:bookmarkStart w:id="7743" w:name="_Toc385672346"/>
      <w:bookmarkStart w:id="7744" w:name="_Toc393690462"/>
    </w:p>
    <w:p w14:paraId="4664FCFE" w14:textId="77777777" w:rsidR="004C02EF" w:rsidRDefault="004C02EF" w:rsidP="004C02EF">
      <w:pPr>
        <w:pStyle w:val="40"/>
        <w:numPr>
          <w:ilvl w:val="0"/>
          <w:numId w:val="0"/>
        </w:numPr>
      </w:pPr>
      <w:r>
        <w:t>15.7.2.1</w:t>
      </w:r>
      <w:r>
        <w:tab/>
        <w:t>new Number ( [ value</w:t>
      </w:r>
      <w:bookmarkEnd w:id="7742"/>
      <w:bookmarkEnd w:id="7743"/>
      <w:bookmarkEnd w:id="7744"/>
      <w:r>
        <w:t xml:space="preserve"> ] )</w:t>
      </w:r>
      <w:bookmarkStart w:id="7745" w:name="_Toc382291656"/>
    </w:p>
    <w:p w14:paraId="2B4A7A3C" w14:textId="77777777" w:rsidR="004C02EF" w:rsidRDefault="004C02EF" w:rsidP="004C02EF">
      <w:r>
        <w:t xml:space="preserve">The [[Prototype]] internal property of the newly constructed object is set to the original Number prototype object, the one that is the initial value of </w:t>
      </w:r>
      <w:r>
        <w:rPr>
          <w:rFonts w:ascii="Courier New" w:hAnsi="Courier New"/>
          <w:b/>
        </w:rPr>
        <w:t>Number.prototype</w:t>
      </w:r>
      <w:r>
        <w:t xml:space="preserve"> (15.7.3.1).</w:t>
      </w:r>
    </w:p>
    <w:p w14:paraId="63402118" w14:textId="77777777" w:rsidR="004C02EF" w:rsidRDefault="004C02EF" w:rsidP="004C02EF">
      <w:r>
        <w:t xml:space="preserve">The </w:t>
      </w:r>
      <w:del w:id="7746" w:author="Allen Wirfs-Brock" w:date="2011-07-02T14:17:00Z">
        <w:r w:rsidDel="000625EF">
          <w:delText xml:space="preserve">[[Class]] internal property of the </w:delText>
        </w:r>
      </w:del>
      <w:r>
        <w:t xml:space="preserve">newly constructed object is </w:t>
      </w:r>
      <w:del w:id="7747" w:author="Allen Wirfs-Brock" w:date="2011-07-02T14:17:00Z">
        <w:r w:rsidDel="000625EF">
          <w:delText xml:space="preserve">set to </w:delText>
        </w:r>
        <w:r w:rsidDel="000625EF">
          <w:rPr>
            <w:rFonts w:ascii="Courier New" w:hAnsi="Courier New"/>
            <w:b/>
          </w:rPr>
          <w:delText>"Number"</w:delText>
        </w:r>
      </w:del>
      <w:ins w:id="7748" w:author="Allen Wirfs-Brock" w:date="2011-07-02T14:17:00Z">
        <w:r w:rsidR="000625EF">
          <w:t>has a [[</w:t>
        </w:r>
        <w:del w:id="7749" w:author="Rev 3 Allen Wirfs-Brock" w:date="2011-09-07T18:03:00Z">
          <w:r w:rsidR="000625EF" w:rsidDel="00187187">
            <w:delText>IsNumber</w:delText>
          </w:r>
        </w:del>
      </w:ins>
      <w:ins w:id="7750" w:author="Rev 3 Allen Wirfs-Brock" w:date="2011-09-07T18:03:00Z">
        <w:r w:rsidR="00187187">
          <w:t>NativeBrand</w:t>
        </w:r>
      </w:ins>
      <w:ins w:id="7751" w:author="Allen Wirfs-Brock" w:date="2011-07-02T14:17:00Z">
        <w:r w:rsidR="000625EF">
          <w:t>]] internal property</w:t>
        </w:r>
      </w:ins>
      <w:ins w:id="7752" w:author="Rev 3 Allen Wirfs-Brock" w:date="2011-09-07T18:03:00Z">
        <w:r w:rsidR="00187187" w:rsidRPr="00187187">
          <w:t xml:space="preserve"> </w:t>
        </w:r>
        <w:r w:rsidR="00187187">
          <w:t>whose value is NumberWrapper</w:t>
        </w:r>
      </w:ins>
      <w:r>
        <w:t>.</w:t>
      </w:r>
    </w:p>
    <w:p w14:paraId="2E4272A2" w14:textId="77777777" w:rsidR="004C02EF" w:rsidRDefault="004C02EF" w:rsidP="004C02EF">
      <w:r>
        <w:t xml:space="preserve">The [[PrimitiveValue]] internal property of the newly constructed object is set to </w:t>
      </w:r>
      <w:r w:rsidRPr="00F02209">
        <w:rPr>
          <w:rFonts w:ascii="Times New Roman" w:hAnsi="Times New Roman"/>
        </w:rPr>
        <w:t>ToNumber(</w:t>
      </w:r>
      <w:r w:rsidRPr="00F02209">
        <w:rPr>
          <w:rFonts w:ascii="Times New Roman" w:hAnsi="Times New Roman"/>
          <w:i/>
        </w:rPr>
        <w:t>value</w:t>
      </w:r>
      <w:r w:rsidRPr="00F02209">
        <w:rPr>
          <w:rFonts w:ascii="Times New Roman" w:hAnsi="Times New Roman"/>
        </w:rPr>
        <w:t>)</w:t>
      </w:r>
      <w:r>
        <w:t xml:space="preserve"> if </w:t>
      </w:r>
      <w:r w:rsidRPr="00F02209">
        <w:rPr>
          <w:rFonts w:ascii="Times New Roman" w:hAnsi="Times New Roman"/>
          <w:i/>
        </w:rPr>
        <w:t>value</w:t>
      </w:r>
      <w:r>
        <w:t xml:space="preserve"> was supplied, else to +0.</w:t>
      </w:r>
      <w:bookmarkStart w:id="7753" w:name="_Toc385672347"/>
      <w:bookmarkStart w:id="7754" w:name="_Toc393690463"/>
    </w:p>
    <w:p w14:paraId="46346D52" w14:textId="77777777" w:rsidR="004C02EF" w:rsidRDefault="004C02EF" w:rsidP="004C02EF">
      <w:r>
        <w:t xml:space="preserve">The [[Extensible]] internal property of the newly constructed object is set to </w:t>
      </w:r>
      <w:r w:rsidRPr="000D6C0A">
        <w:rPr>
          <w:b/>
        </w:rPr>
        <w:t>true</w:t>
      </w:r>
      <w:r>
        <w:t>.</w:t>
      </w:r>
    </w:p>
    <w:p w14:paraId="6452ACAB" w14:textId="77777777" w:rsidR="004C02EF" w:rsidRDefault="004C02EF" w:rsidP="00B43482">
      <w:pPr>
        <w:pStyle w:val="30"/>
        <w:numPr>
          <w:ilvl w:val="0"/>
          <w:numId w:val="0"/>
        </w:numPr>
      </w:pPr>
      <w:bookmarkStart w:id="7755" w:name="_Toc382212257"/>
      <w:bookmarkStart w:id="7756" w:name="_Toc382212820"/>
      <w:bookmarkStart w:id="7757" w:name="_Toc382291657"/>
      <w:bookmarkStart w:id="7758" w:name="_Toc385672348"/>
      <w:bookmarkStart w:id="7759" w:name="_Toc393690464"/>
      <w:bookmarkStart w:id="7760" w:name="_Ref457704674"/>
      <w:bookmarkStart w:id="7761" w:name="_Ref457709286"/>
      <w:bookmarkStart w:id="7762" w:name="_Toc472818941"/>
      <w:bookmarkStart w:id="7763" w:name="_Toc235503519"/>
      <w:bookmarkStart w:id="7764" w:name="_Toc241509294"/>
      <w:bookmarkStart w:id="7765" w:name="_Toc244416781"/>
      <w:bookmarkStart w:id="7766" w:name="_Toc276631145"/>
      <w:bookmarkStart w:id="7767" w:name="_Toc178387156"/>
      <w:bookmarkEnd w:id="7745"/>
      <w:bookmarkEnd w:id="7753"/>
      <w:bookmarkEnd w:id="7754"/>
      <w:r>
        <w:t>15.7.3</w:t>
      </w:r>
      <w:r>
        <w:tab/>
        <w:t>Properties of the Number</w:t>
      </w:r>
      <w:bookmarkEnd w:id="7755"/>
      <w:bookmarkEnd w:id="7756"/>
      <w:r>
        <w:t xml:space="preserve"> Constructo</w:t>
      </w:r>
      <w:bookmarkEnd w:id="7757"/>
      <w:bookmarkEnd w:id="7758"/>
      <w:bookmarkEnd w:id="7759"/>
      <w:r>
        <w:t>r</w:t>
      </w:r>
      <w:bookmarkEnd w:id="7760"/>
      <w:bookmarkEnd w:id="7761"/>
      <w:bookmarkEnd w:id="7762"/>
      <w:bookmarkEnd w:id="7763"/>
      <w:bookmarkEnd w:id="7764"/>
      <w:bookmarkEnd w:id="7765"/>
      <w:bookmarkEnd w:id="7766"/>
      <w:bookmarkEnd w:id="7767"/>
    </w:p>
    <w:p w14:paraId="52B6F9B5" w14:textId="77777777" w:rsidR="004C02EF" w:rsidRDefault="004C02EF" w:rsidP="004C02EF">
      <w:r>
        <w:t>The value of the [[Prototype]] internal property of the Number constructor is the Function prototype object (15.3.4).</w:t>
      </w:r>
    </w:p>
    <w:p w14:paraId="50966992"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Number constructor has the following properties:</w:t>
      </w:r>
      <w:bookmarkStart w:id="7768" w:name="_Toc382291658"/>
      <w:bookmarkStart w:id="7769" w:name="_Toc385672349"/>
      <w:bookmarkStart w:id="7770" w:name="_Ref393613924"/>
      <w:bookmarkStart w:id="7771" w:name="_Toc393690465"/>
      <w:bookmarkStart w:id="7772" w:name="_Ref404502635"/>
      <w:bookmarkStart w:id="7773" w:name="_Toc382212258"/>
      <w:bookmarkStart w:id="7774" w:name="_Toc382212821"/>
    </w:p>
    <w:p w14:paraId="355CF78E" w14:textId="77777777" w:rsidR="004C02EF" w:rsidRDefault="004C02EF" w:rsidP="004C02EF">
      <w:pPr>
        <w:pStyle w:val="40"/>
        <w:numPr>
          <w:ilvl w:val="0"/>
          <w:numId w:val="0"/>
        </w:numPr>
      </w:pPr>
      <w:bookmarkStart w:id="7775" w:name="_Ref424534510"/>
      <w:r>
        <w:t>15.7.3.1</w:t>
      </w:r>
      <w:r>
        <w:tab/>
        <w:t>Number.prototyp</w:t>
      </w:r>
      <w:bookmarkEnd w:id="7768"/>
      <w:bookmarkEnd w:id="7769"/>
      <w:bookmarkEnd w:id="7770"/>
      <w:bookmarkEnd w:id="7771"/>
      <w:bookmarkEnd w:id="7772"/>
      <w:r>
        <w:t>e</w:t>
      </w:r>
      <w:bookmarkEnd w:id="7775"/>
    </w:p>
    <w:p w14:paraId="4A91E38B" w14:textId="77777777" w:rsidR="004C02EF" w:rsidRDefault="004C02EF" w:rsidP="004C02EF">
      <w:r>
        <w:t xml:space="preserve">The initial value of </w:t>
      </w:r>
      <w:r>
        <w:rPr>
          <w:rFonts w:ascii="Courier New" w:hAnsi="Courier New"/>
          <w:b/>
        </w:rPr>
        <w:t>Number.prototype</w:t>
      </w:r>
      <w:r>
        <w:t xml:space="preserve"> is the Number prototype object (15.7.4).</w:t>
      </w:r>
      <w:bookmarkStart w:id="7776" w:name="_Toc385672350"/>
      <w:bookmarkStart w:id="7777" w:name="_Toc382291659"/>
    </w:p>
    <w:p w14:paraId="59D326FB" w14:textId="77777777" w:rsidR="004C02EF" w:rsidRDefault="004C02EF" w:rsidP="004C02EF">
      <w:r>
        <w:t xml:space="preserve">This property has the attributes { [[Writable]]: </w:t>
      </w:r>
      <w:r w:rsidRPr="00923341">
        <w:rPr>
          <w:b/>
        </w:rPr>
        <w:t>false</w:t>
      </w:r>
      <w:r>
        <w:t xml:space="preserve">, [[Enumerable]]: </w:t>
      </w:r>
      <w:r w:rsidRPr="00923341">
        <w:rPr>
          <w:b/>
        </w:rPr>
        <w:t>false</w:t>
      </w:r>
      <w:r>
        <w:t xml:space="preserve">, [[Configurable]]: </w:t>
      </w:r>
      <w:r w:rsidRPr="00923341">
        <w:rPr>
          <w:b/>
        </w:rPr>
        <w:t>false</w:t>
      </w:r>
      <w:r>
        <w:t xml:space="preserve"> }.</w:t>
      </w:r>
      <w:bookmarkStart w:id="7778" w:name="_Toc393690466"/>
    </w:p>
    <w:p w14:paraId="148B6312" w14:textId="77777777" w:rsidR="004C02EF" w:rsidRDefault="004C02EF" w:rsidP="004C02EF">
      <w:pPr>
        <w:pStyle w:val="40"/>
        <w:numPr>
          <w:ilvl w:val="0"/>
          <w:numId w:val="0"/>
        </w:numPr>
      </w:pPr>
      <w:bookmarkStart w:id="7779" w:name="_Ref457704688"/>
      <w:r>
        <w:t>15.7.3.2</w:t>
      </w:r>
      <w:r>
        <w:tab/>
        <w:t>Number.MAX_VALU</w:t>
      </w:r>
      <w:bookmarkEnd w:id="7776"/>
      <w:bookmarkEnd w:id="7778"/>
      <w:r>
        <w:t>E</w:t>
      </w:r>
      <w:bookmarkEnd w:id="7779"/>
    </w:p>
    <w:p w14:paraId="426474FE" w14:textId="77777777" w:rsidR="004C02EF" w:rsidRDefault="004C02EF" w:rsidP="004C02EF">
      <w:r>
        <w:t xml:space="preserve">The value of </w:t>
      </w:r>
      <w:r>
        <w:rPr>
          <w:rFonts w:ascii="Courier New" w:hAnsi="Courier New"/>
          <w:b/>
        </w:rPr>
        <w:t>Number.MAX_VALUE</w:t>
      </w:r>
      <w:r>
        <w:t xml:space="preserve"> is the largest positive finite value of the Number type, which is approximately </w:t>
      </w:r>
      <w:r w:rsidRPr="00E2265C">
        <w:rPr>
          <w:rFonts w:ascii="Times New Roman" w:hAnsi="Times New Roman"/>
        </w:rPr>
        <w:t>1.7976931348623157 </w:t>
      </w:r>
      <w:r w:rsidRPr="00E2265C">
        <w:rPr>
          <w:rFonts w:ascii="Times New Roman" w:hAnsi="Times New Roman"/>
        </w:rPr>
        <w:sym w:font="Symbol" w:char="F0B4"/>
      </w:r>
      <w:r w:rsidRPr="00E2265C">
        <w:rPr>
          <w:rFonts w:ascii="Times New Roman" w:hAnsi="Times New Roman"/>
        </w:rPr>
        <w:t> 10</w:t>
      </w:r>
      <w:r w:rsidRPr="00E2265C">
        <w:rPr>
          <w:rFonts w:ascii="Times New Roman" w:hAnsi="Times New Roman"/>
          <w:vertAlign w:val="superscript"/>
        </w:rPr>
        <w:t>308</w:t>
      </w:r>
      <w:r>
        <w:t>.</w:t>
      </w:r>
    </w:p>
    <w:p w14:paraId="22E90ABE"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780" w:name="_Toc385672351"/>
      <w:bookmarkStart w:id="7781" w:name="_Toc393690467"/>
    </w:p>
    <w:p w14:paraId="614DE606" w14:textId="77777777" w:rsidR="004C02EF" w:rsidRDefault="004C02EF" w:rsidP="004C02EF">
      <w:pPr>
        <w:pStyle w:val="40"/>
        <w:numPr>
          <w:ilvl w:val="0"/>
          <w:numId w:val="0"/>
        </w:numPr>
      </w:pPr>
      <w:r>
        <w:t>15.7.3.3</w:t>
      </w:r>
      <w:r>
        <w:tab/>
        <w:t>Number.MIN_VALU</w:t>
      </w:r>
      <w:bookmarkEnd w:id="7780"/>
      <w:bookmarkEnd w:id="7781"/>
      <w:r>
        <w:t>E</w:t>
      </w:r>
    </w:p>
    <w:p w14:paraId="047E6D91" w14:textId="77777777" w:rsidR="004C02EF" w:rsidRDefault="004C02EF" w:rsidP="004C02EF">
      <w:r>
        <w:t xml:space="preserve">The value of </w:t>
      </w:r>
      <w:r>
        <w:rPr>
          <w:rFonts w:ascii="Courier New" w:hAnsi="Courier New"/>
          <w:b/>
        </w:rPr>
        <w:t>Number.MIN_VALUE</w:t>
      </w:r>
      <w:r>
        <w:t xml:space="preserve"> is the smallest positive value of the Number type, which is approximately </w:t>
      </w:r>
      <w:r w:rsidRPr="00E2265C">
        <w:rPr>
          <w:rFonts w:ascii="Times New Roman" w:hAnsi="Times New Roman"/>
        </w:rPr>
        <w:t>5 </w:t>
      </w:r>
      <w:r w:rsidRPr="00E2265C">
        <w:rPr>
          <w:rFonts w:ascii="Times New Roman" w:hAnsi="Times New Roman"/>
        </w:rPr>
        <w:sym w:font="Symbol" w:char="F0B4"/>
      </w:r>
      <w:r w:rsidRPr="00E2265C">
        <w:rPr>
          <w:rFonts w:ascii="Times New Roman" w:hAnsi="Times New Roman"/>
        </w:rPr>
        <w:t> 10</w:t>
      </w:r>
      <w:r w:rsidRPr="00E2265C">
        <w:rPr>
          <w:rFonts w:ascii="Times New Roman" w:hAnsi="Times New Roman"/>
          <w:vertAlign w:val="superscript"/>
        </w:rPr>
        <w:noBreakHyphen/>
        <w:t>324</w:t>
      </w:r>
      <w:r>
        <w:t>.</w:t>
      </w:r>
      <w:bookmarkStart w:id="7782" w:name="_Toc385672352"/>
    </w:p>
    <w:p w14:paraId="013E110C"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783" w:name="_Toc393690468"/>
    </w:p>
    <w:p w14:paraId="4520A3C5" w14:textId="77777777" w:rsidR="004C02EF" w:rsidRDefault="004C02EF" w:rsidP="004C02EF">
      <w:pPr>
        <w:pStyle w:val="40"/>
        <w:numPr>
          <w:ilvl w:val="0"/>
          <w:numId w:val="0"/>
        </w:numPr>
      </w:pPr>
      <w:bookmarkStart w:id="7784" w:name="_Ref457704701"/>
      <w:r>
        <w:t>15.7.3.4</w:t>
      </w:r>
      <w:r>
        <w:tab/>
        <w:t>Number.Na</w:t>
      </w:r>
      <w:bookmarkEnd w:id="7777"/>
      <w:bookmarkEnd w:id="7782"/>
      <w:bookmarkEnd w:id="7783"/>
      <w:r>
        <w:t>N</w:t>
      </w:r>
      <w:bookmarkEnd w:id="7784"/>
    </w:p>
    <w:p w14:paraId="10378F11" w14:textId="77777777" w:rsidR="004C02EF" w:rsidRDefault="004C02EF" w:rsidP="004C02EF">
      <w:r>
        <w:t xml:space="preserve">The value of </w:t>
      </w:r>
      <w:r>
        <w:rPr>
          <w:rFonts w:ascii="Courier New" w:hAnsi="Courier New"/>
          <w:b/>
        </w:rPr>
        <w:t>Number.NaN</w:t>
      </w:r>
      <w:r>
        <w:t xml:space="preserve"> is </w:t>
      </w:r>
      <w:r>
        <w:rPr>
          <w:b/>
        </w:rPr>
        <w:t>NaN</w:t>
      </w:r>
      <w:r>
        <w:t>.</w:t>
      </w:r>
      <w:bookmarkStart w:id="7785" w:name="_Toc385672353"/>
      <w:bookmarkStart w:id="7786" w:name="_Toc382291660"/>
    </w:p>
    <w:p w14:paraId="3E783D97"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787" w:name="_Toc393690469"/>
    </w:p>
    <w:p w14:paraId="25DFAF76" w14:textId="77777777" w:rsidR="004C02EF" w:rsidRDefault="004C02EF" w:rsidP="004C02EF">
      <w:pPr>
        <w:pStyle w:val="40"/>
        <w:numPr>
          <w:ilvl w:val="0"/>
          <w:numId w:val="0"/>
        </w:numPr>
      </w:pPr>
      <w:r>
        <w:t>15.7.3.5</w:t>
      </w:r>
      <w:r>
        <w:tab/>
        <w:t>Number.NEGATIVE_INFINIT</w:t>
      </w:r>
      <w:bookmarkEnd w:id="7785"/>
      <w:bookmarkEnd w:id="7787"/>
      <w:r>
        <w:t>Y</w:t>
      </w:r>
    </w:p>
    <w:p w14:paraId="115B0109" w14:textId="77777777" w:rsidR="004C02EF" w:rsidRDefault="004C02EF" w:rsidP="004C02EF">
      <w:r>
        <w:t xml:space="preserve">The value of Number.NEGATIVE_INFINITY is </w:t>
      </w:r>
      <w:r>
        <w:sym w:font="Symbol" w:char="F02D"/>
      </w:r>
      <w:r>
        <w:sym w:font="Symbol" w:char="F0A5"/>
      </w:r>
      <w:r>
        <w:t>.</w:t>
      </w:r>
      <w:bookmarkStart w:id="7788" w:name="_Toc385672354"/>
    </w:p>
    <w:p w14:paraId="6B436E77"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789" w:name="_Toc393690470"/>
    </w:p>
    <w:p w14:paraId="14F1ADEA" w14:textId="77777777" w:rsidR="004C02EF" w:rsidRDefault="004C02EF" w:rsidP="004C02EF">
      <w:pPr>
        <w:pStyle w:val="40"/>
        <w:numPr>
          <w:ilvl w:val="0"/>
          <w:numId w:val="0"/>
        </w:numPr>
      </w:pPr>
      <w:r>
        <w:t>15.7.3.6</w:t>
      </w:r>
      <w:r>
        <w:tab/>
        <w:t>Number.POSITIVE_INFINIT</w:t>
      </w:r>
      <w:bookmarkEnd w:id="7788"/>
      <w:bookmarkEnd w:id="7789"/>
      <w:r>
        <w:t>Y</w:t>
      </w:r>
    </w:p>
    <w:p w14:paraId="16A9A607" w14:textId="77777777" w:rsidR="004C02EF" w:rsidRDefault="004C02EF" w:rsidP="004C02EF">
      <w:r>
        <w:t>The value of Number.POSITIVE_INFINITY is +</w:t>
      </w:r>
      <w:r>
        <w:sym w:font="Symbol" w:char="F0A5"/>
      </w:r>
      <w:r>
        <w:t>.</w:t>
      </w:r>
      <w:bookmarkStart w:id="7790" w:name="_Toc385672355"/>
    </w:p>
    <w:p w14:paraId="055320FB"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791" w:name="_Ref393609442"/>
      <w:bookmarkStart w:id="7792" w:name="_Toc393690471"/>
    </w:p>
    <w:p w14:paraId="6124E6C4" w14:textId="77777777" w:rsidR="004C02EF" w:rsidRDefault="004C02EF" w:rsidP="00B43482">
      <w:pPr>
        <w:pStyle w:val="30"/>
        <w:numPr>
          <w:ilvl w:val="0"/>
          <w:numId w:val="0"/>
        </w:numPr>
      </w:pPr>
      <w:bookmarkStart w:id="7793" w:name="_Ref424536060"/>
      <w:bookmarkStart w:id="7794" w:name="_Toc472818942"/>
      <w:bookmarkStart w:id="7795" w:name="_Toc235503520"/>
      <w:bookmarkStart w:id="7796" w:name="_Toc241509295"/>
      <w:bookmarkStart w:id="7797" w:name="_Toc244416782"/>
      <w:bookmarkStart w:id="7798" w:name="_Toc276631146"/>
      <w:bookmarkStart w:id="7799" w:name="_Toc178387157"/>
      <w:r>
        <w:t>15.7.4</w:t>
      </w:r>
      <w:r>
        <w:tab/>
        <w:t>Properties of the Number Prototype Objec</w:t>
      </w:r>
      <w:bookmarkEnd w:id="7773"/>
      <w:bookmarkEnd w:id="7774"/>
      <w:bookmarkEnd w:id="7786"/>
      <w:bookmarkEnd w:id="7790"/>
      <w:bookmarkEnd w:id="7791"/>
      <w:bookmarkEnd w:id="7792"/>
      <w:r>
        <w:t>t</w:t>
      </w:r>
      <w:bookmarkStart w:id="7800" w:name="_Toc382212259"/>
      <w:bookmarkStart w:id="7801" w:name="_Toc382212822"/>
      <w:bookmarkEnd w:id="7793"/>
      <w:bookmarkEnd w:id="7794"/>
      <w:bookmarkEnd w:id="7795"/>
      <w:bookmarkEnd w:id="7796"/>
      <w:bookmarkEnd w:id="7797"/>
      <w:bookmarkEnd w:id="7798"/>
      <w:bookmarkEnd w:id="7799"/>
    </w:p>
    <w:p w14:paraId="5FB5E623" w14:textId="77777777" w:rsidR="004C02EF" w:rsidRDefault="004C02EF" w:rsidP="004C02EF">
      <w:r>
        <w:t xml:space="preserve">The Number prototype object is itself a Number object </w:t>
      </w:r>
      <w:del w:id="7802" w:author="Allen Wirfs-Brock" w:date="2011-07-02T14:18:00Z">
        <w:r w:rsidDel="000625EF">
          <w:delText xml:space="preserve">(its [[Class]] is </w:delText>
        </w:r>
        <w:r w:rsidDel="000625EF">
          <w:rPr>
            <w:rFonts w:ascii="Courier New" w:hAnsi="Courier New"/>
            <w:b/>
          </w:rPr>
          <w:delText>"Number"</w:delText>
        </w:r>
        <w:r w:rsidDel="000625EF">
          <w:delText>)</w:delText>
        </w:r>
      </w:del>
      <w:ins w:id="7803" w:author="Allen Wirfs-Brock" w:date="2011-07-02T14:18:00Z">
        <w:r w:rsidR="000625EF">
          <w:t>with a [[</w:t>
        </w:r>
        <w:del w:id="7804" w:author="Rev 3 Allen Wirfs-Brock" w:date="2011-09-07T18:03:00Z">
          <w:r w:rsidR="000625EF" w:rsidDel="00187187">
            <w:delText>IsNumber</w:delText>
          </w:r>
        </w:del>
      </w:ins>
      <w:ins w:id="7805" w:author="Rev 3 Allen Wirfs-Brock" w:date="2011-09-07T18:03:00Z">
        <w:r w:rsidR="00187187">
          <w:t>NativeBrand</w:t>
        </w:r>
      </w:ins>
      <w:ins w:id="7806" w:author="Allen Wirfs-Brock" w:date="2011-07-02T14:18:00Z">
        <w:r w:rsidR="000625EF">
          <w:t>]] internal property</w:t>
        </w:r>
      </w:ins>
      <w:ins w:id="7807" w:author="Rev 3 Allen Wirfs-Brock" w:date="2011-09-07T18:03:00Z">
        <w:r w:rsidR="00187187">
          <w:t xml:space="preserve"> whose value is NumberWrapper</w:t>
        </w:r>
      </w:ins>
      <w:ins w:id="7808" w:author="Allen Wirfs-Brock" w:date="2011-07-02T14:18:00Z">
        <w:r w:rsidR="000625EF">
          <w:t>.</w:t>
        </w:r>
      </w:ins>
      <w:r>
        <w:t xml:space="preserve"> </w:t>
      </w:r>
      <w:del w:id="7809" w:author="Allen Wirfs-Brock" w:date="2011-07-02T14:18:00Z">
        <w:r w:rsidDel="000625EF">
          <w:delText xml:space="preserve">whose </w:delText>
        </w:r>
      </w:del>
      <w:ins w:id="7810" w:author="Allen Wirfs-Brock" w:date="2011-07-02T14:18:00Z">
        <w:r w:rsidR="000625EF">
          <w:t xml:space="preserve">Its </w:t>
        </w:r>
      </w:ins>
      <w:r>
        <w:t>value is +0.</w:t>
      </w:r>
    </w:p>
    <w:p w14:paraId="604AACFF" w14:textId="77777777" w:rsidR="004C02EF" w:rsidRDefault="004C02EF" w:rsidP="004C02EF">
      <w:r>
        <w:t>The value of the [[Prototype]] internal property of the Number prototype object is the standard built-in Object prototype object (15.2.4).</w:t>
      </w:r>
    </w:p>
    <w:p w14:paraId="2BDB9C23" w14:textId="77777777" w:rsidR="004C02EF" w:rsidRDefault="004C02EF" w:rsidP="004C02EF">
      <w:r>
        <w:t xml:space="preserve">Unless explicitly stated otherwise, the methods of the Number prototype object defined below are not generic and the this value passed to them must be either a Number value or an </w:t>
      </w:r>
      <w:del w:id="7811" w:author="Allen Wirfs-Brock" w:date="2011-07-02T14:20:00Z">
        <w:r w:rsidDel="000625EF">
          <w:delText xml:space="preserve">Object </w:delText>
        </w:r>
      </w:del>
      <w:ins w:id="7812" w:author="Allen Wirfs-Brock" w:date="2011-07-02T14:20:00Z">
        <w:r w:rsidR="000625EF">
          <w:t xml:space="preserve">object </w:t>
        </w:r>
      </w:ins>
      <w:del w:id="7813" w:author="Allen Wirfs-Brock" w:date="2011-07-02T14:19:00Z">
        <w:r w:rsidDel="000625EF">
          <w:delText>for which the value of</w:delText>
        </w:r>
      </w:del>
      <w:ins w:id="7814" w:author="Allen Wirfs-Brock" w:date="2011-07-02T14:19:00Z">
        <w:r w:rsidR="000625EF">
          <w:t>that has</w:t>
        </w:r>
      </w:ins>
      <w:r>
        <w:t xml:space="preserve"> </w:t>
      </w:r>
      <w:del w:id="7815" w:author="Rev 3 Allen Wirfs-Brock" w:date="2011-09-07T18:06:00Z">
        <w:r w:rsidDel="00187187">
          <w:delText xml:space="preserve">the </w:delText>
        </w:r>
      </w:del>
      <w:ins w:id="7816" w:author="Rev 3 Allen Wirfs-Brock" w:date="2011-09-07T18:06:00Z">
        <w:r w:rsidR="00187187">
          <w:t xml:space="preserve">a </w:t>
        </w:r>
      </w:ins>
      <w:r>
        <w:t>[[</w:t>
      </w:r>
      <w:del w:id="7817" w:author="Allen Wirfs-Brock" w:date="2011-07-02T14:19:00Z">
        <w:r w:rsidDel="000625EF">
          <w:delText>Class</w:delText>
        </w:r>
      </w:del>
      <w:ins w:id="7818" w:author="Allen Wirfs-Brock" w:date="2011-07-02T14:19:00Z">
        <w:del w:id="7819" w:author="Rev 3 Allen Wirfs-Brock" w:date="2011-09-07T18:05:00Z">
          <w:r w:rsidR="000625EF" w:rsidDel="00187187">
            <w:delText>IsNumber</w:delText>
          </w:r>
        </w:del>
      </w:ins>
      <w:ins w:id="7820" w:author="Rev 3 Allen Wirfs-Brock" w:date="2011-09-07T18:05:00Z">
        <w:r w:rsidR="00187187">
          <w:t>NativeBrand</w:t>
        </w:r>
      </w:ins>
      <w:r>
        <w:t>]] internal property</w:t>
      </w:r>
      <w:ins w:id="7821" w:author="Rev 3 Allen Wirfs-Brock" w:date="2011-09-07T18:05:00Z">
        <w:r w:rsidR="00187187" w:rsidRPr="00187187">
          <w:t xml:space="preserve"> </w:t>
        </w:r>
        <w:r w:rsidR="00187187">
          <w:t>whose value is NumberWrapper</w:t>
        </w:r>
      </w:ins>
      <w:del w:id="7822" w:author="Allen Wirfs-Brock" w:date="2011-07-02T14:19:00Z">
        <w:r w:rsidDel="000625EF">
          <w:delText xml:space="preserve"> is </w:delText>
        </w:r>
        <w:r w:rsidDel="000625EF">
          <w:rPr>
            <w:rFonts w:ascii="Courier New" w:hAnsi="Courier New"/>
            <w:b/>
          </w:rPr>
          <w:delText>"Number"</w:delText>
        </w:r>
      </w:del>
      <w:r>
        <w:t>.</w:t>
      </w:r>
    </w:p>
    <w:p w14:paraId="2301BAF7" w14:textId="77777777" w:rsidR="004C02EF" w:rsidRDefault="004C02EF" w:rsidP="004C02EF">
      <w:r>
        <w:t xml:space="preserve">In the following descriptions of functions that are properties of the Number prototype object, the phrase “this Number object” refers to either the object that is the </w:t>
      </w:r>
      <w:r>
        <w:rPr>
          <w:b/>
        </w:rPr>
        <w:t>this</w:t>
      </w:r>
      <w:r>
        <w:t xml:space="preserve"> value for the invocation of the function or, if Type(</w:t>
      </w:r>
      <w:r w:rsidRPr="00EF4BAF">
        <w:rPr>
          <w:b/>
        </w:rPr>
        <w:t>this</w:t>
      </w:r>
      <w:r>
        <w:t xml:space="preserve"> value) is Number,  an object that is created as if by the expression </w:t>
      </w:r>
      <w:r w:rsidRPr="00EF4BAF">
        <w:rPr>
          <w:rFonts w:ascii="Courier New" w:hAnsi="Courier New" w:cs="Courier New"/>
          <w:b/>
        </w:rPr>
        <w:t>new Number(</w:t>
      </w:r>
      <w:r w:rsidRPr="00EF4BAF">
        <w:rPr>
          <w:b/>
        </w:rPr>
        <w:t>this</w:t>
      </w:r>
      <w:r>
        <w:t xml:space="preserve"> value</w:t>
      </w:r>
      <w:r w:rsidRPr="00EF4BAF">
        <w:rPr>
          <w:rFonts w:ascii="Courier New" w:hAnsi="Courier New" w:cs="Courier New"/>
          <w:b/>
        </w:rPr>
        <w:t>)</w:t>
      </w:r>
      <w:r>
        <w:t xml:space="preserve"> where </w:t>
      </w:r>
      <w:r w:rsidRPr="00EF4BAF">
        <w:rPr>
          <w:rFonts w:ascii="Courier New" w:hAnsi="Courier New" w:cs="Courier New"/>
          <w:b/>
        </w:rPr>
        <w:t>Number</w:t>
      </w:r>
      <w:r>
        <w:t xml:space="preserve"> is the standard built-in constructor with that name.  Also, the phrase “this Number value” refers to either the Number value represented by this Number object, that is, the value of the [[PrimitiveValue]] internal property of this Number object</w:t>
      </w:r>
      <w:bookmarkStart w:id="7823" w:name="_Toc385672356"/>
      <w:bookmarkStart w:id="7824" w:name="_Toc393690472"/>
      <w:bookmarkStart w:id="7825" w:name="_Toc382291661"/>
      <w:r>
        <w:t xml:space="preserve"> or the </w:t>
      </w:r>
      <w:r w:rsidRPr="00EF4BAF">
        <w:rPr>
          <w:b/>
        </w:rPr>
        <w:t>this</w:t>
      </w:r>
      <w:r>
        <w:t xml:space="preserve"> value if its type is Number.  A </w:t>
      </w:r>
      <w:r>
        <w:rPr>
          <w:b/>
        </w:rPr>
        <w:t>TypeError</w:t>
      </w:r>
      <w:r>
        <w:t xml:space="preserve"> exception is thrown if the </w:t>
      </w:r>
      <w:r>
        <w:rPr>
          <w:b/>
        </w:rPr>
        <w:t>this</w:t>
      </w:r>
      <w:r>
        <w:t xml:space="preserve"> value is neither an object </w:t>
      </w:r>
      <w:del w:id="7826" w:author="Allen Wirfs-Brock" w:date="2011-07-02T14:20:00Z">
        <w:r w:rsidDel="000625EF">
          <w:delText>for which the value of the</w:delText>
        </w:r>
      </w:del>
      <w:ins w:id="7827" w:author="Allen Wirfs-Brock" w:date="2011-07-02T14:20:00Z">
        <w:r w:rsidR="000625EF">
          <w:t>that has a</w:t>
        </w:r>
      </w:ins>
      <w:ins w:id="7828" w:author="Allen Wirfs-Brock" w:date="2011-07-02T14:21:00Z">
        <w:del w:id="7829" w:author="Rev 3 Allen Wirfs-Brock" w:date="2011-09-07T18:05:00Z">
          <w:r w:rsidR="000625EF" w:rsidDel="00187187">
            <w:delText>n</w:delText>
          </w:r>
        </w:del>
      </w:ins>
      <w:r>
        <w:t xml:space="preserve"> [[</w:t>
      </w:r>
      <w:del w:id="7830" w:author="Allen Wirfs-Brock" w:date="2011-07-02T14:20:00Z">
        <w:r w:rsidDel="000625EF">
          <w:delText>Class</w:delText>
        </w:r>
      </w:del>
      <w:ins w:id="7831" w:author="Allen Wirfs-Brock" w:date="2011-07-02T14:20:00Z">
        <w:del w:id="7832" w:author="Rev 3 Allen Wirfs-Brock" w:date="2011-09-07T18:04:00Z">
          <w:r w:rsidR="000625EF" w:rsidDel="00187187">
            <w:delText>IsNumber</w:delText>
          </w:r>
        </w:del>
      </w:ins>
      <w:ins w:id="7833" w:author="Rev 3 Allen Wirfs-Brock" w:date="2011-09-07T18:04:00Z">
        <w:r w:rsidR="00187187">
          <w:t>NativeBrand</w:t>
        </w:r>
      </w:ins>
      <w:r>
        <w:t>]] internal property</w:t>
      </w:r>
      <w:ins w:id="7834" w:author="Rev 3 Allen Wirfs-Brock" w:date="2011-09-07T18:04:00Z">
        <w:r w:rsidR="00187187" w:rsidRPr="00187187">
          <w:t xml:space="preserve"> </w:t>
        </w:r>
        <w:r w:rsidR="00187187">
          <w:t>whose value is NumberWrapper</w:t>
        </w:r>
      </w:ins>
      <w:r>
        <w:t xml:space="preserve"> </w:t>
      </w:r>
      <w:del w:id="7835" w:author="Allen Wirfs-Brock" w:date="2011-07-02T14:21:00Z">
        <w:r w:rsidDel="000625EF">
          <w:delText xml:space="preserve">is </w:delText>
        </w:r>
        <w:r w:rsidDel="000625EF">
          <w:rPr>
            <w:rFonts w:ascii="Courier New" w:hAnsi="Courier New"/>
            <w:b/>
          </w:rPr>
          <w:delText>"Number"</w:delText>
        </w:r>
        <w:r w:rsidDel="000625EF">
          <w:delText xml:space="preserve"> </w:delText>
        </w:r>
      </w:del>
      <w:r>
        <w:t>or a value whose type is Number.</w:t>
      </w:r>
    </w:p>
    <w:p w14:paraId="146E5DD1" w14:textId="77777777" w:rsidR="004C02EF" w:rsidRDefault="004C02EF" w:rsidP="004C02EF">
      <w:pPr>
        <w:pStyle w:val="40"/>
        <w:numPr>
          <w:ilvl w:val="0"/>
          <w:numId w:val="0"/>
        </w:numPr>
      </w:pPr>
      <w:r>
        <w:t>15.7.4.1</w:t>
      </w:r>
      <w:r>
        <w:tab/>
        <w:t>Number.prototype.constructo</w:t>
      </w:r>
      <w:bookmarkEnd w:id="7823"/>
      <w:bookmarkEnd w:id="7824"/>
      <w:r>
        <w:t>r</w:t>
      </w:r>
    </w:p>
    <w:p w14:paraId="6911C45C" w14:textId="77777777" w:rsidR="004C02EF" w:rsidRDefault="004C02EF" w:rsidP="004C02EF">
      <w:r>
        <w:t xml:space="preserve">The initial value of </w:t>
      </w:r>
      <w:r>
        <w:rPr>
          <w:rFonts w:ascii="Courier New" w:hAnsi="Courier New"/>
          <w:b/>
        </w:rPr>
        <w:t>Number.prototype.constructor</w:t>
      </w:r>
      <w:r>
        <w:t xml:space="preserve"> is the built-in </w:t>
      </w:r>
      <w:r>
        <w:rPr>
          <w:rFonts w:ascii="Courier New" w:hAnsi="Courier New"/>
          <w:b/>
        </w:rPr>
        <w:t>Number</w:t>
      </w:r>
      <w:r>
        <w:t xml:space="preserve"> constructor.</w:t>
      </w:r>
      <w:bookmarkStart w:id="7836" w:name="_Toc385672357"/>
      <w:bookmarkStart w:id="7837" w:name="_Toc393690473"/>
    </w:p>
    <w:p w14:paraId="69A6E86B" w14:textId="77777777" w:rsidR="004C02EF" w:rsidRDefault="004C02EF" w:rsidP="004C02EF">
      <w:pPr>
        <w:pStyle w:val="40"/>
        <w:numPr>
          <w:ilvl w:val="0"/>
          <w:numId w:val="0"/>
        </w:numPr>
      </w:pPr>
      <w:bookmarkStart w:id="7838" w:name="_Ref455972347"/>
      <w:r>
        <w:t>15.7.4.2</w:t>
      </w:r>
      <w:r>
        <w:tab/>
        <w:t>Number.prototype.toString ( [ radix</w:t>
      </w:r>
      <w:bookmarkEnd w:id="7825"/>
      <w:bookmarkEnd w:id="7836"/>
      <w:bookmarkEnd w:id="7837"/>
      <w:r>
        <w:t xml:space="preserve"> ] )</w:t>
      </w:r>
      <w:bookmarkEnd w:id="7838"/>
    </w:p>
    <w:p w14:paraId="432F3965" w14:textId="77777777" w:rsidR="004C02EF" w:rsidRDefault="004C02EF" w:rsidP="004C02EF">
      <w:r>
        <w:t xml:space="preserve">The optional </w:t>
      </w:r>
      <w:r w:rsidRPr="00F02209">
        <w:rPr>
          <w:rFonts w:ascii="Times New Roman" w:hAnsi="Times New Roman"/>
          <w:i/>
        </w:rPr>
        <w:t>radix</w:t>
      </w:r>
      <w:r>
        <w:t xml:space="preserve"> should be an integer value in the inclusive range </w:t>
      </w:r>
      <w:r w:rsidRPr="00FE4CB7">
        <w:rPr>
          <w:rFonts w:ascii="Times New Roman" w:hAnsi="Times New Roman"/>
        </w:rPr>
        <w:t>2</w:t>
      </w:r>
      <w:r>
        <w:t xml:space="preserve"> to </w:t>
      </w:r>
      <w:r w:rsidRPr="00FE4CB7">
        <w:rPr>
          <w:rFonts w:ascii="Times New Roman" w:hAnsi="Times New Roman"/>
        </w:rPr>
        <w:t>36</w:t>
      </w:r>
      <w:r>
        <w:t xml:space="preserve">. If </w:t>
      </w:r>
      <w:r w:rsidRPr="00F02209">
        <w:rPr>
          <w:rFonts w:ascii="Times New Roman" w:hAnsi="Times New Roman"/>
          <w:i/>
        </w:rPr>
        <w:t>radix</w:t>
      </w:r>
      <w:r>
        <w:t xml:space="preserve"> not present or is </w:t>
      </w:r>
      <w:r w:rsidRPr="00140972">
        <w:rPr>
          <w:b/>
        </w:rPr>
        <w:t>undefined</w:t>
      </w:r>
      <w:r>
        <w:t xml:space="preserve"> the Number </w:t>
      </w:r>
      <w:r w:rsidRPr="00FE4CB7">
        <w:rPr>
          <w:rFonts w:ascii="Times New Roman" w:hAnsi="Times New Roman"/>
        </w:rPr>
        <w:t>10</w:t>
      </w:r>
      <w:r>
        <w:t xml:space="preserve"> is used as the value of </w:t>
      </w:r>
      <w:r w:rsidRPr="00F02209">
        <w:rPr>
          <w:rFonts w:ascii="Times New Roman" w:hAnsi="Times New Roman"/>
          <w:i/>
        </w:rPr>
        <w:t>radix</w:t>
      </w:r>
      <w:r>
        <w:t xml:space="preserve">. If </w:t>
      </w:r>
      <w:r w:rsidRPr="00F02209">
        <w:rPr>
          <w:rFonts w:ascii="Times New Roman" w:hAnsi="Times New Roman"/>
        </w:rPr>
        <w:t>ToInteger(</w:t>
      </w:r>
      <w:r w:rsidRPr="00F02209">
        <w:rPr>
          <w:rFonts w:ascii="Times New Roman" w:hAnsi="Times New Roman"/>
          <w:i/>
        </w:rPr>
        <w:t>radix</w:t>
      </w:r>
      <w:r w:rsidRPr="00F02209">
        <w:rPr>
          <w:rFonts w:ascii="Times New Roman" w:hAnsi="Times New Roman"/>
        </w:rPr>
        <w:t>)</w:t>
      </w:r>
      <w:r>
        <w:t xml:space="preserve"> is the Number </w:t>
      </w:r>
      <w:r w:rsidRPr="00FE4CB7">
        <w:rPr>
          <w:rFonts w:ascii="Times New Roman" w:hAnsi="Times New Roman"/>
        </w:rPr>
        <w:t>10</w:t>
      </w:r>
      <w:r>
        <w:t xml:space="preserve"> then this Number value is given as an argument to the ToString abstract operation; the resulting String value is returned.</w:t>
      </w:r>
    </w:p>
    <w:p w14:paraId="05B9C072" w14:textId="77777777" w:rsidR="004C02EF" w:rsidRDefault="004C02EF" w:rsidP="004C02EF">
      <w:r>
        <w:t xml:space="preserve">If </w:t>
      </w:r>
      <w:r w:rsidRPr="00F02209">
        <w:rPr>
          <w:rFonts w:ascii="Times New Roman" w:hAnsi="Times New Roman"/>
        </w:rPr>
        <w:t>ToInteger(</w:t>
      </w:r>
      <w:r w:rsidRPr="00F02209">
        <w:rPr>
          <w:rFonts w:ascii="Times New Roman" w:hAnsi="Times New Roman"/>
          <w:i/>
        </w:rPr>
        <w:t>radix</w:t>
      </w:r>
      <w:r w:rsidRPr="00F02209">
        <w:rPr>
          <w:rFonts w:ascii="Times New Roman" w:hAnsi="Times New Roman"/>
        </w:rPr>
        <w:t>)</w:t>
      </w:r>
      <w:r>
        <w:t xml:space="preserve"> is not an integer between 2 and 36 inclusive throw a </w:t>
      </w:r>
      <w:r w:rsidRPr="00612C55">
        <w:rPr>
          <w:b/>
        </w:rPr>
        <w:t>RangeError</w:t>
      </w:r>
      <w:r>
        <w:t xml:space="preserve"> exception. If </w:t>
      </w:r>
      <w:r w:rsidRPr="00F02209">
        <w:rPr>
          <w:rFonts w:ascii="Times New Roman" w:hAnsi="Times New Roman"/>
        </w:rPr>
        <w:t>ToInteger(</w:t>
      </w:r>
      <w:r w:rsidRPr="00F02209">
        <w:rPr>
          <w:rFonts w:ascii="Times New Roman" w:hAnsi="Times New Roman"/>
          <w:i/>
        </w:rPr>
        <w:t>radix</w:t>
      </w:r>
      <w:r w:rsidRPr="00F02209">
        <w:rPr>
          <w:rFonts w:ascii="Times New Roman" w:hAnsi="Times New Roman"/>
        </w:rPr>
        <w:t>)</w:t>
      </w:r>
      <w:r>
        <w:t xml:space="preserve"> is an integer from 2 to 36, but not 10, the result is a String representation of this Number value using the specified radix. Letters </w:t>
      </w:r>
      <w:r>
        <w:rPr>
          <w:rFonts w:ascii="Courier New" w:hAnsi="Courier New"/>
          <w:b/>
        </w:rPr>
        <w:t>a</w:t>
      </w:r>
      <w:r>
        <w:t>-</w:t>
      </w:r>
      <w:r>
        <w:rPr>
          <w:rFonts w:ascii="Courier New" w:hAnsi="Courier New"/>
          <w:b/>
        </w:rPr>
        <w:t>z</w:t>
      </w:r>
      <w:r>
        <w:t xml:space="preserve"> are used for digits with values 10 through 35. The precise algorithm is implementation-dependent if the radix is not 10, however the algorithm should be a generalisation of that specified in 9.8.1.</w:t>
      </w:r>
      <w:bookmarkStart w:id="7839" w:name="_Toc382291662"/>
      <w:bookmarkStart w:id="7840" w:name="_Toc385672358"/>
    </w:p>
    <w:p w14:paraId="42188658" w14:textId="77777777" w:rsidR="004C02EF" w:rsidRDefault="004C02EF" w:rsidP="004C02EF">
      <w:r>
        <w:t xml:space="preserve">The </w:t>
      </w:r>
      <w:r>
        <w:rPr>
          <w:rFonts w:ascii="Courier New" w:hAnsi="Courier New"/>
          <w:b/>
        </w:rPr>
        <w:t>toString</w:t>
      </w:r>
      <w:r>
        <w:t xml:space="preserve"> function is not generic; it throws a </w:t>
      </w:r>
      <w:r>
        <w:rPr>
          <w:b/>
        </w:rPr>
        <w:t>TypeError</w:t>
      </w:r>
      <w:r>
        <w:t xml:space="preserve"> exception if its </w:t>
      </w:r>
      <w:r>
        <w:rPr>
          <w:b/>
        </w:rPr>
        <w:t>this</w:t>
      </w:r>
      <w:r>
        <w:t xml:space="preserve"> value is not a Number or a Number object. Therefore, it cannot be transferred to other kinds of objects for use as a method.</w:t>
      </w:r>
      <w:bookmarkStart w:id="7841" w:name="_Toc393690474"/>
    </w:p>
    <w:p w14:paraId="41E6A8E6" w14:textId="77777777" w:rsidR="004C02EF" w:rsidRDefault="004C02EF" w:rsidP="004C02EF">
      <w:pPr>
        <w:pStyle w:val="40"/>
        <w:numPr>
          <w:ilvl w:val="0"/>
          <w:numId w:val="0"/>
        </w:numPr>
      </w:pPr>
      <w:bookmarkStart w:id="7842" w:name="_Ref451681287"/>
      <w:r>
        <w:t>15.7.4.3</w:t>
      </w:r>
      <w:r>
        <w:tab/>
        <w:t>Number.prototype.toLocaleString()</w:t>
      </w:r>
      <w:bookmarkEnd w:id="7842"/>
    </w:p>
    <w:p w14:paraId="48EA4B9B" w14:textId="77777777" w:rsidR="004C02EF" w:rsidRDefault="004C02EF" w:rsidP="004C02EF">
      <w:r>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Pr>
          <w:rFonts w:ascii="Courier New" w:hAnsi="Courier New"/>
          <w:b/>
        </w:rPr>
        <w:t>toString</w:t>
      </w:r>
      <w:r>
        <w:t>.</w:t>
      </w:r>
    </w:p>
    <w:p w14:paraId="5F636128" w14:textId="77777777" w:rsidR="004C02EF" w:rsidRDefault="004C02EF" w:rsidP="004C02EF">
      <w:pPr>
        <w:pStyle w:val="Note"/>
      </w:pPr>
      <w:r w:rsidRPr="00E2265C">
        <w:t>NOTE</w:t>
      </w:r>
      <w:r w:rsidRPr="00E2265C">
        <w:tab/>
        <w:t>The first parameter to this function is likely to be used in a future version of this standard; it is recommended that implementations do not use this parameter position for anything else.</w:t>
      </w:r>
    </w:p>
    <w:p w14:paraId="0293324C" w14:textId="77777777" w:rsidR="004C02EF" w:rsidRDefault="004C02EF" w:rsidP="004C02EF">
      <w:pPr>
        <w:pStyle w:val="40"/>
        <w:numPr>
          <w:ilvl w:val="0"/>
          <w:numId w:val="0"/>
        </w:numPr>
      </w:pPr>
      <w:bookmarkStart w:id="7843" w:name="_Ref455972349"/>
      <w:r>
        <w:t>15.7.4.4</w:t>
      </w:r>
      <w:r>
        <w:tab/>
        <w:t>Number.prototype.valueOf</w:t>
      </w:r>
      <w:bookmarkEnd w:id="7839"/>
      <w:bookmarkEnd w:id="7840"/>
      <w:bookmarkEnd w:id="7841"/>
      <w:r>
        <w:t xml:space="preserve"> ( )</w:t>
      </w:r>
      <w:bookmarkStart w:id="7844" w:name="_Toc382291663"/>
      <w:bookmarkEnd w:id="7843"/>
    </w:p>
    <w:p w14:paraId="63FD3D43" w14:textId="77777777" w:rsidR="004C02EF" w:rsidRDefault="004C02EF" w:rsidP="004C02EF">
      <w:r>
        <w:t>Returns this Number value.</w:t>
      </w:r>
      <w:bookmarkStart w:id="7845" w:name="_Toc385672359"/>
    </w:p>
    <w:p w14:paraId="05242144" w14:textId="77777777" w:rsidR="004C02EF" w:rsidRDefault="004C02EF" w:rsidP="004C02EF">
      <w:r>
        <w:t xml:space="preserve">The </w:t>
      </w:r>
      <w:r>
        <w:rPr>
          <w:rFonts w:ascii="Courier New" w:hAnsi="Courier New"/>
          <w:b/>
        </w:rPr>
        <w:t>valueOf</w:t>
      </w:r>
      <w:r>
        <w:t xml:space="preserve"> function is not generic; it throws a </w:t>
      </w:r>
      <w:r>
        <w:rPr>
          <w:b/>
        </w:rPr>
        <w:t>TypeError</w:t>
      </w:r>
      <w:r>
        <w:t xml:space="preserve"> exception if its </w:t>
      </w:r>
      <w:r>
        <w:rPr>
          <w:b/>
        </w:rPr>
        <w:t>this</w:t>
      </w:r>
      <w:r>
        <w:t xml:space="preserve"> value is not a Number or a Number object. Therefore, it cannot be transferred to other kinds of objects for use as a method.</w:t>
      </w:r>
      <w:bookmarkStart w:id="7846" w:name="_Toc393690475"/>
    </w:p>
    <w:p w14:paraId="561CE3BA" w14:textId="77777777" w:rsidR="004C02EF" w:rsidRDefault="004C02EF" w:rsidP="004C02EF">
      <w:pPr>
        <w:pStyle w:val="40"/>
        <w:numPr>
          <w:ilvl w:val="0"/>
          <w:numId w:val="0"/>
        </w:numPr>
      </w:pPr>
      <w:bookmarkStart w:id="7847" w:name="_Ref457790851"/>
      <w:r>
        <w:t>15.7.4.5</w:t>
      </w:r>
      <w:r>
        <w:tab/>
        <w:t>Number.prototype.toFixed (fractionDigits)</w:t>
      </w:r>
      <w:bookmarkEnd w:id="7847"/>
    </w:p>
    <w:p w14:paraId="2D592EFD" w14:textId="77777777" w:rsidR="004C02EF" w:rsidRDefault="004C02EF" w:rsidP="004C02EF">
      <w:r>
        <w:t xml:space="preserve">Return a String containing this Number value represented in decimal fixed-point notation with </w:t>
      </w:r>
      <w:r w:rsidRPr="00F02209">
        <w:rPr>
          <w:rFonts w:ascii="Times New Roman" w:hAnsi="Times New Roman"/>
          <w:i/>
        </w:rPr>
        <w:t>fractionDigits</w:t>
      </w:r>
      <w:r>
        <w:t xml:space="preserve"> digits after the decimal point. If </w:t>
      </w:r>
      <w:r w:rsidRPr="00F02209">
        <w:rPr>
          <w:rFonts w:ascii="Times New Roman" w:hAnsi="Times New Roman"/>
          <w:i/>
        </w:rPr>
        <w:t>fractionDigits</w:t>
      </w:r>
      <w:r>
        <w:t xml:space="preserve"> is </w:t>
      </w:r>
      <w:r>
        <w:rPr>
          <w:b/>
        </w:rPr>
        <w:t>undefined</w:t>
      </w:r>
      <w:r>
        <w:t>, 0 is assumed. Specifically, perform the following steps:</w:t>
      </w:r>
    </w:p>
    <w:p w14:paraId="516C6046" w14:textId="77777777" w:rsidR="004C02EF" w:rsidRPr="00E2265C" w:rsidRDefault="004C02EF" w:rsidP="004C02EF">
      <w:pPr>
        <w:pStyle w:val="Alg4"/>
        <w:numPr>
          <w:ilvl w:val="0"/>
          <w:numId w:val="244"/>
        </w:numPr>
      </w:pPr>
      <w:r w:rsidRPr="00E2265C">
        <w:t xml:space="preserve">Let </w:t>
      </w:r>
      <w:r w:rsidRPr="00E2265C">
        <w:rPr>
          <w:i/>
        </w:rPr>
        <w:t>f</w:t>
      </w:r>
      <w:r w:rsidRPr="00E2265C">
        <w:t xml:space="preserve"> be ToInteger(</w:t>
      </w:r>
      <w:r w:rsidRPr="00E2265C">
        <w:rPr>
          <w:i/>
        </w:rPr>
        <w:t>fractionDigits</w:t>
      </w:r>
      <w:r w:rsidRPr="00E2265C">
        <w:t xml:space="preserve">). (If </w:t>
      </w:r>
      <w:r w:rsidRPr="00E2265C">
        <w:rPr>
          <w:i/>
        </w:rPr>
        <w:t>fractionDigits</w:t>
      </w:r>
      <w:r w:rsidRPr="00E2265C">
        <w:t xml:space="preserve"> is </w:t>
      </w:r>
      <w:r w:rsidRPr="00E2265C">
        <w:rPr>
          <w:b/>
        </w:rPr>
        <w:t>undefined</w:t>
      </w:r>
      <w:r w:rsidRPr="00E2265C">
        <w:t xml:space="preserve">, this step produces the value </w:t>
      </w:r>
      <w:r>
        <w:rPr>
          <w:rFonts w:ascii="Courier New" w:hAnsi="Courier New"/>
          <w:b/>
        </w:rPr>
        <w:t>0</w:t>
      </w:r>
      <w:r w:rsidRPr="00E2265C">
        <w:t>).</w:t>
      </w:r>
    </w:p>
    <w:p w14:paraId="45B63865" w14:textId="77777777" w:rsidR="004C02EF" w:rsidRPr="00E2265C" w:rsidRDefault="004C02EF" w:rsidP="004C02EF">
      <w:pPr>
        <w:pStyle w:val="Alg4"/>
        <w:numPr>
          <w:ilvl w:val="0"/>
          <w:numId w:val="244"/>
        </w:numPr>
      </w:pPr>
      <w:r w:rsidRPr="00E2265C">
        <w:t xml:space="preserve">If </w:t>
      </w:r>
      <w:r w:rsidRPr="00E2265C">
        <w:rPr>
          <w:i/>
        </w:rPr>
        <w:t>f</w:t>
      </w:r>
      <w:r w:rsidRPr="00E2265C">
        <w:t xml:space="preserve"> &lt; 0 or </w:t>
      </w:r>
      <w:r w:rsidRPr="00E2265C">
        <w:rPr>
          <w:i/>
        </w:rPr>
        <w:t>f</w:t>
      </w:r>
      <w:r w:rsidRPr="00E2265C">
        <w:t xml:space="preserve"> &gt; 20, throw a </w:t>
      </w:r>
      <w:r w:rsidRPr="00E2265C">
        <w:rPr>
          <w:b/>
        </w:rPr>
        <w:t>RangeError</w:t>
      </w:r>
      <w:r w:rsidRPr="00E2265C">
        <w:t xml:space="preserve"> exception.</w:t>
      </w:r>
    </w:p>
    <w:p w14:paraId="7A9E41CC" w14:textId="77777777" w:rsidR="004C02EF" w:rsidRPr="00E2265C" w:rsidRDefault="004C02EF" w:rsidP="004C02EF">
      <w:pPr>
        <w:pStyle w:val="Alg4"/>
        <w:numPr>
          <w:ilvl w:val="0"/>
          <w:numId w:val="244"/>
        </w:numPr>
      </w:pPr>
      <w:r w:rsidRPr="00E2265C">
        <w:t xml:space="preserve">Let </w:t>
      </w:r>
      <w:r w:rsidRPr="00E2265C">
        <w:rPr>
          <w:i/>
        </w:rPr>
        <w:t>x</w:t>
      </w:r>
      <w:r w:rsidRPr="00E2265C">
        <w:t xml:space="preserve"> be this </w:t>
      </w:r>
      <w:r>
        <w:t>N</w:t>
      </w:r>
      <w:r w:rsidRPr="00E2265C">
        <w:t>umber value.</w:t>
      </w:r>
    </w:p>
    <w:p w14:paraId="244F1769" w14:textId="77777777" w:rsidR="004C02EF" w:rsidRPr="00E2265C" w:rsidRDefault="004C02EF" w:rsidP="004C02EF">
      <w:pPr>
        <w:pStyle w:val="Alg4"/>
        <w:numPr>
          <w:ilvl w:val="0"/>
          <w:numId w:val="244"/>
        </w:numPr>
      </w:pPr>
      <w:r w:rsidRPr="00E2265C">
        <w:t xml:space="preserve">If </w:t>
      </w:r>
      <w:r w:rsidRPr="00E2265C">
        <w:rPr>
          <w:i/>
        </w:rPr>
        <w:t>x</w:t>
      </w:r>
      <w:r w:rsidRPr="00E2265C">
        <w:t xml:space="preserve"> is </w:t>
      </w:r>
      <w:r w:rsidRPr="00E2265C">
        <w:rPr>
          <w:b/>
        </w:rPr>
        <w:t>NaN</w:t>
      </w:r>
      <w:r w:rsidRPr="00E2265C">
        <w:t xml:space="preserve">, return the </w:t>
      </w:r>
      <w:r>
        <w:t>String</w:t>
      </w:r>
      <w:r w:rsidRPr="00E2265C">
        <w:t xml:space="preserve"> </w:t>
      </w:r>
      <w:r>
        <w:rPr>
          <w:rFonts w:ascii="Courier New" w:hAnsi="Courier New"/>
          <w:b/>
        </w:rPr>
        <w:t>"NaN"</w:t>
      </w:r>
      <w:r w:rsidRPr="00E2265C">
        <w:t>.</w:t>
      </w:r>
    </w:p>
    <w:p w14:paraId="0941EAFE" w14:textId="77777777" w:rsidR="004C02EF" w:rsidRPr="00E2265C" w:rsidRDefault="004C02EF" w:rsidP="004C02EF">
      <w:pPr>
        <w:pStyle w:val="Alg4"/>
        <w:numPr>
          <w:ilvl w:val="0"/>
          <w:numId w:val="244"/>
        </w:numPr>
      </w:pPr>
      <w:r w:rsidRPr="00E2265C">
        <w:t xml:space="preserve">Let </w:t>
      </w:r>
      <w:r w:rsidRPr="00E2265C">
        <w:rPr>
          <w:i/>
        </w:rPr>
        <w:t>s</w:t>
      </w:r>
      <w:r w:rsidRPr="00E2265C">
        <w:t xml:space="preserve"> be the empty </w:t>
      </w:r>
      <w:r>
        <w:t>String</w:t>
      </w:r>
      <w:r w:rsidRPr="00E2265C">
        <w:t>.</w:t>
      </w:r>
    </w:p>
    <w:p w14:paraId="40E0CF91" w14:textId="77777777" w:rsidR="004C02EF" w:rsidRPr="00E2265C" w:rsidRDefault="004C02EF" w:rsidP="004C02EF">
      <w:pPr>
        <w:pStyle w:val="Alg4"/>
        <w:numPr>
          <w:ilvl w:val="0"/>
          <w:numId w:val="244"/>
        </w:numPr>
      </w:pPr>
      <w:r w:rsidRPr="00E2265C">
        <w:t xml:space="preserve">If </w:t>
      </w:r>
      <w:r w:rsidRPr="00E2265C">
        <w:rPr>
          <w:i/>
        </w:rPr>
        <w:t>x</w:t>
      </w:r>
      <w:r w:rsidRPr="00E2265C">
        <w:t xml:space="preserve"> &lt; 0, then</w:t>
      </w:r>
    </w:p>
    <w:p w14:paraId="0B87B77C" w14:textId="77777777" w:rsidR="004C02EF" w:rsidRPr="00E2265C" w:rsidRDefault="004C02EF" w:rsidP="004C02EF">
      <w:pPr>
        <w:pStyle w:val="Alg4"/>
        <w:numPr>
          <w:ilvl w:val="1"/>
          <w:numId w:val="244"/>
        </w:numPr>
      </w:pPr>
      <w:r w:rsidRPr="00E2265C">
        <w:t>Let s be "</w:t>
      </w:r>
      <w:r w:rsidRPr="007C181A">
        <w:rPr>
          <w:rFonts w:ascii="Courier New" w:hAnsi="Courier New" w:cs="Courier New"/>
          <w:b/>
        </w:rPr>
        <w:t>-</w:t>
      </w:r>
      <w:r w:rsidRPr="00E2265C">
        <w:t>".</w:t>
      </w:r>
    </w:p>
    <w:p w14:paraId="7096C04C" w14:textId="77777777" w:rsidR="004C02EF" w:rsidRPr="00E2265C" w:rsidRDefault="004C02EF" w:rsidP="004C02EF">
      <w:pPr>
        <w:pStyle w:val="Alg4"/>
        <w:numPr>
          <w:ilvl w:val="1"/>
          <w:numId w:val="244"/>
        </w:numPr>
      </w:pPr>
      <w:r w:rsidRPr="00E2265C">
        <w:t>Let x = –x.</w:t>
      </w:r>
    </w:p>
    <w:p w14:paraId="625C22E9" w14:textId="77777777" w:rsidR="004C02EF" w:rsidRPr="00E2265C" w:rsidRDefault="004C02EF" w:rsidP="004C02EF">
      <w:pPr>
        <w:pStyle w:val="Alg4"/>
        <w:numPr>
          <w:ilvl w:val="0"/>
          <w:numId w:val="244"/>
        </w:numPr>
      </w:pPr>
      <w:r w:rsidRPr="00E2265C">
        <w:t xml:space="preserve">If </w:t>
      </w:r>
      <w:r w:rsidRPr="00E2265C">
        <w:rPr>
          <w:i/>
        </w:rPr>
        <w:t>x</w:t>
      </w:r>
      <w:r w:rsidRPr="00E2265C">
        <w:t xml:space="preserve"> </w:t>
      </w:r>
      <w:r w:rsidRPr="00E2265C">
        <w:sym w:font="Symbol" w:char="F0B3"/>
      </w:r>
      <w:r w:rsidRPr="00E2265C">
        <w:t xml:space="preserve"> 10</w:t>
      </w:r>
      <w:r w:rsidRPr="00E2265C">
        <w:rPr>
          <w:vertAlign w:val="superscript"/>
        </w:rPr>
        <w:t>21</w:t>
      </w:r>
      <w:r w:rsidRPr="00E2265C">
        <w:t>, then</w:t>
      </w:r>
    </w:p>
    <w:p w14:paraId="03B435DD" w14:textId="77777777" w:rsidR="004C02EF" w:rsidRPr="00E2265C" w:rsidRDefault="004C02EF" w:rsidP="004C02EF">
      <w:pPr>
        <w:pStyle w:val="Alg4"/>
        <w:numPr>
          <w:ilvl w:val="1"/>
          <w:numId w:val="244"/>
        </w:numPr>
      </w:pPr>
      <w:r w:rsidRPr="00E2265C">
        <w:t xml:space="preserve">Let </w:t>
      </w:r>
      <w:r w:rsidRPr="00E2265C">
        <w:rPr>
          <w:i/>
        </w:rPr>
        <w:t>m</w:t>
      </w:r>
      <w:r w:rsidRPr="00E2265C">
        <w:t xml:space="preserve"> = ToString(</w:t>
      </w:r>
      <w:r w:rsidRPr="00E2265C">
        <w:rPr>
          <w:i/>
        </w:rPr>
        <w:t>x</w:t>
      </w:r>
      <w:r w:rsidRPr="00E2265C">
        <w:t>).</w:t>
      </w:r>
    </w:p>
    <w:p w14:paraId="3383245F" w14:textId="77777777" w:rsidR="004C02EF" w:rsidRPr="00E2265C" w:rsidRDefault="004C02EF" w:rsidP="004C02EF">
      <w:pPr>
        <w:pStyle w:val="Alg4"/>
        <w:numPr>
          <w:ilvl w:val="0"/>
          <w:numId w:val="244"/>
        </w:numPr>
        <w:spacing w:after="220"/>
        <w:contextualSpacing/>
      </w:pPr>
      <w:r w:rsidRPr="00E2265C">
        <w:t xml:space="preserve">Else, </w:t>
      </w:r>
      <w:r w:rsidRPr="00E2265C">
        <w:rPr>
          <w:i/>
        </w:rPr>
        <w:t>x</w:t>
      </w:r>
      <w:r w:rsidRPr="00E2265C">
        <w:t xml:space="preserve"> &lt; 10</w:t>
      </w:r>
      <w:r w:rsidRPr="00E2265C">
        <w:rPr>
          <w:vertAlign w:val="superscript"/>
        </w:rPr>
        <w:t>21</w:t>
      </w:r>
    </w:p>
    <w:p w14:paraId="4917161F" w14:textId="77777777" w:rsidR="004C02EF" w:rsidRPr="00E2265C" w:rsidRDefault="004C02EF" w:rsidP="004C02EF">
      <w:pPr>
        <w:pStyle w:val="Alg4"/>
        <w:numPr>
          <w:ilvl w:val="1"/>
          <w:numId w:val="244"/>
        </w:numPr>
      </w:pPr>
      <w:r w:rsidRPr="00E2265C">
        <w:t xml:space="preserve">Let </w:t>
      </w:r>
      <w:r w:rsidRPr="00E2265C">
        <w:rPr>
          <w:i/>
        </w:rPr>
        <w:t>n</w:t>
      </w:r>
      <w:r w:rsidRPr="00E2265C">
        <w:t xml:space="preserve"> be an integer for which the exact mathematical value of </w:t>
      </w:r>
      <w:r w:rsidRPr="00E2265C">
        <w:rPr>
          <w:i/>
        </w:rPr>
        <w:t>n</w:t>
      </w:r>
      <w:r w:rsidRPr="00E2265C">
        <w:t xml:space="preserve"> </w:t>
      </w:r>
      <w:r w:rsidRPr="00E2265C">
        <w:sym w:font="Symbol" w:char="F0B8"/>
      </w:r>
      <w:r w:rsidRPr="00E2265C">
        <w:t xml:space="preserve"> 10</w:t>
      </w:r>
      <w:r w:rsidRPr="00E2265C">
        <w:rPr>
          <w:vertAlign w:val="superscript"/>
        </w:rPr>
        <w:t>f</w:t>
      </w:r>
      <w:r w:rsidRPr="00E2265C">
        <w:t xml:space="preserve"> – </w:t>
      </w:r>
      <w:r w:rsidRPr="00E2265C">
        <w:rPr>
          <w:i/>
        </w:rPr>
        <w:t>x</w:t>
      </w:r>
      <w:r w:rsidRPr="00E2265C">
        <w:t xml:space="preserve"> is as close to zero as possible. If there are two such </w:t>
      </w:r>
      <w:r w:rsidRPr="00E2265C">
        <w:rPr>
          <w:i/>
        </w:rPr>
        <w:t>n</w:t>
      </w:r>
      <w:r w:rsidRPr="00E2265C">
        <w:t xml:space="preserve">, pick the larger </w:t>
      </w:r>
      <w:r w:rsidRPr="00E2265C">
        <w:rPr>
          <w:i/>
        </w:rPr>
        <w:t>n</w:t>
      </w:r>
      <w:r w:rsidRPr="00E2265C">
        <w:t>.</w:t>
      </w:r>
    </w:p>
    <w:p w14:paraId="15B8734A" w14:textId="77777777" w:rsidR="004C02EF" w:rsidRPr="00E2265C" w:rsidRDefault="004C02EF" w:rsidP="004C02EF">
      <w:pPr>
        <w:pStyle w:val="Alg4"/>
        <w:numPr>
          <w:ilvl w:val="1"/>
          <w:numId w:val="244"/>
        </w:numPr>
      </w:pPr>
      <w:r w:rsidRPr="00E2265C">
        <w:t xml:space="preserve">If </w:t>
      </w:r>
      <w:r w:rsidRPr="00E2265C">
        <w:rPr>
          <w:i/>
        </w:rPr>
        <w:t>n</w:t>
      </w:r>
      <w:r w:rsidRPr="00E2265C">
        <w:t xml:space="preserve"> = 0, let </w:t>
      </w:r>
      <w:r w:rsidRPr="00E2265C">
        <w:rPr>
          <w:i/>
        </w:rPr>
        <w:t>m</w:t>
      </w:r>
      <w:r w:rsidRPr="00E2265C">
        <w:t xml:space="preserve"> be the </w:t>
      </w:r>
      <w:r>
        <w:t>String</w:t>
      </w:r>
      <w:r w:rsidRPr="00E2265C">
        <w:t xml:space="preserve"> </w:t>
      </w:r>
      <w:r>
        <w:rPr>
          <w:rFonts w:ascii="Courier New" w:hAnsi="Courier New"/>
          <w:b/>
        </w:rPr>
        <w:t>"0"</w:t>
      </w:r>
      <w:r w:rsidRPr="00E2265C">
        <w:t xml:space="preserve">. Otherwise, let </w:t>
      </w:r>
      <w:r w:rsidRPr="00E2265C">
        <w:rPr>
          <w:i/>
        </w:rPr>
        <w:t>m</w:t>
      </w:r>
      <w:r w:rsidRPr="00E2265C">
        <w:t xml:space="preserve"> be the </w:t>
      </w:r>
      <w:r>
        <w:t>String</w:t>
      </w:r>
      <w:r w:rsidRPr="00E2265C">
        <w:t xml:space="preserve"> consisting of the digits of the decimal representation of </w:t>
      </w:r>
      <w:r w:rsidRPr="00E2265C">
        <w:rPr>
          <w:i/>
        </w:rPr>
        <w:t>n</w:t>
      </w:r>
      <w:r w:rsidRPr="00E2265C">
        <w:t xml:space="preserve"> (in order, with no leading zeroes).</w:t>
      </w:r>
    </w:p>
    <w:p w14:paraId="602B910F" w14:textId="77777777" w:rsidR="004C02EF" w:rsidRPr="00E2265C" w:rsidRDefault="004C02EF" w:rsidP="004C02EF">
      <w:pPr>
        <w:pStyle w:val="Alg4"/>
        <w:numPr>
          <w:ilvl w:val="1"/>
          <w:numId w:val="244"/>
        </w:numPr>
      </w:pPr>
      <w:r w:rsidRPr="00E2265C">
        <w:t xml:space="preserve">If </w:t>
      </w:r>
      <w:r w:rsidRPr="00E2265C">
        <w:rPr>
          <w:i/>
        </w:rPr>
        <w:t>f</w:t>
      </w:r>
      <w:r w:rsidRPr="00E2265C">
        <w:t xml:space="preserve"> </w:t>
      </w:r>
      <w:r w:rsidRPr="00E2265C">
        <w:sym w:font="Symbol" w:char="F0B9"/>
      </w:r>
      <w:r w:rsidRPr="00E2265C">
        <w:t xml:space="preserve"> 0, then</w:t>
      </w:r>
    </w:p>
    <w:p w14:paraId="0268C89D" w14:textId="77777777" w:rsidR="004C02EF" w:rsidRPr="00E2265C" w:rsidRDefault="004C02EF" w:rsidP="004C02EF">
      <w:pPr>
        <w:pStyle w:val="Alg4"/>
        <w:numPr>
          <w:ilvl w:val="2"/>
          <w:numId w:val="244"/>
        </w:numPr>
      </w:pPr>
      <w:r w:rsidRPr="00E2265C">
        <w:t xml:space="preserve">Let </w:t>
      </w:r>
      <w:r w:rsidRPr="00E2265C">
        <w:rPr>
          <w:i/>
        </w:rPr>
        <w:t>k</w:t>
      </w:r>
      <w:r w:rsidRPr="00E2265C">
        <w:t xml:space="preserve"> be the number of characters in </w:t>
      </w:r>
      <w:r w:rsidRPr="00E2265C">
        <w:rPr>
          <w:i/>
        </w:rPr>
        <w:t>m</w:t>
      </w:r>
      <w:r w:rsidRPr="00E2265C">
        <w:t>.</w:t>
      </w:r>
    </w:p>
    <w:p w14:paraId="08E4F28D" w14:textId="77777777" w:rsidR="004C02EF" w:rsidRPr="00E2265C" w:rsidRDefault="004C02EF" w:rsidP="004C02EF">
      <w:pPr>
        <w:pStyle w:val="Alg4"/>
        <w:numPr>
          <w:ilvl w:val="2"/>
          <w:numId w:val="244"/>
        </w:numPr>
      </w:pPr>
      <w:r w:rsidRPr="00E2265C">
        <w:t xml:space="preserve">If </w:t>
      </w:r>
      <w:r w:rsidRPr="00E2265C">
        <w:rPr>
          <w:i/>
        </w:rPr>
        <w:t>k</w:t>
      </w:r>
      <w:r w:rsidRPr="00E2265C">
        <w:t xml:space="preserve"> ≤ </w:t>
      </w:r>
      <w:r w:rsidRPr="00E2265C">
        <w:rPr>
          <w:i/>
        </w:rPr>
        <w:t>f</w:t>
      </w:r>
      <w:r w:rsidRPr="00E2265C">
        <w:t>, then</w:t>
      </w:r>
    </w:p>
    <w:p w14:paraId="5239B196" w14:textId="77777777" w:rsidR="004C02EF" w:rsidRPr="00E2265C" w:rsidRDefault="004C02EF" w:rsidP="004C02EF">
      <w:pPr>
        <w:pStyle w:val="Alg4"/>
        <w:numPr>
          <w:ilvl w:val="3"/>
          <w:numId w:val="244"/>
        </w:numPr>
      </w:pPr>
      <w:r w:rsidRPr="00E2265C">
        <w:t xml:space="preserve">Let </w:t>
      </w:r>
      <w:r w:rsidRPr="00E2265C">
        <w:rPr>
          <w:i/>
        </w:rPr>
        <w:t>z</w:t>
      </w:r>
      <w:r w:rsidRPr="00E2265C">
        <w:t xml:space="preserve"> be the </w:t>
      </w:r>
      <w:r>
        <w:t>String</w:t>
      </w:r>
      <w:r w:rsidRPr="00E2265C">
        <w:t xml:space="preserve"> consisting of </w:t>
      </w:r>
      <w:r w:rsidRPr="00E2265C">
        <w:rPr>
          <w:i/>
        </w:rPr>
        <w:t>f</w:t>
      </w:r>
      <w:r w:rsidRPr="00E2265C">
        <w:t>+1–</w:t>
      </w:r>
      <w:r w:rsidRPr="00E2265C">
        <w:rPr>
          <w:i/>
        </w:rPr>
        <w:t>k</w:t>
      </w:r>
      <w:r w:rsidRPr="00E2265C">
        <w:t xml:space="preserve"> occurrences of the character ‘</w:t>
      </w:r>
      <w:r>
        <w:rPr>
          <w:rFonts w:ascii="Courier New" w:hAnsi="Courier New"/>
        </w:rPr>
        <w:t>0</w:t>
      </w:r>
      <w:r w:rsidRPr="00E2265C">
        <w:t>’.</w:t>
      </w:r>
    </w:p>
    <w:p w14:paraId="0A5EB854" w14:textId="77777777" w:rsidR="004C02EF" w:rsidRPr="00E2265C" w:rsidRDefault="004C02EF" w:rsidP="004C02EF">
      <w:pPr>
        <w:pStyle w:val="Alg4"/>
        <w:numPr>
          <w:ilvl w:val="3"/>
          <w:numId w:val="244"/>
        </w:numPr>
      </w:pPr>
      <w:r w:rsidRPr="00E2265C">
        <w:t xml:space="preserve">Let </w:t>
      </w:r>
      <w:r w:rsidRPr="00E2265C">
        <w:rPr>
          <w:i/>
        </w:rPr>
        <w:t>m</w:t>
      </w:r>
      <w:r w:rsidRPr="00E2265C">
        <w:t xml:space="preserve"> be the concatenation of </w:t>
      </w:r>
      <w:r>
        <w:t>Strings</w:t>
      </w:r>
      <w:r w:rsidRPr="00E2265C">
        <w:t xml:space="preserve"> </w:t>
      </w:r>
      <w:r w:rsidRPr="00E2265C">
        <w:rPr>
          <w:i/>
        </w:rPr>
        <w:t>z</w:t>
      </w:r>
      <w:r w:rsidRPr="00E2265C">
        <w:t xml:space="preserve"> and </w:t>
      </w:r>
      <w:r w:rsidRPr="00E2265C">
        <w:rPr>
          <w:i/>
        </w:rPr>
        <w:t>m</w:t>
      </w:r>
      <w:r w:rsidRPr="00E2265C">
        <w:t>.</w:t>
      </w:r>
    </w:p>
    <w:p w14:paraId="6ED227D5" w14:textId="77777777" w:rsidR="004C02EF" w:rsidRPr="00E2265C" w:rsidRDefault="004C02EF" w:rsidP="004C02EF">
      <w:pPr>
        <w:pStyle w:val="Alg4"/>
        <w:numPr>
          <w:ilvl w:val="3"/>
          <w:numId w:val="244"/>
        </w:numPr>
      </w:pPr>
      <w:r w:rsidRPr="00E2265C">
        <w:t xml:space="preserve">Let </w:t>
      </w:r>
      <w:r w:rsidRPr="00E2265C">
        <w:rPr>
          <w:i/>
        </w:rPr>
        <w:t>k</w:t>
      </w:r>
      <w:r w:rsidRPr="00E2265C">
        <w:t xml:space="preserve"> = </w:t>
      </w:r>
      <w:r w:rsidRPr="00E2265C">
        <w:rPr>
          <w:i/>
        </w:rPr>
        <w:t xml:space="preserve">f </w:t>
      </w:r>
      <w:r w:rsidRPr="00E2265C">
        <w:t>+ 1.</w:t>
      </w:r>
    </w:p>
    <w:p w14:paraId="0F4F14DC" w14:textId="77777777" w:rsidR="004C02EF" w:rsidRPr="00E2265C" w:rsidRDefault="004C02EF" w:rsidP="004C02EF">
      <w:pPr>
        <w:pStyle w:val="Alg4"/>
        <w:numPr>
          <w:ilvl w:val="2"/>
          <w:numId w:val="244"/>
        </w:numPr>
      </w:pPr>
      <w:r w:rsidRPr="00E2265C">
        <w:t xml:space="preserve">Let </w:t>
      </w:r>
      <w:r w:rsidRPr="00612C55">
        <w:rPr>
          <w:i/>
        </w:rPr>
        <w:t>a</w:t>
      </w:r>
      <w:r w:rsidRPr="00E2265C">
        <w:t xml:space="preserve"> be the first </w:t>
      </w:r>
      <w:r w:rsidRPr="00E2265C">
        <w:rPr>
          <w:i/>
        </w:rPr>
        <w:t>k</w:t>
      </w:r>
      <w:r w:rsidRPr="00E2265C">
        <w:t>–</w:t>
      </w:r>
      <w:r w:rsidRPr="00E2265C">
        <w:rPr>
          <w:i/>
        </w:rPr>
        <w:t>f</w:t>
      </w:r>
      <w:r w:rsidRPr="00E2265C">
        <w:t xml:space="preserve"> characters of </w:t>
      </w:r>
      <w:r w:rsidRPr="00E2265C">
        <w:rPr>
          <w:i/>
        </w:rPr>
        <w:t>m</w:t>
      </w:r>
      <w:r w:rsidRPr="00E2265C">
        <w:t xml:space="preserve">, and let </w:t>
      </w:r>
      <w:r w:rsidRPr="00E2265C">
        <w:rPr>
          <w:i/>
        </w:rPr>
        <w:t>b</w:t>
      </w:r>
      <w:r w:rsidRPr="00E2265C">
        <w:t xml:space="preserve"> be the remaining </w:t>
      </w:r>
      <w:r w:rsidRPr="00E2265C">
        <w:rPr>
          <w:i/>
        </w:rPr>
        <w:t>f</w:t>
      </w:r>
      <w:r w:rsidRPr="00E2265C">
        <w:t xml:space="preserve"> characters of </w:t>
      </w:r>
      <w:r w:rsidRPr="00E2265C">
        <w:rPr>
          <w:i/>
        </w:rPr>
        <w:t>m</w:t>
      </w:r>
      <w:r w:rsidRPr="00E2265C">
        <w:t>.</w:t>
      </w:r>
    </w:p>
    <w:p w14:paraId="67E006C6" w14:textId="77777777" w:rsidR="004C02EF" w:rsidRPr="00E2265C" w:rsidRDefault="004C02EF" w:rsidP="004C02EF">
      <w:pPr>
        <w:pStyle w:val="Alg4"/>
        <w:numPr>
          <w:ilvl w:val="2"/>
          <w:numId w:val="244"/>
        </w:numPr>
      </w:pPr>
      <w:r w:rsidRPr="00E2265C">
        <w:t xml:space="preserve">Let </w:t>
      </w:r>
      <w:r w:rsidRPr="00E2265C">
        <w:rPr>
          <w:i/>
        </w:rPr>
        <w:t>m</w:t>
      </w:r>
      <w:r w:rsidRPr="00E2265C">
        <w:t xml:space="preserve"> be the concatenation of the three </w:t>
      </w:r>
      <w:r>
        <w:t>Strings</w:t>
      </w:r>
      <w:r w:rsidRPr="00E2265C">
        <w:t xml:space="preserve"> </w:t>
      </w:r>
      <w:r w:rsidRPr="00E2265C">
        <w:rPr>
          <w:i/>
        </w:rPr>
        <w:t>a</w:t>
      </w:r>
      <w:r w:rsidRPr="00E2265C">
        <w:t xml:space="preserve">, </w:t>
      </w:r>
      <w:r>
        <w:rPr>
          <w:rFonts w:ascii="Courier New" w:hAnsi="Courier New"/>
          <w:b/>
        </w:rPr>
        <w:t>"."</w:t>
      </w:r>
      <w:r w:rsidRPr="00E2265C">
        <w:t xml:space="preserve">, and </w:t>
      </w:r>
      <w:r w:rsidRPr="00E2265C">
        <w:rPr>
          <w:i/>
        </w:rPr>
        <w:t>b</w:t>
      </w:r>
      <w:r w:rsidRPr="00E2265C">
        <w:t>.</w:t>
      </w:r>
    </w:p>
    <w:p w14:paraId="1870C561" w14:textId="77777777" w:rsidR="004C02EF" w:rsidRPr="00E2265C" w:rsidRDefault="004C02EF" w:rsidP="004C02EF">
      <w:pPr>
        <w:pStyle w:val="Alg4"/>
        <w:numPr>
          <w:ilvl w:val="0"/>
          <w:numId w:val="244"/>
        </w:numPr>
        <w:spacing w:after="220"/>
      </w:pPr>
      <w:r w:rsidRPr="00E2265C">
        <w:t xml:space="preserve">Return the concatenation of the </w:t>
      </w:r>
      <w:r>
        <w:t>Strings</w:t>
      </w:r>
      <w:r w:rsidRPr="00E2265C">
        <w:t xml:space="preserve"> </w:t>
      </w:r>
      <w:r w:rsidRPr="00E2265C">
        <w:rPr>
          <w:i/>
        </w:rPr>
        <w:t>s</w:t>
      </w:r>
      <w:r w:rsidRPr="00E2265C">
        <w:t xml:space="preserve"> and </w:t>
      </w:r>
      <w:r w:rsidRPr="00E2265C">
        <w:rPr>
          <w:i/>
        </w:rPr>
        <w:t>m</w:t>
      </w:r>
      <w:r w:rsidRPr="00E2265C">
        <w:t>.</w:t>
      </w:r>
    </w:p>
    <w:p w14:paraId="3950DFD9"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toFixed</w:t>
      </w:r>
      <w:r>
        <w:t xml:space="preserve"> method is </w:t>
      </w:r>
      <w:r>
        <w:rPr>
          <w:b/>
        </w:rPr>
        <w:t>1</w:t>
      </w:r>
      <w:r>
        <w:t>.</w:t>
      </w:r>
    </w:p>
    <w:p w14:paraId="6EA857DA" w14:textId="77777777" w:rsidR="004C02EF" w:rsidRDefault="004C02EF" w:rsidP="004C02EF">
      <w:r>
        <w:t xml:space="preserve">If the </w:t>
      </w:r>
      <w:r>
        <w:rPr>
          <w:rFonts w:ascii="Courier New" w:hAnsi="Courier New"/>
          <w:b/>
        </w:rPr>
        <w:t>toFixed</w:t>
      </w:r>
      <w:r>
        <w:t xml:space="preserve"> method is called with more than one argument, then the behaviour is undefined (see clause 15).</w:t>
      </w:r>
    </w:p>
    <w:p w14:paraId="4B3F4619" w14:textId="77777777" w:rsidR="004C02EF" w:rsidRDefault="004C02EF" w:rsidP="004C02EF">
      <w:r>
        <w:t xml:space="preserve">An implementation is permitted to extend the behaviour of </w:t>
      </w:r>
      <w:r>
        <w:rPr>
          <w:rFonts w:ascii="Courier New" w:hAnsi="Courier New"/>
          <w:b/>
        </w:rPr>
        <w:t>toFixed</w:t>
      </w:r>
      <w:r>
        <w:t xml:space="preserve"> for values of </w:t>
      </w:r>
      <w:r w:rsidRPr="00F02209">
        <w:rPr>
          <w:rFonts w:ascii="Times New Roman" w:hAnsi="Times New Roman"/>
          <w:i/>
        </w:rPr>
        <w:t>fractionDigits</w:t>
      </w:r>
      <w:r>
        <w:t xml:space="preserve"> less than 0 or greater than 20. In this case </w:t>
      </w:r>
      <w:r>
        <w:rPr>
          <w:rFonts w:ascii="Courier New" w:hAnsi="Courier New"/>
          <w:b/>
        </w:rPr>
        <w:t>toFixed</w:t>
      </w:r>
      <w:r>
        <w:t xml:space="preserve"> would not necessarily throw </w:t>
      </w:r>
      <w:r>
        <w:rPr>
          <w:b/>
        </w:rPr>
        <w:t>RangeError</w:t>
      </w:r>
      <w:r>
        <w:t xml:space="preserve"> for such values.</w:t>
      </w:r>
    </w:p>
    <w:p w14:paraId="55710951" w14:textId="77777777" w:rsidR="004C02EF" w:rsidRDefault="004C02EF" w:rsidP="004C02EF">
      <w:pPr>
        <w:pStyle w:val="Note"/>
        <w:contextualSpacing/>
      </w:pPr>
      <w:r w:rsidRPr="00E2265C">
        <w:t>NOTE</w:t>
      </w:r>
      <w:r w:rsidRPr="00E2265C">
        <w:tab/>
        <w:t xml:space="preserve">The output of </w:t>
      </w:r>
      <w:r w:rsidRPr="00E2265C">
        <w:rPr>
          <w:rFonts w:ascii="Courier New" w:hAnsi="Courier New"/>
          <w:b/>
        </w:rPr>
        <w:t>toFixed</w:t>
      </w:r>
      <w:r w:rsidRPr="00E2265C">
        <w:t xml:space="preserve"> may be more precise than </w:t>
      </w:r>
      <w:r w:rsidRPr="00E2265C">
        <w:rPr>
          <w:rFonts w:ascii="Courier New" w:hAnsi="Courier New"/>
          <w:b/>
        </w:rPr>
        <w:t>toString</w:t>
      </w:r>
      <w:r w:rsidRPr="00E2265C">
        <w:t xml:space="preserve"> for some values because toString only prints enough significant digits to distinguish the number from adjacent number values. For example, </w:t>
      </w:r>
    </w:p>
    <w:p w14:paraId="6C7F5944" w14:textId="77777777" w:rsidR="004C02EF" w:rsidRDefault="004C02EF" w:rsidP="004C02EF">
      <w:pPr>
        <w:pStyle w:val="Note"/>
        <w:jc w:val="left"/>
      </w:pPr>
      <w:r w:rsidRPr="00E2265C">
        <w:t>(</w:t>
      </w:r>
      <w:r w:rsidRPr="00E2265C">
        <w:rPr>
          <w:rFonts w:ascii="Courier New" w:hAnsi="Courier New"/>
          <w:b/>
        </w:rPr>
        <w:t>1000000000000000128).toString()</w:t>
      </w:r>
      <w:r w:rsidRPr="00E2265C">
        <w:t xml:space="preserve"> returns </w:t>
      </w:r>
      <w:r w:rsidRPr="00E2265C">
        <w:rPr>
          <w:rFonts w:ascii="Courier New" w:hAnsi="Courier New" w:cs="Courier New"/>
          <w:b/>
        </w:rPr>
        <w:t>"1000000000000000100"</w:t>
      </w:r>
      <w:r w:rsidRPr="00E2265C">
        <w:t>,</w:t>
      </w:r>
      <w:r>
        <w:br/>
      </w:r>
      <w:r w:rsidRPr="00E2265C">
        <w:t>while (</w:t>
      </w:r>
      <w:r w:rsidRPr="00E2265C">
        <w:rPr>
          <w:rFonts w:ascii="Courier New" w:hAnsi="Courier New"/>
          <w:b/>
        </w:rPr>
        <w:t>1000000000000000128).toFixed(0)</w:t>
      </w:r>
      <w:r w:rsidRPr="00E2265C">
        <w:t xml:space="preserve"> returns </w:t>
      </w:r>
      <w:r w:rsidRPr="00E2265C">
        <w:rPr>
          <w:rFonts w:ascii="Courier New" w:hAnsi="Courier New"/>
          <w:b/>
        </w:rPr>
        <w:t>"</w:t>
      </w:r>
      <w:r w:rsidRPr="00E2265C">
        <w:rPr>
          <w:rFonts w:ascii="Courier New" w:hAnsi="Courier New" w:cs="Courier New"/>
          <w:b/>
        </w:rPr>
        <w:t>1000000000000000128"</w:t>
      </w:r>
      <w:r w:rsidRPr="00E2265C">
        <w:t>.</w:t>
      </w:r>
    </w:p>
    <w:p w14:paraId="6C9074AB" w14:textId="77777777" w:rsidR="004C02EF" w:rsidRDefault="004C02EF" w:rsidP="004C02EF">
      <w:pPr>
        <w:pStyle w:val="40"/>
        <w:numPr>
          <w:ilvl w:val="0"/>
          <w:numId w:val="0"/>
        </w:numPr>
      </w:pPr>
      <w:bookmarkStart w:id="7848" w:name="_Ref457790854"/>
      <w:r>
        <w:t>15.7.4.6</w:t>
      </w:r>
      <w:r>
        <w:tab/>
        <w:t>Number.prototype.toExponential (fractionDigits)</w:t>
      </w:r>
      <w:bookmarkEnd w:id="7848"/>
    </w:p>
    <w:p w14:paraId="7CD8C4C5" w14:textId="77777777" w:rsidR="004C02EF" w:rsidRDefault="004C02EF" w:rsidP="004C02EF">
      <w:r>
        <w:t xml:space="preserve">Return a String containing this Number value represented in decimal exponential notation with one digit before the significand's decimal point and </w:t>
      </w:r>
      <w:r w:rsidRPr="00F02209">
        <w:rPr>
          <w:rFonts w:ascii="Times New Roman" w:hAnsi="Times New Roman"/>
          <w:i/>
        </w:rPr>
        <w:t>fractionDigits</w:t>
      </w:r>
      <w:r>
        <w:t xml:space="preserve"> digits after the significand's decimal point. If </w:t>
      </w:r>
      <w:r w:rsidRPr="00F02209">
        <w:rPr>
          <w:rFonts w:ascii="Times New Roman" w:hAnsi="Times New Roman"/>
          <w:i/>
        </w:rPr>
        <w:t>fractionDigits</w:t>
      </w:r>
      <w:r>
        <w:t xml:space="preserve"> is </w:t>
      </w:r>
      <w:r>
        <w:rPr>
          <w:b/>
        </w:rPr>
        <w:t>undefined</w:t>
      </w:r>
      <w:r>
        <w:t>, include as many significand digits as necessary to uniquely specify the Number (just like in ToString except that in this case the Number is always output in exponential notation). Specifically, perform the following steps:</w:t>
      </w:r>
    </w:p>
    <w:p w14:paraId="2301B520" w14:textId="77777777" w:rsidR="004C02EF" w:rsidRPr="00E2265C" w:rsidRDefault="004C02EF" w:rsidP="004C02EF">
      <w:pPr>
        <w:pStyle w:val="Alg4"/>
        <w:numPr>
          <w:ilvl w:val="0"/>
          <w:numId w:val="245"/>
        </w:numPr>
      </w:pPr>
      <w:r w:rsidRPr="00E2265C">
        <w:t xml:space="preserve">Let </w:t>
      </w:r>
      <w:r w:rsidRPr="00E2265C">
        <w:rPr>
          <w:i/>
        </w:rPr>
        <w:t>x</w:t>
      </w:r>
      <w:r w:rsidRPr="00E2265C">
        <w:t xml:space="preserve"> be this </w:t>
      </w:r>
      <w:r>
        <w:t>Number</w:t>
      </w:r>
      <w:r w:rsidRPr="00E2265C">
        <w:t xml:space="preserve"> value.</w:t>
      </w:r>
    </w:p>
    <w:p w14:paraId="138E5456" w14:textId="77777777" w:rsidR="004C02EF" w:rsidRPr="00E2265C" w:rsidRDefault="004C02EF" w:rsidP="004C02EF">
      <w:pPr>
        <w:pStyle w:val="Alg4"/>
        <w:numPr>
          <w:ilvl w:val="0"/>
          <w:numId w:val="245"/>
        </w:numPr>
      </w:pPr>
      <w:r w:rsidRPr="00E2265C">
        <w:t xml:space="preserve">Let </w:t>
      </w:r>
      <w:r w:rsidRPr="00E2265C">
        <w:rPr>
          <w:i/>
        </w:rPr>
        <w:t>f</w:t>
      </w:r>
      <w:r w:rsidRPr="00E2265C">
        <w:t xml:space="preserve"> be ToInteger(</w:t>
      </w:r>
      <w:r w:rsidRPr="00E2265C">
        <w:rPr>
          <w:i/>
        </w:rPr>
        <w:t>fractionDigits</w:t>
      </w:r>
      <w:r w:rsidRPr="00E2265C">
        <w:t>).</w:t>
      </w:r>
    </w:p>
    <w:p w14:paraId="56461433"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is </w:t>
      </w:r>
      <w:r w:rsidRPr="00E2265C">
        <w:rPr>
          <w:b/>
        </w:rPr>
        <w:t>NaN</w:t>
      </w:r>
      <w:r w:rsidRPr="00E2265C">
        <w:t xml:space="preserve">, return the </w:t>
      </w:r>
      <w:r>
        <w:t>String</w:t>
      </w:r>
      <w:r w:rsidRPr="00E2265C">
        <w:t xml:space="preserve"> </w:t>
      </w:r>
      <w:r>
        <w:rPr>
          <w:rFonts w:ascii="Courier New" w:hAnsi="Courier New"/>
          <w:b/>
        </w:rPr>
        <w:t>"NaN"</w:t>
      </w:r>
      <w:r w:rsidRPr="00E2265C">
        <w:t>.</w:t>
      </w:r>
    </w:p>
    <w:p w14:paraId="5981C1C4" w14:textId="77777777" w:rsidR="004C02EF" w:rsidRPr="00E2265C" w:rsidRDefault="004C02EF" w:rsidP="004C02EF">
      <w:pPr>
        <w:pStyle w:val="Alg4"/>
        <w:numPr>
          <w:ilvl w:val="0"/>
          <w:numId w:val="245"/>
        </w:numPr>
      </w:pPr>
      <w:r w:rsidRPr="00E2265C">
        <w:t xml:space="preserve">Let </w:t>
      </w:r>
      <w:r w:rsidRPr="00E2265C">
        <w:rPr>
          <w:i/>
        </w:rPr>
        <w:t>s</w:t>
      </w:r>
      <w:r w:rsidRPr="00E2265C">
        <w:t xml:space="preserve"> be the empty </w:t>
      </w:r>
      <w:r>
        <w:t>String</w:t>
      </w:r>
      <w:r w:rsidRPr="00E2265C">
        <w:t>.</w:t>
      </w:r>
    </w:p>
    <w:p w14:paraId="61F362DA"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w:t>
      </w:r>
      <w:r w:rsidRPr="00E2265C">
        <w:rPr>
          <w:i/>
        </w:rPr>
        <w:t>&lt;</w:t>
      </w:r>
      <w:r w:rsidRPr="00E2265C">
        <w:t xml:space="preserve"> 0, then</w:t>
      </w:r>
    </w:p>
    <w:p w14:paraId="51243F8D" w14:textId="77777777" w:rsidR="004C02EF" w:rsidRPr="00E2265C" w:rsidRDefault="004C02EF" w:rsidP="004C02EF">
      <w:pPr>
        <w:pStyle w:val="Alg4"/>
        <w:numPr>
          <w:ilvl w:val="1"/>
          <w:numId w:val="245"/>
        </w:numPr>
      </w:pPr>
      <w:r w:rsidRPr="00E2265C">
        <w:t xml:space="preserve">Let </w:t>
      </w:r>
      <w:r w:rsidRPr="00E2265C">
        <w:rPr>
          <w:i/>
        </w:rPr>
        <w:t>s</w:t>
      </w:r>
      <w:r w:rsidRPr="00E2265C">
        <w:t xml:space="preserve"> be </w:t>
      </w:r>
      <w:r>
        <w:rPr>
          <w:rFonts w:ascii="Courier New" w:hAnsi="Courier New"/>
          <w:b/>
        </w:rPr>
        <w:t>"-"</w:t>
      </w:r>
      <w:r w:rsidRPr="00E2265C">
        <w:t>.</w:t>
      </w:r>
    </w:p>
    <w:p w14:paraId="76A6F5D0" w14:textId="77777777" w:rsidR="004C02EF" w:rsidRPr="00E2265C" w:rsidRDefault="004C02EF" w:rsidP="004C02EF">
      <w:pPr>
        <w:pStyle w:val="Alg4"/>
        <w:numPr>
          <w:ilvl w:val="1"/>
          <w:numId w:val="245"/>
        </w:numPr>
      </w:pPr>
      <w:r w:rsidRPr="00E2265C">
        <w:t xml:space="preserve">Let </w:t>
      </w:r>
      <w:r w:rsidRPr="00E2265C">
        <w:rPr>
          <w:i/>
        </w:rPr>
        <w:t>x</w:t>
      </w:r>
      <w:r w:rsidRPr="00E2265C">
        <w:t xml:space="preserve"> = –</w:t>
      </w:r>
      <w:r w:rsidRPr="00E2265C">
        <w:rPr>
          <w:i/>
        </w:rPr>
        <w:t>x</w:t>
      </w:r>
      <w:r w:rsidRPr="00E2265C">
        <w:t>.</w:t>
      </w:r>
    </w:p>
    <w:p w14:paraId="7E31147C"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 +</w:t>
      </w:r>
      <w:r w:rsidRPr="00E2265C">
        <w:sym w:font="Symbol" w:char="F0A5"/>
      </w:r>
      <w:r w:rsidRPr="00E2265C">
        <w:t>, then</w:t>
      </w:r>
    </w:p>
    <w:p w14:paraId="3BEBD6DA" w14:textId="77777777" w:rsidR="004C02EF" w:rsidRPr="00E2265C" w:rsidRDefault="004C02EF" w:rsidP="004C02EF">
      <w:pPr>
        <w:pStyle w:val="Alg4"/>
        <w:numPr>
          <w:ilvl w:val="1"/>
          <w:numId w:val="245"/>
        </w:numPr>
      </w:pPr>
      <w:r w:rsidRPr="00E2265C">
        <w:t xml:space="preserve">Return the concatenation of the </w:t>
      </w:r>
      <w:r>
        <w:t>Strings</w:t>
      </w:r>
      <w:r w:rsidRPr="00E2265C">
        <w:t xml:space="preserve"> </w:t>
      </w:r>
      <w:r w:rsidRPr="00E2265C">
        <w:rPr>
          <w:i/>
        </w:rPr>
        <w:t>s</w:t>
      </w:r>
      <w:r w:rsidRPr="00E2265C">
        <w:t xml:space="preserve"> and </w:t>
      </w:r>
      <w:r w:rsidRPr="008C2315">
        <w:rPr>
          <w:rFonts w:ascii="Courier New" w:hAnsi="Courier New" w:cs="Courier New"/>
          <w:b/>
        </w:rPr>
        <w:t>"Infinity"</w:t>
      </w:r>
      <w:r w:rsidRPr="00E2265C">
        <w:t xml:space="preserve">. </w:t>
      </w:r>
    </w:p>
    <w:p w14:paraId="619E4222" w14:textId="77777777" w:rsidR="004C02EF" w:rsidRPr="00E2265C" w:rsidRDefault="004C02EF" w:rsidP="004C02EF">
      <w:pPr>
        <w:pStyle w:val="Alg4"/>
        <w:numPr>
          <w:ilvl w:val="0"/>
          <w:numId w:val="245"/>
        </w:numPr>
      </w:pPr>
      <w:r w:rsidRPr="00E2265C">
        <w:t xml:space="preserve">If </w:t>
      </w:r>
      <w:r w:rsidRPr="00E2265C">
        <w:rPr>
          <w:i/>
        </w:rPr>
        <w:t>fractionDigits</w:t>
      </w:r>
      <w:r w:rsidRPr="00E2265C">
        <w:t xml:space="preserve"> is not </w:t>
      </w:r>
      <w:r w:rsidRPr="00E2265C">
        <w:rPr>
          <w:b/>
        </w:rPr>
        <w:t>undefined</w:t>
      </w:r>
      <w:r w:rsidRPr="00E2265C">
        <w:t xml:space="preserve"> and  (</w:t>
      </w:r>
      <w:r w:rsidRPr="00E2265C">
        <w:rPr>
          <w:i/>
        </w:rPr>
        <w:t>f</w:t>
      </w:r>
      <w:r w:rsidRPr="00E2265C">
        <w:t xml:space="preserve"> &lt; 0 or </w:t>
      </w:r>
      <w:r w:rsidRPr="00E2265C">
        <w:rPr>
          <w:i/>
        </w:rPr>
        <w:t>f</w:t>
      </w:r>
      <w:r w:rsidRPr="00E2265C">
        <w:t xml:space="preserve"> &gt; 20), throw a </w:t>
      </w:r>
      <w:r w:rsidRPr="00E2265C">
        <w:rPr>
          <w:b/>
        </w:rPr>
        <w:t>RangeError</w:t>
      </w:r>
      <w:r w:rsidRPr="00E2265C">
        <w:t xml:space="preserve"> exception.</w:t>
      </w:r>
    </w:p>
    <w:p w14:paraId="0F5C037F" w14:textId="77777777" w:rsidR="004C02EF" w:rsidRPr="00E2265C" w:rsidRDefault="004C02EF" w:rsidP="004C02EF">
      <w:pPr>
        <w:pStyle w:val="Alg4"/>
        <w:numPr>
          <w:ilvl w:val="0"/>
          <w:numId w:val="245"/>
        </w:numPr>
      </w:pPr>
      <w:r w:rsidRPr="00E2265C">
        <w:t xml:space="preserve">If </w:t>
      </w:r>
      <w:r w:rsidRPr="00E2265C">
        <w:rPr>
          <w:i/>
        </w:rPr>
        <w:t>x</w:t>
      </w:r>
      <w:r w:rsidRPr="00E2265C">
        <w:t xml:space="preserve"> = 0, then</w:t>
      </w:r>
    </w:p>
    <w:p w14:paraId="57FEDD40" w14:textId="77777777" w:rsidR="004C02EF" w:rsidRPr="00E2265C" w:rsidRDefault="004C02EF" w:rsidP="004C02EF">
      <w:pPr>
        <w:pStyle w:val="Alg4"/>
        <w:numPr>
          <w:ilvl w:val="1"/>
          <w:numId w:val="245"/>
        </w:numPr>
      </w:pPr>
      <w:r w:rsidRPr="00E2265C">
        <w:t xml:space="preserve">Let </w:t>
      </w:r>
      <w:r w:rsidRPr="00E2265C">
        <w:rPr>
          <w:i/>
        </w:rPr>
        <w:t>f</w:t>
      </w:r>
      <w:r w:rsidRPr="00E2265C">
        <w:t xml:space="preserve"> = 0.</w:t>
      </w:r>
    </w:p>
    <w:p w14:paraId="677AD057" w14:textId="77777777" w:rsidR="004C02EF" w:rsidRPr="00E2265C" w:rsidRDefault="004C02EF" w:rsidP="004C02EF">
      <w:pPr>
        <w:pStyle w:val="Alg4"/>
        <w:numPr>
          <w:ilvl w:val="1"/>
          <w:numId w:val="245"/>
        </w:numPr>
      </w:pPr>
      <w:r w:rsidRPr="00E2265C">
        <w:t xml:space="preserve">Let </w:t>
      </w:r>
      <w:r w:rsidRPr="00E2265C">
        <w:rPr>
          <w:i/>
        </w:rPr>
        <w:t>m</w:t>
      </w:r>
      <w:r w:rsidRPr="00E2265C">
        <w:t xml:space="preserve"> be the </w:t>
      </w:r>
      <w:r>
        <w:t>String</w:t>
      </w:r>
      <w:r w:rsidRPr="00E2265C">
        <w:t xml:space="preserve"> consisting of </w:t>
      </w:r>
      <w:r w:rsidRPr="00E2265C">
        <w:rPr>
          <w:i/>
        </w:rPr>
        <w:t>f</w:t>
      </w:r>
      <w:r w:rsidRPr="00E2265C">
        <w:t>+1 occurrences of the character ‘</w:t>
      </w:r>
      <w:r>
        <w:rPr>
          <w:rFonts w:ascii="Courier New" w:hAnsi="Courier New"/>
        </w:rPr>
        <w:t>0</w:t>
      </w:r>
      <w:r w:rsidRPr="00E2265C">
        <w:t>’.</w:t>
      </w:r>
    </w:p>
    <w:p w14:paraId="6D978F9D" w14:textId="77777777" w:rsidR="004C02EF" w:rsidRPr="00E2265C" w:rsidRDefault="004C02EF" w:rsidP="004C02EF">
      <w:pPr>
        <w:pStyle w:val="Alg4"/>
        <w:numPr>
          <w:ilvl w:val="1"/>
          <w:numId w:val="245"/>
        </w:numPr>
      </w:pPr>
      <w:r w:rsidRPr="00E2265C">
        <w:t xml:space="preserve">Let </w:t>
      </w:r>
      <w:r w:rsidRPr="00E2265C">
        <w:rPr>
          <w:i/>
        </w:rPr>
        <w:t>e</w:t>
      </w:r>
      <w:r w:rsidRPr="00E2265C">
        <w:t xml:space="preserve"> = 0.</w:t>
      </w:r>
    </w:p>
    <w:p w14:paraId="6A6D7D75" w14:textId="77777777" w:rsidR="004C02EF" w:rsidRPr="00E2265C" w:rsidRDefault="004C02EF" w:rsidP="004C02EF">
      <w:pPr>
        <w:pStyle w:val="Alg4"/>
        <w:numPr>
          <w:ilvl w:val="0"/>
          <w:numId w:val="245"/>
        </w:numPr>
      </w:pPr>
      <w:r w:rsidRPr="00E2265C">
        <w:t xml:space="preserve">Else, </w:t>
      </w:r>
      <w:r w:rsidRPr="00E2265C">
        <w:rPr>
          <w:i/>
        </w:rPr>
        <w:t>x</w:t>
      </w:r>
      <w:r w:rsidRPr="00E2265C">
        <w:t xml:space="preserve"> </w:t>
      </w:r>
      <w:r w:rsidRPr="00E2265C">
        <w:sym w:font="Symbol" w:char="F0B9"/>
      </w:r>
      <w:r w:rsidRPr="00E2265C">
        <w:t xml:space="preserve"> 0</w:t>
      </w:r>
    </w:p>
    <w:p w14:paraId="0572E26D" w14:textId="77777777" w:rsidR="004C02EF" w:rsidRPr="00E2265C" w:rsidRDefault="004C02EF" w:rsidP="004C02EF">
      <w:pPr>
        <w:pStyle w:val="Alg4"/>
        <w:numPr>
          <w:ilvl w:val="1"/>
          <w:numId w:val="245"/>
        </w:numPr>
      </w:pPr>
      <w:r w:rsidRPr="00E2265C">
        <w:t xml:space="preserve">If fractionDigits is not </w:t>
      </w:r>
      <w:r w:rsidRPr="00E2265C">
        <w:rPr>
          <w:b/>
        </w:rPr>
        <w:t>undefined</w:t>
      </w:r>
      <w:r w:rsidRPr="00E2265C">
        <w:t>, then</w:t>
      </w:r>
    </w:p>
    <w:p w14:paraId="236518CF" w14:textId="77777777" w:rsidR="004C02EF" w:rsidRPr="00E2265C" w:rsidRDefault="004C02EF" w:rsidP="004C02EF">
      <w:pPr>
        <w:pStyle w:val="Alg4"/>
        <w:numPr>
          <w:ilvl w:val="2"/>
          <w:numId w:val="245"/>
        </w:numPr>
      </w:pPr>
      <w:r w:rsidRPr="00E2265C">
        <w:t xml:space="preserve">Let </w:t>
      </w:r>
      <w:r w:rsidRPr="00E2265C">
        <w:rPr>
          <w:i/>
        </w:rPr>
        <w:t>e</w:t>
      </w:r>
      <w:r w:rsidRPr="00E2265C">
        <w:t xml:space="preserve"> and </w:t>
      </w:r>
      <w:r w:rsidRPr="00E2265C">
        <w:rPr>
          <w:i/>
        </w:rPr>
        <w:t>n</w:t>
      </w:r>
      <w:r w:rsidRPr="00E2265C">
        <w:t xml:space="preserve"> be integers such that 10</w:t>
      </w:r>
      <w:r w:rsidRPr="00E2265C">
        <w:rPr>
          <w:i/>
          <w:vertAlign w:val="superscript"/>
        </w:rPr>
        <w:t>f</w:t>
      </w:r>
      <w:r w:rsidRPr="00E2265C">
        <w:t xml:space="preserve"> </w:t>
      </w:r>
      <w:r w:rsidRPr="00E2265C">
        <w:sym w:font="Symbol" w:char="F0A3"/>
      </w:r>
      <w:r w:rsidRPr="00E2265C">
        <w:t xml:space="preserve"> </w:t>
      </w:r>
      <w:r w:rsidRPr="00E2265C">
        <w:rPr>
          <w:i/>
        </w:rPr>
        <w:t>n</w:t>
      </w:r>
      <w:r w:rsidRPr="00E2265C">
        <w:t xml:space="preserve"> &lt; 10</w:t>
      </w:r>
      <w:r w:rsidRPr="00E2265C">
        <w:rPr>
          <w:i/>
          <w:vertAlign w:val="superscript"/>
        </w:rPr>
        <w:t>f</w:t>
      </w:r>
      <w:r w:rsidRPr="00E2265C">
        <w:rPr>
          <w:vertAlign w:val="superscript"/>
        </w:rPr>
        <w:t>+1</w:t>
      </w:r>
      <w:r w:rsidRPr="00E2265C">
        <w:t xml:space="preserve"> and for which the exact mathematical value of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f</w:t>
      </w:r>
      <w:r w:rsidRPr="00E2265C">
        <w:t xml:space="preserve"> – </w:t>
      </w:r>
      <w:r w:rsidRPr="00E2265C">
        <w:rPr>
          <w:i/>
        </w:rPr>
        <w:t>x</w:t>
      </w:r>
      <w:r w:rsidRPr="00E2265C">
        <w:t xml:space="preserve"> is as close to zero as possible. If there are two such sets of </w:t>
      </w:r>
      <w:r w:rsidRPr="00E2265C">
        <w:rPr>
          <w:i/>
        </w:rPr>
        <w:t>e</w:t>
      </w:r>
      <w:r w:rsidRPr="00E2265C">
        <w:t xml:space="preserve"> and </w:t>
      </w:r>
      <w:r w:rsidRPr="00E2265C">
        <w:rPr>
          <w:i/>
        </w:rPr>
        <w:t>n</w:t>
      </w:r>
      <w:r w:rsidRPr="00E2265C">
        <w:t xml:space="preserve">, pick the </w:t>
      </w:r>
      <w:r w:rsidRPr="00E2265C">
        <w:rPr>
          <w:i/>
        </w:rPr>
        <w:t>e</w:t>
      </w:r>
      <w:r w:rsidRPr="00E2265C">
        <w:t xml:space="preserve"> and </w:t>
      </w:r>
      <w:r w:rsidRPr="00E2265C">
        <w:rPr>
          <w:i/>
        </w:rPr>
        <w:t>n</w:t>
      </w:r>
      <w:r w:rsidRPr="00E2265C">
        <w:t xml:space="preserve"> for which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f</w:t>
      </w:r>
      <w:r w:rsidRPr="00E2265C">
        <w:t xml:space="preserve"> is larger.</w:t>
      </w:r>
    </w:p>
    <w:p w14:paraId="7875934A" w14:textId="77777777" w:rsidR="004C02EF" w:rsidRPr="00E2265C" w:rsidRDefault="004C02EF" w:rsidP="004C02EF">
      <w:pPr>
        <w:pStyle w:val="Alg4"/>
        <w:numPr>
          <w:ilvl w:val="1"/>
          <w:numId w:val="245"/>
        </w:numPr>
      </w:pPr>
      <w:r w:rsidRPr="00E2265C">
        <w:t xml:space="preserve">Else, </w:t>
      </w:r>
      <w:r w:rsidRPr="00E2265C">
        <w:rPr>
          <w:i/>
        </w:rPr>
        <w:t>fractionDigits</w:t>
      </w:r>
      <w:r w:rsidRPr="00E2265C">
        <w:t xml:space="preserve"> is </w:t>
      </w:r>
      <w:r w:rsidRPr="00E2265C">
        <w:rPr>
          <w:b/>
        </w:rPr>
        <w:t>undefined</w:t>
      </w:r>
      <w:r w:rsidRPr="00E2265C" w:rsidDel="00FB0E25">
        <w:t xml:space="preserve"> </w:t>
      </w:r>
    </w:p>
    <w:p w14:paraId="51A072C5" w14:textId="77777777" w:rsidR="004C02EF" w:rsidRPr="00E2265C" w:rsidRDefault="004C02EF" w:rsidP="004C02EF">
      <w:pPr>
        <w:pStyle w:val="Alg4"/>
        <w:numPr>
          <w:ilvl w:val="2"/>
          <w:numId w:val="245"/>
        </w:numPr>
      </w:pPr>
      <w:r w:rsidRPr="00E2265C">
        <w:t xml:space="preserve">Let </w:t>
      </w:r>
      <w:r w:rsidRPr="00E2265C">
        <w:rPr>
          <w:i/>
        </w:rPr>
        <w:t>e</w:t>
      </w:r>
      <w:r w:rsidRPr="00E2265C">
        <w:t xml:space="preserve">, </w:t>
      </w:r>
      <w:r w:rsidRPr="00E2265C">
        <w:rPr>
          <w:i/>
        </w:rPr>
        <w:t>n</w:t>
      </w:r>
      <w:r w:rsidRPr="00E2265C">
        <w:t xml:space="preserve">, and </w:t>
      </w:r>
      <w:r w:rsidRPr="00E2265C">
        <w:rPr>
          <w:i/>
        </w:rPr>
        <w:t>f</w:t>
      </w:r>
      <w:r w:rsidRPr="00E2265C">
        <w:t xml:space="preserve"> be integers such that </w:t>
      </w:r>
      <w:r w:rsidRPr="00E2265C">
        <w:rPr>
          <w:i/>
        </w:rPr>
        <w:t>f</w:t>
      </w:r>
      <w:r w:rsidRPr="00E2265C">
        <w:t xml:space="preserve"> </w:t>
      </w:r>
      <w:r w:rsidRPr="00E2265C">
        <w:sym w:font="Symbol" w:char="F0B3"/>
      </w:r>
      <w:r w:rsidRPr="00E2265C">
        <w:t xml:space="preserve"> 0, 10</w:t>
      </w:r>
      <w:r w:rsidRPr="00E2265C">
        <w:rPr>
          <w:i/>
          <w:vertAlign w:val="superscript"/>
        </w:rPr>
        <w:t>f</w:t>
      </w:r>
      <w:r w:rsidRPr="00E2265C">
        <w:t xml:space="preserve"> </w:t>
      </w:r>
      <w:r w:rsidRPr="00E2265C">
        <w:sym w:font="Symbol" w:char="F0A3"/>
      </w:r>
      <w:r w:rsidRPr="00E2265C">
        <w:t xml:space="preserve"> </w:t>
      </w:r>
      <w:r w:rsidRPr="00E2265C">
        <w:rPr>
          <w:i/>
        </w:rPr>
        <w:t>n</w:t>
      </w:r>
      <w:r w:rsidRPr="00E2265C">
        <w:t xml:space="preserve"> &lt; 10</w:t>
      </w:r>
      <w:r w:rsidRPr="00E2265C">
        <w:rPr>
          <w:i/>
          <w:vertAlign w:val="superscript"/>
        </w:rPr>
        <w:t>f</w:t>
      </w:r>
      <w:r w:rsidRPr="00E2265C">
        <w:rPr>
          <w:vertAlign w:val="superscript"/>
        </w:rPr>
        <w:t>+1</w:t>
      </w:r>
      <w:r w:rsidRPr="00E2265C">
        <w:t xml:space="preserve">, the number value for n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f</w:t>
      </w:r>
      <w:r w:rsidRPr="00E2265C">
        <w:t xml:space="preserve"> is </w:t>
      </w:r>
      <w:r w:rsidRPr="00E2265C">
        <w:rPr>
          <w:i/>
        </w:rPr>
        <w:t>x</w:t>
      </w:r>
      <w:r w:rsidRPr="00E2265C">
        <w:t xml:space="preserve">, and </w:t>
      </w:r>
      <w:r w:rsidRPr="00E2265C">
        <w:rPr>
          <w:i/>
        </w:rPr>
        <w:t>f</w:t>
      </w:r>
      <w:r w:rsidRPr="00E2265C">
        <w:t xml:space="preserve"> is as small as possible. Note that the decimal representation of </w:t>
      </w:r>
      <w:r w:rsidRPr="00E2265C">
        <w:rPr>
          <w:i/>
        </w:rPr>
        <w:t>n</w:t>
      </w:r>
      <w:r w:rsidRPr="00E2265C">
        <w:t xml:space="preserve"> has </w:t>
      </w:r>
      <w:r w:rsidRPr="00E2265C">
        <w:rPr>
          <w:i/>
        </w:rPr>
        <w:t>f</w:t>
      </w:r>
      <w:r w:rsidRPr="00E2265C">
        <w:t xml:space="preserve">+1 digits, </w:t>
      </w:r>
      <w:r w:rsidRPr="00E2265C">
        <w:rPr>
          <w:i/>
        </w:rPr>
        <w:t>n</w:t>
      </w:r>
      <w:r w:rsidRPr="00E2265C">
        <w:t xml:space="preserve"> is not divisible by 10, and the least significant digit of </w:t>
      </w:r>
      <w:r w:rsidRPr="00E2265C">
        <w:rPr>
          <w:i/>
        </w:rPr>
        <w:t>n</w:t>
      </w:r>
      <w:r w:rsidRPr="00E2265C">
        <w:t xml:space="preserve"> is not necessarily uniquely determined by these criteria.</w:t>
      </w:r>
    </w:p>
    <w:p w14:paraId="135FD732" w14:textId="77777777" w:rsidR="004C02EF" w:rsidRPr="00E2265C" w:rsidRDefault="004C02EF" w:rsidP="004C02EF">
      <w:pPr>
        <w:pStyle w:val="Alg4"/>
        <w:numPr>
          <w:ilvl w:val="1"/>
          <w:numId w:val="245"/>
        </w:numPr>
      </w:pPr>
      <w:r w:rsidRPr="00E2265C">
        <w:t xml:space="preserve">Let </w:t>
      </w:r>
      <w:r w:rsidRPr="00E2265C">
        <w:rPr>
          <w:i/>
        </w:rPr>
        <w:t>m</w:t>
      </w:r>
      <w:r w:rsidRPr="00E2265C">
        <w:t xml:space="preserve"> be the </w:t>
      </w:r>
      <w:r>
        <w:t>String</w:t>
      </w:r>
      <w:r w:rsidRPr="00E2265C">
        <w:t xml:space="preserve"> consisting of the digits of the decimal representation of </w:t>
      </w:r>
      <w:r w:rsidRPr="00E2265C">
        <w:rPr>
          <w:i/>
        </w:rPr>
        <w:t>n</w:t>
      </w:r>
      <w:r w:rsidRPr="00E2265C">
        <w:t xml:space="preserve"> (in order, with no leading zeroes).</w:t>
      </w:r>
    </w:p>
    <w:p w14:paraId="5ECF54A8" w14:textId="77777777" w:rsidR="004C02EF" w:rsidRPr="00E2265C" w:rsidRDefault="004C02EF" w:rsidP="004C02EF">
      <w:pPr>
        <w:pStyle w:val="Alg4"/>
        <w:numPr>
          <w:ilvl w:val="0"/>
          <w:numId w:val="245"/>
        </w:numPr>
      </w:pPr>
      <w:r w:rsidRPr="00E2265C">
        <w:t xml:space="preserve">If </w:t>
      </w:r>
      <w:r w:rsidRPr="00E2265C">
        <w:rPr>
          <w:i/>
        </w:rPr>
        <w:t>f</w:t>
      </w:r>
      <w:r w:rsidRPr="00E2265C">
        <w:t xml:space="preserve"> </w:t>
      </w:r>
      <w:r w:rsidRPr="00E2265C">
        <w:sym w:font="Symbol" w:char="F0B9"/>
      </w:r>
      <w:r w:rsidRPr="00E2265C">
        <w:t xml:space="preserve"> 0, then</w:t>
      </w:r>
    </w:p>
    <w:p w14:paraId="52EF9369" w14:textId="77777777" w:rsidR="004C02EF" w:rsidRPr="00E2265C" w:rsidRDefault="004C02EF" w:rsidP="004C02EF">
      <w:pPr>
        <w:pStyle w:val="Alg4"/>
        <w:numPr>
          <w:ilvl w:val="1"/>
          <w:numId w:val="245"/>
        </w:numPr>
      </w:pPr>
      <w:r w:rsidRPr="00E2265C">
        <w:t xml:space="preserve">Let </w:t>
      </w:r>
      <w:r w:rsidRPr="00E2265C">
        <w:rPr>
          <w:i/>
        </w:rPr>
        <w:t>a</w:t>
      </w:r>
      <w:r w:rsidRPr="00E2265C">
        <w:t xml:space="preserve"> be the first character of </w:t>
      </w:r>
      <w:r w:rsidRPr="00E2265C">
        <w:rPr>
          <w:i/>
        </w:rPr>
        <w:t>m</w:t>
      </w:r>
      <w:r w:rsidRPr="00E2265C">
        <w:t xml:space="preserve">, and let </w:t>
      </w:r>
      <w:r w:rsidRPr="00E2265C">
        <w:rPr>
          <w:i/>
        </w:rPr>
        <w:t>b</w:t>
      </w:r>
      <w:r w:rsidRPr="00E2265C">
        <w:t xml:space="preserve"> be the remaining </w:t>
      </w:r>
      <w:r w:rsidRPr="00E2265C">
        <w:rPr>
          <w:i/>
        </w:rPr>
        <w:t>f</w:t>
      </w:r>
      <w:r w:rsidRPr="00E2265C">
        <w:t xml:space="preserve"> characters of </w:t>
      </w:r>
      <w:r w:rsidRPr="00E2265C">
        <w:rPr>
          <w:i/>
        </w:rPr>
        <w:t>m</w:t>
      </w:r>
      <w:r w:rsidRPr="00E2265C">
        <w:t>.</w:t>
      </w:r>
    </w:p>
    <w:p w14:paraId="4BF70FF1" w14:textId="77777777" w:rsidR="004C02EF" w:rsidRPr="00E2265C" w:rsidRDefault="004C02EF" w:rsidP="004C02EF">
      <w:pPr>
        <w:pStyle w:val="Alg4"/>
        <w:numPr>
          <w:ilvl w:val="1"/>
          <w:numId w:val="245"/>
        </w:numPr>
      </w:pPr>
      <w:r w:rsidRPr="00E2265C">
        <w:t xml:space="preserve">Let </w:t>
      </w:r>
      <w:r w:rsidRPr="00E2265C">
        <w:rPr>
          <w:i/>
        </w:rPr>
        <w:t>m</w:t>
      </w:r>
      <w:r w:rsidRPr="00E2265C">
        <w:t xml:space="preserve"> be the concatenation of the three </w:t>
      </w:r>
      <w:r>
        <w:t>Strings</w:t>
      </w:r>
      <w:r w:rsidRPr="00E2265C">
        <w:t xml:space="preserve"> </w:t>
      </w:r>
      <w:r w:rsidRPr="00E2265C">
        <w:rPr>
          <w:i/>
        </w:rPr>
        <w:t>a</w:t>
      </w:r>
      <w:r w:rsidRPr="00E2265C">
        <w:t xml:space="preserve">, </w:t>
      </w:r>
      <w:r>
        <w:rPr>
          <w:rFonts w:ascii="Courier New" w:hAnsi="Courier New"/>
          <w:b/>
        </w:rPr>
        <w:t>"."</w:t>
      </w:r>
      <w:r w:rsidRPr="00E2265C">
        <w:t xml:space="preserve">, and </w:t>
      </w:r>
      <w:r w:rsidRPr="00E2265C">
        <w:rPr>
          <w:i/>
        </w:rPr>
        <w:t>b</w:t>
      </w:r>
      <w:r w:rsidRPr="00E2265C">
        <w:t>.</w:t>
      </w:r>
    </w:p>
    <w:p w14:paraId="602B607F" w14:textId="77777777" w:rsidR="004C02EF" w:rsidRPr="00E2265C" w:rsidRDefault="004C02EF" w:rsidP="004C02EF">
      <w:pPr>
        <w:pStyle w:val="Alg4"/>
        <w:numPr>
          <w:ilvl w:val="0"/>
          <w:numId w:val="245"/>
        </w:numPr>
      </w:pPr>
      <w:r w:rsidRPr="00E2265C">
        <w:t xml:space="preserve">If </w:t>
      </w:r>
      <w:r w:rsidRPr="00E2265C">
        <w:rPr>
          <w:i/>
        </w:rPr>
        <w:t>e</w:t>
      </w:r>
      <w:r w:rsidRPr="00E2265C">
        <w:t xml:space="preserve"> = 0, then </w:t>
      </w:r>
    </w:p>
    <w:p w14:paraId="7B21E111" w14:textId="77777777" w:rsidR="004C02EF" w:rsidRPr="00E2265C" w:rsidRDefault="004C02EF" w:rsidP="004C02EF">
      <w:pPr>
        <w:pStyle w:val="Alg4"/>
        <w:numPr>
          <w:ilvl w:val="1"/>
          <w:numId w:val="245"/>
        </w:numPr>
      </w:pPr>
      <w:r w:rsidRPr="00E2265C">
        <w:t xml:space="preserve">Let </w:t>
      </w:r>
      <w:r w:rsidRPr="00E2265C">
        <w:rPr>
          <w:i/>
        </w:rPr>
        <w:t>c</w:t>
      </w:r>
      <w:r w:rsidRPr="00E2265C">
        <w:t xml:space="preserve"> = </w:t>
      </w:r>
      <w:r>
        <w:rPr>
          <w:rFonts w:ascii="Courier New" w:hAnsi="Courier New"/>
          <w:b/>
        </w:rPr>
        <w:t>"+".</w:t>
      </w:r>
    </w:p>
    <w:p w14:paraId="5DC44FD2" w14:textId="77777777" w:rsidR="004C02EF" w:rsidRPr="00E2265C" w:rsidRDefault="004C02EF" w:rsidP="004C02EF">
      <w:pPr>
        <w:pStyle w:val="Alg4"/>
        <w:numPr>
          <w:ilvl w:val="1"/>
          <w:numId w:val="245"/>
        </w:numPr>
      </w:pPr>
      <w:r w:rsidRPr="00E2265C">
        <w:t xml:space="preserve">Let </w:t>
      </w:r>
      <w:r w:rsidRPr="00E2265C">
        <w:rPr>
          <w:i/>
        </w:rPr>
        <w:t>d</w:t>
      </w:r>
      <w:r w:rsidRPr="00E2265C">
        <w:t xml:space="preserve"> = </w:t>
      </w:r>
      <w:r>
        <w:rPr>
          <w:rFonts w:ascii="Courier New" w:hAnsi="Courier New"/>
          <w:b/>
        </w:rPr>
        <w:t>"0".</w:t>
      </w:r>
    </w:p>
    <w:p w14:paraId="4F3714DD" w14:textId="77777777" w:rsidR="004C02EF" w:rsidRPr="00E2265C" w:rsidRDefault="004C02EF" w:rsidP="004C02EF">
      <w:pPr>
        <w:pStyle w:val="Alg4"/>
        <w:numPr>
          <w:ilvl w:val="0"/>
          <w:numId w:val="245"/>
        </w:numPr>
      </w:pPr>
      <w:r w:rsidRPr="00E2265C">
        <w:t>Else</w:t>
      </w:r>
    </w:p>
    <w:p w14:paraId="0F283981" w14:textId="77777777" w:rsidR="004C02EF" w:rsidRPr="00E2265C" w:rsidRDefault="004C02EF" w:rsidP="004C02EF">
      <w:pPr>
        <w:pStyle w:val="Alg4"/>
        <w:numPr>
          <w:ilvl w:val="1"/>
          <w:numId w:val="245"/>
        </w:numPr>
      </w:pPr>
      <w:r w:rsidRPr="00E2265C">
        <w:t xml:space="preserve">If </w:t>
      </w:r>
      <w:r w:rsidRPr="00E2265C">
        <w:rPr>
          <w:i/>
        </w:rPr>
        <w:t>e</w:t>
      </w:r>
      <w:r w:rsidRPr="00E2265C">
        <w:t xml:space="preserve"> &gt; 0, then let </w:t>
      </w:r>
      <w:r w:rsidRPr="00E2265C">
        <w:rPr>
          <w:i/>
        </w:rPr>
        <w:t>c</w:t>
      </w:r>
      <w:r w:rsidRPr="00E2265C">
        <w:t xml:space="preserve"> = </w:t>
      </w:r>
      <w:r>
        <w:rPr>
          <w:rFonts w:ascii="Courier New" w:hAnsi="Courier New"/>
          <w:b/>
        </w:rPr>
        <w:t>"+".</w:t>
      </w:r>
    </w:p>
    <w:p w14:paraId="1532CDD4" w14:textId="77777777" w:rsidR="004C02EF" w:rsidRPr="00E2265C" w:rsidRDefault="004C02EF" w:rsidP="004C02EF">
      <w:pPr>
        <w:pStyle w:val="Alg4"/>
        <w:numPr>
          <w:ilvl w:val="1"/>
          <w:numId w:val="245"/>
        </w:numPr>
      </w:pPr>
      <w:r w:rsidRPr="00E2265C">
        <w:t xml:space="preserve">Else, </w:t>
      </w:r>
      <w:r w:rsidRPr="00E2265C">
        <w:rPr>
          <w:i/>
        </w:rPr>
        <w:t>e</w:t>
      </w:r>
      <w:r w:rsidRPr="00E2265C">
        <w:t xml:space="preserve"> ≤ 0</w:t>
      </w:r>
    </w:p>
    <w:p w14:paraId="590EE7D3" w14:textId="77777777" w:rsidR="004C02EF" w:rsidRPr="00E2265C" w:rsidRDefault="004C02EF" w:rsidP="004C02EF">
      <w:pPr>
        <w:pStyle w:val="Alg4"/>
        <w:numPr>
          <w:ilvl w:val="2"/>
          <w:numId w:val="245"/>
        </w:numPr>
      </w:pPr>
      <w:r w:rsidRPr="00E2265C">
        <w:t xml:space="preserve">Let </w:t>
      </w:r>
      <w:r w:rsidRPr="00E2265C">
        <w:rPr>
          <w:i/>
        </w:rPr>
        <w:t>c</w:t>
      </w:r>
      <w:r w:rsidRPr="00E2265C">
        <w:t xml:space="preserve"> = </w:t>
      </w:r>
      <w:r>
        <w:rPr>
          <w:rFonts w:ascii="Courier New" w:hAnsi="Courier New"/>
          <w:b/>
        </w:rPr>
        <w:t>"-"</w:t>
      </w:r>
      <w:r w:rsidRPr="00E2265C">
        <w:t>.</w:t>
      </w:r>
    </w:p>
    <w:p w14:paraId="2BE07121" w14:textId="77777777" w:rsidR="004C02EF" w:rsidRPr="00E2265C" w:rsidRDefault="004C02EF" w:rsidP="004C02EF">
      <w:pPr>
        <w:pStyle w:val="Alg4"/>
        <w:numPr>
          <w:ilvl w:val="2"/>
          <w:numId w:val="245"/>
        </w:numPr>
      </w:pPr>
      <w:r w:rsidRPr="00E2265C">
        <w:t xml:space="preserve">Let </w:t>
      </w:r>
      <w:r w:rsidRPr="00E2265C">
        <w:rPr>
          <w:i/>
        </w:rPr>
        <w:t>e</w:t>
      </w:r>
      <w:r w:rsidRPr="00E2265C">
        <w:t xml:space="preserve"> = –</w:t>
      </w:r>
      <w:r w:rsidRPr="00E2265C">
        <w:rPr>
          <w:i/>
        </w:rPr>
        <w:t>e</w:t>
      </w:r>
      <w:r w:rsidRPr="00E2265C">
        <w:t>.</w:t>
      </w:r>
    </w:p>
    <w:p w14:paraId="5C60D2E8" w14:textId="77777777" w:rsidR="004C02EF" w:rsidRPr="00E2265C" w:rsidRDefault="004C02EF" w:rsidP="004C02EF">
      <w:pPr>
        <w:pStyle w:val="Alg4"/>
        <w:numPr>
          <w:ilvl w:val="1"/>
          <w:numId w:val="245"/>
        </w:numPr>
      </w:pPr>
      <w:r w:rsidRPr="00E2265C">
        <w:t xml:space="preserve">Let </w:t>
      </w:r>
      <w:r w:rsidRPr="00E2265C">
        <w:rPr>
          <w:i/>
        </w:rPr>
        <w:t>d</w:t>
      </w:r>
      <w:r w:rsidRPr="00E2265C">
        <w:t xml:space="preserve"> be the </w:t>
      </w:r>
      <w:r>
        <w:t>String</w:t>
      </w:r>
      <w:r w:rsidRPr="00E2265C">
        <w:t xml:space="preserve"> consisting of the digits of the decimal representation of </w:t>
      </w:r>
      <w:r w:rsidRPr="00E2265C">
        <w:rPr>
          <w:i/>
        </w:rPr>
        <w:t>e</w:t>
      </w:r>
      <w:r w:rsidRPr="00E2265C">
        <w:t xml:space="preserve"> (in order, with no leading zeroes).</w:t>
      </w:r>
    </w:p>
    <w:p w14:paraId="0987F8E8" w14:textId="77777777" w:rsidR="004C02EF" w:rsidRPr="00E2265C" w:rsidRDefault="004C02EF" w:rsidP="004C02EF">
      <w:pPr>
        <w:pStyle w:val="Alg4"/>
        <w:numPr>
          <w:ilvl w:val="0"/>
          <w:numId w:val="245"/>
        </w:numPr>
      </w:pPr>
      <w:r w:rsidRPr="00E2265C">
        <w:t xml:space="preserve">Let </w:t>
      </w:r>
      <w:r w:rsidRPr="00E2265C">
        <w:rPr>
          <w:i/>
        </w:rPr>
        <w:t>m</w:t>
      </w:r>
      <w:r w:rsidRPr="00E2265C">
        <w:t xml:space="preserve"> be the concatenation of the four </w:t>
      </w:r>
      <w:r>
        <w:t>Strings</w:t>
      </w:r>
      <w:r w:rsidRPr="00E2265C">
        <w:t xml:space="preserve"> </w:t>
      </w:r>
      <w:r w:rsidRPr="00E2265C">
        <w:rPr>
          <w:i/>
        </w:rPr>
        <w:t>m</w:t>
      </w:r>
      <w:r w:rsidRPr="00E2265C">
        <w:t xml:space="preserve">, </w:t>
      </w:r>
      <w:r>
        <w:rPr>
          <w:rFonts w:ascii="Courier New" w:hAnsi="Courier New"/>
          <w:b/>
        </w:rPr>
        <w:t>"e"</w:t>
      </w:r>
      <w:r w:rsidRPr="00E2265C">
        <w:t xml:space="preserve">, </w:t>
      </w:r>
      <w:r w:rsidRPr="00E2265C">
        <w:rPr>
          <w:i/>
        </w:rPr>
        <w:t>c</w:t>
      </w:r>
      <w:r w:rsidRPr="00E2265C">
        <w:t xml:space="preserve">, and </w:t>
      </w:r>
      <w:r w:rsidRPr="00E2265C">
        <w:rPr>
          <w:i/>
        </w:rPr>
        <w:t>d</w:t>
      </w:r>
      <w:r w:rsidRPr="00E2265C">
        <w:t>.</w:t>
      </w:r>
    </w:p>
    <w:p w14:paraId="4064A1F7" w14:textId="77777777" w:rsidR="004C02EF" w:rsidRPr="00E2265C" w:rsidRDefault="004C02EF" w:rsidP="004C02EF">
      <w:pPr>
        <w:pStyle w:val="Alg4"/>
        <w:numPr>
          <w:ilvl w:val="0"/>
          <w:numId w:val="245"/>
        </w:numPr>
        <w:spacing w:after="220"/>
      </w:pPr>
      <w:r w:rsidRPr="00E2265C">
        <w:t xml:space="preserve">Return the concatenation of the </w:t>
      </w:r>
      <w:r>
        <w:t>Strings</w:t>
      </w:r>
      <w:r w:rsidRPr="00E2265C">
        <w:t xml:space="preserve"> </w:t>
      </w:r>
      <w:r w:rsidRPr="00E2265C">
        <w:rPr>
          <w:i/>
        </w:rPr>
        <w:t>s</w:t>
      </w:r>
      <w:r w:rsidRPr="00E2265C">
        <w:t xml:space="preserve"> and </w:t>
      </w:r>
      <w:r w:rsidRPr="00E2265C">
        <w:rPr>
          <w:i/>
        </w:rPr>
        <w:t>m</w:t>
      </w:r>
      <w:r w:rsidRPr="00E2265C">
        <w:t>.</w:t>
      </w:r>
    </w:p>
    <w:p w14:paraId="6FA657B8"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toExponential</w:t>
      </w:r>
      <w:r>
        <w:t xml:space="preserve"> method is </w:t>
      </w:r>
      <w:r>
        <w:rPr>
          <w:b/>
        </w:rPr>
        <w:t>1</w:t>
      </w:r>
      <w:r>
        <w:t>.</w:t>
      </w:r>
    </w:p>
    <w:p w14:paraId="5B8029A0" w14:textId="77777777" w:rsidR="004C02EF" w:rsidRDefault="004C02EF" w:rsidP="004C02EF">
      <w:r>
        <w:t xml:space="preserve">If the </w:t>
      </w:r>
      <w:r>
        <w:rPr>
          <w:rFonts w:ascii="Courier New" w:hAnsi="Courier New"/>
          <w:b/>
        </w:rPr>
        <w:t>toExponential</w:t>
      </w:r>
      <w:r>
        <w:t xml:space="preserve"> method is called with more than one argument, then the behaviour is undefined (see clause 15).</w:t>
      </w:r>
    </w:p>
    <w:p w14:paraId="5EC9BBA9" w14:textId="77777777" w:rsidR="004C02EF" w:rsidRDefault="004C02EF" w:rsidP="004C02EF">
      <w:r>
        <w:t xml:space="preserve">An implementation is permitted to extend the behaviour of </w:t>
      </w:r>
      <w:r>
        <w:rPr>
          <w:rFonts w:ascii="Courier New" w:hAnsi="Courier New"/>
          <w:b/>
        </w:rPr>
        <w:t>toExponential</w:t>
      </w:r>
      <w:r>
        <w:t xml:space="preserve"> for values of </w:t>
      </w:r>
      <w:r w:rsidRPr="00F02209">
        <w:rPr>
          <w:rFonts w:ascii="Times New Roman" w:hAnsi="Times New Roman"/>
          <w:i/>
        </w:rPr>
        <w:t>fractionDigits</w:t>
      </w:r>
      <w:r>
        <w:t xml:space="preserve"> less than 0 or greater than 20. In this case </w:t>
      </w:r>
      <w:r>
        <w:rPr>
          <w:rFonts w:ascii="Courier New" w:hAnsi="Courier New"/>
          <w:b/>
        </w:rPr>
        <w:t>toExponential</w:t>
      </w:r>
      <w:r>
        <w:t xml:space="preserve"> would not necessarily throw </w:t>
      </w:r>
      <w:r>
        <w:rPr>
          <w:b/>
        </w:rPr>
        <w:t>RangeError</w:t>
      </w:r>
      <w:r>
        <w:t xml:space="preserve"> for such values.</w:t>
      </w:r>
    </w:p>
    <w:p w14:paraId="7C3128BE" w14:textId="77777777" w:rsidR="004C02EF" w:rsidRDefault="004C02EF" w:rsidP="004C02EF">
      <w:pPr>
        <w:pStyle w:val="Note"/>
        <w:spacing w:after="120"/>
      </w:pPr>
      <w:r w:rsidRPr="00E2265C">
        <w:t>NOTE</w:t>
      </w:r>
      <w:r w:rsidRPr="00E2265C">
        <w:tab/>
        <w:t>For implementations that provide more accurate conversions than required by the rules above, it is recommended that the following alternative version of step 9.b.i be used as a guideline:</w:t>
      </w:r>
    </w:p>
    <w:p w14:paraId="04F505E0" w14:textId="77777777" w:rsidR="004C02EF" w:rsidRPr="00E2265C" w:rsidRDefault="004C02EF" w:rsidP="004C02EF">
      <w:pPr>
        <w:numPr>
          <w:ilvl w:val="2"/>
          <w:numId w:val="246"/>
        </w:numPr>
        <w:rPr>
          <w:rFonts w:ascii="Times New Roman" w:hAnsi="Times New Roman"/>
          <w:sz w:val="18"/>
        </w:rPr>
      </w:pPr>
      <w:r w:rsidRPr="00E2265C">
        <w:rPr>
          <w:rFonts w:ascii="Times New Roman" w:hAnsi="Times New Roman"/>
          <w:sz w:val="18"/>
        </w:rPr>
        <w:t xml:space="preserve">Let </w:t>
      </w:r>
      <w:r w:rsidRPr="00E2265C">
        <w:rPr>
          <w:rFonts w:ascii="Times New Roman" w:hAnsi="Times New Roman"/>
          <w:i/>
          <w:sz w:val="18"/>
        </w:rPr>
        <w:t>e</w:t>
      </w:r>
      <w:r w:rsidRPr="00E2265C">
        <w:rPr>
          <w:rFonts w:ascii="Times New Roman" w:hAnsi="Times New Roman"/>
          <w:sz w:val="18"/>
        </w:rPr>
        <w:t xml:space="preserve">, </w:t>
      </w:r>
      <w:r w:rsidRPr="00E2265C">
        <w:rPr>
          <w:rFonts w:ascii="Times New Roman" w:hAnsi="Times New Roman"/>
          <w:i/>
          <w:sz w:val="18"/>
        </w:rPr>
        <w:t>n</w:t>
      </w:r>
      <w:r w:rsidRPr="00E2265C">
        <w:rPr>
          <w:rFonts w:ascii="Times New Roman" w:hAnsi="Times New Roman"/>
          <w:sz w:val="18"/>
        </w:rPr>
        <w:t xml:space="preserve">, and </w:t>
      </w:r>
      <w:r w:rsidRPr="00E2265C">
        <w:rPr>
          <w:rFonts w:ascii="Times New Roman" w:hAnsi="Times New Roman"/>
          <w:i/>
          <w:sz w:val="18"/>
        </w:rPr>
        <w:t xml:space="preserve">f </w:t>
      </w:r>
      <w:r w:rsidRPr="00E2265C">
        <w:rPr>
          <w:rFonts w:ascii="Times New Roman" w:hAnsi="Times New Roman"/>
          <w:sz w:val="18"/>
        </w:rPr>
        <w:t xml:space="preserve">be integers such that </w:t>
      </w:r>
      <w:r w:rsidRPr="00E2265C">
        <w:rPr>
          <w:rFonts w:ascii="Times New Roman" w:hAnsi="Times New Roman"/>
          <w:i/>
          <w:sz w:val="18"/>
        </w:rPr>
        <w:t>f</w:t>
      </w:r>
      <w:r w:rsidRPr="00E2265C">
        <w:rPr>
          <w:rFonts w:ascii="Times New Roman" w:hAnsi="Times New Roman"/>
          <w:sz w:val="18"/>
        </w:rPr>
        <w:t xml:space="preserve"> </w:t>
      </w:r>
      <w:r w:rsidRPr="00E2265C">
        <w:rPr>
          <w:rFonts w:ascii="Times New Roman" w:hAnsi="Times New Roman"/>
          <w:sz w:val="18"/>
        </w:rPr>
        <w:sym w:font="Symbol" w:char="F0B3"/>
      </w:r>
      <w:r w:rsidRPr="00E2265C">
        <w:rPr>
          <w:rFonts w:ascii="Times New Roman" w:hAnsi="Times New Roman"/>
          <w:sz w:val="18"/>
        </w:rPr>
        <w:t xml:space="preserve"> 0, 10</w:t>
      </w:r>
      <w:r w:rsidRPr="00E2265C">
        <w:rPr>
          <w:rFonts w:ascii="Times New Roman" w:hAnsi="Times New Roman"/>
          <w:i/>
          <w:sz w:val="18"/>
          <w:vertAlign w:val="superscript"/>
        </w:rPr>
        <w:t>f</w:t>
      </w:r>
      <w:r w:rsidRPr="00E2265C">
        <w:rPr>
          <w:rFonts w:ascii="Times New Roman" w:hAnsi="Times New Roman"/>
          <w:sz w:val="18"/>
        </w:rPr>
        <w:t xml:space="preserve"> </w:t>
      </w:r>
      <w:r w:rsidRPr="00E2265C">
        <w:rPr>
          <w:rFonts w:ascii="Times New Roman" w:hAnsi="Times New Roman"/>
          <w:sz w:val="18"/>
        </w:rPr>
        <w:sym w:font="Symbol" w:char="F0A3"/>
      </w:r>
      <w:r w:rsidRPr="00E2265C">
        <w:rPr>
          <w:rFonts w:ascii="Times New Roman" w:hAnsi="Times New Roman"/>
          <w:sz w:val="18"/>
        </w:rPr>
        <w:t xml:space="preserve"> n &lt; 10</w:t>
      </w:r>
      <w:r w:rsidRPr="00E2265C">
        <w:rPr>
          <w:rFonts w:ascii="Times New Roman" w:hAnsi="Times New Roman"/>
          <w:i/>
          <w:sz w:val="18"/>
          <w:vertAlign w:val="superscript"/>
        </w:rPr>
        <w:t>f</w:t>
      </w:r>
      <w:r w:rsidRPr="00E2265C">
        <w:rPr>
          <w:rFonts w:ascii="Times New Roman" w:hAnsi="Times New Roman"/>
          <w:sz w:val="18"/>
          <w:vertAlign w:val="superscript"/>
        </w:rPr>
        <w:t>+1</w:t>
      </w:r>
      <w:r w:rsidRPr="00E2265C">
        <w:rPr>
          <w:rFonts w:ascii="Times New Roman" w:hAnsi="Times New Roman"/>
          <w:sz w:val="18"/>
        </w:rPr>
        <w:t xml:space="preserve">, the number value for n </w:t>
      </w:r>
      <w:r w:rsidRPr="00E2265C">
        <w:rPr>
          <w:rFonts w:ascii="Times New Roman" w:hAnsi="Times New Roman"/>
          <w:sz w:val="18"/>
        </w:rPr>
        <w:sym w:font="Symbol" w:char="F0B4"/>
      </w:r>
      <w:r w:rsidRPr="00E2265C">
        <w:rPr>
          <w:rFonts w:ascii="Times New Roman" w:hAnsi="Times New Roman"/>
          <w:sz w:val="18"/>
        </w:rPr>
        <w:t xml:space="preserve"> 10</w:t>
      </w:r>
      <w:r w:rsidRPr="00E2265C">
        <w:rPr>
          <w:rFonts w:ascii="Times New Roman" w:hAnsi="Times New Roman"/>
          <w:i/>
          <w:sz w:val="18"/>
          <w:vertAlign w:val="superscript"/>
        </w:rPr>
        <w:t>e</w:t>
      </w:r>
      <w:r w:rsidRPr="00E2265C">
        <w:rPr>
          <w:rFonts w:ascii="Times New Roman" w:hAnsi="Times New Roman"/>
          <w:sz w:val="18"/>
          <w:vertAlign w:val="superscript"/>
        </w:rPr>
        <w:t>–</w:t>
      </w:r>
      <w:r w:rsidRPr="00E2265C">
        <w:rPr>
          <w:rFonts w:ascii="Times New Roman" w:hAnsi="Times New Roman"/>
          <w:i/>
          <w:sz w:val="18"/>
          <w:vertAlign w:val="superscript"/>
        </w:rPr>
        <w:t>f</w:t>
      </w:r>
      <w:r w:rsidRPr="00E2265C">
        <w:rPr>
          <w:rFonts w:ascii="Times New Roman" w:hAnsi="Times New Roman"/>
          <w:sz w:val="18"/>
        </w:rPr>
        <w:t xml:space="preserve"> is x, and </w:t>
      </w:r>
      <w:r w:rsidRPr="00E2265C">
        <w:rPr>
          <w:rFonts w:ascii="Times New Roman" w:hAnsi="Times New Roman"/>
          <w:i/>
          <w:sz w:val="18"/>
        </w:rPr>
        <w:t>f</w:t>
      </w:r>
      <w:r w:rsidRPr="00E2265C">
        <w:rPr>
          <w:rFonts w:ascii="Times New Roman" w:hAnsi="Times New Roman"/>
          <w:sz w:val="18"/>
        </w:rPr>
        <w:t xml:space="preserve"> is as small as possible. If there are multiple possibilities for </w:t>
      </w:r>
      <w:r w:rsidRPr="00E2265C">
        <w:rPr>
          <w:rFonts w:ascii="Times New Roman" w:hAnsi="Times New Roman"/>
          <w:i/>
          <w:sz w:val="18"/>
        </w:rPr>
        <w:t>n</w:t>
      </w:r>
      <w:r w:rsidRPr="00E2265C">
        <w:rPr>
          <w:rFonts w:ascii="Times New Roman" w:hAnsi="Times New Roman"/>
          <w:sz w:val="18"/>
        </w:rPr>
        <w:t xml:space="preserve">, choose the value of </w:t>
      </w:r>
      <w:r w:rsidRPr="00E2265C">
        <w:rPr>
          <w:rFonts w:ascii="Times New Roman" w:hAnsi="Times New Roman"/>
          <w:i/>
          <w:sz w:val="18"/>
        </w:rPr>
        <w:t>n</w:t>
      </w:r>
      <w:r w:rsidRPr="00E2265C">
        <w:rPr>
          <w:rFonts w:ascii="Times New Roman" w:hAnsi="Times New Roman"/>
          <w:sz w:val="18"/>
        </w:rPr>
        <w:t xml:space="preserve"> for which </w:t>
      </w:r>
      <w:r w:rsidRPr="00E2265C">
        <w:rPr>
          <w:rFonts w:ascii="Times New Roman" w:hAnsi="Times New Roman"/>
          <w:i/>
          <w:sz w:val="18"/>
        </w:rPr>
        <w:t>n</w:t>
      </w:r>
      <w:r w:rsidRPr="00E2265C">
        <w:rPr>
          <w:rFonts w:ascii="Times New Roman" w:hAnsi="Times New Roman"/>
          <w:sz w:val="18"/>
        </w:rPr>
        <w:t xml:space="preserve"> </w:t>
      </w:r>
      <w:r w:rsidRPr="00E2265C">
        <w:rPr>
          <w:rFonts w:ascii="Times New Roman" w:hAnsi="Times New Roman"/>
          <w:sz w:val="18"/>
        </w:rPr>
        <w:sym w:font="Symbol" w:char="F0B4"/>
      </w:r>
      <w:r w:rsidRPr="00E2265C">
        <w:rPr>
          <w:rFonts w:ascii="Times New Roman" w:hAnsi="Times New Roman"/>
          <w:sz w:val="18"/>
        </w:rPr>
        <w:t xml:space="preserve"> 10</w:t>
      </w:r>
      <w:r w:rsidRPr="00E2265C">
        <w:rPr>
          <w:rFonts w:ascii="Times New Roman" w:hAnsi="Times New Roman"/>
          <w:i/>
          <w:sz w:val="18"/>
          <w:vertAlign w:val="superscript"/>
        </w:rPr>
        <w:t>e</w:t>
      </w:r>
      <w:r w:rsidRPr="00E2265C">
        <w:rPr>
          <w:rFonts w:ascii="Times New Roman" w:hAnsi="Times New Roman"/>
          <w:sz w:val="18"/>
          <w:vertAlign w:val="superscript"/>
        </w:rPr>
        <w:t>–</w:t>
      </w:r>
      <w:r w:rsidRPr="00E2265C">
        <w:rPr>
          <w:rFonts w:ascii="Times New Roman" w:hAnsi="Times New Roman"/>
          <w:i/>
          <w:sz w:val="18"/>
          <w:vertAlign w:val="superscript"/>
        </w:rPr>
        <w:t>f</w:t>
      </w:r>
      <w:r w:rsidRPr="00E2265C">
        <w:rPr>
          <w:rFonts w:ascii="Times New Roman" w:hAnsi="Times New Roman"/>
          <w:sz w:val="18"/>
        </w:rPr>
        <w:t xml:space="preserve"> is closest in value to </w:t>
      </w:r>
      <w:r w:rsidRPr="00E2265C">
        <w:rPr>
          <w:rFonts w:ascii="Times New Roman" w:hAnsi="Times New Roman"/>
          <w:i/>
          <w:sz w:val="18"/>
        </w:rPr>
        <w:t>x</w:t>
      </w:r>
      <w:r w:rsidRPr="00E2265C">
        <w:rPr>
          <w:rFonts w:ascii="Times New Roman" w:hAnsi="Times New Roman"/>
          <w:sz w:val="18"/>
        </w:rPr>
        <w:t xml:space="preserve">. If there are two such possible values of </w:t>
      </w:r>
      <w:r w:rsidRPr="00E2265C">
        <w:rPr>
          <w:rFonts w:ascii="Times New Roman" w:hAnsi="Times New Roman"/>
          <w:i/>
          <w:sz w:val="18"/>
        </w:rPr>
        <w:t>n</w:t>
      </w:r>
      <w:r w:rsidRPr="00E2265C">
        <w:rPr>
          <w:rFonts w:ascii="Times New Roman" w:hAnsi="Times New Roman"/>
          <w:sz w:val="18"/>
        </w:rPr>
        <w:t>, choose the one that is even.</w:t>
      </w:r>
    </w:p>
    <w:p w14:paraId="46EF17CC" w14:textId="77777777" w:rsidR="004C02EF" w:rsidRDefault="004C02EF" w:rsidP="004C02EF">
      <w:pPr>
        <w:pStyle w:val="40"/>
        <w:numPr>
          <w:ilvl w:val="0"/>
          <w:numId w:val="0"/>
        </w:numPr>
      </w:pPr>
      <w:bookmarkStart w:id="7849" w:name="_Hlt458401033"/>
      <w:bookmarkStart w:id="7850" w:name="_Ref457790874"/>
      <w:bookmarkEnd w:id="7849"/>
      <w:r w:rsidRPr="00F91FF6">
        <w:t>15.7.4.7</w:t>
      </w:r>
      <w:r w:rsidRPr="00F91FF6">
        <w:tab/>
        <w:t>Number.prototype.toPrecision (precision)</w:t>
      </w:r>
      <w:bookmarkEnd w:id="7850"/>
    </w:p>
    <w:p w14:paraId="5D70DA81" w14:textId="77777777" w:rsidR="004C02EF" w:rsidRDefault="004C02EF" w:rsidP="004C02EF">
      <w:r>
        <w:t xml:space="preserve">Return a String containing this Number value represented either in decimal exponential notation with one digit before the significand's decimal point and </w:t>
      </w:r>
      <w:r w:rsidRPr="00F02209">
        <w:rPr>
          <w:rFonts w:ascii="Times New Roman" w:hAnsi="Times New Roman"/>
          <w:i/>
        </w:rPr>
        <w:t>precision</w:t>
      </w:r>
      <w:r w:rsidRPr="00F02209">
        <w:rPr>
          <w:rFonts w:ascii="Times New Roman" w:hAnsi="Times New Roman"/>
        </w:rPr>
        <w:t>–1</w:t>
      </w:r>
      <w:r>
        <w:t xml:space="preserve"> digits after the significand's decimal point or in decimal fixed notation with </w:t>
      </w:r>
      <w:r w:rsidRPr="00F02209">
        <w:rPr>
          <w:rFonts w:ascii="Times New Roman" w:hAnsi="Times New Roman"/>
          <w:i/>
        </w:rPr>
        <w:t>precision</w:t>
      </w:r>
      <w:r>
        <w:t xml:space="preserve"> significant digits. If </w:t>
      </w:r>
      <w:r w:rsidRPr="00F02209">
        <w:rPr>
          <w:rFonts w:ascii="Times New Roman" w:hAnsi="Times New Roman"/>
          <w:i/>
        </w:rPr>
        <w:t>precision</w:t>
      </w:r>
      <w:r>
        <w:t xml:space="preserve"> is </w:t>
      </w:r>
      <w:r>
        <w:rPr>
          <w:b/>
        </w:rPr>
        <w:t>undefined</w:t>
      </w:r>
      <w:r>
        <w:t>, call ToString (9.8.1) instead. Specifically, perform the following steps:</w:t>
      </w:r>
    </w:p>
    <w:p w14:paraId="4D7B6832" w14:textId="77777777" w:rsidR="004C02EF" w:rsidRPr="00E2265C" w:rsidRDefault="004C02EF" w:rsidP="004C02EF">
      <w:pPr>
        <w:pStyle w:val="Alg4"/>
        <w:numPr>
          <w:ilvl w:val="0"/>
          <w:numId w:val="247"/>
        </w:numPr>
      </w:pPr>
      <w:r w:rsidRPr="00E2265C">
        <w:t xml:space="preserve">Let </w:t>
      </w:r>
      <w:r w:rsidRPr="00E2265C">
        <w:rPr>
          <w:i/>
        </w:rPr>
        <w:t>x</w:t>
      </w:r>
      <w:r w:rsidRPr="00E2265C">
        <w:t xml:space="preserve"> be this </w:t>
      </w:r>
      <w:r>
        <w:t>Number</w:t>
      </w:r>
      <w:r w:rsidRPr="00E2265C">
        <w:t xml:space="preserve"> value.</w:t>
      </w:r>
    </w:p>
    <w:p w14:paraId="12591E22" w14:textId="77777777" w:rsidR="004C02EF" w:rsidRPr="00E2265C" w:rsidRDefault="004C02EF" w:rsidP="004C02EF">
      <w:pPr>
        <w:pStyle w:val="Alg4"/>
        <w:numPr>
          <w:ilvl w:val="0"/>
          <w:numId w:val="247"/>
        </w:numPr>
      </w:pPr>
      <w:r w:rsidRPr="00E2265C">
        <w:t xml:space="preserve">If </w:t>
      </w:r>
      <w:r w:rsidRPr="00E2265C">
        <w:rPr>
          <w:i/>
        </w:rPr>
        <w:t>precision</w:t>
      </w:r>
      <w:r w:rsidRPr="00E2265C">
        <w:t xml:space="preserve"> is </w:t>
      </w:r>
      <w:r w:rsidRPr="00E2265C">
        <w:rPr>
          <w:b/>
        </w:rPr>
        <w:t>undefined</w:t>
      </w:r>
      <w:r w:rsidRPr="00E2265C">
        <w:t>, return ToString(</w:t>
      </w:r>
      <w:r w:rsidRPr="00E2265C">
        <w:rPr>
          <w:i/>
        </w:rPr>
        <w:t>x</w:t>
      </w:r>
      <w:r w:rsidRPr="00E2265C">
        <w:t>).</w:t>
      </w:r>
    </w:p>
    <w:p w14:paraId="7FE5BB44" w14:textId="77777777" w:rsidR="004C02EF" w:rsidRPr="00E2265C" w:rsidRDefault="004C02EF" w:rsidP="004C02EF">
      <w:pPr>
        <w:pStyle w:val="Alg4"/>
        <w:numPr>
          <w:ilvl w:val="0"/>
          <w:numId w:val="247"/>
        </w:numPr>
      </w:pPr>
      <w:r w:rsidRPr="00E2265C">
        <w:t xml:space="preserve">Let </w:t>
      </w:r>
      <w:r w:rsidRPr="00E2265C">
        <w:rPr>
          <w:i/>
        </w:rPr>
        <w:t>p</w:t>
      </w:r>
      <w:r w:rsidRPr="00E2265C">
        <w:t xml:space="preserve"> be ToInteger(</w:t>
      </w:r>
      <w:r w:rsidRPr="00E2265C">
        <w:rPr>
          <w:i/>
        </w:rPr>
        <w:t>precision</w:t>
      </w:r>
      <w:r w:rsidRPr="00E2265C">
        <w:t>).</w:t>
      </w:r>
    </w:p>
    <w:p w14:paraId="2B4E1365" w14:textId="77777777" w:rsidR="004C02EF" w:rsidRPr="00E2265C" w:rsidRDefault="004C02EF" w:rsidP="004C02EF">
      <w:pPr>
        <w:pStyle w:val="Alg4"/>
        <w:numPr>
          <w:ilvl w:val="0"/>
          <w:numId w:val="247"/>
        </w:numPr>
      </w:pPr>
      <w:r w:rsidRPr="00E2265C">
        <w:t xml:space="preserve">If </w:t>
      </w:r>
      <w:r w:rsidRPr="00E2265C">
        <w:rPr>
          <w:i/>
        </w:rPr>
        <w:t>x</w:t>
      </w:r>
      <w:r w:rsidRPr="00E2265C">
        <w:t xml:space="preserve"> is </w:t>
      </w:r>
      <w:r w:rsidRPr="00E2265C">
        <w:rPr>
          <w:b/>
        </w:rPr>
        <w:t>NaN</w:t>
      </w:r>
      <w:r w:rsidRPr="00E2265C">
        <w:t xml:space="preserve">, return the </w:t>
      </w:r>
      <w:r>
        <w:t>String</w:t>
      </w:r>
      <w:r w:rsidRPr="00E2265C">
        <w:t xml:space="preserve"> </w:t>
      </w:r>
      <w:r>
        <w:rPr>
          <w:rFonts w:ascii="Courier New" w:hAnsi="Courier New"/>
          <w:b/>
        </w:rPr>
        <w:t>"NaN"</w:t>
      </w:r>
      <w:r w:rsidRPr="00E2265C">
        <w:t>.</w:t>
      </w:r>
    </w:p>
    <w:p w14:paraId="6D4ACE8C" w14:textId="77777777" w:rsidR="004C02EF" w:rsidRPr="00E2265C" w:rsidRDefault="004C02EF" w:rsidP="004C02EF">
      <w:pPr>
        <w:pStyle w:val="Alg4"/>
        <w:numPr>
          <w:ilvl w:val="0"/>
          <w:numId w:val="247"/>
        </w:numPr>
      </w:pPr>
      <w:r w:rsidRPr="00E2265C">
        <w:t xml:space="preserve">Let </w:t>
      </w:r>
      <w:r w:rsidRPr="00E2265C">
        <w:rPr>
          <w:i/>
        </w:rPr>
        <w:t>s</w:t>
      </w:r>
      <w:r w:rsidRPr="00E2265C">
        <w:t xml:space="preserve"> be the empty </w:t>
      </w:r>
      <w:r>
        <w:t>String</w:t>
      </w:r>
      <w:r w:rsidRPr="00E2265C">
        <w:t>.</w:t>
      </w:r>
    </w:p>
    <w:p w14:paraId="69E2CE4A" w14:textId="77777777" w:rsidR="004C02EF" w:rsidRPr="00E2265C" w:rsidRDefault="004C02EF" w:rsidP="004C02EF">
      <w:pPr>
        <w:pStyle w:val="Alg4"/>
        <w:numPr>
          <w:ilvl w:val="0"/>
          <w:numId w:val="247"/>
        </w:numPr>
      </w:pPr>
      <w:r w:rsidRPr="00E2265C">
        <w:t xml:space="preserve">If </w:t>
      </w:r>
      <w:r w:rsidRPr="00E2265C">
        <w:rPr>
          <w:i/>
        </w:rPr>
        <w:t>x</w:t>
      </w:r>
      <w:r w:rsidRPr="00E2265C">
        <w:t xml:space="preserve"> &lt; 0, then</w:t>
      </w:r>
    </w:p>
    <w:p w14:paraId="3D10C96B" w14:textId="77777777" w:rsidR="004C02EF" w:rsidRPr="00E2265C" w:rsidRDefault="004C02EF" w:rsidP="004C02EF">
      <w:pPr>
        <w:pStyle w:val="Alg4"/>
        <w:numPr>
          <w:ilvl w:val="1"/>
          <w:numId w:val="247"/>
        </w:numPr>
      </w:pPr>
      <w:r w:rsidRPr="00E2265C">
        <w:t xml:space="preserve">Let </w:t>
      </w:r>
      <w:r w:rsidRPr="00E2265C">
        <w:rPr>
          <w:i/>
        </w:rPr>
        <w:t>s</w:t>
      </w:r>
      <w:r w:rsidRPr="00E2265C">
        <w:t xml:space="preserve"> be </w:t>
      </w:r>
      <w:r>
        <w:rPr>
          <w:rFonts w:ascii="Courier New" w:hAnsi="Courier New"/>
          <w:b/>
        </w:rPr>
        <w:t>"-"</w:t>
      </w:r>
      <w:r w:rsidRPr="00E2265C">
        <w:t>.</w:t>
      </w:r>
    </w:p>
    <w:p w14:paraId="480BF439" w14:textId="77777777" w:rsidR="004C02EF" w:rsidRPr="00E2265C" w:rsidRDefault="004C02EF" w:rsidP="004C02EF">
      <w:pPr>
        <w:pStyle w:val="Alg4"/>
        <w:numPr>
          <w:ilvl w:val="1"/>
          <w:numId w:val="247"/>
        </w:numPr>
      </w:pPr>
      <w:r w:rsidRPr="00E2265C">
        <w:t xml:space="preserve">Let </w:t>
      </w:r>
      <w:r w:rsidRPr="00E2265C">
        <w:rPr>
          <w:i/>
        </w:rPr>
        <w:t>x</w:t>
      </w:r>
      <w:r w:rsidRPr="00E2265C">
        <w:t xml:space="preserve"> = –</w:t>
      </w:r>
      <w:r w:rsidRPr="00E2265C">
        <w:rPr>
          <w:i/>
        </w:rPr>
        <w:t>x</w:t>
      </w:r>
      <w:r w:rsidRPr="00E2265C">
        <w:t>.</w:t>
      </w:r>
    </w:p>
    <w:p w14:paraId="0DA50D32" w14:textId="77777777" w:rsidR="004C02EF" w:rsidRPr="00E2265C" w:rsidRDefault="004C02EF" w:rsidP="004C02EF">
      <w:pPr>
        <w:pStyle w:val="Alg4"/>
        <w:numPr>
          <w:ilvl w:val="0"/>
          <w:numId w:val="247"/>
        </w:numPr>
      </w:pPr>
      <w:r w:rsidRPr="00E2265C">
        <w:t xml:space="preserve">If </w:t>
      </w:r>
      <w:r w:rsidRPr="00E2265C">
        <w:rPr>
          <w:i/>
        </w:rPr>
        <w:t>x</w:t>
      </w:r>
      <w:r w:rsidRPr="00E2265C">
        <w:t xml:space="preserve"> = +</w:t>
      </w:r>
      <w:r w:rsidRPr="00E2265C">
        <w:sym w:font="Symbol" w:char="F0A5"/>
      </w:r>
      <w:r w:rsidRPr="00E2265C">
        <w:t>, then</w:t>
      </w:r>
    </w:p>
    <w:p w14:paraId="0FF7EC84" w14:textId="77777777" w:rsidR="004C02EF" w:rsidRPr="00E2265C" w:rsidRDefault="004C02EF" w:rsidP="004C02EF">
      <w:pPr>
        <w:pStyle w:val="Alg4"/>
        <w:numPr>
          <w:ilvl w:val="1"/>
          <w:numId w:val="247"/>
        </w:numPr>
      </w:pPr>
      <w:r w:rsidRPr="00E2265C">
        <w:t xml:space="preserve">Return the concatenation of the </w:t>
      </w:r>
      <w:r>
        <w:t>Strings</w:t>
      </w:r>
      <w:r w:rsidRPr="00E2265C">
        <w:t xml:space="preserve"> </w:t>
      </w:r>
      <w:r w:rsidRPr="00E2265C">
        <w:rPr>
          <w:i/>
        </w:rPr>
        <w:t>s</w:t>
      </w:r>
      <w:r w:rsidRPr="00E2265C">
        <w:t xml:space="preserve"> and </w:t>
      </w:r>
      <w:r>
        <w:rPr>
          <w:rFonts w:ascii="Courier New" w:hAnsi="Courier New"/>
          <w:b/>
        </w:rPr>
        <w:t>"Infinity"</w:t>
      </w:r>
      <w:r w:rsidRPr="00E2265C">
        <w:t>.</w:t>
      </w:r>
    </w:p>
    <w:p w14:paraId="35394405" w14:textId="77777777" w:rsidR="004C02EF" w:rsidRPr="00E2265C" w:rsidRDefault="004C02EF" w:rsidP="004C02EF">
      <w:pPr>
        <w:pStyle w:val="Alg4"/>
        <w:numPr>
          <w:ilvl w:val="0"/>
          <w:numId w:val="247"/>
        </w:numPr>
      </w:pPr>
      <w:r w:rsidRPr="00E2265C">
        <w:t xml:space="preserve">If </w:t>
      </w:r>
      <w:r w:rsidRPr="00E2265C">
        <w:rPr>
          <w:i/>
        </w:rPr>
        <w:t>p</w:t>
      </w:r>
      <w:r w:rsidRPr="00E2265C">
        <w:t xml:space="preserve"> &lt; 1 or </w:t>
      </w:r>
      <w:r w:rsidRPr="00E2265C">
        <w:rPr>
          <w:i/>
        </w:rPr>
        <w:t>p</w:t>
      </w:r>
      <w:r w:rsidRPr="00E2265C">
        <w:t xml:space="preserve"> &gt; 21, throw a </w:t>
      </w:r>
      <w:r w:rsidRPr="00E2265C">
        <w:rPr>
          <w:b/>
        </w:rPr>
        <w:t>RangeError</w:t>
      </w:r>
      <w:r w:rsidRPr="00E2265C">
        <w:t xml:space="preserve"> exception.</w:t>
      </w:r>
    </w:p>
    <w:p w14:paraId="70F332E7" w14:textId="77777777" w:rsidR="004C02EF" w:rsidRPr="00E2265C" w:rsidRDefault="004C02EF" w:rsidP="004C02EF">
      <w:pPr>
        <w:pStyle w:val="Alg4"/>
        <w:numPr>
          <w:ilvl w:val="0"/>
          <w:numId w:val="247"/>
        </w:numPr>
      </w:pPr>
      <w:bookmarkStart w:id="7851" w:name="_Hlt458401028"/>
      <w:r w:rsidRPr="00E2265C">
        <w:t xml:space="preserve">If </w:t>
      </w:r>
      <w:r w:rsidRPr="00E2265C">
        <w:rPr>
          <w:i/>
        </w:rPr>
        <w:t>x</w:t>
      </w:r>
      <w:r w:rsidRPr="00E2265C">
        <w:t xml:space="preserve"> = 0, then</w:t>
      </w:r>
    </w:p>
    <w:bookmarkEnd w:id="7851"/>
    <w:p w14:paraId="3CF4C5DF"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w:t>
      </w:r>
      <w:r>
        <w:t>String</w:t>
      </w:r>
      <w:r w:rsidRPr="00E2265C">
        <w:t xml:space="preserve"> consisting of </w:t>
      </w:r>
      <w:r w:rsidRPr="00E2265C">
        <w:rPr>
          <w:i/>
        </w:rPr>
        <w:t>p</w:t>
      </w:r>
      <w:r w:rsidRPr="00E2265C">
        <w:t xml:space="preserve"> occurrences of the character ‘</w:t>
      </w:r>
      <w:r>
        <w:rPr>
          <w:rFonts w:ascii="Courier New" w:hAnsi="Courier New"/>
        </w:rPr>
        <w:t>0</w:t>
      </w:r>
      <w:r w:rsidRPr="00E2265C">
        <w:t>’.</w:t>
      </w:r>
    </w:p>
    <w:p w14:paraId="1557E2E4" w14:textId="77777777" w:rsidR="004C02EF" w:rsidRPr="00E2265C" w:rsidRDefault="004C02EF" w:rsidP="004C02EF">
      <w:pPr>
        <w:pStyle w:val="Alg4"/>
        <w:numPr>
          <w:ilvl w:val="1"/>
          <w:numId w:val="247"/>
        </w:numPr>
      </w:pPr>
      <w:r w:rsidRPr="00E2265C">
        <w:t xml:space="preserve">Let </w:t>
      </w:r>
      <w:r w:rsidRPr="00E2265C">
        <w:rPr>
          <w:i/>
        </w:rPr>
        <w:t>e</w:t>
      </w:r>
      <w:r w:rsidRPr="00E2265C">
        <w:t xml:space="preserve"> = 0.</w:t>
      </w:r>
    </w:p>
    <w:p w14:paraId="67A8075D" w14:textId="77777777" w:rsidR="004C02EF" w:rsidRPr="00E2265C" w:rsidRDefault="004C02EF" w:rsidP="004C02EF">
      <w:pPr>
        <w:pStyle w:val="Alg4"/>
        <w:numPr>
          <w:ilvl w:val="0"/>
          <w:numId w:val="247"/>
        </w:numPr>
      </w:pPr>
      <w:r w:rsidRPr="00E2265C">
        <w:t xml:space="preserve">Else </w:t>
      </w:r>
      <w:r w:rsidRPr="00E2265C">
        <w:rPr>
          <w:i/>
        </w:rPr>
        <w:t>x</w:t>
      </w:r>
      <w:r w:rsidRPr="00E2265C">
        <w:t xml:space="preserve"> </w:t>
      </w:r>
      <w:r w:rsidRPr="00E2265C">
        <w:sym w:font="Symbol" w:char="F0B9"/>
      </w:r>
      <w:r w:rsidRPr="00E2265C">
        <w:t xml:space="preserve"> 0,</w:t>
      </w:r>
    </w:p>
    <w:p w14:paraId="342F6004" w14:textId="77777777" w:rsidR="004C02EF" w:rsidRPr="00E2265C" w:rsidRDefault="004C02EF" w:rsidP="004C02EF">
      <w:pPr>
        <w:pStyle w:val="Alg4"/>
        <w:numPr>
          <w:ilvl w:val="1"/>
          <w:numId w:val="247"/>
        </w:numPr>
      </w:pPr>
      <w:r w:rsidRPr="00E2265C">
        <w:t xml:space="preserve">Let </w:t>
      </w:r>
      <w:r w:rsidRPr="00E2265C">
        <w:rPr>
          <w:i/>
        </w:rPr>
        <w:t>e</w:t>
      </w:r>
      <w:r w:rsidRPr="00E2265C">
        <w:t xml:space="preserve"> and </w:t>
      </w:r>
      <w:r w:rsidRPr="00E2265C">
        <w:rPr>
          <w:i/>
        </w:rPr>
        <w:t>n</w:t>
      </w:r>
      <w:r w:rsidRPr="00E2265C">
        <w:t xml:space="preserve"> be integers such that 10</w:t>
      </w:r>
      <w:r w:rsidRPr="00E2265C">
        <w:rPr>
          <w:i/>
          <w:vertAlign w:val="superscript"/>
        </w:rPr>
        <w:t>p</w:t>
      </w:r>
      <w:r w:rsidRPr="00E2265C">
        <w:rPr>
          <w:vertAlign w:val="superscript"/>
        </w:rPr>
        <w:t>–1</w:t>
      </w:r>
      <w:r w:rsidRPr="00E2265C">
        <w:t xml:space="preserve"> </w:t>
      </w:r>
      <w:r w:rsidRPr="00E2265C">
        <w:sym w:font="Symbol" w:char="F0A3"/>
      </w:r>
      <w:r w:rsidRPr="00E2265C">
        <w:t xml:space="preserve"> </w:t>
      </w:r>
      <w:r w:rsidRPr="00E2265C">
        <w:rPr>
          <w:i/>
        </w:rPr>
        <w:t>n</w:t>
      </w:r>
      <w:r w:rsidRPr="00E2265C">
        <w:t xml:space="preserve"> &lt; 10</w:t>
      </w:r>
      <w:r w:rsidRPr="00E2265C">
        <w:rPr>
          <w:i/>
          <w:vertAlign w:val="superscript"/>
        </w:rPr>
        <w:t>p</w:t>
      </w:r>
      <w:r w:rsidRPr="00E2265C">
        <w:t xml:space="preserve"> and for which the exact mathematical value of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p</w:t>
      </w:r>
      <w:r w:rsidRPr="00E2265C">
        <w:rPr>
          <w:vertAlign w:val="superscript"/>
        </w:rPr>
        <w:t>+1</w:t>
      </w:r>
      <w:r w:rsidRPr="00E2265C">
        <w:t xml:space="preserve"> – </w:t>
      </w:r>
      <w:r w:rsidRPr="00E2265C">
        <w:rPr>
          <w:i/>
        </w:rPr>
        <w:t>x</w:t>
      </w:r>
      <w:r w:rsidRPr="00E2265C">
        <w:t xml:space="preserve"> is as close to zero as possible. If there are two such sets of </w:t>
      </w:r>
      <w:r w:rsidRPr="00E2265C">
        <w:rPr>
          <w:i/>
        </w:rPr>
        <w:t>e</w:t>
      </w:r>
      <w:r w:rsidRPr="00E2265C">
        <w:t xml:space="preserve"> and </w:t>
      </w:r>
      <w:r w:rsidRPr="00E2265C">
        <w:rPr>
          <w:i/>
        </w:rPr>
        <w:t>n</w:t>
      </w:r>
      <w:r w:rsidRPr="00E2265C">
        <w:t xml:space="preserve">, pick the </w:t>
      </w:r>
      <w:r w:rsidRPr="00E2265C">
        <w:rPr>
          <w:i/>
        </w:rPr>
        <w:t>e</w:t>
      </w:r>
      <w:r w:rsidRPr="00E2265C">
        <w:t xml:space="preserve"> and </w:t>
      </w:r>
      <w:r w:rsidRPr="00E2265C">
        <w:rPr>
          <w:i/>
        </w:rPr>
        <w:t>n</w:t>
      </w:r>
      <w:r w:rsidRPr="00E2265C">
        <w:t xml:space="preserve"> for which </w:t>
      </w:r>
      <w:r w:rsidRPr="00E2265C">
        <w:rPr>
          <w:i/>
        </w:rPr>
        <w:t>n</w:t>
      </w:r>
      <w:r w:rsidRPr="00E2265C">
        <w:t xml:space="preserve"> </w:t>
      </w:r>
      <w:r w:rsidRPr="00E2265C">
        <w:sym w:font="Symbol" w:char="F0B4"/>
      </w:r>
      <w:r w:rsidRPr="00E2265C">
        <w:t xml:space="preserve"> 10</w:t>
      </w:r>
      <w:r w:rsidRPr="00E2265C">
        <w:rPr>
          <w:i/>
          <w:vertAlign w:val="superscript"/>
        </w:rPr>
        <w:t>e</w:t>
      </w:r>
      <w:r w:rsidRPr="00E2265C">
        <w:rPr>
          <w:vertAlign w:val="superscript"/>
        </w:rPr>
        <w:t>–</w:t>
      </w:r>
      <w:r w:rsidRPr="00E2265C">
        <w:rPr>
          <w:i/>
          <w:vertAlign w:val="superscript"/>
        </w:rPr>
        <w:t>p</w:t>
      </w:r>
      <w:r w:rsidRPr="00E2265C">
        <w:rPr>
          <w:vertAlign w:val="superscript"/>
        </w:rPr>
        <w:t>+1</w:t>
      </w:r>
      <w:r w:rsidRPr="00E2265C">
        <w:t xml:space="preserve"> is larger.</w:t>
      </w:r>
    </w:p>
    <w:p w14:paraId="18833C24"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w:t>
      </w:r>
      <w:r>
        <w:t>String</w:t>
      </w:r>
      <w:r w:rsidRPr="00E2265C">
        <w:t xml:space="preserve"> consisting of the digits of the decimal representation of </w:t>
      </w:r>
      <w:r w:rsidRPr="00E2265C">
        <w:rPr>
          <w:i/>
        </w:rPr>
        <w:t>n</w:t>
      </w:r>
      <w:r w:rsidRPr="00E2265C">
        <w:t xml:space="preserve"> (in order, with no leading zeroes).</w:t>
      </w:r>
    </w:p>
    <w:p w14:paraId="7DA6FDE0" w14:textId="77777777" w:rsidR="004C02EF" w:rsidRPr="00E2265C" w:rsidRDefault="004C02EF" w:rsidP="004C02EF">
      <w:pPr>
        <w:pStyle w:val="Alg4"/>
        <w:numPr>
          <w:ilvl w:val="1"/>
          <w:numId w:val="247"/>
        </w:numPr>
      </w:pPr>
      <w:r w:rsidRPr="00E2265C">
        <w:t xml:space="preserve">If </w:t>
      </w:r>
      <w:r w:rsidRPr="00E2265C">
        <w:rPr>
          <w:i/>
        </w:rPr>
        <w:t>e</w:t>
      </w:r>
      <w:r w:rsidRPr="00E2265C">
        <w:t xml:space="preserve"> &lt; –6 or </w:t>
      </w:r>
      <w:r w:rsidRPr="00E2265C">
        <w:rPr>
          <w:i/>
        </w:rPr>
        <w:t>e</w:t>
      </w:r>
      <w:r w:rsidRPr="00E2265C">
        <w:t xml:space="preserve"> </w:t>
      </w:r>
      <w:r w:rsidRPr="00E2265C">
        <w:sym w:font="Symbol" w:char="F0B3"/>
      </w:r>
      <w:r w:rsidRPr="00E2265C">
        <w:t xml:space="preserve"> </w:t>
      </w:r>
      <w:r w:rsidRPr="00E2265C">
        <w:rPr>
          <w:i/>
        </w:rPr>
        <w:t>p</w:t>
      </w:r>
      <w:r w:rsidRPr="00E2265C">
        <w:t>, then</w:t>
      </w:r>
    </w:p>
    <w:p w14:paraId="0A66818D" w14:textId="77777777" w:rsidR="004C02EF" w:rsidRPr="00E2265C" w:rsidRDefault="004C02EF" w:rsidP="004C02EF">
      <w:pPr>
        <w:pStyle w:val="Alg4"/>
        <w:numPr>
          <w:ilvl w:val="2"/>
          <w:numId w:val="247"/>
        </w:numPr>
      </w:pPr>
      <w:r w:rsidRPr="00E2265C">
        <w:t xml:space="preserve">Let </w:t>
      </w:r>
      <w:r w:rsidRPr="00E2265C">
        <w:rPr>
          <w:i/>
        </w:rPr>
        <w:t>a</w:t>
      </w:r>
      <w:r w:rsidRPr="00E2265C">
        <w:t xml:space="preserve"> be the first character of </w:t>
      </w:r>
      <w:r w:rsidRPr="00E2265C">
        <w:rPr>
          <w:i/>
        </w:rPr>
        <w:t>m</w:t>
      </w:r>
      <w:r w:rsidRPr="00E2265C">
        <w:t xml:space="preserve">, and let </w:t>
      </w:r>
      <w:r w:rsidRPr="00E2265C">
        <w:rPr>
          <w:i/>
        </w:rPr>
        <w:t>b</w:t>
      </w:r>
      <w:r w:rsidRPr="00E2265C">
        <w:t xml:space="preserve"> be the remaining </w:t>
      </w:r>
      <w:r w:rsidRPr="00E2265C">
        <w:rPr>
          <w:i/>
        </w:rPr>
        <w:t>p</w:t>
      </w:r>
      <w:r w:rsidRPr="00E2265C">
        <w:t xml:space="preserve">–1 characters of </w:t>
      </w:r>
      <w:r w:rsidRPr="00E2265C">
        <w:rPr>
          <w:i/>
        </w:rPr>
        <w:t>m</w:t>
      </w:r>
      <w:r w:rsidRPr="00E2265C">
        <w:t>.</w:t>
      </w:r>
    </w:p>
    <w:p w14:paraId="1984A56A" w14:textId="77777777" w:rsidR="004C02EF" w:rsidRPr="00E2265C" w:rsidRDefault="004C02EF" w:rsidP="004C02EF">
      <w:pPr>
        <w:pStyle w:val="Alg4"/>
        <w:numPr>
          <w:ilvl w:val="2"/>
          <w:numId w:val="247"/>
        </w:numPr>
      </w:pPr>
      <w:r w:rsidRPr="00E2265C">
        <w:t xml:space="preserve">Let </w:t>
      </w:r>
      <w:r w:rsidRPr="00E2265C">
        <w:rPr>
          <w:i/>
        </w:rPr>
        <w:t>m</w:t>
      </w:r>
      <w:r w:rsidRPr="00E2265C">
        <w:t xml:space="preserve"> be the concatenation of the three </w:t>
      </w:r>
      <w:r>
        <w:t>Strings</w:t>
      </w:r>
      <w:r w:rsidRPr="00E2265C">
        <w:t xml:space="preserve"> </w:t>
      </w:r>
      <w:r w:rsidRPr="00E2265C">
        <w:rPr>
          <w:i/>
        </w:rPr>
        <w:t>a</w:t>
      </w:r>
      <w:r w:rsidRPr="00E2265C">
        <w:t xml:space="preserve">, </w:t>
      </w:r>
      <w:r>
        <w:rPr>
          <w:rFonts w:ascii="Courier New" w:hAnsi="Courier New"/>
          <w:b/>
        </w:rPr>
        <w:t>"."</w:t>
      </w:r>
      <w:r w:rsidRPr="00E2265C">
        <w:t xml:space="preserve">, and </w:t>
      </w:r>
      <w:r w:rsidRPr="00E2265C">
        <w:rPr>
          <w:i/>
        </w:rPr>
        <w:t>b</w:t>
      </w:r>
      <w:r w:rsidRPr="00E2265C">
        <w:t>.</w:t>
      </w:r>
    </w:p>
    <w:p w14:paraId="10CA86E9" w14:textId="77777777" w:rsidR="004C02EF" w:rsidRPr="00E2265C" w:rsidRDefault="004C02EF" w:rsidP="004C02EF">
      <w:pPr>
        <w:pStyle w:val="Alg4"/>
        <w:numPr>
          <w:ilvl w:val="2"/>
          <w:numId w:val="247"/>
        </w:numPr>
      </w:pPr>
      <w:r w:rsidRPr="00E2265C">
        <w:t xml:space="preserve">If </w:t>
      </w:r>
      <w:r w:rsidRPr="00E2265C">
        <w:rPr>
          <w:i/>
        </w:rPr>
        <w:t>e</w:t>
      </w:r>
      <w:r w:rsidRPr="00E2265C">
        <w:t xml:space="preserve"> = 0, then</w:t>
      </w:r>
    </w:p>
    <w:p w14:paraId="44A66359" w14:textId="77777777" w:rsidR="004C02EF" w:rsidRPr="00E2265C" w:rsidRDefault="004C02EF" w:rsidP="004C02EF">
      <w:pPr>
        <w:pStyle w:val="Alg4"/>
        <w:numPr>
          <w:ilvl w:val="3"/>
          <w:numId w:val="247"/>
        </w:numPr>
      </w:pPr>
      <w:r w:rsidRPr="00E2265C">
        <w:t xml:space="preserve">Let </w:t>
      </w:r>
      <w:r w:rsidRPr="00E2265C">
        <w:rPr>
          <w:i/>
        </w:rPr>
        <w:t>c</w:t>
      </w:r>
      <w:r w:rsidRPr="00E2265C">
        <w:t xml:space="preserve"> = </w:t>
      </w:r>
      <w:r>
        <w:rPr>
          <w:rFonts w:ascii="Courier New" w:hAnsi="Courier New"/>
          <w:b/>
        </w:rPr>
        <w:t>"+"</w:t>
      </w:r>
      <w:r w:rsidRPr="00E2265C">
        <w:t xml:space="preserve"> and </w:t>
      </w:r>
      <w:r w:rsidRPr="00E2265C">
        <w:rPr>
          <w:i/>
        </w:rPr>
        <w:t>d</w:t>
      </w:r>
      <w:r w:rsidRPr="00E2265C">
        <w:t xml:space="preserve"> = </w:t>
      </w:r>
      <w:r>
        <w:rPr>
          <w:rFonts w:ascii="Courier New" w:hAnsi="Courier New"/>
          <w:b/>
        </w:rPr>
        <w:t>"0"</w:t>
      </w:r>
      <w:r w:rsidRPr="00E2265C">
        <w:t>.</w:t>
      </w:r>
    </w:p>
    <w:p w14:paraId="3E3E2AD8" w14:textId="77777777" w:rsidR="004C02EF" w:rsidRPr="00E2265C" w:rsidRDefault="004C02EF" w:rsidP="004C02EF">
      <w:pPr>
        <w:pStyle w:val="Alg4"/>
        <w:numPr>
          <w:ilvl w:val="2"/>
          <w:numId w:val="247"/>
        </w:numPr>
      </w:pPr>
      <w:r w:rsidRPr="00E2265C">
        <w:t xml:space="preserve">Else </w:t>
      </w:r>
      <w:r w:rsidRPr="00E2265C">
        <w:rPr>
          <w:i/>
        </w:rPr>
        <w:t>e</w:t>
      </w:r>
      <w:r w:rsidRPr="00E2265C">
        <w:t xml:space="preserve"> </w:t>
      </w:r>
      <w:r w:rsidRPr="00E2265C">
        <w:sym w:font="Symbol" w:char="F0B9"/>
      </w:r>
      <w:r w:rsidRPr="00E2265C">
        <w:t xml:space="preserve"> 0,</w:t>
      </w:r>
    </w:p>
    <w:p w14:paraId="71FE6E51" w14:textId="77777777" w:rsidR="004C02EF" w:rsidRPr="00E2265C" w:rsidRDefault="004C02EF" w:rsidP="004C02EF">
      <w:pPr>
        <w:pStyle w:val="Alg4"/>
        <w:numPr>
          <w:ilvl w:val="3"/>
          <w:numId w:val="247"/>
        </w:numPr>
      </w:pPr>
      <w:r w:rsidRPr="00E2265C">
        <w:t xml:space="preserve">If </w:t>
      </w:r>
      <w:r w:rsidRPr="00E2265C">
        <w:rPr>
          <w:i/>
        </w:rPr>
        <w:t>e</w:t>
      </w:r>
      <w:r w:rsidRPr="00E2265C">
        <w:t xml:space="preserve"> &gt; 0,  then </w:t>
      </w:r>
    </w:p>
    <w:p w14:paraId="48DB0F10" w14:textId="77777777" w:rsidR="004C02EF" w:rsidRPr="00E2265C" w:rsidRDefault="004C02EF" w:rsidP="004C02EF">
      <w:pPr>
        <w:pStyle w:val="Alg4"/>
        <w:numPr>
          <w:ilvl w:val="4"/>
          <w:numId w:val="247"/>
        </w:numPr>
      </w:pPr>
      <w:r w:rsidRPr="00E2265C">
        <w:t xml:space="preserve">Let </w:t>
      </w:r>
      <w:r w:rsidRPr="00E2265C">
        <w:rPr>
          <w:i/>
        </w:rPr>
        <w:t>c</w:t>
      </w:r>
      <w:r w:rsidRPr="00E2265C">
        <w:t xml:space="preserve"> = </w:t>
      </w:r>
      <w:r>
        <w:rPr>
          <w:rFonts w:ascii="Courier New" w:hAnsi="Courier New"/>
          <w:b/>
        </w:rPr>
        <w:t>"+"</w:t>
      </w:r>
      <w:r w:rsidRPr="00E2265C">
        <w:t>.</w:t>
      </w:r>
    </w:p>
    <w:p w14:paraId="16DDB98C" w14:textId="77777777" w:rsidR="004C02EF" w:rsidRPr="00E2265C" w:rsidRDefault="004C02EF" w:rsidP="004C02EF">
      <w:pPr>
        <w:pStyle w:val="Alg4"/>
        <w:numPr>
          <w:ilvl w:val="3"/>
          <w:numId w:val="247"/>
        </w:numPr>
      </w:pPr>
      <w:r w:rsidRPr="00E2265C">
        <w:t xml:space="preserve">Else </w:t>
      </w:r>
      <w:r w:rsidRPr="00E2265C">
        <w:rPr>
          <w:i/>
        </w:rPr>
        <w:t>e</w:t>
      </w:r>
      <w:r w:rsidRPr="00E2265C">
        <w:t xml:space="preserve"> &lt; 0,</w:t>
      </w:r>
    </w:p>
    <w:p w14:paraId="5323F671" w14:textId="77777777" w:rsidR="004C02EF" w:rsidRPr="00E2265C" w:rsidRDefault="004C02EF" w:rsidP="004C02EF">
      <w:pPr>
        <w:pStyle w:val="Alg4"/>
        <w:numPr>
          <w:ilvl w:val="4"/>
          <w:numId w:val="247"/>
        </w:numPr>
      </w:pPr>
      <w:r w:rsidRPr="00E2265C">
        <w:t xml:space="preserve">Let </w:t>
      </w:r>
      <w:r w:rsidRPr="00E2265C">
        <w:rPr>
          <w:i/>
        </w:rPr>
        <w:t>c</w:t>
      </w:r>
      <w:r w:rsidRPr="00E2265C">
        <w:t xml:space="preserve"> = </w:t>
      </w:r>
      <w:r>
        <w:rPr>
          <w:rFonts w:ascii="Courier New" w:hAnsi="Courier New"/>
          <w:b/>
        </w:rPr>
        <w:t>"-"</w:t>
      </w:r>
      <w:r w:rsidRPr="00E2265C">
        <w:t>.</w:t>
      </w:r>
    </w:p>
    <w:p w14:paraId="25B22AF0" w14:textId="77777777" w:rsidR="004C02EF" w:rsidRPr="00E2265C" w:rsidRDefault="004C02EF" w:rsidP="004C02EF">
      <w:pPr>
        <w:pStyle w:val="Alg4"/>
        <w:numPr>
          <w:ilvl w:val="4"/>
          <w:numId w:val="247"/>
        </w:numPr>
      </w:pPr>
      <w:r w:rsidRPr="00E2265C">
        <w:t xml:space="preserve">Let </w:t>
      </w:r>
      <w:r w:rsidRPr="00E2265C">
        <w:rPr>
          <w:i/>
        </w:rPr>
        <w:t>e</w:t>
      </w:r>
      <w:r w:rsidRPr="00E2265C">
        <w:t xml:space="preserve"> = –</w:t>
      </w:r>
      <w:r w:rsidRPr="00E2265C">
        <w:rPr>
          <w:i/>
        </w:rPr>
        <w:t>e</w:t>
      </w:r>
      <w:r w:rsidRPr="00E2265C">
        <w:t>.</w:t>
      </w:r>
    </w:p>
    <w:p w14:paraId="3F260384" w14:textId="77777777" w:rsidR="004C02EF" w:rsidRPr="00E2265C" w:rsidRDefault="004C02EF" w:rsidP="004C02EF">
      <w:pPr>
        <w:pStyle w:val="Alg4"/>
        <w:numPr>
          <w:ilvl w:val="3"/>
          <w:numId w:val="247"/>
        </w:numPr>
      </w:pPr>
      <w:r w:rsidRPr="00E2265C">
        <w:t xml:space="preserve">Let </w:t>
      </w:r>
      <w:r w:rsidRPr="00E2265C">
        <w:rPr>
          <w:i/>
        </w:rPr>
        <w:t>d</w:t>
      </w:r>
      <w:r w:rsidRPr="00E2265C">
        <w:t xml:space="preserve"> be the </w:t>
      </w:r>
      <w:r>
        <w:t>String</w:t>
      </w:r>
      <w:r w:rsidRPr="00E2265C">
        <w:t xml:space="preserve"> consisting of the digits of the decimal representation of </w:t>
      </w:r>
      <w:r w:rsidRPr="00E2265C">
        <w:rPr>
          <w:i/>
        </w:rPr>
        <w:t>e</w:t>
      </w:r>
      <w:r w:rsidRPr="00E2265C">
        <w:t xml:space="preserve"> (in order, with no leading zeroes).</w:t>
      </w:r>
    </w:p>
    <w:p w14:paraId="3061BFFD" w14:textId="77777777" w:rsidR="004C02EF" w:rsidRPr="00E2265C" w:rsidRDefault="004C02EF" w:rsidP="004C02EF">
      <w:pPr>
        <w:pStyle w:val="Alg4"/>
        <w:numPr>
          <w:ilvl w:val="2"/>
          <w:numId w:val="247"/>
        </w:numPr>
      </w:pPr>
      <w:r w:rsidRPr="00E2265C">
        <w:t xml:space="preserve">Let </w:t>
      </w:r>
      <w:r w:rsidRPr="00E2265C">
        <w:rPr>
          <w:i/>
        </w:rPr>
        <w:t>m</w:t>
      </w:r>
      <w:r w:rsidRPr="00E2265C">
        <w:t xml:space="preserve"> be the concatenation of the five </w:t>
      </w:r>
      <w:r>
        <w:t>Strings</w:t>
      </w:r>
      <w:r w:rsidRPr="00E2265C">
        <w:t xml:space="preserve"> </w:t>
      </w:r>
      <w:r w:rsidRPr="00E2265C">
        <w:rPr>
          <w:i/>
        </w:rPr>
        <w:t>s</w:t>
      </w:r>
      <w:r w:rsidRPr="00E2265C">
        <w:t xml:space="preserve">, </w:t>
      </w:r>
      <w:r w:rsidRPr="00E2265C">
        <w:rPr>
          <w:i/>
        </w:rPr>
        <w:t>m</w:t>
      </w:r>
      <w:r w:rsidRPr="00E2265C">
        <w:t xml:space="preserve">, </w:t>
      </w:r>
      <w:r>
        <w:rPr>
          <w:rFonts w:ascii="Courier New" w:hAnsi="Courier New"/>
          <w:b/>
        </w:rPr>
        <w:t>"e"</w:t>
      </w:r>
      <w:r w:rsidRPr="00E2265C">
        <w:t xml:space="preserve">, </w:t>
      </w:r>
      <w:r w:rsidRPr="00E2265C">
        <w:rPr>
          <w:i/>
        </w:rPr>
        <w:t>c</w:t>
      </w:r>
      <w:r w:rsidRPr="00E2265C">
        <w:t xml:space="preserve">, and </w:t>
      </w:r>
      <w:r w:rsidRPr="00E2265C">
        <w:rPr>
          <w:i/>
        </w:rPr>
        <w:t>d</w:t>
      </w:r>
      <w:r w:rsidRPr="00E2265C">
        <w:t>.</w:t>
      </w:r>
    </w:p>
    <w:p w14:paraId="310F0901" w14:textId="77777777" w:rsidR="004C02EF" w:rsidRPr="00E2265C" w:rsidRDefault="004C02EF" w:rsidP="004C02EF">
      <w:pPr>
        <w:pStyle w:val="Alg4"/>
        <w:numPr>
          <w:ilvl w:val="0"/>
          <w:numId w:val="247"/>
        </w:numPr>
      </w:pPr>
      <w:r w:rsidRPr="00E2265C">
        <w:t xml:space="preserve">If </w:t>
      </w:r>
      <w:r w:rsidRPr="00E2265C">
        <w:rPr>
          <w:i/>
        </w:rPr>
        <w:t>e</w:t>
      </w:r>
      <w:r w:rsidRPr="00E2265C">
        <w:t xml:space="preserve"> = </w:t>
      </w:r>
      <w:r w:rsidRPr="00E2265C">
        <w:rPr>
          <w:i/>
        </w:rPr>
        <w:t>p</w:t>
      </w:r>
      <w:r w:rsidRPr="00E2265C">
        <w:t xml:space="preserve">–1, then return the concatenation of the </w:t>
      </w:r>
      <w:r>
        <w:t>Strings</w:t>
      </w:r>
      <w:r w:rsidRPr="00E2265C">
        <w:t xml:space="preserve"> </w:t>
      </w:r>
      <w:r w:rsidRPr="00E2265C">
        <w:rPr>
          <w:i/>
        </w:rPr>
        <w:t>s</w:t>
      </w:r>
      <w:r w:rsidRPr="00E2265C">
        <w:t xml:space="preserve"> and </w:t>
      </w:r>
      <w:r w:rsidRPr="00E2265C">
        <w:rPr>
          <w:i/>
        </w:rPr>
        <w:t>m</w:t>
      </w:r>
      <w:r w:rsidRPr="00E2265C">
        <w:t>.</w:t>
      </w:r>
    </w:p>
    <w:p w14:paraId="28D938C4" w14:textId="77777777" w:rsidR="004C02EF" w:rsidRPr="00E2265C" w:rsidRDefault="004C02EF" w:rsidP="004C02EF">
      <w:pPr>
        <w:pStyle w:val="Alg4"/>
        <w:numPr>
          <w:ilvl w:val="0"/>
          <w:numId w:val="247"/>
        </w:numPr>
      </w:pPr>
      <w:r w:rsidRPr="00E2265C">
        <w:t xml:space="preserve">If </w:t>
      </w:r>
      <w:r w:rsidRPr="00E2265C">
        <w:rPr>
          <w:i/>
        </w:rPr>
        <w:t>e</w:t>
      </w:r>
      <w:r w:rsidRPr="00E2265C">
        <w:t xml:space="preserve"> </w:t>
      </w:r>
      <w:r w:rsidRPr="00E2265C">
        <w:sym w:font="Symbol" w:char="F0B3"/>
      </w:r>
      <w:r w:rsidRPr="00E2265C">
        <w:t xml:space="preserve"> 0, then</w:t>
      </w:r>
    </w:p>
    <w:p w14:paraId="30638308"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concatenation of the first </w:t>
      </w:r>
      <w:r w:rsidRPr="00E2265C">
        <w:rPr>
          <w:i/>
        </w:rPr>
        <w:t>e</w:t>
      </w:r>
      <w:r w:rsidRPr="00E2265C">
        <w:t xml:space="preserve">+1 characters of </w:t>
      </w:r>
      <w:r w:rsidRPr="00E2265C">
        <w:rPr>
          <w:i/>
        </w:rPr>
        <w:t>m</w:t>
      </w:r>
      <w:r w:rsidRPr="00E2265C">
        <w:t>, the character ‘</w:t>
      </w:r>
      <w:r>
        <w:rPr>
          <w:rFonts w:ascii="Courier New" w:hAnsi="Courier New"/>
        </w:rPr>
        <w:t>.</w:t>
      </w:r>
      <w:r w:rsidRPr="00E2265C">
        <w:t xml:space="preserve">’, and the remaining </w:t>
      </w:r>
      <w:r w:rsidRPr="00E2265C">
        <w:rPr>
          <w:i/>
        </w:rPr>
        <w:t>p</w:t>
      </w:r>
      <w:r w:rsidRPr="00E2265C">
        <w:t>– (</w:t>
      </w:r>
      <w:r w:rsidRPr="00E2265C">
        <w:rPr>
          <w:i/>
        </w:rPr>
        <w:t>e</w:t>
      </w:r>
      <w:r w:rsidRPr="00E2265C">
        <w:t xml:space="preserve">+1) characters of </w:t>
      </w:r>
      <w:r w:rsidRPr="00E2265C">
        <w:rPr>
          <w:i/>
        </w:rPr>
        <w:t>m</w:t>
      </w:r>
      <w:r w:rsidRPr="00E2265C">
        <w:t>.</w:t>
      </w:r>
    </w:p>
    <w:p w14:paraId="74A69CD9" w14:textId="77777777" w:rsidR="004C02EF" w:rsidRPr="00E2265C" w:rsidRDefault="004C02EF" w:rsidP="004C02EF">
      <w:pPr>
        <w:pStyle w:val="Alg4"/>
        <w:numPr>
          <w:ilvl w:val="0"/>
          <w:numId w:val="247"/>
        </w:numPr>
      </w:pPr>
      <w:r w:rsidRPr="00E2265C">
        <w:t xml:space="preserve">Else </w:t>
      </w:r>
      <w:r w:rsidRPr="00E2265C">
        <w:rPr>
          <w:i/>
        </w:rPr>
        <w:t>e</w:t>
      </w:r>
      <w:r w:rsidRPr="00E2265C">
        <w:t xml:space="preserve"> &lt; 0,</w:t>
      </w:r>
    </w:p>
    <w:p w14:paraId="36DC33F5" w14:textId="77777777" w:rsidR="004C02EF" w:rsidRPr="00E2265C" w:rsidRDefault="004C02EF" w:rsidP="004C02EF">
      <w:pPr>
        <w:pStyle w:val="Alg4"/>
        <w:numPr>
          <w:ilvl w:val="1"/>
          <w:numId w:val="247"/>
        </w:numPr>
      </w:pPr>
      <w:r w:rsidRPr="00E2265C">
        <w:t xml:space="preserve">Let </w:t>
      </w:r>
      <w:r w:rsidRPr="00E2265C">
        <w:rPr>
          <w:i/>
        </w:rPr>
        <w:t>m</w:t>
      </w:r>
      <w:r w:rsidRPr="00E2265C">
        <w:t xml:space="preserve"> be the concatenation of the </w:t>
      </w:r>
      <w:r>
        <w:t>String</w:t>
      </w:r>
      <w:r w:rsidRPr="00E2265C">
        <w:t xml:space="preserve"> </w:t>
      </w:r>
      <w:r>
        <w:rPr>
          <w:rFonts w:ascii="Courier New" w:hAnsi="Courier New"/>
          <w:b/>
        </w:rPr>
        <w:t>"0."</w:t>
      </w:r>
      <w:r w:rsidRPr="00E2265C">
        <w:t>, –(</w:t>
      </w:r>
      <w:r w:rsidRPr="00E2265C">
        <w:rPr>
          <w:i/>
        </w:rPr>
        <w:t>e</w:t>
      </w:r>
      <w:r w:rsidRPr="00E2265C">
        <w:t>+1) occurrences of the character ‘</w:t>
      </w:r>
      <w:r w:rsidRPr="00D45F2B">
        <w:rPr>
          <w:rFonts w:ascii="Courier New" w:hAnsi="Courier New"/>
          <w:b/>
        </w:rPr>
        <w:t>0</w:t>
      </w:r>
      <w:r w:rsidRPr="00E2265C">
        <w:t xml:space="preserve">’, and the </w:t>
      </w:r>
      <w:r>
        <w:t>String</w:t>
      </w:r>
      <w:r w:rsidRPr="00E2265C">
        <w:t xml:space="preserve"> </w:t>
      </w:r>
      <w:r w:rsidRPr="00E2265C">
        <w:rPr>
          <w:i/>
        </w:rPr>
        <w:t>m</w:t>
      </w:r>
      <w:r w:rsidRPr="00E2265C">
        <w:t>.</w:t>
      </w:r>
    </w:p>
    <w:p w14:paraId="38C2130C" w14:textId="77777777" w:rsidR="004C02EF" w:rsidRPr="00E2265C" w:rsidRDefault="004C02EF" w:rsidP="004C02EF">
      <w:pPr>
        <w:pStyle w:val="Alg4"/>
        <w:numPr>
          <w:ilvl w:val="0"/>
          <w:numId w:val="247"/>
        </w:numPr>
        <w:spacing w:after="120"/>
      </w:pPr>
      <w:r w:rsidRPr="00E2265C">
        <w:t xml:space="preserve">Return the concatenation of the </w:t>
      </w:r>
      <w:r>
        <w:t>S</w:t>
      </w:r>
      <w:r w:rsidRPr="00E2265C">
        <w:t xml:space="preserve">trings </w:t>
      </w:r>
      <w:r w:rsidRPr="00E2265C">
        <w:rPr>
          <w:i/>
        </w:rPr>
        <w:t>s</w:t>
      </w:r>
      <w:r w:rsidRPr="00E2265C">
        <w:t xml:space="preserve"> and </w:t>
      </w:r>
      <w:r w:rsidRPr="00E2265C">
        <w:rPr>
          <w:i/>
        </w:rPr>
        <w:t>m</w:t>
      </w:r>
      <w:r w:rsidRPr="00E2265C">
        <w:t>.</w:t>
      </w:r>
    </w:p>
    <w:p w14:paraId="0861936C"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toPrecision</w:t>
      </w:r>
      <w:r>
        <w:t xml:space="preserve"> method is </w:t>
      </w:r>
      <w:r>
        <w:rPr>
          <w:b/>
        </w:rPr>
        <w:t>1</w:t>
      </w:r>
      <w:r>
        <w:t>.</w:t>
      </w:r>
    </w:p>
    <w:p w14:paraId="22614478" w14:textId="77777777" w:rsidR="004C02EF" w:rsidRDefault="004C02EF" w:rsidP="004C02EF">
      <w:r>
        <w:t xml:space="preserve">If the </w:t>
      </w:r>
      <w:r>
        <w:rPr>
          <w:rFonts w:ascii="Courier New" w:hAnsi="Courier New"/>
          <w:b/>
        </w:rPr>
        <w:t>toPrecision</w:t>
      </w:r>
      <w:r>
        <w:t xml:space="preserve"> method is called with more than one argument, then the behaviour is undefined (see clause 15).</w:t>
      </w:r>
    </w:p>
    <w:p w14:paraId="088C65D8" w14:textId="77777777" w:rsidR="004C02EF" w:rsidRDefault="004C02EF" w:rsidP="004C02EF">
      <w:r>
        <w:t xml:space="preserve">An implementation is permitted to extend the behaviour of </w:t>
      </w:r>
      <w:r>
        <w:rPr>
          <w:rFonts w:ascii="Courier New" w:hAnsi="Courier New"/>
          <w:b/>
        </w:rPr>
        <w:t>toPrecision</w:t>
      </w:r>
      <w:r>
        <w:t xml:space="preserve"> for values of </w:t>
      </w:r>
      <w:r w:rsidRPr="00F02209">
        <w:rPr>
          <w:rFonts w:ascii="Times New Roman" w:hAnsi="Times New Roman"/>
          <w:i/>
        </w:rPr>
        <w:t>precision</w:t>
      </w:r>
      <w:r>
        <w:t xml:space="preserve"> less than 1 or greater than 21. In this case </w:t>
      </w:r>
      <w:r>
        <w:rPr>
          <w:rFonts w:ascii="Courier New" w:hAnsi="Courier New"/>
          <w:b/>
        </w:rPr>
        <w:t>toPrecision</w:t>
      </w:r>
      <w:r>
        <w:t xml:space="preserve"> would not necessarily throw </w:t>
      </w:r>
      <w:r>
        <w:rPr>
          <w:b/>
        </w:rPr>
        <w:t>RangeError</w:t>
      </w:r>
      <w:r>
        <w:t xml:space="preserve"> for such values.</w:t>
      </w:r>
    </w:p>
    <w:p w14:paraId="0D2BD66E" w14:textId="77777777" w:rsidR="004C02EF" w:rsidRDefault="004C02EF" w:rsidP="00B43482">
      <w:pPr>
        <w:pStyle w:val="30"/>
        <w:numPr>
          <w:ilvl w:val="0"/>
          <w:numId w:val="0"/>
        </w:numPr>
      </w:pPr>
      <w:bookmarkStart w:id="7852" w:name="_Ref457704457"/>
      <w:bookmarkStart w:id="7853" w:name="_Toc472818943"/>
      <w:bookmarkStart w:id="7854" w:name="_Toc235503521"/>
      <w:bookmarkStart w:id="7855" w:name="_Toc241509296"/>
      <w:bookmarkStart w:id="7856" w:name="_Toc244416783"/>
      <w:bookmarkStart w:id="7857" w:name="_Toc276631147"/>
      <w:bookmarkStart w:id="7858" w:name="_Toc178387158"/>
      <w:r>
        <w:t>15.7.5</w:t>
      </w:r>
      <w:r>
        <w:tab/>
        <w:t>Properties of Number Instance</w:t>
      </w:r>
      <w:bookmarkEnd w:id="7800"/>
      <w:bookmarkEnd w:id="7801"/>
      <w:bookmarkEnd w:id="7844"/>
      <w:bookmarkEnd w:id="7845"/>
      <w:bookmarkEnd w:id="7846"/>
      <w:r>
        <w:t>s</w:t>
      </w:r>
      <w:bookmarkEnd w:id="7852"/>
      <w:bookmarkEnd w:id="7853"/>
      <w:bookmarkEnd w:id="7854"/>
      <w:bookmarkEnd w:id="7855"/>
      <w:bookmarkEnd w:id="7856"/>
      <w:bookmarkEnd w:id="7857"/>
      <w:bookmarkEnd w:id="7858"/>
    </w:p>
    <w:p w14:paraId="65CDEDF6" w14:textId="77777777" w:rsidR="004C02EF" w:rsidRDefault="004C02EF" w:rsidP="004C02EF">
      <w:r>
        <w:t xml:space="preserve">Number instances inherit properties from the Number prototype object and </w:t>
      </w:r>
      <w:del w:id="7859" w:author="Allen Wirfs-Brock" w:date="2011-07-02T14:21:00Z">
        <w:r w:rsidDel="000625EF">
          <w:delText xml:space="preserve">their </w:delText>
        </w:r>
      </w:del>
      <w:ins w:id="7860" w:author="Allen Wirfs-Brock" w:date="2011-07-02T14:21:00Z">
        <w:r w:rsidR="000625EF">
          <w:t>have a</w:t>
        </w:r>
        <w:del w:id="7861" w:author="Rev 3 Allen Wirfs-Brock" w:date="2011-09-07T18:05:00Z">
          <w:r w:rsidR="000625EF" w:rsidDel="00187187">
            <w:delText>n</w:delText>
          </w:r>
        </w:del>
        <w:r w:rsidR="000625EF">
          <w:t xml:space="preserve"> </w:t>
        </w:r>
      </w:ins>
      <w:r>
        <w:t>[[</w:t>
      </w:r>
      <w:del w:id="7862" w:author="Allen Wirfs-Brock" w:date="2011-07-02T14:21:00Z">
        <w:r w:rsidDel="000625EF">
          <w:delText>Class</w:delText>
        </w:r>
      </w:del>
      <w:ins w:id="7863" w:author="Allen Wirfs-Brock" w:date="2011-07-02T14:21:00Z">
        <w:del w:id="7864" w:author="Rev 3 Allen Wirfs-Brock" w:date="2011-09-07T18:05:00Z">
          <w:r w:rsidR="000625EF" w:rsidDel="00187187">
            <w:delText>IsNumber</w:delText>
          </w:r>
        </w:del>
      </w:ins>
      <w:ins w:id="7865" w:author="Rev 3 Allen Wirfs-Brock" w:date="2011-09-07T18:05:00Z">
        <w:r w:rsidR="00187187">
          <w:t>NativeBrand</w:t>
        </w:r>
      </w:ins>
      <w:r>
        <w:t>]] internal property</w:t>
      </w:r>
      <w:ins w:id="7866" w:author="Rev 3 Allen Wirfs-Brock" w:date="2011-09-07T18:05:00Z">
        <w:r w:rsidR="00187187" w:rsidRPr="00187187">
          <w:t xml:space="preserve"> </w:t>
        </w:r>
        <w:r w:rsidR="00187187">
          <w:t>whose value is NumberWrapper</w:t>
        </w:r>
      </w:ins>
      <w:del w:id="7867" w:author="Allen Wirfs-Brock" w:date="2011-07-02T14:21:00Z">
        <w:r w:rsidDel="000625EF">
          <w:delText xml:space="preserve"> value is </w:delText>
        </w:r>
        <w:r w:rsidDel="000625EF">
          <w:rPr>
            <w:rFonts w:ascii="Courier New" w:hAnsi="Courier New" w:cs="Courier New"/>
            <w:b/>
          </w:rPr>
          <w:delText>"Number"</w:delText>
        </w:r>
      </w:del>
      <w:r>
        <w:t>. Number instances also have a [[PrimitiveValue]] internal property.</w:t>
      </w:r>
    </w:p>
    <w:p w14:paraId="282ED275" w14:textId="77777777" w:rsidR="004C02EF" w:rsidRDefault="004C02EF" w:rsidP="004C02EF">
      <w:r>
        <w:t>The [[PrimitiveValue]] internal property is the Number value represented by this Number object.</w:t>
      </w:r>
      <w:bookmarkStart w:id="7868" w:name="_Toc382291664"/>
      <w:bookmarkStart w:id="7869" w:name="_Toc385672360"/>
      <w:bookmarkStart w:id="7870" w:name="_Ref393527153"/>
      <w:bookmarkStart w:id="7871" w:name="_Toc393690476"/>
      <w:bookmarkStart w:id="7872" w:name="_Ref404504722"/>
    </w:p>
    <w:p w14:paraId="274C8F0C" w14:textId="77777777" w:rsidR="004C02EF" w:rsidRDefault="004C02EF" w:rsidP="00B43482">
      <w:pPr>
        <w:pStyle w:val="20"/>
        <w:numPr>
          <w:ilvl w:val="0"/>
          <w:numId w:val="0"/>
        </w:numPr>
      </w:pPr>
      <w:bookmarkStart w:id="7873" w:name="_Ref424531937"/>
      <w:bookmarkStart w:id="7874" w:name="_Toc472818944"/>
      <w:bookmarkStart w:id="7875" w:name="_Toc235503522"/>
      <w:bookmarkStart w:id="7876" w:name="_Toc241509297"/>
      <w:bookmarkStart w:id="7877" w:name="_Toc244416784"/>
      <w:bookmarkStart w:id="7878" w:name="_Toc276631148"/>
      <w:bookmarkStart w:id="7879" w:name="_Toc178387159"/>
      <w:r>
        <w:t>15.8</w:t>
      </w:r>
      <w:r>
        <w:tab/>
        <w:t>The Math Objec</w:t>
      </w:r>
      <w:bookmarkEnd w:id="7703"/>
      <w:bookmarkEnd w:id="7704"/>
      <w:bookmarkEnd w:id="7868"/>
      <w:bookmarkEnd w:id="7869"/>
      <w:bookmarkEnd w:id="7870"/>
      <w:bookmarkEnd w:id="7871"/>
      <w:bookmarkEnd w:id="7872"/>
      <w:r>
        <w:t>t</w:t>
      </w:r>
      <w:bookmarkEnd w:id="7873"/>
      <w:bookmarkEnd w:id="7874"/>
      <w:bookmarkEnd w:id="7875"/>
      <w:bookmarkEnd w:id="7876"/>
      <w:bookmarkEnd w:id="7877"/>
      <w:bookmarkEnd w:id="7878"/>
      <w:bookmarkEnd w:id="7879"/>
    </w:p>
    <w:p w14:paraId="3F189035" w14:textId="77777777" w:rsidR="004C02EF" w:rsidRDefault="004C02EF" w:rsidP="004C02EF">
      <w:r>
        <w:t>The Math object is a single object that has some named properties, some of which are functions.</w:t>
      </w:r>
    </w:p>
    <w:p w14:paraId="2C611AB8" w14:textId="77777777" w:rsidR="004C02EF" w:rsidRDefault="004C02EF" w:rsidP="004C02EF">
      <w:r>
        <w:t xml:space="preserve">The value of the [[Prototype]] internal property of the Math object is the standard built-in Object prototype object (15.2.4). The </w:t>
      </w:r>
      <w:del w:id="7880" w:author="Allen Wirfs-Brock" w:date="2011-07-02T14:24:00Z">
        <w:r w:rsidDel="006C3FCC">
          <w:delText xml:space="preserve">value of the [[Class]] internal property of the </w:delText>
        </w:r>
      </w:del>
      <w:r>
        <w:t xml:space="preserve">Math object </w:t>
      </w:r>
      <w:del w:id="7881" w:author="Allen Wirfs-Brock" w:date="2011-07-02T14:24:00Z">
        <w:r w:rsidDel="006C3FCC">
          <w:delText xml:space="preserve">is </w:delText>
        </w:r>
        <w:r w:rsidDel="006C3FCC">
          <w:rPr>
            <w:rFonts w:ascii="Courier New" w:hAnsi="Courier New"/>
            <w:b/>
          </w:rPr>
          <w:delText>"Math"</w:delText>
        </w:r>
      </w:del>
      <w:ins w:id="7882" w:author="Allen Wirfs-Brock" w:date="2011-07-02T14:24:00Z">
        <w:r w:rsidR="006C3FCC">
          <w:t xml:space="preserve">has </w:t>
        </w:r>
        <w:del w:id="7883" w:author="Rev 3 Allen Wirfs-Brock" w:date="2011-09-07T18:07:00Z">
          <w:r w:rsidR="006C3FCC" w:rsidDel="00187187">
            <w:delText>the</w:delText>
          </w:r>
        </w:del>
      </w:ins>
      <w:ins w:id="7884" w:author="Rev 3 Allen Wirfs-Brock" w:date="2011-09-07T18:07:00Z">
        <w:r w:rsidR="00187187">
          <w:t>a</w:t>
        </w:r>
      </w:ins>
      <w:ins w:id="7885" w:author="Allen Wirfs-Brock" w:date="2011-07-02T14:24:00Z">
        <w:r w:rsidR="006C3FCC">
          <w:t xml:space="preserve"> [[</w:t>
        </w:r>
        <w:del w:id="7886" w:author="Rev 3 Allen Wirfs-Brock" w:date="2011-09-07T18:07:00Z">
          <w:r w:rsidR="006C3FCC" w:rsidDel="00187187">
            <w:delText>IsMath</w:delText>
          </w:r>
        </w:del>
      </w:ins>
      <w:ins w:id="7887" w:author="Rev 3 Allen Wirfs-Brock" w:date="2011-09-07T18:07:00Z">
        <w:r w:rsidR="00187187">
          <w:t>NativeBrand</w:t>
        </w:r>
      </w:ins>
      <w:ins w:id="7888" w:author="Allen Wirfs-Brock" w:date="2011-07-02T14:24:00Z">
        <w:r w:rsidR="006C3FCC">
          <w:t>]] internal property</w:t>
        </w:r>
      </w:ins>
      <w:ins w:id="7889" w:author="Rev 3 Allen Wirfs-Brock" w:date="2011-09-07T18:07:00Z">
        <w:r w:rsidR="00187187" w:rsidRPr="00187187">
          <w:t xml:space="preserve"> </w:t>
        </w:r>
        <w:r w:rsidR="00187187">
          <w:t>whose value is NativeMath</w:t>
        </w:r>
      </w:ins>
      <w:r>
        <w:t>.</w:t>
      </w:r>
    </w:p>
    <w:p w14:paraId="244ADA0A" w14:textId="77777777" w:rsidR="004C02EF" w:rsidRDefault="004C02EF" w:rsidP="004C02EF">
      <w:r>
        <w:t xml:space="preserve">The Math object does not have a [[Construct]] internal property; it is not possible to use the Math object as a constructor with the </w:t>
      </w:r>
      <w:r>
        <w:rPr>
          <w:rFonts w:ascii="Courier New" w:hAnsi="Courier New"/>
          <w:b/>
        </w:rPr>
        <w:t>new</w:t>
      </w:r>
      <w:r>
        <w:t xml:space="preserve"> operator.</w:t>
      </w:r>
    </w:p>
    <w:p w14:paraId="669B7943" w14:textId="77777777" w:rsidR="004C02EF" w:rsidRDefault="004C02EF" w:rsidP="004C02EF">
      <w:r>
        <w:t>The Math object does not have a [[Call]] internal property; it is not possible to invoke the Math object as a function.</w:t>
      </w:r>
    </w:p>
    <w:p w14:paraId="7587F20D" w14:textId="77777777" w:rsidR="004C02EF" w:rsidRDefault="004C02EF" w:rsidP="004C02EF">
      <w:pPr>
        <w:pStyle w:val="Note"/>
      </w:pPr>
      <w:r w:rsidRPr="00675FD7">
        <w:t>NOTE</w:t>
      </w:r>
      <w:r w:rsidRPr="00675FD7">
        <w:tab/>
        <w:t xml:space="preserve">In this specification, the phrase “the </w:t>
      </w:r>
      <w:r>
        <w:t>Number</w:t>
      </w:r>
      <w:r w:rsidRPr="00675FD7">
        <w:t xml:space="preserve"> value for </w:t>
      </w:r>
      <w:r w:rsidRPr="00F02209">
        <w:rPr>
          <w:rFonts w:ascii="Times New Roman" w:hAnsi="Times New Roman"/>
          <w:i/>
        </w:rPr>
        <w:t>x</w:t>
      </w:r>
      <w:r w:rsidRPr="00675FD7">
        <w:t xml:space="preserve">” has a technical meaning defined in </w:t>
      </w:r>
      <w:bookmarkStart w:id="7890" w:name="_Toc382212264"/>
      <w:bookmarkStart w:id="7891" w:name="_Toc382212827"/>
      <w:bookmarkStart w:id="7892" w:name="_Toc382291665"/>
      <w:bookmarkStart w:id="7893" w:name="_Toc385672361"/>
      <w:bookmarkStart w:id="7894" w:name="_Toc393690477"/>
      <w:r w:rsidRPr="00675FD7">
        <w:t>8.5.</w:t>
      </w:r>
    </w:p>
    <w:p w14:paraId="7B5DE071" w14:textId="77777777" w:rsidR="004C02EF" w:rsidRDefault="004C02EF" w:rsidP="00B43482">
      <w:pPr>
        <w:pStyle w:val="30"/>
        <w:numPr>
          <w:ilvl w:val="0"/>
          <w:numId w:val="0"/>
        </w:numPr>
      </w:pPr>
      <w:bookmarkStart w:id="7895" w:name="_Toc472818945"/>
      <w:bookmarkStart w:id="7896" w:name="_Toc235503523"/>
      <w:bookmarkStart w:id="7897" w:name="_Toc241509298"/>
      <w:bookmarkStart w:id="7898" w:name="_Toc244416785"/>
      <w:bookmarkStart w:id="7899" w:name="_Toc276631149"/>
      <w:bookmarkStart w:id="7900" w:name="_Toc178387160"/>
      <w:r>
        <w:t>15.8.1</w:t>
      </w:r>
      <w:r>
        <w:tab/>
        <w:t>Value Properties of the Math Objec</w:t>
      </w:r>
      <w:bookmarkEnd w:id="7890"/>
      <w:bookmarkEnd w:id="7891"/>
      <w:bookmarkEnd w:id="7892"/>
      <w:bookmarkEnd w:id="7893"/>
      <w:bookmarkEnd w:id="7894"/>
      <w:r>
        <w:t>t</w:t>
      </w:r>
      <w:bookmarkStart w:id="7901" w:name="_Toc382291666"/>
      <w:bookmarkStart w:id="7902" w:name="_Toc385672362"/>
      <w:bookmarkStart w:id="7903" w:name="_Toc393690478"/>
      <w:bookmarkEnd w:id="7895"/>
      <w:bookmarkEnd w:id="7896"/>
      <w:bookmarkEnd w:id="7897"/>
      <w:bookmarkEnd w:id="7898"/>
      <w:bookmarkEnd w:id="7899"/>
      <w:bookmarkEnd w:id="7900"/>
    </w:p>
    <w:bookmarkEnd w:id="7901"/>
    <w:bookmarkEnd w:id="7902"/>
    <w:bookmarkEnd w:id="7903"/>
    <w:p w14:paraId="5B785BD7" w14:textId="77777777" w:rsidR="004C02EF" w:rsidRDefault="004C02EF" w:rsidP="004C02EF">
      <w:pPr>
        <w:pStyle w:val="40"/>
        <w:numPr>
          <w:ilvl w:val="0"/>
          <w:numId w:val="0"/>
        </w:numPr>
      </w:pPr>
      <w:r>
        <w:t>15.8.1.1</w:t>
      </w:r>
      <w:r>
        <w:tab/>
        <w:t>E</w:t>
      </w:r>
    </w:p>
    <w:p w14:paraId="33682CA2" w14:textId="77777777" w:rsidR="004C02EF" w:rsidRDefault="004C02EF" w:rsidP="004C02EF">
      <w:r>
        <w:t xml:space="preserve">The Number value for </w:t>
      </w:r>
      <w:r w:rsidRPr="00F02209">
        <w:rPr>
          <w:rFonts w:ascii="Times New Roman" w:hAnsi="Times New Roman"/>
          <w:i/>
        </w:rPr>
        <w:t>e</w:t>
      </w:r>
      <w:r>
        <w:t>, the base of the natural logarithms, which is approximately 2.7182818284590452354.</w:t>
      </w:r>
      <w:bookmarkStart w:id="7904" w:name="_Toc382291667"/>
      <w:bookmarkStart w:id="7905" w:name="_Toc385672363"/>
    </w:p>
    <w:p w14:paraId="3E852169"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906" w:name="_Toc393690479"/>
    </w:p>
    <w:p w14:paraId="145F9BD4" w14:textId="77777777" w:rsidR="004C02EF" w:rsidRDefault="004C02EF" w:rsidP="004C02EF">
      <w:pPr>
        <w:pStyle w:val="40"/>
        <w:numPr>
          <w:ilvl w:val="0"/>
          <w:numId w:val="0"/>
        </w:numPr>
      </w:pPr>
      <w:r>
        <w:t>15.8.1.2</w:t>
      </w:r>
      <w:r>
        <w:tab/>
        <w:t>LN1</w:t>
      </w:r>
      <w:bookmarkEnd w:id="7904"/>
      <w:bookmarkEnd w:id="7905"/>
      <w:bookmarkEnd w:id="7906"/>
      <w:r>
        <w:t>0</w:t>
      </w:r>
    </w:p>
    <w:p w14:paraId="32E9CFF6" w14:textId="77777777" w:rsidR="004C02EF" w:rsidRDefault="004C02EF" w:rsidP="004C02EF">
      <w:r>
        <w:t>The Number value for the natural logarithm of 10, which is approximately 2.302585092994046.</w:t>
      </w:r>
      <w:bookmarkStart w:id="7907" w:name="_Toc382291668"/>
      <w:bookmarkStart w:id="7908" w:name="_Toc385672364"/>
    </w:p>
    <w:p w14:paraId="4EDBCFD5"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909" w:name="_Toc393690480"/>
    </w:p>
    <w:p w14:paraId="61C0F272" w14:textId="77777777" w:rsidR="004C02EF" w:rsidRDefault="004C02EF" w:rsidP="004C02EF">
      <w:pPr>
        <w:pStyle w:val="40"/>
        <w:numPr>
          <w:ilvl w:val="0"/>
          <w:numId w:val="0"/>
        </w:numPr>
      </w:pPr>
      <w:r>
        <w:t>15.8.1.3</w:t>
      </w:r>
      <w:r>
        <w:tab/>
        <w:t>LN</w:t>
      </w:r>
      <w:bookmarkEnd w:id="7907"/>
      <w:bookmarkEnd w:id="7908"/>
      <w:bookmarkEnd w:id="7909"/>
      <w:r>
        <w:t>2</w:t>
      </w:r>
    </w:p>
    <w:p w14:paraId="4221F7F9" w14:textId="77777777" w:rsidR="004C02EF" w:rsidRDefault="004C02EF" w:rsidP="004C02EF">
      <w:r>
        <w:t>The Number value for the natural logarithm of 2, which is approximately 0.6931471805599453.</w:t>
      </w:r>
      <w:bookmarkStart w:id="7910" w:name="_Toc382291669"/>
      <w:bookmarkStart w:id="7911" w:name="_Toc385672365"/>
    </w:p>
    <w:p w14:paraId="2C32EF43"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912" w:name="_Toc393690481"/>
    </w:p>
    <w:p w14:paraId="3911B515" w14:textId="77777777" w:rsidR="004C02EF" w:rsidRDefault="004C02EF" w:rsidP="004C02EF">
      <w:pPr>
        <w:pStyle w:val="40"/>
        <w:numPr>
          <w:ilvl w:val="0"/>
          <w:numId w:val="0"/>
        </w:numPr>
      </w:pPr>
      <w:r>
        <w:t>15.8.1.4</w:t>
      </w:r>
      <w:r>
        <w:tab/>
        <w:t>LOG2</w:t>
      </w:r>
      <w:bookmarkEnd w:id="7910"/>
      <w:bookmarkEnd w:id="7911"/>
      <w:bookmarkEnd w:id="7912"/>
      <w:r>
        <w:t>E</w:t>
      </w:r>
    </w:p>
    <w:p w14:paraId="775CB500" w14:textId="77777777" w:rsidR="004C02EF" w:rsidRDefault="004C02EF" w:rsidP="004C02EF">
      <w:r>
        <w:t>The Number value for the base-</w:t>
      </w:r>
      <w:r w:rsidRPr="00675FD7">
        <w:rPr>
          <w:rFonts w:ascii="Times New Roman" w:hAnsi="Times New Roman"/>
        </w:rPr>
        <w:t>2</w:t>
      </w:r>
      <w:r>
        <w:t xml:space="preserve"> logarithm of </w:t>
      </w:r>
      <w:r w:rsidRPr="00675FD7">
        <w:rPr>
          <w:rFonts w:ascii="Times New Roman" w:hAnsi="Times New Roman"/>
          <w:i/>
        </w:rPr>
        <w:t>e</w:t>
      </w:r>
      <w:r>
        <w:t xml:space="preserve">, the base of the natural logarithms; this value is approximately </w:t>
      </w:r>
      <w:r w:rsidRPr="00675FD7">
        <w:rPr>
          <w:rFonts w:ascii="Times New Roman" w:hAnsi="Times New Roman"/>
        </w:rPr>
        <w:t>1.4426950408889634</w:t>
      </w:r>
      <w:r>
        <w:t>.</w:t>
      </w:r>
      <w:bookmarkStart w:id="7913" w:name="_Toc382291670"/>
      <w:bookmarkStart w:id="7914" w:name="_Toc385672366"/>
    </w:p>
    <w:p w14:paraId="3A98C10E"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915" w:name="_Toc393690482"/>
    </w:p>
    <w:p w14:paraId="1132F9E6" w14:textId="77777777" w:rsidR="004C02EF" w:rsidRDefault="004C02EF" w:rsidP="004C02EF">
      <w:pPr>
        <w:pStyle w:val="Note"/>
      </w:pPr>
      <w:r w:rsidRPr="00675FD7">
        <w:t>NOTE</w:t>
      </w:r>
      <w:r w:rsidRPr="00675FD7">
        <w:tab/>
        <w:t xml:space="preserve">The value of </w:t>
      </w:r>
      <w:r w:rsidRPr="00675FD7">
        <w:rPr>
          <w:rFonts w:ascii="Courier New" w:hAnsi="Courier New"/>
          <w:b/>
        </w:rPr>
        <w:t>Math.LOG2E</w:t>
      </w:r>
      <w:r w:rsidRPr="00675FD7">
        <w:t xml:space="preserve"> is approximately the reciprocal of the value of </w:t>
      </w:r>
      <w:r w:rsidRPr="00675FD7">
        <w:rPr>
          <w:rFonts w:ascii="Courier New" w:hAnsi="Courier New"/>
          <w:b/>
        </w:rPr>
        <w:t>Math.LN2</w:t>
      </w:r>
      <w:r w:rsidRPr="00675FD7">
        <w:t>.</w:t>
      </w:r>
    </w:p>
    <w:p w14:paraId="6BA9AECA" w14:textId="77777777" w:rsidR="004C02EF" w:rsidRDefault="004C02EF" w:rsidP="004C02EF">
      <w:pPr>
        <w:pStyle w:val="40"/>
        <w:numPr>
          <w:ilvl w:val="0"/>
          <w:numId w:val="0"/>
        </w:numPr>
      </w:pPr>
      <w:r>
        <w:t>15.8.1.5</w:t>
      </w:r>
      <w:r>
        <w:tab/>
        <w:t>LOG10</w:t>
      </w:r>
      <w:bookmarkEnd w:id="7913"/>
      <w:bookmarkEnd w:id="7914"/>
      <w:bookmarkEnd w:id="7915"/>
      <w:r>
        <w:t>E</w:t>
      </w:r>
    </w:p>
    <w:p w14:paraId="67A36B19" w14:textId="77777777" w:rsidR="004C02EF" w:rsidRDefault="004C02EF" w:rsidP="004C02EF">
      <w:r>
        <w:t>The Number value for the base-</w:t>
      </w:r>
      <w:r w:rsidRPr="00675FD7">
        <w:rPr>
          <w:rFonts w:ascii="Times New Roman" w:hAnsi="Times New Roman"/>
        </w:rPr>
        <w:t>10</w:t>
      </w:r>
      <w:r>
        <w:t xml:space="preserve"> logarithm of </w:t>
      </w:r>
      <w:r w:rsidRPr="00675FD7">
        <w:rPr>
          <w:rFonts w:ascii="Times New Roman" w:hAnsi="Times New Roman"/>
          <w:i/>
        </w:rPr>
        <w:t>e</w:t>
      </w:r>
      <w:r>
        <w:t xml:space="preserve">, the base of the natural logarithms; this value is approximately </w:t>
      </w:r>
      <w:r w:rsidRPr="00675FD7">
        <w:rPr>
          <w:rFonts w:ascii="Times New Roman" w:hAnsi="Times New Roman"/>
        </w:rPr>
        <w:t>0.4342944819032518</w:t>
      </w:r>
      <w:r>
        <w:t>.</w:t>
      </w:r>
      <w:bookmarkStart w:id="7916" w:name="_Toc382291671"/>
      <w:bookmarkStart w:id="7917" w:name="_Toc385672367"/>
    </w:p>
    <w:p w14:paraId="035097B2"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918" w:name="_Toc393690483"/>
    </w:p>
    <w:p w14:paraId="45D83392" w14:textId="77777777" w:rsidR="004C02EF" w:rsidRDefault="004C02EF" w:rsidP="004C02EF">
      <w:pPr>
        <w:pStyle w:val="Note"/>
      </w:pPr>
      <w:r w:rsidRPr="00675FD7">
        <w:t>NOTE</w:t>
      </w:r>
      <w:r w:rsidRPr="00675FD7">
        <w:tab/>
        <w:t xml:space="preserve">The value of </w:t>
      </w:r>
      <w:r w:rsidRPr="00675FD7">
        <w:rPr>
          <w:rFonts w:ascii="Courier New" w:hAnsi="Courier New"/>
          <w:b/>
        </w:rPr>
        <w:t>Math.LOG10E</w:t>
      </w:r>
      <w:r w:rsidRPr="00675FD7">
        <w:t xml:space="preserve"> is approximately the reciprocal of the value of </w:t>
      </w:r>
      <w:r w:rsidRPr="00675FD7">
        <w:rPr>
          <w:rFonts w:ascii="Courier New" w:hAnsi="Courier New"/>
          <w:b/>
        </w:rPr>
        <w:t>Math.LN10</w:t>
      </w:r>
      <w:r w:rsidRPr="00675FD7">
        <w:t>.</w:t>
      </w:r>
    </w:p>
    <w:p w14:paraId="123F52D1" w14:textId="77777777" w:rsidR="004C02EF" w:rsidRDefault="004C02EF" w:rsidP="004C02EF">
      <w:pPr>
        <w:pStyle w:val="40"/>
        <w:numPr>
          <w:ilvl w:val="0"/>
          <w:numId w:val="0"/>
        </w:numPr>
      </w:pPr>
      <w:r>
        <w:t>15.8.1.6</w:t>
      </w:r>
      <w:r>
        <w:tab/>
        <w:t>P</w:t>
      </w:r>
      <w:bookmarkEnd w:id="7916"/>
      <w:bookmarkEnd w:id="7917"/>
      <w:bookmarkEnd w:id="7918"/>
      <w:r>
        <w:t>I</w:t>
      </w:r>
    </w:p>
    <w:p w14:paraId="2258E030" w14:textId="77777777" w:rsidR="004C02EF" w:rsidRDefault="004C02EF" w:rsidP="004C02EF">
      <w:r>
        <w:t xml:space="preserve">The Number value for </w:t>
      </w:r>
      <w:r w:rsidRPr="00675FD7">
        <w:rPr>
          <w:rFonts w:ascii="Times New Roman" w:hAnsi="Times New Roman"/>
        </w:rPr>
        <w:sym w:font="Symbol" w:char="F070"/>
      </w:r>
      <w:r>
        <w:t xml:space="preserve">, the ratio of the circumference of a circle to its diameter, which is approximately </w:t>
      </w:r>
      <w:r w:rsidRPr="00675FD7">
        <w:rPr>
          <w:rFonts w:ascii="Times New Roman" w:hAnsi="Times New Roman"/>
        </w:rPr>
        <w:t>3.1415926535897932</w:t>
      </w:r>
      <w:r>
        <w:t>.</w:t>
      </w:r>
      <w:bookmarkStart w:id="7919" w:name="_Toc382291672"/>
      <w:bookmarkStart w:id="7920" w:name="_Toc385672368"/>
    </w:p>
    <w:p w14:paraId="469D571F"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921" w:name="_Toc393690484"/>
    </w:p>
    <w:p w14:paraId="1D241742" w14:textId="77777777" w:rsidR="004C02EF" w:rsidRDefault="004C02EF" w:rsidP="004C02EF">
      <w:pPr>
        <w:pStyle w:val="40"/>
        <w:numPr>
          <w:ilvl w:val="0"/>
          <w:numId w:val="0"/>
        </w:numPr>
      </w:pPr>
      <w:r>
        <w:t>15.8.1.7</w:t>
      </w:r>
      <w:r>
        <w:tab/>
        <w:t>SQRT1_</w:t>
      </w:r>
      <w:bookmarkEnd w:id="7919"/>
      <w:bookmarkEnd w:id="7920"/>
      <w:bookmarkEnd w:id="7921"/>
      <w:r>
        <w:t>2</w:t>
      </w:r>
    </w:p>
    <w:p w14:paraId="0C9CEE09" w14:textId="77777777" w:rsidR="004C02EF" w:rsidRDefault="004C02EF" w:rsidP="004C02EF">
      <w:r>
        <w:t xml:space="preserve">The Number value for the square root of </w:t>
      </w:r>
      <w:r w:rsidRPr="00675FD7">
        <w:rPr>
          <w:rFonts w:ascii="Times New Roman" w:hAnsi="Times New Roman"/>
        </w:rPr>
        <w:t>½</w:t>
      </w:r>
      <w:r>
        <w:t xml:space="preserve">, which is approximately </w:t>
      </w:r>
      <w:r w:rsidRPr="00675FD7">
        <w:rPr>
          <w:rFonts w:ascii="Times New Roman" w:hAnsi="Times New Roman"/>
        </w:rPr>
        <w:t>0.7071067811865476</w:t>
      </w:r>
      <w:r>
        <w:t>.</w:t>
      </w:r>
      <w:bookmarkStart w:id="7922" w:name="_Toc382291673"/>
      <w:bookmarkStart w:id="7923" w:name="_Toc385672369"/>
    </w:p>
    <w:p w14:paraId="7B648570"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924" w:name="_Toc393690485"/>
    </w:p>
    <w:p w14:paraId="5A602667" w14:textId="77777777" w:rsidR="004C02EF" w:rsidRDefault="004C02EF" w:rsidP="004C02EF">
      <w:pPr>
        <w:pStyle w:val="Note"/>
      </w:pPr>
      <w:r w:rsidRPr="00675FD7">
        <w:t>NOTE</w:t>
      </w:r>
      <w:r w:rsidRPr="00675FD7">
        <w:tab/>
        <w:t xml:space="preserve">The value of </w:t>
      </w:r>
      <w:r w:rsidRPr="00675FD7">
        <w:rPr>
          <w:rFonts w:ascii="Courier New" w:hAnsi="Courier New"/>
          <w:b/>
        </w:rPr>
        <w:t>Math.SQRT1_2</w:t>
      </w:r>
      <w:r w:rsidRPr="00675FD7">
        <w:t xml:space="preserve"> is approximately the reciprocal of the value of </w:t>
      </w:r>
      <w:r w:rsidRPr="00675FD7">
        <w:rPr>
          <w:rFonts w:ascii="Courier New" w:hAnsi="Courier New"/>
          <w:b/>
        </w:rPr>
        <w:t>Math.SQRT2</w:t>
      </w:r>
      <w:r w:rsidRPr="00675FD7">
        <w:t>.</w:t>
      </w:r>
    </w:p>
    <w:p w14:paraId="35AE1C0E" w14:textId="77777777" w:rsidR="004C02EF" w:rsidRDefault="004C02EF" w:rsidP="004C02EF">
      <w:pPr>
        <w:pStyle w:val="40"/>
        <w:numPr>
          <w:ilvl w:val="0"/>
          <w:numId w:val="0"/>
        </w:numPr>
      </w:pPr>
      <w:r>
        <w:t>15.8.1.8</w:t>
      </w:r>
      <w:r>
        <w:tab/>
        <w:t>SQRT</w:t>
      </w:r>
      <w:bookmarkEnd w:id="7922"/>
      <w:bookmarkEnd w:id="7923"/>
      <w:bookmarkEnd w:id="7924"/>
      <w:r>
        <w:t>2</w:t>
      </w:r>
      <w:bookmarkStart w:id="7925" w:name="_Toc382212265"/>
      <w:bookmarkStart w:id="7926" w:name="_Toc382212828"/>
    </w:p>
    <w:p w14:paraId="7377085E" w14:textId="77777777" w:rsidR="004C02EF" w:rsidRDefault="004C02EF" w:rsidP="004C02EF">
      <w:r>
        <w:t xml:space="preserve">The Number value for the square root of </w:t>
      </w:r>
      <w:r w:rsidRPr="00675FD7">
        <w:rPr>
          <w:rFonts w:ascii="Times New Roman" w:hAnsi="Times New Roman"/>
        </w:rPr>
        <w:t>2</w:t>
      </w:r>
      <w:r>
        <w:t xml:space="preserve">, which is approximately </w:t>
      </w:r>
      <w:r w:rsidRPr="00675FD7">
        <w:rPr>
          <w:rFonts w:ascii="Times New Roman" w:hAnsi="Times New Roman"/>
        </w:rPr>
        <w:t>1.4142135623730951</w:t>
      </w:r>
      <w:r>
        <w:t>.</w:t>
      </w:r>
      <w:bookmarkStart w:id="7927" w:name="_Toc382291674"/>
      <w:bookmarkStart w:id="7928" w:name="_Toc385672370"/>
    </w:p>
    <w:p w14:paraId="388902B3" w14:textId="77777777" w:rsidR="004C02EF" w:rsidRDefault="004C02EF" w:rsidP="004C02EF">
      <w:r>
        <w:t xml:space="preserve">This property has the attributes { [[Writable]]: </w:t>
      </w:r>
      <w:r w:rsidRPr="00F14BE1">
        <w:rPr>
          <w:b/>
        </w:rPr>
        <w:t>false</w:t>
      </w:r>
      <w:r>
        <w:t xml:space="preserve">, [[Enumerable]]: </w:t>
      </w:r>
      <w:r w:rsidRPr="00F14BE1">
        <w:rPr>
          <w:b/>
        </w:rPr>
        <w:t>false</w:t>
      </w:r>
      <w:r>
        <w:t xml:space="preserve">, [[Configurable]]: </w:t>
      </w:r>
      <w:r w:rsidRPr="00F14BE1">
        <w:rPr>
          <w:b/>
        </w:rPr>
        <w:t>false</w:t>
      </w:r>
      <w:r>
        <w:t xml:space="preserve"> }.</w:t>
      </w:r>
      <w:bookmarkStart w:id="7929" w:name="_Toc393690486"/>
    </w:p>
    <w:p w14:paraId="7B394CF0" w14:textId="77777777" w:rsidR="004C02EF" w:rsidRDefault="004C02EF" w:rsidP="00B43482">
      <w:pPr>
        <w:pStyle w:val="30"/>
        <w:numPr>
          <w:ilvl w:val="0"/>
          <w:numId w:val="0"/>
        </w:numPr>
      </w:pPr>
      <w:bookmarkStart w:id="7930" w:name="_Ref457710673"/>
      <w:bookmarkStart w:id="7931" w:name="_Toc472818946"/>
      <w:bookmarkStart w:id="7932" w:name="_Toc235503524"/>
      <w:bookmarkStart w:id="7933" w:name="_Toc241509299"/>
      <w:bookmarkStart w:id="7934" w:name="_Toc244416786"/>
      <w:bookmarkStart w:id="7935" w:name="_Toc276631150"/>
      <w:bookmarkStart w:id="7936" w:name="_Toc178387161"/>
      <w:r>
        <w:t>15.8.2</w:t>
      </w:r>
      <w:r>
        <w:tab/>
        <w:t>Function Properties of the Math Objec</w:t>
      </w:r>
      <w:bookmarkEnd w:id="7925"/>
      <w:bookmarkEnd w:id="7926"/>
      <w:bookmarkEnd w:id="7927"/>
      <w:bookmarkEnd w:id="7928"/>
      <w:bookmarkEnd w:id="7929"/>
      <w:r>
        <w:t>t</w:t>
      </w:r>
      <w:bookmarkEnd w:id="7930"/>
      <w:bookmarkEnd w:id="7931"/>
      <w:bookmarkEnd w:id="7932"/>
      <w:bookmarkEnd w:id="7933"/>
      <w:bookmarkEnd w:id="7934"/>
      <w:bookmarkEnd w:id="7935"/>
      <w:bookmarkEnd w:id="7936"/>
    </w:p>
    <w:p w14:paraId="60499111" w14:textId="77777777" w:rsidR="004C02EF" w:rsidRDefault="004C02EF" w:rsidP="004C02EF">
      <w:r>
        <w:t xml:space="preserve">Each of the following </w:t>
      </w:r>
      <w:r w:rsidRPr="00B24064">
        <w:rPr>
          <w:rFonts w:ascii="Courier New" w:hAnsi="Courier New" w:cs="Courier New"/>
          <w:b/>
        </w:rPr>
        <w:t>Math</w:t>
      </w:r>
      <w:r>
        <w:t xml:space="preserve"> object functions applies the ToNumber abstract operator to each of its arguments (in left-to-right order if there is more than one) and then performs a computation on the resulting Number value(s).</w:t>
      </w:r>
    </w:p>
    <w:p w14:paraId="014F1903" w14:textId="77777777" w:rsidR="004C02EF" w:rsidRDefault="004C02EF" w:rsidP="004C02EF">
      <w:r>
        <w:t xml:space="preserve">In the function descriptions below, the symbols NaN, </w:t>
      </w:r>
      <w:r>
        <w:sym w:font="Symbol" w:char="F02D"/>
      </w:r>
      <w:r>
        <w:t xml:space="preserve">0, +0, </w:t>
      </w:r>
      <w:r>
        <w:sym w:font="Symbol" w:char="F02D"/>
      </w:r>
      <w:r>
        <w:sym w:font="Symbol" w:char="F0A5"/>
      </w:r>
      <w:r>
        <w:t xml:space="preserve"> and +</w:t>
      </w:r>
      <w:r>
        <w:sym w:font="Symbol" w:char="F0A5"/>
      </w:r>
      <w:r>
        <w:t xml:space="preserve"> refer to the Number values described in 8.5.</w:t>
      </w:r>
    </w:p>
    <w:p w14:paraId="527F47C7" w14:textId="77777777" w:rsidR="004C02EF" w:rsidRDefault="004C02EF" w:rsidP="004C02EF">
      <w:pPr>
        <w:pStyle w:val="Note"/>
      </w:pPr>
      <w:r w:rsidRPr="00675FD7">
        <w:t>NOTE</w:t>
      </w:r>
      <w:r w:rsidRPr="00675FD7">
        <w:tab/>
        <w:t xml:space="preserve">The behaviour of the functions </w:t>
      </w:r>
      <w:r w:rsidRPr="00675FD7">
        <w:rPr>
          <w:rFonts w:ascii="Courier New" w:hAnsi="Courier New"/>
          <w:b/>
        </w:rPr>
        <w:t>acos</w:t>
      </w:r>
      <w:r w:rsidRPr="00675FD7">
        <w:t xml:space="preserve">, </w:t>
      </w:r>
      <w:r w:rsidRPr="00675FD7">
        <w:rPr>
          <w:rFonts w:ascii="Courier New" w:hAnsi="Courier New"/>
          <w:b/>
        </w:rPr>
        <w:t>asin</w:t>
      </w:r>
      <w:r w:rsidRPr="00675FD7">
        <w:t xml:space="preserve">, </w:t>
      </w:r>
      <w:r w:rsidRPr="00675FD7">
        <w:rPr>
          <w:rFonts w:ascii="Courier New" w:hAnsi="Courier New"/>
          <w:b/>
        </w:rPr>
        <w:t>atan</w:t>
      </w:r>
      <w:r w:rsidRPr="00675FD7">
        <w:t xml:space="preserve">, </w:t>
      </w:r>
      <w:r w:rsidRPr="00675FD7">
        <w:rPr>
          <w:rFonts w:ascii="Courier New" w:hAnsi="Courier New"/>
          <w:b/>
        </w:rPr>
        <w:t>atan2</w:t>
      </w:r>
      <w:r w:rsidRPr="00675FD7">
        <w:t xml:space="preserve">, </w:t>
      </w:r>
      <w:r w:rsidRPr="00675FD7">
        <w:rPr>
          <w:rFonts w:ascii="Courier New" w:hAnsi="Courier New"/>
          <w:b/>
        </w:rPr>
        <w:t>cos</w:t>
      </w:r>
      <w:r w:rsidRPr="00675FD7">
        <w:t xml:space="preserve">, </w:t>
      </w:r>
      <w:r w:rsidRPr="00675FD7">
        <w:rPr>
          <w:rFonts w:ascii="Courier New" w:hAnsi="Courier New"/>
          <w:b/>
        </w:rPr>
        <w:t>exp</w:t>
      </w:r>
      <w:r w:rsidRPr="00675FD7">
        <w:t xml:space="preserve">, </w:t>
      </w:r>
      <w:r w:rsidRPr="00675FD7">
        <w:rPr>
          <w:rFonts w:ascii="Courier New" w:hAnsi="Courier New"/>
          <w:b/>
        </w:rPr>
        <w:t>log</w:t>
      </w:r>
      <w:r w:rsidRPr="00675FD7">
        <w:t xml:space="preserve">, </w:t>
      </w:r>
      <w:r w:rsidRPr="00675FD7">
        <w:rPr>
          <w:rFonts w:ascii="Courier New" w:hAnsi="Courier New"/>
          <w:b/>
        </w:rPr>
        <w:t>pow</w:t>
      </w:r>
      <w:r w:rsidRPr="00675FD7">
        <w:t xml:space="preserve">, </w:t>
      </w:r>
      <w:r w:rsidRPr="00675FD7">
        <w:rPr>
          <w:rFonts w:ascii="Courier New" w:hAnsi="Courier New"/>
          <w:b/>
        </w:rPr>
        <w:t>sin</w:t>
      </w:r>
      <w:r w:rsidRPr="00675FD7">
        <w:t xml:space="preserve">, </w:t>
      </w:r>
      <w:r w:rsidRPr="00675FD7">
        <w:rPr>
          <w:rFonts w:ascii="Courier New" w:hAnsi="Courier New"/>
          <w:b/>
        </w:rPr>
        <w:t>sqrt</w:t>
      </w:r>
      <w:r w:rsidRPr="00675FD7">
        <w:t xml:space="preserve">, and </w:t>
      </w:r>
      <w:r>
        <w:rPr>
          <w:rFonts w:ascii="Courier New" w:hAnsi="Courier New"/>
          <w:b/>
        </w:rPr>
        <w:t>tan</w:t>
      </w:r>
      <w:r w:rsidRPr="00675FD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77F18644" w14:textId="77777777" w:rsidR="004C02EF" w:rsidRDefault="004C02EF" w:rsidP="004C02EF">
      <w:r w:rsidRPr="00675FD7">
        <w:rPr>
          <w:sz w:val="18"/>
        </w:rPr>
        <w:t xml:space="preserve">Although the choice of algorithms is left to the implementation, it is recommended (but not specified by this standard) that implementations use the approximation algorithms for IEEE 754 arithmetic contained in </w:t>
      </w:r>
      <w:r w:rsidRPr="00675FD7">
        <w:rPr>
          <w:rFonts w:ascii="Courier New" w:hAnsi="Courier New"/>
          <w:b/>
          <w:sz w:val="18"/>
        </w:rPr>
        <w:t>fdlibm</w:t>
      </w:r>
      <w:r w:rsidRPr="00675FD7">
        <w:rPr>
          <w:sz w:val="18"/>
        </w:rPr>
        <w:t>, the freely distributable mathematical library from Sun Microsystems (http://www.netlib.org/fdlibm</w:t>
      </w:r>
      <w:r w:rsidRPr="00675FD7">
        <w:rPr>
          <w:rFonts w:ascii="Courier New" w:hAnsi="Courier New"/>
          <w:sz w:val="18"/>
        </w:rPr>
        <w:t>)</w:t>
      </w:r>
      <w:r w:rsidRPr="00675FD7">
        <w:rPr>
          <w:sz w:val="18"/>
        </w:rPr>
        <w:t>.</w:t>
      </w:r>
      <w:bookmarkStart w:id="7937" w:name="_Toc382291675"/>
      <w:bookmarkStart w:id="7938" w:name="_Toc385672371"/>
      <w:bookmarkStart w:id="7939" w:name="_Toc393690487"/>
      <w:r w:rsidRPr="00675FD7">
        <w:rPr>
          <w:sz w:val="18"/>
        </w:rPr>
        <w:t xml:space="preserve"> </w:t>
      </w:r>
    </w:p>
    <w:p w14:paraId="07B8D65E" w14:textId="77777777" w:rsidR="004C02EF" w:rsidRDefault="004C02EF" w:rsidP="004C02EF">
      <w:pPr>
        <w:pStyle w:val="40"/>
        <w:numPr>
          <w:ilvl w:val="0"/>
          <w:numId w:val="0"/>
        </w:numPr>
      </w:pPr>
      <w:r>
        <w:t>15.8.2.1</w:t>
      </w:r>
      <w:r>
        <w:tab/>
        <w:t>abs (x</w:t>
      </w:r>
      <w:bookmarkEnd w:id="7937"/>
      <w:bookmarkEnd w:id="7938"/>
      <w:bookmarkEnd w:id="7939"/>
      <w:r>
        <w:t>)</w:t>
      </w:r>
    </w:p>
    <w:p w14:paraId="59048AC5" w14:textId="77777777" w:rsidR="004C02EF" w:rsidRDefault="004C02EF" w:rsidP="004C02EF">
      <w:r>
        <w:t xml:space="preserve">Returns the absolute value of </w:t>
      </w:r>
      <w:r w:rsidRPr="00F02209">
        <w:rPr>
          <w:rFonts w:ascii="Times New Roman" w:hAnsi="Times New Roman"/>
          <w:i/>
        </w:rPr>
        <w:t>x</w:t>
      </w:r>
      <w:r>
        <w:t xml:space="preserve">; the result has the same magnitude as </w:t>
      </w:r>
      <w:r w:rsidRPr="00F02209">
        <w:rPr>
          <w:rFonts w:ascii="Times New Roman" w:hAnsi="Times New Roman"/>
          <w:i/>
        </w:rPr>
        <w:t>x</w:t>
      </w:r>
      <w:r>
        <w:t xml:space="preserve"> but has positive sign.</w:t>
      </w:r>
    </w:p>
    <w:p w14:paraId="1E4C915E"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7A7188E7"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0, the result is +0.</w:t>
      </w:r>
    </w:p>
    <w:p w14:paraId="709E0A3D" w14:textId="77777777" w:rsidR="004C02EF" w:rsidRPr="00F02209" w:rsidRDefault="004C02EF" w:rsidP="004C02EF">
      <w:pPr>
        <w:numPr>
          <w:ilvl w:val="0"/>
          <w:numId w:val="248"/>
        </w:numPr>
        <w:ind w:left="1080"/>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the result is +</w:t>
      </w:r>
      <w:r w:rsidRPr="00F02209">
        <w:rPr>
          <w:rFonts w:ascii="Times New Roman" w:hAnsi="Times New Roman"/>
        </w:rPr>
        <w:sym w:font="Symbol" w:char="F0A5"/>
      </w:r>
      <w:r w:rsidRPr="00F02209">
        <w:rPr>
          <w:rFonts w:ascii="Times New Roman" w:hAnsi="Times New Roman"/>
        </w:rPr>
        <w:t>.</w:t>
      </w:r>
      <w:bookmarkStart w:id="7940" w:name="_Toc382291676"/>
      <w:bookmarkStart w:id="7941" w:name="_Toc385672372"/>
      <w:bookmarkStart w:id="7942" w:name="_Toc393690488"/>
    </w:p>
    <w:p w14:paraId="79FBBDF8" w14:textId="77777777" w:rsidR="004C02EF" w:rsidRDefault="004C02EF" w:rsidP="004C02EF">
      <w:pPr>
        <w:pStyle w:val="40"/>
        <w:numPr>
          <w:ilvl w:val="0"/>
          <w:numId w:val="0"/>
        </w:numPr>
      </w:pPr>
      <w:r>
        <w:t>15.8.2.2</w:t>
      </w:r>
      <w:r>
        <w:tab/>
        <w:t>acos (x</w:t>
      </w:r>
      <w:bookmarkEnd w:id="7940"/>
      <w:bookmarkEnd w:id="7941"/>
      <w:bookmarkEnd w:id="7942"/>
      <w:r>
        <w:t>)</w:t>
      </w:r>
    </w:p>
    <w:p w14:paraId="49B3BE04" w14:textId="77777777" w:rsidR="004C02EF" w:rsidRDefault="004C02EF" w:rsidP="004C02EF">
      <w:r>
        <w:t xml:space="preserve">Returns an implementation-dependent approximation to the arc cosine of </w:t>
      </w:r>
      <w:r w:rsidRPr="00F02209">
        <w:rPr>
          <w:rFonts w:ascii="Times New Roman" w:hAnsi="Times New Roman"/>
          <w:i/>
        </w:rPr>
        <w:t>x</w:t>
      </w:r>
      <w:r>
        <w:t xml:space="preserve">. The result is expressed in radians and ranges from </w:t>
      </w:r>
      <w:r w:rsidRPr="00F02209">
        <w:rPr>
          <w:rFonts w:ascii="Times New Roman" w:hAnsi="Times New Roman"/>
        </w:rPr>
        <w:t>+0</w:t>
      </w:r>
      <w:r>
        <w:t xml:space="preserve"> to </w:t>
      </w:r>
      <w:r w:rsidRPr="00F02209">
        <w:rPr>
          <w:rFonts w:ascii="Times New Roman" w:hAnsi="Times New Roman"/>
        </w:rPr>
        <w:t>+</w:t>
      </w:r>
      <w:r w:rsidRPr="00F02209">
        <w:rPr>
          <w:rFonts w:ascii="Times New Roman" w:hAnsi="Times New Roman"/>
        </w:rPr>
        <w:sym w:font="Symbol" w:char="F070"/>
      </w:r>
      <w:r>
        <w:t>.</w:t>
      </w:r>
    </w:p>
    <w:p w14:paraId="0F8D8117"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429DF678"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greater than 1, the result is NaN.</w:t>
      </w:r>
    </w:p>
    <w:p w14:paraId="41052C64"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less than </w:t>
      </w:r>
      <w:r w:rsidRPr="00F02209">
        <w:rPr>
          <w:rFonts w:ascii="Times New Roman" w:hAnsi="Times New Roman"/>
          <w:b/>
        </w:rPr>
        <w:sym w:font="Symbol" w:char="F02D"/>
      </w:r>
      <w:r w:rsidRPr="00F02209">
        <w:rPr>
          <w:rFonts w:ascii="Times New Roman" w:hAnsi="Times New Roman"/>
        </w:rPr>
        <w:t>1, the result is NaN.</w:t>
      </w:r>
    </w:p>
    <w:p w14:paraId="7E84C726"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exactly 1, the result is +0.</w:t>
      </w:r>
      <w:bookmarkStart w:id="7943" w:name="_Toc382291677"/>
      <w:bookmarkStart w:id="7944" w:name="_Toc385672373"/>
      <w:bookmarkStart w:id="7945" w:name="_Toc393690489"/>
    </w:p>
    <w:p w14:paraId="46D9004E" w14:textId="77777777" w:rsidR="004C02EF" w:rsidRDefault="004C02EF" w:rsidP="004C02EF">
      <w:pPr>
        <w:pStyle w:val="40"/>
        <w:numPr>
          <w:ilvl w:val="0"/>
          <w:numId w:val="0"/>
        </w:numPr>
      </w:pPr>
      <w:r>
        <w:t>15.8.2.3</w:t>
      </w:r>
      <w:r>
        <w:tab/>
        <w:t>asin (x</w:t>
      </w:r>
      <w:bookmarkEnd w:id="7943"/>
      <w:bookmarkEnd w:id="7944"/>
      <w:bookmarkEnd w:id="7945"/>
      <w:r>
        <w:t>)</w:t>
      </w:r>
    </w:p>
    <w:p w14:paraId="0DED81C9" w14:textId="77777777" w:rsidR="004C02EF" w:rsidRDefault="004C02EF" w:rsidP="004C02EF">
      <w:r>
        <w:t xml:space="preserve">Returns an implementation-dependent approximation to the arc sine of </w:t>
      </w:r>
      <w:r w:rsidRPr="00F02209">
        <w:rPr>
          <w:rFonts w:ascii="Times New Roman" w:hAnsi="Times New Roman"/>
          <w:i/>
        </w:rPr>
        <w:t>x</w:t>
      </w:r>
      <w:r>
        <w:t xml:space="preserve">. The result is expressed in radians and ranges from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 xml:space="preserve">/2 </w:t>
      </w:r>
      <w:r w:rsidRPr="00F02209">
        <w:rPr>
          <w:rFonts w:cs="Arial"/>
        </w:rPr>
        <w:t>to</w:t>
      </w:r>
      <w:r w:rsidRPr="00F02209">
        <w:rPr>
          <w:rFonts w:ascii="Times New Roman" w:hAnsi="Times New Roman"/>
        </w:rPr>
        <w:t xml:space="preserve"> +</w:t>
      </w:r>
      <w:r w:rsidRPr="00F02209">
        <w:rPr>
          <w:rFonts w:ascii="Times New Roman" w:hAnsi="Times New Roman"/>
        </w:rPr>
        <w:sym w:font="Symbol" w:char="F070"/>
      </w:r>
      <w:r w:rsidRPr="00F02209">
        <w:rPr>
          <w:rFonts w:ascii="Times New Roman" w:hAnsi="Times New Roman"/>
        </w:rPr>
        <w:t>/2</w:t>
      </w:r>
      <w:r>
        <w:t>.</w:t>
      </w:r>
    </w:p>
    <w:p w14:paraId="6B98C080"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5E1DEF73"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greater than 1, the result is NaN.</w:t>
      </w:r>
    </w:p>
    <w:p w14:paraId="3D77FFD8"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less than –1, the result is NaN.</w:t>
      </w:r>
    </w:p>
    <w:p w14:paraId="3F9EDEF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+0, the result is +0.</w:t>
      </w:r>
    </w:p>
    <w:p w14:paraId="4CDD1109"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w:t>
      </w:r>
      <w:r w:rsidRPr="00F02209">
        <w:rPr>
          <w:rFonts w:ascii="Times New Roman" w:hAnsi="Times New Roman"/>
        </w:rPr>
        <w:sym w:font="Symbol" w:char="F02D"/>
      </w:r>
      <w:r w:rsidRPr="00F02209">
        <w:rPr>
          <w:rFonts w:ascii="Times New Roman" w:hAnsi="Times New Roman"/>
        </w:rPr>
        <w:t>0.</w:t>
      </w:r>
      <w:bookmarkStart w:id="7946" w:name="_Toc382291678"/>
      <w:bookmarkStart w:id="7947" w:name="_Toc385672374"/>
      <w:bookmarkStart w:id="7948" w:name="_Toc393690490"/>
    </w:p>
    <w:p w14:paraId="57E3558B" w14:textId="77777777" w:rsidR="004C02EF" w:rsidRDefault="004C02EF" w:rsidP="004C02EF">
      <w:pPr>
        <w:pStyle w:val="40"/>
        <w:numPr>
          <w:ilvl w:val="0"/>
          <w:numId w:val="0"/>
        </w:numPr>
      </w:pPr>
      <w:r>
        <w:t>15.8.2.4</w:t>
      </w:r>
      <w:r>
        <w:tab/>
        <w:t>atan (x</w:t>
      </w:r>
      <w:bookmarkEnd w:id="7946"/>
      <w:bookmarkEnd w:id="7947"/>
      <w:bookmarkEnd w:id="7948"/>
      <w:r>
        <w:t>)</w:t>
      </w:r>
    </w:p>
    <w:p w14:paraId="47559614" w14:textId="77777777" w:rsidR="004C02EF" w:rsidRDefault="004C02EF" w:rsidP="004C02EF">
      <w:r>
        <w:t xml:space="preserve">Returns an implementation-dependent approximation to the arc tangent of </w:t>
      </w:r>
      <w:r w:rsidRPr="00F02209">
        <w:rPr>
          <w:rFonts w:ascii="Times New Roman" w:hAnsi="Times New Roman"/>
          <w:i/>
        </w:rPr>
        <w:t>x</w:t>
      </w:r>
      <w:r>
        <w:t xml:space="preserve">. The result is expressed in radians and ranges from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 xml:space="preserve">/2 </w:t>
      </w:r>
      <w:r w:rsidRPr="00F02209">
        <w:rPr>
          <w:rFonts w:cs="Arial"/>
        </w:rPr>
        <w:t>to</w:t>
      </w:r>
      <w:r w:rsidRPr="00F02209">
        <w:rPr>
          <w:rFonts w:ascii="Times New Roman" w:hAnsi="Times New Roman"/>
        </w:rPr>
        <w:t xml:space="preserve"> +</w:t>
      </w:r>
      <w:r w:rsidRPr="00F02209">
        <w:rPr>
          <w:rFonts w:ascii="Times New Roman" w:hAnsi="Times New Roman"/>
        </w:rPr>
        <w:sym w:font="Symbol" w:char="F070"/>
      </w:r>
      <w:r w:rsidRPr="00F02209">
        <w:rPr>
          <w:rFonts w:ascii="Times New Roman" w:hAnsi="Times New Roman"/>
        </w:rPr>
        <w:t>/2</w:t>
      </w:r>
      <w:r>
        <w:t>.</w:t>
      </w:r>
    </w:p>
    <w:p w14:paraId="396B5C47" w14:textId="77777777" w:rsidR="004C02EF" w:rsidRPr="00F02209" w:rsidRDefault="004C02EF" w:rsidP="004C02EF">
      <w:pPr>
        <w:keepNext/>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NaN, the result is NaN.</w:t>
      </w:r>
    </w:p>
    <w:p w14:paraId="66BFCF8E" w14:textId="77777777" w:rsidR="004C02EF" w:rsidRPr="00F02209" w:rsidRDefault="004C02EF" w:rsidP="004C02EF">
      <w:pPr>
        <w:keepNext/>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+0, the result is +0.</w:t>
      </w:r>
    </w:p>
    <w:p w14:paraId="678A6A87"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w:t>
      </w:r>
      <w:r w:rsidRPr="00F02209">
        <w:rPr>
          <w:rFonts w:ascii="Times New Roman" w:hAnsi="Times New Roman"/>
        </w:rPr>
        <w:sym w:font="Symbol" w:char="F02D"/>
      </w:r>
      <w:r w:rsidRPr="00F02209">
        <w:rPr>
          <w:rFonts w:ascii="Times New Roman" w:hAnsi="Times New Roman"/>
        </w:rPr>
        <w:t>0.</w:t>
      </w:r>
    </w:p>
    <w:p w14:paraId="4425A51E"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733C5533"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bookmarkStart w:id="7949" w:name="_Toc382291679"/>
      <w:bookmarkStart w:id="7950" w:name="_Toc385672375"/>
      <w:bookmarkStart w:id="7951" w:name="_Toc393690491"/>
    </w:p>
    <w:p w14:paraId="6C9D758B" w14:textId="77777777" w:rsidR="004C02EF" w:rsidRDefault="004C02EF" w:rsidP="004C02EF">
      <w:pPr>
        <w:pStyle w:val="40"/>
        <w:numPr>
          <w:ilvl w:val="0"/>
          <w:numId w:val="0"/>
        </w:numPr>
      </w:pPr>
      <w:r>
        <w:t>15.8.2.5</w:t>
      </w:r>
      <w:r>
        <w:tab/>
        <w:t>atan2 (y, x</w:t>
      </w:r>
      <w:bookmarkEnd w:id="7949"/>
      <w:bookmarkEnd w:id="7950"/>
      <w:bookmarkEnd w:id="7951"/>
      <w:r>
        <w:t>)</w:t>
      </w:r>
    </w:p>
    <w:p w14:paraId="6FB3449D" w14:textId="77777777" w:rsidR="004C02EF" w:rsidRDefault="004C02EF" w:rsidP="004C02EF">
      <w:r>
        <w:t xml:space="preserve">Returns an implementation-dependent approximation to the arc tangent of the quotient </w:t>
      </w:r>
      <w:r w:rsidRPr="00F02209">
        <w:rPr>
          <w:rFonts w:ascii="Times New Roman" w:hAnsi="Times New Roman"/>
          <w:i/>
        </w:rPr>
        <w:t>y</w:t>
      </w:r>
      <w:r w:rsidRPr="00F02209">
        <w:rPr>
          <w:rFonts w:ascii="Times New Roman" w:hAnsi="Times New Roman"/>
          <w:b/>
        </w:rPr>
        <w:t>/</w:t>
      </w:r>
      <w:r w:rsidRPr="00F02209">
        <w:rPr>
          <w:rFonts w:ascii="Times New Roman" w:hAnsi="Times New Roman"/>
          <w:i/>
        </w:rPr>
        <w:t>x</w:t>
      </w:r>
      <w:r>
        <w:t xml:space="preserve"> of the arguments </w:t>
      </w:r>
      <w:r w:rsidRPr="00F02209">
        <w:rPr>
          <w:rFonts w:ascii="Times New Roman" w:hAnsi="Times New Roman"/>
          <w:i/>
        </w:rPr>
        <w:t>y</w:t>
      </w:r>
      <w:r>
        <w:t xml:space="preserve"> and </w:t>
      </w:r>
      <w:r w:rsidRPr="00F02209">
        <w:rPr>
          <w:rFonts w:ascii="Times New Roman" w:hAnsi="Times New Roman"/>
          <w:i/>
        </w:rPr>
        <w:t>x</w:t>
      </w:r>
      <w:r>
        <w:t xml:space="preserve">, where the signs of </w:t>
      </w:r>
      <w:r w:rsidRPr="00F02209">
        <w:rPr>
          <w:rFonts w:ascii="Times New Roman" w:hAnsi="Times New Roman"/>
          <w:i/>
        </w:rPr>
        <w:t>y</w:t>
      </w:r>
      <w:r>
        <w:t xml:space="preserve"> and </w:t>
      </w:r>
      <w:r w:rsidRPr="00F02209">
        <w:rPr>
          <w:rFonts w:ascii="Times New Roman" w:hAnsi="Times New Roman"/>
          <w:i/>
        </w:rPr>
        <w:t>x</w:t>
      </w:r>
      <w:r>
        <w:t xml:space="preserve"> are used to determine the quadrant of the result. Note that it is intentional and traditional for the two-argument arc tangent function that the argument named </w:t>
      </w:r>
      <w:r w:rsidRPr="00F02209">
        <w:rPr>
          <w:rFonts w:ascii="Times New Roman" w:hAnsi="Times New Roman"/>
          <w:i/>
        </w:rPr>
        <w:t>y</w:t>
      </w:r>
      <w:r>
        <w:t xml:space="preserve"> be first and the argument named </w:t>
      </w:r>
      <w:r w:rsidRPr="00F02209">
        <w:rPr>
          <w:rFonts w:ascii="Times New Roman" w:hAnsi="Times New Roman"/>
          <w:i/>
        </w:rPr>
        <w:t>x</w:t>
      </w:r>
      <w:r>
        <w:t xml:space="preserve"> be second. The result is expressed in radians and ranges from </w:t>
      </w:r>
      <w:r w:rsidRPr="00F02209">
        <w:rPr>
          <w:rFonts w:ascii="Times New Roman" w:hAnsi="Times New Roman"/>
        </w:rPr>
        <w:sym w:font="Symbol" w:char="F02D"/>
      </w:r>
      <w:r w:rsidRPr="00F02209">
        <w:rPr>
          <w:rFonts w:ascii="Times New Roman" w:hAnsi="Times New Roman"/>
        </w:rPr>
        <w:sym w:font="Symbol" w:char="F070"/>
      </w:r>
      <w:r>
        <w:t xml:space="preserve"> to </w:t>
      </w:r>
      <w:r w:rsidRPr="00F02209">
        <w:rPr>
          <w:rFonts w:ascii="Times New Roman" w:hAnsi="Times New Roman"/>
        </w:rPr>
        <w:t>+</w:t>
      </w:r>
      <w:r w:rsidRPr="00F02209">
        <w:rPr>
          <w:rFonts w:ascii="Times New Roman" w:hAnsi="Times New Roman"/>
        </w:rPr>
        <w:sym w:font="Symbol" w:char="F070"/>
      </w:r>
      <w:r>
        <w:t>.</w:t>
      </w:r>
    </w:p>
    <w:p w14:paraId="4B5C2343"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either </w:t>
      </w:r>
      <w:r w:rsidRPr="00F02209">
        <w:rPr>
          <w:rFonts w:ascii="Times New Roman" w:hAnsi="Times New Roman"/>
          <w:i/>
        </w:rPr>
        <w:t>x</w:t>
      </w:r>
      <w:r w:rsidRPr="00F02209">
        <w:rPr>
          <w:rFonts w:ascii="Times New Roman" w:hAnsi="Times New Roman"/>
        </w:rPr>
        <w:t xml:space="preserve"> or </w:t>
      </w:r>
      <w:r w:rsidRPr="00F02209">
        <w:rPr>
          <w:rFonts w:ascii="Times New Roman" w:hAnsi="Times New Roman"/>
          <w:i/>
        </w:rPr>
        <w:t>y</w:t>
      </w:r>
      <w:r w:rsidRPr="00F02209">
        <w:rPr>
          <w:rFonts w:ascii="Times New Roman" w:hAnsi="Times New Roman"/>
        </w:rPr>
        <w:t xml:space="preserve"> is NaN, the result is NaN.</w:t>
      </w:r>
    </w:p>
    <w:p w14:paraId="28C18E4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F02209">
        <w:rPr>
          <w:rFonts w:ascii="Times New Roman" w:hAnsi="Times New Roman"/>
          <w:i/>
        </w:rPr>
        <w:t>x</w:t>
      </w:r>
      <w:r w:rsidRPr="00F02209">
        <w:rPr>
          <w:rFonts w:ascii="Times New Roman" w:hAnsi="Times New Roman"/>
        </w:rPr>
        <w:t xml:space="preserve"> is +0,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247C9BA1"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F02209">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0,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5B6B34CC"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&gt;0, the result is +0.</w:t>
      </w:r>
    </w:p>
    <w:p w14:paraId="3AD550A0"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 xml:space="preserve"> is +0, the result is +0.</w:t>
      </w:r>
    </w:p>
    <w:p w14:paraId="2482CDCA"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0, the result is an implementation-dependent approximation to  +</w:t>
      </w:r>
      <w:r w:rsidRPr="00F02209">
        <w:rPr>
          <w:rFonts w:ascii="Times New Roman" w:hAnsi="Times New Roman"/>
        </w:rPr>
        <w:sym w:font="Symbol" w:char="F070"/>
      </w:r>
      <w:r w:rsidRPr="00F02209">
        <w:rPr>
          <w:rFonts w:ascii="Times New Roman" w:hAnsi="Times New Roman"/>
        </w:rPr>
        <w:t>.</w:t>
      </w:r>
    </w:p>
    <w:p w14:paraId="491D72A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+0 and </w:t>
      </w:r>
      <w:r w:rsidRPr="00693821">
        <w:rPr>
          <w:rFonts w:ascii="Times New Roman" w:hAnsi="Times New Roman"/>
          <w:i/>
        </w:rPr>
        <w:t>x</w:t>
      </w:r>
      <w:r w:rsidRPr="00F02209">
        <w:rPr>
          <w:rFonts w:ascii="Times New Roman" w:hAnsi="Times New Roman"/>
        </w:rPr>
        <w:t>&lt;0, the result is an implementation-dependent approximation to  +</w:t>
      </w:r>
      <w:r w:rsidRPr="00F02209">
        <w:rPr>
          <w:rFonts w:ascii="Times New Roman" w:hAnsi="Times New Roman"/>
        </w:rPr>
        <w:sym w:font="Symbol" w:char="F070"/>
      </w:r>
      <w:r w:rsidRPr="00F02209">
        <w:rPr>
          <w:rFonts w:ascii="Times New Roman" w:hAnsi="Times New Roman"/>
        </w:rPr>
        <w:t>.</w:t>
      </w:r>
    </w:p>
    <w:p w14:paraId="09C5752D"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&gt;0, the result is </w:t>
      </w:r>
      <w:r w:rsidRPr="00F02209">
        <w:rPr>
          <w:rFonts w:ascii="Times New Roman" w:hAnsi="Times New Roman"/>
        </w:rPr>
        <w:sym w:font="Symbol" w:char="F02D"/>
      </w:r>
      <w:r w:rsidRPr="00F02209">
        <w:rPr>
          <w:rFonts w:ascii="Times New Roman" w:hAnsi="Times New Roman"/>
        </w:rPr>
        <w:t>0.</w:t>
      </w:r>
    </w:p>
    <w:p w14:paraId="772CEB67"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 is +0, the result is </w:t>
      </w:r>
      <w:r w:rsidRPr="00F02209">
        <w:rPr>
          <w:rFonts w:ascii="Times New Roman" w:hAnsi="Times New Roman"/>
        </w:rPr>
        <w:sym w:font="Symbol" w:char="F02D"/>
      </w:r>
      <w:r w:rsidRPr="00F02209">
        <w:rPr>
          <w:rFonts w:ascii="Times New Roman" w:hAnsi="Times New Roman"/>
        </w:rPr>
        <w:t>0.</w:t>
      </w:r>
    </w:p>
    <w:p w14:paraId="114FC721"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w:t>
      </w:r>
    </w:p>
    <w:p w14:paraId="3C970871"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and </w:t>
      </w:r>
      <w:r w:rsidRPr="00693821">
        <w:rPr>
          <w:rFonts w:ascii="Times New Roman" w:hAnsi="Times New Roman"/>
          <w:i/>
        </w:rPr>
        <w:t>x</w:t>
      </w:r>
      <w:r w:rsidRPr="00F02209">
        <w:rPr>
          <w:rFonts w:ascii="Times New Roman" w:hAnsi="Times New Roman"/>
        </w:rPr>
        <w:t xml:space="preserve">&lt;0,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w:t>
      </w:r>
    </w:p>
    <w:p w14:paraId="092BAD86"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x</w:t>
      </w:r>
      <w:r w:rsidRPr="00F02209">
        <w:rPr>
          <w:rFonts w:ascii="Times New Roman" w:hAnsi="Times New Roman"/>
        </w:rPr>
        <w:t xml:space="preserve"> is +0,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p>
    <w:p w14:paraId="6BAC9251"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t xml:space="preserve">0,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p>
    <w:p w14:paraId="567626C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the result is +0.</w:t>
      </w:r>
    </w:p>
    <w:p w14:paraId="0DBBB6E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&gt;0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the result if an implementation-dependent approximation to  +</w:t>
      </w:r>
      <w:r w:rsidRPr="00F02209">
        <w:rPr>
          <w:rFonts w:ascii="Times New Roman" w:hAnsi="Times New Roman"/>
        </w:rPr>
        <w:sym w:font="Symbol" w:char="F070"/>
      </w:r>
      <w:r w:rsidRPr="00F02209">
        <w:rPr>
          <w:rFonts w:ascii="Times New Roman" w:hAnsi="Times New Roman"/>
        </w:rPr>
        <w:t>.</w:t>
      </w:r>
    </w:p>
    <w:p w14:paraId="7565993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the result is </w:t>
      </w:r>
      <w:r w:rsidRPr="00F02209">
        <w:rPr>
          <w:rFonts w:ascii="Times New Roman" w:hAnsi="Times New Roman"/>
        </w:rPr>
        <w:sym w:font="Symbol" w:char="F02D"/>
      </w:r>
      <w:r w:rsidRPr="00F02209">
        <w:rPr>
          <w:rFonts w:ascii="Times New Roman" w:hAnsi="Times New Roman"/>
        </w:rPr>
        <w:t>0.</w:t>
      </w:r>
    </w:p>
    <w:p w14:paraId="55B4654B"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&lt;0 and </w:t>
      </w:r>
      <w:r w:rsidRPr="00693821">
        <w:rPr>
          <w:rFonts w:ascii="Times New Roman" w:hAnsi="Times New Roman"/>
          <w:i/>
        </w:rPr>
        <w:t>y</w:t>
      </w:r>
      <w:r w:rsidRPr="00F02209">
        <w:rPr>
          <w:rFonts w:ascii="Times New Roman" w:hAnsi="Times New Roman"/>
        </w:rPr>
        <w:t xml:space="preserve"> is finite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w:t>
      </w:r>
    </w:p>
    <w:p w14:paraId="049EC7A4"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finite, the result is an implementation-dependent approximation to  +</w:t>
      </w:r>
      <w:r w:rsidRPr="00F02209">
        <w:rPr>
          <w:rFonts w:ascii="Times New Roman" w:hAnsi="Times New Roman"/>
        </w:rPr>
        <w:sym w:font="Symbol" w:char="F070"/>
      </w:r>
      <w:r w:rsidRPr="00F02209">
        <w:rPr>
          <w:rFonts w:ascii="Times New Roman" w:hAnsi="Times New Roman"/>
        </w:rPr>
        <w:t>/2.</w:t>
      </w:r>
    </w:p>
    <w:p w14:paraId="5A5D8670"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finite,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/2.</w:t>
      </w:r>
    </w:p>
    <w:p w14:paraId="50FB68CD"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the result is an implementation-dependent approximation to  +</w:t>
      </w:r>
      <w:r w:rsidRPr="00F02209">
        <w:rPr>
          <w:rFonts w:ascii="Times New Roman" w:hAnsi="Times New Roman"/>
        </w:rPr>
        <w:sym w:font="Symbol" w:char="F070"/>
      </w:r>
      <w:r w:rsidRPr="00F02209">
        <w:rPr>
          <w:rFonts w:ascii="Times New Roman" w:hAnsi="Times New Roman"/>
        </w:rPr>
        <w:t>/4.</w:t>
      </w:r>
    </w:p>
    <w:p w14:paraId="57F072D0"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the result is an implementation-dependent approximation to  +3</w:t>
      </w:r>
      <w:r w:rsidRPr="00F02209">
        <w:rPr>
          <w:rFonts w:ascii="Times New Roman" w:hAnsi="Times New Roman"/>
        </w:rPr>
        <w:sym w:font="Symbol" w:char="F070"/>
      </w:r>
      <w:r w:rsidRPr="00F02209">
        <w:rPr>
          <w:rFonts w:ascii="Times New Roman" w:hAnsi="Times New Roman"/>
        </w:rPr>
        <w:t>/4.</w:t>
      </w:r>
    </w:p>
    <w:p w14:paraId="3E717672"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sym w:font="Symbol" w:char="F070"/>
      </w:r>
      <w:r w:rsidRPr="00F02209">
        <w:rPr>
          <w:rFonts w:ascii="Times New Roman" w:hAnsi="Times New Roman"/>
        </w:rPr>
        <w:t>/4.</w:t>
      </w:r>
    </w:p>
    <w:p w14:paraId="21D9C7EF" w14:textId="77777777" w:rsidR="004C02EF" w:rsidRPr="00F02209" w:rsidRDefault="004C02EF" w:rsidP="004C02EF">
      <w:pPr>
        <w:numPr>
          <w:ilvl w:val="0"/>
          <w:numId w:val="248"/>
        </w:numPr>
        <w:ind w:left="1080"/>
        <w:contextualSpacing/>
        <w:rPr>
          <w:rFonts w:ascii="Times New Roman" w:hAnsi="Times New Roman"/>
        </w:rPr>
      </w:pPr>
      <w:r w:rsidRPr="00F02209">
        <w:rPr>
          <w:rFonts w:ascii="Times New Roman" w:hAnsi="Times New Roman"/>
        </w:rPr>
        <w:t xml:space="preserve">If </w:t>
      </w:r>
      <w:r w:rsidRPr="00F02209">
        <w:rPr>
          <w:rFonts w:ascii="Times New Roman" w:hAnsi="Times New Roman"/>
          <w:i/>
        </w:rPr>
        <w:t>y</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and </w:t>
      </w:r>
      <w:r w:rsidRPr="00693821">
        <w:rPr>
          <w:rFonts w:ascii="Times New Roman" w:hAnsi="Times New Roman"/>
          <w:i/>
        </w:rPr>
        <w:t>x</w:t>
      </w:r>
      <w:r w:rsidRPr="00F02209">
        <w:rPr>
          <w:rFonts w:ascii="Times New Roman" w:hAnsi="Times New Roman"/>
        </w:rPr>
        <w:t xml:space="preserve"> is </w:t>
      </w:r>
      <w:r w:rsidRPr="00F02209">
        <w:rPr>
          <w:rFonts w:ascii="Times New Roman" w:hAnsi="Times New Roman"/>
        </w:rPr>
        <w:sym w:font="Symbol" w:char="F02D"/>
      </w:r>
      <w:r w:rsidRPr="00F02209">
        <w:rPr>
          <w:rFonts w:ascii="Times New Roman" w:hAnsi="Times New Roman"/>
        </w:rPr>
        <w:sym w:font="Symbol" w:char="F0A5"/>
      </w:r>
      <w:r w:rsidRPr="00F02209">
        <w:rPr>
          <w:rFonts w:ascii="Times New Roman" w:hAnsi="Times New Roman"/>
        </w:rPr>
        <w:t xml:space="preserve">, the result is an implementation-dependent approximation to  </w:t>
      </w:r>
      <w:r w:rsidRPr="00F02209">
        <w:rPr>
          <w:rFonts w:ascii="Times New Roman" w:hAnsi="Times New Roman"/>
        </w:rPr>
        <w:sym w:font="Symbol" w:char="F02D"/>
      </w:r>
      <w:r w:rsidRPr="00F02209">
        <w:rPr>
          <w:rFonts w:ascii="Times New Roman" w:hAnsi="Times New Roman"/>
        </w:rPr>
        <w:t>3</w:t>
      </w:r>
      <w:r w:rsidRPr="00F02209">
        <w:rPr>
          <w:rFonts w:ascii="Times New Roman" w:hAnsi="Times New Roman"/>
        </w:rPr>
        <w:sym w:font="Symbol" w:char="F070"/>
      </w:r>
      <w:r w:rsidRPr="00F02209">
        <w:rPr>
          <w:rFonts w:ascii="Times New Roman" w:hAnsi="Times New Roman"/>
        </w:rPr>
        <w:t>/4.</w:t>
      </w:r>
      <w:bookmarkStart w:id="7952" w:name="_Toc382291680"/>
      <w:bookmarkStart w:id="7953" w:name="_Toc385672376"/>
      <w:bookmarkStart w:id="7954" w:name="_Toc393690492"/>
    </w:p>
    <w:p w14:paraId="3AD7F178" w14:textId="77777777" w:rsidR="004C02EF" w:rsidRDefault="004C02EF" w:rsidP="004C02EF">
      <w:pPr>
        <w:pStyle w:val="40"/>
        <w:numPr>
          <w:ilvl w:val="0"/>
          <w:numId w:val="0"/>
        </w:numPr>
      </w:pPr>
      <w:r>
        <w:t>15.8.2.6</w:t>
      </w:r>
      <w:r>
        <w:tab/>
        <w:t>ceil (x</w:t>
      </w:r>
      <w:bookmarkEnd w:id="7952"/>
      <w:bookmarkEnd w:id="7953"/>
      <w:bookmarkEnd w:id="7954"/>
      <w:r>
        <w:t>)</w:t>
      </w:r>
    </w:p>
    <w:p w14:paraId="095753AD" w14:textId="77777777" w:rsidR="004C02EF" w:rsidRDefault="004C02EF" w:rsidP="004C02EF">
      <w:r>
        <w:t xml:space="preserve">Returns the smallest (closest to </w:t>
      </w:r>
      <w:r>
        <w:rPr>
          <w:b/>
        </w:rPr>
        <w:sym w:font="Symbol" w:char="F02D"/>
      </w:r>
      <w:r>
        <w:rPr>
          <w:b/>
        </w:rPr>
        <w:sym w:font="Symbol" w:char="F0A5"/>
      </w:r>
      <w:r>
        <w:t xml:space="preserve">) Number value that is not less than </w:t>
      </w:r>
      <w:r w:rsidRPr="00693821">
        <w:rPr>
          <w:rFonts w:ascii="Times New Roman" w:hAnsi="Times New Roman"/>
          <w:i/>
        </w:rPr>
        <w:t>x</w:t>
      </w:r>
      <w:r>
        <w:t xml:space="preserve"> and is equal to a mathematical integer. If </w:t>
      </w:r>
      <w:r w:rsidRPr="00693821">
        <w:rPr>
          <w:rFonts w:ascii="Times New Roman" w:hAnsi="Times New Roman"/>
          <w:i/>
        </w:rPr>
        <w:t>x</w:t>
      </w:r>
      <w:r>
        <w:t xml:space="preserve"> is already an integer, the result is </w:t>
      </w:r>
      <w:r w:rsidRPr="00693821">
        <w:rPr>
          <w:rFonts w:ascii="Times New Roman" w:hAnsi="Times New Roman"/>
          <w:i/>
        </w:rPr>
        <w:t>x</w:t>
      </w:r>
      <w:r>
        <w:t>.</w:t>
      </w:r>
    </w:p>
    <w:p w14:paraId="7631C77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6EBE4C9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158C27D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3CE098B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0F4EFD1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644F608C" w14:textId="77777777" w:rsidR="004C02EF" w:rsidRPr="00693821" w:rsidRDefault="004C02EF" w:rsidP="004C02EF">
      <w:pPr>
        <w:numPr>
          <w:ilvl w:val="0"/>
          <w:numId w:val="248"/>
        </w:numPr>
        <w:ind w:left="1080"/>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but greater than -1, the result is </w:t>
      </w:r>
      <w:r w:rsidRPr="00693821">
        <w:rPr>
          <w:rFonts w:ascii="Times New Roman" w:hAnsi="Times New Roman"/>
        </w:rPr>
        <w:sym w:font="Symbol" w:char="F02D"/>
      </w:r>
      <w:r w:rsidRPr="00693821">
        <w:rPr>
          <w:rFonts w:ascii="Times New Roman" w:hAnsi="Times New Roman"/>
        </w:rPr>
        <w:t>0.</w:t>
      </w:r>
    </w:p>
    <w:p w14:paraId="5437BFDD" w14:textId="77777777" w:rsidR="004C02EF" w:rsidRPr="00392636" w:rsidRDefault="004C02EF" w:rsidP="004C02EF">
      <w:r w:rsidRPr="00392636">
        <w:t xml:space="preserve">The value of </w:t>
      </w:r>
      <w:r w:rsidRPr="00693821">
        <w:rPr>
          <w:rFonts w:ascii="Courier New" w:hAnsi="Courier New" w:cs="Courier New"/>
          <w:b/>
        </w:rPr>
        <w:t>Math.ceil(x)</w:t>
      </w:r>
      <w:r w:rsidRPr="00392636">
        <w:t xml:space="preserve"> is the same as the value of </w:t>
      </w:r>
      <w:r w:rsidRPr="00693821">
        <w:rPr>
          <w:rFonts w:ascii="Courier New" w:hAnsi="Courier New" w:cs="Courier New"/>
          <w:b/>
        </w:rPr>
        <w:t>-Math.floor(-x)</w:t>
      </w:r>
      <w:r w:rsidRPr="00392636">
        <w:t>.</w:t>
      </w:r>
      <w:bookmarkStart w:id="7955" w:name="_Toc382291681"/>
      <w:bookmarkStart w:id="7956" w:name="_Toc385672377"/>
      <w:bookmarkStart w:id="7957" w:name="_Toc393690493"/>
    </w:p>
    <w:p w14:paraId="79C8556D" w14:textId="77777777" w:rsidR="004C02EF" w:rsidRDefault="004C02EF" w:rsidP="004C02EF">
      <w:pPr>
        <w:pStyle w:val="40"/>
        <w:numPr>
          <w:ilvl w:val="0"/>
          <w:numId w:val="0"/>
        </w:numPr>
      </w:pPr>
      <w:r>
        <w:t>15.8.2.7</w:t>
      </w:r>
      <w:r>
        <w:tab/>
        <w:t>cos (x</w:t>
      </w:r>
      <w:bookmarkEnd w:id="7955"/>
      <w:bookmarkEnd w:id="7956"/>
      <w:bookmarkEnd w:id="7957"/>
      <w:r>
        <w:t>)</w:t>
      </w:r>
    </w:p>
    <w:p w14:paraId="15823621" w14:textId="77777777" w:rsidR="004C02EF" w:rsidRDefault="004C02EF" w:rsidP="004C02EF">
      <w:r>
        <w:t xml:space="preserve">Returns an implementation-dependent approximation to the cosine of </w:t>
      </w:r>
      <w:r w:rsidRPr="00693821">
        <w:rPr>
          <w:rFonts w:ascii="Times New Roman" w:hAnsi="Times New Roman"/>
          <w:i/>
        </w:rPr>
        <w:t>x</w:t>
      </w:r>
      <w:r>
        <w:t>. The argument is expressed in radians.</w:t>
      </w:r>
    </w:p>
    <w:p w14:paraId="3F63497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5F05F38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1.</w:t>
      </w:r>
    </w:p>
    <w:p w14:paraId="025D779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0, the result is 1.</w:t>
      </w:r>
    </w:p>
    <w:p w14:paraId="56C0952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NaN.</w:t>
      </w:r>
    </w:p>
    <w:p w14:paraId="3526916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bookmarkStart w:id="7958" w:name="_Toc382291682"/>
      <w:bookmarkStart w:id="7959" w:name="_Toc385672378"/>
      <w:bookmarkStart w:id="7960" w:name="_Toc393690494"/>
    </w:p>
    <w:p w14:paraId="23A3CDB1" w14:textId="77777777" w:rsidR="004C02EF" w:rsidRDefault="004C02EF" w:rsidP="004C02EF">
      <w:pPr>
        <w:pStyle w:val="40"/>
        <w:numPr>
          <w:ilvl w:val="0"/>
          <w:numId w:val="0"/>
        </w:numPr>
      </w:pPr>
      <w:r>
        <w:t>15.8.2.8</w:t>
      </w:r>
      <w:r>
        <w:tab/>
        <w:t>exp (x</w:t>
      </w:r>
      <w:bookmarkEnd w:id="7958"/>
      <w:bookmarkEnd w:id="7959"/>
      <w:bookmarkEnd w:id="7960"/>
      <w:r>
        <w:t>)</w:t>
      </w:r>
    </w:p>
    <w:p w14:paraId="5E16D385" w14:textId="77777777" w:rsidR="004C02EF" w:rsidRDefault="004C02EF" w:rsidP="004C02EF">
      <w:r>
        <w:t xml:space="preserve">Returns an implementation-dependent approximation to the exponential function of </w:t>
      </w:r>
      <w:r w:rsidRPr="00693821">
        <w:rPr>
          <w:rFonts w:ascii="Times New Roman" w:hAnsi="Times New Roman"/>
          <w:i/>
        </w:rPr>
        <w:t>x</w:t>
      </w:r>
      <w:r>
        <w:t xml:space="preserve"> (</w:t>
      </w:r>
      <w:r w:rsidRPr="00693821">
        <w:rPr>
          <w:rFonts w:ascii="Times New Roman" w:hAnsi="Times New Roman"/>
          <w:i/>
        </w:rPr>
        <w:t>e</w:t>
      </w:r>
      <w:r>
        <w:t xml:space="preserve"> raised to the power of </w:t>
      </w:r>
      <w:r w:rsidRPr="00693821">
        <w:rPr>
          <w:rFonts w:ascii="Times New Roman" w:hAnsi="Times New Roman"/>
          <w:i/>
        </w:rPr>
        <w:t>x</w:t>
      </w:r>
      <w:r>
        <w:t xml:space="preserve">, where </w:t>
      </w:r>
      <w:r w:rsidRPr="00693821">
        <w:rPr>
          <w:rFonts w:ascii="Times New Roman" w:hAnsi="Times New Roman"/>
          <w:i/>
        </w:rPr>
        <w:t>e</w:t>
      </w:r>
      <w:r>
        <w:t xml:space="preserve"> is the base of the natural logarithms).</w:t>
      </w:r>
    </w:p>
    <w:p w14:paraId="2CBD757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7B4F985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1.</w:t>
      </w:r>
    </w:p>
    <w:p w14:paraId="37941A1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0, the result is 1.</w:t>
      </w:r>
    </w:p>
    <w:p w14:paraId="47B9F87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447EB13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+0.</w:t>
      </w:r>
      <w:bookmarkStart w:id="7961" w:name="_Toc382291683"/>
      <w:bookmarkStart w:id="7962" w:name="_Toc385672379"/>
      <w:bookmarkStart w:id="7963" w:name="_Toc393690495"/>
    </w:p>
    <w:p w14:paraId="4B619B11" w14:textId="77777777" w:rsidR="004C02EF" w:rsidRDefault="004C02EF" w:rsidP="004C02EF">
      <w:pPr>
        <w:pStyle w:val="40"/>
        <w:numPr>
          <w:ilvl w:val="0"/>
          <w:numId w:val="0"/>
        </w:numPr>
      </w:pPr>
      <w:r>
        <w:t>15.8.2.9</w:t>
      </w:r>
      <w:r>
        <w:tab/>
        <w:t>floor (x</w:t>
      </w:r>
      <w:bookmarkEnd w:id="7961"/>
      <w:bookmarkEnd w:id="7962"/>
      <w:bookmarkEnd w:id="7963"/>
      <w:r>
        <w:t>)</w:t>
      </w:r>
    </w:p>
    <w:p w14:paraId="7A86C053" w14:textId="77777777" w:rsidR="004C02EF" w:rsidRDefault="004C02EF" w:rsidP="004C02EF">
      <w:r>
        <w:t xml:space="preserve">Returns the greatest (closest to </w:t>
      </w:r>
      <w:r>
        <w:rPr>
          <w:b/>
        </w:rPr>
        <w:t>+</w:t>
      </w:r>
      <w:r>
        <w:rPr>
          <w:b/>
        </w:rPr>
        <w:sym w:font="Symbol" w:char="F0A5"/>
      </w:r>
      <w:r>
        <w:t xml:space="preserve">) Number value that is not greater than </w:t>
      </w:r>
      <w:r w:rsidRPr="00693821">
        <w:rPr>
          <w:rFonts w:ascii="Times New Roman" w:hAnsi="Times New Roman"/>
          <w:i/>
        </w:rPr>
        <w:t>x</w:t>
      </w:r>
      <w:r>
        <w:t xml:space="preserve"> and is equal to a mathematical integer. If </w:t>
      </w:r>
      <w:r w:rsidRPr="00693821">
        <w:rPr>
          <w:rFonts w:ascii="Times New Roman" w:hAnsi="Times New Roman"/>
          <w:i/>
        </w:rPr>
        <w:t>x</w:t>
      </w:r>
      <w:r>
        <w:t xml:space="preserve"> is already an integer, the result is </w:t>
      </w:r>
      <w:r w:rsidRPr="00693821">
        <w:rPr>
          <w:rFonts w:ascii="Times New Roman" w:hAnsi="Times New Roman"/>
          <w:i/>
        </w:rPr>
        <w:t>x</w:t>
      </w:r>
      <w:r>
        <w:t>.</w:t>
      </w:r>
    </w:p>
    <w:p w14:paraId="1E8D389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2AC1169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4C8C132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34C8259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7D5640C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7100245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greater than 0 but less than 1, the result is +0.</w:t>
      </w:r>
      <w:bookmarkStart w:id="7964" w:name="_Toc382291684"/>
    </w:p>
    <w:p w14:paraId="2D7E851B" w14:textId="77777777" w:rsidR="004C02EF" w:rsidRPr="00392636" w:rsidRDefault="004C02EF" w:rsidP="004C02EF">
      <w:pPr>
        <w:pStyle w:val="Note"/>
      </w:pPr>
      <w:r w:rsidRPr="00693821">
        <w:t>NOTE</w:t>
      </w:r>
      <w:r w:rsidRPr="00693821">
        <w:tab/>
        <w:t xml:space="preserve">The value of </w:t>
      </w:r>
      <w:r w:rsidRPr="00693821">
        <w:rPr>
          <w:rFonts w:ascii="Courier New" w:hAnsi="Courier New" w:cs="Courier New"/>
          <w:b/>
        </w:rPr>
        <w:t>Math.floor(x)</w:t>
      </w:r>
      <w:r w:rsidRPr="00693821">
        <w:t xml:space="preserve"> is the same as the value of </w:t>
      </w:r>
      <w:r w:rsidRPr="00693821">
        <w:rPr>
          <w:rFonts w:ascii="Courier New" w:hAnsi="Courier New" w:cs="Courier New"/>
          <w:b/>
        </w:rPr>
        <w:t>-Math.ceil(-x)</w:t>
      </w:r>
      <w:r w:rsidRPr="00693821">
        <w:t>.</w:t>
      </w:r>
      <w:bookmarkStart w:id="7965" w:name="_Toc385672380"/>
      <w:bookmarkStart w:id="7966" w:name="_Toc393690496"/>
    </w:p>
    <w:p w14:paraId="69C52783" w14:textId="77777777" w:rsidR="004C02EF" w:rsidRDefault="004C02EF" w:rsidP="004C02EF">
      <w:pPr>
        <w:pStyle w:val="40"/>
        <w:numPr>
          <w:ilvl w:val="0"/>
          <w:numId w:val="0"/>
        </w:numPr>
      </w:pPr>
      <w:r>
        <w:t>15.8.2.10</w:t>
      </w:r>
      <w:r>
        <w:tab/>
        <w:t>log (x</w:t>
      </w:r>
      <w:bookmarkEnd w:id="7964"/>
      <w:bookmarkEnd w:id="7965"/>
      <w:bookmarkEnd w:id="7966"/>
      <w:r>
        <w:t>)</w:t>
      </w:r>
    </w:p>
    <w:p w14:paraId="4B89AA1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Returns an implementation-dependent approximation to the natural logarithm of </w:t>
      </w:r>
      <w:r w:rsidRPr="00693821">
        <w:rPr>
          <w:rFonts w:ascii="Times New Roman" w:hAnsi="Times New Roman"/>
          <w:i/>
        </w:rPr>
        <w:t>x</w:t>
      </w:r>
      <w:r w:rsidRPr="00693821">
        <w:rPr>
          <w:rFonts w:ascii="Times New Roman" w:hAnsi="Times New Roman"/>
        </w:rPr>
        <w:t>.</w:t>
      </w:r>
    </w:p>
    <w:p w14:paraId="7B4F754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3253B3E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the result is NaN.</w:t>
      </w:r>
    </w:p>
    <w:p w14:paraId="5028C5D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or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473A695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1, the result is +0.</w:t>
      </w:r>
    </w:p>
    <w:p w14:paraId="26E7730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bookmarkStart w:id="7967" w:name="_Toc382291685"/>
      <w:bookmarkStart w:id="7968" w:name="_Toc385672381"/>
      <w:bookmarkStart w:id="7969" w:name="_Toc393690497"/>
    </w:p>
    <w:p w14:paraId="183510F7" w14:textId="77777777" w:rsidR="004C02EF" w:rsidRDefault="004C02EF" w:rsidP="004C02EF">
      <w:pPr>
        <w:pStyle w:val="40"/>
        <w:numPr>
          <w:ilvl w:val="0"/>
          <w:numId w:val="0"/>
        </w:numPr>
      </w:pPr>
      <w:bookmarkStart w:id="7970" w:name="_Ref440446996"/>
      <w:r>
        <w:t>15.8.2.11</w:t>
      </w:r>
      <w:r>
        <w:tab/>
        <w:t>max (</w:t>
      </w:r>
      <w:bookmarkEnd w:id="7967"/>
      <w:bookmarkEnd w:id="7968"/>
      <w:bookmarkEnd w:id="7969"/>
      <w:r>
        <w:t xml:space="preserve"> [ value1 [ , value2 [ , … ] ] ] )</w:t>
      </w:r>
      <w:bookmarkEnd w:id="7970"/>
    </w:p>
    <w:p w14:paraId="46D88E66" w14:textId="77777777" w:rsidR="004C02EF" w:rsidRDefault="004C02EF" w:rsidP="004C02EF">
      <w:bookmarkStart w:id="7971" w:name="_Toc382291686"/>
      <w:bookmarkStart w:id="7972" w:name="_Toc385672382"/>
      <w:bookmarkStart w:id="7973" w:name="_Toc393690498"/>
      <w:r>
        <w:t>Given zero or more arguments, calls ToNumber on each of the arguments and returns the largest of the resulting values.</w:t>
      </w:r>
    </w:p>
    <w:p w14:paraId="7CDBC18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no arguments are given,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159B8BF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any value is NaN, the result is NaN.</w:t>
      </w:r>
    </w:p>
    <w:p w14:paraId="0B565B2E" w14:textId="77777777" w:rsidR="004C02EF" w:rsidRPr="00693821" w:rsidRDefault="004C02EF" w:rsidP="004C02EF">
      <w:pPr>
        <w:numPr>
          <w:ilvl w:val="0"/>
          <w:numId w:val="248"/>
        </w:numPr>
        <w:ind w:left="1080"/>
        <w:rPr>
          <w:rFonts w:ascii="Times New Roman" w:hAnsi="Times New Roman"/>
        </w:rPr>
      </w:pPr>
      <w:r w:rsidRPr="00693821">
        <w:rPr>
          <w:rFonts w:ascii="Times New Roman" w:hAnsi="Times New Roman"/>
        </w:rPr>
        <w:t xml:space="preserve">The comparison of values to determine the largest value is done as in 11.8.5 except that +0 is considered to be larger than </w:t>
      </w:r>
      <w:r w:rsidRPr="00693821">
        <w:rPr>
          <w:rFonts w:ascii="Times New Roman" w:hAnsi="Times New Roman"/>
        </w:rPr>
        <w:sym w:font="Symbol" w:char="F02D"/>
      </w:r>
      <w:r w:rsidRPr="00693821">
        <w:rPr>
          <w:rFonts w:ascii="Times New Roman" w:hAnsi="Times New Roman"/>
        </w:rPr>
        <w:t>0.</w:t>
      </w:r>
    </w:p>
    <w:p w14:paraId="0AF4A744" w14:textId="77777777" w:rsidR="004C02EF" w:rsidRDefault="004C02EF" w:rsidP="004C02EF">
      <w:bookmarkStart w:id="7974" w:name="_Ref440447000"/>
      <w:r>
        <w:t xml:space="preserve">The </w:t>
      </w:r>
      <w:r>
        <w:rPr>
          <w:rFonts w:ascii="Courier New" w:hAnsi="Courier New"/>
          <w:b/>
        </w:rPr>
        <w:t>length</w:t>
      </w:r>
      <w:r>
        <w:t xml:space="preserve"> property of the </w:t>
      </w:r>
      <w:r>
        <w:rPr>
          <w:rFonts w:ascii="Courier New" w:hAnsi="Courier New"/>
          <w:b/>
        </w:rPr>
        <w:t>max</w:t>
      </w:r>
      <w:r>
        <w:t xml:space="preserve"> method is </w:t>
      </w:r>
      <w:r>
        <w:rPr>
          <w:b/>
        </w:rPr>
        <w:t>2</w:t>
      </w:r>
      <w:r>
        <w:t>.</w:t>
      </w:r>
    </w:p>
    <w:p w14:paraId="66C18DFA" w14:textId="77777777" w:rsidR="004C02EF" w:rsidRDefault="004C02EF" w:rsidP="004C02EF">
      <w:pPr>
        <w:pStyle w:val="40"/>
        <w:numPr>
          <w:ilvl w:val="0"/>
          <w:numId w:val="0"/>
        </w:numPr>
      </w:pPr>
      <w:r>
        <w:t>15.8.2.12</w:t>
      </w:r>
      <w:r>
        <w:tab/>
        <w:t>min (</w:t>
      </w:r>
      <w:bookmarkEnd w:id="7971"/>
      <w:bookmarkEnd w:id="7972"/>
      <w:bookmarkEnd w:id="7973"/>
      <w:r>
        <w:t xml:space="preserve"> [ value1 [ , value2 [ , … ] ] ] )</w:t>
      </w:r>
      <w:bookmarkEnd w:id="7974"/>
    </w:p>
    <w:p w14:paraId="2A70AB74" w14:textId="77777777" w:rsidR="004C02EF" w:rsidRDefault="004C02EF" w:rsidP="004C02EF">
      <w:bookmarkStart w:id="7975" w:name="_Toc382291687"/>
      <w:bookmarkStart w:id="7976" w:name="_Toc385672383"/>
      <w:bookmarkStart w:id="7977" w:name="_Toc393690499"/>
      <w:r>
        <w:t>Given zero or more arguments, calls ToNumber on each of the arguments and returns the smallest of the resulting values.</w:t>
      </w:r>
    </w:p>
    <w:p w14:paraId="3F6E4FB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no arguments are given, the result is +</w:t>
      </w:r>
      <w:r w:rsidRPr="00693821">
        <w:rPr>
          <w:rFonts w:ascii="Times New Roman" w:hAnsi="Times New Roman"/>
        </w:rPr>
        <w:sym w:font="Symbol" w:char="F0A5"/>
      </w:r>
      <w:r w:rsidRPr="00693821">
        <w:rPr>
          <w:rFonts w:ascii="Times New Roman" w:hAnsi="Times New Roman"/>
        </w:rPr>
        <w:t>.</w:t>
      </w:r>
    </w:p>
    <w:p w14:paraId="05F5F44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any value is NaN, the result is NaN.</w:t>
      </w:r>
    </w:p>
    <w:p w14:paraId="47A83F59" w14:textId="77777777" w:rsidR="004C02EF" w:rsidRPr="00693821" w:rsidRDefault="004C02EF" w:rsidP="004C02EF">
      <w:pPr>
        <w:numPr>
          <w:ilvl w:val="0"/>
          <w:numId w:val="248"/>
        </w:numPr>
        <w:ind w:left="1080"/>
        <w:rPr>
          <w:rFonts w:ascii="Times New Roman" w:hAnsi="Times New Roman"/>
        </w:rPr>
      </w:pPr>
      <w:r w:rsidRPr="00693821">
        <w:rPr>
          <w:rFonts w:ascii="Times New Roman" w:hAnsi="Times New Roman"/>
        </w:rPr>
        <w:t xml:space="preserve">The comparison of values to determine the smallest value is done as in 11.8.5 except that +0 is considered to be larger than </w:t>
      </w:r>
      <w:r w:rsidRPr="00693821">
        <w:rPr>
          <w:rFonts w:ascii="Times New Roman" w:hAnsi="Times New Roman"/>
        </w:rPr>
        <w:sym w:font="Symbol" w:char="F02D"/>
      </w:r>
      <w:r w:rsidRPr="00693821">
        <w:rPr>
          <w:rFonts w:ascii="Times New Roman" w:hAnsi="Times New Roman"/>
        </w:rPr>
        <w:t>0.</w:t>
      </w:r>
    </w:p>
    <w:p w14:paraId="1C931C17"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min</w:t>
      </w:r>
      <w:r>
        <w:t xml:space="preserve"> method is </w:t>
      </w:r>
      <w:r>
        <w:rPr>
          <w:b/>
        </w:rPr>
        <w:t>2</w:t>
      </w:r>
      <w:r>
        <w:t>.</w:t>
      </w:r>
    </w:p>
    <w:p w14:paraId="52A96144" w14:textId="77777777" w:rsidR="004C02EF" w:rsidRDefault="004C02EF" w:rsidP="004C02EF">
      <w:pPr>
        <w:pStyle w:val="40"/>
        <w:numPr>
          <w:ilvl w:val="0"/>
          <w:numId w:val="0"/>
        </w:numPr>
      </w:pPr>
      <w:r>
        <w:t>15.8.2.13</w:t>
      </w:r>
      <w:r>
        <w:tab/>
        <w:t>pow (x, y</w:t>
      </w:r>
      <w:bookmarkEnd w:id="7975"/>
      <w:bookmarkEnd w:id="7976"/>
      <w:bookmarkEnd w:id="7977"/>
      <w:r>
        <w:t>)</w:t>
      </w:r>
    </w:p>
    <w:p w14:paraId="47054F69" w14:textId="77777777" w:rsidR="004C02EF" w:rsidRDefault="004C02EF" w:rsidP="004C02EF">
      <w:r>
        <w:t xml:space="preserve">Returns an implementation-dependent approximation to the result of raising </w:t>
      </w:r>
      <w:r w:rsidRPr="00693821">
        <w:rPr>
          <w:rFonts w:ascii="Times New Roman" w:hAnsi="Times New Roman"/>
          <w:i/>
        </w:rPr>
        <w:t>x</w:t>
      </w:r>
      <w:r>
        <w:t xml:space="preserve"> to the power </w:t>
      </w:r>
      <w:r w:rsidRPr="00693821">
        <w:rPr>
          <w:rFonts w:ascii="Times New Roman" w:hAnsi="Times New Roman"/>
          <w:i/>
        </w:rPr>
        <w:t>y</w:t>
      </w:r>
      <w:r>
        <w:t>.</w:t>
      </w:r>
    </w:p>
    <w:p w14:paraId="31C4439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y</w:t>
      </w:r>
      <w:r w:rsidRPr="00693821">
        <w:rPr>
          <w:rFonts w:ascii="Times New Roman" w:hAnsi="Times New Roman"/>
        </w:rPr>
        <w:t xml:space="preserve"> is NaN, the result is NaN.</w:t>
      </w:r>
    </w:p>
    <w:p w14:paraId="5161C68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y</w:t>
      </w:r>
      <w:r w:rsidRPr="00693821">
        <w:rPr>
          <w:rFonts w:ascii="Times New Roman" w:hAnsi="Times New Roman"/>
        </w:rPr>
        <w:t xml:space="preserve"> is +0, the result is 1, even if </w:t>
      </w:r>
      <w:r w:rsidRPr="00693821">
        <w:rPr>
          <w:rFonts w:ascii="Times New Roman" w:hAnsi="Times New Roman"/>
          <w:i/>
        </w:rPr>
        <w:t>x</w:t>
      </w:r>
      <w:r w:rsidRPr="00693821">
        <w:rPr>
          <w:rFonts w:ascii="Times New Roman" w:hAnsi="Times New Roman"/>
        </w:rPr>
        <w:t xml:space="preserve"> is NaN.</w:t>
      </w:r>
    </w:p>
    <w:p w14:paraId="2F0A1E9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1, even if </w:t>
      </w:r>
      <w:r w:rsidRPr="00693821">
        <w:rPr>
          <w:rFonts w:ascii="Times New Roman" w:hAnsi="Times New Roman"/>
          <w:i/>
        </w:rPr>
        <w:t>x</w:t>
      </w:r>
      <w:r w:rsidRPr="00693821">
        <w:rPr>
          <w:rFonts w:ascii="Times New Roman" w:hAnsi="Times New Roman"/>
        </w:rPr>
        <w:t xml:space="preserve"> is NaN.</w:t>
      </w:r>
    </w:p>
    <w:p w14:paraId="3244F9E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and </w:t>
      </w:r>
      <w:r w:rsidRPr="00693821">
        <w:rPr>
          <w:rFonts w:ascii="Times New Roman" w:hAnsi="Times New Roman"/>
          <w:i/>
        </w:rPr>
        <w:t>y</w:t>
      </w:r>
      <w:r w:rsidRPr="00693821">
        <w:rPr>
          <w:rFonts w:ascii="Times New Roman" w:hAnsi="Times New Roman"/>
        </w:rPr>
        <w:t xml:space="preserve"> is nonzero, the result is NaN.</w:t>
      </w:r>
    </w:p>
    <w:p w14:paraId="1B34B5D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)&gt;1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5031C50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)&gt;1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+0.</w:t>
      </w:r>
    </w:p>
    <w:p w14:paraId="2060DDB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NaN.</w:t>
      </w:r>
    </w:p>
    <w:p w14:paraId="3F274B9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p>
    <w:p w14:paraId="618CA97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)&lt;1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+0.</w:t>
      </w:r>
    </w:p>
    <w:p w14:paraId="6C4E157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If abs(</w:t>
      </w:r>
      <w:r w:rsidRPr="00693821">
        <w:rPr>
          <w:rFonts w:ascii="Times New Roman" w:hAnsi="Times New Roman"/>
          <w:i/>
        </w:rPr>
        <w:t>x</w:t>
      </w:r>
      <w:r w:rsidRPr="00693821">
        <w:rPr>
          <w:rFonts w:ascii="Times New Roman" w:hAnsi="Times New Roman"/>
        </w:rPr>
        <w:t xml:space="preserve">)&lt;1 and </w:t>
      </w:r>
      <w:r w:rsidRPr="00693821">
        <w:rPr>
          <w:rFonts w:ascii="Times New Roman" w:hAnsi="Times New Roman"/>
          <w:i/>
        </w:rPr>
        <w:t>y</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0A9B65C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&gt;0, the result is +</w:t>
      </w:r>
      <w:r w:rsidRPr="00693821">
        <w:rPr>
          <w:rFonts w:ascii="Times New Roman" w:hAnsi="Times New Roman"/>
        </w:rPr>
        <w:sym w:font="Symbol" w:char="F0A5"/>
      </w:r>
      <w:r w:rsidRPr="00693821">
        <w:rPr>
          <w:rFonts w:ascii="Times New Roman" w:hAnsi="Times New Roman"/>
        </w:rPr>
        <w:t>.</w:t>
      </w:r>
    </w:p>
    <w:p w14:paraId="069B750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&lt;0, the result is +0.</w:t>
      </w:r>
    </w:p>
    <w:p w14:paraId="14E483A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1D9C554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not an odd integer, the result is +</w:t>
      </w:r>
      <w:r w:rsidRPr="00693821">
        <w:rPr>
          <w:rFonts w:ascii="Times New Roman" w:hAnsi="Times New Roman"/>
        </w:rPr>
        <w:sym w:font="Symbol" w:char="F0A5"/>
      </w:r>
      <w:r w:rsidRPr="00693821">
        <w:rPr>
          <w:rFonts w:ascii="Times New Roman" w:hAnsi="Times New Roman"/>
        </w:rPr>
        <w:t>.</w:t>
      </w:r>
    </w:p>
    <w:p w14:paraId="1181091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t>0.</w:t>
      </w:r>
    </w:p>
    <w:p w14:paraId="1E46B84F"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not an odd integer, the result is +0.</w:t>
      </w:r>
    </w:p>
    <w:p w14:paraId="1A19795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and </w:t>
      </w:r>
      <w:r w:rsidRPr="00693821">
        <w:rPr>
          <w:rFonts w:ascii="Times New Roman" w:hAnsi="Times New Roman"/>
          <w:i/>
        </w:rPr>
        <w:t>y</w:t>
      </w:r>
      <w:r w:rsidRPr="00693821">
        <w:rPr>
          <w:rFonts w:ascii="Times New Roman" w:hAnsi="Times New Roman"/>
        </w:rPr>
        <w:t>&gt;0, the result is +0.</w:t>
      </w:r>
    </w:p>
    <w:p w14:paraId="5E50620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and </w:t>
      </w:r>
      <w:r w:rsidRPr="00693821">
        <w:rPr>
          <w:rFonts w:ascii="Times New Roman" w:hAnsi="Times New Roman"/>
          <w:i/>
        </w:rPr>
        <w:t>y</w:t>
      </w:r>
      <w:r w:rsidRPr="00693821">
        <w:rPr>
          <w:rFonts w:ascii="Times New Roman" w:hAnsi="Times New Roman"/>
        </w:rPr>
        <w:t>&lt;0, the result is +</w:t>
      </w:r>
      <w:r w:rsidRPr="00693821">
        <w:rPr>
          <w:rFonts w:ascii="Times New Roman" w:hAnsi="Times New Roman"/>
        </w:rPr>
        <w:sym w:font="Symbol" w:char="F0A5"/>
      </w:r>
      <w:r w:rsidRPr="00693821">
        <w:rPr>
          <w:rFonts w:ascii="Times New Roman" w:hAnsi="Times New Roman"/>
        </w:rPr>
        <w:t>.</w:t>
      </w:r>
    </w:p>
    <w:p w14:paraId="4CCEAB6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t>0.</w:t>
      </w:r>
    </w:p>
    <w:p w14:paraId="2F931D2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&gt;0 and </w:t>
      </w:r>
      <w:r w:rsidRPr="00693821">
        <w:rPr>
          <w:rFonts w:ascii="Times New Roman" w:hAnsi="Times New Roman"/>
          <w:i/>
        </w:rPr>
        <w:t>y</w:t>
      </w:r>
      <w:r w:rsidRPr="00693821">
        <w:rPr>
          <w:rFonts w:ascii="Times New Roman" w:hAnsi="Times New Roman"/>
        </w:rPr>
        <w:t xml:space="preserve"> is not an odd integer, the result is +0.</w:t>
      </w:r>
    </w:p>
    <w:p w14:paraId="39D18575"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an odd integer,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35F9A6C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and </w:t>
      </w:r>
      <w:r w:rsidRPr="00693821">
        <w:rPr>
          <w:rFonts w:ascii="Times New Roman" w:hAnsi="Times New Roman"/>
          <w:i/>
        </w:rPr>
        <w:t>y</w:t>
      </w:r>
      <w:r w:rsidRPr="00693821">
        <w:rPr>
          <w:rFonts w:ascii="Times New Roman" w:hAnsi="Times New Roman"/>
        </w:rPr>
        <w:t xml:space="preserve">&lt;0 and </w:t>
      </w:r>
      <w:r w:rsidRPr="00693821">
        <w:rPr>
          <w:rFonts w:ascii="Times New Roman" w:hAnsi="Times New Roman"/>
          <w:i/>
        </w:rPr>
        <w:t>y</w:t>
      </w:r>
      <w:r w:rsidRPr="00693821">
        <w:rPr>
          <w:rFonts w:ascii="Times New Roman" w:hAnsi="Times New Roman"/>
        </w:rPr>
        <w:t xml:space="preserve"> is not an odd integer, the result is +</w:t>
      </w:r>
      <w:r w:rsidRPr="00693821">
        <w:rPr>
          <w:rFonts w:ascii="Times New Roman" w:hAnsi="Times New Roman"/>
        </w:rPr>
        <w:sym w:font="Symbol" w:char="F0A5"/>
      </w:r>
      <w:r w:rsidRPr="00693821">
        <w:rPr>
          <w:rFonts w:ascii="Times New Roman" w:hAnsi="Times New Roman"/>
        </w:rPr>
        <w:t>.</w:t>
      </w:r>
    </w:p>
    <w:p w14:paraId="457F1E5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&lt;0 and </w:t>
      </w:r>
      <w:r w:rsidRPr="00693821">
        <w:rPr>
          <w:rFonts w:ascii="Times New Roman" w:hAnsi="Times New Roman"/>
          <w:i/>
        </w:rPr>
        <w:t>x</w:t>
      </w:r>
      <w:r w:rsidRPr="00693821">
        <w:rPr>
          <w:rFonts w:ascii="Times New Roman" w:hAnsi="Times New Roman"/>
        </w:rPr>
        <w:t xml:space="preserve"> is finite and </w:t>
      </w:r>
      <w:r w:rsidRPr="00693821">
        <w:rPr>
          <w:rFonts w:ascii="Times New Roman" w:hAnsi="Times New Roman"/>
          <w:i/>
        </w:rPr>
        <w:t>y</w:t>
      </w:r>
      <w:r w:rsidRPr="00693821">
        <w:rPr>
          <w:rFonts w:ascii="Times New Roman" w:hAnsi="Times New Roman"/>
        </w:rPr>
        <w:t xml:space="preserve"> is finite and </w:t>
      </w:r>
      <w:r w:rsidRPr="00693821">
        <w:rPr>
          <w:rFonts w:ascii="Times New Roman" w:hAnsi="Times New Roman"/>
          <w:i/>
        </w:rPr>
        <w:t>y</w:t>
      </w:r>
      <w:r w:rsidRPr="00693821">
        <w:rPr>
          <w:rFonts w:ascii="Times New Roman" w:hAnsi="Times New Roman"/>
        </w:rPr>
        <w:t xml:space="preserve"> is not an integer, the result is NaN.</w:t>
      </w:r>
      <w:bookmarkStart w:id="7978" w:name="_Toc382291688"/>
      <w:bookmarkStart w:id="7979" w:name="_Toc385672384"/>
      <w:bookmarkStart w:id="7980" w:name="_Toc393690500"/>
    </w:p>
    <w:p w14:paraId="38BCD756" w14:textId="77777777" w:rsidR="004C02EF" w:rsidRDefault="004C02EF" w:rsidP="004C02EF">
      <w:pPr>
        <w:pStyle w:val="40"/>
        <w:numPr>
          <w:ilvl w:val="0"/>
          <w:numId w:val="0"/>
        </w:numPr>
      </w:pPr>
      <w:r>
        <w:t>15.8.2.14</w:t>
      </w:r>
      <w:r>
        <w:tab/>
        <w:t>random</w:t>
      </w:r>
      <w:bookmarkEnd w:id="7978"/>
      <w:bookmarkEnd w:id="7979"/>
      <w:bookmarkEnd w:id="7980"/>
      <w:r>
        <w:t xml:space="preserve"> ( )</w:t>
      </w:r>
    </w:p>
    <w:p w14:paraId="3F9DDA41" w14:textId="77777777" w:rsidR="004C02EF" w:rsidRDefault="004C02EF" w:rsidP="004C02EF">
      <w:r>
        <w:t>Returns a Number value with positive sign, greater than or equal to 0 but less than 1, chosen randomly or pseudo randomly with approximately uniform distribution over that range, using an implementation-dependent algorithm or strategy. This function takes no arguments.</w:t>
      </w:r>
      <w:bookmarkStart w:id="7981" w:name="_Toc382291689"/>
      <w:bookmarkStart w:id="7982" w:name="_Toc385672385"/>
      <w:bookmarkStart w:id="7983" w:name="_Toc393690501"/>
    </w:p>
    <w:p w14:paraId="25CACB8D" w14:textId="77777777" w:rsidR="004C02EF" w:rsidRDefault="004C02EF" w:rsidP="004C02EF">
      <w:pPr>
        <w:pStyle w:val="40"/>
        <w:numPr>
          <w:ilvl w:val="0"/>
          <w:numId w:val="0"/>
        </w:numPr>
      </w:pPr>
      <w:r>
        <w:t>15.8.2.15</w:t>
      </w:r>
      <w:r>
        <w:tab/>
        <w:t>round (x</w:t>
      </w:r>
      <w:bookmarkEnd w:id="7981"/>
      <w:bookmarkEnd w:id="7982"/>
      <w:bookmarkEnd w:id="7983"/>
      <w:r>
        <w:t>)</w:t>
      </w:r>
    </w:p>
    <w:p w14:paraId="6FEFB530" w14:textId="77777777" w:rsidR="004C02EF" w:rsidRDefault="004C02EF" w:rsidP="004C02EF">
      <w:r>
        <w:t xml:space="preserve">Returns the Number value that is closest to </w:t>
      </w:r>
      <w:r w:rsidRPr="00693821">
        <w:rPr>
          <w:rFonts w:ascii="Times New Roman" w:hAnsi="Times New Roman"/>
          <w:i/>
        </w:rPr>
        <w:t>x</w:t>
      </w:r>
      <w:r>
        <w:t xml:space="preserve"> and is equal to a mathematical integer. If two integer Number values are equally close to </w:t>
      </w:r>
      <w:r w:rsidRPr="00693821">
        <w:rPr>
          <w:rFonts w:ascii="Times New Roman" w:hAnsi="Times New Roman"/>
          <w:i/>
        </w:rPr>
        <w:t>x</w:t>
      </w:r>
      <w:r>
        <w:t xml:space="preserve">, then the result is the Number value that is closer to </w:t>
      </w:r>
      <w:r w:rsidRPr="00693821">
        <w:rPr>
          <w:rFonts w:ascii="Times New Roman" w:hAnsi="Times New Roman"/>
        </w:rPr>
        <w:t>+</w:t>
      </w:r>
      <w:r w:rsidRPr="00693821">
        <w:rPr>
          <w:rFonts w:ascii="Times New Roman" w:hAnsi="Times New Roman"/>
        </w:rPr>
        <w:sym w:font="Symbol" w:char="F0A5"/>
      </w:r>
      <w:r>
        <w:t xml:space="preserve">. If </w:t>
      </w:r>
      <w:r w:rsidRPr="00693821">
        <w:rPr>
          <w:rFonts w:ascii="Times New Roman" w:hAnsi="Times New Roman"/>
          <w:i/>
        </w:rPr>
        <w:t>x</w:t>
      </w:r>
      <w:r>
        <w:t xml:space="preserve"> is already an integer, the result is </w:t>
      </w:r>
      <w:r w:rsidRPr="00693821">
        <w:rPr>
          <w:rFonts w:ascii="Times New Roman" w:hAnsi="Times New Roman"/>
          <w:i/>
        </w:rPr>
        <w:t>x</w:t>
      </w:r>
      <w:r>
        <w:t>.</w:t>
      </w:r>
    </w:p>
    <w:p w14:paraId="5A06F1E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577A909E"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140AE09B"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005760A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p>
    <w:p w14:paraId="3324491A"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xml:space="preserve">, the result is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w:t>
      </w:r>
    </w:p>
    <w:p w14:paraId="12154124"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greater than 0 but less than 0.5, the result is +0.</w:t>
      </w:r>
    </w:p>
    <w:p w14:paraId="5470CA02"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but greater than or equal to -0.5, the result is </w:t>
      </w:r>
      <w:r w:rsidRPr="00693821">
        <w:rPr>
          <w:rFonts w:ascii="Times New Roman" w:hAnsi="Times New Roman"/>
        </w:rPr>
        <w:sym w:font="Symbol" w:char="F02D"/>
      </w:r>
      <w:r w:rsidRPr="00693821">
        <w:rPr>
          <w:rFonts w:ascii="Times New Roman" w:hAnsi="Times New Roman"/>
        </w:rPr>
        <w:t>0.</w:t>
      </w:r>
    </w:p>
    <w:p w14:paraId="060296F5" w14:textId="77777777" w:rsidR="004C02EF" w:rsidRDefault="004C02EF" w:rsidP="004C02EF">
      <w:pPr>
        <w:pStyle w:val="Note"/>
      </w:pPr>
      <w:r w:rsidRPr="00675FD7">
        <w:t>NOTE</w:t>
      </w:r>
      <w:r>
        <w:t xml:space="preserve"> 1</w:t>
      </w:r>
      <w:r w:rsidRPr="00675FD7">
        <w:tab/>
      </w:r>
      <w:r w:rsidRPr="00675FD7">
        <w:rPr>
          <w:rFonts w:ascii="Courier New" w:hAnsi="Courier New" w:cs="Courier New"/>
          <w:b/>
        </w:rPr>
        <w:t>Math.round(3.5)</w:t>
      </w:r>
      <w:r w:rsidRPr="00675FD7">
        <w:t xml:space="preserve"> returns </w:t>
      </w:r>
      <w:r w:rsidRPr="00675FD7">
        <w:rPr>
          <w:rFonts w:ascii="Times New Roman" w:hAnsi="Times New Roman"/>
        </w:rPr>
        <w:t>4</w:t>
      </w:r>
      <w:r w:rsidRPr="00675FD7">
        <w:t xml:space="preserve">, but </w:t>
      </w:r>
      <w:r w:rsidRPr="00675FD7">
        <w:rPr>
          <w:rFonts w:ascii="Courier New" w:hAnsi="Courier New" w:cs="Courier New"/>
          <w:b/>
        </w:rPr>
        <w:t>Math.round(–3.5)</w:t>
      </w:r>
      <w:r w:rsidRPr="00675FD7">
        <w:t xml:space="preserve"> returns </w:t>
      </w:r>
      <w:r w:rsidRPr="00675FD7">
        <w:rPr>
          <w:rFonts w:ascii="Times New Roman" w:hAnsi="Times New Roman"/>
        </w:rPr>
        <w:t>–3</w:t>
      </w:r>
      <w:r w:rsidRPr="00675FD7">
        <w:t>.</w:t>
      </w:r>
    </w:p>
    <w:p w14:paraId="2C65DB85" w14:textId="77777777" w:rsidR="004C02EF" w:rsidRPr="00675FD7" w:rsidRDefault="004C02EF" w:rsidP="004C02EF">
      <w:pPr>
        <w:pStyle w:val="Note"/>
      </w:pPr>
      <w:r w:rsidRPr="00675FD7">
        <w:t xml:space="preserve">NOTE </w:t>
      </w:r>
      <w:r>
        <w:t>2</w:t>
      </w:r>
      <w:r w:rsidRPr="00675FD7">
        <w:tab/>
        <w:t xml:space="preserve">The value of </w:t>
      </w:r>
      <w:r w:rsidRPr="00675FD7">
        <w:rPr>
          <w:rFonts w:ascii="Courier New" w:hAnsi="Courier New"/>
          <w:b/>
        </w:rPr>
        <w:t>Math.round(x)</w:t>
      </w:r>
      <w:r w:rsidRPr="00675FD7">
        <w:t xml:space="preserve"> is the same as the value of </w:t>
      </w:r>
      <w:r w:rsidRPr="00675FD7">
        <w:rPr>
          <w:rFonts w:ascii="Courier New" w:hAnsi="Courier New"/>
          <w:b/>
        </w:rPr>
        <w:t>Math.floor(x+0.5)</w:t>
      </w:r>
      <w:r w:rsidRPr="00675FD7">
        <w:t xml:space="preserve">, except when </w:t>
      </w:r>
      <w:r w:rsidRPr="00675FD7">
        <w:rPr>
          <w:rFonts w:ascii="Courier New" w:hAnsi="Courier New"/>
          <w:b/>
        </w:rPr>
        <w:t>x</w:t>
      </w:r>
      <w:r w:rsidRPr="00675FD7">
        <w:t xml:space="preserve"> is </w:t>
      </w:r>
      <w:r w:rsidRPr="00675FD7">
        <w:rPr>
          <w:rFonts w:ascii="Times New Roman" w:hAnsi="Times New Roman"/>
        </w:rPr>
        <w:sym w:font="Symbol" w:char="F02D"/>
      </w:r>
      <w:r w:rsidRPr="00675FD7">
        <w:rPr>
          <w:rFonts w:ascii="Times New Roman" w:hAnsi="Times New Roman"/>
        </w:rPr>
        <w:t>0</w:t>
      </w:r>
      <w:r w:rsidRPr="00675FD7">
        <w:rPr>
          <w:b/>
        </w:rPr>
        <w:t xml:space="preserve"> </w:t>
      </w:r>
      <w:r w:rsidRPr="00675FD7">
        <w:t>or</w:t>
      </w:r>
      <w:r w:rsidRPr="00675FD7">
        <w:rPr>
          <w:b/>
        </w:rPr>
        <w:t xml:space="preserve"> </w:t>
      </w:r>
      <w:r w:rsidRPr="00675FD7">
        <w:t xml:space="preserve">is less than </w:t>
      </w:r>
      <w:r w:rsidRPr="00675FD7">
        <w:rPr>
          <w:rFonts w:ascii="Times New Roman" w:hAnsi="Times New Roman"/>
        </w:rPr>
        <w:t>0</w:t>
      </w:r>
      <w:r w:rsidRPr="00675FD7">
        <w:t xml:space="preserve"> but greater than or equal to </w:t>
      </w:r>
      <w:r w:rsidRPr="00675FD7">
        <w:rPr>
          <w:rFonts w:ascii="Times New Roman" w:hAnsi="Times New Roman"/>
        </w:rPr>
        <w:t>-0.5</w:t>
      </w:r>
      <w:r w:rsidRPr="00675FD7">
        <w:t xml:space="preserve">; for these cases </w:t>
      </w:r>
      <w:r w:rsidRPr="00675FD7">
        <w:rPr>
          <w:rFonts w:ascii="Courier New" w:hAnsi="Courier New"/>
          <w:b/>
        </w:rPr>
        <w:t>Math.round(x)</w:t>
      </w:r>
      <w:r w:rsidRPr="00675FD7">
        <w:t xml:space="preserve"> returns </w:t>
      </w:r>
      <w:r w:rsidRPr="00675FD7">
        <w:rPr>
          <w:rFonts w:ascii="Times New Roman" w:hAnsi="Times New Roman"/>
        </w:rPr>
        <w:sym w:font="Symbol" w:char="F02D"/>
      </w:r>
      <w:r w:rsidRPr="00675FD7">
        <w:rPr>
          <w:rFonts w:ascii="Times New Roman" w:hAnsi="Times New Roman"/>
        </w:rPr>
        <w:t>0</w:t>
      </w:r>
      <w:r w:rsidRPr="00675FD7">
        <w:t xml:space="preserve">, but </w:t>
      </w:r>
      <w:r w:rsidRPr="00675FD7">
        <w:rPr>
          <w:rFonts w:ascii="Courier New" w:hAnsi="Courier New"/>
          <w:b/>
        </w:rPr>
        <w:t>Math.floor(x+0.5)</w:t>
      </w:r>
      <w:r w:rsidRPr="00675FD7">
        <w:t xml:space="preserve"> returns </w:t>
      </w:r>
      <w:r w:rsidRPr="00675FD7">
        <w:rPr>
          <w:rFonts w:ascii="Times New Roman" w:hAnsi="Times New Roman"/>
        </w:rPr>
        <w:t>+0</w:t>
      </w:r>
      <w:r w:rsidRPr="00675FD7">
        <w:t>.</w:t>
      </w:r>
      <w:bookmarkStart w:id="7984" w:name="_Toc382291690"/>
      <w:bookmarkStart w:id="7985" w:name="_Toc385672386"/>
      <w:bookmarkStart w:id="7986" w:name="_Toc393690502"/>
    </w:p>
    <w:p w14:paraId="5AA33EBA" w14:textId="77777777" w:rsidR="004C02EF" w:rsidRDefault="004C02EF" w:rsidP="004C02EF">
      <w:pPr>
        <w:pStyle w:val="40"/>
        <w:numPr>
          <w:ilvl w:val="0"/>
          <w:numId w:val="0"/>
        </w:numPr>
      </w:pPr>
      <w:r>
        <w:t>15.8.2.16</w:t>
      </w:r>
      <w:r>
        <w:tab/>
        <w:t>sin (x</w:t>
      </w:r>
      <w:bookmarkEnd w:id="7984"/>
      <w:bookmarkEnd w:id="7985"/>
      <w:bookmarkEnd w:id="7986"/>
      <w:r>
        <w:t>)</w:t>
      </w:r>
    </w:p>
    <w:p w14:paraId="43AA555D" w14:textId="77777777" w:rsidR="004C02EF" w:rsidRDefault="004C02EF" w:rsidP="004C02EF">
      <w:r>
        <w:t xml:space="preserve">Returns an implementation-dependent approximation to the sine of </w:t>
      </w:r>
      <w:r w:rsidRPr="00693821">
        <w:rPr>
          <w:rFonts w:ascii="Times New Roman" w:hAnsi="Times New Roman"/>
          <w:i/>
        </w:rPr>
        <w:t>x</w:t>
      </w:r>
      <w:r>
        <w:t>. The argument is expressed in radians.</w:t>
      </w:r>
    </w:p>
    <w:p w14:paraId="7899AAE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3A3F0D4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1FED4C3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6D919146"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or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bookmarkStart w:id="7987" w:name="_Toc382291691"/>
      <w:bookmarkStart w:id="7988" w:name="_Toc385672387"/>
      <w:bookmarkStart w:id="7989" w:name="_Toc393690503"/>
    </w:p>
    <w:p w14:paraId="047F2C96" w14:textId="77777777" w:rsidR="004C02EF" w:rsidRDefault="004C02EF" w:rsidP="004C02EF">
      <w:pPr>
        <w:pStyle w:val="40"/>
        <w:numPr>
          <w:ilvl w:val="0"/>
          <w:numId w:val="0"/>
        </w:numPr>
      </w:pPr>
      <w:r>
        <w:t>15.8.2.17</w:t>
      </w:r>
      <w:r>
        <w:tab/>
        <w:t>sqrt (x</w:t>
      </w:r>
      <w:bookmarkEnd w:id="7987"/>
      <w:bookmarkEnd w:id="7988"/>
      <w:bookmarkEnd w:id="7989"/>
      <w:r>
        <w:t>)</w:t>
      </w:r>
    </w:p>
    <w:p w14:paraId="1DDE173D" w14:textId="77777777" w:rsidR="004C02EF" w:rsidRDefault="004C02EF" w:rsidP="004C02EF">
      <w:r>
        <w:t xml:space="preserve">Returns an implementation-dependent approximation to the square root of </w:t>
      </w:r>
      <w:r w:rsidRPr="00693821">
        <w:rPr>
          <w:rFonts w:ascii="Times New Roman" w:hAnsi="Times New Roman"/>
          <w:i/>
        </w:rPr>
        <w:t>x</w:t>
      </w:r>
      <w:r>
        <w:t>.</w:t>
      </w:r>
    </w:p>
    <w:p w14:paraId="6C2E4118"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45842FED"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less than 0, the result is NaN.</w:t>
      </w:r>
    </w:p>
    <w:p w14:paraId="7B2F7AD3"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6787E7C9"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63D40307"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the result is +</w:t>
      </w:r>
      <w:r w:rsidRPr="00693821">
        <w:rPr>
          <w:rFonts w:ascii="Times New Roman" w:hAnsi="Times New Roman"/>
        </w:rPr>
        <w:sym w:font="Symbol" w:char="F0A5"/>
      </w:r>
      <w:r w:rsidRPr="00693821">
        <w:rPr>
          <w:rFonts w:ascii="Times New Roman" w:hAnsi="Times New Roman"/>
        </w:rPr>
        <w:t>.</w:t>
      </w:r>
      <w:bookmarkStart w:id="7990" w:name="_Toc382291692"/>
      <w:bookmarkStart w:id="7991" w:name="_Toc385672388"/>
      <w:bookmarkStart w:id="7992" w:name="_Toc393690504"/>
    </w:p>
    <w:p w14:paraId="57850ACB" w14:textId="77777777" w:rsidR="004C02EF" w:rsidRDefault="004C02EF" w:rsidP="004C02EF">
      <w:pPr>
        <w:pStyle w:val="40"/>
        <w:numPr>
          <w:ilvl w:val="0"/>
          <w:numId w:val="0"/>
        </w:numPr>
      </w:pPr>
      <w:r>
        <w:t>15.8.2.18</w:t>
      </w:r>
      <w:r>
        <w:tab/>
        <w:t>tan (x</w:t>
      </w:r>
      <w:bookmarkEnd w:id="7990"/>
      <w:bookmarkEnd w:id="7991"/>
      <w:bookmarkEnd w:id="7992"/>
      <w:r>
        <w:t>)</w:t>
      </w:r>
    </w:p>
    <w:p w14:paraId="25FBF320" w14:textId="77777777" w:rsidR="004C02EF" w:rsidRDefault="004C02EF" w:rsidP="004C02EF">
      <w:r>
        <w:t xml:space="preserve">Returns an implementation-dependent approximation to the tangent of </w:t>
      </w:r>
      <w:r w:rsidRPr="00693821">
        <w:rPr>
          <w:rFonts w:ascii="Times New Roman" w:hAnsi="Times New Roman"/>
          <w:i/>
        </w:rPr>
        <w:t>x</w:t>
      </w:r>
      <w:r>
        <w:t>. The argument is expressed in radians.</w:t>
      </w:r>
    </w:p>
    <w:p w14:paraId="4DAAE33F"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NaN, the result is NaN.</w:t>
      </w:r>
    </w:p>
    <w:p w14:paraId="2FDCD2D0"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+0, the result is +0.</w:t>
      </w:r>
    </w:p>
    <w:p w14:paraId="459030C1"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2D"/>
      </w:r>
      <w:r w:rsidRPr="00693821">
        <w:rPr>
          <w:rFonts w:ascii="Times New Roman" w:hAnsi="Times New Roman"/>
        </w:rPr>
        <w:t xml:space="preserve">0, the result is </w:t>
      </w:r>
      <w:r w:rsidRPr="00693821">
        <w:rPr>
          <w:rFonts w:ascii="Times New Roman" w:hAnsi="Times New Roman"/>
        </w:rPr>
        <w:sym w:font="Symbol" w:char="F02D"/>
      </w:r>
      <w:r w:rsidRPr="00693821">
        <w:rPr>
          <w:rFonts w:ascii="Times New Roman" w:hAnsi="Times New Roman"/>
        </w:rPr>
        <w:t>0.</w:t>
      </w:r>
    </w:p>
    <w:p w14:paraId="47AB48FC" w14:textId="77777777" w:rsidR="004C02EF" w:rsidRPr="00693821" w:rsidRDefault="004C02EF" w:rsidP="004C02EF">
      <w:pPr>
        <w:numPr>
          <w:ilvl w:val="0"/>
          <w:numId w:val="248"/>
        </w:numPr>
        <w:ind w:left="1080"/>
        <w:contextualSpacing/>
        <w:rPr>
          <w:rFonts w:ascii="Times New Roman" w:hAnsi="Times New Roman"/>
        </w:rPr>
      </w:pPr>
      <w:r w:rsidRPr="00693821">
        <w:rPr>
          <w:rFonts w:ascii="Times New Roman" w:hAnsi="Times New Roman"/>
        </w:rPr>
        <w:t xml:space="preserve">If </w:t>
      </w:r>
      <w:r w:rsidRPr="00693821">
        <w:rPr>
          <w:rFonts w:ascii="Times New Roman" w:hAnsi="Times New Roman"/>
          <w:i/>
        </w:rPr>
        <w:t>x</w:t>
      </w:r>
      <w:r w:rsidRPr="00693821">
        <w:rPr>
          <w:rFonts w:ascii="Times New Roman" w:hAnsi="Times New Roman"/>
        </w:rPr>
        <w:t xml:space="preserve"> is +</w:t>
      </w:r>
      <w:r w:rsidRPr="00693821">
        <w:rPr>
          <w:rFonts w:ascii="Times New Roman" w:hAnsi="Times New Roman"/>
        </w:rPr>
        <w:sym w:font="Symbol" w:char="F0A5"/>
      </w:r>
      <w:r w:rsidRPr="00693821">
        <w:rPr>
          <w:rFonts w:ascii="Times New Roman" w:hAnsi="Times New Roman"/>
        </w:rPr>
        <w:t xml:space="preserve"> or </w:t>
      </w:r>
      <w:r w:rsidRPr="00693821">
        <w:rPr>
          <w:rFonts w:ascii="Times New Roman" w:hAnsi="Times New Roman"/>
        </w:rPr>
        <w:sym w:font="Symbol" w:char="F02D"/>
      </w:r>
      <w:r w:rsidRPr="00693821">
        <w:rPr>
          <w:rFonts w:ascii="Times New Roman" w:hAnsi="Times New Roman"/>
        </w:rPr>
        <w:sym w:font="Symbol" w:char="F0A5"/>
      </w:r>
      <w:r w:rsidRPr="00693821">
        <w:rPr>
          <w:rFonts w:ascii="Times New Roman" w:hAnsi="Times New Roman"/>
        </w:rPr>
        <w:t>, the result is NaN.</w:t>
      </w:r>
      <w:bookmarkStart w:id="7993" w:name="_Ref385215411"/>
      <w:bookmarkStart w:id="7994" w:name="_Toc385672389"/>
      <w:bookmarkStart w:id="7995" w:name="_Toc393690505"/>
    </w:p>
    <w:p w14:paraId="111BC278" w14:textId="77777777" w:rsidR="004C02EF" w:rsidRDefault="004C02EF" w:rsidP="00B43482">
      <w:pPr>
        <w:pStyle w:val="20"/>
        <w:numPr>
          <w:ilvl w:val="0"/>
          <w:numId w:val="0"/>
        </w:numPr>
      </w:pPr>
      <w:bookmarkStart w:id="7996" w:name="_Ref424532846"/>
      <w:bookmarkStart w:id="7997" w:name="_Toc472818947"/>
      <w:bookmarkStart w:id="7998" w:name="_Toc235503525"/>
      <w:bookmarkStart w:id="7999" w:name="_Toc241509300"/>
      <w:bookmarkStart w:id="8000" w:name="_Toc244416787"/>
      <w:bookmarkStart w:id="8001" w:name="_Toc276631151"/>
      <w:bookmarkStart w:id="8002" w:name="_Toc178387162"/>
      <w:r>
        <w:t>15.9</w:t>
      </w:r>
      <w:r>
        <w:tab/>
        <w:t>Date Object</w:t>
      </w:r>
      <w:bookmarkEnd w:id="7993"/>
      <w:bookmarkEnd w:id="7994"/>
      <w:bookmarkEnd w:id="7995"/>
      <w:r>
        <w:t>s</w:t>
      </w:r>
      <w:bookmarkStart w:id="8003" w:name="_Toc385672390"/>
      <w:bookmarkStart w:id="8004" w:name="_Toc393690506"/>
      <w:bookmarkEnd w:id="7996"/>
      <w:bookmarkEnd w:id="7997"/>
      <w:bookmarkEnd w:id="7998"/>
      <w:bookmarkEnd w:id="7999"/>
      <w:bookmarkEnd w:id="8000"/>
      <w:bookmarkEnd w:id="8001"/>
      <w:bookmarkEnd w:id="8002"/>
    </w:p>
    <w:p w14:paraId="71001DAD" w14:textId="77777777" w:rsidR="004C02EF" w:rsidRDefault="004C02EF" w:rsidP="00B43482">
      <w:pPr>
        <w:pStyle w:val="30"/>
        <w:numPr>
          <w:ilvl w:val="0"/>
          <w:numId w:val="0"/>
        </w:numPr>
      </w:pPr>
      <w:bookmarkStart w:id="8005" w:name="_Toc472818948"/>
      <w:bookmarkStart w:id="8006" w:name="_Toc235503526"/>
      <w:bookmarkStart w:id="8007" w:name="_Toc241509301"/>
      <w:bookmarkStart w:id="8008" w:name="_Toc244416788"/>
      <w:bookmarkStart w:id="8009" w:name="_Toc276631152"/>
      <w:bookmarkStart w:id="8010" w:name="_Toc178387163"/>
      <w:r>
        <w:t>15.9.1</w:t>
      </w:r>
      <w:r>
        <w:tab/>
        <w:t>Overview of Date Object</w:t>
      </w:r>
      <w:bookmarkEnd w:id="8003"/>
      <w:r>
        <w:t>s and Definitions of Abstract Operator</w:t>
      </w:r>
      <w:bookmarkEnd w:id="8004"/>
      <w:r>
        <w:t>s</w:t>
      </w:r>
      <w:bookmarkEnd w:id="8005"/>
      <w:bookmarkEnd w:id="8006"/>
      <w:bookmarkEnd w:id="8007"/>
      <w:bookmarkEnd w:id="8008"/>
      <w:bookmarkEnd w:id="8009"/>
      <w:bookmarkEnd w:id="8010"/>
    </w:p>
    <w:p w14:paraId="2C7F7CDF" w14:textId="77777777" w:rsidR="004C02EF" w:rsidRDefault="004C02EF" w:rsidP="004C02EF">
      <w:r>
        <w:t xml:space="preserve">The following functions are abstract operations that operate on time values (defined in 15.9.1.1). Note that, in every case, if any argument to one of these functions is </w:t>
      </w:r>
      <w:r>
        <w:rPr>
          <w:b/>
        </w:rPr>
        <w:t>NaN</w:t>
      </w:r>
      <w:r>
        <w:t xml:space="preserve">, the result will be </w:t>
      </w:r>
      <w:r>
        <w:rPr>
          <w:b/>
        </w:rPr>
        <w:t>NaN</w:t>
      </w:r>
      <w:r>
        <w:t>.</w:t>
      </w:r>
      <w:bookmarkStart w:id="8011" w:name="_Toc385672391"/>
      <w:bookmarkStart w:id="8012" w:name="_Toc393690507"/>
    </w:p>
    <w:p w14:paraId="31E636C7" w14:textId="77777777" w:rsidR="004C02EF" w:rsidRDefault="004C02EF" w:rsidP="004C02EF">
      <w:pPr>
        <w:pStyle w:val="40"/>
        <w:numPr>
          <w:ilvl w:val="0"/>
          <w:numId w:val="0"/>
        </w:numPr>
      </w:pPr>
      <w:r>
        <w:t>15.9.1.1</w:t>
      </w:r>
      <w:r>
        <w:tab/>
        <w:t>Time Values and Time Rang</w:t>
      </w:r>
      <w:bookmarkEnd w:id="8011"/>
      <w:bookmarkEnd w:id="8012"/>
      <w:r>
        <w:t>e</w:t>
      </w:r>
    </w:p>
    <w:p w14:paraId="67D039DF" w14:textId="77777777" w:rsidR="004C02EF" w:rsidRDefault="004C02EF" w:rsidP="004C02EF">
      <w:r>
        <w:t xml:space="preserve">A Date object contains a Number indicating a particular instant in time to within a millisecond. Such a Number is called a </w:t>
      </w:r>
      <w:r w:rsidRPr="00903D9E">
        <w:rPr>
          <w:i/>
        </w:rPr>
        <w:t>time value</w:t>
      </w:r>
      <w:r>
        <w:t xml:space="preserve">. A time value may also be </w:t>
      </w:r>
      <w:r>
        <w:rPr>
          <w:b/>
        </w:rPr>
        <w:t>NaN</w:t>
      </w:r>
      <w:r>
        <w:t>, indicating that the Date object does not represent a specific instant of time.</w:t>
      </w:r>
    </w:p>
    <w:p w14:paraId="3A490816" w14:textId="77777777" w:rsidR="004C02EF" w:rsidRDefault="004C02EF" w:rsidP="004C02EF">
      <w:r>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8013" w:name="_Toc385672392"/>
    </w:p>
    <w:p w14:paraId="1EC8194C" w14:textId="77777777" w:rsidR="004C02EF" w:rsidRDefault="004C02EF" w:rsidP="004C02EF">
      <w:r>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7D7F4243" w14:textId="77777777" w:rsidR="004C02EF" w:rsidRDefault="004C02EF" w:rsidP="004C02EF">
      <w:r>
        <w:t xml:space="preserve">The exact moment of midnight at the beginning of 01 January, 1970 UTC is represented by the value </w:t>
      </w:r>
      <w:r>
        <w:rPr>
          <w:b/>
        </w:rPr>
        <w:t>+0</w:t>
      </w:r>
      <w:r>
        <w:t>.</w:t>
      </w:r>
      <w:bookmarkStart w:id="8014" w:name="_Toc393690508"/>
    </w:p>
    <w:p w14:paraId="161DF363" w14:textId="77777777" w:rsidR="004C02EF" w:rsidRDefault="004C02EF" w:rsidP="004C02EF">
      <w:pPr>
        <w:pStyle w:val="40"/>
        <w:numPr>
          <w:ilvl w:val="0"/>
          <w:numId w:val="0"/>
        </w:numPr>
      </w:pPr>
      <w:r>
        <w:t>15.9.1.2</w:t>
      </w:r>
      <w:r>
        <w:tab/>
        <w:t>Day Number and Time within Da</w:t>
      </w:r>
      <w:bookmarkEnd w:id="8013"/>
      <w:bookmarkEnd w:id="8014"/>
      <w:r>
        <w:t>y</w:t>
      </w:r>
    </w:p>
    <w:p w14:paraId="160ED7F0" w14:textId="77777777" w:rsidR="004C02EF" w:rsidRDefault="004C02EF" w:rsidP="004C02EF">
      <w:pPr>
        <w:spacing w:after="120"/>
      </w:pPr>
      <w:r>
        <w:t xml:space="preserve">A given time value </w:t>
      </w:r>
      <w:r>
        <w:rPr>
          <w:i/>
        </w:rPr>
        <w:t>t</w:t>
      </w:r>
      <w:r>
        <w:t xml:space="preserve"> belongs to day number</w:t>
      </w:r>
    </w:p>
    <w:p w14:paraId="527EC3CA"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Day(</w:t>
      </w:r>
      <w:r w:rsidRPr="003B4A73">
        <w:rPr>
          <w:i/>
        </w:rPr>
        <w:t>t</w:t>
      </w:r>
      <w:r w:rsidRPr="003B4A73">
        <w:t>) = floor(</w:t>
      </w:r>
      <w:r w:rsidRPr="003B4A73">
        <w:rPr>
          <w:i/>
        </w:rPr>
        <w:t>t</w:t>
      </w:r>
      <w:r w:rsidRPr="003B4A73">
        <w:t xml:space="preserve"> / msPerDay)</w:t>
      </w:r>
    </w:p>
    <w:p w14:paraId="6429FFA9" w14:textId="77777777" w:rsidR="004C02EF" w:rsidRDefault="004C02EF" w:rsidP="004C02EF">
      <w:pPr>
        <w:spacing w:after="120"/>
      </w:pPr>
      <w:r>
        <w:t>where the number of milliseconds per day is</w:t>
      </w:r>
    </w:p>
    <w:p w14:paraId="3A41EA16"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msPerDay = 86400000</w:t>
      </w:r>
    </w:p>
    <w:p w14:paraId="0DBE12DB" w14:textId="77777777" w:rsidR="004C02EF" w:rsidRDefault="004C02EF" w:rsidP="004C02EF">
      <w:pPr>
        <w:spacing w:after="120"/>
      </w:pPr>
      <w:r>
        <w:t>The remainder is called the time within the day:</w:t>
      </w:r>
    </w:p>
    <w:p w14:paraId="4FE60C43"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TimeWithinDay(</w:t>
      </w:r>
      <w:r w:rsidRPr="003B4A73">
        <w:rPr>
          <w:i/>
        </w:rPr>
        <w:t>t</w:t>
      </w:r>
      <w:r w:rsidRPr="003B4A73">
        <w:t xml:space="preserve">) = </w:t>
      </w:r>
      <w:r w:rsidRPr="003B4A73">
        <w:rPr>
          <w:i/>
        </w:rPr>
        <w:t xml:space="preserve">t </w:t>
      </w:r>
      <w:r w:rsidRPr="003B4A73">
        <w:t>modulo msPerDay</w:t>
      </w:r>
    </w:p>
    <w:p w14:paraId="477142BA" w14:textId="77777777" w:rsidR="004C02EF" w:rsidRDefault="004C02EF" w:rsidP="004C02EF">
      <w:pPr>
        <w:pStyle w:val="40"/>
        <w:numPr>
          <w:ilvl w:val="0"/>
          <w:numId w:val="0"/>
        </w:numPr>
      </w:pPr>
      <w:bookmarkStart w:id="8015" w:name="_Toc385672393"/>
      <w:bookmarkStart w:id="8016" w:name="_Toc393690509"/>
      <w:r>
        <w:t>15.9.1.3</w:t>
      </w:r>
      <w:r>
        <w:tab/>
        <w:t>Year Numbe</w:t>
      </w:r>
      <w:bookmarkEnd w:id="8015"/>
      <w:bookmarkEnd w:id="8016"/>
      <w:r>
        <w:t>r</w:t>
      </w:r>
    </w:p>
    <w:p w14:paraId="5F19B1FC" w14:textId="77777777" w:rsidR="004C02EF" w:rsidRDefault="004C02EF" w:rsidP="004C02EF">
      <w:pPr>
        <w:spacing w:after="120"/>
      </w:pPr>
      <w:r>
        <w:t xml:space="preserve">ECMAScript uses an extrapolated Gregorian system to map a day number to a year number and to determine the month and date within that year. In this system, leap years are precisely those which are (divisible by </w:t>
      </w:r>
      <w:r w:rsidRPr="003B4A73">
        <w:rPr>
          <w:rFonts w:ascii="Times New Roman" w:hAnsi="Times New Roman"/>
        </w:rPr>
        <w:t>4</w:t>
      </w:r>
      <w:r>
        <w:t xml:space="preserve">) and ((not divisible by </w:t>
      </w:r>
      <w:r w:rsidRPr="003B4A73">
        <w:rPr>
          <w:rFonts w:ascii="Times New Roman" w:hAnsi="Times New Roman"/>
        </w:rPr>
        <w:t>100</w:t>
      </w:r>
      <w:r>
        <w:t xml:space="preserve">) or (divisible by </w:t>
      </w:r>
      <w:r w:rsidRPr="003B4A73">
        <w:rPr>
          <w:rFonts w:ascii="Times New Roman" w:hAnsi="Times New Roman"/>
        </w:rPr>
        <w:t>400</w:t>
      </w:r>
      <w:r>
        <w:t xml:space="preserve">)). The number of days in year number </w:t>
      </w:r>
      <w:r w:rsidRPr="00302567">
        <w:rPr>
          <w:rFonts w:ascii="Times New Roman" w:hAnsi="Times New Roman"/>
          <w:i/>
        </w:rPr>
        <w:t>y</w:t>
      </w:r>
      <w:r>
        <w:t xml:space="preserve"> is therefore defined by</w:t>
      </w:r>
    </w:p>
    <w:p w14:paraId="77CDF745" w14:textId="77777777" w:rsidR="004C02EF" w:rsidRPr="003B4A73" w:rsidRDefault="004C02EF" w:rsidP="004C02EF">
      <w:pPr>
        <w:pStyle w:val="MathDefinition4"/>
        <w:spacing w:before="0" w:after="220"/>
        <w:ind w:left="2970" w:hanging="1530"/>
        <w:jc w:val="left"/>
      </w:pPr>
      <w:r w:rsidRPr="003B4A73">
        <w:t>DaysInYear(</w:t>
      </w:r>
      <w:r w:rsidRPr="003B4A73">
        <w:rPr>
          <w:i/>
        </w:rPr>
        <w:t>y</w:t>
      </w:r>
      <w:r w:rsidRPr="003B4A73">
        <w:t xml:space="preserve">) </w:t>
      </w:r>
      <w:r w:rsidRPr="003B4A73">
        <w:tab/>
        <w:t>= 365  if (</w:t>
      </w:r>
      <w:r w:rsidRPr="003B4A73">
        <w:rPr>
          <w:i/>
        </w:rPr>
        <w:t>y</w:t>
      </w:r>
      <w:r w:rsidRPr="003B4A73">
        <w:t xml:space="preserve"> modulo 4) </w:t>
      </w:r>
      <w:r w:rsidRPr="003B4A73">
        <w:sym w:font="Symbol" w:char="F0B9"/>
      </w:r>
      <w:r w:rsidRPr="003B4A73">
        <w:t xml:space="preserve"> 0</w:t>
      </w:r>
      <w:r w:rsidRPr="003B4A73">
        <w:br/>
        <w:t>= 366  if (</w:t>
      </w:r>
      <w:r w:rsidRPr="003B4A73">
        <w:rPr>
          <w:i/>
        </w:rPr>
        <w:t>y</w:t>
      </w:r>
      <w:r w:rsidRPr="003B4A73">
        <w:t xml:space="preserve"> modulo 4) = 0 and (y modulo 100) </w:t>
      </w:r>
      <w:r w:rsidRPr="003B4A73">
        <w:sym w:font="Symbol" w:char="F0B9"/>
      </w:r>
      <w:r w:rsidRPr="003B4A73">
        <w:t xml:space="preserve"> 0</w:t>
      </w:r>
      <w:r w:rsidRPr="003B4A73">
        <w:br/>
        <w:t>= 365  if (</w:t>
      </w:r>
      <w:r w:rsidRPr="003B4A73">
        <w:rPr>
          <w:i/>
        </w:rPr>
        <w:t>y</w:t>
      </w:r>
      <w:r w:rsidRPr="003B4A73">
        <w:t xml:space="preserve"> modulo 100) = 0 and (y modulo 400) </w:t>
      </w:r>
      <w:r w:rsidRPr="003B4A73">
        <w:sym w:font="Symbol" w:char="F0B9"/>
      </w:r>
      <w:r w:rsidRPr="003B4A73">
        <w:t xml:space="preserve"> 0</w:t>
      </w:r>
      <w:r w:rsidRPr="003B4A73">
        <w:br/>
        <w:t>= 366  if (</w:t>
      </w:r>
      <w:r w:rsidRPr="003B4A73">
        <w:rPr>
          <w:i/>
        </w:rPr>
        <w:t>y</w:t>
      </w:r>
      <w:r w:rsidRPr="003B4A73">
        <w:t xml:space="preserve"> modulo 400) = 0</w:t>
      </w:r>
    </w:p>
    <w:p w14:paraId="33941365" w14:textId="77777777" w:rsidR="004C02EF" w:rsidRDefault="004C02EF" w:rsidP="004C02EF">
      <w:pPr>
        <w:spacing w:after="120"/>
      </w:pPr>
      <w:r>
        <w:t xml:space="preserve">All non-leap years have </w:t>
      </w:r>
      <w:r w:rsidRPr="003B4A73">
        <w:rPr>
          <w:rFonts w:ascii="Times New Roman" w:hAnsi="Times New Roman"/>
        </w:rPr>
        <w:t>365</w:t>
      </w:r>
      <w:r>
        <w:t xml:space="preserve"> days with the usual number of days per month and leap years have an extra day in February. The day number of the first day of year </w:t>
      </w:r>
      <w:r w:rsidRPr="003B4A73">
        <w:rPr>
          <w:rFonts w:ascii="Times New Roman" w:hAnsi="Times New Roman"/>
          <w:i/>
        </w:rPr>
        <w:t>y</w:t>
      </w:r>
      <w:r>
        <w:t xml:space="preserve"> is given by:</w:t>
      </w:r>
    </w:p>
    <w:p w14:paraId="52B8D0F3" w14:textId="77777777" w:rsidR="004C02EF" w:rsidRPr="003B4A73" w:rsidRDefault="004C02EF" w:rsidP="004C02EF">
      <w:pPr>
        <w:pStyle w:val="MathDefinition4"/>
        <w:tabs>
          <w:tab w:val="clear" w:pos="2160"/>
          <w:tab w:val="clear" w:pos="3240"/>
          <w:tab w:val="left" w:pos="1440"/>
          <w:tab w:val="left" w:pos="2970"/>
          <w:tab w:val="left" w:pos="3330"/>
        </w:tabs>
        <w:spacing w:before="0" w:after="120"/>
        <w:ind w:left="1440"/>
        <w:jc w:val="left"/>
      </w:pPr>
      <w:r w:rsidRPr="003B4A73">
        <w:t>DayFromYear(</w:t>
      </w:r>
      <w:r w:rsidRPr="00302567">
        <w:rPr>
          <w:i/>
        </w:rPr>
        <w:t>y</w:t>
      </w:r>
      <w:r w:rsidRPr="003B4A73">
        <w:t>)</w:t>
      </w:r>
      <w:r>
        <w:tab/>
      </w:r>
      <w:r w:rsidRPr="003B4A73">
        <w:t xml:space="preserve">= 365 </w:t>
      </w:r>
      <w:r w:rsidRPr="003B4A73">
        <w:sym w:font="Symbol" w:char="F0B4"/>
      </w:r>
      <w:r w:rsidRPr="003B4A73">
        <w:t xml:space="preserve"> (</w:t>
      </w:r>
      <w:r w:rsidRPr="00302567">
        <w:rPr>
          <w:i/>
        </w:rPr>
        <w:t>y</w:t>
      </w:r>
      <w:r w:rsidRPr="003B4A73">
        <w:sym w:font="Symbol" w:char="F02D"/>
      </w:r>
      <w:r w:rsidRPr="003B4A73">
        <w:t>1970) + floor((</w:t>
      </w:r>
      <w:r w:rsidRPr="00302567">
        <w:rPr>
          <w:i/>
        </w:rPr>
        <w:t>y</w:t>
      </w:r>
      <w:r w:rsidRPr="003B4A73">
        <w:sym w:font="Symbol" w:char="F02D"/>
      </w:r>
      <w:r w:rsidRPr="003B4A73">
        <w:t xml:space="preserve">1969)/4) </w:t>
      </w:r>
      <w:r w:rsidRPr="003B4A73">
        <w:sym w:font="Symbol" w:char="F02D"/>
      </w:r>
      <w:r w:rsidRPr="003B4A73">
        <w:t xml:space="preserve"> floor((</w:t>
      </w:r>
      <w:r w:rsidRPr="003B4A73">
        <w:rPr>
          <w:i/>
        </w:rPr>
        <w:t>y</w:t>
      </w:r>
      <w:r w:rsidRPr="003B4A73">
        <w:sym w:font="Symbol" w:char="F02D"/>
      </w:r>
      <w:r w:rsidRPr="003B4A73">
        <w:t>1901)/100) + floor((</w:t>
      </w:r>
      <w:r w:rsidRPr="003B4A73">
        <w:rPr>
          <w:i/>
        </w:rPr>
        <w:t>y</w:t>
      </w:r>
      <w:r w:rsidRPr="003B4A73">
        <w:sym w:font="Symbol" w:char="F02D"/>
      </w:r>
      <w:r w:rsidRPr="003B4A73">
        <w:t>1601)/400)</w:t>
      </w:r>
    </w:p>
    <w:p w14:paraId="1734CA27" w14:textId="77777777" w:rsidR="004C02EF" w:rsidRDefault="004C02EF" w:rsidP="004C02EF">
      <w:pPr>
        <w:spacing w:after="120"/>
      </w:pPr>
      <w:r>
        <w:t>The time value of the start of a year is:</w:t>
      </w:r>
    </w:p>
    <w:p w14:paraId="5F3C05C5"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TimeFromYear(</w:t>
      </w:r>
      <w:r w:rsidRPr="00302567">
        <w:rPr>
          <w:i/>
        </w:rPr>
        <w:t>y</w:t>
      </w:r>
      <w:r w:rsidRPr="00302567">
        <w:t>)</w:t>
      </w:r>
      <w:r>
        <w:tab/>
      </w:r>
      <w:r w:rsidRPr="00302567">
        <w:t xml:space="preserve">= msPerDay </w:t>
      </w:r>
      <w:r w:rsidRPr="00302567">
        <w:sym w:font="Symbol" w:char="F0B4"/>
      </w:r>
      <w:r w:rsidRPr="00302567">
        <w:t xml:space="preserve"> DayFromYear(</w:t>
      </w:r>
      <w:r w:rsidRPr="00302567">
        <w:rPr>
          <w:i/>
        </w:rPr>
        <w:t>y</w:t>
      </w:r>
      <w:r w:rsidRPr="00302567">
        <w:t>)</w:t>
      </w:r>
    </w:p>
    <w:p w14:paraId="1CB63AF9" w14:textId="77777777" w:rsidR="004C02EF" w:rsidRDefault="004C02EF" w:rsidP="004C02EF">
      <w:pPr>
        <w:spacing w:after="120"/>
      </w:pPr>
      <w:r>
        <w:t>A time value determines a year by:</w:t>
      </w:r>
    </w:p>
    <w:p w14:paraId="16012539"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YearFromTime(</w:t>
      </w:r>
      <w:r w:rsidRPr="00302567">
        <w:rPr>
          <w:i/>
        </w:rPr>
        <w:t>t</w:t>
      </w:r>
      <w:r>
        <w:t>)</w:t>
      </w:r>
      <w:r>
        <w:tab/>
      </w:r>
      <w:r w:rsidRPr="00302567">
        <w:t xml:space="preserve">=  the largest integer </w:t>
      </w:r>
      <w:r w:rsidRPr="00302567">
        <w:rPr>
          <w:i/>
        </w:rPr>
        <w:t>y</w:t>
      </w:r>
      <w:r w:rsidRPr="00302567">
        <w:t xml:space="preserve"> (closest to positive infinity) such that TimeFromYear(</w:t>
      </w:r>
      <w:r w:rsidRPr="00302567">
        <w:rPr>
          <w:i/>
        </w:rPr>
        <w:t>y</w:t>
      </w:r>
      <w:r w:rsidRPr="00302567">
        <w:t xml:space="preserve">) </w:t>
      </w:r>
      <w:r w:rsidRPr="00302567">
        <w:sym w:font="Symbol" w:char="F0A3"/>
      </w:r>
      <w:r w:rsidRPr="00302567">
        <w:t xml:space="preserve"> </w:t>
      </w:r>
      <w:r w:rsidRPr="00302567">
        <w:rPr>
          <w:i/>
        </w:rPr>
        <w:t>t</w:t>
      </w:r>
    </w:p>
    <w:p w14:paraId="44FDA91D" w14:textId="77777777" w:rsidR="004C02EF" w:rsidRDefault="004C02EF" w:rsidP="004C02EF">
      <w:pPr>
        <w:spacing w:after="120"/>
      </w:pPr>
      <w:r>
        <w:t>The leap-year function is 1 for a time within a leap year and otherwise is zero:</w:t>
      </w:r>
    </w:p>
    <w:p w14:paraId="524D9A38" w14:textId="77777777" w:rsidR="004C02EF" w:rsidRPr="00302567" w:rsidRDefault="004C02EF" w:rsidP="004C02EF">
      <w:pPr>
        <w:pStyle w:val="MathDefinition4"/>
        <w:spacing w:before="0" w:after="220"/>
        <w:ind w:left="2970" w:hanging="1530"/>
        <w:jc w:val="left"/>
      </w:pPr>
      <w:r w:rsidRPr="00302567">
        <w:t>InLeapYear(</w:t>
      </w:r>
      <w:r w:rsidRPr="00302567">
        <w:rPr>
          <w:i/>
        </w:rPr>
        <w:t>t</w:t>
      </w:r>
      <w:r w:rsidRPr="00302567">
        <w:t>)</w:t>
      </w:r>
      <w:r w:rsidRPr="00302567">
        <w:tab/>
        <w:t>= 0  if DaysInYear(YearFromTime(</w:t>
      </w:r>
      <w:r w:rsidRPr="00302567">
        <w:rPr>
          <w:i/>
        </w:rPr>
        <w:t>t</w:t>
      </w:r>
      <w:r w:rsidRPr="00302567">
        <w:t>)) = 365</w:t>
      </w:r>
      <w:r w:rsidRPr="00302567">
        <w:br/>
        <w:t>= 1  if DaysInYear(YearFromTime</w:t>
      </w:r>
      <w:r w:rsidRPr="00302567">
        <w:rPr>
          <w:i/>
        </w:rPr>
        <w:t>(t</w:t>
      </w:r>
      <w:r w:rsidRPr="00302567">
        <w:t>)) = 366</w:t>
      </w:r>
    </w:p>
    <w:p w14:paraId="06224AA3" w14:textId="77777777" w:rsidR="004C02EF" w:rsidRDefault="004C02EF" w:rsidP="004C02EF">
      <w:pPr>
        <w:pStyle w:val="40"/>
        <w:numPr>
          <w:ilvl w:val="0"/>
          <w:numId w:val="0"/>
        </w:numPr>
      </w:pPr>
      <w:bookmarkStart w:id="8017" w:name="_Toc385672394"/>
      <w:bookmarkStart w:id="8018" w:name="_Toc393690510"/>
      <w:r>
        <w:t>15.9.1.4</w:t>
      </w:r>
      <w:r>
        <w:tab/>
        <w:t>Month Numbe</w:t>
      </w:r>
      <w:bookmarkEnd w:id="8017"/>
      <w:bookmarkEnd w:id="8018"/>
      <w:r>
        <w:t>r</w:t>
      </w:r>
    </w:p>
    <w:p w14:paraId="6C95FF17" w14:textId="77777777" w:rsidR="004C02EF" w:rsidRDefault="004C02EF" w:rsidP="004C02EF">
      <w:pPr>
        <w:spacing w:after="120"/>
      </w:pPr>
      <w:r>
        <w:t xml:space="preserve">Months are identified by an integer in the range </w:t>
      </w:r>
      <w:r w:rsidRPr="00302567">
        <w:rPr>
          <w:rFonts w:ascii="Times New Roman" w:hAnsi="Times New Roman"/>
        </w:rPr>
        <w:t>0</w:t>
      </w:r>
      <w:r>
        <w:t xml:space="preserve"> to </w:t>
      </w:r>
      <w:r w:rsidRPr="00302567">
        <w:rPr>
          <w:rFonts w:ascii="Times New Roman" w:hAnsi="Times New Roman"/>
        </w:rPr>
        <w:t>11</w:t>
      </w:r>
      <w:r>
        <w:t>, inclusive. The mapping MonthFromTime(</w:t>
      </w:r>
      <w:r>
        <w:rPr>
          <w:i/>
        </w:rPr>
        <w:t>t</w:t>
      </w:r>
      <w:r>
        <w:t xml:space="preserve">) from a time value </w:t>
      </w:r>
      <w:r>
        <w:rPr>
          <w:i/>
        </w:rPr>
        <w:t>t</w:t>
      </w:r>
      <w:r>
        <w:t xml:space="preserve"> to a month number is defined by:</w:t>
      </w:r>
    </w:p>
    <w:p w14:paraId="5168182E" w14:textId="77777777" w:rsidR="004C02EF" w:rsidRPr="0030256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302567">
        <w:tab/>
        <w:t>MonthFromTime(</w:t>
      </w:r>
      <w:r w:rsidRPr="00302567">
        <w:rPr>
          <w:i/>
        </w:rPr>
        <w:t>t</w:t>
      </w:r>
      <w:r>
        <w:t>)</w:t>
      </w:r>
      <w:r>
        <w:tab/>
        <w:t>= 0</w:t>
      </w:r>
      <w:r>
        <w:tab/>
        <w:t>if</w:t>
      </w:r>
      <w:r>
        <w:tab/>
        <w:t>0</w:t>
      </w:r>
      <w:r>
        <w:tab/>
      </w:r>
      <w:r w:rsidRPr="00302567">
        <w:sym w:font="Symbol" w:char="F0A3"/>
      </w:r>
      <w:r w:rsidRPr="00302567">
        <w:t xml:space="preserve"> DayWithinYear(</w:t>
      </w:r>
      <w:r w:rsidRPr="00302567">
        <w:rPr>
          <w:i/>
        </w:rPr>
        <w:t>t</w:t>
      </w:r>
      <w:r>
        <w:t>) &lt; 31</w:t>
      </w:r>
      <w:r>
        <w:br/>
      </w:r>
      <w:r>
        <w:tab/>
      </w:r>
      <w:r>
        <w:tab/>
      </w:r>
      <w:r>
        <w:tab/>
        <w:t>= 1</w:t>
      </w:r>
      <w:r>
        <w:tab/>
        <w:t>if</w:t>
      </w:r>
      <w:r>
        <w:tab/>
        <w:t>31</w:t>
      </w:r>
      <w:r>
        <w:tab/>
      </w:r>
      <w:r w:rsidRPr="00302567">
        <w:sym w:font="Symbol" w:char="F0A3"/>
      </w:r>
      <w:r w:rsidRPr="00302567">
        <w:t xml:space="preserve"> DayWithinYear (</w:t>
      </w:r>
      <w:r w:rsidRPr="00302567">
        <w:rPr>
          <w:i/>
        </w:rPr>
        <w:t>t</w:t>
      </w:r>
      <w:r w:rsidRPr="00302567">
        <w:t>) &lt; 59+InLeapYear(</w:t>
      </w:r>
      <w:r w:rsidRPr="00302567">
        <w:rPr>
          <w:i/>
        </w:rPr>
        <w:t>t</w:t>
      </w:r>
      <w:r w:rsidRPr="00302567">
        <w:t>)</w:t>
      </w:r>
      <w:r w:rsidRPr="00302567">
        <w:br/>
      </w:r>
      <w:r w:rsidRPr="00302567">
        <w:tab/>
      </w:r>
      <w:r w:rsidRPr="00302567">
        <w:tab/>
      </w:r>
      <w:r w:rsidRPr="00302567">
        <w:tab/>
        <w:t>= 2</w:t>
      </w:r>
      <w:r w:rsidRPr="00302567">
        <w:tab/>
        <w:t>if</w:t>
      </w:r>
      <w:r w:rsidRPr="00302567">
        <w:tab/>
        <w:t>59+InLeapYear(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90+InLeapYear(</w:t>
      </w:r>
      <w:r w:rsidRPr="00302567">
        <w:rPr>
          <w:i/>
        </w:rPr>
        <w:t>t</w:t>
      </w:r>
      <w:r w:rsidRPr="00302567">
        <w:t>)</w:t>
      </w:r>
      <w:r w:rsidRPr="00302567">
        <w:br/>
      </w:r>
      <w:r w:rsidRPr="00302567">
        <w:tab/>
      </w:r>
      <w:r w:rsidRPr="00302567">
        <w:tab/>
      </w:r>
      <w:r w:rsidRPr="00302567">
        <w:tab/>
        <w:t>= 3</w:t>
      </w:r>
      <w:r w:rsidRPr="00302567">
        <w:tab/>
        <w:t>if</w:t>
      </w:r>
      <w:r w:rsidRPr="00302567">
        <w:tab/>
        <w:t>90+InLeapYear(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120+InLeapYear(</w:t>
      </w:r>
      <w:r w:rsidRPr="00302567">
        <w:rPr>
          <w:i/>
        </w:rPr>
        <w:t>t</w:t>
      </w:r>
      <w:r w:rsidRPr="00302567">
        <w:t>)</w:t>
      </w:r>
      <w:r w:rsidRPr="00302567">
        <w:br/>
      </w:r>
      <w:r w:rsidRPr="00302567">
        <w:tab/>
      </w:r>
      <w:r w:rsidRPr="00302567">
        <w:tab/>
      </w:r>
      <w:r w:rsidRPr="00302567">
        <w:tab/>
        <w:t>= 4</w:t>
      </w:r>
      <w:r w:rsidRPr="00302567">
        <w:tab/>
        <w:t>if</w:t>
      </w:r>
      <w:r w:rsidRPr="00302567">
        <w:tab/>
        <w:t>120+InLeapYear(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151+InLeapYear(</w:t>
      </w:r>
      <w:r w:rsidRPr="00302567">
        <w:rPr>
          <w:i/>
        </w:rPr>
        <w:t>t</w:t>
      </w:r>
      <w:r w:rsidRPr="00302567">
        <w:t>)</w:t>
      </w:r>
      <w:r w:rsidRPr="00302567">
        <w:br/>
      </w:r>
      <w:r w:rsidRPr="00302567">
        <w:tab/>
      </w:r>
      <w:r w:rsidRPr="00302567">
        <w:tab/>
      </w:r>
      <w:r w:rsidRPr="00302567">
        <w:tab/>
        <w:t>= 5</w:t>
      </w:r>
      <w:r w:rsidRPr="00302567">
        <w:tab/>
        <w:t>if</w:t>
      </w:r>
      <w:r w:rsidRPr="00302567">
        <w:tab/>
        <w:t>151+InLeapYear(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181+InLeapYear(</w:t>
      </w:r>
      <w:r w:rsidRPr="00302567">
        <w:rPr>
          <w:i/>
        </w:rPr>
        <w:t>t</w:t>
      </w:r>
      <w:r w:rsidRPr="00302567">
        <w:t>)</w:t>
      </w:r>
      <w:r w:rsidRPr="00302567">
        <w:br/>
      </w:r>
      <w:r w:rsidRPr="00302567">
        <w:tab/>
      </w:r>
      <w:r w:rsidRPr="00302567">
        <w:tab/>
      </w:r>
      <w:r w:rsidRPr="00302567">
        <w:tab/>
        <w:t>= 6</w:t>
      </w:r>
      <w:r w:rsidRPr="00302567">
        <w:tab/>
        <w:t>if</w:t>
      </w:r>
      <w:r w:rsidRPr="00302567">
        <w:tab/>
        <w:t>181+InLeapYear(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212+InLeapYear(</w:t>
      </w:r>
      <w:r w:rsidRPr="00302567">
        <w:rPr>
          <w:i/>
        </w:rPr>
        <w:t>t</w:t>
      </w:r>
      <w:r w:rsidRPr="00302567">
        <w:t>)</w:t>
      </w:r>
      <w:r w:rsidRPr="00302567">
        <w:br/>
      </w:r>
      <w:r w:rsidRPr="00302567">
        <w:tab/>
      </w:r>
      <w:r w:rsidRPr="00302567">
        <w:tab/>
      </w:r>
      <w:r w:rsidRPr="00302567">
        <w:tab/>
        <w:t>= 7</w:t>
      </w:r>
      <w:r w:rsidRPr="00302567">
        <w:tab/>
        <w:t>if</w:t>
      </w:r>
      <w:r w:rsidRPr="00302567">
        <w:tab/>
        <w:t>212+InLeapYear(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243+InLeapYear(</w:t>
      </w:r>
      <w:r w:rsidRPr="00302567">
        <w:rPr>
          <w:i/>
        </w:rPr>
        <w:t>t</w:t>
      </w:r>
      <w:r w:rsidRPr="00302567">
        <w:t>)</w:t>
      </w:r>
      <w:r w:rsidRPr="00302567">
        <w:br/>
      </w:r>
      <w:r w:rsidRPr="00302567">
        <w:tab/>
      </w:r>
      <w:r w:rsidRPr="00302567">
        <w:tab/>
      </w:r>
      <w:r w:rsidRPr="00302567">
        <w:tab/>
        <w:t>= 8</w:t>
      </w:r>
      <w:r w:rsidRPr="00302567">
        <w:tab/>
        <w:t>if</w:t>
      </w:r>
      <w:r w:rsidRPr="00302567">
        <w:tab/>
        <w:t>243+InLeapYear(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273+InLeapYear(</w:t>
      </w:r>
      <w:r w:rsidRPr="00302567">
        <w:rPr>
          <w:i/>
        </w:rPr>
        <w:t>t</w:t>
      </w:r>
      <w:r w:rsidRPr="00302567">
        <w:t>)</w:t>
      </w:r>
      <w:r w:rsidRPr="00302567">
        <w:br/>
      </w:r>
      <w:r w:rsidRPr="00302567">
        <w:tab/>
      </w:r>
      <w:r w:rsidRPr="00302567">
        <w:tab/>
      </w:r>
      <w:r w:rsidRPr="00302567">
        <w:tab/>
        <w:t>= 9</w:t>
      </w:r>
      <w:r w:rsidRPr="00302567">
        <w:tab/>
        <w:t>if</w:t>
      </w:r>
      <w:r w:rsidRPr="00302567">
        <w:tab/>
        <w:t>273+InLeapYear(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304+InLeapYear(</w:t>
      </w:r>
      <w:r w:rsidRPr="00302567">
        <w:rPr>
          <w:i/>
        </w:rPr>
        <w:t>t</w:t>
      </w:r>
      <w:r w:rsidRPr="00302567">
        <w:t>)</w:t>
      </w:r>
      <w:r w:rsidRPr="00302567">
        <w:br/>
      </w:r>
      <w:r w:rsidRPr="00302567">
        <w:tab/>
      </w:r>
      <w:r w:rsidRPr="00302567">
        <w:tab/>
      </w:r>
      <w:r w:rsidRPr="00302567">
        <w:tab/>
        <w:t>= 10</w:t>
      </w:r>
      <w:r w:rsidRPr="00302567">
        <w:tab/>
        <w:t>if</w:t>
      </w:r>
      <w:r w:rsidRPr="00302567">
        <w:tab/>
        <w:t>304+InLeapYear(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334+InLeapYear(</w:t>
      </w:r>
      <w:r w:rsidRPr="00302567">
        <w:rPr>
          <w:i/>
        </w:rPr>
        <w:t>t</w:t>
      </w:r>
      <w:r w:rsidRPr="00302567">
        <w:t>)</w:t>
      </w:r>
      <w:r w:rsidRPr="00302567">
        <w:br/>
      </w:r>
      <w:r w:rsidRPr="00302567">
        <w:tab/>
      </w:r>
      <w:r w:rsidRPr="00302567">
        <w:tab/>
      </w:r>
      <w:r w:rsidRPr="00302567">
        <w:tab/>
        <w:t>= 11</w:t>
      </w:r>
      <w:r w:rsidRPr="00302567">
        <w:tab/>
        <w:t>if</w:t>
      </w:r>
      <w:r w:rsidRPr="00302567">
        <w:tab/>
        <w:t>334+InLeapYear(</w:t>
      </w:r>
      <w:r w:rsidRPr="00302567">
        <w:rPr>
          <w:i/>
        </w:rPr>
        <w:t>t</w:t>
      </w:r>
      <w:r w:rsidRPr="00302567">
        <w:t xml:space="preserve">) </w:t>
      </w:r>
      <w:r w:rsidRPr="00302567">
        <w:tab/>
      </w:r>
      <w:r w:rsidRPr="00302567">
        <w:sym w:font="Symbol" w:char="F0A3"/>
      </w:r>
      <w:r w:rsidRPr="00302567">
        <w:t xml:space="preserve"> DayWithinYear (</w:t>
      </w:r>
      <w:r w:rsidRPr="00302567">
        <w:rPr>
          <w:i/>
        </w:rPr>
        <w:t>t</w:t>
      </w:r>
      <w:r w:rsidRPr="00302567">
        <w:t>) &lt; 365+InLeapYear(</w:t>
      </w:r>
      <w:r w:rsidRPr="00302567">
        <w:rPr>
          <w:i/>
        </w:rPr>
        <w:t>t</w:t>
      </w:r>
      <w:r w:rsidRPr="00302567">
        <w:t>)</w:t>
      </w:r>
    </w:p>
    <w:p w14:paraId="21747C3F" w14:textId="77777777" w:rsidR="004C02EF" w:rsidRDefault="004C02EF" w:rsidP="004C02EF">
      <w:pPr>
        <w:spacing w:after="60"/>
      </w:pPr>
      <w:r>
        <w:t>where</w:t>
      </w:r>
    </w:p>
    <w:p w14:paraId="0CCF4712"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DayWithinYear(</w:t>
      </w:r>
      <w:r w:rsidRPr="00302567">
        <w:rPr>
          <w:i/>
        </w:rPr>
        <w:t>t</w:t>
      </w:r>
      <w:r w:rsidRPr="00302567">
        <w:t>)</w:t>
      </w:r>
      <w:r w:rsidRPr="00302567">
        <w:tab/>
        <w:t>= Day(</w:t>
      </w:r>
      <w:r w:rsidRPr="00302567">
        <w:rPr>
          <w:i/>
        </w:rPr>
        <w:t>t</w:t>
      </w:r>
      <w:r w:rsidRPr="00302567">
        <w:t>)</w:t>
      </w:r>
      <w:r w:rsidRPr="00302567">
        <w:sym w:font="Symbol" w:char="F02D"/>
      </w:r>
      <w:r w:rsidRPr="00302567">
        <w:t>DayFromYear(YearFromTime(</w:t>
      </w:r>
      <w:r w:rsidRPr="00302567">
        <w:rPr>
          <w:i/>
        </w:rPr>
        <w:t>t)</w:t>
      </w:r>
      <w:r w:rsidRPr="00302567">
        <w:t>)</w:t>
      </w:r>
    </w:p>
    <w:p w14:paraId="06E62A46" w14:textId="77777777" w:rsidR="004C02EF" w:rsidRDefault="004C02EF" w:rsidP="004C02EF">
      <w:bookmarkStart w:id="8019" w:name="_Toc385672395"/>
      <w:r>
        <w:t xml:space="preserve">A month value of </w:t>
      </w:r>
      <w:r w:rsidRPr="00302567">
        <w:rPr>
          <w:rFonts w:ascii="Times New Roman" w:hAnsi="Times New Roman"/>
        </w:rPr>
        <w:t>0</w:t>
      </w:r>
      <w:r>
        <w:t xml:space="preserve"> specifies January; </w:t>
      </w:r>
      <w:r w:rsidRPr="00302567">
        <w:rPr>
          <w:rFonts w:ascii="Times New Roman" w:hAnsi="Times New Roman"/>
        </w:rPr>
        <w:t>1</w:t>
      </w:r>
      <w:r>
        <w:t xml:space="preserve"> specifies February; </w:t>
      </w:r>
      <w:r w:rsidRPr="00302567">
        <w:rPr>
          <w:rFonts w:ascii="Times New Roman" w:hAnsi="Times New Roman"/>
        </w:rPr>
        <w:t>2</w:t>
      </w:r>
      <w:r>
        <w:t xml:space="preserve"> specifies March; </w:t>
      </w:r>
      <w:r w:rsidRPr="00302567">
        <w:rPr>
          <w:rFonts w:ascii="Times New Roman" w:hAnsi="Times New Roman"/>
        </w:rPr>
        <w:t>3</w:t>
      </w:r>
      <w:r>
        <w:t xml:space="preserve"> specifies April; </w:t>
      </w:r>
      <w:r w:rsidRPr="00302567">
        <w:rPr>
          <w:rFonts w:ascii="Times New Roman" w:hAnsi="Times New Roman"/>
        </w:rPr>
        <w:t>4</w:t>
      </w:r>
      <w:r>
        <w:t xml:space="preserve"> specifies May; </w:t>
      </w:r>
      <w:r w:rsidRPr="00302567">
        <w:rPr>
          <w:rFonts w:ascii="Times New Roman" w:hAnsi="Times New Roman"/>
        </w:rPr>
        <w:t>5</w:t>
      </w:r>
      <w:r>
        <w:t xml:space="preserve"> specifies June; </w:t>
      </w:r>
      <w:r w:rsidRPr="00302567">
        <w:rPr>
          <w:rFonts w:ascii="Times New Roman" w:hAnsi="Times New Roman"/>
        </w:rPr>
        <w:t>6</w:t>
      </w:r>
      <w:r>
        <w:t xml:space="preserve"> specifies July; </w:t>
      </w:r>
      <w:r w:rsidRPr="00302567">
        <w:rPr>
          <w:rFonts w:ascii="Times New Roman" w:hAnsi="Times New Roman"/>
        </w:rPr>
        <w:t>7</w:t>
      </w:r>
      <w:r>
        <w:t xml:space="preserve"> specifies August; </w:t>
      </w:r>
      <w:r w:rsidRPr="00302567">
        <w:rPr>
          <w:rFonts w:ascii="Times New Roman" w:hAnsi="Times New Roman"/>
        </w:rPr>
        <w:t>8</w:t>
      </w:r>
      <w:r>
        <w:t xml:space="preserve"> specifies September; </w:t>
      </w:r>
      <w:r w:rsidRPr="00302567">
        <w:rPr>
          <w:rFonts w:ascii="Times New Roman" w:hAnsi="Times New Roman"/>
        </w:rPr>
        <w:t>9</w:t>
      </w:r>
      <w:r>
        <w:t xml:space="preserve"> specifies October; </w:t>
      </w:r>
      <w:r w:rsidRPr="00302567">
        <w:rPr>
          <w:rFonts w:ascii="Times New Roman" w:hAnsi="Times New Roman"/>
        </w:rPr>
        <w:t>10</w:t>
      </w:r>
      <w:r>
        <w:t xml:space="preserve"> specifies November; and </w:t>
      </w:r>
      <w:r w:rsidRPr="00302567">
        <w:rPr>
          <w:rFonts w:ascii="Times New Roman" w:hAnsi="Times New Roman"/>
        </w:rPr>
        <w:t>11</w:t>
      </w:r>
      <w:r>
        <w:t xml:space="preserve"> specifies December. Note that </w:t>
      </w:r>
      <w:r w:rsidRPr="00302567">
        <w:rPr>
          <w:rFonts w:ascii="Times New Roman" w:hAnsi="Times New Roman"/>
        </w:rPr>
        <w:t>MonthFromTime(0) = 0</w:t>
      </w:r>
      <w:r>
        <w:t>, corresponding to Thursday, 01 January, 1970.</w:t>
      </w:r>
    </w:p>
    <w:p w14:paraId="46F083C4" w14:textId="77777777" w:rsidR="004C02EF" w:rsidRDefault="004C02EF" w:rsidP="004C02EF">
      <w:pPr>
        <w:pStyle w:val="40"/>
        <w:numPr>
          <w:ilvl w:val="0"/>
          <w:numId w:val="0"/>
        </w:numPr>
      </w:pPr>
      <w:bookmarkStart w:id="8020" w:name="_Toc393690511"/>
      <w:r>
        <w:t>15.9.1.5</w:t>
      </w:r>
      <w:r>
        <w:tab/>
        <w:t>Date Numbe</w:t>
      </w:r>
      <w:bookmarkEnd w:id="8019"/>
      <w:bookmarkEnd w:id="8020"/>
      <w:r>
        <w:t>r</w:t>
      </w:r>
    </w:p>
    <w:p w14:paraId="13FBC2DC" w14:textId="77777777" w:rsidR="004C02EF" w:rsidRDefault="004C02EF" w:rsidP="004C02EF">
      <w:r>
        <w:t xml:space="preserve">A date number is identified by an integer in the range </w:t>
      </w:r>
      <w:r w:rsidRPr="00302567">
        <w:rPr>
          <w:rFonts w:ascii="Times New Roman" w:hAnsi="Times New Roman"/>
        </w:rPr>
        <w:t>1</w:t>
      </w:r>
      <w:r>
        <w:t xml:space="preserve"> through </w:t>
      </w:r>
      <w:r w:rsidRPr="00302567">
        <w:rPr>
          <w:rFonts w:ascii="Times New Roman" w:hAnsi="Times New Roman"/>
        </w:rPr>
        <w:t>31</w:t>
      </w:r>
      <w:r>
        <w:t>, inclusive. The mapping DateFromTime(</w:t>
      </w:r>
      <w:r>
        <w:rPr>
          <w:i/>
        </w:rPr>
        <w:t>t</w:t>
      </w:r>
      <w:r>
        <w:t xml:space="preserve">) from a time value </w:t>
      </w:r>
      <w:r>
        <w:rPr>
          <w:i/>
        </w:rPr>
        <w:t>t</w:t>
      </w:r>
      <w:r>
        <w:t xml:space="preserve"> to a month number is defined by:</w:t>
      </w:r>
    </w:p>
    <w:p w14:paraId="3C6F1E6E" w14:textId="77777777" w:rsidR="004C02EF" w:rsidRPr="0030256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302567">
        <w:t>DateFromTime(</w:t>
      </w:r>
      <w:r w:rsidRPr="00302567">
        <w:rPr>
          <w:i/>
        </w:rPr>
        <w:t>t</w:t>
      </w:r>
      <w:r w:rsidRPr="00302567">
        <w:t>)</w:t>
      </w:r>
      <w:r w:rsidRPr="00302567">
        <w:tab/>
        <w:t>= DayWithinYear(</w:t>
      </w:r>
      <w:r w:rsidRPr="00302567">
        <w:rPr>
          <w:i/>
        </w:rPr>
        <w:t>t</w:t>
      </w:r>
      <w:r w:rsidRPr="00302567">
        <w:t>)+1</w:t>
      </w:r>
      <w:r w:rsidRPr="00302567">
        <w:tab/>
        <w:t>if MonthFromTime(</w:t>
      </w:r>
      <w:r w:rsidRPr="00302567">
        <w:rPr>
          <w:i/>
        </w:rPr>
        <w:t>t</w:t>
      </w:r>
      <w:r w:rsidRPr="00302567">
        <w:t>)=0</w:t>
      </w:r>
      <w:r w:rsidRPr="00302567">
        <w:br/>
      </w:r>
      <w:r w:rsidRPr="00302567">
        <w:tab/>
        <w:t>= DayWithinYear(</w:t>
      </w:r>
      <w:r w:rsidRPr="00302567">
        <w:rPr>
          <w:i/>
        </w:rPr>
        <w:t>t</w:t>
      </w:r>
      <w:r w:rsidRPr="00302567">
        <w:t>)</w:t>
      </w:r>
      <w:r w:rsidRPr="00302567">
        <w:sym w:font="Symbol" w:char="F02D"/>
      </w:r>
      <w:r w:rsidRPr="00302567">
        <w:t>30</w:t>
      </w:r>
      <w:r w:rsidRPr="00302567">
        <w:tab/>
        <w:t>if MonthFromTime(</w:t>
      </w:r>
      <w:r w:rsidRPr="00302567">
        <w:rPr>
          <w:i/>
        </w:rPr>
        <w:t>t</w:t>
      </w:r>
      <w:r w:rsidRPr="00302567">
        <w:t>)=1</w:t>
      </w:r>
      <w:r w:rsidRPr="00302567">
        <w:br/>
      </w:r>
      <w:r w:rsidRPr="00302567">
        <w:tab/>
        <w:t>= DayWithinYear(</w:t>
      </w:r>
      <w:r w:rsidRPr="00302567">
        <w:rPr>
          <w:i/>
        </w:rPr>
        <w:t>t</w:t>
      </w:r>
      <w:r w:rsidRPr="00302567">
        <w:t>)</w:t>
      </w:r>
      <w:r w:rsidRPr="00302567">
        <w:sym w:font="Symbol" w:char="F02D"/>
      </w:r>
      <w:r w:rsidRPr="00302567">
        <w:t>58</w:t>
      </w:r>
      <w:r w:rsidRPr="00302567">
        <w:sym w:font="Symbol" w:char="F02D"/>
      </w:r>
      <w:r w:rsidRPr="00302567">
        <w:t>InLeapYear(</w:t>
      </w:r>
      <w:r w:rsidRPr="00302567">
        <w:rPr>
          <w:i/>
        </w:rPr>
        <w:t>t</w:t>
      </w:r>
      <w:r w:rsidRPr="00302567">
        <w:t>)</w:t>
      </w:r>
      <w:r w:rsidRPr="00302567">
        <w:tab/>
        <w:t>if MonthFromTime(</w:t>
      </w:r>
      <w:r w:rsidRPr="00302567">
        <w:rPr>
          <w:i/>
        </w:rPr>
        <w:t>t</w:t>
      </w:r>
      <w:r w:rsidRPr="00302567">
        <w:t>)=2</w:t>
      </w:r>
      <w:r w:rsidRPr="00302567">
        <w:br/>
      </w:r>
      <w:r w:rsidRPr="00302567">
        <w:tab/>
        <w:t>= DayWithinYear(</w:t>
      </w:r>
      <w:r w:rsidRPr="00302567">
        <w:rPr>
          <w:i/>
        </w:rPr>
        <w:t>t</w:t>
      </w:r>
      <w:r w:rsidRPr="00302567">
        <w:t>)</w:t>
      </w:r>
      <w:r w:rsidRPr="00302567">
        <w:sym w:font="Symbol" w:char="F02D"/>
      </w:r>
      <w:r w:rsidRPr="00302567">
        <w:t>89</w:t>
      </w:r>
      <w:r w:rsidRPr="00302567">
        <w:sym w:font="Symbol" w:char="F02D"/>
      </w:r>
      <w:r w:rsidRPr="00302567">
        <w:t>InLeapYear(</w:t>
      </w:r>
      <w:r w:rsidRPr="00302567">
        <w:rPr>
          <w:i/>
        </w:rPr>
        <w:t>t</w:t>
      </w:r>
      <w:r w:rsidRPr="00302567">
        <w:t>)</w:t>
      </w:r>
      <w:r w:rsidRPr="00302567">
        <w:tab/>
        <w:t>if MonthFromTime(</w:t>
      </w:r>
      <w:r w:rsidRPr="00302567">
        <w:rPr>
          <w:i/>
        </w:rPr>
        <w:t>t</w:t>
      </w:r>
      <w:r w:rsidRPr="00302567">
        <w:t>)=3</w:t>
      </w:r>
      <w:r w:rsidRPr="00302567">
        <w:br/>
      </w:r>
      <w:r w:rsidRPr="00302567">
        <w:tab/>
        <w:t>= DayWithinYear(</w:t>
      </w:r>
      <w:r w:rsidRPr="00302567">
        <w:rPr>
          <w:i/>
        </w:rPr>
        <w:t>t</w:t>
      </w:r>
      <w:r w:rsidRPr="00302567">
        <w:t>)</w:t>
      </w:r>
      <w:r w:rsidRPr="00302567">
        <w:sym w:font="Symbol" w:char="F02D"/>
      </w:r>
      <w:r w:rsidRPr="00302567">
        <w:t>119</w:t>
      </w:r>
      <w:r w:rsidRPr="00302567">
        <w:sym w:font="Symbol" w:char="F02D"/>
      </w:r>
      <w:r w:rsidRPr="00302567">
        <w:t>InLeapYear(</w:t>
      </w:r>
      <w:r w:rsidRPr="00302567">
        <w:rPr>
          <w:i/>
        </w:rPr>
        <w:t>t</w:t>
      </w:r>
      <w:r w:rsidRPr="00302567">
        <w:t>)</w:t>
      </w:r>
      <w:r w:rsidRPr="00302567">
        <w:tab/>
        <w:t>if MonthFromTime(</w:t>
      </w:r>
      <w:r w:rsidRPr="00302567">
        <w:rPr>
          <w:i/>
        </w:rPr>
        <w:t>t</w:t>
      </w:r>
      <w:r w:rsidRPr="00302567">
        <w:t>)=4</w:t>
      </w:r>
      <w:r w:rsidRPr="00302567">
        <w:br/>
      </w:r>
      <w:r w:rsidRPr="00302567">
        <w:tab/>
        <w:t>= DayWithinYear(</w:t>
      </w:r>
      <w:r w:rsidRPr="00302567">
        <w:rPr>
          <w:i/>
        </w:rPr>
        <w:t>t</w:t>
      </w:r>
      <w:r w:rsidRPr="00302567">
        <w:t>)</w:t>
      </w:r>
      <w:r w:rsidRPr="00302567">
        <w:sym w:font="Symbol" w:char="F02D"/>
      </w:r>
      <w:r w:rsidRPr="00302567">
        <w:t>150</w:t>
      </w:r>
      <w:r w:rsidRPr="00302567">
        <w:sym w:font="Symbol" w:char="F02D"/>
      </w:r>
      <w:r w:rsidRPr="00302567">
        <w:t>InLeapYear(</w:t>
      </w:r>
      <w:r w:rsidRPr="00302567">
        <w:rPr>
          <w:i/>
        </w:rPr>
        <w:t>t</w:t>
      </w:r>
      <w:r w:rsidRPr="00302567">
        <w:t>)</w:t>
      </w:r>
      <w:r w:rsidRPr="00302567">
        <w:tab/>
        <w:t>if MonthFromTime(</w:t>
      </w:r>
      <w:r w:rsidRPr="00302567">
        <w:rPr>
          <w:i/>
        </w:rPr>
        <w:t>t</w:t>
      </w:r>
      <w:r w:rsidRPr="00302567">
        <w:t>)=5</w:t>
      </w:r>
      <w:r w:rsidRPr="00302567">
        <w:br/>
      </w:r>
      <w:r w:rsidRPr="00302567">
        <w:tab/>
        <w:t>= DayWithinYear(</w:t>
      </w:r>
      <w:r w:rsidRPr="00302567">
        <w:rPr>
          <w:i/>
        </w:rPr>
        <w:t>t</w:t>
      </w:r>
      <w:r w:rsidRPr="00302567">
        <w:t>)</w:t>
      </w:r>
      <w:r w:rsidRPr="00302567">
        <w:sym w:font="Symbol" w:char="F02D"/>
      </w:r>
      <w:r w:rsidRPr="00302567">
        <w:t>180</w:t>
      </w:r>
      <w:r w:rsidRPr="00302567">
        <w:sym w:font="Symbol" w:char="F02D"/>
      </w:r>
      <w:r w:rsidRPr="00302567">
        <w:t>InLeapYear(</w:t>
      </w:r>
      <w:r w:rsidRPr="00302567">
        <w:rPr>
          <w:i/>
        </w:rPr>
        <w:t>t</w:t>
      </w:r>
      <w:r w:rsidRPr="00302567">
        <w:t>)</w:t>
      </w:r>
      <w:r w:rsidRPr="00302567">
        <w:tab/>
        <w:t>if MonthFromTime(</w:t>
      </w:r>
      <w:r w:rsidRPr="00302567">
        <w:rPr>
          <w:i/>
        </w:rPr>
        <w:t>t</w:t>
      </w:r>
      <w:r w:rsidRPr="00302567">
        <w:t>)=6</w:t>
      </w:r>
      <w:r w:rsidRPr="00302567">
        <w:br/>
      </w:r>
      <w:r w:rsidRPr="00302567">
        <w:tab/>
        <w:t>= DayWithinYear(</w:t>
      </w:r>
      <w:r w:rsidRPr="00302567">
        <w:rPr>
          <w:i/>
        </w:rPr>
        <w:t>t</w:t>
      </w:r>
      <w:r w:rsidRPr="00302567">
        <w:t>)</w:t>
      </w:r>
      <w:r w:rsidRPr="00302567">
        <w:sym w:font="Symbol" w:char="F02D"/>
      </w:r>
      <w:r w:rsidRPr="00302567">
        <w:t>211</w:t>
      </w:r>
      <w:r w:rsidRPr="00302567">
        <w:sym w:font="Symbol" w:char="F02D"/>
      </w:r>
      <w:r w:rsidRPr="00302567">
        <w:t>InLeapYear(</w:t>
      </w:r>
      <w:r w:rsidRPr="00302567">
        <w:rPr>
          <w:i/>
        </w:rPr>
        <w:t>t</w:t>
      </w:r>
      <w:r w:rsidRPr="00302567">
        <w:t>)</w:t>
      </w:r>
      <w:r w:rsidRPr="00302567">
        <w:tab/>
        <w:t>if MonthFromTime(</w:t>
      </w:r>
      <w:r w:rsidRPr="00302567">
        <w:rPr>
          <w:i/>
        </w:rPr>
        <w:t>t</w:t>
      </w:r>
      <w:r w:rsidRPr="00302567">
        <w:t>)=7</w:t>
      </w:r>
      <w:r w:rsidRPr="00302567">
        <w:br/>
      </w:r>
      <w:r w:rsidRPr="00302567">
        <w:tab/>
        <w:t>= DayWithinYear(</w:t>
      </w:r>
      <w:r w:rsidRPr="00302567">
        <w:rPr>
          <w:i/>
        </w:rPr>
        <w:t>t</w:t>
      </w:r>
      <w:r w:rsidRPr="00302567">
        <w:t>)</w:t>
      </w:r>
      <w:r w:rsidRPr="00302567">
        <w:sym w:font="Symbol" w:char="F02D"/>
      </w:r>
      <w:r w:rsidRPr="00302567">
        <w:t>242</w:t>
      </w:r>
      <w:r w:rsidRPr="00302567">
        <w:sym w:font="Symbol" w:char="F02D"/>
      </w:r>
      <w:r w:rsidRPr="00302567">
        <w:t>InLeapYear(</w:t>
      </w:r>
      <w:r w:rsidRPr="00302567">
        <w:rPr>
          <w:i/>
        </w:rPr>
        <w:t>t</w:t>
      </w:r>
      <w:r w:rsidRPr="00302567">
        <w:t>)</w:t>
      </w:r>
      <w:r w:rsidRPr="00302567">
        <w:tab/>
        <w:t>if MonthFromTime(</w:t>
      </w:r>
      <w:r w:rsidRPr="00302567">
        <w:rPr>
          <w:i/>
        </w:rPr>
        <w:t>t</w:t>
      </w:r>
      <w:r w:rsidRPr="00302567">
        <w:t>)=8</w:t>
      </w:r>
      <w:r w:rsidRPr="00302567">
        <w:br/>
      </w:r>
      <w:r w:rsidRPr="00302567">
        <w:tab/>
        <w:t>= DayWithinYear(</w:t>
      </w:r>
      <w:r w:rsidRPr="00302567">
        <w:rPr>
          <w:i/>
        </w:rPr>
        <w:t>t</w:t>
      </w:r>
      <w:r w:rsidRPr="00302567">
        <w:t>)</w:t>
      </w:r>
      <w:r w:rsidRPr="00302567">
        <w:sym w:font="Symbol" w:char="F02D"/>
      </w:r>
      <w:r w:rsidRPr="00302567">
        <w:t>272</w:t>
      </w:r>
      <w:r w:rsidRPr="00302567">
        <w:sym w:font="Symbol" w:char="F02D"/>
      </w:r>
      <w:r w:rsidRPr="00302567">
        <w:t>InLeapYear(</w:t>
      </w:r>
      <w:r w:rsidRPr="00302567">
        <w:rPr>
          <w:i/>
        </w:rPr>
        <w:t>t</w:t>
      </w:r>
      <w:r w:rsidRPr="00302567">
        <w:t>)</w:t>
      </w:r>
      <w:r w:rsidRPr="00302567">
        <w:tab/>
        <w:t>if MonthFromTime(</w:t>
      </w:r>
      <w:r w:rsidRPr="00302567">
        <w:rPr>
          <w:i/>
        </w:rPr>
        <w:t>t</w:t>
      </w:r>
      <w:r w:rsidRPr="00302567">
        <w:t>)=9</w:t>
      </w:r>
      <w:r w:rsidRPr="00302567">
        <w:br/>
      </w:r>
      <w:r w:rsidRPr="00302567">
        <w:tab/>
        <w:t>= DayWithinYear(</w:t>
      </w:r>
      <w:r w:rsidRPr="00302567">
        <w:rPr>
          <w:i/>
        </w:rPr>
        <w:t>t</w:t>
      </w:r>
      <w:r w:rsidRPr="00302567">
        <w:t>)</w:t>
      </w:r>
      <w:r w:rsidRPr="00302567">
        <w:sym w:font="Symbol" w:char="F02D"/>
      </w:r>
      <w:r w:rsidRPr="00302567">
        <w:t>303</w:t>
      </w:r>
      <w:r w:rsidRPr="00302567">
        <w:sym w:font="Symbol" w:char="F02D"/>
      </w:r>
      <w:r w:rsidRPr="00302567">
        <w:t>InLeapYear(</w:t>
      </w:r>
      <w:r w:rsidRPr="00302567">
        <w:rPr>
          <w:i/>
        </w:rPr>
        <w:t>t</w:t>
      </w:r>
      <w:r w:rsidRPr="00302567">
        <w:t>)</w:t>
      </w:r>
      <w:r w:rsidRPr="00302567">
        <w:tab/>
        <w:t>if MonthFromTime(</w:t>
      </w:r>
      <w:r w:rsidRPr="00302567">
        <w:rPr>
          <w:i/>
        </w:rPr>
        <w:t>t</w:t>
      </w:r>
      <w:r w:rsidRPr="00302567">
        <w:t>)=10</w:t>
      </w:r>
      <w:r w:rsidRPr="00302567">
        <w:br/>
      </w:r>
      <w:r w:rsidRPr="00302567">
        <w:tab/>
        <w:t>= DayWithinYear(</w:t>
      </w:r>
      <w:r w:rsidRPr="00302567">
        <w:rPr>
          <w:i/>
        </w:rPr>
        <w:t>t</w:t>
      </w:r>
      <w:r w:rsidRPr="00302567">
        <w:t>)</w:t>
      </w:r>
      <w:r w:rsidRPr="00302567">
        <w:sym w:font="Symbol" w:char="F02D"/>
      </w:r>
      <w:r w:rsidRPr="00302567">
        <w:t>333</w:t>
      </w:r>
      <w:r w:rsidRPr="00302567">
        <w:sym w:font="Symbol" w:char="F02D"/>
      </w:r>
      <w:r w:rsidRPr="00302567">
        <w:t>InLeapYear(</w:t>
      </w:r>
      <w:r w:rsidRPr="00302567">
        <w:rPr>
          <w:i/>
        </w:rPr>
        <w:t>t</w:t>
      </w:r>
      <w:r w:rsidRPr="00302567">
        <w:t>)</w:t>
      </w:r>
      <w:r w:rsidRPr="00302567">
        <w:tab/>
        <w:t>if MonthFromTime(</w:t>
      </w:r>
      <w:r w:rsidRPr="00302567">
        <w:rPr>
          <w:i/>
        </w:rPr>
        <w:t>t</w:t>
      </w:r>
      <w:r w:rsidRPr="00302567">
        <w:t>)=11</w:t>
      </w:r>
    </w:p>
    <w:p w14:paraId="0DEF37C2" w14:textId="77777777" w:rsidR="004C02EF" w:rsidRDefault="004C02EF" w:rsidP="004C02EF">
      <w:pPr>
        <w:pStyle w:val="40"/>
        <w:numPr>
          <w:ilvl w:val="0"/>
          <w:numId w:val="0"/>
        </w:numPr>
      </w:pPr>
      <w:bookmarkStart w:id="8021" w:name="_Toc385672396"/>
      <w:bookmarkStart w:id="8022" w:name="_Toc393690512"/>
      <w:r>
        <w:t>15.9.1.6</w:t>
      </w:r>
      <w:r>
        <w:tab/>
        <w:t>Week Da</w:t>
      </w:r>
      <w:bookmarkEnd w:id="8021"/>
      <w:bookmarkEnd w:id="8022"/>
      <w:r>
        <w:t>y</w:t>
      </w:r>
    </w:p>
    <w:p w14:paraId="2D3AC021" w14:textId="77777777" w:rsidR="004C02EF" w:rsidRDefault="004C02EF" w:rsidP="004C02EF">
      <w:pPr>
        <w:spacing w:after="120"/>
      </w:pPr>
      <w:r>
        <w:t xml:space="preserve">The weekday for a particular time value </w:t>
      </w:r>
      <w:r w:rsidRPr="00302567">
        <w:rPr>
          <w:rFonts w:ascii="Times New Roman" w:hAnsi="Times New Roman"/>
          <w:i/>
        </w:rPr>
        <w:t>t</w:t>
      </w:r>
      <w:r>
        <w:t xml:space="preserve"> is defined as</w:t>
      </w:r>
    </w:p>
    <w:p w14:paraId="41E983BC"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WeekDay(</w:t>
      </w:r>
      <w:r w:rsidRPr="00302567">
        <w:rPr>
          <w:i/>
        </w:rPr>
        <w:t>t</w:t>
      </w:r>
      <w:r w:rsidRPr="00302567">
        <w:t>)</w:t>
      </w:r>
      <w:r w:rsidRPr="00302567">
        <w:tab/>
        <w:t xml:space="preserve"> = (Day(</w:t>
      </w:r>
      <w:r w:rsidRPr="00302567">
        <w:rPr>
          <w:i/>
        </w:rPr>
        <w:t>t</w:t>
      </w:r>
      <w:r w:rsidRPr="00302567">
        <w:t>) + 4) modulo 7</w:t>
      </w:r>
    </w:p>
    <w:p w14:paraId="366FA3A8" w14:textId="77777777" w:rsidR="004C02EF" w:rsidRDefault="004C02EF" w:rsidP="004C02EF">
      <w:r>
        <w:t xml:space="preserve">A weekday value of </w:t>
      </w:r>
      <w:r w:rsidRPr="00302567">
        <w:rPr>
          <w:rFonts w:ascii="Times New Roman" w:hAnsi="Times New Roman"/>
        </w:rPr>
        <w:t>0</w:t>
      </w:r>
      <w:r>
        <w:t xml:space="preserve"> specifies Sunday; </w:t>
      </w:r>
      <w:r w:rsidRPr="00302567">
        <w:rPr>
          <w:rFonts w:ascii="Times New Roman" w:hAnsi="Times New Roman"/>
        </w:rPr>
        <w:t>1</w:t>
      </w:r>
      <w:r>
        <w:t xml:space="preserve"> specifies Monday; </w:t>
      </w:r>
      <w:r w:rsidRPr="00302567">
        <w:rPr>
          <w:rFonts w:ascii="Times New Roman" w:hAnsi="Times New Roman"/>
        </w:rPr>
        <w:t>2</w:t>
      </w:r>
      <w:r>
        <w:t xml:space="preserve"> specifies Tuesday; </w:t>
      </w:r>
      <w:r w:rsidRPr="00302567">
        <w:rPr>
          <w:rFonts w:ascii="Times New Roman" w:hAnsi="Times New Roman"/>
        </w:rPr>
        <w:t>3</w:t>
      </w:r>
      <w:r>
        <w:t xml:space="preserve"> specifies Wednesday; </w:t>
      </w:r>
      <w:r w:rsidRPr="00302567">
        <w:rPr>
          <w:rFonts w:ascii="Times New Roman" w:hAnsi="Times New Roman"/>
        </w:rPr>
        <w:t>4</w:t>
      </w:r>
      <w:r>
        <w:t xml:space="preserve"> specifies Thursday; </w:t>
      </w:r>
      <w:r w:rsidRPr="00302567">
        <w:rPr>
          <w:rFonts w:ascii="Times New Roman" w:hAnsi="Times New Roman"/>
        </w:rPr>
        <w:t>5</w:t>
      </w:r>
      <w:r>
        <w:t xml:space="preserve"> specifies Friday; and </w:t>
      </w:r>
      <w:r w:rsidRPr="00302567">
        <w:rPr>
          <w:rFonts w:ascii="Times New Roman" w:hAnsi="Times New Roman"/>
        </w:rPr>
        <w:t>6</w:t>
      </w:r>
      <w:r>
        <w:t xml:space="preserve"> specifies Saturday. Note that </w:t>
      </w:r>
      <w:r w:rsidRPr="00302567">
        <w:rPr>
          <w:rFonts w:ascii="Times New Roman" w:hAnsi="Times New Roman"/>
        </w:rPr>
        <w:t>WeekDay(0) = 4</w:t>
      </w:r>
      <w:r>
        <w:t>, corresponding to Thursday, 01 January, 1970.</w:t>
      </w:r>
      <w:bookmarkStart w:id="8023" w:name="_Toc385672397"/>
      <w:bookmarkStart w:id="8024" w:name="_Toc393690513"/>
    </w:p>
    <w:p w14:paraId="73E62E22" w14:textId="77777777" w:rsidR="004C02EF" w:rsidRDefault="004C02EF" w:rsidP="004C02EF">
      <w:pPr>
        <w:pStyle w:val="40"/>
        <w:numPr>
          <w:ilvl w:val="0"/>
          <w:numId w:val="0"/>
        </w:numPr>
      </w:pPr>
      <w:r>
        <w:t>15.9.1.7</w:t>
      </w:r>
      <w:r>
        <w:tab/>
        <w:t>Local Time Zone Adjustmen</w:t>
      </w:r>
      <w:bookmarkEnd w:id="8023"/>
      <w:bookmarkEnd w:id="8024"/>
      <w:r>
        <w:t>t</w:t>
      </w:r>
    </w:p>
    <w:p w14:paraId="6084C0D7" w14:textId="77777777" w:rsidR="004C02EF" w:rsidRDefault="004C02EF" w:rsidP="004C02EF">
      <w:r>
        <w:t xml:space="preserve">An implementation of ECMAScript is expected to determine the local time zone adjustment. The local time zone adjustment is a value LocalTZA measured in milliseconds which when added to UTC represents the local </w:t>
      </w:r>
      <w:r>
        <w:rPr>
          <w:i/>
        </w:rPr>
        <w:t>standard</w:t>
      </w:r>
      <w:r>
        <w:t xml:space="preserve"> time. Daylight saving time is </w:t>
      </w:r>
      <w:r>
        <w:rPr>
          <w:i/>
        </w:rPr>
        <w:t>not</w:t>
      </w:r>
      <w:r>
        <w:t xml:space="preserve"> reflected by LocalTZA. The value LocalTZA does not vary with time but depends only on the geographic location.</w:t>
      </w:r>
      <w:bookmarkStart w:id="8025" w:name="_Toc385672398"/>
      <w:bookmarkStart w:id="8026" w:name="_Toc393690514"/>
    </w:p>
    <w:p w14:paraId="5FE6E6EC" w14:textId="77777777" w:rsidR="004C02EF" w:rsidRDefault="004C02EF" w:rsidP="004C02EF">
      <w:pPr>
        <w:pStyle w:val="40"/>
        <w:numPr>
          <w:ilvl w:val="0"/>
          <w:numId w:val="0"/>
        </w:numPr>
      </w:pPr>
      <w:r>
        <w:t>15.9.1.8</w:t>
      </w:r>
      <w:r>
        <w:tab/>
        <w:t>Daylight Saving Time Adjustmen</w:t>
      </w:r>
      <w:bookmarkEnd w:id="8025"/>
      <w:bookmarkEnd w:id="8026"/>
      <w:r>
        <w:t>t</w:t>
      </w:r>
    </w:p>
    <w:p w14:paraId="3835DE60" w14:textId="77777777" w:rsidR="004C02EF" w:rsidRDefault="004C02EF" w:rsidP="004C02EF">
      <w:r>
        <w:t>An implementation of ECMAScript is expected to determine the daylight saving time algorithm. The algorithm to determine the daylight saving time adjustment DaylightSavingTA(</w:t>
      </w:r>
      <w:r>
        <w:rPr>
          <w:i/>
        </w:rPr>
        <w:t>t</w:t>
      </w:r>
      <w:r>
        <w:t>), measured in milliseconds, must depend only on four things:</w:t>
      </w:r>
    </w:p>
    <w:p w14:paraId="05A0DF45" w14:textId="77777777" w:rsidR="004C02EF" w:rsidRDefault="004C02EF" w:rsidP="004C02EF">
      <w:pPr>
        <w:spacing w:after="120"/>
      </w:pPr>
      <w:r>
        <w:t>(1) the time since the beginning of the year</w:t>
      </w:r>
    </w:p>
    <w:p w14:paraId="07A21E1B"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rPr>
          <w:i/>
        </w:rPr>
        <w:t>t</w:t>
      </w:r>
      <w:r w:rsidRPr="00302567">
        <w:t xml:space="preserve"> – TimeFromYear(YearFromTime(</w:t>
      </w:r>
      <w:r w:rsidRPr="00302567">
        <w:rPr>
          <w:i/>
        </w:rPr>
        <w:t>t</w:t>
      </w:r>
      <w:r w:rsidRPr="00302567">
        <w:t>))</w:t>
      </w:r>
    </w:p>
    <w:p w14:paraId="7169A296" w14:textId="77777777" w:rsidR="004C02EF" w:rsidRPr="00924CA5" w:rsidRDefault="004C02EF" w:rsidP="004C02EF">
      <w:pPr>
        <w:spacing w:after="120"/>
      </w:pPr>
      <w:r w:rsidRPr="00924CA5">
        <w:t xml:space="preserve">(2) whether </w:t>
      </w:r>
      <w:r w:rsidRPr="00302567">
        <w:rPr>
          <w:rFonts w:ascii="Times New Roman" w:hAnsi="Times New Roman"/>
          <w:i/>
        </w:rPr>
        <w:t>t</w:t>
      </w:r>
      <w:r w:rsidRPr="00924CA5">
        <w:t xml:space="preserve"> is in a leap year</w:t>
      </w:r>
    </w:p>
    <w:p w14:paraId="7C8F37D8" w14:textId="77777777" w:rsidR="004C02EF" w:rsidRPr="00D00D4A" w:rsidRDefault="004C02EF" w:rsidP="004C02EF">
      <w:pPr>
        <w:pStyle w:val="MathDefinition4"/>
        <w:tabs>
          <w:tab w:val="clear" w:pos="2160"/>
          <w:tab w:val="clear" w:pos="3240"/>
          <w:tab w:val="left" w:pos="1440"/>
          <w:tab w:val="left" w:pos="2970"/>
          <w:tab w:val="left" w:pos="3330"/>
        </w:tabs>
        <w:spacing w:before="0" w:after="120"/>
        <w:ind w:left="1440"/>
        <w:jc w:val="left"/>
        <w:rPr>
          <w:rFonts w:ascii="Arial" w:hAnsi="Arial"/>
        </w:rPr>
      </w:pPr>
      <w:r w:rsidRPr="00302567">
        <w:t>InLeapYear</w:t>
      </w:r>
      <w:r w:rsidRPr="00D00D4A">
        <w:rPr>
          <w:rFonts w:ascii="Arial" w:hAnsi="Arial"/>
        </w:rPr>
        <w:t>(</w:t>
      </w:r>
      <w:r w:rsidRPr="00D00D4A">
        <w:rPr>
          <w:rFonts w:ascii="Arial" w:hAnsi="Arial"/>
          <w:i/>
        </w:rPr>
        <w:t>t</w:t>
      </w:r>
      <w:r w:rsidRPr="00D00D4A">
        <w:rPr>
          <w:rFonts w:ascii="Arial" w:hAnsi="Arial"/>
        </w:rPr>
        <w:t>)</w:t>
      </w:r>
    </w:p>
    <w:p w14:paraId="1D5E5447" w14:textId="77777777" w:rsidR="004C02EF" w:rsidRPr="00924CA5" w:rsidRDefault="004C02EF" w:rsidP="004C02EF">
      <w:pPr>
        <w:spacing w:after="120"/>
      </w:pPr>
      <w:r w:rsidRPr="00924CA5">
        <w:t>(3) the week day of the beginning of the year</w:t>
      </w:r>
    </w:p>
    <w:p w14:paraId="46D3F68B"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WeekDay(TimeFromYear(YearFromTime(</w:t>
      </w:r>
      <w:r w:rsidRPr="00302567">
        <w:rPr>
          <w:i/>
        </w:rPr>
        <w:t>t</w:t>
      </w:r>
      <w:r w:rsidRPr="00302567">
        <w:t>))</w:t>
      </w:r>
      <w:r>
        <w:t>)</w:t>
      </w:r>
    </w:p>
    <w:p w14:paraId="4CA608AA" w14:textId="77777777" w:rsidR="004C02EF" w:rsidRDefault="004C02EF" w:rsidP="004C02EF">
      <w:r>
        <w:t>and (4) the geographic location.</w:t>
      </w:r>
    </w:p>
    <w:p w14:paraId="18A73741" w14:textId="77777777" w:rsidR="004C02EF" w:rsidRDefault="004C02EF" w:rsidP="004C02EF">
      <w:r>
        <w: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t>
      </w:r>
    </w:p>
    <w:p w14:paraId="61FF75C1" w14:textId="77777777" w:rsidR="004C02EF" w:rsidRDefault="004C02EF" w:rsidP="004C02EF">
      <w:r>
        <w: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t>
      </w:r>
      <w:bookmarkStart w:id="8027" w:name="_Toc385672399"/>
      <w:bookmarkStart w:id="8028" w:name="_Toc393690515"/>
    </w:p>
    <w:p w14:paraId="20554F59" w14:textId="77777777" w:rsidR="004C02EF" w:rsidRDefault="004C02EF" w:rsidP="004C02EF">
      <w:pPr>
        <w:pStyle w:val="40"/>
        <w:numPr>
          <w:ilvl w:val="0"/>
          <w:numId w:val="0"/>
        </w:numPr>
      </w:pPr>
      <w:r>
        <w:t>15.9.1.9</w:t>
      </w:r>
      <w:r>
        <w:tab/>
        <w:t>Local Tim</w:t>
      </w:r>
      <w:bookmarkEnd w:id="8027"/>
      <w:bookmarkEnd w:id="8028"/>
      <w:r>
        <w:t>e</w:t>
      </w:r>
    </w:p>
    <w:p w14:paraId="03D1C1D5" w14:textId="77777777" w:rsidR="004C02EF" w:rsidRDefault="004C02EF" w:rsidP="004C02EF">
      <w:pPr>
        <w:spacing w:after="120"/>
      </w:pPr>
      <w:r>
        <w:t>Conversion from UTC to local time is defined by</w:t>
      </w:r>
    </w:p>
    <w:p w14:paraId="2105BA35" w14:textId="77777777" w:rsidR="004C02EF" w:rsidRPr="00302567" w:rsidRDefault="004C02EF" w:rsidP="004C02EF">
      <w:pPr>
        <w:pStyle w:val="MathDefinition4"/>
        <w:tabs>
          <w:tab w:val="clear" w:pos="2160"/>
          <w:tab w:val="clear" w:pos="3240"/>
          <w:tab w:val="left" w:pos="1440"/>
          <w:tab w:val="left" w:pos="2970"/>
          <w:tab w:val="left" w:pos="3330"/>
        </w:tabs>
        <w:spacing w:before="0" w:after="120"/>
        <w:ind w:left="1440"/>
        <w:jc w:val="left"/>
      </w:pPr>
      <w:r w:rsidRPr="00302567">
        <w:t>LocalTime(</w:t>
      </w:r>
      <w:r w:rsidRPr="00302567">
        <w:rPr>
          <w:i/>
        </w:rPr>
        <w:t>t</w:t>
      </w:r>
      <w:r w:rsidRPr="00302567">
        <w:t xml:space="preserve">) = </w:t>
      </w:r>
      <w:r w:rsidRPr="00302567">
        <w:rPr>
          <w:i/>
        </w:rPr>
        <w:t>t</w:t>
      </w:r>
      <w:r w:rsidRPr="00302567">
        <w:t xml:space="preserve"> + LocalTZA + DaylightSavingTA(</w:t>
      </w:r>
      <w:r w:rsidRPr="00302567">
        <w:rPr>
          <w:i/>
        </w:rPr>
        <w:t>t</w:t>
      </w:r>
      <w:r w:rsidRPr="00302567">
        <w:t>)</w:t>
      </w:r>
    </w:p>
    <w:p w14:paraId="73C55513" w14:textId="77777777" w:rsidR="004C02EF" w:rsidRDefault="004C02EF" w:rsidP="004C02EF">
      <w:pPr>
        <w:spacing w:after="120"/>
      </w:pPr>
      <w:r>
        <w:t xml:space="preserve">Conversion from local time to </w:t>
      </w:r>
      <w:r w:rsidRPr="00A30CD5">
        <w:t>UTC</w:t>
      </w:r>
      <w:r>
        <w:t xml:space="preserve"> is defined by</w:t>
      </w:r>
    </w:p>
    <w:p w14:paraId="745DA13A" w14:textId="77777777" w:rsidR="004C02EF" w:rsidRPr="00DE655B" w:rsidRDefault="004C02EF" w:rsidP="004C02EF">
      <w:pPr>
        <w:pStyle w:val="MathDefinition4"/>
        <w:tabs>
          <w:tab w:val="clear" w:pos="2160"/>
          <w:tab w:val="clear" w:pos="3240"/>
          <w:tab w:val="left" w:pos="1440"/>
          <w:tab w:val="left" w:pos="2970"/>
          <w:tab w:val="left" w:pos="3330"/>
        </w:tabs>
        <w:spacing w:before="0" w:after="120"/>
        <w:ind w:left="1440"/>
        <w:jc w:val="left"/>
        <w:rPr>
          <w:lang w:val="fr-CH"/>
        </w:rPr>
      </w:pPr>
      <w:r w:rsidRPr="00DE655B">
        <w:rPr>
          <w:lang w:val="fr-CH"/>
        </w:rPr>
        <w:t>UTC(</w:t>
      </w:r>
      <w:r w:rsidRPr="00DE655B">
        <w:rPr>
          <w:i/>
          <w:lang w:val="fr-CH"/>
        </w:rPr>
        <w:t>t</w:t>
      </w:r>
      <w:r w:rsidRPr="00DE655B">
        <w:rPr>
          <w:lang w:val="fr-CH"/>
        </w:rPr>
        <w:t xml:space="preserve">) = </w:t>
      </w:r>
      <w:r w:rsidRPr="00DE655B">
        <w:rPr>
          <w:i/>
          <w:lang w:val="fr-CH"/>
        </w:rPr>
        <w:t>t</w:t>
      </w:r>
      <w:r w:rsidRPr="00DE655B">
        <w:rPr>
          <w:lang w:val="fr-CH"/>
        </w:rPr>
        <w:t xml:space="preserve"> – LocalTZA – DaylightSavingTA(</w:t>
      </w:r>
      <w:r w:rsidRPr="00DE655B">
        <w:rPr>
          <w:i/>
          <w:lang w:val="fr-CH"/>
        </w:rPr>
        <w:t>t</w:t>
      </w:r>
      <w:r w:rsidRPr="00DE655B">
        <w:rPr>
          <w:lang w:val="fr-CH"/>
        </w:rPr>
        <w:t xml:space="preserve"> – LocalTZA)</w:t>
      </w:r>
    </w:p>
    <w:p w14:paraId="46FF1A7E" w14:textId="77777777" w:rsidR="004C02EF" w:rsidRDefault="004C02EF" w:rsidP="004C02EF">
      <w:r>
        <w:t xml:space="preserve">Note that </w:t>
      </w:r>
      <w:r w:rsidRPr="00302567">
        <w:rPr>
          <w:rFonts w:ascii="Times New Roman" w:hAnsi="Times New Roman"/>
        </w:rPr>
        <w:t>UTC(LocalTime(</w:t>
      </w:r>
      <w:r w:rsidRPr="00302567">
        <w:rPr>
          <w:rFonts w:ascii="Times New Roman" w:hAnsi="Times New Roman"/>
          <w:i/>
        </w:rPr>
        <w:t>t</w:t>
      </w:r>
      <w:r w:rsidRPr="00302567">
        <w:rPr>
          <w:rFonts w:ascii="Times New Roman" w:hAnsi="Times New Roman"/>
        </w:rPr>
        <w:t>))</w:t>
      </w:r>
      <w:r>
        <w:t xml:space="preserve"> is not necessarily always equal to </w:t>
      </w:r>
      <w:r>
        <w:rPr>
          <w:i/>
        </w:rPr>
        <w:t>t</w:t>
      </w:r>
      <w:r>
        <w:t>.</w:t>
      </w:r>
      <w:bookmarkStart w:id="8029" w:name="_Toc385672400"/>
      <w:bookmarkStart w:id="8030" w:name="_Toc393690516"/>
    </w:p>
    <w:p w14:paraId="43A82752" w14:textId="77777777" w:rsidR="004C02EF" w:rsidRDefault="004C02EF" w:rsidP="004C02EF">
      <w:pPr>
        <w:pStyle w:val="40"/>
        <w:numPr>
          <w:ilvl w:val="0"/>
          <w:numId w:val="0"/>
        </w:numPr>
      </w:pPr>
      <w:r>
        <w:t>15.9.1.10</w:t>
      </w:r>
      <w:r>
        <w:tab/>
        <w:t>Hours, Minutes, Second, and Millisecond</w:t>
      </w:r>
      <w:bookmarkEnd w:id="8029"/>
      <w:bookmarkEnd w:id="8030"/>
      <w:r>
        <w:t>s</w:t>
      </w:r>
    </w:p>
    <w:p w14:paraId="24F93C93" w14:textId="77777777" w:rsidR="004C02EF" w:rsidRDefault="004C02EF" w:rsidP="004C02EF">
      <w:pPr>
        <w:spacing w:after="120"/>
      </w:pPr>
      <w:r>
        <w:t>The following functions are useful in decomposing time values:</w:t>
      </w:r>
    </w:p>
    <w:p w14:paraId="08958755"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HourFromTime(</w:t>
      </w:r>
      <w:r w:rsidRPr="00302567">
        <w:rPr>
          <w:i/>
        </w:rPr>
        <w:t>t</w:t>
      </w:r>
      <w:r>
        <w:t>)</w:t>
      </w:r>
      <w:r>
        <w:tab/>
        <w:t>= floor(</w:t>
      </w:r>
      <w:r w:rsidRPr="00302567">
        <w:rPr>
          <w:i/>
        </w:rPr>
        <w:t>t</w:t>
      </w:r>
      <w:r>
        <w:t xml:space="preserve"> / msPerHour) modulo HoursPerDay</w:t>
      </w:r>
    </w:p>
    <w:p w14:paraId="6B7576A2"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MinFromTime(</w:t>
      </w:r>
      <w:r w:rsidRPr="00302567">
        <w:rPr>
          <w:i/>
        </w:rPr>
        <w:t>t</w:t>
      </w:r>
      <w:r>
        <w:t>)</w:t>
      </w:r>
      <w:r>
        <w:tab/>
        <w:t>= floor(</w:t>
      </w:r>
      <w:r w:rsidRPr="00302567">
        <w:rPr>
          <w:i/>
        </w:rPr>
        <w:t>t</w:t>
      </w:r>
      <w:r>
        <w:t xml:space="preserve"> / msPerMinute) modulo MinutesPerHour</w:t>
      </w:r>
    </w:p>
    <w:p w14:paraId="14550BE2"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SecFromTime(</w:t>
      </w:r>
      <w:r w:rsidRPr="00302567">
        <w:rPr>
          <w:i/>
        </w:rPr>
        <w:t>t</w:t>
      </w:r>
      <w:r>
        <w:t>)</w:t>
      </w:r>
      <w:r>
        <w:tab/>
        <w:t>= floor(</w:t>
      </w:r>
      <w:r w:rsidRPr="00302567">
        <w:rPr>
          <w:i/>
        </w:rPr>
        <w:t>t</w:t>
      </w:r>
      <w:r>
        <w:t xml:space="preserve"> / msPerSecond) modulo SecondsPerMinute</w:t>
      </w:r>
    </w:p>
    <w:p w14:paraId="1DB5874A"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msFromTime(</w:t>
      </w:r>
      <w:r w:rsidRPr="00302567">
        <w:rPr>
          <w:i/>
        </w:rPr>
        <w:t>t</w:t>
      </w:r>
      <w:r>
        <w:t>)</w:t>
      </w:r>
      <w:r>
        <w:tab/>
        <w:t xml:space="preserve">= </w:t>
      </w:r>
      <w:r w:rsidRPr="00302567">
        <w:t>t</w:t>
      </w:r>
      <w:r>
        <w:t xml:space="preserve"> modulo msPerSecond</w:t>
      </w:r>
    </w:p>
    <w:p w14:paraId="5813DF79" w14:textId="77777777" w:rsidR="004C02EF" w:rsidRDefault="004C02EF" w:rsidP="004C02EF">
      <w:pPr>
        <w:spacing w:after="120"/>
      </w:pPr>
      <w:r>
        <w:t>where</w:t>
      </w:r>
    </w:p>
    <w:p w14:paraId="0D710AA3"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HoursPerDay</w:t>
      </w:r>
      <w:r>
        <w:tab/>
        <w:t>= 24</w:t>
      </w:r>
    </w:p>
    <w:p w14:paraId="44B1D559"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MinutesPerHour</w:t>
      </w:r>
      <w:r>
        <w:tab/>
        <w:t>= 60</w:t>
      </w:r>
    </w:p>
    <w:p w14:paraId="755291C4"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SecondsPerMinute</w:t>
      </w:r>
      <w:r>
        <w:tab/>
        <w:t>= 60</w:t>
      </w:r>
    </w:p>
    <w:p w14:paraId="7BAF159E" w14:textId="77777777" w:rsidR="004C02EF" w:rsidRDefault="004C02EF" w:rsidP="004C02EF">
      <w:pPr>
        <w:pStyle w:val="MathDefinition4"/>
        <w:tabs>
          <w:tab w:val="clear" w:pos="2160"/>
          <w:tab w:val="clear" w:pos="3240"/>
          <w:tab w:val="left" w:pos="1440"/>
          <w:tab w:val="left" w:pos="2970"/>
          <w:tab w:val="left" w:pos="3330"/>
        </w:tabs>
        <w:spacing w:before="0" w:after="120"/>
        <w:ind w:left="1440"/>
        <w:jc w:val="left"/>
      </w:pPr>
      <w:r>
        <w:t>msPerSecond</w:t>
      </w:r>
      <w:r>
        <w:tab/>
        <w:t>= 1000</w:t>
      </w:r>
    </w:p>
    <w:p w14:paraId="06DD53B3" w14:textId="77777777" w:rsidR="004C02EF"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t>msPerMinute</w:t>
      </w:r>
      <w:r>
        <w:tab/>
        <w:t>= 60000</w:t>
      </w:r>
      <w:r>
        <w:tab/>
        <w:t xml:space="preserve">= msPerSecond </w:t>
      </w:r>
      <w:r>
        <w:sym w:font="Symbol" w:char="F0B4"/>
      </w:r>
      <w:r>
        <w:t xml:space="preserve"> SecondsPerMinute</w:t>
      </w:r>
    </w:p>
    <w:p w14:paraId="73E0B2E5" w14:textId="77777777" w:rsidR="004C02EF"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t>msPerHour</w:t>
      </w:r>
      <w:r>
        <w:tab/>
        <w:t>= 3600000</w:t>
      </w:r>
      <w:r>
        <w:tab/>
        <w:t xml:space="preserve">= msPerMinute </w:t>
      </w:r>
      <w:r>
        <w:sym w:font="Symbol" w:char="F0B4"/>
      </w:r>
      <w:r>
        <w:t xml:space="preserve"> MinutesPerHour</w:t>
      </w:r>
      <w:bookmarkStart w:id="8031" w:name="_Toc385672401"/>
      <w:bookmarkStart w:id="8032" w:name="_Toc393690517"/>
    </w:p>
    <w:p w14:paraId="0E3BF63A" w14:textId="77777777" w:rsidR="004C02EF" w:rsidRDefault="004C02EF" w:rsidP="004C02EF">
      <w:pPr>
        <w:pStyle w:val="40"/>
        <w:numPr>
          <w:ilvl w:val="0"/>
          <w:numId w:val="0"/>
        </w:numPr>
      </w:pPr>
      <w:r>
        <w:t>15.9.1.11</w:t>
      </w:r>
      <w:r>
        <w:tab/>
        <w:t>MakeTime (hour, min, sec, ms</w:t>
      </w:r>
      <w:bookmarkEnd w:id="8031"/>
      <w:bookmarkEnd w:id="8032"/>
      <w:r>
        <w:t>)</w:t>
      </w:r>
    </w:p>
    <w:p w14:paraId="2D61CC70" w14:textId="77777777" w:rsidR="004C02EF" w:rsidRDefault="004C02EF" w:rsidP="004C02EF">
      <w:r>
        <w:t>The operator MakeTime calculates a number of milliseconds from its four arguments, which must be ECMAScript Number values. This operator functions as follows:</w:t>
      </w:r>
    </w:p>
    <w:p w14:paraId="1BECB576" w14:textId="77777777" w:rsidR="004C02EF" w:rsidRPr="009D1662" w:rsidRDefault="004C02EF" w:rsidP="004C02EF">
      <w:pPr>
        <w:pStyle w:val="Alg4"/>
        <w:numPr>
          <w:ilvl w:val="0"/>
          <w:numId w:val="249"/>
        </w:numPr>
      </w:pPr>
      <w:r w:rsidRPr="009D1662">
        <w:t xml:space="preserve">If </w:t>
      </w:r>
      <w:r w:rsidRPr="009D1662">
        <w:rPr>
          <w:i/>
        </w:rPr>
        <w:t>hour</w:t>
      </w:r>
      <w:r w:rsidRPr="009D1662">
        <w:t xml:space="preserve"> is not finite or </w:t>
      </w:r>
      <w:r w:rsidRPr="009D1662">
        <w:rPr>
          <w:i/>
        </w:rPr>
        <w:t>min</w:t>
      </w:r>
      <w:r w:rsidRPr="009D1662">
        <w:t xml:space="preserve"> is not finite or </w:t>
      </w:r>
      <w:r w:rsidRPr="009D1662">
        <w:rPr>
          <w:i/>
        </w:rPr>
        <w:t>sec</w:t>
      </w:r>
      <w:r w:rsidRPr="009D1662">
        <w:t xml:space="preserve"> is not finite or </w:t>
      </w:r>
      <w:r w:rsidRPr="009D1662">
        <w:rPr>
          <w:i/>
        </w:rPr>
        <w:t>ms</w:t>
      </w:r>
      <w:r w:rsidRPr="009D1662">
        <w:t xml:space="preserve"> is not finite, return </w:t>
      </w:r>
      <w:r w:rsidRPr="009D1662">
        <w:rPr>
          <w:b/>
        </w:rPr>
        <w:t>NaN</w:t>
      </w:r>
      <w:r w:rsidRPr="009D1662">
        <w:t>.</w:t>
      </w:r>
    </w:p>
    <w:p w14:paraId="62FA425D" w14:textId="77777777" w:rsidR="004C02EF" w:rsidRPr="009D1662" w:rsidRDefault="004C02EF" w:rsidP="004C02EF">
      <w:pPr>
        <w:pStyle w:val="Alg4"/>
        <w:numPr>
          <w:ilvl w:val="0"/>
          <w:numId w:val="249"/>
        </w:numPr>
      </w:pPr>
      <w:r w:rsidRPr="009D1662">
        <w:t xml:space="preserve">Let </w:t>
      </w:r>
      <w:r w:rsidRPr="009D1662">
        <w:rPr>
          <w:i/>
        </w:rPr>
        <w:t>h</w:t>
      </w:r>
      <w:r w:rsidRPr="009D1662">
        <w:t xml:space="preserve"> be ToInteger(</w:t>
      </w:r>
      <w:r w:rsidRPr="009D1662">
        <w:rPr>
          <w:i/>
        </w:rPr>
        <w:t>hour</w:t>
      </w:r>
      <w:r w:rsidRPr="009D1662">
        <w:t>).</w:t>
      </w:r>
    </w:p>
    <w:p w14:paraId="35D0C31A" w14:textId="77777777" w:rsidR="004C02EF" w:rsidRPr="009D1662" w:rsidRDefault="004C02EF" w:rsidP="004C02EF">
      <w:pPr>
        <w:pStyle w:val="Alg4"/>
        <w:numPr>
          <w:ilvl w:val="0"/>
          <w:numId w:val="249"/>
        </w:numPr>
      </w:pPr>
      <w:r w:rsidRPr="009D1662">
        <w:t xml:space="preserve">Let </w:t>
      </w:r>
      <w:r w:rsidRPr="009D1662">
        <w:rPr>
          <w:i/>
        </w:rPr>
        <w:t>m</w:t>
      </w:r>
      <w:r w:rsidRPr="009D1662">
        <w:t xml:space="preserve"> be ToInteger(</w:t>
      </w:r>
      <w:r w:rsidRPr="009D1662">
        <w:rPr>
          <w:i/>
        </w:rPr>
        <w:t>min</w:t>
      </w:r>
      <w:r w:rsidRPr="009D1662">
        <w:t>).</w:t>
      </w:r>
    </w:p>
    <w:p w14:paraId="24D983B4" w14:textId="77777777" w:rsidR="004C02EF" w:rsidRPr="009D1662" w:rsidRDefault="004C02EF" w:rsidP="004C02EF">
      <w:pPr>
        <w:pStyle w:val="Alg4"/>
        <w:numPr>
          <w:ilvl w:val="0"/>
          <w:numId w:val="249"/>
        </w:numPr>
      </w:pPr>
      <w:r w:rsidRPr="009D1662">
        <w:t xml:space="preserve">Let </w:t>
      </w:r>
      <w:r w:rsidRPr="009D1662">
        <w:rPr>
          <w:i/>
        </w:rPr>
        <w:t>s</w:t>
      </w:r>
      <w:r w:rsidRPr="009D1662">
        <w:t xml:space="preserve"> be ToInteger(</w:t>
      </w:r>
      <w:r w:rsidRPr="009D1662">
        <w:rPr>
          <w:i/>
        </w:rPr>
        <w:t>sec</w:t>
      </w:r>
      <w:r w:rsidRPr="009D1662">
        <w:t>).</w:t>
      </w:r>
    </w:p>
    <w:p w14:paraId="479E6044" w14:textId="77777777" w:rsidR="004C02EF" w:rsidRPr="009D1662" w:rsidRDefault="004C02EF" w:rsidP="004C02EF">
      <w:pPr>
        <w:pStyle w:val="Alg4"/>
        <w:numPr>
          <w:ilvl w:val="0"/>
          <w:numId w:val="249"/>
        </w:numPr>
      </w:pPr>
      <w:r w:rsidRPr="009D1662">
        <w:t xml:space="preserve">Let </w:t>
      </w:r>
      <w:r w:rsidRPr="009D1662">
        <w:rPr>
          <w:i/>
        </w:rPr>
        <w:t>milli</w:t>
      </w:r>
      <w:r w:rsidRPr="009D1662">
        <w:t xml:space="preserve"> be ToInteger(</w:t>
      </w:r>
      <w:r w:rsidRPr="009D1662">
        <w:rPr>
          <w:i/>
        </w:rPr>
        <w:t>ms</w:t>
      </w:r>
      <w:r w:rsidRPr="009D1662">
        <w:t>).</w:t>
      </w:r>
    </w:p>
    <w:p w14:paraId="21DFDC4F" w14:textId="77777777" w:rsidR="004C02EF" w:rsidRPr="009D1662" w:rsidRDefault="004C02EF" w:rsidP="004C02EF">
      <w:pPr>
        <w:pStyle w:val="Alg4"/>
        <w:numPr>
          <w:ilvl w:val="0"/>
          <w:numId w:val="249"/>
        </w:numPr>
      </w:pPr>
      <w:r w:rsidRPr="009D1662">
        <w:t xml:space="preserve">Let </w:t>
      </w:r>
      <w:r w:rsidRPr="009D1662">
        <w:rPr>
          <w:i/>
        </w:rPr>
        <w:t>t</w:t>
      </w:r>
      <w:r w:rsidRPr="009D1662">
        <w:t xml:space="preserve"> be </w:t>
      </w:r>
      <w:r w:rsidRPr="009D1662">
        <w:rPr>
          <w:i/>
        </w:rPr>
        <w:t>h</w:t>
      </w:r>
      <w:r w:rsidRPr="009D1662">
        <w:t xml:space="preserve"> </w:t>
      </w:r>
      <w:r>
        <w:rPr>
          <w:rFonts w:ascii="Courier New" w:hAnsi="Courier New"/>
          <w:b/>
        </w:rPr>
        <w:t>*</w:t>
      </w:r>
      <w:r w:rsidRPr="009D1662">
        <w:t xml:space="preserve"> msPerHour </w:t>
      </w:r>
      <w:r>
        <w:rPr>
          <w:rFonts w:ascii="Courier New" w:hAnsi="Courier New"/>
          <w:b/>
        </w:rPr>
        <w:t>+</w:t>
      </w:r>
      <w:r w:rsidRPr="009D1662">
        <w:t xml:space="preserve"> </w:t>
      </w:r>
      <w:r w:rsidRPr="009D1662">
        <w:rPr>
          <w:i/>
        </w:rPr>
        <w:t>m</w:t>
      </w:r>
      <w:r w:rsidRPr="009D1662">
        <w:t xml:space="preserve"> </w:t>
      </w:r>
      <w:r>
        <w:rPr>
          <w:rFonts w:ascii="Courier New" w:hAnsi="Courier New"/>
          <w:b/>
        </w:rPr>
        <w:t>*</w:t>
      </w:r>
      <w:r w:rsidRPr="009D1662">
        <w:t xml:space="preserve"> msPerMinute </w:t>
      </w:r>
      <w:r>
        <w:rPr>
          <w:rFonts w:ascii="Courier New" w:hAnsi="Courier New"/>
          <w:b/>
        </w:rPr>
        <w:t>+</w:t>
      </w:r>
      <w:r w:rsidRPr="009D1662">
        <w:t xml:space="preserve"> </w:t>
      </w:r>
      <w:r w:rsidRPr="009D1662">
        <w:rPr>
          <w:i/>
        </w:rPr>
        <w:t>s</w:t>
      </w:r>
      <w:r w:rsidRPr="009D1662">
        <w:t xml:space="preserve"> </w:t>
      </w:r>
      <w:r>
        <w:rPr>
          <w:rFonts w:ascii="Courier New" w:hAnsi="Courier New"/>
          <w:b/>
        </w:rPr>
        <w:t>*</w:t>
      </w:r>
      <w:r w:rsidRPr="009D1662">
        <w:t xml:space="preserve"> msPerSecond </w:t>
      </w:r>
      <w:r>
        <w:rPr>
          <w:rFonts w:ascii="Courier New" w:hAnsi="Courier New"/>
          <w:b/>
        </w:rPr>
        <w:t>+</w:t>
      </w:r>
      <w:r w:rsidRPr="009D1662">
        <w:t xml:space="preserve"> </w:t>
      </w:r>
      <w:r w:rsidRPr="009D1662">
        <w:rPr>
          <w:i/>
        </w:rPr>
        <w:t>milli</w:t>
      </w:r>
      <w:r w:rsidRPr="009D1662">
        <w:t xml:space="preserve">, performing the arithmetic according to IEEE 754 rules (that is, as if using the ECMAScript operators </w:t>
      </w:r>
      <w:r>
        <w:rPr>
          <w:rFonts w:ascii="Courier New" w:hAnsi="Courier New"/>
          <w:b/>
        </w:rPr>
        <w:t>*</w:t>
      </w:r>
      <w:r w:rsidRPr="009D1662">
        <w:t xml:space="preserve"> and </w:t>
      </w:r>
      <w:r>
        <w:rPr>
          <w:rFonts w:ascii="Courier New" w:hAnsi="Courier New"/>
          <w:b/>
        </w:rPr>
        <w:t>+</w:t>
      </w:r>
      <w:r w:rsidRPr="009D1662">
        <w:t>).</w:t>
      </w:r>
    </w:p>
    <w:p w14:paraId="241380BE" w14:textId="77777777" w:rsidR="004C02EF" w:rsidRPr="009D1662" w:rsidRDefault="004C02EF" w:rsidP="004C02EF">
      <w:pPr>
        <w:pStyle w:val="Alg4"/>
        <w:numPr>
          <w:ilvl w:val="0"/>
          <w:numId w:val="249"/>
        </w:numPr>
        <w:spacing w:after="220"/>
      </w:pPr>
      <w:r w:rsidRPr="009D1662">
        <w:t xml:space="preserve">Return </w:t>
      </w:r>
      <w:r w:rsidRPr="009D1662">
        <w:rPr>
          <w:i/>
        </w:rPr>
        <w:t>t</w:t>
      </w:r>
      <w:r w:rsidRPr="009D1662">
        <w:t>.</w:t>
      </w:r>
      <w:bookmarkStart w:id="8033" w:name="_Toc385672402"/>
      <w:bookmarkStart w:id="8034" w:name="_Toc393690518"/>
    </w:p>
    <w:p w14:paraId="1B3EBBCA" w14:textId="77777777" w:rsidR="004C02EF" w:rsidRDefault="004C02EF" w:rsidP="004C02EF">
      <w:pPr>
        <w:pStyle w:val="40"/>
        <w:numPr>
          <w:ilvl w:val="0"/>
          <w:numId w:val="0"/>
        </w:numPr>
      </w:pPr>
      <w:r>
        <w:t>15.9.1.12</w:t>
      </w:r>
      <w:r>
        <w:tab/>
        <w:t>MakeDay (year, month, date</w:t>
      </w:r>
      <w:bookmarkEnd w:id="8033"/>
      <w:bookmarkEnd w:id="8034"/>
      <w:r>
        <w:t>)</w:t>
      </w:r>
    </w:p>
    <w:p w14:paraId="50B6E1CA" w14:textId="77777777" w:rsidR="004C02EF" w:rsidRDefault="004C02EF" w:rsidP="004C02EF">
      <w:r>
        <w:t>The operator MakeDay calculates a number of days from its three arguments, which must be ECMAScript Number values. This operator functions as follows:</w:t>
      </w:r>
    </w:p>
    <w:p w14:paraId="1300DF12" w14:textId="77777777" w:rsidR="004C02EF" w:rsidRPr="009D1662" w:rsidRDefault="004C02EF" w:rsidP="004C02EF">
      <w:pPr>
        <w:pStyle w:val="Alg4"/>
        <w:numPr>
          <w:ilvl w:val="0"/>
          <w:numId w:val="250"/>
        </w:numPr>
      </w:pPr>
      <w:r w:rsidRPr="009D1662">
        <w:t xml:space="preserve">If </w:t>
      </w:r>
      <w:r w:rsidRPr="009D1662">
        <w:rPr>
          <w:i/>
        </w:rPr>
        <w:t>year</w:t>
      </w:r>
      <w:r w:rsidRPr="009D1662">
        <w:t xml:space="preserve"> is not finite or </w:t>
      </w:r>
      <w:r w:rsidRPr="009D1662">
        <w:rPr>
          <w:i/>
        </w:rPr>
        <w:t>month</w:t>
      </w:r>
      <w:r w:rsidRPr="009D1662">
        <w:t xml:space="preserve"> is not finite or </w:t>
      </w:r>
      <w:r w:rsidRPr="009D1662">
        <w:rPr>
          <w:i/>
        </w:rPr>
        <w:t>date</w:t>
      </w:r>
      <w:r w:rsidRPr="009D1662">
        <w:t xml:space="preserve"> is not finite, return </w:t>
      </w:r>
      <w:r w:rsidRPr="009D1662">
        <w:rPr>
          <w:b/>
        </w:rPr>
        <w:t>NaN</w:t>
      </w:r>
      <w:r w:rsidRPr="009D1662">
        <w:t>.</w:t>
      </w:r>
    </w:p>
    <w:p w14:paraId="237A8377" w14:textId="77777777" w:rsidR="004C02EF" w:rsidRPr="009D1662" w:rsidRDefault="004C02EF" w:rsidP="004C02EF">
      <w:pPr>
        <w:pStyle w:val="Alg4"/>
        <w:numPr>
          <w:ilvl w:val="0"/>
          <w:numId w:val="250"/>
        </w:numPr>
      </w:pPr>
      <w:r w:rsidRPr="009D1662">
        <w:t xml:space="preserve">Let </w:t>
      </w:r>
      <w:r w:rsidRPr="009D1662">
        <w:rPr>
          <w:i/>
        </w:rPr>
        <w:t>y</w:t>
      </w:r>
      <w:r w:rsidRPr="009D1662">
        <w:t xml:space="preserve"> be ToInteger(</w:t>
      </w:r>
      <w:r w:rsidRPr="009D1662">
        <w:rPr>
          <w:i/>
        </w:rPr>
        <w:t>year</w:t>
      </w:r>
      <w:r w:rsidRPr="009D1662">
        <w:t>).</w:t>
      </w:r>
    </w:p>
    <w:p w14:paraId="2E124279" w14:textId="77777777" w:rsidR="004C02EF" w:rsidRPr="009D1662" w:rsidRDefault="004C02EF" w:rsidP="004C02EF">
      <w:pPr>
        <w:pStyle w:val="Alg4"/>
        <w:numPr>
          <w:ilvl w:val="0"/>
          <w:numId w:val="250"/>
        </w:numPr>
      </w:pPr>
      <w:r w:rsidRPr="009D1662">
        <w:t xml:space="preserve">Let </w:t>
      </w:r>
      <w:r w:rsidRPr="009D1662">
        <w:rPr>
          <w:i/>
        </w:rPr>
        <w:t>m</w:t>
      </w:r>
      <w:r w:rsidRPr="009D1662">
        <w:t xml:space="preserve"> be ToInteger(</w:t>
      </w:r>
      <w:r w:rsidRPr="009D1662">
        <w:rPr>
          <w:i/>
        </w:rPr>
        <w:t>month</w:t>
      </w:r>
      <w:r w:rsidRPr="009D1662">
        <w:t>).</w:t>
      </w:r>
    </w:p>
    <w:p w14:paraId="0D8CF86C" w14:textId="77777777" w:rsidR="004C02EF" w:rsidRPr="009D1662" w:rsidRDefault="004C02EF" w:rsidP="004C02EF">
      <w:pPr>
        <w:pStyle w:val="Alg4"/>
        <w:numPr>
          <w:ilvl w:val="0"/>
          <w:numId w:val="250"/>
        </w:numPr>
      </w:pPr>
      <w:r w:rsidRPr="009D1662">
        <w:t xml:space="preserve">Let </w:t>
      </w:r>
      <w:r w:rsidRPr="009D1662">
        <w:rPr>
          <w:i/>
        </w:rPr>
        <w:t>dt</w:t>
      </w:r>
      <w:r w:rsidRPr="009D1662">
        <w:t xml:space="preserve"> be ToInteger(</w:t>
      </w:r>
      <w:r w:rsidRPr="009D1662">
        <w:rPr>
          <w:i/>
        </w:rPr>
        <w:t>date</w:t>
      </w:r>
      <w:r w:rsidRPr="009D1662">
        <w:t>).</w:t>
      </w:r>
    </w:p>
    <w:p w14:paraId="74230040" w14:textId="77777777" w:rsidR="004C02EF" w:rsidRPr="009D1662" w:rsidRDefault="004C02EF" w:rsidP="004C02EF">
      <w:pPr>
        <w:pStyle w:val="Alg4"/>
        <w:numPr>
          <w:ilvl w:val="0"/>
          <w:numId w:val="250"/>
        </w:numPr>
      </w:pPr>
      <w:r w:rsidRPr="009D1662">
        <w:t xml:space="preserve">Let </w:t>
      </w:r>
      <w:r w:rsidRPr="009D1662">
        <w:rPr>
          <w:i/>
        </w:rPr>
        <w:t>ym</w:t>
      </w:r>
      <w:r w:rsidRPr="009D1662">
        <w:t xml:space="preserve"> be </w:t>
      </w:r>
      <w:r w:rsidRPr="009D1662">
        <w:rPr>
          <w:i/>
        </w:rPr>
        <w:t>y</w:t>
      </w:r>
      <w:r w:rsidRPr="009D1662">
        <w:t xml:space="preserve"> + floor(</w:t>
      </w:r>
      <w:r w:rsidRPr="009D1662">
        <w:rPr>
          <w:i/>
        </w:rPr>
        <w:t>m</w:t>
      </w:r>
      <w:r w:rsidRPr="009D1662" w:rsidDel="00D6213E">
        <w:t xml:space="preserve"> </w:t>
      </w:r>
      <w:r w:rsidRPr="009D1662">
        <w:t>/12).</w:t>
      </w:r>
    </w:p>
    <w:p w14:paraId="7DCDA037" w14:textId="77777777" w:rsidR="004C02EF" w:rsidRPr="009D1662" w:rsidRDefault="004C02EF" w:rsidP="004C02EF">
      <w:pPr>
        <w:pStyle w:val="Alg4"/>
        <w:numPr>
          <w:ilvl w:val="0"/>
          <w:numId w:val="250"/>
        </w:numPr>
      </w:pPr>
      <w:r w:rsidRPr="009D1662">
        <w:t xml:space="preserve">Let </w:t>
      </w:r>
      <w:r w:rsidRPr="009D1662">
        <w:rPr>
          <w:i/>
        </w:rPr>
        <w:t>mn</w:t>
      </w:r>
      <w:r w:rsidRPr="009D1662">
        <w:t xml:space="preserve"> be </w:t>
      </w:r>
      <w:r w:rsidRPr="009D1662">
        <w:rPr>
          <w:i/>
        </w:rPr>
        <w:t>m</w:t>
      </w:r>
      <w:r w:rsidRPr="009D1662">
        <w:t xml:space="preserve"> modulo 12.</w:t>
      </w:r>
    </w:p>
    <w:p w14:paraId="54885FAE" w14:textId="77777777" w:rsidR="004C02EF" w:rsidRPr="009D1662" w:rsidRDefault="004C02EF" w:rsidP="004C02EF">
      <w:pPr>
        <w:pStyle w:val="Alg4"/>
        <w:numPr>
          <w:ilvl w:val="0"/>
          <w:numId w:val="250"/>
        </w:numPr>
      </w:pPr>
      <w:r w:rsidRPr="009D1662">
        <w:t xml:space="preserve">Find a value </w:t>
      </w:r>
      <w:r w:rsidRPr="009D1662">
        <w:rPr>
          <w:i/>
        </w:rPr>
        <w:t>t</w:t>
      </w:r>
      <w:r w:rsidRPr="009D1662">
        <w:t xml:space="preserve"> such that YearFromTime(</w:t>
      </w:r>
      <w:r w:rsidRPr="009D1662">
        <w:rPr>
          <w:i/>
        </w:rPr>
        <w:t>t</w:t>
      </w:r>
      <w:r w:rsidRPr="009D1662">
        <w:t xml:space="preserve">) </w:t>
      </w:r>
      <w:r>
        <w:rPr>
          <w:rFonts w:ascii="Courier New" w:hAnsi="Courier New"/>
          <w:b/>
        </w:rPr>
        <w:t>==</w:t>
      </w:r>
      <w:r w:rsidRPr="009D1662">
        <w:t xml:space="preserve"> </w:t>
      </w:r>
      <w:r w:rsidRPr="009D1662">
        <w:rPr>
          <w:i/>
        </w:rPr>
        <w:t>ym</w:t>
      </w:r>
      <w:r w:rsidRPr="009D1662">
        <w:t xml:space="preserve"> and MonthFromTime(</w:t>
      </w:r>
      <w:r w:rsidRPr="009D1662">
        <w:rPr>
          <w:i/>
        </w:rPr>
        <w:t>t</w:t>
      </w:r>
      <w:r w:rsidRPr="009D1662">
        <w:t xml:space="preserve">) </w:t>
      </w:r>
      <w:r>
        <w:rPr>
          <w:rFonts w:ascii="Courier New" w:hAnsi="Courier New"/>
          <w:b/>
        </w:rPr>
        <w:t>==</w:t>
      </w:r>
      <w:r w:rsidRPr="009D1662">
        <w:t xml:space="preserve"> </w:t>
      </w:r>
      <w:r w:rsidRPr="009D1662">
        <w:rPr>
          <w:i/>
        </w:rPr>
        <w:t>mn</w:t>
      </w:r>
      <w:r w:rsidRPr="009D1662">
        <w:t xml:space="preserve"> and DateFromTime(</w:t>
      </w:r>
      <w:r w:rsidRPr="009D1662">
        <w:rPr>
          <w:i/>
        </w:rPr>
        <w:t>t</w:t>
      </w:r>
      <w:r w:rsidRPr="009D1662">
        <w:t xml:space="preserve">) </w:t>
      </w:r>
      <w:r>
        <w:rPr>
          <w:rFonts w:ascii="Courier New" w:hAnsi="Courier New"/>
          <w:b/>
        </w:rPr>
        <w:t>==</w:t>
      </w:r>
      <w:r w:rsidRPr="009D1662">
        <w:t xml:space="preserve"> 1; but if this is not possible (because some argument is out of range), return </w:t>
      </w:r>
      <w:r w:rsidRPr="009D1662">
        <w:rPr>
          <w:b/>
        </w:rPr>
        <w:t>NaN</w:t>
      </w:r>
      <w:r w:rsidRPr="009D1662">
        <w:t>.</w:t>
      </w:r>
    </w:p>
    <w:p w14:paraId="0ECB803D" w14:textId="77777777" w:rsidR="004C02EF" w:rsidRPr="009D1662" w:rsidRDefault="004C02EF" w:rsidP="004C02EF">
      <w:pPr>
        <w:pStyle w:val="Alg4"/>
        <w:numPr>
          <w:ilvl w:val="0"/>
          <w:numId w:val="250"/>
        </w:numPr>
        <w:spacing w:after="220"/>
      </w:pPr>
      <w:r w:rsidRPr="009D1662">
        <w:t>Return Day(</w:t>
      </w:r>
      <w:r w:rsidRPr="009D1662">
        <w:rPr>
          <w:i/>
        </w:rPr>
        <w:t>t</w:t>
      </w:r>
      <w:r w:rsidRPr="009D1662">
        <w:t xml:space="preserve">) + </w:t>
      </w:r>
      <w:r w:rsidRPr="009D1662">
        <w:rPr>
          <w:i/>
        </w:rPr>
        <w:t>dt</w:t>
      </w:r>
      <w:r w:rsidRPr="009D1662">
        <w:t xml:space="preserve"> </w:t>
      </w:r>
      <w:r w:rsidRPr="009D1662">
        <w:sym w:font="Symbol" w:char="F02D"/>
      </w:r>
      <w:r w:rsidRPr="009D1662">
        <w:t xml:space="preserve"> 1.</w:t>
      </w:r>
    </w:p>
    <w:p w14:paraId="30035876" w14:textId="77777777" w:rsidR="004C02EF" w:rsidRDefault="004C02EF" w:rsidP="004C02EF">
      <w:pPr>
        <w:pStyle w:val="40"/>
        <w:numPr>
          <w:ilvl w:val="0"/>
          <w:numId w:val="0"/>
        </w:numPr>
      </w:pPr>
      <w:bookmarkStart w:id="8035" w:name="_Toc385672403"/>
      <w:bookmarkStart w:id="8036" w:name="_Toc393690519"/>
      <w:r>
        <w:t>15.9.1.13</w:t>
      </w:r>
      <w:r>
        <w:tab/>
        <w:t>MakeDate (day, time</w:t>
      </w:r>
      <w:bookmarkEnd w:id="8035"/>
      <w:bookmarkEnd w:id="8036"/>
      <w:r>
        <w:t>)</w:t>
      </w:r>
    </w:p>
    <w:p w14:paraId="0B657878" w14:textId="77777777" w:rsidR="004C02EF" w:rsidRDefault="004C02EF" w:rsidP="004C02EF">
      <w:r>
        <w:t>The operator MakeDate calculates a number of milliseconds from its two arguments, which must be ECMAScript Number values. This operator functions as follows:</w:t>
      </w:r>
    </w:p>
    <w:p w14:paraId="4ECB3FA7" w14:textId="77777777" w:rsidR="004C02EF" w:rsidRPr="009D1662" w:rsidRDefault="004C02EF" w:rsidP="004C02EF">
      <w:pPr>
        <w:pStyle w:val="Alg4"/>
        <w:numPr>
          <w:ilvl w:val="0"/>
          <w:numId w:val="251"/>
        </w:numPr>
      </w:pPr>
      <w:r w:rsidRPr="009D1662">
        <w:t xml:space="preserve">If </w:t>
      </w:r>
      <w:r w:rsidRPr="009D1662">
        <w:rPr>
          <w:i/>
        </w:rPr>
        <w:t>day</w:t>
      </w:r>
      <w:r w:rsidRPr="009D1662">
        <w:t xml:space="preserve"> is not finite or </w:t>
      </w:r>
      <w:r w:rsidRPr="009D1662">
        <w:rPr>
          <w:i/>
        </w:rPr>
        <w:t>time</w:t>
      </w:r>
      <w:r w:rsidRPr="009D1662">
        <w:t xml:space="preserve"> is not finite, return </w:t>
      </w:r>
      <w:r w:rsidRPr="009D1662">
        <w:rPr>
          <w:b/>
        </w:rPr>
        <w:t>NaN</w:t>
      </w:r>
      <w:r w:rsidRPr="009D1662">
        <w:t>.</w:t>
      </w:r>
    </w:p>
    <w:p w14:paraId="6655BC03" w14:textId="77777777" w:rsidR="004C02EF" w:rsidRPr="009D1662" w:rsidRDefault="004C02EF" w:rsidP="004C02EF">
      <w:pPr>
        <w:pStyle w:val="Alg4"/>
        <w:numPr>
          <w:ilvl w:val="0"/>
          <w:numId w:val="251"/>
        </w:numPr>
        <w:spacing w:after="220"/>
      </w:pPr>
      <w:r w:rsidRPr="009D1662">
        <w:t xml:space="preserve">Return </w:t>
      </w:r>
      <w:r w:rsidRPr="009D1662">
        <w:rPr>
          <w:i/>
        </w:rPr>
        <w:t>day</w:t>
      </w:r>
      <w:r w:rsidRPr="009D1662">
        <w:t xml:space="preserve"> </w:t>
      </w:r>
      <w:r w:rsidRPr="009D1662">
        <w:sym w:font="Symbol" w:char="F0B4"/>
      </w:r>
      <w:r w:rsidRPr="009D1662">
        <w:t xml:space="preserve"> msPerDay + </w:t>
      </w:r>
      <w:r w:rsidRPr="009D1662">
        <w:rPr>
          <w:i/>
        </w:rPr>
        <w:t>time</w:t>
      </w:r>
      <w:r w:rsidRPr="009D1662">
        <w:t>.</w:t>
      </w:r>
    </w:p>
    <w:p w14:paraId="021AB0D6" w14:textId="77777777" w:rsidR="004C02EF" w:rsidRDefault="004C02EF" w:rsidP="004C02EF">
      <w:pPr>
        <w:pStyle w:val="40"/>
        <w:numPr>
          <w:ilvl w:val="0"/>
          <w:numId w:val="0"/>
        </w:numPr>
      </w:pPr>
      <w:bookmarkStart w:id="8037" w:name="_Toc385672404"/>
      <w:bookmarkStart w:id="8038" w:name="_Toc393690520"/>
      <w:r>
        <w:t>15.9.1.14</w:t>
      </w:r>
      <w:r>
        <w:tab/>
        <w:t>TimeClip (time</w:t>
      </w:r>
      <w:bookmarkEnd w:id="8037"/>
      <w:bookmarkEnd w:id="8038"/>
      <w:r>
        <w:t>)</w:t>
      </w:r>
    </w:p>
    <w:p w14:paraId="54FEAAE0" w14:textId="77777777" w:rsidR="004C02EF" w:rsidRDefault="004C02EF" w:rsidP="004C02EF">
      <w:r>
        <w:t>The operator TimeClip calculates a number of milliseconds from its argument, which must be an ECMAScript Number value. This operator functions as follows:</w:t>
      </w:r>
    </w:p>
    <w:p w14:paraId="48EE48DD" w14:textId="77777777" w:rsidR="004C02EF" w:rsidRPr="009D1662" w:rsidRDefault="004C02EF" w:rsidP="004C02EF">
      <w:pPr>
        <w:pStyle w:val="Alg4"/>
        <w:numPr>
          <w:ilvl w:val="0"/>
          <w:numId w:val="252"/>
        </w:numPr>
      </w:pPr>
      <w:r w:rsidRPr="009D1662">
        <w:t xml:space="preserve">If </w:t>
      </w:r>
      <w:r w:rsidRPr="009D1662">
        <w:rPr>
          <w:i/>
        </w:rPr>
        <w:t>time</w:t>
      </w:r>
      <w:r w:rsidRPr="009D1662">
        <w:t xml:space="preserve"> is not finite, return </w:t>
      </w:r>
      <w:r w:rsidRPr="009D1662">
        <w:rPr>
          <w:b/>
        </w:rPr>
        <w:t>NaN</w:t>
      </w:r>
      <w:r w:rsidRPr="009D1662">
        <w:t>.</w:t>
      </w:r>
    </w:p>
    <w:p w14:paraId="786E2FEE" w14:textId="77777777" w:rsidR="004C02EF" w:rsidRPr="009D1662" w:rsidRDefault="004C02EF" w:rsidP="004C02EF">
      <w:pPr>
        <w:pStyle w:val="Alg4"/>
        <w:numPr>
          <w:ilvl w:val="0"/>
          <w:numId w:val="252"/>
        </w:numPr>
      </w:pPr>
      <w:r w:rsidRPr="009D1662">
        <w:t>If abs(</w:t>
      </w:r>
      <w:r w:rsidRPr="009D1662">
        <w:rPr>
          <w:i/>
        </w:rPr>
        <w:t>time</w:t>
      </w:r>
      <w:r w:rsidRPr="009D1662">
        <w:t>) &gt; 8.64 </w:t>
      </w:r>
      <w:r w:rsidRPr="009D1662">
        <w:rPr>
          <w:rFonts w:ascii="Arial" w:hAnsi="Arial" w:cs="Arial"/>
        </w:rPr>
        <w:t>x</w:t>
      </w:r>
      <w:r w:rsidRPr="009D1662">
        <w:t> 10</w:t>
      </w:r>
      <w:r w:rsidRPr="009D1662">
        <w:rPr>
          <w:vertAlign w:val="superscript"/>
        </w:rPr>
        <w:t>15</w:t>
      </w:r>
      <w:r w:rsidRPr="009D1662">
        <w:t xml:space="preserve">, return </w:t>
      </w:r>
      <w:r w:rsidRPr="009D1662">
        <w:rPr>
          <w:b/>
        </w:rPr>
        <w:t>NaN</w:t>
      </w:r>
      <w:r w:rsidRPr="009D1662">
        <w:t>.</w:t>
      </w:r>
    </w:p>
    <w:p w14:paraId="3631C203" w14:textId="77777777" w:rsidR="004C02EF" w:rsidRPr="009D1662" w:rsidRDefault="004C02EF" w:rsidP="004C02EF">
      <w:pPr>
        <w:pStyle w:val="Alg4"/>
        <w:numPr>
          <w:ilvl w:val="0"/>
          <w:numId w:val="252"/>
        </w:numPr>
        <w:spacing w:after="220"/>
      </w:pPr>
      <w:r w:rsidRPr="009D1662">
        <w:t>Return an implementation-dependent choice of either ToInteger(</w:t>
      </w:r>
      <w:r w:rsidRPr="009D1662">
        <w:rPr>
          <w:i/>
        </w:rPr>
        <w:t>time</w:t>
      </w:r>
      <w:r w:rsidRPr="009D1662">
        <w:t>) or ToInteger(</w:t>
      </w:r>
      <w:r w:rsidRPr="009D1662">
        <w:rPr>
          <w:i/>
        </w:rPr>
        <w:t>time</w:t>
      </w:r>
      <w:r w:rsidRPr="009D1662">
        <w:t>) + (</w:t>
      </w:r>
      <w:r w:rsidRPr="009D1662">
        <w:rPr>
          <w:b/>
        </w:rPr>
        <w:t>+0</w:t>
      </w:r>
      <w:r w:rsidRPr="009D1662">
        <w:t xml:space="preserve">). (Adding a positive zero converts </w:t>
      </w:r>
      <w:r w:rsidRPr="009D1662">
        <w:rPr>
          <w:b/>
        </w:rPr>
        <w:sym w:font="Symbol" w:char="F02D"/>
      </w:r>
      <w:r w:rsidRPr="009D1662">
        <w:rPr>
          <w:b/>
        </w:rPr>
        <w:t>0</w:t>
      </w:r>
      <w:r w:rsidRPr="009D1662">
        <w:t xml:space="preserve"> to </w:t>
      </w:r>
      <w:r w:rsidRPr="009D1662">
        <w:rPr>
          <w:b/>
        </w:rPr>
        <w:t>+0</w:t>
      </w:r>
      <w:r w:rsidRPr="009D1662">
        <w:t>.)</w:t>
      </w:r>
      <w:bookmarkStart w:id="8039" w:name="_Toc393690521"/>
      <w:bookmarkStart w:id="8040" w:name="_Toc385672405"/>
      <w:bookmarkStart w:id="8041" w:name="_Ref393527655"/>
    </w:p>
    <w:p w14:paraId="2DECAD01" w14:textId="77777777" w:rsidR="004C02EF" w:rsidRDefault="004C02EF" w:rsidP="004C02EF">
      <w:pPr>
        <w:pStyle w:val="Note"/>
      </w:pPr>
      <w:r w:rsidRPr="009D1662">
        <w:t>NOTE</w:t>
      </w:r>
      <w:r w:rsidRPr="009D1662">
        <w:tab/>
        <w:t xml:space="preserve">The point of step 3 is that an implementation is permitted a choice of internal representations of time values, for example as a 64-bit signed integer or as a 64-bit floating-point value. Depending on the implementation, this internal representation may or may not distinguish </w:t>
      </w:r>
      <w:r w:rsidRPr="009D1662">
        <w:rPr>
          <w:b/>
        </w:rPr>
        <w:sym w:font="Symbol" w:char="F02D"/>
      </w:r>
      <w:r w:rsidRPr="009D1662">
        <w:rPr>
          <w:b/>
        </w:rPr>
        <w:t>0</w:t>
      </w:r>
      <w:r w:rsidRPr="009D1662">
        <w:t xml:space="preserve"> and </w:t>
      </w:r>
      <w:r w:rsidRPr="009D1662">
        <w:rPr>
          <w:b/>
        </w:rPr>
        <w:t>+0</w:t>
      </w:r>
      <w:r w:rsidRPr="009D1662">
        <w:t>.</w:t>
      </w:r>
      <w:bookmarkStart w:id="8042" w:name="_Ref404508246"/>
    </w:p>
    <w:p w14:paraId="6BB5D6E1" w14:textId="77777777" w:rsidR="004C02EF" w:rsidRDefault="004C02EF" w:rsidP="004C02EF">
      <w:pPr>
        <w:pStyle w:val="40"/>
        <w:numPr>
          <w:ilvl w:val="0"/>
          <w:numId w:val="0"/>
        </w:numPr>
      </w:pPr>
      <w:r>
        <w:t>15.9.1.15</w:t>
      </w:r>
      <w:r>
        <w:tab/>
        <w:t>Date Time String Format</w:t>
      </w:r>
    </w:p>
    <w:p w14:paraId="3A015592" w14:textId="77777777" w:rsidR="004C02EF" w:rsidRDefault="004C02EF" w:rsidP="004C02EF">
      <w:pPr>
        <w:rPr>
          <w:lang w:val="en-US"/>
        </w:rPr>
      </w:pPr>
      <w:r>
        <w:rPr>
          <w:lang w:val="en-US"/>
        </w:rPr>
        <w:t xml:space="preserve">ECMAScript defines a string interchange format for date-times based upon a simplification of the ISO 8601 Extended Format.  The format is as follows: </w:t>
      </w:r>
      <w:r w:rsidRPr="001F66CD">
        <w:rPr>
          <w:rFonts w:ascii="Courier New" w:hAnsi="Courier New" w:cs="Courier New"/>
          <w:b/>
          <w:lang w:val="en-US"/>
        </w:rPr>
        <w:t>YYYY-MM-DDTHH:mm:ss.sss</w:t>
      </w:r>
      <w:r>
        <w:rPr>
          <w:rFonts w:ascii="Courier New" w:hAnsi="Courier New" w:cs="Courier New"/>
          <w:b/>
          <w:i/>
          <w:lang w:val="en-US"/>
        </w:rPr>
        <w:t>Z</w:t>
      </w:r>
    </w:p>
    <w:p w14:paraId="603CA82A" w14:textId="77777777" w:rsidR="004C02EF" w:rsidRDefault="004C02EF" w:rsidP="004C02EF">
      <w:pPr>
        <w:rPr>
          <w:lang w:val="en-US"/>
        </w:rPr>
      </w:pPr>
      <w:r>
        <w:rPr>
          <w:lang w:val="en-US"/>
        </w:rPr>
        <w:t>Where the fields are as follows:</w:t>
      </w:r>
    </w:p>
    <w:p w14:paraId="120C4334" w14:textId="77777777" w:rsidR="004C02EF" w:rsidRPr="00D00D4A" w:rsidRDefault="004C02EF" w:rsidP="004C02EF">
      <w:pPr>
        <w:pStyle w:val="Bullet2Notlast"/>
        <w:numPr>
          <w:ilvl w:val="2"/>
          <w:numId w:val="0"/>
        </w:numPr>
        <w:tabs>
          <w:tab w:val="left" w:pos="900"/>
        </w:tabs>
        <w:ind w:left="630" w:hanging="360"/>
        <w:rPr>
          <w:rFonts w:ascii="Arial" w:hAnsi="Arial"/>
        </w:rPr>
      </w:pPr>
      <w:r w:rsidRPr="001F66CD">
        <w:rPr>
          <w:rFonts w:ascii="Courier New" w:hAnsi="Courier New" w:cs="Courier New"/>
          <w:b/>
        </w:rPr>
        <w:t>YYYY</w:t>
      </w:r>
      <w:r>
        <w:rPr>
          <w:rFonts w:ascii="Arial" w:hAnsi="Arial"/>
        </w:rPr>
        <w:tab/>
      </w:r>
      <w:r w:rsidRPr="00D00D4A">
        <w:rPr>
          <w:rFonts w:ascii="Arial" w:hAnsi="Arial"/>
        </w:rPr>
        <w:t>is the decimal digits of the year</w:t>
      </w:r>
      <w:r>
        <w:rPr>
          <w:rFonts w:ascii="Arial" w:hAnsi="Arial"/>
        </w:rPr>
        <w:t xml:space="preserve"> 0000 to 9999</w:t>
      </w:r>
      <w:r w:rsidRPr="00D00D4A">
        <w:rPr>
          <w:rFonts w:ascii="Arial" w:hAnsi="Arial"/>
        </w:rPr>
        <w:t xml:space="preserve"> in the Gregorian calendar.</w:t>
      </w:r>
    </w:p>
    <w:p w14:paraId="7B7AE399"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Pr>
          <w:rFonts w:ascii="Courier New" w:hAnsi="Courier New" w:cs="Courier New"/>
          <w:b/>
          <w:lang w:val="en-US"/>
        </w:rPr>
        <w:t>-</w:t>
      </w:r>
      <w:r>
        <w:rPr>
          <w:rFonts w:ascii="Arial" w:hAnsi="Arial"/>
          <w:lang w:val="en-US"/>
        </w:rPr>
        <w:tab/>
      </w:r>
      <w:r>
        <w:rPr>
          <w:rFonts w:ascii="Arial" w:hAnsi="Arial"/>
          <w:lang w:val="en-US"/>
        </w:rPr>
        <w:tab/>
      </w:r>
      <w:r w:rsidRPr="00D00D4A">
        <w:rPr>
          <w:rFonts w:ascii="Arial" w:hAnsi="Arial"/>
        </w:rPr>
        <w:t>“</w:t>
      </w:r>
      <w:r>
        <w:rPr>
          <w:rFonts w:ascii="Courier New" w:hAnsi="Courier New" w:cs="Courier New"/>
          <w:b/>
        </w:rPr>
        <w:t>-</w:t>
      </w:r>
      <w:r w:rsidRPr="00D00D4A">
        <w:rPr>
          <w:rFonts w:ascii="Arial" w:hAnsi="Arial"/>
          <w:lang w:val="en-US"/>
        </w:rPr>
        <w:t>” (</w:t>
      </w:r>
      <w:r>
        <w:rPr>
          <w:rFonts w:ascii="Arial" w:hAnsi="Arial"/>
          <w:lang w:val="en-US"/>
        </w:rPr>
        <w:t>hyphen</w:t>
      </w:r>
      <w:r w:rsidRPr="00D00D4A">
        <w:rPr>
          <w:rFonts w:ascii="Arial" w:hAnsi="Arial"/>
          <w:lang w:val="en-US"/>
        </w:rPr>
        <w:t xml:space="preserve">) </w:t>
      </w:r>
      <w:r w:rsidRPr="00D00D4A">
        <w:rPr>
          <w:rFonts w:ascii="Arial" w:hAnsi="Arial"/>
        </w:rPr>
        <w:t xml:space="preserve">appears literally </w:t>
      </w:r>
      <w:r>
        <w:rPr>
          <w:rFonts w:ascii="Arial" w:hAnsi="Arial"/>
        </w:rPr>
        <w:t xml:space="preserve">twice </w:t>
      </w:r>
      <w:r w:rsidRPr="00D00D4A">
        <w:rPr>
          <w:rFonts w:ascii="Arial" w:hAnsi="Arial"/>
        </w:rPr>
        <w:t>in the string.</w:t>
      </w:r>
    </w:p>
    <w:p w14:paraId="347A7040"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1F66CD">
        <w:rPr>
          <w:rFonts w:ascii="Courier New" w:hAnsi="Courier New" w:cs="Courier New"/>
          <w:b/>
        </w:rPr>
        <w:t>MM</w:t>
      </w:r>
      <w:r>
        <w:rPr>
          <w:rFonts w:ascii="Arial" w:hAnsi="Arial"/>
          <w:lang w:val="en-US"/>
        </w:rPr>
        <w:tab/>
      </w:r>
      <w:r>
        <w:rPr>
          <w:rFonts w:ascii="Arial" w:hAnsi="Arial"/>
          <w:lang w:val="en-US"/>
        </w:rPr>
        <w:tab/>
      </w:r>
      <w:r w:rsidRPr="00D00D4A">
        <w:rPr>
          <w:rFonts w:ascii="Arial" w:hAnsi="Arial"/>
          <w:lang w:val="en-US"/>
        </w:rPr>
        <w:t>is the month of the year from 01 (January) to 12 (December).</w:t>
      </w:r>
    </w:p>
    <w:p w14:paraId="583110E7"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1F66CD">
        <w:rPr>
          <w:rFonts w:ascii="Courier New" w:hAnsi="Courier New" w:cs="Courier New"/>
          <w:b/>
        </w:rPr>
        <w:t>DD</w:t>
      </w:r>
      <w:r>
        <w:rPr>
          <w:rFonts w:ascii="Arial" w:hAnsi="Arial"/>
          <w:lang w:val="en-US"/>
        </w:rPr>
        <w:tab/>
      </w:r>
      <w:r>
        <w:rPr>
          <w:rFonts w:ascii="Arial" w:hAnsi="Arial"/>
          <w:lang w:val="en-US"/>
        </w:rPr>
        <w:tab/>
      </w:r>
      <w:r w:rsidRPr="00D00D4A">
        <w:rPr>
          <w:rFonts w:ascii="Arial" w:hAnsi="Arial"/>
          <w:lang w:val="en-US"/>
        </w:rPr>
        <w:t>is the day of the month from 01 to 31.</w:t>
      </w:r>
    </w:p>
    <w:p w14:paraId="6D625CF6"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9D1662">
        <w:rPr>
          <w:rFonts w:ascii="Courier New" w:hAnsi="Courier New" w:cs="Courier New"/>
          <w:b/>
        </w:rPr>
        <w:t>T</w:t>
      </w:r>
      <w:r>
        <w:rPr>
          <w:rFonts w:ascii="Courier New" w:hAnsi="Courier New" w:cs="Courier New"/>
          <w:b/>
        </w:rPr>
        <w:tab/>
      </w:r>
      <w:r>
        <w:rPr>
          <w:rFonts w:ascii="Arial" w:hAnsi="Arial"/>
        </w:rPr>
        <w:tab/>
      </w:r>
      <w:r w:rsidRPr="00D00D4A">
        <w:rPr>
          <w:rFonts w:ascii="Arial" w:hAnsi="Arial"/>
        </w:rPr>
        <w:t>“</w:t>
      </w:r>
      <w:r w:rsidRPr="0078741E">
        <w:rPr>
          <w:rFonts w:ascii="Courier New" w:hAnsi="Courier New" w:cs="Courier New"/>
          <w:b/>
        </w:rPr>
        <w:t>T</w:t>
      </w:r>
      <w:r w:rsidRPr="00D00D4A">
        <w:rPr>
          <w:rFonts w:ascii="Arial" w:hAnsi="Arial"/>
        </w:rPr>
        <w:t>” appears literally in the string, to indicate the beginning of the time element</w:t>
      </w:r>
      <w:r w:rsidRPr="00D00D4A">
        <w:rPr>
          <w:rFonts w:ascii="Arial" w:hAnsi="Arial"/>
          <w:lang w:val="en-US"/>
        </w:rPr>
        <w:t>.</w:t>
      </w:r>
    </w:p>
    <w:p w14:paraId="71952A8C" w14:textId="77777777" w:rsidR="004C02EF" w:rsidRPr="00D00D4A" w:rsidRDefault="004C02EF" w:rsidP="004C02EF">
      <w:pPr>
        <w:pStyle w:val="Bullet2Notlast"/>
        <w:numPr>
          <w:ilvl w:val="2"/>
          <w:numId w:val="0"/>
        </w:numPr>
        <w:tabs>
          <w:tab w:val="left" w:pos="900"/>
        </w:tabs>
        <w:ind w:left="900" w:hanging="630"/>
        <w:rPr>
          <w:rFonts w:ascii="Arial" w:hAnsi="Arial"/>
          <w:lang w:val="en-US"/>
        </w:rPr>
      </w:pPr>
      <w:r w:rsidRPr="001F66CD">
        <w:rPr>
          <w:rFonts w:ascii="Courier New" w:hAnsi="Courier New" w:cs="Courier New"/>
          <w:b/>
        </w:rPr>
        <w:t>HH</w:t>
      </w:r>
      <w:r>
        <w:rPr>
          <w:rFonts w:ascii="Courier New" w:hAnsi="Courier New" w:cs="Courier New"/>
          <w:b/>
        </w:rPr>
        <w:tab/>
      </w:r>
      <w:r w:rsidRPr="00D00D4A">
        <w:rPr>
          <w:rFonts w:ascii="Arial" w:hAnsi="Arial"/>
          <w:lang w:val="en-US"/>
        </w:rPr>
        <w:t>is the number of complete hours that have passed since midnight as two decimal digits</w:t>
      </w:r>
      <w:r>
        <w:rPr>
          <w:rFonts w:ascii="Arial" w:hAnsi="Arial"/>
          <w:lang w:val="en-US"/>
        </w:rPr>
        <w:t xml:space="preserve"> from 00 to 24</w:t>
      </w:r>
      <w:r w:rsidRPr="00D00D4A">
        <w:rPr>
          <w:rFonts w:ascii="Arial" w:hAnsi="Arial"/>
          <w:lang w:val="en-US"/>
        </w:rPr>
        <w:t>.</w:t>
      </w:r>
    </w:p>
    <w:p w14:paraId="028E2D55"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Pr>
          <w:rFonts w:ascii="Courier New" w:hAnsi="Courier New" w:cs="Courier New"/>
          <w:b/>
          <w:lang w:val="en-US"/>
        </w:rPr>
        <w:t>:</w:t>
      </w:r>
      <w:r>
        <w:rPr>
          <w:rFonts w:ascii="Arial" w:hAnsi="Arial"/>
          <w:lang w:val="en-US"/>
        </w:rPr>
        <w:tab/>
      </w:r>
      <w:r>
        <w:rPr>
          <w:rFonts w:ascii="Arial" w:hAnsi="Arial"/>
          <w:lang w:val="en-US"/>
        </w:rPr>
        <w:tab/>
      </w:r>
      <w:r w:rsidRPr="00D00D4A">
        <w:rPr>
          <w:rFonts w:ascii="Arial" w:hAnsi="Arial"/>
        </w:rPr>
        <w:t>“</w:t>
      </w:r>
      <w:r>
        <w:rPr>
          <w:rFonts w:ascii="Courier New" w:hAnsi="Courier New" w:cs="Courier New"/>
          <w:b/>
        </w:rPr>
        <w:t>:</w:t>
      </w:r>
      <w:r w:rsidRPr="00D00D4A">
        <w:rPr>
          <w:rFonts w:ascii="Arial" w:hAnsi="Arial"/>
          <w:lang w:val="en-US"/>
        </w:rPr>
        <w:t>” (</w:t>
      </w:r>
      <w:r>
        <w:rPr>
          <w:rFonts w:ascii="Arial" w:hAnsi="Arial"/>
          <w:lang w:val="en-US"/>
        </w:rPr>
        <w:t>colon</w:t>
      </w:r>
      <w:r w:rsidRPr="00D00D4A">
        <w:rPr>
          <w:rFonts w:ascii="Arial" w:hAnsi="Arial"/>
          <w:lang w:val="en-US"/>
        </w:rPr>
        <w:t xml:space="preserve">) </w:t>
      </w:r>
      <w:r w:rsidRPr="00D00D4A">
        <w:rPr>
          <w:rFonts w:ascii="Arial" w:hAnsi="Arial"/>
        </w:rPr>
        <w:t xml:space="preserve">appears literally </w:t>
      </w:r>
      <w:r>
        <w:rPr>
          <w:rFonts w:ascii="Arial" w:hAnsi="Arial"/>
        </w:rPr>
        <w:t xml:space="preserve">twice </w:t>
      </w:r>
      <w:r w:rsidRPr="00D00D4A">
        <w:rPr>
          <w:rFonts w:ascii="Arial" w:hAnsi="Arial"/>
        </w:rPr>
        <w:t>in the string.</w:t>
      </w:r>
    </w:p>
    <w:p w14:paraId="236DBBB8" w14:textId="77777777" w:rsidR="004C02EF" w:rsidRPr="00D00D4A" w:rsidRDefault="004C02EF" w:rsidP="004C02EF">
      <w:pPr>
        <w:pStyle w:val="Bullet2Notlast"/>
        <w:numPr>
          <w:ilvl w:val="2"/>
          <w:numId w:val="0"/>
        </w:numPr>
        <w:tabs>
          <w:tab w:val="left" w:pos="900"/>
        </w:tabs>
        <w:ind w:left="900" w:hanging="630"/>
        <w:rPr>
          <w:rFonts w:ascii="Arial" w:hAnsi="Arial"/>
          <w:lang w:val="en-US"/>
        </w:rPr>
      </w:pPr>
      <w:r>
        <w:rPr>
          <w:rFonts w:ascii="Courier New" w:hAnsi="Courier New" w:cs="Courier New"/>
          <w:b/>
        </w:rPr>
        <w:t>m</w:t>
      </w:r>
      <w:r w:rsidRPr="001F66CD">
        <w:rPr>
          <w:rFonts w:ascii="Courier New" w:hAnsi="Courier New" w:cs="Courier New"/>
          <w:b/>
        </w:rPr>
        <w:t>m</w:t>
      </w:r>
      <w:r>
        <w:rPr>
          <w:rFonts w:ascii="Courier New" w:hAnsi="Courier New" w:cs="Courier New"/>
          <w:b/>
        </w:rPr>
        <w:tab/>
      </w:r>
      <w:r w:rsidRPr="00D00D4A">
        <w:rPr>
          <w:rFonts w:ascii="Arial" w:hAnsi="Arial"/>
          <w:lang w:val="en-US"/>
        </w:rPr>
        <w:t>is the number of complete minutes since the start of the hour as two decimal digits</w:t>
      </w:r>
      <w:r>
        <w:rPr>
          <w:rFonts w:ascii="Arial" w:hAnsi="Arial"/>
          <w:lang w:val="en-US"/>
        </w:rPr>
        <w:t xml:space="preserve"> from 00 to 59</w:t>
      </w:r>
      <w:r w:rsidRPr="00D00D4A">
        <w:rPr>
          <w:rFonts w:ascii="Arial" w:hAnsi="Arial"/>
          <w:lang w:val="en-US"/>
        </w:rPr>
        <w:t>.</w:t>
      </w:r>
    </w:p>
    <w:p w14:paraId="43C75145" w14:textId="77777777" w:rsidR="004C02EF" w:rsidRPr="00D00D4A" w:rsidRDefault="004C02EF" w:rsidP="004C02EF">
      <w:pPr>
        <w:pStyle w:val="Bullet2Notlast"/>
        <w:numPr>
          <w:ilvl w:val="2"/>
          <w:numId w:val="0"/>
        </w:numPr>
        <w:tabs>
          <w:tab w:val="left" w:pos="900"/>
        </w:tabs>
        <w:ind w:left="900" w:hanging="630"/>
        <w:rPr>
          <w:rFonts w:ascii="Arial" w:hAnsi="Arial"/>
          <w:lang w:val="en-US"/>
        </w:rPr>
      </w:pPr>
      <w:r>
        <w:rPr>
          <w:rFonts w:ascii="Courier New" w:hAnsi="Courier New" w:cs="Courier New"/>
          <w:b/>
        </w:rPr>
        <w:t>s</w:t>
      </w:r>
      <w:r w:rsidRPr="001F66CD">
        <w:rPr>
          <w:rFonts w:ascii="Courier New" w:hAnsi="Courier New" w:cs="Courier New"/>
          <w:b/>
        </w:rPr>
        <w:t>s</w:t>
      </w:r>
      <w:r>
        <w:rPr>
          <w:rFonts w:ascii="Arial" w:hAnsi="Arial"/>
          <w:lang w:val="en-US"/>
        </w:rPr>
        <w:tab/>
      </w:r>
      <w:r w:rsidRPr="00D00D4A">
        <w:rPr>
          <w:rFonts w:ascii="Arial" w:hAnsi="Arial"/>
          <w:lang w:val="en-US"/>
        </w:rPr>
        <w:t>is the number of complete seconds since the start of the minute as two decimal digits</w:t>
      </w:r>
      <w:r>
        <w:rPr>
          <w:rFonts w:ascii="Arial" w:hAnsi="Arial"/>
          <w:lang w:val="en-US"/>
        </w:rPr>
        <w:t xml:space="preserve"> from 00 to 59</w:t>
      </w:r>
      <w:r w:rsidRPr="00D00D4A">
        <w:rPr>
          <w:rFonts w:ascii="Arial" w:hAnsi="Arial"/>
          <w:lang w:val="en-US"/>
        </w:rPr>
        <w:t>.</w:t>
      </w:r>
    </w:p>
    <w:p w14:paraId="5085A33A"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sidRPr="009D1662">
        <w:rPr>
          <w:rFonts w:ascii="Courier New" w:hAnsi="Courier New" w:cs="Courier New"/>
          <w:b/>
          <w:lang w:val="en-US"/>
        </w:rPr>
        <w:t>.</w:t>
      </w:r>
      <w:r>
        <w:rPr>
          <w:rFonts w:ascii="Arial" w:hAnsi="Arial"/>
          <w:lang w:val="en-US"/>
        </w:rPr>
        <w:tab/>
      </w:r>
      <w:r>
        <w:rPr>
          <w:rFonts w:ascii="Arial" w:hAnsi="Arial"/>
          <w:lang w:val="en-US"/>
        </w:rPr>
        <w:tab/>
      </w:r>
      <w:r w:rsidRPr="00D00D4A">
        <w:rPr>
          <w:rFonts w:ascii="Arial" w:hAnsi="Arial"/>
        </w:rPr>
        <w:t>“</w:t>
      </w:r>
      <w:r w:rsidRPr="0078741E">
        <w:rPr>
          <w:rFonts w:ascii="Courier New" w:hAnsi="Courier New" w:cs="Courier New"/>
          <w:b/>
        </w:rPr>
        <w:t>.</w:t>
      </w:r>
      <w:r w:rsidRPr="00D00D4A">
        <w:rPr>
          <w:rFonts w:ascii="Arial" w:hAnsi="Arial"/>
          <w:lang w:val="en-US"/>
        </w:rPr>
        <w:t xml:space="preserve">” (dot) </w:t>
      </w:r>
      <w:r w:rsidRPr="00D00D4A">
        <w:rPr>
          <w:rFonts w:ascii="Arial" w:hAnsi="Arial"/>
        </w:rPr>
        <w:t>appears literally in the string.</w:t>
      </w:r>
    </w:p>
    <w:p w14:paraId="31D3B5C6" w14:textId="77777777" w:rsidR="004C02EF" w:rsidRPr="00D00D4A" w:rsidRDefault="004C02EF" w:rsidP="004C02EF">
      <w:pPr>
        <w:pStyle w:val="Bullet2Notlast"/>
        <w:numPr>
          <w:ilvl w:val="2"/>
          <w:numId w:val="0"/>
        </w:numPr>
        <w:tabs>
          <w:tab w:val="left" w:pos="900"/>
        </w:tabs>
        <w:ind w:left="630" w:hanging="360"/>
        <w:rPr>
          <w:rFonts w:ascii="Arial" w:hAnsi="Arial"/>
          <w:lang w:val="en-US"/>
        </w:rPr>
      </w:pPr>
      <w:r>
        <w:rPr>
          <w:rFonts w:ascii="Courier New" w:hAnsi="Courier New" w:cs="Courier New"/>
          <w:b/>
        </w:rPr>
        <w:t>s</w:t>
      </w:r>
      <w:r w:rsidRPr="001F66CD">
        <w:rPr>
          <w:rFonts w:ascii="Courier New" w:hAnsi="Courier New" w:cs="Courier New"/>
          <w:b/>
        </w:rPr>
        <w:t>ss</w:t>
      </w:r>
      <w:r>
        <w:rPr>
          <w:rFonts w:ascii="Arial" w:hAnsi="Arial"/>
          <w:lang w:val="en-US"/>
        </w:rPr>
        <w:tab/>
      </w:r>
      <w:r w:rsidRPr="00D00D4A">
        <w:rPr>
          <w:rFonts w:ascii="Arial" w:hAnsi="Arial"/>
          <w:lang w:val="en-US"/>
        </w:rPr>
        <w:t>is the number of complete milliseconds since the start of the second as three decimal digits.</w:t>
      </w:r>
    </w:p>
    <w:p w14:paraId="21F12E45" w14:textId="77777777" w:rsidR="004C02EF" w:rsidRPr="00D00D4A" w:rsidRDefault="004C02EF" w:rsidP="004C02EF">
      <w:pPr>
        <w:pStyle w:val="Bullet2Last"/>
        <w:numPr>
          <w:ilvl w:val="2"/>
          <w:numId w:val="0"/>
        </w:numPr>
        <w:tabs>
          <w:tab w:val="left" w:pos="900"/>
        </w:tabs>
        <w:ind w:left="900" w:hanging="630"/>
        <w:rPr>
          <w:rFonts w:ascii="Arial" w:hAnsi="Arial"/>
        </w:rPr>
      </w:pPr>
      <w:r w:rsidRPr="001F66CD">
        <w:rPr>
          <w:rFonts w:ascii="Courier New" w:hAnsi="Courier New" w:cs="Courier New"/>
          <w:b/>
        </w:rPr>
        <w:t>Z</w:t>
      </w:r>
      <w:r>
        <w:rPr>
          <w:rFonts w:ascii="Arial" w:hAnsi="Arial"/>
        </w:rPr>
        <w:tab/>
      </w:r>
      <w:r w:rsidRPr="00D00D4A">
        <w:rPr>
          <w:rFonts w:ascii="Arial" w:hAnsi="Arial"/>
        </w:rPr>
        <w:t>is the time zone offset specified as “</w:t>
      </w:r>
      <w:r w:rsidRPr="001F66CD">
        <w:rPr>
          <w:rFonts w:ascii="Courier New" w:hAnsi="Courier New" w:cs="Courier New"/>
          <w:b/>
        </w:rPr>
        <w:t>Z</w:t>
      </w:r>
      <w:r w:rsidRPr="00D00D4A">
        <w:rPr>
          <w:rFonts w:ascii="Arial" w:hAnsi="Arial"/>
        </w:rPr>
        <w:t>”</w:t>
      </w:r>
      <w:r>
        <w:rPr>
          <w:rFonts w:ascii="Arial" w:hAnsi="Arial"/>
        </w:rPr>
        <w:t xml:space="preserve"> (for UTC) or either</w:t>
      </w:r>
      <w:r w:rsidRPr="00D00D4A">
        <w:rPr>
          <w:rFonts w:ascii="Arial" w:hAnsi="Arial"/>
        </w:rPr>
        <w:t xml:space="preserve"> “</w:t>
      </w:r>
      <w:r w:rsidRPr="001F66CD">
        <w:rPr>
          <w:rFonts w:ascii="Courier New" w:hAnsi="Courier New" w:cs="Courier New"/>
          <w:b/>
        </w:rPr>
        <w:t>+</w:t>
      </w:r>
      <w:r w:rsidRPr="00D00D4A">
        <w:rPr>
          <w:rFonts w:ascii="Arial" w:hAnsi="Arial"/>
        </w:rPr>
        <w:t>” or “</w:t>
      </w:r>
      <w:r w:rsidRPr="001F66CD">
        <w:rPr>
          <w:rFonts w:ascii="Courier New" w:hAnsi="Courier New" w:cs="Courier New"/>
          <w:b/>
        </w:rPr>
        <w:t>-</w:t>
      </w:r>
      <w:r w:rsidRPr="00D00D4A">
        <w:rPr>
          <w:rFonts w:ascii="Arial" w:hAnsi="Arial"/>
        </w:rPr>
        <w:t xml:space="preserve">” followed by a time expression </w:t>
      </w:r>
      <w:r>
        <w:rPr>
          <w:rFonts w:ascii="Courier New" w:hAnsi="Courier New" w:cs="Courier New"/>
          <w:b/>
        </w:rPr>
        <w:t>HH</w:t>
      </w:r>
      <w:r w:rsidRPr="001F66CD">
        <w:rPr>
          <w:rFonts w:ascii="Courier New" w:hAnsi="Courier New" w:cs="Courier New"/>
          <w:b/>
        </w:rPr>
        <w:t>:</w:t>
      </w:r>
      <w:r>
        <w:rPr>
          <w:rFonts w:ascii="Courier New" w:hAnsi="Courier New" w:cs="Courier New"/>
          <w:b/>
        </w:rPr>
        <w:t>mm</w:t>
      </w:r>
    </w:p>
    <w:p w14:paraId="3C88CF87" w14:textId="77777777" w:rsidR="004C02EF" w:rsidRPr="00D72123" w:rsidRDefault="004C02EF" w:rsidP="004C02EF">
      <w:pPr>
        <w:pStyle w:val="Note"/>
        <w:rPr>
          <w:sz w:val="20"/>
          <w:lang w:val="en-US"/>
        </w:rPr>
      </w:pPr>
      <w:r w:rsidRPr="00D72123">
        <w:rPr>
          <w:sz w:val="20"/>
          <w:lang w:val="en-US"/>
        </w:rPr>
        <w:t>This format includes date-only forms:</w:t>
      </w:r>
    </w:p>
    <w:p w14:paraId="678E4C4D" w14:textId="77777777" w:rsidR="004C02EF" w:rsidRPr="000D0128" w:rsidRDefault="004C02EF" w:rsidP="004C02EF">
      <w:pPr>
        <w:pStyle w:val="Note"/>
        <w:rPr>
          <w:rFonts w:ascii="Courier New" w:hAnsi="Courier New" w:cs="Courier New"/>
          <w:b/>
          <w:sz w:val="20"/>
        </w:rPr>
      </w:pPr>
      <w:r w:rsidRPr="000D0128">
        <w:rPr>
          <w:rFonts w:ascii="Courier New" w:hAnsi="Courier New" w:cs="Courier New"/>
          <w:b/>
          <w:sz w:val="20"/>
        </w:rPr>
        <w:t>YYYY</w:t>
      </w:r>
      <w:r w:rsidRPr="000D0128">
        <w:rPr>
          <w:rFonts w:ascii="Courier New" w:hAnsi="Courier New" w:cs="Courier New"/>
          <w:b/>
          <w:sz w:val="20"/>
        </w:rPr>
        <w:br/>
        <w:t>YYYY-MM</w:t>
      </w:r>
      <w:r w:rsidRPr="000D0128">
        <w:rPr>
          <w:rFonts w:ascii="Courier New" w:hAnsi="Courier New" w:cs="Courier New"/>
          <w:b/>
          <w:sz w:val="20"/>
        </w:rPr>
        <w:br/>
        <w:t>YYYY-MM-DD</w:t>
      </w:r>
    </w:p>
    <w:p w14:paraId="59121324" w14:textId="77777777" w:rsidR="004C02EF" w:rsidRPr="00BA33D1" w:rsidRDefault="004C02EF" w:rsidP="004C02EF">
      <w:pPr>
        <w:rPr>
          <w:lang w:val="en-US"/>
        </w:rPr>
      </w:pPr>
      <w:r>
        <w:rPr>
          <w:lang w:val="en-US"/>
        </w:rPr>
        <w:t xml:space="preserve">It also includes </w:t>
      </w:r>
      <w:r w:rsidRPr="00013DAB">
        <w:rPr>
          <w:color w:val="000000"/>
          <w:lang w:val="en-US"/>
        </w:rPr>
        <w:t>“date-time” forms that consist of one of the above date-only forms immediately followed by</w:t>
      </w:r>
      <w:r>
        <w:rPr>
          <w:color w:val="FF0000"/>
          <w:lang w:val="en-US"/>
        </w:rPr>
        <w:t xml:space="preserve"> </w:t>
      </w:r>
      <w:r w:rsidRPr="00013DAB">
        <w:rPr>
          <w:color w:val="000000"/>
          <w:lang w:val="en-US"/>
        </w:rPr>
        <w:t>one of the following time</w:t>
      </w:r>
      <w:r w:rsidRPr="00BA33D1">
        <w:rPr>
          <w:lang w:val="en-US"/>
        </w:rPr>
        <w:t xml:space="preserve"> forms with an optional time zone</w:t>
      </w:r>
      <w:r>
        <w:rPr>
          <w:lang w:val="en-US"/>
        </w:rPr>
        <w:t xml:space="preserve"> offset</w:t>
      </w:r>
      <w:r w:rsidRPr="00BA33D1">
        <w:rPr>
          <w:lang w:val="en-US"/>
        </w:rPr>
        <w:t xml:space="preserve"> appended: </w:t>
      </w:r>
    </w:p>
    <w:p w14:paraId="25753EDF" w14:textId="77777777" w:rsidR="004C02EF" w:rsidRPr="000D0128" w:rsidRDefault="004C02EF" w:rsidP="004C02EF">
      <w:pPr>
        <w:rPr>
          <w:rFonts w:ascii="Courier New" w:hAnsi="Courier New" w:cs="Courier New"/>
          <w:b/>
        </w:rPr>
      </w:pPr>
      <w:r w:rsidRPr="000D0128">
        <w:rPr>
          <w:rFonts w:ascii="Courier New" w:hAnsi="Courier New" w:cs="Courier New"/>
          <w:b/>
        </w:rPr>
        <w:t>THH:mm</w:t>
      </w:r>
      <w:r w:rsidRPr="000D0128">
        <w:rPr>
          <w:rFonts w:ascii="Courier New" w:hAnsi="Courier New" w:cs="Courier New"/>
          <w:b/>
        </w:rPr>
        <w:br/>
        <w:t>THH:mm:ss</w:t>
      </w:r>
      <w:r w:rsidRPr="000D0128">
        <w:rPr>
          <w:rFonts w:ascii="Courier New" w:hAnsi="Courier New" w:cs="Courier New"/>
          <w:b/>
        </w:rPr>
        <w:br/>
        <w:t>THH:mm:ss.sss</w:t>
      </w:r>
    </w:p>
    <w:p w14:paraId="1DF9AEFB" w14:textId="77777777" w:rsidR="004C02EF" w:rsidRPr="00BA33D1" w:rsidRDefault="004C02EF" w:rsidP="004C02EF">
      <w:pPr>
        <w:rPr>
          <w:lang w:val="en-US"/>
        </w:rPr>
      </w:pPr>
      <w:r w:rsidRPr="00BA33D1">
        <w:rPr>
          <w:lang w:val="en-US"/>
        </w:rPr>
        <w:t xml:space="preserve">All numbers must be base </w:t>
      </w:r>
      <w:r w:rsidRPr="000D0128">
        <w:rPr>
          <w:rFonts w:ascii="Times New Roman" w:hAnsi="Times New Roman"/>
          <w:lang w:val="en-US"/>
        </w:rPr>
        <w:t>10</w:t>
      </w:r>
      <w:r w:rsidRPr="00BA33D1">
        <w:rPr>
          <w:lang w:val="en-US"/>
        </w:rPr>
        <w:t>.</w:t>
      </w:r>
      <w:r>
        <w:rPr>
          <w:lang w:val="en-US"/>
        </w:rPr>
        <w:t xml:space="preserve"> </w:t>
      </w:r>
      <w:r w:rsidRPr="005C6250">
        <w:rPr>
          <w:color w:val="000000"/>
          <w:lang w:val="en-US"/>
        </w:rPr>
        <w:t xml:space="preserve">If the </w:t>
      </w:r>
      <w:r w:rsidRPr="005C6250">
        <w:rPr>
          <w:rFonts w:ascii="Courier New" w:hAnsi="Courier New" w:cs="Courier New"/>
          <w:b/>
          <w:color w:val="000000"/>
          <w:lang w:val="en-US"/>
        </w:rPr>
        <w:t>MM</w:t>
      </w:r>
      <w:r w:rsidRPr="005C6250">
        <w:rPr>
          <w:rFonts w:cs="Arial"/>
          <w:color w:val="000000"/>
          <w:lang w:val="en-US"/>
        </w:rPr>
        <w:t xml:space="preserve"> or </w:t>
      </w:r>
      <w:r w:rsidRPr="005C6250">
        <w:rPr>
          <w:rFonts w:ascii="Courier New" w:hAnsi="Courier New" w:cs="Courier New"/>
          <w:b/>
          <w:color w:val="000000"/>
          <w:lang w:val="en-US"/>
        </w:rPr>
        <w:t>DD</w:t>
      </w:r>
      <w:r w:rsidRPr="005C6250">
        <w:rPr>
          <w:rFonts w:cs="Arial"/>
          <w:color w:val="000000"/>
          <w:lang w:val="en-US"/>
        </w:rPr>
        <w:t xml:space="preserve"> fields are absent “</w:t>
      </w:r>
      <w:r w:rsidRPr="005C6250">
        <w:rPr>
          <w:rFonts w:ascii="Courier New" w:hAnsi="Courier New" w:cs="Courier New"/>
          <w:b/>
          <w:color w:val="000000"/>
          <w:lang w:val="en-US"/>
        </w:rPr>
        <w:t>01</w:t>
      </w:r>
      <w:r w:rsidRPr="005C6250">
        <w:rPr>
          <w:rFonts w:cs="Arial"/>
          <w:color w:val="000000"/>
          <w:lang w:val="en-US"/>
        </w:rPr>
        <w:t xml:space="preserve">” is used as the value. </w:t>
      </w:r>
      <w:r w:rsidRPr="005C6250">
        <w:rPr>
          <w:color w:val="000000"/>
          <w:lang w:val="en-US"/>
        </w:rPr>
        <w:t xml:space="preserve">If the </w:t>
      </w:r>
      <w:r w:rsidR="00704FBA">
        <w:rPr>
          <w:rFonts w:ascii="Courier New" w:hAnsi="Courier New" w:cs="Courier New"/>
          <w:b/>
          <w:color w:val="000000"/>
          <w:lang w:val="en-US"/>
        </w:rPr>
        <w:t>HH</w:t>
      </w:r>
      <w:r w:rsidR="00704FBA">
        <w:t>,</w:t>
      </w:r>
      <w:r w:rsidR="00704FBA" w:rsidRPr="005C6250">
        <w:rPr>
          <w:rFonts w:cs="Arial"/>
          <w:color w:val="000000"/>
          <w:lang w:val="en-US"/>
        </w:rPr>
        <w:t xml:space="preserve"> </w:t>
      </w:r>
      <w:r w:rsidRPr="005C6250">
        <w:rPr>
          <w:rFonts w:ascii="Courier New" w:hAnsi="Courier New" w:cs="Courier New"/>
          <w:b/>
          <w:color w:val="000000"/>
          <w:lang w:val="en-US"/>
        </w:rPr>
        <w:t>mm</w:t>
      </w:r>
      <w:r w:rsidR="00704FBA">
        <w:t>,</w:t>
      </w:r>
      <w:r w:rsidRPr="005C6250">
        <w:rPr>
          <w:rFonts w:cs="Arial"/>
          <w:color w:val="000000"/>
          <w:lang w:val="en-US"/>
        </w:rPr>
        <w:t xml:space="preserve"> or </w:t>
      </w:r>
      <w:r w:rsidRPr="005C6250">
        <w:rPr>
          <w:rFonts w:ascii="Courier New" w:hAnsi="Courier New" w:cs="Courier New"/>
          <w:b/>
          <w:color w:val="000000"/>
          <w:lang w:val="en-US"/>
        </w:rPr>
        <w:t>ss</w:t>
      </w:r>
      <w:r w:rsidRPr="005C6250">
        <w:rPr>
          <w:rFonts w:cs="Arial"/>
          <w:color w:val="000000"/>
          <w:lang w:val="en-US"/>
        </w:rPr>
        <w:t xml:space="preserve"> fields are absent “</w:t>
      </w:r>
      <w:r w:rsidRPr="005C6250">
        <w:rPr>
          <w:rFonts w:ascii="Courier New" w:hAnsi="Courier New" w:cs="Courier New"/>
          <w:b/>
          <w:color w:val="000000"/>
          <w:lang w:val="en-US"/>
        </w:rPr>
        <w:t>00</w:t>
      </w:r>
      <w:r w:rsidRPr="005C6250">
        <w:rPr>
          <w:rFonts w:cs="Arial"/>
          <w:color w:val="000000"/>
          <w:lang w:val="en-US"/>
        </w:rPr>
        <w:t xml:space="preserve">” is used as the value and the value of an absent </w:t>
      </w:r>
      <w:r w:rsidRPr="005C6250">
        <w:rPr>
          <w:rFonts w:ascii="Courier New" w:hAnsi="Courier New" w:cs="Courier New"/>
          <w:b/>
          <w:color w:val="000000"/>
          <w:lang w:val="en-US"/>
        </w:rPr>
        <w:t>sss</w:t>
      </w:r>
      <w:r w:rsidRPr="005C6250">
        <w:rPr>
          <w:rFonts w:cs="Arial"/>
          <w:color w:val="000000"/>
          <w:lang w:val="en-US"/>
        </w:rPr>
        <w:t xml:space="preserve"> </w:t>
      </w:r>
      <w:r>
        <w:rPr>
          <w:rFonts w:cs="Arial"/>
          <w:color w:val="000000"/>
          <w:lang w:val="en-US"/>
        </w:rPr>
        <w:t>field</w:t>
      </w:r>
      <w:r w:rsidRPr="005C6250">
        <w:rPr>
          <w:rFonts w:cs="Arial"/>
          <w:color w:val="000000"/>
          <w:lang w:val="en-US"/>
        </w:rPr>
        <w:t xml:space="preserve"> is “</w:t>
      </w:r>
      <w:r w:rsidRPr="005C6250">
        <w:rPr>
          <w:rFonts w:ascii="Courier New" w:hAnsi="Courier New" w:cs="Courier New"/>
          <w:b/>
          <w:color w:val="000000"/>
          <w:lang w:val="en-US"/>
        </w:rPr>
        <w:t>000</w:t>
      </w:r>
      <w:r w:rsidRPr="005C6250">
        <w:rPr>
          <w:rFonts w:cs="Arial"/>
          <w:color w:val="000000"/>
          <w:lang w:val="en-US"/>
        </w:rPr>
        <w:t xml:space="preserve">”. </w:t>
      </w:r>
      <w:del w:id="8043" w:author="Allen Wirfs-Brock rev2" w:date="2011-07-20T17:50:00Z">
        <w:r w:rsidRPr="005C6250" w:rsidDel="0019140B">
          <w:rPr>
            <w:rFonts w:cs="Arial"/>
            <w:color w:val="000000"/>
            <w:lang w:val="en-US"/>
          </w:rPr>
          <w:delText xml:space="preserve"> The value of an </w:delText>
        </w:r>
      </w:del>
      <w:ins w:id="8044" w:author="Allen Wirfs-Brock rev2" w:date="2011-07-20T17:52:00Z">
        <w:r w:rsidR="0019140B">
          <w:rPr>
            <w:rFonts w:cs="Arial"/>
            <w:color w:val="000000"/>
            <w:lang w:val="en-US"/>
          </w:rPr>
          <w:t>If the</w:t>
        </w:r>
      </w:ins>
      <w:ins w:id="8045" w:author="Allen Wirfs-Brock rev2" w:date="2011-07-20T17:50:00Z">
        <w:r w:rsidR="0019140B" w:rsidRPr="005C6250">
          <w:rPr>
            <w:rFonts w:cs="Arial"/>
            <w:color w:val="000000"/>
            <w:lang w:val="en-US"/>
          </w:rPr>
          <w:t xml:space="preserve"> </w:t>
        </w:r>
      </w:ins>
      <w:del w:id="8046" w:author="Allen Wirfs-Brock rev2" w:date="2011-07-25T15:44:00Z">
        <w:r w:rsidRPr="005C6250" w:rsidDel="00B041AD">
          <w:rPr>
            <w:rFonts w:cs="Arial"/>
            <w:color w:val="000000"/>
            <w:lang w:val="en-US"/>
          </w:rPr>
          <w:delText xml:space="preserve">absent </w:delText>
        </w:r>
      </w:del>
      <w:r w:rsidRPr="005C6250">
        <w:rPr>
          <w:rFonts w:cs="Arial"/>
          <w:color w:val="000000"/>
          <w:lang w:val="en-US"/>
        </w:rPr>
        <w:t>time zone offset</w:t>
      </w:r>
      <w:ins w:id="8047" w:author="Allen Wirfs-Brock rev2" w:date="2011-07-20T17:52:00Z">
        <w:r w:rsidR="0019140B">
          <w:rPr>
            <w:rFonts w:cs="Arial"/>
            <w:color w:val="000000"/>
            <w:lang w:val="en-US"/>
          </w:rPr>
          <w:t xml:space="preserve"> is absent, the </w:t>
        </w:r>
      </w:ins>
      <w:ins w:id="8048" w:author="Allen Wirfs-Brock rev2" w:date="2011-07-20T17:53:00Z">
        <w:r w:rsidR="0019140B">
          <w:rPr>
            <w:rFonts w:cs="Arial"/>
            <w:color w:val="000000"/>
            <w:lang w:val="en-US"/>
          </w:rPr>
          <w:t>date-</w:t>
        </w:r>
      </w:ins>
      <w:ins w:id="8049" w:author="Allen Wirfs-Brock rev2" w:date="2011-07-20T17:52:00Z">
        <w:r w:rsidR="0019140B">
          <w:rPr>
            <w:rFonts w:cs="Arial"/>
            <w:color w:val="000000"/>
            <w:lang w:val="en-US"/>
          </w:rPr>
          <w:t>time is</w:t>
        </w:r>
      </w:ins>
      <w:ins w:id="8050" w:author="Allen Wirfs-Brock rev2" w:date="2011-07-20T17:53:00Z">
        <w:r w:rsidR="0019140B">
          <w:rPr>
            <w:rFonts w:cs="Arial"/>
            <w:color w:val="000000"/>
            <w:lang w:val="en-US"/>
          </w:rPr>
          <w:t xml:space="preserve"> </w:t>
        </w:r>
      </w:ins>
      <w:ins w:id="8051" w:author="Allen Wirfs-Brock rev2" w:date="2011-07-20T17:54:00Z">
        <w:r w:rsidR="0019140B">
          <w:rPr>
            <w:rFonts w:cs="Arial"/>
            <w:color w:val="000000"/>
            <w:lang w:val="en-US"/>
          </w:rPr>
          <w:t>in interpre</w:t>
        </w:r>
      </w:ins>
      <w:ins w:id="8052" w:author="Allen Wirfs-Brock rev2" w:date="2011-07-20T17:55:00Z">
        <w:r w:rsidR="0019140B">
          <w:rPr>
            <w:rFonts w:cs="Arial"/>
            <w:color w:val="000000"/>
            <w:lang w:val="en-US"/>
          </w:rPr>
          <w:t>t</w:t>
        </w:r>
      </w:ins>
      <w:ins w:id="8053" w:author="Allen Wirfs-Brock rev2" w:date="2011-07-20T17:54:00Z">
        <w:r w:rsidR="0019140B">
          <w:rPr>
            <w:rFonts w:cs="Arial"/>
            <w:color w:val="000000"/>
            <w:lang w:val="en-US"/>
          </w:rPr>
          <w:t>ed as</w:t>
        </w:r>
      </w:ins>
      <w:ins w:id="8054" w:author="Allen Wirfs-Brock rev2" w:date="2011-07-20T17:53:00Z">
        <w:r w:rsidR="0019140B">
          <w:rPr>
            <w:rFonts w:cs="Arial"/>
            <w:color w:val="000000"/>
            <w:lang w:val="en-US"/>
          </w:rPr>
          <w:t xml:space="preserve"> a local time</w:t>
        </w:r>
      </w:ins>
      <w:del w:id="8055" w:author="Allen Wirfs-Brock rev2" w:date="2011-07-20T17:54:00Z">
        <w:r w:rsidRPr="005C6250" w:rsidDel="0019140B">
          <w:rPr>
            <w:rFonts w:cs="Arial"/>
            <w:color w:val="000000"/>
            <w:lang w:val="en-US"/>
          </w:rPr>
          <w:delText xml:space="preserve"> </w:delText>
        </w:r>
      </w:del>
      <w:del w:id="8056" w:author="Allen Wirfs-Brock rev2" w:date="2011-07-20T17:50:00Z">
        <w:r w:rsidRPr="005C6250" w:rsidDel="0019140B">
          <w:rPr>
            <w:rFonts w:cs="Arial"/>
            <w:color w:val="000000"/>
            <w:lang w:val="en-US"/>
          </w:rPr>
          <w:delText xml:space="preserve">is </w:delText>
        </w:r>
      </w:del>
      <w:del w:id="8057" w:author="Allen Wirfs-Brock rev2" w:date="2011-07-20T17:54:00Z">
        <w:r w:rsidRPr="005C6250" w:rsidDel="0019140B">
          <w:rPr>
            <w:color w:val="000000"/>
          </w:rPr>
          <w:delText>“</w:delText>
        </w:r>
        <w:r w:rsidRPr="005C6250" w:rsidDel="0019140B">
          <w:rPr>
            <w:rFonts w:ascii="Courier New" w:hAnsi="Courier New" w:cs="Courier New"/>
            <w:b/>
            <w:color w:val="000000"/>
          </w:rPr>
          <w:delText>Z</w:delText>
        </w:r>
        <w:r w:rsidRPr="005C6250" w:rsidDel="0019140B">
          <w:rPr>
            <w:color w:val="000000"/>
          </w:rPr>
          <w:delText>”</w:delText>
        </w:r>
      </w:del>
      <w:r w:rsidRPr="005C6250">
        <w:rPr>
          <w:color w:val="000000"/>
        </w:rPr>
        <w:t>.</w:t>
      </w:r>
    </w:p>
    <w:p w14:paraId="0EBA8EFB" w14:textId="77777777" w:rsidR="004C02EF" w:rsidRPr="00BA33D1" w:rsidRDefault="004C02EF" w:rsidP="004C02EF">
      <w:pPr>
        <w:rPr>
          <w:lang w:val="en-US"/>
        </w:rPr>
      </w:pPr>
      <w:r w:rsidRPr="00BA33D1">
        <w:rPr>
          <w:lang w:val="en-US"/>
        </w:rPr>
        <w:t>Illegal values (out-of-bounds as well as syntax errors) in a format string means that the format string is not a valid instance of this format.</w:t>
      </w:r>
    </w:p>
    <w:p w14:paraId="260BE4B7" w14:textId="77777777" w:rsidR="004C02EF" w:rsidRPr="00D72123" w:rsidRDefault="004C02EF" w:rsidP="004C02EF">
      <w:pPr>
        <w:pStyle w:val="Note"/>
        <w:rPr>
          <w:lang w:val="en-US"/>
        </w:rPr>
      </w:pPr>
      <w:r w:rsidRPr="00D72123">
        <w:t>NOTE</w:t>
      </w:r>
      <w:r>
        <w:t xml:space="preserve"> 1</w:t>
      </w:r>
      <w:r w:rsidRPr="00D72123">
        <w:tab/>
      </w:r>
      <w:r w:rsidRPr="00D72123">
        <w:rPr>
          <w:lang w:val="en-US"/>
        </w:rPr>
        <w:t xml:space="preserve">As every day both starts and ends with midnight, the two notations </w:t>
      </w:r>
      <w:r w:rsidRPr="00D72123">
        <w:rPr>
          <w:rFonts w:ascii="Courier New" w:hAnsi="Courier New" w:cs="Courier New"/>
          <w:lang w:val="en-US"/>
        </w:rPr>
        <w:t>00:00</w:t>
      </w:r>
      <w:r w:rsidRPr="00D72123">
        <w:rPr>
          <w:lang w:val="en-US"/>
        </w:rPr>
        <w:t xml:space="preserve"> and </w:t>
      </w:r>
      <w:r w:rsidRPr="00D72123">
        <w:rPr>
          <w:rFonts w:ascii="Courier New" w:hAnsi="Courier New" w:cs="Courier New"/>
          <w:lang w:val="en-US"/>
        </w:rPr>
        <w:t>24:00</w:t>
      </w:r>
      <w:r w:rsidRPr="00D72123">
        <w:rPr>
          <w:lang w:val="en-US"/>
        </w:rPr>
        <w:t xml:space="preserve"> are available to distinguish the two midnights that can be associated with one date. This means that the following two notations refer to exactly the same point in time: </w:t>
      </w:r>
      <w:r w:rsidRPr="00D72123">
        <w:rPr>
          <w:rFonts w:ascii="Courier New" w:hAnsi="Courier New" w:cs="Courier New"/>
          <w:lang w:val="en-US"/>
        </w:rPr>
        <w:t>1995-02-04T24:00</w:t>
      </w:r>
      <w:r w:rsidRPr="00D72123">
        <w:rPr>
          <w:lang w:val="en-US"/>
        </w:rPr>
        <w:t xml:space="preserve"> and </w:t>
      </w:r>
      <w:r w:rsidRPr="00D72123">
        <w:rPr>
          <w:rFonts w:ascii="Courier New" w:hAnsi="Courier New" w:cs="Courier New"/>
          <w:lang w:val="en-US"/>
        </w:rPr>
        <w:t>1995-02-05T00:00</w:t>
      </w:r>
    </w:p>
    <w:p w14:paraId="3151F66E" w14:textId="77777777" w:rsidR="004C02EF" w:rsidRPr="00D72123" w:rsidRDefault="004C02EF" w:rsidP="004C02EF">
      <w:pPr>
        <w:pStyle w:val="Note"/>
        <w:rPr>
          <w:lang w:val="en-US"/>
        </w:rPr>
      </w:pPr>
      <w:r w:rsidRPr="00D72123">
        <w:t>NOTE 2</w:t>
      </w:r>
      <w:r w:rsidRPr="00D72123">
        <w:tab/>
      </w:r>
      <w:r w:rsidRPr="00D72123">
        <w:rPr>
          <w:lang w:val="en-US"/>
        </w:rPr>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3067AB69" w14:textId="77777777" w:rsidR="004C02EF" w:rsidRPr="009D1662" w:rsidRDefault="004C02EF" w:rsidP="004C02EF">
      <w:pPr>
        <w:pStyle w:val="51"/>
        <w:numPr>
          <w:ilvl w:val="0"/>
          <w:numId w:val="0"/>
        </w:numPr>
      </w:pPr>
      <w:r>
        <w:t>15.9.1.15.1</w:t>
      </w:r>
      <w:r>
        <w:tab/>
      </w:r>
      <w:r w:rsidRPr="009D1662">
        <w:t>Extended years</w:t>
      </w:r>
    </w:p>
    <w:p w14:paraId="14279FA2" w14:textId="77777777" w:rsidR="004C02EF" w:rsidRDefault="004C02EF" w:rsidP="004C02EF">
      <w:r>
        <w:t xml:space="preserve">ECMAScript requires the ability to specify </w:t>
      </w:r>
      <w:r w:rsidRPr="00D72123">
        <w:rPr>
          <w:rFonts w:ascii="Times New Roman" w:hAnsi="Times New Roman"/>
        </w:rPr>
        <w:t>6</w:t>
      </w:r>
      <w:r>
        <w:t xml:space="preserve"> digit years (extended years); approximately </w:t>
      </w:r>
      <w:r w:rsidRPr="009D1662">
        <w:rPr>
          <w:rFonts w:ascii="Times New Roman" w:hAnsi="Times New Roman"/>
        </w:rPr>
        <w:t>285,</w:t>
      </w:r>
      <w:r>
        <w:rPr>
          <w:rFonts w:ascii="Times New Roman" w:hAnsi="Times New Roman"/>
        </w:rPr>
        <w:t>42</w:t>
      </w:r>
      <w:r w:rsidRPr="009D1662">
        <w:rPr>
          <w:rFonts w:ascii="Times New Roman" w:hAnsi="Times New Roman"/>
        </w:rPr>
        <w:t>6</w:t>
      </w:r>
      <w:r>
        <w:t xml:space="preserve"> years, either forward or backward, from 01 January, 1970 UTC. To represent years before </w:t>
      </w:r>
      <w:r w:rsidRPr="009D1662">
        <w:rPr>
          <w:rFonts w:ascii="Times New Roman" w:hAnsi="Times New Roman"/>
        </w:rPr>
        <w:t>0</w:t>
      </w:r>
      <w:r>
        <w:t xml:space="preserve"> or after </w:t>
      </w:r>
      <w:r w:rsidRPr="009D1662">
        <w:rPr>
          <w:rFonts w:ascii="Times New Roman" w:hAnsi="Times New Roman"/>
        </w:rPr>
        <w:t>9999</w:t>
      </w:r>
      <w:r>
        <w:t xml:space="preserve">, ISO 8601 permits the expansion of the year representation, but only by prior agreement between the sender and the receiver. In the simplified ECMAScript format such an expanded year representation shall have </w:t>
      </w:r>
      <w:r w:rsidRPr="00D72123">
        <w:rPr>
          <w:rFonts w:ascii="Times New Roman" w:hAnsi="Times New Roman"/>
        </w:rPr>
        <w:t>2</w:t>
      </w:r>
      <w:r>
        <w:t xml:space="preserve"> extra year digits and is always prefixed with a + or – sign. The year </w:t>
      </w:r>
      <w:r w:rsidRPr="00D72123">
        <w:rPr>
          <w:rFonts w:ascii="Times New Roman" w:hAnsi="Times New Roman"/>
        </w:rPr>
        <w:t>0</w:t>
      </w:r>
      <w:r>
        <w:t xml:space="preserve"> is considered positive and hence</w:t>
      </w:r>
      <w:r w:rsidRPr="00D72123">
        <w:t xml:space="preserve"> </w:t>
      </w:r>
      <w:r>
        <w:t>prefixed with a + sign.</w:t>
      </w:r>
    </w:p>
    <w:p w14:paraId="4F23BE13" w14:textId="77777777" w:rsidR="004C02EF" w:rsidRDefault="004C02EF" w:rsidP="004C02EF">
      <w:pPr>
        <w:pStyle w:val="Note"/>
        <w:rPr>
          <w:lang w:val="en-US"/>
        </w:rPr>
      </w:pPr>
      <w:r w:rsidRPr="00D72123">
        <w:t>NOTE</w:t>
      </w:r>
      <w:r w:rsidRPr="00D72123">
        <w:tab/>
      </w:r>
      <w:r>
        <w:rPr>
          <w:lang w:val="en-US"/>
        </w:rPr>
        <w:t>Examples of extended years:</w:t>
      </w:r>
    </w:p>
    <w:p w14:paraId="293FCFE5" w14:textId="77777777" w:rsidR="004C02EF" w:rsidRPr="00B955D6" w:rsidRDefault="004C02EF" w:rsidP="004C02EF">
      <w:pPr>
        <w:ind w:left="400"/>
        <w:jc w:val="left"/>
        <w:rPr>
          <w:sz w:val="18"/>
          <w:szCs w:val="18"/>
          <w:lang w:val="fr-CH"/>
        </w:rPr>
      </w:pPr>
      <w:r w:rsidRPr="00B955D6">
        <w:rPr>
          <w:rStyle w:val="apple-style-span"/>
          <w:rFonts w:cs="Arial"/>
          <w:sz w:val="18"/>
          <w:szCs w:val="18"/>
          <w:lang w:val="fr-CH"/>
        </w:rPr>
        <w:t>-283457-03-21T15:00:59.008Z   283458 B.C.</w:t>
      </w:r>
      <w:r w:rsidRPr="00B955D6">
        <w:rPr>
          <w:rFonts w:cs="Arial"/>
          <w:sz w:val="18"/>
          <w:szCs w:val="18"/>
          <w:lang w:val="fr-CH"/>
        </w:rPr>
        <w:br/>
      </w:r>
      <w:r w:rsidRPr="00B955D6">
        <w:rPr>
          <w:rStyle w:val="apple-style-span"/>
          <w:rFonts w:cs="Arial"/>
          <w:sz w:val="18"/>
          <w:szCs w:val="18"/>
          <w:lang w:val="fr-CH"/>
        </w:rPr>
        <w:t>-000001-01-01T00:00:00Z          2 B.C.</w:t>
      </w:r>
      <w:r w:rsidRPr="00B955D6">
        <w:rPr>
          <w:rFonts w:cs="Arial"/>
          <w:sz w:val="18"/>
          <w:szCs w:val="18"/>
          <w:lang w:val="fr-CH"/>
        </w:rPr>
        <w:br/>
      </w:r>
      <w:r w:rsidRPr="00B955D6">
        <w:rPr>
          <w:rStyle w:val="apple-style-span"/>
          <w:rFonts w:cs="Arial"/>
          <w:sz w:val="18"/>
          <w:szCs w:val="18"/>
          <w:lang w:val="fr-CH"/>
        </w:rPr>
        <w:t>+000000-01-01T00:00:00Z         1 B.C.</w:t>
      </w:r>
      <w:r w:rsidRPr="00B955D6">
        <w:rPr>
          <w:rFonts w:cs="Arial"/>
          <w:sz w:val="18"/>
          <w:szCs w:val="18"/>
          <w:lang w:val="fr-CH"/>
        </w:rPr>
        <w:br/>
      </w:r>
      <w:r w:rsidRPr="00B955D6">
        <w:rPr>
          <w:rStyle w:val="apple-style-span"/>
          <w:rFonts w:cs="Arial"/>
          <w:sz w:val="18"/>
          <w:szCs w:val="18"/>
          <w:lang w:val="fr-CH"/>
        </w:rPr>
        <w:t>+000001-01-01T00:00:00Z         1 A.D.</w:t>
      </w:r>
      <w:r w:rsidRPr="00B955D6">
        <w:rPr>
          <w:rFonts w:cs="Arial"/>
          <w:sz w:val="18"/>
          <w:szCs w:val="18"/>
          <w:lang w:val="fr-CH"/>
        </w:rPr>
        <w:br/>
      </w:r>
      <w:r w:rsidRPr="00B955D6">
        <w:rPr>
          <w:rStyle w:val="apple-style-span"/>
          <w:rFonts w:cs="Arial"/>
          <w:sz w:val="18"/>
          <w:szCs w:val="18"/>
          <w:lang w:val="fr-CH"/>
        </w:rPr>
        <w:t>+001970-01-01T00:00:00Z         1970 A.D.</w:t>
      </w:r>
      <w:r w:rsidRPr="00B955D6">
        <w:rPr>
          <w:rFonts w:cs="Arial"/>
          <w:sz w:val="18"/>
          <w:szCs w:val="18"/>
          <w:lang w:val="fr-CH"/>
        </w:rPr>
        <w:br/>
      </w:r>
      <w:r w:rsidRPr="00B955D6">
        <w:rPr>
          <w:rStyle w:val="apple-style-span"/>
          <w:rFonts w:cs="Arial"/>
          <w:sz w:val="18"/>
          <w:szCs w:val="18"/>
          <w:lang w:val="fr-CH"/>
        </w:rPr>
        <w:t>+002009-12-15T00:00:00Z         2009 A.D.</w:t>
      </w:r>
      <w:r w:rsidRPr="00B955D6">
        <w:rPr>
          <w:rFonts w:cs="Arial"/>
          <w:sz w:val="18"/>
          <w:szCs w:val="18"/>
          <w:lang w:val="fr-CH"/>
        </w:rPr>
        <w:br/>
      </w:r>
      <w:r w:rsidRPr="00B955D6">
        <w:rPr>
          <w:rStyle w:val="apple-style-span"/>
          <w:rFonts w:cs="Arial"/>
          <w:sz w:val="18"/>
          <w:szCs w:val="18"/>
          <w:lang w:val="fr-CH"/>
        </w:rPr>
        <w:t>+287396-10-12T08:59:00.992Z</w:t>
      </w:r>
      <w:r w:rsidRPr="00B955D6">
        <w:rPr>
          <w:rStyle w:val="apple-style-span"/>
          <w:rFonts w:cs="Arial" w:hint="eastAsia"/>
          <w:sz w:val="18"/>
          <w:szCs w:val="18"/>
          <w:lang w:val="fr-CH"/>
        </w:rPr>
        <w:t xml:space="preserve">  </w:t>
      </w:r>
      <w:r w:rsidRPr="00B955D6">
        <w:rPr>
          <w:rStyle w:val="apple-style-span"/>
          <w:rFonts w:cs="Arial"/>
          <w:sz w:val="18"/>
          <w:szCs w:val="18"/>
          <w:lang w:val="fr-CH"/>
        </w:rPr>
        <w:t>287396</w:t>
      </w:r>
      <w:r w:rsidRPr="00B955D6">
        <w:rPr>
          <w:rStyle w:val="apple-style-span"/>
          <w:rFonts w:cs="Arial" w:hint="eastAsia"/>
          <w:sz w:val="18"/>
          <w:szCs w:val="18"/>
          <w:lang w:val="fr-CH"/>
        </w:rPr>
        <w:t xml:space="preserve"> </w:t>
      </w:r>
      <w:r w:rsidRPr="00B955D6">
        <w:rPr>
          <w:rStyle w:val="apple-style-span"/>
          <w:rFonts w:cs="Arial"/>
          <w:sz w:val="18"/>
          <w:szCs w:val="18"/>
          <w:lang w:val="fr-CH"/>
        </w:rPr>
        <w:t>A.D.</w:t>
      </w:r>
    </w:p>
    <w:p w14:paraId="10175ABD" w14:textId="77777777" w:rsidR="004C02EF" w:rsidRDefault="004C02EF" w:rsidP="00B43482">
      <w:pPr>
        <w:pStyle w:val="30"/>
        <w:numPr>
          <w:ilvl w:val="0"/>
          <w:numId w:val="0"/>
        </w:numPr>
      </w:pPr>
      <w:bookmarkStart w:id="8058" w:name="_Ref424531852"/>
      <w:bookmarkStart w:id="8059" w:name="_Toc472818949"/>
      <w:bookmarkStart w:id="8060" w:name="_Toc235503527"/>
      <w:bookmarkStart w:id="8061" w:name="_Toc241509302"/>
      <w:bookmarkStart w:id="8062" w:name="_Toc244416789"/>
      <w:bookmarkStart w:id="8063" w:name="_Toc276631153"/>
      <w:bookmarkStart w:id="8064" w:name="_Toc178387164"/>
      <w:r>
        <w:t>15.9.2</w:t>
      </w:r>
      <w:r>
        <w:tab/>
        <w:t>The Date Constructor Called as a Functio</w:t>
      </w:r>
      <w:bookmarkEnd w:id="8039"/>
      <w:bookmarkEnd w:id="8042"/>
      <w:r>
        <w:t>n</w:t>
      </w:r>
      <w:bookmarkEnd w:id="8058"/>
      <w:bookmarkEnd w:id="8059"/>
      <w:bookmarkEnd w:id="8060"/>
      <w:bookmarkEnd w:id="8061"/>
      <w:bookmarkEnd w:id="8062"/>
      <w:bookmarkEnd w:id="8063"/>
      <w:bookmarkEnd w:id="8064"/>
    </w:p>
    <w:p w14:paraId="6B00B044" w14:textId="77777777" w:rsidR="004C02EF" w:rsidRDefault="004C02EF" w:rsidP="004C02EF">
      <w:r>
        <w:t xml:space="preserve">When </w:t>
      </w:r>
      <w:r>
        <w:rPr>
          <w:rFonts w:ascii="Courier New" w:hAnsi="Courier New"/>
          <w:b/>
        </w:rPr>
        <w:t>Date</w:t>
      </w:r>
      <w:r>
        <w:t xml:space="preserve"> is called as a function rather than as a constructor, it returns a String representing the current time (UTC).</w:t>
      </w:r>
    </w:p>
    <w:p w14:paraId="147715F8" w14:textId="77777777" w:rsidR="004C02EF" w:rsidRDefault="004C02EF" w:rsidP="004C02EF">
      <w:pPr>
        <w:pStyle w:val="Note"/>
      </w:pPr>
      <w:r w:rsidRPr="00D72123">
        <w:t>NOTE</w:t>
      </w:r>
      <w:r w:rsidRPr="00D72123">
        <w:tab/>
        <w:t xml:space="preserve">The function call </w:t>
      </w:r>
      <w:r w:rsidRPr="00D72123">
        <w:rPr>
          <w:rFonts w:ascii="Courier New" w:hAnsi="Courier New"/>
          <w:b/>
        </w:rPr>
        <w:t>Date(</w:t>
      </w:r>
      <w:r w:rsidRPr="00D72123">
        <w:rPr>
          <w:rFonts w:ascii="Courier New" w:hAnsi="Courier New"/>
          <w:snapToGrid w:val="0"/>
        </w:rPr>
        <w:t>…</w:t>
      </w:r>
      <w:r w:rsidRPr="00D72123">
        <w:rPr>
          <w:rFonts w:ascii="Courier New" w:hAnsi="Courier New"/>
          <w:b/>
        </w:rPr>
        <w:t>)</w:t>
      </w:r>
      <w:r w:rsidRPr="00D72123">
        <w:t xml:space="preserve"> is not equivalent to the object creation expression </w:t>
      </w:r>
      <w:r w:rsidRPr="00D72123">
        <w:rPr>
          <w:rFonts w:ascii="Courier New" w:hAnsi="Courier New"/>
          <w:b/>
        </w:rPr>
        <w:t>new Date(</w:t>
      </w:r>
      <w:r w:rsidRPr="00D72123">
        <w:rPr>
          <w:rFonts w:ascii="Courier New" w:hAnsi="Courier New"/>
          <w:snapToGrid w:val="0"/>
        </w:rPr>
        <w:t>…</w:t>
      </w:r>
      <w:r w:rsidRPr="00D72123">
        <w:rPr>
          <w:rFonts w:ascii="Courier New" w:hAnsi="Courier New"/>
          <w:b/>
        </w:rPr>
        <w:t>)</w:t>
      </w:r>
      <w:r w:rsidRPr="00D72123">
        <w:t xml:space="preserve"> with the same arguments.</w:t>
      </w:r>
      <w:bookmarkStart w:id="8065" w:name="_Toc393690522"/>
    </w:p>
    <w:p w14:paraId="379288E9" w14:textId="77777777" w:rsidR="004C02EF" w:rsidRDefault="004C02EF" w:rsidP="004C02EF">
      <w:pPr>
        <w:pStyle w:val="40"/>
        <w:numPr>
          <w:ilvl w:val="0"/>
          <w:numId w:val="0"/>
        </w:numPr>
      </w:pPr>
      <w:r>
        <w:t>15.9.2.1</w:t>
      </w:r>
      <w:r>
        <w:tab/>
        <w:t>Date ( [ year [, month [, date [, hours [, minutes [, seconds [, ms</w:t>
      </w:r>
      <w:bookmarkEnd w:id="8065"/>
      <w:r>
        <w:t xml:space="preserve"> ] ] ] ] ] ] ] )</w:t>
      </w:r>
    </w:p>
    <w:p w14:paraId="0B9B26DE" w14:textId="77777777" w:rsidR="004C02EF" w:rsidRDefault="004C02EF" w:rsidP="004C02EF">
      <w:r>
        <w:t xml:space="preserve">All of the arguments are optional; any arguments supplied are accepted but are completely ignored. A String is created and returned as if by the expression </w:t>
      </w:r>
      <w:r>
        <w:rPr>
          <w:rFonts w:ascii="Courier New" w:hAnsi="Courier New"/>
          <w:b/>
        </w:rPr>
        <w:t>(new Date()).toString()</w:t>
      </w:r>
      <w:r w:rsidRPr="00F14BE1">
        <w:t xml:space="preserve"> where </w:t>
      </w:r>
      <w:r w:rsidRPr="00F14BE1">
        <w:rPr>
          <w:rFonts w:ascii="Courier New" w:hAnsi="Courier New" w:cs="Courier New"/>
          <w:b/>
        </w:rPr>
        <w:t>Date</w:t>
      </w:r>
      <w:r w:rsidRPr="00F14BE1">
        <w:t xml:space="preserve"> is the standard built-in constructor with that name and </w:t>
      </w:r>
      <w:r w:rsidRPr="00F14BE1">
        <w:rPr>
          <w:rFonts w:ascii="Courier New" w:hAnsi="Courier New" w:cs="Courier New"/>
          <w:b/>
        </w:rPr>
        <w:t>toString</w:t>
      </w:r>
      <w:r w:rsidRPr="00F14BE1">
        <w:t xml:space="preserve"> is the standard built-in method </w:t>
      </w:r>
      <w:r w:rsidRPr="00F14BE1">
        <w:rPr>
          <w:rFonts w:ascii="Courier New" w:hAnsi="Courier New" w:cs="Courier New"/>
          <w:b/>
        </w:rPr>
        <w:t>Date.prototype.toString</w:t>
      </w:r>
      <w:r>
        <w:t>.</w:t>
      </w:r>
      <w:bookmarkStart w:id="8066" w:name="_Toc393690523"/>
    </w:p>
    <w:p w14:paraId="5A2ECC6B" w14:textId="77777777" w:rsidR="004C02EF" w:rsidRDefault="004C02EF" w:rsidP="00B43482">
      <w:pPr>
        <w:pStyle w:val="30"/>
        <w:numPr>
          <w:ilvl w:val="0"/>
          <w:numId w:val="0"/>
        </w:numPr>
      </w:pPr>
      <w:bookmarkStart w:id="8067" w:name="_Toc393690530"/>
      <w:bookmarkStart w:id="8068" w:name="_Toc472818950"/>
      <w:bookmarkStart w:id="8069" w:name="_Toc235503528"/>
      <w:bookmarkStart w:id="8070" w:name="_Toc241509303"/>
      <w:bookmarkStart w:id="8071" w:name="_Toc244416790"/>
      <w:bookmarkStart w:id="8072" w:name="_Toc276631154"/>
      <w:bookmarkStart w:id="8073" w:name="_Toc178387165"/>
      <w:bookmarkEnd w:id="8066"/>
      <w:r>
        <w:t>15.9.3</w:t>
      </w:r>
      <w:r>
        <w:tab/>
        <w:t>The Date Constructo</w:t>
      </w:r>
      <w:bookmarkEnd w:id="8040"/>
      <w:bookmarkEnd w:id="8041"/>
      <w:bookmarkEnd w:id="8067"/>
      <w:r>
        <w:t>r</w:t>
      </w:r>
      <w:bookmarkEnd w:id="8068"/>
      <w:bookmarkEnd w:id="8069"/>
      <w:bookmarkEnd w:id="8070"/>
      <w:bookmarkEnd w:id="8071"/>
      <w:bookmarkEnd w:id="8072"/>
      <w:bookmarkEnd w:id="8073"/>
    </w:p>
    <w:p w14:paraId="5065006F" w14:textId="77777777" w:rsidR="004C02EF" w:rsidRDefault="004C02EF" w:rsidP="004C02EF">
      <w:r>
        <w:t xml:space="preserve">When </w:t>
      </w:r>
      <w:r>
        <w:rPr>
          <w:rFonts w:ascii="Courier New" w:hAnsi="Courier New"/>
          <w:b/>
        </w:rPr>
        <w:t>Date</w:t>
      </w:r>
      <w:r>
        <w:t xml:space="preserve"> is called as part of a </w:t>
      </w:r>
      <w:r>
        <w:rPr>
          <w:rFonts w:ascii="Courier New" w:hAnsi="Courier New"/>
          <w:b/>
        </w:rPr>
        <w:t>new</w:t>
      </w:r>
      <w:r>
        <w:t xml:space="preserve"> expression, it is a constructor: it initialises the newly created object.</w:t>
      </w:r>
      <w:bookmarkStart w:id="8074" w:name="_Toc393690531"/>
      <w:bookmarkStart w:id="8075" w:name="_Toc385672406"/>
    </w:p>
    <w:p w14:paraId="4DCE7AD0" w14:textId="77777777" w:rsidR="004C02EF" w:rsidRDefault="004C02EF" w:rsidP="004C02EF">
      <w:pPr>
        <w:pStyle w:val="40"/>
        <w:numPr>
          <w:ilvl w:val="0"/>
          <w:numId w:val="0"/>
        </w:numPr>
      </w:pPr>
      <w:r>
        <w:t>15.9.3.1</w:t>
      </w:r>
      <w:r>
        <w:tab/>
        <w:t>new Date (year, month [, date [, hours [, minutes [, seconds [, ms</w:t>
      </w:r>
      <w:bookmarkEnd w:id="8074"/>
      <w:r>
        <w:t xml:space="preserve"> ] ] ] ] ] )</w:t>
      </w:r>
    </w:p>
    <w:p w14:paraId="054A6B43" w14:textId="77777777" w:rsidR="004C02EF" w:rsidRDefault="004C02EF" w:rsidP="004C02EF">
      <w:r>
        <w:t xml:space="preserve">When </w:t>
      </w:r>
      <w:r>
        <w:rPr>
          <w:b/>
        </w:rPr>
        <w:t>Date</w:t>
      </w:r>
      <w:r>
        <w:t xml:space="preserve"> is called with two to seven arguments, it computes the date from </w:t>
      </w:r>
      <w:r>
        <w:rPr>
          <w:i/>
        </w:rPr>
        <w:t>year</w:t>
      </w:r>
      <w:r>
        <w:t xml:space="preserve">, </w:t>
      </w:r>
      <w:r>
        <w:rPr>
          <w:i/>
        </w:rPr>
        <w:t>month</w:t>
      </w:r>
      <w:r>
        <w:t xml:space="preserve">, and (optionally) </w:t>
      </w:r>
      <w:r>
        <w:rPr>
          <w:i/>
        </w:rPr>
        <w:t>date</w:t>
      </w:r>
      <w:r>
        <w:t xml:space="preserve">, </w:t>
      </w:r>
      <w:r>
        <w:rPr>
          <w:i/>
        </w:rPr>
        <w:t>hours</w:t>
      </w:r>
      <w:r>
        <w:t xml:space="preserve">, </w:t>
      </w:r>
      <w:r>
        <w:rPr>
          <w:i/>
        </w:rPr>
        <w:t>minutes</w:t>
      </w:r>
      <w:r>
        <w:t xml:space="preserve">, </w:t>
      </w:r>
      <w:r>
        <w:rPr>
          <w:i/>
        </w:rPr>
        <w:t>seconds</w:t>
      </w:r>
      <w:r>
        <w:t xml:space="preserve"> and </w:t>
      </w:r>
      <w:r>
        <w:rPr>
          <w:i/>
        </w:rPr>
        <w:t>ms</w:t>
      </w:r>
      <w:r>
        <w:t>.</w:t>
      </w:r>
    </w:p>
    <w:p w14:paraId="130199D2" w14:textId="77777777" w:rsidR="004C02EF" w:rsidRDefault="004C02EF" w:rsidP="004C02EF">
      <w:r>
        <w:t xml:space="preserve">The [[Prototype]] internal property of the newly constructed object is set to the original Date prototype object, the one that is the initial value of </w:t>
      </w:r>
      <w:r>
        <w:rPr>
          <w:rFonts w:ascii="Courier New" w:hAnsi="Courier New"/>
          <w:b/>
        </w:rPr>
        <w:t>Date.prototype</w:t>
      </w:r>
      <w:r>
        <w:t xml:space="preserve"> (15.9.4.1).</w:t>
      </w:r>
    </w:p>
    <w:p w14:paraId="3F76D4C5" w14:textId="77777777" w:rsidR="004C02EF" w:rsidRDefault="004C02EF" w:rsidP="004C02EF">
      <w:r>
        <w:t xml:space="preserve">The </w:t>
      </w:r>
      <w:del w:id="8076" w:author="Allen Wirfs-Brock" w:date="2011-07-02T14:25:00Z">
        <w:r w:rsidDel="0054023D">
          <w:delText xml:space="preserve">[[Class]] internal property of the </w:delText>
        </w:r>
      </w:del>
      <w:r>
        <w:t xml:space="preserve">newly constructed object </w:t>
      </w:r>
      <w:del w:id="8077" w:author="Allen Wirfs-Brock" w:date="2011-07-02T14:25:00Z">
        <w:r w:rsidDel="0054023D">
          <w:delText xml:space="preserve">is set to </w:delText>
        </w:r>
        <w:r w:rsidDel="0054023D">
          <w:rPr>
            <w:rFonts w:ascii="Courier New" w:hAnsi="Courier New"/>
            <w:b/>
          </w:rPr>
          <w:delText>"Date"</w:delText>
        </w:r>
      </w:del>
      <w:ins w:id="8078" w:author="Allen Wirfs-Brock" w:date="2011-07-02T14:25:00Z">
        <w:r w:rsidR="0054023D">
          <w:t>has a [[</w:t>
        </w:r>
        <w:del w:id="8079" w:author="Rev 3 Allen Wirfs-Brock" w:date="2011-09-08T14:45:00Z">
          <w:r w:rsidR="0054023D" w:rsidDel="00FA2A04">
            <w:delText>IsDate</w:delText>
          </w:r>
        </w:del>
      </w:ins>
      <w:ins w:id="8080" w:author="Rev 3 Allen Wirfs-Brock" w:date="2011-09-08T14:45:00Z">
        <w:r w:rsidR="00FA2A04">
          <w:t>NativeBrand</w:t>
        </w:r>
      </w:ins>
      <w:ins w:id="8081" w:author="Allen Wirfs-Brock" w:date="2011-07-02T14:25:00Z">
        <w:r w:rsidR="0054023D">
          <w:t>]] internal property</w:t>
        </w:r>
      </w:ins>
      <w:ins w:id="8082" w:author="Rev 3 Allen Wirfs-Brock" w:date="2011-09-08T14:43:00Z">
        <w:r w:rsidR="00FA2A04">
          <w:t xml:space="preserve"> </w:t>
        </w:r>
      </w:ins>
      <w:ins w:id="8083" w:author="Rev 3 Allen Wirfs-Brock" w:date="2011-09-08T14:44:00Z">
        <w:r w:rsidR="00FA2A04">
          <w:t>whose value is NativeDate</w:t>
        </w:r>
      </w:ins>
      <w:r>
        <w:t>.</w:t>
      </w:r>
    </w:p>
    <w:p w14:paraId="4CCD6E58" w14:textId="77777777" w:rsidR="004C02EF" w:rsidRDefault="004C02EF" w:rsidP="004C02EF">
      <w:r>
        <w:t xml:space="preserve">The [[Extensible]] internal property of the newly constructed object is set to </w:t>
      </w:r>
      <w:r w:rsidRPr="000D6C0A">
        <w:rPr>
          <w:b/>
        </w:rPr>
        <w:t>true</w:t>
      </w:r>
      <w:r>
        <w:t>.</w:t>
      </w:r>
    </w:p>
    <w:p w14:paraId="000F0B93" w14:textId="77777777" w:rsidR="004C02EF" w:rsidRDefault="004C02EF" w:rsidP="004C02EF">
      <w:r>
        <w:t>The [[PrimitiveValue]] internal property of the newly constructed object is set as follows:</w:t>
      </w:r>
    </w:p>
    <w:p w14:paraId="5C3BC591" w14:textId="77777777" w:rsidR="004C02EF" w:rsidRPr="0007623A" w:rsidRDefault="004C02EF" w:rsidP="004C02EF">
      <w:pPr>
        <w:pStyle w:val="M4"/>
        <w:numPr>
          <w:ilvl w:val="0"/>
          <w:numId w:val="253"/>
        </w:numPr>
        <w:spacing w:after="0"/>
      </w:pPr>
      <w:bookmarkStart w:id="8084" w:name="_Toc393690537"/>
      <w:bookmarkEnd w:id="8075"/>
      <w:r w:rsidRPr="0007623A">
        <w:t xml:space="preserve">Let </w:t>
      </w:r>
      <w:r w:rsidRPr="0007623A">
        <w:rPr>
          <w:i/>
        </w:rPr>
        <w:t>y</w:t>
      </w:r>
      <w:r w:rsidRPr="0007623A">
        <w:t xml:space="preserve"> be ToNumber(</w:t>
      </w:r>
      <w:r w:rsidRPr="0007623A">
        <w:rPr>
          <w:i/>
        </w:rPr>
        <w:t>year</w:t>
      </w:r>
      <w:r w:rsidRPr="0007623A">
        <w:t>).</w:t>
      </w:r>
    </w:p>
    <w:p w14:paraId="7C172A3C" w14:textId="77777777" w:rsidR="004C02EF" w:rsidRPr="0007623A" w:rsidRDefault="004C02EF" w:rsidP="004C02EF">
      <w:pPr>
        <w:pStyle w:val="M4"/>
        <w:numPr>
          <w:ilvl w:val="0"/>
          <w:numId w:val="253"/>
        </w:numPr>
        <w:spacing w:after="0"/>
      </w:pPr>
      <w:r w:rsidRPr="0007623A">
        <w:t xml:space="preserve">Let </w:t>
      </w:r>
      <w:r w:rsidRPr="0007623A">
        <w:rPr>
          <w:i/>
        </w:rPr>
        <w:t>m</w:t>
      </w:r>
      <w:r w:rsidRPr="0007623A">
        <w:t xml:space="preserve"> be ToNumber(</w:t>
      </w:r>
      <w:r w:rsidRPr="0007623A">
        <w:rPr>
          <w:i/>
        </w:rPr>
        <w:t>month</w:t>
      </w:r>
      <w:r w:rsidRPr="0007623A">
        <w:t>).</w:t>
      </w:r>
    </w:p>
    <w:p w14:paraId="1FBC301E" w14:textId="77777777" w:rsidR="004C02EF" w:rsidRPr="0007623A" w:rsidRDefault="004C02EF" w:rsidP="004C02EF">
      <w:pPr>
        <w:pStyle w:val="M4"/>
        <w:numPr>
          <w:ilvl w:val="0"/>
          <w:numId w:val="253"/>
        </w:numPr>
        <w:spacing w:after="0"/>
      </w:pPr>
      <w:r w:rsidRPr="0007623A">
        <w:t xml:space="preserve">If </w:t>
      </w:r>
      <w:r w:rsidRPr="0007623A">
        <w:rPr>
          <w:i/>
        </w:rPr>
        <w:t>date</w:t>
      </w:r>
      <w:r w:rsidRPr="0007623A">
        <w:t xml:space="preserve"> is supplied then let </w:t>
      </w:r>
      <w:r w:rsidRPr="0007623A">
        <w:rPr>
          <w:i/>
        </w:rPr>
        <w:t>dt</w:t>
      </w:r>
      <w:r w:rsidRPr="0007623A">
        <w:t xml:space="preserve"> be ToNumber(</w:t>
      </w:r>
      <w:r w:rsidRPr="0007623A">
        <w:rPr>
          <w:i/>
        </w:rPr>
        <w:t>date</w:t>
      </w:r>
      <w:r w:rsidRPr="0007623A">
        <w:t xml:space="preserve">); else let </w:t>
      </w:r>
      <w:r w:rsidRPr="0007623A">
        <w:rPr>
          <w:i/>
        </w:rPr>
        <w:t>dt</w:t>
      </w:r>
      <w:r w:rsidRPr="0007623A">
        <w:t xml:space="preserve"> be </w:t>
      </w:r>
      <w:r w:rsidRPr="0007623A">
        <w:rPr>
          <w:b/>
        </w:rPr>
        <w:t>1</w:t>
      </w:r>
      <w:r w:rsidRPr="0007623A">
        <w:t>.</w:t>
      </w:r>
    </w:p>
    <w:p w14:paraId="118EAD2B" w14:textId="77777777" w:rsidR="004C02EF" w:rsidRPr="0007623A" w:rsidRDefault="004C02EF" w:rsidP="004C02EF">
      <w:pPr>
        <w:pStyle w:val="M4"/>
        <w:numPr>
          <w:ilvl w:val="0"/>
          <w:numId w:val="253"/>
        </w:numPr>
        <w:spacing w:after="0"/>
      </w:pPr>
      <w:r w:rsidRPr="0007623A">
        <w:t xml:space="preserve">If </w:t>
      </w:r>
      <w:r w:rsidRPr="0007623A">
        <w:rPr>
          <w:i/>
        </w:rPr>
        <w:t>hours</w:t>
      </w:r>
      <w:r w:rsidRPr="0007623A">
        <w:t xml:space="preserve"> is supplied then let </w:t>
      </w:r>
      <w:r w:rsidRPr="0007623A">
        <w:rPr>
          <w:i/>
        </w:rPr>
        <w:t>h</w:t>
      </w:r>
      <w:r w:rsidRPr="0007623A">
        <w:t xml:space="preserve"> be ToNumber(</w:t>
      </w:r>
      <w:r w:rsidRPr="0007623A">
        <w:rPr>
          <w:i/>
        </w:rPr>
        <w:t>hours</w:t>
      </w:r>
      <w:r w:rsidRPr="0007623A">
        <w:t xml:space="preserve">); else let </w:t>
      </w:r>
      <w:r w:rsidRPr="0007623A">
        <w:rPr>
          <w:i/>
        </w:rPr>
        <w:t>h</w:t>
      </w:r>
      <w:r w:rsidRPr="0007623A">
        <w:t xml:space="preserve"> be </w:t>
      </w:r>
      <w:r w:rsidRPr="0007623A">
        <w:rPr>
          <w:b/>
        </w:rPr>
        <w:t>0</w:t>
      </w:r>
      <w:r w:rsidRPr="0007623A">
        <w:t>.</w:t>
      </w:r>
    </w:p>
    <w:p w14:paraId="2995FBED" w14:textId="77777777" w:rsidR="004C02EF" w:rsidRPr="0007623A" w:rsidRDefault="004C02EF" w:rsidP="004C02EF">
      <w:pPr>
        <w:pStyle w:val="M4"/>
        <w:numPr>
          <w:ilvl w:val="0"/>
          <w:numId w:val="253"/>
        </w:numPr>
        <w:spacing w:after="0"/>
      </w:pPr>
      <w:r w:rsidRPr="0007623A">
        <w:t xml:space="preserve">If </w:t>
      </w:r>
      <w:r w:rsidRPr="0007623A">
        <w:rPr>
          <w:i/>
        </w:rPr>
        <w:t>minutes</w:t>
      </w:r>
      <w:r w:rsidRPr="0007623A">
        <w:t xml:space="preserve"> is supplied then let </w:t>
      </w:r>
      <w:r w:rsidRPr="0007623A">
        <w:rPr>
          <w:i/>
        </w:rPr>
        <w:t>min</w:t>
      </w:r>
      <w:r w:rsidRPr="0007623A">
        <w:t xml:space="preserve"> be ToNumber(</w:t>
      </w:r>
      <w:r w:rsidRPr="0007623A">
        <w:rPr>
          <w:i/>
        </w:rPr>
        <w:t>minutes</w:t>
      </w:r>
      <w:r w:rsidRPr="0007623A">
        <w:t xml:space="preserve">); else let </w:t>
      </w:r>
      <w:r w:rsidRPr="0007623A">
        <w:rPr>
          <w:i/>
        </w:rPr>
        <w:t>min</w:t>
      </w:r>
      <w:r w:rsidRPr="0007623A">
        <w:t xml:space="preserve"> be </w:t>
      </w:r>
      <w:r w:rsidRPr="0007623A">
        <w:rPr>
          <w:b/>
        </w:rPr>
        <w:t>0</w:t>
      </w:r>
      <w:r w:rsidRPr="0007623A">
        <w:t>.</w:t>
      </w:r>
    </w:p>
    <w:p w14:paraId="79EE7A80" w14:textId="77777777" w:rsidR="004C02EF" w:rsidRPr="0007623A" w:rsidRDefault="004C02EF" w:rsidP="004C02EF">
      <w:pPr>
        <w:pStyle w:val="M4"/>
        <w:numPr>
          <w:ilvl w:val="0"/>
          <w:numId w:val="253"/>
        </w:numPr>
        <w:spacing w:after="0"/>
      </w:pPr>
      <w:r w:rsidRPr="0007623A">
        <w:t xml:space="preserve">If </w:t>
      </w:r>
      <w:r w:rsidRPr="0007623A">
        <w:rPr>
          <w:i/>
        </w:rPr>
        <w:t>seconds</w:t>
      </w:r>
      <w:r w:rsidRPr="0007623A">
        <w:t xml:space="preserve"> is supplied then let </w:t>
      </w:r>
      <w:r w:rsidRPr="0007623A">
        <w:rPr>
          <w:i/>
        </w:rPr>
        <w:t>s</w:t>
      </w:r>
      <w:r w:rsidRPr="0007623A">
        <w:t xml:space="preserve"> be ToNumber(</w:t>
      </w:r>
      <w:r w:rsidRPr="0007623A">
        <w:rPr>
          <w:i/>
        </w:rPr>
        <w:t>seconds</w:t>
      </w:r>
      <w:r w:rsidRPr="0007623A">
        <w:t xml:space="preserve">); else let </w:t>
      </w:r>
      <w:r w:rsidRPr="0007623A">
        <w:rPr>
          <w:i/>
        </w:rPr>
        <w:t>s</w:t>
      </w:r>
      <w:r w:rsidRPr="0007623A">
        <w:t xml:space="preserve"> be </w:t>
      </w:r>
      <w:r w:rsidRPr="0007623A">
        <w:rPr>
          <w:b/>
        </w:rPr>
        <w:t>0</w:t>
      </w:r>
      <w:r w:rsidRPr="0007623A">
        <w:t>.</w:t>
      </w:r>
    </w:p>
    <w:p w14:paraId="4CDE84AC" w14:textId="77777777" w:rsidR="004C02EF" w:rsidRPr="0007623A" w:rsidRDefault="004C02EF" w:rsidP="004C02EF">
      <w:pPr>
        <w:pStyle w:val="M4"/>
        <w:numPr>
          <w:ilvl w:val="0"/>
          <w:numId w:val="253"/>
        </w:numPr>
        <w:spacing w:after="0"/>
      </w:pPr>
      <w:r w:rsidRPr="0007623A">
        <w:t xml:space="preserve">If </w:t>
      </w:r>
      <w:r w:rsidRPr="0007623A">
        <w:rPr>
          <w:i/>
        </w:rPr>
        <w:t>ms</w:t>
      </w:r>
      <w:r w:rsidRPr="0007623A">
        <w:t xml:space="preserve"> is supplied then let </w:t>
      </w:r>
      <w:r w:rsidRPr="0007623A">
        <w:rPr>
          <w:i/>
        </w:rPr>
        <w:t>milli</w:t>
      </w:r>
      <w:r w:rsidRPr="0007623A">
        <w:t xml:space="preserve"> be ToNumber(</w:t>
      </w:r>
      <w:r w:rsidRPr="0007623A">
        <w:rPr>
          <w:i/>
        </w:rPr>
        <w:t>ms</w:t>
      </w:r>
      <w:r w:rsidRPr="0007623A">
        <w:t xml:space="preserve">); else let </w:t>
      </w:r>
      <w:r w:rsidRPr="0007623A">
        <w:rPr>
          <w:i/>
        </w:rPr>
        <w:t>milli</w:t>
      </w:r>
      <w:r w:rsidRPr="0007623A">
        <w:t xml:space="preserve"> be </w:t>
      </w:r>
      <w:r w:rsidRPr="0007623A">
        <w:rPr>
          <w:b/>
        </w:rPr>
        <w:t>0</w:t>
      </w:r>
      <w:r w:rsidRPr="0007623A">
        <w:t>.</w:t>
      </w:r>
    </w:p>
    <w:p w14:paraId="0F94A436" w14:textId="77777777" w:rsidR="004C02EF" w:rsidRPr="0007623A" w:rsidRDefault="004C02EF" w:rsidP="004C02EF">
      <w:pPr>
        <w:pStyle w:val="M4"/>
        <w:numPr>
          <w:ilvl w:val="0"/>
          <w:numId w:val="253"/>
        </w:numPr>
        <w:spacing w:after="0"/>
      </w:pPr>
      <w:r w:rsidRPr="0007623A">
        <w:t>If </w:t>
      </w:r>
      <w:r w:rsidRPr="0007623A">
        <w:rPr>
          <w:i/>
        </w:rPr>
        <w:t>y</w:t>
      </w:r>
      <w:r w:rsidRPr="0007623A">
        <w:t> is not </w:t>
      </w:r>
      <w:r w:rsidRPr="0007623A">
        <w:rPr>
          <w:b/>
        </w:rPr>
        <w:t>NaN</w:t>
      </w:r>
      <w:r w:rsidRPr="0007623A">
        <w:t> and 0 </w:t>
      </w:r>
      <w:r w:rsidRPr="0007623A">
        <w:sym w:font="Symbol" w:char="F0A3"/>
      </w:r>
      <w:r w:rsidRPr="0007623A">
        <w:t> ToInteger(</w:t>
      </w:r>
      <w:r w:rsidRPr="0007623A">
        <w:rPr>
          <w:i/>
        </w:rPr>
        <w:t>y</w:t>
      </w:r>
      <w:r w:rsidRPr="0007623A">
        <w:t>) </w:t>
      </w:r>
      <w:r w:rsidRPr="0007623A">
        <w:sym w:font="Symbol" w:char="F0A3"/>
      </w:r>
      <w:r w:rsidRPr="0007623A">
        <w:t xml:space="preserve"> 99, then let </w:t>
      </w:r>
      <w:r w:rsidRPr="0007623A">
        <w:rPr>
          <w:i/>
        </w:rPr>
        <w:t>yr</w:t>
      </w:r>
      <w:r w:rsidRPr="0007623A">
        <w:t xml:space="preserve"> be 1900+ToInteger(</w:t>
      </w:r>
      <w:r w:rsidRPr="0007623A">
        <w:rPr>
          <w:i/>
        </w:rPr>
        <w:t>y</w:t>
      </w:r>
      <w:r w:rsidRPr="0007623A">
        <w:t xml:space="preserve">); otherwise, let </w:t>
      </w:r>
      <w:r w:rsidRPr="0007623A">
        <w:rPr>
          <w:i/>
        </w:rPr>
        <w:t>yr</w:t>
      </w:r>
      <w:r w:rsidRPr="0007623A">
        <w:t xml:space="preserve"> be </w:t>
      </w:r>
      <w:r w:rsidRPr="0007623A">
        <w:rPr>
          <w:i/>
        </w:rPr>
        <w:t>y</w:t>
      </w:r>
      <w:r w:rsidRPr="0007623A">
        <w:t>.</w:t>
      </w:r>
    </w:p>
    <w:p w14:paraId="546C6A68" w14:textId="77777777" w:rsidR="004C02EF" w:rsidRPr="0007623A" w:rsidRDefault="004C02EF" w:rsidP="004C02EF">
      <w:pPr>
        <w:pStyle w:val="M4"/>
        <w:numPr>
          <w:ilvl w:val="0"/>
          <w:numId w:val="253"/>
        </w:numPr>
        <w:spacing w:after="0"/>
      </w:pPr>
      <w:r w:rsidRPr="0007623A">
        <w:t xml:space="preserve">Let </w:t>
      </w:r>
      <w:r w:rsidRPr="0007623A">
        <w:rPr>
          <w:i/>
        </w:rPr>
        <w:t>finalDate</w:t>
      </w:r>
      <w:r w:rsidRPr="0007623A">
        <w:t xml:space="preserve"> be  MakeDate(MakeDay(</w:t>
      </w:r>
      <w:r w:rsidRPr="0007623A">
        <w:rPr>
          <w:i/>
        </w:rPr>
        <w:t>yr</w:t>
      </w:r>
      <w:r w:rsidRPr="0007623A">
        <w:t xml:space="preserve">, </w:t>
      </w:r>
      <w:r w:rsidRPr="0007623A">
        <w:rPr>
          <w:i/>
        </w:rPr>
        <w:t>m</w:t>
      </w:r>
      <w:r w:rsidRPr="0007623A">
        <w:t xml:space="preserve">, </w:t>
      </w:r>
      <w:r w:rsidRPr="0007623A">
        <w:rPr>
          <w:i/>
        </w:rPr>
        <w:t>dt</w:t>
      </w:r>
      <w:r w:rsidRPr="0007623A">
        <w:t>), MakeTime(</w:t>
      </w:r>
      <w:r w:rsidRPr="0007623A">
        <w:rPr>
          <w:i/>
        </w:rPr>
        <w:t>h</w:t>
      </w:r>
      <w:r w:rsidRPr="0007623A">
        <w:t xml:space="preserve">, </w:t>
      </w:r>
      <w:r w:rsidRPr="0007623A">
        <w:rPr>
          <w:i/>
        </w:rPr>
        <w:t>min</w:t>
      </w:r>
      <w:r w:rsidRPr="0007623A">
        <w:t xml:space="preserve">, </w:t>
      </w:r>
      <w:r w:rsidRPr="0007623A">
        <w:rPr>
          <w:i/>
        </w:rPr>
        <w:t>s</w:t>
      </w:r>
      <w:r w:rsidRPr="0007623A">
        <w:t xml:space="preserve">, </w:t>
      </w:r>
      <w:r w:rsidRPr="0007623A">
        <w:rPr>
          <w:i/>
        </w:rPr>
        <w:t>milli</w:t>
      </w:r>
      <w:r w:rsidRPr="0007623A">
        <w:t>)).</w:t>
      </w:r>
    </w:p>
    <w:p w14:paraId="5E3AF9DC" w14:textId="77777777" w:rsidR="004C02EF" w:rsidRPr="0007623A" w:rsidRDefault="004C02EF" w:rsidP="004C02EF">
      <w:pPr>
        <w:pStyle w:val="M4"/>
        <w:numPr>
          <w:ilvl w:val="0"/>
          <w:numId w:val="253"/>
        </w:numPr>
      </w:pPr>
      <w:r w:rsidRPr="0007623A">
        <w:t>Set the [[PrimitiveValue]] internal property of the newly constructed object to TimeClip(UTC(</w:t>
      </w:r>
      <w:r w:rsidRPr="0007623A">
        <w:rPr>
          <w:i/>
        </w:rPr>
        <w:t>finalDate</w:t>
      </w:r>
      <w:r w:rsidRPr="0007623A">
        <w:t>)).</w:t>
      </w:r>
      <w:bookmarkStart w:id="8085" w:name="_Toc393690532"/>
    </w:p>
    <w:bookmarkEnd w:id="8085"/>
    <w:p w14:paraId="17906436" w14:textId="77777777" w:rsidR="004C02EF" w:rsidRDefault="004C02EF" w:rsidP="004C02EF">
      <w:pPr>
        <w:pStyle w:val="40"/>
        <w:numPr>
          <w:ilvl w:val="0"/>
          <w:numId w:val="0"/>
        </w:numPr>
      </w:pPr>
      <w:r>
        <w:t>15.9.3.2</w:t>
      </w:r>
      <w:r>
        <w:tab/>
        <w:t>new Date (value</w:t>
      </w:r>
      <w:bookmarkEnd w:id="8084"/>
      <w:r>
        <w:t>)</w:t>
      </w:r>
    </w:p>
    <w:p w14:paraId="196125B0" w14:textId="77777777" w:rsidR="004C02EF" w:rsidRDefault="004C02EF" w:rsidP="004C02EF">
      <w:r>
        <w:t xml:space="preserve">The [[Prototype]] internal property of the newly constructed object is set to the original Date prototype object, the one that is the initial value of </w:t>
      </w:r>
      <w:r>
        <w:rPr>
          <w:rFonts w:ascii="Courier New" w:hAnsi="Courier New"/>
          <w:b/>
        </w:rPr>
        <w:t>Date.prototype</w:t>
      </w:r>
      <w:r>
        <w:t xml:space="preserve"> (15.9.4.1).</w:t>
      </w:r>
    </w:p>
    <w:p w14:paraId="3EEFA203" w14:textId="77777777" w:rsidR="004C02EF" w:rsidRDefault="0054023D" w:rsidP="004C02EF">
      <w:ins w:id="8086" w:author="Allen Wirfs-Brock" w:date="2011-07-02T14:27:00Z">
        <w:r>
          <w:t>The newly constructed object has a [[</w:t>
        </w:r>
        <w:del w:id="8087" w:author="Rev 3 Allen Wirfs-Brock" w:date="2011-09-08T14:45:00Z">
          <w:r w:rsidDel="00FA2A04">
            <w:delText>IsDate</w:delText>
          </w:r>
        </w:del>
      </w:ins>
      <w:ins w:id="8088" w:author="Rev 3 Allen Wirfs-Brock" w:date="2011-09-08T14:45:00Z">
        <w:r w:rsidR="00FA2A04">
          <w:t>NativeBrand</w:t>
        </w:r>
      </w:ins>
      <w:ins w:id="8089" w:author="Allen Wirfs-Brock" w:date="2011-07-02T14:27:00Z">
        <w:r>
          <w:t>]] internal property</w:t>
        </w:r>
      </w:ins>
      <w:ins w:id="8090" w:author="Rev 3 Allen Wirfs-Brock" w:date="2011-09-08T14:45:00Z">
        <w:r w:rsidR="00FA2A04" w:rsidRPr="00FA2A04">
          <w:t xml:space="preserve"> </w:t>
        </w:r>
        <w:r w:rsidR="00FA2A04">
          <w:t>whose value is NativeDate</w:t>
        </w:r>
      </w:ins>
      <w:ins w:id="8091" w:author="Allen Wirfs-Brock" w:date="2011-07-02T14:27:00Z">
        <w:r>
          <w:t>.</w:t>
        </w:r>
      </w:ins>
      <w:del w:id="8092" w:author="Allen Wirfs-Brock" w:date="2011-07-02T14:27:00Z">
        <w:r w:rsidR="004C02EF" w:rsidDel="0054023D">
          <w:delText xml:space="preserve">The [[Class]] internal property of the newly constructed object is set to </w:delText>
        </w:r>
        <w:r w:rsidR="004C02EF" w:rsidDel="0054023D">
          <w:rPr>
            <w:rFonts w:ascii="Courier New" w:hAnsi="Courier New"/>
            <w:b/>
          </w:rPr>
          <w:delText>"Date"</w:delText>
        </w:r>
        <w:r w:rsidR="004C02EF" w:rsidDel="0054023D">
          <w:delText>.</w:delText>
        </w:r>
      </w:del>
    </w:p>
    <w:p w14:paraId="0A271519" w14:textId="77777777" w:rsidR="004C02EF" w:rsidRDefault="004C02EF" w:rsidP="004C02EF">
      <w:r>
        <w:t xml:space="preserve">The [[Extensible]] internal property of the newly constructed object is set to </w:t>
      </w:r>
      <w:r w:rsidRPr="000D6C0A">
        <w:rPr>
          <w:b/>
        </w:rPr>
        <w:t>true</w:t>
      </w:r>
      <w:r>
        <w:t>.</w:t>
      </w:r>
    </w:p>
    <w:p w14:paraId="186128EA" w14:textId="77777777" w:rsidR="004C02EF" w:rsidRDefault="004C02EF" w:rsidP="004C02EF">
      <w:r>
        <w:t>The [[PrimitiveValue]] internal property of the newly constructed object is set as follows:</w:t>
      </w:r>
    </w:p>
    <w:p w14:paraId="626B61C3" w14:textId="77777777" w:rsidR="004C02EF" w:rsidRPr="00D72123" w:rsidRDefault="004C02EF" w:rsidP="004C02EF">
      <w:pPr>
        <w:pStyle w:val="Alg4"/>
        <w:numPr>
          <w:ilvl w:val="0"/>
          <w:numId w:val="254"/>
        </w:numPr>
      </w:pPr>
      <w:r w:rsidRPr="00D72123">
        <w:t xml:space="preserve">Let </w:t>
      </w:r>
      <w:r w:rsidRPr="00D72123">
        <w:rPr>
          <w:i/>
        </w:rPr>
        <w:t>v</w:t>
      </w:r>
      <w:r w:rsidRPr="00D72123">
        <w:t xml:space="preserve"> be ToPrimitive(</w:t>
      </w:r>
      <w:r w:rsidRPr="00D72123">
        <w:rPr>
          <w:i/>
        </w:rPr>
        <w:t>value</w:t>
      </w:r>
      <w:r w:rsidRPr="00D72123">
        <w:t>).</w:t>
      </w:r>
    </w:p>
    <w:p w14:paraId="4C925DFD" w14:textId="77777777" w:rsidR="004C02EF" w:rsidRPr="00D72123" w:rsidRDefault="004C02EF" w:rsidP="004C02EF">
      <w:pPr>
        <w:pStyle w:val="Alg4"/>
        <w:numPr>
          <w:ilvl w:val="0"/>
          <w:numId w:val="254"/>
        </w:numPr>
      </w:pPr>
      <w:r w:rsidRPr="00D72123">
        <w:t>If Type(</w:t>
      </w:r>
      <w:r w:rsidRPr="00D72123">
        <w:rPr>
          <w:i/>
        </w:rPr>
        <w:t>v</w:t>
      </w:r>
      <w:r w:rsidRPr="00D72123">
        <w:t xml:space="preserve">) is String, then </w:t>
      </w:r>
    </w:p>
    <w:p w14:paraId="262C9F2F" w14:textId="77777777" w:rsidR="004C02EF" w:rsidRPr="00D72123" w:rsidRDefault="004C02EF" w:rsidP="004C02EF">
      <w:pPr>
        <w:pStyle w:val="Alg4"/>
        <w:numPr>
          <w:ilvl w:val="1"/>
          <w:numId w:val="254"/>
        </w:numPr>
      </w:pPr>
      <w:r w:rsidRPr="00D72123">
        <w:t xml:space="preserve">Parse </w:t>
      </w:r>
      <w:r w:rsidRPr="00D72123">
        <w:rPr>
          <w:i/>
        </w:rPr>
        <w:t>v</w:t>
      </w:r>
      <w:r w:rsidRPr="00D72123">
        <w:t xml:space="preserve"> as a date, in exactly the same manner as for the </w:t>
      </w:r>
      <w:r>
        <w:rPr>
          <w:rFonts w:ascii="Courier New" w:hAnsi="Courier New"/>
          <w:b/>
        </w:rPr>
        <w:t>parse</w:t>
      </w:r>
      <w:r w:rsidRPr="00D72123">
        <w:t xml:space="preserve"> method (15.9.4.2); let </w:t>
      </w:r>
      <w:r w:rsidRPr="00D72123">
        <w:rPr>
          <w:i/>
        </w:rPr>
        <w:t>V</w:t>
      </w:r>
      <w:r w:rsidRPr="00D72123">
        <w:t xml:space="preserve"> be the time value for this date.</w:t>
      </w:r>
    </w:p>
    <w:p w14:paraId="18E3939C" w14:textId="77777777" w:rsidR="004C02EF" w:rsidRPr="00D72123" w:rsidRDefault="004C02EF" w:rsidP="004C02EF">
      <w:pPr>
        <w:pStyle w:val="Alg4"/>
        <w:numPr>
          <w:ilvl w:val="0"/>
          <w:numId w:val="254"/>
        </w:numPr>
      </w:pPr>
      <w:r w:rsidRPr="00D72123">
        <w:t xml:space="preserve">Else, let </w:t>
      </w:r>
      <w:r w:rsidRPr="00D72123">
        <w:rPr>
          <w:i/>
        </w:rPr>
        <w:t>V</w:t>
      </w:r>
      <w:r w:rsidRPr="00D72123">
        <w:t xml:space="preserve"> be ToNumber(</w:t>
      </w:r>
      <w:r w:rsidRPr="00D72123">
        <w:rPr>
          <w:i/>
        </w:rPr>
        <w:t>v</w:t>
      </w:r>
      <w:r w:rsidRPr="00D72123">
        <w:t>).</w:t>
      </w:r>
    </w:p>
    <w:p w14:paraId="6DA290B9" w14:textId="77777777" w:rsidR="004C02EF" w:rsidRPr="00D72123" w:rsidRDefault="004C02EF" w:rsidP="004C02EF">
      <w:pPr>
        <w:pStyle w:val="Alg4"/>
        <w:numPr>
          <w:ilvl w:val="0"/>
          <w:numId w:val="254"/>
        </w:numPr>
        <w:spacing w:after="220"/>
      </w:pPr>
      <w:r w:rsidRPr="00D72123">
        <w:t>Set the [[PrimitiveValue]] internal property of the newly constructed object to TimeClip(</w:t>
      </w:r>
      <w:r w:rsidRPr="00D72123">
        <w:rPr>
          <w:i/>
        </w:rPr>
        <w:t>V</w:t>
      </w:r>
      <w:r w:rsidRPr="00D72123">
        <w:t>) and return.</w:t>
      </w:r>
    </w:p>
    <w:p w14:paraId="10970D3C" w14:textId="77777777" w:rsidR="004C02EF" w:rsidRDefault="004C02EF" w:rsidP="004C02EF">
      <w:pPr>
        <w:pStyle w:val="40"/>
        <w:numPr>
          <w:ilvl w:val="0"/>
          <w:numId w:val="0"/>
        </w:numPr>
      </w:pPr>
      <w:bookmarkStart w:id="8093" w:name="_Toc393690538"/>
      <w:r>
        <w:t>15.9.3.3</w:t>
      </w:r>
      <w:r>
        <w:tab/>
        <w:t>new Date (</w:t>
      </w:r>
      <w:bookmarkEnd w:id="8093"/>
      <w:r>
        <w:t xml:space="preserve"> )</w:t>
      </w:r>
    </w:p>
    <w:p w14:paraId="0DE36C60" w14:textId="77777777" w:rsidR="004C02EF" w:rsidRDefault="004C02EF" w:rsidP="004C02EF">
      <w:r>
        <w:t xml:space="preserve">The [[Prototype]] internal property of the newly constructed object is set to the original Date prototype object, the one that is the initial value of </w:t>
      </w:r>
      <w:r>
        <w:rPr>
          <w:rFonts w:ascii="Courier New" w:hAnsi="Courier New"/>
          <w:b/>
        </w:rPr>
        <w:t>Date.prototype</w:t>
      </w:r>
      <w:r>
        <w:t xml:space="preserve"> (15.9.4.1).</w:t>
      </w:r>
    </w:p>
    <w:p w14:paraId="68C14D7A" w14:textId="77777777" w:rsidR="004C02EF" w:rsidRDefault="0054023D" w:rsidP="004C02EF">
      <w:ins w:id="8094" w:author="Allen Wirfs-Brock" w:date="2011-07-02T14:28:00Z">
        <w:r>
          <w:t>The newly constructed object has a [[</w:t>
        </w:r>
        <w:del w:id="8095" w:author="Rev 3 Allen Wirfs-Brock" w:date="2011-09-08T14:46:00Z">
          <w:r w:rsidDel="00FA2A04">
            <w:delText>IsDate</w:delText>
          </w:r>
        </w:del>
      </w:ins>
      <w:ins w:id="8096" w:author="Rev 3 Allen Wirfs-Brock" w:date="2011-09-08T14:46:00Z">
        <w:r w:rsidR="00FA2A04">
          <w:t>NativeBrand</w:t>
        </w:r>
      </w:ins>
      <w:ins w:id="8097" w:author="Allen Wirfs-Brock" w:date="2011-07-02T14:28:00Z">
        <w:r>
          <w:t>]] internal property</w:t>
        </w:r>
      </w:ins>
      <w:ins w:id="8098" w:author="Rev 3 Allen Wirfs-Brock" w:date="2011-09-08T14:46:00Z">
        <w:r w:rsidR="00FA2A04" w:rsidRPr="00FA2A04">
          <w:t xml:space="preserve"> </w:t>
        </w:r>
        <w:r w:rsidR="00FA2A04">
          <w:t>whose value is NativeDate</w:t>
        </w:r>
      </w:ins>
      <w:ins w:id="8099" w:author="Allen Wirfs-Brock" w:date="2011-07-02T14:28:00Z">
        <w:r>
          <w:t>.</w:t>
        </w:r>
      </w:ins>
      <w:del w:id="8100" w:author="Allen Wirfs-Brock" w:date="2011-07-02T14:28:00Z">
        <w:r w:rsidR="004C02EF" w:rsidDel="0054023D">
          <w:delText xml:space="preserve">The [[Class]] internal property of the newly constructed object is set to </w:delText>
        </w:r>
        <w:r w:rsidR="004C02EF" w:rsidDel="0054023D">
          <w:rPr>
            <w:rFonts w:ascii="Courier New" w:hAnsi="Courier New"/>
            <w:b/>
          </w:rPr>
          <w:delText>"Date"</w:delText>
        </w:r>
        <w:r w:rsidR="004C02EF" w:rsidDel="0054023D">
          <w:delText>.</w:delText>
        </w:r>
      </w:del>
    </w:p>
    <w:p w14:paraId="5AC640C6" w14:textId="77777777" w:rsidR="004C02EF" w:rsidRDefault="004C02EF" w:rsidP="004C02EF">
      <w:r>
        <w:t xml:space="preserve">The [[Extensible]] internal property of the newly constructed object is set to </w:t>
      </w:r>
      <w:r w:rsidRPr="000D6C0A">
        <w:rPr>
          <w:b/>
        </w:rPr>
        <w:t>true</w:t>
      </w:r>
      <w:r>
        <w:t>.</w:t>
      </w:r>
    </w:p>
    <w:p w14:paraId="02AFC4A6" w14:textId="77777777" w:rsidR="004C02EF" w:rsidRDefault="004C02EF" w:rsidP="004C02EF">
      <w:r>
        <w:t>The [[PrimitiveValue]] internal property of the newly constructed object is set to the time value (UTC) identifying the current time.</w:t>
      </w:r>
      <w:bookmarkStart w:id="8101" w:name="_Toc393690539"/>
    </w:p>
    <w:p w14:paraId="2C17CA2E" w14:textId="77777777" w:rsidR="004C02EF" w:rsidRDefault="004C02EF" w:rsidP="00B43482">
      <w:pPr>
        <w:pStyle w:val="30"/>
        <w:numPr>
          <w:ilvl w:val="0"/>
          <w:numId w:val="0"/>
        </w:numPr>
      </w:pPr>
      <w:bookmarkStart w:id="8102" w:name="_Ref457709552"/>
      <w:bookmarkStart w:id="8103" w:name="_Toc472818951"/>
      <w:bookmarkStart w:id="8104" w:name="_Toc235503529"/>
      <w:bookmarkStart w:id="8105" w:name="_Toc241509304"/>
      <w:bookmarkStart w:id="8106" w:name="_Toc244416791"/>
      <w:bookmarkStart w:id="8107" w:name="_Toc276631155"/>
      <w:bookmarkStart w:id="8108" w:name="_Toc178387166"/>
      <w:r>
        <w:t>15.9.4</w:t>
      </w:r>
      <w:r>
        <w:tab/>
        <w:t>Properties of the Date Constructo</w:t>
      </w:r>
      <w:bookmarkEnd w:id="8101"/>
      <w:r>
        <w:t>r</w:t>
      </w:r>
      <w:bookmarkEnd w:id="8102"/>
      <w:bookmarkEnd w:id="8103"/>
      <w:bookmarkEnd w:id="8104"/>
      <w:bookmarkEnd w:id="8105"/>
      <w:bookmarkEnd w:id="8106"/>
      <w:bookmarkEnd w:id="8107"/>
      <w:bookmarkEnd w:id="8108"/>
    </w:p>
    <w:p w14:paraId="27B41132" w14:textId="77777777" w:rsidR="004C02EF" w:rsidRDefault="004C02EF" w:rsidP="004C02EF">
      <w:r>
        <w:t>The value of the [[Prototype]] internal property of the Date constructor is the Function prototype object (15.3.4).</w:t>
      </w:r>
    </w:p>
    <w:p w14:paraId="42046469" w14:textId="77777777" w:rsidR="004C02EF" w:rsidRDefault="004C02EF" w:rsidP="004C02EF">
      <w:r>
        <w:t xml:space="preserve">Besides the internal properties and the </w:t>
      </w:r>
      <w:r>
        <w:rPr>
          <w:rFonts w:ascii="Courier New" w:hAnsi="Courier New"/>
          <w:b/>
        </w:rPr>
        <w:t>length</w:t>
      </w:r>
      <w:r>
        <w:t xml:space="preserve"> property (whose value is </w:t>
      </w:r>
      <w:r>
        <w:rPr>
          <w:rFonts w:ascii="Courier New" w:hAnsi="Courier New"/>
          <w:b/>
        </w:rPr>
        <w:t>7</w:t>
      </w:r>
      <w:r>
        <w:t>), the Date constructor has the following properties:</w:t>
      </w:r>
      <w:bookmarkStart w:id="8109" w:name="_Ref393614089"/>
      <w:bookmarkStart w:id="8110" w:name="_Toc393690540"/>
    </w:p>
    <w:p w14:paraId="3D8CE14B" w14:textId="77777777" w:rsidR="004C02EF" w:rsidRDefault="004C02EF" w:rsidP="004C02EF">
      <w:pPr>
        <w:pStyle w:val="40"/>
        <w:numPr>
          <w:ilvl w:val="0"/>
          <w:numId w:val="0"/>
        </w:numPr>
      </w:pPr>
      <w:bookmarkStart w:id="8111" w:name="_Ref424534620"/>
      <w:r>
        <w:t>15.9.4.1</w:t>
      </w:r>
      <w:r>
        <w:tab/>
        <w:t>Date.prototyp</w:t>
      </w:r>
      <w:bookmarkEnd w:id="8109"/>
      <w:bookmarkEnd w:id="8110"/>
      <w:r>
        <w:t>e</w:t>
      </w:r>
      <w:bookmarkEnd w:id="8111"/>
    </w:p>
    <w:p w14:paraId="60ABC938" w14:textId="77777777" w:rsidR="004C02EF" w:rsidRDefault="004C02EF" w:rsidP="004C02EF">
      <w:r>
        <w:t xml:space="preserve">The initial value of </w:t>
      </w:r>
      <w:r>
        <w:rPr>
          <w:rFonts w:ascii="Courier New" w:hAnsi="Courier New"/>
          <w:b/>
        </w:rPr>
        <w:t>Date.prototype</w:t>
      </w:r>
      <w:r>
        <w:t xml:space="preserve"> is the built-in Date prototype object (15.9.5).</w:t>
      </w:r>
    </w:p>
    <w:p w14:paraId="3953546B" w14:textId="77777777" w:rsidR="004C02EF" w:rsidRDefault="004C02EF" w:rsidP="004C02EF">
      <w:r>
        <w:t xml:space="preserve">This property has the attributes { [[Writable]]: </w:t>
      </w:r>
      <w:r w:rsidRPr="00223D3A">
        <w:rPr>
          <w:b/>
        </w:rPr>
        <w:t>false</w:t>
      </w:r>
      <w:r>
        <w:t xml:space="preserve">, [[Enumerable]]: </w:t>
      </w:r>
      <w:r w:rsidRPr="00223D3A">
        <w:rPr>
          <w:b/>
        </w:rPr>
        <w:t>false</w:t>
      </w:r>
      <w:r>
        <w:t xml:space="preserve">, [[Configurable]]: </w:t>
      </w:r>
      <w:r w:rsidRPr="00223D3A">
        <w:rPr>
          <w:b/>
        </w:rPr>
        <w:t>false</w:t>
      </w:r>
      <w:r>
        <w:t xml:space="preserve"> }.</w:t>
      </w:r>
      <w:bookmarkStart w:id="8112" w:name="_Ref387218744"/>
      <w:bookmarkStart w:id="8113" w:name="_Toc393690541"/>
    </w:p>
    <w:p w14:paraId="4CDA5600" w14:textId="77777777" w:rsidR="004C02EF" w:rsidRDefault="004C02EF" w:rsidP="004C02EF">
      <w:pPr>
        <w:pStyle w:val="40"/>
        <w:numPr>
          <w:ilvl w:val="0"/>
          <w:numId w:val="0"/>
        </w:numPr>
      </w:pPr>
      <w:bookmarkStart w:id="8114" w:name="_Ref424536114"/>
      <w:r>
        <w:t>15.9.4.2</w:t>
      </w:r>
      <w:r>
        <w:tab/>
        <w:t>Date.parse (string</w:t>
      </w:r>
      <w:bookmarkEnd w:id="8112"/>
      <w:bookmarkEnd w:id="8113"/>
      <w:r>
        <w:t>)</w:t>
      </w:r>
      <w:bookmarkEnd w:id="8114"/>
    </w:p>
    <w:p w14:paraId="6F2222A0" w14:textId="77777777" w:rsidR="004C02EF" w:rsidRDefault="004C02EF" w:rsidP="004C02EF">
      <w:r>
        <w:t xml:space="preserve">The </w:t>
      </w:r>
      <w:r>
        <w:rPr>
          <w:rFonts w:ascii="Courier New" w:hAnsi="Courier New"/>
          <w:b/>
        </w:rPr>
        <w:t>parse</w:t>
      </w:r>
      <w:r>
        <w:t xml:space="preserve"> function applies the ToString operator to its argument and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Pr>
          <w:lang w:val="en-US"/>
        </w:rPr>
        <w:t>illegal element values</w:t>
      </w:r>
      <w:r w:rsidRPr="00527D56">
        <w:rPr>
          <w:lang w:val="en-US"/>
        </w:rPr>
        <w:t xml:space="preserve"> in the format </w:t>
      </w:r>
      <w:r>
        <w:rPr>
          <w:lang w:val="en-US"/>
        </w:rPr>
        <w:t>String</w:t>
      </w:r>
      <w:r w:rsidRPr="00527D56">
        <w:rPr>
          <w:lang w:val="en-US"/>
        </w:rPr>
        <w:t xml:space="preserve"> shall cause </w:t>
      </w:r>
      <w:r w:rsidRPr="00527D56">
        <w:rPr>
          <w:rFonts w:ascii="Courier New" w:hAnsi="Courier New" w:cs="Courier New"/>
          <w:b/>
        </w:rPr>
        <w:t>Date.parse</w:t>
      </w:r>
      <w:r w:rsidRPr="00527D56">
        <w:rPr>
          <w:lang w:val="en-US"/>
        </w:rPr>
        <w:t xml:space="preserve"> to return </w:t>
      </w:r>
      <w:r w:rsidRPr="006556B9">
        <w:rPr>
          <w:b/>
          <w:lang w:val="en-US"/>
        </w:rPr>
        <w:t>NaN</w:t>
      </w:r>
      <w:r w:rsidRPr="00527D56">
        <w:t>.</w:t>
      </w:r>
    </w:p>
    <w:p w14:paraId="0B975228" w14:textId="77777777" w:rsidR="004C02EF" w:rsidRDefault="004C02EF" w:rsidP="004C02EF">
      <w:pPr>
        <w:spacing w:after="60"/>
      </w:pPr>
      <w:r>
        <w:t xml:space="preserve">If </w:t>
      </w:r>
      <w:r w:rsidRPr="00CF638A">
        <w:rPr>
          <w:rFonts w:ascii="Times New Roman" w:hAnsi="Times New Roman"/>
          <w:i/>
        </w:rPr>
        <w:t>x</w:t>
      </w:r>
      <w:r>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47379016" w14:textId="77777777" w:rsidR="004C02EF" w:rsidRPr="00CF638A" w:rsidRDefault="004C02EF" w:rsidP="004C02EF">
      <w:pPr>
        <w:spacing w:after="0"/>
        <w:ind w:left="720"/>
        <w:rPr>
          <w:rFonts w:ascii="Courier New" w:hAnsi="Courier New" w:cs="Courier New"/>
          <w:b/>
        </w:rPr>
      </w:pPr>
      <w:r w:rsidRPr="00D72123">
        <w:rPr>
          <w:rFonts w:ascii="Courier New" w:hAnsi="Courier New" w:cs="Courier New"/>
          <w:b/>
          <w:i/>
        </w:rPr>
        <w:t>x</w:t>
      </w:r>
      <w:r w:rsidRPr="00CF638A">
        <w:rPr>
          <w:rFonts w:ascii="Courier New" w:hAnsi="Courier New" w:cs="Courier New"/>
          <w:b/>
        </w:rPr>
        <w:t>.valueOf()</w:t>
      </w:r>
    </w:p>
    <w:p w14:paraId="399F87BD" w14:textId="77777777" w:rsidR="004C02EF" w:rsidRPr="00CF638A" w:rsidRDefault="004C02EF" w:rsidP="004C02EF">
      <w:pPr>
        <w:spacing w:after="0"/>
        <w:ind w:left="720"/>
        <w:rPr>
          <w:rFonts w:ascii="Courier New" w:hAnsi="Courier New" w:cs="Courier New"/>
          <w:b/>
        </w:rPr>
      </w:pPr>
      <w:r w:rsidRPr="00CF638A">
        <w:rPr>
          <w:rFonts w:ascii="Courier New" w:hAnsi="Courier New" w:cs="Courier New"/>
          <w:b/>
        </w:rPr>
        <w:t>Date.parse(</w:t>
      </w:r>
      <w:r w:rsidRPr="00CF638A">
        <w:rPr>
          <w:rFonts w:ascii="Courier New" w:hAnsi="Courier New" w:cs="Courier New"/>
          <w:b/>
          <w:i/>
        </w:rPr>
        <w:t>x</w:t>
      </w:r>
      <w:r w:rsidRPr="00CF638A">
        <w:rPr>
          <w:rFonts w:ascii="Courier New" w:hAnsi="Courier New" w:cs="Courier New"/>
          <w:b/>
        </w:rPr>
        <w:t>.toString())</w:t>
      </w:r>
    </w:p>
    <w:p w14:paraId="38273F25" w14:textId="77777777" w:rsidR="004C02EF" w:rsidRPr="00CF638A" w:rsidRDefault="004C02EF" w:rsidP="004C02EF">
      <w:pPr>
        <w:spacing w:after="0"/>
        <w:ind w:left="720"/>
        <w:rPr>
          <w:rFonts w:ascii="Courier New" w:hAnsi="Courier New" w:cs="Courier New"/>
          <w:b/>
        </w:rPr>
      </w:pPr>
      <w:r w:rsidRPr="00CF638A">
        <w:rPr>
          <w:rFonts w:ascii="Courier New" w:hAnsi="Courier New" w:cs="Courier New"/>
          <w:b/>
        </w:rPr>
        <w:t>Date.parse(</w:t>
      </w:r>
      <w:r w:rsidRPr="00CF638A">
        <w:rPr>
          <w:rFonts w:ascii="Courier New" w:hAnsi="Courier New" w:cs="Courier New"/>
          <w:b/>
          <w:i/>
        </w:rPr>
        <w:t>x</w:t>
      </w:r>
      <w:r w:rsidRPr="00CF638A">
        <w:rPr>
          <w:rFonts w:ascii="Courier New" w:hAnsi="Courier New" w:cs="Courier New"/>
          <w:b/>
        </w:rPr>
        <w:t>.toUTCString())</w:t>
      </w:r>
    </w:p>
    <w:p w14:paraId="54AE2DFB" w14:textId="77777777" w:rsidR="004C02EF" w:rsidRPr="00CF638A" w:rsidRDefault="004C02EF" w:rsidP="004C02EF">
      <w:pPr>
        <w:spacing w:after="60"/>
        <w:ind w:left="720"/>
        <w:rPr>
          <w:rFonts w:ascii="Courier New" w:hAnsi="Courier New" w:cs="Courier New"/>
          <w:b/>
        </w:rPr>
      </w:pPr>
      <w:r w:rsidRPr="00CF638A">
        <w:rPr>
          <w:rFonts w:ascii="Courier New" w:hAnsi="Courier New" w:cs="Courier New"/>
          <w:b/>
        </w:rPr>
        <w:t>Date.parse(</w:t>
      </w:r>
      <w:r w:rsidRPr="00CF638A">
        <w:rPr>
          <w:rFonts w:ascii="Courier New" w:hAnsi="Courier New" w:cs="Courier New"/>
          <w:b/>
          <w:i/>
        </w:rPr>
        <w:t>x</w:t>
      </w:r>
      <w:r w:rsidRPr="00CF638A">
        <w:rPr>
          <w:rFonts w:ascii="Courier New" w:hAnsi="Courier New" w:cs="Courier New"/>
          <w:b/>
        </w:rPr>
        <w:t>.toISOString())</w:t>
      </w:r>
    </w:p>
    <w:p w14:paraId="3926D139" w14:textId="77777777" w:rsidR="004C02EF" w:rsidRDefault="004C02EF" w:rsidP="004C02EF">
      <w:pPr>
        <w:spacing w:after="60"/>
      </w:pPr>
      <w:r>
        <w:t>However, the expression</w:t>
      </w:r>
    </w:p>
    <w:p w14:paraId="213545C9" w14:textId="77777777" w:rsidR="004C02EF" w:rsidRPr="00A30CD5" w:rsidRDefault="004C02EF" w:rsidP="004C02EF">
      <w:pPr>
        <w:spacing w:after="60"/>
        <w:ind w:left="720"/>
      </w:pPr>
      <w:r w:rsidRPr="00CF638A">
        <w:rPr>
          <w:rFonts w:ascii="Courier New" w:hAnsi="Courier New" w:cs="Courier New"/>
          <w:b/>
        </w:rPr>
        <w:t>Date.parse(</w:t>
      </w:r>
      <w:r w:rsidRPr="00CF638A">
        <w:rPr>
          <w:rFonts w:ascii="Times New Roman" w:hAnsi="Times New Roman"/>
          <w:i/>
        </w:rPr>
        <w:t>x</w:t>
      </w:r>
      <w:r w:rsidRPr="00CF638A">
        <w:rPr>
          <w:rFonts w:ascii="Courier New" w:hAnsi="Courier New" w:cs="Courier New"/>
          <w:b/>
        </w:rPr>
        <w:t>.toLocaleString())</w:t>
      </w:r>
    </w:p>
    <w:p w14:paraId="13C2EDD7" w14:textId="77777777" w:rsidR="004C02EF" w:rsidRDefault="004C02EF" w:rsidP="004C02EF">
      <w:r>
        <w:t xml:space="preserve">is not required to produce the same Number value as the preceding three expressions and, in general, the value produced by </w:t>
      </w:r>
      <w:r>
        <w:rPr>
          <w:rFonts w:ascii="Courier New" w:hAnsi="Courier New"/>
          <w:b/>
        </w:rPr>
        <w:t>Date.parse</w:t>
      </w:r>
      <w:r>
        <w:t xml:space="preserve"> is implementation-dependent when given any String value that does not conform to the Date Time String Format (15.9.1.15) and that could not be produced in that implementation by the </w:t>
      </w:r>
      <w:r>
        <w:rPr>
          <w:rFonts w:ascii="Courier New" w:hAnsi="Courier New"/>
          <w:b/>
        </w:rPr>
        <w:t>toString</w:t>
      </w:r>
      <w:r>
        <w:t xml:space="preserve"> or </w:t>
      </w:r>
      <w:r>
        <w:rPr>
          <w:rFonts w:ascii="Courier New" w:hAnsi="Courier New"/>
          <w:b/>
        </w:rPr>
        <w:t>toUTCString</w:t>
      </w:r>
      <w:r>
        <w:t xml:space="preserve"> method.</w:t>
      </w:r>
      <w:bookmarkStart w:id="8115" w:name="_Toc393690542"/>
    </w:p>
    <w:p w14:paraId="382AFEF6" w14:textId="77777777" w:rsidR="004C02EF" w:rsidRDefault="004C02EF" w:rsidP="004C02EF">
      <w:pPr>
        <w:pStyle w:val="40"/>
        <w:numPr>
          <w:ilvl w:val="0"/>
          <w:numId w:val="0"/>
        </w:numPr>
      </w:pPr>
      <w:bookmarkStart w:id="8116" w:name="_Ref457709555"/>
      <w:r>
        <w:t>15.9.4.3</w:t>
      </w:r>
      <w:r>
        <w:tab/>
        <w:t>Date.UTC (year, month [, date [, hours [, minutes [, seconds [, ms</w:t>
      </w:r>
      <w:bookmarkEnd w:id="8115"/>
      <w:r>
        <w:t xml:space="preserve"> ] ] ] ] ] )</w:t>
      </w:r>
      <w:bookmarkEnd w:id="8116"/>
    </w:p>
    <w:p w14:paraId="64840380" w14:textId="77777777" w:rsidR="004C02EF" w:rsidRDefault="004C02EF" w:rsidP="004C02EF">
      <w:r>
        <w:t xml:space="preserve">When the </w:t>
      </w:r>
      <w:r>
        <w:rPr>
          <w:rFonts w:ascii="Courier New" w:hAnsi="Courier New"/>
          <w:b/>
        </w:rPr>
        <w:t>UTC</w:t>
      </w:r>
      <w:r>
        <w:t xml:space="preserve"> function is called with fewer than two arguments, the behaviour is implementation-dependent. When the </w:t>
      </w:r>
      <w:r>
        <w:rPr>
          <w:rFonts w:ascii="Courier New" w:hAnsi="Courier New"/>
          <w:b/>
        </w:rPr>
        <w:t>UTC</w:t>
      </w:r>
      <w:r>
        <w:t xml:space="preserve"> function is called with two to seven arguments, it computes the date from </w:t>
      </w:r>
      <w:r w:rsidRPr="00CF638A">
        <w:rPr>
          <w:rFonts w:ascii="Times New Roman" w:hAnsi="Times New Roman"/>
          <w:i/>
        </w:rPr>
        <w:t>year</w:t>
      </w:r>
      <w:r>
        <w:t xml:space="preserve">, </w:t>
      </w:r>
      <w:r w:rsidRPr="00CF638A">
        <w:rPr>
          <w:rFonts w:ascii="Times New Roman" w:hAnsi="Times New Roman"/>
          <w:i/>
        </w:rPr>
        <w:t>month</w:t>
      </w:r>
      <w:r>
        <w:t xml:space="preserve"> and (optionally) </w:t>
      </w:r>
      <w:r w:rsidRPr="00CF638A">
        <w:rPr>
          <w:rFonts w:ascii="Times New Roman" w:hAnsi="Times New Roman"/>
          <w:i/>
        </w:rPr>
        <w:t>date</w:t>
      </w:r>
      <w:r>
        <w:t xml:space="preserve">, </w:t>
      </w:r>
      <w:r w:rsidRPr="00CF638A">
        <w:rPr>
          <w:rFonts w:ascii="Times New Roman" w:hAnsi="Times New Roman"/>
          <w:i/>
        </w:rPr>
        <w:t>hours</w:t>
      </w:r>
      <w:r>
        <w:t xml:space="preserve">, </w:t>
      </w:r>
      <w:r w:rsidRPr="00CF638A">
        <w:rPr>
          <w:rFonts w:ascii="Times New Roman" w:hAnsi="Times New Roman"/>
          <w:i/>
        </w:rPr>
        <w:t>minutes</w:t>
      </w:r>
      <w:r>
        <w:t xml:space="preserve">, </w:t>
      </w:r>
      <w:r w:rsidRPr="00CF638A">
        <w:rPr>
          <w:rFonts w:ascii="Times New Roman" w:hAnsi="Times New Roman"/>
          <w:i/>
        </w:rPr>
        <w:t>seconds</w:t>
      </w:r>
      <w:r>
        <w:t xml:space="preserve"> and </w:t>
      </w:r>
      <w:r w:rsidRPr="00CF638A">
        <w:rPr>
          <w:rFonts w:ascii="Times New Roman" w:hAnsi="Times New Roman"/>
          <w:i/>
        </w:rPr>
        <w:t>ms</w:t>
      </w:r>
      <w:r>
        <w:t>. The following steps are taken:</w:t>
      </w:r>
    </w:p>
    <w:p w14:paraId="37872110" w14:textId="77777777" w:rsidR="004C02EF" w:rsidRPr="00D72123" w:rsidRDefault="004C02EF" w:rsidP="004C02EF">
      <w:pPr>
        <w:pStyle w:val="Alg4"/>
        <w:numPr>
          <w:ilvl w:val="0"/>
          <w:numId w:val="255"/>
        </w:numPr>
      </w:pPr>
      <w:r w:rsidRPr="00D72123">
        <w:t xml:space="preserve">Let </w:t>
      </w:r>
      <w:r w:rsidRPr="00D72123">
        <w:rPr>
          <w:i/>
        </w:rPr>
        <w:t>y</w:t>
      </w:r>
      <w:r w:rsidRPr="00D72123">
        <w:t xml:space="preserve"> be ToNumber(</w:t>
      </w:r>
      <w:r w:rsidRPr="00D72123">
        <w:rPr>
          <w:i/>
        </w:rPr>
        <w:t>year</w:t>
      </w:r>
      <w:r w:rsidRPr="00D72123">
        <w:t>).</w:t>
      </w:r>
    </w:p>
    <w:p w14:paraId="560C3B4D" w14:textId="77777777" w:rsidR="004C02EF" w:rsidRPr="00D72123" w:rsidRDefault="004C02EF" w:rsidP="004C02EF">
      <w:pPr>
        <w:pStyle w:val="Alg4"/>
        <w:numPr>
          <w:ilvl w:val="0"/>
          <w:numId w:val="255"/>
        </w:numPr>
      </w:pPr>
      <w:r w:rsidRPr="00D72123">
        <w:t xml:space="preserve">Let </w:t>
      </w:r>
      <w:r w:rsidRPr="00D72123">
        <w:rPr>
          <w:i/>
        </w:rPr>
        <w:t>m</w:t>
      </w:r>
      <w:r w:rsidRPr="00D72123">
        <w:t xml:space="preserve"> be ToNumber(</w:t>
      </w:r>
      <w:r w:rsidRPr="00D72123">
        <w:rPr>
          <w:i/>
        </w:rPr>
        <w:t>month</w:t>
      </w:r>
      <w:r w:rsidRPr="00D72123">
        <w:t>).</w:t>
      </w:r>
    </w:p>
    <w:p w14:paraId="2E4BE6AB" w14:textId="77777777" w:rsidR="004C02EF" w:rsidRPr="00D72123" w:rsidRDefault="004C02EF" w:rsidP="004C02EF">
      <w:pPr>
        <w:pStyle w:val="Alg4"/>
        <w:numPr>
          <w:ilvl w:val="0"/>
          <w:numId w:val="255"/>
        </w:numPr>
      </w:pPr>
      <w:r w:rsidRPr="00D72123">
        <w:t xml:space="preserve">If </w:t>
      </w:r>
      <w:r w:rsidRPr="00D72123">
        <w:rPr>
          <w:i/>
        </w:rPr>
        <w:t>date</w:t>
      </w:r>
      <w:r w:rsidRPr="00D72123">
        <w:t xml:space="preserve"> is supplied then let </w:t>
      </w:r>
      <w:r w:rsidRPr="00D72123">
        <w:rPr>
          <w:i/>
        </w:rPr>
        <w:t>dt</w:t>
      </w:r>
      <w:r w:rsidRPr="00D72123">
        <w:t xml:space="preserve"> be ToNumber(</w:t>
      </w:r>
      <w:r w:rsidRPr="00D72123">
        <w:rPr>
          <w:i/>
        </w:rPr>
        <w:t>date</w:t>
      </w:r>
      <w:r w:rsidRPr="00D72123">
        <w:t xml:space="preserve">); else let </w:t>
      </w:r>
      <w:r w:rsidRPr="00D72123">
        <w:rPr>
          <w:i/>
        </w:rPr>
        <w:t>dt</w:t>
      </w:r>
      <w:r w:rsidRPr="00D72123">
        <w:t xml:space="preserve"> be </w:t>
      </w:r>
      <w:r w:rsidRPr="00D72123">
        <w:rPr>
          <w:b/>
        </w:rPr>
        <w:t>1</w:t>
      </w:r>
      <w:r w:rsidRPr="00D72123">
        <w:t>.</w:t>
      </w:r>
    </w:p>
    <w:p w14:paraId="30DD04F7" w14:textId="77777777" w:rsidR="004C02EF" w:rsidRPr="00D72123" w:rsidRDefault="004C02EF" w:rsidP="004C02EF">
      <w:pPr>
        <w:pStyle w:val="Alg4"/>
        <w:numPr>
          <w:ilvl w:val="0"/>
          <w:numId w:val="255"/>
        </w:numPr>
      </w:pPr>
      <w:r w:rsidRPr="00D72123">
        <w:t xml:space="preserve">If </w:t>
      </w:r>
      <w:r w:rsidRPr="00D72123">
        <w:rPr>
          <w:i/>
        </w:rPr>
        <w:t>hours</w:t>
      </w:r>
      <w:r w:rsidRPr="00D72123">
        <w:t xml:space="preserve"> is supplied then let </w:t>
      </w:r>
      <w:r w:rsidRPr="00D72123">
        <w:rPr>
          <w:i/>
        </w:rPr>
        <w:t>h</w:t>
      </w:r>
      <w:r w:rsidRPr="00D72123">
        <w:t xml:space="preserve"> be ToNumber(</w:t>
      </w:r>
      <w:r w:rsidRPr="00D72123">
        <w:rPr>
          <w:i/>
        </w:rPr>
        <w:t>hours</w:t>
      </w:r>
      <w:r w:rsidRPr="00D72123">
        <w:t xml:space="preserve">); else let </w:t>
      </w:r>
      <w:r w:rsidRPr="00D72123">
        <w:rPr>
          <w:i/>
        </w:rPr>
        <w:t>h</w:t>
      </w:r>
      <w:r w:rsidRPr="00D72123">
        <w:t xml:space="preserve"> be </w:t>
      </w:r>
      <w:r w:rsidRPr="00D72123">
        <w:rPr>
          <w:b/>
        </w:rPr>
        <w:t>0</w:t>
      </w:r>
      <w:r w:rsidRPr="00D72123">
        <w:t>.</w:t>
      </w:r>
    </w:p>
    <w:p w14:paraId="2A143F37" w14:textId="77777777" w:rsidR="004C02EF" w:rsidRPr="00D72123" w:rsidRDefault="004C02EF" w:rsidP="004C02EF">
      <w:pPr>
        <w:pStyle w:val="Alg4"/>
        <w:numPr>
          <w:ilvl w:val="0"/>
          <w:numId w:val="255"/>
        </w:numPr>
      </w:pPr>
      <w:r w:rsidRPr="00D72123">
        <w:t xml:space="preserve">If </w:t>
      </w:r>
      <w:r w:rsidRPr="00D72123">
        <w:rPr>
          <w:i/>
        </w:rPr>
        <w:t>minutes</w:t>
      </w:r>
      <w:r w:rsidRPr="00D72123">
        <w:t xml:space="preserve"> is supplied then let </w:t>
      </w:r>
      <w:r w:rsidRPr="00D72123">
        <w:rPr>
          <w:i/>
        </w:rPr>
        <w:t>min</w:t>
      </w:r>
      <w:r w:rsidRPr="00D72123">
        <w:t xml:space="preserve"> be ToNumber(</w:t>
      </w:r>
      <w:r w:rsidRPr="00D72123">
        <w:rPr>
          <w:i/>
        </w:rPr>
        <w:t>minutes</w:t>
      </w:r>
      <w:r w:rsidRPr="00D72123">
        <w:t xml:space="preserve">); else let </w:t>
      </w:r>
      <w:r w:rsidRPr="00D72123">
        <w:rPr>
          <w:i/>
        </w:rPr>
        <w:t>min</w:t>
      </w:r>
      <w:r w:rsidRPr="00D72123">
        <w:t xml:space="preserve"> be </w:t>
      </w:r>
      <w:r w:rsidRPr="00D72123">
        <w:rPr>
          <w:b/>
        </w:rPr>
        <w:t>0</w:t>
      </w:r>
      <w:r w:rsidRPr="00D72123">
        <w:t>.</w:t>
      </w:r>
    </w:p>
    <w:p w14:paraId="65C9DF65" w14:textId="77777777" w:rsidR="004C02EF" w:rsidRPr="00D72123" w:rsidRDefault="004C02EF" w:rsidP="004C02EF">
      <w:pPr>
        <w:pStyle w:val="Alg4"/>
        <w:numPr>
          <w:ilvl w:val="0"/>
          <w:numId w:val="255"/>
        </w:numPr>
      </w:pPr>
      <w:r w:rsidRPr="00D72123">
        <w:t xml:space="preserve">If </w:t>
      </w:r>
      <w:r w:rsidRPr="00D72123">
        <w:rPr>
          <w:i/>
        </w:rPr>
        <w:t>seconds</w:t>
      </w:r>
      <w:r w:rsidRPr="00D72123">
        <w:t xml:space="preserve"> is supplied then let </w:t>
      </w:r>
      <w:r w:rsidRPr="00D72123">
        <w:rPr>
          <w:i/>
        </w:rPr>
        <w:t>s</w:t>
      </w:r>
      <w:r w:rsidRPr="00D72123">
        <w:t xml:space="preserve"> be ToNumber(</w:t>
      </w:r>
      <w:r w:rsidRPr="00D72123">
        <w:rPr>
          <w:i/>
        </w:rPr>
        <w:t>seconds</w:t>
      </w:r>
      <w:r w:rsidRPr="00D72123">
        <w:t xml:space="preserve">); else let </w:t>
      </w:r>
      <w:r w:rsidRPr="00D72123">
        <w:rPr>
          <w:i/>
        </w:rPr>
        <w:t>s</w:t>
      </w:r>
      <w:r w:rsidRPr="00D72123">
        <w:t xml:space="preserve"> be </w:t>
      </w:r>
      <w:r w:rsidRPr="00D72123">
        <w:rPr>
          <w:b/>
        </w:rPr>
        <w:t>0</w:t>
      </w:r>
      <w:r w:rsidRPr="00D72123">
        <w:t>.</w:t>
      </w:r>
    </w:p>
    <w:p w14:paraId="0C8C0B4C" w14:textId="77777777" w:rsidR="004C02EF" w:rsidRPr="00D72123" w:rsidRDefault="004C02EF" w:rsidP="004C02EF">
      <w:pPr>
        <w:pStyle w:val="Alg4"/>
        <w:numPr>
          <w:ilvl w:val="0"/>
          <w:numId w:val="255"/>
        </w:numPr>
      </w:pPr>
      <w:r w:rsidRPr="00D72123">
        <w:t xml:space="preserve">If </w:t>
      </w:r>
      <w:r w:rsidRPr="00D72123">
        <w:rPr>
          <w:i/>
        </w:rPr>
        <w:t>ms</w:t>
      </w:r>
      <w:r w:rsidRPr="00D72123">
        <w:t xml:space="preserve"> is supplied then let </w:t>
      </w:r>
      <w:r w:rsidRPr="00D72123">
        <w:rPr>
          <w:i/>
        </w:rPr>
        <w:t>milli</w:t>
      </w:r>
      <w:r w:rsidRPr="00D72123">
        <w:t xml:space="preserve"> be ToNumber(</w:t>
      </w:r>
      <w:r w:rsidRPr="00D72123">
        <w:rPr>
          <w:i/>
        </w:rPr>
        <w:t>ms</w:t>
      </w:r>
      <w:r w:rsidRPr="00D72123">
        <w:t xml:space="preserve">); else let </w:t>
      </w:r>
      <w:r w:rsidRPr="00D72123">
        <w:rPr>
          <w:i/>
        </w:rPr>
        <w:t>milli</w:t>
      </w:r>
      <w:r w:rsidRPr="00D72123">
        <w:t xml:space="preserve"> be </w:t>
      </w:r>
      <w:r w:rsidRPr="00D72123">
        <w:rPr>
          <w:b/>
        </w:rPr>
        <w:t>0</w:t>
      </w:r>
      <w:r w:rsidRPr="00D72123">
        <w:t>.</w:t>
      </w:r>
    </w:p>
    <w:p w14:paraId="739A21C5" w14:textId="77777777" w:rsidR="004C02EF" w:rsidRPr="00D72123" w:rsidRDefault="004C02EF" w:rsidP="004C02EF">
      <w:pPr>
        <w:pStyle w:val="Alg4"/>
        <w:numPr>
          <w:ilvl w:val="0"/>
          <w:numId w:val="255"/>
        </w:numPr>
      </w:pPr>
      <w:r w:rsidRPr="00D72123">
        <w:t>If </w:t>
      </w:r>
      <w:r w:rsidRPr="00D72123">
        <w:rPr>
          <w:i/>
        </w:rPr>
        <w:t>y</w:t>
      </w:r>
      <w:r w:rsidRPr="00D72123">
        <w:t> is not </w:t>
      </w:r>
      <w:r w:rsidRPr="00D72123">
        <w:rPr>
          <w:b/>
        </w:rPr>
        <w:t>NaN</w:t>
      </w:r>
      <w:r w:rsidRPr="00D72123">
        <w:t> and 0 </w:t>
      </w:r>
      <w:r w:rsidRPr="00D72123">
        <w:sym w:font="Symbol" w:char="F0A3"/>
      </w:r>
      <w:r w:rsidRPr="00D72123">
        <w:t> ToInteger(</w:t>
      </w:r>
      <w:r w:rsidRPr="00D72123">
        <w:rPr>
          <w:i/>
        </w:rPr>
        <w:t>y</w:t>
      </w:r>
      <w:r w:rsidRPr="00D72123">
        <w:t>) </w:t>
      </w:r>
      <w:r w:rsidRPr="00D72123">
        <w:sym w:font="Symbol" w:char="F0A3"/>
      </w:r>
      <w:r w:rsidRPr="00D72123">
        <w:t xml:space="preserve"> 99, then let </w:t>
      </w:r>
      <w:r w:rsidRPr="00D72123">
        <w:rPr>
          <w:i/>
        </w:rPr>
        <w:t>yr</w:t>
      </w:r>
      <w:r w:rsidRPr="00D72123">
        <w:t xml:space="preserve"> be 1900+ToInteger(</w:t>
      </w:r>
      <w:r w:rsidRPr="00D72123">
        <w:rPr>
          <w:i/>
        </w:rPr>
        <w:t>y</w:t>
      </w:r>
      <w:r w:rsidRPr="00D72123">
        <w:t xml:space="preserve">); otherwise, let </w:t>
      </w:r>
      <w:r w:rsidRPr="00D72123">
        <w:rPr>
          <w:i/>
        </w:rPr>
        <w:t>yr</w:t>
      </w:r>
      <w:r w:rsidRPr="00D72123">
        <w:t xml:space="preserve"> be </w:t>
      </w:r>
      <w:r w:rsidRPr="00D72123">
        <w:rPr>
          <w:i/>
        </w:rPr>
        <w:t>y</w:t>
      </w:r>
      <w:r w:rsidRPr="00D72123">
        <w:t>.</w:t>
      </w:r>
    </w:p>
    <w:p w14:paraId="7B0E877C" w14:textId="77777777" w:rsidR="004C02EF" w:rsidRPr="00D72123" w:rsidRDefault="004C02EF" w:rsidP="004C02EF">
      <w:pPr>
        <w:pStyle w:val="Alg4"/>
        <w:numPr>
          <w:ilvl w:val="0"/>
          <w:numId w:val="255"/>
        </w:numPr>
        <w:spacing w:after="220"/>
      </w:pPr>
      <w:r w:rsidRPr="00D72123">
        <w:t>Return TimeClip(MakeDate(MakeDay(</w:t>
      </w:r>
      <w:r w:rsidRPr="00D72123">
        <w:rPr>
          <w:i/>
        </w:rPr>
        <w:t>yr</w:t>
      </w:r>
      <w:r w:rsidRPr="00D72123">
        <w:t xml:space="preserve">, </w:t>
      </w:r>
      <w:r w:rsidRPr="00D72123">
        <w:rPr>
          <w:i/>
        </w:rPr>
        <w:t>m</w:t>
      </w:r>
      <w:r w:rsidRPr="00D72123">
        <w:t xml:space="preserve">, </w:t>
      </w:r>
      <w:r w:rsidRPr="00D72123">
        <w:rPr>
          <w:i/>
        </w:rPr>
        <w:t>dt</w:t>
      </w:r>
      <w:r w:rsidRPr="00D72123">
        <w:t>), MakeTime(</w:t>
      </w:r>
      <w:r w:rsidRPr="00D72123">
        <w:rPr>
          <w:i/>
        </w:rPr>
        <w:t>h</w:t>
      </w:r>
      <w:r w:rsidRPr="00D72123">
        <w:t xml:space="preserve">, </w:t>
      </w:r>
      <w:r w:rsidRPr="00D72123">
        <w:rPr>
          <w:i/>
        </w:rPr>
        <w:t>min</w:t>
      </w:r>
      <w:r w:rsidRPr="00D72123">
        <w:t xml:space="preserve">, </w:t>
      </w:r>
      <w:r w:rsidRPr="00D72123">
        <w:rPr>
          <w:i/>
        </w:rPr>
        <w:t>s</w:t>
      </w:r>
      <w:r w:rsidRPr="00D72123">
        <w:t xml:space="preserve">, </w:t>
      </w:r>
      <w:r w:rsidRPr="00D72123">
        <w:rPr>
          <w:i/>
        </w:rPr>
        <w:t>milli</w:t>
      </w:r>
      <w:r w:rsidRPr="00D72123">
        <w:t>))).</w:t>
      </w:r>
    </w:p>
    <w:p w14:paraId="7770A93D"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UTC</w:t>
      </w:r>
      <w:r>
        <w:t xml:space="preserve"> function is </w:t>
      </w:r>
      <w:r>
        <w:rPr>
          <w:b/>
        </w:rPr>
        <w:t>7</w:t>
      </w:r>
      <w:r>
        <w:t>.</w:t>
      </w:r>
    </w:p>
    <w:p w14:paraId="3819797A" w14:textId="77777777" w:rsidR="004C02EF" w:rsidRDefault="004C02EF" w:rsidP="004C02EF">
      <w:pPr>
        <w:pStyle w:val="Note"/>
      </w:pPr>
      <w:r w:rsidRPr="00D72123">
        <w:t>NOTE</w:t>
      </w:r>
      <w:r w:rsidRPr="00D72123">
        <w:tab/>
        <w:t xml:space="preserve">The </w:t>
      </w:r>
      <w:r w:rsidRPr="00D72123">
        <w:rPr>
          <w:rFonts w:ascii="Courier New" w:hAnsi="Courier New" w:cs="Courier New"/>
        </w:rPr>
        <w:t>UTC</w:t>
      </w:r>
      <w:r w:rsidRPr="00D72123">
        <w:t xml:space="preserve"> function differs from the </w:t>
      </w:r>
      <w:r w:rsidRPr="00D72123">
        <w:rPr>
          <w:rFonts w:ascii="Courier New" w:hAnsi="Courier New" w:cs="Courier New"/>
        </w:rPr>
        <w:t>Date</w:t>
      </w:r>
      <w:r w:rsidRPr="00D72123">
        <w:t xml:space="preserve"> constructor in two ways: it returns a time value as a </w:t>
      </w:r>
      <w:r>
        <w:t>Number</w:t>
      </w:r>
      <w:r w:rsidRPr="00D72123">
        <w:t>, rather than creating a Date object, and it interprets the arguments in UTC rather than as local time.</w:t>
      </w:r>
    </w:p>
    <w:p w14:paraId="445621F3" w14:textId="77777777" w:rsidR="004C02EF" w:rsidRDefault="004C02EF" w:rsidP="004C02EF">
      <w:pPr>
        <w:pStyle w:val="40"/>
        <w:numPr>
          <w:ilvl w:val="0"/>
          <w:numId w:val="0"/>
        </w:numPr>
      </w:pPr>
      <w:bookmarkStart w:id="8117" w:name="_Ref393609478"/>
      <w:bookmarkStart w:id="8118" w:name="_Toc393690550"/>
      <w:bookmarkStart w:id="8119" w:name="_Ref424536220"/>
      <w:bookmarkStart w:id="8120" w:name="_Toc472818952"/>
      <w:r>
        <w:t>15.9.4.4</w:t>
      </w:r>
      <w:r>
        <w:tab/>
        <w:t>Date.now ( )</w:t>
      </w:r>
    </w:p>
    <w:p w14:paraId="37613EF2" w14:textId="77777777" w:rsidR="004C02EF" w:rsidRPr="00BB3968" w:rsidRDefault="004C02EF" w:rsidP="004C02EF">
      <w:r>
        <w:t xml:space="preserve">The </w:t>
      </w:r>
      <w:r w:rsidRPr="001E03E7">
        <w:rPr>
          <w:rFonts w:ascii="Courier New" w:hAnsi="Courier New" w:cs="Courier New"/>
          <w:b/>
        </w:rPr>
        <w:t>now</w:t>
      </w:r>
      <w:r>
        <w:t xml:space="preserve"> function return a Number value that is the time value designating the UTC date and time of the occurrence of the call to </w:t>
      </w:r>
      <w:r w:rsidRPr="001E03E7">
        <w:rPr>
          <w:rFonts w:ascii="Courier New" w:hAnsi="Courier New" w:cs="Courier New"/>
          <w:b/>
        </w:rPr>
        <w:t>now</w:t>
      </w:r>
      <w:r>
        <w:t>.</w:t>
      </w:r>
    </w:p>
    <w:p w14:paraId="28B89153" w14:textId="77777777" w:rsidR="004C02EF" w:rsidRDefault="004C02EF" w:rsidP="00B43482">
      <w:pPr>
        <w:pStyle w:val="30"/>
        <w:numPr>
          <w:ilvl w:val="0"/>
          <w:numId w:val="0"/>
        </w:numPr>
      </w:pPr>
      <w:bookmarkStart w:id="8121" w:name="_Toc235503530"/>
      <w:bookmarkStart w:id="8122" w:name="_Toc241509305"/>
      <w:bookmarkStart w:id="8123" w:name="_Toc244416792"/>
      <w:bookmarkStart w:id="8124" w:name="_Toc276631156"/>
      <w:bookmarkStart w:id="8125" w:name="_Toc178387167"/>
      <w:r>
        <w:t>15.9.5</w:t>
      </w:r>
      <w:r>
        <w:tab/>
        <w:t>Properties of the Date Prototype Objec</w:t>
      </w:r>
      <w:bookmarkEnd w:id="8117"/>
      <w:bookmarkEnd w:id="8118"/>
      <w:r>
        <w:t>t</w:t>
      </w:r>
      <w:bookmarkEnd w:id="8119"/>
      <w:bookmarkEnd w:id="8120"/>
      <w:bookmarkEnd w:id="8121"/>
      <w:bookmarkEnd w:id="8122"/>
      <w:bookmarkEnd w:id="8123"/>
      <w:bookmarkEnd w:id="8124"/>
      <w:bookmarkEnd w:id="8125"/>
    </w:p>
    <w:p w14:paraId="4BABD499" w14:textId="77777777" w:rsidR="004C02EF" w:rsidRDefault="004C02EF" w:rsidP="004C02EF">
      <w:r>
        <w:t xml:space="preserve">The Date prototype object is itself a Date object </w:t>
      </w:r>
      <w:del w:id="8126" w:author="Allen Wirfs-Brock" w:date="2011-07-02T14:28:00Z">
        <w:r w:rsidDel="0054023D">
          <w:delText xml:space="preserve">(its [[Class]] is </w:delText>
        </w:r>
        <w:r w:rsidDel="0054023D">
          <w:rPr>
            <w:rFonts w:ascii="Courier New" w:hAnsi="Courier New"/>
            <w:b/>
          </w:rPr>
          <w:delText>"Date"</w:delText>
        </w:r>
        <w:r w:rsidDel="0054023D">
          <w:delText>)</w:delText>
        </w:r>
      </w:del>
      <w:ins w:id="8127" w:author="Allen Wirfs-Brock" w:date="2011-07-02T14:28:00Z">
        <w:r w:rsidR="0054023D">
          <w:t>and has a [[</w:t>
        </w:r>
        <w:del w:id="8128" w:author="Rev 3 Allen Wirfs-Brock" w:date="2011-09-08T14:46:00Z">
          <w:r w:rsidR="0054023D" w:rsidDel="00FA2A04">
            <w:delText>IsDate</w:delText>
          </w:r>
        </w:del>
      </w:ins>
      <w:ins w:id="8129" w:author="Rev 3 Allen Wirfs-Brock" w:date="2011-09-08T14:46:00Z">
        <w:r w:rsidR="00FA2A04">
          <w:t>NativeBrand</w:t>
        </w:r>
      </w:ins>
      <w:ins w:id="8130" w:author="Allen Wirfs-Brock" w:date="2011-07-02T14:28:00Z">
        <w:r w:rsidR="0054023D">
          <w:t>]] internal property</w:t>
        </w:r>
      </w:ins>
      <w:ins w:id="8131" w:author="Rev 3 Allen Wirfs-Brock" w:date="2011-09-08T14:46:00Z">
        <w:r w:rsidR="00FA2A04" w:rsidRPr="00FA2A04">
          <w:t xml:space="preserve"> </w:t>
        </w:r>
        <w:r w:rsidR="00FA2A04">
          <w:t>whose value is NativeDate</w:t>
        </w:r>
      </w:ins>
      <w:ins w:id="8132" w:author="Allen Wirfs-Brock" w:date="2011-07-02T14:28:00Z">
        <w:r w:rsidR="0054023D">
          <w:t>.</w:t>
        </w:r>
      </w:ins>
      <w:r>
        <w:t xml:space="preserve"> </w:t>
      </w:r>
      <w:del w:id="8133" w:author="Allen Wirfs-Brock" w:date="2011-07-02T14:29:00Z">
        <w:r w:rsidDel="0054023D">
          <w:delText xml:space="preserve">whose </w:delText>
        </w:r>
      </w:del>
      <w:ins w:id="8134" w:author="Allen Wirfs-Brock" w:date="2011-07-02T14:29:00Z">
        <w:r w:rsidR="0054023D">
          <w:t xml:space="preserve">Its </w:t>
        </w:r>
      </w:ins>
      <w:r>
        <w:t xml:space="preserve">[[PrimitiveValue]] is </w:t>
      </w:r>
      <w:r>
        <w:rPr>
          <w:b/>
        </w:rPr>
        <w:t>NaN</w:t>
      </w:r>
      <w:r>
        <w:t>.</w:t>
      </w:r>
    </w:p>
    <w:p w14:paraId="1A07DB4F" w14:textId="77777777" w:rsidR="004C02EF" w:rsidRDefault="004C02EF" w:rsidP="004C02EF">
      <w:r>
        <w:t>The value of the [[Prototype]] internal property of the Date prototype object is the standard built-in Object prototype object (15.2.4).</w:t>
      </w:r>
    </w:p>
    <w:p w14:paraId="3A75247D" w14:textId="77777777" w:rsidR="004C02EF" w:rsidRDefault="004C02EF" w:rsidP="004C02EF">
      <w:r>
        <w:t xml:space="preserve">In following descriptions of functions that are properties of the Date prototype object, the phrase “this Date object” refers to the object that is the </w:t>
      </w:r>
      <w:r>
        <w:rPr>
          <w:b/>
        </w:rPr>
        <w:t>this</w:t>
      </w:r>
      <w:r>
        <w:t xml:space="preserve"> value for the invocation of the function. Unless explicitly noted otherwise, none of these functions are generic; a </w:t>
      </w:r>
      <w:r>
        <w:rPr>
          <w:b/>
        </w:rPr>
        <w:t>TypeError</w:t>
      </w:r>
      <w:r>
        <w:t xml:space="preserve"> exception is thrown if the </w:t>
      </w:r>
      <w:r>
        <w:rPr>
          <w:b/>
        </w:rPr>
        <w:t>this</w:t>
      </w:r>
      <w:r>
        <w:t xml:space="preserve"> value is not an object </w:t>
      </w:r>
      <w:del w:id="8135" w:author="Allen Wirfs-Brock" w:date="2011-07-02T14:29:00Z">
        <w:r w:rsidDel="0054023D">
          <w:delText>for which the value of the [[Class]]</w:delText>
        </w:r>
      </w:del>
      <w:ins w:id="8136" w:author="Allen Wirfs-Brock" w:date="2011-07-02T14:29:00Z">
        <w:r w:rsidR="0054023D">
          <w:t>with a [[</w:t>
        </w:r>
        <w:del w:id="8137" w:author="Rev 3 Allen Wirfs-Brock" w:date="2011-09-08T14:46:00Z">
          <w:r w:rsidR="0054023D" w:rsidDel="00FA2A04">
            <w:delText>IsDate</w:delText>
          </w:r>
        </w:del>
      </w:ins>
      <w:ins w:id="8138" w:author="Rev 3 Allen Wirfs-Brock" w:date="2011-09-08T14:46:00Z">
        <w:r w:rsidR="00FA2A04">
          <w:t>NativeBrand</w:t>
        </w:r>
      </w:ins>
      <w:ins w:id="8139" w:author="Allen Wirfs-Brock" w:date="2011-07-02T14:29:00Z">
        <w:r w:rsidR="0054023D">
          <w:t>]]</w:t>
        </w:r>
      </w:ins>
      <w:r>
        <w:t xml:space="preserve"> internal property</w:t>
      </w:r>
      <w:ins w:id="8140" w:author="Rev 3 Allen Wirfs-Brock" w:date="2011-09-08T14:46:00Z">
        <w:r w:rsidR="00FA2A04" w:rsidRPr="00FA2A04">
          <w:t xml:space="preserve"> </w:t>
        </w:r>
        <w:r w:rsidR="00FA2A04">
          <w:t>whose value is NativeDate</w:t>
        </w:r>
      </w:ins>
      <w:del w:id="8141" w:author="Allen Wirfs-Brock" w:date="2011-07-02T14:29:00Z">
        <w:r w:rsidDel="0054023D">
          <w:delText xml:space="preserve"> is </w:delText>
        </w:r>
        <w:r w:rsidDel="0054023D">
          <w:rPr>
            <w:rFonts w:ascii="Courier New" w:hAnsi="Courier New"/>
            <w:b/>
          </w:rPr>
          <w:delText>"Date"</w:delText>
        </w:r>
      </w:del>
      <w:r>
        <w:t>. Also, the phrase “this time value” refers to the Number value for the time represented by this Date object, that is, the value of the [[PrimitiveValue]] internal property of this Date object.</w:t>
      </w:r>
      <w:bookmarkStart w:id="8142" w:name="_Toc393690551"/>
    </w:p>
    <w:p w14:paraId="3B05B17E" w14:textId="77777777" w:rsidR="004C02EF" w:rsidRDefault="004C02EF" w:rsidP="004C02EF">
      <w:pPr>
        <w:pStyle w:val="40"/>
        <w:numPr>
          <w:ilvl w:val="0"/>
          <w:numId w:val="0"/>
        </w:numPr>
      </w:pPr>
      <w:r>
        <w:t>15.9.5.1</w:t>
      </w:r>
      <w:r>
        <w:tab/>
        <w:t>Date.prototype.constructo</w:t>
      </w:r>
      <w:bookmarkEnd w:id="8142"/>
      <w:r>
        <w:t>r</w:t>
      </w:r>
    </w:p>
    <w:p w14:paraId="6476FFB2" w14:textId="77777777" w:rsidR="004C02EF" w:rsidRDefault="004C02EF" w:rsidP="004C02EF">
      <w:r>
        <w:t xml:space="preserve">The initial value of </w:t>
      </w:r>
      <w:r>
        <w:rPr>
          <w:rFonts w:ascii="Courier New" w:hAnsi="Courier New"/>
          <w:b/>
        </w:rPr>
        <w:t>Date.prototype.constructor</w:t>
      </w:r>
      <w:r>
        <w:t xml:space="preserve"> is the built-in </w:t>
      </w:r>
      <w:r>
        <w:rPr>
          <w:rFonts w:ascii="Courier New" w:hAnsi="Courier New"/>
          <w:b/>
        </w:rPr>
        <w:t>Date</w:t>
      </w:r>
      <w:r>
        <w:t xml:space="preserve"> constructor.</w:t>
      </w:r>
      <w:bookmarkStart w:id="8143" w:name="_Toc393690552"/>
    </w:p>
    <w:p w14:paraId="443C3019" w14:textId="77777777" w:rsidR="004C02EF" w:rsidRDefault="004C02EF" w:rsidP="004C02EF">
      <w:pPr>
        <w:pStyle w:val="40"/>
        <w:numPr>
          <w:ilvl w:val="0"/>
          <w:numId w:val="0"/>
        </w:numPr>
      </w:pPr>
      <w:bookmarkStart w:id="8144" w:name="_Hlt456012598"/>
      <w:bookmarkStart w:id="8145" w:name="_Ref451681328"/>
      <w:bookmarkEnd w:id="8144"/>
      <w:r>
        <w:t>15.9.5.2</w:t>
      </w:r>
      <w:r>
        <w:tab/>
        <w:t>Date.prototype.toString</w:t>
      </w:r>
      <w:bookmarkEnd w:id="8143"/>
      <w:r>
        <w:t xml:space="preserve"> ( )</w:t>
      </w:r>
      <w:bookmarkEnd w:id="8145"/>
    </w:p>
    <w:p w14:paraId="540E0027" w14:textId="77777777" w:rsidR="004C02EF" w:rsidRDefault="004C02EF" w:rsidP="004C02EF">
      <w:r>
        <w:t>This function returns a String value. The contents of the String are implementation-dependent, but are intended to represent the Date in the current time zone in a convenient, human-readable form.</w:t>
      </w:r>
    </w:p>
    <w:p w14:paraId="3828C68A" w14:textId="77777777" w:rsidR="004C02EF" w:rsidRDefault="004C02EF" w:rsidP="004C02EF">
      <w:pPr>
        <w:pStyle w:val="Note"/>
      </w:pPr>
      <w:r w:rsidRPr="00D72123">
        <w:rPr>
          <w:lang w:val="en-US"/>
        </w:rPr>
        <w:t>NOTE</w:t>
      </w:r>
      <w:r w:rsidRPr="00D72123">
        <w:rPr>
          <w:lang w:val="en-US"/>
        </w:rPr>
        <w:tab/>
        <w:t xml:space="preserve">For any Date value </w:t>
      </w:r>
      <w:r w:rsidRPr="00D72123">
        <w:rPr>
          <w:rFonts w:ascii="Courier New" w:hAnsi="Courier New" w:cs="Courier New"/>
          <w:i/>
          <w:lang w:val="en-US"/>
        </w:rPr>
        <w:t>d</w:t>
      </w:r>
      <w:r w:rsidRPr="00D72123">
        <w:rPr>
          <w:lang w:val="en-US"/>
        </w:rPr>
        <w:t xml:space="preserve"> whose milliseconds amount is zero, the result of </w:t>
      </w:r>
      <w:r w:rsidRPr="00D72123">
        <w:rPr>
          <w:rFonts w:ascii="Courier New" w:hAnsi="Courier New" w:cs="Courier New"/>
          <w:lang w:val="en-US"/>
        </w:rPr>
        <w:t>Date.parse(</w:t>
      </w:r>
      <w:r w:rsidRPr="00D72123">
        <w:rPr>
          <w:rFonts w:ascii="Courier New" w:hAnsi="Courier New" w:cs="Courier New"/>
          <w:i/>
          <w:lang w:val="en-US"/>
        </w:rPr>
        <w:t>d</w:t>
      </w:r>
      <w:r w:rsidRPr="00D72123">
        <w:rPr>
          <w:rFonts w:ascii="Courier New" w:hAnsi="Courier New" w:cs="Courier New"/>
          <w:lang w:val="en-US"/>
        </w:rPr>
        <w:t>.toString())</w:t>
      </w:r>
      <w:r w:rsidRPr="00D72123">
        <w:rPr>
          <w:lang w:val="en-US"/>
        </w:rPr>
        <w:t xml:space="preserve"> is equal to </w:t>
      </w:r>
      <w:r w:rsidRPr="00D72123">
        <w:rPr>
          <w:rFonts w:ascii="Courier New" w:hAnsi="Courier New" w:cs="Courier New"/>
          <w:i/>
          <w:lang w:val="en-US"/>
        </w:rPr>
        <w:t>d</w:t>
      </w:r>
      <w:r w:rsidRPr="00D72123">
        <w:rPr>
          <w:rFonts w:ascii="Courier New" w:hAnsi="Courier New" w:cs="Courier New"/>
          <w:lang w:val="en-US"/>
        </w:rPr>
        <w:t>.valueOf()</w:t>
      </w:r>
      <w:r w:rsidRPr="00D72123">
        <w:rPr>
          <w:lang w:val="en-US"/>
        </w:rPr>
        <w:t>. See 15.9.4.2.</w:t>
      </w:r>
    </w:p>
    <w:p w14:paraId="0F5564F7" w14:textId="77777777" w:rsidR="004C02EF" w:rsidRDefault="004C02EF" w:rsidP="004C02EF">
      <w:pPr>
        <w:pStyle w:val="40"/>
        <w:numPr>
          <w:ilvl w:val="0"/>
          <w:numId w:val="0"/>
        </w:numPr>
      </w:pPr>
      <w:bookmarkStart w:id="8146" w:name="_Ref456012533"/>
      <w:bookmarkStart w:id="8147" w:name="_Toc393690589"/>
      <w:bookmarkStart w:id="8148" w:name="_Ref451681497"/>
      <w:bookmarkStart w:id="8149" w:name="_Toc393690553"/>
      <w:bookmarkStart w:id="8150" w:name="_Ref455972363"/>
      <w:r>
        <w:t>15.9.5.3</w:t>
      </w:r>
      <w:r>
        <w:tab/>
        <w:t>Date.prototype.toDateString ( )</w:t>
      </w:r>
      <w:bookmarkEnd w:id="8146"/>
    </w:p>
    <w:p w14:paraId="5A0F207C" w14:textId="77777777" w:rsidR="004C02EF" w:rsidRDefault="004C02EF" w:rsidP="004C02EF">
      <w:r>
        <w:t>This function returns a String value. The contents of the String are implementation-dependent, but are intended to represent the “date” portion of the Date in the current time zone in a convenient, human-readable form.</w:t>
      </w:r>
    </w:p>
    <w:p w14:paraId="115E1D33" w14:textId="77777777" w:rsidR="004C02EF" w:rsidRDefault="004C02EF" w:rsidP="004C02EF">
      <w:pPr>
        <w:pStyle w:val="40"/>
        <w:numPr>
          <w:ilvl w:val="0"/>
          <w:numId w:val="0"/>
        </w:numPr>
      </w:pPr>
      <w:bookmarkStart w:id="8151" w:name="_Ref456012539"/>
      <w:r>
        <w:t>15.9.5.4</w:t>
      </w:r>
      <w:r>
        <w:tab/>
        <w:t>Date.prototype.toTimeString ( )</w:t>
      </w:r>
      <w:bookmarkEnd w:id="8151"/>
    </w:p>
    <w:p w14:paraId="6292F36F" w14:textId="77777777" w:rsidR="004C02EF" w:rsidRDefault="004C02EF" w:rsidP="004C02EF">
      <w:r>
        <w:t>This function returns a String value. The contents of the String are implementation-dependent, but are intended to represent the “time” portion of the Date in the current time zone in a convenient, human-readable form.</w:t>
      </w:r>
    </w:p>
    <w:p w14:paraId="3A91D539" w14:textId="77777777" w:rsidR="004C02EF" w:rsidRDefault="004C02EF" w:rsidP="004C02EF">
      <w:pPr>
        <w:pStyle w:val="40"/>
        <w:numPr>
          <w:ilvl w:val="0"/>
          <w:numId w:val="0"/>
        </w:numPr>
      </w:pPr>
      <w:bookmarkStart w:id="8152" w:name="_Ref456012565"/>
      <w:r>
        <w:t>15.9.5.5</w:t>
      </w:r>
      <w:r>
        <w:tab/>
        <w:t>Date.prototype.toLocaleString</w:t>
      </w:r>
      <w:bookmarkEnd w:id="8147"/>
      <w:r>
        <w:t xml:space="preserve"> ( )</w:t>
      </w:r>
      <w:bookmarkEnd w:id="8148"/>
      <w:bookmarkEnd w:id="8152"/>
    </w:p>
    <w:p w14:paraId="07ADB4C4" w14:textId="77777777" w:rsidR="004C02EF" w:rsidRDefault="004C02EF" w:rsidP="004C02EF">
      <w:r>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2DFC7A80" w14:textId="77777777" w:rsidR="004C02EF" w:rsidRDefault="004C02EF" w:rsidP="004C02EF">
      <w:pPr>
        <w:pStyle w:val="Note"/>
      </w:pPr>
      <w:r w:rsidRPr="00D72123">
        <w:t>NOTE</w:t>
      </w:r>
      <w:r w:rsidRPr="00D72123">
        <w:tab/>
        <w:t>The first parameter to this function is likely to be used in a future version of this standard; it is recommended that implementations do not use this parameter position for anything else.</w:t>
      </w:r>
    </w:p>
    <w:p w14:paraId="49F45C49" w14:textId="77777777" w:rsidR="004C02EF" w:rsidRDefault="004C02EF" w:rsidP="004C02EF">
      <w:pPr>
        <w:pStyle w:val="40"/>
        <w:numPr>
          <w:ilvl w:val="0"/>
          <w:numId w:val="0"/>
        </w:numPr>
      </w:pPr>
      <w:bookmarkStart w:id="8153" w:name="_Ref456012548"/>
      <w:r>
        <w:t>15.9.5.6</w:t>
      </w:r>
      <w:r>
        <w:tab/>
        <w:t>Date.prototype.toLocaleDateString ( )</w:t>
      </w:r>
      <w:bookmarkEnd w:id="8153"/>
    </w:p>
    <w:p w14:paraId="3E8549EA" w14:textId="77777777" w:rsidR="004C02EF" w:rsidRDefault="004C02EF" w:rsidP="004C02EF">
      <w:r>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1A717758" w14:textId="77777777" w:rsidR="004C02EF" w:rsidRDefault="004C02EF" w:rsidP="004C02EF">
      <w:pPr>
        <w:pStyle w:val="Note"/>
      </w:pPr>
      <w:r w:rsidRPr="00D72123">
        <w:t>NOTE</w:t>
      </w:r>
      <w:r w:rsidRPr="00D72123">
        <w:tab/>
        <w:t>The first parameter to this function is likely to be used in a future version of this standard; it is recommended that implementations do not use this parameter position for anything else.</w:t>
      </w:r>
    </w:p>
    <w:p w14:paraId="0DFC1C93" w14:textId="77777777" w:rsidR="004C02EF" w:rsidRDefault="004C02EF" w:rsidP="004C02EF">
      <w:pPr>
        <w:pStyle w:val="40"/>
        <w:numPr>
          <w:ilvl w:val="0"/>
          <w:numId w:val="0"/>
        </w:numPr>
      </w:pPr>
      <w:bookmarkStart w:id="8154" w:name="_Ref456012554"/>
      <w:r>
        <w:t>15.9.5.7</w:t>
      </w:r>
      <w:r>
        <w:tab/>
        <w:t>Date.prototype.toLocaleTimeString ( )</w:t>
      </w:r>
      <w:bookmarkEnd w:id="8154"/>
    </w:p>
    <w:p w14:paraId="1BE0F052" w14:textId="77777777" w:rsidR="004C02EF" w:rsidRDefault="004C02EF" w:rsidP="004C02EF">
      <w:r>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1F70471E" w14:textId="77777777" w:rsidR="004C02EF" w:rsidRDefault="004C02EF" w:rsidP="004C02EF">
      <w:pPr>
        <w:pStyle w:val="Note"/>
      </w:pPr>
      <w:r w:rsidRPr="00D72123">
        <w:t>NOTE</w:t>
      </w:r>
      <w:r w:rsidRPr="00D72123">
        <w:tab/>
        <w:t>The first parameter to this function is likely to be used in a future version of this standard; it is recommended that implementations do not use this parameter position for anything else.</w:t>
      </w:r>
    </w:p>
    <w:p w14:paraId="31650EC2" w14:textId="77777777" w:rsidR="004C02EF" w:rsidRDefault="004C02EF" w:rsidP="004C02EF">
      <w:pPr>
        <w:pStyle w:val="40"/>
        <w:numPr>
          <w:ilvl w:val="0"/>
          <w:numId w:val="0"/>
        </w:numPr>
      </w:pPr>
      <w:bookmarkStart w:id="8155" w:name="_Ref456012407"/>
      <w:r>
        <w:t>15.9.5.8</w:t>
      </w:r>
      <w:r>
        <w:tab/>
        <w:t>Date.prototype.valueOf</w:t>
      </w:r>
      <w:bookmarkEnd w:id="8149"/>
      <w:r>
        <w:t xml:space="preserve"> ( )</w:t>
      </w:r>
      <w:bookmarkEnd w:id="8150"/>
      <w:bookmarkEnd w:id="8155"/>
    </w:p>
    <w:p w14:paraId="0CF3FF8C" w14:textId="77777777" w:rsidR="004C02EF" w:rsidRDefault="004C02EF" w:rsidP="004C02EF">
      <w:r>
        <w:t xml:space="preserve">The </w:t>
      </w:r>
      <w:r>
        <w:rPr>
          <w:rFonts w:ascii="Courier New" w:hAnsi="Courier New"/>
          <w:b/>
        </w:rPr>
        <w:t>valueOf</w:t>
      </w:r>
      <w:r>
        <w:t xml:space="preserve"> function returns a Number, which is this time value.</w:t>
      </w:r>
    </w:p>
    <w:p w14:paraId="079F53E3" w14:textId="77777777" w:rsidR="004C02EF" w:rsidRDefault="004C02EF" w:rsidP="004C02EF">
      <w:pPr>
        <w:pStyle w:val="40"/>
        <w:numPr>
          <w:ilvl w:val="0"/>
          <w:numId w:val="0"/>
        </w:numPr>
      </w:pPr>
      <w:bookmarkStart w:id="8156" w:name="_Toc393690554"/>
      <w:bookmarkStart w:id="8157" w:name="_Ref455972366"/>
      <w:bookmarkStart w:id="8158" w:name="_Ref456028512"/>
      <w:r>
        <w:t>15.9.5.9</w:t>
      </w:r>
      <w:r>
        <w:tab/>
        <w:t>Date.prototype.getTime</w:t>
      </w:r>
      <w:bookmarkEnd w:id="8156"/>
      <w:r>
        <w:t xml:space="preserve"> ( )</w:t>
      </w:r>
      <w:bookmarkEnd w:id="8157"/>
      <w:bookmarkEnd w:id="8158"/>
    </w:p>
    <w:p w14:paraId="0661DD85" w14:textId="77777777" w:rsidR="004C02EF" w:rsidRPr="00D72123" w:rsidRDefault="004C02EF" w:rsidP="004C02EF">
      <w:pPr>
        <w:pStyle w:val="Alg4"/>
        <w:numPr>
          <w:ilvl w:val="0"/>
          <w:numId w:val="256"/>
        </w:numPr>
        <w:spacing w:after="220"/>
      </w:pPr>
      <w:r w:rsidRPr="00D72123">
        <w:t>Return this time value.</w:t>
      </w:r>
      <w:bookmarkStart w:id="8159" w:name="_Toc393690555"/>
    </w:p>
    <w:p w14:paraId="737BF7AD" w14:textId="77777777" w:rsidR="004C02EF" w:rsidRDefault="004C02EF" w:rsidP="004C02EF">
      <w:pPr>
        <w:pStyle w:val="40"/>
        <w:numPr>
          <w:ilvl w:val="0"/>
          <w:numId w:val="0"/>
        </w:numPr>
      </w:pPr>
      <w:bookmarkStart w:id="8160" w:name="_Toc393690556"/>
      <w:bookmarkEnd w:id="8159"/>
      <w:r>
        <w:t>15.9.5.10</w:t>
      </w:r>
      <w:r>
        <w:tab/>
        <w:t>Date.prototype.getFullYear</w:t>
      </w:r>
      <w:bookmarkEnd w:id="8160"/>
      <w:r>
        <w:t xml:space="preserve"> ( )</w:t>
      </w:r>
    </w:p>
    <w:p w14:paraId="75D9A92C" w14:textId="77777777" w:rsidR="004C02EF" w:rsidRPr="00D72123" w:rsidRDefault="004C02EF" w:rsidP="004C02EF">
      <w:pPr>
        <w:pStyle w:val="Alg4"/>
        <w:numPr>
          <w:ilvl w:val="0"/>
          <w:numId w:val="257"/>
        </w:numPr>
      </w:pPr>
      <w:r w:rsidRPr="00D72123">
        <w:t xml:space="preserve">Let </w:t>
      </w:r>
      <w:r w:rsidRPr="00D72123">
        <w:rPr>
          <w:i/>
        </w:rPr>
        <w:t>t</w:t>
      </w:r>
      <w:r w:rsidRPr="00D72123">
        <w:t xml:space="preserve"> be this time value.</w:t>
      </w:r>
    </w:p>
    <w:p w14:paraId="3A3BEA9B" w14:textId="77777777" w:rsidR="004C02EF" w:rsidRPr="00D72123" w:rsidRDefault="004C02EF" w:rsidP="004C02EF">
      <w:pPr>
        <w:pStyle w:val="Alg4"/>
        <w:numPr>
          <w:ilvl w:val="0"/>
          <w:numId w:val="257"/>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27A40C42" w14:textId="77777777" w:rsidR="004C02EF" w:rsidRPr="00D72123" w:rsidRDefault="004C02EF" w:rsidP="004C02EF">
      <w:pPr>
        <w:pStyle w:val="Alg4"/>
        <w:numPr>
          <w:ilvl w:val="0"/>
          <w:numId w:val="257"/>
        </w:numPr>
        <w:spacing w:after="220"/>
      </w:pPr>
      <w:r w:rsidRPr="00D72123">
        <w:t>Return YearFromTime(LocalTime(</w:t>
      </w:r>
      <w:r w:rsidRPr="00D72123">
        <w:rPr>
          <w:i/>
        </w:rPr>
        <w:t>t</w:t>
      </w:r>
      <w:r w:rsidRPr="00D72123">
        <w:t>)).</w:t>
      </w:r>
      <w:bookmarkStart w:id="8161" w:name="_Toc393690557"/>
    </w:p>
    <w:p w14:paraId="5B77128C" w14:textId="77777777" w:rsidR="004C02EF" w:rsidRDefault="004C02EF" w:rsidP="004C02EF">
      <w:pPr>
        <w:pStyle w:val="40"/>
        <w:numPr>
          <w:ilvl w:val="0"/>
          <w:numId w:val="0"/>
        </w:numPr>
      </w:pPr>
      <w:r>
        <w:t>15.9.5.11</w:t>
      </w:r>
      <w:r>
        <w:tab/>
        <w:t>Date.prototype.getUTCFullYear</w:t>
      </w:r>
      <w:bookmarkEnd w:id="8161"/>
      <w:r>
        <w:t xml:space="preserve"> ( )</w:t>
      </w:r>
    </w:p>
    <w:p w14:paraId="020F6525" w14:textId="77777777" w:rsidR="004C02EF" w:rsidRPr="00D72123" w:rsidRDefault="004C02EF" w:rsidP="004C02EF">
      <w:pPr>
        <w:pStyle w:val="Alg4"/>
        <w:keepNext/>
        <w:numPr>
          <w:ilvl w:val="0"/>
          <w:numId w:val="258"/>
        </w:numPr>
      </w:pPr>
      <w:r w:rsidRPr="00D72123">
        <w:t xml:space="preserve">Let </w:t>
      </w:r>
      <w:r w:rsidRPr="00D72123">
        <w:rPr>
          <w:i/>
        </w:rPr>
        <w:t>t</w:t>
      </w:r>
      <w:r w:rsidRPr="00D72123">
        <w:t xml:space="preserve"> be this time value.</w:t>
      </w:r>
    </w:p>
    <w:p w14:paraId="23A7FF94" w14:textId="77777777" w:rsidR="004C02EF" w:rsidRPr="00D72123" w:rsidRDefault="004C02EF" w:rsidP="004C02EF">
      <w:pPr>
        <w:pStyle w:val="Alg4"/>
        <w:numPr>
          <w:ilvl w:val="0"/>
          <w:numId w:val="258"/>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7F04A103" w14:textId="77777777" w:rsidR="004C02EF" w:rsidRPr="00D72123" w:rsidRDefault="004C02EF" w:rsidP="004C02EF">
      <w:pPr>
        <w:pStyle w:val="Alg4"/>
        <w:numPr>
          <w:ilvl w:val="0"/>
          <w:numId w:val="258"/>
        </w:numPr>
        <w:spacing w:after="220"/>
      </w:pPr>
      <w:r w:rsidRPr="00D72123">
        <w:t>Return YearFromTime(</w:t>
      </w:r>
      <w:r w:rsidRPr="00D72123">
        <w:rPr>
          <w:i/>
        </w:rPr>
        <w:t>t</w:t>
      </w:r>
      <w:r w:rsidRPr="00D72123">
        <w:t>).</w:t>
      </w:r>
      <w:bookmarkStart w:id="8162" w:name="_Toc393690558"/>
    </w:p>
    <w:p w14:paraId="6FA1F589" w14:textId="77777777" w:rsidR="004C02EF" w:rsidRDefault="004C02EF" w:rsidP="004C02EF">
      <w:pPr>
        <w:pStyle w:val="40"/>
        <w:numPr>
          <w:ilvl w:val="0"/>
          <w:numId w:val="0"/>
        </w:numPr>
      </w:pPr>
      <w:r>
        <w:t>15.9.5.12</w:t>
      </w:r>
      <w:r>
        <w:tab/>
        <w:t>Date.prototype.getMonth</w:t>
      </w:r>
      <w:bookmarkEnd w:id="8162"/>
      <w:r>
        <w:t xml:space="preserve"> ( )</w:t>
      </w:r>
    </w:p>
    <w:p w14:paraId="335575F1" w14:textId="77777777" w:rsidR="004C02EF" w:rsidRPr="00D72123" w:rsidRDefault="004C02EF" w:rsidP="004C02EF">
      <w:pPr>
        <w:pStyle w:val="Alg4"/>
        <w:numPr>
          <w:ilvl w:val="0"/>
          <w:numId w:val="259"/>
        </w:numPr>
      </w:pPr>
      <w:r w:rsidRPr="00D72123">
        <w:t xml:space="preserve">Let </w:t>
      </w:r>
      <w:r w:rsidRPr="00D72123">
        <w:rPr>
          <w:i/>
        </w:rPr>
        <w:t>t</w:t>
      </w:r>
      <w:r w:rsidRPr="00D72123">
        <w:t xml:space="preserve"> be this time value.</w:t>
      </w:r>
    </w:p>
    <w:p w14:paraId="709A6B0D" w14:textId="77777777" w:rsidR="004C02EF" w:rsidRPr="00D72123" w:rsidRDefault="004C02EF" w:rsidP="004C02EF">
      <w:pPr>
        <w:pStyle w:val="Alg4"/>
        <w:numPr>
          <w:ilvl w:val="0"/>
          <w:numId w:val="259"/>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6F09BD04" w14:textId="77777777" w:rsidR="004C02EF" w:rsidRPr="00D72123" w:rsidRDefault="004C02EF" w:rsidP="004C02EF">
      <w:pPr>
        <w:pStyle w:val="Alg4"/>
        <w:numPr>
          <w:ilvl w:val="0"/>
          <w:numId w:val="259"/>
        </w:numPr>
        <w:spacing w:after="220"/>
      </w:pPr>
      <w:r w:rsidRPr="00D72123">
        <w:t>Return MonthFromTime(LocalTime(</w:t>
      </w:r>
      <w:r w:rsidRPr="00D72123">
        <w:rPr>
          <w:i/>
        </w:rPr>
        <w:t>t</w:t>
      </w:r>
      <w:r w:rsidRPr="00D72123">
        <w:t>)).</w:t>
      </w:r>
      <w:bookmarkStart w:id="8163" w:name="_Toc393690559"/>
    </w:p>
    <w:p w14:paraId="63A546D9" w14:textId="77777777" w:rsidR="004C02EF" w:rsidRDefault="004C02EF" w:rsidP="004C02EF">
      <w:pPr>
        <w:pStyle w:val="40"/>
        <w:numPr>
          <w:ilvl w:val="0"/>
          <w:numId w:val="0"/>
        </w:numPr>
      </w:pPr>
      <w:r>
        <w:t>15.9.5.13</w:t>
      </w:r>
      <w:r>
        <w:tab/>
        <w:t>Date.prototype.getUTCMonth</w:t>
      </w:r>
      <w:bookmarkEnd w:id="8163"/>
      <w:r>
        <w:t xml:space="preserve"> ( )</w:t>
      </w:r>
    </w:p>
    <w:p w14:paraId="569BF189" w14:textId="77777777" w:rsidR="004C02EF" w:rsidRPr="00D72123" w:rsidRDefault="004C02EF" w:rsidP="004C02EF">
      <w:pPr>
        <w:pStyle w:val="Alg4"/>
        <w:numPr>
          <w:ilvl w:val="0"/>
          <w:numId w:val="260"/>
        </w:numPr>
      </w:pPr>
      <w:r w:rsidRPr="00D72123">
        <w:t xml:space="preserve">Let </w:t>
      </w:r>
      <w:r w:rsidRPr="00D72123">
        <w:rPr>
          <w:i/>
        </w:rPr>
        <w:t>t</w:t>
      </w:r>
      <w:r w:rsidRPr="00D72123">
        <w:t xml:space="preserve"> be this time value.</w:t>
      </w:r>
    </w:p>
    <w:p w14:paraId="378DF487" w14:textId="77777777" w:rsidR="004C02EF" w:rsidRPr="00D72123" w:rsidRDefault="004C02EF" w:rsidP="004C02EF">
      <w:pPr>
        <w:pStyle w:val="Alg4"/>
        <w:numPr>
          <w:ilvl w:val="0"/>
          <w:numId w:val="260"/>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5BEABE20" w14:textId="77777777" w:rsidR="004C02EF" w:rsidRPr="00D72123" w:rsidRDefault="004C02EF" w:rsidP="004C02EF">
      <w:pPr>
        <w:pStyle w:val="Alg4"/>
        <w:numPr>
          <w:ilvl w:val="0"/>
          <w:numId w:val="260"/>
        </w:numPr>
        <w:spacing w:after="220"/>
      </w:pPr>
      <w:r w:rsidRPr="00D72123">
        <w:t>Return MonthFromTime(</w:t>
      </w:r>
      <w:r w:rsidRPr="00D72123">
        <w:rPr>
          <w:i/>
        </w:rPr>
        <w:t>t</w:t>
      </w:r>
      <w:r w:rsidRPr="00D72123">
        <w:t>).</w:t>
      </w:r>
      <w:bookmarkStart w:id="8164" w:name="_Toc393690560"/>
    </w:p>
    <w:p w14:paraId="578CBEB8" w14:textId="77777777" w:rsidR="004C02EF" w:rsidRDefault="004C02EF" w:rsidP="004C02EF">
      <w:pPr>
        <w:pStyle w:val="40"/>
        <w:numPr>
          <w:ilvl w:val="0"/>
          <w:numId w:val="0"/>
        </w:numPr>
      </w:pPr>
      <w:r>
        <w:t>15.9.5.14</w:t>
      </w:r>
      <w:r>
        <w:tab/>
        <w:t>Date.prototype.getDate</w:t>
      </w:r>
      <w:bookmarkEnd w:id="8164"/>
      <w:r>
        <w:t xml:space="preserve"> ( )</w:t>
      </w:r>
    </w:p>
    <w:p w14:paraId="4D7D84AA" w14:textId="77777777" w:rsidR="004C02EF" w:rsidRPr="00D72123" w:rsidRDefault="004C02EF" w:rsidP="004C02EF">
      <w:pPr>
        <w:pStyle w:val="Alg4"/>
        <w:numPr>
          <w:ilvl w:val="0"/>
          <w:numId w:val="261"/>
        </w:numPr>
      </w:pPr>
      <w:r w:rsidRPr="00D72123">
        <w:t xml:space="preserve">Let </w:t>
      </w:r>
      <w:r w:rsidRPr="00D72123">
        <w:rPr>
          <w:i/>
        </w:rPr>
        <w:t>t</w:t>
      </w:r>
      <w:r w:rsidRPr="00D72123">
        <w:t xml:space="preserve"> be this time value.</w:t>
      </w:r>
    </w:p>
    <w:p w14:paraId="63575635" w14:textId="77777777" w:rsidR="004C02EF" w:rsidRPr="00D72123" w:rsidRDefault="004C02EF" w:rsidP="004C02EF">
      <w:pPr>
        <w:pStyle w:val="Alg4"/>
        <w:numPr>
          <w:ilvl w:val="0"/>
          <w:numId w:val="261"/>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28931109" w14:textId="77777777" w:rsidR="004C02EF" w:rsidRPr="00D72123" w:rsidRDefault="004C02EF" w:rsidP="004C02EF">
      <w:pPr>
        <w:pStyle w:val="Alg4"/>
        <w:numPr>
          <w:ilvl w:val="0"/>
          <w:numId w:val="261"/>
        </w:numPr>
        <w:spacing w:after="220"/>
      </w:pPr>
      <w:r w:rsidRPr="00D72123">
        <w:t>Return DateFromTime(LocalTime(</w:t>
      </w:r>
      <w:r w:rsidRPr="00D72123">
        <w:rPr>
          <w:i/>
        </w:rPr>
        <w:t>t</w:t>
      </w:r>
      <w:r w:rsidRPr="00D72123">
        <w:t>)).</w:t>
      </w:r>
      <w:bookmarkStart w:id="8165" w:name="_Toc393690561"/>
    </w:p>
    <w:p w14:paraId="2D0161AF" w14:textId="77777777" w:rsidR="004C02EF" w:rsidRDefault="004C02EF" w:rsidP="004C02EF">
      <w:pPr>
        <w:pStyle w:val="40"/>
        <w:numPr>
          <w:ilvl w:val="0"/>
          <w:numId w:val="0"/>
        </w:numPr>
      </w:pPr>
      <w:r>
        <w:t>15.9.5.15</w:t>
      </w:r>
      <w:r>
        <w:tab/>
        <w:t>Date.prototype.getUTCDate</w:t>
      </w:r>
      <w:bookmarkEnd w:id="8165"/>
      <w:r>
        <w:t xml:space="preserve"> ( )</w:t>
      </w:r>
    </w:p>
    <w:p w14:paraId="290D4121" w14:textId="77777777" w:rsidR="004C02EF" w:rsidRPr="00D72123" w:rsidRDefault="004C02EF" w:rsidP="004C02EF">
      <w:pPr>
        <w:pStyle w:val="Alg4"/>
        <w:numPr>
          <w:ilvl w:val="0"/>
          <w:numId w:val="262"/>
        </w:numPr>
      </w:pPr>
      <w:r w:rsidRPr="00D72123">
        <w:t xml:space="preserve">Let </w:t>
      </w:r>
      <w:r w:rsidRPr="00D72123">
        <w:rPr>
          <w:i/>
        </w:rPr>
        <w:t>t</w:t>
      </w:r>
      <w:r w:rsidRPr="00D72123">
        <w:t xml:space="preserve"> be this time value.</w:t>
      </w:r>
    </w:p>
    <w:p w14:paraId="7C885E8F" w14:textId="77777777" w:rsidR="004C02EF" w:rsidRPr="00D72123" w:rsidRDefault="004C02EF" w:rsidP="004C02EF">
      <w:pPr>
        <w:pStyle w:val="Alg4"/>
        <w:numPr>
          <w:ilvl w:val="0"/>
          <w:numId w:val="262"/>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16A09068" w14:textId="77777777" w:rsidR="004C02EF" w:rsidRPr="00D72123" w:rsidRDefault="004C02EF" w:rsidP="004C02EF">
      <w:pPr>
        <w:pStyle w:val="Alg4"/>
        <w:numPr>
          <w:ilvl w:val="0"/>
          <w:numId w:val="262"/>
        </w:numPr>
        <w:spacing w:after="220"/>
      </w:pPr>
      <w:r w:rsidRPr="00D72123">
        <w:t>Return DateFromTime(</w:t>
      </w:r>
      <w:r w:rsidRPr="00D72123">
        <w:rPr>
          <w:i/>
        </w:rPr>
        <w:t>t</w:t>
      </w:r>
      <w:r w:rsidRPr="00D72123">
        <w:t>).</w:t>
      </w:r>
      <w:bookmarkStart w:id="8166" w:name="_Toc393690562"/>
    </w:p>
    <w:p w14:paraId="28D0B462" w14:textId="77777777" w:rsidR="004C02EF" w:rsidRDefault="004C02EF" w:rsidP="004C02EF">
      <w:pPr>
        <w:pStyle w:val="40"/>
        <w:numPr>
          <w:ilvl w:val="0"/>
          <w:numId w:val="0"/>
        </w:numPr>
      </w:pPr>
      <w:r>
        <w:t>15.9.5.16</w:t>
      </w:r>
      <w:r>
        <w:tab/>
        <w:t>Date.prototype.getDay</w:t>
      </w:r>
      <w:bookmarkEnd w:id="8166"/>
      <w:r>
        <w:t xml:space="preserve"> ( )</w:t>
      </w:r>
    </w:p>
    <w:p w14:paraId="69A4DBD5" w14:textId="77777777" w:rsidR="004C02EF" w:rsidRPr="00D72123" w:rsidRDefault="004C02EF" w:rsidP="004C02EF">
      <w:pPr>
        <w:pStyle w:val="Alg4"/>
        <w:numPr>
          <w:ilvl w:val="0"/>
          <w:numId w:val="263"/>
        </w:numPr>
      </w:pPr>
      <w:r w:rsidRPr="00D72123">
        <w:t xml:space="preserve">Let </w:t>
      </w:r>
      <w:r w:rsidRPr="00D72123">
        <w:rPr>
          <w:i/>
        </w:rPr>
        <w:t>t</w:t>
      </w:r>
      <w:r w:rsidRPr="00D72123">
        <w:t xml:space="preserve"> be this time value.</w:t>
      </w:r>
    </w:p>
    <w:p w14:paraId="7492581C" w14:textId="77777777" w:rsidR="004C02EF" w:rsidRPr="00D72123" w:rsidRDefault="004C02EF" w:rsidP="004C02EF">
      <w:pPr>
        <w:pStyle w:val="Alg4"/>
        <w:numPr>
          <w:ilvl w:val="0"/>
          <w:numId w:val="263"/>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2D4B334B" w14:textId="77777777" w:rsidR="004C02EF" w:rsidRPr="00D72123" w:rsidRDefault="004C02EF" w:rsidP="004C02EF">
      <w:pPr>
        <w:pStyle w:val="Alg4"/>
        <w:numPr>
          <w:ilvl w:val="0"/>
          <w:numId w:val="263"/>
        </w:numPr>
        <w:spacing w:after="220"/>
      </w:pPr>
      <w:r w:rsidRPr="00D72123">
        <w:t>Return WeekDay(LocalTime(</w:t>
      </w:r>
      <w:r w:rsidRPr="00D72123">
        <w:rPr>
          <w:i/>
        </w:rPr>
        <w:t>t</w:t>
      </w:r>
      <w:r w:rsidRPr="00D72123">
        <w:t>)).</w:t>
      </w:r>
      <w:bookmarkStart w:id="8167" w:name="_Toc393690563"/>
    </w:p>
    <w:p w14:paraId="38FB874F" w14:textId="77777777" w:rsidR="004C02EF" w:rsidRDefault="004C02EF" w:rsidP="004C02EF">
      <w:pPr>
        <w:pStyle w:val="40"/>
        <w:numPr>
          <w:ilvl w:val="0"/>
          <w:numId w:val="0"/>
        </w:numPr>
      </w:pPr>
      <w:r>
        <w:t>15.9.5.17</w:t>
      </w:r>
      <w:r>
        <w:tab/>
        <w:t>Date.prototype.getUTCDay</w:t>
      </w:r>
      <w:bookmarkEnd w:id="8167"/>
      <w:r>
        <w:t xml:space="preserve"> ( )</w:t>
      </w:r>
    </w:p>
    <w:p w14:paraId="2482AAFB" w14:textId="77777777" w:rsidR="004C02EF" w:rsidRPr="00D72123" w:rsidRDefault="004C02EF" w:rsidP="004C02EF">
      <w:pPr>
        <w:pStyle w:val="Alg4"/>
        <w:numPr>
          <w:ilvl w:val="0"/>
          <w:numId w:val="264"/>
        </w:numPr>
      </w:pPr>
      <w:r w:rsidRPr="00D72123">
        <w:t xml:space="preserve">Let </w:t>
      </w:r>
      <w:r w:rsidRPr="00D72123">
        <w:rPr>
          <w:i/>
        </w:rPr>
        <w:t>t</w:t>
      </w:r>
      <w:r w:rsidRPr="00D72123">
        <w:t xml:space="preserve"> be this time value.</w:t>
      </w:r>
    </w:p>
    <w:p w14:paraId="43E62B63" w14:textId="77777777" w:rsidR="004C02EF" w:rsidRPr="00D72123" w:rsidRDefault="004C02EF" w:rsidP="004C02EF">
      <w:pPr>
        <w:pStyle w:val="Alg4"/>
        <w:numPr>
          <w:ilvl w:val="0"/>
          <w:numId w:val="264"/>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701B4463" w14:textId="77777777" w:rsidR="004C02EF" w:rsidRPr="00D72123" w:rsidRDefault="004C02EF" w:rsidP="004C02EF">
      <w:pPr>
        <w:pStyle w:val="Alg4"/>
        <w:numPr>
          <w:ilvl w:val="0"/>
          <w:numId w:val="264"/>
        </w:numPr>
        <w:spacing w:after="220"/>
      </w:pPr>
      <w:r w:rsidRPr="00D72123">
        <w:t>Return WeekDay(</w:t>
      </w:r>
      <w:r w:rsidRPr="00D72123">
        <w:rPr>
          <w:i/>
        </w:rPr>
        <w:t>t</w:t>
      </w:r>
      <w:r w:rsidRPr="00D72123">
        <w:t>).</w:t>
      </w:r>
      <w:bookmarkStart w:id="8168" w:name="_Toc393690564"/>
    </w:p>
    <w:p w14:paraId="611B787B" w14:textId="77777777" w:rsidR="004C02EF" w:rsidRDefault="004C02EF" w:rsidP="004C02EF">
      <w:pPr>
        <w:pStyle w:val="40"/>
        <w:numPr>
          <w:ilvl w:val="0"/>
          <w:numId w:val="0"/>
        </w:numPr>
      </w:pPr>
      <w:r>
        <w:t>15.9.5.18</w:t>
      </w:r>
      <w:r>
        <w:tab/>
        <w:t>Date.prototype.getHours</w:t>
      </w:r>
      <w:bookmarkEnd w:id="8168"/>
      <w:r>
        <w:t xml:space="preserve"> ( )</w:t>
      </w:r>
    </w:p>
    <w:p w14:paraId="75EA03E3" w14:textId="77777777" w:rsidR="004C02EF" w:rsidRPr="00D72123" w:rsidRDefault="004C02EF" w:rsidP="004C02EF">
      <w:pPr>
        <w:pStyle w:val="Alg4"/>
        <w:keepNext/>
        <w:numPr>
          <w:ilvl w:val="0"/>
          <w:numId w:val="265"/>
        </w:numPr>
      </w:pPr>
      <w:r w:rsidRPr="00D72123">
        <w:t xml:space="preserve">Let </w:t>
      </w:r>
      <w:r w:rsidRPr="00D72123">
        <w:rPr>
          <w:i/>
        </w:rPr>
        <w:t>t</w:t>
      </w:r>
      <w:r w:rsidRPr="00D72123">
        <w:t xml:space="preserve"> be this time value.</w:t>
      </w:r>
    </w:p>
    <w:p w14:paraId="2DA40950" w14:textId="77777777" w:rsidR="004C02EF" w:rsidRPr="00D72123" w:rsidRDefault="004C02EF" w:rsidP="004C02EF">
      <w:pPr>
        <w:pStyle w:val="Alg4"/>
        <w:keepNext/>
        <w:numPr>
          <w:ilvl w:val="0"/>
          <w:numId w:val="265"/>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090600A2" w14:textId="77777777" w:rsidR="004C02EF" w:rsidRPr="00D72123" w:rsidRDefault="004C02EF" w:rsidP="004C02EF">
      <w:pPr>
        <w:pStyle w:val="Alg4"/>
        <w:numPr>
          <w:ilvl w:val="0"/>
          <w:numId w:val="265"/>
        </w:numPr>
        <w:spacing w:after="220"/>
      </w:pPr>
      <w:r w:rsidRPr="00D72123">
        <w:t>Return HourFromTime(LocalTime(</w:t>
      </w:r>
      <w:r w:rsidRPr="00D72123">
        <w:rPr>
          <w:i/>
        </w:rPr>
        <w:t>t</w:t>
      </w:r>
      <w:r w:rsidRPr="00D72123">
        <w:t>)).</w:t>
      </w:r>
      <w:bookmarkStart w:id="8169" w:name="_Toc393690565"/>
    </w:p>
    <w:p w14:paraId="4652EDAA" w14:textId="77777777" w:rsidR="004C02EF" w:rsidRDefault="004C02EF" w:rsidP="004C02EF">
      <w:pPr>
        <w:pStyle w:val="40"/>
        <w:numPr>
          <w:ilvl w:val="0"/>
          <w:numId w:val="0"/>
        </w:numPr>
      </w:pPr>
      <w:r>
        <w:t>15.9.5.19</w:t>
      </w:r>
      <w:r>
        <w:tab/>
        <w:t>Date.prototype.getUTCHours</w:t>
      </w:r>
      <w:bookmarkEnd w:id="8169"/>
      <w:r>
        <w:t xml:space="preserve"> ( )</w:t>
      </w:r>
    </w:p>
    <w:p w14:paraId="7674700A" w14:textId="77777777" w:rsidR="004C02EF" w:rsidRPr="00D72123" w:rsidRDefault="004C02EF" w:rsidP="004C02EF">
      <w:pPr>
        <w:pStyle w:val="Alg4"/>
        <w:numPr>
          <w:ilvl w:val="0"/>
          <w:numId w:val="266"/>
        </w:numPr>
      </w:pPr>
      <w:r w:rsidRPr="00D72123">
        <w:t xml:space="preserve">Let </w:t>
      </w:r>
      <w:r w:rsidRPr="00D72123">
        <w:rPr>
          <w:i/>
        </w:rPr>
        <w:t>t</w:t>
      </w:r>
      <w:r w:rsidRPr="00D72123">
        <w:t xml:space="preserve"> be this time value.</w:t>
      </w:r>
    </w:p>
    <w:p w14:paraId="6BFB354D" w14:textId="77777777" w:rsidR="004C02EF" w:rsidRPr="00D72123" w:rsidRDefault="004C02EF" w:rsidP="004C02EF">
      <w:pPr>
        <w:pStyle w:val="Alg4"/>
        <w:numPr>
          <w:ilvl w:val="0"/>
          <w:numId w:val="266"/>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1F38CCFA" w14:textId="77777777" w:rsidR="004C02EF" w:rsidRPr="00D72123" w:rsidRDefault="004C02EF" w:rsidP="004C02EF">
      <w:pPr>
        <w:pStyle w:val="Alg4"/>
        <w:numPr>
          <w:ilvl w:val="0"/>
          <w:numId w:val="266"/>
        </w:numPr>
        <w:spacing w:after="220"/>
      </w:pPr>
      <w:r w:rsidRPr="00D72123">
        <w:t>Return HourFromTime(</w:t>
      </w:r>
      <w:r w:rsidRPr="00D72123">
        <w:rPr>
          <w:i/>
        </w:rPr>
        <w:t>t</w:t>
      </w:r>
      <w:r w:rsidRPr="00D72123">
        <w:t>).</w:t>
      </w:r>
      <w:bookmarkStart w:id="8170" w:name="_Toc393690566"/>
    </w:p>
    <w:p w14:paraId="611C4BFD" w14:textId="77777777" w:rsidR="004C02EF" w:rsidRDefault="004C02EF" w:rsidP="004C02EF">
      <w:pPr>
        <w:pStyle w:val="40"/>
        <w:numPr>
          <w:ilvl w:val="0"/>
          <w:numId w:val="0"/>
        </w:numPr>
      </w:pPr>
      <w:r>
        <w:t>15.9.5.20</w:t>
      </w:r>
      <w:r>
        <w:tab/>
        <w:t>Date.prototype.getMinutes</w:t>
      </w:r>
      <w:bookmarkEnd w:id="8170"/>
      <w:r>
        <w:t xml:space="preserve"> ( )</w:t>
      </w:r>
    </w:p>
    <w:p w14:paraId="159C1975" w14:textId="77777777" w:rsidR="004C02EF" w:rsidRPr="00D72123" w:rsidRDefault="004C02EF" w:rsidP="004C02EF">
      <w:pPr>
        <w:pStyle w:val="Alg4"/>
        <w:numPr>
          <w:ilvl w:val="0"/>
          <w:numId w:val="267"/>
        </w:numPr>
      </w:pPr>
      <w:r w:rsidRPr="00D72123">
        <w:t xml:space="preserve">Let </w:t>
      </w:r>
      <w:r w:rsidRPr="00D72123">
        <w:rPr>
          <w:i/>
        </w:rPr>
        <w:t>t</w:t>
      </w:r>
      <w:r w:rsidRPr="00D72123">
        <w:t xml:space="preserve"> be this time value.</w:t>
      </w:r>
    </w:p>
    <w:p w14:paraId="20894A3D" w14:textId="77777777" w:rsidR="004C02EF" w:rsidRPr="00D72123" w:rsidRDefault="004C02EF" w:rsidP="004C02EF">
      <w:pPr>
        <w:pStyle w:val="Alg4"/>
        <w:numPr>
          <w:ilvl w:val="0"/>
          <w:numId w:val="267"/>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4DF1CA7F" w14:textId="77777777" w:rsidR="004C02EF" w:rsidRPr="00D72123" w:rsidRDefault="004C02EF" w:rsidP="004C02EF">
      <w:pPr>
        <w:pStyle w:val="Alg4"/>
        <w:numPr>
          <w:ilvl w:val="0"/>
          <w:numId w:val="267"/>
        </w:numPr>
        <w:spacing w:after="220"/>
      </w:pPr>
      <w:r w:rsidRPr="00D72123">
        <w:t>Return MinFromTime(LocalTime(</w:t>
      </w:r>
      <w:r w:rsidRPr="00D72123">
        <w:rPr>
          <w:i/>
        </w:rPr>
        <w:t>t</w:t>
      </w:r>
      <w:r w:rsidRPr="00D72123">
        <w:t>)).</w:t>
      </w:r>
      <w:bookmarkStart w:id="8171" w:name="_Toc393690567"/>
    </w:p>
    <w:p w14:paraId="4FF236CA" w14:textId="77777777" w:rsidR="004C02EF" w:rsidRDefault="004C02EF" w:rsidP="004C02EF">
      <w:pPr>
        <w:pStyle w:val="40"/>
        <w:numPr>
          <w:ilvl w:val="0"/>
          <w:numId w:val="0"/>
        </w:numPr>
      </w:pPr>
      <w:r>
        <w:t>15.9.5.21</w:t>
      </w:r>
      <w:r>
        <w:tab/>
        <w:t>Date.prototype.getUTCMinutes</w:t>
      </w:r>
      <w:bookmarkEnd w:id="8171"/>
      <w:r>
        <w:t xml:space="preserve"> ( )</w:t>
      </w:r>
    </w:p>
    <w:p w14:paraId="1A2CB642" w14:textId="77777777" w:rsidR="004C02EF" w:rsidRPr="00D72123" w:rsidRDefault="004C02EF" w:rsidP="004C02EF">
      <w:pPr>
        <w:pStyle w:val="Alg4"/>
        <w:numPr>
          <w:ilvl w:val="0"/>
          <w:numId w:val="268"/>
        </w:numPr>
      </w:pPr>
      <w:r w:rsidRPr="00D72123">
        <w:t xml:space="preserve">Let </w:t>
      </w:r>
      <w:r w:rsidRPr="00D72123">
        <w:rPr>
          <w:i/>
        </w:rPr>
        <w:t>t</w:t>
      </w:r>
      <w:r w:rsidRPr="00D72123">
        <w:t xml:space="preserve"> be this time value.</w:t>
      </w:r>
    </w:p>
    <w:p w14:paraId="4058B168" w14:textId="77777777" w:rsidR="004C02EF" w:rsidRPr="00D72123" w:rsidRDefault="004C02EF" w:rsidP="004C02EF">
      <w:pPr>
        <w:pStyle w:val="Alg4"/>
        <w:numPr>
          <w:ilvl w:val="0"/>
          <w:numId w:val="268"/>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259ABBCC" w14:textId="77777777" w:rsidR="004C02EF" w:rsidRPr="00D72123" w:rsidRDefault="004C02EF" w:rsidP="004C02EF">
      <w:pPr>
        <w:pStyle w:val="Alg4"/>
        <w:numPr>
          <w:ilvl w:val="0"/>
          <w:numId w:val="268"/>
        </w:numPr>
        <w:spacing w:after="220"/>
      </w:pPr>
      <w:r w:rsidRPr="00D72123">
        <w:t>Return MinFromTime(</w:t>
      </w:r>
      <w:r w:rsidRPr="00D72123">
        <w:rPr>
          <w:i/>
        </w:rPr>
        <w:t>t</w:t>
      </w:r>
      <w:r w:rsidRPr="00D72123">
        <w:t>).</w:t>
      </w:r>
      <w:bookmarkStart w:id="8172" w:name="_Toc393690568"/>
    </w:p>
    <w:p w14:paraId="3C2352DB" w14:textId="77777777" w:rsidR="004C02EF" w:rsidRDefault="004C02EF" w:rsidP="004C02EF">
      <w:pPr>
        <w:pStyle w:val="40"/>
        <w:numPr>
          <w:ilvl w:val="0"/>
          <w:numId w:val="0"/>
        </w:numPr>
      </w:pPr>
      <w:r>
        <w:t>15.9.5.22</w:t>
      </w:r>
      <w:r>
        <w:tab/>
        <w:t>Date.prototype.getSeconds</w:t>
      </w:r>
      <w:bookmarkEnd w:id="8172"/>
      <w:r>
        <w:t xml:space="preserve"> ( )</w:t>
      </w:r>
    </w:p>
    <w:p w14:paraId="322E7BEB" w14:textId="77777777" w:rsidR="004C02EF" w:rsidRPr="00D72123" w:rsidRDefault="004C02EF" w:rsidP="004C02EF">
      <w:pPr>
        <w:pStyle w:val="Alg4"/>
        <w:numPr>
          <w:ilvl w:val="0"/>
          <w:numId w:val="269"/>
        </w:numPr>
      </w:pPr>
      <w:r w:rsidRPr="00D72123">
        <w:t xml:space="preserve">Let </w:t>
      </w:r>
      <w:r w:rsidRPr="00D72123">
        <w:rPr>
          <w:i/>
        </w:rPr>
        <w:t>t</w:t>
      </w:r>
      <w:r w:rsidRPr="00D72123">
        <w:t xml:space="preserve"> be this time value.</w:t>
      </w:r>
    </w:p>
    <w:p w14:paraId="3C54B07A" w14:textId="77777777" w:rsidR="004C02EF" w:rsidRPr="00D72123" w:rsidRDefault="004C02EF" w:rsidP="004C02EF">
      <w:pPr>
        <w:pStyle w:val="Alg4"/>
        <w:numPr>
          <w:ilvl w:val="0"/>
          <w:numId w:val="269"/>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18030473" w14:textId="77777777" w:rsidR="004C02EF" w:rsidRPr="00D72123" w:rsidRDefault="004C02EF" w:rsidP="004C02EF">
      <w:pPr>
        <w:pStyle w:val="Alg4"/>
        <w:numPr>
          <w:ilvl w:val="0"/>
          <w:numId w:val="269"/>
        </w:numPr>
        <w:spacing w:after="220"/>
      </w:pPr>
      <w:r w:rsidRPr="00D72123">
        <w:t>Return SecFromTime(LocalTime(</w:t>
      </w:r>
      <w:r w:rsidRPr="00D72123">
        <w:rPr>
          <w:i/>
        </w:rPr>
        <w:t>t</w:t>
      </w:r>
      <w:r w:rsidRPr="00D72123">
        <w:t>)).</w:t>
      </w:r>
      <w:bookmarkStart w:id="8173" w:name="_Toc393690569"/>
    </w:p>
    <w:p w14:paraId="46CE783C" w14:textId="77777777" w:rsidR="004C02EF" w:rsidRDefault="004C02EF" w:rsidP="004C02EF">
      <w:pPr>
        <w:pStyle w:val="40"/>
        <w:numPr>
          <w:ilvl w:val="0"/>
          <w:numId w:val="0"/>
        </w:numPr>
      </w:pPr>
      <w:r>
        <w:t>15.9.5.23</w:t>
      </w:r>
      <w:r>
        <w:tab/>
        <w:t>Date.prototype.getUTCSeconds</w:t>
      </w:r>
      <w:bookmarkEnd w:id="8173"/>
      <w:r>
        <w:t xml:space="preserve"> ( )</w:t>
      </w:r>
    </w:p>
    <w:p w14:paraId="79E76212" w14:textId="77777777" w:rsidR="004C02EF" w:rsidRPr="00D72123" w:rsidRDefault="004C02EF" w:rsidP="004C02EF">
      <w:pPr>
        <w:pStyle w:val="Alg4"/>
        <w:numPr>
          <w:ilvl w:val="0"/>
          <w:numId w:val="270"/>
        </w:numPr>
      </w:pPr>
      <w:r w:rsidRPr="00D72123">
        <w:t xml:space="preserve">Let </w:t>
      </w:r>
      <w:r w:rsidRPr="00D72123">
        <w:rPr>
          <w:i/>
        </w:rPr>
        <w:t>t</w:t>
      </w:r>
      <w:r w:rsidRPr="00D72123">
        <w:t xml:space="preserve"> be this time value.</w:t>
      </w:r>
    </w:p>
    <w:p w14:paraId="3CAA494C" w14:textId="77777777" w:rsidR="004C02EF" w:rsidRPr="00D72123" w:rsidRDefault="004C02EF" w:rsidP="004C02EF">
      <w:pPr>
        <w:pStyle w:val="Alg4"/>
        <w:numPr>
          <w:ilvl w:val="0"/>
          <w:numId w:val="270"/>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6BCAACB8" w14:textId="77777777" w:rsidR="004C02EF" w:rsidRPr="00D72123" w:rsidRDefault="004C02EF" w:rsidP="004C02EF">
      <w:pPr>
        <w:pStyle w:val="Alg4"/>
        <w:numPr>
          <w:ilvl w:val="0"/>
          <w:numId w:val="270"/>
        </w:numPr>
        <w:spacing w:after="220"/>
      </w:pPr>
      <w:r w:rsidRPr="00D72123">
        <w:t>Return SecFromTime(</w:t>
      </w:r>
      <w:r w:rsidRPr="00D72123">
        <w:rPr>
          <w:i/>
        </w:rPr>
        <w:t>t</w:t>
      </w:r>
      <w:r w:rsidRPr="00D72123">
        <w:t>).</w:t>
      </w:r>
      <w:bookmarkStart w:id="8174" w:name="_Toc393690570"/>
    </w:p>
    <w:p w14:paraId="5950ECF4" w14:textId="77777777" w:rsidR="004C02EF" w:rsidRDefault="004C02EF" w:rsidP="004C02EF">
      <w:pPr>
        <w:pStyle w:val="40"/>
        <w:numPr>
          <w:ilvl w:val="0"/>
          <w:numId w:val="0"/>
        </w:numPr>
      </w:pPr>
      <w:r>
        <w:t>15.9.5.24</w:t>
      </w:r>
      <w:r>
        <w:tab/>
        <w:t>Date.prototype.getMilliseconds</w:t>
      </w:r>
      <w:bookmarkEnd w:id="8174"/>
      <w:r>
        <w:t xml:space="preserve"> ( )</w:t>
      </w:r>
    </w:p>
    <w:p w14:paraId="109F2BE1" w14:textId="77777777" w:rsidR="004C02EF" w:rsidRPr="00D72123" w:rsidRDefault="004C02EF" w:rsidP="004C02EF">
      <w:pPr>
        <w:pStyle w:val="Alg4"/>
        <w:numPr>
          <w:ilvl w:val="0"/>
          <w:numId w:val="271"/>
        </w:numPr>
      </w:pPr>
      <w:r w:rsidRPr="00D72123">
        <w:t xml:space="preserve">Let </w:t>
      </w:r>
      <w:r w:rsidRPr="00D72123">
        <w:rPr>
          <w:i/>
        </w:rPr>
        <w:t>t</w:t>
      </w:r>
      <w:r w:rsidRPr="00D72123">
        <w:t xml:space="preserve"> be this time value.</w:t>
      </w:r>
    </w:p>
    <w:p w14:paraId="4563050B" w14:textId="77777777" w:rsidR="004C02EF" w:rsidRPr="00D72123" w:rsidRDefault="004C02EF" w:rsidP="004C02EF">
      <w:pPr>
        <w:pStyle w:val="Alg4"/>
        <w:numPr>
          <w:ilvl w:val="0"/>
          <w:numId w:val="271"/>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02C55A94" w14:textId="77777777" w:rsidR="004C02EF" w:rsidRPr="00D72123" w:rsidRDefault="004C02EF" w:rsidP="004C02EF">
      <w:pPr>
        <w:pStyle w:val="Alg4"/>
        <w:numPr>
          <w:ilvl w:val="0"/>
          <w:numId w:val="271"/>
        </w:numPr>
        <w:spacing w:after="220"/>
      </w:pPr>
      <w:r w:rsidRPr="00D72123">
        <w:t>Return msFromTime(LocalTime(</w:t>
      </w:r>
      <w:r w:rsidRPr="00D72123">
        <w:rPr>
          <w:i/>
        </w:rPr>
        <w:t>t</w:t>
      </w:r>
      <w:r w:rsidRPr="00D72123">
        <w:t>)).</w:t>
      </w:r>
      <w:bookmarkStart w:id="8175" w:name="_Toc393690571"/>
    </w:p>
    <w:p w14:paraId="6830A299" w14:textId="77777777" w:rsidR="004C02EF" w:rsidRDefault="004C02EF" w:rsidP="004C02EF">
      <w:pPr>
        <w:pStyle w:val="40"/>
        <w:numPr>
          <w:ilvl w:val="0"/>
          <w:numId w:val="0"/>
        </w:numPr>
      </w:pPr>
      <w:r>
        <w:t>15.9.5.25</w:t>
      </w:r>
      <w:r>
        <w:tab/>
        <w:t>Date.prototype.getUTCMilliseconds</w:t>
      </w:r>
      <w:bookmarkEnd w:id="8175"/>
      <w:r>
        <w:t xml:space="preserve"> ( )</w:t>
      </w:r>
    </w:p>
    <w:p w14:paraId="2CDAC8B0" w14:textId="77777777" w:rsidR="004C02EF" w:rsidRPr="00D72123" w:rsidRDefault="004C02EF" w:rsidP="004C02EF">
      <w:pPr>
        <w:pStyle w:val="Alg4"/>
        <w:numPr>
          <w:ilvl w:val="0"/>
          <w:numId w:val="272"/>
        </w:numPr>
      </w:pPr>
      <w:r w:rsidRPr="00D72123">
        <w:t xml:space="preserve">Let </w:t>
      </w:r>
      <w:r w:rsidRPr="00D72123">
        <w:rPr>
          <w:i/>
        </w:rPr>
        <w:t>t</w:t>
      </w:r>
      <w:r w:rsidRPr="00D72123">
        <w:t xml:space="preserve"> be this time value.</w:t>
      </w:r>
    </w:p>
    <w:p w14:paraId="6051D124" w14:textId="77777777" w:rsidR="004C02EF" w:rsidRPr="00D72123" w:rsidRDefault="004C02EF" w:rsidP="004C02EF">
      <w:pPr>
        <w:pStyle w:val="Alg4"/>
        <w:numPr>
          <w:ilvl w:val="0"/>
          <w:numId w:val="272"/>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3DD13DAD" w14:textId="77777777" w:rsidR="004C02EF" w:rsidRPr="00D72123" w:rsidRDefault="004C02EF" w:rsidP="004C02EF">
      <w:pPr>
        <w:pStyle w:val="Alg4"/>
        <w:numPr>
          <w:ilvl w:val="0"/>
          <w:numId w:val="272"/>
        </w:numPr>
        <w:spacing w:after="220"/>
      </w:pPr>
      <w:r w:rsidRPr="00D72123">
        <w:t>Return msFromTime(</w:t>
      </w:r>
      <w:r w:rsidRPr="00D72123">
        <w:rPr>
          <w:i/>
        </w:rPr>
        <w:t>t</w:t>
      </w:r>
      <w:r w:rsidRPr="00D72123">
        <w:t>).</w:t>
      </w:r>
      <w:bookmarkStart w:id="8176" w:name="_Toc393690572"/>
    </w:p>
    <w:p w14:paraId="1F37E965" w14:textId="77777777" w:rsidR="004C02EF" w:rsidRDefault="004C02EF" w:rsidP="004C02EF">
      <w:pPr>
        <w:pStyle w:val="40"/>
        <w:numPr>
          <w:ilvl w:val="0"/>
          <w:numId w:val="0"/>
        </w:numPr>
      </w:pPr>
      <w:r>
        <w:t>15.9.5.26</w:t>
      </w:r>
      <w:r>
        <w:tab/>
        <w:t>Date.prototype.getTimezoneOffset</w:t>
      </w:r>
      <w:bookmarkEnd w:id="8176"/>
      <w:r>
        <w:t xml:space="preserve"> ( )</w:t>
      </w:r>
    </w:p>
    <w:p w14:paraId="3F018F79" w14:textId="77777777" w:rsidR="004C02EF" w:rsidRDefault="004C02EF" w:rsidP="004C02EF">
      <w:r>
        <w:t>Returns the difference between local time and UTC time in minutes.</w:t>
      </w:r>
    </w:p>
    <w:p w14:paraId="39E9EF3F" w14:textId="77777777" w:rsidR="004C02EF" w:rsidRPr="00D72123" w:rsidRDefault="004C02EF" w:rsidP="004C02EF">
      <w:pPr>
        <w:pStyle w:val="Alg4"/>
        <w:numPr>
          <w:ilvl w:val="0"/>
          <w:numId w:val="273"/>
        </w:numPr>
      </w:pPr>
      <w:r w:rsidRPr="00D72123">
        <w:t xml:space="preserve">Let </w:t>
      </w:r>
      <w:r w:rsidRPr="00D72123">
        <w:rPr>
          <w:i/>
        </w:rPr>
        <w:t>t</w:t>
      </w:r>
      <w:r w:rsidRPr="00D72123">
        <w:t xml:space="preserve"> be this time value.</w:t>
      </w:r>
    </w:p>
    <w:p w14:paraId="5E8C1901" w14:textId="77777777" w:rsidR="004C02EF" w:rsidRPr="00D72123" w:rsidRDefault="004C02EF" w:rsidP="004C02EF">
      <w:pPr>
        <w:pStyle w:val="Alg4"/>
        <w:numPr>
          <w:ilvl w:val="0"/>
          <w:numId w:val="273"/>
        </w:numPr>
      </w:pPr>
      <w:r w:rsidRPr="00D72123">
        <w:t xml:space="preserve">If </w:t>
      </w:r>
      <w:r w:rsidRPr="00D72123">
        <w:rPr>
          <w:i/>
        </w:rPr>
        <w:t>t</w:t>
      </w:r>
      <w:r w:rsidRPr="00D72123">
        <w:t xml:space="preserve"> is </w:t>
      </w:r>
      <w:r w:rsidRPr="00D72123">
        <w:rPr>
          <w:b/>
        </w:rPr>
        <w:t>NaN</w:t>
      </w:r>
      <w:r w:rsidRPr="00D72123">
        <w:t xml:space="preserve">, return </w:t>
      </w:r>
      <w:r w:rsidRPr="00D72123">
        <w:rPr>
          <w:b/>
        </w:rPr>
        <w:t>NaN</w:t>
      </w:r>
      <w:r w:rsidRPr="00D72123">
        <w:t>.</w:t>
      </w:r>
    </w:p>
    <w:p w14:paraId="3FA82264" w14:textId="77777777" w:rsidR="004C02EF" w:rsidRPr="00D72123" w:rsidRDefault="004C02EF" w:rsidP="004C02EF">
      <w:pPr>
        <w:pStyle w:val="Alg4"/>
        <w:numPr>
          <w:ilvl w:val="0"/>
          <w:numId w:val="273"/>
        </w:numPr>
        <w:spacing w:after="220"/>
      </w:pPr>
      <w:r w:rsidRPr="00D72123">
        <w:t>Return (</w:t>
      </w:r>
      <w:r w:rsidRPr="00D72123">
        <w:rPr>
          <w:i/>
        </w:rPr>
        <w:t>t</w:t>
      </w:r>
      <w:r w:rsidRPr="00D72123">
        <w:t xml:space="preserve"> </w:t>
      </w:r>
      <w:r w:rsidRPr="00D72123">
        <w:sym w:font="Symbol" w:char="F02D"/>
      </w:r>
      <w:r w:rsidRPr="00D72123">
        <w:t xml:space="preserve"> LocalTime(</w:t>
      </w:r>
      <w:r w:rsidRPr="00D72123">
        <w:rPr>
          <w:i/>
        </w:rPr>
        <w:t>t</w:t>
      </w:r>
      <w:r w:rsidRPr="00D72123">
        <w:t>)) / msPerMinute.</w:t>
      </w:r>
      <w:bookmarkStart w:id="8177" w:name="_Toc393690573"/>
    </w:p>
    <w:p w14:paraId="303C26CD" w14:textId="77777777" w:rsidR="004C02EF" w:rsidRDefault="004C02EF" w:rsidP="004C02EF">
      <w:pPr>
        <w:pStyle w:val="40"/>
        <w:numPr>
          <w:ilvl w:val="0"/>
          <w:numId w:val="0"/>
        </w:numPr>
      </w:pPr>
      <w:bookmarkStart w:id="8178" w:name="_Hlt455975912"/>
      <w:bookmarkStart w:id="8179" w:name="_Ref455972372"/>
      <w:bookmarkEnd w:id="8178"/>
      <w:r>
        <w:t>15.9.5.27</w:t>
      </w:r>
      <w:r>
        <w:tab/>
        <w:t>Date.prototype.setTime (time</w:t>
      </w:r>
      <w:bookmarkEnd w:id="8177"/>
      <w:r>
        <w:t>)</w:t>
      </w:r>
      <w:bookmarkEnd w:id="8179"/>
    </w:p>
    <w:p w14:paraId="0EA96376" w14:textId="77777777" w:rsidR="004C02EF" w:rsidRPr="00D72123" w:rsidRDefault="004C02EF" w:rsidP="004C02EF">
      <w:pPr>
        <w:pStyle w:val="Alg4"/>
        <w:numPr>
          <w:ilvl w:val="0"/>
          <w:numId w:val="274"/>
        </w:numPr>
      </w:pPr>
      <w:r w:rsidRPr="00D72123">
        <w:t xml:space="preserve">Let </w:t>
      </w:r>
      <w:r w:rsidRPr="00D72123">
        <w:rPr>
          <w:i/>
        </w:rPr>
        <w:t>v</w:t>
      </w:r>
      <w:r w:rsidRPr="00D72123">
        <w:t xml:space="preserve"> be TimeClip(ToNumber(</w:t>
      </w:r>
      <w:r w:rsidRPr="00D72123">
        <w:rPr>
          <w:i/>
        </w:rPr>
        <w:t>time</w:t>
      </w:r>
      <w:r w:rsidRPr="00D72123">
        <w:t>)).</w:t>
      </w:r>
    </w:p>
    <w:p w14:paraId="1359694E" w14:textId="77777777" w:rsidR="004C02EF" w:rsidRPr="00D72123" w:rsidRDefault="004C02EF" w:rsidP="004C02EF">
      <w:pPr>
        <w:pStyle w:val="Alg4"/>
        <w:numPr>
          <w:ilvl w:val="0"/>
          <w:numId w:val="274"/>
        </w:numPr>
      </w:pPr>
      <w:r w:rsidRPr="00D72123">
        <w:t xml:space="preserve">Set the [[PrimitiveValue]] internal property of this Date object to </w:t>
      </w:r>
      <w:r w:rsidRPr="00D72123">
        <w:rPr>
          <w:i/>
        </w:rPr>
        <w:t>v</w:t>
      </w:r>
      <w:r w:rsidRPr="00D72123">
        <w:t>.</w:t>
      </w:r>
    </w:p>
    <w:p w14:paraId="68299B18" w14:textId="77777777" w:rsidR="004C02EF" w:rsidRPr="00D72123" w:rsidRDefault="004C02EF" w:rsidP="004C02EF">
      <w:pPr>
        <w:pStyle w:val="Alg4"/>
        <w:numPr>
          <w:ilvl w:val="0"/>
          <w:numId w:val="274"/>
        </w:numPr>
        <w:spacing w:after="220"/>
      </w:pPr>
      <w:r w:rsidRPr="00D72123">
        <w:t xml:space="preserve">Return </w:t>
      </w:r>
      <w:r w:rsidRPr="00D72123">
        <w:rPr>
          <w:i/>
        </w:rPr>
        <w:t>v</w:t>
      </w:r>
      <w:r w:rsidRPr="00D72123">
        <w:t>.</w:t>
      </w:r>
      <w:bookmarkStart w:id="8180" w:name="_Toc393690574"/>
    </w:p>
    <w:p w14:paraId="1F2FC5AE" w14:textId="77777777" w:rsidR="004C02EF" w:rsidRDefault="004C02EF" w:rsidP="004C02EF">
      <w:pPr>
        <w:pStyle w:val="40"/>
        <w:numPr>
          <w:ilvl w:val="0"/>
          <w:numId w:val="0"/>
        </w:numPr>
      </w:pPr>
      <w:r>
        <w:t>15.9.5.28</w:t>
      </w:r>
      <w:r>
        <w:tab/>
        <w:t>Date.prototype.setMilliseconds (ms</w:t>
      </w:r>
      <w:bookmarkEnd w:id="8180"/>
      <w:r>
        <w:t>)</w:t>
      </w:r>
    </w:p>
    <w:p w14:paraId="06BF7583" w14:textId="77777777" w:rsidR="004C02EF" w:rsidRPr="00D72123" w:rsidRDefault="004C02EF" w:rsidP="004C02EF">
      <w:pPr>
        <w:pStyle w:val="Alg4"/>
        <w:numPr>
          <w:ilvl w:val="0"/>
          <w:numId w:val="275"/>
        </w:numPr>
      </w:pPr>
      <w:r w:rsidRPr="00D72123">
        <w:t xml:space="preserve">Let </w:t>
      </w:r>
      <w:r w:rsidRPr="00D72123">
        <w:rPr>
          <w:i/>
        </w:rPr>
        <w:t>t</w:t>
      </w:r>
      <w:r w:rsidRPr="00D72123">
        <w:t xml:space="preserve"> be the result of LocalTime(this time value).</w:t>
      </w:r>
    </w:p>
    <w:p w14:paraId="7A0BD922" w14:textId="77777777" w:rsidR="004C02EF" w:rsidRPr="00D72123" w:rsidRDefault="004C02EF" w:rsidP="004C02EF">
      <w:pPr>
        <w:pStyle w:val="Alg4"/>
        <w:numPr>
          <w:ilvl w:val="0"/>
          <w:numId w:val="275"/>
        </w:numPr>
      </w:pPr>
      <w:r w:rsidRPr="00D72123">
        <w:t xml:space="preserve">Let </w:t>
      </w:r>
      <w:r w:rsidRPr="00D72123">
        <w:rPr>
          <w:i/>
        </w:rPr>
        <w:t>time</w:t>
      </w:r>
      <w:r w:rsidRPr="00D72123">
        <w:t xml:space="preserve"> be MakeTime(HourFromTime(</w:t>
      </w:r>
      <w:r w:rsidRPr="00D72123">
        <w:rPr>
          <w:i/>
        </w:rPr>
        <w:t>t</w:t>
      </w:r>
      <w:r w:rsidRPr="00D72123">
        <w:t>), MinFromTime(</w:t>
      </w:r>
      <w:r w:rsidRPr="00D72123">
        <w:rPr>
          <w:i/>
        </w:rPr>
        <w:t>t</w:t>
      </w:r>
      <w:r w:rsidRPr="00D72123">
        <w:t>), SecFromTime(</w:t>
      </w:r>
      <w:r w:rsidRPr="00D72123">
        <w:rPr>
          <w:i/>
        </w:rPr>
        <w:t>t</w:t>
      </w:r>
      <w:r w:rsidRPr="00D72123">
        <w:t>), ToNumber(</w:t>
      </w:r>
      <w:r w:rsidRPr="00D72123">
        <w:rPr>
          <w:i/>
        </w:rPr>
        <w:t>ms</w:t>
      </w:r>
      <w:r w:rsidRPr="00D72123">
        <w:t>)).</w:t>
      </w:r>
    </w:p>
    <w:p w14:paraId="3395F68C" w14:textId="77777777" w:rsidR="004C02EF" w:rsidRPr="00D72123" w:rsidRDefault="004C02EF" w:rsidP="004C02EF">
      <w:pPr>
        <w:pStyle w:val="Alg4"/>
        <w:numPr>
          <w:ilvl w:val="0"/>
          <w:numId w:val="275"/>
        </w:numPr>
      </w:pPr>
      <w:r w:rsidRPr="00D72123">
        <w:t xml:space="preserve">Let </w:t>
      </w:r>
      <w:r w:rsidRPr="00D72123">
        <w:rPr>
          <w:i/>
        </w:rPr>
        <w:t>u</w:t>
      </w:r>
      <w:r w:rsidRPr="00D72123">
        <w:t xml:space="preserve"> be TimeClip(UTC(MakeDate(Day(</w:t>
      </w:r>
      <w:r w:rsidRPr="00D72123">
        <w:rPr>
          <w:i/>
        </w:rPr>
        <w:t>t</w:t>
      </w:r>
      <w:r w:rsidRPr="00D72123">
        <w:t xml:space="preserve">), </w:t>
      </w:r>
      <w:r w:rsidRPr="00D72123">
        <w:rPr>
          <w:i/>
        </w:rPr>
        <w:t>time</w:t>
      </w:r>
      <w:r w:rsidRPr="00D72123">
        <w:t>))).</w:t>
      </w:r>
    </w:p>
    <w:p w14:paraId="1B2022D1" w14:textId="77777777" w:rsidR="004C02EF" w:rsidRPr="00D72123" w:rsidRDefault="004C02EF" w:rsidP="004C02EF">
      <w:pPr>
        <w:pStyle w:val="Alg4"/>
        <w:numPr>
          <w:ilvl w:val="0"/>
          <w:numId w:val="275"/>
        </w:numPr>
      </w:pPr>
      <w:r w:rsidRPr="00D72123">
        <w:t xml:space="preserve">Set the [[PrimitiveValue]] internal property of this Date object to </w:t>
      </w:r>
      <w:r w:rsidRPr="00D72123">
        <w:rPr>
          <w:i/>
        </w:rPr>
        <w:t>u</w:t>
      </w:r>
      <w:r w:rsidRPr="00D72123">
        <w:t>.</w:t>
      </w:r>
    </w:p>
    <w:p w14:paraId="3AE46A1E" w14:textId="77777777" w:rsidR="004C02EF" w:rsidRPr="00D72123" w:rsidRDefault="004C02EF" w:rsidP="004C02EF">
      <w:pPr>
        <w:pStyle w:val="Alg4"/>
        <w:numPr>
          <w:ilvl w:val="0"/>
          <w:numId w:val="275"/>
        </w:numPr>
        <w:spacing w:after="220"/>
      </w:pPr>
      <w:r w:rsidRPr="00D72123">
        <w:t xml:space="preserve">Return </w:t>
      </w:r>
      <w:r w:rsidRPr="00D72123">
        <w:rPr>
          <w:i/>
        </w:rPr>
        <w:t>u</w:t>
      </w:r>
      <w:r w:rsidRPr="00D72123">
        <w:t>.</w:t>
      </w:r>
      <w:bookmarkStart w:id="8181" w:name="_Toc393690575"/>
    </w:p>
    <w:p w14:paraId="67C7D198" w14:textId="77777777" w:rsidR="004C02EF" w:rsidRDefault="004C02EF" w:rsidP="004C02EF">
      <w:pPr>
        <w:pStyle w:val="40"/>
        <w:numPr>
          <w:ilvl w:val="0"/>
          <w:numId w:val="0"/>
        </w:numPr>
      </w:pPr>
      <w:r>
        <w:t>15.9.5.29</w:t>
      </w:r>
      <w:r>
        <w:tab/>
        <w:t>Date.prototype.setUTCMilliseconds (ms</w:t>
      </w:r>
      <w:bookmarkEnd w:id="8181"/>
      <w:r>
        <w:t>)</w:t>
      </w:r>
    </w:p>
    <w:p w14:paraId="77C0A61B" w14:textId="77777777" w:rsidR="004C02EF" w:rsidRPr="00D72123" w:rsidRDefault="004C02EF" w:rsidP="004C02EF">
      <w:pPr>
        <w:pStyle w:val="Alg4"/>
        <w:numPr>
          <w:ilvl w:val="0"/>
          <w:numId w:val="276"/>
        </w:numPr>
      </w:pPr>
      <w:r w:rsidRPr="00D72123">
        <w:t xml:space="preserve">Let </w:t>
      </w:r>
      <w:r w:rsidRPr="00D72123">
        <w:rPr>
          <w:i/>
        </w:rPr>
        <w:t>t</w:t>
      </w:r>
      <w:r w:rsidRPr="00D72123">
        <w:t xml:space="preserve"> be this time value.</w:t>
      </w:r>
    </w:p>
    <w:p w14:paraId="34B15D9C" w14:textId="77777777" w:rsidR="004C02EF" w:rsidRPr="00D72123" w:rsidRDefault="004C02EF" w:rsidP="004C02EF">
      <w:pPr>
        <w:pStyle w:val="Alg4"/>
        <w:numPr>
          <w:ilvl w:val="0"/>
          <w:numId w:val="276"/>
        </w:numPr>
      </w:pPr>
      <w:r w:rsidRPr="00D72123">
        <w:t xml:space="preserve">Let </w:t>
      </w:r>
      <w:r w:rsidRPr="00D72123">
        <w:rPr>
          <w:i/>
        </w:rPr>
        <w:t>time</w:t>
      </w:r>
      <w:r w:rsidRPr="00D72123">
        <w:t xml:space="preserve"> be MakeTime(HourFromTime(</w:t>
      </w:r>
      <w:r w:rsidRPr="00D72123">
        <w:rPr>
          <w:i/>
        </w:rPr>
        <w:t>t</w:t>
      </w:r>
      <w:r w:rsidRPr="00D72123">
        <w:t>), MinFromTime(</w:t>
      </w:r>
      <w:r w:rsidRPr="00D72123">
        <w:rPr>
          <w:i/>
        </w:rPr>
        <w:t>t</w:t>
      </w:r>
      <w:r w:rsidRPr="00D72123">
        <w:t>), SecFromTime(</w:t>
      </w:r>
      <w:r w:rsidRPr="00D72123">
        <w:rPr>
          <w:i/>
        </w:rPr>
        <w:t>t</w:t>
      </w:r>
      <w:r w:rsidRPr="00D72123">
        <w:t>), ToNumber(</w:t>
      </w:r>
      <w:r w:rsidRPr="00D72123">
        <w:rPr>
          <w:i/>
        </w:rPr>
        <w:t>ms</w:t>
      </w:r>
      <w:r w:rsidRPr="00D72123">
        <w:t>)).</w:t>
      </w:r>
    </w:p>
    <w:p w14:paraId="1360F0A2" w14:textId="77777777" w:rsidR="004C02EF" w:rsidRPr="00D72123" w:rsidRDefault="004C02EF" w:rsidP="004C02EF">
      <w:pPr>
        <w:pStyle w:val="Alg4"/>
        <w:numPr>
          <w:ilvl w:val="0"/>
          <w:numId w:val="276"/>
        </w:numPr>
      </w:pPr>
      <w:r w:rsidRPr="00D72123">
        <w:t xml:space="preserve">Let </w:t>
      </w:r>
      <w:r w:rsidRPr="00D72123">
        <w:rPr>
          <w:i/>
        </w:rPr>
        <w:t>v</w:t>
      </w:r>
      <w:r w:rsidRPr="00D72123">
        <w:t xml:space="preserve"> be TimeClip(MakeDate(Day(</w:t>
      </w:r>
      <w:r w:rsidRPr="00D72123">
        <w:rPr>
          <w:i/>
        </w:rPr>
        <w:t>t</w:t>
      </w:r>
      <w:r w:rsidRPr="00D72123">
        <w:t xml:space="preserve">), </w:t>
      </w:r>
      <w:r w:rsidRPr="00D72123">
        <w:rPr>
          <w:i/>
        </w:rPr>
        <w:t>time</w:t>
      </w:r>
      <w:r w:rsidRPr="00D72123">
        <w:t>)).</w:t>
      </w:r>
    </w:p>
    <w:p w14:paraId="08FC2ADB" w14:textId="77777777" w:rsidR="004C02EF" w:rsidRPr="00D72123" w:rsidRDefault="004C02EF" w:rsidP="004C02EF">
      <w:pPr>
        <w:pStyle w:val="Alg4"/>
        <w:numPr>
          <w:ilvl w:val="0"/>
          <w:numId w:val="276"/>
        </w:numPr>
      </w:pPr>
      <w:r w:rsidRPr="00D72123">
        <w:t xml:space="preserve">Set the [[PrimitiveValue]] internal property of this Date object to </w:t>
      </w:r>
      <w:r w:rsidRPr="00D72123">
        <w:rPr>
          <w:i/>
        </w:rPr>
        <w:t>v</w:t>
      </w:r>
      <w:r w:rsidRPr="00D72123">
        <w:t>.</w:t>
      </w:r>
    </w:p>
    <w:p w14:paraId="4D04C948" w14:textId="77777777" w:rsidR="004C02EF" w:rsidRPr="00D72123" w:rsidRDefault="004C02EF" w:rsidP="004C02EF">
      <w:pPr>
        <w:pStyle w:val="Alg4"/>
        <w:numPr>
          <w:ilvl w:val="0"/>
          <w:numId w:val="276"/>
        </w:numPr>
        <w:spacing w:after="220"/>
      </w:pPr>
      <w:r w:rsidRPr="00D72123">
        <w:t xml:space="preserve">Return </w:t>
      </w:r>
      <w:r w:rsidRPr="00D72123">
        <w:rPr>
          <w:i/>
        </w:rPr>
        <w:t>v</w:t>
      </w:r>
      <w:r w:rsidRPr="00D72123">
        <w:t>.</w:t>
      </w:r>
      <w:bookmarkStart w:id="8182" w:name="_Toc393690576"/>
    </w:p>
    <w:p w14:paraId="4BAAB210" w14:textId="77777777" w:rsidR="004C02EF" w:rsidRDefault="004C02EF" w:rsidP="004C02EF">
      <w:pPr>
        <w:pStyle w:val="40"/>
        <w:numPr>
          <w:ilvl w:val="0"/>
          <w:numId w:val="0"/>
        </w:numPr>
      </w:pPr>
      <w:bookmarkStart w:id="8183" w:name="_Ref457709556"/>
      <w:r>
        <w:t>15.9.5.30</w:t>
      </w:r>
      <w:r>
        <w:tab/>
        <w:t xml:space="preserve">Date.prototype.setSeconds (sec [, ms ] </w:t>
      </w:r>
      <w:bookmarkEnd w:id="8182"/>
      <w:r>
        <w:t>)</w:t>
      </w:r>
      <w:bookmarkEnd w:id="8183"/>
    </w:p>
    <w:p w14:paraId="6E7DE0A8"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getMilliseconds()</w:t>
      </w:r>
      <w:r>
        <w:t>.</w:t>
      </w:r>
    </w:p>
    <w:p w14:paraId="6E208CDB" w14:textId="77777777" w:rsidR="004C02EF" w:rsidRPr="00D72123" w:rsidRDefault="004C02EF" w:rsidP="004C02EF">
      <w:pPr>
        <w:pStyle w:val="Alg4"/>
        <w:numPr>
          <w:ilvl w:val="0"/>
          <w:numId w:val="277"/>
        </w:numPr>
      </w:pPr>
      <w:r w:rsidRPr="00D72123">
        <w:t xml:space="preserve">Let </w:t>
      </w:r>
      <w:r w:rsidRPr="00D72123">
        <w:rPr>
          <w:i/>
        </w:rPr>
        <w:t>t</w:t>
      </w:r>
      <w:r w:rsidRPr="00D72123">
        <w:t xml:space="preserve"> be the result of LocalTime(this time value).</w:t>
      </w:r>
    </w:p>
    <w:p w14:paraId="71C8A943" w14:textId="77777777" w:rsidR="004C02EF" w:rsidRPr="00D72123" w:rsidRDefault="004C02EF" w:rsidP="004C02EF">
      <w:pPr>
        <w:pStyle w:val="Alg4"/>
        <w:numPr>
          <w:ilvl w:val="0"/>
          <w:numId w:val="277"/>
        </w:numPr>
      </w:pPr>
      <w:r w:rsidRPr="00D72123">
        <w:t xml:space="preserve">Let </w:t>
      </w:r>
      <w:r w:rsidRPr="00D72123">
        <w:rPr>
          <w:i/>
        </w:rPr>
        <w:t>s</w:t>
      </w:r>
      <w:r w:rsidRPr="00D72123">
        <w:t xml:space="preserve"> be ToNumber(</w:t>
      </w:r>
      <w:r w:rsidRPr="00D72123">
        <w:rPr>
          <w:i/>
        </w:rPr>
        <w:t>sec</w:t>
      </w:r>
      <w:r w:rsidRPr="00D72123">
        <w:t>).</w:t>
      </w:r>
    </w:p>
    <w:p w14:paraId="3A126B59" w14:textId="77777777" w:rsidR="004C02EF" w:rsidRPr="00D72123" w:rsidRDefault="004C02EF" w:rsidP="004C02EF">
      <w:pPr>
        <w:pStyle w:val="Alg4"/>
        <w:numPr>
          <w:ilvl w:val="0"/>
          <w:numId w:val="277"/>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6FAD007C" w14:textId="77777777" w:rsidR="004C02EF" w:rsidRPr="00D72123" w:rsidRDefault="004C02EF" w:rsidP="004C02EF">
      <w:pPr>
        <w:pStyle w:val="Alg4"/>
        <w:numPr>
          <w:ilvl w:val="0"/>
          <w:numId w:val="277"/>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MinFromTime(</w:t>
      </w:r>
      <w:r w:rsidRPr="00D72123">
        <w:rPr>
          <w:i/>
        </w:rPr>
        <w:t>t</w:t>
      </w:r>
      <w:r w:rsidRPr="00D72123">
        <w:t xml:space="preserve">), </w:t>
      </w:r>
      <w:r w:rsidRPr="00D72123">
        <w:rPr>
          <w:i/>
        </w:rPr>
        <w:t>s</w:t>
      </w:r>
      <w:r w:rsidRPr="00D72123">
        <w:t xml:space="preserve">, </w:t>
      </w:r>
      <w:r w:rsidRPr="00D72123">
        <w:rPr>
          <w:i/>
        </w:rPr>
        <w:t>milli</w:t>
      </w:r>
      <w:r w:rsidRPr="00D72123">
        <w:t>)).</w:t>
      </w:r>
    </w:p>
    <w:p w14:paraId="5AF87601" w14:textId="77777777" w:rsidR="004C02EF" w:rsidRPr="00D72123" w:rsidRDefault="004C02EF" w:rsidP="004C02EF">
      <w:pPr>
        <w:pStyle w:val="Alg4"/>
        <w:numPr>
          <w:ilvl w:val="0"/>
          <w:numId w:val="277"/>
        </w:numPr>
      </w:pPr>
      <w:r w:rsidRPr="00D72123">
        <w:t xml:space="preserve">Let </w:t>
      </w:r>
      <w:r w:rsidRPr="00D72123">
        <w:rPr>
          <w:i/>
        </w:rPr>
        <w:t>u</w:t>
      </w:r>
      <w:r w:rsidRPr="00D72123">
        <w:t xml:space="preserve"> be TimeClip(UTC(</w:t>
      </w:r>
      <w:r w:rsidRPr="00D72123">
        <w:rPr>
          <w:i/>
        </w:rPr>
        <w:t>date</w:t>
      </w:r>
      <w:r w:rsidRPr="00D72123">
        <w:t>)).</w:t>
      </w:r>
    </w:p>
    <w:p w14:paraId="08D3E001" w14:textId="77777777" w:rsidR="004C02EF" w:rsidRPr="00D72123" w:rsidRDefault="004C02EF" w:rsidP="004C02EF">
      <w:pPr>
        <w:pStyle w:val="Alg4"/>
        <w:numPr>
          <w:ilvl w:val="0"/>
          <w:numId w:val="277"/>
        </w:numPr>
      </w:pPr>
      <w:r w:rsidRPr="00D72123">
        <w:t xml:space="preserve">Set the [[PrimitiveValue]] internal property of this Date object to </w:t>
      </w:r>
      <w:r w:rsidRPr="00D72123">
        <w:rPr>
          <w:i/>
        </w:rPr>
        <w:t>u</w:t>
      </w:r>
      <w:r w:rsidRPr="00D72123">
        <w:t>.</w:t>
      </w:r>
    </w:p>
    <w:p w14:paraId="43453F75" w14:textId="77777777" w:rsidR="004C02EF" w:rsidRPr="00D72123" w:rsidRDefault="004C02EF" w:rsidP="004C02EF">
      <w:pPr>
        <w:pStyle w:val="Alg4"/>
        <w:numPr>
          <w:ilvl w:val="0"/>
          <w:numId w:val="277"/>
        </w:numPr>
        <w:spacing w:after="220"/>
      </w:pPr>
      <w:r w:rsidRPr="00D72123">
        <w:t xml:space="preserve">Return </w:t>
      </w:r>
      <w:r w:rsidRPr="00D72123">
        <w:rPr>
          <w:i/>
        </w:rPr>
        <w:t>u</w:t>
      </w:r>
      <w:r w:rsidRPr="00D72123">
        <w:t>.</w:t>
      </w:r>
      <w:bookmarkStart w:id="8184" w:name="_Toc393690577"/>
    </w:p>
    <w:p w14:paraId="52A05514"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setSeconds</w:t>
      </w:r>
      <w:r>
        <w:t xml:space="preserve"> method is </w:t>
      </w:r>
      <w:r>
        <w:rPr>
          <w:b/>
        </w:rPr>
        <w:t>2</w:t>
      </w:r>
      <w:r>
        <w:t>.</w:t>
      </w:r>
    </w:p>
    <w:p w14:paraId="6BECB77B" w14:textId="77777777" w:rsidR="004C02EF" w:rsidRDefault="004C02EF" w:rsidP="004C02EF">
      <w:pPr>
        <w:pStyle w:val="40"/>
        <w:numPr>
          <w:ilvl w:val="0"/>
          <w:numId w:val="0"/>
        </w:numPr>
      </w:pPr>
      <w:bookmarkStart w:id="8185" w:name="_Ref457709563"/>
      <w:r>
        <w:t>15.9.5.31</w:t>
      </w:r>
      <w:r>
        <w:tab/>
        <w:t xml:space="preserve">Date.prototype.setUTCSeconds (sec [, ms ] </w:t>
      </w:r>
      <w:bookmarkEnd w:id="8184"/>
      <w:r>
        <w:t>)</w:t>
      </w:r>
      <w:bookmarkEnd w:id="8185"/>
    </w:p>
    <w:p w14:paraId="7347D401"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getUTCMilliseconds()</w:t>
      </w:r>
      <w:r>
        <w:t>.</w:t>
      </w:r>
    </w:p>
    <w:p w14:paraId="259D20FA" w14:textId="77777777" w:rsidR="004C02EF" w:rsidRPr="00D72123" w:rsidRDefault="004C02EF" w:rsidP="004C02EF">
      <w:pPr>
        <w:pStyle w:val="Alg4"/>
        <w:numPr>
          <w:ilvl w:val="0"/>
          <w:numId w:val="278"/>
        </w:numPr>
      </w:pPr>
      <w:r w:rsidRPr="00D72123">
        <w:t xml:space="preserve">Let </w:t>
      </w:r>
      <w:r w:rsidRPr="00D72123">
        <w:rPr>
          <w:i/>
        </w:rPr>
        <w:t>t</w:t>
      </w:r>
      <w:r w:rsidRPr="00D72123">
        <w:t xml:space="preserve"> be this time value.</w:t>
      </w:r>
    </w:p>
    <w:p w14:paraId="1806DEFB" w14:textId="77777777" w:rsidR="004C02EF" w:rsidRPr="00D72123" w:rsidRDefault="004C02EF" w:rsidP="004C02EF">
      <w:pPr>
        <w:pStyle w:val="Alg4"/>
        <w:numPr>
          <w:ilvl w:val="0"/>
          <w:numId w:val="278"/>
        </w:numPr>
      </w:pPr>
      <w:r w:rsidRPr="00D72123">
        <w:t xml:space="preserve">Let </w:t>
      </w:r>
      <w:r w:rsidRPr="00D72123">
        <w:rPr>
          <w:i/>
        </w:rPr>
        <w:t>s</w:t>
      </w:r>
      <w:r w:rsidRPr="00D72123">
        <w:t xml:space="preserve"> be ToNumber(</w:t>
      </w:r>
      <w:r w:rsidRPr="00D72123">
        <w:rPr>
          <w:i/>
        </w:rPr>
        <w:t>sec</w:t>
      </w:r>
      <w:r w:rsidRPr="00D72123">
        <w:t>).</w:t>
      </w:r>
    </w:p>
    <w:p w14:paraId="5AA4F396" w14:textId="77777777" w:rsidR="004C02EF" w:rsidRPr="00D72123" w:rsidRDefault="004C02EF" w:rsidP="004C02EF">
      <w:pPr>
        <w:pStyle w:val="Alg4"/>
        <w:numPr>
          <w:ilvl w:val="0"/>
          <w:numId w:val="278"/>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0521A85F" w14:textId="77777777" w:rsidR="004C02EF" w:rsidRPr="00D72123" w:rsidRDefault="004C02EF" w:rsidP="004C02EF">
      <w:pPr>
        <w:pStyle w:val="Alg4"/>
        <w:numPr>
          <w:ilvl w:val="0"/>
          <w:numId w:val="278"/>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MinFromTime(</w:t>
      </w:r>
      <w:r w:rsidRPr="00D72123">
        <w:rPr>
          <w:i/>
        </w:rPr>
        <w:t>t</w:t>
      </w:r>
      <w:r w:rsidRPr="00D72123">
        <w:t xml:space="preserve">), </w:t>
      </w:r>
      <w:r w:rsidRPr="00D72123">
        <w:rPr>
          <w:i/>
        </w:rPr>
        <w:t>s</w:t>
      </w:r>
      <w:r w:rsidRPr="00D72123">
        <w:t xml:space="preserve">, </w:t>
      </w:r>
      <w:r w:rsidRPr="00D72123">
        <w:rPr>
          <w:i/>
        </w:rPr>
        <w:t>milli</w:t>
      </w:r>
      <w:r w:rsidRPr="00D72123">
        <w:t>)).</w:t>
      </w:r>
    </w:p>
    <w:p w14:paraId="7745070C" w14:textId="77777777" w:rsidR="004C02EF" w:rsidRPr="00D72123" w:rsidRDefault="004C02EF" w:rsidP="004C02EF">
      <w:pPr>
        <w:pStyle w:val="Alg4"/>
        <w:numPr>
          <w:ilvl w:val="0"/>
          <w:numId w:val="278"/>
        </w:numPr>
      </w:pPr>
      <w:r w:rsidRPr="00D72123">
        <w:t xml:space="preserve">Let </w:t>
      </w:r>
      <w:r w:rsidRPr="00D72123">
        <w:rPr>
          <w:i/>
        </w:rPr>
        <w:t>v</w:t>
      </w:r>
      <w:r w:rsidRPr="00D72123">
        <w:t xml:space="preserve"> be TimeClip(</w:t>
      </w:r>
      <w:r w:rsidRPr="00D72123">
        <w:rPr>
          <w:i/>
        </w:rPr>
        <w:t>date</w:t>
      </w:r>
      <w:r w:rsidRPr="00D72123">
        <w:t>).</w:t>
      </w:r>
    </w:p>
    <w:p w14:paraId="2E2C3C97" w14:textId="77777777" w:rsidR="004C02EF" w:rsidRPr="00D72123" w:rsidRDefault="004C02EF" w:rsidP="004C02EF">
      <w:pPr>
        <w:pStyle w:val="Alg4"/>
        <w:numPr>
          <w:ilvl w:val="0"/>
          <w:numId w:val="278"/>
        </w:numPr>
      </w:pPr>
      <w:r w:rsidRPr="00D72123">
        <w:t xml:space="preserve">Set the [[PrimitiveValue]] internal property of this Date object to </w:t>
      </w:r>
      <w:r w:rsidRPr="00D72123">
        <w:rPr>
          <w:i/>
        </w:rPr>
        <w:t>v</w:t>
      </w:r>
      <w:r w:rsidRPr="00D72123">
        <w:t>.</w:t>
      </w:r>
    </w:p>
    <w:p w14:paraId="721D2F9D" w14:textId="77777777" w:rsidR="004C02EF" w:rsidRPr="00D72123" w:rsidRDefault="004C02EF" w:rsidP="004C02EF">
      <w:pPr>
        <w:pStyle w:val="Alg4"/>
        <w:numPr>
          <w:ilvl w:val="0"/>
          <w:numId w:val="278"/>
        </w:numPr>
        <w:spacing w:after="220"/>
      </w:pPr>
      <w:r w:rsidRPr="00D72123">
        <w:t xml:space="preserve">Return </w:t>
      </w:r>
      <w:r w:rsidRPr="00D72123">
        <w:rPr>
          <w:i/>
        </w:rPr>
        <w:t>v</w:t>
      </w:r>
      <w:r w:rsidRPr="00D72123">
        <w:t>.</w:t>
      </w:r>
      <w:bookmarkStart w:id="8186" w:name="_Toc393690578"/>
    </w:p>
    <w:p w14:paraId="64B8942B"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setUTCSeconds</w:t>
      </w:r>
      <w:r>
        <w:t xml:space="preserve"> method is </w:t>
      </w:r>
      <w:r>
        <w:rPr>
          <w:b/>
        </w:rPr>
        <w:t>2</w:t>
      </w:r>
      <w:r>
        <w:t>.</w:t>
      </w:r>
    </w:p>
    <w:p w14:paraId="18191276" w14:textId="77777777" w:rsidR="004C02EF" w:rsidRPr="00DE655B" w:rsidRDefault="004C02EF" w:rsidP="004C02EF">
      <w:pPr>
        <w:pStyle w:val="40"/>
        <w:numPr>
          <w:ilvl w:val="0"/>
          <w:numId w:val="0"/>
        </w:numPr>
        <w:rPr>
          <w:lang w:val="fr-CH"/>
        </w:rPr>
      </w:pPr>
      <w:bookmarkStart w:id="8187" w:name="_Ref457709571"/>
      <w:r w:rsidRPr="00DE655B">
        <w:rPr>
          <w:lang w:val="fr-CH"/>
        </w:rPr>
        <w:t>15.9.5.32</w:t>
      </w:r>
      <w:r w:rsidRPr="00DE655B">
        <w:rPr>
          <w:lang w:val="fr-CH"/>
        </w:rPr>
        <w:tab/>
        <w:t xml:space="preserve">Date.prototype.setMinutes (min [, sec [, ms ] ] </w:t>
      </w:r>
      <w:bookmarkEnd w:id="8186"/>
      <w:r w:rsidRPr="00DE655B">
        <w:rPr>
          <w:lang w:val="fr-CH"/>
        </w:rPr>
        <w:t>)</w:t>
      </w:r>
      <w:bookmarkEnd w:id="8187"/>
    </w:p>
    <w:p w14:paraId="14E5EE5E"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sidRPr="00CF638A">
        <w:rPr>
          <w:rFonts w:ascii="Courier New" w:hAnsi="Courier New" w:cs="Courier New"/>
          <w:b/>
        </w:rPr>
        <w:t>getSeconds()</w:t>
      </w:r>
      <w:r>
        <w:t>.</w:t>
      </w:r>
    </w:p>
    <w:p w14:paraId="53F65A26"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getMilliseconds()</w:t>
      </w:r>
      <w:r>
        <w:t>.</w:t>
      </w:r>
    </w:p>
    <w:p w14:paraId="2CED4104" w14:textId="77777777" w:rsidR="004C02EF" w:rsidRPr="00D72123" w:rsidRDefault="004C02EF" w:rsidP="004C02EF">
      <w:pPr>
        <w:pStyle w:val="Alg4"/>
        <w:numPr>
          <w:ilvl w:val="0"/>
          <w:numId w:val="279"/>
        </w:numPr>
      </w:pPr>
      <w:r w:rsidRPr="00D72123">
        <w:t xml:space="preserve">Let </w:t>
      </w:r>
      <w:r w:rsidRPr="00D72123">
        <w:rPr>
          <w:i/>
        </w:rPr>
        <w:t>t</w:t>
      </w:r>
      <w:r w:rsidRPr="00D72123">
        <w:t xml:space="preserve"> be the result of LocalTime(this time value).</w:t>
      </w:r>
    </w:p>
    <w:p w14:paraId="24E40ECC" w14:textId="77777777" w:rsidR="004C02EF" w:rsidRPr="00D72123" w:rsidRDefault="004C02EF" w:rsidP="004C02EF">
      <w:pPr>
        <w:pStyle w:val="Alg4"/>
        <w:numPr>
          <w:ilvl w:val="0"/>
          <w:numId w:val="279"/>
        </w:numPr>
      </w:pPr>
      <w:r w:rsidRPr="00D72123">
        <w:t xml:space="preserve">Let </w:t>
      </w:r>
      <w:r w:rsidRPr="00D72123">
        <w:rPr>
          <w:i/>
        </w:rPr>
        <w:t>m</w:t>
      </w:r>
      <w:r w:rsidRPr="00D72123">
        <w:t xml:space="preserve"> be ToNumber(</w:t>
      </w:r>
      <w:r w:rsidRPr="00D72123">
        <w:rPr>
          <w:i/>
        </w:rPr>
        <w:t>min</w:t>
      </w:r>
      <w:r w:rsidRPr="00D72123">
        <w:t>).</w:t>
      </w:r>
    </w:p>
    <w:p w14:paraId="5C186181" w14:textId="77777777" w:rsidR="004C02EF" w:rsidRPr="00D72123" w:rsidRDefault="004C02EF" w:rsidP="004C02EF">
      <w:pPr>
        <w:pStyle w:val="Alg4"/>
        <w:numPr>
          <w:ilvl w:val="0"/>
          <w:numId w:val="279"/>
        </w:numPr>
      </w:pPr>
      <w:r w:rsidRPr="00D72123">
        <w:t xml:space="preserve">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2E6170F3" w14:textId="77777777" w:rsidR="004C02EF" w:rsidRPr="00D72123" w:rsidRDefault="004C02EF" w:rsidP="004C02EF">
      <w:pPr>
        <w:pStyle w:val="Alg4"/>
        <w:numPr>
          <w:ilvl w:val="0"/>
          <w:numId w:val="279"/>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6B36E102" w14:textId="77777777" w:rsidR="004C02EF" w:rsidRPr="00D72123" w:rsidRDefault="004C02EF" w:rsidP="004C02EF">
      <w:pPr>
        <w:pStyle w:val="Alg4"/>
        <w:numPr>
          <w:ilvl w:val="0"/>
          <w:numId w:val="279"/>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3362F58D" w14:textId="77777777" w:rsidR="004C02EF" w:rsidRPr="00D72123" w:rsidRDefault="004C02EF" w:rsidP="004C02EF">
      <w:pPr>
        <w:pStyle w:val="Alg4"/>
        <w:numPr>
          <w:ilvl w:val="0"/>
          <w:numId w:val="279"/>
        </w:numPr>
      </w:pPr>
      <w:r w:rsidRPr="00D72123">
        <w:t xml:space="preserve">Let </w:t>
      </w:r>
      <w:r w:rsidRPr="00D72123">
        <w:rPr>
          <w:i/>
        </w:rPr>
        <w:t>u</w:t>
      </w:r>
      <w:r w:rsidRPr="00D72123">
        <w:t xml:space="preserve"> be TimeClip(UTC(</w:t>
      </w:r>
      <w:r w:rsidRPr="00D72123">
        <w:rPr>
          <w:i/>
        </w:rPr>
        <w:t>date</w:t>
      </w:r>
      <w:r w:rsidRPr="00D72123">
        <w:t>)).</w:t>
      </w:r>
    </w:p>
    <w:p w14:paraId="7672E462" w14:textId="77777777" w:rsidR="004C02EF" w:rsidRPr="00D72123" w:rsidRDefault="004C02EF" w:rsidP="004C02EF">
      <w:pPr>
        <w:pStyle w:val="Alg4"/>
        <w:numPr>
          <w:ilvl w:val="0"/>
          <w:numId w:val="279"/>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30B06C5A" w14:textId="77777777" w:rsidR="004C02EF" w:rsidRPr="00D72123" w:rsidRDefault="004C02EF" w:rsidP="004C02EF">
      <w:pPr>
        <w:pStyle w:val="Alg4"/>
        <w:numPr>
          <w:ilvl w:val="0"/>
          <w:numId w:val="279"/>
        </w:numPr>
        <w:spacing w:after="220"/>
      </w:pPr>
      <w:r w:rsidRPr="00D72123">
        <w:t xml:space="preserve">Return </w:t>
      </w:r>
      <w:r w:rsidRPr="00D72123">
        <w:rPr>
          <w:i/>
        </w:rPr>
        <w:t>u</w:t>
      </w:r>
      <w:r w:rsidRPr="00D72123">
        <w:t>.</w:t>
      </w:r>
      <w:bookmarkStart w:id="8188" w:name="_Toc393690579"/>
    </w:p>
    <w:p w14:paraId="7B399022"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setMinutes</w:t>
      </w:r>
      <w:r>
        <w:t xml:space="preserve"> method is </w:t>
      </w:r>
      <w:r>
        <w:rPr>
          <w:b/>
        </w:rPr>
        <w:t>3</w:t>
      </w:r>
      <w:r>
        <w:t>.</w:t>
      </w:r>
    </w:p>
    <w:p w14:paraId="6A5B6794" w14:textId="77777777" w:rsidR="004C02EF" w:rsidRDefault="004C02EF" w:rsidP="004C02EF">
      <w:pPr>
        <w:pStyle w:val="40"/>
        <w:numPr>
          <w:ilvl w:val="0"/>
          <w:numId w:val="0"/>
        </w:numPr>
      </w:pPr>
      <w:bookmarkStart w:id="8189" w:name="_Ref457709617"/>
      <w:r>
        <w:t>15.9.5.33</w:t>
      </w:r>
      <w:r>
        <w:tab/>
        <w:t xml:space="preserve">Date.prototype.setUTCMinutes (min [, sec [, ms ] ] </w:t>
      </w:r>
      <w:bookmarkEnd w:id="8188"/>
      <w:r>
        <w:t>)</w:t>
      </w:r>
      <w:bookmarkEnd w:id="8189"/>
    </w:p>
    <w:p w14:paraId="4FA18317"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sidRPr="00CF638A">
        <w:rPr>
          <w:rFonts w:ascii="Courier New" w:hAnsi="Courier New" w:cs="Courier New"/>
          <w:b/>
        </w:rPr>
        <w:t>getU</w:t>
      </w:r>
      <w:r>
        <w:rPr>
          <w:rFonts w:ascii="Courier New" w:hAnsi="Courier New" w:cs="Courier New"/>
          <w:b/>
        </w:rPr>
        <w:t>TCSeconds(</w:t>
      </w:r>
      <w:r w:rsidRPr="00CF638A">
        <w:rPr>
          <w:rFonts w:ascii="Courier New" w:hAnsi="Courier New" w:cs="Courier New"/>
          <w:b/>
        </w:rPr>
        <w:t>)</w:t>
      </w:r>
      <w:r>
        <w:t>.</w:t>
      </w:r>
    </w:p>
    <w:p w14:paraId="022ED988" w14:textId="77777777" w:rsidR="004C02EF" w:rsidRDefault="004C02EF" w:rsidP="004C02EF">
      <w:r>
        <w:t xml:space="preserve">If </w:t>
      </w:r>
      <w:r w:rsidRPr="00CF638A">
        <w:rPr>
          <w:rFonts w:ascii="Times New Roman" w:hAnsi="Times New Roman"/>
          <w:i/>
        </w:rPr>
        <w:t>ms</w:t>
      </w:r>
      <w:r>
        <w:t xml:space="preserve"> is not specified, this function behaves as if </w:t>
      </w:r>
      <w:r w:rsidRPr="00CF638A">
        <w:rPr>
          <w:rFonts w:ascii="Times New Roman" w:hAnsi="Times New Roman"/>
          <w:i/>
        </w:rPr>
        <w:t>ms</w:t>
      </w:r>
      <w:r>
        <w:t xml:space="preserve"> were specified with the value return by </w:t>
      </w:r>
      <w:r w:rsidRPr="00CF638A">
        <w:rPr>
          <w:rFonts w:ascii="Courier New" w:hAnsi="Courier New" w:cs="Courier New"/>
          <w:b/>
        </w:rPr>
        <w:t>getUTCMilliseconds()</w:t>
      </w:r>
      <w:r>
        <w:t>.</w:t>
      </w:r>
    </w:p>
    <w:p w14:paraId="5A5BF785" w14:textId="77777777" w:rsidR="004C02EF" w:rsidRPr="00D72123" w:rsidRDefault="004C02EF" w:rsidP="004C02EF">
      <w:pPr>
        <w:pStyle w:val="Alg4"/>
        <w:numPr>
          <w:ilvl w:val="0"/>
          <w:numId w:val="280"/>
        </w:numPr>
      </w:pPr>
      <w:r w:rsidRPr="00D72123">
        <w:t xml:space="preserve">Let </w:t>
      </w:r>
      <w:r w:rsidRPr="00D72123">
        <w:rPr>
          <w:i/>
        </w:rPr>
        <w:t>t</w:t>
      </w:r>
      <w:r w:rsidRPr="00D72123">
        <w:t xml:space="preserve"> be this time value.</w:t>
      </w:r>
    </w:p>
    <w:p w14:paraId="15337D3E" w14:textId="77777777" w:rsidR="004C02EF" w:rsidRPr="00D72123" w:rsidRDefault="004C02EF" w:rsidP="004C02EF">
      <w:pPr>
        <w:pStyle w:val="Alg4"/>
        <w:numPr>
          <w:ilvl w:val="0"/>
          <w:numId w:val="280"/>
        </w:numPr>
      </w:pPr>
      <w:r w:rsidRPr="00D72123">
        <w:t xml:space="preserve">Let </w:t>
      </w:r>
      <w:r w:rsidRPr="00D72123">
        <w:rPr>
          <w:i/>
        </w:rPr>
        <w:t>m</w:t>
      </w:r>
      <w:r w:rsidRPr="00D72123">
        <w:t xml:space="preserve"> be ToNumber(</w:t>
      </w:r>
      <w:r w:rsidRPr="00D72123">
        <w:rPr>
          <w:i/>
        </w:rPr>
        <w:t>min</w:t>
      </w:r>
      <w:r w:rsidRPr="00D72123">
        <w:t>).</w:t>
      </w:r>
    </w:p>
    <w:p w14:paraId="7358686C" w14:textId="77777777" w:rsidR="004C02EF" w:rsidRPr="00D72123" w:rsidRDefault="004C02EF" w:rsidP="004C02EF">
      <w:pPr>
        <w:pStyle w:val="Alg4"/>
        <w:numPr>
          <w:ilvl w:val="0"/>
          <w:numId w:val="280"/>
        </w:numPr>
      </w:pPr>
      <w:r w:rsidRPr="00D72123">
        <w:t xml:space="preserve">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21AADA38" w14:textId="77777777" w:rsidR="004C02EF" w:rsidRPr="00D72123" w:rsidRDefault="004C02EF" w:rsidP="004C02EF">
      <w:pPr>
        <w:pStyle w:val="Alg4"/>
        <w:numPr>
          <w:ilvl w:val="0"/>
          <w:numId w:val="280"/>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328247DF" w14:textId="77777777" w:rsidR="004C02EF" w:rsidRPr="00D72123" w:rsidRDefault="004C02EF" w:rsidP="004C02EF">
      <w:pPr>
        <w:pStyle w:val="Alg4"/>
        <w:numPr>
          <w:ilvl w:val="0"/>
          <w:numId w:val="280"/>
        </w:numPr>
      </w:pPr>
      <w:r w:rsidRPr="00D72123">
        <w:t xml:space="preserve">Let </w:t>
      </w:r>
      <w:r w:rsidRPr="00D72123">
        <w:rPr>
          <w:i/>
        </w:rPr>
        <w:t>date</w:t>
      </w:r>
      <w:r w:rsidRPr="00D72123">
        <w:t xml:space="preserve"> be MakeDate(Day(</w:t>
      </w:r>
      <w:r w:rsidRPr="00D72123">
        <w:rPr>
          <w:i/>
        </w:rPr>
        <w:t>t</w:t>
      </w:r>
      <w:r w:rsidRPr="00D72123">
        <w:t>), MakeTime(HourFromTime(</w:t>
      </w:r>
      <w:r w:rsidRPr="00D72123">
        <w:rPr>
          <w:i/>
        </w:rPr>
        <w:t>t</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4B0C1253" w14:textId="77777777" w:rsidR="004C02EF" w:rsidRPr="00D72123" w:rsidRDefault="004C02EF" w:rsidP="004C02EF">
      <w:pPr>
        <w:pStyle w:val="Alg4"/>
        <w:numPr>
          <w:ilvl w:val="0"/>
          <w:numId w:val="280"/>
        </w:numPr>
      </w:pPr>
      <w:r w:rsidRPr="00D72123">
        <w:t xml:space="preserve">Let </w:t>
      </w:r>
      <w:r w:rsidRPr="00D72123">
        <w:rPr>
          <w:i/>
        </w:rPr>
        <w:t>v</w:t>
      </w:r>
      <w:r w:rsidRPr="00D72123">
        <w:t xml:space="preserve"> be TimeClip(</w:t>
      </w:r>
      <w:r w:rsidRPr="00D72123">
        <w:rPr>
          <w:i/>
        </w:rPr>
        <w:t>date</w:t>
      </w:r>
      <w:r w:rsidRPr="00D72123">
        <w:t>).</w:t>
      </w:r>
    </w:p>
    <w:p w14:paraId="2927CB9A" w14:textId="77777777" w:rsidR="004C02EF" w:rsidRPr="00D72123" w:rsidRDefault="004C02EF" w:rsidP="004C02EF">
      <w:pPr>
        <w:pStyle w:val="Alg4"/>
        <w:numPr>
          <w:ilvl w:val="0"/>
          <w:numId w:val="280"/>
        </w:numPr>
      </w:pPr>
      <w:r w:rsidRPr="00D72123">
        <w:t xml:space="preserve">Set the [[PrimitiveValue]] internal property of this Date object to </w:t>
      </w:r>
      <w:r w:rsidRPr="00D72123">
        <w:rPr>
          <w:i/>
        </w:rPr>
        <w:t>v</w:t>
      </w:r>
      <w:r w:rsidRPr="00D72123">
        <w:t>.</w:t>
      </w:r>
    </w:p>
    <w:p w14:paraId="76BA976D" w14:textId="77777777" w:rsidR="004C02EF" w:rsidRPr="00D72123" w:rsidRDefault="004C02EF" w:rsidP="004C02EF">
      <w:pPr>
        <w:pStyle w:val="Alg4"/>
        <w:numPr>
          <w:ilvl w:val="0"/>
          <w:numId w:val="280"/>
        </w:numPr>
        <w:spacing w:after="220"/>
      </w:pPr>
      <w:r w:rsidRPr="00D72123">
        <w:t xml:space="preserve">Return </w:t>
      </w:r>
      <w:r w:rsidRPr="00D72123">
        <w:rPr>
          <w:i/>
        </w:rPr>
        <w:t>v</w:t>
      </w:r>
      <w:r w:rsidRPr="00D72123">
        <w:t>.</w:t>
      </w:r>
      <w:bookmarkStart w:id="8190" w:name="_Toc393690580"/>
    </w:p>
    <w:p w14:paraId="6F50318C"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setUTCMinutes</w:t>
      </w:r>
      <w:r>
        <w:t xml:space="preserve"> method is </w:t>
      </w:r>
      <w:r>
        <w:rPr>
          <w:b/>
        </w:rPr>
        <w:t>3</w:t>
      </w:r>
      <w:r>
        <w:t>.</w:t>
      </w:r>
    </w:p>
    <w:p w14:paraId="7289B8EC" w14:textId="77777777" w:rsidR="004C02EF" w:rsidRDefault="004C02EF" w:rsidP="004C02EF">
      <w:pPr>
        <w:pStyle w:val="40"/>
        <w:numPr>
          <w:ilvl w:val="0"/>
          <w:numId w:val="0"/>
        </w:numPr>
      </w:pPr>
      <w:bookmarkStart w:id="8191" w:name="_Ref457709619"/>
      <w:r>
        <w:t>15.9.5.34</w:t>
      </w:r>
      <w:r>
        <w:tab/>
        <w:t xml:space="preserve">Date.prototype.setHours (hour [, min [, sec [, ms ] ] ] </w:t>
      </w:r>
      <w:bookmarkEnd w:id="8190"/>
      <w:r>
        <w:t>)</w:t>
      </w:r>
      <w:bookmarkEnd w:id="8191"/>
    </w:p>
    <w:p w14:paraId="288839AF" w14:textId="77777777" w:rsidR="004C02EF" w:rsidRDefault="004C02EF" w:rsidP="004C02EF">
      <w:r>
        <w:t xml:space="preserve">If </w:t>
      </w:r>
      <w:r w:rsidRPr="00CF638A">
        <w:rPr>
          <w:rFonts w:ascii="Times New Roman" w:hAnsi="Times New Roman"/>
          <w:i/>
        </w:rPr>
        <w:t>min</w:t>
      </w:r>
      <w:r>
        <w:t xml:space="preserve"> is not specified, this behaves as if </w:t>
      </w:r>
      <w:r w:rsidRPr="00CF638A">
        <w:rPr>
          <w:rFonts w:ascii="Times New Roman" w:hAnsi="Times New Roman"/>
          <w:i/>
        </w:rPr>
        <w:t>min</w:t>
      </w:r>
      <w:r>
        <w:t xml:space="preserve"> were specified with the value </w:t>
      </w:r>
      <w:r w:rsidRPr="00CF638A">
        <w:rPr>
          <w:rFonts w:ascii="Courier New" w:hAnsi="Courier New" w:cs="Courier New"/>
          <w:b/>
        </w:rPr>
        <w:t>getMinutes()</w:t>
      </w:r>
      <w:r>
        <w:t>.</w:t>
      </w:r>
    </w:p>
    <w:p w14:paraId="0D19C379"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sidRPr="00CF638A">
        <w:rPr>
          <w:rFonts w:ascii="Courier New" w:hAnsi="Courier New" w:cs="Courier New"/>
          <w:b/>
        </w:rPr>
        <w:t>getSeconds()</w:t>
      </w:r>
      <w:r>
        <w:t>.</w:t>
      </w:r>
    </w:p>
    <w:p w14:paraId="306CA4B7" w14:textId="77777777" w:rsidR="004C02EF" w:rsidRDefault="004C02EF" w:rsidP="004C02EF">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sidRPr="00CF638A">
        <w:rPr>
          <w:rFonts w:ascii="Courier New" w:hAnsi="Courier New" w:cs="Courier New"/>
          <w:b/>
        </w:rPr>
        <w:t>getMilliseconds()</w:t>
      </w:r>
      <w:r>
        <w:t>.</w:t>
      </w:r>
    </w:p>
    <w:p w14:paraId="52F7DD51" w14:textId="77777777" w:rsidR="004C02EF" w:rsidRPr="00D72123" w:rsidRDefault="004C02EF" w:rsidP="004C02EF">
      <w:pPr>
        <w:pStyle w:val="Alg4"/>
        <w:numPr>
          <w:ilvl w:val="0"/>
          <w:numId w:val="281"/>
        </w:numPr>
      </w:pPr>
      <w:r w:rsidRPr="00D72123">
        <w:t xml:space="preserve">Let </w:t>
      </w:r>
      <w:r w:rsidRPr="00D72123">
        <w:rPr>
          <w:i/>
        </w:rPr>
        <w:t>t</w:t>
      </w:r>
      <w:r w:rsidRPr="00D72123">
        <w:t xml:space="preserve"> be the result of LocalTime(this time value).</w:t>
      </w:r>
    </w:p>
    <w:p w14:paraId="09F2484B" w14:textId="77777777" w:rsidR="004C02EF" w:rsidRPr="00D72123" w:rsidRDefault="004C02EF" w:rsidP="004C02EF">
      <w:pPr>
        <w:pStyle w:val="Alg4"/>
        <w:numPr>
          <w:ilvl w:val="0"/>
          <w:numId w:val="281"/>
        </w:numPr>
      </w:pPr>
      <w:r w:rsidRPr="00D72123">
        <w:t xml:space="preserve">Let </w:t>
      </w:r>
      <w:r w:rsidRPr="00D72123">
        <w:rPr>
          <w:i/>
        </w:rPr>
        <w:t>h</w:t>
      </w:r>
      <w:r w:rsidRPr="00D72123">
        <w:t xml:space="preserve"> be ToNumber(</w:t>
      </w:r>
      <w:r w:rsidRPr="00D72123">
        <w:rPr>
          <w:i/>
        </w:rPr>
        <w:t>hour</w:t>
      </w:r>
      <w:r w:rsidRPr="00D72123">
        <w:t>).</w:t>
      </w:r>
    </w:p>
    <w:p w14:paraId="2ECC0CE2" w14:textId="77777777" w:rsidR="004C02EF" w:rsidRPr="00D72123" w:rsidRDefault="004C02EF" w:rsidP="004C02EF">
      <w:pPr>
        <w:pStyle w:val="Alg4"/>
        <w:numPr>
          <w:ilvl w:val="0"/>
          <w:numId w:val="281"/>
        </w:numPr>
      </w:pPr>
      <w:r w:rsidRPr="00D72123">
        <w:t xml:space="preserve">If </w:t>
      </w:r>
      <w:r w:rsidRPr="00D72123">
        <w:rPr>
          <w:i/>
        </w:rPr>
        <w:t>min</w:t>
      </w:r>
      <w:r w:rsidRPr="00D72123">
        <w:t xml:space="preserve"> is not specified, then let </w:t>
      </w:r>
      <w:r w:rsidRPr="00D72123">
        <w:rPr>
          <w:i/>
        </w:rPr>
        <w:t>m</w:t>
      </w:r>
      <w:r w:rsidRPr="00D72123">
        <w:t xml:space="preserve"> be MinFromTime(</w:t>
      </w:r>
      <w:r w:rsidRPr="00D72123">
        <w:rPr>
          <w:i/>
        </w:rPr>
        <w:t>t</w:t>
      </w:r>
      <w:r w:rsidRPr="00D72123">
        <w:t xml:space="preserve">); otherwise, let </w:t>
      </w:r>
      <w:r w:rsidRPr="00D72123">
        <w:rPr>
          <w:i/>
        </w:rPr>
        <w:t>m</w:t>
      </w:r>
      <w:r w:rsidRPr="00D72123">
        <w:t xml:space="preserve"> be ToNumber(</w:t>
      </w:r>
      <w:r w:rsidRPr="00D72123">
        <w:rPr>
          <w:i/>
        </w:rPr>
        <w:t>min</w:t>
      </w:r>
      <w:r w:rsidRPr="00D72123">
        <w:t>).</w:t>
      </w:r>
    </w:p>
    <w:p w14:paraId="6517174F" w14:textId="77777777" w:rsidR="004C02EF" w:rsidRPr="00D72123" w:rsidRDefault="004C02EF" w:rsidP="004C02EF">
      <w:pPr>
        <w:pStyle w:val="Alg4"/>
        <w:numPr>
          <w:ilvl w:val="0"/>
          <w:numId w:val="281"/>
        </w:numPr>
      </w:pPr>
      <w:r w:rsidRPr="00D72123">
        <w:t xml:space="preserve">If 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41E63067" w14:textId="77777777" w:rsidR="004C02EF" w:rsidRPr="00D72123" w:rsidRDefault="004C02EF" w:rsidP="004C02EF">
      <w:pPr>
        <w:pStyle w:val="Alg4"/>
        <w:numPr>
          <w:ilvl w:val="0"/>
          <w:numId w:val="281"/>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36DBBF2D" w14:textId="77777777" w:rsidR="004C02EF" w:rsidRPr="00D72123" w:rsidRDefault="004C02EF" w:rsidP="004C02EF">
      <w:pPr>
        <w:pStyle w:val="Alg4"/>
        <w:numPr>
          <w:ilvl w:val="0"/>
          <w:numId w:val="281"/>
        </w:numPr>
      </w:pPr>
      <w:r w:rsidRPr="00D72123">
        <w:t xml:space="preserve">Let </w:t>
      </w:r>
      <w:r w:rsidRPr="00D72123">
        <w:rPr>
          <w:i/>
        </w:rPr>
        <w:t>date</w:t>
      </w:r>
      <w:r w:rsidRPr="00D72123">
        <w:t xml:space="preserve"> be MakeDate(Day(</w:t>
      </w:r>
      <w:r w:rsidRPr="00D72123">
        <w:rPr>
          <w:i/>
        </w:rPr>
        <w:t>t</w:t>
      </w:r>
      <w:r w:rsidRPr="00D72123">
        <w:t>), MakeTime(</w:t>
      </w:r>
      <w:r w:rsidRPr="00D72123">
        <w:rPr>
          <w:i/>
        </w:rPr>
        <w:t>h</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2742006F" w14:textId="77777777" w:rsidR="004C02EF" w:rsidRPr="00D72123" w:rsidRDefault="004C02EF" w:rsidP="004C02EF">
      <w:pPr>
        <w:pStyle w:val="Alg4"/>
        <w:numPr>
          <w:ilvl w:val="0"/>
          <w:numId w:val="281"/>
        </w:numPr>
      </w:pPr>
      <w:r w:rsidRPr="00D72123">
        <w:t xml:space="preserve">Let </w:t>
      </w:r>
      <w:r w:rsidRPr="00D72123">
        <w:rPr>
          <w:i/>
        </w:rPr>
        <w:t>u</w:t>
      </w:r>
      <w:r w:rsidRPr="00D72123">
        <w:t xml:space="preserve"> be TimeClip(UTC(</w:t>
      </w:r>
      <w:r w:rsidRPr="00D72123">
        <w:rPr>
          <w:i/>
        </w:rPr>
        <w:t>date</w:t>
      </w:r>
      <w:r w:rsidRPr="00D72123">
        <w:t>)).</w:t>
      </w:r>
    </w:p>
    <w:p w14:paraId="2A17690F" w14:textId="77777777" w:rsidR="004C02EF" w:rsidRPr="00D72123" w:rsidRDefault="004C02EF" w:rsidP="004C02EF">
      <w:pPr>
        <w:pStyle w:val="Alg4"/>
        <w:numPr>
          <w:ilvl w:val="0"/>
          <w:numId w:val="281"/>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5F2629E8" w14:textId="77777777" w:rsidR="004C02EF" w:rsidRPr="00D72123" w:rsidRDefault="004C02EF" w:rsidP="004C02EF">
      <w:pPr>
        <w:pStyle w:val="Alg4"/>
        <w:numPr>
          <w:ilvl w:val="0"/>
          <w:numId w:val="281"/>
        </w:numPr>
        <w:spacing w:after="220"/>
      </w:pPr>
      <w:r w:rsidRPr="00D72123">
        <w:t xml:space="preserve">Return </w:t>
      </w:r>
      <w:r w:rsidRPr="00D72123">
        <w:rPr>
          <w:i/>
        </w:rPr>
        <w:t>u</w:t>
      </w:r>
      <w:r w:rsidRPr="00D72123">
        <w:t>.</w:t>
      </w:r>
      <w:bookmarkStart w:id="8192" w:name="_Toc393690581"/>
    </w:p>
    <w:p w14:paraId="562291BB"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setHours</w:t>
      </w:r>
      <w:r>
        <w:t xml:space="preserve"> method is </w:t>
      </w:r>
      <w:r>
        <w:rPr>
          <w:b/>
        </w:rPr>
        <w:t>4</w:t>
      </w:r>
      <w:r>
        <w:t>.</w:t>
      </w:r>
    </w:p>
    <w:p w14:paraId="073D94B8" w14:textId="77777777" w:rsidR="004C02EF" w:rsidRDefault="004C02EF" w:rsidP="004C02EF">
      <w:pPr>
        <w:pStyle w:val="40"/>
        <w:numPr>
          <w:ilvl w:val="0"/>
          <w:numId w:val="0"/>
        </w:numPr>
      </w:pPr>
      <w:bookmarkStart w:id="8193" w:name="_Ref457709621"/>
      <w:r>
        <w:t>15.9.5.35</w:t>
      </w:r>
      <w:r>
        <w:tab/>
        <w:t xml:space="preserve">Date.prototype.setUTCHours (hour [, min [, sec [, ms ] ] ] </w:t>
      </w:r>
      <w:bookmarkEnd w:id="8192"/>
      <w:r>
        <w:t>)</w:t>
      </w:r>
      <w:bookmarkEnd w:id="8193"/>
    </w:p>
    <w:p w14:paraId="607F0BE4" w14:textId="77777777" w:rsidR="004C02EF" w:rsidRDefault="004C02EF" w:rsidP="004C02EF">
      <w:r>
        <w:t xml:space="preserve">If </w:t>
      </w:r>
      <w:r w:rsidRPr="00CF638A">
        <w:rPr>
          <w:rFonts w:ascii="Times New Roman" w:hAnsi="Times New Roman"/>
          <w:i/>
        </w:rPr>
        <w:t>min</w:t>
      </w:r>
      <w:r>
        <w:t xml:space="preserve"> is not specified, this behaves as if </w:t>
      </w:r>
      <w:r w:rsidRPr="00CF638A">
        <w:rPr>
          <w:rFonts w:ascii="Times New Roman" w:hAnsi="Times New Roman"/>
          <w:i/>
        </w:rPr>
        <w:t>min</w:t>
      </w:r>
      <w:r>
        <w:t xml:space="preserve"> were specified with the value </w:t>
      </w:r>
      <w:r>
        <w:rPr>
          <w:rFonts w:ascii="Courier New" w:hAnsi="Courier New" w:cs="Courier New"/>
          <w:b/>
        </w:rPr>
        <w:t>getUTCMinutes(</w:t>
      </w:r>
      <w:r w:rsidRPr="00CF638A">
        <w:rPr>
          <w:rFonts w:ascii="Courier New" w:hAnsi="Courier New" w:cs="Courier New"/>
          <w:b/>
        </w:rPr>
        <w:t>)</w:t>
      </w:r>
      <w:r>
        <w:t>.</w:t>
      </w:r>
    </w:p>
    <w:p w14:paraId="04F81AC0" w14:textId="77777777" w:rsidR="004C02EF" w:rsidRDefault="004C02EF" w:rsidP="004C02EF">
      <w:r>
        <w:t xml:space="preserve">If </w:t>
      </w:r>
      <w:r w:rsidRPr="00CF638A">
        <w:rPr>
          <w:rFonts w:ascii="Times New Roman" w:hAnsi="Times New Roman"/>
          <w:i/>
        </w:rPr>
        <w:t>sec</w:t>
      </w:r>
      <w:r>
        <w:t xml:space="preserve"> is not specified, this behaves as if </w:t>
      </w:r>
      <w:r w:rsidRPr="00CF638A">
        <w:rPr>
          <w:rFonts w:ascii="Times New Roman" w:hAnsi="Times New Roman"/>
          <w:i/>
        </w:rPr>
        <w:t>sec</w:t>
      </w:r>
      <w:r>
        <w:t xml:space="preserve"> were specified with the value </w:t>
      </w:r>
      <w:r>
        <w:rPr>
          <w:rFonts w:ascii="Courier New" w:hAnsi="Courier New" w:cs="Courier New"/>
          <w:b/>
        </w:rPr>
        <w:t>getUTCSeconds(</w:t>
      </w:r>
      <w:r w:rsidRPr="00CF638A">
        <w:rPr>
          <w:rFonts w:ascii="Courier New" w:hAnsi="Courier New" w:cs="Courier New"/>
          <w:b/>
        </w:rPr>
        <w:t>)</w:t>
      </w:r>
      <w:r>
        <w:t>.</w:t>
      </w:r>
    </w:p>
    <w:p w14:paraId="3D26E0F6" w14:textId="77777777" w:rsidR="004C02EF" w:rsidRPr="00D72123" w:rsidRDefault="004C02EF" w:rsidP="004C02EF">
      <w:pPr>
        <w:rPr>
          <w:rFonts w:ascii="Times New Roman" w:hAnsi="Times New Roman"/>
        </w:rPr>
      </w:pPr>
      <w:r>
        <w:t xml:space="preserve">If </w:t>
      </w:r>
      <w:r w:rsidRPr="00CF638A">
        <w:rPr>
          <w:rFonts w:ascii="Times New Roman" w:hAnsi="Times New Roman"/>
          <w:i/>
        </w:rPr>
        <w:t>ms</w:t>
      </w:r>
      <w:r>
        <w:t xml:space="preserve"> is not specified, this behaves as if </w:t>
      </w:r>
      <w:r w:rsidRPr="00CF638A">
        <w:rPr>
          <w:rFonts w:ascii="Times New Roman" w:hAnsi="Times New Roman"/>
          <w:i/>
        </w:rPr>
        <w:t>ms</w:t>
      </w:r>
      <w:r>
        <w:t xml:space="preserve"> were specified with the value </w:t>
      </w:r>
      <w:r>
        <w:rPr>
          <w:rFonts w:ascii="Courier New" w:hAnsi="Courier New" w:cs="Courier New"/>
          <w:b/>
        </w:rPr>
        <w:t>getUTCMilliseconds(</w:t>
      </w:r>
      <w:r w:rsidRPr="00CF638A">
        <w:rPr>
          <w:rFonts w:ascii="Courier New" w:hAnsi="Courier New" w:cs="Courier New"/>
          <w:b/>
        </w:rPr>
        <w:t>)</w:t>
      </w:r>
      <w:r>
        <w:t>.</w:t>
      </w:r>
    </w:p>
    <w:p w14:paraId="17911376" w14:textId="77777777" w:rsidR="004C02EF" w:rsidRPr="00D72123" w:rsidRDefault="004C02EF" w:rsidP="004C02EF">
      <w:pPr>
        <w:pStyle w:val="Alg4"/>
        <w:numPr>
          <w:ilvl w:val="0"/>
          <w:numId w:val="282"/>
        </w:numPr>
      </w:pPr>
      <w:r w:rsidRPr="00D72123">
        <w:t xml:space="preserve">Let </w:t>
      </w:r>
      <w:r w:rsidRPr="00D72123">
        <w:rPr>
          <w:i/>
        </w:rPr>
        <w:t>t</w:t>
      </w:r>
      <w:r w:rsidRPr="00D72123">
        <w:t xml:space="preserve"> be this time value.</w:t>
      </w:r>
    </w:p>
    <w:p w14:paraId="33A46465" w14:textId="77777777" w:rsidR="004C02EF" w:rsidRPr="00D72123" w:rsidRDefault="004C02EF" w:rsidP="004C02EF">
      <w:pPr>
        <w:pStyle w:val="Alg4"/>
        <w:numPr>
          <w:ilvl w:val="0"/>
          <w:numId w:val="282"/>
        </w:numPr>
      </w:pPr>
      <w:r w:rsidRPr="00D72123">
        <w:t xml:space="preserve">Let </w:t>
      </w:r>
      <w:r w:rsidRPr="00D72123">
        <w:rPr>
          <w:i/>
        </w:rPr>
        <w:t>h</w:t>
      </w:r>
      <w:r w:rsidRPr="00D72123">
        <w:t xml:space="preserve"> be ToNumber(</w:t>
      </w:r>
      <w:r w:rsidRPr="00D72123">
        <w:rPr>
          <w:i/>
        </w:rPr>
        <w:t>hour</w:t>
      </w:r>
      <w:r w:rsidRPr="00D72123">
        <w:t>).</w:t>
      </w:r>
    </w:p>
    <w:p w14:paraId="44AC37F4" w14:textId="77777777" w:rsidR="004C02EF" w:rsidRPr="00D72123" w:rsidRDefault="004C02EF" w:rsidP="004C02EF">
      <w:pPr>
        <w:pStyle w:val="Alg4"/>
        <w:numPr>
          <w:ilvl w:val="0"/>
          <w:numId w:val="282"/>
        </w:numPr>
      </w:pPr>
      <w:r w:rsidRPr="00D72123">
        <w:t xml:space="preserve">If </w:t>
      </w:r>
      <w:r w:rsidRPr="00D72123">
        <w:rPr>
          <w:i/>
        </w:rPr>
        <w:t>min</w:t>
      </w:r>
      <w:r w:rsidRPr="00D72123">
        <w:t xml:space="preserve"> is not specified, then let </w:t>
      </w:r>
      <w:r w:rsidRPr="00D72123">
        <w:rPr>
          <w:i/>
        </w:rPr>
        <w:t>m</w:t>
      </w:r>
      <w:r w:rsidRPr="00D72123">
        <w:t xml:space="preserve"> be MinFromTime(</w:t>
      </w:r>
      <w:r w:rsidRPr="00D72123">
        <w:rPr>
          <w:i/>
        </w:rPr>
        <w:t>t</w:t>
      </w:r>
      <w:r w:rsidRPr="00D72123">
        <w:t xml:space="preserve">); otherwise, let </w:t>
      </w:r>
      <w:r w:rsidRPr="00D72123">
        <w:rPr>
          <w:i/>
        </w:rPr>
        <w:t>m</w:t>
      </w:r>
      <w:r w:rsidRPr="00D72123">
        <w:t xml:space="preserve"> be ToNumber(</w:t>
      </w:r>
      <w:r w:rsidRPr="00D72123">
        <w:rPr>
          <w:i/>
        </w:rPr>
        <w:t>min</w:t>
      </w:r>
      <w:r w:rsidRPr="00D72123">
        <w:t>).</w:t>
      </w:r>
    </w:p>
    <w:p w14:paraId="1DEB6D80" w14:textId="77777777" w:rsidR="004C02EF" w:rsidRPr="00D72123" w:rsidRDefault="004C02EF" w:rsidP="004C02EF">
      <w:pPr>
        <w:pStyle w:val="Alg4"/>
        <w:numPr>
          <w:ilvl w:val="0"/>
          <w:numId w:val="282"/>
        </w:numPr>
      </w:pPr>
      <w:r w:rsidRPr="00D72123">
        <w:t xml:space="preserve">If </w:t>
      </w:r>
      <w:r w:rsidRPr="00D72123">
        <w:rPr>
          <w:i/>
        </w:rPr>
        <w:t>sec</w:t>
      </w:r>
      <w:r w:rsidRPr="00D72123">
        <w:t xml:space="preserve"> is not specified, then let </w:t>
      </w:r>
      <w:r w:rsidRPr="00D72123">
        <w:rPr>
          <w:i/>
        </w:rPr>
        <w:t>s</w:t>
      </w:r>
      <w:r w:rsidRPr="00D72123">
        <w:t xml:space="preserve"> be SecFromTime(</w:t>
      </w:r>
      <w:r w:rsidRPr="00D72123">
        <w:rPr>
          <w:i/>
        </w:rPr>
        <w:t>t</w:t>
      </w:r>
      <w:r w:rsidRPr="00D72123">
        <w:t xml:space="preserve">); otherwise, let </w:t>
      </w:r>
      <w:r w:rsidRPr="00D72123">
        <w:rPr>
          <w:i/>
        </w:rPr>
        <w:t>s</w:t>
      </w:r>
      <w:r w:rsidRPr="00D72123">
        <w:t xml:space="preserve"> be ToNumber(</w:t>
      </w:r>
      <w:r w:rsidRPr="00D72123">
        <w:rPr>
          <w:i/>
        </w:rPr>
        <w:t>sec</w:t>
      </w:r>
      <w:r w:rsidRPr="00D72123">
        <w:t>).</w:t>
      </w:r>
    </w:p>
    <w:p w14:paraId="6BD48384" w14:textId="77777777" w:rsidR="004C02EF" w:rsidRPr="00D72123" w:rsidRDefault="004C02EF" w:rsidP="004C02EF">
      <w:pPr>
        <w:pStyle w:val="Alg4"/>
        <w:numPr>
          <w:ilvl w:val="0"/>
          <w:numId w:val="282"/>
        </w:numPr>
      </w:pPr>
      <w:r w:rsidRPr="00D72123">
        <w:t xml:space="preserve">If </w:t>
      </w:r>
      <w:r w:rsidRPr="00D72123">
        <w:rPr>
          <w:i/>
        </w:rPr>
        <w:t>ms</w:t>
      </w:r>
      <w:r w:rsidRPr="00D72123">
        <w:t xml:space="preserve"> is not specified, then let </w:t>
      </w:r>
      <w:r w:rsidRPr="00D72123">
        <w:rPr>
          <w:i/>
        </w:rPr>
        <w:t>milli</w:t>
      </w:r>
      <w:r w:rsidRPr="00D72123">
        <w:t xml:space="preserve"> be msFromTime(</w:t>
      </w:r>
      <w:r w:rsidRPr="00D72123">
        <w:rPr>
          <w:i/>
        </w:rPr>
        <w:t>t</w:t>
      </w:r>
      <w:r w:rsidRPr="00D72123">
        <w:t xml:space="preserve">); otherwise, let </w:t>
      </w:r>
      <w:r w:rsidRPr="00D72123">
        <w:rPr>
          <w:i/>
        </w:rPr>
        <w:t>milli</w:t>
      </w:r>
      <w:r w:rsidRPr="00D72123">
        <w:t xml:space="preserve"> be ToNumber(</w:t>
      </w:r>
      <w:r w:rsidRPr="00D72123">
        <w:rPr>
          <w:i/>
        </w:rPr>
        <w:t>ms</w:t>
      </w:r>
      <w:r w:rsidRPr="00D72123">
        <w:t>).</w:t>
      </w:r>
    </w:p>
    <w:p w14:paraId="52C64BC0" w14:textId="77777777" w:rsidR="004C02EF" w:rsidRPr="00D72123" w:rsidRDefault="004C02EF" w:rsidP="004C02EF">
      <w:pPr>
        <w:pStyle w:val="Alg4"/>
        <w:numPr>
          <w:ilvl w:val="0"/>
          <w:numId w:val="282"/>
        </w:numPr>
      </w:pPr>
      <w:r w:rsidRPr="00D72123">
        <w:t xml:space="preserve">Let </w:t>
      </w:r>
      <w:r w:rsidRPr="00D72123">
        <w:rPr>
          <w:i/>
        </w:rPr>
        <w:t>newDate</w:t>
      </w:r>
      <w:r w:rsidRPr="00D72123">
        <w:t xml:space="preserve"> be MakeDate(Day(</w:t>
      </w:r>
      <w:r w:rsidRPr="00D72123">
        <w:rPr>
          <w:i/>
        </w:rPr>
        <w:t>t</w:t>
      </w:r>
      <w:r w:rsidRPr="00D72123">
        <w:t>), MakeTime(</w:t>
      </w:r>
      <w:r w:rsidRPr="00D72123">
        <w:rPr>
          <w:i/>
        </w:rPr>
        <w:t>h</w:t>
      </w:r>
      <w:r w:rsidRPr="00D72123">
        <w:t xml:space="preserve">, </w:t>
      </w:r>
      <w:r w:rsidRPr="00D72123">
        <w:rPr>
          <w:i/>
        </w:rPr>
        <w:t>m</w:t>
      </w:r>
      <w:r w:rsidRPr="00D72123">
        <w:t xml:space="preserve">, </w:t>
      </w:r>
      <w:r w:rsidRPr="00D72123">
        <w:rPr>
          <w:i/>
        </w:rPr>
        <w:t>s</w:t>
      </w:r>
      <w:r w:rsidRPr="00D72123">
        <w:t xml:space="preserve">, </w:t>
      </w:r>
      <w:r w:rsidRPr="00D72123">
        <w:rPr>
          <w:i/>
        </w:rPr>
        <w:t>milli</w:t>
      </w:r>
      <w:r w:rsidRPr="00D72123">
        <w:t>)).</w:t>
      </w:r>
    </w:p>
    <w:p w14:paraId="1C54D4B3" w14:textId="77777777" w:rsidR="004C02EF" w:rsidRPr="00D72123" w:rsidRDefault="004C02EF" w:rsidP="004C02EF">
      <w:pPr>
        <w:pStyle w:val="Alg4"/>
        <w:numPr>
          <w:ilvl w:val="0"/>
          <w:numId w:val="282"/>
        </w:numPr>
      </w:pPr>
      <w:r w:rsidRPr="00D72123">
        <w:t xml:space="preserve">Let </w:t>
      </w:r>
      <w:r w:rsidRPr="00D72123">
        <w:rPr>
          <w:i/>
        </w:rPr>
        <w:t>v</w:t>
      </w:r>
      <w:r w:rsidRPr="00D72123">
        <w:t xml:space="preserve"> be TimeClip(</w:t>
      </w:r>
      <w:r w:rsidRPr="00D72123">
        <w:rPr>
          <w:i/>
        </w:rPr>
        <w:t>newDate</w:t>
      </w:r>
      <w:r w:rsidRPr="00D72123">
        <w:t>).</w:t>
      </w:r>
    </w:p>
    <w:p w14:paraId="7D70A998" w14:textId="77777777" w:rsidR="004C02EF" w:rsidRPr="00D72123" w:rsidRDefault="004C02EF" w:rsidP="004C02EF">
      <w:pPr>
        <w:pStyle w:val="Alg4"/>
        <w:numPr>
          <w:ilvl w:val="0"/>
          <w:numId w:val="282"/>
        </w:numPr>
      </w:pPr>
      <w:r w:rsidRPr="00D72123">
        <w:t xml:space="preserve">Set the [[PrimitiveValue]] internal property of this Date object to </w:t>
      </w:r>
      <w:r w:rsidRPr="00D72123">
        <w:rPr>
          <w:i/>
        </w:rPr>
        <w:t>v</w:t>
      </w:r>
      <w:r w:rsidRPr="00D72123">
        <w:t>.</w:t>
      </w:r>
    </w:p>
    <w:p w14:paraId="662732DD" w14:textId="77777777" w:rsidR="004C02EF" w:rsidRPr="00D72123" w:rsidRDefault="004C02EF" w:rsidP="004C02EF">
      <w:pPr>
        <w:pStyle w:val="Alg4"/>
        <w:numPr>
          <w:ilvl w:val="0"/>
          <w:numId w:val="282"/>
        </w:numPr>
        <w:spacing w:after="220"/>
      </w:pPr>
      <w:r w:rsidRPr="00D72123">
        <w:t xml:space="preserve">Return </w:t>
      </w:r>
      <w:r w:rsidRPr="00D72123">
        <w:rPr>
          <w:i/>
        </w:rPr>
        <w:t>v</w:t>
      </w:r>
      <w:r w:rsidRPr="00D72123">
        <w:t>.</w:t>
      </w:r>
      <w:bookmarkStart w:id="8194" w:name="_Toc393690582"/>
    </w:p>
    <w:p w14:paraId="08D731DD"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setUTCHours</w:t>
      </w:r>
      <w:r>
        <w:t xml:space="preserve"> method is </w:t>
      </w:r>
      <w:r>
        <w:rPr>
          <w:b/>
        </w:rPr>
        <w:t>4</w:t>
      </w:r>
      <w:r>
        <w:t>.</w:t>
      </w:r>
    </w:p>
    <w:p w14:paraId="42A09C23" w14:textId="77777777" w:rsidR="004C02EF" w:rsidRDefault="004C02EF" w:rsidP="004C02EF">
      <w:pPr>
        <w:pStyle w:val="40"/>
        <w:numPr>
          <w:ilvl w:val="0"/>
          <w:numId w:val="0"/>
        </w:numPr>
      </w:pPr>
      <w:r>
        <w:t>15.9.5.36</w:t>
      </w:r>
      <w:r>
        <w:tab/>
        <w:t>Date.prototype.setDate (date</w:t>
      </w:r>
      <w:bookmarkEnd w:id="8194"/>
      <w:r>
        <w:t>)</w:t>
      </w:r>
    </w:p>
    <w:p w14:paraId="2692D50A" w14:textId="77777777" w:rsidR="004C02EF" w:rsidRPr="00D72123" w:rsidRDefault="004C02EF" w:rsidP="004C02EF">
      <w:pPr>
        <w:pStyle w:val="Alg4"/>
        <w:numPr>
          <w:ilvl w:val="0"/>
          <w:numId w:val="283"/>
        </w:numPr>
      </w:pPr>
      <w:r w:rsidRPr="00D72123">
        <w:t xml:space="preserve">Let </w:t>
      </w:r>
      <w:r w:rsidRPr="00D72123">
        <w:rPr>
          <w:i/>
        </w:rPr>
        <w:t>t</w:t>
      </w:r>
      <w:r w:rsidRPr="00D72123">
        <w:t xml:space="preserve"> be the result of LocalTime(this time value).</w:t>
      </w:r>
    </w:p>
    <w:p w14:paraId="6A03B0CE" w14:textId="77777777" w:rsidR="004C02EF" w:rsidRPr="00D72123" w:rsidRDefault="004C02EF" w:rsidP="004C02EF">
      <w:pPr>
        <w:pStyle w:val="Alg4"/>
        <w:numPr>
          <w:ilvl w:val="0"/>
          <w:numId w:val="283"/>
        </w:numPr>
      </w:pPr>
      <w:r w:rsidRPr="00D72123">
        <w:t xml:space="preserve">Let </w:t>
      </w:r>
      <w:r w:rsidRPr="00D72123">
        <w:rPr>
          <w:i/>
        </w:rPr>
        <w:t>dt</w:t>
      </w:r>
      <w:r w:rsidRPr="00D72123">
        <w:t xml:space="preserve"> be ToNumber(</w:t>
      </w:r>
      <w:r w:rsidRPr="00D72123">
        <w:rPr>
          <w:i/>
        </w:rPr>
        <w:t>date</w:t>
      </w:r>
      <w:r w:rsidRPr="00D72123">
        <w:t>).</w:t>
      </w:r>
    </w:p>
    <w:p w14:paraId="2AA2B650" w14:textId="77777777" w:rsidR="004C02EF" w:rsidRPr="00D72123" w:rsidRDefault="004C02EF" w:rsidP="004C02EF">
      <w:pPr>
        <w:pStyle w:val="Alg4"/>
        <w:numPr>
          <w:ilvl w:val="0"/>
          <w:numId w:val="283"/>
        </w:numPr>
      </w:pPr>
      <w:r w:rsidRPr="00D72123">
        <w:t xml:space="preserve">Let </w:t>
      </w:r>
      <w:r w:rsidRPr="00D72123">
        <w:rPr>
          <w:i/>
        </w:rPr>
        <w:t>newDate</w:t>
      </w:r>
      <w:r w:rsidRPr="00D72123">
        <w:t xml:space="preserve"> be MakeDate(MakeDay(YearFromTime(</w:t>
      </w:r>
      <w:r w:rsidRPr="00D72123">
        <w:rPr>
          <w:i/>
        </w:rPr>
        <w:t>t</w:t>
      </w:r>
      <w:r w:rsidRPr="00D72123">
        <w:t>), MonthFromTime(</w:t>
      </w:r>
      <w:r w:rsidRPr="00D72123">
        <w:rPr>
          <w:i/>
        </w:rPr>
        <w:t>t</w:t>
      </w:r>
      <w:r w:rsidRPr="00D72123">
        <w:t xml:space="preserve">), </w:t>
      </w:r>
      <w:r w:rsidRPr="00D72123">
        <w:rPr>
          <w:i/>
        </w:rPr>
        <w:t>dt</w:t>
      </w:r>
      <w:r w:rsidRPr="00D72123">
        <w:t>), TimeWithinDay(</w:t>
      </w:r>
      <w:r w:rsidRPr="00D72123">
        <w:rPr>
          <w:i/>
        </w:rPr>
        <w:t>t</w:t>
      </w:r>
      <w:r w:rsidRPr="00D72123">
        <w:t>)).</w:t>
      </w:r>
    </w:p>
    <w:p w14:paraId="3F38EEFC" w14:textId="77777777" w:rsidR="004C02EF" w:rsidRPr="00D72123" w:rsidRDefault="004C02EF" w:rsidP="004C02EF">
      <w:pPr>
        <w:pStyle w:val="Alg4"/>
        <w:numPr>
          <w:ilvl w:val="0"/>
          <w:numId w:val="283"/>
        </w:numPr>
      </w:pPr>
      <w:r w:rsidRPr="00D72123">
        <w:t xml:space="preserve">Let </w:t>
      </w:r>
      <w:r w:rsidRPr="00D72123">
        <w:rPr>
          <w:i/>
        </w:rPr>
        <w:t>u</w:t>
      </w:r>
      <w:r w:rsidRPr="00D72123">
        <w:t xml:space="preserve"> be TimeClip(UTC(</w:t>
      </w:r>
      <w:r w:rsidRPr="00D72123">
        <w:rPr>
          <w:i/>
        </w:rPr>
        <w:t>newDate</w:t>
      </w:r>
      <w:r w:rsidRPr="00D72123">
        <w:t>)).</w:t>
      </w:r>
    </w:p>
    <w:p w14:paraId="0634FDCF" w14:textId="77777777" w:rsidR="004C02EF" w:rsidRPr="00D72123" w:rsidRDefault="004C02EF" w:rsidP="004C02EF">
      <w:pPr>
        <w:pStyle w:val="Alg4"/>
        <w:numPr>
          <w:ilvl w:val="0"/>
          <w:numId w:val="283"/>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39F9B3E2" w14:textId="77777777" w:rsidR="004C02EF" w:rsidRPr="00D72123" w:rsidRDefault="004C02EF" w:rsidP="004C02EF">
      <w:pPr>
        <w:pStyle w:val="Alg4"/>
        <w:numPr>
          <w:ilvl w:val="0"/>
          <w:numId w:val="283"/>
        </w:numPr>
        <w:spacing w:after="220"/>
      </w:pPr>
      <w:r w:rsidRPr="00D72123">
        <w:t xml:space="preserve">Return </w:t>
      </w:r>
      <w:r w:rsidRPr="00D72123">
        <w:rPr>
          <w:i/>
        </w:rPr>
        <w:t>u</w:t>
      </w:r>
      <w:r w:rsidRPr="00D72123">
        <w:t>.</w:t>
      </w:r>
      <w:bookmarkStart w:id="8195" w:name="_Toc393690583"/>
    </w:p>
    <w:p w14:paraId="3B76BC18" w14:textId="77777777" w:rsidR="004C02EF" w:rsidRDefault="004C02EF" w:rsidP="004C02EF">
      <w:pPr>
        <w:pStyle w:val="40"/>
        <w:numPr>
          <w:ilvl w:val="0"/>
          <w:numId w:val="0"/>
        </w:numPr>
      </w:pPr>
      <w:r>
        <w:t>15.9.5.37</w:t>
      </w:r>
      <w:r>
        <w:tab/>
        <w:t>Date.prototype.setUTCDate (date</w:t>
      </w:r>
      <w:bookmarkEnd w:id="8195"/>
      <w:r>
        <w:t>)</w:t>
      </w:r>
    </w:p>
    <w:p w14:paraId="551ABA23" w14:textId="77777777" w:rsidR="004C02EF" w:rsidRPr="00D72123" w:rsidRDefault="004C02EF" w:rsidP="004C02EF">
      <w:pPr>
        <w:pStyle w:val="Alg4"/>
        <w:numPr>
          <w:ilvl w:val="0"/>
          <w:numId w:val="284"/>
        </w:numPr>
      </w:pPr>
      <w:r w:rsidRPr="00D72123">
        <w:t xml:space="preserve">Let </w:t>
      </w:r>
      <w:r w:rsidRPr="00D72123">
        <w:rPr>
          <w:i/>
        </w:rPr>
        <w:t>t</w:t>
      </w:r>
      <w:r w:rsidRPr="00D72123">
        <w:t xml:space="preserve"> be this time value.</w:t>
      </w:r>
    </w:p>
    <w:p w14:paraId="7D63AD3F" w14:textId="77777777" w:rsidR="004C02EF" w:rsidRPr="00D72123" w:rsidRDefault="004C02EF" w:rsidP="004C02EF">
      <w:pPr>
        <w:pStyle w:val="Alg4"/>
        <w:numPr>
          <w:ilvl w:val="0"/>
          <w:numId w:val="284"/>
        </w:numPr>
      </w:pPr>
      <w:r w:rsidRPr="00D72123">
        <w:t xml:space="preserve">Let </w:t>
      </w:r>
      <w:r w:rsidRPr="00D72123">
        <w:rPr>
          <w:i/>
        </w:rPr>
        <w:t>dt</w:t>
      </w:r>
      <w:r w:rsidRPr="00D72123">
        <w:t xml:space="preserve"> be ToNumber(</w:t>
      </w:r>
      <w:r w:rsidRPr="00D72123">
        <w:rPr>
          <w:i/>
        </w:rPr>
        <w:t>date</w:t>
      </w:r>
      <w:r w:rsidRPr="00D72123">
        <w:t>).</w:t>
      </w:r>
    </w:p>
    <w:p w14:paraId="73FA5699" w14:textId="77777777" w:rsidR="004C02EF" w:rsidRPr="00D72123" w:rsidRDefault="004C02EF" w:rsidP="004C02EF">
      <w:pPr>
        <w:pStyle w:val="Alg4"/>
        <w:numPr>
          <w:ilvl w:val="0"/>
          <w:numId w:val="284"/>
        </w:numPr>
      </w:pPr>
      <w:r w:rsidRPr="00D72123">
        <w:t xml:space="preserve">Let </w:t>
      </w:r>
      <w:r w:rsidRPr="00D72123">
        <w:rPr>
          <w:i/>
        </w:rPr>
        <w:t>newDate</w:t>
      </w:r>
      <w:r w:rsidRPr="00D72123">
        <w:t xml:space="preserve"> be MakeDate(MakeDay(YearFromTime(</w:t>
      </w:r>
      <w:r w:rsidRPr="00D72123">
        <w:rPr>
          <w:i/>
        </w:rPr>
        <w:t>t</w:t>
      </w:r>
      <w:r w:rsidRPr="00D72123">
        <w:t>), MonthFromTime(</w:t>
      </w:r>
      <w:r w:rsidRPr="00D72123">
        <w:rPr>
          <w:i/>
        </w:rPr>
        <w:t>t</w:t>
      </w:r>
      <w:r w:rsidRPr="00D72123">
        <w:t xml:space="preserve">), </w:t>
      </w:r>
      <w:r w:rsidRPr="00D72123">
        <w:rPr>
          <w:i/>
        </w:rPr>
        <w:t>dt</w:t>
      </w:r>
      <w:r w:rsidRPr="00D72123">
        <w:t>), TimeWithinDay(</w:t>
      </w:r>
      <w:r w:rsidRPr="00D72123">
        <w:rPr>
          <w:i/>
        </w:rPr>
        <w:t>t</w:t>
      </w:r>
      <w:r w:rsidRPr="00D72123">
        <w:t>)).</w:t>
      </w:r>
    </w:p>
    <w:p w14:paraId="65D93094" w14:textId="77777777" w:rsidR="004C02EF" w:rsidRPr="00D72123" w:rsidRDefault="004C02EF" w:rsidP="004C02EF">
      <w:pPr>
        <w:pStyle w:val="Alg4"/>
        <w:numPr>
          <w:ilvl w:val="0"/>
          <w:numId w:val="284"/>
        </w:numPr>
      </w:pPr>
      <w:r w:rsidRPr="00D72123">
        <w:t xml:space="preserve">Let </w:t>
      </w:r>
      <w:r w:rsidRPr="00D72123">
        <w:rPr>
          <w:i/>
        </w:rPr>
        <w:t>v</w:t>
      </w:r>
      <w:r w:rsidRPr="00D72123">
        <w:t xml:space="preserve"> be TimeClip(</w:t>
      </w:r>
      <w:r w:rsidRPr="00D72123">
        <w:rPr>
          <w:i/>
        </w:rPr>
        <w:t>newDate</w:t>
      </w:r>
      <w:r w:rsidRPr="00D72123">
        <w:t>).</w:t>
      </w:r>
    </w:p>
    <w:p w14:paraId="5829877D" w14:textId="77777777" w:rsidR="004C02EF" w:rsidRPr="00D72123" w:rsidRDefault="004C02EF" w:rsidP="004C02EF">
      <w:pPr>
        <w:pStyle w:val="Alg4"/>
        <w:numPr>
          <w:ilvl w:val="0"/>
          <w:numId w:val="284"/>
        </w:numPr>
      </w:pPr>
      <w:r w:rsidRPr="00D72123">
        <w:t xml:space="preserve">Set the [[PrimitiveValue]] internal property of this Date object to </w:t>
      </w:r>
      <w:r w:rsidRPr="00D72123">
        <w:rPr>
          <w:i/>
        </w:rPr>
        <w:t>v</w:t>
      </w:r>
      <w:r w:rsidRPr="00D72123">
        <w:t>.</w:t>
      </w:r>
    </w:p>
    <w:p w14:paraId="4C3FAB90" w14:textId="77777777" w:rsidR="004C02EF" w:rsidRPr="00D72123" w:rsidRDefault="004C02EF" w:rsidP="004C02EF">
      <w:pPr>
        <w:pStyle w:val="Alg4"/>
        <w:numPr>
          <w:ilvl w:val="0"/>
          <w:numId w:val="284"/>
        </w:numPr>
        <w:spacing w:after="220"/>
      </w:pPr>
      <w:r w:rsidRPr="00D72123">
        <w:t xml:space="preserve">Return </w:t>
      </w:r>
      <w:r w:rsidRPr="00D72123">
        <w:rPr>
          <w:i/>
        </w:rPr>
        <w:t>v</w:t>
      </w:r>
      <w:r w:rsidRPr="00D72123">
        <w:t>.</w:t>
      </w:r>
      <w:bookmarkStart w:id="8196" w:name="_Toc393690584"/>
    </w:p>
    <w:p w14:paraId="41A59565" w14:textId="77777777" w:rsidR="004C02EF" w:rsidRDefault="004C02EF" w:rsidP="004C02EF">
      <w:pPr>
        <w:pStyle w:val="40"/>
        <w:numPr>
          <w:ilvl w:val="0"/>
          <w:numId w:val="0"/>
        </w:numPr>
      </w:pPr>
      <w:bookmarkStart w:id="8197" w:name="_Ref457709622"/>
      <w:r>
        <w:t>15.9.5.38</w:t>
      </w:r>
      <w:r>
        <w:tab/>
        <w:t xml:space="preserve">Date.prototype.setMonth (month [, date ] </w:t>
      </w:r>
      <w:bookmarkEnd w:id="8196"/>
      <w:r>
        <w:t>)</w:t>
      </w:r>
      <w:bookmarkEnd w:id="8197"/>
    </w:p>
    <w:p w14:paraId="0861149E"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sidRPr="00CF638A">
        <w:rPr>
          <w:rFonts w:ascii="Courier New" w:hAnsi="Courier New" w:cs="Courier New"/>
          <w:b/>
        </w:rPr>
        <w:t>getDate()</w:t>
      </w:r>
      <w:r>
        <w:t>.</w:t>
      </w:r>
    </w:p>
    <w:p w14:paraId="0F60AB79" w14:textId="77777777" w:rsidR="004C02EF" w:rsidRPr="00D72123" w:rsidRDefault="004C02EF" w:rsidP="004C02EF">
      <w:pPr>
        <w:pStyle w:val="Alg4"/>
        <w:numPr>
          <w:ilvl w:val="0"/>
          <w:numId w:val="285"/>
        </w:numPr>
      </w:pPr>
      <w:r w:rsidRPr="00D72123">
        <w:t xml:space="preserve">Let </w:t>
      </w:r>
      <w:r w:rsidRPr="00D72123">
        <w:rPr>
          <w:i/>
        </w:rPr>
        <w:t>t</w:t>
      </w:r>
      <w:r w:rsidRPr="00D72123">
        <w:t xml:space="preserve"> be the result of LocalTime(this time value).</w:t>
      </w:r>
    </w:p>
    <w:p w14:paraId="0A9EEBAB" w14:textId="77777777" w:rsidR="004C02EF" w:rsidRPr="00D72123" w:rsidRDefault="004C02EF" w:rsidP="004C02EF">
      <w:pPr>
        <w:pStyle w:val="Alg4"/>
        <w:numPr>
          <w:ilvl w:val="0"/>
          <w:numId w:val="285"/>
        </w:numPr>
      </w:pPr>
      <w:r w:rsidRPr="00D72123">
        <w:t xml:space="preserve">Let </w:t>
      </w:r>
      <w:r w:rsidRPr="00D72123">
        <w:rPr>
          <w:i/>
        </w:rPr>
        <w:t>m</w:t>
      </w:r>
      <w:r w:rsidRPr="00D72123">
        <w:t xml:space="preserve"> be ToNumber(</w:t>
      </w:r>
      <w:r w:rsidRPr="00D72123">
        <w:rPr>
          <w:i/>
        </w:rPr>
        <w:t>month</w:t>
      </w:r>
      <w:r w:rsidRPr="00D72123">
        <w:t>).</w:t>
      </w:r>
    </w:p>
    <w:p w14:paraId="0DC3C721" w14:textId="77777777" w:rsidR="004C02EF" w:rsidRPr="00D72123" w:rsidRDefault="004C02EF" w:rsidP="004C02EF">
      <w:pPr>
        <w:pStyle w:val="Alg4"/>
        <w:numPr>
          <w:ilvl w:val="0"/>
          <w:numId w:val="285"/>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2ABB05D2" w14:textId="77777777" w:rsidR="004C02EF" w:rsidRPr="00D72123" w:rsidRDefault="004C02EF" w:rsidP="004C02EF">
      <w:pPr>
        <w:pStyle w:val="Alg4"/>
        <w:numPr>
          <w:ilvl w:val="0"/>
          <w:numId w:val="285"/>
        </w:numPr>
      </w:pPr>
      <w:r w:rsidRPr="00D72123">
        <w:t xml:space="preserve">Let </w:t>
      </w:r>
      <w:r w:rsidRPr="00D72123">
        <w:rPr>
          <w:i/>
        </w:rPr>
        <w:t>newDate</w:t>
      </w:r>
      <w:r w:rsidRPr="00D72123">
        <w:t xml:space="preserve"> be MakeDate(MakeDay(YearFromTime(</w:t>
      </w:r>
      <w:r w:rsidRPr="00D72123">
        <w:rPr>
          <w:i/>
        </w:rPr>
        <w:t>t</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63DB120B" w14:textId="77777777" w:rsidR="004C02EF" w:rsidRPr="00D72123" w:rsidRDefault="004C02EF" w:rsidP="004C02EF">
      <w:pPr>
        <w:pStyle w:val="Alg4"/>
        <w:numPr>
          <w:ilvl w:val="0"/>
          <w:numId w:val="285"/>
        </w:numPr>
      </w:pPr>
      <w:r w:rsidRPr="00D72123">
        <w:t xml:space="preserve">Let </w:t>
      </w:r>
      <w:r w:rsidRPr="00D72123">
        <w:rPr>
          <w:i/>
        </w:rPr>
        <w:t>u</w:t>
      </w:r>
      <w:r w:rsidRPr="00D72123">
        <w:t xml:space="preserve"> be TimeClip(UTC(</w:t>
      </w:r>
      <w:r w:rsidRPr="00D72123">
        <w:rPr>
          <w:i/>
        </w:rPr>
        <w:t>newDate</w:t>
      </w:r>
      <w:r w:rsidRPr="00D72123">
        <w:t>)).</w:t>
      </w:r>
    </w:p>
    <w:p w14:paraId="66501825" w14:textId="77777777" w:rsidR="004C02EF" w:rsidRPr="00D72123" w:rsidRDefault="004C02EF" w:rsidP="004C02EF">
      <w:pPr>
        <w:pStyle w:val="Alg4"/>
        <w:numPr>
          <w:ilvl w:val="0"/>
          <w:numId w:val="285"/>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29BB2FB7" w14:textId="77777777" w:rsidR="004C02EF" w:rsidRPr="00D72123" w:rsidRDefault="004C02EF" w:rsidP="004C02EF">
      <w:pPr>
        <w:pStyle w:val="Alg4"/>
        <w:numPr>
          <w:ilvl w:val="0"/>
          <w:numId w:val="285"/>
        </w:numPr>
        <w:spacing w:after="220"/>
      </w:pPr>
      <w:r w:rsidRPr="00D72123">
        <w:t xml:space="preserve">Return </w:t>
      </w:r>
      <w:r w:rsidRPr="00D72123">
        <w:rPr>
          <w:i/>
        </w:rPr>
        <w:t>u</w:t>
      </w:r>
      <w:r w:rsidRPr="00D72123">
        <w:t>.</w:t>
      </w:r>
      <w:bookmarkStart w:id="8198" w:name="_Toc393690585"/>
    </w:p>
    <w:p w14:paraId="0D224504"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setMonth</w:t>
      </w:r>
      <w:r>
        <w:t xml:space="preserve"> method is </w:t>
      </w:r>
      <w:r>
        <w:rPr>
          <w:b/>
        </w:rPr>
        <w:t>2</w:t>
      </w:r>
      <w:r>
        <w:t>.</w:t>
      </w:r>
    </w:p>
    <w:p w14:paraId="76BE7381" w14:textId="77777777" w:rsidR="004C02EF" w:rsidRDefault="004C02EF" w:rsidP="004C02EF">
      <w:pPr>
        <w:pStyle w:val="40"/>
        <w:numPr>
          <w:ilvl w:val="0"/>
          <w:numId w:val="0"/>
        </w:numPr>
      </w:pPr>
      <w:bookmarkStart w:id="8199" w:name="_Ref457709667"/>
      <w:r>
        <w:t>15.9.5.39</w:t>
      </w:r>
      <w:r>
        <w:tab/>
        <w:t xml:space="preserve">Date.prototype.setUTCMonth (month [, date ] </w:t>
      </w:r>
      <w:bookmarkEnd w:id="8198"/>
      <w:r>
        <w:t>)</w:t>
      </w:r>
      <w:bookmarkEnd w:id="8199"/>
    </w:p>
    <w:p w14:paraId="03621FE4"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sidRPr="00CF638A">
        <w:rPr>
          <w:rFonts w:ascii="Courier New" w:hAnsi="Courier New" w:cs="Courier New"/>
          <w:b/>
        </w:rPr>
        <w:t>getUTCDate()</w:t>
      </w:r>
      <w:r>
        <w:t>.</w:t>
      </w:r>
    </w:p>
    <w:p w14:paraId="666E2366" w14:textId="77777777" w:rsidR="004C02EF" w:rsidRPr="00D72123" w:rsidRDefault="004C02EF" w:rsidP="004C02EF">
      <w:pPr>
        <w:pStyle w:val="Alg4"/>
        <w:numPr>
          <w:ilvl w:val="0"/>
          <w:numId w:val="286"/>
        </w:numPr>
      </w:pPr>
      <w:r w:rsidRPr="00D72123">
        <w:t xml:space="preserve">Let </w:t>
      </w:r>
      <w:r w:rsidRPr="00D72123">
        <w:rPr>
          <w:i/>
        </w:rPr>
        <w:t>t</w:t>
      </w:r>
      <w:r w:rsidRPr="00D72123">
        <w:t xml:space="preserve"> be this time value.</w:t>
      </w:r>
    </w:p>
    <w:p w14:paraId="2A50FB63" w14:textId="77777777" w:rsidR="004C02EF" w:rsidRPr="00D72123" w:rsidRDefault="004C02EF" w:rsidP="004C02EF">
      <w:pPr>
        <w:pStyle w:val="Alg4"/>
        <w:numPr>
          <w:ilvl w:val="0"/>
          <w:numId w:val="286"/>
        </w:numPr>
      </w:pPr>
      <w:r w:rsidRPr="00D72123">
        <w:t xml:space="preserve">Let </w:t>
      </w:r>
      <w:r w:rsidRPr="00D72123">
        <w:rPr>
          <w:i/>
        </w:rPr>
        <w:t>m</w:t>
      </w:r>
      <w:r w:rsidRPr="00D72123">
        <w:t xml:space="preserve"> be ToNumber(</w:t>
      </w:r>
      <w:r w:rsidRPr="00D72123">
        <w:rPr>
          <w:i/>
        </w:rPr>
        <w:t>month</w:t>
      </w:r>
      <w:r w:rsidRPr="00D72123">
        <w:t>).</w:t>
      </w:r>
    </w:p>
    <w:p w14:paraId="7FC8DE0D" w14:textId="77777777" w:rsidR="004C02EF" w:rsidRPr="00D72123" w:rsidRDefault="004C02EF" w:rsidP="004C02EF">
      <w:pPr>
        <w:pStyle w:val="Alg4"/>
        <w:numPr>
          <w:ilvl w:val="0"/>
          <w:numId w:val="286"/>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57FB97CD" w14:textId="77777777" w:rsidR="004C02EF" w:rsidRPr="00D72123" w:rsidRDefault="004C02EF" w:rsidP="004C02EF">
      <w:pPr>
        <w:pStyle w:val="Alg4"/>
        <w:numPr>
          <w:ilvl w:val="0"/>
          <w:numId w:val="286"/>
        </w:numPr>
      </w:pPr>
      <w:r w:rsidRPr="00D72123">
        <w:t xml:space="preserve">Let </w:t>
      </w:r>
      <w:r w:rsidRPr="00D72123">
        <w:rPr>
          <w:i/>
        </w:rPr>
        <w:t>newDate</w:t>
      </w:r>
      <w:r w:rsidRPr="00D72123">
        <w:t xml:space="preserve"> be MakeDate(MakeDay(YearFromTime(</w:t>
      </w:r>
      <w:r w:rsidRPr="00D72123">
        <w:rPr>
          <w:i/>
        </w:rPr>
        <w:t>t</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69FB6FB5" w14:textId="77777777" w:rsidR="004C02EF" w:rsidRPr="00D72123" w:rsidRDefault="004C02EF" w:rsidP="004C02EF">
      <w:pPr>
        <w:pStyle w:val="Alg4"/>
        <w:numPr>
          <w:ilvl w:val="0"/>
          <w:numId w:val="286"/>
        </w:numPr>
      </w:pPr>
      <w:r w:rsidRPr="00D72123">
        <w:t xml:space="preserve">Let </w:t>
      </w:r>
      <w:r w:rsidRPr="00D72123">
        <w:rPr>
          <w:i/>
        </w:rPr>
        <w:t>v</w:t>
      </w:r>
      <w:r w:rsidRPr="00D72123">
        <w:t xml:space="preserve"> be TimeClip(</w:t>
      </w:r>
      <w:r w:rsidRPr="00D72123">
        <w:rPr>
          <w:i/>
        </w:rPr>
        <w:t>newDate</w:t>
      </w:r>
      <w:r w:rsidRPr="00D72123">
        <w:t>).</w:t>
      </w:r>
    </w:p>
    <w:p w14:paraId="6DF96398" w14:textId="77777777" w:rsidR="004C02EF" w:rsidRPr="00D72123" w:rsidRDefault="004C02EF" w:rsidP="004C02EF">
      <w:pPr>
        <w:pStyle w:val="Alg4"/>
        <w:numPr>
          <w:ilvl w:val="0"/>
          <w:numId w:val="286"/>
        </w:numPr>
      </w:pPr>
      <w:r w:rsidRPr="00D72123">
        <w:t xml:space="preserve">Set the [[PrimitiveValue]] internal property of this Date object to </w:t>
      </w:r>
      <w:r w:rsidRPr="00D72123">
        <w:rPr>
          <w:i/>
        </w:rPr>
        <w:t>v</w:t>
      </w:r>
      <w:r w:rsidRPr="00D72123">
        <w:t>.</w:t>
      </w:r>
    </w:p>
    <w:p w14:paraId="136EAD31" w14:textId="77777777" w:rsidR="004C02EF" w:rsidRPr="00D72123" w:rsidRDefault="004C02EF" w:rsidP="004C02EF">
      <w:pPr>
        <w:pStyle w:val="Alg4"/>
        <w:numPr>
          <w:ilvl w:val="0"/>
          <w:numId w:val="286"/>
        </w:numPr>
        <w:spacing w:after="220"/>
      </w:pPr>
      <w:r w:rsidRPr="00D72123">
        <w:t xml:space="preserve">Return </w:t>
      </w:r>
      <w:r w:rsidRPr="00D72123">
        <w:rPr>
          <w:i/>
        </w:rPr>
        <w:t>v</w:t>
      </w:r>
      <w:r w:rsidRPr="00D72123">
        <w:t>.</w:t>
      </w:r>
      <w:bookmarkStart w:id="8200" w:name="_Toc393690586"/>
    </w:p>
    <w:p w14:paraId="17F6E4BB"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setUTCMonth</w:t>
      </w:r>
      <w:r>
        <w:t xml:space="preserve"> method is </w:t>
      </w:r>
      <w:r>
        <w:rPr>
          <w:b/>
        </w:rPr>
        <w:t>2</w:t>
      </w:r>
      <w:r>
        <w:t>.</w:t>
      </w:r>
    </w:p>
    <w:p w14:paraId="75B188B0" w14:textId="77777777" w:rsidR="004C02EF" w:rsidRDefault="004C02EF" w:rsidP="004C02EF">
      <w:pPr>
        <w:pStyle w:val="40"/>
        <w:numPr>
          <w:ilvl w:val="0"/>
          <w:numId w:val="0"/>
        </w:numPr>
      </w:pPr>
      <w:bookmarkStart w:id="8201" w:name="_Ref457709669"/>
      <w:r>
        <w:t>15.9.5.40</w:t>
      </w:r>
      <w:r>
        <w:tab/>
        <w:t xml:space="preserve">Date.prototype.setFullYear (year [, month [, date ] ] </w:t>
      </w:r>
      <w:bookmarkEnd w:id="8200"/>
      <w:r>
        <w:t>)</w:t>
      </w:r>
      <w:bookmarkEnd w:id="8201"/>
    </w:p>
    <w:p w14:paraId="36D5AEF7" w14:textId="77777777" w:rsidR="004C02EF" w:rsidRDefault="004C02EF" w:rsidP="004C02EF">
      <w:r>
        <w:t xml:space="preserve">If </w:t>
      </w:r>
      <w:r w:rsidRPr="00895113">
        <w:rPr>
          <w:rFonts w:ascii="Times New Roman" w:hAnsi="Times New Roman"/>
          <w:i/>
        </w:rPr>
        <w:t>month</w:t>
      </w:r>
      <w:r>
        <w:t xml:space="preserve"> is not specified, this behaves as if </w:t>
      </w:r>
      <w:r w:rsidRPr="00895113">
        <w:rPr>
          <w:rFonts w:ascii="Times New Roman" w:hAnsi="Times New Roman"/>
          <w:i/>
        </w:rPr>
        <w:t>month</w:t>
      </w:r>
      <w:r>
        <w:t xml:space="preserve"> were specified with the value </w:t>
      </w:r>
      <w:r>
        <w:rPr>
          <w:rFonts w:ascii="Courier New" w:hAnsi="Courier New" w:cs="Courier New"/>
          <w:b/>
        </w:rPr>
        <w:t>getMonth()</w:t>
      </w:r>
      <w:r>
        <w:t>.</w:t>
      </w:r>
    </w:p>
    <w:p w14:paraId="3EA60A47"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Pr>
          <w:rFonts w:ascii="Courier New" w:hAnsi="Courier New" w:cs="Courier New"/>
          <w:b/>
        </w:rPr>
        <w:t>getDate(</w:t>
      </w:r>
      <w:r w:rsidRPr="00CF638A">
        <w:rPr>
          <w:rFonts w:ascii="Courier New" w:hAnsi="Courier New" w:cs="Courier New"/>
          <w:b/>
        </w:rPr>
        <w:t>)</w:t>
      </w:r>
      <w:r>
        <w:t>.</w:t>
      </w:r>
    </w:p>
    <w:p w14:paraId="02E529C0" w14:textId="77777777" w:rsidR="004C02EF" w:rsidRPr="00D72123" w:rsidRDefault="004C02EF" w:rsidP="004C02EF">
      <w:pPr>
        <w:pStyle w:val="Alg4"/>
        <w:numPr>
          <w:ilvl w:val="0"/>
          <w:numId w:val="287"/>
        </w:numPr>
      </w:pPr>
      <w:r w:rsidRPr="00D72123">
        <w:t xml:space="preserve">Let </w:t>
      </w:r>
      <w:r w:rsidRPr="00D72123">
        <w:rPr>
          <w:i/>
        </w:rPr>
        <w:t>t</w:t>
      </w:r>
      <w:r w:rsidRPr="00D72123">
        <w:t xml:space="preserve"> be the result of LocalTime(this time value); but if this time value is </w:t>
      </w:r>
      <w:r w:rsidRPr="00D72123">
        <w:rPr>
          <w:b/>
        </w:rPr>
        <w:t>NaN</w:t>
      </w:r>
      <w:r w:rsidRPr="00D72123">
        <w:t xml:space="preserve">, let </w:t>
      </w:r>
      <w:r w:rsidRPr="00D72123">
        <w:rPr>
          <w:i/>
        </w:rPr>
        <w:t>t</w:t>
      </w:r>
      <w:r w:rsidRPr="00D72123">
        <w:t xml:space="preserve"> be </w:t>
      </w:r>
      <w:r w:rsidRPr="00D72123">
        <w:rPr>
          <w:b/>
        </w:rPr>
        <w:t>+0</w:t>
      </w:r>
      <w:r w:rsidRPr="00D72123">
        <w:t>.</w:t>
      </w:r>
    </w:p>
    <w:p w14:paraId="2C7F6A11" w14:textId="77777777" w:rsidR="004C02EF" w:rsidRPr="00D72123" w:rsidRDefault="004C02EF" w:rsidP="004C02EF">
      <w:pPr>
        <w:pStyle w:val="Alg4"/>
        <w:numPr>
          <w:ilvl w:val="0"/>
          <w:numId w:val="287"/>
        </w:numPr>
      </w:pPr>
      <w:r w:rsidRPr="00D72123">
        <w:t xml:space="preserve">Let </w:t>
      </w:r>
      <w:r w:rsidRPr="00D72123">
        <w:rPr>
          <w:i/>
        </w:rPr>
        <w:t>y</w:t>
      </w:r>
      <w:r w:rsidRPr="00D72123">
        <w:t xml:space="preserve"> be ToNumber(</w:t>
      </w:r>
      <w:r w:rsidRPr="00D72123">
        <w:rPr>
          <w:i/>
        </w:rPr>
        <w:t>year</w:t>
      </w:r>
      <w:r w:rsidRPr="00D72123">
        <w:t>).</w:t>
      </w:r>
    </w:p>
    <w:p w14:paraId="2F14D450" w14:textId="77777777" w:rsidR="004C02EF" w:rsidRPr="00D72123" w:rsidRDefault="004C02EF" w:rsidP="004C02EF">
      <w:pPr>
        <w:pStyle w:val="Alg4"/>
        <w:numPr>
          <w:ilvl w:val="0"/>
          <w:numId w:val="287"/>
        </w:numPr>
      </w:pPr>
      <w:r w:rsidRPr="00D72123">
        <w:t xml:space="preserve">If </w:t>
      </w:r>
      <w:r w:rsidRPr="00D72123">
        <w:rPr>
          <w:i/>
        </w:rPr>
        <w:t>month</w:t>
      </w:r>
      <w:r w:rsidRPr="00D72123">
        <w:t xml:space="preserve"> is not specified, then let </w:t>
      </w:r>
      <w:r w:rsidRPr="00D72123">
        <w:rPr>
          <w:i/>
        </w:rPr>
        <w:t>m</w:t>
      </w:r>
      <w:r w:rsidRPr="00D72123">
        <w:t xml:space="preserve"> be MonthFromTime(</w:t>
      </w:r>
      <w:r w:rsidRPr="00D72123">
        <w:rPr>
          <w:i/>
        </w:rPr>
        <w:t>t</w:t>
      </w:r>
      <w:r w:rsidRPr="00D72123">
        <w:t xml:space="preserve">); otherwise, let </w:t>
      </w:r>
      <w:r w:rsidRPr="00D72123">
        <w:rPr>
          <w:i/>
        </w:rPr>
        <w:t>m</w:t>
      </w:r>
      <w:r w:rsidRPr="00D72123">
        <w:t xml:space="preserve"> be ToNumber(</w:t>
      </w:r>
      <w:r w:rsidRPr="00D72123">
        <w:rPr>
          <w:i/>
        </w:rPr>
        <w:t>month</w:t>
      </w:r>
      <w:r w:rsidRPr="00D72123">
        <w:t>).</w:t>
      </w:r>
    </w:p>
    <w:p w14:paraId="4D21CC24" w14:textId="77777777" w:rsidR="004C02EF" w:rsidRPr="00D72123" w:rsidRDefault="004C02EF" w:rsidP="004C02EF">
      <w:pPr>
        <w:pStyle w:val="Alg4"/>
        <w:numPr>
          <w:ilvl w:val="0"/>
          <w:numId w:val="287"/>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24A15B12" w14:textId="77777777" w:rsidR="004C02EF" w:rsidRPr="00D72123" w:rsidRDefault="004C02EF" w:rsidP="004C02EF">
      <w:pPr>
        <w:pStyle w:val="Alg4"/>
        <w:numPr>
          <w:ilvl w:val="0"/>
          <w:numId w:val="287"/>
        </w:numPr>
      </w:pPr>
      <w:r w:rsidRPr="00D72123">
        <w:t xml:space="preserve">Let </w:t>
      </w:r>
      <w:r w:rsidRPr="00D72123">
        <w:rPr>
          <w:i/>
        </w:rPr>
        <w:t>newDate</w:t>
      </w:r>
      <w:r w:rsidRPr="00D72123">
        <w:t xml:space="preserve"> be MakeDate(MakeDay(</w:t>
      </w:r>
      <w:r w:rsidRPr="00D72123">
        <w:rPr>
          <w:i/>
        </w:rPr>
        <w:t>y</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5D2F7AC8" w14:textId="77777777" w:rsidR="004C02EF" w:rsidRPr="00D72123" w:rsidRDefault="004C02EF" w:rsidP="004C02EF">
      <w:pPr>
        <w:pStyle w:val="Alg4"/>
        <w:numPr>
          <w:ilvl w:val="0"/>
          <w:numId w:val="287"/>
        </w:numPr>
      </w:pPr>
      <w:r w:rsidRPr="00D72123">
        <w:t xml:space="preserve">Let </w:t>
      </w:r>
      <w:r w:rsidRPr="00D72123">
        <w:rPr>
          <w:i/>
        </w:rPr>
        <w:t>u</w:t>
      </w:r>
      <w:r w:rsidRPr="00D72123">
        <w:t xml:space="preserve"> be TimeClip(UTC(</w:t>
      </w:r>
      <w:r w:rsidRPr="00D72123">
        <w:rPr>
          <w:i/>
        </w:rPr>
        <w:t>newDate</w:t>
      </w:r>
      <w:r w:rsidRPr="00D72123">
        <w:t>)).</w:t>
      </w:r>
    </w:p>
    <w:p w14:paraId="0186422C" w14:textId="77777777" w:rsidR="004C02EF" w:rsidRPr="00D72123" w:rsidRDefault="004C02EF" w:rsidP="004C02EF">
      <w:pPr>
        <w:pStyle w:val="Alg4"/>
        <w:numPr>
          <w:ilvl w:val="0"/>
          <w:numId w:val="287"/>
        </w:numPr>
      </w:pPr>
      <w:r w:rsidRPr="00D72123">
        <w:t>Set the [[PrimitiveValue]] internal property of this Date object</w:t>
      </w:r>
      <w:r w:rsidRPr="00D72123" w:rsidDel="0010346D">
        <w:t xml:space="preserve"> </w:t>
      </w:r>
      <w:r w:rsidRPr="00D72123">
        <w:t xml:space="preserve">to </w:t>
      </w:r>
      <w:r w:rsidRPr="00D72123">
        <w:rPr>
          <w:i/>
        </w:rPr>
        <w:t>u</w:t>
      </w:r>
      <w:r w:rsidRPr="00D72123">
        <w:t>.</w:t>
      </w:r>
    </w:p>
    <w:p w14:paraId="16A53A99" w14:textId="77777777" w:rsidR="004C02EF" w:rsidRPr="00D72123" w:rsidRDefault="004C02EF" w:rsidP="004C02EF">
      <w:pPr>
        <w:pStyle w:val="Alg4"/>
        <w:numPr>
          <w:ilvl w:val="0"/>
          <w:numId w:val="287"/>
        </w:numPr>
        <w:spacing w:after="220"/>
      </w:pPr>
      <w:r w:rsidRPr="00D72123">
        <w:t xml:space="preserve">Return </w:t>
      </w:r>
      <w:r w:rsidRPr="00D72123">
        <w:rPr>
          <w:i/>
        </w:rPr>
        <w:t>u</w:t>
      </w:r>
      <w:r w:rsidRPr="00D72123">
        <w:t>.</w:t>
      </w:r>
      <w:bookmarkStart w:id="8202" w:name="_Toc393690587"/>
    </w:p>
    <w:p w14:paraId="5BC5C44B" w14:textId="77777777" w:rsidR="004C02EF" w:rsidRDefault="004C02EF" w:rsidP="004C02EF">
      <w:r>
        <w:t xml:space="preserve">The </w:t>
      </w:r>
      <w:r>
        <w:rPr>
          <w:rFonts w:ascii="Courier New" w:hAnsi="Courier New"/>
          <w:b/>
        </w:rPr>
        <w:t>length</w:t>
      </w:r>
      <w:r>
        <w:t xml:space="preserve"> property of the </w:t>
      </w:r>
      <w:r>
        <w:rPr>
          <w:rFonts w:ascii="Courier New" w:hAnsi="Courier New"/>
          <w:b/>
        </w:rPr>
        <w:t>setFullYear</w:t>
      </w:r>
      <w:r>
        <w:t xml:space="preserve"> method is </w:t>
      </w:r>
      <w:r>
        <w:rPr>
          <w:b/>
        </w:rPr>
        <w:t>3</w:t>
      </w:r>
      <w:r>
        <w:t>.</w:t>
      </w:r>
    </w:p>
    <w:p w14:paraId="4D0845E1" w14:textId="77777777" w:rsidR="004C02EF" w:rsidRDefault="004C02EF" w:rsidP="004C02EF">
      <w:pPr>
        <w:pStyle w:val="40"/>
        <w:numPr>
          <w:ilvl w:val="0"/>
          <w:numId w:val="0"/>
        </w:numPr>
      </w:pPr>
      <w:bookmarkStart w:id="8203" w:name="_Ref457709670"/>
      <w:r>
        <w:t>15.9.5.41</w:t>
      </w:r>
      <w:r>
        <w:tab/>
        <w:t xml:space="preserve">Date.prototype.setUTCFullYear (year [, month [, date ] ] </w:t>
      </w:r>
      <w:bookmarkEnd w:id="8202"/>
      <w:r>
        <w:t>)</w:t>
      </w:r>
      <w:bookmarkEnd w:id="8203"/>
    </w:p>
    <w:p w14:paraId="516D959D" w14:textId="77777777" w:rsidR="004C02EF" w:rsidRDefault="004C02EF" w:rsidP="004C02EF">
      <w:r>
        <w:t xml:space="preserve">If </w:t>
      </w:r>
      <w:r w:rsidRPr="00895113">
        <w:rPr>
          <w:rFonts w:ascii="Times New Roman" w:hAnsi="Times New Roman"/>
          <w:i/>
        </w:rPr>
        <w:t>month</w:t>
      </w:r>
      <w:r>
        <w:t xml:space="preserve"> is not specified, this behaves as if </w:t>
      </w:r>
      <w:r w:rsidRPr="00895113">
        <w:rPr>
          <w:rFonts w:ascii="Times New Roman" w:hAnsi="Times New Roman"/>
          <w:i/>
        </w:rPr>
        <w:t>month</w:t>
      </w:r>
      <w:r>
        <w:t xml:space="preserve"> were specified with the value </w:t>
      </w:r>
      <w:r>
        <w:rPr>
          <w:rFonts w:ascii="Courier New" w:hAnsi="Courier New" w:cs="Courier New"/>
          <w:b/>
        </w:rPr>
        <w:t>getUTCMonth(</w:t>
      </w:r>
      <w:r w:rsidRPr="00CF638A">
        <w:rPr>
          <w:rFonts w:ascii="Courier New" w:hAnsi="Courier New" w:cs="Courier New"/>
          <w:b/>
        </w:rPr>
        <w:t>)</w:t>
      </w:r>
      <w:r>
        <w:t>.</w:t>
      </w:r>
    </w:p>
    <w:p w14:paraId="74118FCF" w14:textId="77777777" w:rsidR="004C02EF" w:rsidRDefault="004C02EF" w:rsidP="004C02EF">
      <w:r>
        <w:t xml:space="preserve">If </w:t>
      </w:r>
      <w:r w:rsidRPr="00895113">
        <w:rPr>
          <w:rFonts w:ascii="Times New Roman" w:hAnsi="Times New Roman"/>
          <w:i/>
        </w:rPr>
        <w:t>date</w:t>
      </w:r>
      <w:r>
        <w:t xml:space="preserve"> is not specified, this behaves as if </w:t>
      </w:r>
      <w:r w:rsidRPr="00895113">
        <w:rPr>
          <w:rFonts w:ascii="Times New Roman" w:hAnsi="Times New Roman"/>
          <w:i/>
        </w:rPr>
        <w:t>date</w:t>
      </w:r>
      <w:r>
        <w:t xml:space="preserve"> were specified with the value </w:t>
      </w:r>
      <w:r w:rsidRPr="00CF638A">
        <w:rPr>
          <w:rFonts w:ascii="Courier New" w:hAnsi="Courier New" w:cs="Courier New"/>
          <w:b/>
        </w:rPr>
        <w:t>getUTCDate()</w:t>
      </w:r>
      <w:r>
        <w:t>.</w:t>
      </w:r>
    </w:p>
    <w:p w14:paraId="60C6E7FE" w14:textId="77777777" w:rsidR="004C02EF" w:rsidRPr="00D72123" w:rsidRDefault="004C02EF" w:rsidP="004C02EF">
      <w:pPr>
        <w:pStyle w:val="Alg4"/>
        <w:numPr>
          <w:ilvl w:val="0"/>
          <w:numId w:val="288"/>
        </w:numPr>
      </w:pPr>
      <w:r w:rsidRPr="00D72123">
        <w:t xml:space="preserve">Let </w:t>
      </w:r>
      <w:r w:rsidRPr="00D72123">
        <w:rPr>
          <w:i/>
        </w:rPr>
        <w:t>t</w:t>
      </w:r>
      <w:r w:rsidRPr="00D72123">
        <w:t xml:space="preserve"> be this time value; but if this time value is </w:t>
      </w:r>
      <w:r w:rsidRPr="00D72123">
        <w:rPr>
          <w:b/>
        </w:rPr>
        <w:t>NaN</w:t>
      </w:r>
      <w:r w:rsidRPr="00D72123">
        <w:t xml:space="preserve">, let </w:t>
      </w:r>
      <w:r w:rsidRPr="00D72123">
        <w:rPr>
          <w:i/>
        </w:rPr>
        <w:t>t</w:t>
      </w:r>
      <w:r w:rsidRPr="00D72123">
        <w:t xml:space="preserve"> be </w:t>
      </w:r>
      <w:r w:rsidRPr="00D72123">
        <w:rPr>
          <w:b/>
        </w:rPr>
        <w:t>+0</w:t>
      </w:r>
      <w:r w:rsidRPr="00D72123">
        <w:t>.</w:t>
      </w:r>
    </w:p>
    <w:p w14:paraId="49BED569" w14:textId="77777777" w:rsidR="004C02EF" w:rsidRPr="00D72123" w:rsidRDefault="004C02EF" w:rsidP="004C02EF">
      <w:pPr>
        <w:pStyle w:val="Alg4"/>
        <w:numPr>
          <w:ilvl w:val="0"/>
          <w:numId w:val="288"/>
        </w:numPr>
      </w:pPr>
      <w:r w:rsidRPr="00D72123">
        <w:t xml:space="preserve">Let </w:t>
      </w:r>
      <w:r w:rsidRPr="00D72123">
        <w:rPr>
          <w:i/>
        </w:rPr>
        <w:t>y</w:t>
      </w:r>
      <w:r w:rsidRPr="00D72123">
        <w:t xml:space="preserve"> be ToNumber(</w:t>
      </w:r>
      <w:r w:rsidRPr="00D72123">
        <w:rPr>
          <w:i/>
        </w:rPr>
        <w:t>year</w:t>
      </w:r>
      <w:r w:rsidRPr="00D72123">
        <w:t>).</w:t>
      </w:r>
    </w:p>
    <w:p w14:paraId="390E0AB1" w14:textId="77777777" w:rsidR="004C02EF" w:rsidRPr="00D72123" w:rsidRDefault="004C02EF" w:rsidP="004C02EF">
      <w:pPr>
        <w:pStyle w:val="Alg4"/>
        <w:numPr>
          <w:ilvl w:val="0"/>
          <w:numId w:val="288"/>
        </w:numPr>
      </w:pPr>
      <w:r w:rsidRPr="00D72123">
        <w:t xml:space="preserve">If </w:t>
      </w:r>
      <w:r w:rsidRPr="00D72123">
        <w:rPr>
          <w:i/>
        </w:rPr>
        <w:t>month</w:t>
      </w:r>
      <w:r w:rsidRPr="00D72123">
        <w:t xml:space="preserve"> is not specified, then let </w:t>
      </w:r>
      <w:r w:rsidRPr="00D72123">
        <w:rPr>
          <w:i/>
        </w:rPr>
        <w:t>m</w:t>
      </w:r>
      <w:r w:rsidRPr="00D72123">
        <w:t xml:space="preserve"> be MonthFromTime(</w:t>
      </w:r>
      <w:r w:rsidRPr="00D72123">
        <w:rPr>
          <w:i/>
        </w:rPr>
        <w:t>t</w:t>
      </w:r>
      <w:r w:rsidRPr="00D72123">
        <w:t xml:space="preserve">); otherwise, let </w:t>
      </w:r>
      <w:r w:rsidRPr="00D72123">
        <w:rPr>
          <w:i/>
        </w:rPr>
        <w:t>m</w:t>
      </w:r>
      <w:r w:rsidRPr="00D72123">
        <w:t xml:space="preserve"> be ToNumber(</w:t>
      </w:r>
      <w:r w:rsidRPr="00D72123">
        <w:rPr>
          <w:i/>
        </w:rPr>
        <w:t>month</w:t>
      </w:r>
      <w:r w:rsidRPr="00D72123">
        <w:t>).</w:t>
      </w:r>
    </w:p>
    <w:p w14:paraId="6ABCF134" w14:textId="77777777" w:rsidR="004C02EF" w:rsidRPr="00D72123" w:rsidRDefault="004C02EF" w:rsidP="004C02EF">
      <w:pPr>
        <w:pStyle w:val="Alg4"/>
        <w:numPr>
          <w:ilvl w:val="0"/>
          <w:numId w:val="288"/>
        </w:numPr>
      </w:pPr>
      <w:r w:rsidRPr="00D72123">
        <w:t xml:space="preserve">If </w:t>
      </w:r>
      <w:r w:rsidRPr="00D72123">
        <w:rPr>
          <w:i/>
        </w:rPr>
        <w:t>date</w:t>
      </w:r>
      <w:r w:rsidRPr="00D72123">
        <w:t xml:space="preserve"> is not specified, then let </w:t>
      </w:r>
      <w:r w:rsidRPr="00D72123">
        <w:rPr>
          <w:i/>
        </w:rPr>
        <w:t>dt</w:t>
      </w:r>
      <w:r w:rsidRPr="00D72123">
        <w:t xml:space="preserve"> be DateFromTime(</w:t>
      </w:r>
      <w:r w:rsidRPr="00D72123">
        <w:rPr>
          <w:i/>
        </w:rPr>
        <w:t>t</w:t>
      </w:r>
      <w:r w:rsidRPr="00D72123">
        <w:t xml:space="preserve">); otherwise, let </w:t>
      </w:r>
      <w:r w:rsidRPr="00D72123">
        <w:rPr>
          <w:i/>
        </w:rPr>
        <w:t>dt</w:t>
      </w:r>
      <w:r w:rsidRPr="00D72123">
        <w:t xml:space="preserve"> be ToNumber(</w:t>
      </w:r>
      <w:r w:rsidRPr="00D72123">
        <w:rPr>
          <w:i/>
        </w:rPr>
        <w:t>date</w:t>
      </w:r>
      <w:r w:rsidRPr="00D72123">
        <w:t>).</w:t>
      </w:r>
    </w:p>
    <w:p w14:paraId="6D7E4DFA" w14:textId="77777777" w:rsidR="004C02EF" w:rsidRPr="00D72123" w:rsidRDefault="004C02EF" w:rsidP="004C02EF">
      <w:pPr>
        <w:pStyle w:val="Alg4"/>
        <w:numPr>
          <w:ilvl w:val="0"/>
          <w:numId w:val="288"/>
        </w:numPr>
      </w:pPr>
      <w:r w:rsidRPr="00D72123">
        <w:t xml:space="preserve">Let </w:t>
      </w:r>
      <w:r w:rsidRPr="00D72123">
        <w:rPr>
          <w:i/>
        </w:rPr>
        <w:t>newDate</w:t>
      </w:r>
      <w:r w:rsidRPr="00D72123">
        <w:t xml:space="preserve"> be MakeDate(MakeDay(</w:t>
      </w:r>
      <w:r w:rsidRPr="00D72123">
        <w:rPr>
          <w:i/>
        </w:rPr>
        <w:t>y</w:t>
      </w:r>
      <w:r w:rsidRPr="00D72123">
        <w:t xml:space="preserve">, </w:t>
      </w:r>
      <w:r w:rsidRPr="00D72123">
        <w:rPr>
          <w:i/>
        </w:rPr>
        <w:t>m</w:t>
      </w:r>
      <w:r w:rsidRPr="00D72123">
        <w:t xml:space="preserve">, </w:t>
      </w:r>
      <w:r w:rsidRPr="00D72123">
        <w:rPr>
          <w:i/>
        </w:rPr>
        <w:t>dt</w:t>
      </w:r>
      <w:r w:rsidRPr="00D72123">
        <w:t>), TimeWithinDay(</w:t>
      </w:r>
      <w:r w:rsidRPr="00D72123">
        <w:rPr>
          <w:i/>
        </w:rPr>
        <w:t>t</w:t>
      </w:r>
      <w:r w:rsidRPr="00D72123">
        <w:t>)).</w:t>
      </w:r>
    </w:p>
    <w:p w14:paraId="218253DA" w14:textId="77777777" w:rsidR="004C02EF" w:rsidRPr="00D72123" w:rsidRDefault="004C02EF" w:rsidP="004C02EF">
      <w:pPr>
        <w:pStyle w:val="Alg4"/>
        <w:numPr>
          <w:ilvl w:val="0"/>
          <w:numId w:val="288"/>
        </w:numPr>
      </w:pPr>
      <w:r w:rsidRPr="00D72123">
        <w:t xml:space="preserve">Let </w:t>
      </w:r>
      <w:r w:rsidRPr="00D72123">
        <w:rPr>
          <w:i/>
        </w:rPr>
        <w:t>v</w:t>
      </w:r>
      <w:r w:rsidRPr="00D72123">
        <w:t xml:space="preserve"> be TimeClip(</w:t>
      </w:r>
      <w:r w:rsidRPr="00D72123">
        <w:rPr>
          <w:i/>
        </w:rPr>
        <w:t>newDate</w:t>
      </w:r>
      <w:r w:rsidRPr="00D72123">
        <w:t>).</w:t>
      </w:r>
    </w:p>
    <w:p w14:paraId="1FD7988E" w14:textId="77777777" w:rsidR="004C02EF" w:rsidRPr="00D72123" w:rsidRDefault="004C02EF" w:rsidP="004C02EF">
      <w:pPr>
        <w:pStyle w:val="Alg4"/>
        <w:numPr>
          <w:ilvl w:val="0"/>
          <w:numId w:val="288"/>
        </w:numPr>
      </w:pPr>
      <w:r w:rsidRPr="00D72123">
        <w:t xml:space="preserve">Set the [[PrimitiveValue]] internal property of this Date object to </w:t>
      </w:r>
      <w:r w:rsidRPr="00D72123">
        <w:rPr>
          <w:i/>
        </w:rPr>
        <w:t>v</w:t>
      </w:r>
      <w:r w:rsidRPr="00D72123">
        <w:t>.</w:t>
      </w:r>
    </w:p>
    <w:p w14:paraId="2D044891" w14:textId="77777777" w:rsidR="004C02EF" w:rsidRPr="00D72123" w:rsidRDefault="004C02EF" w:rsidP="004C02EF">
      <w:pPr>
        <w:pStyle w:val="Alg4"/>
        <w:numPr>
          <w:ilvl w:val="0"/>
          <w:numId w:val="288"/>
        </w:numPr>
        <w:spacing w:after="220"/>
      </w:pPr>
      <w:r w:rsidRPr="00D72123">
        <w:t xml:space="preserve">Return </w:t>
      </w:r>
      <w:r w:rsidRPr="00D72123">
        <w:rPr>
          <w:i/>
        </w:rPr>
        <w:t>v</w:t>
      </w:r>
      <w:r w:rsidRPr="00D72123">
        <w:t>.</w:t>
      </w:r>
      <w:bookmarkStart w:id="8204" w:name="_Toc393690588"/>
    </w:p>
    <w:p w14:paraId="1860B95F" w14:textId="77777777" w:rsidR="004C02EF" w:rsidRDefault="004C02EF" w:rsidP="004C02EF">
      <w:bookmarkStart w:id="8205" w:name="_Toc393690590"/>
      <w:bookmarkEnd w:id="8204"/>
      <w:r>
        <w:t xml:space="preserve">The </w:t>
      </w:r>
      <w:r>
        <w:rPr>
          <w:rFonts w:ascii="Courier New" w:hAnsi="Courier New"/>
          <w:b/>
        </w:rPr>
        <w:t>length</w:t>
      </w:r>
      <w:r>
        <w:t xml:space="preserve"> property of the </w:t>
      </w:r>
      <w:r>
        <w:rPr>
          <w:rFonts w:ascii="Courier New" w:hAnsi="Courier New"/>
          <w:b/>
        </w:rPr>
        <w:t>setUTCFullYear</w:t>
      </w:r>
      <w:r>
        <w:t xml:space="preserve"> method is </w:t>
      </w:r>
      <w:r>
        <w:rPr>
          <w:b/>
        </w:rPr>
        <w:t>3</w:t>
      </w:r>
      <w:r>
        <w:t>.</w:t>
      </w:r>
    </w:p>
    <w:p w14:paraId="51B42B0E" w14:textId="77777777" w:rsidR="004C02EF" w:rsidRDefault="004C02EF" w:rsidP="004C02EF">
      <w:pPr>
        <w:pStyle w:val="40"/>
        <w:numPr>
          <w:ilvl w:val="0"/>
          <w:numId w:val="0"/>
        </w:numPr>
      </w:pPr>
      <w:r>
        <w:t>15.9.5.42</w:t>
      </w:r>
      <w:r>
        <w:tab/>
        <w:t>Date.prototype.toUTCString</w:t>
      </w:r>
      <w:bookmarkEnd w:id="8205"/>
      <w:r>
        <w:t xml:space="preserve"> ( )</w:t>
      </w:r>
    </w:p>
    <w:p w14:paraId="07E4A51C" w14:textId="77777777" w:rsidR="004C02EF" w:rsidRDefault="004C02EF" w:rsidP="004C02EF">
      <w:r>
        <w:t>This function returns a String value. The contents of the String are implementation-dependent, but are intended to represent the Date in a convenient, human-readable form in UTC.</w:t>
      </w:r>
      <w:bookmarkStart w:id="8206" w:name="_Toc393690591"/>
    </w:p>
    <w:p w14:paraId="699EE1A9" w14:textId="77777777" w:rsidR="004C02EF" w:rsidRDefault="004C02EF" w:rsidP="004C02EF">
      <w:pPr>
        <w:pStyle w:val="Note"/>
      </w:pPr>
      <w:r w:rsidRPr="00D72123">
        <w:t>NOTE</w:t>
      </w:r>
      <w:r w:rsidRPr="00D72123">
        <w:tab/>
        <w:t xml:space="preserve">The intent is to produce a </w:t>
      </w:r>
      <w:r>
        <w:t>String</w:t>
      </w:r>
      <w:r w:rsidRPr="00D72123">
        <w:t xml:space="preserve"> representation of a date that is more readable than the format specified in 15.9.1.15. It is not essential that the chosen format be unambiguous or easily machine parsable. If an implementation does not have a preferred human-readable format it is recommended to use the format </w:t>
      </w:r>
      <w:r>
        <w:t>defined</w:t>
      </w:r>
      <w:r w:rsidRPr="00D72123">
        <w:t xml:space="preserve"> in 15.9.1.15 but with a space rather than a “</w:t>
      </w:r>
      <w:r w:rsidRPr="00D72123">
        <w:rPr>
          <w:rFonts w:ascii="Courier New" w:hAnsi="Courier New" w:cs="Courier New"/>
        </w:rPr>
        <w:t>T</w:t>
      </w:r>
      <w:r w:rsidRPr="00D72123">
        <w:t>” used to separate the date and time elements.</w:t>
      </w:r>
    </w:p>
    <w:p w14:paraId="0F43FCF8" w14:textId="77777777" w:rsidR="004C02EF" w:rsidRDefault="004C02EF" w:rsidP="004C02EF">
      <w:pPr>
        <w:pStyle w:val="40"/>
        <w:numPr>
          <w:ilvl w:val="0"/>
          <w:numId w:val="0"/>
        </w:numPr>
      </w:pPr>
      <w:r>
        <w:t>15.9.5.43</w:t>
      </w:r>
      <w:r>
        <w:tab/>
        <w:t>Date.prototype.toISOString ( )</w:t>
      </w:r>
    </w:p>
    <w:p w14:paraId="3E4C7123" w14:textId="77777777" w:rsidR="004C02EF" w:rsidRDefault="004C02EF" w:rsidP="004C02EF">
      <w:r>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722EB0">
        <w:rPr>
          <w:b/>
        </w:rPr>
        <w:t>RangeError</w:t>
      </w:r>
      <w:r>
        <w:t xml:space="preserve"> exception is thrown.</w:t>
      </w:r>
    </w:p>
    <w:p w14:paraId="159D2AA7" w14:textId="77777777" w:rsidR="004C02EF" w:rsidRDefault="004C02EF" w:rsidP="004C02EF">
      <w:pPr>
        <w:pStyle w:val="40"/>
        <w:numPr>
          <w:ilvl w:val="0"/>
          <w:numId w:val="0"/>
        </w:numPr>
      </w:pPr>
      <w:r>
        <w:t>15.9.5.44</w:t>
      </w:r>
      <w:r>
        <w:tab/>
        <w:t>Date.prototype.toJSON ( key )</w:t>
      </w:r>
    </w:p>
    <w:p w14:paraId="497A0177" w14:textId="77777777" w:rsidR="004C02EF" w:rsidRDefault="004C02EF" w:rsidP="004C02EF">
      <w:r>
        <w:t xml:space="preserve">This function provides a String representation of a Date object for use by </w:t>
      </w:r>
      <w:r w:rsidRPr="006F716D">
        <w:rPr>
          <w:rFonts w:ascii="Courier New" w:hAnsi="Courier New" w:cs="Courier New"/>
          <w:b/>
        </w:rPr>
        <w:t>JSON.stringify</w:t>
      </w:r>
      <w:r>
        <w:t xml:space="preserve"> (15.12.3).</w:t>
      </w:r>
    </w:p>
    <w:p w14:paraId="6896FFEE" w14:textId="77777777" w:rsidR="004C02EF" w:rsidRDefault="004C02EF" w:rsidP="004C02EF">
      <w:r>
        <w:t xml:space="preserve">When the </w:t>
      </w:r>
      <w:r w:rsidRPr="006F716D">
        <w:rPr>
          <w:rFonts w:ascii="Courier New" w:hAnsi="Courier New" w:cs="Courier New"/>
          <w:b/>
        </w:rPr>
        <w:t>toJSON</w:t>
      </w:r>
      <w:r>
        <w:t xml:space="preserve"> method is called with argument </w:t>
      </w:r>
      <w:r w:rsidRPr="00895113">
        <w:rPr>
          <w:rFonts w:ascii="Times New Roman" w:hAnsi="Times New Roman"/>
          <w:i/>
        </w:rPr>
        <w:t>key</w:t>
      </w:r>
      <w:r>
        <w:t>, the following steps are taken:</w:t>
      </w:r>
    </w:p>
    <w:p w14:paraId="03E5352A" w14:textId="77777777" w:rsidR="004C02EF" w:rsidRPr="00D72123" w:rsidRDefault="004C02EF" w:rsidP="004C02EF">
      <w:pPr>
        <w:pStyle w:val="Alg4"/>
        <w:numPr>
          <w:ilvl w:val="0"/>
          <w:numId w:val="289"/>
        </w:numPr>
      </w:pPr>
      <w:r w:rsidRPr="00D72123">
        <w:t xml:space="preserve">Let </w:t>
      </w:r>
      <w:r w:rsidRPr="00D72123">
        <w:rPr>
          <w:i/>
        </w:rPr>
        <w:t>O</w:t>
      </w:r>
      <w:r w:rsidRPr="00D72123">
        <w:t xml:space="preserve"> be the result of calling ToObject, giving it the </w:t>
      </w:r>
      <w:r w:rsidRPr="00D72123">
        <w:rPr>
          <w:b/>
        </w:rPr>
        <w:t>this</w:t>
      </w:r>
      <w:r w:rsidRPr="00D72123">
        <w:t xml:space="preserve"> value as its argument.</w:t>
      </w:r>
    </w:p>
    <w:p w14:paraId="0B354EB9" w14:textId="77777777" w:rsidR="004C02EF" w:rsidRPr="00D72123" w:rsidRDefault="004C02EF" w:rsidP="004C02EF">
      <w:pPr>
        <w:pStyle w:val="Alg4"/>
        <w:numPr>
          <w:ilvl w:val="0"/>
          <w:numId w:val="289"/>
        </w:numPr>
      </w:pPr>
      <w:r w:rsidRPr="00D72123">
        <w:t xml:space="preserve">Let </w:t>
      </w:r>
      <w:r w:rsidRPr="00D72123">
        <w:rPr>
          <w:i/>
        </w:rPr>
        <w:t>tv</w:t>
      </w:r>
      <w:r w:rsidRPr="00D72123">
        <w:t xml:space="preserve"> be ToPrimitive(</w:t>
      </w:r>
      <w:r w:rsidRPr="00D72123">
        <w:rPr>
          <w:i/>
        </w:rPr>
        <w:t>O</w:t>
      </w:r>
      <w:r w:rsidRPr="00D72123">
        <w:t>, hint Number).</w:t>
      </w:r>
    </w:p>
    <w:p w14:paraId="1719C71B" w14:textId="77777777" w:rsidR="004C02EF" w:rsidRPr="00D72123" w:rsidRDefault="004C02EF" w:rsidP="004C02EF">
      <w:pPr>
        <w:pStyle w:val="Alg4"/>
        <w:numPr>
          <w:ilvl w:val="0"/>
          <w:numId w:val="289"/>
        </w:numPr>
      </w:pPr>
      <w:r w:rsidRPr="00D72123">
        <w:t xml:space="preserve">If </w:t>
      </w:r>
      <w:r w:rsidRPr="00D72123">
        <w:rPr>
          <w:i/>
        </w:rPr>
        <w:t>tv</w:t>
      </w:r>
      <w:r w:rsidRPr="00D72123">
        <w:t xml:space="preserve"> is a Number and is not finite, return </w:t>
      </w:r>
      <w:r w:rsidRPr="00D72123">
        <w:rPr>
          <w:b/>
        </w:rPr>
        <w:t>null</w:t>
      </w:r>
      <w:r w:rsidRPr="00D72123">
        <w:t>.</w:t>
      </w:r>
    </w:p>
    <w:p w14:paraId="52F81D9D" w14:textId="77777777" w:rsidR="004C02EF" w:rsidRPr="00D72123" w:rsidRDefault="004C02EF" w:rsidP="004C02EF">
      <w:pPr>
        <w:pStyle w:val="Alg4"/>
        <w:numPr>
          <w:ilvl w:val="0"/>
          <w:numId w:val="289"/>
        </w:numPr>
      </w:pPr>
      <w:r w:rsidRPr="00D72123">
        <w:t xml:space="preserve">Let </w:t>
      </w:r>
      <w:r w:rsidRPr="00D72123">
        <w:rPr>
          <w:i/>
        </w:rPr>
        <w:t>toISO</w:t>
      </w:r>
      <w:r w:rsidRPr="00D72123">
        <w:t xml:space="preserve"> be the result of calling the [[Get]] internal method of </w:t>
      </w:r>
      <w:r w:rsidRPr="00D72123">
        <w:rPr>
          <w:i/>
        </w:rPr>
        <w:t xml:space="preserve">O </w:t>
      </w:r>
      <w:r w:rsidRPr="00D72123">
        <w:t>with argument "</w:t>
      </w:r>
      <w:r>
        <w:rPr>
          <w:rFonts w:ascii="Courier New" w:hAnsi="Courier New" w:cs="Courier New"/>
          <w:b/>
        </w:rPr>
        <w:t>toISOString</w:t>
      </w:r>
      <w:r w:rsidRPr="00D72123">
        <w:t>".</w:t>
      </w:r>
    </w:p>
    <w:p w14:paraId="139502D4" w14:textId="77777777" w:rsidR="004C02EF" w:rsidRPr="00D72123" w:rsidRDefault="004C02EF" w:rsidP="004C02EF">
      <w:pPr>
        <w:pStyle w:val="Alg4"/>
        <w:numPr>
          <w:ilvl w:val="0"/>
          <w:numId w:val="289"/>
        </w:numPr>
      </w:pPr>
      <w:r w:rsidRPr="00D72123">
        <w:t>If IsCallable(</w:t>
      </w:r>
      <w:r w:rsidRPr="00D72123">
        <w:rPr>
          <w:i/>
        </w:rPr>
        <w:t>toISO</w:t>
      </w:r>
      <w:r w:rsidRPr="00D72123">
        <w:t xml:space="preserve">) is </w:t>
      </w:r>
      <w:r w:rsidRPr="00D72123">
        <w:rPr>
          <w:b/>
        </w:rPr>
        <w:t>false</w:t>
      </w:r>
      <w:r w:rsidRPr="00D72123">
        <w:t xml:space="preserve">, throw a </w:t>
      </w:r>
      <w:r w:rsidRPr="00D72123">
        <w:rPr>
          <w:b/>
        </w:rPr>
        <w:t xml:space="preserve">TypeError </w:t>
      </w:r>
      <w:r w:rsidRPr="00D72123">
        <w:t>exception.</w:t>
      </w:r>
    </w:p>
    <w:p w14:paraId="569A3CFB" w14:textId="77777777" w:rsidR="004C02EF" w:rsidRPr="00D72123" w:rsidRDefault="004C02EF" w:rsidP="004C02EF">
      <w:pPr>
        <w:pStyle w:val="Alg4"/>
        <w:numPr>
          <w:ilvl w:val="0"/>
          <w:numId w:val="289"/>
        </w:numPr>
        <w:spacing w:after="240"/>
      </w:pPr>
      <w:r>
        <w:t>Return</w:t>
      </w:r>
      <w:r w:rsidRPr="00D72123">
        <w:t xml:space="preserve"> the result of calling the [[Call]] internal method of </w:t>
      </w:r>
      <w:r w:rsidRPr="00D72123">
        <w:rPr>
          <w:i/>
        </w:rPr>
        <w:t>toISO</w:t>
      </w:r>
      <w:r w:rsidRPr="00D72123">
        <w:t xml:space="preserve"> with </w:t>
      </w:r>
      <w:r w:rsidRPr="00D72123">
        <w:rPr>
          <w:i/>
        </w:rPr>
        <w:t xml:space="preserve">O </w:t>
      </w:r>
      <w:r w:rsidRPr="00D72123">
        <w:t xml:space="preserve">as the </w:t>
      </w:r>
      <w:r w:rsidRPr="00D72123">
        <w:rPr>
          <w:b/>
        </w:rPr>
        <w:t xml:space="preserve">this </w:t>
      </w:r>
      <w:r w:rsidRPr="00D72123">
        <w:t>value and an empty argument list.</w:t>
      </w:r>
    </w:p>
    <w:p w14:paraId="76224B56" w14:textId="77777777" w:rsidR="004C02EF" w:rsidRDefault="004C02EF" w:rsidP="004C02EF">
      <w:pPr>
        <w:pStyle w:val="Note"/>
      </w:pPr>
      <w:r w:rsidRPr="00D72123">
        <w:t>NOTE 1</w:t>
      </w:r>
      <w:r w:rsidRPr="00D72123">
        <w:tab/>
        <w:t>The argument is ignored.</w:t>
      </w:r>
    </w:p>
    <w:p w14:paraId="1CB12080" w14:textId="77777777" w:rsidR="004C02EF" w:rsidRPr="00C952BC" w:rsidRDefault="004C02EF" w:rsidP="004C02EF">
      <w:pPr>
        <w:pStyle w:val="Note"/>
      </w:pPr>
      <w:r w:rsidRPr="00D72123">
        <w:t>NOTE 2</w:t>
      </w:r>
      <w:r w:rsidRPr="00D72123">
        <w:tab/>
      </w:r>
      <w:r w:rsidRPr="00C952BC">
        <w:t xml:space="preserve">The </w:t>
      </w:r>
      <w:r w:rsidRPr="00C952BC">
        <w:rPr>
          <w:rFonts w:ascii="Courier New" w:hAnsi="Courier New"/>
          <w:b/>
        </w:rPr>
        <w:t>toJSON</w:t>
      </w:r>
      <w:r w:rsidRPr="00C952BC">
        <w:t xml:space="preserve"> function is intentionally generic; it does not require that its </w:t>
      </w:r>
      <w:r w:rsidRPr="00C952BC">
        <w:rPr>
          <w:b/>
        </w:rPr>
        <w:t>this</w:t>
      </w:r>
      <w:r w:rsidRPr="00C952BC">
        <w:t xml:space="preserve"> value be a Date object. Therefore, it can be transferred to other kinds of objects for use as a method. However, it does require that any such object have a </w:t>
      </w:r>
      <w:r w:rsidRPr="00C952BC">
        <w:rPr>
          <w:rFonts w:ascii="Courier New" w:hAnsi="Courier New" w:cs="Courier New"/>
          <w:b/>
        </w:rPr>
        <w:t>toISOString</w:t>
      </w:r>
      <w:r w:rsidRPr="00C952BC">
        <w:t xml:space="preserve"> method. An object is free to use the argument </w:t>
      </w:r>
      <w:r w:rsidRPr="00895113">
        <w:rPr>
          <w:rFonts w:ascii="Times New Roman" w:hAnsi="Times New Roman"/>
          <w:i/>
        </w:rPr>
        <w:t>key</w:t>
      </w:r>
      <w:r w:rsidRPr="00C952BC">
        <w:t xml:space="preserve"> to filter its stringification. </w:t>
      </w:r>
    </w:p>
    <w:p w14:paraId="52388486" w14:textId="77777777" w:rsidR="004C02EF" w:rsidRDefault="004C02EF" w:rsidP="00B43482">
      <w:pPr>
        <w:pStyle w:val="30"/>
        <w:numPr>
          <w:ilvl w:val="0"/>
          <w:numId w:val="0"/>
        </w:numPr>
      </w:pPr>
      <w:bookmarkStart w:id="8207" w:name="_Toc393690592"/>
      <w:bookmarkStart w:id="8208" w:name="_Toc472818953"/>
      <w:bookmarkStart w:id="8209" w:name="_Toc235503531"/>
      <w:bookmarkStart w:id="8210" w:name="_Toc241509306"/>
      <w:bookmarkStart w:id="8211" w:name="_Toc244416793"/>
      <w:bookmarkStart w:id="8212" w:name="_Toc276631157"/>
      <w:bookmarkStart w:id="8213" w:name="_Toc178387168"/>
      <w:bookmarkEnd w:id="8206"/>
      <w:r>
        <w:t>15.9.6</w:t>
      </w:r>
      <w:r>
        <w:tab/>
        <w:t>Properties of Date Instance</w:t>
      </w:r>
      <w:bookmarkEnd w:id="8207"/>
      <w:r>
        <w:t>s</w:t>
      </w:r>
      <w:bookmarkEnd w:id="8208"/>
      <w:bookmarkEnd w:id="8209"/>
      <w:bookmarkEnd w:id="8210"/>
      <w:bookmarkEnd w:id="8211"/>
      <w:bookmarkEnd w:id="8212"/>
      <w:bookmarkEnd w:id="8213"/>
    </w:p>
    <w:p w14:paraId="5D40E118" w14:textId="77777777" w:rsidR="004C02EF" w:rsidRDefault="004C02EF" w:rsidP="004C02EF">
      <w:r>
        <w:t xml:space="preserve">Date instances inherit properties from the Date prototype object and </w:t>
      </w:r>
      <w:del w:id="8214" w:author="Allen Wirfs-Brock" w:date="2011-07-02T14:30:00Z">
        <w:r w:rsidDel="0054023D">
          <w:delText xml:space="preserve">their </w:delText>
        </w:r>
      </w:del>
      <w:ins w:id="8215" w:author="Allen Wirfs-Brock" w:date="2011-07-02T14:30:00Z">
        <w:r w:rsidR="0054023D">
          <w:t xml:space="preserve">have a </w:t>
        </w:r>
      </w:ins>
      <w:r>
        <w:t>[[</w:t>
      </w:r>
      <w:del w:id="8216" w:author="Allen Wirfs-Brock" w:date="2011-07-02T14:30:00Z">
        <w:r w:rsidDel="0054023D">
          <w:delText>Class</w:delText>
        </w:r>
      </w:del>
      <w:ins w:id="8217" w:author="Allen Wirfs-Brock" w:date="2011-07-02T14:30:00Z">
        <w:del w:id="8218" w:author="Rev 3 Allen Wirfs-Brock" w:date="2011-09-08T14:47:00Z">
          <w:r w:rsidR="0054023D" w:rsidDel="00FA2A04">
            <w:delText>IsDate</w:delText>
          </w:r>
        </w:del>
      </w:ins>
      <w:ins w:id="8219" w:author="Rev 3 Allen Wirfs-Brock" w:date="2011-09-08T14:47:00Z">
        <w:r w:rsidR="00FA2A04">
          <w:t>NativeBrand</w:t>
        </w:r>
      </w:ins>
      <w:r>
        <w:t>]] internal</w:t>
      </w:r>
      <w:ins w:id="8220" w:author="Rev 3 Allen Wirfs-Brock" w:date="2011-09-08T14:47:00Z">
        <w:r w:rsidR="00FA2A04" w:rsidRPr="00FA2A04">
          <w:t xml:space="preserve"> </w:t>
        </w:r>
        <w:r w:rsidR="00FA2A04">
          <w:t>whose value is NativeDate</w:t>
        </w:r>
      </w:ins>
      <w:del w:id="8221" w:author="Allen Wirfs-Brock" w:date="2011-07-02T14:30:00Z">
        <w:r w:rsidDel="0054023D">
          <w:delText xml:space="preserve"> property value is </w:delText>
        </w:r>
        <w:r w:rsidDel="0054023D">
          <w:rPr>
            <w:rFonts w:ascii="Courier New" w:hAnsi="Courier New" w:cs="Courier New"/>
            <w:b/>
          </w:rPr>
          <w:delText>"Date"</w:delText>
        </w:r>
      </w:del>
      <w:r>
        <w:t>. Date instances also have a [[PrimitiveValue]] internal property.</w:t>
      </w:r>
    </w:p>
    <w:p w14:paraId="1D083C73" w14:textId="77777777" w:rsidR="004C02EF" w:rsidRDefault="004C02EF" w:rsidP="004C02EF">
      <w:r>
        <w:t>The [[PrimitiveValue]] internal property is time value represented by this Date object.</w:t>
      </w:r>
      <w:bookmarkStart w:id="8222" w:name="_Toc393690593"/>
    </w:p>
    <w:p w14:paraId="6003BC60" w14:textId="77777777" w:rsidR="004C02EF" w:rsidRDefault="004C02EF" w:rsidP="00F710D2">
      <w:pPr>
        <w:pStyle w:val="20"/>
        <w:numPr>
          <w:ilvl w:val="0"/>
          <w:numId w:val="0"/>
        </w:numPr>
      </w:pPr>
      <w:bookmarkStart w:id="8223" w:name="_Ref404565288"/>
      <w:bookmarkStart w:id="8224" w:name="_Toc417706280"/>
      <w:bookmarkStart w:id="8225" w:name="_Toc432237645"/>
      <w:bookmarkStart w:id="8226" w:name="_Toc432984854"/>
      <w:bookmarkStart w:id="8227" w:name="_Toc472818954"/>
      <w:bookmarkStart w:id="8228" w:name="_Toc235503532"/>
      <w:bookmarkStart w:id="8229" w:name="_Toc241509307"/>
      <w:bookmarkStart w:id="8230" w:name="_Toc244416794"/>
      <w:bookmarkStart w:id="8231" w:name="_Toc276631158"/>
      <w:bookmarkStart w:id="8232" w:name="_Toc178387169"/>
      <w:r>
        <w:t>15.10</w:t>
      </w:r>
      <w:r>
        <w:tab/>
        <w:t>RegExp (Regular Expression) Objects</w:t>
      </w:r>
      <w:bookmarkEnd w:id="8223"/>
      <w:bookmarkEnd w:id="8224"/>
      <w:bookmarkEnd w:id="8225"/>
      <w:bookmarkEnd w:id="8226"/>
      <w:bookmarkEnd w:id="8227"/>
      <w:bookmarkEnd w:id="8228"/>
      <w:bookmarkEnd w:id="8229"/>
      <w:bookmarkEnd w:id="8230"/>
      <w:bookmarkEnd w:id="8231"/>
      <w:bookmarkEnd w:id="8232"/>
    </w:p>
    <w:p w14:paraId="0A5E9C59" w14:textId="77777777" w:rsidR="004C02EF" w:rsidRDefault="004C02EF" w:rsidP="004C02EF">
      <w:r>
        <w:t>A RegExp object contains a regular expression and the associated flags.</w:t>
      </w:r>
    </w:p>
    <w:p w14:paraId="6AA0C444" w14:textId="77777777" w:rsidR="004C02EF" w:rsidRDefault="004C02EF" w:rsidP="004C02EF">
      <w:pPr>
        <w:pStyle w:val="Note"/>
      </w:pPr>
      <w:r w:rsidRPr="00D72123">
        <w:t>NOTE</w:t>
      </w:r>
      <w:r w:rsidRPr="00D72123">
        <w:tab/>
        <w:t>The form and functionality of regular expressions is modelled after the regular expression facility in the Perl</w:t>
      </w:r>
      <w:r>
        <w:t> </w:t>
      </w:r>
      <w:r w:rsidRPr="00D72123">
        <w:t>5 programming language.</w:t>
      </w:r>
    </w:p>
    <w:p w14:paraId="34965EEA" w14:textId="77777777" w:rsidR="004C02EF" w:rsidRDefault="004C02EF" w:rsidP="00F710D2">
      <w:pPr>
        <w:pStyle w:val="30"/>
        <w:numPr>
          <w:ilvl w:val="0"/>
          <w:numId w:val="0"/>
        </w:numPr>
      </w:pPr>
      <w:bookmarkStart w:id="8233" w:name="_Hlt457446511"/>
      <w:bookmarkStart w:id="8234" w:name="_Toc417706281"/>
      <w:bookmarkStart w:id="8235" w:name="_Toc432237646"/>
      <w:bookmarkStart w:id="8236" w:name="_Toc432984855"/>
      <w:bookmarkStart w:id="8237" w:name="_Ref457437739"/>
      <w:bookmarkStart w:id="8238" w:name="_Ref457437740"/>
      <w:bookmarkStart w:id="8239" w:name="_Ref457437745"/>
      <w:bookmarkStart w:id="8240" w:name="_Ref457437746"/>
      <w:bookmarkStart w:id="8241" w:name="_Ref457437747"/>
      <w:bookmarkStart w:id="8242" w:name="_Ref457437748"/>
      <w:bookmarkStart w:id="8243" w:name="_Ref457437749"/>
      <w:bookmarkStart w:id="8244" w:name="_Ref457437753"/>
      <w:bookmarkStart w:id="8245" w:name="_Ref457437754"/>
      <w:bookmarkStart w:id="8246" w:name="_Ref457437755"/>
      <w:bookmarkStart w:id="8247" w:name="_Ref457437756"/>
      <w:bookmarkStart w:id="8248" w:name="_Ref457437757"/>
      <w:bookmarkStart w:id="8249" w:name="_Ref457437761"/>
      <w:bookmarkStart w:id="8250" w:name="_Ref457437762"/>
      <w:bookmarkStart w:id="8251" w:name="_Ref457437763"/>
      <w:bookmarkStart w:id="8252" w:name="_Ref457437764"/>
      <w:bookmarkStart w:id="8253" w:name="_Ref457437765"/>
      <w:bookmarkStart w:id="8254" w:name="_Ref457437769"/>
      <w:bookmarkStart w:id="8255" w:name="_Ref457437770"/>
      <w:bookmarkStart w:id="8256" w:name="_Ref457437771"/>
      <w:bookmarkStart w:id="8257" w:name="_Ref457437772"/>
      <w:bookmarkStart w:id="8258" w:name="_Ref457437773"/>
      <w:bookmarkStart w:id="8259" w:name="_Ref457437777"/>
      <w:bookmarkStart w:id="8260" w:name="_Ref457446600"/>
      <w:bookmarkStart w:id="8261" w:name="_Ref463778805"/>
      <w:bookmarkStart w:id="8262" w:name="_Toc472818955"/>
      <w:bookmarkStart w:id="8263" w:name="_Toc235503533"/>
      <w:bookmarkStart w:id="8264" w:name="_Toc241509308"/>
      <w:bookmarkStart w:id="8265" w:name="_Toc244416795"/>
      <w:bookmarkStart w:id="8266" w:name="_Toc276631159"/>
      <w:bookmarkStart w:id="8267" w:name="_Toc178387170"/>
      <w:bookmarkEnd w:id="8233"/>
      <w:r>
        <w:t>15.10.1</w:t>
      </w:r>
      <w:r>
        <w:tab/>
        <w:t>Patterns</w:t>
      </w:r>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p>
    <w:p w14:paraId="07C3F44E" w14:textId="77777777" w:rsidR="004C02EF" w:rsidRDefault="004C02EF" w:rsidP="004C02EF">
      <w:r>
        <w:t xml:space="preserve">The </w:t>
      </w:r>
      <w:r>
        <w:rPr>
          <w:rFonts w:ascii="Courier New" w:hAnsi="Courier New"/>
          <w:b/>
        </w:rPr>
        <w:t>RegExp</w:t>
      </w:r>
      <w:r>
        <w:t xml:space="preserve"> constructor applies the following grammar to the input pattern String. An error occurs if the grammar cannot interpret the String as an expansion of </w:t>
      </w:r>
      <w:r w:rsidRPr="00895113">
        <w:rPr>
          <w:rFonts w:ascii="Times New Roman" w:hAnsi="Times New Roman"/>
          <w:i/>
        </w:rPr>
        <w:t>Pattern</w:t>
      </w:r>
      <w:r>
        <w:t>.</w:t>
      </w:r>
    </w:p>
    <w:p w14:paraId="037FF7C8" w14:textId="77777777" w:rsidR="004C02EF" w:rsidRDefault="004C02EF" w:rsidP="004C02EF">
      <w:pPr>
        <w:pStyle w:val="Syntax"/>
      </w:pPr>
      <w:r w:rsidRPr="00C633F4">
        <w:t>Syntax</w:t>
      </w:r>
    </w:p>
    <w:p w14:paraId="5F5163E9" w14:textId="77777777" w:rsidR="004C02EF" w:rsidRPr="0006523D" w:rsidRDefault="004C02EF" w:rsidP="004C02EF">
      <w:pPr>
        <w:pStyle w:val="SyntaxRule"/>
      </w:pPr>
      <w:r w:rsidRPr="0006523D">
        <w:t xml:space="preserve">Pattern </w:t>
      </w:r>
      <w:r w:rsidRPr="007A29B2">
        <w:rPr>
          <w:rFonts w:ascii="Arial" w:hAnsi="Arial"/>
          <w:b/>
          <w:i w:val="0"/>
        </w:rPr>
        <w:t>::</w:t>
      </w:r>
    </w:p>
    <w:p w14:paraId="5072BA95" w14:textId="77777777" w:rsidR="004C02EF" w:rsidRPr="0006523D" w:rsidRDefault="004C02EF" w:rsidP="004C02EF">
      <w:pPr>
        <w:pStyle w:val="SyntaxDefinition"/>
      </w:pPr>
      <w:r w:rsidRPr="0006523D">
        <w:t>Disjunction</w:t>
      </w:r>
    </w:p>
    <w:p w14:paraId="5C6CD745" w14:textId="77777777" w:rsidR="004C02EF" w:rsidRPr="0006523D" w:rsidRDefault="004C02EF" w:rsidP="004C02EF">
      <w:pPr>
        <w:pStyle w:val="SyntaxRule"/>
      </w:pPr>
      <w:r w:rsidRPr="0006523D">
        <w:t xml:space="preserve">Disjunction </w:t>
      </w:r>
      <w:r w:rsidRPr="007A29B2">
        <w:rPr>
          <w:rFonts w:ascii="Arial" w:hAnsi="Arial"/>
          <w:b/>
          <w:i w:val="0"/>
        </w:rPr>
        <w:t>::</w:t>
      </w:r>
    </w:p>
    <w:p w14:paraId="568B568B" w14:textId="77777777" w:rsidR="004C02EF" w:rsidRPr="0006523D" w:rsidRDefault="004C02EF" w:rsidP="004C02EF">
      <w:pPr>
        <w:pStyle w:val="SyntaxDefinition"/>
      </w:pPr>
      <w:r w:rsidRPr="0006523D">
        <w:t>Alternative</w:t>
      </w:r>
      <w:r w:rsidRPr="0006523D">
        <w:br/>
        <w:t xml:space="preserve"> Alternative </w:t>
      </w:r>
      <w:r w:rsidRPr="00C226F6">
        <w:rPr>
          <w:rFonts w:ascii="Courier New" w:hAnsi="Courier New"/>
          <w:b/>
          <w:i w:val="0"/>
        </w:rPr>
        <w:t>|</w:t>
      </w:r>
      <w:r w:rsidRPr="0006523D">
        <w:t xml:space="preserve"> Disjunction</w:t>
      </w:r>
    </w:p>
    <w:p w14:paraId="3A840297" w14:textId="77777777" w:rsidR="004C02EF" w:rsidRPr="0006523D" w:rsidRDefault="004C02EF" w:rsidP="004C02EF">
      <w:pPr>
        <w:pStyle w:val="SyntaxRule"/>
      </w:pPr>
      <w:r w:rsidRPr="0006523D">
        <w:t xml:space="preserve">Alternative </w:t>
      </w:r>
      <w:r w:rsidRPr="007A29B2">
        <w:rPr>
          <w:rFonts w:ascii="Arial" w:hAnsi="Arial"/>
          <w:b/>
          <w:i w:val="0"/>
        </w:rPr>
        <w:t>::</w:t>
      </w:r>
    </w:p>
    <w:p w14:paraId="75642A80" w14:textId="77777777" w:rsidR="004C02EF" w:rsidRPr="0006523D" w:rsidRDefault="004C02EF" w:rsidP="004C02EF">
      <w:pPr>
        <w:pStyle w:val="SyntaxDefinition"/>
        <w:rPr>
          <w:vertAlign w:val="subscript"/>
        </w:rPr>
      </w:pPr>
      <w:r w:rsidRPr="00E148F5">
        <w:rPr>
          <w:rFonts w:ascii="Arial" w:hAnsi="Arial"/>
          <w:i w:val="0"/>
          <w:sz w:val="16"/>
        </w:rPr>
        <w:t>[empty]</w:t>
      </w:r>
      <w:r w:rsidRPr="0006523D">
        <w:br/>
        <w:t>Alternative Term</w:t>
      </w:r>
    </w:p>
    <w:p w14:paraId="1EBF73ED" w14:textId="77777777" w:rsidR="004C02EF" w:rsidRPr="0006523D" w:rsidRDefault="004C02EF" w:rsidP="004C02EF">
      <w:pPr>
        <w:pStyle w:val="SyntaxRule"/>
      </w:pPr>
      <w:r w:rsidRPr="0006523D">
        <w:t xml:space="preserve">Term </w:t>
      </w:r>
      <w:r w:rsidRPr="007A29B2">
        <w:rPr>
          <w:rFonts w:ascii="Arial" w:hAnsi="Arial"/>
          <w:b/>
          <w:i w:val="0"/>
        </w:rPr>
        <w:t>::</w:t>
      </w:r>
    </w:p>
    <w:p w14:paraId="31CF15A7" w14:textId="77777777" w:rsidR="004C02EF" w:rsidRPr="00DE655B" w:rsidRDefault="004C02EF" w:rsidP="004C02EF">
      <w:pPr>
        <w:pStyle w:val="SyntaxDefinition"/>
        <w:rPr>
          <w:vertAlign w:val="subscript"/>
          <w:lang w:val="fr-CH"/>
        </w:rPr>
      </w:pPr>
      <w:r w:rsidRPr="00DE655B">
        <w:rPr>
          <w:lang w:val="fr-CH"/>
        </w:rPr>
        <w:t>Assertion</w:t>
      </w:r>
      <w:r w:rsidRPr="00DE655B">
        <w:rPr>
          <w:lang w:val="fr-CH"/>
        </w:rPr>
        <w:br/>
        <w:t>Atom</w:t>
      </w:r>
      <w:r w:rsidRPr="00DE655B">
        <w:rPr>
          <w:lang w:val="fr-CH"/>
        </w:rPr>
        <w:br/>
        <w:t>Atom Quantifier</w:t>
      </w:r>
    </w:p>
    <w:p w14:paraId="707E773D" w14:textId="77777777" w:rsidR="004C02EF" w:rsidRPr="00DE655B" w:rsidRDefault="004C02EF" w:rsidP="004C02EF">
      <w:pPr>
        <w:pStyle w:val="SyntaxRule"/>
        <w:rPr>
          <w:lang w:val="fr-CH"/>
        </w:rPr>
      </w:pPr>
      <w:r w:rsidRPr="00DE655B">
        <w:rPr>
          <w:lang w:val="fr-CH"/>
        </w:rPr>
        <w:t xml:space="preserve">Assertion </w:t>
      </w:r>
      <w:r w:rsidRPr="00DE655B">
        <w:rPr>
          <w:rFonts w:ascii="Arial" w:hAnsi="Arial"/>
          <w:b/>
          <w:i w:val="0"/>
          <w:lang w:val="fr-CH"/>
        </w:rPr>
        <w:t>::</w:t>
      </w:r>
    </w:p>
    <w:p w14:paraId="3EB15B9E" w14:textId="77777777" w:rsidR="004C02EF" w:rsidRPr="00DE655B" w:rsidRDefault="004C02EF" w:rsidP="004C02EF">
      <w:pPr>
        <w:pStyle w:val="SyntaxDefinition"/>
        <w:rPr>
          <w:vertAlign w:val="subscript"/>
          <w:lang w:val="fr-CH"/>
        </w:rPr>
      </w:pP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br/>
      </w:r>
      <w:r w:rsidRPr="00DE655B">
        <w:rPr>
          <w:rFonts w:ascii="Courier New" w:hAnsi="Courier New"/>
          <w:b/>
          <w:i w:val="0"/>
          <w:lang w:val="fr-CH"/>
        </w:rPr>
        <w:t>\ b</w:t>
      </w:r>
      <w:r w:rsidRPr="00DE655B">
        <w:rPr>
          <w:lang w:val="fr-CH"/>
        </w:rPr>
        <w:br/>
      </w:r>
      <w:r w:rsidRPr="00DE655B">
        <w:rPr>
          <w:rFonts w:ascii="Courier New" w:hAnsi="Courier New"/>
          <w:b/>
          <w:i w:val="0"/>
          <w:lang w:val="fr-CH"/>
        </w:rPr>
        <w:t>\ B</w:t>
      </w:r>
      <w:r w:rsidRPr="00DE655B">
        <w:rPr>
          <w:rFonts w:ascii="Courier New" w:hAnsi="Courier New"/>
          <w:b/>
          <w:i w:val="0"/>
          <w:lang w:val="fr-CH"/>
        </w:rPr>
        <w:b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lang w:val="fr-CH"/>
        </w:rPr>
        <w:t xml:space="preserve">Disjunction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lang w:val="fr-CH"/>
        </w:rPr>
        <w:t xml:space="preserve">Disjunction </w:t>
      </w:r>
      <w:r w:rsidRPr="00DE655B">
        <w:rPr>
          <w:rFonts w:ascii="Courier New" w:hAnsi="Courier New"/>
          <w:b/>
          <w:i w:val="0"/>
          <w:lang w:val="fr-CH"/>
        </w:rPr>
        <w:t>)</w:t>
      </w:r>
    </w:p>
    <w:p w14:paraId="35148B00" w14:textId="77777777" w:rsidR="004C02EF" w:rsidRPr="00DE655B" w:rsidRDefault="004C02EF" w:rsidP="004C02EF">
      <w:pPr>
        <w:pStyle w:val="SyntaxRule"/>
        <w:rPr>
          <w:lang w:val="fr-CH"/>
        </w:rPr>
      </w:pPr>
      <w:r w:rsidRPr="00DE655B">
        <w:rPr>
          <w:lang w:val="fr-CH"/>
        </w:rPr>
        <w:t xml:space="preserve">Quantifier </w:t>
      </w:r>
      <w:r w:rsidRPr="00DE655B">
        <w:rPr>
          <w:rFonts w:ascii="Arial" w:hAnsi="Arial"/>
          <w:b/>
          <w:i w:val="0"/>
          <w:lang w:val="fr-CH"/>
        </w:rPr>
        <w:t>::</w:t>
      </w:r>
    </w:p>
    <w:p w14:paraId="7025473A" w14:textId="77777777" w:rsidR="004C02EF" w:rsidRPr="00DE655B" w:rsidRDefault="004C02EF" w:rsidP="004C02EF">
      <w:pPr>
        <w:pStyle w:val="SyntaxDefinition"/>
        <w:rPr>
          <w:lang w:val="fr-CH"/>
        </w:rPr>
      </w:pPr>
      <w:r w:rsidRPr="00DE655B">
        <w:rPr>
          <w:lang w:val="fr-CH"/>
        </w:rPr>
        <w:t>QuantifierPrefix</w:t>
      </w:r>
      <w:r w:rsidRPr="00DE655B">
        <w:rPr>
          <w:lang w:val="fr-CH"/>
        </w:rPr>
        <w:br/>
        <w:t>QuantifierPrefix</w:t>
      </w:r>
      <w:r w:rsidRPr="00DE655B">
        <w:rPr>
          <w:rFonts w:ascii="Courier New" w:hAnsi="Courier New"/>
          <w:b/>
          <w:i w:val="0"/>
          <w:lang w:val="fr-CH"/>
        </w:rPr>
        <w:t xml:space="preserve"> ?</w:t>
      </w:r>
    </w:p>
    <w:p w14:paraId="612A802B" w14:textId="77777777" w:rsidR="004C02EF" w:rsidRPr="00DE655B" w:rsidRDefault="004C02EF" w:rsidP="004C02EF">
      <w:pPr>
        <w:pStyle w:val="SyntaxRule"/>
        <w:rPr>
          <w:lang w:val="fr-CH"/>
        </w:rPr>
      </w:pPr>
      <w:r w:rsidRPr="00DE655B">
        <w:rPr>
          <w:lang w:val="fr-CH"/>
        </w:rPr>
        <w:t xml:space="preserve">QuantifierPrefix </w:t>
      </w:r>
      <w:r w:rsidRPr="00DE655B">
        <w:rPr>
          <w:rFonts w:ascii="Arial" w:hAnsi="Arial"/>
          <w:b/>
          <w:i w:val="0"/>
          <w:lang w:val="fr-CH"/>
        </w:rPr>
        <w:t>::</w:t>
      </w:r>
    </w:p>
    <w:p w14:paraId="3683D474" w14:textId="77777777" w:rsidR="004C02EF" w:rsidRPr="00DE655B" w:rsidRDefault="004C02EF" w:rsidP="004C02EF">
      <w:pPr>
        <w:pStyle w:val="SyntaxDefinition"/>
        <w:rPr>
          <w:lang w:val="fr-CH"/>
        </w:rPr>
      </w:pPr>
      <w:r w:rsidRPr="00DE655B">
        <w:rPr>
          <w:rFonts w:ascii="Courier New" w:hAnsi="Courier New"/>
          <w:b/>
          <w:i w:val="0"/>
          <w:lang w:val="fr-CH"/>
        </w:rPr>
        <w:t>*</w:t>
      </w:r>
      <w:r w:rsidRPr="00DE655B">
        <w:rPr>
          <w:rFonts w:ascii="Courier New" w:hAnsi="Courier New"/>
          <w:b/>
          <w:i w:val="0"/>
          <w:lang w:val="fr-CH"/>
        </w:rPr>
        <w:br/>
        <w:t>+</w:t>
      </w:r>
      <w:r w:rsidRPr="00DE655B">
        <w:rPr>
          <w:lang w:val="fr-CH"/>
        </w:rPr>
        <w:br/>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p>
    <w:p w14:paraId="7A7A3004" w14:textId="77777777" w:rsidR="004C02EF" w:rsidRPr="0006523D" w:rsidRDefault="004C02EF" w:rsidP="004C02EF">
      <w:pPr>
        <w:pStyle w:val="SyntaxRule"/>
      </w:pPr>
      <w:r w:rsidRPr="0006523D">
        <w:t xml:space="preserve">Atom </w:t>
      </w:r>
      <w:r w:rsidRPr="007A29B2">
        <w:rPr>
          <w:rFonts w:ascii="Arial" w:hAnsi="Arial"/>
          <w:b/>
          <w:i w:val="0"/>
        </w:rPr>
        <w:t>::</w:t>
      </w:r>
    </w:p>
    <w:p w14:paraId="3C910D67" w14:textId="77777777" w:rsidR="004C02EF" w:rsidRPr="0006523D" w:rsidRDefault="004C02EF" w:rsidP="004C02EF">
      <w:pPr>
        <w:pStyle w:val="SyntaxDefinition"/>
        <w:rPr>
          <w:vertAlign w:val="subscript"/>
        </w:rPr>
      </w:pPr>
      <w:r w:rsidRPr="0006523D">
        <w:t>PatternCharacter</w:t>
      </w:r>
      <w:r w:rsidRPr="0006523D">
        <w:br/>
      </w:r>
      <w:r w:rsidRPr="00C226F6">
        <w:rPr>
          <w:rFonts w:ascii="Courier New" w:hAnsi="Courier New"/>
          <w:i w:val="0"/>
        </w:rPr>
        <w:t>.</w:t>
      </w:r>
      <w:r w:rsidRPr="0006523D">
        <w:br/>
      </w:r>
      <w:r w:rsidRPr="00C226F6">
        <w:rPr>
          <w:rFonts w:ascii="Courier New" w:hAnsi="Courier New"/>
          <w:b/>
          <w:i w:val="0"/>
        </w:rPr>
        <w:t xml:space="preserve">\ </w:t>
      </w:r>
      <w:r w:rsidRPr="0006523D">
        <w:t>AtomEscape</w:t>
      </w:r>
      <w:r w:rsidRPr="0006523D">
        <w:br/>
        <w:t>CharacterClass</w:t>
      </w:r>
      <w:r w:rsidRPr="00C226F6">
        <w:rPr>
          <w:rFonts w:ascii="Courier New" w:hAnsi="Courier New"/>
          <w:b/>
          <w:i w:val="0"/>
        </w:rPr>
        <w:br/>
        <w:t>(</w:t>
      </w:r>
      <w:r w:rsidRPr="00D00D4A">
        <w:rPr>
          <w:rFonts w:ascii="Arial" w:hAnsi="Arial"/>
          <w:b/>
        </w:rPr>
        <w:t xml:space="preserve"> </w:t>
      </w:r>
      <w:r w:rsidRPr="0006523D">
        <w:t xml:space="preserve">Disjunction </w:t>
      </w:r>
      <w:r w:rsidRPr="00C226F6">
        <w:rPr>
          <w:rFonts w:ascii="Courier New" w:hAnsi="Courier New"/>
          <w:b/>
          <w:i w:val="0"/>
        </w:rPr>
        <w:t>)</w:t>
      </w:r>
      <w:r w:rsidRPr="0006523D">
        <w:br/>
      </w:r>
      <w:r w:rsidRPr="00C226F6">
        <w:rPr>
          <w:rFonts w:ascii="Courier New" w:hAnsi="Courier New"/>
          <w:b/>
          <w:i w:val="0"/>
        </w:rPr>
        <w:t>(</w:t>
      </w:r>
      <w:r w:rsidRPr="00D00D4A">
        <w:rPr>
          <w:rFonts w:ascii="Arial" w:hAnsi="Arial"/>
          <w:b/>
        </w:rPr>
        <w:t xml:space="preserve"> </w:t>
      </w:r>
      <w:r w:rsidRPr="00C226F6">
        <w:rPr>
          <w:rFonts w:ascii="Courier New" w:hAnsi="Courier New"/>
          <w:b/>
          <w:i w:val="0"/>
        </w:rPr>
        <w:t>?</w:t>
      </w:r>
      <w:r w:rsidRPr="00D00D4A">
        <w:rPr>
          <w:rFonts w:ascii="Arial" w:hAnsi="Arial"/>
          <w:b/>
        </w:rPr>
        <w:t xml:space="preserve"> </w:t>
      </w:r>
      <w:r w:rsidRPr="00C226F6">
        <w:rPr>
          <w:rFonts w:ascii="Courier New" w:hAnsi="Courier New"/>
          <w:b/>
          <w:i w:val="0"/>
        </w:rPr>
        <w:t>:</w:t>
      </w:r>
      <w:r w:rsidRPr="00D00D4A">
        <w:rPr>
          <w:rFonts w:ascii="Arial" w:hAnsi="Arial"/>
          <w:b/>
        </w:rPr>
        <w:t xml:space="preserve"> </w:t>
      </w:r>
      <w:r w:rsidRPr="0006523D">
        <w:t xml:space="preserve">Disjunction </w:t>
      </w:r>
      <w:r w:rsidRPr="00C226F6">
        <w:rPr>
          <w:rFonts w:ascii="Courier New" w:hAnsi="Courier New"/>
          <w:b/>
          <w:i w:val="0"/>
        </w:rPr>
        <w:t>)</w:t>
      </w:r>
    </w:p>
    <w:p w14:paraId="23BBFD50" w14:textId="77777777" w:rsidR="004C02EF" w:rsidRDefault="004C02EF" w:rsidP="004C02EF">
      <w:pPr>
        <w:pStyle w:val="SyntaxRule"/>
      </w:pPr>
      <w:r w:rsidRPr="0006523D">
        <w:t xml:space="preserve">PatternCharacter </w:t>
      </w:r>
      <w:r w:rsidRPr="007A29B2">
        <w:rPr>
          <w:rFonts w:ascii="Arial" w:hAnsi="Arial"/>
          <w:b/>
          <w:i w:val="0"/>
        </w:rPr>
        <w:t>::</w:t>
      </w:r>
      <w:r w:rsidRPr="0006523D">
        <w:t xml:space="preserve"> </w:t>
      </w:r>
    </w:p>
    <w:p w14:paraId="7DF1B82E" w14:textId="77777777" w:rsidR="004C02EF" w:rsidRDefault="004C02EF" w:rsidP="004C02EF">
      <w:pPr>
        <w:pStyle w:val="SyntaxDefinition"/>
      </w:pPr>
      <w:r w:rsidRPr="0006523D">
        <w:t xml:space="preserve">SourceCharacter </w:t>
      </w:r>
      <w:r w:rsidRPr="007A29B2">
        <w:rPr>
          <w:rFonts w:ascii="Arial" w:hAnsi="Arial" w:cs="Arial"/>
          <w:b/>
          <w:i w:val="0"/>
        </w:rPr>
        <w:t>but not</w:t>
      </w:r>
      <w:r w:rsidRPr="00B5239E">
        <w:rPr>
          <w:rFonts w:ascii="Arial" w:hAnsi="Arial" w:cs="Arial"/>
        </w:rPr>
        <w:t xml:space="preserve"> </w:t>
      </w:r>
      <w:r>
        <w:rPr>
          <w:rFonts w:ascii="Arial" w:hAnsi="Arial" w:cs="Arial"/>
          <w:b/>
          <w:i w:val="0"/>
        </w:rPr>
        <w:t>one</w:t>
      </w:r>
      <w:r w:rsidRPr="007A29B2">
        <w:rPr>
          <w:rFonts w:ascii="Arial" w:hAnsi="Arial" w:cs="Arial"/>
          <w:b/>
          <w:i w:val="0"/>
        </w:rPr>
        <w:t xml:space="preserve"> of</w:t>
      </w:r>
      <w:r>
        <w:br/>
      </w:r>
      <w:r>
        <w:rPr>
          <w:rFonts w:ascii="Courier New" w:hAnsi="Courier New" w:cs="Courier New"/>
          <w:b/>
        </w:rPr>
        <w:t xml:space="preserve">   </w:t>
      </w:r>
      <w:r w:rsidRPr="00612C55">
        <w:rPr>
          <w:rFonts w:ascii="Courier New" w:hAnsi="Courier New" w:cs="Courier New"/>
          <w:b/>
        </w:rPr>
        <w:t xml:space="preserve">^  </w:t>
      </w:r>
      <w:r w:rsidRPr="007A29B2">
        <w:rPr>
          <w:rFonts w:ascii="Courier New" w:hAnsi="Courier New" w:cs="Courier New"/>
          <w:b/>
          <w:i w:val="0"/>
        </w:rPr>
        <w:t>$  \  .  *  +  ?  (  )  [  ]  {  }  |</w:t>
      </w:r>
    </w:p>
    <w:p w14:paraId="3D33BFE9" w14:textId="77777777" w:rsidR="004C02EF" w:rsidRPr="0006523D" w:rsidRDefault="004C02EF" w:rsidP="004C02EF">
      <w:pPr>
        <w:pStyle w:val="SyntaxRule"/>
      </w:pPr>
      <w:r w:rsidRPr="0006523D">
        <w:t xml:space="preserve">AtomEscape </w:t>
      </w:r>
      <w:r w:rsidRPr="007A29B2">
        <w:rPr>
          <w:rFonts w:ascii="Arial" w:hAnsi="Arial"/>
          <w:b/>
          <w:i w:val="0"/>
        </w:rPr>
        <w:t>::</w:t>
      </w:r>
    </w:p>
    <w:p w14:paraId="05562996" w14:textId="77777777" w:rsidR="004C02EF" w:rsidRPr="0006523D" w:rsidRDefault="004C02EF" w:rsidP="004C02EF">
      <w:pPr>
        <w:pStyle w:val="SyntaxDefinition"/>
      </w:pPr>
      <w:r w:rsidRPr="0006523D">
        <w:t>DecimalEscape</w:t>
      </w:r>
      <w:r w:rsidRPr="0006523D">
        <w:br/>
        <w:t>CharacterEscape</w:t>
      </w:r>
      <w:r w:rsidRPr="0006523D">
        <w:br/>
        <w:t>CharacterClassEscape</w:t>
      </w:r>
    </w:p>
    <w:p w14:paraId="55860E19" w14:textId="77777777" w:rsidR="004C02EF" w:rsidRPr="0006523D" w:rsidRDefault="004C02EF" w:rsidP="004C02EF">
      <w:pPr>
        <w:pStyle w:val="SyntaxRule"/>
      </w:pPr>
      <w:r w:rsidRPr="0006523D">
        <w:t xml:space="preserve">CharacterEscape </w:t>
      </w:r>
      <w:r w:rsidRPr="007A29B2">
        <w:rPr>
          <w:rFonts w:ascii="Arial" w:hAnsi="Arial"/>
          <w:b/>
          <w:i w:val="0"/>
        </w:rPr>
        <w:t>::</w:t>
      </w:r>
    </w:p>
    <w:p w14:paraId="12D7AE2D" w14:textId="77777777" w:rsidR="004C02EF" w:rsidRPr="0006523D" w:rsidRDefault="004C02EF" w:rsidP="004C02EF">
      <w:pPr>
        <w:pStyle w:val="SyntaxDefinition"/>
      </w:pPr>
      <w:r w:rsidRPr="0006523D">
        <w:t>ControlEscape</w:t>
      </w:r>
      <w:r w:rsidRPr="0006523D">
        <w:br/>
      </w:r>
      <w:r w:rsidRPr="00C226F6">
        <w:rPr>
          <w:rFonts w:ascii="Courier New" w:hAnsi="Courier New"/>
          <w:b/>
          <w:i w:val="0"/>
        </w:rPr>
        <w:t xml:space="preserve">c </w:t>
      </w:r>
      <w:r w:rsidRPr="0006523D">
        <w:t>ControlLetter</w:t>
      </w:r>
      <w:r w:rsidRPr="0006523D">
        <w:br/>
        <w:t>HexEscapeSequence</w:t>
      </w:r>
      <w:r w:rsidRPr="0006523D">
        <w:br/>
        <w:t>UnicodeEscapeSequence</w:t>
      </w:r>
      <w:r w:rsidRPr="0006523D">
        <w:br/>
        <w:t>IdentityEscape</w:t>
      </w:r>
    </w:p>
    <w:p w14:paraId="7741A6B2" w14:textId="77777777" w:rsidR="004C02EF" w:rsidRPr="00D00D4A" w:rsidRDefault="004C02EF" w:rsidP="004C02EF">
      <w:pPr>
        <w:pStyle w:val="SyntaxRule"/>
        <w:rPr>
          <w:rFonts w:ascii="Arial" w:hAnsi="Arial"/>
          <w:b/>
        </w:rPr>
      </w:pPr>
      <w:r w:rsidRPr="0006523D">
        <w:t xml:space="preserve">ControlEscape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2CA4FD44" w14:textId="77777777" w:rsidR="004C02EF" w:rsidRPr="007A29B2" w:rsidRDefault="004C02EF" w:rsidP="004C02EF">
      <w:pPr>
        <w:pStyle w:val="SyntaxDefinition"/>
        <w:rPr>
          <w:rFonts w:ascii="Courier New" w:hAnsi="Courier New" w:cs="Courier New"/>
          <w:b/>
          <w:i w:val="0"/>
        </w:rPr>
      </w:pPr>
      <w:r w:rsidRPr="007A29B2">
        <w:rPr>
          <w:rFonts w:ascii="Courier New" w:hAnsi="Courier New" w:cs="Courier New"/>
          <w:b/>
          <w:i w:val="0"/>
        </w:rPr>
        <w:t>f  n  r  t  v</w:t>
      </w:r>
    </w:p>
    <w:p w14:paraId="5094E442" w14:textId="77777777" w:rsidR="004C02EF" w:rsidRPr="0006523D" w:rsidRDefault="004C02EF" w:rsidP="004C02EF">
      <w:pPr>
        <w:pStyle w:val="SyntaxRule"/>
      </w:pPr>
      <w:r w:rsidRPr="0006523D">
        <w:t xml:space="preserve">ControlLetter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7B05878C" w14:textId="77777777" w:rsidR="004C02EF" w:rsidRPr="007A29B2" w:rsidRDefault="004C02EF" w:rsidP="004C02EF">
      <w:pPr>
        <w:pStyle w:val="SyntaxDefinition"/>
        <w:rPr>
          <w:rFonts w:ascii="Courier New" w:hAnsi="Courier New" w:cs="Courier New"/>
          <w:b/>
          <w:i w:val="0"/>
        </w:rPr>
      </w:pPr>
      <w:r w:rsidRPr="007A29B2">
        <w:rPr>
          <w:rFonts w:ascii="Courier New" w:hAnsi="Courier New" w:cs="Courier New"/>
          <w:b/>
          <w:i w:val="0"/>
        </w:rPr>
        <w:t>a  b  c  d  e  f  g  h  i  j  k  l  m  n  o  p  q  r  s  t  u  v  w  x  y  z</w:t>
      </w:r>
      <w:r w:rsidRPr="007A29B2">
        <w:rPr>
          <w:rFonts w:ascii="Courier New" w:hAnsi="Courier New" w:cs="Courier New"/>
          <w:b/>
          <w:i w:val="0"/>
        </w:rPr>
        <w:br/>
        <w:t>A  B  C  D  E  F  G  H  I  J  K  L  M  N  O  P  Q  R  S  T  U  V  W  X  Y  Z</w:t>
      </w:r>
    </w:p>
    <w:p w14:paraId="1E2E0251" w14:textId="77777777" w:rsidR="004C02EF" w:rsidRPr="0006523D" w:rsidRDefault="004C02EF" w:rsidP="004C02EF">
      <w:pPr>
        <w:pStyle w:val="SyntaxRule"/>
      </w:pPr>
      <w:r w:rsidRPr="0006523D">
        <w:t xml:space="preserve">IdentityEscape </w:t>
      </w:r>
      <w:r w:rsidRPr="007A29B2">
        <w:rPr>
          <w:rFonts w:ascii="Arial" w:hAnsi="Arial"/>
          <w:b/>
          <w:i w:val="0"/>
        </w:rPr>
        <w:t>::</w:t>
      </w:r>
    </w:p>
    <w:p w14:paraId="661BAC06" w14:textId="77777777" w:rsidR="004C02EF" w:rsidRPr="00C952BC" w:rsidRDefault="004C02EF" w:rsidP="004C02EF">
      <w:pPr>
        <w:pStyle w:val="SyntaxDefinition"/>
      </w:pPr>
      <w:r w:rsidRPr="0006523D">
        <w:t xml:space="preserve">SourceCharacter </w:t>
      </w:r>
      <w:r w:rsidRPr="007A29B2">
        <w:rPr>
          <w:rFonts w:ascii="Arial" w:hAnsi="Arial"/>
          <w:b/>
          <w:i w:val="0"/>
        </w:rPr>
        <w:t>but not</w:t>
      </w:r>
      <w:r w:rsidRPr="00D00D4A">
        <w:rPr>
          <w:rFonts w:ascii="Arial" w:hAnsi="Arial"/>
          <w:b/>
        </w:rPr>
        <w:t xml:space="preserve"> </w:t>
      </w:r>
      <w:r w:rsidRPr="0006523D">
        <w:t>IdentifierPart</w:t>
      </w:r>
      <w:r>
        <w:br/>
      </w:r>
      <w:r w:rsidRPr="007A29B2">
        <w:rPr>
          <w:i w:val="0"/>
        </w:rPr>
        <w:t>&lt;ZWJ&gt;</w:t>
      </w:r>
      <w:r w:rsidRPr="007A29B2">
        <w:rPr>
          <w:i w:val="0"/>
        </w:rPr>
        <w:br/>
        <w:t>&lt;ZWNJ&gt;</w:t>
      </w:r>
    </w:p>
    <w:p w14:paraId="4EA350C6" w14:textId="77777777" w:rsidR="004C02EF" w:rsidRPr="0006523D" w:rsidRDefault="004C02EF" w:rsidP="004C02EF">
      <w:pPr>
        <w:pStyle w:val="SyntaxRule"/>
      </w:pPr>
      <w:r w:rsidRPr="0006523D">
        <w:t xml:space="preserve">DecimalEscape </w:t>
      </w:r>
      <w:r w:rsidRPr="007A29B2">
        <w:rPr>
          <w:rFonts w:ascii="Arial" w:hAnsi="Arial"/>
          <w:b/>
          <w:i w:val="0"/>
        </w:rPr>
        <w:t>::</w:t>
      </w:r>
    </w:p>
    <w:p w14:paraId="6A5E99AA" w14:textId="77777777" w:rsidR="004C02EF" w:rsidRPr="00D00D4A" w:rsidRDefault="004C02EF" w:rsidP="004C02EF">
      <w:pPr>
        <w:pStyle w:val="SyntaxDefinition"/>
        <w:rPr>
          <w:rFonts w:ascii="Arial" w:hAnsi="Arial"/>
        </w:rPr>
      </w:pPr>
      <w:r w:rsidRPr="0006523D">
        <w:t>DecimalIntegerLiteral</w:t>
      </w:r>
      <w:r w:rsidRPr="00D00D4A">
        <w:rPr>
          <w:rFonts w:ascii="Arial" w:hAnsi="Arial"/>
        </w:rPr>
        <w:t xml:space="preserve">  </w:t>
      </w:r>
      <w:r w:rsidRPr="00E148F5">
        <w:rPr>
          <w:rFonts w:ascii="Arial" w:hAnsi="Arial"/>
          <w:i w:val="0"/>
          <w:sz w:val="16"/>
          <w:szCs w:val="16"/>
        </w:rPr>
        <w:t xml:space="preserve">[lookahead </w:t>
      </w:r>
      <w:r w:rsidRPr="00E148F5">
        <w:rPr>
          <w:rFonts w:ascii="Arial" w:hAnsi="Arial"/>
          <w:i w:val="0"/>
          <w:sz w:val="16"/>
          <w:szCs w:val="16"/>
        </w:rPr>
        <w:sym w:font="Symbol" w:char="F0CF"/>
      </w:r>
      <w:r w:rsidRPr="00E148F5">
        <w:rPr>
          <w:rFonts w:ascii="Arial" w:hAnsi="Arial"/>
          <w:i w:val="0"/>
          <w:sz w:val="16"/>
          <w:szCs w:val="16"/>
        </w:rPr>
        <w:t xml:space="preserve"> </w:t>
      </w:r>
      <w:r w:rsidRPr="00E148F5">
        <w:rPr>
          <w:i w:val="0"/>
          <w:sz w:val="16"/>
          <w:szCs w:val="16"/>
        </w:rPr>
        <w:t>DecimalDigit</w:t>
      </w:r>
      <w:r w:rsidRPr="00E148F5">
        <w:rPr>
          <w:rFonts w:ascii="Arial" w:hAnsi="Arial"/>
          <w:i w:val="0"/>
          <w:sz w:val="16"/>
          <w:szCs w:val="16"/>
        </w:rPr>
        <w:t>]</w:t>
      </w:r>
    </w:p>
    <w:p w14:paraId="4A39F183" w14:textId="77777777" w:rsidR="004C02EF" w:rsidRPr="0006523D" w:rsidRDefault="004C02EF" w:rsidP="004C02EF">
      <w:pPr>
        <w:pStyle w:val="SyntaxRule"/>
      </w:pPr>
      <w:r w:rsidRPr="0006523D">
        <w:t xml:space="preserve">CharacterClassEscape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2BF317DE" w14:textId="77777777" w:rsidR="004C02EF" w:rsidRPr="00E148F5" w:rsidRDefault="004C02EF" w:rsidP="004C02EF">
      <w:pPr>
        <w:pStyle w:val="SyntaxDefinition"/>
        <w:rPr>
          <w:rFonts w:ascii="Courier New" w:hAnsi="Courier New" w:cs="Courier New"/>
          <w:b/>
          <w:i w:val="0"/>
        </w:rPr>
      </w:pPr>
      <w:r w:rsidRPr="00E148F5">
        <w:rPr>
          <w:rFonts w:ascii="Courier New" w:hAnsi="Courier New" w:cs="Courier New"/>
          <w:b/>
          <w:i w:val="0"/>
        </w:rPr>
        <w:t>d  D  s  S  w  W</w:t>
      </w:r>
    </w:p>
    <w:p w14:paraId="27E75AFE" w14:textId="77777777" w:rsidR="004C02EF" w:rsidRPr="0006523D" w:rsidRDefault="004C02EF" w:rsidP="004C02EF">
      <w:pPr>
        <w:pStyle w:val="SyntaxRule"/>
      </w:pPr>
      <w:r w:rsidRPr="0006523D">
        <w:t xml:space="preserve">CharacterClass  </w:t>
      </w:r>
      <w:r w:rsidRPr="007A29B2">
        <w:rPr>
          <w:rFonts w:ascii="Arial" w:hAnsi="Arial"/>
          <w:b/>
          <w:i w:val="0"/>
        </w:rPr>
        <w:t>::</w:t>
      </w:r>
    </w:p>
    <w:p w14:paraId="719A96B7" w14:textId="77777777" w:rsidR="004C02EF" w:rsidRPr="0006523D" w:rsidRDefault="004C02EF" w:rsidP="004C02EF">
      <w:pPr>
        <w:pStyle w:val="SyntaxDefinition"/>
      </w:pPr>
      <w:r w:rsidRPr="00C226F6">
        <w:rPr>
          <w:rFonts w:ascii="Courier New" w:hAnsi="Courier New"/>
          <w:b/>
          <w:i w:val="0"/>
        </w:rPr>
        <w:t xml:space="preserve">[ </w:t>
      </w:r>
      <w:r w:rsidRPr="00C226F6">
        <w:rPr>
          <w:rFonts w:ascii="Arial" w:hAnsi="Arial" w:cs="Arial"/>
          <w:i w:val="0"/>
          <w:sz w:val="16"/>
        </w:rPr>
        <w:t xml:space="preserve">[lookahead </w:t>
      </w:r>
      <w:r w:rsidRPr="00C226F6">
        <w:rPr>
          <w:rFonts w:ascii="Arial" w:hAnsi="Arial" w:cs="Arial"/>
          <w:i w:val="0"/>
          <w:sz w:val="16"/>
        </w:rPr>
        <w:sym w:font="Symbol" w:char="F0CF"/>
      </w:r>
      <w:r w:rsidRPr="00C226F6">
        <w:rPr>
          <w:rFonts w:ascii="Arial" w:hAnsi="Arial" w:cs="Arial"/>
          <w:i w:val="0"/>
          <w:sz w:val="16"/>
        </w:rPr>
        <w:t xml:space="preserve"> {</w:t>
      </w:r>
      <w:r w:rsidRPr="00C226F6">
        <w:rPr>
          <w:rFonts w:ascii="Courier New" w:hAnsi="Courier New"/>
          <w:b/>
          <w:i w:val="0"/>
          <w:sz w:val="16"/>
        </w:rPr>
        <w:t>^</w:t>
      </w:r>
      <w:r w:rsidRPr="00C226F6">
        <w:rPr>
          <w:rFonts w:ascii="Arial" w:hAnsi="Arial" w:cs="Arial"/>
          <w:i w:val="0"/>
          <w:sz w:val="16"/>
        </w:rPr>
        <w:t>}]</w:t>
      </w:r>
      <w:r w:rsidRPr="00C226F6">
        <w:rPr>
          <w:rFonts w:ascii="Courier New" w:hAnsi="Courier New"/>
          <w:b/>
          <w:i w:val="0"/>
        </w:rPr>
        <w:t xml:space="preserve"> </w:t>
      </w:r>
      <w:r w:rsidRPr="0006523D">
        <w:t>ClassRanges</w:t>
      </w:r>
      <w:r w:rsidRPr="00C226F6">
        <w:rPr>
          <w:rFonts w:ascii="Courier New" w:hAnsi="Courier New"/>
          <w:b/>
          <w:i w:val="0"/>
        </w:rPr>
        <w:t xml:space="preserve"> ]</w:t>
      </w:r>
      <w:r w:rsidRPr="0006523D">
        <w:br/>
      </w:r>
      <w:r w:rsidRPr="00C226F6">
        <w:rPr>
          <w:rFonts w:ascii="Courier New" w:hAnsi="Courier New"/>
          <w:b/>
          <w:i w:val="0"/>
        </w:rPr>
        <w:t xml:space="preserve">[ ^ </w:t>
      </w:r>
      <w:r w:rsidRPr="0006523D">
        <w:t>ClassRanges</w:t>
      </w:r>
      <w:r w:rsidRPr="00C226F6">
        <w:rPr>
          <w:rFonts w:ascii="Courier New" w:hAnsi="Courier New"/>
          <w:b/>
          <w:i w:val="0"/>
        </w:rPr>
        <w:t xml:space="preserve"> ]</w:t>
      </w:r>
    </w:p>
    <w:p w14:paraId="5294DF85" w14:textId="77777777" w:rsidR="004C02EF" w:rsidRPr="0006523D" w:rsidRDefault="004C02EF" w:rsidP="004C02EF">
      <w:pPr>
        <w:pStyle w:val="SyntaxRule"/>
      </w:pPr>
      <w:r w:rsidRPr="0006523D">
        <w:t xml:space="preserve">ClassRanges </w:t>
      </w:r>
      <w:r w:rsidRPr="007A29B2">
        <w:rPr>
          <w:rFonts w:ascii="Arial" w:hAnsi="Arial"/>
          <w:b/>
          <w:i w:val="0"/>
        </w:rPr>
        <w:t>::</w:t>
      </w:r>
    </w:p>
    <w:p w14:paraId="344FC0AB" w14:textId="77777777" w:rsidR="004C02EF" w:rsidRPr="0006523D" w:rsidRDefault="004C02EF" w:rsidP="004C02EF">
      <w:pPr>
        <w:pStyle w:val="SyntaxDefinition"/>
        <w:rPr>
          <w:vertAlign w:val="subscript"/>
        </w:rPr>
      </w:pPr>
      <w:r w:rsidRPr="00C226F6">
        <w:rPr>
          <w:rFonts w:ascii="Arial" w:hAnsi="Arial"/>
          <w:i w:val="0"/>
          <w:sz w:val="16"/>
        </w:rPr>
        <w:t>[empty]</w:t>
      </w:r>
      <w:r w:rsidRPr="0006523D">
        <w:br/>
        <w:t>NonemptyClassRanges</w:t>
      </w:r>
    </w:p>
    <w:p w14:paraId="729F214E" w14:textId="77777777" w:rsidR="004C02EF" w:rsidRPr="0006523D" w:rsidRDefault="004C02EF" w:rsidP="004C02EF">
      <w:pPr>
        <w:pStyle w:val="SyntaxRule"/>
      </w:pPr>
      <w:r w:rsidRPr="0006523D">
        <w:t xml:space="preserve">NonemptyClassRanges </w:t>
      </w:r>
      <w:r w:rsidRPr="007A29B2">
        <w:rPr>
          <w:rFonts w:ascii="Arial" w:hAnsi="Arial"/>
          <w:b/>
          <w:i w:val="0"/>
        </w:rPr>
        <w:t>::</w:t>
      </w:r>
    </w:p>
    <w:p w14:paraId="5DCDAE96" w14:textId="77777777" w:rsidR="004C02EF" w:rsidRPr="0006523D" w:rsidRDefault="004C02EF" w:rsidP="004C02EF">
      <w:pPr>
        <w:pStyle w:val="SyntaxDefinition"/>
      </w:pPr>
      <w:r w:rsidRPr="0006523D">
        <w:t>ClassAtom</w:t>
      </w:r>
      <w:r w:rsidRPr="0006523D">
        <w:br/>
        <w:t>ClassAtom NonemptyClassRangesNoDash</w:t>
      </w:r>
      <w:r w:rsidRPr="0006523D">
        <w:br/>
        <w:t>ClassAtom</w:t>
      </w:r>
      <w:r w:rsidRPr="00C226F6">
        <w:rPr>
          <w:rFonts w:ascii="Courier New" w:hAnsi="Courier New"/>
          <w:b/>
          <w:i w:val="0"/>
        </w:rPr>
        <w:t xml:space="preserve"> - </w:t>
      </w:r>
      <w:r w:rsidRPr="0006523D">
        <w:t>ClassAtom ClassRanges</w:t>
      </w:r>
    </w:p>
    <w:p w14:paraId="36AF9712" w14:textId="77777777" w:rsidR="004C02EF" w:rsidRPr="0006523D" w:rsidRDefault="004C02EF" w:rsidP="004C02EF">
      <w:pPr>
        <w:pStyle w:val="SyntaxRule"/>
      </w:pPr>
      <w:r w:rsidRPr="0006523D">
        <w:t xml:space="preserve">NonemptyClassRangesNoDash </w:t>
      </w:r>
      <w:r w:rsidRPr="007A29B2">
        <w:rPr>
          <w:rFonts w:ascii="Arial" w:hAnsi="Arial"/>
          <w:b/>
          <w:i w:val="0"/>
        </w:rPr>
        <w:t>::</w:t>
      </w:r>
    </w:p>
    <w:p w14:paraId="09435A92" w14:textId="77777777" w:rsidR="004C02EF" w:rsidRPr="0006523D" w:rsidRDefault="004C02EF" w:rsidP="004C02EF">
      <w:pPr>
        <w:pStyle w:val="SyntaxDefinition"/>
      </w:pPr>
      <w:r w:rsidRPr="0006523D">
        <w:t>ClassAtom</w:t>
      </w:r>
      <w:r w:rsidRPr="0006523D">
        <w:br/>
        <w:t>ClassAtomNoDash NonemptyClassRangesNoDash</w:t>
      </w:r>
      <w:r w:rsidRPr="0006523D">
        <w:br/>
        <w:t>ClassAtomNoDash</w:t>
      </w:r>
      <w:r w:rsidRPr="00C226F6">
        <w:rPr>
          <w:rFonts w:ascii="Courier New" w:hAnsi="Courier New"/>
          <w:b/>
          <w:i w:val="0"/>
        </w:rPr>
        <w:t xml:space="preserve"> - </w:t>
      </w:r>
      <w:r w:rsidRPr="0006523D">
        <w:t>ClassAtom ClassRanges</w:t>
      </w:r>
    </w:p>
    <w:p w14:paraId="77F63C06" w14:textId="77777777" w:rsidR="004C02EF" w:rsidRPr="0006523D" w:rsidRDefault="004C02EF" w:rsidP="004C02EF">
      <w:pPr>
        <w:pStyle w:val="SyntaxRule"/>
      </w:pPr>
      <w:r w:rsidRPr="0006523D">
        <w:t xml:space="preserve">ClassAtom </w:t>
      </w:r>
      <w:r w:rsidRPr="007A29B2">
        <w:rPr>
          <w:rFonts w:ascii="Arial" w:hAnsi="Arial"/>
          <w:b/>
          <w:i w:val="0"/>
        </w:rPr>
        <w:t>::</w:t>
      </w:r>
    </w:p>
    <w:p w14:paraId="3C6999BB" w14:textId="77777777" w:rsidR="004C02EF" w:rsidRPr="0006523D" w:rsidRDefault="004C02EF" w:rsidP="004C02EF">
      <w:pPr>
        <w:pStyle w:val="SyntaxDefinition"/>
      </w:pPr>
      <w:r w:rsidRPr="00C226F6">
        <w:rPr>
          <w:rFonts w:ascii="Courier New" w:hAnsi="Courier New"/>
          <w:b/>
          <w:i w:val="0"/>
        </w:rPr>
        <w:t>-</w:t>
      </w:r>
      <w:r w:rsidRPr="0006523D">
        <w:br/>
        <w:t>ClassAtomNoDash</w:t>
      </w:r>
    </w:p>
    <w:p w14:paraId="3A3B75F9" w14:textId="77777777" w:rsidR="004C02EF" w:rsidRPr="0006523D" w:rsidRDefault="004C02EF" w:rsidP="004C02EF">
      <w:pPr>
        <w:pStyle w:val="SyntaxRule"/>
      </w:pPr>
      <w:r w:rsidRPr="0006523D">
        <w:t xml:space="preserve">ClassAtomNoDash </w:t>
      </w:r>
      <w:r w:rsidRPr="007A29B2">
        <w:rPr>
          <w:rFonts w:ascii="Arial" w:hAnsi="Arial"/>
          <w:b/>
          <w:i w:val="0"/>
        </w:rPr>
        <w:t>::</w:t>
      </w:r>
    </w:p>
    <w:p w14:paraId="16299F89" w14:textId="77777777" w:rsidR="004C02EF" w:rsidRPr="0006523D" w:rsidRDefault="004C02EF" w:rsidP="004C02EF">
      <w:pPr>
        <w:pStyle w:val="SyntaxDefinition"/>
        <w:rPr>
          <w:vertAlign w:val="subscript"/>
        </w:rPr>
      </w:pPr>
      <w:r w:rsidRPr="0006523D">
        <w:t xml:space="preserve">SourceCharacter </w:t>
      </w:r>
      <w:r w:rsidRPr="00D00D4A">
        <w:rPr>
          <w:rFonts w:ascii="Arial" w:hAnsi="Arial"/>
        </w:rPr>
        <w:t xml:space="preserve"> </w:t>
      </w:r>
      <w:r w:rsidRPr="007A29B2">
        <w:rPr>
          <w:rFonts w:ascii="Arial" w:hAnsi="Arial"/>
          <w:b/>
          <w:i w:val="0"/>
        </w:rPr>
        <w:t>but not</w:t>
      </w:r>
      <w:r w:rsidRPr="00D00D4A">
        <w:rPr>
          <w:rFonts w:ascii="Arial" w:hAnsi="Arial"/>
        </w:rPr>
        <w:t xml:space="preserve"> </w:t>
      </w:r>
      <w:r w:rsidRPr="007A29B2">
        <w:rPr>
          <w:rFonts w:ascii="Arial" w:hAnsi="Arial"/>
          <w:b/>
          <w:i w:val="0"/>
        </w:rPr>
        <w:t>one of</w:t>
      </w:r>
      <w:r w:rsidRPr="00D00D4A">
        <w:rPr>
          <w:rFonts w:ascii="Arial" w:hAnsi="Arial"/>
        </w:rPr>
        <w:t xml:space="preserve"> </w:t>
      </w:r>
      <w:r w:rsidRPr="007A29B2">
        <w:rPr>
          <w:rFonts w:ascii="Courier New" w:hAnsi="Courier New"/>
          <w:b/>
          <w:i w:val="0"/>
        </w:rPr>
        <w:t>\</w:t>
      </w:r>
      <w:r w:rsidRPr="00D00D4A">
        <w:rPr>
          <w:rFonts w:ascii="Arial" w:hAnsi="Arial"/>
        </w:rPr>
        <w:t xml:space="preserve"> </w:t>
      </w:r>
      <w:r w:rsidRPr="007A29B2">
        <w:rPr>
          <w:rFonts w:ascii="Arial" w:hAnsi="Arial"/>
          <w:b/>
          <w:i w:val="0"/>
        </w:rPr>
        <w:t>or</w:t>
      </w:r>
      <w:r w:rsidRPr="00D00D4A">
        <w:rPr>
          <w:rFonts w:ascii="Arial" w:hAnsi="Arial"/>
        </w:rPr>
        <w:t xml:space="preserve"> </w:t>
      </w:r>
      <w:r w:rsidRPr="007A29B2">
        <w:rPr>
          <w:rFonts w:ascii="Courier New" w:hAnsi="Courier New"/>
          <w:b/>
          <w:i w:val="0"/>
        </w:rPr>
        <w:t>]</w:t>
      </w:r>
      <w:r>
        <w:rPr>
          <w:rFonts w:ascii="Arial" w:hAnsi="Arial"/>
        </w:rPr>
        <w:t xml:space="preserve"> </w:t>
      </w:r>
      <w:r w:rsidRPr="007A29B2">
        <w:rPr>
          <w:rFonts w:ascii="Arial" w:hAnsi="Arial"/>
          <w:b/>
          <w:i w:val="0"/>
        </w:rPr>
        <w:t>or</w:t>
      </w:r>
      <w:r w:rsidRPr="00D00D4A">
        <w:rPr>
          <w:rFonts w:ascii="Arial" w:hAnsi="Arial"/>
        </w:rPr>
        <w:t xml:space="preserve"> </w:t>
      </w:r>
      <w:r w:rsidRPr="007A29B2">
        <w:rPr>
          <w:rFonts w:ascii="Courier New" w:hAnsi="Courier New"/>
          <w:b/>
          <w:i w:val="0"/>
        </w:rPr>
        <w:t>-</w:t>
      </w:r>
      <w:r w:rsidRPr="0006523D">
        <w:br/>
      </w:r>
      <w:r w:rsidRPr="00612C55">
        <w:rPr>
          <w:rFonts w:ascii="Courier New" w:hAnsi="Courier New"/>
          <w:b/>
          <w:i w:val="0"/>
        </w:rPr>
        <w:t>\</w:t>
      </w:r>
      <w:r w:rsidRPr="00C226F6">
        <w:rPr>
          <w:rFonts w:ascii="Courier New" w:hAnsi="Courier New"/>
          <w:i w:val="0"/>
        </w:rPr>
        <w:t xml:space="preserve"> </w:t>
      </w:r>
      <w:r w:rsidRPr="0006523D">
        <w:t>ClassEscape</w:t>
      </w:r>
    </w:p>
    <w:p w14:paraId="55DA0896" w14:textId="77777777" w:rsidR="004C02EF" w:rsidRPr="0006523D" w:rsidRDefault="004C02EF" w:rsidP="004C02EF">
      <w:pPr>
        <w:pStyle w:val="SyntaxRule"/>
      </w:pPr>
      <w:r w:rsidRPr="0006523D">
        <w:t xml:space="preserve">ClassEscape </w:t>
      </w:r>
      <w:r w:rsidRPr="007A29B2">
        <w:rPr>
          <w:rFonts w:ascii="Arial" w:hAnsi="Arial"/>
          <w:b/>
          <w:i w:val="0"/>
        </w:rPr>
        <w:t>::</w:t>
      </w:r>
    </w:p>
    <w:p w14:paraId="288836B7" w14:textId="77777777" w:rsidR="004C02EF" w:rsidRPr="0006523D" w:rsidRDefault="004C02EF" w:rsidP="004C02EF">
      <w:pPr>
        <w:pStyle w:val="SyntaxDefinition"/>
        <w:rPr>
          <w:vertAlign w:val="subscript"/>
        </w:rPr>
      </w:pPr>
      <w:r w:rsidRPr="0006523D">
        <w:t>DecimalEscape</w:t>
      </w:r>
      <w:r w:rsidRPr="0006523D">
        <w:br/>
      </w:r>
      <w:r w:rsidRPr="007A29B2">
        <w:rPr>
          <w:rFonts w:ascii="Courier New" w:hAnsi="Courier New"/>
          <w:b/>
          <w:i w:val="0"/>
        </w:rPr>
        <w:t>b</w:t>
      </w:r>
      <w:r w:rsidRPr="0006523D">
        <w:br/>
        <w:t>CharacterEscape</w:t>
      </w:r>
      <w:r w:rsidRPr="00C226F6">
        <w:rPr>
          <w:rFonts w:ascii="Courier New" w:hAnsi="Courier New"/>
          <w:b/>
          <w:i w:val="0"/>
        </w:rPr>
        <w:br/>
      </w:r>
      <w:r w:rsidRPr="0006523D">
        <w:t>CharacterClassEscape</w:t>
      </w:r>
    </w:p>
    <w:p w14:paraId="0CA7C441" w14:textId="77777777" w:rsidR="004C02EF" w:rsidRDefault="004C02EF" w:rsidP="00F710D2">
      <w:pPr>
        <w:pStyle w:val="30"/>
        <w:numPr>
          <w:ilvl w:val="0"/>
          <w:numId w:val="0"/>
        </w:numPr>
      </w:pPr>
      <w:bookmarkStart w:id="8268" w:name="_Ref455931092"/>
      <w:bookmarkStart w:id="8269" w:name="_Toc472818956"/>
      <w:bookmarkStart w:id="8270" w:name="_Toc235503534"/>
      <w:bookmarkStart w:id="8271" w:name="_Toc241509309"/>
      <w:bookmarkStart w:id="8272" w:name="_Toc244416796"/>
      <w:bookmarkStart w:id="8273" w:name="_Toc276631160"/>
      <w:bookmarkStart w:id="8274" w:name="_Toc178387171"/>
      <w:r>
        <w:t>15.10.2</w:t>
      </w:r>
      <w:r>
        <w:tab/>
        <w:t>Pattern Semantics</w:t>
      </w:r>
      <w:bookmarkEnd w:id="8268"/>
      <w:bookmarkEnd w:id="8269"/>
      <w:bookmarkEnd w:id="8270"/>
      <w:bookmarkEnd w:id="8271"/>
      <w:bookmarkEnd w:id="8272"/>
      <w:bookmarkEnd w:id="8273"/>
      <w:bookmarkEnd w:id="8274"/>
    </w:p>
    <w:p w14:paraId="1B20A6D1" w14:textId="77777777" w:rsidR="004C02EF" w:rsidRDefault="004C02EF" w:rsidP="004C02EF">
      <w:r>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4EAC520D" w14:textId="77777777" w:rsidR="004C02EF" w:rsidRDefault="004C02EF" w:rsidP="004C02EF">
      <w:pPr>
        <w:pStyle w:val="40"/>
        <w:numPr>
          <w:ilvl w:val="0"/>
          <w:numId w:val="0"/>
        </w:numPr>
      </w:pPr>
      <w:bookmarkStart w:id="8275" w:name="_Ref455931278"/>
      <w:r>
        <w:t>15.10.2.1</w:t>
      </w:r>
      <w:r>
        <w:tab/>
        <w:t>Notation</w:t>
      </w:r>
      <w:bookmarkEnd w:id="8275"/>
    </w:p>
    <w:p w14:paraId="43D4AA6B" w14:textId="77777777" w:rsidR="004C02EF" w:rsidRDefault="004C02EF" w:rsidP="004C02EF">
      <w:pPr>
        <w:spacing w:after="120"/>
      </w:pPr>
      <w:r>
        <w:t>The descriptions below use the following variables:</w:t>
      </w:r>
    </w:p>
    <w:p w14:paraId="509AA1B6" w14:textId="77777777" w:rsidR="004C02EF" w:rsidRPr="00D00D4A" w:rsidRDefault="004C02EF" w:rsidP="004C02EF">
      <w:pPr>
        <w:numPr>
          <w:ilvl w:val="0"/>
          <w:numId w:val="290"/>
        </w:numPr>
        <w:spacing w:after="60"/>
        <w:ind w:left="1080"/>
      </w:pPr>
      <w:r w:rsidRPr="00895113">
        <w:rPr>
          <w:rFonts w:ascii="Times New Roman" w:hAnsi="Times New Roman"/>
          <w:i/>
        </w:rPr>
        <w:t>Input</w:t>
      </w:r>
      <w:r w:rsidRPr="00D00D4A">
        <w:t xml:space="preserve"> is the </w:t>
      </w:r>
      <w:r>
        <w:t>String</w:t>
      </w:r>
      <w:r w:rsidRPr="00D00D4A">
        <w:t xml:space="preserve"> being matched by the regular expression pattern. The notation </w:t>
      </w:r>
      <w:r w:rsidRPr="00895113">
        <w:rPr>
          <w:rFonts w:ascii="Times New Roman" w:hAnsi="Times New Roman"/>
          <w:i/>
        </w:rPr>
        <w:t>input</w:t>
      </w:r>
      <w:r w:rsidRPr="00895113">
        <w:rPr>
          <w:rFonts w:ascii="Times New Roman" w:hAnsi="Times New Roman"/>
        </w:rPr>
        <w:t>[</w:t>
      </w:r>
      <w:r w:rsidRPr="00895113">
        <w:rPr>
          <w:rFonts w:ascii="Times New Roman" w:hAnsi="Times New Roman"/>
          <w:i/>
        </w:rPr>
        <w:t>n</w:t>
      </w:r>
      <w:r w:rsidRPr="00895113">
        <w:rPr>
          <w:rFonts w:ascii="Times New Roman" w:hAnsi="Times New Roman"/>
        </w:rPr>
        <w:t>]</w:t>
      </w:r>
      <w:r w:rsidRPr="00D00D4A">
        <w:t xml:space="preserve"> means the </w:t>
      </w:r>
      <w:r w:rsidRPr="00895113">
        <w:rPr>
          <w:rFonts w:ascii="Times New Roman" w:hAnsi="Times New Roman"/>
          <w:i/>
        </w:rPr>
        <w:t>n</w:t>
      </w:r>
      <w:r w:rsidRPr="00895113">
        <w:rPr>
          <w:rFonts w:ascii="Times New Roman" w:hAnsi="Times New Roman"/>
          <w:i/>
          <w:vertAlign w:val="superscript"/>
        </w:rPr>
        <w:t>th</w:t>
      </w:r>
      <w:r w:rsidRPr="00D00D4A">
        <w:t xml:space="preserve"> character of </w:t>
      </w:r>
      <w:r w:rsidRPr="00895113">
        <w:rPr>
          <w:rFonts w:ascii="Times New Roman" w:hAnsi="Times New Roman"/>
          <w:i/>
        </w:rPr>
        <w:t>input</w:t>
      </w:r>
      <w:r w:rsidRPr="00D00D4A">
        <w:t xml:space="preserve">, where </w:t>
      </w:r>
      <w:r w:rsidRPr="00895113">
        <w:rPr>
          <w:rFonts w:ascii="Times New Roman" w:hAnsi="Times New Roman"/>
          <w:i/>
        </w:rPr>
        <w:t>n</w:t>
      </w:r>
      <w:r w:rsidRPr="00D00D4A">
        <w:t xml:space="preserve"> can range between 0 (inclusive) and </w:t>
      </w:r>
      <w:r w:rsidRPr="00895113">
        <w:rPr>
          <w:rFonts w:ascii="Times New Roman" w:hAnsi="Times New Roman"/>
          <w:i/>
        </w:rPr>
        <w:t>InputLength</w:t>
      </w:r>
      <w:r w:rsidRPr="00D00D4A">
        <w:t xml:space="preserve"> (exclusive).</w:t>
      </w:r>
    </w:p>
    <w:p w14:paraId="573AB0F6" w14:textId="77777777" w:rsidR="004C02EF" w:rsidRPr="00D00D4A" w:rsidRDefault="004C02EF" w:rsidP="004C02EF">
      <w:pPr>
        <w:numPr>
          <w:ilvl w:val="0"/>
          <w:numId w:val="290"/>
        </w:numPr>
        <w:spacing w:after="60"/>
        <w:ind w:left="1080"/>
      </w:pPr>
      <w:r w:rsidRPr="00895113">
        <w:rPr>
          <w:rFonts w:ascii="Times New Roman" w:hAnsi="Times New Roman"/>
          <w:i/>
        </w:rPr>
        <w:t>InputLength</w:t>
      </w:r>
      <w:r w:rsidRPr="00D00D4A">
        <w:t xml:space="preserve"> is the </w:t>
      </w:r>
      <w:r w:rsidRPr="00895113">
        <w:t>number</w:t>
      </w:r>
      <w:r w:rsidRPr="00D00D4A">
        <w:t xml:space="preserve"> of characters in the </w:t>
      </w:r>
      <w:r w:rsidRPr="00895113">
        <w:rPr>
          <w:rFonts w:ascii="Times New Roman" w:hAnsi="Times New Roman"/>
          <w:i/>
        </w:rPr>
        <w:t>Input</w:t>
      </w:r>
      <w:r w:rsidRPr="00D00D4A">
        <w:t xml:space="preserve"> </w:t>
      </w:r>
      <w:r>
        <w:t>String</w:t>
      </w:r>
      <w:r w:rsidRPr="00D00D4A">
        <w:t>.</w:t>
      </w:r>
    </w:p>
    <w:p w14:paraId="01A3B226" w14:textId="77777777" w:rsidR="004C02EF" w:rsidRPr="00D00D4A" w:rsidRDefault="004C02EF" w:rsidP="004C02EF">
      <w:pPr>
        <w:numPr>
          <w:ilvl w:val="0"/>
          <w:numId w:val="290"/>
        </w:numPr>
        <w:spacing w:after="60"/>
        <w:ind w:left="1080"/>
      </w:pPr>
      <w:r w:rsidRPr="00895113">
        <w:rPr>
          <w:rFonts w:ascii="Times New Roman" w:hAnsi="Times New Roman"/>
          <w:i/>
        </w:rPr>
        <w:t>NcapturingParens</w:t>
      </w:r>
      <w:r w:rsidRPr="00D00D4A">
        <w:t xml:space="preserve"> is the total number of left </w:t>
      </w:r>
      <w:r w:rsidRPr="00895113">
        <w:t>capturing</w:t>
      </w:r>
      <w:r w:rsidRPr="00D00D4A">
        <w:t xml:space="preserve"> parentheses (i.e. the total number of times the </w:t>
      </w:r>
      <w:r w:rsidRPr="00895113">
        <w:rPr>
          <w:rFonts w:ascii="Times New Roman" w:hAnsi="Times New Roman"/>
          <w:i/>
        </w:rPr>
        <w:t>Atom</w:t>
      </w:r>
      <w:r w:rsidRPr="00D00D4A">
        <w:t xml:space="preserve"> </w:t>
      </w:r>
      <w:r w:rsidRPr="00B5239E">
        <w:rPr>
          <w:b/>
        </w:rPr>
        <w:t>::</w:t>
      </w:r>
      <w:r w:rsidRPr="00D00D4A">
        <w:t xml:space="preserve"> </w:t>
      </w:r>
      <w:r>
        <w:rPr>
          <w:rFonts w:ascii="Courier New" w:hAnsi="Courier New"/>
          <w:b/>
        </w:rPr>
        <w:t>(</w:t>
      </w:r>
      <w:r w:rsidRPr="00D00D4A">
        <w:rPr>
          <w:b/>
        </w:rPr>
        <w:t xml:space="preserve"> </w:t>
      </w:r>
      <w:r w:rsidRPr="00895113">
        <w:rPr>
          <w:rFonts w:ascii="Times New Roman" w:hAnsi="Times New Roman"/>
          <w:i/>
        </w:rPr>
        <w:t>Disjunction</w:t>
      </w:r>
      <w:r w:rsidRPr="00D00D4A">
        <w:t xml:space="preserve"> </w:t>
      </w:r>
      <w:r>
        <w:rPr>
          <w:rFonts w:ascii="Courier New" w:hAnsi="Courier New"/>
          <w:b/>
        </w:rPr>
        <w:t>)</w:t>
      </w:r>
      <w:r w:rsidRPr="00D00D4A">
        <w:t xml:space="preserve"> production is expanded) in the pattern. A left capturing parenthesis is any </w:t>
      </w:r>
      <w:r>
        <w:rPr>
          <w:rFonts w:ascii="Courier New" w:hAnsi="Courier New"/>
          <w:b/>
        </w:rPr>
        <w:t>(</w:t>
      </w:r>
      <w:r w:rsidRPr="00D00D4A">
        <w:t xml:space="preserve"> pattern character that is matched by the </w:t>
      </w:r>
      <w:r>
        <w:rPr>
          <w:rFonts w:ascii="Courier New" w:hAnsi="Courier New"/>
          <w:b/>
        </w:rPr>
        <w:t>(</w:t>
      </w:r>
      <w:r w:rsidRPr="00D00D4A">
        <w:t xml:space="preserve"> terminal of the </w:t>
      </w:r>
      <w:r w:rsidRPr="00895113">
        <w:rPr>
          <w:rFonts w:ascii="Times New Roman" w:hAnsi="Times New Roman"/>
          <w:i/>
        </w:rPr>
        <w:t>Atom</w:t>
      </w:r>
      <w:r w:rsidRPr="00D00D4A">
        <w:t xml:space="preserve"> </w:t>
      </w:r>
      <w:r w:rsidRPr="00B5239E">
        <w:rPr>
          <w:b/>
        </w:rPr>
        <w:t>::</w:t>
      </w:r>
      <w:r w:rsidRPr="00D00D4A">
        <w:t xml:space="preserve"> </w:t>
      </w:r>
      <w:r>
        <w:rPr>
          <w:rFonts w:ascii="Courier New" w:hAnsi="Courier New"/>
          <w:b/>
        </w:rPr>
        <w:t>(</w:t>
      </w:r>
      <w:r w:rsidRPr="00D00D4A">
        <w:rPr>
          <w:b/>
        </w:rPr>
        <w:t xml:space="preserve"> </w:t>
      </w:r>
      <w:r w:rsidRPr="00895113">
        <w:rPr>
          <w:rFonts w:ascii="Times New Roman" w:hAnsi="Times New Roman"/>
          <w:i/>
        </w:rPr>
        <w:t>Disjunction</w:t>
      </w:r>
      <w:r w:rsidRPr="00D00D4A">
        <w:t xml:space="preserve"> </w:t>
      </w:r>
      <w:r>
        <w:rPr>
          <w:rFonts w:ascii="Courier New" w:hAnsi="Courier New"/>
          <w:b/>
        </w:rPr>
        <w:t>)</w:t>
      </w:r>
      <w:r w:rsidRPr="00D00D4A">
        <w:t xml:space="preserve"> production.</w:t>
      </w:r>
    </w:p>
    <w:p w14:paraId="7FF61B0A" w14:textId="77777777" w:rsidR="004C02EF" w:rsidRPr="00D00D4A" w:rsidRDefault="004C02EF" w:rsidP="004C02EF">
      <w:pPr>
        <w:numPr>
          <w:ilvl w:val="0"/>
          <w:numId w:val="290"/>
        </w:numPr>
        <w:spacing w:after="60"/>
        <w:ind w:left="1080"/>
      </w:pPr>
      <w:r w:rsidRPr="00895113">
        <w:rPr>
          <w:rFonts w:ascii="Times New Roman" w:hAnsi="Times New Roman"/>
          <w:i/>
        </w:rPr>
        <w:t>IgnoreCase</w:t>
      </w:r>
      <w:r w:rsidRPr="00D00D4A">
        <w:t xml:space="preserve"> is the setting of the RegExp object's </w:t>
      </w:r>
      <w:r>
        <w:rPr>
          <w:rFonts w:ascii="Courier New" w:hAnsi="Courier New"/>
          <w:b/>
        </w:rPr>
        <w:t>ignoreCase</w:t>
      </w:r>
      <w:r w:rsidRPr="00D00D4A">
        <w:t xml:space="preserve"> </w:t>
      </w:r>
      <w:r w:rsidRPr="00B5239E">
        <w:t>property</w:t>
      </w:r>
      <w:r w:rsidRPr="00D00D4A">
        <w:t>.</w:t>
      </w:r>
    </w:p>
    <w:p w14:paraId="1F785A87" w14:textId="77777777" w:rsidR="004C02EF" w:rsidRPr="00D00D4A" w:rsidRDefault="004C02EF" w:rsidP="004C02EF">
      <w:pPr>
        <w:numPr>
          <w:ilvl w:val="0"/>
          <w:numId w:val="290"/>
        </w:numPr>
        <w:ind w:left="1080"/>
      </w:pPr>
      <w:r w:rsidRPr="00895113">
        <w:rPr>
          <w:rFonts w:ascii="Times New Roman" w:hAnsi="Times New Roman"/>
          <w:i/>
        </w:rPr>
        <w:t>Multiline</w:t>
      </w:r>
      <w:r w:rsidRPr="00D00D4A">
        <w:t xml:space="preserve"> is the </w:t>
      </w:r>
      <w:r w:rsidRPr="00B5239E">
        <w:t>setting</w:t>
      </w:r>
      <w:r w:rsidRPr="00D00D4A">
        <w:t xml:space="preserve"> of the RegExp object’s </w:t>
      </w:r>
      <w:r>
        <w:rPr>
          <w:rFonts w:ascii="Courier New" w:hAnsi="Courier New"/>
          <w:b/>
        </w:rPr>
        <w:t>multiline</w:t>
      </w:r>
      <w:r w:rsidRPr="00D00D4A">
        <w:t xml:space="preserve"> property.</w:t>
      </w:r>
    </w:p>
    <w:p w14:paraId="6735B0DA" w14:textId="77777777" w:rsidR="004C02EF" w:rsidRDefault="004C02EF" w:rsidP="004C02EF">
      <w:r>
        <w:t>Furthermore, the descriptions below use the following internal data structures:</w:t>
      </w:r>
    </w:p>
    <w:p w14:paraId="11CE83CC"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CharSet</w:t>
      </w:r>
      <w:r w:rsidRPr="00D00D4A">
        <w:t xml:space="preserve"> is a </w:t>
      </w:r>
      <w:r w:rsidRPr="00895113">
        <w:t>mathematical</w:t>
      </w:r>
      <w:r w:rsidRPr="00D00D4A">
        <w:t xml:space="preserve"> set of </w:t>
      </w:r>
      <w:r w:rsidRPr="00B5239E">
        <w:t>characters</w:t>
      </w:r>
      <w:r w:rsidRPr="00D00D4A">
        <w:t>.</w:t>
      </w:r>
    </w:p>
    <w:p w14:paraId="3AA2F277"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State</w:t>
      </w:r>
      <w:r w:rsidRPr="00D00D4A">
        <w:t xml:space="preserve"> is an ordered pair </w:t>
      </w:r>
      <w:r w:rsidRPr="00895113">
        <w:rPr>
          <w:rFonts w:ascii="Times New Roman" w:hAnsi="Times New Roman"/>
        </w:rPr>
        <w:t>(</w:t>
      </w:r>
      <w:r w:rsidRPr="00895113">
        <w:rPr>
          <w:rFonts w:ascii="Times New Roman" w:hAnsi="Times New Roman"/>
          <w:i/>
        </w:rPr>
        <w:t>endIndex</w:t>
      </w:r>
      <w:r w:rsidRPr="00895113">
        <w:rPr>
          <w:rFonts w:ascii="Times New Roman" w:hAnsi="Times New Roman"/>
        </w:rPr>
        <w:t xml:space="preserve">, </w:t>
      </w:r>
      <w:r w:rsidRPr="00895113">
        <w:rPr>
          <w:rFonts w:ascii="Times New Roman" w:hAnsi="Times New Roman"/>
          <w:i/>
        </w:rPr>
        <w:t>captures</w:t>
      </w:r>
      <w:r w:rsidRPr="00895113">
        <w:rPr>
          <w:rFonts w:ascii="Times New Roman" w:hAnsi="Times New Roman"/>
        </w:rPr>
        <w:t>)</w:t>
      </w:r>
      <w:r w:rsidRPr="00D00D4A">
        <w:t xml:space="preserve"> where </w:t>
      </w:r>
      <w:r w:rsidRPr="00895113">
        <w:rPr>
          <w:rFonts w:ascii="Times New Roman" w:hAnsi="Times New Roman"/>
          <w:i/>
        </w:rPr>
        <w:t>endIndex</w:t>
      </w:r>
      <w:r w:rsidRPr="00D00D4A">
        <w:t xml:space="preserve"> is an integer and </w:t>
      </w:r>
      <w:r w:rsidRPr="00895113">
        <w:rPr>
          <w:rFonts w:ascii="Times New Roman" w:hAnsi="Times New Roman"/>
          <w:i/>
        </w:rPr>
        <w:t>captures</w:t>
      </w:r>
      <w:r w:rsidRPr="00D00D4A">
        <w:t xml:space="preserve"> is an internal array of </w:t>
      </w:r>
      <w:r w:rsidRPr="00895113">
        <w:rPr>
          <w:rFonts w:ascii="Times New Roman" w:hAnsi="Times New Roman"/>
          <w:i/>
        </w:rPr>
        <w:t>NcapturingParens</w:t>
      </w:r>
      <w:r w:rsidRPr="00D00D4A">
        <w:t xml:space="preserve"> values. </w:t>
      </w:r>
      <w:r w:rsidRPr="00895113">
        <w:rPr>
          <w:rFonts w:ascii="Times New Roman" w:hAnsi="Times New Roman"/>
          <w:i/>
        </w:rPr>
        <w:t>States</w:t>
      </w:r>
      <w:r w:rsidRPr="00D00D4A">
        <w:t xml:space="preserve"> are used to represent partial match </w:t>
      </w:r>
      <w:r w:rsidRPr="00895113">
        <w:rPr>
          <w:rFonts w:cs="Arial"/>
        </w:rPr>
        <w:t>states</w:t>
      </w:r>
      <w:r w:rsidRPr="00D00D4A">
        <w:t xml:space="preserve"> in the regular expression matching algorithms. The </w:t>
      </w:r>
      <w:r w:rsidRPr="00895113">
        <w:rPr>
          <w:rFonts w:ascii="Times New Roman" w:hAnsi="Times New Roman"/>
          <w:i/>
        </w:rPr>
        <w:t>endIndex</w:t>
      </w:r>
      <w:r w:rsidRPr="00D00D4A">
        <w:t xml:space="preserve"> is one plus the index of the last input character matched so far by the pattern, while </w:t>
      </w:r>
      <w:r w:rsidRPr="00895113">
        <w:rPr>
          <w:rFonts w:ascii="Times New Roman" w:hAnsi="Times New Roman"/>
          <w:i/>
        </w:rPr>
        <w:t>captures</w:t>
      </w:r>
      <w:r w:rsidRPr="00D00D4A">
        <w:t xml:space="preserve"> holds the results of capturing parentheses. The </w:t>
      </w:r>
      <w:r w:rsidRPr="00895113">
        <w:rPr>
          <w:rFonts w:ascii="Times New Roman" w:hAnsi="Times New Roman"/>
          <w:i/>
        </w:rPr>
        <w:t>n</w:t>
      </w:r>
      <w:r w:rsidRPr="00895113">
        <w:rPr>
          <w:rFonts w:ascii="Times New Roman" w:hAnsi="Times New Roman"/>
          <w:i/>
          <w:vertAlign w:val="superscript"/>
        </w:rPr>
        <w:t>th</w:t>
      </w:r>
      <w:r w:rsidRPr="00D00D4A">
        <w:t xml:space="preserve"> element of </w:t>
      </w:r>
      <w:r w:rsidRPr="00895113">
        <w:rPr>
          <w:rFonts w:ascii="Times New Roman" w:hAnsi="Times New Roman"/>
          <w:i/>
        </w:rPr>
        <w:t>captures</w:t>
      </w:r>
      <w:r w:rsidRPr="00D00D4A">
        <w:t xml:space="preserve"> is either a </w:t>
      </w:r>
      <w:r>
        <w:t>String</w:t>
      </w:r>
      <w:r w:rsidRPr="00D00D4A">
        <w:t xml:space="preserve"> that represents the value obtained by the </w:t>
      </w:r>
      <w:r w:rsidRPr="00895113">
        <w:rPr>
          <w:rFonts w:ascii="Times New Roman" w:hAnsi="Times New Roman"/>
          <w:i/>
        </w:rPr>
        <w:t>n</w:t>
      </w:r>
      <w:r w:rsidRPr="00895113">
        <w:rPr>
          <w:rFonts w:ascii="Times New Roman" w:hAnsi="Times New Roman"/>
          <w:i/>
          <w:vertAlign w:val="superscript"/>
        </w:rPr>
        <w:t>th</w:t>
      </w:r>
      <w:r w:rsidRPr="00D00D4A">
        <w:t xml:space="preserve"> set of capturing parentheses or </w:t>
      </w:r>
      <w:r w:rsidRPr="00D00D4A">
        <w:rPr>
          <w:b/>
        </w:rPr>
        <w:t>undefined</w:t>
      </w:r>
      <w:r w:rsidRPr="00D00D4A">
        <w:t xml:space="preserve"> if the </w:t>
      </w:r>
      <w:r w:rsidRPr="00895113">
        <w:rPr>
          <w:rFonts w:ascii="Times New Roman" w:hAnsi="Times New Roman"/>
          <w:i/>
        </w:rPr>
        <w:t>n</w:t>
      </w:r>
      <w:r w:rsidRPr="00895113">
        <w:rPr>
          <w:rFonts w:ascii="Times New Roman" w:hAnsi="Times New Roman"/>
          <w:i/>
          <w:vertAlign w:val="superscript"/>
        </w:rPr>
        <w:t>th</w:t>
      </w:r>
      <w:r w:rsidRPr="00D00D4A">
        <w:t xml:space="preserve"> set of capturing parentheses hasn’t been reached yet. Due to backtracking, many </w:t>
      </w:r>
      <w:r>
        <w:rPr>
          <w:rFonts w:ascii="Times New Roman" w:hAnsi="Times New Roman"/>
          <w:i/>
        </w:rPr>
        <w:t>S</w:t>
      </w:r>
      <w:r w:rsidRPr="00895113">
        <w:rPr>
          <w:rFonts w:ascii="Times New Roman" w:hAnsi="Times New Roman"/>
          <w:i/>
        </w:rPr>
        <w:t>tates</w:t>
      </w:r>
      <w:r w:rsidRPr="00D00D4A">
        <w:t xml:space="preserve"> may be in use at any time during the matching process.</w:t>
      </w:r>
    </w:p>
    <w:p w14:paraId="183C9267"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MatchResult</w:t>
      </w:r>
      <w:r w:rsidRPr="00D00D4A">
        <w:t xml:space="preserve"> is either a </w:t>
      </w:r>
      <w:r w:rsidRPr="00895113">
        <w:rPr>
          <w:rFonts w:ascii="Times New Roman" w:hAnsi="Times New Roman"/>
          <w:i/>
        </w:rPr>
        <w:t>State</w:t>
      </w:r>
      <w:r w:rsidRPr="00D00D4A">
        <w:t xml:space="preserve"> or the special token </w:t>
      </w:r>
      <w:r w:rsidRPr="00895113">
        <w:rPr>
          <w:b/>
        </w:rPr>
        <w:t>failure</w:t>
      </w:r>
      <w:r w:rsidRPr="00D00D4A">
        <w:t xml:space="preserve"> that indicates that the match failed.</w:t>
      </w:r>
    </w:p>
    <w:p w14:paraId="66C944B8"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Continuation</w:t>
      </w:r>
      <w:r w:rsidRPr="00D00D4A">
        <w:t xml:space="preserve"> procedure is an internal closure (i.e. an internal procedure with some arguments already bound to values) that takes one </w:t>
      </w:r>
      <w:r w:rsidRPr="00895113">
        <w:rPr>
          <w:rFonts w:ascii="Times New Roman" w:hAnsi="Times New Roman"/>
          <w:i/>
        </w:rPr>
        <w:t>State</w:t>
      </w:r>
      <w:r w:rsidRPr="00D00D4A">
        <w:t xml:space="preserve"> argument and returns a </w:t>
      </w:r>
      <w:r w:rsidRPr="00895113">
        <w:rPr>
          <w:rFonts w:ascii="Times New Roman" w:hAnsi="Times New Roman"/>
          <w:i/>
        </w:rPr>
        <w:t>MatchResult</w:t>
      </w:r>
      <w:r w:rsidRPr="00D00D4A">
        <w:t xml:space="preserve"> result. If an internal closure references variables bound in the function that creates the closure, the closure uses the values that these variables had at the time the closure was created. The </w:t>
      </w:r>
      <w:r w:rsidRPr="00895113">
        <w:rPr>
          <w:rFonts w:ascii="Times New Roman" w:hAnsi="Times New Roman"/>
          <w:i/>
        </w:rPr>
        <w:t>Continuation</w:t>
      </w:r>
      <w:r w:rsidRPr="00D00D4A">
        <w:t xml:space="preserve"> attempts to match the remaining portion (specified by the closure's already-bound arguments) of the pattern against the input </w:t>
      </w:r>
      <w:r>
        <w:t>String</w:t>
      </w:r>
      <w:r w:rsidRPr="00D00D4A">
        <w:t xml:space="preserve">, starting at the intermediate state given by its </w:t>
      </w:r>
      <w:r w:rsidRPr="00895113">
        <w:rPr>
          <w:rFonts w:ascii="Times New Roman" w:hAnsi="Times New Roman"/>
          <w:i/>
        </w:rPr>
        <w:t>State</w:t>
      </w:r>
      <w:r w:rsidRPr="00D00D4A">
        <w:t xml:space="preserve"> argument. If the match succeeds, the </w:t>
      </w:r>
      <w:r w:rsidRPr="00895113">
        <w:rPr>
          <w:rFonts w:ascii="Times New Roman" w:hAnsi="Times New Roman"/>
          <w:i/>
        </w:rPr>
        <w:t>Continuation</w:t>
      </w:r>
      <w:r w:rsidRPr="00D00D4A">
        <w:t xml:space="preserve"> returns the final </w:t>
      </w:r>
      <w:r w:rsidRPr="00895113">
        <w:rPr>
          <w:rFonts w:ascii="Times New Roman" w:hAnsi="Times New Roman"/>
          <w:i/>
        </w:rPr>
        <w:t>State</w:t>
      </w:r>
      <w:r w:rsidRPr="00D00D4A">
        <w:t xml:space="preserve"> that it reached; if the match fails, the </w:t>
      </w:r>
      <w:r w:rsidRPr="00895113">
        <w:rPr>
          <w:rFonts w:ascii="Times New Roman" w:hAnsi="Times New Roman"/>
          <w:i/>
        </w:rPr>
        <w:t>Continuation</w:t>
      </w:r>
      <w:r w:rsidRPr="00D00D4A">
        <w:t xml:space="preserve"> returns </w:t>
      </w:r>
      <w:r w:rsidRPr="00D00D4A">
        <w:rPr>
          <w:b/>
        </w:rPr>
        <w:t>failure</w:t>
      </w:r>
      <w:r w:rsidRPr="00D00D4A">
        <w:t>.</w:t>
      </w:r>
    </w:p>
    <w:p w14:paraId="525E35BD" w14:textId="77777777" w:rsidR="004C02EF" w:rsidRPr="00D00D4A" w:rsidRDefault="004C02EF" w:rsidP="004C02EF">
      <w:pPr>
        <w:numPr>
          <w:ilvl w:val="0"/>
          <w:numId w:val="290"/>
        </w:numPr>
        <w:spacing w:after="60"/>
        <w:ind w:left="1080"/>
      </w:pPr>
      <w:r w:rsidRPr="00D00D4A">
        <w:t xml:space="preserve">A </w:t>
      </w:r>
      <w:r w:rsidRPr="00895113">
        <w:rPr>
          <w:rFonts w:ascii="Times New Roman" w:hAnsi="Times New Roman"/>
          <w:i/>
        </w:rPr>
        <w:t>Matcher</w:t>
      </w:r>
      <w:r w:rsidRPr="00D00D4A">
        <w:t xml:space="preserve"> </w:t>
      </w:r>
      <w:r w:rsidRPr="00B5239E">
        <w:t>procedure</w:t>
      </w:r>
      <w:r w:rsidRPr="00D00D4A">
        <w:t xml:space="preserve"> is an internal closure that takes two arguments -- a </w:t>
      </w:r>
      <w:r w:rsidRPr="00895113">
        <w:rPr>
          <w:rFonts w:ascii="Times New Roman" w:hAnsi="Times New Roman"/>
          <w:i/>
        </w:rPr>
        <w:t>State</w:t>
      </w:r>
      <w:r w:rsidRPr="00D00D4A">
        <w:t xml:space="preserve"> and a </w:t>
      </w:r>
      <w:r w:rsidRPr="00895113">
        <w:rPr>
          <w:rFonts w:ascii="Times New Roman" w:hAnsi="Times New Roman"/>
          <w:i/>
        </w:rPr>
        <w:t>Continuation</w:t>
      </w:r>
      <w:r w:rsidRPr="00D00D4A">
        <w:t xml:space="preserve"> -- and returns a </w:t>
      </w:r>
      <w:r w:rsidRPr="00895113">
        <w:rPr>
          <w:rFonts w:ascii="Times New Roman" w:hAnsi="Times New Roman"/>
          <w:i/>
        </w:rPr>
        <w:t>MatchResult</w:t>
      </w:r>
      <w:r w:rsidRPr="00D00D4A">
        <w:t xml:space="preserve"> result. </w:t>
      </w:r>
      <w:r>
        <w:t>A</w:t>
      </w:r>
      <w:r w:rsidRPr="00D00D4A">
        <w:t xml:space="preserve"> </w:t>
      </w:r>
      <w:r w:rsidRPr="00895113">
        <w:rPr>
          <w:rFonts w:ascii="Times New Roman" w:hAnsi="Times New Roman"/>
          <w:i/>
        </w:rPr>
        <w:t>Matcher</w:t>
      </w:r>
      <w:r w:rsidRPr="00D00D4A">
        <w:t xml:space="preserve"> attempts to match a middle subpattern (specified by the closure's already-bound arguments) of the pattern against the input </w:t>
      </w:r>
      <w:r>
        <w:t>String</w:t>
      </w:r>
      <w:r w:rsidRPr="00D00D4A">
        <w:t xml:space="preserve">, starting at the intermediate state given by its </w:t>
      </w:r>
      <w:r w:rsidRPr="00895113">
        <w:rPr>
          <w:rFonts w:ascii="Times New Roman" w:hAnsi="Times New Roman"/>
          <w:i/>
        </w:rPr>
        <w:t>State</w:t>
      </w:r>
      <w:r w:rsidRPr="00D00D4A">
        <w:t xml:space="preserve"> argument. The </w:t>
      </w:r>
      <w:r w:rsidRPr="00895113">
        <w:rPr>
          <w:rFonts w:ascii="Times New Roman" w:hAnsi="Times New Roman"/>
          <w:i/>
        </w:rPr>
        <w:t>Continuation</w:t>
      </w:r>
      <w:r w:rsidRPr="00D00D4A">
        <w:t xml:space="preserve"> argument should be a closure that matches the rest of the pattern. After matching the subpattern of a pattern to obtain a new </w:t>
      </w:r>
      <w:r w:rsidRPr="00895113">
        <w:rPr>
          <w:rFonts w:ascii="Times New Roman" w:hAnsi="Times New Roman"/>
          <w:i/>
        </w:rPr>
        <w:t>State</w:t>
      </w:r>
      <w:r w:rsidRPr="00D00D4A">
        <w:t xml:space="preserve">, the </w:t>
      </w:r>
      <w:r w:rsidRPr="00895113">
        <w:rPr>
          <w:rFonts w:ascii="Times New Roman" w:hAnsi="Times New Roman"/>
          <w:i/>
        </w:rPr>
        <w:t>Matcher</w:t>
      </w:r>
      <w:r w:rsidRPr="00D00D4A">
        <w:t xml:space="preserve"> then calls </w:t>
      </w:r>
      <w:r w:rsidRPr="00895113">
        <w:rPr>
          <w:rFonts w:ascii="Times New Roman" w:hAnsi="Times New Roman"/>
          <w:i/>
        </w:rPr>
        <w:t>Continuation</w:t>
      </w:r>
      <w:r w:rsidRPr="00D00D4A">
        <w:t xml:space="preserve"> on </w:t>
      </w:r>
      <w:r>
        <w:t>that new</w:t>
      </w:r>
      <w:r w:rsidRPr="00D00D4A">
        <w:t xml:space="preserve"> </w:t>
      </w:r>
      <w:r w:rsidRPr="00895113">
        <w:rPr>
          <w:rFonts w:ascii="Times New Roman" w:hAnsi="Times New Roman"/>
          <w:i/>
        </w:rPr>
        <w:t>State</w:t>
      </w:r>
      <w:r w:rsidRPr="00D00D4A">
        <w:t xml:space="preserve"> to test if the rest of the pattern can match as well. If it can, the </w:t>
      </w:r>
      <w:r>
        <w:rPr>
          <w:i/>
        </w:rPr>
        <w:t>M</w:t>
      </w:r>
      <w:r w:rsidRPr="00612C55">
        <w:rPr>
          <w:i/>
        </w:rPr>
        <w:t>atcher</w:t>
      </w:r>
      <w:r w:rsidRPr="00D00D4A">
        <w:t xml:space="preserve"> returns the </w:t>
      </w:r>
      <w:r w:rsidRPr="00895113">
        <w:rPr>
          <w:rFonts w:ascii="Times New Roman" w:hAnsi="Times New Roman"/>
          <w:i/>
        </w:rPr>
        <w:t>State</w:t>
      </w:r>
      <w:r w:rsidRPr="00D00D4A">
        <w:t xml:space="preserve"> returned by </w:t>
      </w:r>
      <w:r w:rsidRPr="00895113">
        <w:rPr>
          <w:rFonts w:ascii="Times New Roman" w:hAnsi="Times New Roman"/>
          <w:i/>
        </w:rPr>
        <w:t>Continuation</w:t>
      </w:r>
      <w:r w:rsidRPr="00D00D4A">
        <w:t xml:space="preserve">; if not, the </w:t>
      </w:r>
      <w:r w:rsidRPr="00895113">
        <w:rPr>
          <w:rFonts w:ascii="Times New Roman" w:hAnsi="Times New Roman"/>
          <w:i/>
        </w:rPr>
        <w:t>Matcher</w:t>
      </w:r>
      <w:r w:rsidRPr="00D00D4A">
        <w:t xml:space="preserve"> may try different choices at its choice points, repeatedly calling </w:t>
      </w:r>
      <w:r w:rsidRPr="00895113">
        <w:rPr>
          <w:rFonts w:ascii="Times New Roman" w:hAnsi="Times New Roman"/>
          <w:i/>
        </w:rPr>
        <w:t>Continuation</w:t>
      </w:r>
      <w:r w:rsidRPr="00D00D4A">
        <w:t xml:space="preserve"> until it either succeeds or all possibilities have been exhausted.</w:t>
      </w:r>
    </w:p>
    <w:p w14:paraId="034066E9" w14:textId="77777777" w:rsidR="004C02EF" w:rsidRPr="00D00D4A" w:rsidRDefault="004C02EF" w:rsidP="004C02EF">
      <w:pPr>
        <w:numPr>
          <w:ilvl w:val="0"/>
          <w:numId w:val="290"/>
        </w:numPr>
        <w:spacing w:after="60"/>
        <w:ind w:left="1080"/>
      </w:pPr>
      <w:r w:rsidRPr="00D00D4A">
        <w:t xml:space="preserve">An </w:t>
      </w:r>
      <w:r w:rsidRPr="00895113">
        <w:rPr>
          <w:rFonts w:ascii="Times New Roman" w:hAnsi="Times New Roman"/>
          <w:i/>
        </w:rPr>
        <w:t>AssertionTester</w:t>
      </w:r>
      <w:r w:rsidRPr="00D00D4A">
        <w:t xml:space="preserve"> procedure is an internal closure that takes a </w:t>
      </w:r>
      <w:r w:rsidRPr="00895113">
        <w:rPr>
          <w:rFonts w:ascii="Times New Roman" w:hAnsi="Times New Roman"/>
          <w:i/>
        </w:rPr>
        <w:t>State</w:t>
      </w:r>
      <w:r w:rsidRPr="00D00D4A">
        <w:t xml:space="preserve"> argument and returns a </w:t>
      </w:r>
      <w:r>
        <w:t>Boolean</w:t>
      </w:r>
      <w:r w:rsidRPr="00D00D4A">
        <w:t xml:space="preserve"> result. The assertion tester tests a specific condition (specified by the closure's already-bound arguments) against the current place in the input </w:t>
      </w:r>
      <w:r>
        <w:t>String</w:t>
      </w:r>
      <w:r w:rsidRPr="00D00D4A">
        <w:t xml:space="preserve"> and returns </w:t>
      </w:r>
      <w:r w:rsidRPr="00D00D4A">
        <w:rPr>
          <w:b/>
        </w:rPr>
        <w:t>true</w:t>
      </w:r>
      <w:r w:rsidRPr="00D00D4A">
        <w:t xml:space="preserve"> if the condition matched or </w:t>
      </w:r>
      <w:r w:rsidRPr="00D00D4A">
        <w:rPr>
          <w:b/>
        </w:rPr>
        <w:t>false</w:t>
      </w:r>
      <w:r w:rsidRPr="00D00D4A">
        <w:t xml:space="preserve"> if not.</w:t>
      </w:r>
    </w:p>
    <w:p w14:paraId="58B8A48D" w14:textId="77777777" w:rsidR="004C02EF" w:rsidRPr="00D00D4A" w:rsidRDefault="004C02EF" w:rsidP="004C02EF">
      <w:pPr>
        <w:numPr>
          <w:ilvl w:val="0"/>
          <w:numId w:val="290"/>
        </w:numPr>
        <w:ind w:left="1080"/>
        <w:contextualSpacing/>
      </w:pPr>
      <w:r w:rsidRPr="00D00D4A">
        <w:t xml:space="preserve">An </w:t>
      </w:r>
      <w:r w:rsidRPr="00895113">
        <w:rPr>
          <w:rFonts w:ascii="Times New Roman" w:hAnsi="Times New Roman"/>
          <w:i/>
        </w:rPr>
        <w:t>EscapeValue</w:t>
      </w:r>
      <w:r w:rsidRPr="00D00D4A">
        <w:t xml:space="preserve"> is either a character or an integer. An </w:t>
      </w:r>
      <w:r w:rsidRPr="00895113">
        <w:rPr>
          <w:rFonts w:ascii="Times New Roman" w:hAnsi="Times New Roman"/>
          <w:i/>
        </w:rPr>
        <w:t>EscapeValue</w:t>
      </w:r>
      <w:r w:rsidRPr="00D00D4A">
        <w:t xml:space="preserve"> is used to denote the interpretation of a </w:t>
      </w:r>
      <w:r w:rsidRPr="00895113">
        <w:rPr>
          <w:rFonts w:ascii="Times New Roman" w:hAnsi="Times New Roman"/>
          <w:i/>
        </w:rPr>
        <w:t>DecimalEscape</w:t>
      </w:r>
      <w:r w:rsidRPr="00D00D4A">
        <w:t xml:space="preserve"> escape sequence: a character </w:t>
      </w:r>
      <w:r w:rsidRPr="00895113">
        <w:rPr>
          <w:rFonts w:ascii="Times New Roman" w:hAnsi="Times New Roman"/>
          <w:i/>
        </w:rPr>
        <w:t>ch</w:t>
      </w:r>
      <w:r w:rsidRPr="00D00D4A">
        <w:t xml:space="preserve"> means that the escape sequence is interpreted as the character </w:t>
      </w:r>
      <w:r w:rsidRPr="00895113">
        <w:rPr>
          <w:rFonts w:ascii="Times New Roman" w:hAnsi="Times New Roman"/>
          <w:i/>
        </w:rPr>
        <w:t>ch</w:t>
      </w:r>
      <w:r w:rsidRPr="00D00D4A">
        <w:t xml:space="preserve">, while an integer </w:t>
      </w:r>
      <w:r w:rsidRPr="00895113">
        <w:rPr>
          <w:rFonts w:ascii="Times New Roman" w:hAnsi="Times New Roman"/>
          <w:i/>
        </w:rPr>
        <w:t>n</w:t>
      </w:r>
      <w:r w:rsidRPr="00D00D4A">
        <w:t xml:space="preserve"> means that the escape sequence is interpreted as a backreference to the </w:t>
      </w:r>
      <w:r w:rsidRPr="00895113">
        <w:rPr>
          <w:rFonts w:ascii="Times New Roman" w:hAnsi="Times New Roman"/>
          <w:i/>
        </w:rPr>
        <w:t>n</w:t>
      </w:r>
      <w:r w:rsidRPr="00895113">
        <w:rPr>
          <w:rFonts w:ascii="Times New Roman" w:hAnsi="Times New Roman"/>
          <w:vertAlign w:val="superscript"/>
        </w:rPr>
        <w:t>th</w:t>
      </w:r>
      <w:r w:rsidRPr="00D00D4A">
        <w:t xml:space="preserve"> set of capturing parentheses.</w:t>
      </w:r>
    </w:p>
    <w:p w14:paraId="3E8DA000" w14:textId="77777777" w:rsidR="004C02EF" w:rsidRDefault="004C02EF" w:rsidP="004C02EF">
      <w:pPr>
        <w:pStyle w:val="40"/>
        <w:numPr>
          <w:ilvl w:val="0"/>
          <w:numId w:val="0"/>
        </w:numPr>
      </w:pPr>
      <w:r>
        <w:t>15.10.2.2</w:t>
      </w:r>
      <w:r>
        <w:tab/>
        <w:t>Pattern</w:t>
      </w:r>
    </w:p>
    <w:p w14:paraId="5A3FE442" w14:textId="77777777" w:rsidR="004C02EF" w:rsidRDefault="004C02EF" w:rsidP="004C02EF">
      <w:r>
        <w:t xml:space="preserve">The production </w:t>
      </w:r>
      <w:r w:rsidRPr="00E67BE8">
        <w:rPr>
          <w:rFonts w:ascii="Times New Roman" w:hAnsi="Times New Roman"/>
          <w:i/>
        </w:rPr>
        <w:t>Pattern</w:t>
      </w:r>
      <w:r>
        <w:rPr>
          <w:b/>
        </w:rPr>
        <w:t xml:space="preserve"> :: </w:t>
      </w:r>
      <w:r w:rsidRPr="00E67BE8">
        <w:rPr>
          <w:rFonts w:ascii="Times New Roman" w:hAnsi="Times New Roman"/>
          <w:i/>
        </w:rPr>
        <w:t>Disjunction</w:t>
      </w:r>
      <w:r>
        <w:rPr>
          <w:b/>
        </w:rPr>
        <w:t xml:space="preserve"> </w:t>
      </w:r>
      <w:r>
        <w:t>evaluates as follows:</w:t>
      </w:r>
    </w:p>
    <w:p w14:paraId="6024A406" w14:textId="77777777" w:rsidR="004C02EF" w:rsidRPr="00B5239E" w:rsidRDefault="004C02EF" w:rsidP="004C02EF">
      <w:pPr>
        <w:pStyle w:val="Alg4"/>
        <w:numPr>
          <w:ilvl w:val="0"/>
          <w:numId w:val="291"/>
        </w:numPr>
      </w:pPr>
      <w:r w:rsidRPr="00B5239E">
        <w:t xml:space="preserve">Evaluate </w:t>
      </w:r>
      <w:r w:rsidRPr="00E67BE8">
        <w:rPr>
          <w:i/>
        </w:rPr>
        <w:t>Disjunction</w:t>
      </w:r>
      <w:r w:rsidRPr="00B5239E">
        <w:t xml:space="preserve"> to obtain a Matcher </w:t>
      </w:r>
      <w:r w:rsidRPr="00E67BE8">
        <w:rPr>
          <w:i/>
        </w:rPr>
        <w:t>m</w:t>
      </w:r>
      <w:r w:rsidRPr="00B5239E">
        <w:t>.</w:t>
      </w:r>
    </w:p>
    <w:p w14:paraId="78B5512B" w14:textId="77777777" w:rsidR="004C02EF" w:rsidRPr="00B5239E" w:rsidRDefault="004C02EF" w:rsidP="004C02EF">
      <w:pPr>
        <w:pStyle w:val="Alg4"/>
        <w:numPr>
          <w:ilvl w:val="0"/>
          <w:numId w:val="291"/>
        </w:numPr>
      </w:pPr>
      <w:r w:rsidRPr="00B5239E">
        <w:t xml:space="preserve">Return an internal closure that takes two arguments, a </w:t>
      </w:r>
      <w:r>
        <w:t>String</w:t>
      </w:r>
      <w:r w:rsidRPr="00B5239E">
        <w:t xml:space="preserve"> </w:t>
      </w:r>
      <w:r w:rsidRPr="00E67BE8">
        <w:rPr>
          <w:i/>
        </w:rPr>
        <w:t>str</w:t>
      </w:r>
      <w:r w:rsidRPr="00B5239E">
        <w:t xml:space="preserve"> and an integer </w:t>
      </w:r>
      <w:r w:rsidRPr="00E67BE8">
        <w:rPr>
          <w:i/>
        </w:rPr>
        <w:t>index</w:t>
      </w:r>
      <w:r w:rsidRPr="00B5239E">
        <w:t>, and performs the following:</w:t>
      </w:r>
    </w:p>
    <w:p w14:paraId="5EF7DA67" w14:textId="77777777" w:rsidR="004C02EF" w:rsidRPr="00B5239E" w:rsidRDefault="004C02EF" w:rsidP="004C02EF">
      <w:pPr>
        <w:pStyle w:val="Alg40"/>
        <w:numPr>
          <w:ilvl w:val="0"/>
          <w:numId w:val="409"/>
        </w:numPr>
        <w:ind w:left="1800" w:hanging="270"/>
      </w:pPr>
      <w:r w:rsidRPr="00B5239E">
        <w:t xml:space="preserve">Let </w:t>
      </w:r>
      <w:r w:rsidRPr="00E67BE8">
        <w:rPr>
          <w:i/>
        </w:rPr>
        <w:t>Input</w:t>
      </w:r>
      <w:r w:rsidRPr="00B5239E">
        <w:t xml:space="preserve"> be the given </w:t>
      </w:r>
      <w:r>
        <w:t>String</w:t>
      </w:r>
      <w:r w:rsidRPr="00B5239E">
        <w:t xml:space="preserve"> </w:t>
      </w:r>
      <w:r w:rsidRPr="00E67BE8">
        <w:rPr>
          <w:i/>
        </w:rPr>
        <w:t>str</w:t>
      </w:r>
      <w:r w:rsidRPr="00B5239E">
        <w:t>. This variable will be used throughout the algorithms in 15.10.2.</w:t>
      </w:r>
    </w:p>
    <w:p w14:paraId="65827DF4" w14:textId="77777777" w:rsidR="004C02EF" w:rsidRPr="00B5239E" w:rsidRDefault="004C02EF" w:rsidP="004C02EF">
      <w:pPr>
        <w:pStyle w:val="Alg40"/>
        <w:numPr>
          <w:ilvl w:val="0"/>
          <w:numId w:val="409"/>
        </w:numPr>
        <w:ind w:left="1800" w:hanging="270"/>
      </w:pPr>
      <w:r w:rsidRPr="00B5239E">
        <w:t xml:space="preserve">Let </w:t>
      </w:r>
      <w:r w:rsidRPr="00E67BE8">
        <w:rPr>
          <w:i/>
        </w:rPr>
        <w:t>InputLength</w:t>
      </w:r>
      <w:r w:rsidRPr="00B5239E">
        <w:t xml:space="preserve"> be the length of </w:t>
      </w:r>
      <w:r w:rsidRPr="00E67BE8">
        <w:rPr>
          <w:i/>
        </w:rPr>
        <w:t>Input</w:t>
      </w:r>
      <w:r w:rsidRPr="00B5239E">
        <w:t>. This variable will be used throughout the algorithms in 15.10.2.</w:t>
      </w:r>
    </w:p>
    <w:p w14:paraId="5A26DFFE" w14:textId="77777777" w:rsidR="004C02EF" w:rsidRPr="00B5239E" w:rsidRDefault="004C02EF" w:rsidP="004C02EF">
      <w:pPr>
        <w:pStyle w:val="Alg40"/>
        <w:numPr>
          <w:ilvl w:val="0"/>
          <w:numId w:val="409"/>
        </w:numPr>
        <w:ind w:left="1800" w:hanging="270"/>
      </w:pPr>
      <w:r w:rsidRPr="00B5239E">
        <w:t xml:space="preserve">Let </w:t>
      </w:r>
      <w:r w:rsidRPr="00E67BE8">
        <w:rPr>
          <w:i/>
        </w:rPr>
        <w:t>c</w:t>
      </w:r>
      <w:r w:rsidRPr="00B5239E">
        <w:t xml:space="preserve"> be a Continuation that always returns its State argument as a successful MatchResult.</w:t>
      </w:r>
    </w:p>
    <w:p w14:paraId="206BF1C3" w14:textId="77777777" w:rsidR="004C02EF" w:rsidRPr="00B5239E" w:rsidRDefault="004C02EF" w:rsidP="004C02EF">
      <w:pPr>
        <w:pStyle w:val="Alg40"/>
        <w:numPr>
          <w:ilvl w:val="0"/>
          <w:numId w:val="409"/>
        </w:numPr>
        <w:ind w:left="1800" w:hanging="270"/>
      </w:pPr>
      <w:r w:rsidRPr="00B5239E">
        <w:t xml:space="preserve">Let </w:t>
      </w:r>
      <w:r w:rsidRPr="00E67BE8">
        <w:rPr>
          <w:i/>
        </w:rPr>
        <w:t>cap</w:t>
      </w:r>
      <w:r w:rsidRPr="00B5239E">
        <w:t xml:space="preserve"> be an internal array of </w:t>
      </w:r>
      <w:r w:rsidRPr="00B5239E">
        <w:rPr>
          <w:i/>
        </w:rPr>
        <w:t>NcapturingParens</w:t>
      </w:r>
      <w:r w:rsidRPr="00B5239E">
        <w:t xml:space="preserve"> </w:t>
      </w:r>
      <w:r w:rsidRPr="00B5239E">
        <w:rPr>
          <w:b/>
        </w:rPr>
        <w:t>undefined</w:t>
      </w:r>
      <w:r w:rsidRPr="00B5239E">
        <w:t xml:space="preserve"> values, indexed 1 through </w:t>
      </w:r>
      <w:r w:rsidRPr="00B5239E">
        <w:rPr>
          <w:i/>
        </w:rPr>
        <w:t>NcapturingParens</w:t>
      </w:r>
      <w:r w:rsidRPr="00B5239E">
        <w:t>.</w:t>
      </w:r>
    </w:p>
    <w:p w14:paraId="68267B30" w14:textId="77777777" w:rsidR="004C02EF" w:rsidRPr="00B5239E" w:rsidRDefault="004C02EF" w:rsidP="004C02EF">
      <w:pPr>
        <w:pStyle w:val="Alg40"/>
        <w:numPr>
          <w:ilvl w:val="0"/>
          <w:numId w:val="409"/>
        </w:numPr>
        <w:ind w:left="1800" w:hanging="270"/>
      </w:pPr>
      <w:r w:rsidRPr="00B5239E">
        <w:t xml:space="preserve">Let </w:t>
      </w:r>
      <w:r w:rsidRPr="00B5239E">
        <w:rPr>
          <w:i/>
        </w:rPr>
        <w:t>x</w:t>
      </w:r>
      <w:r w:rsidRPr="00B5239E">
        <w:t xml:space="preserve"> be the State (</w:t>
      </w:r>
      <w:r w:rsidRPr="00B5239E">
        <w:rPr>
          <w:i/>
        </w:rPr>
        <w:t>index</w:t>
      </w:r>
      <w:r w:rsidRPr="00B5239E">
        <w:t xml:space="preserve">, </w:t>
      </w:r>
      <w:r w:rsidRPr="00B5239E">
        <w:rPr>
          <w:i/>
        </w:rPr>
        <w:t>cap</w:t>
      </w:r>
      <w:r w:rsidRPr="00B5239E">
        <w:t>).</w:t>
      </w:r>
    </w:p>
    <w:p w14:paraId="2750C6DE" w14:textId="77777777" w:rsidR="004C02EF" w:rsidRPr="00B5239E" w:rsidRDefault="004C02EF" w:rsidP="004C02EF">
      <w:pPr>
        <w:pStyle w:val="Alg40"/>
        <w:numPr>
          <w:ilvl w:val="0"/>
          <w:numId w:val="409"/>
        </w:numPr>
        <w:spacing w:after="220"/>
        <w:ind w:left="1800" w:hanging="270"/>
      </w:pPr>
      <w:r w:rsidRPr="00B5239E">
        <w:t xml:space="preserve">Call </w:t>
      </w:r>
      <w:r w:rsidRPr="00B5239E">
        <w:rPr>
          <w:i/>
        </w:rPr>
        <w:t>m</w:t>
      </w:r>
      <w:r w:rsidRPr="00B5239E">
        <w:t>(</w:t>
      </w:r>
      <w:r w:rsidRPr="00B5239E">
        <w:rPr>
          <w:i/>
        </w:rPr>
        <w:t>x</w:t>
      </w:r>
      <w:r w:rsidRPr="00B5239E">
        <w:t xml:space="preserve">, </w:t>
      </w:r>
      <w:r w:rsidRPr="00B5239E">
        <w:rPr>
          <w:i/>
        </w:rPr>
        <w:t>c</w:t>
      </w:r>
      <w:r w:rsidRPr="00B5239E">
        <w:t>) and return its result.</w:t>
      </w:r>
    </w:p>
    <w:p w14:paraId="60E9F1BD" w14:textId="77777777" w:rsidR="004C02EF" w:rsidRPr="007C0F23" w:rsidRDefault="004C02EF" w:rsidP="004C02EF">
      <w:pPr>
        <w:pStyle w:val="Note"/>
      </w:pPr>
      <w:r w:rsidRPr="00B5239E">
        <w:t>NOTE</w:t>
      </w:r>
      <w:r w:rsidRPr="00B5239E">
        <w:tab/>
        <w:t xml:space="preserve">A Pattern evaluates ("compiles") to an internal procedure value. </w:t>
      </w:r>
      <w:r w:rsidRPr="00B5239E">
        <w:rPr>
          <w:rFonts w:ascii="Courier New" w:hAnsi="Courier New"/>
          <w:b/>
        </w:rPr>
        <w:t>RegExp.prototype.exec</w:t>
      </w:r>
      <w:r w:rsidRPr="00B5239E">
        <w:t xml:space="preserve"> can then apply this procedure to a </w:t>
      </w:r>
      <w:r>
        <w:t>String</w:t>
      </w:r>
      <w:r w:rsidRPr="00B5239E">
        <w:t xml:space="preserve"> and an offset within the </w:t>
      </w:r>
      <w:r>
        <w:t>String</w:t>
      </w:r>
      <w:r w:rsidRPr="00B5239E">
        <w:t xml:space="preserve"> to determine whether the pattern would match starting at exactly that offset within the </w:t>
      </w:r>
      <w:r>
        <w:t>String</w:t>
      </w:r>
      <w:r w:rsidRPr="00B5239E">
        <w:t xml:space="preserve">, and, if it does match, what the values of the capturing parentheses would be. The algorithms in 15.10.2 are designed so that compiling a pattern may throw a </w:t>
      </w:r>
      <w:r w:rsidRPr="00B5239E">
        <w:rPr>
          <w:b/>
        </w:rPr>
        <w:t>SyntaxError</w:t>
      </w:r>
      <w:r w:rsidRPr="00B5239E">
        <w:t xml:space="preserve"> exception; on the other hand, once the pattern is successfully compiled, applying its result internal procedure to find a match in a </w:t>
      </w:r>
      <w:r>
        <w:t>String</w:t>
      </w:r>
      <w:r w:rsidRPr="00B5239E">
        <w:t xml:space="preserve"> cannot throw an exception (except for any host-defined exceptions that can occur anywhere such as out-of-memory).</w:t>
      </w:r>
    </w:p>
    <w:p w14:paraId="09EBB741" w14:textId="77777777" w:rsidR="004C02EF" w:rsidRDefault="004C02EF" w:rsidP="004C02EF">
      <w:pPr>
        <w:pStyle w:val="40"/>
        <w:numPr>
          <w:ilvl w:val="0"/>
          <w:numId w:val="0"/>
        </w:numPr>
      </w:pPr>
      <w:r>
        <w:t>15.10.2.3</w:t>
      </w:r>
      <w:r>
        <w:tab/>
        <w:t>Disjunction</w:t>
      </w:r>
    </w:p>
    <w:p w14:paraId="32E1F90E" w14:textId="77777777" w:rsidR="004C02EF" w:rsidRDefault="004C02EF" w:rsidP="004C02EF">
      <w:r>
        <w:t xml:space="preserve">The production </w:t>
      </w:r>
      <w:r w:rsidRPr="00895113">
        <w:rPr>
          <w:rFonts w:ascii="Times New Roman" w:hAnsi="Times New Roman"/>
          <w:i/>
        </w:rPr>
        <w:t>Disjunction</w:t>
      </w:r>
      <w:r>
        <w:t xml:space="preserve"> </w:t>
      </w:r>
      <w:r>
        <w:rPr>
          <w:b/>
        </w:rPr>
        <w:t xml:space="preserve">:: </w:t>
      </w:r>
      <w:r w:rsidRPr="00895113">
        <w:rPr>
          <w:rFonts w:ascii="Times New Roman" w:hAnsi="Times New Roman"/>
          <w:i/>
        </w:rPr>
        <w:t>Alternative</w:t>
      </w:r>
      <w:r>
        <w:t xml:space="preserve"> evaluates by evaluating </w:t>
      </w:r>
      <w:r w:rsidRPr="00895113">
        <w:rPr>
          <w:rFonts w:ascii="Times New Roman" w:hAnsi="Times New Roman"/>
          <w:i/>
        </w:rPr>
        <w:t>Alternative</w:t>
      </w:r>
      <w:r>
        <w:t xml:space="preserve"> to obtain a </w:t>
      </w:r>
      <w:r w:rsidRPr="00895113">
        <w:rPr>
          <w:rFonts w:ascii="Times New Roman" w:hAnsi="Times New Roman"/>
          <w:i/>
        </w:rPr>
        <w:t>Matcher</w:t>
      </w:r>
      <w:r>
        <w:t xml:space="preserve"> and returning that </w:t>
      </w:r>
      <w:r w:rsidRPr="00895113">
        <w:rPr>
          <w:rFonts w:ascii="Times New Roman" w:hAnsi="Times New Roman"/>
          <w:i/>
        </w:rPr>
        <w:t>Matcher</w:t>
      </w:r>
      <w:r>
        <w:t>.</w:t>
      </w:r>
    </w:p>
    <w:p w14:paraId="221C49A8" w14:textId="77777777" w:rsidR="004C02EF" w:rsidRDefault="004C02EF" w:rsidP="004C02EF">
      <w:r>
        <w:t xml:space="preserve">The production </w:t>
      </w:r>
      <w:r w:rsidRPr="00895113">
        <w:rPr>
          <w:rFonts w:ascii="Times New Roman" w:hAnsi="Times New Roman"/>
          <w:i/>
        </w:rPr>
        <w:t>Disjunction</w:t>
      </w:r>
      <w:r>
        <w:t xml:space="preserve"> </w:t>
      </w:r>
      <w:r>
        <w:rPr>
          <w:b/>
        </w:rPr>
        <w:t xml:space="preserve">:: </w:t>
      </w:r>
      <w:r w:rsidRPr="00895113">
        <w:rPr>
          <w:rFonts w:ascii="Times New Roman" w:hAnsi="Times New Roman"/>
          <w:i/>
        </w:rPr>
        <w:t>Alternative</w:t>
      </w:r>
      <w:r>
        <w:t xml:space="preserve"> </w:t>
      </w:r>
      <w:r>
        <w:rPr>
          <w:rFonts w:ascii="Courier New" w:hAnsi="Courier New"/>
          <w:b/>
        </w:rPr>
        <w:t>|</w:t>
      </w:r>
      <w:r>
        <w:t xml:space="preserve"> </w:t>
      </w:r>
      <w:r w:rsidRPr="00895113">
        <w:rPr>
          <w:rFonts w:ascii="Times New Roman" w:hAnsi="Times New Roman"/>
          <w:i/>
        </w:rPr>
        <w:t>Disjunction</w:t>
      </w:r>
      <w:r>
        <w:t xml:space="preserve"> evaluates as follows:</w:t>
      </w:r>
    </w:p>
    <w:p w14:paraId="32427505" w14:textId="77777777" w:rsidR="004C02EF" w:rsidRPr="00B5239E" w:rsidRDefault="004C02EF" w:rsidP="004C02EF">
      <w:pPr>
        <w:pStyle w:val="Alg4"/>
        <w:numPr>
          <w:ilvl w:val="0"/>
          <w:numId w:val="292"/>
        </w:numPr>
      </w:pPr>
      <w:r w:rsidRPr="00B5239E">
        <w:t xml:space="preserve">Evaluate </w:t>
      </w:r>
      <w:r w:rsidRPr="00B5239E">
        <w:rPr>
          <w:i/>
        </w:rPr>
        <w:t>Alternative</w:t>
      </w:r>
      <w:r w:rsidRPr="00B5239E">
        <w:t xml:space="preserve"> to obtain a Matcher </w:t>
      </w:r>
      <w:r w:rsidRPr="00B5239E">
        <w:rPr>
          <w:i/>
        </w:rPr>
        <w:t>m1</w:t>
      </w:r>
      <w:r w:rsidRPr="00B5239E">
        <w:t>.</w:t>
      </w:r>
    </w:p>
    <w:p w14:paraId="3A900321" w14:textId="77777777" w:rsidR="004C02EF" w:rsidRPr="00B5239E" w:rsidRDefault="004C02EF" w:rsidP="004C02EF">
      <w:pPr>
        <w:pStyle w:val="Alg4"/>
        <w:numPr>
          <w:ilvl w:val="0"/>
          <w:numId w:val="292"/>
        </w:numPr>
      </w:pPr>
      <w:r w:rsidRPr="00B5239E">
        <w:t xml:space="preserve">Evaluate </w:t>
      </w:r>
      <w:r w:rsidRPr="00B5239E">
        <w:rPr>
          <w:i/>
        </w:rPr>
        <w:t>Disjunction</w:t>
      </w:r>
      <w:r w:rsidRPr="00B5239E">
        <w:t xml:space="preserve"> to obtain a Matcher </w:t>
      </w:r>
      <w:r w:rsidRPr="00B5239E">
        <w:rPr>
          <w:i/>
        </w:rPr>
        <w:t>m2</w:t>
      </w:r>
      <w:r w:rsidRPr="00B5239E">
        <w:t>.</w:t>
      </w:r>
    </w:p>
    <w:p w14:paraId="41D4D950" w14:textId="77777777" w:rsidR="004C02EF" w:rsidRPr="00B5239E" w:rsidRDefault="004C02EF" w:rsidP="004C02EF">
      <w:pPr>
        <w:pStyle w:val="Alg4"/>
        <w:numPr>
          <w:ilvl w:val="0"/>
          <w:numId w:val="292"/>
        </w:numPr>
      </w:pPr>
      <w:r w:rsidRPr="00B5239E">
        <w:t xml:space="preserve">Return an internal Matcher closure that takes two arguments, a State </w:t>
      </w:r>
      <w:r w:rsidRPr="00B5239E">
        <w:rPr>
          <w:i/>
        </w:rPr>
        <w:t>x</w:t>
      </w:r>
      <w:r w:rsidRPr="00B5239E">
        <w:t xml:space="preserve"> and a Continuation </w:t>
      </w:r>
      <w:r w:rsidRPr="00B5239E">
        <w:rPr>
          <w:i/>
        </w:rPr>
        <w:t>c</w:t>
      </w:r>
      <w:r w:rsidRPr="00B5239E">
        <w:t>, and performs the following:</w:t>
      </w:r>
    </w:p>
    <w:p w14:paraId="1DA1A11D" w14:textId="77777777" w:rsidR="004C02EF" w:rsidRPr="00B5239E" w:rsidRDefault="004C02EF" w:rsidP="004C02EF">
      <w:pPr>
        <w:pStyle w:val="Alg40"/>
        <w:numPr>
          <w:ilvl w:val="3"/>
          <w:numId w:val="292"/>
        </w:numPr>
        <w:tabs>
          <w:tab w:val="clear" w:pos="2520"/>
        </w:tabs>
        <w:spacing w:before="60"/>
        <w:ind w:left="1800"/>
      </w:pPr>
      <w:r w:rsidRPr="00B5239E">
        <w:t xml:space="preserve">Call </w:t>
      </w:r>
      <w:r w:rsidRPr="00B5239E">
        <w:rPr>
          <w:i/>
        </w:rPr>
        <w:t>m1</w:t>
      </w:r>
      <w:r w:rsidRPr="00B5239E">
        <w:t>(</w:t>
      </w:r>
      <w:r w:rsidRPr="00B5239E">
        <w:rPr>
          <w:i/>
        </w:rPr>
        <w:t>x</w:t>
      </w:r>
      <w:r w:rsidRPr="00B5239E">
        <w:t xml:space="preserve">, </w:t>
      </w:r>
      <w:r w:rsidRPr="00B5239E">
        <w:rPr>
          <w:i/>
        </w:rPr>
        <w:t>c</w:t>
      </w:r>
      <w:r w:rsidRPr="00B5239E">
        <w:t xml:space="preserve">) and let </w:t>
      </w:r>
      <w:r w:rsidRPr="00B5239E">
        <w:rPr>
          <w:i/>
        </w:rPr>
        <w:t>r</w:t>
      </w:r>
      <w:r w:rsidRPr="00B5239E">
        <w:t xml:space="preserve"> be its result.</w:t>
      </w:r>
    </w:p>
    <w:p w14:paraId="5CAEA136" w14:textId="77777777" w:rsidR="004C02EF" w:rsidRPr="00B5239E" w:rsidRDefault="004C02EF" w:rsidP="004C02EF">
      <w:pPr>
        <w:pStyle w:val="Alg40"/>
        <w:numPr>
          <w:ilvl w:val="3"/>
          <w:numId w:val="292"/>
        </w:numPr>
        <w:tabs>
          <w:tab w:val="clear" w:pos="2520"/>
        </w:tabs>
        <w:ind w:left="1800"/>
      </w:pPr>
      <w:r w:rsidRPr="00B5239E">
        <w:t xml:space="preserve">If </w:t>
      </w:r>
      <w:r w:rsidRPr="00B5239E">
        <w:rPr>
          <w:i/>
        </w:rPr>
        <w:t>r</w:t>
      </w:r>
      <w:r w:rsidRPr="00B5239E">
        <w:t xml:space="preserve"> isn't </w:t>
      </w:r>
      <w:r w:rsidRPr="00B5239E">
        <w:rPr>
          <w:b/>
        </w:rPr>
        <w:t>failure</w:t>
      </w:r>
      <w:r w:rsidRPr="00B5239E">
        <w:t xml:space="preserve">, return </w:t>
      </w:r>
      <w:r w:rsidRPr="00B5239E">
        <w:rPr>
          <w:i/>
        </w:rPr>
        <w:t>r</w:t>
      </w:r>
      <w:r w:rsidRPr="00B5239E">
        <w:t>.</w:t>
      </w:r>
    </w:p>
    <w:p w14:paraId="326B7FFE" w14:textId="77777777" w:rsidR="004C02EF" w:rsidRPr="00B5239E" w:rsidRDefault="004C02EF" w:rsidP="004C02EF">
      <w:pPr>
        <w:pStyle w:val="Alg40"/>
        <w:numPr>
          <w:ilvl w:val="3"/>
          <w:numId w:val="292"/>
        </w:numPr>
        <w:tabs>
          <w:tab w:val="clear" w:pos="2520"/>
        </w:tabs>
        <w:spacing w:after="220"/>
        <w:ind w:left="1800"/>
      </w:pPr>
      <w:r w:rsidRPr="00B5239E">
        <w:t xml:space="preserve">Call </w:t>
      </w:r>
      <w:r w:rsidRPr="00B5239E">
        <w:rPr>
          <w:i/>
        </w:rPr>
        <w:t>m2</w:t>
      </w:r>
      <w:r w:rsidRPr="00B5239E">
        <w:t>(</w:t>
      </w:r>
      <w:r w:rsidRPr="00B5239E">
        <w:rPr>
          <w:i/>
        </w:rPr>
        <w:t>x</w:t>
      </w:r>
      <w:r w:rsidRPr="00B5239E">
        <w:t xml:space="preserve">, </w:t>
      </w:r>
      <w:r w:rsidRPr="00B5239E">
        <w:rPr>
          <w:i/>
        </w:rPr>
        <w:t>c</w:t>
      </w:r>
      <w:r w:rsidRPr="00B5239E">
        <w:t>) and return its result.</w:t>
      </w:r>
    </w:p>
    <w:p w14:paraId="6119F1E9" w14:textId="77777777" w:rsidR="004C02EF" w:rsidRPr="007C0F23" w:rsidRDefault="004C02EF" w:rsidP="004C02EF">
      <w:pPr>
        <w:pStyle w:val="Note"/>
        <w:spacing w:after="60"/>
      </w:pPr>
      <w:r w:rsidRPr="00B5239E">
        <w:t>NOTE</w:t>
      </w:r>
      <w:r w:rsidRPr="00B5239E">
        <w:tab/>
        <w:t xml:space="preserve">The </w:t>
      </w:r>
      <w:r w:rsidRPr="00B5239E">
        <w:rPr>
          <w:rFonts w:ascii="Courier New" w:hAnsi="Courier New"/>
          <w:b/>
        </w:rPr>
        <w:t>|</w:t>
      </w:r>
      <w:r w:rsidRPr="00B5239E">
        <w:t xml:space="preserve"> regular expression operator separates two alternatives. The pattern first tries to match the left </w:t>
      </w:r>
      <w:r w:rsidRPr="00895113">
        <w:rPr>
          <w:rFonts w:ascii="Times New Roman" w:hAnsi="Times New Roman"/>
          <w:i/>
        </w:rPr>
        <w:t>Alternative</w:t>
      </w:r>
      <w:r w:rsidRPr="00B5239E">
        <w:t xml:space="preserve"> (followed by the sequel of the regular expression); if it fails, it tries to match the right </w:t>
      </w:r>
      <w:r w:rsidRPr="00895113">
        <w:rPr>
          <w:rFonts w:ascii="Times New Roman" w:hAnsi="Times New Roman"/>
          <w:i/>
        </w:rPr>
        <w:t>Disjunction</w:t>
      </w:r>
      <w:r w:rsidRPr="00B5239E">
        <w:t xml:space="preserve"> (followed by the sequel of the regular expression). If the left </w:t>
      </w:r>
      <w:r w:rsidRPr="00895113">
        <w:rPr>
          <w:rFonts w:ascii="Times New Roman" w:hAnsi="Times New Roman"/>
          <w:i/>
        </w:rPr>
        <w:t>Alternative</w:t>
      </w:r>
      <w:r w:rsidRPr="00B5239E">
        <w:t xml:space="preserve">, the right </w:t>
      </w:r>
      <w:r w:rsidRPr="00895113">
        <w:rPr>
          <w:rFonts w:ascii="Times New Roman" w:hAnsi="Times New Roman"/>
          <w:i/>
        </w:rPr>
        <w:t>Disjunction</w:t>
      </w:r>
      <w:r w:rsidRPr="00B5239E">
        <w:t xml:space="preserve">, and the sequel all have choice points, all choices in the sequel are tried before moving on to the next choice in the left </w:t>
      </w:r>
      <w:r w:rsidRPr="00895113">
        <w:rPr>
          <w:rFonts w:ascii="Times New Roman" w:hAnsi="Times New Roman"/>
          <w:i/>
        </w:rPr>
        <w:t>Alternative</w:t>
      </w:r>
      <w:r w:rsidRPr="00B5239E">
        <w:t xml:space="preserve">. If choices in the left </w:t>
      </w:r>
      <w:r w:rsidRPr="00895113">
        <w:rPr>
          <w:rFonts w:ascii="Times New Roman" w:hAnsi="Times New Roman"/>
          <w:i/>
        </w:rPr>
        <w:t>Alternative</w:t>
      </w:r>
      <w:r w:rsidRPr="00B5239E">
        <w:t xml:space="preserve"> are exhausted, the right </w:t>
      </w:r>
      <w:r w:rsidRPr="00895113">
        <w:rPr>
          <w:rFonts w:ascii="Times New Roman" w:hAnsi="Times New Roman"/>
          <w:i/>
        </w:rPr>
        <w:t>Disjunction</w:t>
      </w:r>
      <w:r w:rsidRPr="00B5239E">
        <w:t xml:space="preserve"> is tried instead of the left </w:t>
      </w:r>
      <w:r w:rsidRPr="00895113">
        <w:rPr>
          <w:rFonts w:ascii="Times New Roman" w:hAnsi="Times New Roman"/>
          <w:i/>
        </w:rPr>
        <w:t>Alternative</w:t>
      </w:r>
      <w:r w:rsidRPr="00B5239E">
        <w:t xml:space="preserve">. Any capturing parentheses inside a portion of the pattern skipped by </w:t>
      </w:r>
      <w:r w:rsidRPr="00B5239E">
        <w:rPr>
          <w:rFonts w:ascii="Courier New" w:hAnsi="Courier New"/>
          <w:b/>
        </w:rPr>
        <w:t>|</w:t>
      </w:r>
      <w:r w:rsidRPr="00B5239E">
        <w:t xml:space="preserve"> produce </w:t>
      </w:r>
      <w:r w:rsidRPr="00B5239E">
        <w:rPr>
          <w:b/>
        </w:rPr>
        <w:t>undefined</w:t>
      </w:r>
      <w:r w:rsidRPr="00B5239E">
        <w:t xml:space="preserve"> values instead of </w:t>
      </w:r>
      <w:r>
        <w:t>Strings</w:t>
      </w:r>
      <w:r w:rsidRPr="00B5239E">
        <w:t>. Thus, for example,</w:t>
      </w:r>
    </w:p>
    <w:p w14:paraId="3B627227" w14:textId="77777777" w:rsidR="004C02EF" w:rsidRPr="008B0B13" w:rsidRDefault="004C02EF" w:rsidP="004C02EF">
      <w:pPr>
        <w:pStyle w:val="CodeSample4"/>
        <w:spacing w:after="60"/>
        <w:ind w:left="2059"/>
        <w:rPr>
          <w:sz w:val="18"/>
          <w:szCs w:val="18"/>
        </w:rPr>
      </w:pPr>
      <w:r w:rsidRPr="008B0B13">
        <w:rPr>
          <w:sz w:val="18"/>
          <w:szCs w:val="18"/>
        </w:rPr>
        <w:t>/a|ab/.exec("abc")</w:t>
      </w:r>
    </w:p>
    <w:p w14:paraId="4AC21B55" w14:textId="77777777" w:rsidR="004C02EF" w:rsidRPr="008B0B13" w:rsidRDefault="004C02EF" w:rsidP="004C02EF">
      <w:pPr>
        <w:pStyle w:val="Note"/>
        <w:spacing w:after="60"/>
      </w:pPr>
      <w:r w:rsidRPr="008B0B13">
        <w:t xml:space="preserve">returns the result </w:t>
      </w:r>
      <w:r w:rsidRPr="008B0B13">
        <w:rPr>
          <w:rFonts w:ascii="Courier New" w:hAnsi="Courier New"/>
          <w:b/>
        </w:rPr>
        <w:t>"a"</w:t>
      </w:r>
      <w:r w:rsidRPr="008B0B13">
        <w:t xml:space="preserve"> and not </w:t>
      </w:r>
      <w:r w:rsidRPr="008B0B13">
        <w:rPr>
          <w:rFonts w:ascii="Courier New" w:hAnsi="Courier New"/>
          <w:b/>
        </w:rPr>
        <w:t>"ab"</w:t>
      </w:r>
      <w:r w:rsidRPr="008B0B13">
        <w:t>. Moreover,</w:t>
      </w:r>
    </w:p>
    <w:p w14:paraId="139F6B91" w14:textId="77777777" w:rsidR="004C02EF" w:rsidRPr="008B0B13" w:rsidRDefault="004C02EF" w:rsidP="004C02EF">
      <w:pPr>
        <w:pStyle w:val="CodeSample4"/>
        <w:spacing w:after="60"/>
        <w:ind w:left="2059"/>
        <w:rPr>
          <w:sz w:val="18"/>
          <w:szCs w:val="18"/>
        </w:rPr>
      </w:pPr>
      <w:r w:rsidRPr="008B0B13">
        <w:rPr>
          <w:sz w:val="18"/>
          <w:szCs w:val="18"/>
        </w:rPr>
        <w:t>/((a)|(ab))((c)|(bc))/.exec("abc")</w:t>
      </w:r>
    </w:p>
    <w:p w14:paraId="65EE4B6D" w14:textId="77777777" w:rsidR="004C02EF" w:rsidRPr="007C0F23" w:rsidRDefault="004C02EF" w:rsidP="004C02EF">
      <w:pPr>
        <w:pStyle w:val="Note"/>
        <w:spacing w:after="60"/>
      </w:pPr>
      <w:r w:rsidRPr="007C0F23">
        <w:t>returns the array</w:t>
      </w:r>
    </w:p>
    <w:p w14:paraId="01D085D2" w14:textId="77777777" w:rsidR="004C02EF" w:rsidRPr="008B0B13" w:rsidRDefault="004C02EF" w:rsidP="004C02EF">
      <w:pPr>
        <w:pStyle w:val="CodeSample4"/>
        <w:spacing w:after="60"/>
        <w:ind w:left="2059"/>
        <w:rPr>
          <w:sz w:val="18"/>
          <w:szCs w:val="18"/>
        </w:rPr>
      </w:pPr>
      <w:r w:rsidRPr="008B0B13">
        <w:rPr>
          <w:sz w:val="18"/>
          <w:szCs w:val="18"/>
        </w:rPr>
        <w:t>["abc", "a", "a", undefined, "bc", undefined, "bc"]</w:t>
      </w:r>
    </w:p>
    <w:p w14:paraId="37AA6803" w14:textId="77777777" w:rsidR="004C02EF" w:rsidRPr="007C0F23" w:rsidRDefault="004C02EF" w:rsidP="004C02EF">
      <w:pPr>
        <w:pStyle w:val="Note"/>
        <w:spacing w:after="60"/>
      </w:pPr>
      <w:r w:rsidRPr="007C0F23">
        <w:t>and not</w:t>
      </w:r>
    </w:p>
    <w:p w14:paraId="1F6500B4" w14:textId="77777777" w:rsidR="004C02EF" w:rsidRPr="008B0B13" w:rsidRDefault="004C02EF" w:rsidP="004C02EF">
      <w:pPr>
        <w:pStyle w:val="CodeSample4"/>
        <w:ind w:left="2058" w:hanging="357"/>
        <w:rPr>
          <w:sz w:val="18"/>
          <w:szCs w:val="18"/>
        </w:rPr>
      </w:pPr>
      <w:r w:rsidRPr="008B0B13">
        <w:rPr>
          <w:sz w:val="18"/>
          <w:szCs w:val="18"/>
        </w:rPr>
        <w:t>["abc", "ab", undefined, "ab", "c", "c", undefined]</w:t>
      </w:r>
    </w:p>
    <w:p w14:paraId="00D8BA0F" w14:textId="77777777" w:rsidR="004C02EF" w:rsidRDefault="004C02EF" w:rsidP="004C02EF">
      <w:pPr>
        <w:pStyle w:val="40"/>
        <w:numPr>
          <w:ilvl w:val="0"/>
          <w:numId w:val="0"/>
        </w:numPr>
      </w:pPr>
      <w:r>
        <w:t>15.10.2.4</w:t>
      </w:r>
      <w:r>
        <w:tab/>
        <w:t>Alternative</w:t>
      </w:r>
    </w:p>
    <w:p w14:paraId="15667B90" w14:textId="77777777" w:rsidR="004C02EF" w:rsidRDefault="004C02EF" w:rsidP="004C02EF">
      <w:r>
        <w:t xml:space="preserve">The production </w:t>
      </w:r>
      <w:r w:rsidRPr="00E67BE8">
        <w:rPr>
          <w:rFonts w:ascii="Times New Roman" w:hAnsi="Times New Roman"/>
          <w:i/>
        </w:rPr>
        <w:t>Alternative</w:t>
      </w:r>
      <w:r>
        <w:t xml:space="preserve"> </w:t>
      </w:r>
      <w:r>
        <w:rPr>
          <w:b/>
        </w:rPr>
        <w:t xml:space="preserve">:: </w:t>
      </w:r>
      <w:r>
        <w:rPr>
          <w:sz w:val="16"/>
        </w:rPr>
        <w:t>[empty]</w:t>
      </w:r>
      <w:r>
        <w:t xml:space="preserve"> evaluates by returning a Matcher that takes two arguments, a State </w:t>
      </w:r>
      <w:r w:rsidRPr="00E67BE8">
        <w:rPr>
          <w:rFonts w:ascii="Times New Roman" w:hAnsi="Times New Roman"/>
          <w:i/>
        </w:rPr>
        <w:t>x</w:t>
      </w:r>
      <w:r>
        <w:t xml:space="preserve"> and a Continuation </w:t>
      </w:r>
      <w:r w:rsidRPr="00E67BE8">
        <w:rPr>
          <w:rFonts w:ascii="Times New Roman" w:hAnsi="Times New Roman"/>
          <w:i/>
        </w:rPr>
        <w:t>c</w:t>
      </w:r>
      <w:r>
        <w:t xml:space="preserve">, and returns the result of calling </w:t>
      </w:r>
      <w:r w:rsidRPr="00E67BE8">
        <w:rPr>
          <w:rFonts w:ascii="Times New Roman" w:hAnsi="Times New Roman"/>
          <w:i/>
        </w:rPr>
        <w:t>c</w:t>
      </w:r>
      <w:r>
        <w:t>(</w:t>
      </w:r>
      <w:r w:rsidRPr="00E67BE8">
        <w:rPr>
          <w:rFonts w:ascii="Times New Roman" w:hAnsi="Times New Roman"/>
          <w:i/>
        </w:rPr>
        <w:t>x</w:t>
      </w:r>
      <w:r>
        <w:t>).</w:t>
      </w:r>
    </w:p>
    <w:p w14:paraId="179EF9F0" w14:textId="77777777" w:rsidR="004C02EF" w:rsidRDefault="004C02EF" w:rsidP="004C02EF">
      <w:r>
        <w:t xml:space="preserve">The production </w:t>
      </w:r>
      <w:r w:rsidRPr="00E67BE8">
        <w:rPr>
          <w:rFonts w:ascii="Times New Roman" w:hAnsi="Times New Roman"/>
          <w:i/>
        </w:rPr>
        <w:t>Alternative</w:t>
      </w:r>
      <w:r>
        <w:t xml:space="preserve"> </w:t>
      </w:r>
      <w:r>
        <w:rPr>
          <w:b/>
        </w:rPr>
        <w:t xml:space="preserve">:: </w:t>
      </w:r>
      <w:r w:rsidRPr="00E67BE8">
        <w:rPr>
          <w:rFonts w:ascii="Times New Roman" w:hAnsi="Times New Roman"/>
          <w:i/>
        </w:rPr>
        <w:t>Alternative</w:t>
      </w:r>
      <w:r>
        <w:t xml:space="preserve"> </w:t>
      </w:r>
      <w:r w:rsidRPr="00E67BE8">
        <w:rPr>
          <w:rFonts w:ascii="Times New Roman" w:hAnsi="Times New Roman"/>
          <w:i/>
        </w:rPr>
        <w:t>Term</w:t>
      </w:r>
      <w:r>
        <w:t xml:space="preserve"> evaluates as follows:</w:t>
      </w:r>
    </w:p>
    <w:p w14:paraId="48E73B20" w14:textId="77777777" w:rsidR="004C02EF" w:rsidRPr="00B5239E" w:rsidRDefault="004C02EF" w:rsidP="004C02EF">
      <w:pPr>
        <w:pStyle w:val="Alg4"/>
        <w:numPr>
          <w:ilvl w:val="0"/>
          <w:numId w:val="293"/>
        </w:numPr>
      </w:pPr>
      <w:r w:rsidRPr="00B5239E">
        <w:t xml:space="preserve">Evaluate </w:t>
      </w:r>
      <w:r w:rsidRPr="00E67BE8">
        <w:rPr>
          <w:i/>
        </w:rPr>
        <w:t>Alternative</w:t>
      </w:r>
      <w:r w:rsidRPr="00B5239E">
        <w:t xml:space="preserve"> to obtain a Matcher </w:t>
      </w:r>
      <w:r w:rsidRPr="00E67BE8">
        <w:rPr>
          <w:i/>
        </w:rPr>
        <w:t>m1</w:t>
      </w:r>
      <w:r w:rsidRPr="00B5239E">
        <w:t>.</w:t>
      </w:r>
    </w:p>
    <w:p w14:paraId="69D40F08" w14:textId="77777777" w:rsidR="004C02EF" w:rsidRPr="00B5239E" w:rsidRDefault="004C02EF" w:rsidP="004C02EF">
      <w:pPr>
        <w:pStyle w:val="Alg4"/>
        <w:numPr>
          <w:ilvl w:val="0"/>
          <w:numId w:val="293"/>
        </w:numPr>
      </w:pPr>
      <w:r w:rsidRPr="00B5239E">
        <w:t xml:space="preserve">Evaluate </w:t>
      </w:r>
      <w:r w:rsidRPr="00E67BE8">
        <w:rPr>
          <w:i/>
        </w:rPr>
        <w:t>Term</w:t>
      </w:r>
      <w:r w:rsidRPr="00B5239E">
        <w:t xml:space="preserve"> to obtain a Matcher </w:t>
      </w:r>
      <w:r w:rsidRPr="00E67BE8">
        <w:rPr>
          <w:i/>
        </w:rPr>
        <w:t>m2</w:t>
      </w:r>
      <w:r w:rsidRPr="00B5239E">
        <w:t>.</w:t>
      </w:r>
    </w:p>
    <w:p w14:paraId="07518452" w14:textId="77777777" w:rsidR="004C02EF" w:rsidRPr="00B5239E" w:rsidRDefault="004C02EF" w:rsidP="004C02EF">
      <w:pPr>
        <w:pStyle w:val="Alg4"/>
        <w:numPr>
          <w:ilvl w:val="0"/>
          <w:numId w:val="293"/>
        </w:numPr>
      </w:pPr>
      <w:r w:rsidRPr="00B5239E">
        <w:t xml:space="preserve">Return an internal Matcher closure that takes two arguments, a State </w:t>
      </w:r>
      <w:r w:rsidRPr="00E67BE8">
        <w:rPr>
          <w:i/>
        </w:rPr>
        <w:t>x</w:t>
      </w:r>
      <w:r w:rsidRPr="00B5239E">
        <w:t xml:space="preserve"> and a Continuation </w:t>
      </w:r>
      <w:r w:rsidRPr="00E67BE8">
        <w:rPr>
          <w:i/>
        </w:rPr>
        <w:t>c</w:t>
      </w:r>
      <w:r w:rsidRPr="00B5239E">
        <w:t>, and performs the following:</w:t>
      </w:r>
    </w:p>
    <w:p w14:paraId="5D4DEC2B" w14:textId="77777777" w:rsidR="004C02EF" w:rsidRPr="00B5239E" w:rsidRDefault="004C02EF" w:rsidP="004C02EF">
      <w:pPr>
        <w:pStyle w:val="Alg40"/>
        <w:numPr>
          <w:ilvl w:val="3"/>
          <w:numId w:val="293"/>
        </w:numPr>
        <w:tabs>
          <w:tab w:val="clear" w:pos="2520"/>
        </w:tabs>
        <w:spacing w:before="60"/>
        <w:ind w:left="1800"/>
      </w:pPr>
      <w:r w:rsidRPr="00B5239E">
        <w:t xml:space="preserve">Create a Continuation </w:t>
      </w:r>
      <w:r w:rsidRPr="00E67BE8">
        <w:rPr>
          <w:i/>
        </w:rPr>
        <w:t>d</w:t>
      </w:r>
      <w:r w:rsidRPr="00B5239E">
        <w:t xml:space="preserve"> that takes a State argument </w:t>
      </w:r>
      <w:r w:rsidRPr="00E67BE8">
        <w:rPr>
          <w:i/>
        </w:rPr>
        <w:t>y</w:t>
      </w:r>
      <w:r w:rsidRPr="00B5239E">
        <w:t xml:space="preserve"> and returns the result of calling </w:t>
      </w:r>
      <w:r w:rsidRPr="00E67BE8">
        <w:rPr>
          <w:i/>
        </w:rPr>
        <w:t>m2</w:t>
      </w:r>
      <w:r w:rsidRPr="00B5239E">
        <w:t>(</w:t>
      </w:r>
      <w:r w:rsidRPr="00E67BE8">
        <w:rPr>
          <w:i/>
        </w:rPr>
        <w:t>y</w:t>
      </w:r>
      <w:r w:rsidRPr="00B5239E">
        <w:t xml:space="preserve">, </w:t>
      </w:r>
      <w:r w:rsidRPr="00E67BE8">
        <w:rPr>
          <w:i/>
        </w:rPr>
        <w:t>c</w:t>
      </w:r>
      <w:r w:rsidRPr="00B5239E">
        <w:t>).</w:t>
      </w:r>
    </w:p>
    <w:p w14:paraId="116A182C" w14:textId="77777777" w:rsidR="004C02EF" w:rsidRPr="00B5239E" w:rsidRDefault="004C02EF" w:rsidP="004C02EF">
      <w:pPr>
        <w:pStyle w:val="Alg40"/>
        <w:numPr>
          <w:ilvl w:val="3"/>
          <w:numId w:val="293"/>
        </w:numPr>
        <w:tabs>
          <w:tab w:val="clear" w:pos="2520"/>
        </w:tabs>
        <w:spacing w:after="220"/>
        <w:ind w:left="1800"/>
      </w:pPr>
      <w:r w:rsidRPr="00B5239E">
        <w:t xml:space="preserve">Call </w:t>
      </w:r>
      <w:r w:rsidRPr="00E67BE8">
        <w:rPr>
          <w:i/>
        </w:rPr>
        <w:t>m1</w:t>
      </w:r>
      <w:r w:rsidRPr="00B5239E">
        <w:t>(</w:t>
      </w:r>
      <w:r w:rsidRPr="00E67BE8">
        <w:rPr>
          <w:i/>
        </w:rPr>
        <w:t>x</w:t>
      </w:r>
      <w:r w:rsidRPr="00B5239E">
        <w:t xml:space="preserve">, </w:t>
      </w:r>
      <w:r w:rsidRPr="00E67BE8">
        <w:rPr>
          <w:i/>
        </w:rPr>
        <w:t>d</w:t>
      </w:r>
      <w:r w:rsidRPr="00B5239E">
        <w:t>) and return its result.</w:t>
      </w:r>
    </w:p>
    <w:p w14:paraId="2E2E0EB3" w14:textId="77777777" w:rsidR="004C02EF" w:rsidRPr="007C0F23" w:rsidRDefault="004C02EF" w:rsidP="004C02EF">
      <w:pPr>
        <w:pStyle w:val="Note"/>
      </w:pPr>
      <w:r w:rsidRPr="00B5239E">
        <w:t>NOTE</w:t>
      </w:r>
      <w:r w:rsidRPr="00B5239E">
        <w:tab/>
        <w:t xml:space="preserve">Consecutive </w:t>
      </w:r>
      <w:r w:rsidRPr="00895113">
        <w:rPr>
          <w:rFonts w:ascii="Times New Roman" w:hAnsi="Times New Roman"/>
          <w:i/>
        </w:rPr>
        <w:t>Terms</w:t>
      </w:r>
      <w:r w:rsidRPr="00B5239E">
        <w:t xml:space="preserve"> try to simultaneously match consecutive portions of the input </w:t>
      </w:r>
      <w:r>
        <w:t>String</w:t>
      </w:r>
      <w:r w:rsidRPr="00B5239E">
        <w:t xml:space="preserve">. If the left </w:t>
      </w:r>
      <w:r w:rsidRPr="00895113">
        <w:rPr>
          <w:rFonts w:ascii="Times New Roman" w:hAnsi="Times New Roman"/>
          <w:i/>
        </w:rPr>
        <w:t>Alternative</w:t>
      </w:r>
      <w:r w:rsidRPr="00B5239E">
        <w:t xml:space="preserve">, the right </w:t>
      </w:r>
      <w:r w:rsidRPr="00895113">
        <w:rPr>
          <w:rFonts w:ascii="Times New Roman" w:hAnsi="Times New Roman"/>
          <w:i/>
        </w:rPr>
        <w:t>Term</w:t>
      </w:r>
      <w:r w:rsidRPr="00B5239E">
        <w:t xml:space="preserve">, and the sequel of the regular expression all have choice points, all choices in the sequel are tried before moving on to the next choice in the right </w:t>
      </w:r>
      <w:r w:rsidRPr="00895113">
        <w:rPr>
          <w:rFonts w:ascii="Times New Roman" w:hAnsi="Times New Roman"/>
          <w:i/>
        </w:rPr>
        <w:t>Term</w:t>
      </w:r>
      <w:r w:rsidRPr="00B5239E">
        <w:t xml:space="preserve">, and all choices in the right </w:t>
      </w:r>
      <w:r w:rsidRPr="00895113">
        <w:rPr>
          <w:rFonts w:ascii="Times New Roman" w:hAnsi="Times New Roman"/>
          <w:i/>
        </w:rPr>
        <w:t>Term</w:t>
      </w:r>
      <w:r w:rsidRPr="00B5239E">
        <w:t xml:space="preserve"> are tried before moving on to the next choice in the left </w:t>
      </w:r>
      <w:r w:rsidRPr="00895113">
        <w:rPr>
          <w:rFonts w:ascii="Times New Roman" w:hAnsi="Times New Roman"/>
          <w:i/>
        </w:rPr>
        <w:t>Alternative</w:t>
      </w:r>
      <w:r w:rsidRPr="00B5239E">
        <w:t>.</w:t>
      </w:r>
    </w:p>
    <w:p w14:paraId="37F6C424" w14:textId="77777777" w:rsidR="004C02EF" w:rsidRDefault="004C02EF" w:rsidP="004C02EF">
      <w:pPr>
        <w:pStyle w:val="40"/>
        <w:numPr>
          <w:ilvl w:val="0"/>
          <w:numId w:val="0"/>
        </w:numPr>
      </w:pPr>
      <w:bookmarkStart w:id="8276" w:name="_Hlt463788138"/>
      <w:bookmarkStart w:id="8277" w:name="_Ref457710778"/>
      <w:bookmarkEnd w:id="8276"/>
      <w:r>
        <w:t>15.10.2.5</w:t>
      </w:r>
      <w:r>
        <w:tab/>
        <w:t>Term</w:t>
      </w:r>
      <w:bookmarkEnd w:id="8277"/>
    </w:p>
    <w:p w14:paraId="10CF6E20" w14:textId="77777777" w:rsidR="004C02EF" w:rsidRDefault="004C02EF" w:rsidP="004C02EF">
      <w:r>
        <w:t xml:space="preserve">The production </w:t>
      </w:r>
      <w:r w:rsidRPr="00E67BE8">
        <w:rPr>
          <w:rFonts w:ascii="Times New Roman" w:hAnsi="Times New Roman"/>
          <w:i/>
        </w:rPr>
        <w:t>Term</w:t>
      </w:r>
      <w:r>
        <w:t xml:space="preserve"> </w:t>
      </w:r>
      <w:r>
        <w:rPr>
          <w:b/>
        </w:rPr>
        <w:t xml:space="preserve">:: </w:t>
      </w:r>
      <w:r w:rsidRPr="00E67BE8">
        <w:rPr>
          <w:rFonts w:ascii="Times New Roman" w:hAnsi="Times New Roman"/>
          <w:i/>
        </w:rPr>
        <w:t>Assertion</w:t>
      </w:r>
      <w:r>
        <w:t xml:space="preserve"> evaluates by returning an internal Matcher closure that takes two arguments, a State </w:t>
      </w:r>
      <w:r w:rsidRPr="00E67BE8">
        <w:rPr>
          <w:rFonts w:ascii="Times New Roman" w:hAnsi="Times New Roman"/>
          <w:i/>
        </w:rPr>
        <w:t>x</w:t>
      </w:r>
      <w:r>
        <w:t xml:space="preserve"> and a Continuation </w:t>
      </w:r>
      <w:r w:rsidRPr="00E67BE8">
        <w:rPr>
          <w:rFonts w:ascii="Times New Roman" w:hAnsi="Times New Roman"/>
          <w:i/>
        </w:rPr>
        <w:t>c</w:t>
      </w:r>
      <w:r>
        <w:t>, and performs the following:</w:t>
      </w:r>
    </w:p>
    <w:p w14:paraId="00C07B53" w14:textId="77777777" w:rsidR="004C02EF" w:rsidRPr="00B5239E" w:rsidRDefault="004C02EF" w:rsidP="004C02EF">
      <w:pPr>
        <w:pStyle w:val="Alg4"/>
        <w:numPr>
          <w:ilvl w:val="0"/>
          <w:numId w:val="294"/>
        </w:numPr>
      </w:pPr>
      <w:r w:rsidRPr="00B5239E">
        <w:t xml:space="preserve">Evaluate </w:t>
      </w:r>
      <w:r w:rsidRPr="00E67BE8">
        <w:rPr>
          <w:i/>
        </w:rPr>
        <w:t>Assertion</w:t>
      </w:r>
      <w:r w:rsidRPr="00B5239E">
        <w:t xml:space="preserve"> to obtain an AssertionTester </w:t>
      </w:r>
      <w:r w:rsidRPr="00E67BE8">
        <w:rPr>
          <w:i/>
        </w:rPr>
        <w:t>t</w:t>
      </w:r>
      <w:r w:rsidRPr="00B5239E">
        <w:t>.</w:t>
      </w:r>
    </w:p>
    <w:p w14:paraId="7347CD61" w14:textId="77777777" w:rsidR="004C02EF" w:rsidRPr="00B5239E" w:rsidRDefault="004C02EF" w:rsidP="004C02EF">
      <w:pPr>
        <w:pStyle w:val="Alg4"/>
        <w:numPr>
          <w:ilvl w:val="0"/>
          <w:numId w:val="294"/>
        </w:numPr>
      </w:pPr>
      <w:r w:rsidRPr="00B5239E">
        <w:t xml:space="preserve">Call </w:t>
      </w:r>
      <w:r w:rsidRPr="00E67BE8">
        <w:rPr>
          <w:i/>
        </w:rPr>
        <w:t>t</w:t>
      </w:r>
      <w:r w:rsidRPr="00B5239E">
        <w:t>(</w:t>
      </w:r>
      <w:r w:rsidRPr="00E67BE8">
        <w:rPr>
          <w:i/>
        </w:rPr>
        <w:t>x</w:t>
      </w:r>
      <w:r w:rsidRPr="00B5239E">
        <w:t xml:space="preserve">) and let </w:t>
      </w:r>
      <w:r w:rsidRPr="00E67BE8">
        <w:rPr>
          <w:i/>
        </w:rPr>
        <w:t>r</w:t>
      </w:r>
      <w:r w:rsidRPr="00B5239E">
        <w:t xml:space="preserve"> be the resulting </w:t>
      </w:r>
      <w:r>
        <w:t>Boolean</w:t>
      </w:r>
      <w:r w:rsidRPr="00B5239E">
        <w:t xml:space="preserve"> value.</w:t>
      </w:r>
    </w:p>
    <w:p w14:paraId="249F0537" w14:textId="77777777" w:rsidR="004C02EF" w:rsidRPr="00B5239E" w:rsidRDefault="004C02EF" w:rsidP="004C02EF">
      <w:pPr>
        <w:pStyle w:val="Alg4"/>
        <w:numPr>
          <w:ilvl w:val="0"/>
          <w:numId w:val="294"/>
        </w:numPr>
      </w:pPr>
      <w:r w:rsidRPr="00B5239E">
        <w:t xml:space="preserve">If </w:t>
      </w:r>
      <w:r w:rsidRPr="00E67BE8">
        <w:rPr>
          <w:i/>
        </w:rPr>
        <w:t>r</w:t>
      </w:r>
      <w:r w:rsidRPr="00B5239E">
        <w:t xml:space="preserve"> is </w:t>
      </w:r>
      <w:r w:rsidRPr="00B5239E">
        <w:rPr>
          <w:b/>
        </w:rPr>
        <w:t>false</w:t>
      </w:r>
      <w:r w:rsidRPr="00B5239E">
        <w:t xml:space="preserve">, return </w:t>
      </w:r>
      <w:r w:rsidRPr="00B5239E">
        <w:rPr>
          <w:b/>
        </w:rPr>
        <w:t>failure</w:t>
      </w:r>
      <w:r w:rsidRPr="00B5239E">
        <w:t>.</w:t>
      </w:r>
    </w:p>
    <w:p w14:paraId="0397E17B" w14:textId="77777777" w:rsidR="004C02EF" w:rsidRPr="00B5239E" w:rsidRDefault="004C02EF" w:rsidP="004C02EF">
      <w:pPr>
        <w:pStyle w:val="Alg4"/>
        <w:numPr>
          <w:ilvl w:val="0"/>
          <w:numId w:val="294"/>
        </w:numPr>
        <w:spacing w:after="220"/>
      </w:pPr>
      <w:r w:rsidRPr="00B5239E">
        <w:t xml:space="preserve">Call </w:t>
      </w:r>
      <w:r w:rsidRPr="00E67BE8">
        <w:rPr>
          <w:i/>
        </w:rPr>
        <w:t>c</w:t>
      </w:r>
      <w:r w:rsidRPr="00B5239E">
        <w:t>(</w:t>
      </w:r>
      <w:r w:rsidRPr="00E67BE8">
        <w:rPr>
          <w:i/>
        </w:rPr>
        <w:t>x</w:t>
      </w:r>
      <w:r w:rsidRPr="00B5239E">
        <w:t>) and return its result.</w:t>
      </w:r>
    </w:p>
    <w:p w14:paraId="74B1DEA2" w14:textId="77777777" w:rsidR="004C02EF" w:rsidRDefault="004C02EF" w:rsidP="004C02EF">
      <w:r>
        <w:t xml:space="preserve">The production </w:t>
      </w:r>
      <w:r w:rsidRPr="00E67BE8">
        <w:rPr>
          <w:rFonts w:ascii="Times New Roman" w:hAnsi="Times New Roman"/>
          <w:i/>
        </w:rPr>
        <w:t>Term</w:t>
      </w:r>
      <w:r>
        <w:t xml:space="preserve"> </w:t>
      </w:r>
      <w:r>
        <w:rPr>
          <w:b/>
        </w:rPr>
        <w:t xml:space="preserve">:: </w:t>
      </w:r>
      <w:r w:rsidRPr="00E67BE8">
        <w:rPr>
          <w:rFonts w:ascii="Times New Roman" w:hAnsi="Times New Roman"/>
          <w:i/>
        </w:rPr>
        <w:t>Atom</w:t>
      </w:r>
      <w:r>
        <w:t xml:space="preserve"> evaluates by evaluating </w:t>
      </w:r>
      <w:r w:rsidRPr="00E67BE8">
        <w:rPr>
          <w:rFonts w:ascii="Times New Roman" w:hAnsi="Times New Roman"/>
          <w:i/>
        </w:rPr>
        <w:t>Atom</w:t>
      </w:r>
      <w:r>
        <w:t xml:space="preserve"> to obtain a Matcher and returning that Matcher.</w:t>
      </w:r>
    </w:p>
    <w:p w14:paraId="66B6DA78" w14:textId="77777777" w:rsidR="004C02EF" w:rsidRDefault="004C02EF" w:rsidP="004C02EF">
      <w:r>
        <w:t xml:space="preserve">The production </w:t>
      </w:r>
      <w:r w:rsidRPr="00E67BE8">
        <w:rPr>
          <w:rFonts w:ascii="Times New Roman" w:hAnsi="Times New Roman"/>
          <w:i/>
        </w:rPr>
        <w:t>Term</w:t>
      </w:r>
      <w:r>
        <w:t xml:space="preserve"> </w:t>
      </w:r>
      <w:r>
        <w:rPr>
          <w:b/>
        </w:rPr>
        <w:t xml:space="preserve">:: </w:t>
      </w:r>
      <w:r w:rsidRPr="00E67BE8">
        <w:rPr>
          <w:rFonts w:ascii="Times New Roman" w:hAnsi="Times New Roman"/>
          <w:i/>
        </w:rPr>
        <w:t>Atom</w:t>
      </w:r>
      <w:r>
        <w:t xml:space="preserve"> </w:t>
      </w:r>
      <w:r w:rsidRPr="00E67BE8">
        <w:rPr>
          <w:rFonts w:ascii="Times New Roman" w:hAnsi="Times New Roman"/>
          <w:i/>
        </w:rPr>
        <w:t>Quantifier</w:t>
      </w:r>
      <w:r>
        <w:t xml:space="preserve"> evaluates as follows:</w:t>
      </w:r>
    </w:p>
    <w:p w14:paraId="0FE823E9" w14:textId="77777777" w:rsidR="004C02EF" w:rsidRPr="00B5239E" w:rsidRDefault="004C02EF" w:rsidP="004C02EF">
      <w:pPr>
        <w:pStyle w:val="Alg4"/>
        <w:numPr>
          <w:ilvl w:val="0"/>
          <w:numId w:val="295"/>
        </w:numPr>
      </w:pPr>
      <w:r w:rsidRPr="00B5239E">
        <w:t xml:space="preserve">Evaluate </w:t>
      </w:r>
      <w:r w:rsidRPr="00B5239E">
        <w:rPr>
          <w:i/>
        </w:rPr>
        <w:t>Atom</w:t>
      </w:r>
      <w:r w:rsidRPr="00B5239E">
        <w:t xml:space="preserve"> to obtain a Matcher </w:t>
      </w:r>
      <w:r w:rsidRPr="00B5239E">
        <w:rPr>
          <w:i/>
        </w:rPr>
        <w:t>m</w:t>
      </w:r>
      <w:r w:rsidRPr="00B5239E">
        <w:t>.</w:t>
      </w:r>
    </w:p>
    <w:p w14:paraId="57B64DDA" w14:textId="77777777" w:rsidR="004C02EF" w:rsidRPr="00B5239E" w:rsidRDefault="004C02EF" w:rsidP="004C02EF">
      <w:pPr>
        <w:pStyle w:val="Alg4"/>
        <w:numPr>
          <w:ilvl w:val="0"/>
          <w:numId w:val="295"/>
        </w:numPr>
      </w:pPr>
      <w:r w:rsidRPr="00B5239E">
        <w:t xml:space="preserve">Evaluate </w:t>
      </w:r>
      <w:r w:rsidRPr="00B5239E">
        <w:rPr>
          <w:i/>
        </w:rPr>
        <w:t>Quantifier</w:t>
      </w:r>
      <w:r w:rsidRPr="00B5239E">
        <w:t xml:space="preserve"> to obtain the three results: an integer </w:t>
      </w:r>
      <w:r w:rsidRPr="00B5239E">
        <w:rPr>
          <w:i/>
        </w:rPr>
        <w:t>min</w:t>
      </w:r>
      <w:r w:rsidRPr="00B5239E">
        <w:t xml:space="preserve">, an integer (or </w:t>
      </w:r>
      <w:r w:rsidRPr="00B5239E">
        <w:sym w:font="Symbol" w:char="F0A5"/>
      </w:r>
      <w:r w:rsidRPr="00B5239E">
        <w:t xml:space="preserve">) </w:t>
      </w:r>
      <w:r w:rsidRPr="00B5239E">
        <w:rPr>
          <w:i/>
        </w:rPr>
        <w:t>max</w:t>
      </w:r>
      <w:r w:rsidRPr="00B5239E">
        <w:t xml:space="preserve">, and </w:t>
      </w:r>
      <w:r>
        <w:t>Boolean</w:t>
      </w:r>
      <w:r w:rsidRPr="00B5239E">
        <w:t xml:space="preserve"> </w:t>
      </w:r>
      <w:r w:rsidRPr="00B5239E">
        <w:rPr>
          <w:i/>
        </w:rPr>
        <w:t>greedy</w:t>
      </w:r>
      <w:r w:rsidRPr="00B5239E">
        <w:t>.</w:t>
      </w:r>
    </w:p>
    <w:p w14:paraId="07D5847B" w14:textId="77777777" w:rsidR="004C02EF" w:rsidRPr="00B5239E" w:rsidRDefault="004C02EF" w:rsidP="004C02EF">
      <w:pPr>
        <w:pStyle w:val="Alg4"/>
        <w:numPr>
          <w:ilvl w:val="0"/>
          <w:numId w:val="295"/>
        </w:numPr>
      </w:pPr>
      <w:r w:rsidRPr="00B5239E">
        <w:t xml:space="preserve">If </w:t>
      </w:r>
      <w:r w:rsidRPr="00B5239E">
        <w:rPr>
          <w:i/>
        </w:rPr>
        <w:t>max</w:t>
      </w:r>
      <w:r w:rsidRPr="00B5239E">
        <w:t xml:space="preserve"> is finite and less than </w:t>
      </w:r>
      <w:r w:rsidRPr="00B5239E">
        <w:rPr>
          <w:i/>
        </w:rPr>
        <w:t>min</w:t>
      </w:r>
      <w:r w:rsidRPr="00B5239E">
        <w:t xml:space="preserve">, then throw a </w:t>
      </w:r>
      <w:r w:rsidRPr="00B5239E">
        <w:rPr>
          <w:b/>
        </w:rPr>
        <w:t>SyntaxError</w:t>
      </w:r>
      <w:r w:rsidRPr="00B5239E">
        <w:t xml:space="preserve"> exception.</w:t>
      </w:r>
    </w:p>
    <w:p w14:paraId="254825D2" w14:textId="77777777" w:rsidR="004C02EF" w:rsidRPr="00B5239E" w:rsidRDefault="004C02EF" w:rsidP="004C02EF">
      <w:pPr>
        <w:pStyle w:val="Alg4"/>
        <w:numPr>
          <w:ilvl w:val="0"/>
          <w:numId w:val="295"/>
        </w:numPr>
      </w:pPr>
      <w:r w:rsidRPr="00B5239E">
        <w:t xml:space="preserve">Let </w:t>
      </w:r>
      <w:r w:rsidRPr="00B5239E">
        <w:rPr>
          <w:i/>
        </w:rPr>
        <w:t>parenIndex</w:t>
      </w:r>
      <w:r w:rsidRPr="00B5239E">
        <w:t xml:space="preserve"> be the number of left capturing parentheses in the entire regular expression that occur to the left of this production expansion's </w:t>
      </w:r>
      <w:r w:rsidRPr="00B5239E">
        <w:rPr>
          <w:i/>
        </w:rPr>
        <w:t>Term</w:t>
      </w:r>
      <w:r w:rsidRPr="00B5239E">
        <w:t xml:space="preserve">. This is the total number of times the </w:t>
      </w:r>
      <w:r w:rsidRPr="00B5239E">
        <w:rPr>
          <w:i/>
        </w:rPr>
        <w:t>Atom</w:t>
      </w:r>
      <w:r w:rsidRPr="00B5239E">
        <w:t xml:space="preserve"> :: </w:t>
      </w:r>
      <w:r>
        <w:rPr>
          <w:rFonts w:ascii="Courier New" w:hAnsi="Courier New"/>
          <w:b/>
        </w:rPr>
        <w:t>(</w:t>
      </w:r>
      <w:r w:rsidRPr="00B5239E">
        <w:rPr>
          <w:b/>
        </w:rPr>
        <w:t xml:space="preserve"> </w:t>
      </w:r>
      <w:r w:rsidRPr="00B5239E">
        <w:rPr>
          <w:i/>
        </w:rPr>
        <w:t>Disjunction</w:t>
      </w:r>
      <w:r w:rsidRPr="00B5239E">
        <w:t xml:space="preserve"> </w:t>
      </w:r>
      <w:r>
        <w:rPr>
          <w:rFonts w:ascii="Courier New" w:hAnsi="Courier New"/>
          <w:b/>
        </w:rPr>
        <w:t>)</w:t>
      </w:r>
      <w:r w:rsidRPr="00B5239E">
        <w:t xml:space="preserve"> production is expanded prior to this production's </w:t>
      </w:r>
      <w:r w:rsidRPr="00B5239E">
        <w:rPr>
          <w:i/>
        </w:rPr>
        <w:t>Term</w:t>
      </w:r>
      <w:r w:rsidRPr="00B5239E">
        <w:t xml:space="preserve"> plus the total number of </w:t>
      </w:r>
      <w:r w:rsidRPr="00B5239E">
        <w:rPr>
          <w:i/>
        </w:rPr>
        <w:t>Atom</w:t>
      </w:r>
      <w:r w:rsidRPr="00B5239E">
        <w:t xml:space="preserve"> :: </w:t>
      </w:r>
      <w:r>
        <w:rPr>
          <w:rFonts w:ascii="Courier New" w:hAnsi="Courier New"/>
          <w:b/>
        </w:rPr>
        <w:t>(</w:t>
      </w:r>
      <w:r w:rsidRPr="00B5239E">
        <w:rPr>
          <w:b/>
        </w:rPr>
        <w:t xml:space="preserve"> </w:t>
      </w:r>
      <w:r w:rsidRPr="00B5239E">
        <w:rPr>
          <w:i/>
        </w:rPr>
        <w:t>Disjunction</w:t>
      </w:r>
      <w:r w:rsidRPr="00B5239E">
        <w:t xml:space="preserve"> </w:t>
      </w:r>
      <w:r>
        <w:rPr>
          <w:rFonts w:ascii="Courier New" w:hAnsi="Courier New"/>
          <w:b/>
        </w:rPr>
        <w:t>)</w:t>
      </w:r>
      <w:r w:rsidRPr="00B5239E">
        <w:t xml:space="preserve"> productions enclosing this </w:t>
      </w:r>
      <w:r w:rsidRPr="00B5239E">
        <w:rPr>
          <w:i/>
        </w:rPr>
        <w:t>Term</w:t>
      </w:r>
      <w:r w:rsidRPr="00B5239E">
        <w:t>.</w:t>
      </w:r>
    </w:p>
    <w:p w14:paraId="5BDFB989" w14:textId="77777777" w:rsidR="004C02EF" w:rsidRPr="00B5239E" w:rsidRDefault="004C02EF" w:rsidP="004C02EF">
      <w:pPr>
        <w:pStyle w:val="Alg4"/>
        <w:numPr>
          <w:ilvl w:val="0"/>
          <w:numId w:val="295"/>
        </w:numPr>
      </w:pPr>
      <w:r w:rsidRPr="00B5239E">
        <w:t xml:space="preserve">Let </w:t>
      </w:r>
      <w:r w:rsidRPr="00B5239E">
        <w:rPr>
          <w:i/>
        </w:rPr>
        <w:t>parenCount</w:t>
      </w:r>
      <w:r w:rsidRPr="00B5239E">
        <w:t xml:space="preserve"> be the number of left capturing parentheses in the expansion of this production's </w:t>
      </w:r>
      <w:r w:rsidRPr="00B5239E">
        <w:rPr>
          <w:i/>
        </w:rPr>
        <w:t>Atom</w:t>
      </w:r>
      <w:r w:rsidRPr="00B5239E">
        <w:t xml:space="preserve">. This is the total number of </w:t>
      </w:r>
      <w:r w:rsidRPr="00B5239E">
        <w:rPr>
          <w:i/>
        </w:rPr>
        <w:t>Atom</w:t>
      </w:r>
      <w:r w:rsidRPr="00B5239E">
        <w:t xml:space="preserve"> :: </w:t>
      </w:r>
      <w:r>
        <w:rPr>
          <w:rFonts w:ascii="Courier New" w:hAnsi="Courier New"/>
          <w:b/>
        </w:rPr>
        <w:t>(</w:t>
      </w:r>
      <w:r w:rsidRPr="00B5239E">
        <w:rPr>
          <w:b/>
        </w:rPr>
        <w:t xml:space="preserve"> </w:t>
      </w:r>
      <w:r w:rsidRPr="00B5239E">
        <w:rPr>
          <w:i/>
        </w:rPr>
        <w:t>Disjunction</w:t>
      </w:r>
      <w:r w:rsidRPr="00B5239E">
        <w:t xml:space="preserve"> </w:t>
      </w:r>
      <w:r>
        <w:rPr>
          <w:rFonts w:ascii="Courier New" w:hAnsi="Courier New"/>
          <w:b/>
        </w:rPr>
        <w:t>)</w:t>
      </w:r>
      <w:r w:rsidRPr="00B5239E">
        <w:t xml:space="preserve"> productions enclosed by this production's </w:t>
      </w:r>
      <w:r w:rsidRPr="00B5239E">
        <w:rPr>
          <w:i/>
        </w:rPr>
        <w:t>Atom</w:t>
      </w:r>
      <w:r w:rsidRPr="00B5239E">
        <w:t>.</w:t>
      </w:r>
    </w:p>
    <w:p w14:paraId="30DDAB37" w14:textId="77777777" w:rsidR="004C02EF" w:rsidRPr="00B5239E" w:rsidRDefault="004C02EF" w:rsidP="004C02EF">
      <w:pPr>
        <w:pStyle w:val="Alg4"/>
        <w:numPr>
          <w:ilvl w:val="0"/>
          <w:numId w:val="295"/>
        </w:numPr>
      </w:pPr>
      <w:r w:rsidRPr="00B5239E">
        <w:t xml:space="preserve">Return an internal Matcher closure that takes two arguments, a State </w:t>
      </w:r>
      <w:r w:rsidRPr="00B5239E">
        <w:rPr>
          <w:i/>
        </w:rPr>
        <w:t>x</w:t>
      </w:r>
      <w:r w:rsidRPr="00B5239E">
        <w:t xml:space="preserve"> and a Continuation </w:t>
      </w:r>
      <w:r w:rsidRPr="00B5239E">
        <w:rPr>
          <w:i/>
        </w:rPr>
        <w:t>c</w:t>
      </w:r>
      <w:r w:rsidRPr="00B5239E">
        <w:t>, and performs the following:</w:t>
      </w:r>
    </w:p>
    <w:p w14:paraId="42FE2CC7" w14:textId="77777777" w:rsidR="004C02EF" w:rsidRPr="00B5239E" w:rsidRDefault="004C02EF" w:rsidP="004C02EF">
      <w:pPr>
        <w:pStyle w:val="Alg40"/>
        <w:numPr>
          <w:ilvl w:val="3"/>
          <w:numId w:val="295"/>
        </w:numPr>
        <w:tabs>
          <w:tab w:val="clear" w:pos="2520"/>
        </w:tabs>
        <w:spacing w:before="60" w:after="220"/>
        <w:ind w:left="1800"/>
      </w:pPr>
      <w:r w:rsidRPr="00B5239E">
        <w:t>Call RepeatMatcher(</w:t>
      </w:r>
      <w:r w:rsidRPr="00B5239E">
        <w:rPr>
          <w:i/>
        </w:rPr>
        <w:t>m</w:t>
      </w:r>
      <w:r w:rsidRPr="00B5239E">
        <w:t xml:space="preserve">, </w:t>
      </w:r>
      <w:r w:rsidRPr="00B5239E">
        <w:rPr>
          <w:i/>
        </w:rPr>
        <w:t>min</w:t>
      </w:r>
      <w:r w:rsidRPr="00B5239E">
        <w:t xml:space="preserve">, </w:t>
      </w:r>
      <w:r w:rsidRPr="00B5239E">
        <w:rPr>
          <w:i/>
        </w:rPr>
        <w:t>max</w:t>
      </w:r>
      <w:r w:rsidRPr="00B5239E">
        <w:t xml:space="preserve">, </w:t>
      </w:r>
      <w:r w:rsidRPr="00B5239E">
        <w:rPr>
          <w:i/>
        </w:rPr>
        <w:t>greedy</w:t>
      </w:r>
      <w:r w:rsidRPr="00B5239E">
        <w:t xml:space="preserve">, </w:t>
      </w:r>
      <w:r w:rsidRPr="00B5239E">
        <w:rPr>
          <w:i/>
        </w:rPr>
        <w:t>x</w:t>
      </w:r>
      <w:r w:rsidRPr="00B5239E">
        <w:t xml:space="preserve">, </w:t>
      </w:r>
      <w:r w:rsidRPr="00B5239E">
        <w:rPr>
          <w:i/>
        </w:rPr>
        <w:t>c</w:t>
      </w:r>
      <w:r w:rsidRPr="00B5239E">
        <w:t xml:space="preserve">, </w:t>
      </w:r>
      <w:r w:rsidRPr="00B5239E">
        <w:rPr>
          <w:i/>
        </w:rPr>
        <w:t>parenIndex</w:t>
      </w:r>
      <w:r w:rsidRPr="00B5239E">
        <w:t xml:space="preserve">, </w:t>
      </w:r>
      <w:r w:rsidRPr="00B5239E">
        <w:rPr>
          <w:i/>
        </w:rPr>
        <w:t>parenCount</w:t>
      </w:r>
      <w:r w:rsidRPr="00B5239E">
        <w:t>) and return its result.</w:t>
      </w:r>
    </w:p>
    <w:p w14:paraId="2C08B94B" w14:textId="77777777" w:rsidR="004C02EF" w:rsidRDefault="004C02EF" w:rsidP="004C02EF">
      <w:r>
        <w:t xml:space="preserve">The abstract operation </w:t>
      </w:r>
      <w:r>
        <w:rPr>
          <w:i/>
        </w:rPr>
        <w:t>RepeatMatcher</w:t>
      </w:r>
      <w:r>
        <w:t xml:space="preserve"> takes eight parameters, a Matcher </w:t>
      </w:r>
      <w:r w:rsidRPr="00895113">
        <w:rPr>
          <w:rFonts w:ascii="Times New Roman" w:hAnsi="Times New Roman"/>
          <w:i/>
        </w:rPr>
        <w:t>m</w:t>
      </w:r>
      <w:r>
        <w:t xml:space="preserve">, an integer </w:t>
      </w:r>
      <w:r w:rsidRPr="00895113">
        <w:rPr>
          <w:rFonts w:ascii="Times New Roman" w:hAnsi="Times New Roman"/>
          <w:i/>
        </w:rPr>
        <w:t>min</w:t>
      </w:r>
      <w:r>
        <w:t xml:space="preserve">, an integer (or </w:t>
      </w:r>
      <w:r>
        <w:sym w:font="Symbol" w:char="F0A5"/>
      </w:r>
      <w:r>
        <w:t xml:space="preserve">) </w:t>
      </w:r>
      <w:r w:rsidRPr="00895113">
        <w:rPr>
          <w:rFonts w:ascii="Times New Roman" w:hAnsi="Times New Roman"/>
          <w:i/>
        </w:rPr>
        <w:t>max</w:t>
      </w:r>
      <w:r>
        <w:t xml:space="preserve">, a Boolean </w:t>
      </w:r>
      <w:r w:rsidRPr="00895113">
        <w:rPr>
          <w:rFonts w:ascii="Times New Roman" w:hAnsi="Times New Roman"/>
          <w:i/>
        </w:rPr>
        <w:t>greedy</w:t>
      </w:r>
      <w:r>
        <w:t xml:space="preserve">, a State </w:t>
      </w:r>
      <w:r w:rsidRPr="00895113">
        <w:rPr>
          <w:rFonts w:ascii="Times New Roman" w:hAnsi="Times New Roman"/>
          <w:i/>
        </w:rPr>
        <w:t>x</w:t>
      </w:r>
      <w:r>
        <w:t xml:space="preserve">, a Continuation </w:t>
      </w:r>
      <w:r w:rsidRPr="00895113">
        <w:rPr>
          <w:rFonts w:ascii="Times New Roman" w:hAnsi="Times New Roman"/>
          <w:i/>
        </w:rPr>
        <w:t>c</w:t>
      </w:r>
      <w:r>
        <w:t xml:space="preserve">, an integer </w:t>
      </w:r>
      <w:r w:rsidRPr="00895113">
        <w:rPr>
          <w:rFonts w:ascii="Times New Roman" w:hAnsi="Times New Roman"/>
          <w:i/>
        </w:rPr>
        <w:t>parenIndex</w:t>
      </w:r>
      <w:r>
        <w:t xml:space="preserve">, and an integer </w:t>
      </w:r>
      <w:r w:rsidRPr="00895113">
        <w:rPr>
          <w:rFonts w:ascii="Times New Roman" w:hAnsi="Times New Roman"/>
          <w:i/>
        </w:rPr>
        <w:t>parenCount</w:t>
      </w:r>
      <w:r>
        <w:t>, and performs the following:</w:t>
      </w:r>
    </w:p>
    <w:p w14:paraId="65B93468" w14:textId="77777777" w:rsidR="004C02EF" w:rsidRPr="00B5239E" w:rsidRDefault="004C02EF" w:rsidP="004C02EF">
      <w:pPr>
        <w:pStyle w:val="Alg4"/>
        <w:numPr>
          <w:ilvl w:val="0"/>
          <w:numId w:val="296"/>
        </w:numPr>
      </w:pPr>
      <w:r w:rsidRPr="00B5239E">
        <w:t xml:space="preserve">If </w:t>
      </w:r>
      <w:r w:rsidRPr="00B5239E">
        <w:rPr>
          <w:i/>
        </w:rPr>
        <w:t>max</w:t>
      </w:r>
      <w:r w:rsidRPr="00B5239E">
        <w:t xml:space="preserve"> is zero, then call </w:t>
      </w:r>
      <w:r w:rsidRPr="00B5239E">
        <w:rPr>
          <w:i/>
        </w:rPr>
        <w:t>c</w:t>
      </w:r>
      <w:r w:rsidRPr="00B5239E">
        <w:t>(</w:t>
      </w:r>
      <w:r w:rsidRPr="00B5239E">
        <w:rPr>
          <w:i/>
        </w:rPr>
        <w:t>x</w:t>
      </w:r>
      <w:r w:rsidRPr="00B5239E">
        <w:t>) and return its result.</w:t>
      </w:r>
    </w:p>
    <w:p w14:paraId="0D1C6289" w14:textId="77777777" w:rsidR="004C02EF" w:rsidRPr="00B5239E" w:rsidRDefault="004C02EF" w:rsidP="004C02EF">
      <w:pPr>
        <w:pStyle w:val="Alg4"/>
        <w:numPr>
          <w:ilvl w:val="0"/>
          <w:numId w:val="296"/>
        </w:numPr>
      </w:pPr>
      <w:r w:rsidRPr="00B5239E">
        <w:t xml:space="preserve">Create an internal Continuation closure </w:t>
      </w:r>
      <w:r w:rsidRPr="00B5239E">
        <w:rPr>
          <w:i/>
        </w:rPr>
        <w:t>d</w:t>
      </w:r>
      <w:r w:rsidRPr="00B5239E">
        <w:t xml:space="preserve"> that takes one State argument </w:t>
      </w:r>
      <w:r w:rsidRPr="00B5239E">
        <w:rPr>
          <w:i/>
        </w:rPr>
        <w:t>y</w:t>
      </w:r>
      <w:r w:rsidRPr="00B5239E">
        <w:t xml:space="preserve"> and performs the following:</w:t>
      </w:r>
    </w:p>
    <w:p w14:paraId="14FCD2B3" w14:textId="77777777" w:rsidR="004C02EF" w:rsidRPr="00B5239E" w:rsidRDefault="004C02EF" w:rsidP="004C02EF">
      <w:pPr>
        <w:pStyle w:val="Alg40"/>
        <w:numPr>
          <w:ilvl w:val="3"/>
          <w:numId w:val="296"/>
        </w:numPr>
        <w:tabs>
          <w:tab w:val="clear" w:pos="2520"/>
        </w:tabs>
        <w:spacing w:before="60"/>
        <w:ind w:left="1800"/>
      </w:pPr>
      <w:r w:rsidRPr="00B5239E">
        <w:t xml:space="preserve">If </w:t>
      </w:r>
      <w:r w:rsidRPr="00B5239E">
        <w:rPr>
          <w:i/>
        </w:rPr>
        <w:t>min</w:t>
      </w:r>
      <w:r w:rsidRPr="00B5239E">
        <w:t xml:space="preserve"> is zero and </w:t>
      </w:r>
      <w:r w:rsidRPr="00B5239E">
        <w:rPr>
          <w:i/>
        </w:rPr>
        <w:t>y</w:t>
      </w:r>
      <w:r w:rsidRPr="00B5239E">
        <w:t xml:space="preserve">'s </w:t>
      </w:r>
      <w:r w:rsidRPr="00B5239E">
        <w:rPr>
          <w:i/>
        </w:rPr>
        <w:t>endIndex</w:t>
      </w:r>
      <w:r w:rsidRPr="00B5239E">
        <w:t xml:space="preserve"> is equal to </w:t>
      </w:r>
      <w:r w:rsidRPr="00B5239E">
        <w:rPr>
          <w:i/>
        </w:rPr>
        <w:t>x</w:t>
      </w:r>
      <w:r w:rsidRPr="00B5239E">
        <w:t xml:space="preserve">'s </w:t>
      </w:r>
      <w:r w:rsidRPr="00B5239E">
        <w:rPr>
          <w:i/>
        </w:rPr>
        <w:t>endIndex</w:t>
      </w:r>
      <w:r w:rsidRPr="00B5239E">
        <w:t xml:space="preserve">, then return </w:t>
      </w:r>
      <w:r w:rsidRPr="00B5239E">
        <w:rPr>
          <w:b/>
        </w:rPr>
        <w:t>failure</w:t>
      </w:r>
      <w:r w:rsidRPr="00B5239E">
        <w:t>.</w:t>
      </w:r>
    </w:p>
    <w:p w14:paraId="422BE7F5" w14:textId="77777777" w:rsidR="004C02EF" w:rsidRPr="00B5239E" w:rsidRDefault="004C02EF" w:rsidP="004C02EF">
      <w:pPr>
        <w:pStyle w:val="Alg40"/>
        <w:numPr>
          <w:ilvl w:val="3"/>
          <w:numId w:val="296"/>
        </w:numPr>
        <w:tabs>
          <w:tab w:val="clear" w:pos="2520"/>
        </w:tabs>
        <w:ind w:left="1800"/>
      </w:pPr>
      <w:r w:rsidRPr="00B5239E">
        <w:t xml:space="preserve">If </w:t>
      </w:r>
      <w:r w:rsidRPr="00B5239E">
        <w:rPr>
          <w:i/>
        </w:rPr>
        <w:t>min</w:t>
      </w:r>
      <w:r w:rsidRPr="00B5239E">
        <w:t xml:space="preserve"> is zero then let </w:t>
      </w:r>
      <w:r w:rsidRPr="00B5239E">
        <w:rPr>
          <w:i/>
        </w:rPr>
        <w:t>min2</w:t>
      </w:r>
      <w:r w:rsidRPr="00B5239E">
        <w:t xml:space="preserve"> be zero; otherwise let </w:t>
      </w:r>
      <w:r w:rsidRPr="00B5239E">
        <w:rPr>
          <w:i/>
        </w:rPr>
        <w:t>min2</w:t>
      </w:r>
      <w:r w:rsidRPr="00B5239E">
        <w:t xml:space="preserve"> be </w:t>
      </w:r>
      <w:r w:rsidRPr="00B5239E">
        <w:rPr>
          <w:i/>
        </w:rPr>
        <w:t>min</w:t>
      </w:r>
      <w:r w:rsidRPr="00B5239E">
        <w:t>–1.</w:t>
      </w:r>
    </w:p>
    <w:p w14:paraId="296E6E0F" w14:textId="77777777" w:rsidR="004C02EF" w:rsidRPr="00B5239E" w:rsidRDefault="004C02EF" w:rsidP="004C02EF">
      <w:pPr>
        <w:pStyle w:val="Alg40"/>
        <w:numPr>
          <w:ilvl w:val="3"/>
          <w:numId w:val="296"/>
        </w:numPr>
        <w:tabs>
          <w:tab w:val="clear" w:pos="2520"/>
        </w:tabs>
        <w:ind w:left="1800"/>
      </w:pPr>
      <w:r w:rsidRPr="00B5239E">
        <w:t xml:space="preserve">If </w:t>
      </w:r>
      <w:r w:rsidRPr="00B5239E">
        <w:rPr>
          <w:i/>
        </w:rPr>
        <w:t>max</w:t>
      </w:r>
      <w:r w:rsidRPr="00B5239E">
        <w:t xml:space="preserve"> is </w:t>
      </w:r>
      <w:r w:rsidRPr="00B5239E">
        <w:sym w:font="Symbol" w:char="F0A5"/>
      </w:r>
      <w:r w:rsidRPr="00B5239E">
        <w:t xml:space="preserve">, then let </w:t>
      </w:r>
      <w:r w:rsidRPr="00B5239E">
        <w:rPr>
          <w:i/>
        </w:rPr>
        <w:t>max2</w:t>
      </w:r>
      <w:r w:rsidRPr="00B5239E">
        <w:t xml:space="preserve"> be </w:t>
      </w:r>
      <w:r w:rsidRPr="00B5239E">
        <w:sym w:font="Symbol" w:char="F0A5"/>
      </w:r>
      <w:r w:rsidRPr="00B5239E">
        <w:t xml:space="preserve">; otherwise let </w:t>
      </w:r>
      <w:r w:rsidRPr="00B5239E">
        <w:rPr>
          <w:i/>
        </w:rPr>
        <w:t>max2</w:t>
      </w:r>
      <w:r w:rsidRPr="00B5239E">
        <w:t xml:space="preserve"> be </w:t>
      </w:r>
      <w:r w:rsidRPr="00B5239E">
        <w:rPr>
          <w:i/>
        </w:rPr>
        <w:t>max</w:t>
      </w:r>
      <w:r w:rsidRPr="00B5239E">
        <w:t>–1.</w:t>
      </w:r>
    </w:p>
    <w:p w14:paraId="0C80F6F1" w14:textId="77777777" w:rsidR="004C02EF" w:rsidRPr="00B5239E" w:rsidRDefault="004C02EF" w:rsidP="004C02EF">
      <w:pPr>
        <w:pStyle w:val="Alg40"/>
        <w:numPr>
          <w:ilvl w:val="3"/>
          <w:numId w:val="296"/>
        </w:numPr>
        <w:tabs>
          <w:tab w:val="clear" w:pos="2520"/>
        </w:tabs>
        <w:spacing w:after="60"/>
        <w:ind w:left="1800"/>
      </w:pPr>
      <w:r w:rsidRPr="00B5239E">
        <w:t>Call RepeatMatcher(</w:t>
      </w:r>
      <w:r w:rsidRPr="00B5239E">
        <w:rPr>
          <w:i/>
        </w:rPr>
        <w:t>m</w:t>
      </w:r>
      <w:r w:rsidRPr="00B5239E">
        <w:t xml:space="preserve">, </w:t>
      </w:r>
      <w:r w:rsidRPr="00B5239E">
        <w:rPr>
          <w:i/>
        </w:rPr>
        <w:t>min2</w:t>
      </w:r>
      <w:r w:rsidRPr="00B5239E">
        <w:t xml:space="preserve">, </w:t>
      </w:r>
      <w:r w:rsidRPr="00B5239E">
        <w:rPr>
          <w:i/>
        </w:rPr>
        <w:t>max2</w:t>
      </w:r>
      <w:r w:rsidRPr="00B5239E">
        <w:t xml:space="preserve">, </w:t>
      </w:r>
      <w:r w:rsidRPr="00B5239E">
        <w:rPr>
          <w:i/>
        </w:rPr>
        <w:t>greedy</w:t>
      </w:r>
      <w:r w:rsidRPr="00B5239E">
        <w:t xml:space="preserve">, </w:t>
      </w:r>
      <w:r w:rsidRPr="00B5239E">
        <w:rPr>
          <w:i/>
        </w:rPr>
        <w:t>y</w:t>
      </w:r>
      <w:r w:rsidRPr="00B5239E">
        <w:t xml:space="preserve">, </w:t>
      </w:r>
      <w:r w:rsidRPr="00B5239E">
        <w:rPr>
          <w:i/>
        </w:rPr>
        <w:t>c</w:t>
      </w:r>
      <w:r w:rsidRPr="00B5239E">
        <w:t xml:space="preserve">, </w:t>
      </w:r>
      <w:r w:rsidRPr="00B5239E">
        <w:rPr>
          <w:i/>
        </w:rPr>
        <w:t>parenIndex</w:t>
      </w:r>
      <w:r w:rsidRPr="00B5239E">
        <w:t xml:space="preserve">, </w:t>
      </w:r>
      <w:r w:rsidRPr="00B5239E">
        <w:rPr>
          <w:i/>
        </w:rPr>
        <w:t>parenCount</w:t>
      </w:r>
      <w:r w:rsidRPr="00B5239E">
        <w:t>) and return its result.</w:t>
      </w:r>
    </w:p>
    <w:p w14:paraId="4A8E2596" w14:textId="77777777" w:rsidR="004C02EF" w:rsidRPr="00B5239E" w:rsidRDefault="004C02EF" w:rsidP="004C02EF">
      <w:pPr>
        <w:pStyle w:val="Alg4"/>
        <w:numPr>
          <w:ilvl w:val="0"/>
          <w:numId w:val="296"/>
        </w:numPr>
      </w:pPr>
      <w:r w:rsidRPr="00B5239E">
        <w:t xml:space="preserve">Let </w:t>
      </w:r>
      <w:r w:rsidRPr="00B5239E">
        <w:rPr>
          <w:i/>
        </w:rPr>
        <w:t>cap</w:t>
      </w:r>
      <w:r w:rsidRPr="00B5239E">
        <w:t xml:space="preserve"> be a fresh copy of </w:t>
      </w:r>
      <w:r w:rsidRPr="00B5239E">
        <w:rPr>
          <w:i/>
        </w:rPr>
        <w:t>x</w:t>
      </w:r>
      <w:r w:rsidRPr="00B5239E">
        <w:t xml:space="preserve">'s </w:t>
      </w:r>
      <w:r w:rsidRPr="00B5239E">
        <w:rPr>
          <w:i/>
        </w:rPr>
        <w:t>captures</w:t>
      </w:r>
      <w:r w:rsidRPr="00B5239E">
        <w:t xml:space="preserve"> internal array.</w:t>
      </w:r>
    </w:p>
    <w:p w14:paraId="4A44C182" w14:textId="77777777" w:rsidR="004C02EF" w:rsidRPr="00B5239E" w:rsidRDefault="004C02EF" w:rsidP="004C02EF">
      <w:pPr>
        <w:pStyle w:val="Alg4"/>
        <w:numPr>
          <w:ilvl w:val="0"/>
          <w:numId w:val="296"/>
        </w:numPr>
      </w:pPr>
      <w:r w:rsidRPr="00B5239E">
        <w:t xml:space="preserve">For every integer </w:t>
      </w:r>
      <w:r w:rsidRPr="00B5239E">
        <w:rPr>
          <w:i/>
        </w:rPr>
        <w:t>k</w:t>
      </w:r>
      <w:r w:rsidRPr="00B5239E">
        <w:t xml:space="preserve"> that satisfies </w:t>
      </w:r>
      <w:r w:rsidRPr="00B5239E">
        <w:rPr>
          <w:i/>
        </w:rPr>
        <w:t>parenIndex</w:t>
      </w:r>
      <w:r w:rsidRPr="00B5239E">
        <w:t xml:space="preserve"> &lt; </w:t>
      </w:r>
      <w:r w:rsidRPr="00B5239E">
        <w:rPr>
          <w:i/>
        </w:rPr>
        <w:t>k</w:t>
      </w:r>
      <w:r w:rsidRPr="00B5239E">
        <w:t xml:space="preserve"> and </w:t>
      </w:r>
      <w:r w:rsidRPr="00B5239E">
        <w:rPr>
          <w:i/>
        </w:rPr>
        <w:t>k</w:t>
      </w:r>
      <w:r w:rsidRPr="00B5239E">
        <w:t xml:space="preserve"> </w:t>
      </w:r>
      <w:r w:rsidRPr="00B5239E">
        <w:sym w:font="Symbol" w:char="F0A3"/>
      </w:r>
      <w:r w:rsidRPr="00B5239E">
        <w:t xml:space="preserve"> </w:t>
      </w:r>
      <w:r w:rsidRPr="00B5239E">
        <w:rPr>
          <w:i/>
        </w:rPr>
        <w:t>parenIndex</w:t>
      </w:r>
      <w:r w:rsidRPr="00B5239E">
        <w:t>+</w:t>
      </w:r>
      <w:r w:rsidRPr="00B5239E">
        <w:rPr>
          <w:i/>
        </w:rPr>
        <w:t>parenCount</w:t>
      </w:r>
      <w:r w:rsidRPr="00B5239E">
        <w:t xml:space="preserve">, set </w:t>
      </w:r>
      <w:r w:rsidRPr="00B5239E">
        <w:rPr>
          <w:i/>
        </w:rPr>
        <w:t>cap</w:t>
      </w:r>
      <w:r w:rsidRPr="00B5239E">
        <w:t>[</w:t>
      </w:r>
      <w:r w:rsidRPr="00B5239E">
        <w:rPr>
          <w:i/>
        </w:rPr>
        <w:t>k</w:t>
      </w:r>
      <w:r w:rsidRPr="00B5239E">
        <w:t xml:space="preserve">] to </w:t>
      </w:r>
      <w:r w:rsidRPr="00B5239E">
        <w:rPr>
          <w:b/>
        </w:rPr>
        <w:t>undefined</w:t>
      </w:r>
      <w:r w:rsidRPr="00B5239E">
        <w:t>.</w:t>
      </w:r>
    </w:p>
    <w:p w14:paraId="4AC08625" w14:textId="77777777" w:rsidR="004C02EF" w:rsidRPr="00B5239E" w:rsidRDefault="004C02EF" w:rsidP="004C02EF">
      <w:pPr>
        <w:pStyle w:val="Alg4"/>
        <w:numPr>
          <w:ilvl w:val="0"/>
          <w:numId w:val="296"/>
        </w:numPr>
      </w:pPr>
      <w:r w:rsidRPr="00B5239E">
        <w:t xml:space="preserve">Let </w:t>
      </w:r>
      <w:r w:rsidRPr="00B5239E">
        <w:rPr>
          <w:i/>
        </w:rPr>
        <w:t>e</w:t>
      </w:r>
      <w:r w:rsidRPr="00B5239E">
        <w:t xml:space="preserve"> be </w:t>
      </w:r>
      <w:r w:rsidRPr="00B5239E">
        <w:rPr>
          <w:i/>
        </w:rPr>
        <w:t>x</w:t>
      </w:r>
      <w:r w:rsidRPr="00B5239E">
        <w:t xml:space="preserve">'s </w:t>
      </w:r>
      <w:r w:rsidRPr="00B5239E">
        <w:rPr>
          <w:i/>
        </w:rPr>
        <w:t>endIndex</w:t>
      </w:r>
      <w:r w:rsidRPr="00B5239E">
        <w:t>.</w:t>
      </w:r>
    </w:p>
    <w:p w14:paraId="56E72530" w14:textId="77777777" w:rsidR="004C02EF" w:rsidRPr="00B5239E" w:rsidRDefault="004C02EF" w:rsidP="004C02EF">
      <w:pPr>
        <w:pStyle w:val="Alg4"/>
        <w:numPr>
          <w:ilvl w:val="0"/>
          <w:numId w:val="296"/>
        </w:numPr>
      </w:pPr>
      <w:r w:rsidRPr="00B5239E">
        <w:t xml:space="preserve">Let </w:t>
      </w:r>
      <w:r w:rsidRPr="00B5239E">
        <w:rPr>
          <w:i/>
        </w:rPr>
        <w:t>xr</w:t>
      </w:r>
      <w:r w:rsidRPr="00B5239E">
        <w:t xml:space="preserve"> be the State (</w:t>
      </w:r>
      <w:r w:rsidRPr="00B5239E">
        <w:rPr>
          <w:i/>
        </w:rPr>
        <w:t>e</w:t>
      </w:r>
      <w:r w:rsidRPr="00B5239E">
        <w:t xml:space="preserve">, </w:t>
      </w:r>
      <w:r w:rsidRPr="00B5239E">
        <w:rPr>
          <w:i/>
        </w:rPr>
        <w:t>cap</w:t>
      </w:r>
      <w:r w:rsidRPr="00B5239E">
        <w:t>).</w:t>
      </w:r>
    </w:p>
    <w:p w14:paraId="7C8A83EA" w14:textId="77777777" w:rsidR="004C02EF" w:rsidRPr="00B5239E" w:rsidRDefault="004C02EF" w:rsidP="004C02EF">
      <w:pPr>
        <w:pStyle w:val="Alg4"/>
        <w:numPr>
          <w:ilvl w:val="0"/>
          <w:numId w:val="296"/>
        </w:numPr>
      </w:pPr>
      <w:r w:rsidRPr="00B5239E">
        <w:t xml:space="preserve">If </w:t>
      </w:r>
      <w:r w:rsidRPr="00B5239E">
        <w:rPr>
          <w:i/>
        </w:rPr>
        <w:t>min</w:t>
      </w:r>
      <w:r w:rsidRPr="00B5239E">
        <w:t xml:space="preserve"> is not zero, then call </w:t>
      </w:r>
      <w:r w:rsidRPr="00B5239E">
        <w:rPr>
          <w:i/>
        </w:rPr>
        <w:t>m</w:t>
      </w:r>
      <w:r w:rsidRPr="00B5239E">
        <w:t>(</w:t>
      </w:r>
      <w:r w:rsidRPr="00B5239E">
        <w:rPr>
          <w:i/>
        </w:rPr>
        <w:t>xr</w:t>
      </w:r>
      <w:r w:rsidRPr="00B5239E">
        <w:t xml:space="preserve">, </w:t>
      </w:r>
      <w:r w:rsidRPr="00B5239E">
        <w:rPr>
          <w:i/>
        </w:rPr>
        <w:t>d</w:t>
      </w:r>
      <w:r w:rsidRPr="00B5239E">
        <w:t>) and return its result.</w:t>
      </w:r>
    </w:p>
    <w:p w14:paraId="68F3B445" w14:textId="77777777" w:rsidR="004C02EF" w:rsidRPr="00B5239E" w:rsidRDefault="004C02EF" w:rsidP="004C02EF">
      <w:pPr>
        <w:pStyle w:val="Alg4"/>
        <w:numPr>
          <w:ilvl w:val="0"/>
          <w:numId w:val="296"/>
        </w:numPr>
      </w:pPr>
      <w:r w:rsidRPr="00B5239E">
        <w:t xml:space="preserve">If </w:t>
      </w:r>
      <w:r w:rsidRPr="00B5239E">
        <w:rPr>
          <w:i/>
        </w:rPr>
        <w:t>greedy</w:t>
      </w:r>
      <w:r w:rsidRPr="00B5239E">
        <w:t xml:space="preserve"> is </w:t>
      </w:r>
      <w:r w:rsidRPr="00B5239E">
        <w:rPr>
          <w:b/>
        </w:rPr>
        <w:t>false</w:t>
      </w:r>
      <w:r w:rsidRPr="00B5239E">
        <w:t>, then</w:t>
      </w:r>
    </w:p>
    <w:p w14:paraId="6857BC77" w14:textId="77777777" w:rsidR="004C02EF" w:rsidRPr="00B5239E" w:rsidRDefault="004C02EF" w:rsidP="004C02EF">
      <w:pPr>
        <w:pStyle w:val="Alg4"/>
        <w:numPr>
          <w:ilvl w:val="1"/>
          <w:numId w:val="296"/>
        </w:numPr>
      </w:pPr>
      <w:r w:rsidRPr="00B5239E">
        <w:t xml:space="preserve">Call </w:t>
      </w:r>
      <w:r w:rsidRPr="00B5239E">
        <w:rPr>
          <w:i/>
        </w:rPr>
        <w:t>c</w:t>
      </w:r>
      <w:r w:rsidRPr="00B5239E">
        <w:t>(</w:t>
      </w:r>
      <w:r w:rsidRPr="00B5239E">
        <w:rPr>
          <w:i/>
        </w:rPr>
        <w:t>x</w:t>
      </w:r>
      <w:r w:rsidRPr="00B5239E">
        <w:t xml:space="preserve">) and let </w:t>
      </w:r>
      <w:r w:rsidRPr="00B5239E">
        <w:rPr>
          <w:i/>
        </w:rPr>
        <w:t>z</w:t>
      </w:r>
      <w:r w:rsidRPr="00B5239E">
        <w:t xml:space="preserve"> be its result.</w:t>
      </w:r>
    </w:p>
    <w:p w14:paraId="08E615AC" w14:textId="77777777" w:rsidR="004C02EF" w:rsidRPr="00B5239E" w:rsidRDefault="004C02EF" w:rsidP="004C02EF">
      <w:pPr>
        <w:pStyle w:val="Alg4"/>
        <w:numPr>
          <w:ilvl w:val="1"/>
          <w:numId w:val="296"/>
        </w:numPr>
      </w:pPr>
      <w:r w:rsidRPr="00B5239E">
        <w:t xml:space="preserve">If </w:t>
      </w:r>
      <w:r w:rsidRPr="00B5239E">
        <w:rPr>
          <w:i/>
        </w:rPr>
        <w:t>z</w:t>
      </w:r>
      <w:r w:rsidRPr="00B5239E">
        <w:t xml:space="preserve"> is not </w:t>
      </w:r>
      <w:r w:rsidRPr="00B5239E">
        <w:rPr>
          <w:b/>
        </w:rPr>
        <w:t>failure</w:t>
      </w:r>
      <w:r w:rsidRPr="00B5239E">
        <w:t xml:space="preserve">, return </w:t>
      </w:r>
      <w:r w:rsidRPr="00B5239E">
        <w:rPr>
          <w:i/>
        </w:rPr>
        <w:t>z</w:t>
      </w:r>
      <w:r w:rsidRPr="00B5239E">
        <w:t>.</w:t>
      </w:r>
    </w:p>
    <w:p w14:paraId="7DDA254C" w14:textId="77777777" w:rsidR="004C02EF" w:rsidRPr="00B5239E" w:rsidRDefault="004C02EF" w:rsidP="004C02EF">
      <w:pPr>
        <w:pStyle w:val="Alg4"/>
        <w:numPr>
          <w:ilvl w:val="1"/>
          <w:numId w:val="296"/>
        </w:numPr>
      </w:pPr>
      <w:r w:rsidRPr="00B5239E">
        <w:t xml:space="preserve">Call </w:t>
      </w:r>
      <w:r w:rsidRPr="00B5239E">
        <w:rPr>
          <w:i/>
        </w:rPr>
        <w:t>m</w:t>
      </w:r>
      <w:r w:rsidRPr="00B5239E">
        <w:t>(</w:t>
      </w:r>
      <w:r w:rsidRPr="00B5239E">
        <w:rPr>
          <w:i/>
        </w:rPr>
        <w:t>xr</w:t>
      </w:r>
      <w:r w:rsidRPr="00B5239E">
        <w:t xml:space="preserve">, </w:t>
      </w:r>
      <w:r w:rsidRPr="00B5239E">
        <w:rPr>
          <w:i/>
        </w:rPr>
        <w:t>d</w:t>
      </w:r>
      <w:r w:rsidRPr="00B5239E">
        <w:t>) and return its result.</w:t>
      </w:r>
    </w:p>
    <w:p w14:paraId="34D5CF31" w14:textId="77777777" w:rsidR="004C02EF" w:rsidRPr="00B5239E" w:rsidRDefault="004C02EF" w:rsidP="004C02EF">
      <w:pPr>
        <w:pStyle w:val="Alg4"/>
        <w:numPr>
          <w:ilvl w:val="0"/>
          <w:numId w:val="296"/>
        </w:numPr>
      </w:pPr>
      <w:r w:rsidRPr="00B5239E">
        <w:t xml:space="preserve">Call </w:t>
      </w:r>
      <w:r w:rsidRPr="00B5239E">
        <w:rPr>
          <w:i/>
        </w:rPr>
        <w:t>m</w:t>
      </w:r>
      <w:r w:rsidRPr="00B5239E">
        <w:t>(</w:t>
      </w:r>
      <w:r w:rsidRPr="00B5239E">
        <w:rPr>
          <w:i/>
        </w:rPr>
        <w:t>xr</w:t>
      </w:r>
      <w:r w:rsidRPr="00B5239E">
        <w:t xml:space="preserve">, </w:t>
      </w:r>
      <w:r w:rsidRPr="00B5239E">
        <w:rPr>
          <w:i/>
        </w:rPr>
        <w:t>d</w:t>
      </w:r>
      <w:r w:rsidRPr="00B5239E">
        <w:t xml:space="preserve">) and let </w:t>
      </w:r>
      <w:r w:rsidRPr="00B5239E">
        <w:rPr>
          <w:i/>
        </w:rPr>
        <w:t>z</w:t>
      </w:r>
      <w:r w:rsidRPr="00B5239E">
        <w:t xml:space="preserve"> be its result.</w:t>
      </w:r>
    </w:p>
    <w:p w14:paraId="097A6AF0" w14:textId="77777777" w:rsidR="004C02EF" w:rsidRPr="00B5239E" w:rsidRDefault="004C02EF" w:rsidP="004C02EF">
      <w:pPr>
        <w:pStyle w:val="Alg4"/>
        <w:numPr>
          <w:ilvl w:val="0"/>
          <w:numId w:val="296"/>
        </w:numPr>
      </w:pPr>
      <w:r w:rsidRPr="00B5239E">
        <w:t xml:space="preserve">If </w:t>
      </w:r>
      <w:r w:rsidRPr="00B5239E">
        <w:rPr>
          <w:i/>
        </w:rPr>
        <w:t>z</w:t>
      </w:r>
      <w:r w:rsidRPr="00B5239E">
        <w:t xml:space="preserve"> is not </w:t>
      </w:r>
      <w:r w:rsidRPr="00B5239E">
        <w:rPr>
          <w:b/>
        </w:rPr>
        <w:t>failure</w:t>
      </w:r>
      <w:r w:rsidRPr="00B5239E">
        <w:t xml:space="preserve">, return </w:t>
      </w:r>
      <w:r w:rsidRPr="00B5239E">
        <w:rPr>
          <w:i/>
        </w:rPr>
        <w:t>z</w:t>
      </w:r>
      <w:r w:rsidRPr="00B5239E">
        <w:t>.</w:t>
      </w:r>
    </w:p>
    <w:p w14:paraId="38652E63" w14:textId="77777777" w:rsidR="004C02EF" w:rsidRPr="00B5239E" w:rsidRDefault="004C02EF" w:rsidP="004C02EF">
      <w:pPr>
        <w:pStyle w:val="Alg4"/>
        <w:numPr>
          <w:ilvl w:val="0"/>
          <w:numId w:val="296"/>
        </w:numPr>
        <w:spacing w:after="120"/>
      </w:pPr>
      <w:r w:rsidRPr="00B5239E">
        <w:t xml:space="preserve">Call </w:t>
      </w:r>
      <w:r w:rsidRPr="00B5239E">
        <w:rPr>
          <w:i/>
        </w:rPr>
        <w:t>c</w:t>
      </w:r>
      <w:r w:rsidRPr="00B5239E">
        <w:t>(</w:t>
      </w:r>
      <w:r w:rsidRPr="00B5239E">
        <w:rPr>
          <w:i/>
        </w:rPr>
        <w:t>x</w:t>
      </w:r>
      <w:r w:rsidRPr="00B5239E">
        <w:t>) and return its result.</w:t>
      </w:r>
    </w:p>
    <w:p w14:paraId="1CB16475" w14:textId="77777777" w:rsidR="004C02EF" w:rsidRPr="007C0F23" w:rsidRDefault="004C02EF" w:rsidP="004C02EF">
      <w:pPr>
        <w:pStyle w:val="Note"/>
      </w:pPr>
      <w:r w:rsidRPr="00B5239E">
        <w:t>NOTE</w:t>
      </w:r>
      <w:r>
        <w:t xml:space="preserve"> 1</w:t>
      </w:r>
      <w:r w:rsidRPr="00B5239E">
        <w:tab/>
        <w:t xml:space="preserve">An </w:t>
      </w:r>
      <w:r w:rsidRPr="00B5239E">
        <w:rPr>
          <w:rStyle w:val="bnf"/>
        </w:rPr>
        <w:t>Atom</w:t>
      </w:r>
      <w:r w:rsidRPr="00B5239E">
        <w:t xml:space="preserve"> followed by a </w:t>
      </w:r>
      <w:r w:rsidRPr="00B5239E">
        <w:rPr>
          <w:rStyle w:val="bnf"/>
        </w:rPr>
        <w:t>Quantifier</w:t>
      </w:r>
      <w:r w:rsidRPr="00B5239E">
        <w:t xml:space="preserve"> is repeated the number of times specified by the </w:t>
      </w:r>
      <w:r w:rsidRPr="00B5239E">
        <w:rPr>
          <w:rStyle w:val="bnf"/>
        </w:rPr>
        <w:t>Quantifier</w:t>
      </w:r>
      <w:r w:rsidRPr="00B5239E">
        <w:t xml:space="preserve">. A </w:t>
      </w:r>
      <w:r w:rsidRPr="00B5239E">
        <w:rPr>
          <w:rStyle w:val="bnf"/>
        </w:rPr>
        <w:t>Quantifier</w:t>
      </w:r>
      <w:r w:rsidRPr="00B5239E">
        <w:t xml:space="preserve"> can be non-greedy, in which case the </w:t>
      </w:r>
      <w:r w:rsidRPr="00B5239E">
        <w:rPr>
          <w:rStyle w:val="bnf"/>
        </w:rPr>
        <w:t>Atom</w:t>
      </w:r>
      <w:r w:rsidRPr="00B5239E">
        <w:t xml:space="preserve"> pattern is repeated as few times as possible while still matching the sequel, or it can be greedy, in which case the </w:t>
      </w:r>
      <w:r w:rsidRPr="00B5239E">
        <w:rPr>
          <w:rStyle w:val="bnf"/>
        </w:rPr>
        <w:t>Atom</w:t>
      </w:r>
      <w:r w:rsidRPr="00B5239E">
        <w:t xml:space="preserve"> pattern is repeated as many times as possible while still matching the sequel. The </w:t>
      </w:r>
      <w:r w:rsidRPr="00B5239E">
        <w:rPr>
          <w:rStyle w:val="bnf"/>
        </w:rPr>
        <w:t>Atom</w:t>
      </w:r>
      <w:r w:rsidRPr="00B5239E">
        <w:t xml:space="preserve"> pattern is repeated rather than the input </w:t>
      </w:r>
      <w:r>
        <w:t>String</w:t>
      </w:r>
      <w:r w:rsidRPr="00B5239E">
        <w:t xml:space="preserve"> that it matches, so different repetitions of the </w:t>
      </w:r>
      <w:r w:rsidRPr="00B5239E">
        <w:rPr>
          <w:rStyle w:val="bnf"/>
        </w:rPr>
        <w:t>Atom</w:t>
      </w:r>
      <w:r w:rsidRPr="00B5239E">
        <w:t xml:space="preserve"> can match different input substrings.</w:t>
      </w:r>
    </w:p>
    <w:p w14:paraId="5C67A3D6" w14:textId="77777777" w:rsidR="004C02EF" w:rsidRPr="00E67BE8" w:rsidRDefault="004C02EF" w:rsidP="004C02EF">
      <w:pPr>
        <w:pStyle w:val="Note"/>
      </w:pPr>
      <w:r>
        <w:t>NOTE 2</w:t>
      </w:r>
      <w:r>
        <w:tab/>
      </w:r>
      <w:r w:rsidRPr="00E67BE8">
        <w:t xml:space="preserve">If the </w:t>
      </w:r>
      <w:r w:rsidRPr="00E67BE8">
        <w:rPr>
          <w:rStyle w:val="bnf"/>
        </w:rPr>
        <w:t>Atom</w:t>
      </w:r>
      <w:r w:rsidRPr="00E67BE8">
        <w:t xml:space="preserve"> and the sequel of the regular expression all have choice points, the </w:t>
      </w:r>
      <w:r w:rsidRPr="00E67BE8">
        <w:rPr>
          <w:rStyle w:val="bnf"/>
        </w:rPr>
        <w:t>Atom</w:t>
      </w:r>
      <w:r w:rsidRPr="00E67BE8">
        <w:t xml:space="preserve"> is first matched as many (or as few, if non-greedy) times as possible. All choices in the sequel are tried before moving on to the next choice in the last repetition of </w:t>
      </w:r>
      <w:r w:rsidRPr="00E67BE8">
        <w:rPr>
          <w:rStyle w:val="bnf"/>
        </w:rPr>
        <w:t>Atom</w:t>
      </w:r>
      <w:r w:rsidRPr="00E67BE8">
        <w:t>. All choices in the last (n</w:t>
      </w:r>
      <w:r w:rsidRPr="00E67BE8">
        <w:rPr>
          <w:vertAlign w:val="superscript"/>
        </w:rPr>
        <w:t>th</w:t>
      </w:r>
      <w:r w:rsidRPr="00E67BE8">
        <w:t xml:space="preserve">) repetition of </w:t>
      </w:r>
      <w:r w:rsidRPr="00E67BE8">
        <w:rPr>
          <w:rStyle w:val="bnf"/>
        </w:rPr>
        <w:t>Atom</w:t>
      </w:r>
      <w:r w:rsidRPr="00E67BE8">
        <w:t xml:space="preserve"> are tried before moving on to the next choice in the next-to-last (n–1)</w:t>
      </w:r>
      <w:r w:rsidRPr="00E67BE8">
        <w:rPr>
          <w:vertAlign w:val="superscript"/>
        </w:rPr>
        <w:t>st</w:t>
      </w:r>
      <w:r w:rsidRPr="00E67BE8">
        <w:t xml:space="preserve"> repetition of </w:t>
      </w:r>
      <w:r w:rsidRPr="00E67BE8">
        <w:rPr>
          <w:rStyle w:val="bnf"/>
        </w:rPr>
        <w:t>Atom</w:t>
      </w:r>
      <w:r w:rsidRPr="00E67BE8">
        <w:t xml:space="preserve">; at which point it may turn out that more or fewer repetitions of </w:t>
      </w:r>
      <w:r w:rsidRPr="00E67BE8">
        <w:rPr>
          <w:rStyle w:val="bnf"/>
        </w:rPr>
        <w:t>Atom</w:t>
      </w:r>
      <w:r w:rsidRPr="00E67BE8">
        <w:t xml:space="preserve"> are now possible; these are exhausted (again, starting with either as few or as many as possible) before moving on to the next choice in the (n-1)</w:t>
      </w:r>
      <w:r w:rsidRPr="00E67BE8">
        <w:rPr>
          <w:vertAlign w:val="superscript"/>
        </w:rPr>
        <w:t>st</w:t>
      </w:r>
      <w:r w:rsidRPr="00E67BE8">
        <w:t xml:space="preserve"> repetition of </w:t>
      </w:r>
      <w:r w:rsidRPr="00E67BE8">
        <w:rPr>
          <w:rStyle w:val="bnf"/>
        </w:rPr>
        <w:t>Atom</w:t>
      </w:r>
      <w:r w:rsidRPr="00E67BE8">
        <w:t xml:space="preserve"> and so on.</w:t>
      </w:r>
    </w:p>
    <w:p w14:paraId="0F051F96" w14:textId="77777777" w:rsidR="004C02EF" w:rsidRPr="00E67BE8" w:rsidRDefault="004C02EF" w:rsidP="004C02EF">
      <w:pPr>
        <w:pStyle w:val="Note"/>
        <w:spacing w:after="60"/>
      </w:pPr>
      <w:r w:rsidRPr="00E67BE8">
        <w:t>Compare</w:t>
      </w:r>
    </w:p>
    <w:p w14:paraId="529984F9" w14:textId="77777777" w:rsidR="004C02EF" w:rsidRPr="00E67BE8" w:rsidRDefault="004C02EF" w:rsidP="004C02EF">
      <w:pPr>
        <w:pStyle w:val="CodeSample4"/>
        <w:spacing w:after="60"/>
        <w:ind w:left="2059"/>
        <w:rPr>
          <w:sz w:val="18"/>
        </w:rPr>
      </w:pPr>
      <w:r w:rsidRPr="00E67BE8">
        <w:rPr>
          <w:sz w:val="18"/>
        </w:rPr>
        <w:t>/a[a-z]{2,4}/.exec("abcdefghi")</w:t>
      </w:r>
    </w:p>
    <w:p w14:paraId="668F293C" w14:textId="77777777" w:rsidR="004C02EF" w:rsidRPr="00E67BE8" w:rsidRDefault="004C02EF" w:rsidP="004C02EF">
      <w:pPr>
        <w:pStyle w:val="Note"/>
        <w:spacing w:after="60"/>
      </w:pPr>
      <w:r w:rsidRPr="00E67BE8">
        <w:t xml:space="preserve">which returns </w:t>
      </w:r>
      <w:r w:rsidRPr="00E67BE8">
        <w:rPr>
          <w:rFonts w:ascii="Courier New" w:hAnsi="Courier New"/>
          <w:b/>
        </w:rPr>
        <w:t>"abcde"</w:t>
      </w:r>
      <w:r w:rsidRPr="00E67BE8">
        <w:t xml:space="preserve"> with</w:t>
      </w:r>
    </w:p>
    <w:p w14:paraId="1D2DC867" w14:textId="77777777" w:rsidR="004C02EF" w:rsidRPr="00E67BE8" w:rsidRDefault="004C02EF" w:rsidP="004C02EF">
      <w:pPr>
        <w:pStyle w:val="CodeSample4"/>
        <w:spacing w:after="60"/>
        <w:ind w:left="2059"/>
        <w:rPr>
          <w:sz w:val="18"/>
        </w:rPr>
      </w:pPr>
      <w:r w:rsidRPr="00E67BE8">
        <w:rPr>
          <w:sz w:val="18"/>
        </w:rPr>
        <w:t>/a[a-z]{2,4}?/.exec("abcdefghi")</w:t>
      </w:r>
    </w:p>
    <w:p w14:paraId="006DD696" w14:textId="77777777" w:rsidR="004C02EF" w:rsidRPr="00E67BE8" w:rsidRDefault="004C02EF" w:rsidP="004C02EF">
      <w:pPr>
        <w:pStyle w:val="Note"/>
      </w:pPr>
      <w:r w:rsidRPr="00E67BE8">
        <w:t xml:space="preserve">which returns </w:t>
      </w:r>
      <w:r w:rsidRPr="00E67BE8">
        <w:rPr>
          <w:rFonts w:ascii="Courier New" w:hAnsi="Courier New"/>
          <w:b/>
        </w:rPr>
        <w:t>"abc"</w:t>
      </w:r>
      <w:r w:rsidRPr="00E67BE8">
        <w:t>.</w:t>
      </w:r>
    </w:p>
    <w:p w14:paraId="10CDF0B1" w14:textId="77777777" w:rsidR="004C02EF" w:rsidRPr="00E67BE8" w:rsidRDefault="004C02EF" w:rsidP="004C02EF">
      <w:pPr>
        <w:pStyle w:val="Note"/>
        <w:spacing w:after="60"/>
      </w:pPr>
      <w:r w:rsidRPr="00E67BE8">
        <w:t>Consider also</w:t>
      </w:r>
    </w:p>
    <w:p w14:paraId="4797729E" w14:textId="77777777" w:rsidR="004C02EF" w:rsidRPr="00E67BE8" w:rsidRDefault="004C02EF" w:rsidP="004C02EF">
      <w:pPr>
        <w:pStyle w:val="CodeSample4"/>
        <w:spacing w:after="60"/>
        <w:ind w:left="2059"/>
        <w:rPr>
          <w:sz w:val="18"/>
        </w:rPr>
      </w:pPr>
      <w:r w:rsidRPr="00E67BE8">
        <w:rPr>
          <w:sz w:val="18"/>
        </w:rPr>
        <w:t>/(aa|aabaac|ba|b|c)*/.exec("aabaac")</w:t>
      </w:r>
    </w:p>
    <w:p w14:paraId="18150535" w14:textId="77777777" w:rsidR="004C02EF" w:rsidRPr="00E67BE8" w:rsidRDefault="004C02EF" w:rsidP="004C02EF">
      <w:pPr>
        <w:pStyle w:val="Note"/>
        <w:spacing w:after="60"/>
      </w:pPr>
      <w:r w:rsidRPr="00E67BE8">
        <w:t>which, by the choice point ordering above, returns the array</w:t>
      </w:r>
    </w:p>
    <w:p w14:paraId="79759053" w14:textId="77777777" w:rsidR="004C02EF" w:rsidRPr="00E67BE8" w:rsidRDefault="004C02EF" w:rsidP="004C02EF">
      <w:pPr>
        <w:pStyle w:val="CodeSample4"/>
        <w:spacing w:after="60"/>
        <w:ind w:left="2059"/>
        <w:rPr>
          <w:sz w:val="18"/>
        </w:rPr>
      </w:pPr>
      <w:r w:rsidRPr="00E67BE8">
        <w:rPr>
          <w:sz w:val="18"/>
        </w:rPr>
        <w:t>["aaba", "ba"]</w:t>
      </w:r>
    </w:p>
    <w:p w14:paraId="2E2ECAB2" w14:textId="77777777" w:rsidR="004C02EF" w:rsidRPr="00E67BE8" w:rsidRDefault="004C02EF" w:rsidP="004C02EF">
      <w:pPr>
        <w:pStyle w:val="Note"/>
        <w:spacing w:after="60"/>
      </w:pPr>
      <w:r w:rsidRPr="00E67BE8">
        <w:t>and not any of:</w:t>
      </w:r>
    </w:p>
    <w:p w14:paraId="5422E2F5" w14:textId="77777777" w:rsidR="004C02EF" w:rsidRPr="00E67BE8" w:rsidRDefault="004C02EF" w:rsidP="004C02EF">
      <w:pPr>
        <w:pStyle w:val="CodeSample4"/>
        <w:spacing w:after="60"/>
        <w:ind w:left="2059"/>
        <w:contextualSpacing/>
        <w:rPr>
          <w:sz w:val="18"/>
        </w:rPr>
      </w:pPr>
      <w:r w:rsidRPr="00E67BE8">
        <w:rPr>
          <w:sz w:val="18"/>
        </w:rPr>
        <w:t>["aabaac", "aabaac"]</w:t>
      </w:r>
    </w:p>
    <w:p w14:paraId="5969B81B" w14:textId="77777777" w:rsidR="004C02EF" w:rsidRPr="00E67BE8" w:rsidRDefault="004C02EF" w:rsidP="004C02EF">
      <w:pPr>
        <w:pStyle w:val="CodeSample4"/>
        <w:spacing w:after="60"/>
        <w:ind w:left="2059"/>
        <w:rPr>
          <w:sz w:val="18"/>
        </w:rPr>
      </w:pPr>
      <w:r w:rsidRPr="00E67BE8">
        <w:rPr>
          <w:sz w:val="18"/>
        </w:rPr>
        <w:t>["aabaac", "c"]</w:t>
      </w:r>
    </w:p>
    <w:p w14:paraId="47C8BB40" w14:textId="77777777" w:rsidR="004C02EF" w:rsidRPr="00E67BE8" w:rsidRDefault="004C02EF" w:rsidP="004C02EF">
      <w:pPr>
        <w:pStyle w:val="Note"/>
        <w:spacing w:after="60"/>
      </w:pPr>
      <w:r w:rsidRPr="00E67BE8">
        <w:t>The above ordering of choice points can be used to write a regular expression that calculates the greatest common divisor of two numbers (represented in unary notation). The following example calculates the gcd of 10 and 15:</w:t>
      </w:r>
    </w:p>
    <w:p w14:paraId="7AC45F1D" w14:textId="77777777" w:rsidR="004C02EF" w:rsidRPr="00E67BE8" w:rsidRDefault="004C02EF" w:rsidP="004C02EF">
      <w:pPr>
        <w:pStyle w:val="CodeSample4"/>
        <w:spacing w:after="60"/>
        <w:ind w:left="2059"/>
        <w:rPr>
          <w:sz w:val="18"/>
        </w:rPr>
      </w:pPr>
      <w:r w:rsidRPr="00E67BE8">
        <w:rPr>
          <w:sz w:val="18"/>
        </w:rPr>
        <w:t>"aaaaaaaaaa,aaaaaaaaaaaaaaa".replace(/^(a+)\1*,\1+$/,"$1")</w:t>
      </w:r>
    </w:p>
    <w:p w14:paraId="5A81C5B5" w14:textId="77777777" w:rsidR="004C02EF" w:rsidRPr="00E67BE8" w:rsidRDefault="004C02EF" w:rsidP="004C02EF">
      <w:pPr>
        <w:rPr>
          <w:sz w:val="18"/>
        </w:rPr>
      </w:pPr>
      <w:r w:rsidRPr="00E67BE8">
        <w:rPr>
          <w:sz w:val="18"/>
        </w:rPr>
        <w:t xml:space="preserve">which returns the gcd in unary notation </w:t>
      </w:r>
      <w:r w:rsidRPr="00E67BE8">
        <w:rPr>
          <w:rFonts w:ascii="Courier New" w:hAnsi="Courier New"/>
          <w:b/>
          <w:sz w:val="18"/>
        </w:rPr>
        <w:t>"aaaaa"</w:t>
      </w:r>
      <w:r w:rsidRPr="00E67BE8">
        <w:rPr>
          <w:sz w:val="18"/>
        </w:rPr>
        <w:t>.</w:t>
      </w:r>
    </w:p>
    <w:p w14:paraId="3F8A996E" w14:textId="77777777" w:rsidR="004C02EF" w:rsidRPr="00E67BE8" w:rsidRDefault="004C02EF" w:rsidP="004C02EF">
      <w:pPr>
        <w:pStyle w:val="Note"/>
        <w:spacing w:after="60"/>
      </w:pPr>
      <w:r>
        <w:t>NOTE 3</w:t>
      </w:r>
      <w:r>
        <w:tab/>
      </w:r>
      <w:r w:rsidRPr="00E67BE8">
        <w:t xml:space="preserve">Step 4 of the RepeatMatcher clears </w:t>
      </w:r>
      <w:r w:rsidRPr="00E67BE8">
        <w:rPr>
          <w:rStyle w:val="bnf"/>
        </w:rPr>
        <w:t>Atom's</w:t>
      </w:r>
      <w:r w:rsidRPr="00E67BE8">
        <w:t xml:space="preserve"> captures each time </w:t>
      </w:r>
      <w:r w:rsidRPr="00E67BE8">
        <w:rPr>
          <w:rStyle w:val="bnf"/>
        </w:rPr>
        <w:t>Atom</w:t>
      </w:r>
      <w:r w:rsidRPr="00E67BE8">
        <w:t xml:space="preserve"> is repeated. We can see its behaviour in the regular expression</w:t>
      </w:r>
    </w:p>
    <w:p w14:paraId="432CE149" w14:textId="77777777" w:rsidR="004C02EF" w:rsidRPr="00E67BE8" w:rsidRDefault="004C02EF" w:rsidP="004C02EF">
      <w:pPr>
        <w:pStyle w:val="CodeSample4"/>
        <w:spacing w:after="60"/>
        <w:ind w:left="2059"/>
        <w:rPr>
          <w:sz w:val="18"/>
        </w:rPr>
      </w:pPr>
      <w:r w:rsidRPr="00E67BE8">
        <w:rPr>
          <w:sz w:val="18"/>
        </w:rPr>
        <w:t>/(z)((a+)?(b+)?(c))*/.exec("zaacbbbcac")</w:t>
      </w:r>
    </w:p>
    <w:p w14:paraId="2BCB7C92" w14:textId="77777777" w:rsidR="004C02EF" w:rsidRPr="00E67BE8" w:rsidRDefault="004C02EF" w:rsidP="004C02EF">
      <w:pPr>
        <w:pStyle w:val="Note"/>
        <w:spacing w:after="60"/>
      </w:pPr>
      <w:r w:rsidRPr="00E67BE8">
        <w:t>which returns the array</w:t>
      </w:r>
    </w:p>
    <w:p w14:paraId="3876B8B8" w14:textId="77777777" w:rsidR="004C02EF" w:rsidRPr="00E67BE8" w:rsidRDefault="004C02EF" w:rsidP="004C02EF">
      <w:pPr>
        <w:pStyle w:val="CodeSample4"/>
        <w:spacing w:after="60"/>
        <w:ind w:left="2059"/>
        <w:rPr>
          <w:sz w:val="18"/>
        </w:rPr>
      </w:pPr>
      <w:r w:rsidRPr="00E67BE8">
        <w:rPr>
          <w:sz w:val="18"/>
        </w:rPr>
        <w:t>["zaacbbbcac", "z", "ac", "a", undefined, "c"]</w:t>
      </w:r>
    </w:p>
    <w:p w14:paraId="3D992FDA" w14:textId="77777777" w:rsidR="004C02EF" w:rsidRPr="00E67BE8" w:rsidRDefault="004C02EF" w:rsidP="004C02EF">
      <w:pPr>
        <w:pStyle w:val="Note"/>
        <w:spacing w:after="60"/>
      </w:pPr>
      <w:r w:rsidRPr="00E67BE8">
        <w:t>and not</w:t>
      </w:r>
    </w:p>
    <w:p w14:paraId="38CDA333" w14:textId="77777777" w:rsidR="004C02EF" w:rsidRPr="00E67BE8" w:rsidRDefault="004C02EF" w:rsidP="004C02EF">
      <w:pPr>
        <w:pStyle w:val="CodeSample4"/>
        <w:spacing w:after="60"/>
        <w:ind w:left="2059"/>
        <w:rPr>
          <w:sz w:val="18"/>
        </w:rPr>
      </w:pPr>
      <w:r w:rsidRPr="00E67BE8">
        <w:rPr>
          <w:sz w:val="18"/>
        </w:rPr>
        <w:t>["zaacbbbcac", "z", "ac", "a", "bbb", "c"]</w:t>
      </w:r>
    </w:p>
    <w:p w14:paraId="43FAAFAC" w14:textId="77777777" w:rsidR="004C02EF" w:rsidRPr="00E67BE8" w:rsidRDefault="004C02EF" w:rsidP="004C02EF">
      <w:pPr>
        <w:rPr>
          <w:sz w:val="18"/>
        </w:rPr>
      </w:pPr>
      <w:r w:rsidRPr="00E67BE8">
        <w:rPr>
          <w:sz w:val="18"/>
        </w:rPr>
        <w:t xml:space="preserve">because each iteration of the outermost </w:t>
      </w:r>
      <w:r w:rsidRPr="00E67BE8">
        <w:rPr>
          <w:rFonts w:ascii="Courier New" w:hAnsi="Courier New"/>
          <w:b/>
          <w:sz w:val="18"/>
        </w:rPr>
        <w:t>*</w:t>
      </w:r>
      <w:r w:rsidRPr="00E67BE8">
        <w:rPr>
          <w:sz w:val="18"/>
        </w:rPr>
        <w:t xml:space="preserve"> clears all captured </w:t>
      </w:r>
      <w:r>
        <w:rPr>
          <w:sz w:val="18"/>
        </w:rPr>
        <w:t>Strings</w:t>
      </w:r>
      <w:r w:rsidRPr="00E67BE8">
        <w:rPr>
          <w:sz w:val="18"/>
        </w:rPr>
        <w:t xml:space="preserve"> contained in the quantified </w:t>
      </w:r>
      <w:r w:rsidRPr="00E67BE8">
        <w:rPr>
          <w:rStyle w:val="bnf"/>
        </w:rPr>
        <w:t>Atom</w:t>
      </w:r>
      <w:r w:rsidRPr="00E67BE8">
        <w:rPr>
          <w:sz w:val="18"/>
        </w:rPr>
        <w:t xml:space="preserve">, which in this case includes capture </w:t>
      </w:r>
      <w:r>
        <w:rPr>
          <w:sz w:val="18"/>
        </w:rPr>
        <w:t>Strings</w:t>
      </w:r>
      <w:r w:rsidRPr="00E67BE8">
        <w:rPr>
          <w:sz w:val="18"/>
        </w:rPr>
        <w:t xml:space="preserve"> numbered 2, 3, </w:t>
      </w:r>
      <w:r>
        <w:rPr>
          <w:sz w:val="18"/>
        </w:rPr>
        <w:t xml:space="preserve">4, </w:t>
      </w:r>
      <w:r w:rsidRPr="00E67BE8">
        <w:rPr>
          <w:sz w:val="18"/>
        </w:rPr>
        <w:t xml:space="preserve">and </w:t>
      </w:r>
      <w:r>
        <w:rPr>
          <w:sz w:val="18"/>
        </w:rPr>
        <w:t>5</w:t>
      </w:r>
      <w:r w:rsidRPr="00E67BE8">
        <w:rPr>
          <w:sz w:val="18"/>
        </w:rPr>
        <w:t>.</w:t>
      </w:r>
    </w:p>
    <w:p w14:paraId="033232A7" w14:textId="77777777" w:rsidR="004C02EF" w:rsidRPr="00E67BE8" w:rsidRDefault="004C02EF" w:rsidP="004C02EF">
      <w:pPr>
        <w:pStyle w:val="Note"/>
        <w:spacing w:after="60"/>
      </w:pPr>
      <w:r>
        <w:t>NOTE 4</w:t>
      </w:r>
      <w:r>
        <w:tab/>
      </w:r>
      <w:r w:rsidRPr="00E67BE8">
        <w:t xml:space="preserve">Step 1 of the RepeatMatcher's </w:t>
      </w:r>
      <w:r w:rsidRPr="00895113">
        <w:rPr>
          <w:rFonts w:ascii="Times New Roman" w:hAnsi="Times New Roman"/>
          <w:i/>
        </w:rPr>
        <w:t>d</w:t>
      </w:r>
      <w:r w:rsidRPr="00E67BE8">
        <w:t xml:space="preserve"> closure states that, once the minimum number of repetitions has been satisfied, any more expansions of </w:t>
      </w:r>
      <w:r w:rsidRPr="00E67BE8">
        <w:rPr>
          <w:rStyle w:val="bnf"/>
        </w:rPr>
        <w:t>Atom</w:t>
      </w:r>
      <w:r w:rsidRPr="00E67BE8">
        <w:t xml:space="preserve"> that match the empty </w:t>
      </w:r>
      <w:r>
        <w:t>String</w:t>
      </w:r>
      <w:r w:rsidRPr="00E67BE8">
        <w:t xml:space="preserve"> are not considered for further repetitions. This prevents the regular expression engine from falling into an infinite loop on patterns such as:</w:t>
      </w:r>
    </w:p>
    <w:p w14:paraId="37CDE9FD" w14:textId="77777777" w:rsidR="004C02EF" w:rsidRPr="00E67BE8" w:rsidRDefault="004C02EF" w:rsidP="004C02EF">
      <w:pPr>
        <w:pStyle w:val="CodeSample4"/>
        <w:spacing w:after="60"/>
        <w:ind w:left="2059"/>
        <w:rPr>
          <w:sz w:val="18"/>
        </w:rPr>
      </w:pPr>
      <w:r w:rsidRPr="00E67BE8">
        <w:rPr>
          <w:sz w:val="18"/>
        </w:rPr>
        <w:t>/(a*)*/.exec("b")</w:t>
      </w:r>
    </w:p>
    <w:p w14:paraId="71966707" w14:textId="77777777" w:rsidR="004C02EF" w:rsidRPr="00E67BE8" w:rsidRDefault="004C02EF" w:rsidP="004C02EF">
      <w:pPr>
        <w:pStyle w:val="Note"/>
        <w:spacing w:after="60"/>
      </w:pPr>
      <w:r w:rsidRPr="00E67BE8">
        <w:t>or the slightly more complicated:</w:t>
      </w:r>
    </w:p>
    <w:p w14:paraId="31FB5967" w14:textId="77777777" w:rsidR="004C02EF" w:rsidRPr="00E67BE8" w:rsidRDefault="004C02EF" w:rsidP="004C02EF">
      <w:pPr>
        <w:pStyle w:val="CodeSample4"/>
        <w:spacing w:after="60"/>
        <w:ind w:left="2059"/>
        <w:rPr>
          <w:sz w:val="18"/>
        </w:rPr>
      </w:pPr>
      <w:r w:rsidRPr="00E67BE8">
        <w:rPr>
          <w:sz w:val="18"/>
        </w:rPr>
        <w:t>/(a*)b\1+/.exec("baaaac")</w:t>
      </w:r>
    </w:p>
    <w:p w14:paraId="12A18097" w14:textId="77777777" w:rsidR="004C02EF" w:rsidRPr="00E67BE8" w:rsidRDefault="004C02EF" w:rsidP="004C02EF">
      <w:pPr>
        <w:pStyle w:val="Note"/>
        <w:spacing w:after="60"/>
      </w:pPr>
      <w:r w:rsidRPr="00E67BE8">
        <w:t>which returns the array</w:t>
      </w:r>
    </w:p>
    <w:p w14:paraId="58CECEDC" w14:textId="77777777" w:rsidR="004C02EF" w:rsidRPr="00E67BE8" w:rsidRDefault="004C02EF" w:rsidP="004C02EF">
      <w:pPr>
        <w:pStyle w:val="CodeSample4"/>
        <w:ind w:left="2058" w:hanging="357"/>
        <w:rPr>
          <w:sz w:val="18"/>
        </w:rPr>
      </w:pPr>
      <w:r w:rsidRPr="00E67BE8">
        <w:rPr>
          <w:sz w:val="18"/>
        </w:rPr>
        <w:t>["b", ""]</w:t>
      </w:r>
    </w:p>
    <w:p w14:paraId="10E2BBFF" w14:textId="77777777" w:rsidR="004C02EF" w:rsidRDefault="004C02EF" w:rsidP="004C02EF">
      <w:pPr>
        <w:pStyle w:val="40"/>
        <w:numPr>
          <w:ilvl w:val="0"/>
          <w:numId w:val="0"/>
        </w:numPr>
      </w:pPr>
      <w:r>
        <w:t>15.10.2.6</w:t>
      </w:r>
      <w:r>
        <w:tab/>
        <w:t>Assertion</w:t>
      </w:r>
    </w:p>
    <w:p w14:paraId="6552D297"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3565EA76" w14:textId="77777777" w:rsidR="004C02EF" w:rsidRPr="00B5239E" w:rsidRDefault="004C02EF" w:rsidP="004C02EF">
      <w:pPr>
        <w:pStyle w:val="Alg4"/>
        <w:numPr>
          <w:ilvl w:val="0"/>
          <w:numId w:val="297"/>
        </w:numPr>
      </w:pPr>
      <w:r w:rsidRPr="00B5239E">
        <w:t xml:space="preserve">Let </w:t>
      </w:r>
      <w:r w:rsidRPr="00E67BE8">
        <w:rPr>
          <w:i/>
        </w:rPr>
        <w:t>e</w:t>
      </w:r>
      <w:r w:rsidRPr="00B5239E">
        <w:t xml:space="preserve"> be </w:t>
      </w:r>
      <w:r w:rsidRPr="00E67BE8">
        <w:rPr>
          <w:i/>
        </w:rPr>
        <w:t>x</w:t>
      </w:r>
      <w:r w:rsidRPr="00B5239E">
        <w:t xml:space="preserve">'s </w:t>
      </w:r>
      <w:r w:rsidRPr="00E67BE8">
        <w:rPr>
          <w:i/>
        </w:rPr>
        <w:t>endIndex</w:t>
      </w:r>
      <w:r w:rsidRPr="00B5239E">
        <w:t>.</w:t>
      </w:r>
    </w:p>
    <w:p w14:paraId="21E07128" w14:textId="77777777" w:rsidR="004C02EF" w:rsidRPr="00B5239E" w:rsidRDefault="004C02EF" w:rsidP="004C02EF">
      <w:pPr>
        <w:pStyle w:val="Alg4"/>
        <w:numPr>
          <w:ilvl w:val="0"/>
          <w:numId w:val="297"/>
        </w:numPr>
      </w:pPr>
      <w:r w:rsidRPr="00B5239E">
        <w:t xml:space="preserve">If </w:t>
      </w:r>
      <w:r w:rsidRPr="00E67BE8">
        <w:rPr>
          <w:i/>
        </w:rPr>
        <w:t>e</w:t>
      </w:r>
      <w:r w:rsidRPr="00B5239E">
        <w:t xml:space="preserve"> is zero, return </w:t>
      </w:r>
      <w:r w:rsidRPr="00B5239E">
        <w:rPr>
          <w:b/>
        </w:rPr>
        <w:t>true</w:t>
      </w:r>
      <w:r w:rsidRPr="00B5239E">
        <w:t>.</w:t>
      </w:r>
    </w:p>
    <w:p w14:paraId="3A61DF87" w14:textId="77777777" w:rsidR="004C02EF" w:rsidRPr="00B5239E" w:rsidRDefault="004C02EF" w:rsidP="004C02EF">
      <w:pPr>
        <w:pStyle w:val="Alg4"/>
        <w:numPr>
          <w:ilvl w:val="0"/>
          <w:numId w:val="297"/>
        </w:numPr>
      </w:pPr>
      <w:r w:rsidRPr="00B5239E">
        <w:t xml:space="preserve">If </w:t>
      </w:r>
      <w:r w:rsidRPr="00E67BE8">
        <w:rPr>
          <w:i/>
        </w:rPr>
        <w:t>Multiline</w:t>
      </w:r>
      <w:r w:rsidRPr="00B5239E">
        <w:t xml:space="preserve"> is </w:t>
      </w:r>
      <w:r w:rsidRPr="00B5239E">
        <w:rPr>
          <w:b/>
        </w:rPr>
        <w:t>false</w:t>
      </w:r>
      <w:r w:rsidRPr="00B5239E">
        <w:t xml:space="preserve">, return </w:t>
      </w:r>
      <w:r w:rsidRPr="00B5239E">
        <w:rPr>
          <w:b/>
        </w:rPr>
        <w:t>false</w:t>
      </w:r>
      <w:r w:rsidRPr="00B5239E">
        <w:t>.</w:t>
      </w:r>
    </w:p>
    <w:p w14:paraId="57C90945" w14:textId="77777777" w:rsidR="004C02EF" w:rsidRPr="00B5239E" w:rsidRDefault="004C02EF" w:rsidP="004C02EF">
      <w:pPr>
        <w:pStyle w:val="Alg4"/>
        <w:numPr>
          <w:ilvl w:val="0"/>
          <w:numId w:val="297"/>
        </w:numPr>
      </w:pPr>
      <w:r w:rsidRPr="00B5239E">
        <w:t xml:space="preserve">If the character </w:t>
      </w:r>
      <w:r w:rsidRPr="00E67BE8">
        <w:rPr>
          <w:i/>
        </w:rPr>
        <w:t>Input</w:t>
      </w:r>
      <w:r w:rsidRPr="00B5239E">
        <w:t>[</w:t>
      </w:r>
      <w:r w:rsidRPr="00E67BE8">
        <w:rPr>
          <w:i/>
        </w:rPr>
        <w:t>e</w:t>
      </w:r>
      <w:r w:rsidRPr="00B5239E">
        <w:t xml:space="preserve">–1] is one of </w:t>
      </w:r>
      <w:r w:rsidRPr="00E67BE8">
        <w:rPr>
          <w:i/>
        </w:rPr>
        <w:t>LineTerminator</w:t>
      </w:r>
      <w:r w:rsidRPr="00B5239E">
        <w:t xml:space="preserve">, return </w:t>
      </w:r>
      <w:r w:rsidRPr="00B5239E">
        <w:rPr>
          <w:b/>
        </w:rPr>
        <w:t>true</w:t>
      </w:r>
      <w:r w:rsidRPr="00B5239E">
        <w:t>.</w:t>
      </w:r>
    </w:p>
    <w:p w14:paraId="567583FE" w14:textId="77777777" w:rsidR="004C02EF" w:rsidRPr="00B5239E" w:rsidRDefault="004C02EF" w:rsidP="004C02EF">
      <w:pPr>
        <w:pStyle w:val="Alg4"/>
        <w:numPr>
          <w:ilvl w:val="0"/>
          <w:numId w:val="297"/>
        </w:numPr>
        <w:spacing w:after="220"/>
      </w:pPr>
      <w:r w:rsidRPr="00B5239E">
        <w:t xml:space="preserve">Return </w:t>
      </w:r>
      <w:r w:rsidRPr="00B5239E">
        <w:rPr>
          <w:b/>
        </w:rPr>
        <w:t>false</w:t>
      </w:r>
      <w:r w:rsidRPr="00B5239E">
        <w:t>.</w:t>
      </w:r>
    </w:p>
    <w:p w14:paraId="75557EA3"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6BE82B79" w14:textId="77777777" w:rsidR="004C02EF" w:rsidRPr="00B5239E" w:rsidRDefault="004C02EF" w:rsidP="004C02EF">
      <w:pPr>
        <w:pStyle w:val="Alg4"/>
        <w:numPr>
          <w:ilvl w:val="0"/>
          <w:numId w:val="298"/>
        </w:numPr>
      </w:pPr>
      <w:r w:rsidRPr="00B5239E">
        <w:t xml:space="preserve">Let </w:t>
      </w:r>
      <w:r w:rsidRPr="00E67BE8">
        <w:rPr>
          <w:i/>
        </w:rPr>
        <w:t>e</w:t>
      </w:r>
      <w:r w:rsidRPr="00B5239E">
        <w:t xml:space="preserve"> be </w:t>
      </w:r>
      <w:r w:rsidRPr="00E67BE8">
        <w:rPr>
          <w:i/>
        </w:rPr>
        <w:t>x</w:t>
      </w:r>
      <w:r w:rsidRPr="00B5239E">
        <w:t xml:space="preserve">'s </w:t>
      </w:r>
      <w:r w:rsidRPr="00E67BE8">
        <w:rPr>
          <w:i/>
        </w:rPr>
        <w:t>endIndex</w:t>
      </w:r>
      <w:r w:rsidRPr="00B5239E">
        <w:t>.</w:t>
      </w:r>
    </w:p>
    <w:p w14:paraId="44D8AF54" w14:textId="77777777" w:rsidR="004C02EF" w:rsidRPr="00B5239E" w:rsidRDefault="004C02EF" w:rsidP="004C02EF">
      <w:pPr>
        <w:pStyle w:val="Alg4"/>
        <w:numPr>
          <w:ilvl w:val="0"/>
          <w:numId w:val="298"/>
        </w:numPr>
      </w:pPr>
      <w:r w:rsidRPr="00B5239E">
        <w:t xml:space="preserve">If </w:t>
      </w:r>
      <w:r w:rsidRPr="00E67BE8">
        <w:rPr>
          <w:i/>
        </w:rPr>
        <w:t>e</w:t>
      </w:r>
      <w:r w:rsidRPr="00B5239E">
        <w:t xml:space="preserve"> is equal to </w:t>
      </w:r>
      <w:r w:rsidRPr="00E67BE8">
        <w:rPr>
          <w:i/>
        </w:rPr>
        <w:t>InputLength</w:t>
      </w:r>
      <w:r w:rsidRPr="00B5239E">
        <w:t xml:space="preserve">, return </w:t>
      </w:r>
      <w:r w:rsidRPr="00B5239E">
        <w:rPr>
          <w:b/>
        </w:rPr>
        <w:t>true</w:t>
      </w:r>
      <w:r w:rsidRPr="00B5239E">
        <w:t>.</w:t>
      </w:r>
    </w:p>
    <w:p w14:paraId="47CAF26C" w14:textId="77777777" w:rsidR="004C02EF" w:rsidRPr="00B5239E" w:rsidRDefault="004C02EF" w:rsidP="004C02EF">
      <w:pPr>
        <w:pStyle w:val="Alg4"/>
        <w:numPr>
          <w:ilvl w:val="0"/>
          <w:numId w:val="298"/>
        </w:numPr>
      </w:pPr>
      <w:r w:rsidRPr="00B5239E">
        <w:t xml:space="preserve">If </w:t>
      </w:r>
      <w:r w:rsidRPr="00E67BE8">
        <w:rPr>
          <w:i/>
        </w:rPr>
        <w:t>multiline</w:t>
      </w:r>
      <w:r w:rsidRPr="00B5239E">
        <w:t xml:space="preserve"> is </w:t>
      </w:r>
      <w:r w:rsidRPr="00B5239E">
        <w:rPr>
          <w:b/>
        </w:rPr>
        <w:t>false</w:t>
      </w:r>
      <w:r w:rsidRPr="00B5239E">
        <w:t xml:space="preserve">, return </w:t>
      </w:r>
      <w:r w:rsidRPr="00B5239E">
        <w:rPr>
          <w:b/>
        </w:rPr>
        <w:t>false</w:t>
      </w:r>
      <w:r w:rsidRPr="00B5239E">
        <w:t>.</w:t>
      </w:r>
    </w:p>
    <w:p w14:paraId="4FC2E8F5" w14:textId="77777777" w:rsidR="004C02EF" w:rsidRPr="00B5239E" w:rsidRDefault="004C02EF" w:rsidP="004C02EF">
      <w:pPr>
        <w:pStyle w:val="Alg4"/>
        <w:numPr>
          <w:ilvl w:val="0"/>
          <w:numId w:val="298"/>
        </w:numPr>
      </w:pPr>
      <w:r w:rsidRPr="00B5239E">
        <w:t xml:space="preserve">If the character </w:t>
      </w:r>
      <w:r w:rsidRPr="00E67BE8">
        <w:rPr>
          <w:i/>
        </w:rPr>
        <w:t>Input</w:t>
      </w:r>
      <w:r w:rsidRPr="00B5239E">
        <w:t>[</w:t>
      </w:r>
      <w:r w:rsidRPr="00E67BE8">
        <w:rPr>
          <w:i/>
        </w:rPr>
        <w:t>e</w:t>
      </w:r>
      <w:r w:rsidRPr="00B5239E">
        <w:t xml:space="preserve">] is one of </w:t>
      </w:r>
      <w:r w:rsidRPr="00E67BE8">
        <w:rPr>
          <w:i/>
        </w:rPr>
        <w:t>LineTerminator</w:t>
      </w:r>
      <w:r w:rsidRPr="00B5239E">
        <w:t xml:space="preserve">, return </w:t>
      </w:r>
      <w:r w:rsidRPr="00B5239E">
        <w:rPr>
          <w:b/>
        </w:rPr>
        <w:t>true</w:t>
      </w:r>
      <w:r w:rsidRPr="00B5239E">
        <w:t>.</w:t>
      </w:r>
    </w:p>
    <w:p w14:paraId="036FE30A" w14:textId="77777777" w:rsidR="004C02EF" w:rsidRPr="00B5239E" w:rsidRDefault="004C02EF" w:rsidP="004C02EF">
      <w:pPr>
        <w:pStyle w:val="Alg4"/>
        <w:numPr>
          <w:ilvl w:val="0"/>
          <w:numId w:val="298"/>
        </w:numPr>
        <w:spacing w:after="220"/>
      </w:pPr>
      <w:r w:rsidRPr="00B5239E">
        <w:t xml:space="preserve">Return </w:t>
      </w:r>
      <w:r w:rsidRPr="00B5239E">
        <w:rPr>
          <w:b/>
        </w:rPr>
        <w:t>false</w:t>
      </w:r>
      <w:r w:rsidRPr="00B5239E">
        <w:t>.</w:t>
      </w:r>
    </w:p>
    <w:p w14:paraId="7665968D"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 b</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324D8799" w14:textId="77777777" w:rsidR="004C02EF" w:rsidRPr="00B5239E" w:rsidRDefault="004C02EF" w:rsidP="004C02EF">
      <w:pPr>
        <w:pStyle w:val="Alg4"/>
        <w:numPr>
          <w:ilvl w:val="0"/>
          <w:numId w:val="299"/>
        </w:numPr>
      </w:pPr>
      <w:r w:rsidRPr="00B5239E">
        <w:t xml:space="preserve">Let </w:t>
      </w:r>
      <w:r w:rsidRPr="00E67BE8">
        <w:rPr>
          <w:i/>
        </w:rPr>
        <w:t>e</w:t>
      </w:r>
      <w:r w:rsidRPr="00B5239E">
        <w:t xml:space="preserve"> be </w:t>
      </w:r>
      <w:r w:rsidRPr="00E67BE8">
        <w:rPr>
          <w:i/>
        </w:rPr>
        <w:t>x</w:t>
      </w:r>
      <w:r w:rsidRPr="00B5239E">
        <w:t xml:space="preserve">'s </w:t>
      </w:r>
      <w:r w:rsidRPr="00E67BE8">
        <w:rPr>
          <w:i/>
        </w:rPr>
        <w:t>endIndex</w:t>
      </w:r>
      <w:r w:rsidRPr="00B5239E">
        <w:t>.</w:t>
      </w:r>
    </w:p>
    <w:p w14:paraId="6357D378" w14:textId="77777777" w:rsidR="004C02EF" w:rsidRPr="00B5239E" w:rsidRDefault="004C02EF" w:rsidP="004C02EF">
      <w:pPr>
        <w:pStyle w:val="Alg4"/>
        <w:numPr>
          <w:ilvl w:val="0"/>
          <w:numId w:val="299"/>
        </w:numPr>
      </w:pPr>
      <w:r w:rsidRPr="00B5239E">
        <w:t xml:space="preserve">Call </w:t>
      </w:r>
      <w:r w:rsidRPr="00E67BE8">
        <w:rPr>
          <w:i/>
        </w:rPr>
        <w:t>IsWordChar</w:t>
      </w:r>
      <w:r w:rsidRPr="00B5239E">
        <w:t>(</w:t>
      </w:r>
      <w:r w:rsidRPr="00E67BE8">
        <w:rPr>
          <w:i/>
        </w:rPr>
        <w:t>e</w:t>
      </w:r>
      <w:r w:rsidRPr="00B5239E">
        <w:t xml:space="preserve">–1) and let </w:t>
      </w:r>
      <w:r w:rsidRPr="00E67BE8">
        <w:rPr>
          <w:i/>
        </w:rPr>
        <w:t>a</w:t>
      </w:r>
      <w:r w:rsidRPr="00B5239E">
        <w:t xml:space="preserve"> be the </w:t>
      </w:r>
      <w:r>
        <w:t>Boolean</w:t>
      </w:r>
      <w:r w:rsidRPr="00B5239E">
        <w:t xml:space="preserve"> result.</w:t>
      </w:r>
    </w:p>
    <w:p w14:paraId="3B588919" w14:textId="77777777" w:rsidR="004C02EF" w:rsidRPr="00B5239E" w:rsidRDefault="004C02EF" w:rsidP="004C02EF">
      <w:pPr>
        <w:pStyle w:val="Alg4"/>
        <w:numPr>
          <w:ilvl w:val="0"/>
          <w:numId w:val="299"/>
        </w:numPr>
      </w:pPr>
      <w:r w:rsidRPr="00B5239E">
        <w:t xml:space="preserve">Call </w:t>
      </w:r>
      <w:r w:rsidRPr="00E67BE8">
        <w:rPr>
          <w:i/>
        </w:rPr>
        <w:t>IsWordChar</w:t>
      </w:r>
      <w:r w:rsidRPr="00B5239E">
        <w:t>(</w:t>
      </w:r>
      <w:r w:rsidRPr="00E67BE8">
        <w:rPr>
          <w:i/>
        </w:rPr>
        <w:t>e</w:t>
      </w:r>
      <w:r w:rsidRPr="00B5239E">
        <w:t xml:space="preserve">) and let </w:t>
      </w:r>
      <w:r w:rsidRPr="00E67BE8">
        <w:rPr>
          <w:i/>
        </w:rPr>
        <w:t>b</w:t>
      </w:r>
      <w:r w:rsidRPr="00B5239E">
        <w:t xml:space="preserve"> be the </w:t>
      </w:r>
      <w:r>
        <w:t>Boolean</w:t>
      </w:r>
      <w:r w:rsidRPr="00B5239E">
        <w:t xml:space="preserve"> result.</w:t>
      </w:r>
    </w:p>
    <w:p w14:paraId="4E904A24" w14:textId="77777777" w:rsidR="004C02EF" w:rsidRPr="00B5239E" w:rsidRDefault="004C02EF" w:rsidP="004C02EF">
      <w:pPr>
        <w:pStyle w:val="Alg4"/>
        <w:numPr>
          <w:ilvl w:val="0"/>
          <w:numId w:val="299"/>
        </w:numPr>
      </w:pPr>
      <w:r w:rsidRPr="00B5239E">
        <w:t xml:space="preserve">If </w:t>
      </w:r>
      <w:r w:rsidRPr="00E67BE8">
        <w:rPr>
          <w:i/>
        </w:rPr>
        <w:t>a</w:t>
      </w:r>
      <w:r w:rsidRPr="00B5239E">
        <w:t xml:space="preserve"> is </w:t>
      </w:r>
      <w:r w:rsidRPr="00B5239E">
        <w:rPr>
          <w:b/>
        </w:rPr>
        <w:t>true</w:t>
      </w:r>
      <w:r w:rsidRPr="00B5239E">
        <w:t xml:space="preserve"> and </w:t>
      </w:r>
      <w:r w:rsidRPr="00E67BE8">
        <w:rPr>
          <w:i/>
        </w:rPr>
        <w:t>b</w:t>
      </w:r>
      <w:r w:rsidRPr="00B5239E">
        <w:t xml:space="preserve"> is </w:t>
      </w:r>
      <w:r w:rsidRPr="00B5239E">
        <w:rPr>
          <w:b/>
        </w:rPr>
        <w:t>false</w:t>
      </w:r>
      <w:r w:rsidRPr="00B5239E">
        <w:t xml:space="preserve">, return </w:t>
      </w:r>
      <w:r w:rsidRPr="00B5239E">
        <w:rPr>
          <w:b/>
        </w:rPr>
        <w:t>true</w:t>
      </w:r>
      <w:r w:rsidRPr="00B5239E">
        <w:t>.</w:t>
      </w:r>
    </w:p>
    <w:p w14:paraId="10791A8D" w14:textId="77777777" w:rsidR="004C02EF" w:rsidRPr="00B5239E" w:rsidRDefault="004C02EF" w:rsidP="004C02EF">
      <w:pPr>
        <w:pStyle w:val="Alg4"/>
        <w:numPr>
          <w:ilvl w:val="0"/>
          <w:numId w:val="299"/>
        </w:numPr>
      </w:pPr>
      <w:r w:rsidRPr="00B5239E">
        <w:t xml:space="preserve">If </w:t>
      </w:r>
      <w:r w:rsidRPr="00E67BE8">
        <w:rPr>
          <w:i/>
        </w:rPr>
        <w:t>a</w:t>
      </w:r>
      <w:r w:rsidRPr="00B5239E">
        <w:t xml:space="preserve"> is </w:t>
      </w:r>
      <w:r w:rsidRPr="00B5239E">
        <w:rPr>
          <w:b/>
        </w:rPr>
        <w:t>false</w:t>
      </w:r>
      <w:r w:rsidRPr="00B5239E">
        <w:t xml:space="preserve"> and </w:t>
      </w:r>
      <w:r w:rsidRPr="00E67BE8">
        <w:rPr>
          <w:i/>
        </w:rPr>
        <w:t>b</w:t>
      </w:r>
      <w:r w:rsidRPr="00B5239E">
        <w:t xml:space="preserve"> is </w:t>
      </w:r>
      <w:r w:rsidRPr="00B5239E">
        <w:rPr>
          <w:b/>
        </w:rPr>
        <w:t>true</w:t>
      </w:r>
      <w:r w:rsidRPr="00B5239E">
        <w:t xml:space="preserve">, return </w:t>
      </w:r>
      <w:r w:rsidRPr="00B5239E">
        <w:rPr>
          <w:b/>
        </w:rPr>
        <w:t>true</w:t>
      </w:r>
      <w:r w:rsidRPr="00B5239E">
        <w:t>.</w:t>
      </w:r>
    </w:p>
    <w:p w14:paraId="10FC540A" w14:textId="77777777" w:rsidR="004C02EF" w:rsidRPr="00B5239E" w:rsidRDefault="004C02EF" w:rsidP="004C02EF">
      <w:pPr>
        <w:pStyle w:val="Alg4"/>
        <w:numPr>
          <w:ilvl w:val="0"/>
          <w:numId w:val="299"/>
        </w:numPr>
        <w:spacing w:after="220"/>
      </w:pPr>
      <w:r w:rsidRPr="00B5239E">
        <w:t xml:space="preserve">Return </w:t>
      </w:r>
      <w:r w:rsidRPr="00B5239E">
        <w:rPr>
          <w:b/>
        </w:rPr>
        <w:t>false</w:t>
      </w:r>
      <w:r w:rsidRPr="00B5239E">
        <w:t>.</w:t>
      </w:r>
    </w:p>
    <w:p w14:paraId="3B30BBAE"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 B</w:t>
      </w:r>
      <w:r>
        <w:t xml:space="preserve"> evaluates by returning an internal AssertionTester closure that takes a State argument </w:t>
      </w:r>
      <w:r w:rsidRPr="00E67BE8">
        <w:rPr>
          <w:rFonts w:ascii="Times New Roman" w:hAnsi="Times New Roman"/>
          <w:i/>
        </w:rPr>
        <w:t>x</w:t>
      </w:r>
      <w:r>
        <w:t xml:space="preserve"> and performs the following:</w:t>
      </w:r>
    </w:p>
    <w:p w14:paraId="579CD6F4" w14:textId="77777777" w:rsidR="004C02EF" w:rsidRPr="00943D90" w:rsidRDefault="004C02EF" w:rsidP="004C02EF">
      <w:pPr>
        <w:pStyle w:val="Alg4"/>
        <w:numPr>
          <w:ilvl w:val="0"/>
          <w:numId w:val="303"/>
        </w:numPr>
      </w:pPr>
      <w:r w:rsidRPr="00943D90">
        <w:t xml:space="preserve">Let </w:t>
      </w:r>
      <w:r w:rsidRPr="00E67BE8">
        <w:rPr>
          <w:i/>
        </w:rPr>
        <w:t>e</w:t>
      </w:r>
      <w:r w:rsidRPr="00943D90">
        <w:t xml:space="preserve"> be </w:t>
      </w:r>
      <w:r w:rsidRPr="00E67BE8">
        <w:rPr>
          <w:i/>
        </w:rPr>
        <w:t>x</w:t>
      </w:r>
      <w:r w:rsidRPr="00943D90">
        <w:t xml:space="preserve">'s </w:t>
      </w:r>
      <w:r w:rsidRPr="00E67BE8">
        <w:rPr>
          <w:i/>
        </w:rPr>
        <w:t>endIndex</w:t>
      </w:r>
      <w:r w:rsidRPr="00943D90">
        <w:t>.</w:t>
      </w:r>
    </w:p>
    <w:p w14:paraId="36EF3931" w14:textId="77777777" w:rsidR="004C02EF" w:rsidRPr="00943D90" w:rsidRDefault="004C02EF" w:rsidP="004C02EF">
      <w:pPr>
        <w:pStyle w:val="Alg4"/>
        <w:numPr>
          <w:ilvl w:val="0"/>
          <w:numId w:val="303"/>
        </w:numPr>
      </w:pPr>
      <w:r w:rsidRPr="00943D90">
        <w:t xml:space="preserve">Call </w:t>
      </w:r>
      <w:r w:rsidRPr="00E67BE8">
        <w:rPr>
          <w:i/>
        </w:rPr>
        <w:t>IsWordChar</w:t>
      </w:r>
      <w:r w:rsidRPr="00943D90">
        <w:t>(</w:t>
      </w:r>
      <w:r w:rsidRPr="00E67BE8">
        <w:rPr>
          <w:i/>
        </w:rPr>
        <w:t>e</w:t>
      </w:r>
      <w:r w:rsidRPr="00943D90">
        <w:t xml:space="preserve">–1) and let </w:t>
      </w:r>
      <w:r w:rsidRPr="00E67BE8">
        <w:rPr>
          <w:i/>
        </w:rPr>
        <w:t>a</w:t>
      </w:r>
      <w:r w:rsidRPr="00943D90">
        <w:t xml:space="preserve"> be the </w:t>
      </w:r>
      <w:r>
        <w:t>Boolean</w:t>
      </w:r>
      <w:r w:rsidRPr="00943D90">
        <w:t xml:space="preserve"> result.</w:t>
      </w:r>
    </w:p>
    <w:p w14:paraId="1271CB85" w14:textId="77777777" w:rsidR="004C02EF" w:rsidRPr="00943D90" w:rsidRDefault="004C02EF" w:rsidP="004C02EF">
      <w:pPr>
        <w:pStyle w:val="Alg4"/>
        <w:numPr>
          <w:ilvl w:val="0"/>
          <w:numId w:val="303"/>
        </w:numPr>
      </w:pPr>
      <w:r w:rsidRPr="00943D90">
        <w:t xml:space="preserve">Call </w:t>
      </w:r>
      <w:r w:rsidRPr="00E67BE8">
        <w:rPr>
          <w:i/>
        </w:rPr>
        <w:t>IsWordChar</w:t>
      </w:r>
      <w:r w:rsidRPr="00943D90">
        <w:t>(</w:t>
      </w:r>
      <w:r w:rsidRPr="00E67BE8">
        <w:rPr>
          <w:i/>
        </w:rPr>
        <w:t>e</w:t>
      </w:r>
      <w:r w:rsidRPr="00943D90">
        <w:t xml:space="preserve">) and let b be the </w:t>
      </w:r>
      <w:r>
        <w:t>Boolean</w:t>
      </w:r>
      <w:r w:rsidRPr="00943D90">
        <w:t xml:space="preserve"> result.</w:t>
      </w:r>
    </w:p>
    <w:p w14:paraId="32996211" w14:textId="77777777" w:rsidR="004C02EF" w:rsidRPr="00943D90" w:rsidRDefault="004C02EF" w:rsidP="004C02EF">
      <w:pPr>
        <w:pStyle w:val="Alg4"/>
        <w:numPr>
          <w:ilvl w:val="0"/>
          <w:numId w:val="303"/>
        </w:numPr>
      </w:pPr>
      <w:r w:rsidRPr="00943D90">
        <w:t xml:space="preserve">If a is </w:t>
      </w:r>
      <w:r w:rsidRPr="00943D90">
        <w:rPr>
          <w:b/>
        </w:rPr>
        <w:t>true</w:t>
      </w:r>
      <w:r w:rsidRPr="00943D90">
        <w:t xml:space="preserve"> and b is </w:t>
      </w:r>
      <w:r w:rsidRPr="00943D90">
        <w:rPr>
          <w:b/>
        </w:rPr>
        <w:t>false</w:t>
      </w:r>
      <w:r w:rsidRPr="00943D90">
        <w:t xml:space="preserve">, return </w:t>
      </w:r>
      <w:r w:rsidRPr="00943D90">
        <w:rPr>
          <w:b/>
        </w:rPr>
        <w:t>false</w:t>
      </w:r>
      <w:r w:rsidRPr="00943D90">
        <w:t>.</w:t>
      </w:r>
    </w:p>
    <w:p w14:paraId="4153FB38" w14:textId="77777777" w:rsidR="004C02EF" w:rsidRPr="00943D90" w:rsidRDefault="004C02EF" w:rsidP="004C02EF">
      <w:pPr>
        <w:pStyle w:val="Alg4"/>
        <w:numPr>
          <w:ilvl w:val="0"/>
          <w:numId w:val="303"/>
        </w:numPr>
      </w:pPr>
      <w:r w:rsidRPr="00943D90">
        <w:t xml:space="preserve">If a is </w:t>
      </w:r>
      <w:r w:rsidRPr="00943D90">
        <w:rPr>
          <w:b/>
        </w:rPr>
        <w:t>false</w:t>
      </w:r>
      <w:r w:rsidRPr="00943D90">
        <w:t xml:space="preserve"> and b is </w:t>
      </w:r>
      <w:r w:rsidRPr="00943D90">
        <w:rPr>
          <w:b/>
        </w:rPr>
        <w:t>true</w:t>
      </w:r>
      <w:r w:rsidRPr="00943D90">
        <w:t xml:space="preserve">, return </w:t>
      </w:r>
      <w:r w:rsidRPr="00943D90">
        <w:rPr>
          <w:b/>
        </w:rPr>
        <w:t>false</w:t>
      </w:r>
      <w:r w:rsidRPr="00943D90">
        <w:t>.</w:t>
      </w:r>
    </w:p>
    <w:p w14:paraId="4DD97367" w14:textId="77777777" w:rsidR="004C02EF" w:rsidRPr="00943D90" w:rsidRDefault="004C02EF" w:rsidP="004C02EF">
      <w:pPr>
        <w:pStyle w:val="Alg4"/>
        <w:numPr>
          <w:ilvl w:val="0"/>
          <w:numId w:val="303"/>
        </w:numPr>
        <w:spacing w:after="220"/>
      </w:pPr>
      <w:r w:rsidRPr="00943D90">
        <w:t xml:space="preserve">Return </w:t>
      </w:r>
      <w:r w:rsidRPr="00943D90">
        <w:rPr>
          <w:b/>
        </w:rPr>
        <w:t>true</w:t>
      </w:r>
      <w:r w:rsidRPr="00943D90">
        <w:t>.</w:t>
      </w:r>
    </w:p>
    <w:p w14:paraId="2A2D0B03" w14:textId="77777777" w:rsidR="004C02EF" w:rsidRDefault="004C02EF" w:rsidP="004C02EF">
      <w:r>
        <w:t xml:space="preserve">The production </w:t>
      </w:r>
      <w:r w:rsidRPr="00E67BE8">
        <w:rPr>
          <w:rFonts w:ascii="Times New Roman" w:hAnsi="Times New Roman"/>
          <w:i/>
        </w:rPr>
        <w:t>Assertion</w:t>
      </w:r>
      <w:r>
        <w:t xml:space="preserve"> </w:t>
      </w:r>
      <w:r>
        <w:rPr>
          <w:b/>
        </w:rPr>
        <w:t xml:space="preserve">:: </w:t>
      </w:r>
      <w:r>
        <w:rPr>
          <w:rFonts w:ascii="Courier New" w:hAnsi="Courier New"/>
          <w:b/>
        </w:rPr>
        <w:t xml:space="preserve">( ? = </w:t>
      </w:r>
      <w:r w:rsidRPr="00E67BE8">
        <w:rPr>
          <w:rFonts w:ascii="Times New Roman" w:hAnsi="Times New Roman"/>
          <w:i/>
        </w:rPr>
        <w:t>Disjunction</w:t>
      </w:r>
      <w:r>
        <w:rPr>
          <w:rFonts w:ascii="Courier New" w:hAnsi="Courier New"/>
          <w:b/>
        </w:rPr>
        <w:t xml:space="preserve"> )</w:t>
      </w:r>
      <w:r>
        <w:t xml:space="preserve"> evaluates as follows:</w:t>
      </w:r>
    </w:p>
    <w:p w14:paraId="1D0C4EB4" w14:textId="77777777" w:rsidR="004C02EF" w:rsidRPr="00B5239E" w:rsidRDefault="004C02EF" w:rsidP="004C02EF">
      <w:pPr>
        <w:pStyle w:val="Alg4"/>
        <w:numPr>
          <w:ilvl w:val="0"/>
          <w:numId w:val="302"/>
        </w:numPr>
      </w:pPr>
      <w:r w:rsidRPr="00B5239E">
        <w:t xml:space="preserve">Evaluate </w:t>
      </w:r>
      <w:r w:rsidRPr="00E67BE8">
        <w:rPr>
          <w:i/>
        </w:rPr>
        <w:t>Disjunction</w:t>
      </w:r>
      <w:r w:rsidRPr="00B5239E">
        <w:t xml:space="preserve"> to obtain a Matcher </w:t>
      </w:r>
      <w:r w:rsidRPr="00E67BE8">
        <w:rPr>
          <w:i/>
        </w:rPr>
        <w:t>m</w:t>
      </w:r>
      <w:r w:rsidRPr="00B5239E">
        <w:t>.</w:t>
      </w:r>
    </w:p>
    <w:p w14:paraId="7C341658" w14:textId="77777777" w:rsidR="004C02EF" w:rsidRPr="00B5239E" w:rsidRDefault="004C02EF" w:rsidP="004C02EF">
      <w:pPr>
        <w:pStyle w:val="Alg4"/>
        <w:numPr>
          <w:ilvl w:val="0"/>
          <w:numId w:val="302"/>
        </w:numPr>
      </w:pPr>
      <w:r w:rsidRPr="00B5239E">
        <w:t xml:space="preserve">Return an internal Matcher closure that takes two arguments, a State </w:t>
      </w:r>
      <w:r w:rsidRPr="00E67BE8">
        <w:rPr>
          <w:i/>
        </w:rPr>
        <w:t>x</w:t>
      </w:r>
      <w:r w:rsidRPr="00B5239E">
        <w:t xml:space="preserve"> and a Continuation </w:t>
      </w:r>
      <w:r w:rsidRPr="00E67BE8">
        <w:rPr>
          <w:i/>
        </w:rPr>
        <w:t>c</w:t>
      </w:r>
      <w:r w:rsidRPr="00B5239E">
        <w:t>, and performs the following steps:</w:t>
      </w:r>
    </w:p>
    <w:p w14:paraId="754A2EB1" w14:textId="77777777" w:rsidR="004C02EF" w:rsidRPr="00B5239E" w:rsidRDefault="004C02EF" w:rsidP="004C02EF">
      <w:pPr>
        <w:pStyle w:val="Alg40"/>
        <w:numPr>
          <w:ilvl w:val="3"/>
          <w:numId w:val="302"/>
        </w:numPr>
        <w:tabs>
          <w:tab w:val="clear" w:pos="864"/>
          <w:tab w:val="clear" w:pos="2520"/>
        </w:tabs>
        <w:spacing w:before="60"/>
        <w:ind w:left="1800"/>
      </w:pPr>
      <w:r w:rsidRPr="00B5239E">
        <w:t xml:space="preserve">Let </w:t>
      </w:r>
      <w:r w:rsidRPr="00E67BE8">
        <w:rPr>
          <w:i/>
        </w:rPr>
        <w:t>d</w:t>
      </w:r>
      <w:r w:rsidRPr="00B5239E">
        <w:t xml:space="preserve"> be a Continuation that always returns its State argument as a successful MatchResult.</w:t>
      </w:r>
    </w:p>
    <w:p w14:paraId="39EE3EE7" w14:textId="77777777" w:rsidR="004C02EF" w:rsidRPr="00B5239E" w:rsidRDefault="004C02EF" w:rsidP="004C02EF">
      <w:pPr>
        <w:pStyle w:val="Alg40"/>
        <w:numPr>
          <w:ilvl w:val="3"/>
          <w:numId w:val="302"/>
        </w:numPr>
        <w:tabs>
          <w:tab w:val="clear" w:pos="864"/>
          <w:tab w:val="clear" w:pos="2520"/>
        </w:tabs>
        <w:ind w:left="1800"/>
      </w:pPr>
      <w:r w:rsidRPr="00B5239E">
        <w:t xml:space="preserve">Call </w:t>
      </w:r>
      <w:r w:rsidRPr="00E67BE8">
        <w:rPr>
          <w:i/>
        </w:rPr>
        <w:t>m</w:t>
      </w:r>
      <w:r w:rsidRPr="00B5239E">
        <w:t>(</w:t>
      </w:r>
      <w:r w:rsidRPr="00E67BE8">
        <w:rPr>
          <w:i/>
        </w:rPr>
        <w:t>x</w:t>
      </w:r>
      <w:r w:rsidRPr="00B5239E">
        <w:t xml:space="preserve">, </w:t>
      </w:r>
      <w:r w:rsidRPr="00E67BE8">
        <w:rPr>
          <w:i/>
        </w:rPr>
        <w:t>d</w:t>
      </w:r>
      <w:r w:rsidRPr="00B5239E">
        <w:t xml:space="preserve">) and let </w:t>
      </w:r>
      <w:r w:rsidRPr="00E67BE8">
        <w:rPr>
          <w:i/>
        </w:rPr>
        <w:t>r</w:t>
      </w:r>
      <w:r w:rsidRPr="00B5239E">
        <w:t xml:space="preserve"> be its result.</w:t>
      </w:r>
    </w:p>
    <w:p w14:paraId="03EFEE7A" w14:textId="77777777" w:rsidR="004C02EF" w:rsidRPr="00B5239E" w:rsidRDefault="004C02EF" w:rsidP="004C02EF">
      <w:pPr>
        <w:pStyle w:val="Alg40"/>
        <w:numPr>
          <w:ilvl w:val="3"/>
          <w:numId w:val="302"/>
        </w:numPr>
        <w:tabs>
          <w:tab w:val="clear" w:pos="864"/>
          <w:tab w:val="clear" w:pos="2520"/>
        </w:tabs>
        <w:ind w:left="1800"/>
      </w:pPr>
      <w:r w:rsidRPr="00B5239E">
        <w:t xml:space="preserve">If </w:t>
      </w:r>
      <w:r w:rsidRPr="00E67BE8">
        <w:rPr>
          <w:i/>
        </w:rPr>
        <w:t>r</w:t>
      </w:r>
      <w:r w:rsidRPr="00B5239E">
        <w:t xml:space="preserve"> is </w:t>
      </w:r>
      <w:r w:rsidRPr="00B5239E">
        <w:rPr>
          <w:b/>
        </w:rPr>
        <w:t>failure</w:t>
      </w:r>
      <w:r w:rsidRPr="00B5239E">
        <w:t xml:space="preserve">, return </w:t>
      </w:r>
      <w:r w:rsidRPr="00B5239E">
        <w:rPr>
          <w:b/>
        </w:rPr>
        <w:t>failure</w:t>
      </w:r>
      <w:r w:rsidRPr="00B5239E">
        <w:t>.</w:t>
      </w:r>
    </w:p>
    <w:p w14:paraId="269C6788"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y</w:t>
      </w:r>
      <w:r w:rsidRPr="00B5239E">
        <w:t xml:space="preserve"> be </w:t>
      </w:r>
      <w:r w:rsidRPr="00E67BE8">
        <w:rPr>
          <w:i/>
        </w:rPr>
        <w:t>r</w:t>
      </w:r>
      <w:r w:rsidRPr="00B5239E">
        <w:t>'s State.</w:t>
      </w:r>
    </w:p>
    <w:p w14:paraId="593CA27F"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cap</w:t>
      </w:r>
      <w:r w:rsidRPr="00B5239E">
        <w:t xml:space="preserve"> be </w:t>
      </w:r>
      <w:r w:rsidRPr="00E67BE8">
        <w:rPr>
          <w:i/>
        </w:rPr>
        <w:t>y</w:t>
      </w:r>
      <w:r w:rsidRPr="00B5239E">
        <w:t xml:space="preserve">'s </w:t>
      </w:r>
      <w:r w:rsidRPr="00E67BE8">
        <w:rPr>
          <w:i/>
        </w:rPr>
        <w:t>captures</w:t>
      </w:r>
      <w:r w:rsidRPr="00B5239E">
        <w:t xml:space="preserve"> internal array.</w:t>
      </w:r>
    </w:p>
    <w:p w14:paraId="0632D707"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xe</w:t>
      </w:r>
      <w:r w:rsidRPr="00B5239E">
        <w:t xml:space="preserve"> be </w:t>
      </w:r>
      <w:r w:rsidRPr="00E67BE8">
        <w:rPr>
          <w:i/>
        </w:rPr>
        <w:t>x</w:t>
      </w:r>
      <w:r w:rsidRPr="00B5239E">
        <w:t xml:space="preserve">'s </w:t>
      </w:r>
      <w:r w:rsidRPr="00E67BE8">
        <w:rPr>
          <w:i/>
        </w:rPr>
        <w:t>endIndex</w:t>
      </w:r>
      <w:r w:rsidRPr="00B5239E">
        <w:t>.</w:t>
      </w:r>
    </w:p>
    <w:p w14:paraId="676FE8CE" w14:textId="77777777" w:rsidR="004C02EF" w:rsidRPr="00B5239E" w:rsidRDefault="004C02EF" w:rsidP="004C02EF">
      <w:pPr>
        <w:pStyle w:val="Alg40"/>
        <w:numPr>
          <w:ilvl w:val="3"/>
          <w:numId w:val="302"/>
        </w:numPr>
        <w:tabs>
          <w:tab w:val="clear" w:pos="864"/>
          <w:tab w:val="clear" w:pos="2520"/>
        </w:tabs>
        <w:ind w:left="1800"/>
      </w:pPr>
      <w:r w:rsidRPr="00B5239E">
        <w:t xml:space="preserve">Let </w:t>
      </w:r>
      <w:r w:rsidRPr="00E67BE8">
        <w:rPr>
          <w:i/>
        </w:rPr>
        <w:t>z</w:t>
      </w:r>
      <w:r w:rsidRPr="00B5239E">
        <w:t xml:space="preserve"> be the State (</w:t>
      </w:r>
      <w:r w:rsidRPr="00E67BE8">
        <w:rPr>
          <w:i/>
        </w:rPr>
        <w:t>xe</w:t>
      </w:r>
      <w:r w:rsidRPr="00B5239E">
        <w:t xml:space="preserve">, </w:t>
      </w:r>
      <w:r w:rsidRPr="00E67BE8">
        <w:rPr>
          <w:i/>
        </w:rPr>
        <w:t>cap</w:t>
      </w:r>
      <w:r w:rsidRPr="00B5239E">
        <w:t>).</w:t>
      </w:r>
    </w:p>
    <w:p w14:paraId="4B4308B1" w14:textId="77777777" w:rsidR="004C02EF" w:rsidRPr="00B5239E" w:rsidRDefault="004C02EF" w:rsidP="004C02EF">
      <w:pPr>
        <w:pStyle w:val="Alg40"/>
        <w:numPr>
          <w:ilvl w:val="3"/>
          <w:numId w:val="302"/>
        </w:numPr>
        <w:tabs>
          <w:tab w:val="clear" w:pos="864"/>
          <w:tab w:val="clear" w:pos="2520"/>
        </w:tabs>
        <w:spacing w:after="220"/>
        <w:ind w:left="1800"/>
      </w:pPr>
      <w:r w:rsidRPr="00B5239E">
        <w:t xml:space="preserve">Call </w:t>
      </w:r>
      <w:r w:rsidRPr="00E67BE8">
        <w:rPr>
          <w:i/>
        </w:rPr>
        <w:t>c</w:t>
      </w:r>
      <w:r w:rsidRPr="00B5239E">
        <w:t>(</w:t>
      </w:r>
      <w:r w:rsidRPr="00E67BE8">
        <w:rPr>
          <w:i/>
        </w:rPr>
        <w:t>z</w:t>
      </w:r>
      <w:r w:rsidRPr="00B5239E">
        <w:t>) and return its result.</w:t>
      </w:r>
    </w:p>
    <w:p w14:paraId="65B150AE" w14:textId="77777777" w:rsidR="004C02EF" w:rsidRDefault="004C02EF" w:rsidP="004C02EF">
      <w:r>
        <w:t xml:space="preserve">The production </w:t>
      </w:r>
      <w:r w:rsidRPr="00E67BE8">
        <w:rPr>
          <w:rFonts w:ascii="Times New Roman" w:hAnsi="Times New Roman"/>
          <w:i/>
        </w:rPr>
        <w:t xml:space="preserve">Assertion </w:t>
      </w:r>
      <w:r>
        <w:rPr>
          <w:b/>
        </w:rPr>
        <w:t xml:space="preserve">:: </w:t>
      </w:r>
      <w:r>
        <w:rPr>
          <w:rFonts w:ascii="Courier New" w:hAnsi="Courier New"/>
          <w:b/>
        </w:rPr>
        <w:t xml:space="preserve">( ? ! </w:t>
      </w:r>
      <w:r w:rsidRPr="00E67BE8">
        <w:rPr>
          <w:rFonts w:ascii="Times New Roman" w:hAnsi="Times New Roman"/>
          <w:i/>
        </w:rPr>
        <w:t>Disjunction</w:t>
      </w:r>
      <w:r>
        <w:rPr>
          <w:rFonts w:ascii="Courier New" w:hAnsi="Courier New"/>
          <w:b/>
        </w:rPr>
        <w:t xml:space="preserve"> )</w:t>
      </w:r>
      <w:r>
        <w:t xml:space="preserve"> evaluates as follows:</w:t>
      </w:r>
    </w:p>
    <w:p w14:paraId="5E711001" w14:textId="77777777" w:rsidR="004C02EF" w:rsidRPr="00B5239E" w:rsidRDefault="004C02EF" w:rsidP="004C02EF">
      <w:pPr>
        <w:pStyle w:val="Alg4"/>
        <w:numPr>
          <w:ilvl w:val="0"/>
          <w:numId w:val="301"/>
        </w:numPr>
      </w:pPr>
      <w:r w:rsidRPr="00B5239E">
        <w:t xml:space="preserve">Evaluate </w:t>
      </w:r>
      <w:r w:rsidRPr="00E67BE8">
        <w:rPr>
          <w:i/>
        </w:rPr>
        <w:t>Disjunction</w:t>
      </w:r>
      <w:r w:rsidRPr="00B5239E">
        <w:t xml:space="preserve"> to obtain a Matcher </w:t>
      </w:r>
      <w:r w:rsidRPr="00E67BE8">
        <w:rPr>
          <w:i/>
        </w:rPr>
        <w:t>m</w:t>
      </w:r>
      <w:r w:rsidRPr="00B5239E">
        <w:t>.</w:t>
      </w:r>
    </w:p>
    <w:p w14:paraId="327FECAD" w14:textId="77777777" w:rsidR="004C02EF" w:rsidRPr="00B5239E" w:rsidRDefault="004C02EF" w:rsidP="004C02EF">
      <w:pPr>
        <w:pStyle w:val="Alg4"/>
        <w:numPr>
          <w:ilvl w:val="0"/>
          <w:numId w:val="301"/>
        </w:numPr>
      </w:pPr>
      <w:r w:rsidRPr="00B5239E">
        <w:t xml:space="preserve">Return an internal Matcher closure that takes two arguments, a State </w:t>
      </w:r>
      <w:r w:rsidRPr="00E67BE8">
        <w:rPr>
          <w:i/>
        </w:rPr>
        <w:t>x</w:t>
      </w:r>
      <w:r w:rsidRPr="00B5239E">
        <w:t xml:space="preserve"> and a Continuation </w:t>
      </w:r>
      <w:r w:rsidRPr="00E67BE8">
        <w:rPr>
          <w:i/>
        </w:rPr>
        <w:t>c</w:t>
      </w:r>
      <w:r w:rsidRPr="00B5239E">
        <w:t>, and performs the following steps:</w:t>
      </w:r>
    </w:p>
    <w:p w14:paraId="70A77B6A" w14:textId="77777777" w:rsidR="004C02EF" w:rsidRPr="00B5239E" w:rsidRDefault="004C02EF" w:rsidP="004C02EF">
      <w:pPr>
        <w:pStyle w:val="Alg40"/>
        <w:numPr>
          <w:ilvl w:val="3"/>
          <w:numId w:val="301"/>
        </w:numPr>
        <w:tabs>
          <w:tab w:val="clear" w:pos="2520"/>
        </w:tabs>
        <w:spacing w:before="60"/>
        <w:ind w:left="1800"/>
      </w:pPr>
      <w:r w:rsidRPr="00B5239E">
        <w:t xml:space="preserve">Let </w:t>
      </w:r>
      <w:r w:rsidRPr="00E67BE8">
        <w:rPr>
          <w:i/>
        </w:rPr>
        <w:t>d</w:t>
      </w:r>
      <w:r w:rsidRPr="00B5239E">
        <w:t xml:space="preserve"> be a Continuation that always returns its State argument as a successful MatchResult.</w:t>
      </w:r>
    </w:p>
    <w:p w14:paraId="64369827" w14:textId="77777777" w:rsidR="004C02EF" w:rsidRPr="00B5239E" w:rsidRDefault="004C02EF" w:rsidP="004C02EF">
      <w:pPr>
        <w:pStyle w:val="Alg40"/>
        <w:numPr>
          <w:ilvl w:val="3"/>
          <w:numId w:val="301"/>
        </w:numPr>
        <w:tabs>
          <w:tab w:val="clear" w:pos="2520"/>
        </w:tabs>
        <w:ind w:left="1800"/>
      </w:pPr>
      <w:r w:rsidRPr="00B5239E">
        <w:t xml:space="preserve">Call </w:t>
      </w:r>
      <w:r w:rsidRPr="00E67BE8">
        <w:rPr>
          <w:i/>
        </w:rPr>
        <w:t>m</w:t>
      </w:r>
      <w:r w:rsidRPr="00B5239E">
        <w:t>(</w:t>
      </w:r>
      <w:r w:rsidRPr="00E67BE8">
        <w:rPr>
          <w:i/>
        </w:rPr>
        <w:t>x</w:t>
      </w:r>
      <w:r w:rsidRPr="00B5239E">
        <w:t xml:space="preserve">, </w:t>
      </w:r>
      <w:r w:rsidRPr="00E67BE8">
        <w:rPr>
          <w:i/>
        </w:rPr>
        <w:t>d</w:t>
      </w:r>
      <w:r w:rsidRPr="00B5239E">
        <w:t xml:space="preserve">) and let </w:t>
      </w:r>
      <w:r w:rsidRPr="00E67BE8">
        <w:rPr>
          <w:i/>
        </w:rPr>
        <w:t>r</w:t>
      </w:r>
      <w:r w:rsidRPr="00B5239E">
        <w:t xml:space="preserve"> be its result.</w:t>
      </w:r>
    </w:p>
    <w:p w14:paraId="1D77F9BF" w14:textId="77777777" w:rsidR="004C02EF" w:rsidRPr="00B5239E" w:rsidRDefault="004C02EF" w:rsidP="004C02EF">
      <w:pPr>
        <w:pStyle w:val="Alg40"/>
        <w:numPr>
          <w:ilvl w:val="3"/>
          <w:numId w:val="301"/>
        </w:numPr>
        <w:tabs>
          <w:tab w:val="clear" w:pos="2520"/>
        </w:tabs>
        <w:ind w:left="1800"/>
      </w:pPr>
      <w:r w:rsidRPr="00B5239E">
        <w:t xml:space="preserve">If </w:t>
      </w:r>
      <w:r w:rsidRPr="00E67BE8">
        <w:rPr>
          <w:i/>
        </w:rPr>
        <w:t>r</w:t>
      </w:r>
      <w:r w:rsidRPr="00B5239E">
        <w:t xml:space="preserve"> isn't </w:t>
      </w:r>
      <w:r w:rsidRPr="00B5239E">
        <w:rPr>
          <w:b/>
        </w:rPr>
        <w:t>failure</w:t>
      </w:r>
      <w:r w:rsidRPr="00B5239E">
        <w:t xml:space="preserve">, return </w:t>
      </w:r>
      <w:r w:rsidRPr="00B5239E">
        <w:rPr>
          <w:b/>
        </w:rPr>
        <w:t>failure</w:t>
      </w:r>
      <w:r w:rsidRPr="00B5239E">
        <w:t>.</w:t>
      </w:r>
    </w:p>
    <w:p w14:paraId="1EB4C53E" w14:textId="77777777" w:rsidR="004C02EF" w:rsidRDefault="004C02EF" w:rsidP="004C02EF">
      <w:pPr>
        <w:pStyle w:val="Alg40"/>
        <w:numPr>
          <w:ilvl w:val="3"/>
          <w:numId w:val="301"/>
        </w:numPr>
        <w:tabs>
          <w:tab w:val="clear" w:pos="2520"/>
        </w:tabs>
        <w:spacing w:after="240"/>
        <w:ind w:left="1800"/>
      </w:pPr>
      <w:r w:rsidRPr="00B5239E">
        <w:t xml:space="preserve">Call </w:t>
      </w:r>
      <w:r w:rsidRPr="00E67BE8">
        <w:rPr>
          <w:i/>
        </w:rPr>
        <w:t>c</w:t>
      </w:r>
      <w:r w:rsidRPr="00B5239E">
        <w:t>(</w:t>
      </w:r>
      <w:r w:rsidRPr="00E67BE8">
        <w:rPr>
          <w:i/>
        </w:rPr>
        <w:t>x</w:t>
      </w:r>
      <w:r w:rsidRPr="00B5239E">
        <w:t>) and return its result.</w:t>
      </w:r>
    </w:p>
    <w:p w14:paraId="17FF9F7C" w14:textId="77777777" w:rsidR="004C02EF" w:rsidRDefault="004C02EF" w:rsidP="004C02EF">
      <w:r>
        <w:t xml:space="preserve">The abstract operation </w:t>
      </w:r>
      <w:r w:rsidRPr="00E67BE8">
        <w:rPr>
          <w:rFonts w:ascii="Times New Roman" w:hAnsi="Times New Roman"/>
          <w:i/>
        </w:rPr>
        <w:t>IsWordChar</w:t>
      </w:r>
      <w:r>
        <w:t xml:space="preserve"> takes an integer parameter </w:t>
      </w:r>
      <w:r w:rsidRPr="00E67BE8">
        <w:rPr>
          <w:rFonts w:ascii="Times New Roman" w:hAnsi="Times New Roman"/>
          <w:i/>
        </w:rPr>
        <w:t>e</w:t>
      </w:r>
      <w:r>
        <w:t xml:space="preserve"> and performs the following:</w:t>
      </w:r>
    </w:p>
    <w:p w14:paraId="44962838" w14:textId="77777777" w:rsidR="004C02EF" w:rsidRPr="00B5239E" w:rsidRDefault="004C02EF" w:rsidP="004C02EF">
      <w:pPr>
        <w:pStyle w:val="Alg4"/>
        <w:numPr>
          <w:ilvl w:val="0"/>
          <w:numId w:val="300"/>
        </w:numPr>
      </w:pPr>
      <w:r w:rsidRPr="00B5239E">
        <w:t xml:space="preserve">If </w:t>
      </w:r>
      <w:r w:rsidRPr="00E67BE8">
        <w:rPr>
          <w:i/>
        </w:rPr>
        <w:t>e</w:t>
      </w:r>
      <w:r w:rsidRPr="00B5239E">
        <w:t xml:space="preserve"> == –1 or </w:t>
      </w:r>
      <w:r w:rsidRPr="00E67BE8">
        <w:rPr>
          <w:i/>
        </w:rPr>
        <w:t>e</w:t>
      </w:r>
      <w:r w:rsidRPr="00B5239E">
        <w:t xml:space="preserve"> == </w:t>
      </w:r>
      <w:r w:rsidRPr="00E67BE8">
        <w:rPr>
          <w:i/>
        </w:rPr>
        <w:t>InputLength</w:t>
      </w:r>
      <w:r w:rsidRPr="00B5239E">
        <w:t xml:space="preserve">, return </w:t>
      </w:r>
      <w:r w:rsidRPr="00B5239E">
        <w:rPr>
          <w:b/>
        </w:rPr>
        <w:t>false</w:t>
      </w:r>
      <w:r w:rsidRPr="00B5239E">
        <w:t>.</w:t>
      </w:r>
    </w:p>
    <w:p w14:paraId="4F91D3D2" w14:textId="77777777" w:rsidR="004C02EF" w:rsidRPr="00B5239E" w:rsidRDefault="004C02EF" w:rsidP="004C02EF">
      <w:pPr>
        <w:pStyle w:val="Alg4"/>
        <w:numPr>
          <w:ilvl w:val="0"/>
          <w:numId w:val="300"/>
        </w:numPr>
      </w:pPr>
      <w:r w:rsidRPr="00B5239E">
        <w:t xml:space="preserve">Let </w:t>
      </w:r>
      <w:r w:rsidRPr="00E67BE8">
        <w:rPr>
          <w:i/>
        </w:rPr>
        <w:t>c</w:t>
      </w:r>
      <w:r w:rsidRPr="00B5239E">
        <w:t xml:space="preserve"> be the character </w:t>
      </w:r>
      <w:r w:rsidRPr="00E67BE8">
        <w:rPr>
          <w:i/>
        </w:rPr>
        <w:t>Input</w:t>
      </w:r>
      <w:r w:rsidRPr="00B5239E">
        <w:t>[</w:t>
      </w:r>
      <w:r w:rsidRPr="00E67BE8">
        <w:rPr>
          <w:i/>
        </w:rPr>
        <w:t>e</w:t>
      </w:r>
      <w:r w:rsidRPr="00B5239E">
        <w:t>].</w:t>
      </w:r>
    </w:p>
    <w:p w14:paraId="2877F336" w14:textId="77777777" w:rsidR="004C02EF" w:rsidRPr="00B5239E" w:rsidRDefault="004C02EF" w:rsidP="004C02EF">
      <w:pPr>
        <w:pStyle w:val="Alg4"/>
        <w:numPr>
          <w:ilvl w:val="0"/>
          <w:numId w:val="300"/>
        </w:numPr>
        <w:spacing w:after="60"/>
      </w:pPr>
      <w:r w:rsidRPr="00B5239E">
        <w:t xml:space="preserve">If </w:t>
      </w:r>
      <w:r w:rsidRPr="00E67BE8">
        <w:rPr>
          <w:i/>
        </w:rPr>
        <w:t>c</w:t>
      </w:r>
      <w:r w:rsidRPr="00B5239E">
        <w:t xml:space="preserve"> is one of the sixty-three characters below, return </w:t>
      </w:r>
      <w:r w:rsidRPr="00B5239E">
        <w:rPr>
          <w:b/>
        </w:rPr>
        <w:t>true</w:t>
      </w:r>
      <w:r w:rsidRPr="00B5239E">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B5239E" w14:paraId="12B38A93" w14:textId="77777777" w:rsidTr="003A4B22">
        <w:trPr>
          <w:tblHeader/>
        </w:trPr>
        <w:tc>
          <w:tcPr>
            <w:tcW w:w="288" w:type="dxa"/>
          </w:tcPr>
          <w:p w14:paraId="1CBA22E1" w14:textId="77777777" w:rsidR="004C02EF" w:rsidRPr="00B5239E" w:rsidRDefault="004C02EF" w:rsidP="003A4B22">
            <w:pPr>
              <w:pStyle w:val="SyntaxOneOf"/>
              <w:spacing w:after="60"/>
              <w:rPr>
                <w:rFonts w:cs="Courier New"/>
              </w:rPr>
            </w:pPr>
            <w:r>
              <w:rPr>
                <w:rFonts w:cs="Courier New"/>
              </w:rPr>
              <w:t>a</w:t>
            </w:r>
          </w:p>
        </w:tc>
        <w:tc>
          <w:tcPr>
            <w:tcW w:w="288" w:type="dxa"/>
          </w:tcPr>
          <w:p w14:paraId="2BD8D76C" w14:textId="77777777" w:rsidR="004C02EF" w:rsidRPr="00B5239E" w:rsidRDefault="004C02EF" w:rsidP="003A4B22">
            <w:pPr>
              <w:pStyle w:val="SyntaxOneOf"/>
              <w:spacing w:after="60"/>
              <w:rPr>
                <w:rFonts w:cs="Courier New"/>
              </w:rPr>
            </w:pPr>
            <w:r w:rsidRPr="00B5239E">
              <w:rPr>
                <w:rFonts w:cs="Courier New"/>
              </w:rPr>
              <w:t>b</w:t>
            </w:r>
          </w:p>
        </w:tc>
        <w:tc>
          <w:tcPr>
            <w:tcW w:w="288" w:type="dxa"/>
          </w:tcPr>
          <w:p w14:paraId="38CD213A" w14:textId="77777777" w:rsidR="004C02EF" w:rsidRPr="00B5239E" w:rsidRDefault="004C02EF" w:rsidP="003A4B22">
            <w:pPr>
              <w:pStyle w:val="SyntaxOneOf"/>
              <w:spacing w:after="60"/>
              <w:rPr>
                <w:rFonts w:cs="Courier New"/>
              </w:rPr>
            </w:pPr>
            <w:r w:rsidRPr="00B5239E">
              <w:rPr>
                <w:rFonts w:cs="Courier New"/>
              </w:rPr>
              <w:t>c</w:t>
            </w:r>
          </w:p>
        </w:tc>
        <w:tc>
          <w:tcPr>
            <w:tcW w:w="288" w:type="dxa"/>
          </w:tcPr>
          <w:p w14:paraId="3080837D" w14:textId="77777777" w:rsidR="004C02EF" w:rsidRPr="00B5239E" w:rsidRDefault="004C02EF" w:rsidP="003A4B22">
            <w:pPr>
              <w:pStyle w:val="SyntaxOneOf"/>
              <w:spacing w:after="60"/>
              <w:rPr>
                <w:rFonts w:cs="Courier New"/>
              </w:rPr>
            </w:pPr>
            <w:r w:rsidRPr="00B5239E">
              <w:rPr>
                <w:rFonts w:cs="Courier New"/>
              </w:rPr>
              <w:t>d</w:t>
            </w:r>
          </w:p>
        </w:tc>
        <w:tc>
          <w:tcPr>
            <w:tcW w:w="288" w:type="dxa"/>
          </w:tcPr>
          <w:p w14:paraId="4D412EF2" w14:textId="77777777" w:rsidR="004C02EF" w:rsidRPr="00B5239E" w:rsidRDefault="004C02EF" w:rsidP="003A4B22">
            <w:pPr>
              <w:pStyle w:val="SyntaxOneOf"/>
              <w:spacing w:after="60"/>
              <w:rPr>
                <w:rFonts w:cs="Courier New"/>
              </w:rPr>
            </w:pPr>
            <w:r w:rsidRPr="00B5239E">
              <w:rPr>
                <w:rFonts w:cs="Courier New"/>
              </w:rPr>
              <w:t>e</w:t>
            </w:r>
          </w:p>
        </w:tc>
        <w:tc>
          <w:tcPr>
            <w:tcW w:w="288" w:type="dxa"/>
          </w:tcPr>
          <w:p w14:paraId="58B2E044" w14:textId="77777777" w:rsidR="004C02EF" w:rsidRPr="00B5239E" w:rsidRDefault="004C02EF" w:rsidP="003A4B22">
            <w:pPr>
              <w:pStyle w:val="SyntaxOneOf"/>
              <w:spacing w:after="60"/>
              <w:rPr>
                <w:rFonts w:cs="Courier New"/>
              </w:rPr>
            </w:pPr>
            <w:r w:rsidRPr="00B5239E">
              <w:rPr>
                <w:rFonts w:cs="Courier New"/>
              </w:rPr>
              <w:t>f</w:t>
            </w:r>
          </w:p>
        </w:tc>
        <w:tc>
          <w:tcPr>
            <w:tcW w:w="288" w:type="dxa"/>
          </w:tcPr>
          <w:p w14:paraId="61526F30" w14:textId="77777777" w:rsidR="004C02EF" w:rsidRPr="00B5239E" w:rsidRDefault="004C02EF" w:rsidP="003A4B22">
            <w:pPr>
              <w:pStyle w:val="SyntaxOneOf"/>
              <w:spacing w:after="60"/>
              <w:rPr>
                <w:rFonts w:cs="Courier New"/>
              </w:rPr>
            </w:pPr>
            <w:r w:rsidRPr="00B5239E">
              <w:rPr>
                <w:rFonts w:cs="Courier New"/>
              </w:rPr>
              <w:t>g</w:t>
            </w:r>
          </w:p>
        </w:tc>
        <w:tc>
          <w:tcPr>
            <w:tcW w:w="288" w:type="dxa"/>
          </w:tcPr>
          <w:p w14:paraId="32806027" w14:textId="77777777" w:rsidR="004C02EF" w:rsidRPr="00B5239E" w:rsidRDefault="004C02EF" w:rsidP="003A4B22">
            <w:pPr>
              <w:pStyle w:val="SyntaxOneOf"/>
              <w:spacing w:after="60"/>
              <w:rPr>
                <w:rFonts w:cs="Courier New"/>
              </w:rPr>
            </w:pPr>
            <w:r w:rsidRPr="00B5239E">
              <w:rPr>
                <w:rFonts w:cs="Courier New"/>
              </w:rPr>
              <w:t>h</w:t>
            </w:r>
          </w:p>
        </w:tc>
        <w:tc>
          <w:tcPr>
            <w:tcW w:w="288" w:type="dxa"/>
          </w:tcPr>
          <w:p w14:paraId="01F5783C" w14:textId="77777777" w:rsidR="004C02EF" w:rsidRPr="00B5239E" w:rsidRDefault="004C02EF" w:rsidP="003A4B22">
            <w:pPr>
              <w:pStyle w:val="SyntaxOneOf"/>
              <w:spacing w:after="60"/>
              <w:rPr>
                <w:rFonts w:cs="Courier New"/>
              </w:rPr>
            </w:pPr>
            <w:r w:rsidRPr="00B5239E">
              <w:rPr>
                <w:rFonts w:cs="Courier New"/>
              </w:rPr>
              <w:t>i</w:t>
            </w:r>
          </w:p>
        </w:tc>
        <w:tc>
          <w:tcPr>
            <w:tcW w:w="288" w:type="dxa"/>
          </w:tcPr>
          <w:p w14:paraId="411254E3" w14:textId="77777777" w:rsidR="004C02EF" w:rsidRPr="00B5239E" w:rsidRDefault="004C02EF" w:rsidP="003A4B22">
            <w:pPr>
              <w:pStyle w:val="SyntaxOneOf"/>
              <w:spacing w:after="60"/>
              <w:rPr>
                <w:rFonts w:cs="Courier New"/>
              </w:rPr>
            </w:pPr>
            <w:r w:rsidRPr="00B5239E">
              <w:rPr>
                <w:rFonts w:cs="Courier New"/>
              </w:rPr>
              <w:t>j</w:t>
            </w:r>
          </w:p>
        </w:tc>
        <w:tc>
          <w:tcPr>
            <w:tcW w:w="288" w:type="dxa"/>
          </w:tcPr>
          <w:p w14:paraId="774F600E" w14:textId="77777777" w:rsidR="004C02EF" w:rsidRPr="00B5239E" w:rsidRDefault="004C02EF" w:rsidP="003A4B22">
            <w:pPr>
              <w:pStyle w:val="SyntaxOneOf"/>
              <w:spacing w:after="60"/>
              <w:rPr>
                <w:rFonts w:cs="Courier New"/>
              </w:rPr>
            </w:pPr>
            <w:r w:rsidRPr="00B5239E">
              <w:rPr>
                <w:rFonts w:cs="Courier New"/>
              </w:rPr>
              <w:t>k</w:t>
            </w:r>
          </w:p>
        </w:tc>
        <w:tc>
          <w:tcPr>
            <w:tcW w:w="288" w:type="dxa"/>
          </w:tcPr>
          <w:p w14:paraId="3B24F6E4" w14:textId="77777777" w:rsidR="004C02EF" w:rsidRPr="00B5239E" w:rsidRDefault="004C02EF" w:rsidP="003A4B22">
            <w:pPr>
              <w:pStyle w:val="SyntaxOneOf"/>
              <w:spacing w:after="60"/>
              <w:rPr>
                <w:rFonts w:cs="Courier New"/>
              </w:rPr>
            </w:pPr>
            <w:r w:rsidRPr="00B5239E">
              <w:rPr>
                <w:rFonts w:cs="Courier New"/>
              </w:rPr>
              <w:t>l</w:t>
            </w:r>
          </w:p>
        </w:tc>
        <w:tc>
          <w:tcPr>
            <w:tcW w:w="288" w:type="dxa"/>
          </w:tcPr>
          <w:p w14:paraId="142061C5" w14:textId="77777777" w:rsidR="004C02EF" w:rsidRPr="00B5239E" w:rsidRDefault="004C02EF" w:rsidP="003A4B22">
            <w:pPr>
              <w:pStyle w:val="SyntaxOneOf"/>
              <w:spacing w:after="60"/>
              <w:rPr>
                <w:rFonts w:cs="Courier New"/>
              </w:rPr>
            </w:pPr>
            <w:r w:rsidRPr="00B5239E">
              <w:rPr>
                <w:rFonts w:cs="Courier New"/>
              </w:rPr>
              <w:t>m</w:t>
            </w:r>
          </w:p>
        </w:tc>
        <w:tc>
          <w:tcPr>
            <w:tcW w:w="288" w:type="dxa"/>
          </w:tcPr>
          <w:p w14:paraId="39538D58" w14:textId="77777777" w:rsidR="004C02EF" w:rsidRPr="00B5239E" w:rsidRDefault="004C02EF" w:rsidP="003A4B22">
            <w:pPr>
              <w:pStyle w:val="SyntaxOneOf"/>
              <w:spacing w:after="60"/>
              <w:rPr>
                <w:rFonts w:cs="Courier New"/>
              </w:rPr>
            </w:pPr>
            <w:r w:rsidRPr="00B5239E">
              <w:rPr>
                <w:rFonts w:cs="Courier New"/>
              </w:rPr>
              <w:t>n</w:t>
            </w:r>
          </w:p>
        </w:tc>
        <w:tc>
          <w:tcPr>
            <w:tcW w:w="288" w:type="dxa"/>
          </w:tcPr>
          <w:p w14:paraId="55624D72" w14:textId="77777777" w:rsidR="004C02EF" w:rsidRPr="00B5239E" w:rsidRDefault="004C02EF" w:rsidP="003A4B22">
            <w:pPr>
              <w:pStyle w:val="SyntaxOneOf"/>
              <w:spacing w:after="60"/>
              <w:rPr>
                <w:rFonts w:cs="Courier New"/>
              </w:rPr>
            </w:pPr>
            <w:r w:rsidRPr="00B5239E">
              <w:rPr>
                <w:rFonts w:cs="Courier New"/>
              </w:rPr>
              <w:t>o</w:t>
            </w:r>
          </w:p>
        </w:tc>
        <w:tc>
          <w:tcPr>
            <w:tcW w:w="288" w:type="dxa"/>
          </w:tcPr>
          <w:p w14:paraId="3741FE82" w14:textId="77777777" w:rsidR="004C02EF" w:rsidRPr="00B5239E" w:rsidRDefault="004C02EF" w:rsidP="003A4B22">
            <w:pPr>
              <w:pStyle w:val="SyntaxOneOf"/>
              <w:spacing w:after="60"/>
              <w:rPr>
                <w:rFonts w:cs="Courier New"/>
              </w:rPr>
            </w:pPr>
            <w:r w:rsidRPr="00B5239E">
              <w:rPr>
                <w:rFonts w:cs="Courier New"/>
              </w:rPr>
              <w:t>p</w:t>
            </w:r>
          </w:p>
        </w:tc>
        <w:tc>
          <w:tcPr>
            <w:tcW w:w="288" w:type="dxa"/>
          </w:tcPr>
          <w:p w14:paraId="79CD90DF" w14:textId="77777777" w:rsidR="004C02EF" w:rsidRPr="00B5239E" w:rsidRDefault="004C02EF" w:rsidP="003A4B22">
            <w:pPr>
              <w:pStyle w:val="SyntaxOneOf"/>
              <w:spacing w:after="60"/>
              <w:rPr>
                <w:rFonts w:cs="Courier New"/>
              </w:rPr>
            </w:pPr>
            <w:r w:rsidRPr="00B5239E">
              <w:rPr>
                <w:rFonts w:cs="Courier New"/>
              </w:rPr>
              <w:t>q</w:t>
            </w:r>
          </w:p>
        </w:tc>
        <w:tc>
          <w:tcPr>
            <w:tcW w:w="288" w:type="dxa"/>
          </w:tcPr>
          <w:p w14:paraId="5E3BBE6F" w14:textId="77777777" w:rsidR="004C02EF" w:rsidRPr="00B5239E" w:rsidRDefault="004C02EF" w:rsidP="003A4B22">
            <w:pPr>
              <w:pStyle w:val="SyntaxOneOf"/>
              <w:spacing w:after="60"/>
              <w:rPr>
                <w:rFonts w:cs="Courier New"/>
              </w:rPr>
            </w:pPr>
            <w:r w:rsidRPr="00B5239E">
              <w:rPr>
                <w:rFonts w:cs="Courier New"/>
              </w:rPr>
              <w:t>r</w:t>
            </w:r>
          </w:p>
        </w:tc>
        <w:tc>
          <w:tcPr>
            <w:tcW w:w="288" w:type="dxa"/>
          </w:tcPr>
          <w:p w14:paraId="3505993E" w14:textId="77777777" w:rsidR="004C02EF" w:rsidRPr="00B5239E" w:rsidRDefault="004C02EF" w:rsidP="003A4B22">
            <w:pPr>
              <w:pStyle w:val="SyntaxOneOf"/>
              <w:spacing w:after="60"/>
              <w:rPr>
                <w:rFonts w:cs="Courier New"/>
              </w:rPr>
            </w:pPr>
            <w:r w:rsidRPr="00B5239E">
              <w:rPr>
                <w:rFonts w:cs="Courier New"/>
              </w:rPr>
              <w:t>s</w:t>
            </w:r>
          </w:p>
        </w:tc>
        <w:tc>
          <w:tcPr>
            <w:tcW w:w="288" w:type="dxa"/>
          </w:tcPr>
          <w:p w14:paraId="32D4AF19" w14:textId="77777777" w:rsidR="004C02EF" w:rsidRPr="00B5239E" w:rsidRDefault="004C02EF" w:rsidP="003A4B22">
            <w:pPr>
              <w:pStyle w:val="SyntaxOneOf"/>
              <w:spacing w:after="60"/>
              <w:rPr>
                <w:rFonts w:cs="Courier New"/>
              </w:rPr>
            </w:pPr>
            <w:r w:rsidRPr="00B5239E">
              <w:rPr>
                <w:rFonts w:cs="Courier New"/>
              </w:rPr>
              <w:t>t</w:t>
            </w:r>
          </w:p>
        </w:tc>
        <w:tc>
          <w:tcPr>
            <w:tcW w:w="288" w:type="dxa"/>
          </w:tcPr>
          <w:p w14:paraId="244E282D" w14:textId="77777777" w:rsidR="004C02EF" w:rsidRPr="00B5239E" w:rsidRDefault="004C02EF" w:rsidP="003A4B22">
            <w:pPr>
              <w:pStyle w:val="SyntaxOneOf"/>
              <w:spacing w:after="60"/>
              <w:rPr>
                <w:rFonts w:cs="Courier New"/>
              </w:rPr>
            </w:pPr>
            <w:r w:rsidRPr="00B5239E">
              <w:rPr>
                <w:rFonts w:cs="Courier New"/>
              </w:rPr>
              <w:t>u</w:t>
            </w:r>
          </w:p>
        </w:tc>
        <w:tc>
          <w:tcPr>
            <w:tcW w:w="288" w:type="dxa"/>
          </w:tcPr>
          <w:p w14:paraId="656814DF" w14:textId="77777777" w:rsidR="004C02EF" w:rsidRPr="00B5239E" w:rsidRDefault="004C02EF" w:rsidP="003A4B22">
            <w:pPr>
              <w:pStyle w:val="SyntaxOneOf"/>
              <w:spacing w:after="60"/>
              <w:rPr>
                <w:rFonts w:cs="Courier New"/>
              </w:rPr>
            </w:pPr>
            <w:r w:rsidRPr="00B5239E">
              <w:rPr>
                <w:rFonts w:cs="Courier New"/>
              </w:rPr>
              <w:t>v</w:t>
            </w:r>
          </w:p>
        </w:tc>
        <w:tc>
          <w:tcPr>
            <w:tcW w:w="288" w:type="dxa"/>
          </w:tcPr>
          <w:p w14:paraId="64F596A3" w14:textId="77777777" w:rsidR="004C02EF" w:rsidRPr="00B5239E" w:rsidRDefault="004C02EF" w:rsidP="003A4B22">
            <w:pPr>
              <w:pStyle w:val="SyntaxOneOf"/>
              <w:spacing w:after="60"/>
              <w:rPr>
                <w:rFonts w:cs="Courier New"/>
              </w:rPr>
            </w:pPr>
            <w:r w:rsidRPr="00B5239E">
              <w:rPr>
                <w:rFonts w:cs="Courier New"/>
              </w:rPr>
              <w:t>w</w:t>
            </w:r>
          </w:p>
        </w:tc>
        <w:tc>
          <w:tcPr>
            <w:tcW w:w="288" w:type="dxa"/>
          </w:tcPr>
          <w:p w14:paraId="3CA0CD12" w14:textId="77777777" w:rsidR="004C02EF" w:rsidRPr="00B5239E" w:rsidRDefault="004C02EF" w:rsidP="003A4B22">
            <w:pPr>
              <w:pStyle w:val="SyntaxOneOf"/>
              <w:spacing w:after="60"/>
              <w:rPr>
                <w:rFonts w:cs="Courier New"/>
              </w:rPr>
            </w:pPr>
            <w:r w:rsidRPr="00B5239E">
              <w:rPr>
                <w:rFonts w:cs="Courier New"/>
              </w:rPr>
              <w:t>x</w:t>
            </w:r>
          </w:p>
        </w:tc>
        <w:tc>
          <w:tcPr>
            <w:tcW w:w="288" w:type="dxa"/>
          </w:tcPr>
          <w:p w14:paraId="7FE80DEB" w14:textId="77777777" w:rsidR="004C02EF" w:rsidRPr="00B5239E" w:rsidRDefault="004C02EF" w:rsidP="003A4B22">
            <w:pPr>
              <w:pStyle w:val="SyntaxOneOf"/>
              <w:spacing w:after="60"/>
              <w:rPr>
                <w:rFonts w:cs="Courier New"/>
              </w:rPr>
            </w:pPr>
            <w:r w:rsidRPr="00B5239E">
              <w:rPr>
                <w:rFonts w:cs="Courier New"/>
              </w:rPr>
              <w:t>y</w:t>
            </w:r>
          </w:p>
        </w:tc>
        <w:tc>
          <w:tcPr>
            <w:tcW w:w="288" w:type="dxa"/>
          </w:tcPr>
          <w:p w14:paraId="046ADD2C" w14:textId="77777777" w:rsidR="004C02EF" w:rsidRPr="00B5239E" w:rsidRDefault="004C02EF" w:rsidP="003A4B22">
            <w:pPr>
              <w:pStyle w:val="SyntaxOneOf"/>
              <w:spacing w:after="60"/>
              <w:rPr>
                <w:rFonts w:cs="Courier New"/>
              </w:rPr>
            </w:pPr>
            <w:r w:rsidRPr="00B5239E">
              <w:rPr>
                <w:rFonts w:cs="Courier New"/>
              </w:rPr>
              <w:t>z</w:t>
            </w:r>
          </w:p>
        </w:tc>
      </w:tr>
      <w:tr w:rsidR="004C02EF" w:rsidRPr="00B5239E" w14:paraId="78255051" w14:textId="77777777" w:rsidTr="003A4B22">
        <w:trPr>
          <w:tblHeader/>
        </w:trPr>
        <w:tc>
          <w:tcPr>
            <w:tcW w:w="288" w:type="dxa"/>
          </w:tcPr>
          <w:p w14:paraId="0CD7D59D" w14:textId="77777777" w:rsidR="004C02EF" w:rsidRPr="00B5239E" w:rsidRDefault="004C02EF" w:rsidP="003A4B22">
            <w:pPr>
              <w:pStyle w:val="SyntaxOneOf"/>
              <w:spacing w:after="60"/>
              <w:rPr>
                <w:rFonts w:cs="Courier New"/>
              </w:rPr>
            </w:pPr>
            <w:r w:rsidRPr="00B5239E">
              <w:rPr>
                <w:rFonts w:cs="Courier New"/>
              </w:rPr>
              <w:t>A</w:t>
            </w:r>
          </w:p>
        </w:tc>
        <w:tc>
          <w:tcPr>
            <w:tcW w:w="288" w:type="dxa"/>
          </w:tcPr>
          <w:p w14:paraId="4F2AA1F4" w14:textId="77777777" w:rsidR="004C02EF" w:rsidRPr="00B5239E" w:rsidRDefault="004C02EF" w:rsidP="003A4B22">
            <w:pPr>
              <w:pStyle w:val="SyntaxOneOf"/>
              <w:spacing w:after="60"/>
              <w:rPr>
                <w:rFonts w:cs="Courier New"/>
              </w:rPr>
            </w:pPr>
            <w:r w:rsidRPr="00B5239E">
              <w:rPr>
                <w:rFonts w:cs="Courier New"/>
              </w:rPr>
              <w:t>B</w:t>
            </w:r>
          </w:p>
        </w:tc>
        <w:tc>
          <w:tcPr>
            <w:tcW w:w="288" w:type="dxa"/>
          </w:tcPr>
          <w:p w14:paraId="3193F724" w14:textId="77777777" w:rsidR="004C02EF" w:rsidRPr="00B5239E" w:rsidRDefault="004C02EF" w:rsidP="003A4B22">
            <w:pPr>
              <w:pStyle w:val="SyntaxOneOf"/>
              <w:spacing w:after="60"/>
              <w:rPr>
                <w:rFonts w:cs="Courier New"/>
              </w:rPr>
            </w:pPr>
            <w:r w:rsidRPr="00B5239E">
              <w:rPr>
                <w:rFonts w:cs="Courier New"/>
              </w:rPr>
              <w:t>C</w:t>
            </w:r>
          </w:p>
        </w:tc>
        <w:tc>
          <w:tcPr>
            <w:tcW w:w="288" w:type="dxa"/>
          </w:tcPr>
          <w:p w14:paraId="147CF054" w14:textId="77777777" w:rsidR="004C02EF" w:rsidRPr="00B5239E" w:rsidRDefault="004C02EF" w:rsidP="003A4B22">
            <w:pPr>
              <w:pStyle w:val="SyntaxOneOf"/>
              <w:spacing w:after="60"/>
              <w:rPr>
                <w:rFonts w:cs="Courier New"/>
              </w:rPr>
            </w:pPr>
            <w:r w:rsidRPr="00B5239E">
              <w:rPr>
                <w:rFonts w:cs="Courier New"/>
              </w:rPr>
              <w:t>D</w:t>
            </w:r>
          </w:p>
        </w:tc>
        <w:tc>
          <w:tcPr>
            <w:tcW w:w="288" w:type="dxa"/>
          </w:tcPr>
          <w:p w14:paraId="181C8E99" w14:textId="77777777" w:rsidR="004C02EF" w:rsidRPr="00B5239E" w:rsidRDefault="004C02EF" w:rsidP="003A4B22">
            <w:pPr>
              <w:pStyle w:val="SyntaxOneOf"/>
              <w:spacing w:after="60"/>
              <w:rPr>
                <w:rFonts w:cs="Courier New"/>
              </w:rPr>
            </w:pPr>
            <w:r w:rsidRPr="00B5239E">
              <w:rPr>
                <w:rFonts w:cs="Courier New"/>
              </w:rPr>
              <w:t>E</w:t>
            </w:r>
          </w:p>
        </w:tc>
        <w:tc>
          <w:tcPr>
            <w:tcW w:w="288" w:type="dxa"/>
          </w:tcPr>
          <w:p w14:paraId="1A975362" w14:textId="77777777" w:rsidR="004C02EF" w:rsidRPr="00B5239E" w:rsidRDefault="004C02EF" w:rsidP="003A4B22">
            <w:pPr>
              <w:pStyle w:val="SyntaxOneOf"/>
              <w:spacing w:after="60"/>
              <w:rPr>
                <w:rFonts w:cs="Courier New"/>
              </w:rPr>
            </w:pPr>
            <w:r w:rsidRPr="00B5239E">
              <w:rPr>
                <w:rFonts w:cs="Courier New"/>
              </w:rPr>
              <w:t>F</w:t>
            </w:r>
          </w:p>
        </w:tc>
        <w:tc>
          <w:tcPr>
            <w:tcW w:w="288" w:type="dxa"/>
          </w:tcPr>
          <w:p w14:paraId="3A669B3D" w14:textId="77777777" w:rsidR="004C02EF" w:rsidRPr="00B5239E" w:rsidRDefault="004C02EF" w:rsidP="003A4B22">
            <w:pPr>
              <w:pStyle w:val="SyntaxOneOf"/>
              <w:spacing w:after="60"/>
              <w:rPr>
                <w:rFonts w:cs="Courier New"/>
              </w:rPr>
            </w:pPr>
            <w:r w:rsidRPr="00B5239E">
              <w:rPr>
                <w:rFonts w:cs="Courier New"/>
              </w:rPr>
              <w:t>G</w:t>
            </w:r>
          </w:p>
        </w:tc>
        <w:tc>
          <w:tcPr>
            <w:tcW w:w="288" w:type="dxa"/>
          </w:tcPr>
          <w:p w14:paraId="0D5E3553" w14:textId="77777777" w:rsidR="004C02EF" w:rsidRPr="00B5239E" w:rsidRDefault="004C02EF" w:rsidP="003A4B22">
            <w:pPr>
              <w:pStyle w:val="SyntaxOneOf"/>
              <w:spacing w:after="60"/>
              <w:rPr>
                <w:rFonts w:cs="Courier New"/>
              </w:rPr>
            </w:pPr>
            <w:r w:rsidRPr="00B5239E">
              <w:rPr>
                <w:rFonts w:cs="Courier New"/>
              </w:rPr>
              <w:t>H</w:t>
            </w:r>
          </w:p>
        </w:tc>
        <w:tc>
          <w:tcPr>
            <w:tcW w:w="288" w:type="dxa"/>
          </w:tcPr>
          <w:p w14:paraId="72307389" w14:textId="77777777" w:rsidR="004C02EF" w:rsidRPr="00B5239E" w:rsidRDefault="004C02EF" w:rsidP="003A4B22">
            <w:pPr>
              <w:pStyle w:val="SyntaxOneOf"/>
              <w:spacing w:after="60"/>
              <w:rPr>
                <w:rFonts w:cs="Courier New"/>
              </w:rPr>
            </w:pPr>
            <w:r w:rsidRPr="00B5239E">
              <w:rPr>
                <w:rFonts w:cs="Courier New"/>
              </w:rPr>
              <w:t>I</w:t>
            </w:r>
          </w:p>
        </w:tc>
        <w:tc>
          <w:tcPr>
            <w:tcW w:w="288" w:type="dxa"/>
          </w:tcPr>
          <w:p w14:paraId="47CD4C6D" w14:textId="77777777" w:rsidR="004C02EF" w:rsidRPr="00B5239E" w:rsidRDefault="004C02EF" w:rsidP="003A4B22">
            <w:pPr>
              <w:pStyle w:val="SyntaxOneOf"/>
              <w:spacing w:after="60"/>
              <w:rPr>
                <w:rFonts w:cs="Courier New"/>
              </w:rPr>
            </w:pPr>
            <w:r w:rsidRPr="00B5239E">
              <w:rPr>
                <w:rFonts w:cs="Courier New"/>
              </w:rPr>
              <w:t>J</w:t>
            </w:r>
          </w:p>
        </w:tc>
        <w:tc>
          <w:tcPr>
            <w:tcW w:w="288" w:type="dxa"/>
          </w:tcPr>
          <w:p w14:paraId="29F9BC9A" w14:textId="77777777" w:rsidR="004C02EF" w:rsidRPr="00B5239E" w:rsidRDefault="004C02EF" w:rsidP="003A4B22">
            <w:pPr>
              <w:pStyle w:val="SyntaxOneOf"/>
              <w:spacing w:after="60"/>
              <w:rPr>
                <w:rFonts w:cs="Courier New"/>
              </w:rPr>
            </w:pPr>
            <w:r w:rsidRPr="00B5239E">
              <w:rPr>
                <w:rFonts w:cs="Courier New"/>
              </w:rPr>
              <w:t>K</w:t>
            </w:r>
          </w:p>
        </w:tc>
        <w:tc>
          <w:tcPr>
            <w:tcW w:w="288" w:type="dxa"/>
          </w:tcPr>
          <w:p w14:paraId="6CC532F7" w14:textId="77777777" w:rsidR="004C02EF" w:rsidRPr="00B5239E" w:rsidRDefault="004C02EF" w:rsidP="003A4B22">
            <w:pPr>
              <w:pStyle w:val="SyntaxOneOf"/>
              <w:spacing w:after="60"/>
              <w:rPr>
                <w:rFonts w:cs="Courier New"/>
              </w:rPr>
            </w:pPr>
            <w:r w:rsidRPr="00B5239E">
              <w:rPr>
                <w:rFonts w:cs="Courier New"/>
              </w:rPr>
              <w:t>L</w:t>
            </w:r>
          </w:p>
        </w:tc>
        <w:tc>
          <w:tcPr>
            <w:tcW w:w="288" w:type="dxa"/>
          </w:tcPr>
          <w:p w14:paraId="64411175" w14:textId="77777777" w:rsidR="004C02EF" w:rsidRPr="00B5239E" w:rsidRDefault="004C02EF" w:rsidP="003A4B22">
            <w:pPr>
              <w:pStyle w:val="SyntaxOneOf"/>
              <w:spacing w:after="60"/>
              <w:rPr>
                <w:rFonts w:cs="Courier New"/>
              </w:rPr>
            </w:pPr>
            <w:r w:rsidRPr="00B5239E">
              <w:rPr>
                <w:rFonts w:cs="Courier New"/>
              </w:rPr>
              <w:t>M</w:t>
            </w:r>
          </w:p>
        </w:tc>
        <w:tc>
          <w:tcPr>
            <w:tcW w:w="288" w:type="dxa"/>
          </w:tcPr>
          <w:p w14:paraId="2F47ACB7" w14:textId="77777777" w:rsidR="004C02EF" w:rsidRPr="00B5239E" w:rsidRDefault="004C02EF" w:rsidP="003A4B22">
            <w:pPr>
              <w:pStyle w:val="SyntaxOneOf"/>
              <w:spacing w:after="60"/>
              <w:rPr>
                <w:rFonts w:cs="Courier New"/>
              </w:rPr>
            </w:pPr>
            <w:r w:rsidRPr="00B5239E">
              <w:rPr>
                <w:rFonts w:cs="Courier New"/>
              </w:rPr>
              <w:t>N</w:t>
            </w:r>
          </w:p>
        </w:tc>
        <w:tc>
          <w:tcPr>
            <w:tcW w:w="288" w:type="dxa"/>
          </w:tcPr>
          <w:p w14:paraId="6BB9C1F1" w14:textId="77777777" w:rsidR="004C02EF" w:rsidRPr="00B5239E" w:rsidRDefault="004C02EF" w:rsidP="003A4B22">
            <w:pPr>
              <w:pStyle w:val="SyntaxOneOf"/>
              <w:spacing w:after="60"/>
              <w:rPr>
                <w:rFonts w:cs="Courier New"/>
              </w:rPr>
            </w:pPr>
            <w:r w:rsidRPr="00B5239E">
              <w:rPr>
                <w:rFonts w:cs="Courier New"/>
              </w:rPr>
              <w:t>O</w:t>
            </w:r>
          </w:p>
        </w:tc>
        <w:tc>
          <w:tcPr>
            <w:tcW w:w="288" w:type="dxa"/>
          </w:tcPr>
          <w:p w14:paraId="5052361B" w14:textId="77777777" w:rsidR="004C02EF" w:rsidRPr="00B5239E" w:rsidRDefault="004C02EF" w:rsidP="003A4B22">
            <w:pPr>
              <w:pStyle w:val="SyntaxOneOf"/>
              <w:spacing w:after="60"/>
              <w:rPr>
                <w:rFonts w:cs="Courier New"/>
              </w:rPr>
            </w:pPr>
            <w:r w:rsidRPr="00B5239E">
              <w:rPr>
                <w:rFonts w:cs="Courier New"/>
              </w:rPr>
              <w:t>P</w:t>
            </w:r>
          </w:p>
        </w:tc>
        <w:tc>
          <w:tcPr>
            <w:tcW w:w="288" w:type="dxa"/>
          </w:tcPr>
          <w:p w14:paraId="7CF297E0" w14:textId="77777777" w:rsidR="004C02EF" w:rsidRPr="00B5239E" w:rsidRDefault="004C02EF" w:rsidP="003A4B22">
            <w:pPr>
              <w:pStyle w:val="SyntaxOneOf"/>
              <w:spacing w:after="60"/>
              <w:rPr>
                <w:rFonts w:cs="Courier New"/>
              </w:rPr>
            </w:pPr>
            <w:r w:rsidRPr="00B5239E">
              <w:rPr>
                <w:rFonts w:cs="Courier New"/>
              </w:rPr>
              <w:t>Q</w:t>
            </w:r>
          </w:p>
        </w:tc>
        <w:tc>
          <w:tcPr>
            <w:tcW w:w="288" w:type="dxa"/>
          </w:tcPr>
          <w:p w14:paraId="01B96610" w14:textId="77777777" w:rsidR="004C02EF" w:rsidRPr="00B5239E" w:rsidRDefault="004C02EF" w:rsidP="003A4B22">
            <w:pPr>
              <w:pStyle w:val="SyntaxOneOf"/>
              <w:spacing w:after="60"/>
              <w:rPr>
                <w:rFonts w:cs="Courier New"/>
              </w:rPr>
            </w:pPr>
            <w:r w:rsidRPr="00B5239E">
              <w:rPr>
                <w:rFonts w:cs="Courier New"/>
              </w:rPr>
              <w:t>R</w:t>
            </w:r>
          </w:p>
        </w:tc>
        <w:tc>
          <w:tcPr>
            <w:tcW w:w="288" w:type="dxa"/>
          </w:tcPr>
          <w:p w14:paraId="408D26B0" w14:textId="77777777" w:rsidR="004C02EF" w:rsidRPr="00B5239E" w:rsidRDefault="004C02EF" w:rsidP="003A4B22">
            <w:pPr>
              <w:pStyle w:val="SyntaxOneOf"/>
              <w:spacing w:after="60"/>
              <w:rPr>
                <w:rFonts w:cs="Courier New"/>
              </w:rPr>
            </w:pPr>
            <w:r w:rsidRPr="00B5239E">
              <w:rPr>
                <w:rFonts w:cs="Courier New"/>
              </w:rPr>
              <w:t>S</w:t>
            </w:r>
          </w:p>
        </w:tc>
        <w:tc>
          <w:tcPr>
            <w:tcW w:w="288" w:type="dxa"/>
          </w:tcPr>
          <w:p w14:paraId="02121499" w14:textId="77777777" w:rsidR="004C02EF" w:rsidRPr="00B5239E" w:rsidRDefault="004C02EF" w:rsidP="003A4B22">
            <w:pPr>
              <w:pStyle w:val="SyntaxOneOf"/>
              <w:spacing w:after="60"/>
              <w:rPr>
                <w:rFonts w:cs="Courier New"/>
              </w:rPr>
            </w:pPr>
            <w:r w:rsidRPr="00B5239E">
              <w:rPr>
                <w:rFonts w:cs="Courier New"/>
              </w:rPr>
              <w:t>T</w:t>
            </w:r>
          </w:p>
        </w:tc>
        <w:tc>
          <w:tcPr>
            <w:tcW w:w="288" w:type="dxa"/>
          </w:tcPr>
          <w:p w14:paraId="0AACCFDB" w14:textId="77777777" w:rsidR="004C02EF" w:rsidRPr="00B5239E" w:rsidRDefault="004C02EF" w:rsidP="003A4B22">
            <w:pPr>
              <w:pStyle w:val="SyntaxOneOf"/>
              <w:spacing w:after="60"/>
              <w:rPr>
                <w:rFonts w:cs="Courier New"/>
              </w:rPr>
            </w:pPr>
            <w:r w:rsidRPr="00B5239E">
              <w:rPr>
                <w:rFonts w:cs="Courier New"/>
              </w:rPr>
              <w:t>U</w:t>
            </w:r>
          </w:p>
        </w:tc>
        <w:tc>
          <w:tcPr>
            <w:tcW w:w="288" w:type="dxa"/>
          </w:tcPr>
          <w:p w14:paraId="22AEC6BA" w14:textId="77777777" w:rsidR="004C02EF" w:rsidRPr="00B5239E" w:rsidRDefault="004C02EF" w:rsidP="003A4B22">
            <w:pPr>
              <w:pStyle w:val="SyntaxOneOf"/>
              <w:spacing w:after="60"/>
              <w:rPr>
                <w:rFonts w:cs="Courier New"/>
              </w:rPr>
            </w:pPr>
            <w:r w:rsidRPr="00B5239E">
              <w:rPr>
                <w:rFonts w:cs="Courier New"/>
              </w:rPr>
              <w:t>V</w:t>
            </w:r>
          </w:p>
        </w:tc>
        <w:tc>
          <w:tcPr>
            <w:tcW w:w="288" w:type="dxa"/>
          </w:tcPr>
          <w:p w14:paraId="260A8097" w14:textId="77777777" w:rsidR="004C02EF" w:rsidRPr="00B5239E" w:rsidRDefault="004C02EF" w:rsidP="003A4B22">
            <w:pPr>
              <w:pStyle w:val="SyntaxOneOf"/>
              <w:spacing w:after="60"/>
              <w:rPr>
                <w:rFonts w:cs="Courier New"/>
              </w:rPr>
            </w:pPr>
            <w:r w:rsidRPr="00B5239E">
              <w:rPr>
                <w:rFonts w:cs="Courier New"/>
              </w:rPr>
              <w:t>W</w:t>
            </w:r>
          </w:p>
        </w:tc>
        <w:tc>
          <w:tcPr>
            <w:tcW w:w="288" w:type="dxa"/>
          </w:tcPr>
          <w:p w14:paraId="7BF3DFD4" w14:textId="77777777" w:rsidR="004C02EF" w:rsidRPr="00B5239E" w:rsidRDefault="004C02EF" w:rsidP="003A4B22">
            <w:pPr>
              <w:pStyle w:val="SyntaxOneOf"/>
              <w:spacing w:after="60"/>
              <w:rPr>
                <w:rFonts w:cs="Courier New"/>
              </w:rPr>
            </w:pPr>
            <w:r w:rsidRPr="00B5239E">
              <w:rPr>
                <w:rFonts w:cs="Courier New"/>
              </w:rPr>
              <w:t>X</w:t>
            </w:r>
          </w:p>
        </w:tc>
        <w:tc>
          <w:tcPr>
            <w:tcW w:w="288" w:type="dxa"/>
          </w:tcPr>
          <w:p w14:paraId="55DECEB3" w14:textId="77777777" w:rsidR="004C02EF" w:rsidRPr="00B5239E" w:rsidRDefault="004C02EF" w:rsidP="003A4B22">
            <w:pPr>
              <w:pStyle w:val="SyntaxOneOf"/>
              <w:spacing w:after="60"/>
              <w:rPr>
                <w:rFonts w:cs="Courier New"/>
              </w:rPr>
            </w:pPr>
            <w:r w:rsidRPr="00B5239E">
              <w:rPr>
                <w:rFonts w:cs="Courier New"/>
              </w:rPr>
              <w:t>Y</w:t>
            </w:r>
          </w:p>
        </w:tc>
        <w:tc>
          <w:tcPr>
            <w:tcW w:w="288" w:type="dxa"/>
          </w:tcPr>
          <w:p w14:paraId="5FAC82DD" w14:textId="77777777" w:rsidR="004C02EF" w:rsidRPr="00B5239E" w:rsidRDefault="004C02EF" w:rsidP="003A4B22">
            <w:pPr>
              <w:pStyle w:val="SyntaxOneOf"/>
              <w:spacing w:after="60"/>
              <w:rPr>
                <w:rFonts w:cs="Courier New"/>
              </w:rPr>
            </w:pPr>
            <w:r w:rsidRPr="00B5239E">
              <w:rPr>
                <w:rFonts w:cs="Courier New"/>
              </w:rPr>
              <w:t>Z</w:t>
            </w:r>
          </w:p>
        </w:tc>
      </w:tr>
      <w:tr w:rsidR="004C02EF" w:rsidRPr="00B5239E" w14:paraId="412E17B6" w14:textId="77777777" w:rsidTr="003A4B22">
        <w:trPr>
          <w:tblHeader/>
        </w:trPr>
        <w:tc>
          <w:tcPr>
            <w:tcW w:w="288" w:type="dxa"/>
          </w:tcPr>
          <w:p w14:paraId="4A87332E" w14:textId="77777777" w:rsidR="004C02EF" w:rsidRPr="00B5239E" w:rsidRDefault="004C02EF" w:rsidP="003A4B22">
            <w:pPr>
              <w:pStyle w:val="SyntaxOneOf"/>
              <w:spacing w:after="60"/>
              <w:rPr>
                <w:rFonts w:cs="Courier New"/>
              </w:rPr>
            </w:pPr>
            <w:r w:rsidRPr="00B5239E">
              <w:rPr>
                <w:rFonts w:cs="Courier New"/>
              </w:rPr>
              <w:t>0</w:t>
            </w:r>
          </w:p>
        </w:tc>
        <w:tc>
          <w:tcPr>
            <w:tcW w:w="288" w:type="dxa"/>
          </w:tcPr>
          <w:p w14:paraId="3FC33A03" w14:textId="77777777" w:rsidR="004C02EF" w:rsidRPr="00B5239E" w:rsidRDefault="004C02EF" w:rsidP="003A4B22">
            <w:pPr>
              <w:pStyle w:val="SyntaxOneOf"/>
              <w:spacing w:after="60"/>
              <w:rPr>
                <w:rFonts w:cs="Courier New"/>
              </w:rPr>
            </w:pPr>
            <w:r w:rsidRPr="00B5239E">
              <w:rPr>
                <w:rFonts w:cs="Courier New"/>
              </w:rPr>
              <w:t>1</w:t>
            </w:r>
          </w:p>
        </w:tc>
        <w:tc>
          <w:tcPr>
            <w:tcW w:w="288" w:type="dxa"/>
          </w:tcPr>
          <w:p w14:paraId="3F9557D0" w14:textId="77777777" w:rsidR="004C02EF" w:rsidRPr="00B5239E" w:rsidRDefault="004C02EF" w:rsidP="003A4B22">
            <w:pPr>
              <w:pStyle w:val="SyntaxOneOf"/>
              <w:spacing w:after="60"/>
              <w:rPr>
                <w:rFonts w:cs="Courier New"/>
              </w:rPr>
            </w:pPr>
            <w:r w:rsidRPr="00B5239E">
              <w:rPr>
                <w:rFonts w:cs="Courier New"/>
              </w:rPr>
              <w:t>2</w:t>
            </w:r>
          </w:p>
        </w:tc>
        <w:tc>
          <w:tcPr>
            <w:tcW w:w="288" w:type="dxa"/>
          </w:tcPr>
          <w:p w14:paraId="5F568E6B" w14:textId="77777777" w:rsidR="004C02EF" w:rsidRPr="00B5239E" w:rsidRDefault="004C02EF" w:rsidP="003A4B22">
            <w:pPr>
              <w:pStyle w:val="SyntaxOneOf"/>
              <w:spacing w:after="60"/>
              <w:rPr>
                <w:rFonts w:cs="Courier New"/>
              </w:rPr>
            </w:pPr>
            <w:r w:rsidRPr="00B5239E">
              <w:rPr>
                <w:rFonts w:cs="Courier New"/>
              </w:rPr>
              <w:t>3</w:t>
            </w:r>
          </w:p>
        </w:tc>
        <w:tc>
          <w:tcPr>
            <w:tcW w:w="288" w:type="dxa"/>
          </w:tcPr>
          <w:p w14:paraId="16A28022" w14:textId="77777777" w:rsidR="004C02EF" w:rsidRPr="00B5239E" w:rsidRDefault="004C02EF" w:rsidP="003A4B22">
            <w:pPr>
              <w:pStyle w:val="SyntaxOneOf"/>
              <w:spacing w:after="60"/>
              <w:rPr>
                <w:rFonts w:cs="Courier New"/>
              </w:rPr>
            </w:pPr>
            <w:r w:rsidRPr="00B5239E">
              <w:rPr>
                <w:rFonts w:cs="Courier New"/>
              </w:rPr>
              <w:t>4</w:t>
            </w:r>
          </w:p>
        </w:tc>
        <w:tc>
          <w:tcPr>
            <w:tcW w:w="288" w:type="dxa"/>
          </w:tcPr>
          <w:p w14:paraId="731A42FC" w14:textId="77777777" w:rsidR="004C02EF" w:rsidRPr="00B5239E" w:rsidRDefault="004C02EF" w:rsidP="003A4B22">
            <w:pPr>
              <w:pStyle w:val="SyntaxOneOf"/>
              <w:spacing w:after="60"/>
              <w:rPr>
                <w:rFonts w:cs="Courier New"/>
              </w:rPr>
            </w:pPr>
            <w:r w:rsidRPr="00B5239E">
              <w:rPr>
                <w:rFonts w:cs="Courier New"/>
              </w:rPr>
              <w:t>5</w:t>
            </w:r>
          </w:p>
        </w:tc>
        <w:tc>
          <w:tcPr>
            <w:tcW w:w="288" w:type="dxa"/>
          </w:tcPr>
          <w:p w14:paraId="5188A4F2" w14:textId="77777777" w:rsidR="004C02EF" w:rsidRPr="00B5239E" w:rsidRDefault="004C02EF" w:rsidP="003A4B22">
            <w:pPr>
              <w:pStyle w:val="SyntaxOneOf"/>
              <w:spacing w:after="60"/>
              <w:rPr>
                <w:rFonts w:cs="Courier New"/>
              </w:rPr>
            </w:pPr>
            <w:r w:rsidRPr="00B5239E">
              <w:rPr>
                <w:rFonts w:cs="Courier New"/>
              </w:rPr>
              <w:t>6</w:t>
            </w:r>
          </w:p>
        </w:tc>
        <w:tc>
          <w:tcPr>
            <w:tcW w:w="288" w:type="dxa"/>
          </w:tcPr>
          <w:p w14:paraId="022CCB3C" w14:textId="77777777" w:rsidR="004C02EF" w:rsidRPr="00B5239E" w:rsidRDefault="004C02EF" w:rsidP="003A4B22">
            <w:pPr>
              <w:pStyle w:val="SyntaxOneOf"/>
              <w:spacing w:after="60"/>
              <w:rPr>
                <w:rFonts w:cs="Courier New"/>
              </w:rPr>
            </w:pPr>
            <w:r w:rsidRPr="00B5239E">
              <w:rPr>
                <w:rFonts w:cs="Courier New"/>
              </w:rPr>
              <w:t>7</w:t>
            </w:r>
          </w:p>
        </w:tc>
        <w:tc>
          <w:tcPr>
            <w:tcW w:w="288" w:type="dxa"/>
          </w:tcPr>
          <w:p w14:paraId="0B7D5ED1" w14:textId="77777777" w:rsidR="004C02EF" w:rsidRPr="00B5239E" w:rsidRDefault="004C02EF" w:rsidP="003A4B22">
            <w:pPr>
              <w:pStyle w:val="SyntaxOneOf"/>
              <w:spacing w:after="60"/>
              <w:rPr>
                <w:rFonts w:cs="Courier New"/>
              </w:rPr>
            </w:pPr>
            <w:r w:rsidRPr="00B5239E">
              <w:rPr>
                <w:rFonts w:cs="Courier New"/>
              </w:rPr>
              <w:t>8</w:t>
            </w:r>
          </w:p>
        </w:tc>
        <w:tc>
          <w:tcPr>
            <w:tcW w:w="288" w:type="dxa"/>
          </w:tcPr>
          <w:p w14:paraId="63AB3D3C" w14:textId="77777777" w:rsidR="004C02EF" w:rsidRPr="00B5239E" w:rsidRDefault="004C02EF" w:rsidP="003A4B22">
            <w:pPr>
              <w:pStyle w:val="SyntaxOneOf"/>
              <w:spacing w:after="60"/>
              <w:rPr>
                <w:rFonts w:cs="Courier New"/>
              </w:rPr>
            </w:pPr>
            <w:r w:rsidRPr="00B5239E">
              <w:rPr>
                <w:rFonts w:cs="Courier New"/>
              </w:rPr>
              <w:t>9</w:t>
            </w:r>
          </w:p>
        </w:tc>
        <w:tc>
          <w:tcPr>
            <w:tcW w:w="288" w:type="dxa"/>
          </w:tcPr>
          <w:p w14:paraId="3B59184E" w14:textId="77777777" w:rsidR="004C02EF" w:rsidRPr="00B5239E" w:rsidRDefault="004C02EF" w:rsidP="003A4B22">
            <w:pPr>
              <w:pStyle w:val="SyntaxOneOf"/>
              <w:spacing w:after="60"/>
              <w:rPr>
                <w:rFonts w:cs="Courier New"/>
              </w:rPr>
            </w:pPr>
            <w:r w:rsidRPr="00B5239E">
              <w:rPr>
                <w:rFonts w:cs="Courier New"/>
              </w:rPr>
              <w:t>_</w:t>
            </w:r>
          </w:p>
        </w:tc>
        <w:tc>
          <w:tcPr>
            <w:tcW w:w="288" w:type="dxa"/>
          </w:tcPr>
          <w:p w14:paraId="64063A02" w14:textId="77777777" w:rsidR="004C02EF" w:rsidRPr="00B5239E" w:rsidRDefault="004C02EF" w:rsidP="003A4B22">
            <w:pPr>
              <w:pStyle w:val="SyntaxOneOf"/>
              <w:spacing w:after="60"/>
              <w:rPr>
                <w:rFonts w:cs="Courier New"/>
              </w:rPr>
            </w:pPr>
          </w:p>
        </w:tc>
        <w:tc>
          <w:tcPr>
            <w:tcW w:w="288" w:type="dxa"/>
          </w:tcPr>
          <w:p w14:paraId="5DEC381D" w14:textId="77777777" w:rsidR="004C02EF" w:rsidRPr="00B5239E" w:rsidRDefault="004C02EF" w:rsidP="003A4B22">
            <w:pPr>
              <w:pStyle w:val="SyntaxOneOf"/>
              <w:spacing w:after="60"/>
              <w:rPr>
                <w:rFonts w:cs="Courier New"/>
              </w:rPr>
            </w:pPr>
          </w:p>
        </w:tc>
        <w:tc>
          <w:tcPr>
            <w:tcW w:w="288" w:type="dxa"/>
          </w:tcPr>
          <w:p w14:paraId="4A31A520" w14:textId="77777777" w:rsidR="004C02EF" w:rsidRPr="00B5239E" w:rsidRDefault="004C02EF" w:rsidP="003A4B22">
            <w:pPr>
              <w:pStyle w:val="SyntaxOneOf"/>
              <w:spacing w:after="60"/>
              <w:rPr>
                <w:rFonts w:cs="Courier New"/>
              </w:rPr>
            </w:pPr>
          </w:p>
        </w:tc>
        <w:tc>
          <w:tcPr>
            <w:tcW w:w="288" w:type="dxa"/>
          </w:tcPr>
          <w:p w14:paraId="6D988860" w14:textId="77777777" w:rsidR="004C02EF" w:rsidRPr="00B5239E" w:rsidRDefault="004C02EF" w:rsidP="003A4B22">
            <w:pPr>
              <w:pStyle w:val="SyntaxOneOf"/>
              <w:spacing w:after="60"/>
              <w:rPr>
                <w:rFonts w:cs="Courier New"/>
              </w:rPr>
            </w:pPr>
          </w:p>
        </w:tc>
        <w:tc>
          <w:tcPr>
            <w:tcW w:w="288" w:type="dxa"/>
          </w:tcPr>
          <w:p w14:paraId="0FB4BD38" w14:textId="77777777" w:rsidR="004C02EF" w:rsidRPr="00B5239E" w:rsidRDefault="004C02EF" w:rsidP="003A4B22">
            <w:pPr>
              <w:pStyle w:val="SyntaxOneOf"/>
              <w:spacing w:after="60"/>
              <w:rPr>
                <w:rFonts w:cs="Courier New"/>
              </w:rPr>
            </w:pPr>
          </w:p>
        </w:tc>
        <w:tc>
          <w:tcPr>
            <w:tcW w:w="288" w:type="dxa"/>
          </w:tcPr>
          <w:p w14:paraId="23CBC804" w14:textId="77777777" w:rsidR="004C02EF" w:rsidRPr="00B5239E" w:rsidRDefault="004C02EF" w:rsidP="003A4B22">
            <w:pPr>
              <w:pStyle w:val="SyntaxOneOf"/>
              <w:spacing w:after="60"/>
              <w:rPr>
                <w:rFonts w:cs="Courier New"/>
              </w:rPr>
            </w:pPr>
          </w:p>
        </w:tc>
        <w:tc>
          <w:tcPr>
            <w:tcW w:w="288" w:type="dxa"/>
          </w:tcPr>
          <w:p w14:paraId="5BC4FD8B" w14:textId="77777777" w:rsidR="004C02EF" w:rsidRPr="00B5239E" w:rsidRDefault="004C02EF" w:rsidP="003A4B22">
            <w:pPr>
              <w:pStyle w:val="SyntaxOneOf"/>
              <w:spacing w:after="60"/>
              <w:rPr>
                <w:rFonts w:cs="Courier New"/>
              </w:rPr>
            </w:pPr>
          </w:p>
        </w:tc>
        <w:tc>
          <w:tcPr>
            <w:tcW w:w="288" w:type="dxa"/>
          </w:tcPr>
          <w:p w14:paraId="2F3FB143" w14:textId="77777777" w:rsidR="004C02EF" w:rsidRPr="00B5239E" w:rsidRDefault="004C02EF" w:rsidP="003A4B22">
            <w:pPr>
              <w:pStyle w:val="SyntaxOneOf"/>
              <w:spacing w:after="60"/>
              <w:rPr>
                <w:rFonts w:cs="Courier New"/>
              </w:rPr>
            </w:pPr>
          </w:p>
        </w:tc>
        <w:tc>
          <w:tcPr>
            <w:tcW w:w="288" w:type="dxa"/>
          </w:tcPr>
          <w:p w14:paraId="3980232B" w14:textId="77777777" w:rsidR="004C02EF" w:rsidRPr="00B5239E" w:rsidRDefault="004C02EF" w:rsidP="003A4B22">
            <w:pPr>
              <w:pStyle w:val="SyntaxOneOf"/>
              <w:spacing w:after="60"/>
              <w:rPr>
                <w:rFonts w:cs="Courier New"/>
              </w:rPr>
            </w:pPr>
          </w:p>
        </w:tc>
        <w:tc>
          <w:tcPr>
            <w:tcW w:w="288" w:type="dxa"/>
          </w:tcPr>
          <w:p w14:paraId="03D1FB92" w14:textId="77777777" w:rsidR="004C02EF" w:rsidRPr="00B5239E" w:rsidRDefault="004C02EF" w:rsidP="003A4B22">
            <w:pPr>
              <w:pStyle w:val="SyntaxOneOf"/>
              <w:spacing w:after="60"/>
              <w:rPr>
                <w:rFonts w:cs="Courier New"/>
              </w:rPr>
            </w:pPr>
          </w:p>
        </w:tc>
        <w:tc>
          <w:tcPr>
            <w:tcW w:w="288" w:type="dxa"/>
          </w:tcPr>
          <w:p w14:paraId="29ACC670" w14:textId="77777777" w:rsidR="004C02EF" w:rsidRPr="00B5239E" w:rsidRDefault="004C02EF" w:rsidP="003A4B22">
            <w:pPr>
              <w:pStyle w:val="SyntaxOneOf"/>
              <w:spacing w:after="60"/>
              <w:rPr>
                <w:rFonts w:cs="Courier New"/>
              </w:rPr>
            </w:pPr>
          </w:p>
        </w:tc>
        <w:tc>
          <w:tcPr>
            <w:tcW w:w="288" w:type="dxa"/>
          </w:tcPr>
          <w:p w14:paraId="64458B94" w14:textId="77777777" w:rsidR="004C02EF" w:rsidRPr="00B5239E" w:rsidRDefault="004C02EF" w:rsidP="003A4B22">
            <w:pPr>
              <w:pStyle w:val="SyntaxOneOf"/>
              <w:spacing w:after="60"/>
              <w:rPr>
                <w:rFonts w:cs="Courier New"/>
              </w:rPr>
            </w:pPr>
          </w:p>
        </w:tc>
        <w:tc>
          <w:tcPr>
            <w:tcW w:w="288" w:type="dxa"/>
          </w:tcPr>
          <w:p w14:paraId="5B08A540" w14:textId="77777777" w:rsidR="004C02EF" w:rsidRPr="00B5239E" w:rsidRDefault="004C02EF" w:rsidP="003A4B22">
            <w:pPr>
              <w:pStyle w:val="SyntaxOneOf"/>
              <w:spacing w:after="60"/>
              <w:rPr>
                <w:rFonts w:cs="Courier New"/>
              </w:rPr>
            </w:pPr>
          </w:p>
        </w:tc>
        <w:tc>
          <w:tcPr>
            <w:tcW w:w="288" w:type="dxa"/>
          </w:tcPr>
          <w:p w14:paraId="75B86515" w14:textId="77777777" w:rsidR="004C02EF" w:rsidRPr="00B5239E" w:rsidRDefault="004C02EF" w:rsidP="003A4B22">
            <w:pPr>
              <w:pStyle w:val="SyntaxOneOf"/>
              <w:spacing w:after="60"/>
              <w:rPr>
                <w:rFonts w:cs="Courier New"/>
              </w:rPr>
            </w:pPr>
          </w:p>
        </w:tc>
        <w:tc>
          <w:tcPr>
            <w:tcW w:w="288" w:type="dxa"/>
          </w:tcPr>
          <w:p w14:paraId="3E0AD8DB" w14:textId="77777777" w:rsidR="004C02EF" w:rsidRPr="00B5239E" w:rsidRDefault="004C02EF" w:rsidP="003A4B22">
            <w:pPr>
              <w:pStyle w:val="SyntaxOneOf"/>
              <w:spacing w:after="60"/>
              <w:rPr>
                <w:rFonts w:cs="Courier New"/>
              </w:rPr>
            </w:pPr>
          </w:p>
        </w:tc>
      </w:tr>
    </w:tbl>
    <w:p w14:paraId="205065E7" w14:textId="77777777" w:rsidR="004C02EF" w:rsidRPr="00B5239E" w:rsidRDefault="004C02EF" w:rsidP="004C02EF">
      <w:pPr>
        <w:pStyle w:val="Alg4"/>
        <w:numPr>
          <w:ilvl w:val="0"/>
          <w:numId w:val="300"/>
        </w:numPr>
        <w:spacing w:after="220"/>
      </w:pPr>
      <w:r w:rsidRPr="00B5239E">
        <w:t xml:space="preserve">Return </w:t>
      </w:r>
      <w:r w:rsidRPr="00B5239E">
        <w:rPr>
          <w:b/>
        </w:rPr>
        <w:t>false</w:t>
      </w:r>
      <w:r w:rsidRPr="00B5239E">
        <w:t>.</w:t>
      </w:r>
    </w:p>
    <w:p w14:paraId="47621F04" w14:textId="77777777" w:rsidR="004C02EF" w:rsidRDefault="004C02EF" w:rsidP="004C02EF">
      <w:pPr>
        <w:pStyle w:val="40"/>
        <w:numPr>
          <w:ilvl w:val="0"/>
          <w:numId w:val="0"/>
        </w:numPr>
      </w:pPr>
      <w:r w:rsidRPr="00456D82">
        <w:t>15.10.2.7</w:t>
      </w:r>
      <w:r w:rsidRPr="00456D82">
        <w:tab/>
        <w:t>Quantifier</w:t>
      </w:r>
    </w:p>
    <w:p w14:paraId="1A4CBCF7" w14:textId="77777777" w:rsidR="004C02EF" w:rsidRDefault="004C02EF" w:rsidP="004C02EF">
      <w:r>
        <w:t xml:space="preserve">The production </w:t>
      </w:r>
      <w:r w:rsidRPr="00E67BE8">
        <w:rPr>
          <w:rFonts w:ascii="Times New Roman" w:hAnsi="Times New Roman"/>
          <w:i/>
        </w:rPr>
        <w:t>Quantifier</w:t>
      </w:r>
      <w:r>
        <w:t xml:space="preserve"> :: </w:t>
      </w:r>
      <w:r w:rsidRPr="00E67BE8">
        <w:rPr>
          <w:rFonts w:ascii="Times New Roman" w:hAnsi="Times New Roman"/>
          <w:i/>
        </w:rPr>
        <w:t>QuantifierPrefix</w:t>
      </w:r>
      <w:r>
        <w:t xml:space="preserve"> evaluates as follows:</w:t>
      </w:r>
    </w:p>
    <w:p w14:paraId="0CFA0169" w14:textId="77777777" w:rsidR="004C02EF" w:rsidRPr="00943D90" w:rsidRDefault="004C02EF" w:rsidP="004C02EF">
      <w:pPr>
        <w:pStyle w:val="Alg4"/>
        <w:numPr>
          <w:ilvl w:val="0"/>
          <w:numId w:val="304"/>
        </w:numPr>
      </w:pPr>
      <w:r w:rsidRPr="00943D90">
        <w:t xml:space="preserve">Evaluate </w:t>
      </w:r>
      <w:r w:rsidRPr="00E67BE8">
        <w:rPr>
          <w:i/>
        </w:rPr>
        <w:t>QuantifierPrefix</w:t>
      </w:r>
      <w:r w:rsidRPr="00943D90">
        <w:t xml:space="preserve"> to obtain the two results: an integer </w:t>
      </w:r>
      <w:r w:rsidRPr="00E67BE8">
        <w:rPr>
          <w:i/>
        </w:rPr>
        <w:t>min</w:t>
      </w:r>
      <w:r w:rsidRPr="00943D90">
        <w:t xml:space="preserve"> and an integer (or </w:t>
      </w:r>
      <w:r w:rsidRPr="00943D90">
        <w:sym w:font="Symbol" w:char="F0A5"/>
      </w:r>
      <w:r w:rsidRPr="00943D90">
        <w:t xml:space="preserve">) </w:t>
      </w:r>
      <w:r w:rsidRPr="00E67BE8">
        <w:rPr>
          <w:i/>
        </w:rPr>
        <w:t>max</w:t>
      </w:r>
      <w:r w:rsidRPr="00943D90">
        <w:t>.</w:t>
      </w:r>
    </w:p>
    <w:p w14:paraId="6E14DD07" w14:textId="77777777" w:rsidR="004C02EF" w:rsidRPr="00943D90" w:rsidRDefault="004C02EF" w:rsidP="004C02EF">
      <w:pPr>
        <w:pStyle w:val="Alg4"/>
        <w:numPr>
          <w:ilvl w:val="0"/>
          <w:numId w:val="304"/>
        </w:numPr>
        <w:spacing w:after="220"/>
      </w:pPr>
      <w:r w:rsidRPr="00943D90">
        <w:t xml:space="preserve">Return the three results </w:t>
      </w:r>
      <w:r w:rsidRPr="00E67BE8">
        <w:rPr>
          <w:i/>
        </w:rPr>
        <w:t>min</w:t>
      </w:r>
      <w:r w:rsidRPr="00943D90">
        <w:t xml:space="preserve">, </w:t>
      </w:r>
      <w:r w:rsidRPr="00E67BE8">
        <w:rPr>
          <w:i/>
        </w:rPr>
        <w:t>max</w:t>
      </w:r>
      <w:r w:rsidRPr="00943D90">
        <w:t xml:space="preserve">, and </w:t>
      </w:r>
      <w:r w:rsidRPr="00943D90">
        <w:rPr>
          <w:b/>
        </w:rPr>
        <w:t>true</w:t>
      </w:r>
      <w:r w:rsidRPr="00943D90">
        <w:t>.</w:t>
      </w:r>
    </w:p>
    <w:p w14:paraId="3170451D" w14:textId="77777777" w:rsidR="004C02EF" w:rsidRDefault="004C02EF" w:rsidP="004C02EF">
      <w:r>
        <w:t xml:space="preserve">The production </w:t>
      </w:r>
      <w:r w:rsidRPr="00E67BE8">
        <w:rPr>
          <w:rFonts w:ascii="Times New Roman" w:hAnsi="Times New Roman"/>
          <w:i/>
        </w:rPr>
        <w:t>Quantifier</w:t>
      </w:r>
      <w:r>
        <w:t xml:space="preserve"> </w:t>
      </w:r>
      <w:r>
        <w:rPr>
          <w:b/>
        </w:rPr>
        <w:t xml:space="preserve">:: </w:t>
      </w:r>
      <w:r w:rsidRPr="00E67BE8">
        <w:rPr>
          <w:rFonts w:ascii="Times New Roman" w:hAnsi="Times New Roman"/>
          <w:i/>
        </w:rPr>
        <w:t>QuantifierPrefix</w:t>
      </w:r>
      <w:r>
        <w:rPr>
          <w:rFonts w:ascii="Courier New" w:hAnsi="Courier New"/>
          <w:b/>
        </w:rPr>
        <w:t xml:space="preserve"> ?</w:t>
      </w:r>
      <w:r>
        <w:t xml:space="preserve"> evaluates as follows:</w:t>
      </w:r>
    </w:p>
    <w:p w14:paraId="3B182ED8" w14:textId="77777777" w:rsidR="004C02EF" w:rsidRPr="00943D90" w:rsidRDefault="004C02EF" w:rsidP="004C02EF">
      <w:pPr>
        <w:pStyle w:val="Alg4"/>
        <w:numPr>
          <w:ilvl w:val="0"/>
          <w:numId w:val="305"/>
        </w:numPr>
      </w:pPr>
      <w:r w:rsidRPr="00943D90">
        <w:t xml:space="preserve">Evaluate </w:t>
      </w:r>
      <w:r w:rsidRPr="00E67BE8">
        <w:rPr>
          <w:i/>
        </w:rPr>
        <w:t>QuantifierPrefix</w:t>
      </w:r>
      <w:r w:rsidRPr="00943D90">
        <w:t xml:space="preserve"> to obtain the two results: an integer </w:t>
      </w:r>
      <w:r w:rsidRPr="00E67BE8">
        <w:rPr>
          <w:i/>
        </w:rPr>
        <w:t>min</w:t>
      </w:r>
      <w:r w:rsidRPr="00943D90">
        <w:t xml:space="preserve"> and an integer (or </w:t>
      </w:r>
      <w:r w:rsidRPr="00943D90">
        <w:sym w:font="Symbol" w:char="F0A5"/>
      </w:r>
      <w:r w:rsidRPr="00943D90">
        <w:t xml:space="preserve">) </w:t>
      </w:r>
      <w:r w:rsidRPr="00E67BE8">
        <w:rPr>
          <w:i/>
        </w:rPr>
        <w:t>max</w:t>
      </w:r>
      <w:r w:rsidRPr="00943D90">
        <w:t>.</w:t>
      </w:r>
    </w:p>
    <w:p w14:paraId="29C9EEFC" w14:textId="77777777" w:rsidR="004C02EF" w:rsidRPr="00943D90" w:rsidRDefault="004C02EF" w:rsidP="004C02EF">
      <w:pPr>
        <w:pStyle w:val="Alg4"/>
        <w:numPr>
          <w:ilvl w:val="0"/>
          <w:numId w:val="305"/>
        </w:numPr>
        <w:spacing w:after="220"/>
      </w:pPr>
      <w:r w:rsidRPr="00943D90">
        <w:t xml:space="preserve">Return the three results </w:t>
      </w:r>
      <w:r w:rsidRPr="00E67BE8">
        <w:rPr>
          <w:i/>
        </w:rPr>
        <w:t>min</w:t>
      </w:r>
      <w:r w:rsidRPr="00943D90">
        <w:t xml:space="preserve">, </w:t>
      </w:r>
      <w:r w:rsidRPr="00E67BE8">
        <w:rPr>
          <w:i/>
        </w:rPr>
        <w:t>max</w:t>
      </w:r>
      <w:r w:rsidRPr="00943D90">
        <w:t xml:space="preserve">, and </w:t>
      </w:r>
      <w:r w:rsidRPr="00943D90">
        <w:rPr>
          <w:b/>
        </w:rPr>
        <w:t>false</w:t>
      </w:r>
      <w:r w:rsidRPr="00943D90">
        <w:t>.</w:t>
      </w:r>
    </w:p>
    <w:p w14:paraId="42E1FD35"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w:t>
      </w:r>
      <w:r>
        <w:t xml:space="preserve"> evaluates by returning the two results 0 and </w:t>
      </w:r>
      <w:r>
        <w:sym w:font="Symbol" w:char="F0A5"/>
      </w:r>
      <w:r>
        <w:t>.</w:t>
      </w:r>
    </w:p>
    <w:p w14:paraId="72BBB4EA"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w:t>
      </w:r>
      <w:r>
        <w:t xml:space="preserve"> evaluates by returning the two results 1 and </w:t>
      </w:r>
      <w:r>
        <w:sym w:font="Symbol" w:char="F0A5"/>
      </w:r>
      <w:r>
        <w:t>.</w:t>
      </w:r>
    </w:p>
    <w:p w14:paraId="26186CF8"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w:t>
      </w:r>
      <w:r>
        <w:t xml:space="preserve"> evaluates by returning the two results 0 and 1.</w:t>
      </w:r>
    </w:p>
    <w:p w14:paraId="12193898"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 xml:space="preserve">{ </w:t>
      </w:r>
      <w:r w:rsidRPr="00E67BE8">
        <w:rPr>
          <w:rFonts w:ascii="Times New Roman" w:hAnsi="Times New Roman"/>
          <w:i/>
        </w:rPr>
        <w:t>DecimalDigits</w:t>
      </w:r>
      <w:r>
        <w:rPr>
          <w:rFonts w:ascii="Courier New" w:hAnsi="Courier New"/>
          <w:b/>
        </w:rPr>
        <w:t xml:space="preserve"> }</w:t>
      </w:r>
      <w:r>
        <w:t xml:space="preserve"> evaluates as follows:</w:t>
      </w:r>
    </w:p>
    <w:p w14:paraId="6C9CD22B" w14:textId="77777777" w:rsidR="004C02EF" w:rsidRPr="00943D90" w:rsidRDefault="004C02EF" w:rsidP="004C02EF">
      <w:pPr>
        <w:pStyle w:val="Alg4"/>
        <w:numPr>
          <w:ilvl w:val="0"/>
          <w:numId w:val="308"/>
        </w:numPr>
        <w:jc w:val="both"/>
      </w:pPr>
      <w:r w:rsidRPr="00943D90">
        <w:t xml:space="preserve">Let </w:t>
      </w:r>
      <w:r w:rsidRPr="00E67BE8">
        <w:rPr>
          <w:i/>
        </w:rPr>
        <w:t>i</w:t>
      </w:r>
      <w:r w:rsidRPr="00943D90">
        <w:t xml:space="preserve"> be the MV of </w:t>
      </w:r>
      <w:r w:rsidRPr="00E67BE8">
        <w:rPr>
          <w:i/>
        </w:rPr>
        <w:t>DecimalDigits</w:t>
      </w:r>
      <w:r w:rsidRPr="00943D90">
        <w:t xml:space="preserve"> (see 7.8.3).</w:t>
      </w:r>
    </w:p>
    <w:p w14:paraId="5737A93D" w14:textId="77777777" w:rsidR="004C02EF" w:rsidRPr="00943D90" w:rsidRDefault="004C02EF" w:rsidP="004C02EF">
      <w:pPr>
        <w:pStyle w:val="Alg4"/>
        <w:numPr>
          <w:ilvl w:val="0"/>
          <w:numId w:val="308"/>
        </w:numPr>
        <w:spacing w:after="120"/>
        <w:jc w:val="both"/>
      </w:pPr>
      <w:r w:rsidRPr="00943D90">
        <w:t xml:space="preserve">Return the two results </w:t>
      </w:r>
      <w:r w:rsidRPr="00E67BE8">
        <w:rPr>
          <w:i/>
        </w:rPr>
        <w:t>i</w:t>
      </w:r>
      <w:r w:rsidRPr="00943D90">
        <w:t xml:space="preserve"> and </w:t>
      </w:r>
      <w:r w:rsidRPr="00E67BE8">
        <w:rPr>
          <w:i/>
        </w:rPr>
        <w:t>i</w:t>
      </w:r>
      <w:r w:rsidRPr="00943D90">
        <w:t>.</w:t>
      </w:r>
    </w:p>
    <w:p w14:paraId="0D647F7A"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 xml:space="preserve">{ </w:t>
      </w:r>
      <w:r w:rsidRPr="00E67BE8">
        <w:rPr>
          <w:rFonts w:ascii="Times New Roman" w:hAnsi="Times New Roman"/>
          <w:i/>
        </w:rPr>
        <w:t>DecimalDigits</w:t>
      </w:r>
      <w:r>
        <w:rPr>
          <w:rFonts w:ascii="Courier New" w:hAnsi="Courier New"/>
          <w:b/>
        </w:rPr>
        <w:t xml:space="preserve"> , }</w:t>
      </w:r>
      <w:r>
        <w:t xml:space="preserve"> evaluates as follows:</w:t>
      </w:r>
    </w:p>
    <w:p w14:paraId="637B1787" w14:textId="77777777" w:rsidR="004C02EF" w:rsidRPr="00943D90" w:rsidRDefault="004C02EF" w:rsidP="004C02EF">
      <w:pPr>
        <w:pStyle w:val="Alg4"/>
        <w:numPr>
          <w:ilvl w:val="0"/>
          <w:numId w:val="307"/>
        </w:numPr>
      </w:pPr>
      <w:r w:rsidRPr="00943D90">
        <w:t xml:space="preserve">Let </w:t>
      </w:r>
      <w:r w:rsidRPr="00E67BE8">
        <w:rPr>
          <w:i/>
        </w:rPr>
        <w:t>i</w:t>
      </w:r>
      <w:r w:rsidRPr="00943D90">
        <w:t xml:space="preserve"> be the MV of </w:t>
      </w:r>
      <w:r w:rsidRPr="00E67BE8">
        <w:rPr>
          <w:i/>
        </w:rPr>
        <w:t>DecimalDigits</w:t>
      </w:r>
      <w:r w:rsidRPr="00943D90">
        <w:t>.</w:t>
      </w:r>
    </w:p>
    <w:p w14:paraId="04427654" w14:textId="77777777" w:rsidR="004C02EF" w:rsidRPr="00943D90" w:rsidRDefault="004C02EF" w:rsidP="004C02EF">
      <w:pPr>
        <w:pStyle w:val="Alg4"/>
        <w:numPr>
          <w:ilvl w:val="0"/>
          <w:numId w:val="307"/>
        </w:numPr>
        <w:spacing w:after="220"/>
      </w:pPr>
      <w:r w:rsidRPr="00943D90">
        <w:t xml:space="preserve">Return the two results </w:t>
      </w:r>
      <w:r w:rsidRPr="00E67BE8">
        <w:rPr>
          <w:i/>
        </w:rPr>
        <w:t>i</w:t>
      </w:r>
      <w:r w:rsidRPr="00943D90">
        <w:t xml:space="preserve"> and </w:t>
      </w:r>
      <w:r w:rsidRPr="00943D90">
        <w:sym w:font="Symbol" w:char="F0A5"/>
      </w:r>
      <w:r w:rsidRPr="00943D90">
        <w:t>.</w:t>
      </w:r>
    </w:p>
    <w:p w14:paraId="04C237A8" w14:textId="77777777" w:rsidR="004C02EF" w:rsidRDefault="004C02EF" w:rsidP="004C02EF">
      <w:r>
        <w:t xml:space="preserve">The production </w:t>
      </w:r>
      <w:r w:rsidRPr="00E67BE8">
        <w:rPr>
          <w:rFonts w:ascii="Times New Roman" w:hAnsi="Times New Roman"/>
          <w:i/>
        </w:rPr>
        <w:t>QuantifierPrefix</w:t>
      </w:r>
      <w:r>
        <w:t xml:space="preserve"> </w:t>
      </w:r>
      <w:r>
        <w:rPr>
          <w:b/>
        </w:rPr>
        <w:t xml:space="preserve">:: </w:t>
      </w:r>
      <w:r>
        <w:rPr>
          <w:rFonts w:ascii="Courier New" w:hAnsi="Courier New"/>
          <w:b/>
        </w:rPr>
        <w:t xml:space="preserve">{ </w:t>
      </w:r>
      <w:r w:rsidRPr="00E67BE8">
        <w:rPr>
          <w:rFonts w:ascii="Times New Roman" w:hAnsi="Times New Roman"/>
          <w:i/>
        </w:rPr>
        <w:t>DecimalDigits</w:t>
      </w:r>
      <w:r>
        <w:rPr>
          <w:rFonts w:ascii="Courier New" w:hAnsi="Courier New"/>
          <w:b/>
        </w:rPr>
        <w:t xml:space="preserve"> , </w:t>
      </w:r>
      <w:r w:rsidRPr="00E67BE8">
        <w:rPr>
          <w:rFonts w:ascii="Times New Roman" w:hAnsi="Times New Roman"/>
          <w:i/>
        </w:rPr>
        <w:t>DecimalDigits</w:t>
      </w:r>
      <w:r>
        <w:rPr>
          <w:rFonts w:ascii="Courier New" w:hAnsi="Courier New"/>
          <w:b/>
        </w:rPr>
        <w:t xml:space="preserve"> }</w:t>
      </w:r>
      <w:r>
        <w:t xml:space="preserve"> evaluates as follows:</w:t>
      </w:r>
    </w:p>
    <w:p w14:paraId="29DDD1EB" w14:textId="77777777" w:rsidR="004C02EF" w:rsidRPr="00943D90" w:rsidRDefault="004C02EF" w:rsidP="004C02EF">
      <w:pPr>
        <w:pStyle w:val="Alg4"/>
        <w:numPr>
          <w:ilvl w:val="0"/>
          <w:numId w:val="306"/>
        </w:numPr>
      </w:pPr>
      <w:r w:rsidRPr="00943D90">
        <w:t xml:space="preserve">Let </w:t>
      </w:r>
      <w:r w:rsidRPr="00E67BE8">
        <w:rPr>
          <w:i/>
        </w:rPr>
        <w:t>i</w:t>
      </w:r>
      <w:r w:rsidRPr="00943D90">
        <w:t xml:space="preserve"> be the MV of the first </w:t>
      </w:r>
      <w:r w:rsidRPr="00E67BE8">
        <w:rPr>
          <w:i/>
        </w:rPr>
        <w:t>DecimalDigits</w:t>
      </w:r>
      <w:r w:rsidRPr="00943D90">
        <w:t>.</w:t>
      </w:r>
    </w:p>
    <w:p w14:paraId="3DCAEC74" w14:textId="77777777" w:rsidR="004C02EF" w:rsidRPr="00943D90" w:rsidRDefault="004C02EF" w:rsidP="004C02EF">
      <w:pPr>
        <w:pStyle w:val="Alg4"/>
        <w:numPr>
          <w:ilvl w:val="0"/>
          <w:numId w:val="306"/>
        </w:numPr>
      </w:pPr>
      <w:r w:rsidRPr="00943D90">
        <w:t xml:space="preserve">Let </w:t>
      </w:r>
      <w:r w:rsidRPr="00E67BE8">
        <w:rPr>
          <w:i/>
        </w:rPr>
        <w:t>j</w:t>
      </w:r>
      <w:r w:rsidRPr="00943D90">
        <w:t xml:space="preserve"> be the MV of the second </w:t>
      </w:r>
      <w:r w:rsidRPr="00E67BE8">
        <w:rPr>
          <w:i/>
        </w:rPr>
        <w:t>DecimalDigits</w:t>
      </w:r>
      <w:r w:rsidRPr="00943D90">
        <w:t>.</w:t>
      </w:r>
    </w:p>
    <w:p w14:paraId="2CDDEDF1" w14:textId="77777777" w:rsidR="004C02EF" w:rsidRPr="00943D90" w:rsidRDefault="004C02EF" w:rsidP="004C02EF">
      <w:pPr>
        <w:pStyle w:val="Alg4"/>
        <w:numPr>
          <w:ilvl w:val="0"/>
          <w:numId w:val="306"/>
        </w:numPr>
        <w:spacing w:after="220"/>
      </w:pPr>
      <w:r w:rsidRPr="00943D90">
        <w:t xml:space="preserve">Return the two results </w:t>
      </w:r>
      <w:r w:rsidRPr="00E67BE8">
        <w:rPr>
          <w:i/>
        </w:rPr>
        <w:t>i</w:t>
      </w:r>
      <w:r w:rsidRPr="00943D90">
        <w:t xml:space="preserve"> and </w:t>
      </w:r>
      <w:r w:rsidRPr="00E67BE8">
        <w:rPr>
          <w:i/>
        </w:rPr>
        <w:t>j</w:t>
      </w:r>
      <w:r w:rsidRPr="00943D90">
        <w:t>.</w:t>
      </w:r>
    </w:p>
    <w:p w14:paraId="58FDFB2F" w14:textId="77777777" w:rsidR="004C02EF" w:rsidRDefault="004C02EF" w:rsidP="004C02EF">
      <w:pPr>
        <w:pStyle w:val="40"/>
        <w:numPr>
          <w:ilvl w:val="0"/>
          <w:numId w:val="0"/>
        </w:numPr>
      </w:pPr>
      <w:bookmarkStart w:id="8278" w:name="_Ref457798373"/>
      <w:r>
        <w:t>15.10.2.8</w:t>
      </w:r>
      <w:r>
        <w:tab/>
        <w:t>Atom</w:t>
      </w:r>
      <w:bookmarkEnd w:id="8278"/>
    </w:p>
    <w:p w14:paraId="229A229A"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sidRPr="00E67BE8">
        <w:rPr>
          <w:rFonts w:ascii="Times New Roman" w:hAnsi="Times New Roman"/>
          <w:i/>
        </w:rPr>
        <w:t>PatternCharacter</w:t>
      </w:r>
      <w:r>
        <w:t xml:space="preserve"> evaluates as follows:</w:t>
      </w:r>
    </w:p>
    <w:p w14:paraId="0E2E3056" w14:textId="77777777" w:rsidR="004C02EF" w:rsidRPr="00943D90" w:rsidRDefault="004C02EF" w:rsidP="004C02EF">
      <w:pPr>
        <w:pStyle w:val="Alg4"/>
        <w:numPr>
          <w:ilvl w:val="0"/>
          <w:numId w:val="309"/>
        </w:numPr>
      </w:pPr>
      <w:r w:rsidRPr="00943D90">
        <w:t xml:space="preserve">Let </w:t>
      </w:r>
      <w:r w:rsidRPr="00E67BE8">
        <w:rPr>
          <w:i/>
        </w:rPr>
        <w:t>ch</w:t>
      </w:r>
      <w:r w:rsidRPr="00943D90">
        <w:t xml:space="preserve"> be the character represented by </w:t>
      </w:r>
      <w:r w:rsidRPr="00E67BE8">
        <w:rPr>
          <w:i/>
        </w:rPr>
        <w:t>PatternCharacter</w:t>
      </w:r>
      <w:r w:rsidRPr="00943D90">
        <w:t>.</w:t>
      </w:r>
    </w:p>
    <w:p w14:paraId="1D01042C" w14:textId="77777777" w:rsidR="004C02EF" w:rsidRPr="00943D90" w:rsidRDefault="004C02EF" w:rsidP="004C02EF">
      <w:pPr>
        <w:pStyle w:val="Alg4"/>
        <w:numPr>
          <w:ilvl w:val="0"/>
          <w:numId w:val="309"/>
        </w:numPr>
      </w:pPr>
      <w:r w:rsidRPr="00943D90">
        <w:t xml:space="preserve">Let </w:t>
      </w:r>
      <w:r w:rsidRPr="00E67BE8">
        <w:rPr>
          <w:i/>
        </w:rPr>
        <w:t>A</w:t>
      </w:r>
      <w:r w:rsidRPr="00943D90">
        <w:t xml:space="preserve"> be a one-element CharSet containing the character </w:t>
      </w:r>
      <w:r w:rsidRPr="00E67BE8">
        <w:rPr>
          <w:i/>
        </w:rPr>
        <w:t>ch</w:t>
      </w:r>
      <w:r w:rsidRPr="00943D90">
        <w:t>.</w:t>
      </w:r>
    </w:p>
    <w:p w14:paraId="4B09D6EA" w14:textId="77777777" w:rsidR="004C02EF" w:rsidRPr="00943D90" w:rsidRDefault="004C02EF" w:rsidP="004C02EF">
      <w:pPr>
        <w:pStyle w:val="Alg4"/>
        <w:numPr>
          <w:ilvl w:val="0"/>
          <w:numId w:val="309"/>
        </w:numPr>
        <w:spacing w:after="220"/>
      </w:pPr>
      <w:r w:rsidRPr="00943D90">
        <w:t xml:space="preserve">Call </w:t>
      </w:r>
      <w:r w:rsidRPr="00E67BE8">
        <w:rPr>
          <w:i/>
        </w:rPr>
        <w:t>CharacterSetMatcher</w:t>
      </w:r>
      <w:r w:rsidRPr="00943D90">
        <w:t>(</w:t>
      </w:r>
      <w:r w:rsidRPr="00E67BE8">
        <w:rPr>
          <w:i/>
        </w:rPr>
        <w:t>A</w:t>
      </w:r>
      <w:r w:rsidRPr="00943D90">
        <w:t xml:space="preserve">, </w:t>
      </w:r>
      <w:r w:rsidRPr="00943D90">
        <w:rPr>
          <w:b/>
        </w:rPr>
        <w:t>false</w:t>
      </w:r>
      <w:r w:rsidRPr="00943D90">
        <w:t>) and return its Matcher result.</w:t>
      </w:r>
    </w:p>
    <w:p w14:paraId="53869B0F"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w:t>
      </w:r>
      <w:r>
        <w:t xml:space="preserve"> evaluates as follows:</w:t>
      </w:r>
    </w:p>
    <w:p w14:paraId="6DF7764C" w14:textId="77777777" w:rsidR="004C02EF" w:rsidRPr="00943D90" w:rsidRDefault="004C02EF" w:rsidP="004C02EF">
      <w:pPr>
        <w:pStyle w:val="Alg4"/>
        <w:numPr>
          <w:ilvl w:val="0"/>
          <w:numId w:val="310"/>
        </w:numPr>
      </w:pPr>
      <w:r w:rsidRPr="00943D90">
        <w:t xml:space="preserve">Let </w:t>
      </w:r>
      <w:r w:rsidRPr="00E67BE8">
        <w:rPr>
          <w:i/>
        </w:rPr>
        <w:t>A</w:t>
      </w:r>
      <w:r w:rsidRPr="00943D90">
        <w:t xml:space="preserve"> be the set of all characters except </w:t>
      </w:r>
      <w:r w:rsidRPr="00E67BE8">
        <w:rPr>
          <w:i/>
        </w:rPr>
        <w:t>LineTerminator</w:t>
      </w:r>
      <w:r w:rsidRPr="00943D90">
        <w:t>.</w:t>
      </w:r>
    </w:p>
    <w:p w14:paraId="4982385F" w14:textId="77777777" w:rsidR="004C02EF" w:rsidRPr="00943D90" w:rsidRDefault="004C02EF" w:rsidP="004C02EF">
      <w:pPr>
        <w:pStyle w:val="Alg4"/>
        <w:numPr>
          <w:ilvl w:val="0"/>
          <w:numId w:val="310"/>
        </w:numPr>
        <w:spacing w:after="220"/>
      </w:pPr>
      <w:r w:rsidRPr="00943D90">
        <w:t xml:space="preserve">Call </w:t>
      </w:r>
      <w:r w:rsidRPr="00E67BE8">
        <w:rPr>
          <w:i/>
        </w:rPr>
        <w:t>CharacterSetMatcher</w:t>
      </w:r>
      <w:r w:rsidRPr="00943D90">
        <w:t>(</w:t>
      </w:r>
      <w:r w:rsidRPr="00E67BE8">
        <w:rPr>
          <w:i/>
        </w:rPr>
        <w:t>A</w:t>
      </w:r>
      <w:r w:rsidRPr="00943D90">
        <w:t xml:space="preserve">, </w:t>
      </w:r>
      <w:r w:rsidRPr="00943D90">
        <w:rPr>
          <w:b/>
        </w:rPr>
        <w:t>false</w:t>
      </w:r>
      <w:r w:rsidRPr="00943D90">
        <w:t>) and return its Matcher result.</w:t>
      </w:r>
    </w:p>
    <w:p w14:paraId="23B96A9B"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 xml:space="preserve">\ </w:t>
      </w:r>
      <w:r w:rsidRPr="00E67BE8">
        <w:rPr>
          <w:rFonts w:ascii="Times New Roman" w:hAnsi="Times New Roman"/>
          <w:i/>
        </w:rPr>
        <w:t>AtomEscape</w:t>
      </w:r>
      <w:r>
        <w:t xml:space="preserve"> evaluates by evaluating </w:t>
      </w:r>
      <w:r w:rsidRPr="00E67BE8">
        <w:rPr>
          <w:rFonts w:ascii="Times New Roman" w:hAnsi="Times New Roman"/>
          <w:i/>
        </w:rPr>
        <w:t>AtomEscape</w:t>
      </w:r>
      <w:r>
        <w:t xml:space="preserve"> to obtain a Matcher and returning that Matcher.</w:t>
      </w:r>
    </w:p>
    <w:p w14:paraId="1B3B8AD6"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sidRPr="00E67BE8">
        <w:rPr>
          <w:rFonts w:ascii="Times New Roman" w:hAnsi="Times New Roman"/>
          <w:i/>
        </w:rPr>
        <w:t>CharacterClass</w:t>
      </w:r>
      <w:r>
        <w:t xml:space="preserve"> evaluates as follows:</w:t>
      </w:r>
    </w:p>
    <w:p w14:paraId="5649F501" w14:textId="77777777" w:rsidR="004C02EF" w:rsidRPr="00943D90" w:rsidRDefault="004C02EF" w:rsidP="004C02EF">
      <w:pPr>
        <w:pStyle w:val="Alg4"/>
        <w:numPr>
          <w:ilvl w:val="0"/>
          <w:numId w:val="311"/>
        </w:numPr>
      </w:pPr>
      <w:r w:rsidRPr="00943D90">
        <w:t xml:space="preserve">Evaluate </w:t>
      </w:r>
      <w:r w:rsidRPr="00E67BE8">
        <w:rPr>
          <w:i/>
        </w:rPr>
        <w:t>CharacterClass</w:t>
      </w:r>
      <w:r w:rsidRPr="00943D90">
        <w:t xml:space="preserve"> to obtain a CharSet </w:t>
      </w:r>
      <w:r w:rsidRPr="00E67BE8">
        <w:rPr>
          <w:i/>
        </w:rPr>
        <w:t>A</w:t>
      </w:r>
      <w:r w:rsidRPr="00943D90">
        <w:t xml:space="preserve"> and a </w:t>
      </w:r>
      <w:r>
        <w:t>Boolean</w:t>
      </w:r>
      <w:r w:rsidRPr="00943D90">
        <w:t xml:space="preserve"> </w:t>
      </w:r>
      <w:r w:rsidRPr="00E67BE8">
        <w:rPr>
          <w:i/>
        </w:rPr>
        <w:t>invert</w:t>
      </w:r>
      <w:r w:rsidRPr="00943D90">
        <w:t>.</w:t>
      </w:r>
    </w:p>
    <w:p w14:paraId="6E490938" w14:textId="77777777" w:rsidR="004C02EF" w:rsidRPr="00943D90" w:rsidRDefault="004C02EF" w:rsidP="004C02EF">
      <w:pPr>
        <w:pStyle w:val="Alg4"/>
        <w:numPr>
          <w:ilvl w:val="0"/>
          <w:numId w:val="311"/>
        </w:numPr>
        <w:spacing w:after="220"/>
      </w:pPr>
      <w:r w:rsidRPr="00943D90">
        <w:t xml:space="preserve">Call </w:t>
      </w:r>
      <w:r w:rsidRPr="00E67BE8">
        <w:rPr>
          <w:i/>
        </w:rPr>
        <w:t>CharacterSetMatcher</w:t>
      </w:r>
      <w:r w:rsidRPr="00943D90">
        <w:t>(</w:t>
      </w:r>
      <w:r w:rsidRPr="00E67BE8">
        <w:rPr>
          <w:i/>
        </w:rPr>
        <w:t>A</w:t>
      </w:r>
      <w:r w:rsidRPr="00943D90">
        <w:t xml:space="preserve">, </w:t>
      </w:r>
      <w:r w:rsidRPr="00E67BE8">
        <w:rPr>
          <w:i/>
        </w:rPr>
        <w:t>invert</w:t>
      </w:r>
      <w:r w:rsidRPr="00943D90">
        <w:t>) and return its Matcher result.</w:t>
      </w:r>
    </w:p>
    <w:p w14:paraId="02F38BBB"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 xml:space="preserve">( </w:t>
      </w:r>
      <w:r w:rsidRPr="00E67BE8">
        <w:rPr>
          <w:rFonts w:ascii="Times New Roman" w:hAnsi="Times New Roman"/>
          <w:i/>
        </w:rPr>
        <w:t>Disjunction</w:t>
      </w:r>
      <w:r>
        <w:rPr>
          <w:rFonts w:ascii="Courier New" w:hAnsi="Courier New"/>
          <w:b/>
        </w:rPr>
        <w:t xml:space="preserve"> )</w:t>
      </w:r>
      <w:r>
        <w:t xml:space="preserve"> evaluates as follows:</w:t>
      </w:r>
    </w:p>
    <w:p w14:paraId="54442514" w14:textId="77777777" w:rsidR="004C02EF" w:rsidRPr="00943D90" w:rsidRDefault="004C02EF" w:rsidP="004C02EF">
      <w:pPr>
        <w:pStyle w:val="Alg4"/>
        <w:numPr>
          <w:ilvl w:val="0"/>
          <w:numId w:val="312"/>
        </w:numPr>
      </w:pPr>
      <w:r w:rsidRPr="00943D90">
        <w:t xml:space="preserve">Evaluate </w:t>
      </w:r>
      <w:r w:rsidRPr="00E67BE8">
        <w:rPr>
          <w:i/>
        </w:rPr>
        <w:t>Disjunction</w:t>
      </w:r>
      <w:r w:rsidRPr="00943D90">
        <w:t xml:space="preserve"> to obtain a Matcher </w:t>
      </w:r>
      <w:r w:rsidRPr="00E67BE8">
        <w:rPr>
          <w:i/>
        </w:rPr>
        <w:t>m</w:t>
      </w:r>
      <w:r w:rsidRPr="00943D90">
        <w:t>.</w:t>
      </w:r>
    </w:p>
    <w:p w14:paraId="554F472F" w14:textId="77777777" w:rsidR="004C02EF" w:rsidRPr="00943D90" w:rsidRDefault="004C02EF" w:rsidP="004C02EF">
      <w:pPr>
        <w:pStyle w:val="Alg4"/>
        <w:numPr>
          <w:ilvl w:val="0"/>
          <w:numId w:val="312"/>
        </w:numPr>
      </w:pPr>
      <w:r w:rsidRPr="00943D90">
        <w:t xml:space="preserve">Let </w:t>
      </w:r>
      <w:r w:rsidRPr="00E67BE8">
        <w:rPr>
          <w:i/>
        </w:rPr>
        <w:t>parenIndex</w:t>
      </w:r>
      <w:r w:rsidRPr="00943D90">
        <w:t xml:space="preserve"> be the number of left capturing parentheses in the entire regular expression that occur to the left of this production expansion's initial left parenthesis. This is the total number of times the </w:t>
      </w:r>
      <w:r w:rsidRPr="00E67BE8">
        <w:rPr>
          <w:i/>
        </w:rPr>
        <w:t>Atom</w:t>
      </w:r>
      <w:r w:rsidRPr="00943D90">
        <w:t> :: </w:t>
      </w:r>
      <w:r>
        <w:rPr>
          <w:rFonts w:ascii="Courier New" w:hAnsi="Courier New"/>
          <w:b/>
        </w:rPr>
        <w:t>(</w:t>
      </w:r>
      <w:r w:rsidRPr="00943D90">
        <w:rPr>
          <w:b/>
        </w:rPr>
        <w:t> </w:t>
      </w:r>
      <w:r w:rsidRPr="00E67BE8">
        <w:rPr>
          <w:i/>
        </w:rPr>
        <w:t>Disjunction </w:t>
      </w:r>
      <w:r>
        <w:rPr>
          <w:rFonts w:ascii="Courier New" w:hAnsi="Courier New"/>
          <w:b/>
        </w:rPr>
        <w:t>)</w:t>
      </w:r>
      <w:r w:rsidRPr="00943D90">
        <w:t xml:space="preserve"> production is expanded prior to this production's </w:t>
      </w:r>
      <w:r w:rsidRPr="00E67BE8">
        <w:rPr>
          <w:i/>
        </w:rPr>
        <w:t>Atom</w:t>
      </w:r>
      <w:r w:rsidRPr="00943D90">
        <w:t xml:space="preserve"> plus the total number of </w:t>
      </w:r>
      <w:r w:rsidRPr="00E67BE8">
        <w:rPr>
          <w:i/>
        </w:rPr>
        <w:t>Atom</w:t>
      </w:r>
      <w:r w:rsidRPr="00943D90">
        <w:t> :: </w:t>
      </w:r>
      <w:r>
        <w:rPr>
          <w:rFonts w:ascii="Courier New" w:hAnsi="Courier New"/>
          <w:b/>
        </w:rPr>
        <w:t>(</w:t>
      </w:r>
      <w:r w:rsidRPr="00943D90">
        <w:rPr>
          <w:b/>
        </w:rPr>
        <w:t> </w:t>
      </w:r>
      <w:r w:rsidRPr="00E67BE8">
        <w:rPr>
          <w:i/>
        </w:rPr>
        <w:t>Disjunction</w:t>
      </w:r>
      <w:r w:rsidRPr="00943D90">
        <w:t> </w:t>
      </w:r>
      <w:r>
        <w:rPr>
          <w:rFonts w:ascii="Courier New" w:hAnsi="Courier New"/>
          <w:b/>
        </w:rPr>
        <w:t>)</w:t>
      </w:r>
      <w:r w:rsidRPr="00943D90">
        <w:t xml:space="preserve"> productions enclosing this </w:t>
      </w:r>
      <w:r w:rsidRPr="00E67BE8">
        <w:rPr>
          <w:i/>
        </w:rPr>
        <w:t>Atom</w:t>
      </w:r>
      <w:r w:rsidRPr="00943D90">
        <w:t>.</w:t>
      </w:r>
    </w:p>
    <w:p w14:paraId="5D6ABB87" w14:textId="77777777" w:rsidR="004C02EF" w:rsidRPr="00943D90" w:rsidRDefault="004C02EF" w:rsidP="004C02EF">
      <w:pPr>
        <w:pStyle w:val="Alg4"/>
        <w:numPr>
          <w:ilvl w:val="0"/>
          <w:numId w:val="312"/>
        </w:numPr>
      </w:pPr>
      <w:r w:rsidRPr="00943D90">
        <w:t xml:space="preserve">Return an internal Matcher closure that takes two arguments, a State </w:t>
      </w:r>
      <w:r w:rsidRPr="00E67BE8">
        <w:rPr>
          <w:i/>
        </w:rPr>
        <w:t>x</w:t>
      </w:r>
      <w:r w:rsidRPr="00943D90">
        <w:t xml:space="preserve"> and a Continuation </w:t>
      </w:r>
      <w:r w:rsidRPr="00E67BE8">
        <w:rPr>
          <w:i/>
        </w:rPr>
        <w:t>c</w:t>
      </w:r>
      <w:r w:rsidRPr="00943D90">
        <w:t>, and performs the following steps:</w:t>
      </w:r>
    </w:p>
    <w:p w14:paraId="62A901A2" w14:textId="77777777" w:rsidR="004C02EF" w:rsidRPr="00943D90" w:rsidRDefault="004C02EF" w:rsidP="004C02EF">
      <w:pPr>
        <w:pStyle w:val="Alg40"/>
        <w:numPr>
          <w:ilvl w:val="3"/>
          <w:numId w:val="312"/>
        </w:numPr>
        <w:tabs>
          <w:tab w:val="clear" w:pos="864"/>
          <w:tab w:val="clear" w:pos="2520"/>
        </w:tabs>
        <w:spacing w:before="60"/>
        <w:ind w:left="1800"/>
      </w:pPr>
      <w:r w:rsidRPr="00943D90">
        <w:t xml:space="preserve">Create an internal Continuation closure </w:t>
      </w:r>
      <w:r w:rsidRPr="00E67BE8">
        <w:rPr>
          <w:i/>
        </w:rPr>
        <w:t>d</w:t>
      </w:r>
      <w:r w:rsidRPr="00943D90">
        <w:t xml:space="preserve"> that takes one State argument </w:t>
      </w:r>
      <w:r w:rsidRPr="00E67BE8">
        <w:rPr>
          <w:i/>
        </w:rPr>
        <w:t>y</w:t>
      </w:r>
      <w:r w:rsidRPr="00943D90">
        <w:t xml:space="preserve"> and performs the following steps:</w:t>
      </w:r>
    </w:p>
    <w:p w14:paraId="08B08AA8"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cap</w:t>
      </w:r>
      <w:r w:rsidRPr="00943D90">
        <w:t xml:space="preserve"> be a fresh copy of </w:t>
      </w:r>
      <w:r w:rsidRPr="00E67BE8">
        <w:rPr>
          <w:i/>
        </w:rPr>
        <w:t>y</w:t>
      </w:r>
      <w:r w:rsidRPr="00943D90">
        <w:t xml:space="preserve">'s </w:t>
      </w:r>
      <w:r w:rsidRPr="00E67BE8">
        <w:rPr>
          <w:i/>
        </w:rPr>
        <w:t>captures</w:t>
      </w:r>
      <w:r w:rsidRPr="00943D90">
        <w:t xml:space="preserve"> internal array.</w:t>
      </w:r>
    </w:p>
    <w:p w14:paraId="77C40A99"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xe</w:t>
      </w:r>
      <w:r w:rsidRPr="00943D90">
        <w:t xml:space="preserve"> be </w:t>
      </w:r>
      <w:r w:rsidRPr="00E67BE8">
        <w:rPr>
          <w:i/>
        </w:rPr>
        <w:t>x</w:t>
      </w:r>
      <w:r w:rsidRPr="00943D90">
        <w:t xml:space="preserve">'s </w:t>
      </w:r>
      <w:r w:rsidRPr="00E67BE8">
        <w:rPr>
          <w:i/>
        </w:rPr>
        <w:t>endIndex</w:t>
      </w:r>
      <w:r w:rsidRPr="00943D90">
        <w:t>.</w:t>
      </w:r>
    </w:p>
    <w:p w14:paraId="36D778EF"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ye</w:t>
      </w:r>
      <w:r w:rsidRPr="00943D90">
        <w:t xml:space="preserve"> be </w:t>
      </w:r>
      <w:r w:rsidRPr="00E67BE8">
        <w:rPr>
          <w:i/>
        </w:rPr>
        <w:t>y</w:t>
      </w:r>
      <w:r w:rsidRPr="00943D90">
        <w:t xml:space="preserve">'s </w:t>
      </w:r>
      <w:r w:rsidRPr="00E67BE8">
        <w:rPr>
          <w:i/>
        </w:rPr>
        <w:t>endIndex</w:t>
      </w:r>
      <w:r w:rsidRPr="00943D90">
        <w:t>.</w:t>
      </w:r>
    </w:p>
    <w:p w14:paraId="03472B4A"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s</w:t>
      </w:r>
      <w:r w:rsidRPr="00943D90">
        <w:t xml:space="preserve"> be a fresh </w:t>
      </w:r>
      <w:r>
        <w:t>String</w:t>
      </w:r>
      <w:r w:rsidRPr="00943D90">
        <w:t xml:space="preserve"> whose characters are the characters of </w:t>
      </w:r>
      <w:r w:rsidRPr="00E67BE8">
        <w:rPr>
          <w:i/>
        </w:rPr>
        <w:t>Input</w:t>
      </w:r>
      <w:r w:rsidRPr="00943D90">
        <w:t xml:space="preserve"> at positions </w:t>
      </w:r>
      <w:r w:rsidRPr="00E67BE8">
        <w:rPr>
          <w:i/>
        </w:rPr>
        <w:t>xe</w:t>
      </w:r>
      <w:r w:rsidRPr="00943D90">
        <w:t xml:space="preserve"> (inclusive) through </w:t>
      </w:r>
      <w:r w:rsidRPr="00E67BE8">
        <w:rPr>
          <w:i/>
        </w:rPr>
        <w:t>ye</w:t>
      </w:r>
      <w:r w:rsidRPr="00943D90">
        <w:t xml:space="preserve"> (exclusive).</w:t>
      </w:r>
    </w:p>
    <w:p w14:paraId="5C546DC7" w14:textId="77777777" w:rsidR="004C02EF" w:rsidRPr="00943D90" w:rsidRDefault="004C02EF" w:rsidP="004C02EF">
      <w:pPr>
        <w:pStyle w:val="Alg41"/>
        <w:numPr>
          <w:ilvl w:val="6"/>
          <w:numId w:val="312"/>
        </w:numPr>
        <w:tabs>
          <w:tab w:val="clear" w:pos="4680"/>
        </w:tabs>
        <w:ind w:left="3240"/>
      </w:pPr>
      <w:r w:rsidRPr="00943D90">
        <w:t xml:space="preserve">Set </w:t>
      </w:r>
      <w:r w:rsidRPr="00E67BE8">
        <w:rPr>
          <w:i/>
        </w:rPr>
        <w:t>cap</w:t>
      </w:r>
      <w:r w:rsidRPr="00943D90">
        <w:t>[</w:t>
      </w:r>
      <w:r w:rsidRPr="00E67BE8">
        <w:rPr>
          <w:i/>
        </w:rPr>
        <w:t>parenIndex</w:t>
      </w:r>
      <w:r w:rsidRPr="00943D90">
        <w:t xml:space="preserve">+1] to </w:t>
      </w:r>
      <w:r w:rsidRPr="00E67BE8">
        <w:rPr>
          <w:i/>
        </w:rPr>
        <w:t>s</w:t>
      </w:r>
      <w:r w:rsidRPr="00943D90">
        <w:t>.</w:t>
      </w:r>
    </w:p>
    <w:p w14:paraId="2E045878" w14:textId="77777777" w:rsidR="004C02EF" w:rsidRPr="00943D90" w:rsidRDefault="004C02EF" w:rsidP="004C02EF">
      <w:pPr>
        <w:pStyle w:val="Alg41"/>
        <w:numPr>
          <w:ilvl w:val="6"/>
          <w:numId w:val="312"/>
        </w:numPr>
        <w:tabs>
          <w:tab w:val="clear" w:pos="4680"/>
        </w:tabs>
        <w:ind w:left="3240"/>
      </w:pPr>
      <w:r w:rsidRPr="00943D90">
        <w:t xml:space="preserve">Let </w:t>
      </w:r>
      <w:r w:rsidRPr="00E67BE8">
        <w:rPr>
          <w:i/>
        </w:rPr>
        <w:t>z</w:t>
      </w:r>
      <w:r w:rsidRPr="00943D90">
        <w:t xml:space="preserve"> be the State (</w:t>
      </w:r>
      <w:r w:rsidRPr="00E67BE8">
        <w:rPr>
          <w:i/>
        </w:rPr>
        <w:t>ye</w:t>
      </w:r>
      <w:r w:rsidRPr="00943D90">
        <w:t xml:space="preserve">, </w:t>
      </w:r>
      <w:r w:rsidRPr="00E67BE8">
        <w:rPr>
          <w:i/>
        </w:rPr>
        <w:t>cap</w:t>
      </w:r>
      <w:r w:rsidRPr="00943D90">
        <w:t>).</w:t>
      </w:r>
    </w:p>
    <w:p w14:paraId="77C2B0A8" w14:textId="77777777" w:rsidR="004C02EF" w:rsidRPr="00943D90" w:rsidRDefault="004C02EF" w:rsidP="004C02EF">
      <w:pPr>
        <w:pStyle w:val="Alg41"/>
        <w:numPr>
          <w:ilvl w:val="6"/>
          <w:numId w:val="312"/>
        </w:numPr>
        <w:tabs>
          <w:tab w:val="clear" w:pos="4680"/>
        </w:tabs>
        <w:ind w:left="3240"/>
      </w:pPr>
      <w:r w:rsidRPr="00943D90">
        <w:t xml:space="preserve">Call </w:t>
      </w:r>
      <w:r w:rsidRPr="00E67BE8">
        <w:rPr>
          <w:i/>
        </w:rPr>
        <w:t>c</w:t>
      </w:r>
      <w:r w:rsidRPr="00943D90">
        <w:t>(</w:t>
      </w:r>
      <w:r w:rsidRPr="00E67BE8">
        <w:rPr>
          <w:i/>
        </w:rPr>
        <w:t>z</w:t>
      </w:r>
      <w:r w:rsidRPr="00943D90">
        <w:t>) and return its result.</w:t>
      </w:r>
    </w:p>
    <w:p w14:paraId="03001EA9" w14:textId="77777777" w:rsidR="004C02EF" w:rsidRPr="00943D90" w:rsidRDefault="004C02EF" w:rsidP="004C02EF">
      <w:pPr>
        <w:pStyle w:val="Alg40"/>
        <w:numPr>
          <w:ilvl w:val="3"/>
          <w:numId w:val="312"/>
        </w:numPr>
        <w:tabs>
          <w:tab w:val="clear" w:pos="864"/>
          <w:tab w:val="clear" w:pos="2520"/>
        </w:tabs>
        <w:spacing w:after="240"/>
        <w:ind w:left="1800"/>
      </w:pPr>
      <w:r w:rsidRPr="00943D90">
        <w:t xml:space="preserve">Call </w:t>
      </w:r>
      <w:r w:rsidRPr="00E67BE8">
        <w:rPr>
          <w:i/>
        </w:rPr>
        <w:t>m</w:t>
      </w:r>
      <w:r w:rsidRPr="00943D90">
        <w:t>(</w:t>
      </w:r>
      <w:r w:rsidRPr="00E67BE8">
        <w:rPr>
          <w:i/>
        </w:rPr>
        <w:t>x</w:t>
      </w:r>
      <w:r w:rsidRPr="00943D90">
        <w:t xml:space="preserve">, </w:t>
      </w:r>
      <w:r w:rsidRPr="00E67BE8">
        <w:rPr>
          <w:i/>
        </w:rPr>
        <w:t>d</w:t>
      </w:r>
      <w:r w:rsidRPr="00943D90">
        <w:t>) and return its result.</w:t>
      </w:r>
    </w:p>
    <w:p w14:paraId="36A4F62A" w14:textId="77777777" w:rsidR="004C02EF" w:rsidRDefault="004C02EF" w:rsidP="004C02EF">
      <w:r>
        <w:t xml:space="preserve">The production </w:t>
      </w:r>
      <w:r w:rsidRPr="00E67BE8">
        <w:rPr>
          <w:rFonts w:ascii="Times New Roman" w:hAnsi="Times New Roman"/>
          <w:i/>
        </w:rPr>
        <w:t>Atom</w:t>
      </w:r>
      <w:r>
        <w:t xml:space="preserve"> </w:t>
      </w:r>
      <w:r>
        <w:rPr>
          <w:b/>
        </w:rPr>
        <w:t xml:space="preserve">:: </w:t>
      </w:r>
      <w:r>
        <w:rPr>
          <w:rFonts w:ascii="Courier New" w:hAnsi="Courier New"/>
          <w:b/>
        </w:rPr>
        <w:t xml:space="preserve">( ? : </w:t>
      </w:r>
      <w:r w:rsidRPr="00E67BE8">
        <w:rPr>
          <w:rFonts w:ascii="Times New Roman" w:hAnsi="Times New Roman"/>
          <w:i/>
        </w:rPr>
        <w:t>Disjunction</w:t>
      </w:r>
      <w:r>
        <w:rPr>
          <w:rFonts w:ascii="Courier New" w:hAnsi="Courier New"/>
          <w:b/>
        </w:rPr>
        <w:t xml:space="preserve"> )</w:t>
      </w:r>
      <w:r>
        <w:t xml:space="preserve"> evaluates by evaluating </w:t>
      </w:r>
      <w:r w:rsidRPr="00E67BE8">
        <w:rPr>
          <w:rFonts w:ascii="Times New Roman" w:hAnsi="Times New Roman"/>
          <w:i/>
        </w:rPr>
        <w:t>Disjunction</w:t>
      </w:r>
      <w:r>
        <w:t xml:space="preserve"> to obtain a Matcher and returning that Matcher.</w:t>
      </w:r>
    </w:p>
    <w:p w14:paraId="718468A6" w14:textId="77777777" w:rsidR="004C02EF" w:rsidRDefault="004C02EF" w:rsidP="004C02EF">
      <w:r>
        <w:t xml:space="preserve">The abstract operation </w:t>
      </w:r>
      <w:r w:rsidRPr="00895113">
        <w:rPr>
          <w:rFonts w:ascii="Times New Roman" w:hAnsi="Times New Roman"/>
          <w:i/>
        </w:rPr>
        <w:t xml:space="preserve">CharacterSetMatcher </w:t>
      </w:r>
      <w:r>
        <w:t xml:space="preserve">takes two arguments, a CharSet </w:t>
      </w:r>
      <w:r w:rsidRPr="00E67BE8">
        <w:rPr>
          <w:rFonts w:ascii="Times New Roman" w:hAnsi="Times New Roman"/>
          <w:i/>
        </w:rPr>
        <w:t>A</w:t>
      </w:r>
      <w:r>
        <w:t xml:space="preserve"> and a Boolean flag </w:t>
      </w:r>
      <w:r w:rsidRPr="00E67BE8">
        <w:rPr>
          <w:rFonts w:ascii="Times New Roman" w:hAnsi="Times New Roman"/>
          <w:i/>
        </w:rPr>
        <w:t>invert</w:t>
      </w:r>
      <w:r>
        <w:t>, and performs the following:</w:t>
      </w:r>
    </w:p>
    <w:p w14:paraId="7FAF8C68" w14:textId="77777777" w:rsidR="004C02EF" w:rsidRPr="00943D90" w:rsidRDefault="004C02EF" w:rsidP="004C02EF">
      <w:pPr>
        <w:pStyle w:val="Alg4"/>
        <w:numPr>
          <w:ilvl w:val="0"/>
          <w:numId w:val="313"/>
        </w:numPr>
      </w:pPr>
      <w:r w:rsidRPr="00943D90">
        <w:t xml:space="preserve">Return an internal Matcher closure that takes two arguments, a State </w:t>
      </w:r>
      <w:r w:rsidRPr="00E67BE8">
        <w:rPr>
          <w:i/>
        </w:rPr>
        <w:t>x</w:t>
      </w:r>
      <w:r w:rsidRPr="00943D90">
        <w:t xml:space="preserve"> and a Continuation </w:t>
      </w:r>
      <w:r w:rsidRPr="00E67BE8">
        <w:rPr>
          <w:i/>
        </w:rPr>
        <w:t>c</w:t>
      </w:r>
      <w:r w:rsidRPr="00943D90">
        <w:t>, and performs the following steps:</w:t>
      </w:r>
    </w:p>
    <w:p w14:paraId="0CAA6566" w14:textId="77777777" w:rsidR="004C02EF" w:rsidRPr="00943D90" w:rsidRDefault="004C02EF" w:rsidP="004C02EF">
      <w:pPr>
        <w:pStyle w:val="Alg40"/>
        <w:numPr>
          <w:ilvl w:val="3"/>
          <w:numId w:val="313"/>
        </w:numPr>
        <w:tabs>
          <w:tab w:val="clear" w:pos="864"/>
          <w:tab w:val="clear" w:pos="2520"/>
        </w:tabs>
        <w:spacing w:before="60"/>
        <w:ind w:left="1800"/>
      </w:pPr>
      <w:r w:rsidRPr="00943D90">
        <w:t xml:space="preserve">Let </w:t>
      </w:r>
      <w:r w:rsidRPr="00E67BE8">
        <w:rPr>
          <w:i/>
        </w:rPr>
        <w:t>e</w:t>
      </w:r>
      <w:r w:rsidRPr="00943D90">
        <w:t xml:space="preserve"> be </w:t>
      </w:r>
      <w:r w:rsidRPr="00E67BE8">
        <w:rPr>
          <w:i/>
        </w:rPr>
        <w:t>x</w:t>
      </w:r>
      <w:r w:rsidRPr="00943D90">
        <w:t xml:space="preserve">'s </w:t>
      </w:r>
      <w:r w:rsidRPr="00E67BE8">
        <w:rPr>
          <w:i/>
        </w:rPr>
        <w:t>endIndex</w:t>
      </w:r>
      <w:r w:rsidRPr="00943D90">
        <w:t>.</w:t>
      </w:r>
    </w:p>
    <w:p w14:paraId="0000B806" w14:textId="77777777" w:rsidR="004C02EF" w:rsidRPr="00943D90" w:rsidRDefault="004C02EF" w:rsidP="004C02EF">
      <w:pPr>
        <w:pStyle w:val="Alg40"/>
        <w:numPr>
          <w:ilvl w:val="3"/>
          <w:numId w:val="313"/>
        </w:numPr>
        <w:tabs>
          <w:tab w:val="clear" w:pos="864"/>
          <w:tab w:val="clear" w:pos="2520"/>
        </w:tabs>
        <w:ind w:left="1800"/>
      </w:pPr>
      <w:r w:rsidRPr="00943D90">
        <w:t xml:space="preserve">If </w:t>
      </w:r>
      <w:r w:rsidRPr="00E67BE8">
        <w:rPr>
          <w:i/>
        </w:rPr>
        <w:t>e</w:t>
      </w:r>
      <w:r w:rsidRPr="00943D90">
        <w:t xml:space="preserve"> == </w:t>
      </w:r>
      <w:r w:rsidRPr="00E67BE8">
        <w:rPr>
          <w:i/>
        </w:rPr>
        <w:t>InputLength</w:t>
      </w:r>
      <w:r w:rsidRPr="00943D90">
        <w:t xml:space="preserve">, return </w:t>
      </w:r>
      <w:r w:rsidRPr="00943D90">
        <w:rPr>
          <w:b/>
        </w:rPr>
        <w:t>failure</w:t>
      </w:r>
      <w:r w:rsidRPr="00943D90">
        <w:t>.</w:t>
      </w:r>
    </w:p>
    <w:p w14:paraId="36A079F9"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c</w:t>
      </w:r>
      <w:r>
        <w:rPr>
          <w:i/>
        </w:rPr>
        <w:t>h</w:t>
      </w:r>
      <w:r w:rsidRPr="00943D90">
        <w:t xml:space="preserve"> be the character </w:t>
      </w:r>
      <w:r w:rsidRPr="00E67BE8">
        <w:rPr>
          <w:i/>
        </w:rPr>
        <w:t>Input</w:t>
      </w:r>
      <w:r w:rsidRPr="00943D90">
        <w:t>[</w:t>
      </w:r>
      <w:r w:rsidRPr="00E67BE8">
        <w:rPr>
          <w:i/>
        </w:rPr>
        <w:t>e</w:t>
      </w:r>
      <w:r w:rsidRPr="00943D90">
        <w:t>].</w:t>
      </w:r>
    </w:p>
    <w:p w14:paraId="45741D59"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cc</w:t>
      </w:r>
      <w:r w:rsidRPr="00943D90">
        <w:t xml:space="preserve"> be the result of </w:t>
      </w:r>
      <w:r w:rsidRPr="00943D90">
        <w:rPr>
          <w:i/>
        </w:rPr>
        <w:t>Canonicalize</w:t>
      </w:r>
      <w:r w:rsidRPr="00943D90">
        <w:t>(</w:t>
      </w:r>
      <w:r w:rsidRPr="00E67BE8">
        <w:rPr>
          <w:i/>
        </w:rPr>
        <w:t>c</w:t>
      </w:r>
      <w:r>
        <w:rPr>
          <w:i/>
        </w:rPr>
        <w:t>h</w:t>
      </w:r>
      <w:r w:rsidRPr="00943D90">
        <w:t>).</w:t>
      </w:r>
    </w:p>
    <w:p w14:paraId="1296C96F" w14:textId="77777777" w:rsidR="004C02EF" w:rsidRPr="00943D90" w:rsidRDefault="004C02EF" w:rsidP="004C02EF">
      <w:pPr>
        <w:pStyle w:val="Alg40"/>
        <w:numPr>
          <w:ilvl w:val="3"/>
          <w:numId w:val="313"/>
        </w:numPr>
        <w:tabs>
          <w:tab w:val="clear" w:pos="864"/>
          <w:tab w:val="clear" w:pos="2520"/>
        </w:tabs>
        <w:ind w:left="1800"/>
      </w:pPr>
      <w:r w:rsidRPr="00943D90">
        <w:t xml:space="preserve">If </w:t>
      </w:r>
      <w:r w:rsidRPr="00E67BE8">
        <w:rPr>
          <w:i/>
        </w:rPr>
        <w:t>invert</w:t>
      </w:r>
      <w:r w:rsidRPr="00943D90">
        <w:t xml:space="preserve"> is </w:t>
      </w:r>
      <w:r w:rsidRPr="00943D90">
        <w:rPr>
          <w:b/>
        </w:rPr>
        <w:t>false</w:t>
      </w:r>
      <w:r w:rsidRPr="00943D90">
        <w:t>, then</w:t>
      </w:r>
    </w:p>
    <w:p w14:paraId="3DBA6298" w14:textId="77777777" w:rsidR="004C02EF" w:rsidRPr="00943D90" w:rsidRDefault="004C02EF" w:rsidP="004C02EF">
      <w:pPr>
        <w:pStyle w:val="Alg40"/>
        <w:numPr>
          <w:ilvl w:val="4"/>
          <w:numId w:val="314"/>
        </w:numPr>
        <w:tabs>
          <w:tab w:val="clear" w:pos="864"/>
          <w:tab w:val="clear" w:pos="3240"/>
        </w:tabs>
        <w:ind w:left="2340"/>
      </w:pPr>
      <w:r w:rsidRPr="00943D90">
        <w:t xml:space="preserve">If there does not exist a member </w:t>
      </w:r>
      <w:r w:rsidRPr="00E67BE8">
        <w:rPr>
          <w:i/>
        </w:rPr>
        <w:t>a</w:t>
      </w:r>
      <w:r w:rsidRPr="00943D90">
        <w:t xml:space="preserve"> of set </w:t>
      </w:r>
      <w:r w:rsidRPr="00E67BE8">
        <w:rPr>
          <w:i/>
        </w:rPr>
        <w:t>A</w:t>
      </w:r>
      <w:r w:rsidRPr="00943D90">
        <w:t xml:space="preserve"> such that </w:t>
      </w:r>
      <w:r w:rsidRPr="00943D90">
        <w:rPr>
          <w:i/>
        </w:rPr>
        <w:t>Canonicalize</w:t>
      </w:r>
      <w:r w:rsidRPr="00943D90">
        <w:t>(</w:t>
      </w:r>
      <w:r w:rsidRPr="00E67BE8">
        <w:rPr>
          <w:i/>
        </w:rPr>
        <w:t>a</w:t>
      </w:r>
      <w:r w:rsidRPr="00943D90">
        <w:t xml:space="preserve">) == </w:t>
      </w:r>
      <w:r w:rsidRPr="00E67BE8">
        <w:rPr>
          <w:i/>
        </w:rPr>
        <w:t>cc</w:t>
      </w:r>
      <w:r w:rsidRPr="00943D90">
        <w:t xml:space="preserve">, return </w:t>
      </w:r>
      <w:r w:rsidRPr="00943D90">
        <w:rPr>
          <w:b/>
        </w:rPr>
        <w:t>failure</w:t>
      </w:r>
      <w:r w:rsidRPr="00943D90">
        <w:t>.</w:t>
      </w:r>
    </w:p>
    <w:p w14:paraId="32652EB2" w14:textId="77777777" w:rsidR="004C02EF" w:rsidRPr="00943D90" w:rsidRDefault="004C02EF" w:rsidP="004C02EF">
      <w:pPr>
        <w:pStyle w:val="Alg40"/>
        <w:numPr>
          <w:ilvl w:val="3"/>
          <w:numId w:val="313"/>
        </w:numPr>
        <w:tabs>
          <w:tab w:val="clear" w:pos="864"/>
          <w:tab w:val="clear" w:pos="2520"/>
        </w:tabs>
        <w:ind w:left="1800"/>
      </w:pPr>
      <w:r w:rsidRPr="00943D90">
        <w:t xml:space="preserve">Else </w:t>
      </w:r>
      <w:r w:rsidRPr="00E67BE8">
        <w:rPr>
          <w:i/>
        </w:rPr>
        <w:t>invert</w:t>
      </w:r>
      <w:r w:rsidRPr="00943D90">
        <w:t xml:space="preserve"> is </w:t>
      </w:r>
      <w:r w:rsidRPr="00943D90">
        <w:rPr>
          <w:b/>
        </w:rPr>
        <w:t>true</w:t>
      </w:r>
      <w:r w:rsidRPr="00943D90">
        <w:t>,</w:t>
      </w:r>
    </w:p>
    <w:p w14:paraId="6EBD3575" w14:textId="77777777" w:rsidR="004C02EF" w:rsidRPr="00943D90" w:rsidRDefault="004C02EF" w:rsidP="004C02EF">
      <w:pPr>
        <w:pStyle w:val="Alg40"/>
        <w:numPr>
          <w:ilvl w:val="4"/>
          <w:numId w:val="315"/>
        </w:numPr>
        <w:tabs>
          <w:tab w:val="clear" w:pos="864"/>
          <w:tab w:val="clear" w:pos="3240"/>
        </w:tabs>
        <w:ind w:left="2340"/>
        <w:rPr>
          <w:b/>
        </w:rPr>
      </w:pPr>
      <w:r w:rsidRPr="00943D90">
        <w:t xml:space="preserve">If there exists a member </w:t>
      </w:r>
      <w:r w:rsidRPr="00943D90">
        <w:rPr>
          <w:i/>
        </w:rPr>
        <w:t>a</w:t>
      </w:r>
      <w:r w:rsidRPr="00943D90">
        <w:t xml:space="preserve"> of set </w:t>
      </w:r>
      <w:r w:rsidRPr="00943D90">
        <w:rPr>
          <w:i/>
        </w:rPr>
        <w:t>A</w:t>
      </w:r>
      <w:r w:rsidRPr="00943D90">
        <w:t xml:space="preserve"> such that </w:t>
      </w:r>
      <w:r w:rsidRPr="00943D90">
        <w:rPr>
          <w:i/>
        </w:rPr>
        <w:t>Canonicalize</w:t>
      </w:r>
      <w:r w:rsidRPr="00943D90">
        <w:t>(</w:t>
      </w:r>
      <w:r w:rsidRPr="00943D90">
        <w:rPr>
          <w:i/>
        </w:rPr>
        <w:t>a</w:t>
      </w:r>
      <w:r w:rsidRPr="00943D90">
        <w:t xml:space="preserve">) == </w:t>
      </w:r>
      <w:r w:rsidRPr="00943D90">
        <w:rPr>
          <w:i/>
        </w:rPr>
        <w:t>cc</w:t>
      </w:r>
      <w:r w:rsidRPr="00943D90">
        <w:t>, return</w:t>
      </w:r>
      <w:r w:rsidRPr="00943D90">
        <w:rPr>
          <w:b/>
        </w:rPr>
        <w:t xml:space="preserve"> failure.</w:t>
      </w:r>
    </w:p>
    <w:p w14:paraId="6BB8BEB0"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cap</w:t>
      </w:r>
      <w:r w:rsidRPr="00943D90">
        <w:t xml:space="preserve"> be </w:t>
      </w:r>
      <w:r w:rsidRPr="00E67BE8">
        <w:rPr>
          <w:i/>
        </w:rPr>
        <w:t>x</w:t>
      </w:r>
      <w:r w:rsidRPr="00943D90">
        <w:t xml:space="preserve">'s </w:t>
      </w:r>
      <w:r w:rsidRPr="00E67BE8">
        <w:rPr>
          <w:i/>
        </w:rPr>
        <w:t>captures</w:t>
      </w:r>
      <w:r w:rsidRPr="00943D90">
        <w:t xml:space="preserve"> internal array.</w:t>
      </w:r>
    </w:p>
    <w:p w14:paraId="29786970" w14:textId="77777777" w:rsidR="004C02EF" w:rsidRPr="00943D90" w:rsidRDefault="004C02EF" w:rsidP="004C02EF">
      <w:pPr>
        <w:pStyle w:val="Alg40"/>
        <w:numPr>
          <w:ilvl w:val="3"/>
          <w:numId w:val="313"/>
        </w:numPr>
        <w:tabs>
          <w:tab w:val="clear" w:pos="864"/>
          <w:tab w:val="clear" w:pos="2520"/>
        </w:tabs>
        <w:ind w:left="1800"/>
      </w:pPr>
      <w:r w:rsidRPr="00943D90">
        <w:t xml:space="preserve">Let </w:t>
      </w:r>
      <w:r w:rsidRPr="00E67BE8">
        <w:rPr>
          <w:i/>
        </w:rPr>
        <w:t>y</w:t>
      </w:r>
      <w:r w:rsidRPr="00943D90">
        <w:t xml:space="preserve"> be the State (</w:t>
      </w:r>
      <w:r w:rsidRPr="00E67BE8">
        <w:rPr>
          <w:i/>
        </w:rPr>
        <w:t>e</w:t>
      </w:r>
      <w:r w:rsidRPr="00943D90">
        <w:t xml:space="preserve">+1, </w:t>
      </w:r>
      <w:r w:rsidRPr="00E67BE8">
        <w:rPr>
          <w:i/>
        </w:rPr>
        <w:t>cap</w:t>
      </w:r>
      <w:r w:rsidRPr="00943D90">
        <w:t>).</w:t>
      </w:r>
    </w:p>
    <w:p w14:paraId="0B71BF23" w14:textId="77777777" w:rsidR="004C02EF" w:rsidRPr="00943D90" w:rsidRDefault="004C02EF" w:rsidP="004C02EF">
      <w:pPr>
        <w:pStyle w:val="Alg40"/>
        <w:numPr>
          <w:ilvl w:val="3"/>
          <w:numId w:val="313"/>
        </w:numPr>
        <w:tabs>
          <w:tab w:val="clear" w:pos="864"/>
          <w:tab w:val="clear" w:pos="2520"/>
        </w:tabs>
        <w:spacing w:after="220"/>
        <w:ind w:left="1800"/>
      </w:pPr>
      <w:r w:rsidRPr="00943D90">
        <w:t xml:space="preserve">Call </w:t>
      </w:r>
      <w:r w:rsidRPr="00E67BE8">
        <w:rPr>
          <w:i/>
        </w:rPr>
        <w:t>c</w:t>
      </w:r>
      <w:r w:rsidRPr="00943D90">
        <w:t>(</w:t>
      </w:r>
      <w:r w:rsidRPr="00E67BE8">
        <w:rPr>
          <w:i/>
        </w:rPr>
        <w:t>y</w:t>
      </w:r>
      <w:r w:rsidRPr="00943D90">
        <w:t>) and return its result.</w:t>
      </w:r>
    </w:p>
    <w:p w14:paraId="25BE6634" w14:textId="77777777" w:rsidR="004C02EF" w:rsidRDefault="004C02EF" w:rsidP="004C02EF">
      <w:r>
        <w:t xml:space="preserve">The abstract operation </w:t>
      </w:r>
      <w:r w:rsidRPr="00895113">
        <w:rPr>
          <w:rFonts w:ascii="Times New Roman" w:hAnsi="Times New Roman"/>
          <w:i/>
        </w:rPr>
        <w:t xml:space="preserve">Canonicalize </w:t>
      </w:r>
      <w:r>
        <w:t xml:space="preserve">takes a character parameter </w:t>
      </w:r>
      <w:r w:rsidRPr="00E67BE8">
        <w:rPr>
          <w:rFonts w:ascii="Times New Roman" w:hAnsi="Times New Roman"/>
          <w:i/>
        </w:rPr>
        <w:t>ch</w:t>
      </w:r>
      <w:r>
        <w:t xml:space="preserve"> and performs the following steps:</w:t>
      </w:r>
    </w:p>
    <w:p w14:paraId="14638D1E" w14:textId="77777777" w:rsidR="004C02EF" w:rsidRPr="00943D90" w:rsidRDefault="004C02EF" w:rsidP="004C02EF">
      <w:pPr>
        <w:pStyle w:val="Alg4"/>
        <w:numPr>
          <w:ilvl w:val="0"/>
          <w:numId w:val="316"/>
        </w:numPr>
      </w:pPr>
      <w:r w:rsidRPr="00943D90">
        <w:t xml:space="preserve">If </w:t>
      </w:r>
      <w:r w:rsidRPr="00E67BE8">
        <w:rPr>
          <w:i/>
        </w:rPr>
        <w:t>IgnoreCase</w:t>
      </w:r>
      <w:r w:rsidRPr="00943D90">
        <w:t xml:space="preserve"> is </w:t>
      </w:r>
      <w:r w:rsidRPr="00943D90">
        <w:rPr>
          <w:b/>
        </w:rPr>
        <w:t>false</w:t>
      </w:r>
      <w:r w:rsidRPr="00943D90">
        <w:t xml:space="preserve">, return </w:t>
      </w:r>
      <w:r w:rsidRPr="00E67BE8">
        <w:rPr>
          <w:i/>
        </w:rPr>
        <w:t>ch</w:t>
      </w:r>
      <w:r w:rsidRPr="00943D90">
        <w:t>.</w:t>
      </w:r>
    </w:p>
    <w:p w14:paraId="4A298287" w14:textId="77777777" w:rsidR="004C02EF" w:rsidRPr="00943D90" w:rsidRDefault="004C02EF" w:rsidP="004C02EF">
      <w:pPr>
        <w:pStyle w:val="Alg4"/>
        <w:numPr>
          <w:ilvl w:val="0"/>
          <w:numId w:val="316"/>
        </w:numPr>
      </w:pPr>
      <w:r w:rsidRPr="00943D90">
        <w:t xml:space="preserve">Let </w:t>
      </w:r>
      <w:r w:rsidRPr="00E67BE8">
        <w:rPr>
          <w:i/>
        </w:rPr>
        <w:t>u</w:t>
      </w:r>
      <w:r w:rsidRPr="00943D90">
        <w:t xml:space="preserve"> be </w:t>
      </w:r>
      <w:r w:rsidRPr="00E67BE8">
        <w:rPr>
          <w:i/>
        </w:rPr>
        <w:t>ch</w:t>
      </w:r>
      <w:r w:rsidRPr="00943D90">
        <w:t xml:space="preserve"> converted to upper case as if by calling the standard built-in method </w:t>
      </w:r>
      <w:r>
        <w:rPr>
          <w:rFonts w:ascii="Courier New" w:hAnsi="Courier New"/>
          <w:b/>
        </w:rPr>
        <w:t>String.prototype.toUpperCase</w:t>
      </w:r>
      <w:r w:rsidRPr="00943D90">
        <w:t xml:space="preserve"> on the one-character </w:t>
      </w:r>
      <w:r>
        <w:t>String</w:t>
      </w:r>
      <w:r w:rsidRPr="00943D90">
        <w:t xml:space="preserve"> </w:t>
      </w:r>
      <w:r w:rsidRPr="00E67BE8">
        <w:rPr>
          <w:i/>
        </w:rPr>
        <w:t>ch</w:t>
      </w:r>
      <w:r w:rsidRPr="00943D90">
        <w:t>.</w:t>
      </w:r>
    </w:p>
    <w:p w14:paraId="35814B96" w14:textId="77777777" w:rsidR="004C02EF" w:rsidRPr="00943D90" w:rsidRDefault="004C02EF" w:rsidP="004C02EF">
      <w:pPr>
        <w:pStyle w:val="Alg4"/>
        <w:numPr>
          <w:ilvl w:val="0"/>
          <w:numId w:val="316"/>
        </w:numPr>
      </w:pPr>
      <w:r w:rsidRPr="00943D90">
        <w:t xml:space="preserve">If </w:t>
      </w:r>
      <w:r w:rsidRPr="00E67BE8">
        <w:rPr>
          <w:i/>
        </w:rPr>
        <w:t>u</w:t>
      </w:r>
      <w:r w:rsidRPr="00943D90">
        <w:t xml:space="preserve"> does not consist of a single character, return </w:t>
      </w:r>
      <w:r w:rsidRPr="00E67BE8">
        <w:rPr>
          <w:i/>
        </w:rPr>
        <w:t>ch</w:t>
      </w:r>
      <w:r w:rsidRPr="00943D90">
        <w:t>.</w:t>
      </w:r>
    </w:p>
    <w:p w14:paraId="3C3D8B77" w14:textId="77777777" w:rsidR="004C02EF" w:rsidRPr="00943D90" w:rsidRDefault="004C02EF" w:rsidP="004C02EF">
      <w:pPr>
        <w:pStyle w:val="Alg4"/>
        <w:numPr>
          <w:ilvl w:val="0"/>
          <w:numId w:val="316"/>
        </w:numPr>
      </w:pPr>
      <w:r w:rsidRPr="00943D90">
        <w:t xml:space="preserve">Let </w:t>
      </w:r>
      <w:r w:rsidRPr="00E67BE8">
        <w:rPr>
          <w:i/>
        </w:rPr>
        <w:t>cu</w:t>
      </w:r>
      <w:r w:rsidRPr="00943D90">
        <w:t xml:space="preserve"> be </w:t>
      </w:r>
      <w:r w:rsidRPr="00E67BE8">
        <w:rPr>
          <w:i/>
        </w:rPr>
        <w:t>u</w:t>
      </w:r>
      <w:r w:rsidRPr="00943D90">
        <w:t>'s character.</w:t>
      </w:r>
    </w:p>
    <w:p w14:paraId="201C2322" w14:textId="77777777" w:rsidR="004C02EF" w:rsidRPr="00943D90" w:rsidRDefault="004C02EF" w:rsidP="004C02EF">
      <w:pPr>
        <w:pStyle w:val="Alg4"/>
        <w:numPr>
          <w:ilvl w:val="0"/>
          <w:numId w:val="316"/>
        </w:numPr>
      </w:pPr>
      <w:r w:rsidRPr="00943D90">
        <w:t xml:space="preserve">If </w:t>
      </w:r>
      <w:r w:rsidRPr="00E67BE8">
        <w:rPr>
          <w:i/>
        </w:rPr>
        <w:t>ch</w:t>
      </w:r>
      <w:r w:rsidRPr="00943D90">
        <w:t xml:space="preserve">'s code unit value is greater than or equal to decimal 128 and </w:t>
      </w:r>
      <w:r w:rsidRPr="00E67BE8">
        <w:rPr>
          <w:i/>
        </w:rPr>
        <w:t>cu</w:t>
      </w:r>
      <w:r w:rsidRPr="00943D90">
        <w:t xml:space="preserve">'s code unit value is less than decimal 128, then return </w:t>
      </w:r>
      <w:r w:rsidRPr="00E67BE8">
        <w:rPr>
          <w:i/>
        </w:rPr>
        <w:t>ch</w:t>
      </w:r>
      <w:r w:rsidRPr="00943D90">
        <w:t>.</w:t>
      </w:r>
    </w:p>
    <w:p w14:paraId="727C8D17" w14:textId="77777777" w:rsidR="004C02EF" w:rsidRPr="00943D90" w:rsidRDefault="004C02EF" w:rsidP="004C02EF">
      <w:pPr>
        <w:pStyle w:val="Alg4"/>
        <w:numPr>
          <w:ilvl w:val="0"/>
          <w:numId w:val="316"/>
        </w:numPr>
        <w:spacing w:after="120"/>
      </w:pPr>
      <w:r w:rsidRPr="00943D90">
        <w:t xml:space="preserve">Return </w:t>
      </w:r>
      <w:r w:rsidRPr="00E67BE8">
        <w:rPr>
          <w:i/>
        </w:rPr>
        <w:t>cu</w:t>
      </w:r>
      <w:r w:rsidRPr="00943D90">
        <w:t>.</w:t>
      </w:r>
    </w:p>
    <w:p w14:paraId="2F3D9EF9" w14:textId="77777777" w:rsidR="004C02EF" w:rsidRPr="008E2FF5" w:rsidRDefault="004C02EF" w:rsidP="004C02EF">
      <w:pPr>
        <w:pStyle w:val="Note"/>
      </w:pPr>
      <w:r w:rsidRPr="006E038E">
        <w:t>NOTE 1</w:t>
      </w:r>
      <w:r w:rsidRPr="006E038E">
        <w:tab/>
        <w:t xml:space="preserve">Parentheses of the form </w:t>
      </w:r>
      <w:r w:rsidRPr="006E038E">
        <w:rPr>
          <w:rFonts w:ascii="Courier New" w:hAnsi="Courier New"/>
          <w:b/>
        </w:rPr>
        <w:t xml:space="preserve">( </w:t>
      </w:r>
      <w:r w:rsidRPr="006E038E">
        <w:rPr>
          <w:rStyle w:val="bnf"/>
        </w:rPr>
        <w:t>Disjunction</w:t>
      </w:r>
      <w:r w:rsidRPr="006E038E">
        <w:rPr>
          <w:rFonts w:ascii="Courier New" w:hAnsi="Courier New"/>
          <w:b/>
        </w:rPr>
        <w:t xml:space="preserve"> )</w:t>
      </w:r>
      <w:r w:rsidRPr="006E038E">
        <w:t xml:space="preserve"> serve both to group the components of the </w:t>
      </w:r>
      <w:r w:rsidRPr="006E038E">
        <w:rPr>
          <w:rStyle w:val="bnf"/>
        </w:rPr>
        <w:t>Disjunction</w:t>
      </w:r>
      <w:r w:rsidRPr="006E038E">
        <w:t xml:space="preserve"> pattern together and to save the result of the match. The result can be used either in a backreference (</w:t>
      </w:r>
      <w:r w:rsidRPr="006E038E">
        <w:rPr>
          <w:rFonts w:ascii="Courier New" w:hAnsi="Courier New"/>
          <w:b/>
        </w:rPr>
        <w:t>\</w:t>
      </w:r>
      <w:r w:rsidRPr="006E038E">
        <w:t xml:space="preserve"> followed by a nonzero decimal number), referenced in a replace </w:t>
      </w:r>
      <w:r>
        <w:t>String</w:t>
      </w:r>
      <w:r w:rsidRPr="006E038E">
        <w:t xml:space="preserve">, or returned as part of an array from the regular expression matching internal procedure. To inhibit the capturing behaviour of parentheses, use the form </w:t>
      </w:r>
      <w:r w:rsidRPr="006E038E">
        <w:rPr>
          <w:rFonts w:ascii="Courier New" w:hAnsi="Courier New"/>
          <w:b/>
        </w:rPr>
        <w:t xml:space="preserve">(?: </w:t>
      </w:r>
      <w:r w:rsidRPr="006E038E">
        <w:rPr>
          <w:rStyle w:val="bnf"/>
        </w:rPr>
        <w:t>Disjunction</w:t>
      </w:r>
      <w:r w:rsidRPr="006E038E">
        <w:rPr>
          <w:rFonts w:ascii="Courier New" w:hAnsi="Courier New"/>
          <w:b/>
        </w:rPr>
        <w:t xml:space="preserve"> )</w:t>
      </w:r>
      <w:r w:rsidRPr="006E038E">
        <w:t xml:space="preserve"> instead.</w:t>
      </w:r>
    </w:p>
    <w:p w14:paraId="6A08746C" w14:textId="77777777" w:rsidR="004C02EF" w:rsidRPr="00E67BE8" w:rsidRDefault="004C02EF" w:rsidP="004C02EF">
      <w:pPr>
        <w:pStyle w:val="Note"/>
      </w:pPr>
      <w:r w:rsidRPr="006E038E">
        <w:t xml:space="preserve">NOTE </w:t>
      </w:r>
      <w:r>
        <w:t>2</w:t>
      </w:r>
      <w:r w:rsidRPr="006E038E">
        <w:tab/>
      </w:r>
      <w:r w:rsidRPr="00E67BE8">
        <w:t xml:space="preserve">The form </w:t>
      </w:r>
      <w:r w:rsidRPr="00E67BE8">
        <w:rPr>
          <w:rFonts w:ascii="Courier New" w:hAnsi="Courier New"/>
          <w:b/>
        </w:rPr>
        <w:t xml:space="preserve">(?= </w:t>
      </w:r>
      <w:r w:rsidRPr="00E67BE8">
        <w:rPr>
          <w:rStyle w:val="bnf"/>
        </w:rPr>
        <w:t>Disjunction</w:t>
      </w:r>
      <w:r w:rsidRPr="00E67BE8">
        <w:rPr>
          <w:rFonts w:ascii="Courier New" w:hAnsi="Courier New"/>
          <w:b/>
        </w:rPr>
        <w:t xml:space="preserve"> )</w:t>
      </w:r>
      <w:r w:rsidRPr="00E67BE8">
        <w:t xml:space="preserve"> specifies a zero-width positive lookahead. In order for it to succeed, the pattern inside </w:t>
      </w:r>
      <w:r w:rsidRPr="00E67BE8">
        <w:rPr>
          <w:rStyle w:val="bnf"/>
        </w:rPr>
        <w:t>Disjunction</w:t>
      </w:r>
      <w:r w:rsidRPr="00E67BE8">
        <w:t xml:space="preserve"> must match at the current position, but the current position is not advanced before matching the sequel. If </w:t>
      </w:r>
      <w:r w:rsidRPr="00E67BE8">
        <w:rPr>
          <w:rStyle w:val="bnf"/>
        </w:rPr>
        <w:t>Disjunction</w:t>
      </w:r>
      <w:r w:rsidRPr="00E67BE8">
        <w:t xml:space="preserve"> can match at the current position in several ways, only the first one is tried. Unlike other regular expression operators, there is no backtracking into a </w:t>
      </w:r>
      <w:r w:rsidRPr="00E67BE8">
        <w:rPr>
          <w:rFonts w:ascii="Courier New" w:hAnsi="Courier New"/>
          <w:b/>
        </w:rPr>
        <w:t>(?=</w:t>
      </w:r>
      <w:r w:rsidRPr="00E67BE8">
        <w:t xml:space="preserve"> form (this unusual behaviour is inherited from Perl). This only matters when the </w:t>
      </w:r>
      <w:r w:rsidRPr="00E67BE8">
        <w:rPr>
          <w:rStyle w:val="bnf"/>
        </w:rPr>
        <w:t>Disjunction</w:t>
      </w:r>
      <w:r w:rsidRPr="00E67BE8">
        <w:t xml:space="preserve"> contains capturing parentheses and the sequel of the pattern contains backreferences to those captures.</w:t>
      </w:r>
    </w:p>
    <w:p w14:paraId="61673564" w14:textId="77777777" w:rsidR="004C02EF" w:rsidRPr="00E67BE8" w:rsidRDefault="004C02EF" w:rsidP="004C02EF">
      <w:pPr>
        <w:pStyle w:val="Note"/>
        <w:spacing w:after="60"/>
      </w:pPr>
      <w:r w:rsidRPr="00E67BE8">
        <w:t>For example,</w:t>
      </w:r>
    </w:p>
    <w:p w14:paraId="4F781538" w14:textId="77777777" w:rsidR="004C02EF" w:rsidRPr="00E67BE8" w:rsidRDefault="004C02EF" w:rsidP="004C02EF">
      <w:pPr>
        <w:pStyle w:val="CodeSample4"/>
        <w:spacing w:after="60"/>
        <w:ind w:left="2059"/>
        <w:rPr>
          <w:sz w:val="18"/>
        </w:rPr>
      </w:pPr>
      <w:r w:rsidRPr="00E67BE8">
        <w:rPr>
          <w:sz w:val="18"/>
        </w:rPr>
        <w:t>/(?=(a+))/.exec("baaabac")</w:t>
      </w:r>
    </w:p>
    <w:p w14:paraId="4CD2E1A8" w14:textId="77777777" w:rsidR="004C02EF" w:rsidRPr="00E67BE8" w:rsidRDefault="004C02EF" w:rsidP="004C02EF">
      <w:pPr>
        <w:pStyle w:val="Note"/>
        <w:spacing w:after="60"/>
      </w:pPr>
      <w:r w:rsidRPr="00E67BE8">
        <w:t xml:space="preserve">matches the empty </w:t>
      </w:r>
      <w:r>
        <w:t>String</w:t>
      </w:r>
      <w:r w:rsidRPr="00E67BE8">
        <w:t xml:space="preserve"> immediately after the first </w:t>
      </w:r>
      <w:r w:rsidRPr="00E67BE8">
        <w:rPr>
          <w:rFonts w:ascii="Courier New" w:hAnsi="Courier New"/>
          <w:b/>
        </w:rPr>
        <w:t>b</w:t>
      </w:r>
      <w:r w:rsidRPr="00E67BE8">
        <w:t xml:space="preserve"> and therefore returns the array:</w:t>
      </w:r>
    </w:p>
    <w:p w14:paraId="5127BB7A" w14:textId="77777777" w:rsidR="004C02EF" w:rsidRPr="00E67BE8" w:rsidRDefault="004C02EF" w:rsidP="004C02EF">
      <w:pPr>
        <w:pStyle w:val="CodeSample4"/>
        <w:spacing w:after="240"/>
        <w:ind w:left="2059"/>
        <w:rPr>
          <w:sz w:val="18"/>
        </w:rPr>
      </w:pPr>
      <w:r w:rsidRPr="00E67BE8">
        <w:rPr>
          <w:sz w:val="18"/>
        </w:rPr>
        <w:t>["", "aaa"]</w:t>
      </w:r>
    </w:p>
    <w:p w14:paraId="7C50222A" w14:textId="77777777" w:rsidR="004C02EF" w:rsidRPr="00E67BE8" w:rsidRDefault="004C02EF" w:rsidP="004C02EF">
      <w:pPr>
        <w:pStyle w:val="Note"/>
        <w:spacing w:after="60"/>
      </w:pPr>
      <w:r w:rsidRPr="00E67BE8">
        <w:t>To illustrate the lack of backtracking into the lookahead, consider:</w:t>
      </w:r>
    </w:p>
    <w:p w14:paraId="293BA636" w14:textId="77777777" w:rsidR="004C02EF" w:rsidRPr="00E67BE8" w:rsidRDefault="004C02EF" w:rsidP="004C02EF">
      <w:pPr>
        <w:pStyle w:val="CodeSample4"/>
        <w:spacing w:after="240"/>
        <w:ind w:left="2059"/>
        <w:rPr>
          <w:sz w:val="18"/>
        </w:rPr>
      </w:pPr>
      <w:r w:rsidRPr="00E67BE8">
        <w:rPr>
          <w:sz w:val="18"/>
        </w:rPr>
        <w:t>/(?=(a+))a*b\1/.exec("baaabac")</w:t>
      </w:r>
    </w:p>
    <w:p w14:paraId="70643051" w14:textId="77777777" w:rsidR="004C02EF" w:rsidRPr="00E67BE8" w:rsidRDefault="004C02EF" w:rsidP="004C02EF">
      <w:pPr>
        <w:pStyle w:val="Note"/>
        <w:spacing w:after="60"/>
      </w:pPr>
      <w:r w:rsidRPr="00E67BE8">
        <w:t>This expression returns</w:t>
      </w:r>
    </w:p>
    <w:p w14:paraId="4E9E974D" w14:textId="77777777" w:rsidR="004C02EF" w:rsidRPr="00E67BE8" w:rsidRDefault="004C02EF" w:rsidP="004C02EF">
      <w:pPr>
        <w:pStyle w:val="CodeSample4"/>
        <w:spacing w:after="60"/>
        <w:ind w:left="2059"/>
        <w:rPr>
          <w:sz w:val="18"/>
        </w:rPr>
      </w:pPr>
      <w:r w:rsidRPr="00E67BE8">
        <w:rPr>
          <w:sz w:val="18"/>
        </w:rPr>
        <w:t>["aba", "a"]</w:t>
      </w:r>
    </w:p>
    <w:p w14:paraId="351F32D3" w14:textId="77777777" w:rsidR="004C02EF" w:rsidRPr="00E67BE8" w:rsidRDefault="004C02EF" w:rsidP="004C02EF">
      <w:pPr>
        <w:pStyle w:val="Note"/>
        <w:spacing w:after="60"/>
      </w:pPr>
      <w:r w:rsidRPr="00E67BE8">
        <w:t>and not:</w:t>
      </w:r>
    </w:p>
    <w:p w14:paraId="08ED97EE" w14:textId="77777777" w:rsidR="004C02EF" w:rsidRPr="00E67BE8" w:rsidRDefault="004C02EF" w:rsidP="004C02EF">
      <w:pPr>
        <w:pStyle w:val="CodeSample4"/>
        <w:spacing w:after="240"/>
        <w:ind w:left="2059"/>
        <w:rPr>
          <w:sz w:val="18"/>
        </w:rPr>
      </w:pPr>
      <w:r w:rsidRPr="00E67BE8">
        <w:rPr>
          <w:sz w:val="18"/>
        </w:rPr>
        <w:t>["aaaba", "a"]</w:t>
      </w:r>
    </w:p>
    <w:p w14:paraId="1DEA3FAF" w14:textId="77777777" w:rsidR="004C02EF" w:rsidRPr="00E67BE8" w:rsidRDefault="004C02EF" w:rsidP="004C02EF">
      <w:pPr>
        <w:pStyle w:val="Note"/>
        <w:spacing w:after="60"/>
      </w:pPr>
      <w:r w:rsidRPr="006E038E">
        <w:t xml:space="preserve">NOTE </w:t>
      </w:r>
      <w:r>
        <w:t>3</w:t>
      </w:r>
      <w:r w:rsidRPr="006E038E">
        <w:tab/>
      </w:r>
      <w:r w:rsidRPr="00E67BE8">
        <w:t xml:space="preserve">The form </w:t>
      </w:r>
      <w:r w:rsidRPr="00E67BE8">
        <w:rPr>
          <w:rFonts w:ascii="Courier New" w:hAnsi="Courier New"/>
          <w:b/>
        </w:rPr>
        <w:t xml:space="preserve">(?! </w:t>
      </w:r>
      <w:r w:rsidRPr="00E67BE8">
        <w:rPr>
          <w:rStyle w:val="bnf"/>
        </w:rPr>
        <w:t>Disjunction</w:t>
      </w:r>
      <w:r w:rsidRPr="00E67BE8">
        <w:rPr>
          <w:rFonts w:ascii="Courier New" w:hAnsi="Courier New"/>
          <w:b/>
        </w:rPr>
        <w:t xml:space="preserve"> )</w:t>
      </w:r>
      <w:r w:rsidRPr="00E67BE8">
        <w:t xml:space="preserve"> specifies a zero-width negative lookahead. In order for it to succeed, the pattern inside </w:t>
      </w:r>
      <w:r w:rsidRPr="00E67BE8">
        <w:rPr>
          <w:rStyle w:val="bnf"/>
        </w:rPr>
        <w:t>Disjunction</w:t>
      </w:r>
      <w:r w:rsidRPr="00E67BE8">
        <w:t xml:space="preserve"> must fail to match at the current position. The current position is not advanced before matching the sequel. </w:t>
      </w:r>
      <w:r w:rsidRPr="00E67BE8">
        <w:rPr>
          <w:rStyle w:val="bnf"/>
        </w:rPr>
        <w:t>Disjunction</w:t>
      </w:r>
      <w:r w:rsidRPr="00E67BE8">
        <w:t xml:space="preserve"> can contain capturing parentheses, but backreferences to them only make sense from within </w:t>
      </w:r>
      <w:r w:rsidRPr="00E67BE8">
        <w:rPr>
          <w:rStyle w:val="bnf"/>
        </w:rPr>
        <w:t>Disjunction</w:t>
      </w:r>
      <w:r w:rsidRPr="00E67BE8">
        <w:t xml:space="preserve"> itself. Backreferences to these capturing parentheses from elsewhere in the pattern always return </w:t>
      </w:r>
      <w:r w:rsidRPr="00E67BE8">
        <w:rPr>
          <w:b/>
        </w:rPr>
        <w:t>undefined</w:t>
      </w:r>
      <w:r w:rsidRPr="00E67BE8">
        <w:t xml:space="preserve"> because the negative lookahead must fail for the pattern to succeed. For example,</w:t>
      </w:r>
    </w:p>
    <w:p w14:paraId="3E99D538" w14:textId="77777777" w:rsidR="004C02EF" w:rsidRPr="00E67BE8" w:rsidRDefault="004C02EF" w:rsidP="004C02EF">
      <w:pPr>
        <w:pStyle w:val="CodeSample4"/>
        <w:spacing w:after="60"/>
        <w:ind w:left="2059"/>
        <w:rPr>
          <w:sz w:val="18"/>
        </w:rPr>
      </w:pPr>
      <w:r w:rsidRPr="00E67BE8">
        <w:rPr>
          <w:sz w:val="18"/>
        </w:rPr>
        <w:t>/(.*?)a(?!(a+)b\2c)\2(.*)/.exec("baaabaac")</w:t>
      </w:r>
    </w:p>
    <w:p w14:paraId="2E95AB79" w14:textId="77777777" w:rsidR="004C02EF" w:rsidRPr="00E67BE8" w:rsidRDefault="004C02EF" w:rsidP="004C02EF">
      <w:pPr>
        <w:pStyle w:val="Note"/>
        <w:spacing w:after="60"/>
      </w:pPr>
      <w:r w:rsidRPr="00E67BE8">
        <w:t xml:space="preserve">looks for an </w:t>
      </w:r>
      <w:r w:rsidRPr="00E67BE8">
        <w:rPr>
          <w:rFonts w:ascii="Courier New" w:hAnsi="Courier New"/>
          <w:b/>
        </w:rPr>
        <w:t>a</w:t>
      </w:r>
      <w:r w:rsidRPr="00E67BE8">
        <w:t xml:space="preserve"> not immediately followed by some positive number n of </w:t>
      </w:r>
      <w:r w:rsidRPr="00E67BE8">
        <w:rPr>
          <w:rFonts w:ascii="Courier New" w:hAnsi="Courier New"/>
          <w:b/>
        </w:rPr>
        <w:t>a</w:t>
      </w:r>
      <w:r w:rsidRPr="00E67BE8">
        <w:t xml:space="preserve">'s, a </w:t>
      </w:r>
      <w:r w:rsidRPr="00E67BE8">
        <w:rPr>
          <w:rFonts w:ascii="Courier New" w:hAnsi="Courier New"/>
          <w:b/>
        </w:rPr>
        <w:t>b</w:t>
      </w:r>
      <w:r w:rsidRPr="00E67BE8">
        <w:t xml:space="preserve">, another n </w:t>
      </w:r>
      <w:r w:rsidRPr="00E67BE8">
        <w:rPr>
          <w:rFonts w:ascii="Courier New" w:hAnsi="Courier New"/>
          <w:b/>
        </w:rPr>
        <w:t>a</w:t>
      </w:r>
      <w:r w:rsidRPr="00E67BE8">
        <w:t xml:space="preserve">'s (specified by the first </w:t>
      </w:r>
      <w:r w:rsidRPr="00E67BE8">
        <w:rPr>
          <w:rFonts w:ascii="Courier New" w:hAnsi="Courier New"/>
          <w:b/>
        </w:rPr>
        <w:t>\2</w:t>
      </w:r>
      <w:r w:rsidRPr="00E67BE8">
        <w:t xml:space="preserve">) and a </w:t>
      </w:r>
      <w:r w:rsidRPr="00E67BE8">
        <w:rPr>
          <w:rFonts w:ascii="Courier New" w:hAnsi="Courier New"/>
          <w:b/>
        </w:rPr>
        <w:t>c</w:t>
      </w:r>
      <w:r w:rsidRPr="00E67BE8">
        <w:t xml:space="preserve">. The second </w:t>
      </w:r>
      <w:r w:rsidRPr="00E67BE8">
        <w:rPr>
          <w:rFonts w:ascii="Courier New" w:hAnsi="Courier New"/>
          <w:b/>
        </w:rPr>
        <w:t>\2</w:t>
      </w:r>
      <w:r w:rsidRPr="00E67BE8">
        <w:t xml:space="preserve"> is outside the negative lookahead, so it matches against </w:t>
      </w:r>
      <w:r w:rsidRPr="00E67BE8">
        <w:rPr>
          <w:b/>
        </w:rPr>
        <w:t>undefined</w:t>
      </w:r>
      <w:r w:rsidRPr="00E67BE8">
        <w:t xml:space="preserve"> and therefore always succeeds. The whole expression returns the array:</w:t>
      </w:r>
    </w:p>
    <w:p w14:paraId="3EE00A89" w14:textId="77777777" w:rsidR="004C02EF" w:rsidRPr="00E67BE8" w:rsidRDefault="004C02EF" w:rsidP="004C02EF">
      <w:pPr>
        <w:pStyle w:val="CodeSample4"/>
        <w:spacing w:after="60"/>
        <w:ind w:left="2059"/>
        <w:rPr>
          <w:sz w:val="18"/>
        </w:rPr>
      </w:pPr>
      <w:r w:rsidRPr="00E67BE8">
        <w:rPr>
          <w:sz w:val="18"/>
        </w:rPr>
        <w:t>["baaabaac", "ba", undefined, "abaac"]</w:t>
      </w:r>
    </w:p>
    <w:p w14:paraId="340111D9" w14:textId="77777777" w:rsidR="004C02EF" w:rsidRPr="00E67BE8" w:rsidRDefault="004C02EF" w:rsidP="004C02EF">
      <w:pPr>
        <w:rPr>
          <w:sz w:val="18"/>
        </w:rPr>
      </w:pPr>
      <w:r w:rsidRPr="00E67BE8">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67BE8">
        <w:rPr>
          <w:rFonts w:ascii="Courier New" w:hAnsi="Courier New"/>
          <w:b/>
          <w:sz w:val="18"/>
        </w:rPr>
        <w:t>"ß"</w:t>
      </w:r>
      <w:r w:rsidRPr="00E67BE8">
        <w:rPr>
          <w:sz w:val="18"/>
        </w:rPr>
        <w:t xml:space="preserve"> (</w:t>
      </w:r>
      <w:r w:rsidRPr="00E67BE8">
        <w:rPr>
          <w:rFonts w:ascii="Courier New" w:hAnsi="Courier New"/>
          <w:sz w:val="18"/>
        </w:rPr>
        <w:t>\u00DF</w:t>
      </w:r>
      <w:r w:rsidRPr="00E67BE8">
        <w:rPr>
          <w:sz w:val="18"/>
        </w:rPr>
        <w:t xml:space="preserve">) into </w:t>
      </w:r>
      <w:r w:rsidRPr="00E67BE8">
        <w:rPr>
          <w:rFonts w:ascii="Courier New" w:hAnsi="Courier New"/>
          <w:b/>
          <w:sz w:val="18"/>
        </w:rPr>
        <w:t>"SS"</w:t>
      </w:r>
      <w:r w:rsidRPr="00E67BE8">
        <w:rPr>
          <w:sz w:val="18"/>
        </w:rPr>
        <w:t xml:space="preserve">), then the character is left as-is instead. The character is also left as-is if it is not an ASCII character but converting it to upper case would make it into an ASCII character. This prevents Unicode characters such as </w:t>
      </w:r>
      <w:r w:rsidRPr="00E67BE8">
        <w:rPr>
          <w:rFonts w:ascii="Courier New" w:hAnsi="Courier New"/>
          <w:sz w:val="18"/>
        </w:rPr>
        <w:t>\u0131</w:t>
      </w:r>
      <w:r w:rsidRPr="00E67BE8">
        <w:rPr>
          <w:sz w:val="18"/>
        </w:rPr>
        <w:t xml:space="preserve"> and </w:t>
      </w:r>
      <w:r w:rsidRPr="00E67BE8">
        <w:rPr>
          <w:rFonts w:ascii="Courier New" w:hAnsi="Courier New"/>
          <w:sz w:val="18"/>
        </w:rPr>
        <w:t>\u017F</w:t>
      </w:r>
      <w:r w:rsidRPr="00E67BE8">
        <w:rPr>
          <w:sz w:val="18"/>
        </w:rPr>
        <w:t xml:space="preserve"> from matching regular expressions such as </w:t>
      </w:r>
      <w:r w:rsidRPr="00E67BE8">
        <w:rPr>
          <w:rFonts w:ascii="Courier New" w:hAnsi="Courier New"/>
          <w:b/>
          <w:sz w:val="18"/>
        </w:rPr>
        <w:t>/[a</w:t>
      </w:r>
      <w:r w:rsidRPr="00E67BE8">
        <w:rPr>
          <w:rFonts w:ascii="Courier New" w:hAnsi="Courier New"/>
          <w:b/>
          <w:sz w:val="18"/>
        </w:rPr>
        <w:noBreakHyphen/>
        <w:t>z]/i</w:t>
      </w:r>
      <w:r w:rsidRPr="00E67BE8">
        <w:rPr>
          <w:sz w:val="18"/>
        </w:rPr>
        <w:t xml:space="preserve">, which are only intended to match ASCII letters. Furthermore, if these conversions were allowed, then </w:t>
      </w:r>
      <w:r w:rsidRPr="00E67BE8">
        <w:rPr>
          <w:rFonts w:ascii="Courier New" w:hAnsi="Courier New"/>
          <w:b/>
          <w:sz w:val="18"/>
        </w:rPr>
        <w:t>/[^\W]/i</w:t>
      </w:r>
      <w:r w:rsidRPr="00E67BE8">
        <w:rPr>
          <w:sz w:val="18"/>
        </w:rPr>
        <w:t xml:space="preserve"> would match each of </w:t>
      </w:r>
      <w:r w:rsidRPr="00E67BE8">
        <w:rPr>
          <w:rFonts w:ascii="Courier New" w:hAnsi="Courier New"/>
          <w:b/>
          <w:sz w:val="18"/>
        </w:rPr>
        <w:t>a</w:t>
      </w:r>
      <w:r w:rsidRPr="00E67BE8">
        <w:rPr>
          <w:sz w:val="18"/>
        </w:rPr>
        <w:t xml:space="preserve">, </w:t>
      </w:r>
      <w:r w:rsidRPr="00E67BE8">
        <w:rPr>
          <w:rFonts w:ascii="Courier New" w:hAnsi="Courier New"/>
          <w:b/>
          <w:sz w:val="18"/>
        </w:rPr>
        <w:t>b</w:t>
      </w:r>
      <w:r w:rsidRPr="00E67BE8">
        <w:rPr>
          <w:sz w:val="18"/>
        </w:rPr>
        <w:t xml:space="preserve">, …, </w:t>
      </w:r>
      <w:r w:rsidRPr="00E67BE8">
        <w:rPr>
          <w:rFonts w:ascii="Courier New" w:hAnsi="Courier New"/>
          <w:b/>
          <w:sz w:val="18"/>
        </w:rPr>
        <w:t>h</w:t>
      </w:r>
      <w:r w:rsidRPr="00E67BE8">
        <w:rPr>
          <w:sz w:val="18"/>
        </w:rPr>
        <w:t xml:space="preserve">, but not </w:t>
      </w:r>
      <w:r w:rsidRPr="00E67BE8">
        <w:rPr>
          <w:rFonts w:ascii="Courier New" w:hAnsi="Courier New"/>
          <w:b/>
          <w:sz w:val="18"/>
        </w:rPr>
        <w:t>i</w:t>
      </w:r>
      <w:r w:rsidRPr="00E67BE8">
        <w:rPr>
          <w:sz w:val="18"/>
        </w:rPr>
        <w:t xml:space="preserve"> or </w:t>
      </w:r>
      <w:r w:rsidRPr="00E67BE8">
        <w:rPr>
          <w:rFonts w:ascii="Courier New" w:hAnsi="Courier New"/>
          <w:b/>
          <w:sz w:val="18"/>
        </w:rPr>
        <w:t>s</w:t>
      </w:r>
      <w:r w:rsidRPr="00E67BE8">
        <w:rPr>
          <w:sz w:val="18"/>
        </w:rPr>
        <w:t>.</w:t>
      </w:r>
    </w:p>
    <w:p w14:paraId="281670C6" w14:textId="77777777" w:rsidR="004C02EF" w:rsidRDefault="004C02EF" w:rsidP="004C02EF">
      <w:pPr>
        <w:pStyle w:val="40"/>
        <w:numPr>
          <w:ilvl w:val="0"/>
          <w:numId w:val="0"/>
        </w:numPr>
      </w:pPr>
      <w:bookmarkStart w:id="8279" w:name="_Ref463788107"/>
      <w:r>
        <w:t>15.10.2.9</w:t>
      </w:r>
      <w:r>
        <w:tab/>
        <w:t>AtomEscape</w:t>
      </w:r>
      <w:bookmarkEnd w:id="8279"/>
    </w:p>
    <w:p w14:paraId="7FF12595" w14:textId="77777777" w:rsidR="004C02EF" w:rsidRDefault="004C02EF" w:rsidP="004C02EF">
      <w:r>
        <w:t xml:space="preserve">The production </w:t>
      </w:r>
      <w:r w:rsidRPr="00E67BE8">
        <w:rPr>
          <w:rFonts w:ascii="Times New Roman" w:hAnsi="Times New Roman"/>
          <w:i/>
        </w:rPr>
        <w:t>AtomEscape</w:t>
      </w:r>
      <w:r>
        <w:t xml:space="preserve"> </w:t>
      </w:r>
      <w:r>
        <w:rPr>
          <w:b/>
        </w:rPr>
        <w:t xml:space="preserve">:: </w:t>
      </w:r>
      <w:r w:rsidRPr="00E67BE8">
        <w:rPr>
          <w:rFonts w:ascii="Times New Roman" w:hAnsi="Times New Roman"/>
          <w:i/>
        </w:rPr>
        <w:t>DecimalEscape</w:t>
      </w:r>
      <w:r>
        <w:t xml:space="preserve"> evaluates as follows:</w:t>
      </w:r>
    </w:p>
    <w:p w14:paraId="613BB42C" w14:textId="77777777" w:rsidR="004C02EF" w:rsidRPr="006E038E" w:rsidRDefault="004C02EF" w:rsidP="004C02EF">
      <w:pPr>
        <w:pStyle w:val="Alg4"/>
        <w:numPr>
          <w:ilvl w:val="0"/>
          <w:numId w:val="319"/>
        </w:numPr>
      </w:pPr>
      <w:r w:rsidRPr="006E038E">
        <w:t xml:space="preserve">Evaluate </w:t>
      </w:r>
      <w:r w:rsidRPr="00E67BE8">
        <w:rPr>
          <w:i/>
        </w:rPr>
        <w:t>DecimalEscape</w:t>
      </w:r>
      <w:r w:rsidRPr="006E038E">
        <w:t xml:space="preserve"> to obtain an EscapeValue </w:t>
      </w:r>
      <w:r w:rsidRPr="00E67BE8">
        <w:rPr>
          <w:i/>
        </w:rPr>
        <w:t>E</w:t>
      </w:r>
      <w:r w:rsidRPr="006E038E">
        <w:t>.</w:t>
      </w:r>
    </w:p>
    <w:p w14:paraId="4A7BDD51" w14:textId="77777777" w:rsidR="004C02EF" w:rsidRPr="006E038E" w:rsidRDefault="004C02EF" w:rsidP="004C02EF">
      <w:pPr>
        <w:pStyle w:val="Alg4"/>
        <w:numPr>
          <w:ilvl w:val="0"/>
          <w:numId w:val="319"/>
        </w:numPr>
      </w:pPr>
      <w:r w:rsidRPr="006E038E">
        <w:t xml:space="preserve">If </w:t>
      </w:r>
      <w:r w:rsidRPr="00E67BE8">
        <w:rPr>
          <w:i/>
        </w:rPr>
        <w:t>E</w:t>
      </w:r>
      <w:r w:rsidRPr="006E038E">
        <w:t xml:space="preserve"> is a character, then</w:t>
      </w:r>
    </w:p>
    <w:p w14:paraId="0CE64465" w14:textId="77777777" w:rsidR="004C02EF" w:rsidRPr="006E038E" w:rsidRDefault="004C02EF" w:rsidP="004C02EF">
      <w:pPr>
        <w:pStyle w:val="Alg4"/>
        <w:numPr>
          <w:ilvl w:val="1"/>
          <w:numId w:val="319"/>
        </w:numPr>
      </w:pPr>
      <w:r w:rsidRPr="006E038E">
        <w:t xml:space="preserve">Let </w:t>
      </w:r>
      <w:r w:rsidRPr="00E67BE8">
        <w:rPr>
          <w:i/>
        </w:rPr>
        <w:t>ch</w:t>
      </w:r>
      <w:r w:rsidRPr="006E038E">
        <w:t xml:space="preserve"> be </w:t>
      </w:r>
      <w:r w:rsidRPr="00E67BE8">
        <w:rPr>
          <w:i/>
        </w:rPr>
        <w:t>E</w:t>
      </w:r>
      <w:r w:rsidRPr="006E038E">
        <w:t>'s character.</w:t>
      </w:r>
    </w:p>
    <w:p w14:paraId="78DA939B" w14:textId="77777777" w:rsidR="004C02EF" w:rsidRPr="006E038E" w:rsidRDefault="004C02EF" w:rsidP="004C02EF">
      <w:pPr>
        <w:pStyle w:val="Alg4"/>
        <w:numPr>
          <w:ilvl w:val="1"/>
          <w:numId w:val="319"/>
        </w:numPr>
      </w:pPr>
      <w:r w:rsidRPr="006E038E">
        <w:t xml:space="preserve">Let </w:t>
      </w:r>
      <w:r w:rsidRPr="00E67BE8">
        <w:rPr>
          <w:i/>
        </w:rPr>
        <w:t>A</w:t>
      </w:r>
      <w:r w:rsidRPr="006E038E">
        <w:t xml:space="preserve"> be a one-element CharSet containing the character </w:t>
      </w:r>
      <w:r w:rsidRPr="00E67BE8">
        <w:rPr>
          <w:i/>
        </w:rPr>
        <w:t>ch</w:t>
      </w:r>
      <w:r w:rsidRPr="006E038E">
        <w:t>.</w:t>
      </w:r>
    </w:p>
    <w:p w14:paraId="745D94FF" w14:textId="77777777" w:rsidR="004C02EF" w:rsidRPr="006E038E" w:rsidRDefault="004C02EF" w:rsidP="004C02EF">
      <w:pPr>
        <w:pStyle w:val="Alg4"/>
        <w:numPr>
          <w:ilvl w:val="1"/>
          <w:numId w:val="319"/>
        </w:numPr>
      </w:pPr>
      <w:r w:rsidRPr="006E038E">
        <w:t xml:space="preserve">Call </w:t>
      </w:r>
      <w:r w:rsidRPr="006E038E">
        <w:rPr>
          <w:i/>
        </w:rPr>
        <w:t>CharacterSetMatcher</w:t>
      </w:r>
      <w:r w:rsidRPr="006E038E">
        <w:t>(</w:t>
      </w:r>
      <w:r w:rsidRPr="00E67BE8">
        <w:rPr>
          <w:i/>
        </w:rPr>
        <w:t>A</w:t>
      </w:r>
      <w:r w:rsidRPr="006E038E">
        <w:t xml:space="preserve">, </w:t>
      </w:r>
      <w:r w:rsidRPr="006E038E">
        <w:rPr>
          <w:b/>
        </w:rPr>
        <w:t>false</w:t>
      </w:r>
      <w:r w:rsidRPr="006E038E">
        <w:t>) and return its Matcher result.</w:t>
      </w:r>
    </w:p>
    <w:p w14:paraId="4529E5DC" w14:textId="77777777" w:rsidR="004C02EF" w:rsidRPr="006E038E" w:rsidRDefault="004C02EF" w:rsidP="004C02EF">
      <w:pPr>
        <w:pStyle w:val="Alg4"/>
        <w:numPr>
          <w:ilvl w:val="0"/>
          <w:numId w:val="319"/>
        </w:numPr>
      </w:pPr>
      <w:r w:rsidRPr="00E67BE8">
        <w:rPr>
          <w:i/>
        </w:rPr>
        <w:t>E</w:t>
      </w:r>
      <w:r w:rsidRPr="006E038E">
        <w:t xml:space="preserve"> must be an integer. Let </w:t>
      </w:r>
      <w:r w:rsidRPr="00E67BE8">
        <w:rPr>
          <w:i/>
        </w:rPr>
        <w:t>n</w:t>
      </w:r>
      <w:r w:rsidRPr="006E038E">
        <w:t xml:space="preserve"> be that integer.</w:t>
      </w:r>
    </w:p>
    <w:p w14:paraId="73640010" w14:textId="77777777" w:rsidR="004C02EF" w:rsidRPr="006E038E" w:rsidRDefault="004C02EF" w:rsidP="004C02EF">
      <w:pPr>
        <w:pStyle w:val="Alg4"/>
        <w:numPr>
          <w:ilvl w:val="0"/>
          <w:numId w:val="319"/>
        </w:numPr>
      </w:pPr>
      <w:r w:rsidRPr="006E038E">
        <w:t xml:space="preserve">If </w:t>
      </w:r>
      <w:r w:rsidRPr="00E67BE8">
        <w:rPr>
          <w:i/>
        </w:rPr>
        <w:t>n</w:t>
      </w:r>
      <w:r w:rsidRPr="006E038E">
        <w:t xml:space="preserve">=0 or </w:t>
      </w:r>
      <w:r w:rsidRPr="00E67BE8">
        <w:rPr>
          <w:i/>
        </w:rPr>
        <w:t>n</w:t>
      </w:r>
      <w:r w:rsidRPr="006E038E">
        <w:t>&gt;</w:t>
      </w:r>
      <w:r w:rsidRPr="00E67BE8">
        <w:rPr>
          <w:i/>
        </w:rPr>
        <w:t>NCapturingParens</w:t>
      </w:r>
      <w:r w:rsidRPr="006E038E">
        <w:t xml:space="preserve"> then throw a </w:t>
      </w:r>
      <w:r w:rsidRPr="006E038E">
        <w:rPr>
          <w:b/>
        </w:rPr>
        <w:t>SyntaxError</w:t>
      </w:r>
      <w:r w:rsidRPr="006E038E">
        <w:t xml:space="preserve"> exception.</w:t>
      </w:r>
    </w:p>
    <w:p w14:paraId="5E63492A" w14:textId="77777777" w:rsidR="004C02EF" w:rsidRPr="006E038E" w:rsidRDefault="004C02EF" w:rsidP="004C02EF">
      <w:pPr>
        <w:pStyle w:val="Alg4"/>
        <w:numPr>
          <w:ilvl w:val="0"/>
          <w:numId w:val="319"/>
        </w:numPr>
      </w:pPr>
      <w:r w:rsidRPr="006E038E">
        <w:t xml:space="preserve">Return an internal Matcher closure that takes two arguments, a State </w:t>
      </w:r>
      <w:r w:rsidRPr="00E67BE8">
        <w:rPr>
          <w:i/>
        </w:rPr>
        <w:t>x</w:t>
      </w:r>
      <w:r w:rsidRPr="006E038E">
        <w:t xml:space="preserve"> and a Continuation </w:t>
      </w:r>
      <w:r w:rsidRPr="00E67BE8">
        <w:rPr>
          <w:i/>
        </w:rPr>
        <w:t>c</w:t>
      </w:r>
      <w:r w:rsidRPr="006E038E">
        <w:t>, and performs the following:</w:t>
      </w:r>
    </w:p>
    <w:p w14:paraId="21FACB11" w14:textId="77777777" w:rsidR="004C02EF" w:rsidRPr="006E038E" w:rsidRDefault="004C02EF" w:rsidP="004C02EF">
      <w:pPr>
        <w:pStyle w:val="Alg40"/>
        <w:numPr>
          <w:ilvl w:val="3"/>
          <w:numId w:val="319"/>
        </w:numPr>
        <w:tabs>
          <w:tab w:val="clear" w:pos="2520"/>
        </w:tabs>
        <w:spacing w:before="60"/>
        <w:ind w:left="1800"/>
      </w:pPr>
      <w:r w:rsidRPr="006E038E">
        <w:t xml:space="preserve">Let </w:t>
      </w:r>
      <w:r w:rsidRPr="00E67BE8">
        <w:rPr>
          <w:i/>
        </w:rPr>
        <w:t>cap</w:t>
      </w:r>
      <w:r w:rsidRPr="006E038E">
        <w:t xml:space="preserve"> be </w:t>
      </w:r>
      <w:r w:rsidRPr="00E67BE8">
        <w:rPr>
          <w:i/>
        </w:rPr>
        <w:t>x</w:t>
      </w:r>
      <w:r w:rsidRPr="006E038E">
        <w:t xml:space="preserve">'s </w:t>
      </w:r>
      <w:r w:rsidRPr="00E67BE8">
        <w:rPr>
          <w:i/>
        </w:rPr>
        <w:t>captures</w:t>
      </w:r>
      <w:r w:rsidRPr="006E038E">
        <w:t xml:space="preserve"> internal array.</w:t>
      </w:r>
    </w:p>
    <w:p w14:paraId="2D4D19DA"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s</w:t>
      </w:r>
      <w:r w:rsidRPr="006E038E">
        <w:t xml:space="preserve"> be </w:t>
      </w:r>
      <w:r w:rsidRPr="00E67BE8">
        <w:rPr>
          <w:i/>
        </w:rPr>
        <w:t>cap</w:t>
      </w:r>
      <w:r w:rsidRPr="006E038E">
        <w:t>[</w:t>
      </w:r>
      <w:r w:rsidRPr="00E67BE8">
        <w:rPr>
          <w:i/>
        </w:rPr>
        <w:t>n</w:t>
      </w:r>
      <w:r w:rsidRPr="006E038E">
        <w:t>].</w:t>
      </w:r>
    </w:p>
    <w:p w14:paraId="01E58F66" w14:textId="77777777" w:rsidR="004C02EF" w:rsidRPr="006E038E" w:rsidRDefault="004C02EF" w:rsidP="004C02EF">
      <w:pPr>
        <w:pStyle w:val="Alg40"/>
        <w:numPr>
          <w:ilvl w:val="3"/>
          <w:numId w:val="319"/>
        </w:numPr>
        <w:tabs>
          <w:tab w:val="clear" w:pos="2520"/>
        </w:tabs>
        <w:ind w:left="1800"/>
      </w:pPr>
      <w:r w:rsidRPr="006E038E">
        <w:t xml:space="preserve">If </w:t>
      </w:r>
      <w:r w:rsidRPr="00E67BE8">
        <w:rPr>
          <w:i/>
        </w:rPr>
        <w:t>s</w:t>
      </w:r>
      <w:r w:rsidRPr="006E038E">
        <w:t xml:space="preserve"> is </w:t>
      </w:r>
      <w:r w:rsidRPr="006E038E">
        <w:rPr>
          <w:b/>
        </w:rPr>
        <w:t>undefined</w:t>
      </w:r>
      <w:r w:rsidRPr="006E038E">
        <w:t xml:space="preserve">, then call </w:t>
      </w:r>
      <w:r w:rsidRPr="00E67BE8">
        <w:rPr>
          <w:i/>
        </w:rPr>
        <w:t>c</w:t>
      </w:r>
      <w:r w:rsidRPr="006E038E">
        <w:t>(</w:t>
      </w:r>
      <w:r w:rsidRPr="00E67BE8">
        <w:rPr>
          <w:i/>
        </w:rPr>
        <w:t>x</w:t>
      </w:r>
      <w:r w:rsidRPr="006E038E">
        <w:t>) and return its result.</w:t>
      </w:r>
    </w:p>
    <w:p w14:paraId="5EBAEF4E"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e</w:t>
      </w:r>
      <w:r w:rsidRPr="006E038E">
        <w:t xml:space="preserve"> be </w:t>
      </w:r>
      <w:r w:rsidRPr="00E67BE8">
        <w:rPr>
          <w:i/>
        </w:rPr>
        <w:t>x</w:t>
      </w:r>
      <w:r w:rsidRPr="006E038E">
        <w:t xml:space="preserve">'s </w:t>
      </w:r>
      <w:r w:rsidRPr="00E67BE8">
        <w:rPr>
          <w:i/>
        </w:rPr>
        <w:t>endIndex</w:t>
      </w:r>
      <w:r w:rsidRPr="006E038E">
        <w:t>.</w:t>
      </w:r>
    </w:p>
    <w:p w14:paraId="447B6678"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len</w:t>
      </w:r>
      <w:r w:rsidRPr="006E038E">
        <w:t xml:space="preserve"> be </w:t>
      </w:r>
      <w:r w:rsidRPr="00E67BE8">
        <w:rPr>
          <w:i/>
        </w:rPr>
        <w:t>s</w:t>
      </w:r>
      <w:r w:rsidRPr="006E038E">
        <w:t>'s length.</w:t>
      </w:r>
    </w:p>
    <w:p w14:paraId="4D16DFFC"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f</w:t>
      </w:r>
      <w:r w:rsidRPr="006E038E">
        <w:t xml:space="preserve"> be </w:t>
      </w:r>
      <w:r w:rsidRPr="00E67BE8">
        <w:rPr>
          <w:i/>
        </w:rPr>
        <w:t>e</w:t>
      </w:r>
      <w:r w:rsidRPr="006E038E">
        <w:t>+</w:t>
      </w:r>
      <w:r w:rsidRPr="00E67BE8">
        <w:rPr>
          <w:i/>
        </w:rPr>
        <w:t>len</w:t>
      </w:r>
      <w:r w:rsidRPr="006E038E">
        <w:t>.</w:t>
      </w:r>
    </w:p>
    <w:p w14:paraId="019BB0F3" w14:textId="77777777" w:rsidR="004C02EF" w:rsidRPr="006E038E" w:rsidRDefault="004C02EF" w:rsidP="004C02EF">
      <w:pPr>
        <w:pStyle w:val="Alg40"/>
        <w:numPr>
          <w:ilvl w:val="3"/>
          <w:numId w:val="319"/>
        </w:numPr>
        <w:tabs>
          <w:tab w:val="clear" w:pos="2520"/>
        </w:tabs>
        <w:ind w:left="1800"/>
      </w:pPr>
      <w:r w:rsidRPr="006E038E">
        <w:t xml:space="preserve">If </w:t>
      </w:r>
      <w:r w:rsidRPr="00E67BE8">
        <w:rPr>
          <w:i/>
        </w:rPr>
        <w:t>f</w:t>
      </w:r>
      <w:r w:rsidRPr="006E038E">
        <w:t>&gt;</w:t>
      </w:r>
      <w:r w:rsidRPr="00E67BE8">
        <w:rPr>
          <w:i/>
        </w:rPr>
        <w:t>InputLength</w:t>
      </w:r>
      <w:r w:rsidRPr="006E038E">
        <w:t xml:space="preserve">, return </w:t>
      </w:r>
      <w:r w:rsidRPr="006E038E">
        <w:rPr>
          <w:b/>
        </w:rPr>
        <w:t>failure</w:t>
      </w:r>
      <w:r w:rsidRPr="006E038E">
        <w:t>.</w:t>
      </w:r>
    </w:p>
    <w:p w14:paraId="4CE00B0E" w14:textId="77777777" w:rsidR="004C02EF" w:rsidRPr="006E038E" w:rsidRDefault="004C02EF" w:rsidP="004C02EF">
      <w:pPr>
        <w:pStyle w:val="Alg40"/>
        <w:numPr>
          <w:ilvl w:val="3"/>
          <w:numId w:val="319"/>
        </w:numPr>
        <w:tabs>
          <w:tab w:val="clear" w:pos="2520"/>
        </w:tabs>
        <w:ind w:left="1800"/>
      </w:pPr>
      <w:r w:rsidRPr="006E038E">
        <w:t xml:space="preserve">If there exists an integer </w:t>
      </w:r>
      <w:r w:rsidRPr="00E67BE8">
        <w:rPr>
          <w:i/>
        </w:rPr>
        <w:t>i</w:t>
      </w:r>
      <w:r w:rsidRPr="006E038E">
        <w:t xml:space="preserve"> between 0 (inclusive) and </w:t>
      </w:r>
      <w:r w:rsidRPr="00E67BE8">
        <w:rPr>
          <w:i/>
        </w:rPr>
        <w:t>len</w:t>
      </w:r>
      <w:r w:rsidRPr="006E038E">
        <w:t xml:space="preserve"> (exclusive) such that </w:t>
      </w:r>
      <w:r w:rsidRPr="006E038E">
        <w:rPr>
          <w:i/>
        </w:rPr>
        <w:t>Canonicalize</w:t>
      </w:r>
      <w:r w:rsidRPr="006E038E">
        <w:t>(</w:t>
      </w:r>
      <w:r w:rsidRPr="00E67BE8">
        <w:rPr>
          <w:i/>
        </w:rPr>
        <w:t>s</w:t>
      </w:r>
      <w:r w:rsidRPr="006E038E">
        <w:t>[</w:t>
      </w:r>
      <w:r w:rsidRPr="00E67BE8">
        <w:rPr>
          <w:i/>
        </w:rPr>
        <w:t>i</w:t>
      </w:r>
      <w:r w:rsidRPr="006E038E">
        <w:t xml:space="preserve">]) is not the same character as </w:t>
      </w:r>
      <w:r w:rsidRPr="006E038E">
        <w:rPr>
          <w:i/>
        </w:rPr>
        <w:t>Canonicalize</w:t>
      </w:r>
      <w:r w:rsidRPr="006E038E">
        <w:t>(</w:t>
      </w:r>
      <w:r w:rsidRPr="00E67BE8">
        <w:rPr>
          <w:i/>
        </w:rPr>
        <w:t>Input</w:t>
      </w:r>
      <w:r w:rsidRPr="006E038E">
        <w:t xml:space="preserve"> [</w:t>
      </w:r>
      <w:r w:rsidRPr="00E67BE8">
        <w:rPr>
          <w:i/>
        </w:rPr>
        <w:t>e</w:t>
      </w:r>
      <w:r w:rsidRPr="006E038E">
        <w:t>+</w:t>
      </w:r>
      <w:r w:rsidRPr="00E67BE8">
        <w:rPr>
          <w:i/>
        </w:rPr>
        <w:t>i</w:t>
      </w:r>
      <w:r w:rsidRPr="006E038E">
        <w:t xml:space="preserve">]), then return </w:t>
      </w:r>
      <w:r w:rsidRPr="006E038E">
        <w:rPr>
          <w:b/>
        </w:rPr>
        <w:t>failure</w:t>
      </w:r>
      <w:r w:rsidRPr="006E038E">
        <w:t>.</w:t>
      </w:r>
    </w:p>
    <w:p w14:paraId="4A14FB71" w14:textId="77777777" w:rsidR="004C02EF" w:rsidRPr="006E038E" w:rsidRDefault="004C02EF" w:rsidP="004C02EF">
      <w:pPr>
        <w:pStyle w:val="Alg40"/>
        <w:numPr>
          <w:ilvl w:val="3"/>
          <w:numId w:val="319"/>
        </w:numPr>
        <w:tabs>
          <w:tab w:val="clear" w:pos="2520"/>
        </w:tabs>
        <w:ind w:left="1800"/>
      </w:pPr>
      <w:r w:rsidRPr="006E038E">
        <w:t xml:space="preserve">Let </w:t>
      </w:r>
      <w:r w:rsidRPr="00E67BE8">
        <w:rPr>
          <w:i/>
        </w:rPr>
        <w:t>y</w:t>
      </w:r>
      <w:r w:rsidRPr="006E038E">
        <w:t xml:space="preserve"> be the State (</w:t>
      </w:r>
      <w:r w:rsidRPr="00E67BE8">
        <w:rPr>
          <w:i/>
        </w:rPr>
        <w:t>f</w:t>
      </w:r>
      <w:r w:rsidRPr="006E038E">
        <w:t xml:space="preserve">, </w:t>
      </w:r>
      <w:r w:rsidRPr="00E67BE8">
        <w:rPr>
          <w:i/>
        </w:rPr>
        <w:t>cap</w:t>
      </w:r>
      <w:r w:rsidRPr="006E038E">
        <w:t>).</w:t>
      </w:r>
    </w:p>
    <w:p w14:paraId="21FEFDD0" w14:textId="77777777" w:rsidR="004C02EF" w:rsidRPr="006E038E" w:rsidRDefault="004C02EF" w:rsidP="004C02EF">
      <w:pPr>
        <w:pStyle w:val="Alg40"/>
        <w:numPr>
          <w:ilvl w:val="3"/>
          <w:numId w:val="319"/>
        </w:numPr>
        <w:tabs>
          <w:tab w:val="clear" w:pos="2520"/>
        </w:tabs>
        <w:spacing w:after="220"/>
        <w:ind w:left="1800"/>
      </w:pPr>
      <w:r w:rsidRPr="006E038E">
        <w:t xml:space="preserve">Call </w:t>
      </w:r>
      <w:r w:rsidRPr="00E67BE8">
        <w:rPr>
          <w:i/>
        </w:rPr>
        <w:t>c</w:t>
      </w:r>
      <w:r w:rsidRPr="006E038E">
        <w:t>(</w:t>
      </w:r>
      <w:r w:rsidRPr="00E67BE8">
        <w:rPr>
          <w:i/>
        </w:rPr>
        <w:t>y</w:t>
      </w:r>
      <w:r w:rsidRPr="006E038E">
        <w:t>) and return its result.</w:t>
      </w:r>
    </w:p>
    <w:p w14:paraId="4E5BCD48" w14:textId="77777777" w:rsidR="004C02EF" w:rsidRDefault="004C02EF" w:rsidP="004C02EF">
      <w:r>
        <w:t xml:space="preserve">The production </w:t>
      </w:r>
      <w:r w:rsidRPr="00E67BE8">
        <w:rPr>
          <w:rFonts w:ascii="Times New Roman" w:hAnsi="Times New Roman"/>
          <w:i/>
        </w:rPr>
        <w:t>AtomEscape</w:t>
      </w:r>
      <w:r>
        <w:t xml:space="preserve"> </w:t>
      </w:r>
      <w:r>
        <w:rPr>
          <w:b/>
        </w:rPr>
        <w:t xml:space="preserve">:: </w:t>
      </w:r>
      <w:r w:rsidRPr="00E67BE8">
        <w:rPr>
          <w:rFonts w:ascii="Times New Roman" w:hAnsi="Times New Roman"/>
          <w:i/>
        </w:rPr>
        <w:t>CharacterEscape</w:t>
      </w:r>
      <w:r>
        <w:t xml:space="preserve"> evaluates as follows:</w:t>
      </w:r>
    </w:p>
    <w:p w14:paraId="32DF3041" w14:textId="77777777" w:rsidR="004C02EF" w:rsidRPr="006E038E" w:rsidRDefault="004C02EF" w:rsidP="004C02EF">
      <w:pPr>
        <w:pStyle w:val="Alg4"/>
        <w:numPr>
          <w:ilvl w:val="0"/>
          <w:numId w:val="318"/>
        </w:numPr>
      </w:pPr>
      <w:r w:rsidRPr="006E038E">
        <w:t xml:space="preserve">Evaluate </w:t>
      </w:r>
      <w:r w:rsidRPr="00E67BE8">
        <w:rPr>
          <w:i/>
        </w:rPr>
        <w:t>CharacterEscape</w:t>
      </w:r>
      <w:r w:rsidRPr="006E038E">
        <w:t xml:space="preserve"> to obtain a character </w:t>
      </w:r>
      <w:r w:rsidRPr="00E67BE8">
        <w:rPr>
          <w:i/>
        </w:rPr>
        <w:t>ch</w:t>
      </w:r>
      <w:r w:rsidRPr="006E038E">
        <w:t>.</w:t>
      </w:r>
    </w:p>
    <w:p w14:paraId="374AF313" w14:textId="77777777" w:rsidR="004C02EF" w:rsidRPr="006E038E" w:rsidRDefault="004C02EF" w:rsidP="004C02EF">
      <w:pPr>
        <w:pStyle w:val="Alg4"/>
        <w:numPr>
          <w:ilvl w:val="0"/>
          <w:numId w:val="318"/>
        </w:numPr>
      </w:pPr>
      <w:r w:rsidRPr="006E038E">
        <w:t xml:space="preserve">Let </w:t>
      </w:r>
      <w:r w:rsidRPr="00E67BE8">
        <w:rPr>
          <w:i/>
        </w:rPr>
        <w:t>A</w:t>
      </w:r>
      <w:r w:rsidRPr="006E038E">
        <w:t xml:space="preserve"> be a one-element CharSet containing the character </w:t>
      </w:r>
      <w:r w:rsidRPr="00E67BE8">
        <w:rPr>
          <w:i/>
        </w:rPr>
        <w:t>ch</w:t>
      </w:r>
      <w:r w:rsidRPr="006E038E">
        <w:t>.</w:t>
      </w:r>
    </w:p>
    <w:p w14:paraId="515BE1FD" w14:textId="77777777" w:rsidR="004C02EF" w:rsidRPr="006E038E" w:rsidRDefault="004C02EF" w:rsidP="004C02EF">
      <w:pPr>
        <w:pStyle w:val="Alg4"/>
        <w:numPr>
          <w:ilvl w:val="0"/>
          <w:numId w:val="318"/>
        </w:numPr>
        <w:spacing w:after="220"/>
      </w:pPr>
      <w:r w:rsidRPr="006E038E">
        <w:t xml:space="preserve">Call </w:t>
      </w:r>
      <w:r w:rsidRPr="006E038E">
        <w:rPr>
          <w:i/>
        </w:rPr>
        <w:t>CharacterSetMatcher</w:t>
      </w:r>
      <w:r w:rsidRPr="006E038E">
        <w:t>(</w:t>
      </w:r>
      <w:r w:rsidRPr="00E67BE8">
        <w:rPr>
          <w:i/>
        </w:rPr>
        <w:t>A</w:t>
      </w:r>
      <w:r w:rsidRPr="006E038E">
        <w:t xml:space="preserve">, </w:t>
      </w:r>
      <w:r w:rsidRPr="006E038E">
        <w:rPr>
          <w:b/>
        </w:rPr>
        <w:t>false</w:t>
      </w:r>
      <w:r w:rsidRPr="006E038E">
        <w:t>) and return its Matcher result.</w:t>
      </w:r>
    </w:p>
    <w:p w14:paraId="4CF988B1" w14:textId="77777777" w:rsidR="004C02EF" w:rsidRDefault="004C02EF" w:rsidP="004C02EF">
      <w:r>
        <w:t xml:space="preserve">The production </w:t>
      </w:r>
      <w:r w:rsidRPr="00E67BE8">
        <w:rPr>
          <w:rFonts w:ascii="Times New Roman" w:hAnsi="Times New Roman"/>
          <w:i/>
        </w:rPr>
        <w:t>AtomEscape</w:t>
      </w:r>
      <w:r>
        <w:t xml:space="preserve"> </w:t>
      </w:r>
      <w:r>
        <w:rPr>
          <w:b/>
        </w:rPr>
        <w:t xml:space="preserve">:: </w:t>
      </w:r>
      <w:r w:rsidRPr="00E67BE8">
        <w:rPr>
          <w:rFonts w:ascii="Times New Roman" w:hAnsi="Times New Roman"/>
          <w:i/>
        </w:rPr>
        <w:t>CharacterClassEscape</w:t>
      </w:r>
      <w:r>
        <w:t xml:space="preserve"> evaluates as follows:</w:t>
      </w:r>
    </w:p>
    <w:p w14:paraId="1BFDC9B7" w14:textId="77777777" w:rsidR="004C02EF" w:rsidRPr="006E038E" w:rsidRDefault="004C02EF" w:rsidP="004C02EF">
      <w:pPr>
        <w:pStyle w:val="Alg4"/>
        <w:numPr>
          <w:ilvl w:val="0"/>
          <w:numId w:val="317"/>
        </w:numPr>
      </w:pPr>
      <w:r w:rsidRPr="006E038E">
        <w:t xml:space="preserve">Evaluate </w:t>
      </w:r>
      <w:r w:rsidRPr="00E67BE8">
        <w:rPr>
          <w:i/>
        </w:rPr>
        <w:t>CharacterClassEscape</w:t>
      </w:r>
      <w:r w:rsidRPr="006E038E">
        <w:t xml:space="preserve"> to obtain a CharSet </w:t>
      </w:r>
      <w:r w:rsidRPr="00E67BE8">
        <w:rPr>
          <w:i/>
        </w:rPr>
        <w:t>A</w:t>
      </w:r>
      <w:r w:rsidRPr="006E038E">
        <w:t>.</w:t>
      </w:r>
    </w:p>
    <w:p w14:paraId="72303C08" w14:textId="77777777" w:rsidR="004C02EF" w:rsidRPr="006E038E" w:rsidRDefault="004C02EF" w:rsidP="004C02EF">
      <w:pPr>
        <w:pStyle w:val="Alg4"/>
        <w:numPr>
          <w:ilvl w:val="0"/>
          <w:numId w:val="317"/>
        </w:numPr>
        <w:spacing w:after="220"/>
      </w:pPr>
      <w:r w:rsidRPr="006E038E">
        <w:t xml:space="preserve">Call </w:t>
      </w:r>
      <w:r w:rsidRPr="006E038E">
        <w:rPr>
          <w:i/>
        </w:rPr>
        <w:t>CharacterSetMatcher</w:t>
      </w:r>
      <w:r w:rsidRPr="006E038E">
        <w:t>(</w:t>
      </w:r>
      <w:r w:rsidRPr="00E67BE8">
        <w:rPr>
          <w:i/>
        </w:rPr>
        <w:t>A</w:t>
      </w:r>
      <w:r w:rsidRPr="006E038E">
        <w:t xml:space="preserve">, </w:t>
      </w:r>
      <w:r w:rsidRPr="006E038E">
        <w:rPr>
          <w:b/>
        </w:rPr>
        <w:t>false</w:t>
      </w:r>
      <w:r w:rsidRPr="006E038E">
        <w:t>) and return its Matcher result.</w:t>
      </w:r>
    </w:p>
    <w:p w14:paraId="3F7BF4D8" w14:textId="77777777" w:rsidR="004C02EF" w:rsidRPr="0056238A" w:rsidRDefault="004C02EF" w:rsidP="004C02EF">
      <w:pPr>
        <w:pStyle w:val="Note"/>
      </w:pPr>
      <w:r w:rsidRPr="006E038E">
        <w:t>NOTE</w:t>
      </w:r>
      <w:r w:rsidRPr="006E038E">
        <w:tab/>
        <w:t xml:space="preserve">An escape sequence of the form </w:t>
      </w:r>
      <w:r w:rsidRPr="006E038E">
        <w:rPr>
          <w:rFonts w:ascii="Courier New" w:hAnsi="Courier New"/>
          <w:b/>
        </w:rPr>
        <w:t>\</w:t>
      </w:r>
      <w:r w:rsidRPr="006E038E">
        <w:t xml:space="preserve"> followed by a nonzero decimal number </w:t>
      </w:r>
      <w:r w:rsidRPr="006E038E">
        <w:rPr>
          <w:rFonts w:ascii="Times New Roman" w:hAnsi="Times New Roman"/>
          <w:i/>
        </w:rPr>
        <w:t>n</w:t>
      </w:r>
      <w:r w:rsidRPr="006E038E">
        <w:t xml:space="preserve"> matches the result of the </w:t>
      </w:r>
      <w:r w:rsidRPr="006E038E">
        <w:rPr>
          <w:rFonts w:ascii="Times New Roman" w:hAnsi="Times New Roman"/>
          <w:i/>
        </w:rPr>
        <w:t>n</w:t>
      </w:r>
      <w:r w:rsidRPr="006E038E">
        <w:t xml:space="preserve">th set of capturing parentheses (see 15.10.2.11). It is an error if the regular expression has fewer than </w:t>
      </w:r>
      <w:r w:rsidRPr="006E038E">
        <w:rPr>
          <w:rFonts w:ascii="Times New Roman" w:hAnsi="Times New Roman"/>
          <w:i/>
        </w:rPr>
        <w:t>n</w:t>
      </w:r>
      <w:r w:rsidRPr="006E038E">
        <w:t xml:space="preserve"> capturing parentheses. If the regular expression has </w:t>
      </w:r>
      <w:r w:rsidRPr="006E038E">
        <w:rPr>
          <w:rFonts w:ascii="Times New Roman" w:hAnsi="Times New Roman"/>
          <w:i/>
        </w:rPr>
        <w:t>n</w:t>
      </w:r>
      <w:r w:rsidRPr="006E038E">
        <w:t xml:space="preserve"> or more capturing parentheses but the </w:t>
      </w:r>
      <w:r w:rsidRPr="006E038E">
        <w:rPr>
          <w:rFonts w:ascii="Times New Roman" w:hAnsi="Times New Roman"/>
          <w:i/>
        </w:rPr>
        <w:t>n</w:t>
      </w:r>
      <w:r w:rsidRPr="006E038E">
        <w:t xml:space="preserve">th one is </w:t>
      </w:r>
      <w:r w:rsidRPr="006E038E">
        <w:rPr>
          <w:b/>
        </w:rPr>
        <w:t>undefined</w:t>
      </w:r>
      <w:r w:rsidRPr="006E038E">
        <w:t xml:space="preserve"> because it has</w:t>
      </w:r>
      <w:r>
        <w:t xml:space="preserve"> </w:t>
      </w:r>
      <w:r w:rsidRPr="006E038E">
        <w:t>n</w:t>
      </w:r>
      <w:r>
        <w:t>ot</w:t>
      </w:r>
      <w:r w:rsidRPr="006E038E">
        <w:t xml:space="preserve"> captured anything, then the backreference always succeeds.</w:t>
      </w:r>
    </w:p>
    <w:p w14:paraId="116CD8B7" w14:textId="77777777" w:rsidR="004C02EF" w:rsidRDefault="004C02EF" w:rsidP="004C02EF">
      <w:pPr>
        <w:pStyle w:val="40"/>
        <w:numPr>
          <w:ilvl w:val="0"/>
          <w:numId w:val="0"/>
        </w:numPr>
      </w:pPr>
      <w:r>
        <w:t>15.10.2.10</w:t>
      </w:r>
      <w:r>
        <w:tab/>
        <w:t>CharacterEscape</w:t>
      </w:r>
    </w:p>
    <w:p w14:paraId="17C29A95" w14:textId="77777777" w:rsidR="004C02EF" w:rsidRDefault="004C02EF" w:rsidP="004C02EF">
      <w:pPr>
        <w:spacing w:after="120"/>
      </w:pPr>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ControlEscape</w:t>
      </w:r>
      <w:r>
        <w:t xml:space="preserve"> evaluates by returning the character according to Table </w:t>
      </w:r>
      <w:del w:id="8280" w:author="Allen Wirfs-Brock" w:date="2011-07-02T13:32:00Z">
        <w:r w:rsidDel="008962D8">
          <w:delText>23</w:delText>
        </w:r>
      </w:del>
      <w:ins w:id="8281" w:author="Allen Wirfs-Brock" w:date="2011-07-02T13:44:00Z">
        <w:r w:rsidR="005761C4">
          <w:t>25</w:t>
        </w:r>
      </w:ins>
      <w:r>
        <w:t xml:space="preserve">. </w:t>
      </w:r>
    </w:p>
    <w:p w14:paraId="1FB0FF27" w14:textId="77777777" w:rsidR="004C02EF" w:rsidRDefault="004C02EF" w:rsidP="004C02EF">
      <w:pPr>
        <w:pStyle w:val="Tabletitle"/>
        <w:widowControl w:val="0"/>
      </w:pPr>
      <w:r w:rsidRPr="00654E44">
        <w:rPr>
          <w:rFonts w:eastAsia="Arial Unicode MS"/>
        </w:rPr>
        <w:t>Table </w:t>
      </w:r>
      <w:del w:id="8282" w:author="Allen Wirfs-Brock" w:date="2011-07-02T13:32:00Z">
        <w:r w:rsidRPr="00654E44" w:rsidDel="008962D8">
          <w:rPr>
            <w:rFonts w:eastAsia="Arial Unicode MS"/>
          </w:rPr>
          <w:delText>2</w:delText>
        </w:r>
        <w:r w:rsidDel="008962D8">
          <w:rPr>
            <w:rFonts w:eastAsia="Arial Unicode MS"/>
          </w:rPr>
          <w:delText>3</w:delText>
        </w:r>
        <w:r w:rsidRPr="00654E44" w:rsidDel="008962D8">
          <w:rPr>
            <w:rFonts w:eastAsia="Arial Unicode MS"/>
          </w:rPr>
          <w:delText xml:space="preserve"> </w:delText>
        </w:r>
      </w:del>
      <w:ins w:id="8283" w:author="Allen Wirfs-Brock" w:date="2011-07-02T13:44:00Z">
        <w:r w:rsidR="005761C4">
          <w:rPr>
            <w:rFonts w:eastAsia="Arial Unicode MS"/>
          </w:rPr>
          <w:t>25</w:t>
        </w:r>
      </w:ins>
      <w:ins w:id="8284" w:author="Allen Wirfs-Brock" w:date="2011-07-02T13:32:00Z">
        <w:r w:rsidR="008962D8" w:rsidRPr="00654E44">
          <w:rPr>
            <w:rFonts w:eastAsia="Arial Unicode MS"/>
          </w:rPr>
          <w:t xml:space="preserve"> </w:t>
        </w:r>
      </w:ins>
      <w:r w:rsidRPr="00654E44">
        <w:rPr>
          <w:rFonts w:eastAsia="Arial Unicode MS"/>
        </w:rPr>
        <w:t xml:space="preserve">— </w:t>
      </w:r>
      <w:r>
        <w:rPr>
          <w:rFonts w:eastAsia="Arial Unicode MS"/>
        </w:rPr>
        <w:t>ControlEscape Character Values</w:t>
      </w:r>
    </w:p>
    <w:tbl>
      <w:tblPr>
        <w:tblW w:w="0" w:type="auto"/>
        <w:jc w:val="center"/>
        <w:tblLayout w:type="fixed"/>
        <w:tblLook w:val="0000" w:firstRow="0" w:lastRow="0" w:firstColumn="0" w:lastColumn="0" w:noHBand="0" w:noVBand="0"/>
      </w:tblPr>
      <w:tblGrid>
        <w:gridCol w:w="1896"/>
        <w:gridCol w:w="1709"/>
        <w:gridCol w:w="1896"/>
        <w:gridCol w:w="1003"/>
      </w:tblGrid>
      <w:tr w:rsidR="004C02EF" w:rsidRPr="00895113" w14:paraId="1B6A4B95" w14:textId="77777777" w:rsidTr="003A4B22">
        <w:trPr>
          <w:jc w:val="center"/>
        </w:trPr>
        <w:tc>
          <w:tcPr>
            <w:tcW w:w="1896" w:type="dxa"/>
            <w:tcBorders>
              <w:top w:val="single" w:sz="12" w:space="0" w:color="000000"/>
              <w:left w:val="single" w:sz="6" w:space="0" w:color="000000"/>
              <w:bottom w:val="single" w:sz="6" w:space="0" w:color="000000"/>
            </w:tcBorders>
            <w:shd w:val="solid" w:color="C0C0C0" w:fill="FFFFFF"/>
          </w:tcPr>
          <w:p w14:paraId="64393769"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
          <w:p w14:paraId="020F927C"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
          <w:p w14:paraId="2A7362A2"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
          <w:p w14:paraId="279BB48D" w14:textId="77777777" w:rsidR="004C02EF" w:rsidRPr="00895113" w:rsidRDefault="004C02EF" w:rsidP="003A4B22">
            <w:pPr>
              <w:keepNext/>
              <w:keepLines/>
              <w:spacing w:after="120"/>
              <w:rPr>
                <w:rFonts w:ascii="Times New Roman" w:hAnsi="Times New Roman"/>
                <w:b/>
                <w:i/>
                <w:color w:val="000000"/>
                <w:shd w:val="solid" w:color="C0C0C0" w:fill="FFFFFF"/>
              </w:rPr>
            </w:pPr>
            <w:r w:rsidRPr="00895113">
              <w:rPr>
                <w:rFonts w:ascii="Times New Roman" w:hAnsi="Times New Roman"/>
                <w:b/>
                <w:i/>
                <w:color w:val="000000"/>
                <w:shd w:val="solid" w:color="C0C0C0" w:fill="FFFFFF"/>
              </w:rPr>
              <w:t>Symbol</w:t>
            </w:r>
          </w:p>
        </w:tc>
      </w:tr>
      <w:tr w:rsidR="004C02EF" w:rsidRPr="00984A3F" w14:paraId="01A9C326" w14:textId="77777777" w:rsidTr="003A4B22">
        <w:trPr>
          <w:jc w:val="center"/>
        </w:trPr>
        <w:tc>
          <w:tcPr>
            <w:tcW w:w="1896" w:type="dxa"/>
            <w:tcBorders>
              <w:left w:val="single" w:sz="6" w:space="0" w:color="000000"/>
            </w:tcBorders>
          </w:tcPr>
          <w:p w14:paraId="57E25C1C" w14:textId="77777777" w:rsidR="004C02EF" w:rsidRDefault="004C02EF" w:rsidP="003A4B22">
            <w:pPr>
              <w:keepNext/>
              <w:keepLines/>
              <w:spacing w:after="40"/>
              <w:jc w:val="center"/>
              <w:rPr>
                <w:rFonts w:ascii="Courier" w:hAnsi="Courier"/>
                <w:b/>
              </w:rPr>
            </w:pPr>
            <w:r>
              <w:rPr>
                <w:rFonts w:ascii="Courier New" w:hAnsi="Courier New"/>
                <w:b/>
              </w:rPr>
              <w:t>t</w:t>
            </w:r>
          </w:p>
        </w:tc>
        <w:tc>
          <w:tcPr>
            <w:tcW w:w="1709" w:type="dxa"/>
          </w:tcPr>
          <w:p w14:paraId="21F474DE" w14:textId="77777777" w:rsidR="004C02EF" w:rsidRDefault="004C02EF" w:rsidP="003A4B22">
            <w:pPr>
              <w:keepNext/>
              <w:keepLines/>
              <w:spacing w:after="40"/>
              <w:rPr>
                <w:rFonts w:ascii="Courier" w:hAnsi="Courier"/>
                <w:b/>
              </w:rPr>
            </w:pPr>
            <w:r>
              <w:rPr>
                <w:rFonts w:ascii="Courier New" w:hAnsi="Courier New"/>
                <w:b/>
              </w:rPr>
              <w:t>\u0009</w:t>
            </w:r>
          </w:p>
        </w:tc>
        <w:tc>
          <w:tcPr>
            <w:tcW w:w="1896" w:type="dxa"/>
          </w:tcPr>
          <w:p w14:paraId="3A342232" w14:textId="77777777" w:rsidR="004C02EF" w:rsidRDefault="004C02EF" w:rsidP="003A4B22">
            <w:pPr>
              <w:keepNext/>
              <w:keepLines/>
              <w:spacing w:after="40"/>
            </w:pPr>
            <w:r w:rsidRPr="00984A3F">
              <w:t>horizontal tab</w:t>
            </w:r>
          </w:p>
        </w:tc>
        <w:tc>
          <w:tcPr>
            <w:tcW w:w="1003" w:type="dxa"/>
            <w:tcBorders>
              <w:right w:val="single" w:sz="6" w:space="0" w:color="000000"/>
            </w:tcBorders>
          </w:tcPr>
          <w:p w14:paraId="7D109ED1" w14:textId="77777777" w:rsidR="004C02EF" w:rsidRDefault="004C02EF" w:rsidP="003A4B22">
            <w:pPr>
              <w:keepNext/>
              <w:keepLines/>
              <w:spacing w:after="40"/>
            </w:pPr>
            <w:r w:rsidRPr="00984A3F">
              <w:t>&lt;HT&gt;</w:t>
            </w:r>
          </w:p>
        </w:tc>
      </w:tr>
      <w:tr w:rsidR="004C02EF" w:rsidRPr="00984A3F" w14:paraId="1A310AD0" w14:textId="77777777" w:rsidTr="003A4B22">
        <w:trPr>
          <w:jc w:val="center"/>
        </w:trPr>
        <w:tc>
          <w:tcPr>
            <w:tcW w:w="1896" w:type="dxa"/>
            <w:tcBorders>
              <w:left w:val="single" w:sz="6" w:space="0" w:color="000000"/>
            </w:tcBorders>
          </w:tcPr>
          <w:p w14:paraId="68B028CC" w14:textId="77777777" w:rsidR="004C02EF" w:rsidRDefault="004C02EF" w:rsidP="003A4B22">
            <w:pPr>
              <w:keepNext/>
              <w:keepLines/>
              <w:spacing w:after="40"/>
              <w:jc w:val="center"/>
              <w:rPr>
                <w:rFonts w:ascii="Courier" w:hAnsi="Courier"/>
                <w:b/>
              </w:rPr>
            </w:pPr>
            <w:r>
              <w:rPr>
                <w:rFonts w:ascii="Courier New" w:hAnsi="Courier New"/>
                <w:b/>
              </w:rPr>
              <w:t>n</w:t>
            </w:r>
          </w:p>
        </w:tc>
        <w:tc>
          <w:tcPr>
            <w:tcW w:w="1709" w:type="dxa"/>
          </w:tcPr>
          <w:p w14:paraId="491A0974" w14:textId="77777777" w:rsidR="004C02EF" w:rsidRDefault="004C02EF" w:rsidP="003A4B22">
            <w:pPr>
              <w:keepNext/>
              <w:keepLines/>
              <w:spacing w:after="40"/>
            </w:pPr>
            <w:r>
              <w:rPr>
                <w:rFonts w:ascii="Courier New" w:hAnsi="Courier New"/>
                <w:b/>
              </w:rPr>
              <w:t>\u000A</w:t>
            </w:r>
          </w:p>
        </w:tc>
        <w:tc>
          <w:tcPr>
            <w:tcW w:w="1896" w:type="dxa"/>
          </w:tcPr>
          <w:p w14:paraId="06E9894D" w14:textId="77777777" w:rsidR="004C02EF" w:rsidRDefault="004C02EF" w:rsidP="003A4B22">
            <w:pPr>
              <w:keepNext/>
              <w:keepLines/>
              <w:spacing w:after="40"/>
            </w:pPr>
            <w:r w:rsidRPr="00984A3F">
              <w:t>line feed (new line)</w:t>
            </w:r>
          </w:p>
        </w:tc>
        <w:tc>
          <w:tcPr>
            <w:tcW w:w="1003" w:type="dxa"/>
            <w:tcBorders>
              <w:right w:val="single" w:sz="6" w:space="0" w:color="000000"/>
            </w:tcBorders>
          </w:tcPr>
          <w:p w14:paraId="48450080" w14:textId="77777777" w:rsidR="004C02EF" w:rsidRDefault="004C02EF" w:rsidP="003A4B22">
            <w:pPr>
              <w:keepNext/>
              <w:keepLines/>
              <w:spacing w:after="40"/>
            </w:pPr>
            <w:r w:rsidRPr="00984A3F">
              <w:t>&lt;LF&gt;</w:t>
            </w:r>
          </w:p>
        </w:tc>
      </w:tr>
      <w:tr w:rsidR="004C02EF" w:rsidRPr="00984A3F" w14:paraId="36313176" w14:textId="77777777" w:rsidTr="003A4B22">
        <w:trPr>
          <w:jc w:val="center"/>
        </w:trPr>
        <w:tc>
          <w:tcPr>
            <w:tcW w:w="1896" w:type="dxa"/>
            <w:tcBorders>
              <w:left w:val="single" w:sz="6" w:space="0" w:color="000000"/>
            </w:tcBorders>
          </w:tcPr>
          <w:p w14:paraId="66789F02" w14:textId="77777777" w:rsidR="004C02EF" w:rsidRDefault="004C02EF" w:rsidP="003A4B22">
            <w:pPr>
              <w:keepNext/>
              <w:keepLines/>
              <w:spacing w:after="40"/>
              <w:jc w:val="center"/>
              <w:rPr>
                <w:rFonts w:ascii="Courier" w:hAnsi="Courier"/>
                <w:b/>
              </w:rPr>
            </w:pPr>
            <w:r>
              <w:rPr>
                <w:rFonts w:ascii="Courier New" w:hAnsi="Courier New"/>
                <w:b/>
              </w:rPr>
              <w:t>v</w:t>
            </w:r>
          </w:p>
        </w:tc>
        <w:tc>
          <w:tcPr>
            <w:tcW w:w="1709" w:type="dxa"/>
          </w:tcPr>
          <w:p w14:paraId="3C78FA93" w14:textId="77777777" w:rsidR="004C02EF" w:rsidRDefault="004C02EF" w:rsidP="003A4B22">
            <w:pPr>
              <w:keepNext/>
              <w:keepLines/>
              <w:spacing w:after="40"/>
              <w:rPr>
                <w:rFonts w:ascii="Courier" w:hAnsi="Courier"/>
                <w:b/>
              </w:rPr>
            </w:pPr>
            <w:r>
              <w:rPr>
                <w:rFonts w:ascii="Courier New" w:hAnsi="Courier New"/>
                <w:b/>
              </w:rPr>
              <w:t>\u000B</w:t>
            </w:r>
          </w:p>
        </w:tc>
        <w:tc>
          <w:tcPr>
            <w:tcW w:w="1896" w:type="dxa"/>
          </w:tcPr>
          <w:p w14:paraId="0831B3FF" w14:textId="77777777" w:rsidR="004C02EF" w:rsidRDefault="004C02EF" w:rsidP="003A4B22">
            <w:pPr>
              <w:keepNext/>
              <w:keepLines/>
              <w:spacing w:after="40"/>
            </w:pPr>
            <w:r w:rsidRPr="00984A3F">
              <w:t>vertical tab</w:t>
            </w:r>
          </w:p>
        </w:tc>
        <w:tc>
          <w:tcPr>
            <w:tcW w:w="1003" w:type="dxa"/>
            <w:tcBorders>
              <w:right w:val="single" w:sz="6" w:space="0" w:color="000000"/>
            </w:tcBorders>
          </w:tcPr>
          <w:p w14:paraId="75D2E1E6" w14:textId="77777777" w:rsidR="004C02EF" w:rsidRDefault="004C02EF" w:rsidP="003A4B22">
            <w:pPr>
              <w:keepNext/>
              <w:keepLines/>
              <w:spacing w:after="40"/>
            </w:pPr>
            <w:r w:rsidRPr="00984A3F">
              <w:t>&lt;VT&gt;</w:t>
            </w:r>
          </w:p>
        </w:tc>
      </w:tr>
      <w:tr w:rsidR="004C02EF" w:rsidRPr="00984A3F" w14:paraId="5E919C17" w14:textId="77777777" w:rsidTr="003A4B22">
        <w:trPr>
          <w:jc w:val="center"/>
        </w:trPr>
        <w:tc>
          <w:tcPr>
            <w:tcW w:w="1896" w:type="dxa"/>
            <w:tcBorders>
              <w:left w:val="single" w:sz="6" w:space="0" w:color="000000"/>
            </w:tcBorders>
          </w:tcPr>
          <w:p w14:paraId="18434DEB" w14:textId="77777777" w:rsidR="004C02EF" w:rsidRDefault="004C02EF" w:rsidP="003A4B22">
            <w:pPr>
              <w:keepNext/>
              <w:keepLines/>
              <w:spacing w:after="40"/>
              <w:jc w:val="center"/>
              <w:rPr>
                <w:rFonts w:ascii="Courier" w:hAnsi="Courier"/>
                <w:b/>
              </w:rPr>
            </w:pPr>
            <w:r>
              <w:rPr>
                <w:rFonts w:ascii="Courier New" w:hAnsi="Courier New"/>
                <w:b/>
              </w:rPr>
              <w:t>f</w:t>
            </w:r>
          </w:p>
        </w:tc>
        <w:tc>
          <w:tcPr>
            <w:tcW w:w="1709" w:type="dxa"/>
          </w:tcPr>
          <w:p w14:paraId="6910DFE0" w14:textId="77777777" w:rsidR="004C02EF" w:rsidRDefault="004C02EF" w:rsidP="003A4B22">
            <w:pPr>
              <w:keepNext/>
              <w:keepLines/>
              <w:spacing w:after="40"/>
            </w:pPr>
            <w:r>
              <w:rPr>
                <w:rFonts w:ascii="Courier New" w:hAnsi="Courier New"/>
                <w:b/>
              </w:rPr>
              <w:t>\u000C</w:t>
            </w:r>
          </w:p>
        </w:tc>
        <w:tc>
          <w:tcPr>
            <w:tcW w:w="1896" w:type="dxa"/>
          </w:tcPr>
          <w:p w14:paraId="4769745C" w14:textId="77777777" w:rsidR="004C02EF" w:rsidRDefault="004C02EF" w:rsidP="003A4B22">
            <w:pPr>
              <w:keepNext/>
              <w:keepLines/>
              <w:spacing w:after="40"/>
            </w:pPr>
            <w:r w:rsidRPr="00984A3F">
              <w:t>form feed</w:t>
            </w:r>
          </w:p>
        </w:tc>
        <w:tc>
          <w:tcPr>
            <w:tcW w:w="1003" w:type="dxa"/>
            <w:tcBorders>
              <w:right w:val="single" w:sz="6" w:space="0" w:color="000000"/>
            </w:tcBorders>
          </w:tcPr>
          <w:p w14:paraId="33A1BB0C" w14:textId="77777777" w:rsidR="004C02EF" w:rsidRDefault="004C02EF" w:rsidP="003A4B22">
            <w:pPr>
              <w:keepNext/>
              <w:keepLines/>
              <w:spacing w:after="40"/>
            </w:pPr>
            <w:r w:rsidRPr="00984A3F">
              <w:t>&lt;FF&gt;</w:t>
            </w:r>
          </w:p>
        </w:tc>
      </w:tr>
      <w:tr w:rsidR="004C02EF" w:rsidRPr="00984A3F" w14:paraId="341EAB9E" w14:textId="77777777" w:rsidTr="003A4B22">
        <w:trPr>
          <w:jc w:val="center"/>
        </w:trPr>
        <w:tc>
          <w:tcPr>
            <w:tcW w:w="1896" w:type="dxa"/>
            <w:tcBorders>
              <w:left w:val="single" w:sz="6" w:space="0" w:color="000000"/>
              <w:bottom w:val="single" w:sz="12" w:space="0" w:color="000000"/>
            </w:tcBorders>
          </w:tcPr>
          <w:p w14:paraId="131E0B4E" w14:textId="77777777" w:rsidR="004C02EF" w:rsidRDefault="004C02EF" w:rsidP="003A4B22">
            <w:pPr>
              <w:keepLines/>
              <w:spacing w:after="40"/>
              <w:jc w:val="center"/>
              <w:rPr>
                <w:rFonts w:ascii="Courier" w:hAnsi="Courier"/>
                <w:b/>
              </w:rPr>
            </w:pPr>
            <w:r>
              <w:rPr>
                <w:rFonts w:ascii="Courier New" w:hAnsi="Courier New"/>
                <w:b/>
              </w:rPr>
              <w:t>r</w:t>
            </w:r>
          </w:p>
        </w:tc>
        <w:tc>
          <w:tcPr>
            <w:tcW w:w="1709" w:type="dxa"/>
            <w:tcBorders>
              <w:bottom w:val="single" w:sz="12" w:space="0" w:color="000000"/>
            </w:tcBorders>
          </w:tcPr>
          <w:p w14:paraId="02A466DD" w14:textId="77777777" w:rsidR="004C02EF" w:rsidRDefault="004C02EF" w:rsidP="003A4B22">
            <w:pPr>
              <w:keepLines/>
              <w:spacing w:after="40"/>
              <w:rPr>
                <w:rFonts w:ascii="Courier" w:hAnsi="Courier"/>
                <w:b/>
              </w:rPr>
            </w:pPr>
            <w:r>
              <w:rPr>
                <w:rFonts w:ascii="Courier New" w:hAnsi="Courier New"/>
                <w:b/>
              </w:rPr>
              <w:t>\u000D</w:t>
            </w:r>
          </w:p>
        </w:tc>
        <w:tc>
          <w:tcPr>
            <w:tcW w:w="1896" w:type="dxa"/>
            <w:tcBorders>
              <w:bottom w:val="single" w:sz="12" w:space="0" w:color="000000"/>
            </w:tcBorders>
          </w:tcPr>
          <w:p w14:paraId="780AD03F" w14:textId="77777777" w:rsidR="004C02EF" w:rsidRDefault="004C02EF" w:rsidP="003A4B22">
            <w:pPr>
              <w:keepLines/>
              <w:spacing w:after="40"/>
            </w:pPr>
            <w:r w:rsidRPr="00984A3F">
              <w:t>carriage return</w:t>
            </w:r>
          </w:p>
        </w:tc>
        <w:tc>
          <w:tcPr>
            <w:tcW w:w="1003" w:type="dxa"/>
            <w:tcBorders>
              <w:bottom w:val="single" w:sz="12" w:space="0" w:color="000000"/>
              <w:right w:val="single" w:sz="6" w:space="0" w:color="000000"/>
            </w:tcBorders>
          </w:tcPr>
          <w:p w14:paraId="51E40849" w14:textId="77777777" w:rsidR="004C02EF" w:rsidRDefault="004C02EF" w:rsidP="003A4B22">
            <w:pPr>
              <w:keepLines/>
              <w:spacing w:after="40"/>
              <w:rPr>
                <w:rFonts w:ascii="Courier" w:hAnsi="Courier"/>
                <w:b/>
              </w:rPr>
            </w:pPr>
            <w:r w:rsidRPr="00984A3F">
              <w:t>&lt;CR&gt;</w:t>
            </w:r>
          </w:p>
        </w:tc>
      </w:tr>
    </w:tbl>
    <w:p w14:paraId="17AA90BC" w14:textId="77777777" w:rsidR="004C02EF" w:rsidRPr="00984A3F" w:rsidRDefault="004C02EF" w:rsidP="004C02EF"/>
    <w:p w14:paraId="057F48F4"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Pr>
          <w:rFonts w:ascii="Courier New" w:hAnsi="Courier New"/>
          <w:b/>
        </w:rPr>
        <w:t xml:space="preserve">c </w:t>
      </w:r>
      <w:r w:rsidRPr="00E67BE8">
        <w:rPr>
          <w:rFonts w:ascii="Times New Roman" w:hAnsi="Times New Roman"/>
          <w:i/>
        </w:rPr>
        <w:t>ControlLetter</w:t>
      </w:r>
      <w:r>
        <w:t xml:space="preserve"> evaluates as follows:</w:t>
      </w:r>
    </w:p>
    <w:p w14:paraId="7F1E6525" w14:textId="77777777" w:rsidR="004C02EF" w:rsidRPr="006E038E" w:rsidRDefault="004C02EF" w:rsidP="004C02EF">
      <w:pPr>
        <w:pStyle w:val="Alg4"/>
        <w:numPr>
          <w:ilvl w:val="0"/>
          <w:numId w:val="320"/>
        </w:numPr>
      </w:pPr>
      <w:r w:rsidRPr="006E038E">
        <w:t xml:space="preserve">Let </w:t>
      </w:r>
      <w:r w:rsidRPr="00E67BE8">
        <w:rPr>
          <w:i/>
        </w:rPr>
        <w:t>ch</w:t>
      </w:r>
      <w:r w:rsidRPr="006E038E">
        <w:t xml:space="preserve"> be the character represented by </w:t>
      </w:r>
      <w:r w:rsidRPr="00E67BE8">
        <w:rPr>
          <w:i/>
        </w:rPr>
        <w:t>ControlLetter</w:t>
      </w:r>
      <w:r w:rsidRPr="006E038E">
        <w:t>.</w:t>
      </w:r>
    </w:p>
    <w:p w14:paraId="4C1B3899" w14:textId="77777777" w:rsidR="004C02EF" w:rsidRPr="006E038E" w:rsidRDefault="004C02EF" w:rsidP="004C02EF">
      <w:pPr>
        <w:pStyle w:val="Alg4"/>
        <w:numPr>
          <w:ilvl w:val="0"/>
          <w:numId w:val="320"/>
        </w:numPr>
      </w:pPr>
      <w:r w:rsidRPr="006E038E">
        <w:t xml:space="preserve">Let </w:t>
      </w:r>
      <w:r w:rsidRPr="00E67BE8">
        <w:rPr>
          <w:i/>
        </w:rPr>
        <w:t>i</w:t>
      </w:r>
      <w:r w:rsidRPr="006E038E">
        <w:t xml:space="preserve"> be </w:t>
      </w:r>
      <w:r w:rsidRPr="00E67BE8">
        <w:rPr>
          <w:i/>
        </w:rPr>
        <w:t>ch</w:t>
      </w:r>
      <w:r w:rsidRPr="006E038E">
        <w:t>'s code unit value.</w:t>
      </w:r>
    </w:p>
    <w:p w14:paraId="4B571EAC" w14:textId="77777777" w:rsidR="004C02EF" w:rsidRPr="006E038E" w:rsidRDefault="004C02EF" w:rsidP="004C02EF">
      <w:pPr>
        <w:pStyle w:val="Alg4"/>
        <w:numPr>
          <w:ilvl w:val="0"/>
          <w:numId w:val="320"/>
        </w:numPr>
      </w:pPr>
      <w:r w:rsidRPr="006E038E">
        <w:t xml:space="preserve">Let </w:t>
      </w:r>
      <w:r w:rsidRPr="00E67BE8">
        <w:rPr>
          <w:i/>
        </w:rPr>
        <w:t>j</w:t>
      </w:r>
      <w:r w:rsidRPr="006E038E">
        <w:t xml:space="preserve"> be the remainder of dividing </w:t>
      </w:r>
      <w:r w:rsidRPr="00E67BE8">
        <w:rPr>
          <w:i/>
        </w:rPr>
        <w:t>i</w:t>
      </w:r>
      <w:r w:rsidRPr="006E038E">
        <w:t xml:space="preserve"> by 32.</w:t>
      </w:r>
    </w:p>
    <w:p w14:paraId="68408533" w14:textId="77777777" w:rsidR="004C02EF" w:rsidRPr="006E038E" w:rsidRDefault="004C02EF" w:rsidP="004C02EF">
      <w:pPr>
        <w:pStyle w:val="Alg4"/>
        <w:numPr>
          <w:ilvl w:val="0"/>
          <w:numId w:val="320"/>
        </w:numPr>
        <w:spacing w:after="220"/>
      </w:pPr>
      <w:r w:rsidRPr="006E038E">
        <w:t xml:space="preserve">Return the </w:t>
      </w:r>
      <w:r>
        <w:t xml:space="preserve">character whose </w:t>
      </w:r>
      <w:r w:rsidRPr="006E038E">
        <w:t xml:space="preserve">code unit </w:t>
      </w:r>
      <w:r>
        <w:t>value is</w:t>
      </w:r>
      <w:r w:rsidRPr="006E038E">
        <w:t xml:space="preserve"> </w:t>
      </w:r>
      <w:r w:rsidRPr="00E67BE8">
        <w:rPr>
          <w:i/>
        </w:rPr>
        <w:t>j</w:t>
      </w:r>
      <w:r w:rsidRPr="006E038E">
        <w:t>.</w:t>
      </w:r>
    </w:p>
    <w:p w14:paraId="0E42D1C4"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HexEscapeSequence</w:t>
      </w:r>
      <w:r>
        <w:t xml:space="preserve"> evaluates by evaluating the CV of the </w:t>
      </w:r>
      <w:r w:rsidRPr="00E67BE8">
        <w:rPr>
          <w:rFonts w:ascii="Times New Roman" w:hAnsi="Times New Roman"/>
          <w:i/>
        </w:rPr>
        <w:t>HexEscapeSequence</w:t>
      </w:r>
      <w:r>
        <w:t xml:space="preserve"> (see 7.8.4) and returning its character result.</w:t>
      </w:r>
    </w:p>
    <w:p w14:paraId="347616AF"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UnicodeEscapeSequence</w:t>
      </w:r>
      <w:r>
        <w:t xml:space="preserve"> evaluates by evaluating the CV of the </w:t>
      </w:r>
      <w:r w:rsidRPr="00E67BE8">
        <w:rPr>
          <w:rFonts w:ascii="Times New Roman" w:hAnsi="Times New Roman"/>
          <w:i/>
        </w:rPr>
        <w:t>UnicodeEscapeSequence</w:t>
      </w:r>
      <w:r>
        <w:t xml:space="preserve"> (see 7.8.4) and returning its character result.</w:t>
      </w:r>
    </w:p>
    <w:p w14:paraId="3151002E" w14:textId="77777777" w:rsidR="004C02EF" w:rsidRDefault="004C02EF" w:rsidP="004C02EF">
      <w:r>
        <w:t xml:space="preserve">The production </w:t>
      </w:r>
      <w:r w:rsidRPr="00E67BE8">
        <w:rPr>
          <w:rFonts w:ascii="Times New Roman" w:hAnsi="Times New Roman"/>
          <w:i/>
        </w:rPr>
        <w:t>CharacterEscape</w:t>
      </w:r>
      <w:r>
        <w:t xml:space="preserve"> </w:t>
      </w:r>
      <w:r>
        <w:rPr>
          <w:b/>
        </w:rPr>
        <w:t xml:space="preserve">:: </w:t>
      </w:r>
      <w:r w:rsidRPr="00E67BE8">
        <w:rPr>
          <w:rFonts w:ascii="Times New Roman" w:hAnsi="Times New Roman"/>
          <w:i/>
        </w:rPr>
        <w:t>IdentityEscape</w:t>
      </w:r>
      <w:r>
        <w:t xml:space="preserve"> evaluates by returning the character represented by </w:t>
      </w:r>
      <w:r w:rsidRPr="00E67BE8">
        <w:rPr>
          <w:rFonts w:ascii="Times New Roman" w:hAnsi="Times New Roman"/>
          <w:i/>
        </w:rPr>
        <w:t>IdentityEscape</w:t>
      </w:r>
      <w:r>
        <w:t>.</w:t>
      </w:r>
    </w:p>
    <w:p w14:paraId="0B80BEEE" w14:textId="77777777" w:rsidR="004C02EF" w:rsidRDefault="004C02EF" w:rsidP="004C02EF">
      <w:pPr>
        <w:pStyle w:val="40"/>
        <w:numPr>
          <w:ilvl w:val="0"/>
          <w:numId w:val="0"/>
        </w:numPr>
      </w:pPr>
      <w:bookmarkStart w:id="8285" w:name="_Ref455931187"/>
      <w:r>
        <w:t>15.10.2.11</w:t>
      </w:r>
      <w:r>
        <w:tab/>
        <w:t>DecimalEscape</w:t>
      </w:r>
      <w:bookmarkEnd w:id="8285"/>
    </w:p>
    <w:p w14:paraId="6529583F" w14:textId="77777777" w:rsidR="004C02EF" w:rsidRDefault="004C02EF" w:rsidP="004C02EF">
      <w:r>
        <w:t xml:space="preserve">The production </w:t>
      </w:r>
      <w:r w:rsidRPr="00E67BE8">
        <w:rPr>
          <w:rFonts w:ascii="Times New Roman" w:hAnsi="Times New Roman"/>
          <w:i/>
        </w:rPr>
        <w:t>DecimalEscape</w:t>
      </w:r>
      <w:r>
        <w:t xml:space="preserve"> </w:t>
      </w:r>
      <w:r>
        <w:rPr>
          <w:b/>
        </w:rPr>
        <w:t xml:space="preserve">:: </w:t>
      </w:r>
      <w:r w:rsidRPr="00E67BE8">
        <w:rPr>
          <w:rFonts w:ascii="Times New Roman" w:hAnsi="Times New Roman"/>
          <w:i/>
        </w:rPr>
        <w:t>DecimalIntegerLiteral</w:t>
      </w:r>
      <w:r>
        <w:rPr>
          <w:sz w:val="16"/>
        </w:rPr>
        <w:t xml:space="preserve"> [lookahead </w:t>
      </w:r>
      <w:r>
        <w:rPr>
          <w:sz w:val="16"/>
        </w:rPr>
        <w:sym w:font="Symbol" w:char="F0CF"/>
      </w:r>
      <w:r>
        <w:rPr>
          <w:sz w:val="16"/>
        </w:rPr>
        <w:t xml:space="preserve"> </w:t>
      </w:r>
      <w:r w:rsidRPr="00E67BE8">
        <w:rPr>
          <w:rFonts w:ascii="Times New Roman" w:hAnsi="Times New Roman"/>
          <w:i/>
          <w:sz w:val="16"/>
        </w:rPr>
        <w:t>DecimalDigit</w:t>
      </w:r>
      <w:r>
        <w:rPr>
          <w:sz w:val="16"/>
        </w:rPr>
        <w:t>]</w:t>
      </w:r>
      <w:r>
        <w:t xml:space="preserve"> evaluates as follows:</w:t>
      </w:r>
    </w:p>
    <w:p w14:paraId="7E2B5408" w14:textId="77777777" w:rsidR="004C02EF" w:rsidRPr="006E038E" w:rsidRDefault="004C02EF" w:rsidP="004C02EF">
      <w:pPr>
        <w:pStyle w:val="Alg4"/>
        <w:numPr>
          <w:ilvl w:val="0"/>
          <w:numId w:val="321"/>
        </w:numPr>
      </w:pPr>
      <w:r w:rsidRPr="006E038E">
        <w:t xml:space="preserve">Let </w:t>
      </w:r>
      <w:r w:rsidRPr="00E67BE8">
        <w:rPr>
          <w:i/>
        </w:rPr>
        <w:t>i</w:t>
      </w:r>
      <w:r w:rsidRPr="006E038E">
        <w:t xml:space="preserve"> be the MV of </w:t>
      </w:r>
      <w:r w:rsidRPr="00E67BE8">
        <w:rPr>
          <w:i/>
        </w:rPr>
        <w:t>DecimalIntegerLiteral</w:t>
      </w:r>
      <w:r w:rsidRPr="006E038E">
        <w:t>.</w:t>
      </w:r>
    </w:p>
    <w:p w14:paraId="5F43AD5E" w14:textId="77777777" w:rsidR="004C02EF" w:rsidRPr="006E038E" w:rsidRDefault="004C02EF" w:rsidP="004C02EF">
      <w:pPr>
        <w:pStyle w:val="Alg4"/>
        <w:numPr>
          <w:ilvl w:val="0"/>
          <w:numId w:val="321"/>
        </w:numPr>
      </w:pPr>
      <w:r w:rsidRPr="006E038E">
        <w:t xml:space="preserve">If </w:t>
      </w:r>
      <w:r w:rsidRPr="00E67BE8">
        <w:rPr>
          <w:i/>
        </w:rPr>
        <w:t>i</w:t>
      </w:r>
      <w:r w:rsidRPr="006E038E">
        <w:t xml:space="preserve"> is zero, return the EscapeValue consisting of a &lt;NUL&gt; character (Unicode value 0000).</w:t>
      </w:r>
    </w:p>
    <w:p w14:paraId="425ECFBB" w14:textId="77777777" w:rsidR="004C02EF" w:rsidRPr="006E038E" w:rsidRDefault="004C02EF" w:rsidP="004C02EF">
      <w:pPr>
        <w:pStyle w:val="Alg4"/>
        <w:numPr>
          <w:ilvl w:val="0"/>
          <w:numId w:val="321"/>
        </w:numPr>
        <w:spacing w:after="220"/>
      </w:pPr>
      <w:r w:rsidRPr="006E038E">
        <w:t xml:space="preserve">Return the EscapeValue consisting of the integer </w:t>
      </w:r>
      <w:r w:rsidRPr="00E67BE8">
        <w:rPr>
          <w:i/>
        </w:rPr>
        <w:t>i</w:t>
      </w:r>
      <w:r w:rsidRPr="006E038E">
        <w:t>.</w:t>
      </w:r>
    </w:p>
    <w:p w14:paraId="4A5417F1" w14:textId="77777777" w:rsidR="004C02EF" w:rsidRDefault="004C02EF" w:rsidP="004C02EF">
      <w:r>
        <w:t xml:space="preserve">The definition of “the MV of </w:t>
      </w:r>
      <w:r w:rsidRPr="00E67BE8">
        <w:rPr>
          <w:rFonts w:ascii="Times New Roman" w:hAnsi="Times New Roman"/>
          <w:i/>
        </w:rPr>
        <w:t>DecimalIntegerLiteral</w:t>
      </w:r>
      <w:r>
        <w:t>” is in 7.8.3.</w:t>
      </w:r>
    </w:p>
    <w:p w14:paraId="17275EAE" w14:textId="77777777" w:rsidR="004C02EF" w:rsidRPr="0056238A" w:rsidRDefault="004C02EF" w:rsidP="004C02EF">
      <w:pPr>
        <w:pStyle w:val="Note"/>
      </w:pPr>
      <w:r w:rsidRPr="006E038E">
        <w:t>NOTE</w:t>
      </w:r>
      <w:r w:rsidRPr="006E038E">
        <w:tab/>
        <w:t xml:space="preserve">If </w:t>
      </w:r>
      <w:r w:rsidRPr="006E038E">
        <w:rPr>
          <w:rFonts w:ascii="Courier New" w:hAnsi="Courier New"/>
          <w:b/>
        </w:rPr>
        <w:t>\</w:t>
      </w:r>
      <w:r w:rsidRPr="006E038E">
        <w:t xml:space="preserve"> is followed by a decimal number </w:t>
      </w:r>
      <w:r w:rsidRPr="006E038E">
        <w:rPr>
          <w:rFonts w:ascii="Times New Roman" w:hAnsi="Times New Roman"/>
          <w:i/>
        </w:rPr>
        <w:t>n</w:t>
      </w:r>
      <w:r w:rsidRPr="006E038E">
        <w:t xml:space="preserve"> whose first digit is not </w:t>
      </w:r>
      <w:r w:rsidRPr="006E038E">
        <w:rPr>
          <w:rFonts w:ascii="Courier New" w:hAnsi="Courier New"/>
          <w:b/>
        </w:rPr>
        <w:t>0</w:t>
      </w:r>
      <w:r w:rsidRPr="006E038E">
        <w:t xml:space="preserve">, then the escape sequence is considered to be a backreference. It is an error if </w:t>
      </w:r>
      <w:r w:rsidRPr="006E038E">
        <w:rPr>
          <w:rFonts w:ascii="Times New Roman" w:hAnsi="Times New Roman"/>
          <w:i/>
        </w:rPr>
        <w:t>n</w:t>
      </w:r>
      <w:r w:rsidRPr="006E038E">
        <w:t xml:space="preserve"> is greater than the total number of left capturing parentheses in the entire regular expression. </w:t>
      </w:r>
      <w:r w:rsidRPr="006E038E">
        <w:rPr>
          <w:rFonts w:ascii="Courier New" w:hAnsi="Courier New"/>
          <w:b/>
        </w:rPr>
        <w:t>\0</w:t>
      </w:r>
      <w:r w:rsidRPr="006E038E">
        <w:t xml:space="preserve"> represents the </w:t>
      </w:r>
      <w:r>
        <w:t>&lt;</w:t>
      </w:r>
      <w:r w:rsidRPr="006E038E">
        <w:t>NUL</w:t>
      </w:r>
      <w:r>
        <w:t>&gt;</w:t>
      </w:r>
      <w:r w:rsidRPr="006E038E">
        <w:t xml:space="preserve"> character and cannot be followed by a decimal digit.</w:t>
      </w:r>
    </w:p>
    <w:p w14:paraId="5C6802CA" w14:textId="77777777" w:rsidR="004C02EF" w:rsidRDefault="004C02EF" w:rsidP="004C02EF">
      <w:pPr>
        <w:pStyle w:val="40"/>
        <w:numPr>
          <w:ilvl w:val="0"/>
          <w:numId w:val="0"/>
        </w:numPr>
      </w:pPr>
      <w:r>
        <w:t>15.10.2.12</w:t>
      </w:r>
      <w:r>
        <w:tab/>
        <w:t>CharacterClassEscape</w:t>
      </w:r>
    </w:p>
    <w:p w14:paraId="1D3FE776"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d</w:t>
      </w:r>
      <w:r>
        <w:t xml:space="preserve"> evaluates by returning the ten-element set of characters containing the characters </w:t>
      </w:r>
      <w:r>
        <w:rPr>
          <w:rFonts w:ascii="Courier New" w:hAnsi="Courier New"/>
          <w:b/>
        </w:rPr>
        <w:t>0</w:t>
      </w:r>
      <w:r>
        <w:t xml:space="preserve"> through </w:t>
      </w:r>
      <w:r>
        <w:rPr>
          <w:rFonts w:ascii="Courier New" w:hAnsi="Courier New"/>
          <w:b/>
        </w:rPr>
        <w:t>9</w:t>
      </w:r>
      <w:r>
        <w:t xml:space="preserve"> inclusive.</w:t>
      </w:r>
    </w:p>
    <w:p w14:paraId="379F58CF"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D</w:t>
      </w:r>
      <w:r>
        <w:t xml:space="preserve"> evaluates by returning the set of all characters not included in the set returned by </w:t>
      </w:r>
      <w:r w:rsidRPr="00E67BE8">
        <w:rPr>
          <w:rFonts w:ascii="Times New Roman" w:hAnsi="Times New Roman"/>
          <w:i/>
        </w:rPr>
        <w:t>CharacterClassEscape</w:t>
      </w:r>
      <w:r>
        <w:t xml:space="preserve"> </w:t>
      </w:r>
      <w:r>
        <w:rPr>
          <w:b/>
        </w:rPr>
        <w:t xml:space="preserve">:: </w:t>
      </w:r>
      <w:r>
        <w:rPr>
          <w:rFonts w:ascii="Courier New" w:hAnsi="Courier New"/>
          <w:b/>
        </w:rPr>
        <w:t>d</w:t>
      </w:r>
      <w:r>
        <w:t>.</w:t>
      </w:r>
    </w:p>
    <w:p w14:paraId="771EC6DA"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s</w:t>
      </w:r>
      <w:r>
        <w:t xml:space="preserve"> evaluates by returning the set of characters containing the characters that are on the right-hand side of the </w:t>
      </w:r>
      <w:r w:rsidRPr="00E67BE8">
        <w:rPr>
          <w:rFonts w:ascii="Times New Roman" w:hAnsi="Times New Roman"/>
          <w:i/>
        </w:rPr>
        <w:t>WhiteSpace</w:t>
      </w:r>
      <w:r>
        <w:t xml:space="preserve"> (7.2) or </w:t>
      </w:r>
      <w:r w:rsidRPr="00E67BE8">
        <w:rPr>
          <w:rFonts w:ascii="Times New Roman" w:hAnsi="Times New Roman"/>
          <w:i/>
        </w:rPr>
        <w:t>LineTerminator</w:t>
      </w:r>
      <w:r>
        <w:t xml:space="preserve"> (7.3) productions.</w:t>
      </w:r>
    </w:p>
    <w:p w14:paraId="72BF883C"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S</w:t>
      </w:r>
      <w:r>
        <w:t xml:space="preserve"> evaluates by returning the set of all characters not included in the set returned by </w:t>
      </w:r>
      <w:r w:rsidRPr="00E67BE8">
        <w:rPr>
          <w:rFonts w:ascii="Times New Roman" w:hAnsi="Times New Roman"/>
          <w:i/>
        </w:rPr>
        <w:t>CharacterClassEscape</w:t>
      </w:r>
      <w:r>
        <w:t xml:space="preserve"> </w:t>
      </w:r>
      <w:r>
        <w:rPr>
          <w:b/>
        </w:rPr>
        <w:t xml:space="preserve">:: </w:t>
      </w:r>
      <w:r>
        <w:rPr>
          <w:rFonts w:ascii="Courier New" w:hAnsi="Courier New"/>
          <w:b/>
        </w:rPr>
        <w:t>s</w:t>
      </w:r>
      <w:r>
        <w:t>.</w:t>
      </w:r>
    </w:p>
    <w:p w14:paraId="38DA6D7E"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w</w:t>
      </w:r>
      <w:r>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984A3F" w14:paraId="2BA2740D" w14:textId="77777777" w:rsidTr="003A4B22">
        <w:trPr>
          <w:tblHeader/>
        </w:trPr>
        <w:tc>
          <w:tcPr>
            <w:tcW w:w="288" w:type="dxa"/>
          </w:tcPr>
          <w:p w14:paraId="2EA752D1" w14:textId="77777777" w:rsidR="004C02EF" w:rsidRDefault="004C02EF" w:rsidP="003A4B22">
            <w:pPr>
              <w:pStyle w:val="SyntaxOneOf"/>
            </w:pPr>
            <w:r>
              <w:t>a</w:t>
            </w:r>
          </w:p>
        </w:tc>
        <w:tc>
          <w:tcPr>
            <w:tcW w:w="288" w:type="dxa"/>
          </w:tcPr>
          <w:p w14:paraId="6420DFCF" w14:textId="77777777" w:rsidR="004C02EF" w:rsidRDefault="004C02EF" w:rsidP="003A4B22">
            <w:pPr>
              <w:pStyle w:val="SyntaxOneOf"/>
            </w:pPr>
            <w:r>
              <w:t>b</w:t>
            </w:r>
          </w:p>
        </w:tc>
        <w:tc>
          <w:tcPr>
            <w:tcW w:w="288" w:type="dxa"/>
          </w:tcPr>
          <w:p w14:paraId="5C36F7C4" w14:textId="77777777" w:rsidR="004C02EF" w:rsidRDefault="004C02EF" w:rsidP="003A4B22">
            <w:pPr>
              <w:pStyle w:val="SyntaxOneOf"/>
            </w:pPr>
            <w:r>
              <w:t>c</w:t>
            </w:r>
          </w:p>
        </w:tc>
        <w:tc>
          <w:tcPr>
            <w:tcW w:w="288" w:type="dxa"/>
          </w:tcPr>
          <w:p w14:paraId="43CC05CD" w14:textId="77777777" w:rsidR="004C02EF" w:rsidRDefault="004C02EF" w:rsidP="003A4B22">
            <w:pPr>
              <w:pStyle w:val="SyntaxOneOf"/>
            </w:pPr>
            <w:r>
              <w:t>d</w:t>
            </w:r>
          </w:p>
        </w:tc>
        <w:tc>
          <w:tcPr>
            <w:tcW w:w="288" w:type="dxa"/>
          </w:tcPr>
          <w:p w14:paraId="05075D06" w14:textId="77777777" w:rsidR="004C02EF" w:rsidRDefault="004C02EF" w:rsidP="003A4B22">
            <w:pPr>
              <w:pStyle w:val="SyntaxOneOf"/>
            </w:pPr>
            <w:r>
              <w:t>e</w:t>
            </w:r>
          </w:p>
        </w:tc>
        <w:tc>
          <w:tcPr>
            <w:tcW w:w="288" w:type="dxa"/>
          </w:tcPr>
          <w:p w14:paraId="0688509A" w14:textId="77777777" w:rsidR="004C02EF" w:rsidRDefault="004C02EF" w:rsidP="003A4B22">
            <w:pPr>
              <w:pStyle w:val="SyntaxOneOf"/>
            </w:pPr>
            <w:r>
              <w:t>f</w:t>
            </w:r>
          </w:p>
        </w:tc>
        <w:tc>
          <w:tcPr>
            <w:tcW w:w="288" w:type="dxa"/>
          </w:tcPr>
          <w:p w14:paraId="3688D7DF" w14:textId="77777777" w:rsidR="004C02EF" w:rsidRDefault="004C02EF" w:rsidP="003A4B22">
            <w:pPr>
              <w:pStyle w:val="SyntaxOneOf"/>
            </w:pPr>
            <w:r>
              <w:t>g</w:t>
            </w:r>
          </w:p>
        </w:tc>
        <w:tc>
          <w:tcPr>
            <w:tcW w:w="288" w:type="dxa"/>
          </w:tcPr>
          <w:p w14:paraId="3ACE5B22" w14:textId="77777777" w:rsidR="004C02EF" w:rsidRDefault="004C02EF" w:rsidP="003A4B22">
            <w:pPr>
              <w:pStyle w:val="SyntaxOneOf"/>
            </w:pPr>
            <w:r>
              <w:t>h</w:t>
            </w:r>
          </w:p>
        </w:tc>
        <w:tc>
          <w:tcPr>
            <w:tcW w:w="288" w:type="dxa"/>
          </w:tcPr>
          <w:p w14:paraId="198AE804" w14:textId="77777777" w:rsidR="004C02EF" w:rsidRDefault="004C02EF" w:rsidP="003A4B22">
            <w:pPr>
              <w:pStyle w:val="SyntaxOneOf"/>
            </w:pPr>
            <w:r>
              <w:t>i</w:t>
            </w:r>
          </w:p>
        </w:tc>
        <w:tc>
          <w:tcPr>
            <w:tcW w:w="288" w:type="dxa"/>
          </w:tcPr>
          <w:p w14:paraId="00F3B1EE" w14:textId="77777777" w:rsidR="004C02EF" w:rsidRDefault="004C02EF" w:rsidP="003A4B22">
            <w:pPr>
              <w:pStyle w:val="SyntaxOneOf"/>
            </w:pPr>
            <w:r>
              <w:t>j</w:t>
            </w:r>
          </w:p>
        </w:tc>
        <w:tc>
          <w:tcPr>
            <w:tcW w:w="288" w:type="dxa"/>
          </w:tcPr>
          <w:p w14:paraId="1FFDAE16" w14:textId="77777777" w:rsidR="004C02EF" w:rsidRDefault="004C02EF" w:rsidP="003A4B22">
            <w:pPr>
              <w:pStyle w:val="SyntaxOneOf"/>
            </w:pPr>
            <w:r>
              <w:t>k</w:t>
            </w:r>
          </w:p>
        </w:tc>
        <w:tc>
          <w:tcPr>
            <w:tcW w:w="288" w:type="dxa"/>
          </w:tcPr>
          <w:p w14:paraId="620C456D" w14:textId="77777777" w:rsidR="004C02EF" w:rsidRDefault="004C02EF" w:rsidP="003A4B22">
            <w:pPr>
              <w:pStyle w:val="SyntaxOneOf"/>
            </w:pPr>
            <w:r>
              <w:t>l</w:t>
            </w:r>
          </w:p>
        </w:tc>
        <w:tc>
          <w:tcPr>
            <w:tcW w:w="288" w:type="dxa"/>
          </w:tcPr>
          <w:p w14:paraId="0BD05E39" w14:textId="77777777" w:rsidR="004C02EF" w:rsidRDefault="004C02EF" w:rsidP="003A4B22">
            <w:pPr>
              <w:pStyle w:val="SyntaxOneOf"/>
            </w:pPr>
            <w:r>
              <w:t>m</w:t>
            </w:r>
          </w:p>
        </w:tc>
        <w:tc>
          <w:tcPr>
            <w:tcW w:w="288" w:type="dxa"/>
          </w:tcPr>
          <w:p w14:paraId="53BB76FD" w14:textId="77777777" w:rsidR="004C02EF" w:rsidRDefault="004C02EF" w:rsidP="003A4B22">
            <w:pPr>
              <w:pStyle w:val="SyntaxOneOf"/>
            </w:pPr>
            <w:r>
              <w:t>n</w:t>
            </w:r>
          </w:p>
        </w:tc>
        <w:tc>
          <w:tcPr>
            <w:tcW w:w="288" w:type="dxa"/>
          </w:tcPr>
          <w:p w14:paraId="59D0B049" w14:textId="77777777" w:rsidR="004C02EF" w:rsidRDefault="004C02EF" w:rsidP="003A4B22">
            <w:pPr>
              <w:pStyle w:val="SyntaxOneOf"/>
            </w:pPr>
            <w:r>
              <w:t>o</w:t>
            </w:r>
          </w:p>
        </w:tc>
        <w:tc>
          <w:tcPr>
            <w:tcW w:w="288" w:type="dxa"/>
          </w:tcPr>
          <w:p w14:paraId="3607BB55" w14:textId="77777777" w:rsidR="004C02EF" w:rsidRDefault="004C02EF" w:rsidP="003A4B22">
            <w:pPr>
              <w:pStyle w:val="SyntaxOneOf"/>
            </w:pPr>
            <w:r>
              <w:t>p</w:t>
            </w:r>
          </w:p>
        </w:tc>
        <w:tc>
          <w:tcPr>
            <w:tcW w:w="288" w:type="dxa"/>
          </w:tcPr>
          <w:p w14:paraId="61AA8B69" w14:textId="77777777" w:rsidR="004C02EF" w:rsidRDefault="004C02EF" w:rsidP="003A4B22">
            <w:pPr>
              <w:pStyle w:val="SyntaxOneOf"/>
            </w:pPr>
            <w:r>
              <w:t>q</w:t>
            </w:r>
          </w:p>
        </w:tc>
        <w:tc>
          <w:tcPr>
            <w:tcW w:w="288" w:type="dxa"/>
          </w:tcPr>
          <w:p w14:paraId="66B32BAF" w14:textId="77777777" w:rsidR="004C02EF" w:rsidRDefault="004C02EF" w:rsidP="003A4B22">
            <w:pPr>
              <w:pStyle w:val="SyntaxOneOf"/>
            </w:pPr>
            <w:r>
              <w:t>r</w:t>
            </w:r>
          </w:p>
        </w:tc>
        <w:tc>
          <w:tcPr>
            <w:tcW w:w="288" w:type="dxa"/>
          </w:tcPr>
          <w:p w14:paraId="029FD209" w14:textId="77777777" w:rsidR="004C02EF" w:rsidRDefault="004C02EF" w:rsidP="003A4B22">
            <w:pPr>
              <w:pStyle w:val="SyntaxOneOf"/>
            </w:pPr>
            <w:r>
              <w:t>s</w:t>
            </w:r>
          </w:p>
        </w:tc>
        <w:tc>
          <w:tcPr>
            <w:tcW w:w="288" w:type="dxa"/>
          </w:tcPr>
          <w:p w14:paraId="4849679B" w14:textId="77777777" w:rsidR="004C02EF" w:rsidRDefault="004C02EF" w:rsidP="003A4B22">
            <w:pPr>
              <w:pStyle w:val="SyntaxOneOf"/>
            </w:pPr>
            <w:r>
              <w:t>t</w:t>
            </w:r>
          </w:p>
        </w:tc>
        <w:tc>
          <w:tcPr>
            <w:tcW w:w="288" w:type="dxa"/>
          </w:tcPr>
          <w:p w14:paraId="431871F6" w14:textId="77777777" w:rsidR="004C02EF" w:rsidRDefault="004C02EF" w:rsidP="003A4B22">
            <w:pPr>
              <w:pStyle w:val="SyntaxOneOf"/>
            </w:pPr>
            <w:r>
              <w:t>u</w:t>
            </w:r>
          </w:p>
        </w:tc>
        <w:tc>
          <w:tcPr>
            <w:tcW w:w="288" w:type="dxa"/>
          </w:tcPr>
          <w:p w14:paraId="1BD8D43E" w14:textId="77777777" w:rsidR="004C02EF" w:rsidRDefault="004C02EF" w:rsidP="003A4B22">
            <w:pPr>
              <w:pStyle w:val="SyntaxOneOf"/>
            </w:pPr>
            <w:r>
              <w:t>v</w:t>
            </w:r>
          </w:p>
        </w:tc>
        <w:tc>
          <w:tcPr>
            <w:tcW w:w="288" w:type="dxa"/>
          </w:tcPr>
          <w:p w14:paraId="68531B3F" w14:textId="77777777" w:rsidR="004C02EF" w:rsidRDefault="004C02EF" w:rsidP="003A4B22">
            <w:pPr>
              <w:pStyle w:val="SyntaxOneOf"/>
            </w:pPr>
            <w:r>
              <w:t>w</w:t>
            </w:r>
          </w:p>
        </w:tc>
        <w:tc>
          <w:tcPr>
            <w:tcW w:w="288" w:type="dxa"/>
          </w:tcPr>
          <w:p w14:paraId="57494017" w14:textId="77777777" w:rsidR="004C02EF" w:rsidRDefault="004C02EF" w:rsidP="003A4B22">
            <w:pPr>
              <w:pStyle w:val="SyntaxOneOf"/>
            </w:pPr>
            <w:r>
              <w:t>x</w:t>
            </w:r>
          </w:p>
        </w:tc>
        <w:tc>
          <w:tcPr>
            <w:tcW w:w="288" w:type="dxa"/>
          </w:tcPr>
          <w:p w14:paraId="302C8407" w14:textId="77777777" w:rsidR="004C02EF" w:rsidRDefault="004C02EF" w:rsidP="003A4B22">
            <w:pPr>
              <w:pStyle w:val="SyntaxOneOf"/>
            </w:pPr>
            <w:r>
              <w:t>y</w:t>
            </w:r>
          </w:p>
        </w:tc>
        <w:tc>
          <w:tcPr>
            <w:tcW w:w="288" w:type="dxa"/>
          </w:tcPr>
          <w:p w14:paraId="36D1D9EF" w14:textId="77777777" w:rsidR="004C02EF" w:rsidRDefault="004C02EF" w:rsidP="003A4B22">
            <w:pPr>
              <w:pStyle w:val="SyntaxOneOf"/>
            </w:pPr>
            <w:r>
              <w:t>z</w:t>
            </w:r>
          </w:p>
        </w:tc>
      </w:tr>
      <w:tr w:rsidR="004C02EF" w:rsidRPr="00984A3F" w14:paraId="0F90F77E" w14:textId="77777777" w:rsidTr="003A4B22">
        <w:trPr>
          <w:tblHeader/>
        </w:trPr>
        <w:tc>
          <w:tcPr>
            <w:tcW w:w="288" w:type="dxa"/>
          </w:tcPr>
          <w:p w14:paraId="124AE27A" w14:textId="77777777" w:rsidR="004C02EF" w:rsidRDefault="004C02EF" w:rsidP="003A4B22">
            <w:pPr>
              <w:pStyle w:val="SyntaxOneOf"/>
            </w:pPr>
            <w:r>
              <w:t>A</w:t>
            </w:r>
          </w:p>
        </w:tc>
        <w:tc>
          <w:tcPr>
            <w:tcW w:w="288" w:type="dxa"/>
          </w:tcPr>
          <w:p w14:paraId="5DDF2E4C" w14:textId="77777777" w:rsidR="004C02EF" w:rsidRDefault="004C02EF" w:rsidP="003A4B22">
            <w:pPr>
              <w:pStyle w:val="SyntaxOneOf"/>
            </w:pPr>
            <w:r>
              <w:t>B</w:t>
            </w:r>
          </w:p>
        </w:tc>
        <w:tc>
          <w:tcPr>
            <w:tcW w:w="288" w:type="dxa"/>
          </w:tcPr>
          <w:p w14:paraId="55FFFA7E" w14:textId="77777777" w:rsidR="004C02EF" w:rsidRDefault="004C02EF" w:rsidP="003A4B22">
            <w:pPr>
              <w:pStyle w:val="SyntaxOneOf"/>
            </w:pPr>
            <w:r>
              <w:t>C</w:t>
            </w:r>
          </w:p>
        </w:tc>
        <w:tc>
          <w:tcPr>
            <w:tcW w:w="288" w:type="dxa"/>
          </w:tcPr>
          <w:p w14:paraId="5839884B" w14:textId="77777777" w:rsidR="004C02EF" w:rsidRDefault="004C02EF" w:rsidP="003A4B22">
            <w:pPr>
              <w:pStyle w:val="SyntaxOneOf"/>
            </w:pPr>
            <w:r>
              <w:t>D</w:t>
            </w:r>
          </w:p>
        </w:tc>
        <w:tc>
          <w:tcPr>
            <w:tcW w:w="288" w:type="dxa"/>
          </w:tcPr>
          <w:p w14:paraId="322E7AE4" w14:textId="77777777" w:rsidR="004C02EF" w:rsidRDefault="004C02EF" w:rsidP="003A4B22">
            <w:pPr>
              <w:pStyle w:val="SyntaxOneOf"/>
            </w:pPr>
            <w:r>
              <w:t>E</w:t>
            </w:r>
          </w:p>
        </w:tc>
        <w:tc>
          <w:tcPr>
            <w:tcW w:w="288" w:type="dxa"/>
          </w:tcPr>
          <w:p w14:paraId="3C2D47E8" w14:textId="77777777" w:rsidR="004C02EF" w:rsidRDefault="004C02EF" w:rsidP="003A4B22">
            <w:pPr>
              <w:pStyle w:val="SyntaxOneOf"/>
            </w:pPr>
            <w:r>
              <w:t>F</w:t>
            </w:r>
          </w:p>
        </w:tc>
        <w:tc>
          <w:tcPr>
            <w:tcW w:w="288" w:type="dxa"/>
          </w:tcPr>
          <w:p w14:paraId="302C6945" w14:textId="77777777" w:rsidR="004C02EF" w:rsidRDefault="004C02EF" w:rsidP="003A4B22">
            <w:pPr>
              <w:pStyle w:val="SyntaxOneOf"/>
            </w:pPr>
            <w:r>
              <w:t>G</w:t>
            </w:r>
          </w:p>
        </w:tc>
        <w:tc>
          <w:tcPr>
            <w:tcW w:w="288" w:type="dxa"/>
          </w:tcPr>
          <w:p w14:paraId="32CF5BAD" w14:textId="77777777" w:rsidR="004C02EF" w:rsidRDefault="004C02EF" w:rsidP="003A4B22">
            <w:pPr>
              <w:pStyle w:val="SyntaxOneOf"/>
            </w:pPr>
            <w:r>
              <w:t>H</w:t>
            </w:r>
          </w:p>
        </w:tc>
        <w:tc>
          <w:tcPr>
            <w:tcW w:w="288" w:type="dxa"/>
          </w:tcPr>
          <w:p w14:paraId="57FCCCFE" w14:textId="77777777" w:rsidR="004C02EF" w:rsidRDefault="004C02EF" w:rsidP="003A4B22">
            <w:pPr>
              <w:pStyle w:val="SyntaxOneOf"/>
            </w:pPr>
            <w:r>
              <w:t>I</w:t>
            </w:r>
          </w:p>
        </w:tc>
        <w:tc>
          <w:tcPr>
            <w:tcW w:w="288" w:type="dxa"/>
          </w:tcPr>
          <w:p w14:paraId="1851219D" w14:textId="77777777" w:rsidR="004C02EF" w:rsidRDefault="004C02EF" w:rsidP="003A4B22">
            <w:pPr>
              <w:pStyle w:val="SyntaxOneOf"/>
            </w:pPr>
            <w:r>
              <w:t>J</w:t>
            </w:r>
          </w:p>
        </w:tc>
        <w:tc>
          <w:tcPr>
            <w:tcW w:w="288" w:type="dxa"/>
          </w:tcPr>
          <w:p w14:paraId="7B8348BE" w14:textId="77777777" w:rsidR="004C02EF" w:rsidRDefault="004C02EF" w:rsidP="003A4B22">
            <w:pPr>
              <w:pStyle w:val="SyntaxOneOf"/>
            </w:pPr>
            <w:r>
              <w:t>K</w:t>
            </w:r>
          </w:p>
        </w:tc>
        <w:tc>
          <w:tcPr>
            <w:tcW w:w="288" w:type="dxa"/>
          </w:tcPr>
          <w:p w14:paraId="768A9084" w14:textId="77777777" w:rsidR="004C02EF" w:rsidRDefault="004C02EF" w:rsidP="003A4B22">
            <w:pPr>
              <w:pStyle w:val="SyntaxOneOf"/>
            </w:pPr>
            <w:r>
              <w:t>L</w:t>
            </w:r>
          </w:p>
        </w:tc>
        <w:tc>
          <w:tcPr>
            <w:tcW w:w="288" w:type="dxa"/>
          </w:tcPr>
          <w:p w14:paraId="3CD6FC95" w14:textId="77777777" w:rsidR="004C02EF" w:rsidRDefault="004C02EF" w:rsidP="003A4B22">
            <w:pPr>
              <w:pStyle w:val="SyntaxOneOf"/>
            </w:pPr>
            <w:r>
              <w:t>M</w:t>
            </w:r>
          </w:p>
        </w:tc>
        <w:tc>
          <w:tcPr>
            <w:tcW w:w="288" w:type="dxa"/>
          </w:tcPr>
          <w:p w14:paraId="1EA4B7DF" w14:textId="77777777" w:rsidR="004C02EF" w:rsidRDefault="004C02EF" w:rsidP="003A4B22">
            <w:pPr>
              <w:pStyle w:val="SyntaxOneOf"/>
            </w:pPr>
            <w:r>
              <w:t>N</w:t>
            </w:r>
          </w:p>
        </w:tc>
        <w:tc>
          <w:tcPr>
            <w:tcW w:w="288" w:type="dxa"/>
          </w:tcPr>
          <w:p w14:paraId="302EB463" w14:textId="77777777" w:rsidR="004C02EF" w:rsidRDefault="004C02EF" w:rsidP="003A4B22">
            <w:pPr>
              <w:pStyle w:val="SyntaxOneOf"/>
            </w:pPr>
            <w:r>
              <w:t>O</w:t>
            </w:r>
          </w:p>
        </w:tc>
        <w:tc>
          <w:tcPr>
            <w:tcW w:w="288" w:type="dxa"/>
          </w:tcPr>
          <w:p w14:paraId="0ACB13A8" w14:textId="77777777" w:rsidR="004C02EF" w:rsidRDefault="004C02EF" w:rsidP="003A4B22">
            <w:pPr>
              <w:pStyle w:val="SyntaxOneOf"/>
            </w:pPr>
            <w:r>
              <w:t>P</w:t>
            </w:r>
          </w:p>
        </w:tc>
        <w:tc>
          <w:tcPr>
            <w:tcW w:w="288" w:type="dxa"/>
          </w:tcPr>
          <w:p w14:paraId="2BBDD7C5" w14:textId="77777777" w:rsidR="004C02EF" w:rsidRDefault="004C02EF" w:rsidP="003A4B22">
            <w:pPr>
              <w:pStyle w:val="SyntaxOneOf"/>
            </w:pPr>
            <w:r>
              <w:t>Q</w:t>
            </w:r>
          </w:p>
        </w:tc>
        <w:tc>
          <w:tcPr>
            <w:tcW w:w="288" w:type="dxa"/>
          </w:tcPr>
          <w:p w14:paraId="2D0B5BD6" w14:textId="77777777" w:rsidR="004C02EF" w:rsidRDefault="004C02EF" w:rsidP="003A4B22">
            <w:pPr>
              <w:pStyle w:val="SyntaxOneOf"/>
            </w:pPr>
            <w:r>
              <w:t>R</w:t>
            </w:r>
          </w:p>
        </w:tc>
        <w:tc>
          <w:tcPr>
            <w:tcW w:w="288" w:type="dxa"/>
          </w:tcPr>
          <w:p w14:paraId="27CEEE38" w14:textId="77777777" w:rsidR="004C02EF" w:rsidRDefault="004C02EF" w:rsidP="003A4B22">
            <w:pPr>
              <w:pStyle w:val="SyntaxOneOf"/>
            </w:pPr>
            <w:r>
              <w:t>S</w:t>
            </w:r>
          </w:p>
        </w:tc>
        <w:tc>
          <w:tcPr>
            <w:tcW w:w="288" w:type="dxa"/>
          </w:tcPr>
          <w:p w14:paraId="4895AD24" w14:textId="77777777" w:rsidR="004C02EF" w:rsidRDefault="004C02EF" w:rsidP="003A4B22">
            <w:pPr>
              <w:pStyle w:val="SyntaxOneOf"/>
            </w:pPr>
            <w:r>
              <w:t>T</w:t>
            </w:r>
          </w:p>
        </w:tc>
        <w:tc>
          <w:tcPr>
            <w:tcW w:w="288" w:type="dxa"/>
          </w:tcPr>
          <w:p w14:paraId="31200CE7" w14:textId="77777777" w:rsidR="004C02EF" w:rsidRDefault="004C02EF" w:rsidP="003A4B22">
            <w:pPr>
              <w:pStyle w:val="SyntaxOneOf"/>
            </w:pPr>
            <w:r>
              <w:t>U</w:t>
            </w:r>
          </w:p>
        </w:tc>
        <w:tc>
          <w:tcPr>
            <w:tcW w:w="288" w:type="dxa"/>
          </w:tcPr>
          <w:p w14:paraId="359BD70E" w14:textId="77777777" w:rsidR="004C02EF" w:rsidRDefault="004C02EF" w:rsidP="003A4B22">
            <w:pPr>
              <w:pStyle w:val="SyntaxOneOf"/>
            </w:pPr>
            <w:r>
              <w:t>V</w:t>
            </w:r>
          </w:p>
        </w:tc>
        <w:tc>
          <w:tcPr>
            <w:tcW w:w="288" w:type="dxa"/>
          </w:tcPr>
          <w:p w14:paraId="36960575" w14:textId="77777777" w:rsidR="004C02EF" w:rsidRDefault="004C02EF" w:rsidP="003A4B22">
            <w:pPr>
              <w:pStyle w:val="SyntaxOneOf"/>
            </w:pPr>
            <w:r>
              <w:t>W</w:t>
            </w:r>
          </w:p>
        </w:tc>
        <w:tc>
          <w:tcPr>
            <w:tcW w:w="288" w:type="dxa"/>
          </w:tcPr>
          <w:p w14:paraId="345C3D62" w14:textId="77777777" w:rsidR="004C02EF" w:rsidRDefault="004C02EF" w:rsidP="003A4B22">
            <w:pPr>
              <w:pStyle w:val="SyntaxOneOf"/>
            </w:pPr>
            <w:r>
              <w:t>X</w:t>
            </w:r>
          </w:p>
        </w:tc>
        <w:tc>
          <w:tcPr>
            <w:tcW w:w="288" w:type="dxa"/>
          </w:tcPr>
          <w:p w14:paraId="51ABB74F" w14:textId="77777777" w:rsidR="004C02EF" w:rsidRDefault="004C02EF" w:rsidP="003A4B22">
            <w:pPr>
              <w:pStyle w:val="SyntaxOneOf"/>
            </w:pPr>
            <w:r>
              <w:t>Y</w:t>
            </w:r>
          </w:p>
        </w:tc>
        <w:tc>
          <w:tcPr>
            <w:tcW w:w="288" w:type="dxa"/>
          </w:tcPr>
          <w:p w14:paraId="43A44251" w14:textId="77777777" w:rsidR="004C02EF" w:rsidRDefault="004C02EF" w:rsidP="003A4B22">
            <w:pPr>
              <w:pStyle w:val="SyntaxOneOf"/>
            </w:pPr>
            <w:r>
              <w:t>Z</w:t>
            </w:r>
          </w:p>
        </w:tc>
      </w:tr>
      <w:tr w:rsidR="004C02EF" w:rsidRPr="00984A3F" w14:paraId="0ACAC14E" w14:textId="77777777" w:rsidTr="003A4B22">
        <w:tc>
          <w:tcPr>
            <w:tcW w:w="288" w:type="dxa"/>
          </w:tcPr>
          <w:p w14:paraId="47735CFD" w14:textId="77777777" w:rsidR="004C02EF" w:rsidRDefault="004C02EF" w:rsidP="003A4B22">
            <w:pPr>
              <w:pStyle w:val="SyntaxOneOf"/>
            </w:pPr>
            <w:r>
              <w:t>0</w:t>
            </w:r>
          </w:p>
        </w:tc>
        <w:tc>
          <w:tcPr>
            <w:tcW w:w="288" w:type="dxa"/>
          </w:tcPr>
          <w:p w14:paraId="2FC322F0" w14:textId="77777777" w:rsidR="004C02EF" w:rsidRDefault="004C02EF" w:rsidP="003A4B22">
            <w:pPr>
              <w:pStyle w:val="SyntaxOneOf"/>
            </w:pPr>
            <w:r>
              <w:t>1</w:t>
            </w:r>
          </w:p>
        </w:tc>
        <w:tc>
          <w:tcPr>
            <w:tcW w:w="288" w:type="dxa"/>
          </w:tcPr>
          <w:p w14:paraId="6C202089" w14:textId="77777777" w:rsidR="004C02EF" w:rsidRDefault="004C02EF" w:rsidP="003A4B22">
            <w:pPr>
              <w:pStyle w:val="SyntaxOneOf"/>
            </w:pPr>
            <w:r>
              <w:t>2</w:t>
            </w:r>
          </w:p>
        </w:tc>
        <w:tc>
          <w:tcPr>
            <w:tcW w:w="288" w:type="dxa"/>
          </w:tcPr>
          <w:p w14:paraId="278D0F52" w14:textId="77777777" w:rsidR="004C02EF" w:rsidRDefault="004C02EF" w:rsidP="003A4B22">
            <w:pPr>
              <w:pStyle w:val="SyntaxOneOf"/>
            </w:pPr>
            <w:r>
              <w:t>3</w:t>
            </w:r>
          </w:p>
        </w:tc>
        <w:tc>
          <w:tcPr>
            <w:tcW w:w="288" w:type="dxa"/>
          </w:tcPr>
          <w:p w14:paraId="699197D3" w14:textId="77777777" w:rsidR="004C02EF" w:rsidRDefault="004C02EF" w:rsidP="003A4B22">
            <w:pPr>
              <w:pStyle w:val="SyntaxOneOf"/>
            </w:pPr>
            <w:r>
              <w:t>4</w:t>
            </w:r>
          </w:p>
        </w:tc>
        <w:tc>
          <w:tcPr>
            <w:tcW w:w="288" w:type="dxa"/>
          </w:tcPr>
          <w:p w14:paraId="117A6E18" w14:textId="77777777" w:rsidR="004C02EF" w:rsidRDefault="004C02EF" w:rsidP="003A4B22">
            <w:pPr>
              <w:pStyle w:val="SyntaxOneOf"/>
            </w:pPr>
            <w:r>
              <w:t>5</w:t>
            </w:r>
          </w:p>
        </w:tc>
        <w:tc>
          <w:tcPr>
            <w:tcW w:w="288" w:type="dxa"/>
          </w:tcPr>
          <w:p w14:paraId="20DE4C89" w14:textId="77777777" w:rsidR="004C02EF" w:rsidRDefault="004C02EF" w:rsidP="003A4B22">
            <w:pPr>
              <w:pStyle w:val="SyntaxOneOf"/>
            </w:pPr>
            <w:r>
              <w:t>6</w:t>
            </w:r>
          </w:p>
        </w:tc>
        <w:tc>
          <w:tcPr>
            <w:tcW w:w="288" w:type="dxa"/>
          </w:tcPr>
          <w:p w14:paraId="0B2AF7FE" w14:textId="77777777" w:rsidR="004C02EF" w:rsidRDefault="004C02EF" w:rsidP="003A4B22">
            <w:pPr>
              <w:pStyle w:val="SyntaxOneOf"/>
            </w:pPr>
            <w:r>
              <w:t>7</w:t>
            </w:r>
          </w:p>
        </w:tc>
        <w:tc>
          <w:tcPr>
            <w:tcW w:w="288" w:type="dxa"/>
          </w:tcPr>
          <w:p w14:paraId="0A78850C" w14:textId="77777777" w:rsidR="004C02EF" w:rsidRDefault="004C02EF" w:rsidP="003A4B22">
            <w:pPr>
              <w:pStyle w:val="SyntaxOneOf"/>
            </w:pPr>
            <w:r>
              <w:t>8</w:t>
            </w:r>
          </w:p>
        </w:tc>
        <w:tc>
          <w:tcPr>
            <w:tcW w:w="288" w:type="dxa"/>
          </w:tcPr>
          <w:p w14:paraId="4C94D28F" w14:textId="77777777" w:rsidR="004C02EF" w:rsidRDefault="004C02EF" w:rsidP="003A4B22">
            <w:pPr>
              <w:pStyle w:val="SyntaxOneOf"/>
            </w:pPr>
            <w:r>
              <w:t>9</w:t>
            </w:r>
          </w:p>
        </w:tc>
        <w:tc>
          <w:tcPr>
            <w:tcW w:w="288" w:type="dxa"/>
          </w:tcPr>
          <w:p w14:paraId="045E9072" w14:textId="77777777" w:rsidR="004C02EF" w:rsidRDefault="004C02EF" w:rsidP="003A4B22">
            <w:pPr>
              <w:pStyle w:val="SyntaxOneOf"/>
            </w:pPr>
            <w:r>
              <w:t>_</w:t>
            </w:r>
          </w:p>
        </w:tc>
        <w:tc>
          <w:tcPr>
            <w:tcW w:w="288" w:type="dxa"/>
          </w:tcPr>
          <w:p w14:paraId="3AD80662" w14:textId="77777777" w:rsidR="004C02EF" w:rsidRDefault="004C02EF" w:rsidP="003A4B22">
            <w:pPr>
              <w:pStyle w:val="SyntaxOneOf"/>
            </w:pPr>
          </w:p>
        </w:tc>
        <w:tc>
          <w:tcPr>
            <w:tcW w:w="288" w:type="dxa"/>
          </w:tcPr>
          <w:p w14:paraId="0C79B472" w14:textId="77777777" w:rsidR="004C02EF" w:rsidRDefault="004C02EF" w:rsidP="003A4B22">
            <w:pPr>
              <w:pStyle w:val="SyntaxOneOf"/>
            </w:pPr>
          </w:p>
        </w:tc>
        <w:tc>
          <w:tcPr>
            <w:tcW w:w="288" w:type="dxa"/>
          </w:tcPr>
          <w:p w14:paraId="340C40E6" w14:textId="77777777" w:rsidR="004C02EF" w:rsidRDefault="004C02EF" w:rsidP="003A4B22">
            <w:pPr>
              <w:pStyle w:val="SyntaxOneOf"/>
            </w:pPr>
          </w:p>
        </w:tc>
        <w:tc>
          <w:tcPr>
            <w:tcW w:w="288" w:type="dxa"/>
          </w:tcPr>
          <w:p w14:paraId="552275F8" w14:textId="77777777" w:rsidR="004C02EF" w:rsidRDefault="004C02EF" w:rsidP="003A4B22">
            <w:pPr>
              <w:pStyle w:val="SyntaxOneOf"/>
            </w:pPr>
          </w:p>
        </w:tc>
        <w:tc>
          <w:tcPr>
            <w:tcW w:w="288" w:type="dxa"/>
          </w:tcPr>
          <w:p w14:paraId="261490B3" w14:textId="77777777" w:rsidR="004C02EF" w:rsidRDefault="004C02EF" w:rsidP="003A4B22">
            <w:pPr>
              <w:pStyle w:val="SyntaxOneOf"/>
            </w:pPr>
          </w:p>
        </w:tc>
        <w:tc>
          <w:tcPr>
            <w:tcW w:w="288" w:type="dxa"/>
          </w:tcPr>
          <w:p w14:paraId="7DFFE230" w14:textId="77777777" w:rsidR="004C02EF" w:rsidRDefault="004C02EF" w:rsidP="003A4B22">
            <w:pPr>
              <w:pStyle w:val="SyntaxOneOf"/>
            </w:pPr>
          </w:p>
        </w:tc>
        <w:tc>
          <w:tcPr>
            <w:tcW w:w="288" w:type="dxa"/>
          </w:tcPr>
          <w:p w14:paraId="5C95505C" w14:textId="77777777" w:rsidR="004C02EF" w:rsidRDefault="004C02EF" w:rsidP="003A4B22">
            <w:pPr>
              <w:pStyle w:val="SyntaxOneOf"/>
            </w:pPr>
          </w:p>
        </w:tc>
        <w:tc>
          <w:tcPr>
            <w:tcW w:w="288" w:type="dxa"/>
          </w:tcPr>
          <w:p w14:paraId="6738BC40" w14:textId="77777777" w:rsidR="004C02EF" w:rsidRDefault="004C02EF" w:rsidP="003A4B22">
            <w:pPr>
              <w:pStyle w:val="SyntaxOneOf"/>
            </w:pPr>
          </w:p>
        </w:tc>
        <w:tc>
          <w:tcPr>
            <w:tcW w:w="288" w:type="dxa"/>
          </w:tcPr>
          <w:p w14:paraId="069AD37F" w14:textId="77777777" w:rsidR="004C02EF" w:rsidRDefault="004C02EF" w:rsidP="003A4B22">
            <w:pPr>
              <w:pStyle w:val="SyntaxOneOf"/>
            </w:pPr>
          </w:p>
        </w:tc>
        <w:tc>
          <w:tcPr>
            <w:tcW w:w="288" w:type="dxa"/>
          </w:tcPr>
          <w:p w14:paraId="7CB0665B" w14:textId="77777777" w:rsidR="004C02EF" w:rsidRDefault="004C02EF" w:rsidP="003A4B22">
            <w:pPr>
              <w:pStyle w:val="SyntaxOneOf"/>
            </w:pPr>
          </w:p>
        </w:tc>
        <w:tc>
          <w:tcPr>
            <w:tcW w:w="288" w:type="dxa"/>
          </w:tcPr>
          <w:p w14:paraId="1653AC3E" w14:textId="77777777" w:rsidR="004C02EF" w:rsidRDefault="004C02EF" w:rsidP="003A4B22">
            <w:pPr>
              <w:pStyle w:val="SyntaxOneOf"/>
            </w:pPr>
          </w:p>
        </w:tc>
        <w:tc>
          <w:tcPr>
            <w:tcW w:w="288" w:type="dxa"/>
          </w:tcPr>
          <w:p w14:paraId="230391AE" w14:textId="77777777" w:rsidR="004C02EF" w:rsidRDefault="004C02EF" w:rsidP="003A4B22">
            <w:pPr>
              <w:pStyle w:val="SyntaxOneOf"/>
            </w:pPr>
          </w:p>
        </w:tc>
        <w:tc>
          <w:tcPr>
            <w:tcW w:w="288" w:type="dxa"/>
          </w:tcPr>
          <w:p w14:paraId="5AF87ACE" w14:textId="77777777" w:rsidR="004C02EF" w:rsidRDefault="004C02EF" w:rsidP="003A4B22">
            <w:pPr>
              <w:pStyle w:val="SyntaxOneOf"/>
            </w:pPr>
          </w:p>
        </w:tc>
        <w:tc>
          <w:tcPr>
            <w:tcW w:w="288" w:type="dxa"/>
          </w:tcPr>
          <w:p w14:paraId="098C0C54" w14:textId="77777777" w:rsidR="004C02EF" w:rsidRDefault="004C02EF" w:rsidP="003A4B22">
            <w:pPr>
              <w:pStyle w:val="SyntaxOneOf"/>
            </w:pPr>
          </w:p>
        </w:tc>
        <w:tc>
          <w:tcPr>
            <w:tcW w:w="288" w:type="dxa"/>
          </w:tcPr>
          <w:p w14:paraId="5CC19DAC" w14:textId="77777777" w:rsidR="004C02EF" w:rsidRDefault="004C02EF" w:rsidP="003A4B22">
            <w:pPr>
              <w:pStyle w:val="SyntaxOneOf"/>
            </w:pPr>
          </w:p>
        </w:tc>
      </w:tr>
    </w:tbl>
    <w:p w14:paraId="1F667D71" w14:textId="77777777" w:rsidR="004C02EF" w:rsidRDefault="004C02EF" w:rsidP="004C02EF">
      <w:r>
        <w:t xml:space="preserve">The production </w:t>
      </w:r>
      <w:r w:rsidRPr="00E67BE8">
        <w:rPr>
          <w:rFonts w:ascii="Times New Roman" w:hAnsi="Times New Roman"/>
          <w:i/>
        </w:rPr>
        <w:t>CharacterClassEscape</w:t>
      </w:r>
      <w:r>
        <w:t xml:space="preserve"> </w:t>
      </w:r>
      <w:r>
        <w:rPr>
          <w:b/>
        </w:rPr>
        <w:t xml:space="preserve">:: </w:t>
      </w:r>
      <w:r>
        <w:rPr>
          <w:rFonts w:ascii="Courier New" w:hAnsi="Courier New"/>
          <w:b/>
        </w:rPr>
        <w:t>W</w:t>
      </w:r>
      <w:r>
        <w:t xml:space="preserve"> evaluates by returning the set of all characters not included in the set returned by </w:t>
      </w:r>
      <w:r w:rsidRPr="00E67BE8">
        <w:rPr>
          <w:rFonts w:ascii="Times New Roman" w:hAnsi="Times New Roman"/>
          <w:i/>
        </w:rPr>
        <w:t>CharacterClassEscape</w:t>
      </w:r>
      <w:r>
        <w:t xml:space="preserve"> </w:t>
      </w:r>
      <w:r>
        <w:rPr>
          <w:b/>
        </w:rPr>
        <w:t xml:space="preserve">:: </w:t>
      </w:r>
      <w:r>
        <w:rPr>
          <w:rFonts w:ascii="Courier New" w:hAnsi="Courier New"/>
          <w:b/>
        </w:rPr>
        <w:t>w</w:t>
      </w:r>
      <w:r>
        <w:t>.</w:t>
      </w:r>
    </w:p>
    <w:p w14:paraId="39E7230E" w14:textId="77777777" w:rsidR="004C02EF" w:rsidRDefault="004C02EF" w:rsidP="004C02EF">
      <w:pPr>
        <w:pStyle w:val="40"/>
        <w:numPr>
          <w:ilvl w:val="0"/>
          <w:numId w:val="0"/>
        </w:numPr>
      </w:pPr>
      <w:r>
        <w:t>15.10.2.13</w:t>
      </w:r>
      <w:r>
        <w:tab/>
        <w:t>CharacterClass</w:t>
      </w:r>
    </w:p>
    <w:p w14:paraId="7338A31B" w14:textId="77777777" w:rsidR="004C02EF" w:rsidRDefault="004C02EF" w:rsidP="004C02EF">
      <w:r>
        <w:t xml:space="preserve">The production </w:t>
      </w:r>
      <w:r w:rsidRPr="00E67BE8">
        <w:rPr>
          <w:rFonts w:ascii="Times New Roman" w:hAnsi="Times New Roman"/>
          <w:i/>
        </w:rPr>
        <w:t>CharacterClass</w:t>
      </w:r>
      <w:r>
        <w:t xml:space="preserve"> </w:t>
      </w:r>
      <w:r>
        <w:rPr>
          <w:b/>
        </w:rPr>
        <w:t xml:space="preserve">:: </w:t>
      </w:r>
      <w:r>
        <w:rPr>
          <w:rFonts w:ascii="Courier New" w:hAnsi="Courier New"/>
          <w:b/>
        </w:rPr>
        <w:t xml:space="preserve">[ </w:t>
      </w:r>
      <w:r>
        <w:rPr>
          <w:sz w:val="16"/>
        </w:rPr>
        <w:t xml:space="preserve">[lookahead </w:t>
      </w:r>
      <w:r>
        <w:rPr>
          <w:sz w:val="16"/>
        </w:rPr>
        <w:sym w:font="Symbol" w:char="F0CF"/>
      </w:r>
      <w:r>
        <w:rPr>
          <w:sz w:val="16"/>
        </w:rPr>
        <w:t xml:space="preserve"> {</w:t>
      </w:r>
      <w:r>
        <w:rPr>
          <w:b/>
          <w:sz w:val="16"/>
        </w:rPr>
        <w:t>^</w:t>
      </w:r>
      <w:r>
        <w:rPr>
          <w:sz w:val="16"/>
        </w:rPr>
        <w:t>}]</w:t>
      </w:r>
      <w:r>
        <w:rPr>
          <w:rFonts w:ascii="Courier New" w:hAnsi="Courier New"/>
          <w:b/>
        </w:rPr>
        <w:t xml:space="preserve"> </w:t>
      </w:r>
      <w:r w:rsidRPr="00E67BE8">
        <w:rPr>
          <w:rFonts w:ascii="Times New Roman" w:hAnsi="Times New Roman"/>
          <w:i/>
        </w:rPr>
        <w:t>ClassRanges</w:t>
      </w:r>
      <w:r>
        <w:rPr>
          <w:rFonts w:ascii="Courier New" w:hAnsi="Courier New"/>
          <w:b/>
        </w:rPr>
        <w:t xml:space="preserve"> ]</w:t>
      </w:r>
      <w:r>
        <w:t xml:space="preserve"> evaluates by evaluating </w:t>
      </w:r>
      <w:r w:rsidRPr="00E67BE8">
        <w:rPr>
          <w:rFonts w:ascii="Times New Roman" w:hAnsi="Times New Roman"/>
          <w:i/>
        </w:rPr>
        <w:t>ClassRanges</w:t>
      </w:r>
      <w:r>
        <w:t xml:space="preserve"> to obtain a CharSet and returning that CharSet and the Boolean </w:t>
      </w:r>
      <w:r>
        <w:rPr>
          <w:b/>
        </w:rPr>
        <w:t>false</w:t>
      </w:r>
      <w:r>
        <w:t>.</w:t>
      </w:r>
    </w:p>
    <w:p w14:paraId="5ED62689" w14:textId="77777777" w:rsidR="004C02EF" w:rsidRDefault="004C02EF" w:rsidP="004C02EF">
      <w:r>
        <w:t xml:space="preserve">The production </w:t>
      </w:r>
      <w:r w:rsidRPr="00E67BE8">
        <w:rPr>
          <w:rFonts w:ascii="Times New Roman" w:hAnsi="Times New Roman"/>
          <w:i/>
        </w:rPr>
        <w:t>CharacterClass</w:t>
      </w:r>
      <w:r>
        <w:t xml:space="preserve">  </w:t>
      </w:r>
      <w:r>
        <w:rPr>
          <w:b/>
        </w:rPr>
        <w:t xml:space="preserve">:: </w:t>
      </w:r>
      <w:r>
        <w:rPr>
          <w:rFonts w:ascii="Courier New" w:hAnsi="Courier New"/>
          <w:b/>
        </w:rPr>
        <w:t xml:space="preserve">[ ^ </w:t>
      </w:r>
      <w:r w:rsidRPr="00E67BE8">
        <w:rPr>
          <w:rFonts w:ascii="Times New Roman" w:hAnsi="Times New Roman"/>
          <w:i/>
        </w:rPr>
        <w:t>ClassRanges</w:t>
      </w:r>
      <w:r>
        <w:rPr>
          <w:rFonts w:ascii="Courier New" w:hAnsi="Courier New"/>
          <w:b/>
        </w:rPr>
        <w:t xml:space="preserve"> ]</w:t>
      </w:r>
      <w:r>
        <w:t xml:space="preserve"> evaluates by evaluating </w:t>
      </w:r>
      <w:r w:rsidRPr="00E67BE8">
        <w:rPr>
          <w:rFonts w:ascii="Times New Roman" w:hAnsi="Times New Roman"/>
          <w:i/>
        </w:rPr>
        <w:t>ClassRanges</w:t>
      </w:r>
      <w:r>
        <w:t xml:space="preserve"> to obtain a CharSet and returning that CharSet and the Boolean </w:t>
      </w:r>
      <w:r>
        <w:rPr>
          <w:b/>
        </w:rPr>
        <w:t>true</w:t>
      </w:r>
      <w:r>
        <w:t>.</w:t>
      </w:r>
    </w:p>
    <w:p w14:paraId="58914CFB" w14:textId="77777777" w:rsidR="004C02EF" w:rsidRDefault="004C02EF" w:rsidP="004C02EF">
      <w:pPr>
        <w:pStyle w:val="40"/>
        <w:numPr>
          <w:ilvl w:val="0"/>
          <w:numId w:val="0"/>
        </w:numPr>
      </w:pPr>
      <w:r>
        <w:t>15.10.2.14</w:t>
      </w:r>
      <w:r>
        <w:tab/>
        <w:t>ClassRanges</w:t>
      </w:r>
    </w:p>
    <w:p w14:paraId="594312A6" w14:textId="77777777" w:rsidR="004C02EF" w:rsidRDefault="004C02EF" w:rsidP="004C02EF">
      <w:r>
        <w:t xml:space="preserve">The production </w:t>
      </w:r>
      <w:r w:rsidRPr="00E67BE8">
        <w:rPr>
          <w:rFonts w:ascii="Times New Roman" w:hAnsi="Times New Roman"/>
          <w:i/>
        </w:rPr>
        <w:t>ClassRanges</w:t>
      </w:r>
      <w:r w:rsidRPr="00C226F6">
        <w:rPr>
          <w:rFonts w:ascii="Courier New" w:hAnsi="Courier New"/>
          <w:b/>
        </w:rPr>
        <w:t xml:space="preserve"> </w:t>
      </w:r>
      <w:r>
        <w:rPr>
          <w:b/>
        </w:rPr>
        <w:t xml:space="preserve">:: </w:t>
      </w:r>
      <w:r>
        <w:rPr>
          <w:sz w:val="16"/>
        </w:rPr>
        <w:t>[empty]</w:t>
      </w:r>
      <w:r>
        <w:t xml:space="preserve"> evaluates by returning the empty CharSet.</w:t>
      </w:r>
    </w:p>
    <w:p w14:paraId="7D2F3F7F" w14:textId="77777777" w:rsidR="004C02EF" w:rsidRDefault="004C02EF" w:rsidP="004C02EF">
      <w:r>
        <w:t xml:space="preserve">The production </w:t>
      </w:r>
      <w:r w:rsidRPr="00E67BE8">
        <w:rPr>
          <w:rFonts w:ascii="Times New Roman" w:hAnsi="Times New Roman"/>
          <w:i/>
        </w:rPr>
        <w:t>ClassRanges</w:t>
      </w:r>
      <w:r w:rsidRPr="00C226F6">
        <w:rPr>
          <w:rFonts w:ascii="Courier New" w:hAnsi="Courier New"/>
          <w:b/>
        </w:rPr>
        <w:t xml:space="preserve"> </w:t>
      </w:r>
      <w:r>
        <w:rPr>
          <w:b/>
        </w:rPr>
        <w:t xml:space="preserve">:: </w:t>
      </w:r>
      <w:r w:rsidRPr="00E67BE8">
        <w:rPr>
          <w:rFonts w:ascii="Times New Roman" w:hAnsi="Times New Roman"/>
          <w:i/>
        </w:rPr>
        <w:t>NonemptyClassRanges</w:t>
      </w:r>
      <w:r>
        <w:t xml:space="preserve"> evaluates by evaluating </w:t>
      </w:r>
      <w:r w:rsidRPr="00E67BE8">
        <w:rPr>
          <w:rFonts w:ascii="Times New Roman" w:hAnsi="Times New Roman"/>
          <w:i/>
        </w:rPr>
        <w:t>NonemptyClassRanges</w:t>
      </w:r>
      <w:r>
        <w:t xml:space="preserve"> to obtain a CharSet and returning that CharSet.</w:t>
      </w:r>
    </w:p>
    <w:p w14:paraId="18A3D922" w14:textId="77777777" w:rsidR="004C02EF" w:rsidRDefault="004C02EF" w:rsidP="004C02EF">
      <w:pPr>
        <w:pStyle w:val="40"/>
        <w:numPr>
          <w:ilvl w:val="0"/>
          <w:numId w:val="0"/>
        </w:numPr>
      </w:pPr>
      <w:bookmarkStart w:id="8286" w:name="_Ref463788134"/>
      <w:r>
        <w:t>15.10.2.15</w:t>
      </w:r>
      <w:r>
        <w:tab/>
        <w:t>NonemptyClassRanges</w:t>
      </w:r>
      <w:bookmarkEnd w:id="8286"/>
    </w:p>
    <w:p w14:paraId="60CDB9B4" w14:textId="77777777" w:rsidR="004C02EF" w:rsidRDefault="004C02EF" w:rsidP="004C02EF">
      <w:r>
        <w:t xml:space="preserve">The production </w:t>
      </w:r>
      <w:r w:rsidRPr="00E67BE8">
        <w:rPr>
          <w:rFonts w:ascii="Times New Roman" w:hAnsi="Times New Roman"/>
          <w:i/>
        </w:rPr>
        <w:t>NonemptyClassRanges</w:t>
      </w:r>
      <w:r>
        <w:t xml:space="preserve"> </w:t>
      </w:r>
      <w:r>
        <w:rPr>
          <w:b/>
        </w:rPr>
        <w:t xml:space="preserve">:: </w:t>
      </w:r>
      <w:r w:rsidRPr="00E67BE8">
        <w:rPr>
          <w:rFonts w:ascii="Times New Roman" w:hAnsi="Times New Roman"/>
          <w:i/>
        </w:rPr>
        <w:t>ClassAtom</w:t>
      </w:r>
      <w:r>
        <w:t xml:space="preserve"> evaluates by evaluating </w:t>
      </w:r>
      <w:r w:rsidRPr="00E67BE8">
        <w:rPr>
          <w:rFonts w:ascii="Times New Roman" w:hAnsi="Times New Roman"/>
          <w:i/>
        </w:rPr>
        <w:t>ClassAtom</w:t>
      </w:r>
      <w:r>
        <w:t xml:space="preserve"> to obtain a CharSet and returning that CharSet.</w:t>
      </w:r>
    </w:p>
    <w:p w14:paraId="4F5A0BC0" w14:textId="77777777" w:rsidR="004C02EF" w:rsidRDefault="004C02EF" w:rsidP="004C02EF">
      <w:r>
        <w:t xml:space="preserve">The production </w:t>
      </w:r>
      <w:r w:rsidRPr="00612C55">
        <w:rPr>
          <w:rFonts w:ascii="Times New Roman" w:hAnsi="Times New Roman"/>
          <w:i/>
        </w:rPr>
        <w:t>NonemptyClassRanges</w:t>
      </w:r>
      <w:r>
        <w:t xml:space="preserve"> </w:t>
      </w:r>
      <w:r>
        <w:rPr>
          <w:b/>
        </w:rPr>
        <w:t xml:space="preserve">:: </w:t>
      </w:r>
      <w:r w:rsidRPr="00612C55">
        <w:rPr>
          <w:rFonts w:ascii="Times New Roman" w:hAnsi="Times New Roman"/>
          <w:i/>
        </w:rPr>
        <w:t>ClassAtom</w:t>
      </w:r>
      <w:r>
        <w:t xml:space="preserve"> </w:t>
      </w:r>
      <w:r w:rsidRPr="00612C55">
        <w:rPr>
          <w:rFonts w:ascii="Times New Roman" w:hAnsi="Times New Roman"/>
          <w:i/>
        </w:rPr>
        <w:t>NonemptyClassRangesNoDash</w:t>
      </w:r>
      <w:r>
        <w:t xml:space="preserve"> evaluates as follows:</w:t>
      </w:r>
    </w:p>
    <w:p w14:paraId="4C81AB07" w14:textId="77777777" w:rsidR="004C02EF" w:rsidRPr="006E038E" w:rsidRDefault="004C02EF" w:rsidP="004C02EF">
      <w:pPr>
        <w:pStyle w:val="Alg4"/>
        <w:numPr>
          <w:ilvl w:val="0"/>
          <w:numId w:val="324"/>
        </w:numPr>
      </w:pPr>
      <w:r w:rsidRPr="006E038E">
        <w:t xml:space="preserve">Evaluate </w:t>
      </w:r>
      <w:r w:rsidRPr="00E67BE8">
        <w:rPr>
          <w:i/>
        </w:rPr>
        <w:t>ClassAtom</w:t>
      </w:r>
      <w:r w:rsidRPr="006E038E">
        <w:t xml:space="preserve"> to obtain a CharSet </w:t>
      </w:r>
      <w:r w:rsidRPr="00E67BE8">
        <w:rPr>
          <w:i/>
        </w:rPr>
        <w:t>A</w:t>
      </w:r>
      <w:r w:rsidRPr="006E038E">
        <w:t>.</w:t>
      </w:r>
    </w:p>
    <w:p w14:paraId="258B0310" w14:textId="77777777" w:rsidR="004C02EF" w:rsidRPr="006E038E" w:rsidRDefault="004C02EF" w:rsidP="004C02EF">
      <w:pPr>
        <w:pStyle w:val="Alg4"/>
        <w:numPr>
          <w:ilvl w:val="0"/>
          <w:numId w:val="324"/>
        </w:numPr>
      </w:pPr>
      <w:r w:rsidRPr="006E038E">
        <w:t xml:space="preserve">Evaluate </w:t>
      </w:r>
      <w:r w:rsidRPr="00E67BE8">
        <w:rPr>
          <w:i/>
        </w:rPr>
        <w:t>NonemptyClassRangesNoDash</w:t>
      </w:r>
      <w:r w:rsidRPr="006E038E">
        <w:t xml:space="preserve"> to obtain a CharSet </w:t>
      </w:r>
      <w:r w:rsidRPr="00E67BE8">
        <w:rPr>
          <w:i/>
        </w:rPr>
        <w:t>B</w:t>
      </w:r>
      <w:r w:rsidRPr="006E038E">
        <w:t>.</w:t>
      </w:r>
    </w:p>
    <w:p w14:paraId="61013648" w14:textId="77777777" w:rsidR="004C02EF" w:rsidRPr="006E038E" w:rsidRDefault="004C02EF" w:rsidP="004C02EF">
      <w:pPr>
        <w:pStyle w:val="Alg4"/>
        <w:numPr>
          <w:ilvl w:val="0"/>
          <w:numId w:val="324"/>
        </w:numPr>
        <w:spacing w:after="220"/>
      </w:pPr>
      <w:r w:rsidRPr="006E038E">
        <w:t xml:space="preserve">Return the union of CharSets </w:t>
      </w:r>
      <w:r w:rsidRPr="00E67BE8">
        <w:rPr>
          <w:i/>
        </w:rPr>
        <w:t>A</w:t>
      </w:r>
      <w:r w:rsidRPr="006E038E">
        <w:t xml:space="preserve"> and </w:t>
      </w:r>
      <w:r w:rsidRPr="00E67BE8">
        <w:rPr>
          <w:i/>
        </w:rPr>
        <w:t>B</w:t>
      </w:r>
      <w:r w:rsidRPr="006E038E">
        <w:t>.</w:t>
      </w:r>
    </w:p>
    <w:p w14:paraId="068C4E36" w14:textId="77777777" w:rsidR="004C02EF" w:rsidRDefault="004C02EF" w:rsidP="004C02EF">
      <w:r>
        <w:t xml:space="preserve">The production </w:t>
      </w:r>
      <w:r w:rsidRPr="00612C55">
        <w:rPr>
          <w:rFonts w:ascii="Times New Roman" w:hAnsi="Times New Roman"/>
          <w:i/>
        </w:rPr>
        <w:t>NonemptyClassRanges</w:t>
      </w:r>
      <w:r>
        <w:t xml:space="preserve"> </w:t>
      </w:r>
      <w:r>
        <w:rPr>
          <w:b/>
        </w:rPr>
        <w:t xml:space="preserve">:: </w:t>
      </w:r>
      <w:r w:rsidRPr="00612C55">
        <w:rPr>
          <w:rFonts w:ascii="Times New Roman" w:hAnsi="Times New Roman"/>
          <w:i/>
        </w:rPr>
        <w:t>ClassAtom</w:t>
      </w:r>
      <w:r>
        <w:rPr>
          <w:rFonts w:ascii="Courier New" w:hAnsi="Courier New"/>
          <w:b/>
        </w:rPr>
        <w:t xml:space="preserve"> - </w:t>
      </w:r>
      <w:r w:rsidRPr="00612C55">
        <w:rPr>
          <w:rFonts w:ascii="Times New Roman" w:hAnsi="Times New Roman"/>
          <w:i/>
        </w:rPr>
        <w:t>ClassAtom</w:t>
      </w:r>
      <w:r>
        <w:t xml:space="preserve"> </w:t>
      </w:r>
      <w:r w:rsidRPr="00612C55">
        <w:rPr>
          <w:rFonts w:ascii="Times New Roman" w:hAnsi="Times New Roman"/>
          <w:i/>
        </w:rPr>
        <w:t>ClassRanges</w:t>
      </w:r>
      <w:r>
        <w:t xml:space="preserve"> evaluates as follows:</w:t>
      </w:r>
    </w:p>
    <w:p w14:paraId="4FA1303A" w14:textId="77777777" w:rsidR="004C02EF" w:rsidRPr="006E038E" w:rsidRDefault="004C02EF" w:rsidP="004C02EF">
      <w:pPr>
        <w:pStyle w:val="Alg4"/>
        <w:numPr>
          <w:ilvl w:val="0"/>
          <w:numId w:val="323"/>
        </w:numPr>
      </w:pPr>
      <w:r w:rsidRPr="006E038E">
        <w:t xml:space="preserve">Evaluate the first </w:t>
      </w:r>
      <w:r w:rsidRPr="00E67BE8">
        <w:rPr>
          <w:i/>
        </w:rPr>
        <w:t>ClassAtom</w:t>
      </w:r>
      <w:r w:rsidRPr="006E038E">
        <w:t xml:space="preserve"> to obtain a CharSet </w:t>
      </w:r>
      <w:r w:rsidRPr="00E67BE8">
        <w:rPr>
          <w:i/>
        </w:rPr>
        <w:t>A</w:t>
      </w:r>
      <w:r w:rsidRPr="006E038E">
        <w:t>.</w:t>
      </w:r>
    </w:p>
    <w:p w14:paraId="75C40D44" w14:textId="77777777" w:rsidR="004C02EF" w:rsidRPr="006E038E" w:rsidRDefault="004C02EF" w:rsidP="004C02EF">
      <w:pPr>
        <w:pStyle w:val="Alg4"/>
        <w:numPr>
          <w:ilvl w:val="0"/>
          <w:numId w:val="323"/>
        </w:numPr>
      </w:pPr>
      <w:r w:rsidRPr="006E038E">
        <w:t xml:space="preserve">Evaluate the second </w:t>
      </w:r>
      <w:r w:rsidRPr="00E67BE8">
        <w:rPr>
          <w:i/>
        </w:rPr>
        <w:t>ClassAtom</w:t>
      </w:r>
      <w:r w:rsidRPr="006E038E">
        <w:t xml:space="preserve"> to obtain a CharSet </w:t>
      </w:r>
      <w:r w:rsidRPr="00E67BE8">
        <w:rPr>
          <w:i/>
        </w:rPr>
        <w:t>B</w:t>
      </w:r>
      <w:r w:rsidRPr="006E038E">
        <w:t>.</w:t>
      </w:r>
    </w:p>
    <w:p w14:paraId="7D3DCEA1" w14:textId="77777777" w:rsidR="004C02EF" w:rsidRPr="006E038E" w:rsidRDefault="004C02EF" w:rsidP="004C02EF">
      <w:pPr>
        <w:pStyle w:val="Alg4"/>
        <w:numPr>
          <w:ilvl w:val="0"/>
          <w:numId w:val="323"/>
        </w:numPr>
      </w:pPr>
      <w:r w:rsidRPr="006E038E">
        <w:t xml:space="preserve">Evaluate </w:t>
      </w:r>
      <w:r w:rsidRPr="00E67BE8">
        <w:rPr>
          <w:i/>
        </w:rPr>
        <w:t>ClassRanges</w:t>
      </w:r>
      <w:r w:rsidRPr="006E038E">
        <w:t xml:space="preserve"> to obtain a CharSet </w:t>
      </w:r>
      <w:r w:rsidRPr="00E67BE8">
        <w:rPr>
          <w:i/>
        </w:rPr>
        <w:t>C</w:t>
      </w:r>
      <w:r w:rsidRPr="006E038E">
        <w:t>.</w:t>
      </w:r>
    </w:p>
    <w:p w14:paraId="472CEA1A" w14:textId="77777777" w:rsidR="004C02EF" w:rsidRPr="006E038E" w:rsidRDefault="004C02EF" w:rsidP="004C02EF">
      <w:pPr>
        <w:pStyle w:val="Alg4"/>
        <w:numPr>
          <w:ilvl w:val="0"/>
          <w:numId w:val="323"/>
        </w:numPr>
      </w:pPr>
      <w:r w:rsidRPr="006E038E">
        <w:t xml:space="preserve">Call </w:t>
      </w:r>
      <w:r w:rsidRPr="00E67BE8">
        <w:rPr>
          <w:i/>
        </w:rPr>
        <w:t>CharacterRange</w:t>
      </w:r>
      <w:r w:rsidRPr="006E038E">
        <w:t>(</w:t>
      </w:r>
      <w:r w:rsidRPr="00E67BE8">
        <w:rPr>
          <w:i/>
        </w:rPr>
        <w:t>A</w:t>
      </w:r>
      <w:r w:rsidRPr="006E038E">
        <w:t xml:space="preserve">, </w:t>
      </w:r>
      <w:r w:rsidRPr="00E67BE8">
        <w:rPr>
          <w:i/>
        </w:rPr>
        <w:t>B</w:t>
      </w:r>
      <w:r w:rsidRPr="006E038E">
        <w:t xml:space="preserve">) and let </w:t>
      </w:r>
      <w:r w:rsidRPr="00E67BE8">
        <w:rPr>
          <w:i/>
        </w:rPr>
        <w:t>D</w:t>
      </w:r>
      <w:r w:rsidRPr="006E038E">
        <w:t xml:space="preserve"> be the resulting CharSet.</w:t>
      </w:r>
    </w:p>
    <w:p w14:paraId="211DCBC7" w14:textId="77777777" w:rsidR="004C02EF" w:rsidRPr="006E038E" w:rsidRDefault="004C02EF" w:rsidP="004C02EF">
      <w:pPr>
        <w:pStyle w:val="Alg4"/>
        <w:numPr>
          <w:ilvl w:val="0"/>
          <w:numId w:val="323"/>
        </w:numPr>
        <w:spacing w:after="220"/>
      </w:pPr>
      <w:r w:rsidRPr="006E038E">
        <w:t xml:space="preserve">Return the union of CharSets </w:t>
      </w:r>
      <w:r w:rsidRPr="00E67BE8">
        <w:rPr>
          <w:i/>
        </w:rPr>
        <w:t>D</w:t>
      </w:r>
      <w:r w:rsidRPr="006E038E">
        <w:t xml:space="preserve"> and </w:t>
      </w:r>
      <w:r w:rsidRPr="00E67BE8">
        <w:rPr>
          <w:i/>
        </w:rPr>
        <w:t>C</w:t>
      </w:r>
      <w:r w:rsidRPr="006E038E">
        <w:t>.</w:t>
      </w:r>
    </w:p>
    <w:p w14:paraId="0F1F4D17" w14:textId="77777777" w:rsidR="004C02EF" w:rsidRDefault="004C02EF" w:rsidP="004C02EF">
      <w:r>
        <w:t xml:space="preserve">The abstract operation </w:t>
      </w:r>
      <w:r w:rsidRPr="00E67BE8">
        <w:rPr>
          <w:rFonts w:ascii="Times New Roman" w:hAnsi="Times New Roman"/>
          <w:i/>
        </w:rPr>
        <w:t>CharacterRange</w:t>
      </w:r>
      <w:r>
        <w:t xml:space="preserve"> takes two CharSet parameters </w:t>
      </w:r>
      <w:r w:rsidRPr="00E67BE8">
        <w:rPr>
          <w:rFonts w:ascii="Times New Roman" w:hAnsi="Times New Roman"/>
          <w:i/>
        </w:rPr>
        <w:t>A</w:t>
      </w:r>
      <w:r>
        <w:t xml:space="preserve"> and </w:t>
      </w:r>
      <w:r w:rsidRPr="00E67BE8">
        <w:rPr>
          <w:rFonts w:ascii="Times New Roman" w:hAnsi="Times New Roman"/>
          <w:i/>
        </w:rPr>
        <w:t>B</w:t>
      </w:r>
      <w:r>
        <w:t xml:space="preserve"> and performs the following:</w:t>
      </w:r>
    </w:p>
    <w:p w14:paraId="3EDD1CE2" w14:textId="77777777" w:rsidR="004C02EF" w:rsidRPr="006E038E" w:rsidRDefault="004C02EF" w:rsidP="004C02EF">
      <w:pPr>
        <w:pStyle w:val="Alg4"/>
        <w:numPr>
          <w:ilvl w:val="0"/>
          <w:numId w:val="322"/>
        </w:numPr>
      </w:pPr>
      <w:r w:rsidRPr="006E038E">
        <w:t xml:space="preserve">If </w:t>
      </w:r>
      <w:r w:rsidRPr="00E67BE8">
        <w:rPr>
          <w:i/>
        </w:rPr>
        <w:t>A</w:t>
      </w:r>
      <w:r w:rsidRPr="006E038E">
        <w:t xml:space="preserve"> does not contain exactly one character or </w:t>
      </w:r>
      <w:r w:rsidRPr="00E67BE8">
        <w:rPr>
          <w:i/>
        </w:rPr>
        <w:t>B</w:t>
      </w:r>
      <w:r w:rsidRPr="006E038E">
        <w:t xml:space="preserve"> does not contain exactly one character then throw a </w:t>
      </w:r>
      <w:r w:rsidRPr="006E038E">
        <w:rPr>
          <w:b/>
        </w:rPr>
        <w:t>SyntaxError</w:t>
      </w:r>
      <w:r w:rsidRPr="006E038E">
        <w:t xml:space="preserve"> exception.</w:t>
      </w:r>
    </w:p>
    <w:p w14:paraId="43A9E66A" w14:textId="77777777" w:rsidR="004C02EF" w:rsidRPr="006E038E" w:rsidRDefault="004C02EF" w:rsidP="004C02EF">
      <w:pPr>
        <w:pStyle w:val="Alg4"/>
        <w:numPr>
          <w:ilvl w:val="0"/>
          <w:numId w:val="322"/>
        </w:numPr>
      </w:pPr>
      <w:r w:rsidRPr="006E038E">
        <w:t xml:space="preserve">Let </w:t>
      </w:r>
      <w:r w:rsidRPr="00E67BE8">
        <w:rPr>
          <w:i/>
        </w:rPr>
        <w:t>a</w:t>
      </w:r>
      <w:r w:rsidRPr="006E038E">
        <w:t xml:space="preserve"> be the one character in CharSet </w:t>
      </w:r>
      <w:r w:rsidRPr="00E67BE8">
        <w:rPr>
          <w:i/>
        </w:rPr>
        <w:t>A</w:t>
      </w:r>
      <w:r w:rsidRPr="006E038E">
        <w:t>.</w:t>
      </w:r>
    </w:p>
    <w:p w14:paraId="67F941F4" w14:textId="77777777" w:rsidR="004C02EF" w:rsidRPr="006E038E" w:rsidRDefault="004C02EF" w:rsidP="004C02EF">
      <w:pPr>
        <w:pStyle w:val="Alg4"/>
        <w:numPr>
          <w:ilvl w:val="0"/>
          <w:numId w:val="322"/>
        </w:numPr>
      </w:pPr>
      <w:r w:rsidRPr="006E038E">
        <w:t xml:space="preserve">Let </w:t>
      </w:r>
      <w:r w:rsidRPr="00E67BE8">
        <w:rPr>
          <w:i/>
        </w:rPr>
        <w:t>b</w:t>
      </w:r>
      <w:r w:rsidRPr="006E038E">
        <w:t xml:space="preserve"> be the one character in CharSet </w:t>
      </w:r>
      <w:r w:rsidRPr="00E67BE8">
        <w:rPr>
          <w:i/>
        </w:rPr>
        <w:t>B</w:t>
      </w:r>
      <w:r w:rsidRPr="006E038E">
        <w:t>.</w:t>
      </w:r>
    </w:p>
    <w:p w14:paraId="6064187D" w14:textId="77777777" w:rsidR="004C02EF" w:rsidRPr="006E038E" w:rsidRDefault="004C02EF" w:rsidP="004C02EF">
      <w:pPr>
        <w:pStyle w:val="Alg4"/>
        <w:numPr>
          <w:ilvl w:val="0"/>
          <w:numId w:val="322"/>
        </w:numPr>
      </w:pPr>
      <w:r w:rsidRPr="006E038E">
        <w:t xml:space="preserve">Let </w:t>
      </w:r>
      <w:r w:rsidRPr="00E67BE8">
        <w:rPr>
          <w:i/>
        </w:rPr>
        <w:t>i</w:t>
      </w:r>
      <w:r w:rsidRPr="006E038E">
        <w:t xml:space="preserve"> be the code unit value of character </w:t>
      </w:r>
      <w:r w:rsidRPr="00E67BE8">
        <w:rPr>
          <w:i/>
        </w:rPr>
        <w:t>a</w:t>
      </w:r>
      <w:r w:rsidRPr="006E038E">
        <w:t>.</w:t>
      </w:r>
    </w:p>
    <w:p w14:paraId="7B0C4DFF" w14:textId="77777777" w:rsidR="004C02EF" w:rsidRPr="006E038E" w:rsidRDefault="004C02EF" w:rsidP="004C02EF">
      <w:pPr>
        <w:pStyle w:val="Alg4"/>
        <w:numPr>
          <w:ilvl w:val="0"/>
          <w:numId w:val="322"/>
        </w:numPr>
      </w:pPr>
      <w:r w:rsidRPr="006E038E">
        <w:t xml:space="preserve">Let </w:t>
      </w:r>
      <w:r w:rsidRPr="00E67BE8">
        <w:rPr>
          <w:i/>
        </w:rPr>
        <w:t>j</w:t>
      </w:r>
      <w:r w:rsidRPr="006E038E">
        <w:t xml:space="preserve"> be the code unit value of character </w:t>
      </w:r>
      <w:r w:rsidRPr="00E67BE8">
        <w:rPr>
          <w:i/>
        </w:rPr>
        <w:t>b</w:t>
      </w:r>
      <w:r w:rsidRPr="006E038E">
        <w:t>.</w:t>
      </w:r>
    </w:p>
    <w:p w14:paraId="221920A1" w14:textId="77777777" w:rsidR="004C02EF" w:rsidRPr="006E038E" w:rsidRDefault="004C02EF" w:rsidP="004C02EF">
      <w:pPr>
        <w:pStyle w:val="Alg4"/>
        <w:numPr>
          <w:ilvl w:val="0"/>
          <w:numId w:val="322"/>
        </w:numPr>
      </w:pPr>
      <w:r w:rsidRPr="006E038E">
        <w:t xml:space="preserve">If </w:t>
      </w:r>
      <w:r w:rsidRPr="00E67BE8">
        <w:rPr>
          <w:i/>
        </w:rPr>
        <w:t xml:space="preserve">i </w:t>
      </w:r>
      <w:r w:rsidRPr="006E038E">
        <w:t xml:space="preserve">&gt; </w:t>
      </w:r>
      <w:r w:rsidRPr="00E67BE8">
        <w:rPr>
          <w:i/>
        </w:rPr>
        <w:t>j</w:t>
      </w:r>
      <w:r w:rsidRPr="006E038E">
        <w:t xml:space="preserve"> then throw a </w:t>
      </w:r>
      <w:r w:rsidRPr="006E038E">
        <w:rPr>
          <w:b/>
        </w:rPr>
        <w:t>SyntaxError</w:t>
      </w:r>
      <w:r w:rsidRPr="006E038E">
        <w:t xml:space="preserve"> exception.</w:t>
      </w:r>
    </w:p>
    <w:p w14:paraId="39059708" w14:textId="77777777" w:rsidR="004C02EF" w:rsidRPr="006E038E" w:rsidRDefault="004C02EF" w:rsidP="004C02EF">
      <w:pPr>
        <w:pStyle w:val="Alg4"/>
        <w:numPr>
          <w:ilvl w:val="0"/>
          <w:numId w:val="322"/>
        </w:numPr>
        <w:spacing w:after="220"/>
      </w:pPr>
      <w:r w:rsidRPr="006E038E">
        <w:t xml:space="preserve">Return the set containing all characters numbered </w:t>
      </w:r>
      <w:r w:rsidRPr="00E67BE8">
        <w:rPr>
          <w:i/>
        </w:rPr>
        <w:t>i</w:t>
      </w:r>
      <w:r w:rsidRPr="006E038E">
        <w:t xml:space="preserve"> through </w:t>
      </w:r>
      <w:r w:rsidRPr="00E67BE8">
        <w:rPr>
          <w:i/>
        </w:rPr>
        <w:t>j</w:t>
      </w:r>
      <w:r w:rsidRPr="006E038E">
        <w:t>, inclusive.</w:t>
      </w:r>
    </w:p>
    <w:p w14:paraId="267FDFE1" w14:textId="77777777" w:rsidR="004C02EF" w:rsidRDefault="004C02EF" w:rsidP="004C02EF">
      <w:pPr>
        <w:pStyle w:val="40"/>
        <w:numPr>
          <w:ilvl w:val="0"/>
          <w:numId w:val="0"/>
        </w:numPr>
      </w:pPr>
      <w:r>
        <w:t>15.10.2.16</w:t>
      </w:r>
      <w:r>
        <w:tab/>
        <w:t>NonemptyClassRangesNoDash</w:t>
      </w:r>
    </w:p>
    <w:p w14:paraId="12BC89A4" w14:textId="77777777" w:rsidR="004C02EF" w:rsidRDefault="004C02EF" w:rsidP="004C02EF">
      <w:r>
        <w:t xml:space="preserve">The production </w:t>
      </w:r>
      <w:r w:rsidRPr="00E67BE8">
        <w:rPr>
          <w:rFonts w:ascii="Times New Roman" w:hAnsi="Times New Roman"/>
          <w:i/>
        </w:rPr>
        <w:t>NonemptyClassRangesNoDash</w:t>
      </w:r>
      <w:r>
        <w:t xml:space="preserve"> </w:t>
      </w:r>
      <w:r>
        <w:rPr>
          <w:b/>
        </w:rPr>
        <w:t xml:space="preserve">:: </w:t>
      </w:r>
      <w:r w:rsidRPr="00E67BE8">
        <w:rPr>
          <w:rFonts w:ascii="Times New Roman" w:hAnsi="Times New Roman"/>
          <w:i/>
        </w:rPr>
        <w:t>ClassAtom</w:t>
      </w:r>
      <w:r>
        <w:t xml:space="preserve"> evaluates by evaluating </w:t>
      </w:r>
      <w:r w:rsidRPr="00E67BE8">
        <w:rPr>
          <w:rFonts w:ascii="Times New Roman" w:hAnsi="Times New Roman"/>
          <w:i/>
        </w:rPr>
        <w:t>ClassAtom</w:t>
      </w:r>
      <w:r>
        <w:t xml:space="preserve"> to obtain a CharSet and returning that CharSet.</w:t>
      </w:r>
    </w:p>
    <w:p w14:paraId="65F91651" w14:textId="77777777" w:rsidR="004C02EF" w:rsidRDefault="004C02EF" w:rsidP="004C02EF">
      <w:r>
        <w:t xml:space="preserve">The production </w:t>
      </w:r>
      <w:r w:rsidRPr="006E038E">
        <w:rPr>
          <w:rStyle w:val="bnf"/>
        </w:rPr>
        <w:t>NonemptyClassRangesNoDash</w:t>
      </w:r>
      <w:r>
        <w:t xml:space="preserve"> </w:t>
      </w:r>
      <w:r>
        <w:rPr>
          <w:b/>
        </w:rPr>
        <w:t xml:space="preserve">:: </w:t>
      </w:r>
      <w:r w:rsidRPr="006E038E">
        <w:rPr>
          <w:rStyle w:val="bnf"/>
        </w:rPr>
        <w:t>ClassAtomNoDash</w:t>
      </w:r>
      <w:r>
        <w:t xml:space="preserve"> </w:t>
      </w:r>
      <w:r w:rsidRPr="006E038E">
        <w:rPr>
          <w:rStyle w:val="bnf"/>
        </w:rPr>
        <w:t>NonemptyClassRangesNoDash</w:t>
      </w:r>
      <w:r>
        <w:t xml:space="preserve"> evaluates as follows:</w:t>
      </w:r>
    </w:p>
    <w:p w14:paraId="1FDA150B" w14:textId="77777777" w:rsidR="004C02EF" w:rsidRPr="006E038E" w:rsidRDefault="004C02EF" w:rsidP="004C02EF">
      <w:pPr>
        <w:pStyle w:val="Alg4"/>
        <w:numPr>
          <w:ilvl w:val="0"/>
          <w:numId w:val="326"/>
        </w:numPr>
      </w:pPr>
      <w:r w:rsidRPr="006E038E">
        <w:t xml:space="preserve">Evaluate </w:t>
      </w:r>
      <w:r w:rsidRPr="00E67BE8">
        <w:rPr>
          <w:i/>
        </w:rPr>
        <w:t>ClassAtomNoDash</w:t>
      </w:r>
      <w:r w:rsidRPr="006E038E">
        <w:t xml:space="preserve"> to obtain a CharSet </w:t>
      </w:r>
      <w:r w:rsidRPr="00E67BE8">
        <w:rPr>
          <w:i/>
        </w:rPr>
        <w:t>A</w:t>
      </w:r>
      <w:r w:rsidRPr="006E038E">
        <w:t>.</w:t>
      </w:r>
    </w:p>
    <w:p w14:paraId="0C6604E4" w14:textId="77777777" w:rsidR="004C02EF" w:rsidRPr="006E038E" w:rsidRDefault="004C02EF" w:rsidP="004C02EF">
      <w:pPr>
        <w:pStyle w:val="Alg4"/>
        <w:numPr>
          <w:ilvl w:val="0"/>
          <w:numId w:val="326"/>
        </w:numPr>
      </w:pPr>
      <w:r w:rsidRPr="006E038E">
        <w:t xml:space="preserve">Evaluate </w:t>
      </w:r>
      <w:r w:rsidRPr="00E67BE8">
        <w:rPr>
          <w:i/>
        </w:rPr>
        <w:t>NonemptyClassRangesNoDash</w:t>
      </w:r>
      <w:r w:rsidRPr="006E038E">
        <w:t xml:space="preserve"> to obtain a CharSet </w:t>
      </w:r>
      <w:r w:rsidRPr="00E67BE8">
        <w:rPr>
          <w:i/>
        </w:rPr>
        <w:t>B</w:t>
      </w:r>
      <w:r w:rsidRPr="006E038E">
        <w:t>.</w:t>
      </w:r>
    </w:p>
    <w:p w14:paraId="40D653A7" w14:textId="77777777" w:rsidR="004C02EF" w:rsidRPr="006E038E" w:rsidRDefault="004C02EF" w:rsidP="004C02EF">
      <w:pPr>
        <w:pStyle w:val="Alg4"/>
        <w:numPr>
          <w:ilvl w:val="0"/>
          <w:numId w:val="326"/>
        </w:numPr>
        <w:spacing w:after="220"/>
      </w:pPr>
      <w:r w:rsidRPr="006E038E">
        <w:t xml:space="preserve">Return the union of CharSets </w:t>
      </w:r>
      <w:r w:rsidRPr="00E67BE8">
        <w:rPr>
          <w:i/>
        </w:rPr>
        <w:t>A</w:t>
      </w:r>
      <w:r w:rsidRPr="006E038E">
        <w:t xml:space="preserve"> and </w:t>
      </w:r>
      <w:r w:rsidRPr="00E67BE8">
        <w:rPr>
          <w:i/>
        </w:rPr>
        <w:t>B</w:t>
      </w:r>
      <w:r w:rsidRPr="006E038E">
        <w:t>.</w:t>
      </w:r>
    </w:p>
    <w:p w14:paraId="795409AD" w14:textId="77777777" w:rsidR="004C02EF" w:rsidRDefault="004C02EF" w:rsidP="004C02EF">
      <w:r>
        <w:t xml:space="preserve">The production </w:t>
      </w:r>
      <w:r w:rsidRPr="006E038E">
        <w:rPr>
          <w:rStyle w:val="bnf"/>
        </w:rPr>
        <w:t>NonemptyClassRangesNoDash</w:t>
      </w:r>
      <w:r>
        <w:t xml:space="preserve"> </w:t>
      </w:r>
      <w:r>
        <w:rPr>
          <w:b/>
        </w:rPr>
        <w:t xml:space="preserve">:: </w:t>
      </w:r>
      <w:r w:rsidRPr="006E038E">
        <w:rPr>
          <w:rStyle w:val="bnf"/>
        </w:rPr>
        <w:t>ClassAtomNoDash</w:t>
      </w:r>
      <w:r>
        <w:rPr>
          <w:rFonts w:ascii="Courier New" w:hAnsi="Courier New"/>
          <w:b/>
        </w:rPr>
        <w:t xml:space="preserve"> - </w:t>
      </w:r>
      <w:r w:rsidRPr="006E038E">
        <w:rPr>
          <w:rStyle w:val="bnf"/>
        </w:rPr>
        <w:t>ClassAtom</w:t>
      </w:r>
      <w:r>
        <w:t xml:space="preserve"> </w:t>
      </w:r>
      <w:r w:rsidRPr="006E038E">
        <w:rPr>
          <w:rStyle w:val="bnf"/>
        </w:rPr>
        <w:t>ClassRanges</w:t>
      </w:r>
      <w:r>
        <w:t xml:space="preserve"> evaluates as follows:</w:t>
      </w:r>
    </w:p>
    <w:p w14:paraId="28043426" w14:textId="77777777" w:rsidR="004C02EF" w:rsidRPr="006E038E" w:rsidRDefault="004C02EF" w:rsidP="004C02EF">
      <w:pPr>
        <w:pStyle w:val="Alg4"/>
        <w:numPr>
          <w:ilvl w:val="0"/>
          <w:numId w:val="325"/>
        </w:numPr>
      </w:pPr>
      <w:r w:rsidRPr="006E038E">
        <w:t xml:space="preserve">Evaluate </w:t>
      </w:r>
      <w:r w:rsidRPr="00E67BE8">
        <w:rPr>
          <w:i/>
        </w:rPr>
        <w:t>ClassAtomNoDash</w:t>
      </w:r>
      <w:r w:rsidRPr="006E038E">
        <w:t xml:space="preserve"> to obtain a CharSet </w:t>
      </w:r>
      <w:r w:rsidRPr="00E67BE8">
        <w:rPr>
          <w:i/>
        </w:rPr>
        <w:t>A</w:t>
      </w:r>
      <w:r w:rsidRPr="006E038E">
        <w:t>.</w:t>
      </w:r>
    </w:p>
    <w:p w14:paraId="44516AD9" w14:textId="77777777" w:rsidR="004C02EF" w:rsidRPr="006E038E" w:rsidRDefault="004C02EF" w:rsidP="004C02EF">
      <w:pPr>
        <w:pStyle w:val="Alg4"/>
        <w:numPr>
          <w:ilvl w:val="0"/>
          <w:numId w:val="325"/>
        </w:numPr>
      </w:pPr>
      <w:r w:rsidRPr="006E038E">
        <w:t xml:space="preserve">Evaluate </w:t>
      </w:r>
      <w:r w:rsidRPr="00E67BE8">
        <w:rPr>
          <w:i/>
        </w:rPr>
        <w:t>ClassAtom</w:t>
      </w:r>
      <w:r w:rsidRPr="006E038E">
        <w:t xml:space="preserve"> to obtain a CharSet </w:t>
      </w:r>
      <w:r w:rsidRPr="00E67BE8">
        <w:rPr>
          <w:i/>
        </w:rPr>
        <w:t>B</w:t>
      </w:r>
      <w:r w:rsidRPr="006E038E">
        <w:t>.</w:t>
      </w:r>
    </w:p>
    <w:p w14:paraId="027CE6E5" w14:textId="77777777" w:rsidR="004C02EF" w:rsidRPr="006E038E" w:rsidRDefault="004C02EF" w:rsidP="004C02EF">
      <w:pPr>
        <w:pStyle w:val="Alg4"/>
        <w:numPr>
          <w:ilvl w:val="0"/>
          <w:numId w:val="325"/>
        </w:numPr>
      </w:pPr>
      <w:r w:rsidRPr="006E038E">
        <w:t xml:space="preserve">Evaluate </w:t>
      </w:r>
      <w:r w:rsidRPr="00E67BE8">
        <w:rPr>
          <w:i/>
        </w:rPr>
        <w:t>ClassRanges</w:t>
      </w:r>
      <w:r w:rsidRPr="006E038E">
        <w:t xml:space="preserve"> to obtain a CharSet </w:t>
      </w:r>
      <w:r w:rsidRPr="00E67BE8">
        <w:rPr>
          <w:i/>
        </w:rPr>
        <w:t>C</w:t>
      </w:r>
      <w:r w:rsidRPr="006E038E">
        <w:t>.</w:t>
      </w:r>
    </w:p>
    <w:p w14:paraId="0CB28D6D" w14:textId="77777777" w:rsidR="004C02EF" w:rsidRPr="006E038E" w:rsidRDefault="004C02EF" w:rsidP="004C02EF">
      <w:pPr>
        <w:pStyle w:val="Alg4"/>
        <w:numPr>
          <w:ilvl w:val="0"/>
          <w:numId w:val="325"/>
        </w:numPr>
      </w:pPr>
      <w:r w:rsidRPr="006E038E">
        <w:t xml:space="preserve">Call </w:t>
      </w:r>
      <w:r w:rsidRPr="00E67BE8">
        <w:rPr>
          <w:i/>
        </w:rPr>
        <w:t>CharacterRange</w:t>
      </w:r>
      <w:r w:rsidRPr="006E038E">
        <w:t>(</w:t>
      </w:r>
      <w:r w:rsidRPr="00E67BE8">
        <w:rPr>
          <w:i/>
        </w:rPr>
        <w:t>A</w:t>
      </w:r>
      <w:r w:rsidRPr="006E038E">
        <w:t xml:space="preserve">, </w:t>
      </w:r>
      <w:r w:rsidRPr="00E67BE8">
        <w:rPr>
          <w:i/>
        </w:rPr>
        <w:t>B</w:t>
      </w:r>
      <w:r w:rsidRPr="006E038E">
        <w:t xml:space="preserve">) and let </w:t>
      </w:r>
      <w:r w:rsidRPr="00E67BE8">
        <w:rPr>
          <w:i/>
        </w:rPr>
        <w:t>D</w:t>
      </w:r>
      <w:r w:rsidRPr="006E038E">
        <w:t xml:space="preserve"> be the resulting CharSet.</w:t>
      </w:r>
    </w:p>
    <w:p w14:paraId="38E844D9" w14:textId="77777777" w:rsidR="004C02EF" w:rsidRPr="006E038E" w:rsidRDefault="004C02EF" w:rsidP="004C02EF">
      <w:pPr>
        <w:pStyle w:val="Alg4"/>
        <w:numPr>
          <w:ilvl w:val="0"/>
          <w:numId w:val="325"/>
        </w:numPr>
        <w:spacing w:after="220"/>
      </w:pPr>
      <w:r w:rsidRPr="006E038E">
        <w:t xml:space="preserve">Return the union of CharSets </w:t>
      </w:r>
      <w:r w:rsidRPr="00E67BE8">
        <w:rPr>
          <w:i/>
        </w:rPr>
        <w:t>D</w:t>
      </w:r>
      <w:r w:rsidRPr="006E038E">
        <w:t xml:space="preserve"> and </w:t>
      </w:r>
      <w:r w:rsidRPr="00E67BE8">
        <w:rPr>
          <w:i/>
        </w:rPr>
        <w:t>C</w:t>
      </w:r>
      <w:r w:rsidRPr="006E038E">
        <w:t>.</w:t>
      </w:r>
    </w:p>
    <w:p w14:paraId="41A616C8" w14:textId="77777777" w:rsidR="004C02EF" w:rsidRPr="00D53F79" w:rsidRDefault="004C02EF" w:rsidP="004C02EF">
      <w:pPr>
        <w:pStyle w:val="Note"/>
      </w:pPr>
      <w:r w:rsidRPr="006E038E">
        <w:t>NOTE</w:t>
      </w:r>
      <w:r>
        <w:t xml:space="preserve"> 1</w:t>
      </w:r>
      <w:r w:rsidRPr="006E038E">
        <w:tab/>
      </w:r>
      <w:r w:rsidRPr="00895113">
        <w:rPr>
          <w:rFonts w:ascii="Times New Roman" w:hAnsi="Times New Roman"/>
          <w:i/>
        </w:rPr>
        <w:t>ClassRanges</w:t>
      </w:r>
      <w:r w:rsidRPr="006E038E">
        <w:t xml:space="preserve"> can expand into single </w:t>
      </w:r>
      <w:r w:rsidRPr="00895113">
        <w:rPr>
          <w:rFonts w:ascii="Times New Roman" w:hAnsi="Times New Roman"/>
          <w:i/>
        </w:rPr>
        <w:t>ClassAtoms</w:t>
      </w:r>
      <w:r w:rsidRPr="006E038E">
        <w:t xml:space="preserve"> and/or ranges of two </w:t>
      </w:r>
      <w:r w:rsidRPr="00895113">
        <w:rPr>
          <w:rFonts w:ascii="Times New Roman" w:hAnsi="Times New Roman"/>
          <w:i/>
        </w:rPr>
        <w:t>ClassAtoms</w:t>
      </w:r>
      <w:r w:rsidRPr="006E038E">
        <w:t xml:space="preserve"> separated by dashes. In the latter case the </w:t>
      </w:r>
      <w:r w:rsidRPr="00895113">
        <w:rPr>
          <w:rFonts w:ascii="Times New Roman" w:hAnsi="Times New Roman"/>
          <w:i/>
        </w:rPr>
        <w:t>ClassRanges</w:t>
      </w:r>
      <w:r w:rsidRPr="006E038E">
        <w:t xml:space="preserve"> includes all characters between the first </w:t>
      </w:r>
      <w:r w:rsidRPr="00895113">
        <w:rPr>
          <w:rFonts w:ascii="Times New Roman" w:hAnsi="Times New Roman"/>
          <w:i/>
        </w:rPr>
        <w:t>ClassAtom</w:t>
      </w:r>
      <w:r w:rsidRPr="006E038E">
        <w:t xml:space="preserve"> and the second </w:t>
      </w:r>
      <w:r w:rsidRPr="00895113">
        <w:rPr>
          <w:rFonts w:ascii="Times New Roman" w:hAnsi="Times New Roman"/>
          <w:i/>
        </w:rPr>
        <w:t>ClassAtom</w:t>
      </w:r>
      <w:r w:rsidRPr="006E038E">
        <w:t xml:space="preserve">, inclusive; an error occurs if either </w:t>
      </w:r>
      <w:r w:rsidRPr="00895113">
        <w:rPr>
          <w:rFonts w:ascii="Times New Roman" w:hAnsi="Times New Roman"/>
          <w:i/>
        </w:rPr>
        <w:t>ClassAtom</w:t>
      </w:r>
      <w:r w:rsidRPr="006E038E">
        <w:t xml:space="preserve"> does not represent a single character (for example, if one is </w:t>
      </w:r>
      <w:r w:rsidRPr="006E038E">
        <w:rPr>
          <w:rFonts w:ascii="Courier New" w:hAnsi="Courier New"/>
          <w:b/>
        </w:rPr>
        <w:t>\w</w:t>
      </w:r>
      <w:r w:rsidRPr="006E038E">
        <w:t xml:space="preserve">) or if the first </w:t>
      </w:r>
      <w:r w:rsidRPr="00895113">
        <w:rPr>
          <w:rFonts w:ascii="Times New Roman" w:hAnsi="Times New Roman"/>
          <w:i/>
        </w:rPr>
        <w:t>ClassAtom's</w:t>
      </w:r>
      <w:r w:rsidRPr="006E038E">
        <w:t xml:space="preserve"> code unit value is greater than the second </w:t>
      </w:r>
      <w:r w:rsidRPr="00895113">
        <w:rPr>
          <w:rFonts w:ascii="Times New Roman" w:hAnsi="Times New Roman"/>
          <w:i/>
        </w:rPr>
        <w:t>ClassAtom's</w:t>
      </w:r>
      <w:r w:rsidRPr="006E038E">
        <w:t xml:space="preserve"> code unit value.</w:t>
      </w:r>
    </w:p>
    <w:p w14:paraId="1BC4DF09" w14:textId="77777777" w:rsidR="004C02EF" w:rsidRPr="006E038E" w:rsidRDefault="004C02EF" w:rsidP="004C02EF">
      <w:pPr>
        <w:pStyle w:val="Note"/>
      </w:pPr>
      <w:r w:rsidRPr="006E038E">
        <w:t xml:space="preserve">NOTE </w:t>
      </w:r>
      <w:r>
        <w:t>2</w:t>
      </w:r>
      <w:r w:rsidRPr="006E038E">
        <w:tab/>
        <w:t xml:space="preserve">Even if the pattern ignores case, the case of the two ends of a range is significant in determining which characters belong to the range. Thus, for example, the pattern </w:t>
      </w:r>
      <w:r w:rsidRPr="006E038E">
        <w:rPr>
          <w:rFonts w:ascii="Courier New" w:hAnsi="Courier New"/>
          <w:b/>
        </w:rPr>
        <w:t>/[E-F]/i</w:t>
      </w:r>
      <w:r w:rsidRPr="006E038E">
        <w:t xml:space="preserve"> matches only the letters </w:t>
      </w:r>
      <w:r w:rsidRPr="006E038E">
        <w:rPr>
          <w:rFonts w:ascii="Courier New" w:hAnsi="Courier New"/>
          <w:b/>
        </w:rPr>
        <w:t>E</w:t>
      </w:r>
      <w:r w:rsidRPr="006E038E">
        <w:t xml:space="preserve">, </w:t>
      </w:r>
      <w:r w:rsidRPr="006E038E">
        <w:rPr>
          <w:rFonts w:ascii="Courier New" w:hAnsi="Courier New"/>
          <w:b/>
        </w:rPr>
        <w:t>F</w:t>
      </w:r>
      <w:r w:rsidRPr="006E038E">
        <w:t xml:space="preserve">, </w:t>
      </w:r>
      <w:r w:rsidRPr="006E038E">
        <w:rPr>
          <w:rFonts w:ascii="Courier New" w:hAnsi="Courier New"/>
          <w:b/>
        </w:rPr>
        <w:t>e</w:t>
      </w:r>
      <w:r w:rsidRPr="006E038E">
        <w:t xml:space="preserve">, and </w:t>
      </w:r>
      <w:r w:rsidRPr="006E038E">
        <w:rPr>
          <w:rFonts w:ascii="Courier New" w:hAnsi="Courier New"/>
          <w:b/>
        </w:rPr>
        <w:t>f</w:t>
      </w:r>
      <w:r w:rsidRPr="006E038E">
        <w:t xml:space="preserve">, while the pattern </w:t>
      </w:r>
      <w:r w:rsidRPr="006E038E">
        <w:rPr>
          <w:rFonts w:ascii="Courier New" w:hAnsi="Courier New"/>
          <w:b/>
        </w:rPr>
        <w:t>/[E-f]/i</w:t>
      </w:r>
      <w:r w:rsidRPr="006E038E">
        <w:t xml:space="preserve"> matches all upper and lower-case ASCII letters as well as the symbols </w:t>
      </w:r>
      <w:r w:rsidRPr="006E038E">
        <w:rPr>
          <w:rFonts w:ascii="Courier New" w:hAnsi="Courier New"/>
          <w:b/>
        </w:rPr>
        <w:t>[</w:t>
      </w:r>
      <w:r w:rsidRPr="006E038E">
        <w:t xml:space="preserve">, </w:t>
      </w:r>
      <w:r w:rsidRPr="006E038E">
        <w:rPr>
          <w:rFonts w:ascii="Courier New" w:hAnsi="Courier New"/>
          <w:b/>
        </w:rPr>
        <w:t>\</w:t>
      </w:r>
      <w:r w:rsidRPr="006E038E">
        <w:t xml:space="preserve">, </w:t>
      </w:r>
      <w:r w:rsidRPr="006E038E">
        <w:rPr>
          <w:rFonts w:ascii="Courier New" w:hAnsi="Courier New"/>
          <w:b/>
        </w:rPr>
        <w:t>]</w:t>
      </w:r>
      <w:r w:rsidRPr="006E038E">
        <w:t xml:space="preserve">, </w:t>
      </w:r>
      <w:r w:rsidRPr="006E038E">
        <w:rPr>
          <w:rFonts w:ascii="Courier New" w:hAnsi="Courier New"/>
          <w:b/>
        </w:rPr>
        <w:t>^</w:t>
      </w:r>
      <w:r w:rsidRPr="006E038E">
        <w:t xml:space="preserve">, </w:t>
      </w:r>
      <w:r w:rsidRPr="006E038E">
        <w:rPr>
          <w:rFonts w:ascii="Courier New" w:hAnsi="Courier New"/>
          <w:b/>
        </w:rPr>
        <w:t>_</w:t>
      </w:r>
      <w:r w:rsidRPr="006E038E">
        <w:t xml:space="preserve">, and </w:t>
      </w:r>
      <w:r w:rsidRPr="006E038E">
        <w:rPr>
          <w:rFonts w:ascii="Courier New" w:hAnsi="Courier New"/>
          <w:b/>
        </w:rPr>
        <w:t>`</w:t>
      </w:r>
      <w:r w:rsidRPr="006E038E">
        <w:t>.</w:t>
      </w:r>
    </w:p>
    <w:p w14:paraId="6AAD10B8" w14:textId="77777777" w:rsidR="004C02EF" w:rsidRPr="006E038E" w:rsidRDefault="004C02EF" w:rsidP="004C02EF">
      <w:pPr>
        <w:rPr>
          <w:sz w:val="18"/>
        </w:rPr>
      </w:pPr>
      <w:r w:rsidRPr="006E038E">
        <w:rPr>
          <w:sz w:val="18"/>
        </w:rPr>
        <w:t xml:space="preserve">NOTE </w:t>
      </w:r>
      <w:r>
        <w:rPr>
          <w:sz w:val="18"/>
        </w:rPr>
        <w:t>3</w:t>
      </w:r>
      <w:r w:rsidRPr="006E038E">
        <w:rPr>
          <w:sz w:val="18"/>
        </w:rPr>
        <w:tab/>
        <w:t xml:space="preserve">A </w:t>
      </w:r>
      <w:r w:rsidRPr="006E038E">
        <w:rPr>
          <w:rFonts w:ascii="Courier New" w:hAnsi="Courier New"/>
          <w:b/>
          <w:sz w:val="18"/>
        </w:rPr>
        <w:t>-</w:t>
      </w:r>
      <w:r w:rsidRPr="006E038E">
        <w:rPr>
          <w:sz w:val="18"/>
        </w:rPr>
        <w:t xml:space="preserve"> character can be treated literally or it can denote a range. It is treated literally if it is the first or last character of </w:t>
      </w:r>
      <w:r w:rsidRPr="00895113">
        <w:rPr>
          <w:rFonts w:ascii="Times New Roman" w:hAnsi="Times New Roman"/>
          <w:i/>
          <w:sz w:val="18"/>
        </w:rPr>
        <w:t>ClassRanges</w:t>
      </w:r>
      <w:r w:rsidRPr="006E038E">
        <w:rPr>
          <w:sz w:val="18"/>
        </w:rPr>
        <w:t>, the beginning or end limit of a range specification, or immediately follows a range specification.</w:t>
      </w:r>
    </w:p>
    <w:p w14:paraId="0C674261" w14:textId="77777777" w:rsidR="004C02EF" w:rsidRDefault="004C02EF" w:rsidP="004C02EF">
      <w:pPr>
        <w:pStyle w:val="40"/>
        <w:numPr>
          <w:ilvl w:val="0"/>
          <w:numId w:val="0"/>
        </w:numPr>
      </w:pPr>
      <w:r>
        <w:t>15.10.2.17</w:t>
      </w:r>
      <w:r>
        <w:tab/>
        <w:t>ClassAtom</w:t>
      </w:r>
    </w:p>
    <w:p w14:paraId="706A4D6A" w14:textId="77777777" w:rsidR="004C02EF" w:rsidRDefault="004C02EF" w:rsidP="004C02EF">
      <w:r>
        <w:t xml:space="preserve">The production </w:t>
      </w:r>
      <w:r w:rsidRPr="00E67BE8">
        <w:rPr>
          <w:rFonts w:ascii="Times New Roman" w:hAnsi="Times New Roman"/>
          <w:i/>
        </w:rPr>
        <w:t>ClassAtom</w:t>
      </w:r>
      <w:r>
        <w:t xml:space="preserve"> </w:t>
      </w:r>
      <w:r>
        <w:rPr>
          <w:b/>
        </w:rPr>
        <w:t xml:space="preserve">:: </w:t>
      </w:r>
      <w:r>
        <w:rPr>
          <w:rFonts w:ascii="Courier New" w:hAnsi="Courier New"/>
          <w:b/>
        </w:rPr>
        <w:t>-</w:t>
      </w:r>
      <w:r>
        <w:t xml:space="preserve"> evaluates by returning the CharSet containing the one character </w:t>
      </w:r>
      <w:r>
        <w:rPr>
          <w:rFonts w:ascii="Courier New" w:hAnsi="Courier New"/>
          <w:b/>
        </w:rPr>
        <w:t>-</w:t>
      </w:r>
      <w:r>
        <w:t>.</w:t>
      </w:r>
    </w:p>
    <w:p w14:paraId="3928D4F8" w14:textId="77777777" w:rsidR="004C02EF" w:rsidRDefault="004C02EF" w:rsidP="004C02EF">
      <w:r>
        <w:t xml:space="preserve">The production </w:t>
      </w:r>
      <w:r w:rsidRPr="00E67BE8">
        <w:rPr>
          <w:rFonts w:ascii="Times New Roman" w:hAnsi="Times New Roman"/>
          <w:i/>
        </w:rPr>
        <w:t>ClassAtom</w:t>
      </w:r>
      <w:r>
        <w:t xml:space="preserve"> </w:t>
      </w:r>
      <w:r>
        <w:rPr>
          <w:b/>
        </w:rPr>
        <w:t xml:space="preserve">:: </w:t>
      </w:r>
      <w:r w:rsidRPr="00E67BE8">
        <w:rPr>
          <w:rFonts w:ascii="Times New Roman" w:hAnsi="Times New Roman"/>
          <w:i/>
        </w:rPr>
        <w:t>ClassAtomNoDash</w:t>
      </w:r>
      <w:r>
        <w:t xml:space="preserve"> evaluates by evaluating </w:t>
      </w:r>
      <w:r w:rsidRPr="00E67BE8">
        <w:rPr>
          <w:rFonts w:ascii="Times New Roman" w:hAnsi="Times New Roman"/>
          <w:i/>
        </w:rPr>
        <w:t>ClassAtomNoDash</w:t>
      </w:r>
      <w:r>
        <w:t xml:space="preserve"> to obtain a CharSet and returning that CharSet.</w:t>
      </w:r>
    </w:p>
    <w:p w14:paraId="6E7EF280" w14:textId="77777777" w:rsidR="004C02EF" w:rsidRDefault="004C02EF" w:rsidP="004C02EF">
      <w:pPr>
        <w:pStyle w:val="40"/>
        <w:numPr>
          <w:ilvl w:val="0"/>
          <w:numId w:val="0"/>
        </w:numPr>
      </w:pPr>
      <w:r>
        <w:t>15.10.2.18</w:t>
      </w:r>
      <w:r>
        <w:tab/>
        <w:t>ClassAtomNoDash</w:t>
      </w:r>
    </w:p>
    <w:p w14:paraId="172A127C" w14:textId="77777777" w:rsidR="004C02EF" w:rsidRDefault="004C02EF" w:rsidP="004C02EF">
      <w:r>
        <w:t xml:space="preserve">The production </w:t>
      </w:r>
      <w:r w:rsidRPr="00E67BE8">
        <w:rPr>
          <w:rFonts w:ascii="Times New Roman" w:hAnsi="Times New Roman"/>
          <w:i/>
        </w:rPr>
        <w:t>ClassAtomNoDash</w:t>
      </w:r>
      <w:r>
        <w:t xml:space="preserve"> </w:t>
      </w:r>
      <w:r>
        <w:rPr>
          <w:b/>
        </w:rPr>
        <w:t xml:space="preserve">:: </w:t>
      </w:r>
      <w:r w:rsidRPr="00E67BE8">
        <w:rPr>
          <w:rFonts w:ascii="Times New Roman" w:hAnsi="Times New Roman"/>
          <w:i/>
        </w:rPr>
        <w:t>SourceCharacter</w:t>
      </w:r>
      <w:r>
        <w:t xml:space="preserve"> </w:t>
      </w:r>
      <w:r>
        <w:rPr>
          <w:b/>
        </w:rPr>
        <w:t xml:space="preserve">but not one of </w:t>
      </w:r>
      <w:r>
        <w:rPr>
          <w:rFonts w:ascii="Courier New" w:hAnsi="Courier New"/>
          <w:b/>
        </w:rPr>
        <w:t>\</w:t>
      </w:r>
      <w:r>
        <w:rPr>
          <w:b/>
        </w:rPr>
        <w:t xml:space="preserve"> or </w:t>
      </w:r>
      <w:r>
        <w:rPr>
          <w:rFonts w:ascii="Courier New" w:hAnsi="Courier New"/>
          <w:b/>
        </w:rPr>
        <w:t>]</w:t>
      </w:r>
      <w:r>
        <w:rPr>
          <w:b/>
        </w:rPr>
        <w:t xml:space="preserve"> or </w:t>
      </w:r>
      <w:r>
        <w:rPr>
          <w:rFonts w:ascii="Courier New" w:hAnsi="Courier New"/>
          <w:b/>
        </w:rPr>
        <w:t xml:space="preserve">- </w:t>
      </w:r>
      <w:r>
        <w:t xml:space="preserve">evaluates by returning a one-element CharSet containing the character represented by </w:t>
      </w:r>
      <w:r w:rsidRPr="00E67BE8">
        <w:rPr>
          <w:rFonts w:ascii="Times New Roman" w:hAnsi="Times New Roman"/>
          <w:i/>
        </w:rPr>
        <w:t>SourceCharacter</w:t>
      </w:r>
      <w:r>
        <w:t>.</w:t>
      </w:r>
    </w:p>
    <w:p w14:paraId="4413EDCC" w14:textId="77777777" w:rsidR="004C02EF" w:rsidRDefault="004C02EF" w:rsidP="004C02EF">
      <w:r>
        <w:t xml:space="preserve">The production </w:t>
      </w:r>
      <w:r w:rsidRPr="00E67BE8">
        <w:rPr>
          <w:rFonts w:ascii="Times New Roman" w:hAnsi="Times New Roman"/>
          <w:i/>
        </w:rPr>
        <w:t>ClassAtomNoDash</w:t>
      </w:r>
      <w:r>
        <w:t xml:space="preserve"> </w:t>
      </w:r>
      <w:r>
        <w:rPr>
          <w:b/>
        </w:rPr>
        <w:t xml:space="preserve">:: </w:t>
      </w:r>
      <w:r>
        <w:rPr>
          <w:rFonts w:ascii="Courier New" w:hAnsi="Courier New"/>
          <w:b/>
        </w:rPr>
        <w:t xml:space="preserve">\ </w:t>
      </w:r>
      <w:r w:rsidRPr="00E67BE8">
        <w:rPr>
          <w:rFonts w:ascii="Times New Roman" w:hAnsi="Times New Roman"/>
          <w:i/>
        </w:rPr>
        <w:t>ClassEscape</w:t>
      </w:r>
      <w:r>
        <w:t xml:space="preserve"> evaluates by evaluating </w:t>
      </w:r>
      <w:r w:rsidRPr="00E67BE8">
        <w:rPr>
          <w:rFonts w:ascii="Times New Roman" w:hAnsi="Times New Roman"/>
          <w:i/>
        </w:rPr>
        <w:t>ClassEscape</w:t>
      </w:r>
      <w:r>
        <w:t xml:space="preserve"> to obtain a CharSet and returning that CharSet.</w:t>
      </w:r>
    </w:p>
    <w:p w14:paraId="4B968147" w14:textId="77777777" w:rsidR="004C02EF" w:rsidRDefault="004C02EF" w:rsidP="004C02EF">
      <w:pPr>
        <w:pStyle w:val="40"/>
        <w:numPr>
          <w:ilvl w:val="0"/>
          <w:numId w:val="0"/>
        </w:numPr>
      </w:pPr>
      <w:bookmarkStart w:id="8287" w:name="_Ref463788188"/>
      <w:r>
        <w:t>15.10.2.19</w:t>
      </w:r>
      <w:r>
        <w:tab/>
        <w:t>ClassEscape</w:t>
      </w:r>
      <w:bookmarkEnd w:id="8287"/>
    </w:p>
    <w:p w14:paraId="67EA5649"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sidRPr="00E67BE8">
        <w:rPr>
          <w:rFonts w:ascii="Times New Roman" w:hAnsi="Times New Roman"/>
          <w:i/>
        </w:rPr>
        <w:t>DecimalEscape</w:t>
      </w:r>
      <w:r>
        <w:t xml:space="preserve"> evaluates as follows:</w:t>
      </w:r>
    </w:p>
    <w:p w14:paraId="23FD1207" w14:textId="77777777" w:rsidR="004C02EF" w:rsidRPr="006E038E" w:rsidRDefault="004C02EF" w:rsidP="004C02EF">
      <w:pPr>
        <w:pStyle w:val="Alg4"/>
        <w:numPr>
          <w:ilvl w:val="0"/>
          <w:numId w:val="327"/>
        </w:numPr>
      </w:pPr>
      <w:r w:rsidRPr="006E038E">
        <w:t xml:space="preserve">Evaluate </w:t>
      </w:r>
      <w:r w:rsidRPr="00E67BE8">
        <w:rPr>
          <w:i/>
        </w:rPr>
        <w:t>DecimalEscape</w:t>
      </w:r>
      <w:r w:rsidRPr="006E038E">
        <w:t xml:space="preserve"> to obtain an EscapeValue </w:t>
      </w:r>
      <w:r w:rsidRPr="00E67BE8">
        <w:rPr>
          <w:i/>
        </w:rPr>
        <w:t>E</w:t>
      </w:r>
      <w:r w:rsidRPr="006E038E">
        <w:t>.</w:t>
      </w:r>
    </w:p>
    <w:p w14:paraId="3EA95269" w14:textId="77777777" w:rsidR="004C02EF" w:rsidRPr="006E038E" w:rsidRDefault="004C02EF" w:rsidP="004C02EF">
      <w:pPr>
        <w:pStyle w:val="Alg4"/>
        <w:numPr>
          <w:ilvl w:val="0"/>
          <w:numId w:val="327"/>
        </w:numPr>
      </w:pPr>
      <w:r w:rsidRPr="006E038E">
        <w:t xml:space="preserve">If </w:t>
      </w:r>
      <w:r w:rsidRPr="00E67BE8">
        <w:rPr>
          <w:i/>
        </w:rPr>
        <w:t>E</w:t>
      </w:r>
      <w:r w:rsidRPr="006E038E">
        <w:t xml:space="preserve"> is not a character then throw a </w:t>
      </w:r>
      <w:r w:rsidRPr="006E038E">
        <w:rPr>
          <w:b/>
        </w:rPr>
        <w:t>SyntaxError</w:t>
      </w:r>
      <w:r w:rsidRPr="006E038E">
        <w:t xml:space="preserve"> exception.</w:t>
      </w:r>
    </w:p>
    <w:p w14:paraId="00CB6502" w14:textId="77777777" w:rsidR="004C02EF" w:rsidRPr="006E038E" w:rsidRDefault="004C02EF" w:rsidP="004C02EF">
      <w:pPr>
        <w:pStyle w:val="Alg4"/>
        <w:numPr>
          <w:ilvl w:val="0"/>
          <w:numId w:val="327"/>
        </w:numPr>
      </w:pPr>
      <w:r w:rsidRPr="006E038E">
        <w:t xml:space="preserve">Let </w:t>
      </w:r>
      <w:r w:rsidRPr="00E67BE8">
        <w:rPr>
          <w:i/>
        </w:rPr>
        <w:t>ch</w:t>
      </w:r>
      <w:r w:rsidRPr="006E038E">
        <w:t xml:space="preserve"> be </w:t>
      </w:r>
      <w:r w:rsidRPr="00E67BE8">
        <w:rPr>
          <w:i/>
        </w:rPr>
        <w:t>E</w:t>
      </w:r>
      <w:r w:rsidRPr="006E038E">
        <w:t>'s character.</w:t>
      </w:r>
    </w:p>
    <w:p w14:paraId="15EEAF8F" w14:textId="77777777" w:rsidR="004C02EF" w:rsidRPr="006E038E" w:rsidRDefault="004C02EF" w:rsidP="004C02EF">
      <w:pPr>
        <w:pStyle w:val="Alg4"/>
        <w:numPr>
          <w:ilvl w:val="0"/>
          <w:numId w:val="327"/>
        </w:numPr>
        <w:spacing w:after="220"/>
      </w:pPr>
      <w:r w:rsidRPr="006E038E">
        <w:t xml:space="preserve">Return the one-element CharSet containing the character </w:t>
      </w:r>
      <w:r w:rsidRPr="00E67BE8">
        <w:rPr>
          <w:i/>
        </w:rPr>
        <w:t>ch</w:t>
      </w:r>
      <w:r w:rsidRPr="006E038E">
        <w:t>.</w:t>
      </w:r>
    </w:p>
    <w:p w14:paraId="00D1AC6A"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Pr>
          <w:rFonts w:ascii="Courier New" w:hAnsi="Courier New"/>
          <w:b/>
        </w:rPr>
        <w:t>b</w:t>
      </w:r>
      <w:r>
        <w:t xml:space="preserve"> evaluates by returning the CharSet containing the one character &lt;BS&gt; (Unicode value 0008).</w:t>
      </w:r>
    </w:p>
    <w:p w14:paraId="06D0049D"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sidRPr="00E67BE8">
        <w:rPr>
          <w:rFonts w:ascii="Times New Roman" w:hAnsi="Times New Roman"/>
          <w:i/>
        </w:rPr>
        <w:t>CharacterEscape</w:t>
      </w:r>
      <w:r>
        <w:t xml:space="preserve"> evaluates by evaluating </w:t>
      </w:r>
      <w:r w:rsidRPr="00E67BE8">
        <w:rPr>
          <w:rFonts w:ascii="Times New Roman" w:hAnsi="Times New Roman"/>
          <w:i/>
        </w:rPr>
        <w:t>CharacterEscape</w:t>
      </w:r>
      <w:r>
        <w:t xml:space="preserve"> to obtain a character and returning a one-element CharSet containing that character.</w:t>
      </w:r>
    </w:p>
    <w:p w14:paraId="754DA94D" w14:textId="77777777" w:rsidR="004C02EF" w:rsidRDefault="004C02EF" w:rsidP="004C02EF">
      <w:r>
        <w:t xml:space="preserve">The production </w:t>
      </w:r>
      <w:r w:rsidRPr="00E67BE8">
        <w:rPr>
          <w:rFonts w:ascii="Times New Roman" w:hAnsi="Times New Roman"/>
          <w:i/>
        </w:rPr>
        <w:t>ClassEscape</w:t>
      </w:r>
      <w:r>
        <w:t xml:space="preserve"> </w:t>
      </w:r>
      <w:r>
        <w:rPr>
          <w:b/>
        </w:rPr>
        <w:t xml:space="preserve">:: </w:t>
      </w:r>
      <w:r w:rsidRPr="00E67BE8">
        <w:rPr>
          <w:rFonts w:ascii="Times New Roman" w:hAnsi="Times New Roman"/>
          <w:i/>
        </w:rPr>
        <w:t>CharacterClassEscape</w:t>
      </w:r>
      <w:r>
        <w:t xml:space="preserve"> evaluates by evaluating </w:t>
      </w:r>
      <w:r w:rsidRPr="00E67BE8">
        <w:rPr>
          <w:rFonts w:ascii="Times New Roman" w:hAnsi="Times New Roman"/>
          <w:i/>
        </w:rPr>
        <w:t>CharacterClassEscape</w:t>
      </w:r>
      <w:r>
        <w:t xml:space="preserve"> to obtain a CharSet and returning that CharSet.</w:t>
      </w:r>
    </w:p>
    <w:p w14:paraId="3F64EDC0" w14:textId="77777777" w:rsidR="004C02EF" w:rsidRDefault="004C02EF" w:rsidP="004C02EF">
      <w:pPr>
        <w:pStyle w:val="Note"/>
      </w:pPr>
      <w:bookmarkStart w:id="8288" w:name="_Toc417706282"/>
      <w:bookmarkStart w:id="8289" w:name="_Toc432237647"/>
      <w:bookmarkStart w:id="8290" w:name="_Toc432984856"/>
      <w:r w:rsidRPr="006E038E">
        <w:t>NOTE</w:t>
      </w:r>
      <w:r w:rsidRPr="006E038E">
        <w:tab/>
        <w:t xml:space="preserve">A </w:t>
      </w:r>
      <w:r w:rsidRPr="006E038E">
        <w:rPr>
          <w:rStyle w:val="bnf"/>
        </w:rPr>
        <w:t>ClassAtom</w:t>
      </w:r>
      <w:r w:rsidRPr="006E038E">
        <w:t xml:space="preserve"> can use any of the escape sequences that are allowed in the rest of the regular expression except for </w:t>
      </w:r>
      <w:r w:rsidRPr="006E038E">
        <w:rPr>
          <w:rFonts w:ascii="Courier New" w:hAnsi="Courier New"/>
          <w:b/>
        </w:rPr>
        <w:t>\b</w:t>
      </w:r>
      <w:r w:rsidRPr="006E038E">
        <w:t xml:space="preserve">, </w:t>
      </w:r>
      <w:r w:rsidRPr="006E038E">
        <w:rPr>
          <w:rFonts w:ascii="Courier New" w:hAnsi="Courier New"/>
          <w:b/>
        </w:rPr>
        <w:t>\B</w:t>
      </w:r>
      <w:r w:rsidRPr="006E038E">
        <w:t xml:space="preserve">, and backreferences. Inside a </w:t>
      </w:r>
      <w:r w:rsidRPr="006E038E">
        <w:rPr>
          <w:rStyle w:val="bnf"/>
        </w:rPr>
        <w:t>CharacterClass</w:t>
      </w:r>
      <w:r w:rsidRPr="006E038E">
        <w:t xml:space="preserve">, </w:t>
      </w:r>
      <w:r w:rsidRPr="006E038E">
        <w:rPr>
          <w:rFonts w:ascii="Courier New" w:hAnsi="Courier New"/>
          <w:b/>
        </w:rPr>
        <w:t>\b</w:t>
      </w:r>
      <w:r w:rsidRPr="006E038E">
        <w:t xml:space="preserve"> means the backspace character, while </w:t>
      </w:r>
      <w:r w:rsidRPr="006E038E">
        <w:rPr>
          <w:rFonts w:ascii="Courier New" w:hAnsi="Courier New"/>
          <w:b/>
        </w:rPr>
        <w:t>\B</w:t>
      </w:r>
      <w:r w:rsidRPr="006E038E">
        <w:t xml:space="preserve"> and backreferences raise errors. Using a backreference inside a </w:t>
      </w:r>
      <w:r w:rsidRPr="006E038E">
        <w:rPr>
          <w:rStyle w:val="bnf"/>
        </w:rPr>
        <w:t>ClassAtom</w:t>
      </w:r>
      <w:r w:rsidRPr="006E038E">
        <w:t xml:space="preserve"> causes an error.</w:t>
      </w:r>
    </w:p>
    <w:p w14:paraId="1E01C57B" w14:textId="77777777" w:rsidR="004C02EF" w:rsidRDefault="004C02EF" w:rsidP="00F710D2">
      <w:pPr>
        <w:pStyle w:val="30"/>
        <w:numPr>
          <w:ilvl w:val="0"/>
          <w:numId w:val="0"/>
        </w:numPr>
      </w:pPr>
      <w:bookmarkStart w:id="8291" w:name="_Ref456002819"/>
      <w:bookmarkStart w:id="8292" w:name="_Toc472818957"/>
      <w:bookmarkStart w:id="8293" w:name="_Toc235503535"/>
      <w:bookmarkStart w:id="8294" w:name="_Toc241509310"/>
      <w:bookmarkStart w:id="8295" w:name="_Toc244416797"/>
      <w:bookmarkStart w:id="8296" w:name="_Toc276631161"/>
      <w:bookmarkStart w:id="8297" w:name="_Toc178387172"/>
      <w:r w:rsidRPr="001F2B90">
        <w:t>15.10.3</w:t>
      </w:r>
      <w:r w:rsidRPr="001F2B90">
        <w:tab/>
        <w:t>The RegExp Constructor Called as a Function</w:t>
      </w:r>
      <w:bookmarkEnd w:id="8288"/>
      <w:bookmarkEnd w:id="8289"/>
      <w:bookmarkEnd w:id="8290"/>
      <w:bookmarkEnd w:id="8291"/>
      <w:bookmarkEnd w:id="8292"/>
      <w:bookmarkEnd w:id="8293"/>
      <w:bookmarkEnd w:id="8294"/>
      <w:bookmarkEnd w:id="8295"/>
      <w:bookmarkEnd w:id="8296"/>
      <w:bookmarkEnd w:id="8297"/>
    </w:p>
    <w:p w14:paraId="4501B449" w14:textId="77777777" w:rsidR="004C02EF" w:rsidRDefault="004C02EF" w:rsidP="004C02EF">
      <w:pPr>
        <w:pStyle w:val="40"/>
        <w:numPr>
          <w:ilvl w:val="0"/>
          <w:numId w:val="0"/>
        </w:numPr>
      </w:pPr>
      <w:r>
        <w:t>15.10.3.1</w:t>
      </w:r>
      <w:r>
        <w:tab/>
        <w:t>RegExp(pattern, flags)</w:t>
      </w:r>
    </w:p>
    <w:p w14:paraId="6D6E1BA0" w14:textId="77777777" w:rsidR="004C02EF" w:rsidRDefault="004C02EF" w:rsidP="004C02EF">
      <w:r>
        <w:t xml:space="preserve">If </w:t>
      </w:r>
      <w:r w:rsidRPr="00895113">
        <w:rPr>
          <w:rFonts w:ascii="Times New Roman" w:hAnsi="Times New Roman"/>
          <w:i/>
        </w:rPr>
        <w:t>pattern</w:t>
      </w:r>
      <w:r>
        <w:t xml:space="preserve"> is an object </w:t>
      </w:r>
      <w:r w:rsidRPr="00895113">
        <w:rPr>
          <w:rFonts w:ascii="Times New Roman" w:hAnsi="Times New Roman"/>
          <w:i/>
        </w:rPr>
        <w:t>R</w:t>
      </w:r>
      <w:r>
        <w:t xml:space="preserve"> </w:t>
      </w:r>
      <w:del w:id="8298" w:author="Allen Wirfs-Brock" w:date="2011-07-02T14:30:00Z">
        <w:r w:rsidDel="0054023D">
          <w:delText xml:space="preserve">whose </w:delText>
        </w:r>
      </w:del>
      <w:ins w:id="8299" w:author="Allen Wirfs-Brock" w:date="2011-07-02T14:30:00Z">
        <w:r w:rsidR="0054023D">
          <w:t>that has a</w:t>
        </w:r>
      </w:ins>
      <w:ins w:id="8300" w:author="Allen Wirfs-Brock" w:date="2011-07-02T14:32:00Z">
        <w:del w:id="8301" w:author="Rev 3 Allen Wirfs-Brock" w:date="2011-09-08T14:53:00Z">
          <w:r w:rsidR="0054023D" w:rsidDel="00BA3B3B">
            <w:delText>n</w:delText>
          </w:r>
        </w:del>
      </w:ins>
      <w:ins w:id="8302" w:author="Allen Wirfs-Brock" w:date="2011-07-02T14:30:00Z">
        <w:r w:rsidR="0054023D">
          <w:t xml:space="preserve"> </w:t>
        </w:r>
      </w:ins>
      <w:r>
        <w:t>[[</w:t>
      </w:r>
      <w:del w:id="8303" w:author="Allen Wirfs-Brock" w:date="2011-07-02T14:31:00Z">
        <w:r w:rsidDel="0054023D">
          <w:delText>Class</w:delText>
        </w:r>
      </w:del>
      <w:ins w:id="8304" w:author="Allen Wirfs-Brock" w:date="2011-07-02T14:31:00Z">
        <w:del w:id="8305" w:author="Rev 3 Allen Wirfs-Brock" w:date="2011-09-08T14:53:00Z">
          <w:r w:rsidR="0054023D" w:rsidDel="00BA3B3B">
            <w:delText>IsRegExp</w:delText>
          </w:r>
        </w:del>
      </w:ins>
      <w:ins w:id="8306" w:author="Rev 3 Allen Wirfs-Brock" w:date="2011-09-08T14:53:00Z">
        <w:r w:rsidR="00BA3B3B">
          <w:t>NativeBrand</w:t>
        </w:r>
      </w:ins>
      <w:r>
        <w:t>]] internal property</w:t>
      </w:r>
      <w:ins w:id="8307" w:author="Rev 3 Allen Wirfs-Brock" w:date="2011-09-08T14:53:00Z">
        <w:r w:rsidR="00BA3B3B" w:rsidRPr="00BA3B3B">
          <w:t xml:space="preserve"> </w:t>
        </w:r>
        <w:r w:rsidR="00BA3B3B">
          <w:t>whose value is NativeRegExp</w:t>
        </w:r>
      </w:ins>
      <w:ins w:id="8308" w:author="Allen Wirfs-Brock" w:date="2011-07-02T14:31:00Z">
        <w:r w:rsidR="0054023D">
          <w:t xml:space="preserve"> </w:t>
        </w:r>
      </w:ins>
      <w:del w:id="8309" w:author="Allen Wirfs-Brock" w:date="2011-07-02T14:31:00Z">
        <w:r w:rsidDel="0054023D">
          <w:delText xml:space="preserve"> is </w:delText>
        </w:r>
        <w:r w:rsidDel="0054023D">
          <w:rPr>
            <w:rFonts w:ascii="Courier New" w:hAnsi="Courier New"/>
            <w:b/>
          </w:rPr>
          <w:delText>"RegExp"</w:delText>
        </w:r>
        <w:r w:rsidDel="0054023D">
          <w:delText xml:space="preserve"> </w:delText>
        </w:r>
      </w:del>
      <w:r>
        <w:t xml:space="preserve">and </w:t>
      </w:r>
      <w:r w:rsidRPr="00895113">
        <w:rPr>
          <w:rFonts w:ascii="Times New Roman" w:hAnsi="Times New Roman"/>
          <w:i/>
        </w:rPr>
        <w:t>flags</w:t>
      </w:r>
      <w:r>
        <w:t xml:space="preserve"> is </w:t>
      </w:r>
      <w:r>
        <w:rPr>
          <w:b/>
        </w:rPr>
        <w:t>undefined</w:t>
      </w:r>
      <w:r>
        <w:t xml:space="preserve">, then return </w:t>
      </w:r>
      <w:r w:rsidRPr="00895113">
        <w:rPr>
          <w:rFonts w:ascii="Times New Roman" w:hAnsi="Times New Roman"/>
          <w:i/>
        </w:rPr>
        <w:t>R</w:t>
      </w:r>
      <w:r>
        <w:t xml:space="preserve"> unchanged. Otherwise call the standard built-in </w:t>
      </w:r>
      <w:r w:rsidRPr="00900332">
        <w:rPr>
          <w:rFonts w:ascii="Courier New" w:hAnsi="Courier New" w:cs="Courier New"/>
          <w:b/>
        </w:rPr>
        <w:t>RegExp</w:t>
      </w:r>
      <w:r>
        <w:t xml:space="preserve"> constructor (15.10.4.1) as if by the expression </w:t>
      </w:r>
      <w:r w:rsidRPr="00900332">
        <w:rPr>
          <w:rFonts w:ascii="Courier New" w:hAnsi="Courier New" w:cs="Courier New"/>
          <w:b/>
        </w:rPr>
        <w:t>new RegExp(</w:t>
      </w:r>
      <w:r w:rsidRPr="00895113">
        <w:rPr>
          <w:rFonts w:ascii="Times New Roman" w:hAnsi="Times New Roman"/>
          <w:i/>
        </w:rPr>
        <w:t>pattern</w:t>
      </w:r>
      <w:r w:rsidRPr="00900332">
        <w:rPr>
          <w:rFonts w:ascii="Courier New" w:hAnsi="Courier New" w:cs="Courier New"/>
          <w:b/>
        </w:rPr>
        <w:t xml:space="preserve">, </w:t>
      </w:r>
      <w:r w:rsidRPr="00895113">
        <w:rPr>
          <w:rFonts w:ascii="Times New Roman" w:hAnsi="Times New Roman"/>
          <w:i/>
        </w:rPr>
        <w:t>flags</w:t>
      </w:r>
      <w:r w:rsidRPr="00900332">
        <w:rPr>
          <w:rFonts w:ascii="Courier New" w:hAnsi="Courier New" w:cs="Courier New"/>
          <w:b/>
        </w:rPr>
        <w:t>)</w:t>
      </w:r>
      <w:r>
        <w:t xml:space="preserve"> and return the object constructed by that constructor.</w:t>
      </w:r>
    </w:p>
    <w:p w14:paraId="3426B16D" w14:textId="77777777" w:rsidR="004C02EF" w:rsidRDefault="004C02EF" w:rsidP="00F710D2">
      <w:pPr>
        <w:pStyle w:val="30"/>
        <w:numPr>
          <w:ilvl w:val="0"/>
          <w:numId w:val="0"/>
        </w:numPr>
      </w:pPr>
      <w:bookmarkStart w:id="8310" w:name="_Toc417706283"/>
      <w:bookmarkStart w:id="8311" w:name="_Toc432237648"/>
      <w:bookmarkStart w:id="8312" w:name="_Toc432984857"/>
      <w:bookmarkStart w:id="8313" w:name="_Ref456002880"/>
      <w:bookmarkStart w:id="8314" w:name="_Ref457201072"/>
      <w:bookmarkStart w:id="8315" w:name="_Toc472818958"/>
      <w:bookmarkStart w:id="8316" w:name="_Toc235503536"/>
      <w:bookmarkStart w:id="8317" w:name="_Toc241509311"/>
      <w:bookmarkStart w:id="8318" w:name="_Toc244416798"/>
      <w:bookmarkStart w:id="8319" w:name="_Toc276631162"/>
      <w:bookmarkStart w:id="8320" w:name="_Toc178387173"/>
      <w:r>
        <w:t>15.10.4</w:t>
      </w:r>
      <w:r>
        <w:tab/>
        <w:t>The RegExp Constructor</w:t>
      </w:r>
      <w:bookmarkEnd w:id="8310"/>
      <w:bookmarkEnd w:id="8311"/>
      <w:bookmarkEnd w:id="8312"/>
      <w:bookmarkEnd w:id="8313"/>
      <w:bookmarkEnd w:id="8314"/>
      <w:bookmarkEnd w:id="8315"/>
      <w:bookmarkEnd w:id="8316"/>
      <w:bookmarkEnd w:id="8317"/>
      <w:bookmarkEnd w:id="8318"/>
      <w:bookmarkEnd w:id="8319"/>
      <w:bookmarkEnd w:id="8320"/>
    </w:p>
    <w:p w14:paraId="4B717671" w14:textId="77777777" w:rsidR="004C02EF" w:rsidRDefault="004C02EF" w:rsidP="004C02EF">
      <w:r>
        <w:t xml:space="preserve">When </w:t>
      </w:r>
      <w:r>
        <w:rPr>
          <w:rFonts w:ascii="Courier New" w:hAnsi="Courier New"/>
          <w:b/>
        </w:rPr>
        <w:t>RegExp</w:t>
      </w:r>
      <w:r>
        <w:t xml:space="preserve"> is called as part of a </w:t>
      </w:r>
      <w:r>
        <w:rPr>
          <w:rFonts w:ascii="Courier New" w:hAnsi="Courier New"/>
          <w:b/>
        </w:rPr>
        <w:t>new</w:t>
      </w:r>
      <w:r>
        <w:t xml:space="preserve"> expression, it is a constructor: it initialises the newly created object.</w:t>
      </w:r>
    </w:p>
    <w:p w14:paraId="5AD9B0B4" w14:textId="77777777" w:rsidR="004C02EF" w:rsidRDefault="004C02EF" w:rsidP="004C02EF">
      <w:pPr>
        <w:pStyle w:val="40"/>
        <w:numPr>
          <w:ilvl w:val="0"/>
          <w:numId w:val="0"/>
        </w:numPr>
      </w:pPr>
      <w:bookmarkStart w:id="8321" w:name="_Ref404573597"/>
      <w:r>
        <w:t>15.10.4.1</w:t>
      </w:r>
      <w:r>
        <w:tab/>
        <w:t>new RegExp(pattern, flags)</w:t>
      </w:r>
      <w:bookmarkEnd w:id="8321"/>
    </w:p>
    <w:p w14:paraId="6C5CD98E" w14:textId="77777777" w:rsidR="004C02EF" w:rsidRDefault="004C02EF" w:rsidP="004C02EF">
      <w:r>
        <w:t xml:space="preserve">If </w:t>
      </w:r>
      <w:r w:rsidRPr="00895113">
        <w:rPr>
          <w:rFonts w:ascii="Times New Roman" w:hAnsi="Times New Roman"/>
          <w:i/>
        </w:rPr>
        <w:t>pattern</w:t>
      </w:r>
      <w:r>
        <w:t xml:space="preserve"> is an object </w:t>
      </w:r>
      <w:r w:rsidRPr="00895113">
        <w:rPr>
          <w:rFonts w:ascii="Times New Roman" w:hAnsi="Times New Roman"/>
          <w:i/>
        </w:rPr>
        <w:t>R</w:t>
      </w:r>
      <w:r>
        <w:t xml:space="preserve"> </w:t>
      </w:r>
      <w:ins w:id="8322" w:author="Allen Wirfs-Brock" w:date="2011-07-02T14:32:00Z">
        <w:r w:rsidR="0054023D">
          <w:t>that has a</w:t>
        </w:r>
        <w:del w:id="8323" w:author="Rev 3 Allen Wirfs-Brock" w:date="2011-09-08T14:55:00Z">
          <w:r w:rsidR="0054023D" w:rsidDel="00BA3B3B">
            <w:delText>n</w:delText>
          </w:r>
        </w:del>
        <w:r w:rsidR="0054023D">
          <w:t xml:space="preserve"> [[</w:t>
        </w:r>
        <w:del w:id="8324" w:author="Rev 3 Allen Wirfs-Brock" w:date="2011-09-08T14:54:00Z">
          <w:r w:rsidR="0054023D" w:rsidDel="00BA3B3B">
            <w:delText>IsRegExp</w:delText>
          </w:r>
        </w:del>
      </w:ins>
      <w:ins w:id="8325" w:author="Rev 3 Allen Wirfs-Brock" w:date="2011-09-08T14:54:00Z">
        <w:r w:rsidR="00BA3B3B">
          <w:t>NativeBrand</w:t>
        </w:r>
      </w:ins>
      <w:ins w:id="8326" w:author="Allen Wirfs-Brock" w:date="2011-07-02T14:32:00Z">
        <w:r w:rsidR="0054023D">
          <w:t>]] internal property</w:t>
        </w:r>
      </w:ins>
      <w:ins w:id="8327" w:author="Rev 3 Allen Wirfs-Brock" w:date="2011-09-08T14:54:00Z">
        <w:r w:rsidR="00BA3B3B" w:rsidRPr="00BA3B3B">
          <w:t xml:space="preserve"> </w:t>
        </w:r>
        <w:r w:rsidR="00BA3B3B">
          <w:t>whose value is NativeRegExp</w:t>
        </w:r>
        <w:r w:rsidR="00BA3B3B" w:rsidDel="0054023D">
          <w:t xml:space="preserve"> </w:t>
        </w:r>
      </w:ins>
      <w:del w:id="8328" w:author="Allen Wirfs-Brock" w:date="2011-07-02T14:32:00Z">
        <w:r w:rsidDel="0054023D">
          <w:delText xml:space="preserve">whose [[Class]] internal property is </w:delText>
        </w:r>
        <w:r w:rsidDel="0054023D">
          <w:rPr>
            <w:rFonts w:ascii="Courier New" w:hAnsi="Courier New"/>
            <w:b/>
          </w:rPr>
          <w:delText>"RegExp"</w:delText>
        </w:r>
      </w:del>
      <w:r>
        <w:t xml:space="preserve"> and </w:t>
      </w:r>
      <w:r w:rsidRPr="00895113">
        <w:rPr>
          <w:rFonts w:ascii="Times New Roman" w:hAnsi="Times New Roman"/>
          <w:i/>
        </w:rPr>
        <w:t>flags</w:t>
      </w:r>
      <w:r>
        <w:t xml:space="preserve"> is </w:t>
      </w:r>
      <w:r>
        <w:rPr>
          <w:b/>
        </w:rPr>
        <w:t>undefined</w:t>
      </w:r>
      <w:r>
        <w:t xml:space="preserve">, then let </w:t>
      </w:r>
      <w:r w:rsidRPr="00895113">
        <w:rPr>
          <w:rFonts w:ascii="Times New Roman" w:hAnsi="Times New Roman"/>
          <w:i/>
        </w:rPr>
        <w:t>P</w:t>
      </w:r>
      <w:r>
        <w:t xml:space="preserve"> be the </w:t>
      </w:r>
      <w:r w:rsidRPr="00895113">
        <w:rPr>
          <w:rFonts w:ascii="Times New Roman" w:hAnsi="Times New Roman"/>
          <w:i/>
        </w:rPr>
        <w:t>pattern</w:t>
      </w:r>
      <w:r>
        <w:t xml:space="preserve"> used to construct </w:t>
      </w:r>
      <w:r w:rsidRPr="00895113">
        <w:rPr>
          <w:rFonts w:ascii="Times New Roman" w:hAnsi="Times New Roman"/>
          <w:i/>
        </w:rPr>
        <w:t>R</w:t>
      </w:r>
      <w:r>
        <w:t xml:space="preserve"> and let </w:t>
      </w:r>
      <w:r w:rsidRPr="00895113">
        <w:rPr>
          <w:rFonts w:ascii="Times New Roman" w:hAnsi="Times New Roman"/>
          <w:i/>
        </w:rPr>
        <w:t>F</w:t>
      </w:r>
      <w:r>
        <w:t xml:space="preserve"> be the flags used to construct </w:t>
      </w:r>
      <w:r w:rsidRPr="00895113">
        <w:rPr>
          <w:rFonts w:ascii="Times New Roman" w:hAnsi="Times New Roman"/>
          <w:i/>
        </w:rPr>
        <w:t>R</w:t>
      </w:r>
      <w:r>
        <w:t xml:space="preserve">. If </w:t>
      </w:r>
      <w:r w:rsidRPr="00895113">
        <w:rPr>
          <w:rFonts w:ascii="Times New Roman" w:hAnsi="Times New Roman"/>
          <w:i/>
        </w:rPr>
        <w:t>pattern</w:t>
      </w:r>
      <w:r>
        <w:t xml:space="preserve"> is an object </w:t>
      </w:r>
      <w:r w:rsidRPr="00895113">
        <w:rPr>
          <w:rFonts w:ascii="Times New Roman" w:hAnsi="Times New Roman"/>
          <w:i/>
        </w:rPr>
        <w:t>R</w:t>
      </w:r>
      <w:r>
        <w:t xml:space="preserve"> </w:t>
      </w:r>
      <w:ins w:id="8329" w:author="Allen Wirfs-Brock" w:date="2011-07-02T14:33:00Z">
        <w:r w:rsidR="0054023D">
          <w:t>that has a</w:t>
        </w:r>
        <w:del w:id="8330" w:author="Rev 3 Allen Wirfs-Brock" w:date="2011-09-08T14:55:00Z">
          <w:r w:rsidR="0054023D" w:rsidDel="00BA3B3B">
            <w:delText>n</w:delText>
          </w:r>
        </w:del>
        <w:r w:rsidR="0054023D">
          <w:t xml:space="preserve"> [[</w:t>
        </w:r>
        <w:del w:id="8331" w:author="Rev 3 Allen Wirfs-Brock" w:date="2011-09-08T14:54:00Z">
          <w:r w:rsidR="0054023D" w:rsidDel="00BA3B3B">
            <w:delText>IsRegExp</w:delText>
          </w:r>
        </w:del>
      </w:ins>
      <w:ins w:id="8332" w:author="Rev 3 Allen Wirfs-Brock" w:date="2011-09-08T14:54:00Z">
        <w:r w:rsidR="00BA3B3B">
          <w:t>NativeBrand</w:t>
        </w:r>
      </w:ins>
      <w:ins w:id="8333" w:author="Allen Wirfs-Brock" w:date="2011-07-02T14:33:00Z">
        <w:r w:rsidR="0054023D">
          <w:t>]] internal property</w:t>
        </w:r>
      </w:ins>
      <w:ins w:id="8334" w:author="Rev 3 Allen Wirfs-Brock" w:date="2011-09-08T14:54:00Z">
        <w:r w:rsidR="00BA3B3B" w:rsidRPr="00BA3B3B">
          <w:t xml:space="preserve"> </w:t>
        </w:r>
        <w:r w:rsidR="00BA3B3B">
          <w:t>whose value is NativeRegExp</w:t>
        </w:r>
        <w:r w:rsidR="00BA3B3B" w:rsidDel="0054023D">
          <w:t xml:space="preserve"> </w:t>
        </w:r>
      </w:ins>
      <w:del w:id="8335" w:author="Allen Wirfs-Brock" w:date="2011-07-02T14:33:00Z">
        <w:r w:rsidDel="0054023D">
          <w:delText xml:space="preserve">whose [[Class]] internal property is </w:delText>
        </w:r>
        <w:r w:rsidDel="0054023D">
          <w:rPr>
            <w:rFonts w:ascii="Courier New" w:hAnsi="Courier New"/>
            <w:b/>
          </w:rPr>
          <w:delText>"RegExp"</w:delText>
        </w:r>
      </w:del>
      <w:r>
        <w:t xml:space="preserve"> and </w:t>
      </w:r>
      <w:r w:rsidRPr="00895113">
        <w:rPr>
          <w:rFonts w:ascii="Times New Roman" w:hAnsi="Times New Roman"/>
          <w:i/>
        </w:rPr>
        <w:t>flags</w:t>
      </w:r>
      <w:r>
        <w:t xml:space="preserve"> is not </w:t>
      </w:r>
      <w:r>
        <w:rPr>
          <w:b/>
        </w:rPr>
        <w:t>undefined</w:t>
      </w:r>
      <w:r>
        <w:t xml:space="preserve">, then throw a </w:t>
      </w:r>
      <w:r>
        <w:rPr>
          <w:b/>
        </w:rPr>
        <w:t>TypeError</w:t>
      </w:r>
      <w:r>
        <w:t xml:space="preserve"> exception. Otherwise, let </w:t>
      </w:r>
      <w:r w:rsidRPr="00895113">
        <w:rPr>
          <w:rFonts w:ascii="Times New Roman" w:hAnsi="Times New Roman"/>
          <w:i/>
        </w:rPr>
        <w:t>P</w:t>
      </w:r>
      <w:r>
        <w:t xml:space="preserve"> be the empty String if </w:t>
      </w:r>
      <w:r w:rsidRPr="00895113">
        <w:rPr>
          <w:rFonts w:ascii="Times New Roman" w:hAnsi="Times New Roman"/>
          <w:i/>
        </w:rPr>
        <w:t>pattern</w:t>
      </w:r>
      <w:r>
        <w:t xml:space="preserve"> is </w:t>
      </w:r>
      <w:r>
        <w:rPr>
          <w:b/>
        </w:rPr>
        <w:t>undefined</w:t>
      </w:r>
      <w:r>
        <w:t xml:space="preserve"> and </w:t>
      </w:r>
      <w:r w:rsidRPr="00895113">
        <w:rPr>
          <w:rFonts w:ascii="Times New Roman" w:hAnsi="Times New Roman"/>
        </w:rPr>
        <w:t>ToString(</w:t>
      </w:r>
      <w:r w:rsidRPr="00895113">
        <w:rPr>
          <w:rFonts w:ascii="Times New Roman" w:hAnsi="Times New Roman"/>
          <w:i/>
        </w:rPr>
        <w:t>pattern</w:t>
      </w:r>
      <w:r w:rsidRPr="00895113">
        <w:rPr>
          <w:rFonts w:ascii="Times New Roman" w:hAnsi="Times New Roman"/>
        </w:rPr>
        <w:t>)</w:t>
      </w:r>
      <w:r>
        <w:t xml:space="preserve"> otherwise, and let </w:t>
      </w:r>
      <w:r w:rsidRPr="00895113">
        <w:rPr>
          <w:rFonts w:ascii="Times New Roman" w:hAnsi="Times New Roman"/>
          <w:i/>
        </w:rPr>
        <w:t>F</w:t>
      </w:r>
      <w:r>
        <w:t xml:space="preserve"> be the empty String if </w:t>
      </w:r>
      <w:r w:rsidRPr="00895113">
        <w:rPr>
          <w:rFonts w:ascii="Times New Roman" w:hAnsi="Times New Roman"/>
          <w:i/>
        </w:rPr>
        <w:t>flags</w:t>
      </w:r>
      <w:r>
        <w:t xml:space="preserve"> is </w:t>
      </w:r>
      <w:r>
        <w:rPr>
          <w:b/>
        </w:rPr>
        <w:t>undefined</w:t>
      </w:r>
      <w:r>
        <w:t xml:space="preserve"> and </w:t>
      </w:r>
      <w:r w:rsidRPr="00895113">
        <w:rPr>
          <w:rFonts w:ascii="Times New Roman" w:hAnsi="Times New Roman"/>
        </w:rPr>
        <w:t>ToString(</w:t>
      </w:r>
      <w:r w:rsidRPr="00895113">
        <w:rPr>
          <w:rFonts w:ascii="Times New Roman" w:hAnsi="Times New Roman"/>
          <w:i/>
        </w:rPr>
        <w:t>flags</w:t>
      </w:r>
      <w:r w:rsidRPr="00895113">
        <w:rPr>
          <w:rFonts w:ascii="Times New Roman" w:hAnsi="Times New Roman"/>
        </w:rPr>
        <w:t>)</w:t>
      </w:r>
      <w:r>
        <w:t xml:space="preserve"> otherwise.</w:t>
      </w:r>
    </w:p>
    <w:p w14:paraId="41131991" w14:textId="77777777" w:rsidR="004C02EF" w:rsidRPr="007A4A2C" w:rsidRDefault="004C02EF" w:rsidP="004C02EF">
      <w:pPr>
        <w:rPr>
          <w:lang w:val="en-US"/>
        </w:rPr>
      </w:pPr>
      <w:r w:rsidRPr="007A4A2C">
        <w:rPr>
          <w:lang w:val="en-US"/>
        </w:rPr>
        <w:t>If</w:t>
      </w:r>
      <w:r>
        <w:rPr>
          <w:lang w:val="en-US"/>
        </w:rPr>
        <w:t xml:space="preserve"> the characters of</w:t>
      </w:r>
      <w:r w:rsidRPr="007A4A2C">
        <w:rPr>
          <w:lang w:val="en-US"/>
        </w:rPr>
        <w:t xml:space="preserve"> </w:t>
      </w:r>
      <w:r w:rsidRPr="00895113">
        <w:rPr>
          <w:rFonts w:ascii="Times New Roman" w:hAnsi="Times New Roman"/>
          <w:i/>
          <w:iCs/>
          <w:lang w:val="en-US"/>
        </w:rPr>
        <w:t>P</w:t>
      </w:r>
      <w:r>
        <w:rPr>
          <w:lang w:val="en-US"/>
        </w:rPr>
        <w:t xml:space="preserve"> </w:t>
      </w:r>
      <w:r w:rsidRPr="007A4A2C">
        <w:rPr>
          <w:lang w:val="en-US"/>
        </w:rPr>
        <w:t xml:space="preserve">do not have the </w:t>
      </w:r>
      <w:r>
        <w:rPr>
          <w:lang w:val="en-US"/>
        </w:rPr>
        <w:t xml:space="preserve">syntactic </w:t>
      </w:r>
      <w:r w:rsidRPr="007A4A2C">
        <w:rPr>
          <w:lang w:val="en-US"/>
        </w:rPr>
        <w:t xml:space="preserve">form </w:t>
      </w:r>
      <w:r w:rsidRPr="00E67BE8">
        <w:rPr>
          <w:rFonts w:ascii="Times New Roman" w:hAnsi="Times New Roman"/>
          <w:i/>
          <w:iCs/>
          <w:lang w:val="en-US"/>
        </w:rPr>
        <w:t>Pattern</w:t>
      </w:r>
      <w:r w:rsidRPr="007A4A2C">
        <w:rPr>
          <w:lang w:val="en-US"/>
        </w:rPr>
        <w:t xml:space="preserve">, then throw a </w:t>
      </w:r>
      <w:r w:rsidRPr="00452996">
        <w:rPr>
          <w:b/>
          <w:lang w:val="en-US"/>
        </w:rPr>
        <w:t>SyntaxError</w:t>
      </w:r>
      <w:r w:rsidRPr="007A4A2C">
        <w:rPr>
          <w:lang w:val="en-US"/>
        </w:rPr>
        <w:t xml:space="preserve"> exception. Otherwise let the newly constructed object have a [[Match]] </w:t>
      </w:r>
      <w:r>
        <w:t xml:space="preserve">internal </w:t>
      </w:r>
      <w:r w:rsidRPr="007A4A2C">
        <w:rPr>
          <w:lang w:val="en-US"/>
        </w:rPr>
        <w:t>property obtained by evaluating ("compiling") the</w:t>
      </w:r>
      <w:r>
        <w:rPr>
          <w:lang w:val="en-US"/>
        </w:rPr>
        <w:t xml:space="preserve"> characters of</w:t>
      </w:r>
      <w:r w:rsidRPr="007A4A2C">
        <w:rPr>
          <w:lang w:val="en-US"/>
        </w:rPr>
        <w:t xml:space="preserve"> </w:t>
      </w:r>
      <w:r w:rsidRPr="00E67BE8">
        <w:rPr>
          <w:rFonts w:ascii="Times New Roman" w:hAnsi="Times New Roman"/>
          <w:i/>
          <w:iCs/>
          <w:lang w:val="en-US"/>
        </w:rPr>
        <w:t>P</w:t>
      </w:r>
      <w:r>
        <w:rPr>
          <w:iCs/>
          <w:lang w:val="en-US"/>
        </w:rPr>
        <w:t xml:space="preserve"> as a</w:t>
      </w:r>
      <w:r w:rsidRPr="007A4A2C">
        <w:rPr>
          <w:lang w:val="en-US"/>
        </w:rPr>
        <w:t xml:space="preserve"> </w:t>
      </w:r>
      <w:r w:rsidRPr="00E67BE8">
        <w:rPr>
          <w:rFonts w:ascii="Times New Roman" w:hAnsi="Times New Roman"/>
          <w:i/>
          <w:iCs/>
          <w:lang w:val="en-US"/>
        </w:rPr>
        <w:t>Pattern</w:t>
      </w:r>
      <w:r w:rsidRPr="007A4A2C">
        <w:rPr>
          <w:lang w:val="en-US"/>
        </w:rPr>
        <w:t xml:space="preserve"> as described in 15.10.2. </w:t>
      </w:r>
    </w:p>
    <w:p w14:paraId="14C8A89E" w14:textId="77777777" w:rsidR="004C02EF" w:rsidRPr="007A4A2C" w:rsidRDefault="004C02EF" w:rsidP="004C02EF">
      <w:pPr>
        <w:rPr>
          <w:lang w:val="en-US"/>
        </w:rPr>
      </w:pPr>
      <w:r w:rsidRPr="007A4A2C">
        <w:rPr>
          <w:lang w:val="en-US"/>
        </w:rPr>
        <w:t xml:space="preserve">If </w:t>
      </w:r>
      <w:r w:rsidRPr="00E67BE8">
        <w:rPr>
          <w:rFonts w:ascii="Times New Roman" w:hAnsi="Times New Roman"/>
          <w:i/>
          <w:iCs/>
          <w:lang w:val="en-US"/>
        </w:rPr>
        <w:t>F</w:t>
      </w:r>
      <w:r w:rsidRPr="007A4A2C">
        <w:rPr>
          <w:lang w:val="en-US"/>
        </w:rPr>
        <w:t xml:space="preserve"> contains any character other than </w:t>
      </w:r>
      <w:r w:rsidRPr="00452996">
        <w:rPr>
          <w:rFonts w:ascii="Courier New" w:hAnsi="Courier New" w:cs="Courier New"/>
          <w:b/>
          <w:lang w:val="en-US"/>
        </w:rPr>
        <w:t>"g"</w:t>
      </w:r>
      <w:r w:rsidRPr="007A4A2C">
        <w:rPr>
          <w:lang w:val="en-US"/>
        </w:rPr>
        <w:t xml:space="preserve">, </w:t>
      </w:r>
      <w:r w:rsidRPr="00452996">
        <w:rPr>
          <w:rFonts w:ascii="Courier New" w:hAnsi="Courier New" w:cs="Courier New"/>
          <w:b/>
          <w:lang w:val="en-US"/>
        </w:rPr>
        <w:t>"i"</w:t>
      </w:r>
      <w:r w:rsidRPr="007A4A2C">
        <w:rPr>
          <w:lang w:val="en-US"/>
        </w:rPr>
        <w:t xml:space="preserve">, or </w:t>
      </w:r>
      <w:r w:rsidRPr="00452996">
        <w:rPr>
          <w:rFonts w:ascii="Courier New" w:hAnsi="Courier New" w:cs="Courier New"/>
          <w:b/>
          <w:lang w:val="en-US"/>
        </w:rPr>
        <w:t>"m"</w:t>
      </w:r>
      <w:r w:rsidRPr="007A4A2C">
        <w:rPr>
          <w:lang w:val="en-US"/>
        </w:rPr>
        <w:t xml:space="preserve">, or if it contains the same </w:t>
      </w:r>
      <w:r>
        <w:rPr>
          <w:lang w:val="en-US"/>
        </w:rPr>
        <w:t>character</w:t>
      </w:r>
      <w:r w:rsidRPr="007A4A2C">
        <w:rPr>
          <w:lang w:val="en-US"/>
        </w:rPr>
        <w:t xml:space="preserve"> more than once, then throw a </w:t>
      </w:r>
      <w:r w:rsidRPr="00900332">
        <w:rPr>
          <w:b/>
          <w:lang w:val="en-US"/>
        </w:rPr>
        <w:t>SyntaxError</w:t>
      </w:r>
      <w:r w:rsidRPr="007A4A2C">
        <w:rPr>
          <w:lang w:val="en-US"/>
        </w:rPr>
        <w:t xml:space="preserve"> exception. </w:t>
      </w:r>
    </w:p>
    <w:p w14:paraId="70F9802D" w14:textId="77777777" w:rsidR="004C02EF" w:rsidRPr="007A4A2C" w:rsidRDefault="004C02EF" w:rsidP="004C02EF">
      <w:pPr>
        <w:rPr>
          <w:lang w:val="en-US"/>
        </w:rPr>
      </w:pPr>
      <w:r w:rsidRPr="007A4A2C">
        <w:rPr>
          <w:lang w:val="en-US"/>
        </w:rPr>
        <w:t xml:space="preserve">If a </w:t>
      </w:r>
      <w:r w:rsidRPr="00900332">
        <w:rPr>
          <w:b/>
          <w:lang w:val="en-US"/>
        </w:rPr>
        <w:t>SyntaxError</w:t>
      </w:r>
      <w:r w:rsidRPr="007A4A2C">
        <w:rPr>
          <w:lang w:val="en-US"/>
        </w:rPr>
        <w:t xml:space="preserve"> exception is not thrown, then: </w:t>
      </w:r>
    </w:p>
    <w:p w14:paraId="2EB722D4" w14:textId="77777777" w:rsidR="004C02EF" w:rsidRPr="007A4A2C" w:rsidRDefault="004C02EF" w:rsidP="004C02EF">
      <w:pPr>
        <w:rPr>
          <w:lang w:val="en-US"/>
        </w:rPr>
      </w:pPr>
      <w:r w:rsidRPr="007A4A2C">
        <w:rPr>
          <w:lang w:val="en-US"/>
        </w:rPr>
        <w:t xml:space="preserve">Let </w:t>
      </w:r>
      <w:r w:rsidRPr="00E67BE8">
        <w:rPr>
          <w:rFonts w:ascii="Times New Roman" w:hAnsi="Times New Roman"/>
          <w:i/>
          <w:iCs/>
          <w:lang w:val="en-US"/>
        </w:rPr>
        <w:t>S</w:t>
      </w:r>
      <w:r w:rsidRPr="007A4A2C">
        <w:rPr>
          <w:lang w:val="en-US"/>
        </w:rPr>
        <w:t xml:space="preserve"> be a </w:t>
      </w:r>
      <w:r>
        <w:rPr>
          <w:lang w:val="en-US"/>
        </w:rPr>
        <w:t>String</w:t>
      </w:r>
      <w:r w:rsidRPr="007A4A2C">
        <w:rPr>
          <w:lang w:val="en-US"/>
        </w:rPr>
        <w:t xml:space="preserve"> in the form of a </w:t>
      </w:r>
      <w:r w:rsidRPr="00E67BE8">
        <w:rPr>
          <w:rFonts w:ascii="Times New Roman" w:hAnsi="Times New Roman"/>
          <w:i/>
          <w:iCs/>
          <w:lang w:val="en-US"/>
        </w:rPr>
        <w:t>Pattern</w:t>
      </w:r>
      <w:r w:rsidRPr="007A4A2C">
        <w:rPr>
          <w:lang w:val="en-US"/>
        </w:rPr>
        <w:t xml:space="preserve"> equivalent to </w:t>
      </w:r>
      <w:r w:rsidRPr="00E67BE8">
        <w:rPr>
          <w:rFonts w:ascii="Times New Roman" w:hAnsi="Times New Roman"/>
          <w:i/>
          <w:iCs/>
          <w:lang w:val="en-US"/>
        </w:rPr>
        <w:t>P</w:t>
      </w:r>
      <w:r w:rsidRPr="007A4A2C">
        <w:rPr>
          <w:lang w:val="en-US"/>
        </w:rPr>
        <w:t xml:space="preserve">, in which certain characters are escaped as described below. </w:t>
      </w:r>
      <w:r w:rsidRPr="00E67BE8">
        <w:rPr>
          <w:rFonts w:ascii="Times New Roman" w:hAnsi="Times New Roman"/>
          <w:i/>
          <w:iCs/>
          <w:lang w:val="en-US"/>
        </w:rPr>
        <w:t>S</w:t>
      </w:r>
      <w:r w:rsidRPr="007A4A2C">
        <w:rPr>
          <w:lang w:val="en-US"/>
        </w:rPr>
        <w:t xml:space="preserve"> may or may not be identical to </w:t>
      </w:r>
      <w:r w:rsidRPr="00E67BE8">
        <w:rPr>
          <w:rFonts w:ascii="Times New Roman" w:hAnsi="Times New Roman"/>
          <w:i/>
          <w:iCs/>
          <w:lang w:val="en-US"/>
        </w:rPr>
        <w:t>P</w:t>
      </w:r>
      <w:r w:rsidRPr="007A4A2C">
        <w:rPr>
          <w:lang w:val="en-US"/>
        </w:rPr>
        <w:t xml:space="preserve"> or </w:t>
      </w:r>
      <w:r w:rsidRPr="00E67BE8">
        <w:rPr>
          <w:rFonts w:ascii="Times New Roman" w:hAnsi="Times New Roman"/>
          <w:i/>
          <w:iCs/>
          <w:lang w:val="en-US"/>
        </w:rPr>
        <w:t>pattern</w:t>
      </w:r>
      <w:r w:rsidRPr="007A4A2C">
        <w:rPr>
          <w:lang w:val="en-US"/>
        </w:rPr>
        <w:t xml:space="preserve">; however, the internal procedure that would result from evaluating </w:t>
      </w:r>
      <w:r w:rsidRPr="00E67BE8">
        <w:rPr>
          <w:rFonts w:ascii="Times New Roman" w:hAnsi="Times New Roman"/>
          <w:i/>
          <w:iCs/>
          <w:lang w:val="en-US"/>
        </w:rPr>
        <w:t>S</w:t>
      </w:r>
      <w:r w:rsidRPr="007A4A2C">
        <w:rPr>
          <w:lang w:val="en-US"/>
        </w:rPr>
        <w:t xml:space="preserve"> as a </w:t>
      </w:r>
      <w:r w:rsidRPr="00E67BE8">
        <w:rPr>
          <w:rFonts w:ascii="Times New Roman" w:hAnsi="Times New Roman"/>
          <w:i/>
          <w:iCs/>
          <w:lang w:val="en-US"/>
        </w:rPr>
        <w:t>Pattern</w:t>
      </w:r>
      <w:r w:rsidRPr="007A4A2C">
        <w:rPr>
          <w:lang w:val="en-US"/>
        </w:rPr>
        <w:t xml:space="preserve"> must behave identically to the internal procedure given</w:t>
      </w:r>
      <w:r>
        <w:rPr>
          <w:lang w:val="en-US"/>
        </w:rPr>
        <w:t xml:space="preserve"> by the constructed object's [[Match</w:t>
      </w:r>
      <w:r w:rsidRPr="007A4A2C">
        <w:rPr>
          <w:lang w:val="en-US"/>
        </w:rPr>
        <w:t xml:space="preserve">]] </w:t>
      </w:r>
      <w:r>
        <w:t xml:space="preserve">internal </w:t>
      </w:r>
      <w:r w:rsidRPr="007A4A2C">
        <w:rPr>
          <w:lang w:val="en-US"/>
        </w:rPr>
        <w:t xml:space="preserve">property. </w:t>
      </w:r>
    </w:p>
    <w:p w14:paraId="42BFE8D2" w14:textId="77777777" w:rsidR="004C02EF" w:rsidRPr="00C44D0E" w:rsidRDefault="004C02EF" w:rsidP="004C02EF">
      <w:pPr>
        <w:rPr>
          <w:lang w:val="en-US"/>
        </w:rPr>
      </w:pPr>
      <w:r w:rsidRPr="007A4A2C">
        <w:rPr>
          <w:lang w:val="en-US"/>
        </w:rPr>
        <w:t xml:space="preserve">The characters </w:t>
      </w:r>
      <w:r w:rsidRPr="00452996">
        <w:rPr>
          <w:rFonts w:ascii="Courier New" w:hAnsi="Courier New" w:cs="Courier New"/>
          <w:b/>
          <w:bCs/>
          <w:lang w:val="en-US"/>
        </w:rPr>
        <w:t>/</w:t>
      </w:r>
      <w:r w:rsidRPr="007A4A2C">
        <w:rPr>
          <w:lang w:val="en-US"/>
        </w:rPr>
        <w:t xml:space="preserve"> occurring in the pattern shall be escaped in </w:t>
      </w:r>
      <w:r w:rsidRPr="00E67BE8">
        <w:rPr>
          <w:rFonts w:ascii="Times New Roman" w:hAnsi="Times New Roman"/>
          <w:i/>
          <w:iCs/>
          <w:lang w:val="en-US"/>
        </w:rPr>
        <w:t>S</w:t>
      </w:r>
      <w:r w:rsidRPr="007A4A2C">
        <w:rPr>
          <w:lang w:val="en-US"/>
        </w:rPr>
        <w:t xml:space="preserve"> as necessary to ensure that the </w:t>
      </w:r>
      <w:r>
        <w:rPr>
          <w:lang w:val="en-US"/>
        </w:rPr>
        <w:t>String</w:t>
      </w:r>
      <w:r w:rsidRPr="007A4A2C">
        <w:rPr>
          <w:lang w:val="en-US"/>
        </w:rPr>
        <w:t xml:space="preserve"> value formed by concatenating the </w:t>
      </w:r>
      <w:r>
        <w:rPr>
          <w:lang w:val="en-US"/>
        </w:rPr>
        <w:t>Strings</w:t>
      </w:r>
      <w:r w:rsidRPr="007A4A2C">
        <w:rPr>
          <w:lang w:val="en-US"/>
        </w:rPr>
        <w:t xml:space="preserve"> </w:t>
      </w:r>
      <w:r w:rsidRPr="00452996">
        <w:rPr>
          <w:rFonts w:ascii="Courier New" w:hAnsi="Courier New" w:cs="Courier New"/>
          <w:b/>
          <w:lang w:val="en-US"/>
        </w:rPr>
        <w:t>"/"</w:t>
      </w:r>
      <w:r w:rsidRPr="007A4A2C">
        <w:rPr>
          <w:lang w:val="en-US"/>
        </w:rPr>
        <w:t xml:space="preserve">, </w:t>
      </w:r>
      <w:r w:rsidRPr="00E67BE8">
        <w:rPr>
          <w:rFonts w:ascii="Times New Roman" w:hAnsi="Times New Roman"/>
          <w:i/>
          <w:iCs/>
          <w:lang w:val="en-US"/>
        </w:rPr>
        <w:t>S</w:t>
      </w:r>
      <w:r w:rsidRPr="007A4A2C">
        <w:rPr>
          <w:lang w:val="en-US"/>
        </w:rPr>
        <w:t xml:space="preserve">, </w:t>
      </w:r>
      <w:r w:rsidRPr="00452996">
        <w:rPr>
          <w:rFonts w:ascii="Courier New" w:hAnsi="Courier New" w:cs="Courier New"/>
          <w:b/>
          <w:lang w:val="en-US"/>
        </w:rPr>
        <w:t>"/"</w:t>
      </w:r>
      <w:r w:rsidRPr="007A4A2C">
        <w:rPr>
          <w:lang w:val="en-US"/>
        </w:rPr>
        <w:t xml:space="preserve">, and </w:t>
      </w:r>
      <w:r w:rsidRPr="00E67BE8">
        <w:rPr>
          <w:rFonts w:ascii="Times New Roman" w:hAnsi="Times New Roman"/>
          <w:i/>
          <w:iCs/>
          <w:lang w:val="en-US"/>
        </w:rPr>
        <w:t>F</w:t>
      </w:r>
      <w:r w:rsidRPr="007A4A2C">
        <w:rPr>
          <w:lang w:val="en-US"/>
        </w:rPr>
        <w:t xml:space="preserve"> can be parsed (in an appropriate lexical context) as a </w:t>
      </w:r>
      <w:r w:rsidRPr="00E67BE8">
        <w:rPr>
          <w:rFonts w:ascii="Times New Roman" w:hAnsi="Times New Roman"/>
          <w:i/>
          <w:iCs/>
          <w:lang w:val="en-US"/>
        </w:rPr>
        <w:t>RegularExpressionLiteral</w:t>
      </w:r>
      <w:r w:rsidRPr="007A4A2C">
        <w:rPr>
          <w:lang w:val="en-US"/>
        </w:rPr>
        <w:t xml:space="preserve"> that behaves identically to the constructed regular expression. For example, if </w:t>
      </w:r>
      <w:r w:rsidRPr="00E67BE8">
        <w:rPr>
          <w:rFonts w:ascii="Times New Roman" w:hAnsi="Times New Roman"/>
          <w:i/>
          <w:iCs/>
          <w:lang w:val="en-US"/>
        </w:rPr>
        <w:t>P</w:t>
      </w:r>
      <w:r w:rsidRPr="007A4A2C">
        <w:rPr>
          <w:lang w:val="en-US"/>
        </w:rPr>
        <w:t xml:space="preserve"> is </w:t>
      </w:r>
      <w:r w:rsidRPr="00C44D0E">
        <w:rPr>
          <w:rFonts w:ascii="Courier New" w:hAnsi="Courier New" w:cs="Courier New"/>
          <w:b/>
          <w:lang w:val="en-US"/>
        </w:rPr>
        <w:t>"/"</w:t>
      </w:r>
      <w:r w:rsidRPr="007A4A2C">
        <w:rPr>
          <w:lang w:val="en-US"/>
        </w:rPr>
        <w:t xml:space="preserve">, then </w:t>
      </w:r>
      <w:r w:rsidRPr="00E67BE8">
        <w:rPr>
          <w:rFonts w:ascii="Times New Roman" w:hAnsi="Times New Roman"/>
          <w:i/>
          <w:iCs/>
          <w:lang w:val="en-US"/>
        </w:rPr>
        <w:t>S</w:t>
      </w:r>
      <w:r w:rsidRPr="007A4A2C">
        <w:rPr>
          <w:lang w:val="en-US"/>
        </w:rPr>
        <w:t xml:space="preserve"> could be </w:t>
      </w:r>
      <w:r w:rsidRPr="00C44D0E">
        <w:rPr>
          <w:rFonts w:ascii="Courier New" w:hAnsi="Courier New" w:cs="Courier New"/>
          <w:b/>
          <w:lang w:val="en-US"/>
        </w:rPr>
        <w:t>"\/"</w:t>
      </w:r>
      <w:r w:rsidRPr="007A4A2C">
        <w:rPr>
          <w:lang w:val="en-US"/>
        </w:rPr>
        <w:t xml:space="preserve"> or </w:t>
      </w:r>
      <w:r w:rsidRPr="00C44D0E">
        <w:rPr>
          <w:rFonts w:ascii="Courier New" w:hAnsi="Courier New" w:cs="Courier New"/>
          <w:b/>
          <w:lang w:val="en-US"/>
        </w:rPr>
        <w:t>"\u002F"</w:t>
      </w:r>
      <w:r w:rsidRPr="007A4A2C">
        <w:rPr>
          <w:lang w:val="en-US"/>
        </w:rPr>
        <w:t xml:space="preserve">, among other possibilities, but not </w:t>
      </w:r>
      <w:r w:rsidRPr="00C44D0E">
        <w:rPr>
          <w:rFonts w:ascii="Courier New" w:hAnsi="Courier New" w:cs="Courier New"/>
          <w:b/>
          <w:lang w:val="en-US"/>
        </w:rPr>
        <w:t>"/"</w:t>
      </w:r>
      <w:r w:rsidRPr="007A4A2C">
        <w:rPr>
          <w:lang w:val="en-US"/>
        </w:rPr>
        <w:t xml:space="preserve">, because </w:t>
      </w:r>
      <w:r w:rsidRPr="00C44D0E">
        <w:rPr>
          <w:rFonts w:ascii="Courier New" w:hAnsi="Courier New" w:cs="Courier New"/>
          <w:b/>
          <w:lang w:val="en-US"/>
        </w:rPr>
        <w:t>///</w:t>
      </w:r>
      <w:r w:rsidRPr="007A4A2C">
        <w:rPr>
          <w:lang w:val="en-US"/>
        </w:rPr>
        <w:t xml:space="preserve"> </w:t>
      </w:r>
      <w:r>
        <w:rPr>
          <w:lang w:val="en-US"/>
        </w:rPr>
        <w:t xml:space="preserve">followed by </w:t>
      </w:r>
      <w:r w:rsidRPr="00E67BE8">
        <w:rPr>
          <w:rFonts w:ascii="Times New Roman" w:hAnsi="Times New Roman"/>
          <w:i/>
          <w:lang w:val="en-US"/>
        </w:rPr>
        <w:t>F</w:t>
      </w:r>
      <w:r>
        <w:rPr>
          <w:lang w:val="en-US"/>
        </w:rPr>
        <w:t xml:space="preserve"> </w:t>
      </w:r>
      <w:r w:rsidRPr="007A4A2C">
        <w:rPr>
          <w:lang w:val="en-US"/>
        </w:rPr>
        <w:t xml:space="preserve">would be parsed as a </w:t>
      </w:r>
      <w:r w:rsidRPr="00E67BE8">
        <w:rPr>
          <w:rFonts w:ascii="Times New Roman" w:hAnsi="Times New Roman"/>
          <w:i/>
          <w:iCs/>
          <w:lang w:val="en-US"/>
        </w:rPr>
        <w:t>SingleLineComment</w:t>
      </w:r>
      <w:r w:rsidRPr="007A4A2C">
        <w:rPr>
          <w:lang w:val="en-US"/>
        </w:rPr>
        <w:t xml:space="preserve"> rather than a </w:t>
      </w:r>
      <w:r w:rsidRPr="00E67BE8">
        <w:rPr>
          <w:rFonts w:ascii="Times New Roman" w:hAnsi="Times New Roman"/>
          <w:i/>
          <w:iCs/>
          <w:lang w:val="en-US"/>
        </w:rPr>
        <w:t>RegularExpressionLiteral</w:t>
      </w:r>
      <w:r w:rsidRPr="007A4A2C">
        <w:rPr>
          <w:lang w:val="en-US"/>
        </w:rPr>
        <w:t xml:space="preserve">. If </w:t>
      </w:r>
      <w:r w:rsidRPr="00E67BE8">
        <w:rPr>
          <w:rFonts w:ascii="Times New Roman" w:hAnsi="Times New Roman"/>
          <w:i/>
          <w:iCs/>
          <w:lang w:val="en-US"/>
        </w:rPr>
        <w:t>P</w:t>
      </w:r>
      <w:r w:rsidRPr="007A4A2C">
        <w:rPr>
          <w:lang w:val="en-US"/>
        </w:rPr>
        <w:t xml:space="preserve"> is the empty </w:t>
      </w:r>
      <w:r>
        <w:rPr>
          <w:lang w:val="en-US"/>
        </w:rPr>
        <w:t>String</w:t>
      </w:r>
      <w:r w:rsidRPr="007A4A2C">
        <w:rPr>
          <w:lang w:val="en-US"/>
        </w:rPr>
        <w:t xml:space="preserve">, this specification can be met by letting </w:t>
      </w:r>
      <w:r w:rsidRPr="00E67BE8">
        <w:rPr>
          <w:rFonts w:ascii="Times New Roman" w:hAnsi="Times New Roman"/>
          <w:i/>
          <w:iCs/>
          <w:lang w:val="en-US"/>
        </w:rPr>
        <w:t>S</w:t>
      </w:r>
      <w:r w:rsidRPr="007A4A2C">
        <w:rPr>
          <w:lang w:val="en-US"/>
        </w:rPr>
        <w:t xml:space="preserve"> be </w:t>
      </w:r>
      <w:r w:rsidRPr="00C44D0E">
        <w:rPr>
          <w:rFonts w:ascii="Courier New" w:hAnsi="Courier New" w:cs="Courier New"/>
          <w:b/>
          <w:lang w:val="en-US"/>
        </w:rPr>
        <w:t>"(?:)"</w:t>
      </w:r>
      <w:r w:rsidRPr="007A4A2C">
        <w:rPr>
          <w:lang w:val="en-US"/>
        </w:rPr>
        <w:t xml:space="preserve">. </w:t>
      </w:r>
    </w:p>
    <w:p w14:paraId="575396E8" w14:textId="77777777" w:rsidR="004C02EF" w:rsidRDefault="004C02EF" w:rsidP="004C02EF">
      <w:r>
        <w:t>The following properties of the newly constructed object are data properties with the attributes that are specified in 15.10.7. The [[Value]] of each property is set as follows:</w:t>
      </w:r>
    </w:p>
    <w:p w14:paraId="3CD11B39" w14:textId="77777777" w:rsidR="004C02EF" w:rsidRDefault="004C02EF" w:rsidP="004C02EF">
      <w:r w:rsidRPr="00C44D0E">
        <w:t xml:space="preserve">The </w:t>
      </w:r>
      <w:r w:rsidRPr="00C44D0E">
        <w:rPr>
          <w:rFonts w:ascii="Courier New" w:hAnsi="Courier New" w:cs="Courier New"/>
          <w:b/>
        </w:rPr>
        <w:t>source</w:t>
      </w:r>
      <w:r w:rsidRPr="00C44D0E">
        <w:t xml:space="preserve"> property of the newly constructed object is set to </w:t>
      </w:r>
      <w:r w:rsidRPr="00E67BE8">
        <w:rPr>
          <w:rFonts w:ascii="Times New Roman" w:hAnsi="Times New Roman"/>
          <w:i/>
          <w:iCs/>
        </w:rPr>
        <w:t>S</w:t>
      </w:r>
      <w:r w:rsidRPr="00C44D0E">
        <w:t>.</w:t>
      </w:r>
    </w:p>
    <w:p w14:paraId="3D0E247C" w14:textId="77777777" w:rsidR="004C02EF" w:rsidRDefault="004C02EF" w:rsidP="004C02EF">
      <w:r>
        <w:t xml:space="preserve">The </w:t>
      </w:r>
      <w:r>
        <w:rPr>
          <w:rFonts w:ascii="Courier New" w:hAnsi="Courier New"/>
          <w:b/>
        </w:rPr>
        <w:t>global</w:t>
      </w:r>
      <w:r>
        <w:t xml:space="preserve"> property of the newly constructed object is set to a Boolean value that is </w:t>
      </w:r>
      <w:r>
        <w:rPr>
          <w:b/>
        </w:rPr>
        <w:t>true</w:t>
      </w:r>
      <w:r>
        <w:t xml:space="preserve"> if </w:t>
      </w:r>
      <w:r w:rsidRPr="00E67BE8">
        <w:rPr>
          <w:rFonts w:ascii="Times New Roman" w:hAnsi="Times New Roman"/>
          <w:i/>
        </w:rPr>
        <w:t>F</w:t>
      </w:r>
      <w:r>
        <w:t xml:space="preserve"> contains the character </w:t>
      </w:r>
      <w:r w:rsidRPr="00452996">
        <w:rPr>
          <w:rFonts w:ascii="Courier New" w:hAnsi="Courier New" w:cs="Courier New"/>
          <w:b/>
          <w:lang w:val="en-US"/>
        </w:rPr>
        <w:t>"</w:t>
      </w:r>
      <w:r>
        <w:rPr>
          <w:rFonts w:ascii="Courier New" w:hAnsi="Courier New"/>
          <w:b/>
        </w:rPr>
        <w:t>g</w:t>
      </w:r>
      <w:r w:rsidRPr="00452996">
        <w:rPr>
          <w:rFonts w:ascii="Courier New" w:hAnsi="Courier New" w:cs="Courier New"/>
          <w:b/>
          <w:lang w:val="en-US"/>
        </w:rPr>
        <w:t>"</w:t>
      </w:r>
      <w:r>
        <w:t xml:space="preserve"> and </w:t>
      </w:r>
      <w:r>
        <w:rPr>
          <w:b/>
        </w:rPr>
        <w:t>false</w:t>
      </w:r>
      <w:r>
        <w:t xml:space="preserve"> otherwise.</w:t>
      </w:r>
    </w:p>
    <w:p w14:paraId="629A8D86" w14:textId="77777777" w:rsidR="004C02EF" w:rsidRDefault="004C02EF" w:rsidP="004C02EF">
      <w:r>
        <w:t xml:space="preserve">The </w:t>
      </w:r>
      <w:r>
        <w:rPr>
          <w:rFonts w:ascii="Courier New" w:hAnsi="Courier New"/>
          <w:b/>
        </w:rPr>
        <w:t>ignoreCase</w:t>
      </w:r>
      <w:r>
        <w:t xml:space="preserve"> property of the newly constructed object is set to a Boolean value that is </w:t>
      </w:r>
      <w:r>
        <w:rPr>
          <w:b/>
        </w:rPr>
        <w:t>true</w:t>
      </w:r>
      <w:r>
        <w:t xml:space="preserve"> if </w:t>
      </w:r>
      <w:r w:rsidRPr="00E67BE8">
        <w:rPr>
          <w:rFonts w:ascii="Times New Roman" w:hAnsi="Times New Roman"/>
          <w:i/>
        </w:rPr>
        <w:t>F</w:t>
      </w:r>
      <w:r>
        <w:t xml:space="preserve"> contains the character </w:t>
      </w:r>
      <w:r w:rsidRPr="00452996">
        <w:rPr>
          <w:rFonts w:ascii="Courier New" w:hAnsi="Courier New" w:cs="Courier New"/>
          <w:b/>
          <w:lang w:val="en-US"/>
        </w:rPr>
        <w:t>"</w:t>
      </w:r>
      <w:r>
        <w:rPr>
          <w:rFonts w:ascii="Courier New" w:hAnsi="Courier New"/>
          <w:b/>
        </w:rPr>
        <w:t>i</w:t>
      </w:r>
      <w:r w:rsidRPr="00452996">
        <w:rPr>
          <w:rFonts w:ascii="Courier New" w:hAnsi="Courier New" w:cs="Courier New"/>
          <w:b/>
          <w:lang w:val="en-US"/>
        </w:rPr>
        <w:t>"</w:t>
      </w:r>
      <w:r>
        <w:t xml:space="preserve"> and </w:t>
      </w:r>
      <w:r>
        <w:rPr>
          <w:b/>
        </w:rPr>
        <w:t>false</w:t>
      </w:r>
      <w:r>
        <w:t xml:space="preserve"> otherwise.</w:t>
      </w:r>
    </w:p>
    <w:p w14:paraId="5E343DC5" w14:textId="77777777" w:rsidR="004C02EF" w:rsidRDefault="004C02EF" w:rsidP="004C02EF">
      <w:r>
        <w:t xml:space="preserve">The </w:t>
      </w:r>
      <w:r>
        <w:rPr>
          <w:rFonts w:ascii="Courier New" w:hAnsi="Courier New"/>
          <w:b/>
        </w:rPr>
        <w:t>multiline</w:t>
      </w:r>
      <w:r>
        <w:t xml:space="preserve"> property of the newly constructed object is set to a Boolean value that is </w:t>
      </w:r>
      <w:r>
        <w:rPr>
          <w:b/>
        </w:rPr>
        <w:t>true</w:t>
      </w:r>
      <w:r>
        <w:t xml:space="preserve"> if </w:t>
      </w:r>
      <w:r w:rsidRPr="00E67BE8">
        <w:rPr>
          <w:rFonts w:ascii="Times New Roman" w:hAnsi="Times New Roman"/>
          <w:i/>
        </w:rPr>
        <w:t>F</w:t>
      </w:r>
      <w:r>
        <w:t xml:space="preserve"> contains the character </w:t>
      </w:r>
      <w:r w:rsidRPr="00452996">
        <w:rPr>
          <w:rFonts w:ascii="Courier New" w:hAnsi="Courier New" w:cs="Courier New"/>
          <w:b/>
          <w:lang w:val="en-US"/>
        </w:rPr>
        <w:t>"</w:t>
      </w:r>
      <w:r>
        <w:rPr>
          <w:rFonts w:ascii="Courier New" w:hAnsi="Courier New"/>
          <w:b/>
        </w:rPr>
        <w:t>m</w:t>
      </w:r>
      <w:r w:rsidRPr="00452996">
        <w:rPr>
          <w:rFonts w:ascii="Courier New" w:hAnsi="Courier New" w:cs="Courier New"/>
          <w:b/>
          <w:lang w:val="en-US"/>
        </w:rPr>
        <w:t>"</w:t>
      </w:r>
      <w:r>
        <w:t xml:space="preserve"> and </w:t>
      </w:r>
      <w:r>
        <w:rPr>
          <w:b/>
        </w:rPr>
        <w:t>false</w:t>
      </w:r>
      <w:r>
        <w:t xml:space="preserve"> otherwise.</w:t>
      </w:r>
    </w:p>
    <w:p w14:paraId="1532A495" w14:textId="77777777" w:rsidR="004C02EF" w:rsidRDefault="004C02EF" w:rsidP="004C02EF">
      <w:r>
        <w:t xml:space="preserve">The </w:t>
      </w:r>
      <w:r>
        <w:rPr>
          <w:rFonts w:ascii="Courier New" w:hAnsi="Courier New"/>
          <w:b/>
        </w:rPr>
        <w:t>lastIndex</w:t>
      </w:r>
      <w:r>
        <w:t xml:space="preserve"> property of the newly constructed object is set to </w:t>
      </w:r>
      <w:r>
        <w:rPr>
          <w:b/>
        </w:rPr>
        <w:t>0</w:t>
      </w:r>
      <w:r>
        <w:t>.</w:t>
      </w:r>
    </w:p>
    <w:p w14:paraId="52E09ED3" w14:textId="77777777" w:rsidR="004C02EF" w:rsidRDefault="004C02EF" w:rsidP="004C02EF">
      <w:r>
        <w:t>The [[Prototype]] internal property of the newly constructed object is set to the standard built-in RegExp prototype object as specified in 15.10.6.</w:t>
      </w:r>
    </w:p>
    <w:p w14:paraId="0E39F56C" w14:textId="77777777" w:rsidR="004C02EF" w:rsidRDefault="004C02EF" w:rsidP="004C02EF">
      <w:r>
        <w:t xml:space="preserve">The </w:t>
      </w:r>
      <w:del w:id="8336" w:author="Allen Wirfs-Brock" w:date="2011-07-02T14:33:00Z">
        <w:r w:rsidDel="0054023D">
          <w:delText xml:space="preserve">[[Class]] internal property of the </w:delText>
        </w:r>
      </w:del>
      <w:r>
        <w:t xml:space="preserve">newly constructed object </w:t>
      </w:r>
      <w:ins w:id="8337" w:author="Allen Wirfs-Brock" w:date="2011-07-02T14:33:00Z">
        <w:r w:rsidR="0054023D">
          <w:t>has a</w:t>
        </w:r>
        <w:del w:id="8338" w:author="Rev 3 Allen Wirfs-Brock" w:date="2011-09-08T14:56:00Z">
          <w:r w:rsidR="0054023D" w:rsidDel="00BA3B3B">
            <w:delText>n</w:delText>
          </w:r>
        </w:del>
        <w:r w:rsidR="0054023D">
          <w:t xml:space="preserve"> [[</w:t>
        </w:r>
        <w:del w:id="8339" w:author="Rev 3 Allen Wirfs-Brock" w:date="2011-09-08T14:55:00Z">
          <w:r w:rsidR="0054023D" w:rsidDel="00BA3B3B">
            <w:delText>IsRegExp</w:delText>
          </w:r>
        </w:del>
      </w:ins>
      <w:ins w:id="8340" w:author="Rev 3 Allen Wirfs-Brock" w:date="2011-09-08T14:55:00Z">
        <w:r w:rsidR="00BA3B3B">
          <w:t>NativeBrand</w:t>
        </w:r>
      </w:ins>
      <w:ins w:id="8341" w:author="Allen Wirfs-Brock" w:date="2011-07-02T14:33:00Z">
        <w:r w:rsidR="0054023D">
          <w:t>]] internal property</w:t>
        </w:r>
      </w:ins>
      <w:ins w:id="8342" w:author="Rev 3 Allen Wirfs-Brock" w:date="2011-09-08T14:55:00Z">
        <w:r w:rsidR="00BA3B3B" w:rsidRPr="00BA3B3B">
          <w:t xml:space="preserve"> </w:t>
        </w:r>
        <w:r w:rsidR="00BA3B3B">
          <w:t>whose value is NativeRegExp</w:t>
        </w:r>
        <w:r w:rsidR="00BA3B3B" w:rsidDel="0054023D">
          <w:t xml:space="preserve"> </w:t>
        </w:r>
      </w:ins>
      <w:del w:id="8343" w:author="Allen Wirfs-Brock" w:date="2011-07-02T14:33:00Z">
        <w:r w:rsidDel="0054023D">
          <w:delText xml:space="preserve">is set to </w:delText>
        </w:r>
        <w:r w:rsidDel="0054023D">
          <w:rPr>
            <w:rFonts w:ascii="Courier New" w:hAnsi="Courier New"/>
            <w:b/>
          </w:rPr>
          <w:delText>"RegExp"</w:delText>
        </w:r>
        <w:r w:rsidDel="0054023D">
          <w:delText>.</w:delText>
        </w:r>
      </w:del>
    </w:p>
    <w:p w14:paraId="6088F1DF" w14:textId="77777777" w:rsidR="004C02EF" w:rsidRPr="00DF68D7" w:rsidRDefault="004C02EF" w:rsidP="004C02EF">
      <w:pPr>
        <w:pStyle w:val="Note"/>
        <w:rPr>
          <w:lang w:val="en-US"/>
        </w:rPr>
      </w:pPr>
      <w:r w:rsidRPr="006E038E">
        <w:rPr>
          <w:lang w:val="en-US"/>
        </w:rPr>
        <w:t>NOTE</w:t>
      </w:r>
      <w:r w:rsidRPr="006E038E">
        <w:rPr>
          <w:lang w:val="en-US"/>
        </w:rPr>
        <w:tab/>
        <w:t xml:space="preserve">If pattern is a </w:t>
      </w:r>
      <w:r w:rsidRPr="006E038E">
        <w:rPr>
          <w:rStyle w:val="bnf"/>
        </w:rPr>
        <w:t>StringLiteral</w:t>
      </w:r>
      <w:r w:rsidRPr="006E038E">
        <w:rPr>
          <w:lang w:val="en-US"/>
        </w:rPr>
        <w:t xml:space="preserve">, the usual escape sequence substitutions are performed before the </w:t>
      </w:r>
      <w:r>
        <w:rPr>
          <w:lang w:val="en-US"/>
        </w:rPr>
        <w:t>String</w:t>
      </w:r>
      <w:r w:rsidRPr="006E038E">
        <w:rPr>
          <w:lang w:val="en-US"/>
        </w:rPr>
        <w:t xml:space="preserve"> is processed by RegExp. If pattern must contain an escape sequence to be</w:t>
      </w:r>
      <w:r w:rsidRPr="006E038E">
        <w:t xml:space="preserve"> recognised</w:t>
      </w:r>
      <w:r w:rsidRPr="006E038E">
        <w:rPr>
          <w:lang w:val="en-US"/>
        </w:rPr>
        <w:t xml:space="preserve"> by RegExp, any backslash </w:t>
      </w:r>
      <w:r w:rsidRPr="006E038E">
        <w:rPr>
          <w:rFonts w:ascii="Courier New" w:hAnsi="Courier New" w:cs="Courier New"/>
          <w:b/>
          <w:bCs/>
          <w:lang w:val="en-US"/>
        </w:rPr>
        <w:t>\</w:t>
      </w:r>
      <w:r w:rsidRPr="006E038E">
        <w:rPr>
          <w:lang w:val="en-US"/>
        </w:rPr>
        <w:t xml:space="preserve"> characters must be escaped within the </w:t>
      </w:r>
      <w:r w:rsidRPr="006E038E">
        <w:rPr>
          <w:rStyle w:val="bnf"/>
        </w:rPr>
        <w:t>StringLiteral</w:t>
      </w:r>
      <w:r w:rsidRPr="006E038E">
        <w:rPr>
          <w:lang w:val="en-US"/>
        </w:rPr>
        <w:t xml:space="preserve"> to prevent them being removed when the contents of the </w:t>
      </w:r>
      <w:r w:rsidRPr="006E038E">
        <w:rPr>
          <w:rStyle w:val="bnf"/>
        </w:rPr>
        <w:t>StringLiteral</w:t>
      </w:r>
      <w:r w:rsidRPr="006E038E">
        <w:rPr>
          <w:lang w:val="en-US"/>
        </w:rPr>
        <w:t xml:space="preserve"> are formed.</w:t>
      </w:r>
      <w:r w:rsidRPr="00C44D0E">
        <w:rPr>
          <w:lang w:val="en-US"/>
        </w:rPr>
        <w:t xml:space="preserve"> </w:t>
      </w:r>
    </w:p>
    <w:p w14:paraId="00B3D65A" w14:textId="77777777" w:rsidR="004C02EF" w:rsidRDefault="004C02EF" w:rsidP="00F710D2">
      <w:pPr>
        <w:pStyle w:val="30"/>
        <w:numPr>
          <w:ilvl w:val="0"/>
          <w:numId w:val="0"/>
        </w:numPr>
      </w:pPr>
      <w:bookmarkStart w:id="8344" w:name="_Toc417706284"/>
      <w:bookmarkStart w:id="8345" w:name="_Toc432237649"/>
      <w:bookmarkStart w:id="8346" w:name="_Toc432984858"/>
      <w:bookmarkStart w:id="8347" w:name="_Ref457709745"/>
      <w:bookmarkStart w:id="8348" w:name="_Ref457792868"/>
      <w:bookmarkStart w:id="8349" w:name="_Toc472818959"/>
      <w:bookmarkStart w:id="8350" w:name="_Toc235503537"/>
      <w:bookmarkStart w:id="8351" w:name="_Toc241509312"/>
      <w:bookmarkStart w:id="8352" w:name="_Toc244416799"/>
      <w:bookmarkStart w:id="8353" w:name="_Toc276631163"/>
      <w:bookmarkStart w:id="8354" w:name="_Toc178387174"/>
      <w:r>
        <w:t>15.10.5</w:t>
      </w:r>
      <w:r>
        <w:tab/>
        <w:t>Properties of the RegExp Constructor</w:t>
      </w:r>
      <w:bookmarkEnd w:id="8344"/>
      <w:bookmarkEnd w:id="8345"/>
      <w:bookmarkEnd w:id="8346"/>
      <w:bookmarkEnd w:id="8347"/>
      <w:bookmarkEnd w:id="8348"/>
      <w:bookmarkEnd w:id="8349"/>
      <w:bookmarkEnd w:id="8350"/>
      <w:bookmarkEnd w:id="8351"/>
      <w:bookmarkEnd w:id="8352"/>
      <w:bookmarkEnd w:id="8353"/>
      <w:bookmarkEnd w:id="8354"/>
    </w:p>
    <w:p w14:paraId="0E32E21C" w14:textId="77777777" w:rsidR="004C02EF" w:rsidRDefault="004C02EF" w:rsidP="004C02EF">
      <w:r>
        <w:t>The value of the [[Prototype]] internal property of the RegExp constructor is the standard built-in Function prototype object (15.3.4).</w:t>
      </w:r>
    </w:p>
    <w:p w14:paraId="5119147A"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2</w:t>
      </w:r>
      <w:r>
        <w:t>), the RegExp constructor has the following properties:</w:t>
      </w:r>
    </w:p>
    <w:p w14:paraId="4A337C86" w14:textId="77777777" w:rsidR="004C02EF" w:rsidRDefault="004C02EF" w:rsidP="004C02EF">
      <w:pPr>
        <w:pStyle w:val="40"/>
        <w:numPr>
          <w:ilvl w:val="0"/>
          <w:numId w:val="0"/>
        </w:numPr>
      </w:pPr>
      <w:bookmarkStart w:id="8355" w:name="_Hlt455971295"/>
      <w:bookmarkStart w:id="8356" w:name="_Ref404353515"/>
      <w:bookmarkEnd w:id="8355"/>
      <w:r>
        <w:t>15.10.5.1</w:t>
      </w:r>
      <w:r>
        <w:tab/>
        <w:t>RegExp.prototype</w:t>
      </w:r>
      <w:bookmarkEnd w:id="8356"/>
    </w:p>
    <w:p w14:paraId="343D0DED" w14:textId="77777777" w:rsidR="004C02EF" w:rsidRDefault="004C02EF" w:rsidP="004C02EF">
      <w:r>
        <w:t xml:space="preserve">The initial value of </w:t>
      </w:r>
      <w:r>
        <w:rPr>
          <w:rFonts w:ascii="Courier New" w:hAnsi="Courier New"/>
          <w:b/>
        </w:rPr>
        <w:t>RegExp.prototype</w:t>
      </w:r>
      <w:r>
        <w:t xml:space="preserve"> is the RegExp prototype object (15.10.6).</w:t>
      </w:r>
    </w:p>
    <w:p w14:paraId="254C107F" w14:textId="77777777" w:rsidR="004C02EF" w:rsidRDefault="004C02EF" w:rsidP="004C02EF">
      <w:r>
        <w:t xml:space="preserve">This property shall have the attributes { [[Writable]]: </w:t>
      </w:r>
      <w:r w:rsidRPr="00223D3A">
        <w:rPr>
          <w:b/>
        </w:rPr>
        <w:t>false</w:t>
      </w:r>
      <w:r>
        <w:t xml:space="preserve">, [[Enumerable]]: </w:t>
      </w:r>
      <w:r w:rsidRPr="00223D3A">
        <w:rPr>
          <w:b/>
        </w:rPr>
        <w:t>false</w:t>
      </w:r>
      <w:r>
        <w:t xml:space="preserve">, [[Configurable]]: </w:t>
      </w:r>
      <w:r w:rsidRPr="00223D3A">
        <w:rPr>
          <w:b/>
        </w:rPr>
        <w:t>false</w:t>
      </w:r>
      <w:r>
        <w:t> }.</w:t>
      </w:r>
    </w:p>
    <w:p w14:paraId="722191FB" w14:textId="77777777" w:rsidR="004C02EF" w:rsidRDefault="004C02EF" w:rsidP="00F710D2">
      <w:pPr>
        <w:pStyle w:val="30"/>
        <w:numPr>
          <w:ilvl w:val="0"/>
          <w:numId w:val="0"/>
        </w:numPr>
      </w:pPr>
      <w:bookmarkStart w:id="8357" w:name="_Ref404353569"/>
      <w:bookmarkStart w:id="8358" w:name="_Toc417706285"/>
      <w:bookmarkStart w:id="8359" w:name="_Toc432237650"/>
      <w:bookmarkStart w:id="8360" w:name="_Toc432984859"/>
      <w:bookmarkStart w:id="8361" w:name="_Toc472818960"/>
      <w:bookmarkStart w:id="8362" w:name="_Toc235503538"/>
      <w:bookmarkStart w:id="8363" w:name="_Toc241509313"/>
      <w:bookmarkStart w:id="8364" w:name="_Toc244416800"/>
      <w:bookmarkStart w:id="8365" w:name="_Toc276631164"/>
      <w:bookmarkStart w:id="8366" w:name="_Toc178387175"/>
      <w:r>
        <w:t>15.10.6</w:t>
      </w:r>
      <w:r>
        <w:tab/>
        <w:t>Properties of the RegExp Prototype Object</w:t>
      </w:r>
      <w:bookmarkEnd w:id="8357"/>
      <w:bookmarkEnd w:id="8358"/>
      <w:bookmarkEnd w:id="8359"/>
      <w:bookmarkEnd w:id="8360"/>
      <w:bookmarkEnd w:id="8361"/>
      <w:bookmarkEnd w:id="8362"/>
      <w:bookmarkEnd w:id="8363"/>
      <w:bookmarkEnd w:id="8364"/>
      <w:bookmarkEnd w:id="8365"/>
      <w:bookmarkEnd w:id="8366"/>
    </w:p>
    <w:p w14:paraId="0CEA2CB8" w14:textId="77777777" w:rsidR="004C02EF" w:rsidRDefault="004C02EF" w:rsidP="004C02EF">
      <w:r>
        <w:t>The value of the [[Prototype]] internal property of the RegExp prototype object is the standard built-in Object prototype object (15.2.4). The RegExp prototype object is itself a regular expression object; it</w:t>
      </w:r>
      <w:del w:id="8367" w:author="Allen Wirfs-Brock" w:date="2011-07-02T14:34:00Z">
        <w:r w:rsidDel="00736F7F">
          <w:delText>s</w:delText>
        </w:r>
      </w:del>
      <w:r>
        <w:t xml:space="preserve"> </w:t>
      </w:r>
      <w:ins w:id="8368" w:author="Allen Wirfs-Brock" w:date="2011-07-02T14:34:00Z">
        <w:r w:rsidR="0054023D">
          <w:t>has a</w:t>
        </w:r>
      </w:ins>
      <w:ins w:id="8369" w:author="Allen Wirfs-Brock" w:date="2011-07-02T14:35:00Z">
        <w:del w:id="8370" w:author="Rev 3 Allen Wirfs-Brock" w:date="2011-09-08T14:55:00Z">
          <w:r w:rsidR="00736F7F" w:rsidDel="00BA3B3B">
            <w:delText>n</w:delText>
          </w:r>
        </w:del>
      </w:ins>
      <w:ins w:id="8371" w:author="Allen Wirfs-Brock" w:date="2011-07-02T14:34:00Z">
        <w:r w:rsidR="0054023D">
          <w:t xml:space="preserve"> [[</w:t>
        </w:r>
        <w:del w:id="8372" w:author="Rev 3 Allen Wirfs-Brock" w:date="2011-09-08T14:55:00Z">
          <w:r w:rsidR="0054023D" w:rsidDel="00BA3B3B">
            <w:delText>IsRegExp</w:delText>
          </w:r>
        </w:del>
      </w:ins>
      <w:ins w:id="8373" w:author="Rev 3 Allen Wirfs-Brock" w:date="2011-09-08T14:55:00Z">
        <w:r w:rsidR="00BA3B3B">
          <w:t>NativeBrand</w:t>
        </w:r>
      </w:ins>
      <w:ins w:id="8374" w:author="Allen Wirfs-Brock" w:date="2011-07-02T14:34:00Z">
        <w:r w:rsidR="0054023D">
          <w:t>]] internal property</w:t>
        </w:r>
      </w:ins>
      <w:ins w:id="8375" w:author="Rev 3 Allen Wirfs-Brock" w:date="2011-09-08T14:55:00Z">
        <w:r w:rsidR="00BA3B3B" w:rsidRPr="00BA3B3B">
          <w:t xml:space="preserve"> </w:t>
        </w:r>
        <w:r w:rsidR="00BA3B3B">
          <w:t>whose value is NativeRegExp</w:t>
        </w:r>
        <w:r w:rsidR="00BA3B3B" w:rsidDel="0054023D">
          <w:t xml:space="preserve"> </w:t>
        </w:r>
      </w:ins>
      <w:del w:id="8376" w:author="Allen Wirfs-Brock" w:date="2011-07-02T14:34:00Z">
        <w:r w:rsidDel="0054023D">
          <w:delText xml:space="preserve">[[Class]] is </w:delText>
        </w:r>
        <w:r w:rsidDel="0054023D">
          <w:rPr>
            <w:rFonts w:ascii="Courier New" w:hAnsi="Courier New" w:cs="Courier New"/>
          </w:rPr>
          <w:delText>"</w:delText>
        </w:r>
        <w:r w:rsidRPr="00900332" w:rsidDel="0054023D">
          <w:rPr>
            <w:rFonts w:ascii="Courier New" w:hAnsi="Courier New" w:cs="Courier New"/>
            <w:b/>
          </w:rPr>
          <w:delText>RegExp</w:delText>
        </w:r>
        <w:r w:rsidDel="0054023D">
          <w:rPr>
            <w:rFonts w:ascii="Courier New" w:hAnsi="Courier New" w:cs="Courier New"/>
          </w:rPr>
          <w:delText>"</w:delText>
        </w:r>
      </w:del>
      <w:r>
        <w:t>.</w:t>
      </w:r>
      <w:r w:rsidRPr="00C952BC">
        <w:t xml:space="preserve"> </w:t>
      </w:r>
      <w:r>
        <w:t xml:space="preserve">The initial values of the RegExp prototype object’s data properties (15.10.7) are set as if the object was created by the expression </w:t>
      </w:r>
      <w:r w:rsidRPr="00C0797D">
        <w:rPr>
          <w:rFonts w:ascii="Courier New" w:hAnsi="Courier New" w:cs="Courier New"/>
          <w:b/>
        </w:rPr>
        <w:t>new RegExp()</w:t>
      </w:r>
      <w:r>
        <w:t xml:space="preserve"> where </w:t>
      </w:r>
      <w:r w:rsidRPr="00C0797D">
        <w:rPr>
          <w:rFonts w:ascii="Courier New" w:hAnsi="Courier New" w:cs="Courier New"/>
          <w:b/>
        </w:rPr>
        <w:t>RegExp</w:t>
      </w:r>
      <w:r>
        <w:t xml:space="preserve"> is that standard built-in constructor with that name.</w:t>
      </w:r>
    </w:p>
    <w:p w14:paraId="0EC23CEE" w14:textId="77777777" w:rsidR="004C02EF" w:rsidRDefault="004C02EF" w:rsidP="004C02EF">
      <w:r>
        <w:t xml:space="preserve">The RegExp prototype object does not have a </w:t>
      </w:r>
      <w:r>
        <w:rPr>
          <w:rFonts w:ascii="Courier New" w:hAnsi="Courier New"/>
          <w:b/>
        </w:rPr>
        <w:t>valueOf</w:t>
      </w:r>
      <w:r>
        <w:t xml:space="preserve"> property of its own; however, it inherits the </w:t>
      </w:r>
      <w:r>
        <w:rPr>
          <w:rFonts w:ascii="Courier New" w:hAnsi="Courier New"/>
          <w:b/>
        </w:rPr>
        <w:t>valueOf</w:t>
      </w:r>
      <w:r>
        <w:t xml:space="preserve"> property from the Object prototype object.</w:t>
      </w:r>
    </w:p>
    <w:p w14:paraId="4CA81EC6" w14:textId="77777777" w:rsidR="004C02EF" w:rsidRDefault="004C02EF" w:rsidP="004C02EF">
      <w:r>
        <w:t xml:space="preserve">In the following descriptions of functions that are properties of the RegExp prototype object, the phrase “this RegExp object” refers to the object that is the </w:t>
      </w:r>
      <w:r>
        <w:rPr>
          <w:b/>
        </w:rPr>
        <w:t>this</w:t>
      </w:r>
      <w:r>
        <w:t xml:space="preserve"> value for the invocation of the function; a </w:t>
      </w:r>
      <w:r>
        <w:rPr>
          <w:b/>
        </w:rPr>
        <w:t>TypeError</w:t>
      </w:r>
      <w:r>
        <w:t xml:space="preserve"> exception is thrown if the </w:t>
      </w:r>
      <w:r>
        <w:rPr>
          <w:b/>
        </w:rPr>
        <w:t>this</w:t>
      </w:r>
      <w:r>
        <w:t xml:space="preserve"> value is not an object </w:t>
      </w:r>
      <w:del w:id="8377" w:author="Allen Wirfs-Brock" w:date="2011-07-02T14:35:00Z">
        <w:r w:rsidDel="00736F7F">
          <w:delText>or an object for which the value of the</w:delText>
        </w:r>
      </w:del>
      <w:ins w:id="8378" w:author="Allen Wirfs-Brock" w:date="2011-07-02T14:35:00Z">
        <w:r w:rsidR="00736F7F">
          <w:t>that has a</w:t>
        </w:r>
        <w:del w:id="8379" w:author="Rev 3 Allen Wirfs-Brock" w:date="2011-09-08T14:56:00Z">
          <w:r w:rsidR="00736F7F" w:rsidDel="00BA3B3B">
            <w:delText>n</w:delText>
          </w:r>
        </w:del>
      </w:ins>
      <w:r>
        <w:t xml:space="preserve"> [[</w:t>
      </w:r>
      <w:del w:id="8380" w:author="Allen Wirfs-Brock" w:date="2011-07-02T14:35:00Z">
        <w:r w:rsidDel="00736F7F">
          <w:delText>Class</w:delText>
        </w:r>
      </w:del>
      <w:ins w:id="8381" w:author="Allen Wirfs-Brock" w:date="2011-07-02T14:35:00Z">
        <w:del w:id="8382" w:author="Rev 3 Allen Wirfs-Brock" w:date="2011-09-08T14:56:00Z">
          <w:r w:rsidR="00736F7F" w:rsidDel="00BA3B3B">
            <w:delText>IsRegExp</w:delText>
          </w:r>
        </w:del>
      </w:ins>
      <w:ins w:id="8383" w:author="Rev 3 Allen Wirfs-Brock" w:date="2011-09-08T14:56:00Z">
        <w:r w:rsidR="00BA3B3B">
          <w:t>NativeBrand</w:t>
        </w:r>
      </w:ins>
      <w:r>
        <w:t>]] internal property</w:t>
      </w:r>
      <w:ins w:id="8384" w:author="Rev 3 Allen Wirfs-Brock" w:date="2011-09-08T14:56:00Z">
        <w:r w:rsidR="00BA3B3B" w:rsidRPr="00BA3B3B">
          <w:t xml:space="preserve"> </w:t>
        </w:r>
        <w:r w:rsidR="00BA3B3B">
          <w:t>whose value is NativeRegExp</w:t>
        </w:r>
      </w:ins>
      <w:del w:id="8385" w:author="Allen Wirfs-Brock" w:date="2011-07-02T14:35:00Z">
        <w:r w:rsidDel="00736F7F">
          <w:delText xml:space="preserve"> is not </w:delText>
        </w:r>
        <w:r w:rsidDel="00736F7F">
          <w:rPr>
            <w:rFonts w:ascii="Courier New" w:hAnsi="Courier New"/>
            <w:b/>
          </w:rPr>
          <w:delText>"RegExp"</w:delText>
        </w:r>
      </w:del>
      <w:r>
        <w:t>.</w:t>
      </w:r>
    </w:p>
    <w:p w14:paraId="68B16120" w14:textId="77777777" w:rsidR="004C02EF" w:rsidRDefault="004C02EF" w:rsidP="004C02EF">
      <w:pPr>
        <w:pStyle w:val="40"/>
        <w:numPr>
          <w:ilvl w:val="0"/>
          <w:numId w:val="0"/>
        </w:numPr>
      </w:pPr>
      <w:r>
        <w:t>15.10.6.1</w:t>
      </w:r>
      <w:r>
        <w:tab/>
        <w:t>RegExp.prototype.constructor</w:t>
      </w:r>
    </w:p>
    <w:p w14:paraId="77E80899" w14:textId="77777777" w:rsidR="004C02EF" w:rsidRDefault="004C02EF" w:rsidP="004C02EF">
      <w:r>
        <w:t xml:space="preserve">The initial value of </w:t>
      </w:r>
      <w:r>
        <w:rPr>
          <w:rFonts w:ascii="Courier New" w:hAnsi="Courier New"/>
          <w:b/>
        </w:rPr>
        <w:t>RegExp.prototype.constructor</w:t>
      </w:r>
      <w:r>
        <w:t xml:space="preserve"> is the standard built-in </w:t>
      </w:r>
      <w:r>
        <w:rPr>
          <w:rFonts w:ascii="Courier New" w:hAnsi="Courier New"/>
          <w:b/>
        </w:rPr>
        <w:t>RegExp</w:t>
      </w:r>
      <w:r>
        <w:t xml:space="preserve"> constructor.</w:t>
      </w:r>
    </w:p>
    <w:p w14:paraId="1B9EDF14" w14:textId="77777777" w:rsidR="004C02EF" w:rsidRDefault="004C02EF" w:rsidP="004C02EF">
      <w:pPr>
        <w:pStyle w:val="40"/>
        <w:numPr>
          <w:ilvl w:val="0"/>
          <w:numId w:val="0"/>
        </w:numPr>
      </w:pPr>
      <w:bookmarkStart w:id="8386" w:name="_Ref404572122"/>
      <w:r>
        <w:t>15.10.6.2</w:t>
      </w:r>
      <w:r>
        <w:tab/>
        <w:t>RegExp.prototype.exec(string)</w:t>
      </w:r>
      <w:bookmarkEnd w:id="8386"/>
    </w:p>
    <w:p w14:paraId="38E0C1BB" w14:textId="77777777" w:rsidR="004C02EF" w:rsidRDefault="004C02EF" w:rsidP="004C02EF">
      <w:r>
        <w:t xml:space="preserve">Performs a regular expression match of </w:t>
      </w:r>
      <w:r w:rsidRPr="00895113">
        <w:rPr>
          <w:rFonts w:ascii="Times New Roman" w:hAnsi="Times New Roman"/>
          <w:i/>
        </w:rPr>
        <w:t>string</w:t>
      </w:r>
      <w:r>
        <w:t xml:space="preserve"> against the regular expression and returns an Array object containing the results of the match, or </w:t>
      </w:r>
      <w:r>
        <w:rPr>
          <w:b/>
        </w:rPr>
        <w:t>null</w:t>
      </w:r>
      <w:r>
        <w:t xml:space="preserve"> if </w:t>
      </w:r>
      <w:r w:rsidRPr="00895113">
        <w:rPr>
          <w:rFonts w:ascii="Times New Roman" w:hAnsi="Times New Roman"/>
          <w:i/>
        </w:rPr>
        <w:t>string</w:t>
      </w:r>
      <w:r>
        <w:t xml:space="preserve"> did not match.</w:t>
      </w:r>
    </w:p>
    <w:p w14:paraId="2174F701" w14:textId="77777777" w:rsidR="004C02EF" w:rsidRDefault="004C02EF" w:rsidP="004C02EF">
      <w:r>
        <w:t xml:space="preserve">The String </w:t>
      </w:r>
      <w:r w:rsidRPr="00895113">
        <w:rPr>
          <w:rFonts w:ascii="Times New Roman" w:hAnsi="Times New Roman"/>
        </w:rPr>
        <w:t>ToString(</w:t>
      </w:r>
      <w:r w:rsidRPr="00895113">
        <w:rPr>
          <w:rFonts w:ascii="Times New Roman" w:hAnsi="Times New Roman"/>
          <w:i/>
        </w:rPr>
        <w:t>string</w:t>
      </w:r>
      <w:r w:rsidRPr="00895113">
        <w:rPr>
          <w:rFonts w:ascii="Times New Roman" w:hAnsi="Times New Roman"/>
        </w:rPr>
        <w:t>)</w:t>
      </w:r>
      <w:r>
        <w:t xml:space="preserve"> is searched for an occurrence of the regular expression pattern as follows:</w:t>
      </w:r>
    </w:p>
    <w:p w14:paraId="1F34B390" w14:textId="77777777" w:rsidR="004C02EF" w:rsidRPr="006E038E" w:rsidRDefault="004C02EF" w:rsidP="004C02EF">
      <w:pPr>
        <w:pStyle w:val="Alg4"/>
        <w:numPr>
          <w:ilvl w:val="0"/>
          <w:numId w:val="328"/>
        </w:numPr>
      </w:pPr>
      <w:r w:rsidRPr="006E038E">
        <w:t xml:space="preserve">Let </w:t>
      </w:r>
      <w:r w:rsidRPr="006E038E">
        <w:rPr>
          <w:i/>
        </w:rPr>
        <w:t>R</w:t>
      </w:r>
      <w:r w:rsidRPr="006E038E">
        <w:t xml:space="preserve"> be this RegExp object.</w:t>
      </w:r>
    </w:p>
    <w:p w14:paraId="43D958C1" w14:textId="77777777" w:rsidR="004C02EF" w:rsidRPr="006E038E" w:rsidRDefault="004C02EF" w:rsidP="004C02EF">
      <w:pPr>
        <w:pStyle w:val="Alg4"/>
        <w:numPr>
          <w:ilvl w:val="0"/>
          <w:numId w:val="328"/>
        </w:numPr>
      </w:pPr>
      <w:r w:rsidRPr="006E038E">
        <w:t xml:space="preserve">Let </w:t>
      </w:r>
      <w:r w:rsidRPr="006E038E">
        <w:rPr>
          <w:i/>
        </w:rPr>
        <w:t>S</w:t>
      </w:r>
      <w:r w:rsidRPr="006E038E">
        <w:t xml:space="preserve"> be the value of ToString(</w:t>
      </w:r>
      <w:r w:rsidRPr="006E038E">
        <w:rPr>
          <w:i/>
        </w:rPr>
        <w:t>string</w:t>
      </w:r>
      <w:r w:rsidRPr="006E038E">
        <w:t>).</w:t>
      </w:r>
    </w:p>
    <w:p w14:paraId="042EBBDC" w14:textId="77777777" w:rsidR="004C02EF" w:rsidRPr="006E038E" w:rsidRDefault="004C02EF" w:rsidP="004C02EF">
      <w:pPr>
        <w:pStyle w:val="Alg4"/>
        <w:numPr>
          <w:ilvl w:val="0"/>
          <w:numId w:val="328"/>
        </w:numPr>
      </w:pPr>
      <w:r w:rsidRPr="006E038E">
        <w:t xml:space="preserve">Let </w:t>
      </w:r>
      <w:r w:rsidRPr="006E038E">
        <w:rPr>
          <w:i/>
        </w:rPr>
        <w:t>length</w:t>
      </w:r>
      <w:r w:rsidRPr="006E038E">
        <w:t xml:space="preserve"> be the length of </w:t>
      </w:r>
      <w:r w:rsidRPr="006E038E">
        <w:rPr>
          <w:i/>
        </w:rPr>
        <w:t>S</w:t>
      </w:r>
      <w:r w:rsidRPr="006E038E">
        <w:t>.</w:t>
      </w:r>
    </w:p>
    <w:p w14:paraId="0FE98EF0" w14:textId="77777777" w:rsidR="004C02EF" w:rsidRPr="006E038E" w:rsidRDefault="004C02EF" w:rsidP="004C02EF">
      <w:pPr>
        <w:pStyle w:val="Alg4"/>
        <w:numPr>
          <w:ilvl w:val="0"/>
          <w:numId w:val="328"/>
        </w:numPr>
      </w:pPr>
      <w:r w:rsidRPr="006E038E">
        <w:t xml:space="preserve">Let </w:t>
      </w:r>
      <w:r w:rsidRPr="006E038E">
        <w:rPr>
          <w:i/>
        </w:rPr>
        <w:t>lastIndex</w:t>
      </w:r>
      <w:r w:rsidRPr="006E038E">
        <w:t xml:space="preserve"> be the </w:t>
      </w:r>
      <w:r>
        <w:t>result of calling the [[Get]] internal method</w:t>
      </w:r>
      <w:r w:rsidRPr="00B90C1A">
        <w:t xml:space="preserve"> </w:t>
      </w:r>
      <w:r>
        <w:t xml:space="preserve">of </w:t>
      </w:r>
      <w:r w:rsidRPr="00B90C1A">
        <w:rPr>
          <w:i/>
        </w:rPr>
        <w:t>R</w:t>
      </w:r>
      <w:r>
        <w:t xml:space="preserve"> with argument "</w:t>
      </w:r>
      <w:r w:rsidRPr="00B90C1A">
        <w:rPr>
          <w:rFonts w:ascii="Courier New" w:hAnsi="Courier New" w:cs="Courier New"/>
          <w:b/>
        </w:rPr>
        <w:t>lastIndex</w:t>
      </w:r>
      <w:r>
        <w:t>"</w:t>
      </w:r>
      <w:r w:rsidRPr="006E038E">
        <w:t>.</w:t>
      </w:r>
    </w:p>
    <w:p w14:paraId="0E1D4084" w14:textId="77777777" w:rsidR="004C02EF" w:rsidRPr="006E038E" w:rsidRDefault="004C02EF" w:rsidP="004C02EF">
      <w:pPr>
        <w:pStyle w:val="Alg4"/>
        <w:numPr>
          <w:ilvl w:val="0"/>
          <w:numId w:val="328"/>
        </w:numPr>
      </w:pPr>
      <w:r w:rsidRPr="006E038E">
        <w:t xml:space="preserve">Let </w:t>
      </w:r>
      <w:r w:rsidRPr="006E038E">
        <w:rPr>
          <w:i/>
        </w:rPr>
        <w:t>i</w:t>
      </w:r>
      <w:r w:rsidRPr="006E038E">
        <w:t xml:space="preserve"> be the value of ToInteger(</w:t>
      </w:r>
      <w:r w:rsidRPr="006E038E">
        <w:rPr>
          <w:i/>
        </w:rPr>
        <w:t>lastIndex</w:t>
      </w:r>
      <w:r w:rsidRPr="006E038E">
        <w:t>).</w:t>
      </w:r>
    </w:p>
    <w:p w14:paraId="1340CBB1" w14:textId="77777777" w:rsidR="004C02EF" w:rsidRPr="006E038E" w:rsidRDefault="004C02EF" w:rsidP="004C02EF">
      <w:pPr>
        <w:pStyle w:val="Alg4"/>
        <w:numPr>
          <w:ilvl w:val="0"/>
          <w:numId w:val="328"/>
        </w:numPr>
      </w:pPr>
      <w:r w:rsidRPr="006E038E">
        <w:t xml:space="preserve">Let </w:t>
      </w:r>
      <w:r w:rsidRPr="006E038E">
        <w:rPr>
          <w:i/>
        </w:rPr>
        <w:t>global</w:t>
      </w:r>
      <w:r w:rsidRPr="006E038E">
        <w:t xml:space="preserve"> be the result of calling the [[Get]] internal method of </w:t>
      </w:r>
      <w:r w:rsidRPr="006E038E">
        <w:rPr>
          <w:i/>
        </w:rPr>
        <w:t>R</w:t>
      </w:r>
      <w:r w:rsidRPr="006E038E">
        <w:t xml:space="preserve"> with argument "</w:t>
      </w:r>
      <w:r>
        <w:rPr>
          <w:rFonts w:ascii="Courier New" w:hAnsi="Courier New"/>
          <w:b/>
        </w:rPr>
        <w:t>global</w:t>
      </w:r>
      <w:r>
        <w:rPr>
          <w:rFonts w:ascii="Courier New" w:hAnsi="Courier New" w:cs="Courier New"/>
          <w:b/>
        </w:rPr>
        <w:t>"</w:t>
      </w:r>
      <w:r w:rsidRPr="006E038E">
        <w:t>.</w:t>
      </w:r>
    </w:p>
    <w:p w14:paraId="37D30092" w14:textId="77777777" w:rsidR="004C02EF" w:rsidRPr="006E038E" w:rsidRDefault="004C02EF" w:rsidP="004C02EF">
      <w:pPr>
        <w:pStyle w:val="Alg4"/>
        <w:numPr>
          <w:ilvl w:val="0"/>
          <w:numId w:val="328"/>
        </w:numPr>
      </w:pPr>
      <w:r w:rsidRPr="006E038E">
        <w:t xml:space="preserve">If </w:t>
      </w:r>
      <w:r w:rsidRPr="006E038E">
        <w:rPr>
          <w:i/>
        </w:rPr>
        <w:t>global</w:t>
      </w:r>
      <w:r w:rsidRPr="006E038E">
        <w:t xml:space="preserve"> is </w:t>
      </w:r>
      <w:r w:rsidRPr="006E038E">
        <w:rPr>
          <w:b/>
        </w:rPr>
        <w:t>false</w:t>
      </w:r>
      <w:r w:rsidRPr="006E038E">
        <w:t xml:space="preserve">, then let </w:t>
      </w:r>
      <w:r w:rsidRPr="006E038E">
        <w:rPr>
          <w:i/>
        </w:rPr>
        <w:t>i</w:t>
      </w:r>
      <w:r w:rsidRPr="006E038E">
        <w:t xml:space="preserve"> = 0.</w:t>
      </w:r>
    </w:p>
    <w:p w14:paraId="34C9AE84" w14:textId="77777777" w:rsidR="004C02EF" w:rsidRPr="006E038E" w:rsidRDefault="004C02EF" w:rsidP="004C02EF">
      <w:pPr>
        <w:pStyle w:val="Alg4"/>
        <w:numPr>
          <w:ilvl w:val="0"/>
          <w:numId w:val="328"/>
        </w:numPr>
      </w:pPr>
      <w:r w:rsidRPr="006E038E">
        <w:t xml:space="preserve">Let </w:t>
      </w:r>
      <w:r w:rsidRPr="006E038E">
        <w:rPr>
          <w:i/>
        </w:rPr>
        <w:t>matchSucceeded</w:t>
      </w:r>
      <w:r w:rsidRPr="006E038E">
        <w:t xml:space="preserve"> be </w:t>
      </w:r>
      <w:r w:rsidRPr="006E038E">
        <w:rPr>
          <w:b/>
        </w:rPr>
        <w:t>false</w:t>
      </w:r>
      <w:r w:rsidRPr="006E038E">
        <w:t>.</w:t>
      </w:r>
    </w:p>
    <w:p w14:paraId="3838D0C0" w14:textId="77777777" w:rsidR="004C02EF" w:rsidRPr="006E038E" w:rsidRDefault="004C02EF" w:rsidP="004C02EF">
      <w:pPr>
        <w:pStyle w:val="Alg4"/>
        <w:numPr>
          <w:ilvl w:val="0"/>
          <w:numId w:val="328"/>
        </w:numPr>
      </w:pPr>
      <w:r w:rsidRPr="006E038E">
        <w:t xml:space="preserve">Repeat, while </w:t>
      </w:r>
      <w:r w:rsidRPr="006E038E">
        <w:rPr>
          <w:i/>
        </w:rPr>
        <w:t>matchSucceeded</w:t>
      </w:r>
      <w:r w:rsidRPr="006E038E">
        <w:t xml:space="preserve"> is </w:t>
      </w:r>
      <w:r w:rsidRPr="006E038E">
        <w:rPr>
          <w:b/>
        </w:rPr>
        <w:t>false</w:t>
      </w:r>
    </w:p>
    <w:p w14:paraId="76AD2492" w14:textId="77777777" w:rsidR="004C02EF" w:rsidRPr="006E038E" w:rsidRDefault="004C02EF" w:rsidP="004C02EF">
      <w:pPr>
        <w:pStyle w:val="Alg4"/>
        <w:numPr>
          <w:ilvl w:val="1"/>
          <w:numId w:val="328"/>
        </w:numPr>
      </w:pPr>
      <w:r w:rsidRPr="006E038E">
        <w:t xml:space="preserve">If </w:t>
      </w:r>
      <w:r w:rsidRPr="006E038E">
        <w:rPr>
          <w:i/>
        </w:rPr>
        <w:t xml:space="preserve">i </w:t>
      </w:r>
      <w:r w:rsidRPr="006E038E">
        <w:t xml:space="preserve">&lt; 0 or </w:t>
      </w:r>
      <w:r w:rsidRPr="006E038E">
        <w:rPr>
          <w:i/>
        </w:rPr>
        <w:t xml:space="preserve">i </w:t>
      </w:r>
      <w:r w:rsidRPr="006E038E">
        <w:t xml:space="preserve">&gt; </w:t>
      </w:r>
      <w:r w:rsidRPr="006E038E">
        <w:rPr>
          <w:i/>
        </w:rPr>
        <w:t>length</w:t>
      </w:r>
      <w:r w:rsidRPr="006E038E">
        <w:t>, then</w:t>
      </w:r>
    </w:p>
    <w:p w14:paraId="6B60F889" w14:textId="77777777" w:rsidR="004C02EF" w:rsidRPr="006E038E" w:rsidRDefault="004C02EF" w:rsidP="004C02EF">
      <w:pPr>
        <w:pStyle w:val="Alg4"/>
        <w:numPr>
          <w:ilvl w:val="2"/>
          <w:numId w:val="328"/>
        </w:numPr>
      </w:pPr>
      <w:r w:rsidRPr="006E038E">
        <w:t xml:space="preserve">Call the [[Put]] internal method of </w:t>
      </w:r>
      <w:r w:rsidRPr="006E038E">
        <w:rPr>
          <w:i/>
        </w:rPr>
        <w:t>R</w:t>
      </w:r>
      <w:r w:rsidRPr="006E038E">
        <w:t xml:space="preserve"> with arguments "</w:t>
      </w:r>
      <w:r>
        <w:rPr>
          <w:rFonts w:ascii="Courier New" w:hAnsi="Courier New"/>
          <w:b/>
        </w:rPr>
        <w:t>lastIndex</w:t>
      </w:r>
      <w:r>
        <w:rPr>
          <w:rFonts w:ascii="Courier New" w:hAnsi="Courier New" w:cs="Courier New"/>
          <w:b/>
        </w:rPr>
        <w:t>"</w:t>
      </w:r>
      <w:r w:rsidRPr="006E038E">
        <w:t xml:space="preserve">, 0, and </w:t>
      </w:r>
      <w:r w:rsidRPr="006E038E">
        <w:rPr>
          <w:b/>
        </w:rPr>
        <w:t>true</w:t>
      </w:r>
      <w:r w:rsidRPr="006E038E">
        <w:t>.</w:t>
      </w:r>
    </w:p>
    <w:p w14:paraId="022B9795" w14:textId="77777777" w:rsidR="004C02EF" w:rsidRPr="006E038E" w:rsidRDefault="004C02EF" w:rsidP="004C02EF">
      <w:pPr>
        <w:pStyle w:val="Alg4"/>
        <w:numPr>
          <w:ilvl w:val="2"/>
          <w:numId w:val="328"/>
        </w:numPr>
      </w:pPr>
      <w:r w:rsidRPr="006E038E">
        <w:t xml:space="preserve">Return </w:t>
      </w:r>
      <w:r w:rsidRPr="00612C55">
        <w:rPr>
          <w:b/>
        </w:rPr>
        <w:t>null</w:t>
      </w:r>
      <w:r w:rsidRPr="006E038E">
        <w:t>.</w:t>
      </w:r>
    </w:p>
    <w:p w14:paraId="5D62F3B0" w14:textId="77777777" w:rsidR="004C02EF" w:rsidRPr="006E038E" w:rsidRDefault="004C02EF" w:rsidP="004C02EF">
      <w:pPr>
        <w:pStyle w:val="Alg4"/>
        <w:numPr>
          <w:ilvl w:val="1"/>
          <w:numId w:val="328"/>
        </w:numPr>
      </w:pPr>
      <w:r w:rsidRPr="006E038E">
        <w:t xml:space="preserve">Call the [[Match]] </w:t>
      </w:r>
      <w:r w:rsidRPr="00612C55">
        <w:t>internal</w:t>
      </w:r>
      <w:r w:rsidRPr="006E038E">
        <w:t xml:space="preserve"> method of </w:t>
      </w:r>
      <w:r w:rsidRPr="006E038E">
        <w:rPr>
          <w:i/>
        </w:rPr>
        <w:t>R</w:t>
      </w:r>
      <w:r w:rsidRPr="006E038E">
        <w:t xml:space="preserve"> with arguments </w:t>
      </w:r>
      <w:r w:rsidRPr="006E038E">
        <w:rPr>
          <w:i/>
        </w:rPr>
        <w:t>S</w:t>
      </w:r>
      <w:r w:rsidRPr="006E038E">
        <w:t xml:space="preserve"> and </w:t>
      </w:r>
      <w:r w:rsidRPr="006E038E">
        <w:rPr>
          <w:i/>
        </w:rPr>
        <w:t>i</w:t>
      </w:r>
      <w:r w:rsidRPr="006E038E">
        <w:t>.</w:t>
      </w:r>
    </w:p>
    <w:p w14:paraId="382B887F" w14:textId="77777777" w:rsidR="004C02EF" w:rsidRPr="006E038E" w:rsidRDefault="004C02EF" w:rsidP="004C02EF">
      <w:pPr>
        <w:pStyle w:val="Alg4"/>
        <w:numPr>
          <w:ilvl w:val="1"/>
          <w:numId w:val="328"/>
        </w:numPr>
      </w:pPr>
      <w:r w:rsidRPr="006E038E">
        <w:t xml:space="preserve">If [[Match]] returned </w:t>
      </w:r>
      <w:r w:rsidRPr="006E038E">
        <w:rPr>
          <w:b/>
        </w:rPr>
        <w:t>failure</w:t>
      </w:r>
      <w:r w:rsidRPr="006E038E">
        <w:t xml:space="preserve">, then </w:t>
      </w:r>
    </w:p>
    <w:p w14:paraId="79204DA5" w14:textId="77777777" w:rsidR="004C02EF" w:rsidRPr="006E038E" w:rsidRDefault="004C02EF" w:rsidP="004C02EF">
      <w:pPr>
        <w:pStyle w:val="Alg4"/>
        <w:numPr>
          <w:ilvl w:val="2"/>
          <w:numId w:val="328"/>
        </w:numPr>
        <w:rPr>
          <w:i/>
        </w:rPr>
      </w:pPr>
      <w:r w:rsidRPr="006E038E">
        <w:rPr>
          <w:i/>
        </w:rPr>
        <w:t>Let i = i+1.</w:t>
      </w:r>
    </w:p>
    <w:p w14:paraId="674FA727" w14:textId="77777777" w:rsidR="004C02EF" w:rsidRPr="006E038E" w:rsidRDefault="004C02EF" w:rsidP="004C02EF">
      <w:pPr>
        <w:pStyle w:val="Alg4"/>
        <w:numPr>
          <w:ilvl w:val="1"/>
          <w:numId w:val="328"/>
        </w:numPr>
      </w:pPr>
      <w:r w:rsidRPr="006E038E">
        <w:t xml:space="preserve">else </w:t>
      </w:r>
    </w:p>
    <w:p w14:paraId="75CC78E1" w14:textId="77777777" w:rsidR="004C02EF" w:rsidRPr="006E038E" w:rsidRDefault="004C02EF" w:rsidP="004C02EF">
      <w:pPr>
        <w:pStyle w:val="Alg4"/>
        <w:numPr>
          <w:ilvl w:val="2"/>
          <w:numId w:val="328"/>
        </w:numPr>
      </w:pPr>
      <w:r w:rsidRPr="006E038E">
        <w:t xml:space="preserve">Let </w:t>
      </w:r>
      <w:r w:rsidRPr="006E038E">
        <w:rPr>
          <w:i/>
        </w:rPr>
        <w:t>r</w:t>
      </w:r>
      <w:r w:rsidRPr="006E038E">
        <w:t xml:space="preserve"> be the State result of the call to [[Match]].</w:t>
      </w:r>
    </w:p>
    <w:p w14:paraId="4046374A" w14:textId="77777777" w:rsidR="004C02EF" w:rsidRPr="006E038E" w:rsidRDefault="004C02EF" w:rsidP="004C02EF">
      <w:pPr>
        <w:pStyle w:val="Alg4"/>
        <w:numPr>
          <w:ilvl w:val="2"/>
          <w:numId w:val="328"/>
        </w:numPr>
      </w:pPr>
      <w:r w:rsidRPr="006E038E">
        <w:t xml:space="preserve">Set </w:t>
      </w:r>
      <w:r w:rsidRPr="006E038E">
        <w:rPr>
          <w:i/>
        </w:rPr>
        <w:t>matchSucceeded</w:t>
      </w:r>
      <w:r w:rsidRPr="006E038E">
        <w:t xml:space="preserve"> to </w:t>
      </w:r>
      <w:r w:rsidRPr="006E038E">
        <w:rPr>
          <w:b/>
        </w:rPr>
        <w:t>true</w:t>
      </w:r>
      <w:r w:rsidRPr="006E038E">
        <w:t>.</w:t>
      </w:r>
    </w:p>
    <w:p w14:paraId="60C3ECEB" w14:textId="77777777" w:rsidR="004C02EF" w:rsidRPr="006E038E" w:rsidRDefault="004C02EF" w:rsidP="004C02EF">
      <w:pPr>
        <w:pStyle w:val="Alg4"/>
        <w:numPr>
          <w:ilvl w:val="0"/>
          <w:numId w:val="328"/>
        </w:numPr>
      </w:pPr>
      <w:r w:rsidRPr="006E038E">
        <w:t xml:space="preserve">Let </w:t>
      </w:r>
      <w:r w:rsidRPr="006E038E">
        <w:rPr>
          <w:i/>
        </w:rPr>
        <w:t>e</w:t>
      </w:r>
      <w:r w:rsidRPr="006E038E">
        <w:t xml:space="preserve"> be </w:t>
      </w:r>
      <w:r w:rsidRPr="006E038E">
        <w:rPr>
          <w:i/>
        </w:rPr>
        <w:t>r</w:t>
      </w:r>
      <w:r w:rsidRPr="006E038E">
        <w:t xml:space="preserve">'s </w:t>
      </w:r>
      <w:r w:rsidRPr="006E038E">
        <w:rPr>
          <w:i/>
        </w:rPr>
        <w:t>endIndex</w:t>
      </w:r>
      <w:r w:rsidRPr="006E038E">
        <w:t xml:space="preserve"> value.</w:t>
      </w:r>
    </w:p>
    <w:p w14:paraId="5764E7CF" w14:textId="77777777" w:rsidR="004C02EF" w:rsidRPr="006E038E" w:rsidRDefault="004C02EF" w:rsidP="004C02EF">
      <w:pPr>
        <w:pStyle w:val="Alg4"/>
        <w:numPr>
          <w:ilvl w:val="0"/>
          <w:numId w:val="328"/>
        </w:numPr>
      </w:pPr>
      <w:r w:rsidRPr="006E038E">
        <w:t xml:space="preserve">If </w:t>
      </w:r>
      <w:r w:rsidRPr="006E038E">
        <w:rPr>
          <w:i/>
        </w:rPr>
        <w:t>global</w:t>
      </w:r>
      <w:r w:rsidRPr="006E038E">
        <w:t xml:space="preserve"> is </w:t>
      </w:r>
      <w:r w:rsidRPr="006E038E">
        <w:rPr>
          <w:b/>
        </w:rPr>
        <w:t>true</w:t>
      </w:r>
      <w:r w:rsidRPr="006E038E">
        <w:t>,</w:t>
      </w:r>
    </w:p>
    <w:p w14:paraId="551DD461" w14:textId="77777777" w:rsidR="004C02EF" w:rsidRPr="006E038E" w:rsidRDefault="004C02EF" w:rsidP="004C02EF">
      <w:pPr>
        <w:pStyle w:val="Alg4"/>
        <w:numPr>
          <w:ilvl w:val="1"/>
          <w:numId w:val="328"/>
        </w:numPr>
      </w:pPr>
      <w:r w:rsidRPr="006E038E">
        <w:t xml:space="preserve">Call the [[Put]] internal method of </w:t>
      </w:r>
      <w:r w:rsidRPr="006E038E">
        <w:rPr>
          <w:i/>
        </w:rPr>
        <w:t>R</w:t>
      </w:r>
      <w:r w:rsidRPr="006E038E">
        <w:t xml:space="preserve"> with arguments "</w:t>
      </w:r>
      <w:r>
        <w:rPr>
          <w:rFonts w:ascii="Courier New" w:hAnsi="Courier New"/>
          <w:b/>
        </w:rPr>
        <w:t>lastIndex</w:t>
      </w:r>
      <w:r>
        <w:rPr>
          <w:rFonts w:ascii="Courier New" w:hAnsi="Courier New" w:cs="Courier New"/>
          <w:b/>
        </w:rPr>
        <w:t>"</w:t>
      </w:r>
      <w:r w:rsidRPr="006E038E">
        <w:t xml:space="preserve">, </w:t>
      </w:r>
      <w:r w:rsidRPr="006E038E">
        <w:rPr>
          <w:i/>
        </w:rPr>
        <w:t>e</w:t>
      </w:r>
      <w:r w:rsidRPr="006E038E">
        <w:t xml:space="preserve">, and </w:t>
      </w:r>
      <w:r w:rsidRPr="006E038E">
        <w:rPr>
          <w:b/>
        </w:rPr>
        <w:t>true</w:t>
      </w:r>
      <w:r w:rsidRPr="006E038E">
        <w:t>.</w:t>
      </w:r>
    </w:p>
    <w:p w14:paraId="74696174" w14:textId="77777777" w:rsidR="004C02EF" w:rsidRPr="006E038E" w:rsidRDefault="004C02EF" w:rsidP="004C02EF">
      <w:pPr>
        <w:pStyle w:val="Alg4"/>
        <w:numPr>
          <w:ilvl w:val="0"/>
          <w:numId w:val="328"/>
        </w:numPr>
      </w:pPr>
      <w:r w:rsidRPr="006E038E">
        <w:t xml:space="preserve">Let </w:t>
      </w:r>
      <w:r w:rsidRPr="006E038E">
        <w:rPr>
          <w:i/>
        </w:rPr>
        <w:t>n</w:t>
      </w:r>
      <w:r w:rsidRPr="006E038E">
        <w:t xml:space="preserve"> be the length of </w:t>
      </w:r>
      <w:r w:rsidRPr="006E038E">
        <w:rPr>
          <w:i/>
        </w:rPr>
        <w:t>r</w:t>
      </w:r>
      <w:r w:rsidRPr="006E038E">
        <w:t xml:space="preserve">'s </w:t>
      </w:r>
      <w:r w:rsidRPr="006E038E">
        <w:rPr>
          <w:i/>
        </w:rPr>
        <w:t>captures</w:t>
      </w:r>
      <w:r w:rsidRPr="006E038E">
        <w:t xml:space="preserve"> array. (This is the same value as 15.10.2.1's </w:t>
      </w:r>
      <w:r w:rsidRPr="006E038E">
        <w:rPr>
          <w:i/>
        </w:rPr>
        <w:t>NCapturingParens</w:t>
      </w:r>
      <w:r w:rsidRPr="006E038E">
        <w:t>.)</w:t>
      </w:r>
    </w:p>
    <w:p w14:paraId="09CCA5A4" w14:textId="77777777" w:rsidR="004C02EF" w:rsidRPr="006E038E" w:rsidRDefault="004C02EF" w:rsidP="004C02EF">
      <w:pPr>
        <w:pStyle w:val="Alg4"/>
        <w:numPr>
          <w:ilvl w:val="0"/>
          <w:numId w:val="328"/>
        </w:numPr>
      </w:pPr>
      <w:r w:rsidRPr="006E038E">
        <w:t xml:space="preserve">Let </w:t>
      </w:r>
      <w:r w:rsidRPr="006E038E">
        <w:rPr>
          <w:i/>
        </w:rPr>
        <w:t>A</w:t>
      </w:r>
      <w:r w:rsidRPr="006E038E">
        <w:t xml:space="preserve"> be a new array created as if by the expression </w:t>
      </w:r>
      <w:r>
        <w:rPr>
          <w:rFonts w:ascii="Courier New" w:hAnsi="Courier New"/>
          <w:b/>
        </w:rPr>
        <w:t>new Array()</w:t>
      </w:r>
      <w:r w:rsidRPr="006E038E">
        <w:t xml:space="preserve"> where </w:t>
      </w:r>
      <w:r w:rsidRPr="00FE35A1">
        <w:rPr>
          <w:rFonts w:ascii="Courier New" w:hAnsi="Courier New" w:cs="Courier New"/>
          <w:b/>
        </w:rPr>
        <w:t>Array</w:t>
      </w:r>
      <w:r w:rsidRPr="006E038E">
        <w:t xml:space="preserve"> is the standard built-in constructor with that name.</w:t>
      </w:r>
    </w:p>
    <w:p w14:paraId="0AFB39DB" w14:textId="77777777" w:rsidR="004C02EF" w:rsidRPr="006E038E" w:rsidRDefault="004C02EF" w:rsidP="004C02EF">
      <w:pPr>
        <w:pStyle w:val="Alg4"/>
        <w:numPr>
          <w:ilvl w:val="0"/>
          <w:numId w:val="328"/>
        </w:numPr>
      </w:pPr>
      <w:r w:rsidRPr="006E038E">
        <w:t xml:space="preserve">Let </w:t>
      </w:r>
      <w:r w:rsidRPr="006E038E">
        <w:rPr>
          <w:i/>
        </w:rPr>
        <w:t>matchIndex</w:t>
      </w:r>
      <w:r w:rsidRPr="006E038E">
        <w:t xml:space="preserve"> be </w:t>
      </w:r>
      <w:r w:rsidRPr="006E038E">
        <w:rPr>
          <w:i/>
        </w:rPr>
        <w:t>i</w:t>
      </w:r>
      <w:r w:rsidRPr="006E038E">
        <w:t>.</w:t>
      </w:r>
    </w:p>
    <w:p w14:paraId="62E73FA7"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index</w:t>
      </w:r>
      <w:r>
        <w:rPr>
          <w:rFonts w:ascii="Courier New" w:hAnsi="Courier New" w:cs="Courier New"/>
          <w:b/>
        </w:rPr>
        <w:t>"</w:t>
      </w:r>
      <w:r w:rsidRPr="006E038E">
        <w:t xml:space="preserve">, Property Descriptor {[[Value]]: </w:t>
      </w:r>
      <w:r w:rsidRPr="006E038E">
        <w:rPr>
          <w:i/>
        </w:rPr>
        <w:t>matchIndex</w:t>
      </w:r>
      <w:r w:rsidRPr="006E038E">
        <w:t>, [[Writable]</w:t>
      </w:r>
      <w:ins w:id="8387" w:author="Rev 3 Allen Wirfs-Brock" w:date="2011-08-30T11:31:00Z">
        <w:r w:rsidR="00C31B53">
          <w:t>]</w:t>
        </w:r>
      </w:ins>
      <w:r w:rsidRPr="006E038E">
        <w:t xml:space="preserv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5C81D33E"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input</w:t>
      </w:r>
      <w:r>
        <w:rPr>
          <w:rFonts w:ascii="Courier New" w:hAnsi="Courier New" w:cs="Courier New"/>
          <w:b/>
        </w:rPr>
        <w:t>"</w:t>
      </w:r>
      <w:r w:rsidRPr="006E038E">
        <w:t xml:space="preserve">, Property Descriptor {[[Value]]: </w:t>
      </w:r>
      <w:r w:rsidRPr="006E038E">
        <w:rPr>
          <w:i/>
        </w:rPr>
        <w:t>S</w:t>
      </w:r>
      <w:r w:rsidRPr="006E038E">
        <w:t>, [[Writable]</w:t>
      </w:r>
      <w:ins w:id="8388" w:author="Rev 3 Allen Wirfs-Brock" w:date="2011-08-30T11:31:00Z">
        <w:r w:rsidR="00C31B53">
          <w:t>]</w:t>
        </w:r>
      </w:ins>
      <w:r w:rsidRPr="006E038E">
        <w:t xml:space="preserv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7B91C8BD"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length</w:t>
      </w:r>
      <w:r>
        <w:rPr>
          <w:rFonts w:ascii="Courier New" w:hAnsi="Courier New" w:cs="Courier New"/>
          <w:b/>
        </w:rPr>
        <w:t>"</w:t>
      </w:r>
      <w:r w:rsidRPr="006E038E">
        <w:t xml:space="preserve">, Property Descriptor {[[Value]]: </w:t>
      </w:r>
      <w:r w:rsidRPr="006E038E">
        <w:rPr>
          <w:i/>
        </w:rPr>
        <w:t>n</w:t>
      </w:r>
      <w:r w:rsidRPr="006E038E">
        <w:t xml:space="preserve"> + 1}, and </w:t>
      </w:r>
      <w:r w:rsidRPr="006E038E">
        <w:rPr>
          <w:b/>
        </w:rPr>
        <w:t>true</w:t>
      </w:r>
      <w:r w:rsidRPr="006E038E">
        <w:t>.</w:t>
      </w:r>
    </w:p>
    <w:p w14:paraId="22CEE4FC" w14:textId="77777777" w:rsidR="004C02EF" w:rsidRPr="006E038E" w:rsidRDefault="004C02EF" w:rsidP="004C02EF">
      <w:pPr>
        <w:pStyle w:val="Alg4"/>
        <w:numPr>
          <w:ilvl w:val="0"/>
          <w:numId w:val="328"/>
        </w:numPr>
      </w:pPr>
      <w:r w:rsidRPr="006E038E">
        <w:t xml:space="preserve">Let </w:t>
      </w:r>
      <w:r w:rsidRPr="006E038E">
        <w:rPr>
          <w:i/>
        </w:rPr>
        <w:t>matchedSubstr</w:t>
      </w:r>
      <w:r w:rsidRPr="006E038E">
        <w:t xml:space="preserve"> be the matched substring (i.e. the portion of </w:t>
      </w:r>
      <w:r w:rsidRPr="006E038E">
        <w:rPr>
          <w:i/>
        </w:rPr>
        <w:t>S</w:t>
      </w:r>
      <w:r w:rsidRPr="006E038E">
        <w:t xml:space="preserve"> between offset </w:t>
      </w:r>
      <w:r w:rsidRPr="006E038E">
        <w:rPr>
          <w:i/>
        </w:rPr>
        <w:t>i</w:t>
      </w:r>
      <w:r w:rsidRPr="006E038E">
        <w:t xml:space="preserve"> inclusive and offset </w:t>
      </w:r>
      <w:r w:rsidRPr="006E038E">
        <w:rPr>
          <w:i/>
        </w:rPr>
        <w:t>e</w:t>
      </w:r>
      <w:r w:rsidRPr="006E038E">
        <w:t xml:space="preserve"> exclusive).</w:t>
      </w:r>
    </w:p>
    <w:p w14:paraId="763367CB" w14:textId="77777777" w:rsidR="004C02EF" w:rsidRPr="006E038E" w:rsidRDefault="004C02EF" w:rsidP="004C02EF">
      <w:pPr>
        <w:pStyle w:val="Alg4"/>
        <w:numPr>
          <w:ilvl w:val="0"/>
          <w:numId w:val="328"/>
        </w:numPr>
      </w:pPr>
      <w:r w:rsidRPr="006E038E">
        <w:t xml:space="preserve">Call the [[DefineOwnProperty]] internal method of </w:t>
      </w:r>
      <w:r w:rsidRPr="006E038E">
        <w:rPr>
          <w:i/>
        </w:rPr>
        <w:t>A</w:t>
      </w:r>
      <w:r w:rsidRPr="006E038E">
        <w:t xml:space="preserve"> with arguments "</w:t>
      </w:r>
      <w:r>
        <w:rPr>
          <w:rFonts w:ascii="Courier New" w:hAnsi="Courier New"/>
          <w:b/>
        </w:rPr>
        <w:t>0</w:t>
      </w:r>
      <w:r>
        <w:rPr>
          <w:rFonts w:ascii="Courier New" w:hAnsi="Courier New" w:cs="Courier New"/>
          <w:b/>
        </w:rPr>
        <w:t>"</w:t>
      </w:r>
      <w:r w:rsidRPr="006E038E">
        <w:t xml:space="preserve">, Property Descriptor {[[Value]]: </w:t>
      </w:r>
      <w:r w:rsidRPr="006E038E">
        <w:rPr>
          <w:i/>
        </w:rPr>
        <w:t>matchedSubstr</w:t>
      </w:r>
      <w:r w:rsidRPr="006E038E">
        <w:t>, [[Writable]</w:t>
      </w:r>
      <w:ins w:id="8389" w:author="Rev 3 Allen Wirfs-Brock" w:date="2011-08-30T11:31:00Z">
        <w:r w:rsidR="00C31B53">
          <w:t>]</w:t>
        </w:r>
      </w:ins>
      <w:r w:rsidRPr="006E038E">
        <w:t xml:space="preserv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2D21C531" w14:textId="77777777" w:rsidR="004C02EF" w:rsidRPr="006E038E" w:rsidRDefault="004C02EF" w:rsidP="004C02EF">
      <w:pPr>
        <w:pStyle w:val="Alg4"/>
        <w:numPr>
          <w:ilvl w:val="0"/>
          <w:numId w:val="328"/>
        </w:numPr>
      </w:pPr>
      <w:r w:rsidRPr="006E038E">
        <w:t xml:space="preserve">For each integer </w:t>
      </w:r>
      <w:r w:rsidRPr="006E038E">
        <w:rPr>
          <w:i/>
        </w:rPr>
        <w:t>i</w:t>
      </w:r>
      <w:r w:rsidRPr="006E038E">
        <w:t xml:space="preserve"> such that </w:t>
      </w:r>
      <w:r>
        <w:rPr>
          <w:i/>
        </w:rPr>
        <w:t>i</w:t>
      </w:r>
      <w:r w:rsidRPr="006E038E">
        <w:rPr>
          <w:i/>
        </w:rPr>
        <w:t xml:space="preserve"> </w:t>
      </w:r>
      <w:r w:rsidRPr="006E038E">
        <w:t xml:space="preserve">&gt; 0 and </w:t>
      </w:r>
      <w:r w:rsidR="00704FBA">
        <w:rPr>
          <w:i/>
        </w:rPr>
        <w:t>i</w:t>
      </w:r>
      <w:r w:rsidR="00704FBA" w:rsidRPr="006E038E">
        <w:rPr>
          <w:i/>
        </w:rPr>
        <w:t xml:space="preserve"> </w:t>
      </w:r>
      <w:r w:rsidRPr="006E038E">
        <w:sym w:font="Symbol" w:char="F0A3"/>
      </w:r>
      <w:r w:rsidRPr="006E038E">
        <w:t xml:space="preserve"> </w:t>
      </w:r>
      <w:r w:rsidRPr="006E038E">
        <w:rPr>
          <w:i/>
        </w:rPr>
        <w:t>n</w:t>
      </w:r>
    </w:p>
    <w:p w14:paraId="0396B8C1" w14:textId="77777777" w:rsidR="004C02EF" w:rsidRPr="006E038E" w:rsidRDefault="004C02EF" w:rsidP="004C02EF">
      <w:pPr>
        <w:pStyle w:val="Alg4"/>
        <w:numPr>
          <w:ilvl w:val="1"/>
          <w:numId w:val="328"/>
        </w:numPr>
      </w:pPr>
      <w:r w:rsidRPr="006E038E">
        <w:t xml:space="preserve">Let </w:t>
      </w:r>
      <w:r w:rsidRPr="006E038E">
        <w:rPr>
          <w:i/>
        </w:rPr>
        <w:t>captureI</w:t>
      </w:r>
      <w:r w:rsidRPr="006E038E">
        <w:t xml:space="preserve"> be </w:t>
      </w:r>
      <w:r w:rsidRPr="006E038E">
        <w:rPr>
          <w:i/>
        </w:rPr>
        <w:t>i</w:t>
      </w:r>
      <w:r w:rsidRPr="006E038E">
        <w:rPr>
          <w:vertAlign w:val="superscript"/>
        </w:rPr>
        <w:t>th</w:t>
      </w:r>
      <w:r w:rsidRPr="006E038E">
        <w:t xml:space="preserve"> element of </w:t>
      </w:r>
      <w:r w:rsidRPr="006E038E">
        <w:rPr>
          <w:i/>
        </w:rPr>
        <w:t>r</w:t>
      </w:r>
      <w:r w:rsidRPr="006E038E">
        <w:t xml:space="preserve">'s </w:t>
      </w:r>
      <w:r w:rsidRPr="006E038E">
        <w:rPr>
          <w:i/>
        </w:rPr>
        <w:t>captures</w:t>
      </w:r>
      <w:r w:rsidRPr="006E038E">
        <w:t xml:space="preserve"> array.</w:t>
      </w:r>
    </w:p>
    <w:p w14:paraId="483A7052" w14:textId="77777777" w:rsidR="004C02EF" w:rsidRPr="006E038E" w:rsidRDefault="004C02EF" w:rsidP="004C02EF">
      <w:pPr>
        <w:pStyle w:val="Alg4"/>
        <w:numPr>
          <w:ilvl w:val="1"/>
          <w:numId w:val="328"/>
        </w:numPr>
      </w:pPr>
      <w:r w:rsidRPr="006E038E">
        <w:t xml:space="preserve">Call the [[DefineOwnProperty]] internal method of </w:t>
      </w:r>
      <w:r w:rsidRPr="006E038E">
        <w:rPr>
          <w:i/>
        </w:rPr>
        <w:t>A</w:t>
      </w:r>
      <w:r w:rsidRPr="006E038E">
        <w:t xml:space="preserve"> with arguments ToString(</w:t>
      </w:r>
      <w:r w:rsidRPr="006E038E">
        <w:rPr>
          <w:i/>
        </w:rPr>
        <w:t>i</w:t>
      </w:r>
      <w:r w:rsidRPr="006E038E">
        <w:t xml:space="preserve">), Property Descriptor {[[Value]]: </w:t>
      </w:r>
      <w:r w:rsidRPr="006E038E">
        <w:rPr>
          <w:i/>
        </w:rPr>
        <w:t>captureI</w:t>
      </w:r>
      <w:r w:rsidRPr="006E038E">
        <w:t>, [[Writable]</w:t>
      </w:r>
      <w:ins w:id="8390" w:author="Rev 3 Allen Wirfs-Brock" w:date="2011-08-30T11:31:00Z">
        <w:r w:rsidR="00C31B53">
          <w:t>]</w:t>
        </w:r>
      </w:ins>
      <w:r w:rsidRPr="006E038E">
        <w:t xml:space="preserve">: </w:t>
      </w:r>
      <w:r w:rsidRPr="006E038E">
        <w:rPr>
          <w:b/>
        </w:rPr>
        <w:t>true</w:t>
      </w:r>
      <w:r w:rsidRPr="006E038E">
        <w:t xml:space="preserve">, [[Enumerable]]: </w:t>
      </w:r>
      <w:r w:rsidRPr="006E038E">
        <w:rPr>
          <w:b/>
        </w:rPr>
        <w:t>true</w:t>
      </w:r>
      <w:r w:rsidRPr="006E038E">
        <w:t xml:space="preserve">, [[Configurable]]: </w:t>
      </w:r>
      <w:r w:rsidRPr="006E038E">
        <w:rPr>
          <w:b/>
        </w:rPr>
        <w:t>true</w:t>
      </w:r>
      <w:r w:rsidRPr="006E038E">
        <w:t xml:space="preserve">}, and </w:t>
      </w:r>
      <w:r w:rsidRPr="006E038E">
        <w:rPr>
          <w:b/>
        </w:rPr>
        <w:t>true</w:t>
      </w:r>
      <w:r w:rsidRPr="006E038E">
        <w:t>.</w:t>
      </w:r>
    </w:p>
    <w:p w14:paraId="04F3DA13" w14:textId="77777777" w:rsidR="004C02EF" w:rsidRPr="006E038E" w:rsidRDefault="004C02EF" w:rsidP="004C02EF">
      <w:pPr>
        <w:pStyle w:val="Alg4"/>
        <w:numPr>
          <w:ilvl w:val="0"/>
          <w:numId w:val="328"/>
        </w:numPr>
        <w:spacing w:after="220"/>
      </w:pPr>
      <w:r w:rsidRPr="006E038E">
        <w:t xml:space="preserve">Return </w:t>
      </w:r>
      <w:r w:rsidRPr="006E038E">
        <w:rPr>
          <w:i/>
        </w:rPr>
        <w:t>A</w:t>
      </w:r>
      <w:r w:rsidRPr="006E038E">
        <w:t>.</w:t>
      </w:r>
    </w:p>
    <w:p w14:paraId="1A01CE0A" w14:textId="77777777" w:rsidR="004C02EF" w:rsidRDefault="004C02EF" w:rsidP="004C02EF">
      <w:pPr>
        <w:pStyle w:val="40"/>
        <w:numPr>
          <w:ilvl w:val="0"/>
          <w:numId w:val="0"/>
        </w:numPr>
      </w:pPr>
      <w:r>
        <w:t>15.10.6.3</w:t>
      </w:r>
      <w:r>
        <w:tab/>
        <w:t>RegExp.prototype.test(string)</w:t>
      </w:r>
    </w:p>
    <w:p w14:paraId="524A25E1" w14:textId="77777777" w:rsidR="004C02EF" w:rsidRDefault="004C02EF" w:rsidP="004C02EF">
      <w:r>
        <w:t>The following steps are taken:</w:t>
      </w:r>
    </w:p>
    <w:p w14:paraId="019C1730" w14:textId="77777777" w:rsidR="004C02EF" w:rsidRPr="006E038E" w:rsidRDefault="004C02EF" w:rsidP="004C02EF">
      <w:pPr>
        <w:pStyle w:val="Alg4"/>
        <w:numPr>
          <w:ilvl w:val="0"/>
          <w:numId w:val="329"/>
        </w:numPr>
      </w:pPr>
      <w:r w:rsidRPr="006E038E">
        <w:t xml:space="preserve">Let </w:t>
      </w:r>
      <w:r w:rsidRPr="006E038E">
        <w:rPr>
          <w:i/>
        </w:rPr>
        <w:t>match</w:t>
      </w:r>
      <w:r w:rsidRPr="006E038E">
        <w:t xml:space="preserve"> be the result of evaluating the </w:t>
      </w:r>
      <w:r w:rsidRPr="00A30CD5">
        <w:rPr>
          <w:rFonts w:ascii="Courier New" w:hAnsi="Courier New" w:cs="Courier New"/>
          <w:b/>
        </w:rPr>
        <w:t>RegExp.prototype.exec</w:t>
      </w:r>
      <w:r w:rsidRPr="006E038E">
        <w:t xml:space="preserve"> (15.10.6.</w:t>
      </w:r>
      <w:r>
        <w:t>2</w:t>
      </w:r>
      <w:r w:rsidRPr="006E038E">
        <w:t xml:space="preserve">) algorithm upon this RegExp object using </w:t>
      </w:r>
      <w:r w:rsidRPr="006E038E">
        <w:rPr>
          <w:i/>
        </w:rPr>
        <w:t>string</w:t>
      </w:r>
      <w:r w:rsidRPr="006E038E">
        <w:t xml:space="preserve"> as the argument.</w:t>
      </w:r>
    </w:p>
    <w:p w14:paraId="5C3235DF" w14:textId="77777777" w:rsidR="004C02EF" w:rsidRDefault="004C02EF" w:rsidP="004C02EF">
      <w:pPr>
        <w:pStyle w:val="Alg4"/>
        <w:numPr>
          <w:ilvl w:val="0"/>
          <w:numId w:val="329"/>
        </w:numPr>
        <w:spacing w:after="240"/>
      </w:pPr>
      <w:r w:rsidRPr="006E038E">
        <w:t xml:space="preserve">If </w:t>
      </w:r>
      <w:r w:rsidRPr="006E038E">
        <w:rPr>
          <w:i/>
        </w:rPr>
        <w:t>match</w:t>
      </w:r>
      <w:r w:rsidRPr="006E038E">
        <w:t xml:space="preserve"> is not null, then return </w:t>
      </w:r>
      <w:r w:rsidRPr="006E038E">
        <w:rPr>
          <w:b/>
        </w:rPr>
        <w:t>true</w:t>
      </w:r>
      <w:r w:rsidRPr="006E038E">
        <w:t xml:space="preserve">; else return </w:t>
      </w:r>
      <w:r w:rsidRPr="006E038E">
        <w:rPr>
          <w:b/>
        </w:rPr>
        <w:t>false</w:t>
      </w:r>
      <w:r w:rsidRPr="006E038E">
        <w:t>.</w:t>
      </w:r>
    </w:p>
    <w:p w14:paraId="0D499704" w14:textId="77777777" w:rsidR="004C02EF" w:rsidRDefault="004C02EF" w:rsidP="004C02EF">
      <w:pPr>
        <w:pStyle w:val="40"/>
        <w:numPr>
          <w:ilvl w:val="0"/>
          <w:numId w:val="0"/>
        </w:numPr>
      </w:pPr>
      <w:r>
        <w:t>15.10.6.4</w:t>
      </w:r>
      <w:r>
        <w:tab/>
        <w:t>RegExp.prototype.toString()</w:t>
      </w:r>
    </w:p>
    <w:p w14:paraId="5B331BB7" w14:textId="77777777" w:rsidR="004C02EF" w:rsidRDefault="004C02EF" w:rsidP="004C02EF">
      <w:pPr>
        <w:rPr>
          <w:rFonts w:ascii="Courier New" w:hAnsi="Courier New"/>
          <w:b/>
        </w:rPr>
      </w:pPr>
      <w:r>
        <w:t xml:space="preserve">Return the String value formed by concatenating the Strings </w:t>
      </w:r>
      <w:r>
        <w:rPr>
          <w:rFonts w:ascii="Courier New" w:hAnsi="Courier New"/>
          <w:sz w:val="18"/>
        </w:rPr>
        <w:t>"</w:t>
      </w:r>
      <w:r>
        <w:rPr>
          <w:rFonts w:ascii="Courier New" w:hAnsi="Courier New"/>
          <w:b/>
        </w:rPr>
        <w:t>/</w:t>
      </w:r>
      <w:r>
        <w:rPr>
          <w:rFonts w:ascii="Courier New" w:hAnsi="Courier New"/>
          <w:sz w:val="18"/>
        </w:rPr>
        <w:t>"</w:t>
      </w:r>
      <w:r>
        <w:t xml:space="preserve">, the String value of the </w:t>
      </w:r>
      <w:r w:rsidRPr="00DF68D7">
        <w:rPr>
          <w:b/>
        </w:rPr>
        <w:t>source</w:t>
      </w:r>
      <w:r>
        <w:t xml:space="preserve"> property of this RegExp object, and </w:t>
      </w:r>
      <w:r>
        <w:rPr>
          <w:rFonts w:ascii="Courier New" w:hAnsi="Courier New"/>
          <w:sz w:val="18"/>
        </w:rPr>
        <w:t>"</w:t>
      </w:r>
      <w:r>
        <w:rPr>
          <w:rFonts w:ascii="Courier New" w:hAnsi="Courier New"/>
          <w:b/>
        </w:rPr>
        <w:t>/</w:t>
      </w:r>
      <w:r>
        <w:rPr>
          <w:rFonts w:ascii="Courier New" w:hAnsi="Courier New"/>
          <w:sz w:val="18"/>
        </w:rPr>
        <w:t>"</w:t>
      </w:r>
      <w:r>
        <w:t xml:space="preserve">; plus </w:t>
      </w:r>
      <w:r>
        <w:rPr>
          <w:rFonts w:ascii="Courier New" w:hAnsi="Courier New"/>
          <w:sz w:val="18"/>
        </w:rPr>
        <w:t>"</w:t>
      </w:r>
      <w:r>
        <w:rPr>
          <w:rFonts w:ascii="Courier New" w:hAnsi="Courier New"/>
          <w:b/>
        </w:rPr>
        <w:t>g</w:t>
      </w:r>
      <w:r>
        <w:rPr>
          <w:rFonts w:ascii="Courier New" w:hAnsi="Courier New"/>
          <w:sz w:val="18"/>
        </w:rPr>
        <w:t>"</w:t>
      </w:r>
      <w:r>
        <w:t xml:space="preserve"> if the </w:t>
      </w:r>
      <w:r>
        <w:rPr>
          <w:rFonts w:ascii="Courier New" w:hAnsi="Courier New"/>
          <w:b/>
        </w:rPr>
        <w:t>global</w:t>
      </w:r>
      <w:r>
        <w:t xml:space="preserve"> property is </w:t>
      </w:r>
      <w:r>
        <w:rPr>
          <w:b/>
        </w:rPr>
        <w:t>true</w:t>
      </w:r>
      <w:r>
        <w:t xml:space="preserve">, </w:t>
      </w:r>
      <w:r>
        <w:rPr>
          <w:rFonts w:ascii="Courier New" w:hAnsi="Courier New"/>
          <w:sz w:val="18"/>
        </w:rPr>
        <w:t>"</w:t>
      </w:r>
      <w:r>
        <w:rPr>
          <w:rFonts w:ascii="Courier New" w:hAnsi="Courier New"/>
          <w:b/>
        </w:rPr>
        <w:t>i</w:t>
      </w:r>
      <w:r>
        <w:rPr>
          <w:rFonts w:ascii="Courier New" w:hAnsi="Courier New"/>
          <w:sz w:val="18"/>
        </w:rPr>
        <w:t>"</w:t>
      </w:r>
      <w:r>
        <w:t xml:space="preserve"> if the </w:t>
      </w:r>
      <w:r>
        <w:rPr>
          <w:rFonts w:ascii="Courier New" w:hAnsi="Courier New"/>
          <w:b/>
        </w:rPr>
        <w:t>ignoreCase</w:t>
      </w:r>
      <w:r>
        <w:t xml:space="preserve"> property is </w:t>
      </w:r>
      <w:r>
        <w:rPr>
          <w:b/>
        </w:rPr>
        <w:t>true</w:t>
      </w:r>
      <w:r>
        <w:t xml:space="preserve">, and </w:t>
      </w:r>
      <w:r>
        <w:rPr>
          <w:rFonts w:ascii="Courier New" w:hAnsi="Courier New"/>
          <w:sz w:val="18"/>
        </w:rPr>
        <w:t>"</w:t>
      </w:r>
      <w:r>
        <w:rPr>
          <w:rFonts w:ascii="Courier New" w:hAnsi="Courier New"/>
          <w:b/>
        </w:rPr>
        <w:t>m</w:t>
      </w:r>
      <w:r>
        <w:rPr>
          <w:rFonts w:ascii="Courier New" w:hAnsi="Courier New"/>
          <w:sz w:val="18"/>
        </w:rPr>
        <w:t>"</w:t>
      </w:r>
      <w:r>
        <w:t xml:space="preserve"> if the </w:t>
      </w:r>
      <w:r>
        <w:rPr>
          <w:rFonts w:ascii="Courier New" w:hAnsi="Courier New"/>
          <w:b/>
        </w:rPr>
        <w:t>multiline</w:t>
      </w:r>
      <w:r>
        <w:t xml:space="preserve"> property is </w:t>
      </w:r>
      <w:r>
        <w:rPr>
          <w:b/>
        </w:rPr>
        <w:t>true</w:t>
      </w:r>
      <w:r>
        <w:rPr>
          <w:rFonts w:ascii="Courier New" w:hAnsi="Courier New"/>
          <w:b/>
        </w:rPr>
        <w:t>.</w:t>
      </w:r>
    </w:p>
    <w:p w14:paraId="52BB1C36" w14:textId="77777777" w:rsidR="004C02EF" w:rsidRPr="005A7BFE" w:rsidRDefault="004C02EF" w:rsidP="004C02EF">
      <w:pPr>
        <w:pStyle w:val="Note"/>
        <w:rPr>
          <w:lang w:val="en-US"/>
        </w:rPr>
      </w:pPr>
      <w:r w:rsidRPr="006E038E">
        <w:rPr>
          <w:lang w:val="en-US"/>
        </w:rPr>
        <w:t>NOTE</w:t>
      </w:r>
      <w:r w:rsidRPr="006E038E">
        <w:rPr>
          <w:lang w:val="en-US"/>
        </w:rPr>
        <w:tab/>
        <w:t xml:space="preserve">The returned </w:t>
      </w:r>
      <w:r>
        <w:rPr>
          <w:lang w:val="en-US"/>
        </w:rPr>
        <w:t>String</w:t>
      </w:r>
      <w:r w:rsidRPr="006E038E">
        <w:rPr>
          <w:lang w:val="en-US"/>
        </w:rPr>
        <w:t xml:space="preserve"> has the form of a </w:t>
      </w:r>
      <w:r w:rsidRPr="006E038E">
        <w:rPr>
          <w:rStyle w:val="bnf"/>
        </w:rPr>
        <w:t>RegularExpressionLiteral</w:t>
      </w:r>
      <w:r w:rsidRPr="006E038E">
        <w:rPr>
          <w:lang w:val="en-US"/>
        </w:rPr>
        <w:t xml:space="preserve"> that evaluates to another RegExp object with the same</w:t>
      </w:r>
      <w:r w:rsidRPr="006E038E">
        <w:t xml:space="preserve"> behaviour</w:t>
      </w:r>
      <w:r w:rsidRPr="006E038E">
        <w:rPr>
          <w:lang w:val="en-US"/>
        </w:rPr>
        <w:t xml:space="preserve"> as this object.</w:t>
      </w:r>
      <w:r w:rsidRPr="005A7BFE">
        <w:rPr>
          <w:lang w:val="en-US"/>
        </w:rPr>
        <w:t xml:space="preserve"> </w:t>
      </w:r>
    </w:p>
    <w:p w14:paraId="6F36308F" w14:textId="77777777" w:rsidR="004C02EF" w:rsidRDefault="004C02EF" w:rsidP="00F710D2">
      <w:pPr>
        <w:pStyle w:val="30"/>
        <w:numPr>
          <w:ilvl w:val="0"/>
          <w:numId w:val="0"/>
        </w:numPr>
      </w:pPr>
      <w:bookmarkStart w:id="8391" w:name="_Toc417706286"/>
      <w:bookmarkStart w:id="8392" w:name="_Toc432237651"/>
      <w:bookmarkStart w:id="8393" w:name="_Toc432984860"/>
      <w:bookmarkStart w:id="8394" w:name="_Toc472818961"/>
      <w:bookmarkStart w:id="8395" w:name="_Toc235503539"/>
      <w:bookmarkStart w:id="8396" w:name="_Toc241509314"/>
      <w:bookmarkStart w:id="8397" w:name="_Toc244416801"/>
      <w:bookmarkStart w:id="8398" w:name="_Toc276631165"/>
      <w:bookmarkStart w:id="8399" w:name="_Toc178387176"/>
      <w:r>
        <w:t>15.10.7</w:t>
      </w:r>
      <w:r>
        <w:tab/>
        <w:t>Properties of RegExp Instances</w:t>
      </w:r>
      <w:bookmarkEnd w:id="8391"/>
      <w:bookmarkEnd w:id="8392"/>
      <w:bookmarkEnd w:id="8393"/>
      <w:bookmarkEnd w:id="8394"/>
      <w:bookmarkEnd w:id="8395"/>
      <w:bookmarkEnd w:id="8396"/>
      <w:bookmarkEnd w:id="8397"/>
      <w:bookmarkEnd w:id="8398"/>
      <w:bookmarkEnd w:id="8399"/>
    </w:p>
    <w:p w14:paraId="0CF1E233" w14:textId="77777777" w:rsidR="004C02EF" w:rsidRDefault="004C02EF" w:rsidP="004C02EF">
      <w:r>
        <w:t xml:space="preserve">RegExp instances inherit properties from the RegExp prototype object and </w:t>
      </w:r>
      <w:del w:id="8400" w:author="Allen Wirfs-Brock" w:date="2011-07-02T14:36:00Z">
        <w:r w:rsidDel="00736F7F">
          <w:delText xml:space="preserve">their </w:delText>
        </w:r>
      </w:del>
      <w:ins w:id="8401" w:author="Allen Wirfs-Brock" w:date="2011-07-02T14:36:00Z">
        <w:r w:rsidR="00736F7F">
          <w:t xml:space="preserve">have a </w:t>
        </w:r>
      </w:ins>
      <w:r>
        <w:t>[[</w:t>
      </w:r>
      <w:del w:id="8402" w:author="Allen Wirfs-Brock" w:date="2011-07-02T14:36:00Z">
        <w:r w:rsidDel="00736F7F">
          <w:delText>Class</w:delText>
        </w:r>
      </w:del>
      <w:ins w:id="8403" w:author="Allen Wirfs-Brock" w:date="2011-07-02T14:36:00Z">
        <w:del w:id="8404" w:author="Rev 3 Allen Wirfs-Brock" w:date="2011-09-08T14:57:00Z">
          <w:r w:rsidR="00736F7F" w:rsidDel="00BA3B3B">
            <w:delText>IsRegExp</w:delText>
          </w:r>
        </w:del>
      </w:ins>
      <w:ins w:id="8405" w:author="Rev 3 Allen Wirfs-Brock" w:date="2011-09-08T14:57:00Z">
        <w:r w:rsidR="00BA3B3B">
          <w:t>NativeBrand</w:t>
        </w:r>
      </w:ins>
      <w:r>
        <w:t>]] internal property</w:t>
      </w:r>
      <w:ins w:id="8406" w:author="Rev 3 Allen Wirfs-Brock" w:date="2011-09-08T14:56:00Z">
        <w:r w:rsidR="00BA3B3B" w:rsidRPr="00BA3B3B">
          <w:t xml:space="preserve"> </w:t>
        </w:r>
        <w:r w:rsidR="00BA3B3B">
          <w:t>whose value is NativeRegExp</w:t>
        </w:r>
      </w:ins>
      <w:del w:id="8407" w:author="Allen Wirfs-Brock" w:date="2011-07-02T14:36:00Z">
        <w:r w:rsidDel="00736F7F">
          <w:delText xml:space="preserve"> value is </w:delText>
        </w:r>
        <w:r w:rsidDel="00736F7F">
          <w:rPr>
            <w:rFonts w:ascii="Courier New" w:hAnsi="Courier New" w:cs="Courier New"/>
            <w:b/>
          </w:rPr>
          <w:delText>"RegExp"</w:delText>
        </w:r>
      </w:del>
      <w:r>
        <w:t>.</w:t>
      </w:r>
      <w:r w:rsidRPr="006836D8">
        <w:t xml:space="preserve"> </w:t>
      </w:r>
      <w:r>
        <w:t xml:space="preserve">RegExp instances also have a [[Match]] internal property and a </w:t>
      </w:r>
      <w:r>
        <w:rPr>
          <w:rFonts w:ascii="Courier New" w:hAnsi="Courier New"/>
          <w:b/>
        </w:rPr>
        <w:t>length</w:t>
      </w:r>
      <w:r>
        <w:t xml:space="preserve"> property.</w:t>
      </w:r>
    </w:p>
    <w:p w14:paraId="367F88EF" w14:textId="77777777" w:rsidR="004C02EF" w:rsidRDefault="004C02EF" w:rsidP="004C02EF">
      <w:r>
        <w:t xml:space="preserve">The value of the [[Match]] internal property is an implementation dependent representation of the </w:t>
      </w:r>
      <w:r w:rsidRPr="00895113">
        <w:rPr>
          <w:rFonts w:ascii="Times New Roman" w:hAnsi="Times New Roman"/>
          <w:i/>
        </w:rPr>
        <w:t>Pattern</w:t>
      </w:r>
      <w:r>
        <w:t xml:space="preserve"> of the RegExp object.</w:t>
      </w:r>
    </w:p>
    <w:p w14:paraId="55B4FA76" w14:textId="77777777" w:rsidR="004C02EF" w:rsidRDefault="004C02EF" w:rsidP="004C02EF">
      <w:r>
        <w:t>RegExp instances also have the following properties.</w:t>
      </w:r>
    </w:p>
    <w:p w14:paraId="1AF95F34" w14:textId="77777777" w:rsidR="004C02EF" w:rsidRDefault="004C02EF" w:rsidP="004C02EF">
      <w:pPr>
        <w:pStyle w:val="40"/>
        <w:numPr>
          <w:ilvl w:val="0"/>
          <w:numId w:val="0"/>
        </w:numPr>
      </w:pPr>
      <w:r>
        <w:t>15.10.7.1</w:t>
      </w:r>
      <w:r>
        <w:tab/>
        <w:t>source</w:t>
      </w:r>
    </w:p>
    <w:p w14:paraId="6BC61BAA" w14:textId="77777777" w:rsidR="004C02EF" w:rsidRDefault="004C02EF" w:rsidP="004C02EF">
      <w:r>
        <w:t xml:space="preserve">The value of the </w:t>
      </w:r>
      <w:r>
        <w:rPr>
          <w:rFonts w:ascii="Courier New" w:hAnsi="Courier New"/>
          <w:b/>
        </w:rPr>
        <w:t>source</w:t>
      </w:r>
      <w:r>
        <w:t xml:space="preserve"> property is a String in the form of a </w:t>
      </w:r>
      <w:r w:rsidRPr="00E67BE8">
        <w:rPr>
          <w:rStyle w:val="bnf"/>
        </w:rPr>
        <w:t>Pattern</w:t>
      </w:r>
      <w:r>
        <w:t xml:space="preserve"> representing the current regular expression. This property shall have the attributes { [[Writable]]: </w:t>
      </w:r>
      <w:r w:rsidRPr="00223D3A">
        <w:rPr>
          <w:b/>
        </w:rPr>
        <w:t>false</w:t>
      </w:r>
      <w:r>
        <w:t xml:space="preserve">, [[Enumerable]]: </w:t>
      </w:r>
      <w:r w:rsidRPr="00223D3A">
        <w:rPr>
          <w:b/>
        </w:rPr>
        <w:t>false</w:t>
      </w:r>
      <w:r>
        <w:t xml:space="preserve">, [[Configurable]]: </w:t>
      </w:r>
      <w:r w:rsidRPr="00223D3A">
        <w:rPr>
          <w:b/>
        </w:rPr>
        <w:t>false</w:t>
      </w:r>
      <w:r>
        <w:t> }.</w:t>
      </w:r>
    </w:p>
    <w:p w14:paraId="2A20376E" w14:textId="77777777" w:rsidR="004C02EF" w:rsidRDefault="004C02EF" w:rsidP="004C02EF">
      <w:pPr>
        <w:pStyle w:val="40"/>
        <w:numPr>
          <w:ilvl w:val="0"/>
          <w:numId w:val="0"/>
        </w:numPr>
      </w:pPr>
      <w:r>
        <w:t>15.10.7.2</w:t>
      </w:r>
      <w:r>
        <w:tab/>
        <w:t>global</w:t>
      </w:r>
    </w:p>
    <w:p w14:paraId="30FB3561" w14:textId="77777777" w:rsidR="004C02EF" w:rsidRDefault="004C02EF" w:rsidP="004C02EF">
      <w:r>
        <w:t xml:space="preserve">The value of the </w:t>
      </w:r>
      <w:r>
        <w:rPr>
          <w:rFonts w:ascii="Courier New" w:hAnsi="Courier New"/>
          <w:b/>
        </w:rPr>
        <w:t>global</w:t>
      </w:r>
      <w:r>
        <w:t xml:space="preserve"> property is a Boolean value indicating whether the flags contained the character </w:t>
      </w:r>
      <w:r>
        <w:rPr>
          <w:rFonts w:ascii="Courier New" w:hAnsi="Courier New"/>
          <w:b/>
        </w:rPr>
        <w:t>“g”</w:t>
      </w:r>
      <w:r>
        <w:t xml:space="preserve">. This property shall have the attributes { [[Writable]]: </w:t>
      </w:r>
      <w:r w:rsidRPr="00BB6E00">
        <w:rPr>
          <w:b/>
        </w:rPr>
        <w:t>false</w:t>
      </w:r>
      <w:r>
        <w:t xml:space="preserve">, [[Enumerable]]: </w:t>
      </w:r>
      <w:r w:rsidRPr="00BB6E00">
        <w:rPr>
          <w:b/>
        </w:rPr>
        <w:t>false</w:t>
      </w:r>
      <w:r>
        <w:t xml:space="preserve">, [[Configurable]]: </w:t>
      </w:r>
      <w:r w:rsidRPr="00BB6E00">
        <w:rPr>
          <w:b/>
        </w:rPr>
        <w:t>false</w:t>
      </w:r>
      <w:r>
        <w:t> }.</w:t>
      </w:r>
    </w:p>
    <w:p w14:paraId="303B897B" w14:textId="77777777" w:rsidR="004C02EF" w:rsidRDefault="004C02EF" w:rsidP="004C02EF">
      <w:pPr>
        <w:pStyle w:val="40"/>
        <w:numPr>
          <w:ilvl w:val="0"/>
          <w:numId w:val="0"/>
        </w:numPr>
      </w:pPr>
      <w:bookmarkStart w:id="8408" w:name="_Ref408723499"/>
      <w:r>
        <w:t>15.10.7.3</w:t>
      </w:r>
      <w:r>
        <w:tab/>
        <w:t>ignoreCase</w:t>
      </w:r>
      <w:bookmarkEnd w:id="8408"/>
    </w:p>
    <w:p w14:paraId="7715F2D8" w14:textId="77777777" w:rsidR="004C02EF" w:rsidRDefault="004C02EF" w:rsidP="004C02EF">
      <w:r>
        <w:t xml:space="preserve">The value of the </w:t>
      </w:r>
      <w:r>
        <w:rPr>
          <w:rFonts w:ascii="Courier New" w:hAnsi="Courier New"/>
          <w:b/>
        </w:rPr>
        <w:t>ignoreCase</w:t>
      </w:r>
      <w:r>
        <w:t xml:space="preserve"> property is a Boolean value indicating whether the flags contained the character </w:t>
      </w:r>
      <w:r>
        <w:rPr>
          <w:rFonts w:ascii="Courier New" w:hAnsi="Courier New"/>
          <w:b/>
        </w:rPr>
        <w:t>“i”</w:t>
      </w:r>
      <w:r>
        <w:t xml:space="preserve">. This property shall have the attributes { [[Writable]]: </w:t>
      </w:r>
      <w:r w:rsidRPr="00BB6E00">
        <w:rPr>
          <w:b/>
        </w:rPr>
        <w:t>false</w:t>
      </w:r>
      <w:r>
        <w:t xml:space="preserve">, [[Enumerable]]: </w:t>
      </w:r>
      <w:r w:rsidRPr="00BB6E00">
        <w:rPr>
          <w:b/>
        </w:rPr>
        <w:t>false</w:t>
      </w:r>
      <w:r>
        <w:t xml:space="preserve">, [[Configurable]]: </w:t>
      </w:r>
      <w:r w:rsidRPr="00BB6E00">
        <w:rPr>
          <w:b/>
        </w:rPr>
        <w:t>false</w:t>
      </w:r>
      <w:r>
        <w:t> }.</w:t>
      </w:r>
    </w:p>
    <w:p w14:paraId="20124D65" w14:textId="77777777" w:rsidR="004C02EF" w:rsidRDefault="004C02EF" w:rsidP="004C02EF">
      <w:pPr>
        <w:pStyle w:val="40"/>
        <w:numPr>
          <w:ilvl w:val="0"/>
          <w:numId w:val="0"/>
        </w:numPr>
      </w:pPr>
      <w:r>
        <w:t>15.10.7.4</w:t>
      </w:r>
      <w:r>
        <w:tab/>
        <w:t>multiline</w:t>
      </w:r>
    </w:p>
    <w:p w14:paraId="792FD828" w14:textId="77777777" w:rsidR="004C02EF" w:rsidRDefault="004C02EF" w:rsidP="004C02EF">
      <w:r>
        <w:t xml:space="preserve">The value of the </w:t>
      </w:r>
      <w:r>
        <w:rPr>
          <w:rFonts w:ascii="Courier New" w:hAnsi="Courier New"/>
          <w:b/>
        </w:rPr>
        <w:t>multiline</w:t>
      </w:r>
      <w:r>
        <w:t xml:space="preserve"> property is a Boolean value indicating whether the flags contained the character </w:t>
      </w:r>
      <w:r>
        <w:rPr>
          <w:rFonts w:ascii="Courier New" w:hAnsi="Courier New"/>
          <w:b/>
        </w:rPr>
        <w:t>“m”</w:t>
      </w:r>
      <w:r>
        <w:t xml:space="preserve">. This property shall have the attributes { [[Writable]]: </w:t>
      </w:r>
      <w:r w:rsidRPr="00BB6E00">
        <w:rPr>
          <w:b/>
        </w:rPr>
        <w:t>false</w:t>
      </w:r>
      <w:r>
        <w:t xml:space="preserve">, [[Enumerable]]: </w:t>
      </w:r>
      <w:r w:rsidRPr="00BB6E00">
        <w:rPr>
          <w:b/>
        </w:rPr>
        <w:t>false</w:t>
      </w:r>
      <w:r>
        <w:t xml:space="preserve">, [[Configurable]]: </w:t>
      </w:r>
      <w:r w:rsidRPr="00BB6E00">
        <w:rPr>
          <w:b/>
        </w:rPr>
        <w:t>false</w:t>
      </w:r>
      <w:r>
        <w:t> }.</w:t>
      </w:r>
    </w:p>
    <w:p w14:paraId="3B8466C6" w14:textId="77777777" w:rsidR="004C02EF" w:rsidRDefault="004C02EF" w:rsidP="004C02EF">
      <w:pPr>
        <w:pStyle w:val="40"/>
        <w:numPr>
          <w:ilvl w:val="0"/>
          <w:numId w:val="0"/>
        </w:numPr>
      </w:pPr>
      <w:bookmarkStart w:id="8409" w:name="_Ref408723429"/>
      <w:r>
        <w:t>15.10.7.5</w:t>
      </w:r>
      <w:r>
        <w:tab/>
        <w:t>lastIndex</w:t>
      </w:r>
      <w:bookmarkEnd w:id="8409"/>
    </w:p>
    <w:p w14:paraId="616797AA" w14:textId="77777777" w:rsidR="004C02EF" w:rsidRDefault="004C02EF" w:rsidP="004C02EF">
      <w:r>
        <w:t xml:space="preserve">The value of the </w:t>
      </w:r>
      <w:r>
        <w:rPr>
          <w:rFonts w:ascii="Courier New" w:hAnsi="Courier New"/>
          <w:b/>
        </w:rPr>
        <w:t>lastIndex</w:t>
      </w:r>
      <w:r>
        <w:t xml:space="preserve"> property specifies the String position at which to start the next match. </w:t>
      </w:r>
      <w:r w:rsidRPr="00CC2B2F">
        <w:rPr>
          <w:lang w:val="en-US"/>
        </w:rPr>
        <w:t>I</w:t>
      </w:r>
      <w:r>
        <w:rPr>
          <w:lang w:val="en-US"/>
        </w:rPr>
        <w:t>t is coerced to an integer when</w:t>
      </w:r>
      <w:r w:rsidRPr="00CC2B2F">
        <w:rPr>
          <w:lang w:val="en-US"/>
        </w:rPr>
        <w:t xml:space="preserve"> used (see 15.10.6.2). </w:t>
      </w:r>
      <w:r>
        <w:t xml:space="preserve">This property shall have the attributes { [[Writable]]: </w:t>
      </w:r>
      <w:r>
        <w:rPr>
          <w:b/>
        </w:rPr>
        <w:t>true</w:t>
      </w:r>
      <w:r>
        <w:t xml:space="preserve">, [[Enumerable]]: </w:t>
      </w:r>
      <w:r w:rsidRPr="00BB6E00">
        <w:rPr>
          <w:b/>
        </w:rPr>
        <w:t>false</w:t>
      </w:r>
      <w:r>
        <w:t xml:space="preserve">, [[Configurable]]: </w:t>
      </w:r>
      <w:r w:rsidRPr="00BB6E00">
        <w:rPr>
          <w:b/>
        </w:rPr>
        <w:t>false</w:t>
      </w:r>
      <w:r>
        <w:t> }.</w:t>
      </w:r>
    </w:p>
    <w:p w14:paraId="5E323783" w14:textId="77777777" w:rsidR="004C02EF" w:rsidRPr="000A1BA2" w:rsidRDefault="004C02EF" w:rsidP="004C02EF">
      <w:pPr>
        <w:pStyle w:val="Note"/>
      </w:pPr>
      <w:r w:rsidRPr="006E038E">
        <w:t>NOTE</w:t>
      </w:r>
      <w:r w:rsidRPr="006E038E">
        <w:tab/>
        <w:t xml:space="preserve">Unlike the other standard built-in properties of RegExp instances, </w:t>
      </w:r>
      <w:r w:rsidRPr="006E038E">
        <w:rPr>
          <w:rFonts w:ascii="Courier New" w:hAnsi="Courier New"/>
          <w:b/>
        </w:rPr>
        <w:t>lastIndex</w:t>
      </w:r>
      <w:r w:rsidRPr="006E038E">
        <w:t xml:space="preserve"> is writable.</w:t>
      </w:r>
    </w:p>
    <w:p w14:paraId="478885DD" w14:textId="77777777" w:rsidR="004C02EF" w:rsidRDefault="004C02EF" w:rsidP="00F710D2">
      <w:pPr>
        <w:pStyle w:val="20"/>
        <w:numPr>
          <w:ilvl w:val="0"/>
          <w:numId w:val="0"/>
        </w:numPr>
      </w:pPr>
      <w:bookmarkStart w:id="8410" w:name="_Toc449970607"/>
      <w:bookmarkStart w:id="8411" w:name="_Ref456011623"/>
      <w:bookmarkStart w:id="8412" w:name="_Ref457710787"/>
      <w:bookmarkStart w:id="8413" w:name="_Ref457792928"/>
      <w:bookmarkStart w:id="8414" w:name="_Toc472818962"/>
      <w:bookmarkStart w:id="8415" w:name="_Toc235503540"/>
      <w:bookmarkStart w:id="8416" w:name="_Toc241509315"/>
      <w:bookmarkStart w:id="8417" w:name="_Toc244416802"/>
      <w:bookmarkStart w:id="8418" w:name="_Toc276631166"/>
      <w:bookmarkStart w:id="8419" w:name="_Toc178387177"/>
      <w:r>
        <w:t>15.11</w:t>
      </w:r>
      <w:r>
        <w:tab/>
        <w:t>Error Objects</w:t>
      </w:r>
      <w:bookmarkEnd w:id="8410"/>
      <w:bookmarkEnd w:id="8411"/>
      <w:bookmarkEnd w:id="8412"/>
      <w:bookmarkEnd w:id="8413"/>
      <w:bookmarkEnd w:id="8414"/>
      <w:bookmarkEnd w:id="8415"/>
      <w:bookmarkEnd w:id="8416"/>
      <w:bookmarkEnd w:id="8417"/>
      <w:bookmarkEnd w:id="8418"/>
      <w:bookmarkEnd w:id="8419"/>
    </w:p>
    <w:p w14:paraId="5B8450FE" w14:textId="77777777" w:rsidR="004C02EF" w:rsidRDefault="004C02EF" w:rsidP="004C02EF">
      <w:bookmarkStart w:id="8420" w:name="_Toc449970608"/>
      <w:bookmarkStart w:id="8421" w:name="_Ref456002936"/>
      <w:r>
        <w:t>Instances of Error objects are thrown as exceptions when runtime errors occur. The Error objects may also serve as base objects for user-defined exception classes.</w:t>
      </w:r>
    </w:p>
    <w:p w14:paraId="7E23F4B7" w14:textId="77777777" w:rsidR="004C02EF" w:rsidRDefault="004C02EF" w:rsidP="00F710D2">
      <w:pPr>
        <w:pStyle w:val="30"/>
        <w:numPr>
          <w:ilvl w:val="0"/>
          <w:numId w:val="0"/>
        </w:numPr>
      </w:pPr>
      <w:bookmarkStart w:id="8422" w:name="_Ref464292699"/>
      <w:bookmarkStart w:id="8423" w:name="_Toc472818963"/>
      <w:bookmarkStart w:id="8424" w:name="_Toc235503541"/>
      <w:bookmarkStart w:id="8425" w:name="_Toc241509316"/>
      <w:bookmarkStart w:id="8426" w:name="_Toc244416803"/>
      <w:bookmarkStart w:id="8427" w:name="_Toc276631167"/>
      <w:bookmarkStart w:id="8428" w:name="_Toc178387178"/>
      <w:r>
        <w:t>15.11.1</w:t>
      </w:r>
      <w:r>
        <w:tab/>
        <w:t>The Error Constructor Called as a Function</w:t>
      </w:r>
      <w:bookmarkEnd w:id="8420"/>
      <w:bookmarkEnd w:id="8421"/>
      <w:bookmarkEnd w:id="8422"/>
      <w:bookmarkEnd w:id="8423"/>
      <w:bookmarkEnd w:id="8424"/>
      <w:bookmarkEnd w:id="8425"/>
      <w:bookmarkEnd w:id="8426"/>
      <w:bookmarkEnd w:id="8427"/>
      <w:bookmarkEnd w:id="8428"/>
    </w:p>
    <w:p w14:paraId="44700585" w14:textId="77777777" w:rsidR="004C02EF" w:rsidRDefault="004C02EF" w:rsidP="004C02EF">
      <w:r>
        <w:t xml:space="preserve">When </w:t>
      </w:r>
      <w:r>
        <w:rPr>
          <w:rFonts w:ascii="Courier New" w:hAnsi="Courier New"/>
          <w:b/>
        </w:rPr>
        <w:t>Error</w:t>
      </w:r>
      <w:r>
        <w:rPr>
          <w:b/>
        </w:rPr>
        <w:t xml:space="preserve"> </w:t>
      </w:r>
      <w:r>
        <w:t xml:space="preserve">is called as a function rather than as a constructor, it creates and initialises a new Error object. Thus the function call </w:t>
      </w:r>
      <w:r>
        <w:rPr>
          <w:rFonts w:ascii="Courier New" w:hAnsi="Courier New"/>
          <w:b/>
        </w:rPr>
        <w:t>Error(</w:t>
      </w:r>
      <w:r>
        <w:rPr>
          <w:rFonts w:ascii="Courier New" w:hAnsi="Courier New"/>
          <w:snapToGrid w:val="0"/>
        </w:rPr>
        <w:t>…</w:t>
      </w:r>
      <w:r>
        <w:rPr>
          <w:rFonts w:ascii="Courier New" w:hAnsi="Courier New"/>
          <w:b/>
        </w:rPr>
        <w:t>)</w:t>
      </w:r>
      <w:r>
        <w:t xml:space="preserve"> is equivalent to the object creation expression </w:t>
      </w:r>
      <w:r>
        <w:rPr>
          <w:rFonts w:ascii="Courier New" w:hAnsi="Courier New"/>
          <w:b/>
        </w:rPr>
        <w:t>new Error(</w:t>
      </w:r>
      <w:r>
        <w:rPr>
          <w:rFonts w:ascii="Courier New" w:hAnsi="Courier New"/>
          <w:snapToGrid w:val="0"/>
        </w:rPr>
        <w:t>…</w:t>
      </w:r>
      <w:r>
        <w:rPr>
          <w:rFonts w:ascii="Courier New" w:hAnsi="Courier New"/>
          <w:b/>
        </w:rPr>
        <w:t>)</w:t>
      </w:r>
      <w:r>
        <w:t xml:space="preserve"> with the same arguments.</w:t>
      </w:r>
    </w:p>
    <w:p w14:paraId="18908EAB" w14:textId="77777777" w:rsidR="004C02EF" w:rsidRDefault="004C02EF" w:rsidP="004C02EF">
      <w:pPr>
        <w:pStyle w:val="40"/>
        <w:numPr>
          <w:ilvl w:val="0"/>
          <w:numId w:val="0"/>
        </w:numPr>
      </w:pPr>
      <w:r>
        <w:t>15.11.1.1</w:t>
      </w:r>
      <w:r>
        <w:tab/>
        <w:t>Error (message)</w:t>
      </w:r>
    </w:p>
    <w:p w14:paraId="7CBDF74E" w14:textId="77777777" w:rsidR="004C02EF" w:rsidRDefault="004C02EF" w:rsidP="004C02EF">
      <w:bookmarkStart w:id="8429" w:name="_Toc449970609"/>
      <w:r>
        <w:t xml:space="preserve">The [[Prototype]] internal property of the newly constructed object is set to the original Error prototype object, the one that is the initial value of </w:t>
      </w:r>
      <w:r>
        <w:rPr>
          <w:rFonts w:ascii="Courier New" w:hAnsi="Courier New"/>
          <w:b/>
        </w:rPr>
        <w:t>Error.prototype</w:t>
      </w:r>
      <w:r>
        <w:t xml:space="preserve"> (15.11.3.1).</w:t>
      </w:r>
    </w:p>
    <w:p w14:paraId="1EC56C97" w14:textId="77777777" w:rsidR="004C02EF" w:rsidRDefault="004C02EF" w:rsidP="004C02EF">
      <w:r>
        <w:t xml:space="preserve">The </w:t>
      </w:r>
      <w:del w:id="8430" w:author="Allen Wirfs-Brock" w:date="2011-07-02T14:37:00Z">
        <w:r w:rsidDel="00736F7F">
          <w:delText xml:space="preserve">[[Class]] internal property of the </w:delText>
        </w:r>
      </w:del>
      <w:r>
        <w:t xml:space="preserve">newly constructed object </w:t>
      </w:r>
      <w:del w:id="8431" w:author="Allen Wirfs-Brock" w:date="2011-07-02T14:38:00Z">
        <w:r w:rsidDel="00736F7F">
          <w:delText xml:space="preserve">is </w:delText>
        </w:r>
      </w:del>
      <w:del w:id="8432" w:author="Allen Wirfs-Brock" w:date="2011-07-02T14:37:00Z">
        <w:r w:rsidDel="00736F7F">
          <w:delText xml:space="preserve">set to </w:delText>
        </w:r>
        <w:r w:rsidDel="00736F7F">
          <w:rPr>
            <w:rFonts w:ascii="Courier New" w:hAnsi="Courier New"/>
            <w:b/>
          </w:rPr>
          <w:delText>"Error"</w:delText>
        </w:r>
      </w:del>
      <w:ins w:id="8433" w:author="Allen Wirfs-Brock" w:date="2011-07-02T14:37:00Z">
        <w:r w:rsidR="00736F7F">
          <w:t>has a</w:t>
        </w:r>
        <w:del w:id="8434" w:author="Rev 3 Allen Wirfs-Brock" w:date="2011-09-08T14:58:00Z">
          <w:r w:rsidR="00736F7F" w:rsidDel="00BA3B3B">
            <w:delText>n</w:delText>
          </w:r>
        </w:del>
        <w:r w:rsidR="00736F7F">
          <w:t xml:space="preserve"> [[</w:t>
        </w:r>
        <w:del w:id="8435" w:author="Rev 3 Allen Wirfs-Brock" w:date="2011-09-08T14:58:00Z">
          <w:r w:rsidR="00736F7F" w:rsidDel="00BA3B3B">
            <w:delText>IsError</w:delText>
          </w:r>
        </w:del>
      </w:ins>
      <w:ins w:id="8436" w:author="Rev 3 Allen Wirfs-Brock" w:date="2011-09-08T14:58:00Z">
        <w:r w:rsidR="00BA3B3B">
          <w:t>NativeBrand</w:t>
        </w:r>
      </w:ins>
      <w:ins w:id="8437" w:author="Allen Wirfs-Brock" w:date="2011-07-02T14:37:00Z">
        <w:r w:rsidR="00736F7F">
          <w:t>]] internal property</w:t>
        </w:r>
      </w:ins>
      <w:ins w:id="8438" w:author="Rev 3 Allen Wirfs-Brock" w:date="2011-09-08T14:58:00Z">
        <w:r w:rsidR="00BA3B3B">
          <w:t xml:space="preserve"> whose value is NativeError</w:t>
        </w:r>
      </w:ins>
      <w:r>
        <w:t>.</w:t>
      </w:r>
    </w:p>
    <w:p w14:paraId="16E39D12" w14:textId="77777777" w:rsidR="004C02EF" w:rsidRDefault="004C02EF" w:rsidP="004C02EF">
      <w:r>
        <w:t xml:space="preserve">The [[Extensible]] internal property of the newly constructed object is set to </w:t>
      </w:r>
      <w:r w:rsidRPr="000D6C0A">
        <w:rPr>
          <w:b/>
        </w:rPr>
        <w:t>true</w:t>
      </w:r>
      <w:r>
        <w:t>.</w:t>
      </w:r>
    </w:p>
    <w:p w14:paraId="350D8891" w14:textId="77777777" w:rsidR="004C02EF" w:rsidRDefault="004C02EF" w:rsidP="004C02EF">
      <w:bookmarkStart w:id="8439" w:name="_Ref456002941"/>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message</w:t>
      </w:r>
      <w:r>
        <w:t xml:space="preserve"> own property of the newly constructed object is set to ToString(</w:t>
      </w:r>
      <w:r w:rsidRPr="00E67BE8">
        <w:rPr>
          <w:rFonts w:ascii="Times New Roman" w:hAnsi="Times New Roman"/>
          <w:i/>
        </w:rPr>
        <w:t>message</w:t>
      </w:r>
      <w:r>
        <w:t xml:space="preserve">). </w:t>
      </w:r>
    </w:p>
    <w:p w14:paraId="633CF206" w14:textId="77777777" w:rsidR="004C02EF" w:rsidRDefault="004C02EF" w:rsidP="00F710D2">
      <w:pPr>
        <w:pStyle w:val="30"/>
        <w:numPr>
          <w:ilvl w:val="0"/>
          <w:numId w:val="0"/>
        </w:numPr>
      </w:pPr>
      <w:bookmarkStart w:id="8440" w:name="_Ref464292724"/>
      <w:bookmarkStart w:id="8441" w:name="_Toc472818964"/>
      <w:bookmarkStart w:id="8442" w:name="_Toc235503542"/>
      <w:bookmarkStart w:id="8443" w:name="_Toc241509317"/>
      <w:bookmarkStart w:id="8444" w:name="_Toc244416804"/>
      <w:bookmarkStart w:id="8445" w:name="_Toc276631168"/>
      <w:bookmarkStart w:id="8446" w:name="_Toc178387179"/>
      <w:r>
        <w:t>15.11.2</w:t>
      </w:r>
      <w:r>
        <w:tab/>
        <w:t>The Error Constructor</w:t>
      </w:r>
      <w:bookmarkEnd w:id="8429"/>
      <w:bookmarkEnd w:id="8439"/>
      <w:bookmarkEnd w:id="8440"/>
      <w:bookmarkEnd w:id="8441"/>
      <w:bookmarkEnd w:id="8442"/>
      <w:bookmarkEnd w:id="8443"/>
      <w:bookmarkEnd w:id="8444"/>
      <w:bookmarkEnd w:id="8445"/>
      <w:bookmarkEnd w:id="8446"/>
    </w:p>
    <w:p w14:paraId="341DB7BB" w14:textId="77777777" w:rsidR="004C02EF" w:rsidRDefault="004C02EF" w:rsidP="004C02EF">
      <w:r>
        <w:t xml:space="preserve">When </w:t>
      </w:r>
      <w:r>
        <w:rPr>
          <w:rFonts w:ascii="Courier New" w:hAnsi="Courier New"/>
          <w:b/>
        </w:rPr>
        <w:t>Error</w:t>
      </w:r>
      <w:r>
        <w:t xml:space="preserve"> is called as part of a </w:t>
      </w:r>
      <w:r>
        <w:rPr>
          <w:rFonts w:ascii="Courier New" w:hAnsi="Courier New"/>
          <w:b/>
        </w:rPr>
        <w:t>new</w:t>
      </w:r>
      <w:r>
        <w:t xml:space="preserve"> expression, it is a constructor: it initialises the newly created object.</w:t>
      </w:r>
    </w:p>
    <w:p w14:paraId="731E5BD2" w14:textId="77777777" w:rsidR="004C02EF" w:rsidRDefault="004C02EF" w:rsidP="004C02EF">
      <w:pPr>
        <w:pStyle w:val="40"/>
        <w:numPr>
          <w:ilvl w:val="0"/>
          <w:numId w:val="0"/>
        </w:numPr>
      </w:pPr>
      <w:r>
        <w:t>15.11.2.1</w:t>
      </w:r>
      <w:r>
        <w:tab/>
        <w:t>new Error (message)</w:t>
      </w:r>
    </w:p>
    <w:p w14:paraId="6EB56DCA" w14:textId="77777777" w:rsidR="004C02EF" w:rsidRDefault="004C02EF" w:rsidP="004C02EF">
      <w:bookmarkStart w:id="8447" w:name="_Toc449970610"/>
      <w:r>
        <w:t xml:space="preserve">The [[Prototype]] internal property of the newly constructed object is set to the original Error prototype object, the one that is the initial value of </w:t>
      </w:r>
      <w:r>
        <w:rPr>
          <w:rFonts w:ascii="Courier New" w:hAnsi="Courier New"/>
          <w:b/>
        </w:rPr>
        <w:t>Error.prototype</w:t>
      </w:r>
      <w:r>
        <w:t xml:space="preserve"> (15.11.3.1).</w:t>
      </w:r>
    </w:p>
    <w:p w14:paraId="4141CACE" w14:textId="77777777" w:rsidR="004C02EF" w:rsidRDefault="004C02EF" w:rsidP="004C02EF">
      <w:r>
        <w:t xml:space="preserve">The </w:t>
      </w:r>
      <w:del w:id="8448" w:author="Allen Wirfs-Brock" w:date="2011-07-02T14:39:00Z">
        <w:r w:rsidDel="00736F7F">
          <w:delText xml:space="preserve">[[Class]] internal property of the </w:delText>
        </w:r>
      </w:del>
      <w:r>
        <w:t xml:space="preserve">newly constructed </w:t>
      </w:r>
      <w:del w:id="8449" w:author="Allen Wirfs-Brock" w:date="2011-07-02T14:39:00Z">
        <w:r w:rsidDel="00736F7F">
          <w:delText xml:space="preserve">Error </w:delText>
        </w:r>
      </w:del>
      <w:r>
        <w:t xml:space="preserve">object </w:t>
      </w:r>
      <w:ins w:id="8450" w:author="Allen Wirfs-Brock" w:date="2011-07-02T14:39:00Z">
        <w:r w:rsidR="00736F7F">
          <w:t>has a</w:t>
        </w:r>
        <w:del w:id="8451" w:author="Rev 3 Allen Wirfs-Brock" w:date="2011-09-08T14:59:00Z">
          <w:r w:rsidR="00736F7F" w:rsidDel="00BA3B3B">
            <w:delText>n</w:delText>
          </w:r>
        </w:del>
        <w:r w:rsidR="00736F7F">
          <w:t xml:space="preserve"> [[</w:t>
        </w:r>
        <w:del w:id="8452" w:author="Rev 3 Allen Wirfs-Brock" w:date="2011-09-08T14:59:00Z">
          <w:r w:rsidR="00736F7F" w:rsidDel="00BA3B3B">
            <w:delText>IsError</w:delText>
          </w:r>
        </w:del>
      </w:ins>
      <w:ins w:id="8453" w:author="Rev 3 Allen Wirfs-Brock" w:date="2011-09-08T14:59:00Z">
        <w:r w:rsidR="00BA3B3B">
          <w:t>NativeBrand</w:t>
        </w:r>
      </w:ins>
      <w:ins w:id="8454" w:author="Allen Wirfs-Brock" w:date="2011-07-02T14:39:00Z">
        <w:r w:rsidR="00736F7F">
          <w:t>]] internal property</w:t>
        </w:r>
      </w:ins>
      <w:ins w:id="8455" w:author="Rev 3 Allen Wirfs-Brock" w:date="2011-09-08T14:59:00Z">
        <w:r w:rsidR="00BA3B3B" w:rsidRPr="00BA3B3B">
          <w:t xml:space="preserve"> </w:t>
        </w:r>
        <w:r w:rsidR="00BA3B3B">
          <w:t>whose value is NativeError</w:t>
        </w:r>
        <w:r w:rsidR="00BA3B3B" w:rsidDel="00736F7F">
          <w:t xml:space="preserve"> </w:t>
        </w:r>
      </w:ins>
      <w:del w:id="8456" w:author="Allen Wirfs-Brock" w:date="2011-07-02T14:39:00Z">
        <w:r w:rsidDel="00736F7F">
          <w:delText xml:space="preserve">is set to </w:delText>
        </w:r>
        <w:r w:rsidDel="00736F7F">
          <w:rPr>
            <w:rFonts w:ascii="Courier New" w:hAnsi="Courier New"/>
            <w:b/>
          </w:rPr>
          <w:delText>"Error"</w:delText>
        </w:r>
      </w:del>
      <w:r>
        <w:t>.</w:t>
      </w:r>
    </w:p>
    <w:p w14:paraId="140E1462" w14:textId="77777777" w:rsidR="004C02EF" w:rsidRDefault="004C02EF" w:rsidP="004C02EF">
      <w:r>
        <w:t xml:space="preserve">The [[Extensible]] internal property of the newly constructed object is set to </w:t>
      </w:r>
      <w:r w:rsidRPr="000D6C0A">
        <w:rPr>
          <w:b/>
        </w:rPr>
        <w:t>true</w:t>
      </w:r>
      <w:r>
        <w:t>.</w:t>
      </w:r>
    </w:p>
    <w:p w14:paraId="7B30BB61" w14:textId="77777777" w:rsidR="004C02EF" w:rsidRDefault="004C02EF" w:rsidP="004C02EF">
      <w:bookmarkStart w:id="8457" w:name="_Ref457710003"/>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message</w:t>
      </w:r>
      <w:r>
        <w:t xml:space="preserve"> own property of the newly constructed object is set to ToString(</w:t>
      </w:r>
      <w:r w:rsidRPr="00E67BE8">
        <w:rPr>
          <w:rFonts w:ascii="Times New Roman" w:hAnsi="Times New Roman"/>
          <w:i/>
        </w:rPr>
        <w:t>message</w:t>
      </w:r>
      <w:r>
        <w:t xml:space="preserve">). </w:t>
      </w:r>
    </w:p>
    <w:p w14:paraId="179178E5" w14:textId="77777777" w:rsidR="004C02EF" w:rsidRDefault="004C02EF" w:rsidP="00F710D2">
      <w:pPr>
        <w:pStyle w:val="30"/>
        <w:numPr>
          <w:ilvl w:val="0"/>
          <w:numId w:val="0"/>
        </w:numPr>
      </w:pPr>
      <w:bookmarkStart w:id="8458" w:name="_Toc472818965"/>
      <w:bookmarkStart w:id="8459" w:name="_Toc235503543"/>
      <w:bookmarkStart w:id="8460" w:name="_Toc241509318"/>
      <w:bookmarkStart w:id="8461" w:name="_Toc244416805"/>
      <w:bookmarkStart w:id="8462" w:name="_Toc276631169"/>
      <w:bookmarkStart w:id="8463" w:name="_Toc178387180"/>
      <w:r>
        <w:t>15.11.3</w:t>
      </w:r>
      <w:r>
        <w:tab/>
        <w:t>Properties of the Error Constructor</w:t>
      </w:r>
      <w:bookmarkEnd w:id="8447"/>
      <w:bookmarkEnd w:id="8457"/>
      <w:bookmarkEnd w:id="8458"/>
      <w:bookmarkEnd w:id="8459"/>
      <w:bookmarkEnd w:id="8460"/>
      <w:bookmarkEnd w:id="8461"/>
      <w:bookmarkEnd w:id="8462"/>
      <w:bookmarkEnd w:id="8463"/>
    </w:p>
    <w:p w14:paraId="42D79806" w14:textId="77777777" w:rsidR="004C02EF" w:rsidRDefault="004C02EF" w:rsidP="004C02EF">
      <w:r>
        <w:t>The value of the [[Prototype]] internal property of the Error constructor is the Function prototype object (15.3.4).</w:t>
      </w:r>
    </w:p>
    <w:p w14:paraId="63EFE5CF"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the Error constructor has the following property:</w:t>
      </w:r>
    </w:p>
    <w:p w14:paraId="055028EB" w14:textId="77777777" w:rsidR="004C02EF" w:rsidRDefault="004C02EF" w:rsidP="004C02EF">
      <w:pPr>
        <w:pStyle w:val="40"/>
        <w:numPr>
          <w:ilvl w:val="0"/>
          <w:numId w:val="0"/>
        </w:numPr>
      </w:pPr>
      <w:bookmarkStart w:id="8464" w:name="_Ref455964627"/>
      <w:r>
        <w:t>15.11.3.1</w:t>
      </w:r>
      <w:r>
        <w:tab/>
        <w:t>Error.prototype</w:t>
      </w:r>
      <w:bookmarkEnd w:id="8464"/>
    </w:p>
    <w:p w14:paraId="6F3E765E" w14:textId="77777777" w:rsidR="004C02EF" w:rsidRDefault="004C02EF" w:rsidP="004C02EF">
      <w:r>
        <w:t xml:space="preserve">The initial value of </w:t>
      </w:r>
      <w:r>
        <w:rPr>
          <w:rFonts w:ascii="Courier New" w:hAnsi="Courier New"/>
          <w:b/>
        </w:rPr>
        <w:t>Error.prototype</w:t>
      </w:r>
      <w:r>
        <w:t xml:space="preserve"> is the Error prototype object (15.11.4).</w:t>
      </w:r>
    </w:p>
    <w:p w14:paraId="4A4FDA6D" w14:textId="77777777" w:rsidR="004C02EF" w:rsidRDefault="004C02EF" w:rsidP="004C02EF">
      <w:r>
        <w:t xml:space="preserve">This property has the attributes { [[Writable]]: </w:t>
      </w:r>
      <w:r w:rsidRPr="00BB6E00">
        <w:rPr>
          <w:b/>
        </w:rPr>
        <w:t>false</w:t>
      </w:r>
      <w:r>
        <w:t xml:space="preserve">, [[Enumerable]]: </w:t>
      </w:r>
      <w:r w:rsidRPr="00BB6E00">
        <w:rPr>
          <w:b/>
        </w:rPr>
        <w:t>false</w:t>
      </w:r>
      <w:r>
        <w:t xml:space="preserve">, [[Configurable]]: </w:t>
      </w:r>
      <w:r w:rsidRPr="00BB6E00">
        <w:rPr>
          <w:b/>
        </w:rPr>
        <w:t>false</w:t>
      </w:r>
      <w:r>
        <w:t xml:space="preserve"> }.</w:t>
      </w:r>
    </w:p>
    <w:p w14:paraId="747B5F30" w14:textId="77777777" w:rsidR="004C02EF" w:rsidRDefault="004C02EF" w:rsidP="00F710D2">
      <w:pPr>
        <w:pStyle w:val="30"/>
        <w:numPr>
          <w:ilvl w:val="0"/>
          <w:numId w:val="0"/>
        </w:numPr>
      </w:pPr>
      <w:bookmarkStart w:id="8465" w:name="_Ref457102523"/>
      <w:bookmarkStart w:id="8466" w:name="_Ref457710788"/>
      <w:bookmarkStart w:id="8467" w:name="_Toc472818966"/>
      <w:bookmarkStart w:id="8468" w:name="_Toc235503544"/>
      <w:bookmarkStart w:id="8469" w:name="_Toc241509319"/>
      <w:bookmarkStart w:id="8470" w:name="_Toc244416806"/>
      <w:bookmarkStart w:id="8471" w:name="_Toc276631170"/>
      <w:bookmarkStart w:id="8472" w:name="_Toc178387181"/>
      <w:r>
        <w:t>15.11.4</w:t>
      </w:r>
      <w:r>
        <w:tab/>
        <w:t>Properties of the Error Prototype Object</w:t>
      </w:r>
      <w:bookmarkEnd w:id="8465"/>
      <w:bookmarkEnd w:id="8466"/>
      <w:bookmarkEnd w:id="8467"/>
      <w:bookmarkEnd w:id="8468"/>
      <w:bookmarkEnd w:id="8469"/>
      <w:bookmarkEnd w:id="8470"/>
      <w:bookmarkEnd w:id="8471"/>
      <w:bookmarkEnd w:id="8472"/>
    </w:p>
    <w:p w14:paraId="3BFF9B3D" w14:textId="77777777" w:rsidR="004C02EF" w:rsidRDefault="004C02EF" w:rsidP="004C02EF">
      <w:r>
        <w:t xml:space="preserve">The Error prototype object is itself an Error object </w:t>
      </w:r>
      <w:ins w:id="8473" w:author="Allen Wirfs-Brock" w:date="2011-07-02T14:39:00Z">
        <w:r w:rsidR="00736F7F">
          <w:t>and has a</w:t>
        </w:r>
        <w:del w:id="8474" w:author="Rev 3 Allen Wirfs-Brock" w:date="2011-09-08T14:59:00Z">
          <w:r w:rsidR="00736F7F" w:rsidDel="00BA3B3B">
            <w:delText>n</w:delText>
          </w:r>
        </w:del>
        <w:r w:rsidR="00736F7F">
          <w:t xml:space="preserve"> [[</w:t>
        </w:r>
        <w:del w:id="8475" w:author="Rev 3 Allen Wirfs-Brock" w:date="2011-09-08T14:59:00Z">
          <w:r w:rsidR="00736F7F" w:rsidDel="00BA3B3B">
            <w:delText>IsError</w:delText>
          </w:r>
        </w:del>
      </w:ins>
      <w:ins w:id="8476" w:author="Rev 3 Allen Wirfs-Brock" w:date="2011-09-08T14:59:00Z">
        <w:r w:rsidR="00BA3B3B">
          <w:t>NativeBrand</w:t>
        </w:r>
      </w:ins>
      <w:ins w:id="8477" w:author="Allen Wirfs-Brock" w:date="2011-07-02T14:39:00Z">
        <w:r w:rsidR="00736F7F">
          <w:t>]] internal property</w:t>
        </w:r>
      </w:ins>
      <w:ins w:id="8478" w:author="Rev 3 Allen Wirfs-Brock" w:date="2011-09-08T14:59:00Z">
        <w:r w:rsidR="00BA3B3B" w:rsidRPr="00BA3B3B">
          <w:t xml:space="preserve"> </w:t>
        </w:r>
        <w:r w:rsidR="00BA3B3B">
          <w:t>whose value is NativeError</w:t>
        </w:r>
        <w:r w:rsidR="00BA3B3B" w:rsidDel="00736F7F">
          <w:t xml:space="preserve"> </w:t>
        </w:r>
      </w:ins>
      <w:del w:id="8479" w:author="Allen Wirfs-Brock" w:date="2011-07-02T14:39:00Z">
        <w:r w:rsidDel="00736F7F">
          <w:delText xml:space="preserve">(its [[Class]] is </w:delText>
        </w:r>
        <w:r w:rsidDel="00736F7F">
          <w:rPr>
            <w:rFonts w:ascii="Courier New" w:hAnsi="Courier New"/>
            <w:b/>
          </w:rPr>
          <w:delText>"Error"</w:delText>
        </w:r>
        <w:r w:rsidDel="00736F7F">
          <w:delText>)</w:delText>
        </w:r>
      </w:del>
      <w:r>
        <w:t>.</w:t>
      </w:r>
    </w:p>
    <w:p w14:paraId="57F35517" w14:textId="77777777" w:rsidR="004C02EF" w:rsidRDefault="004C02EF" w:rsidP="004C02EF">
      <w:r>
        <w:t>The value of the [[Prototype]] internal property of the Error prototype object is the standard built-in Object prototype object (15.2.4).</w:t>
      </w:r>
    </w:p>
    <w:p w14:paraId="2D143CB5" w14:textId="77777777" w:rsidR="004C02EF" w:rsidRDefault="004C02EF" w:rsidP="004C02EF">
      <w:pPr>
        <w:pStyle w:val="40"/>
        <w:numPr>
          <w:ilvl w:val="0"/>
          <w:numId w:val="0"/>
        </w:numPr>
      </w:pPr>
      <w:r>
        <w:t>15.11.4.1</w:t>
      </w:r>
      <w:r>
        <w:tab/>
        <w:t>Error.prototype.constructor</w:t>
      </w:r>
    </w:p>
    <w:p w14:paraId="7C69AE10" w14:textId="77777777" w:rsidR="004C02EF" w:rsidRDefault="004C02EF" w:rsidP="004C02EF">
      <w:r>
        <w:t xml:space="preserve">The initial value of </w:t>
      </w:r>
      <w:r>
        <w:rPr>
          <w:rFonts w:ascii="Courier New" w:hAnsi="Courier New"/>
          <w:b/>
        </w:rPr>
        <w:t>Error.prototype.constructor</w:t>
      </w:r>
      <w:r>
        <w:t xml:space="preserve"> is the built-in </w:t>
      </w:r>
      <w:r>
        <w:rPr>
          <w:rFonts w:ascii="Courier New" w:hAnsi="Courier New"/>
          <w:b/>
        </w:rPr>
        <w:t>Error</w:t>
      </w:r>
      <w:r>
        <w:t xml:space="preserve"> constructor.</w:t>
      </w:r>
    </w:p>
    <w:p w14:paraId="7D47927F" w14:textId="77777777" w:rsidR="004C02EF" w:rsidRDefault="004C02EF" w:rsidP="004C02EF">
      <w:pPr>
        <w:pStyle w:val="40"/>
        <w:numPr>
          <w:ilvl w:val="0"/>
          <w:numId w:val="0"/>
        </w:numPr>
      </w:pPr>
      <w:r>
        <w:t>15.11.4.2</w:t>
      </w:r>
      <w:r>
        <w:tab/>
        <w:t>Error.prototype.name</w:t>
      </w:r>
    </w:p>
    <w:p w14:paraId="3DCC078D" w14:textId="77777777" w:rsidR="004C02EF" w:rsidRDefault="004C02EF" w:rsidP="004C02EF">
      <w:r>
        <w:t xml:space="preserve">The initial value of </w:t>
      </w:r>
      <w:r>
        <w:rPr>
          <w:rFonts w:ascii="Courier New" w:hAnsi="Courier New"/>
          <w:b/>
        </w:rPr>
        <w:t>Error.prototype.name</w:t>
      </w:r>
      <w:r>
        <w:t xml:space="preserve"> is </w:t>
      </w:r>
      <w:r>
        <w:rPr>
          <w:rFonts w:ascii="Courier New" w:hAnsi="Courier New"/>
        </w:rPr>
        <w:t>"</w:t>
      </w:r>
      <w:r>
        <w:rPr>
          <w:rFonts w:ascii="Courier New" w:hAnsi="Courier New"/>
          <w:b/>
        </w:rPr>
        <w:t>Error</w:t>
      </w:r>
      <w:r>
        <w:rPr>
          <w:rFonts w:ascii="Courier New" w:hAnsi="Courier New"/>
        </w:rPr>
        <w:t>"</w:t>
      </w:r>
      <w:r>
        <w:t>.</w:t>
      </w:r>
    </w:p>
    <w:p w14:paraId="574A77F9" w14:textId="77777777" w:rsidR="004C02EF" w:rsidRDefault="004C02EF" w:rsidP="004C02EF">
      <w:pPr>
        <w:pStyle w:val="40"/>
        <w:numPr>
          <w:ilvl w:val="0"/>
          <w:numId w:val="0"/>
        </w:numPr>
      </w:pPr>
      <w:r>
        <w:t>15.11.4.3</w:t>
      </w:r>
      <w:r>
        <w:tab/>
        <w:t>Error.prototype.message</w:t>
      </w:r>
    </w:p>
    <w:p w14:paraId="5EE97DCC" w14:textId="77777777" w:rsidR="004C02EF" w:rsidRDefault="004C02EF" w:rsidP="004C02EF">
      <w:r>
        <w:t xml:space="preserve">The initial value of </w:t>
      </w:r>
      <w:r>
        <w:rPr>
          <w:rFonts w:ascii="Courier New" w:hAnsi="Courier New"/>
          <w:b/>
        </w:rPr>
        <w:t>Error.prototype.message</w:t>
      </w:r>
      <w:r>
        <w:t xml:space="preserve"> is the empty String.</w:t>
      </w:r>
    </w:p>
    <w:p w14:paraId="3E8BDBFE" w14:textId="77777777" w:rsidR="004C02EF" w:rsidRDefault="004C02EF" w:rsidP="004C02EF">
      <w:pPr>
        <w:pStyle w:val="40"/>
        <w:numPr>
          <w:ilvl w:val="0"/>
          <w:numId w:val="0"/>
        </w:numPr>
      </w:pPr>
      <w:bookmarkStart w:id="8480" w:name="_Ref455972962"/>
      <w:r>
        <w:t>15.11.4.4</w:t>
      </w:r>
      <w:r>
        <w:tab/>
        <w:t>Error.prototype.toString ( )</w:t>
      </w:r>
      <w:bookmarkEnd w:id="8480"/>
    </w:p>
    <w:p w14:paraId="168373CC" w14:textId="77777777" w:rsidR="004C02EF" w:rsidRDefault="004C02EF" w:rsidP="004C02EF">
      <w:bookmarkStart w:id="8481" w:name="_Toc449970612"/>
      <w:r>
        <w:t>The following steps are taken:</w:t>
      </w:r>
    </w:p>
    <w:p w14:paraId="4BFE0864" w14:textId="77777777" w:rsidR="004C02EF" w:rsidRPr="009719B7" w:rsidRDefault="004C02EF" w:rsidP="004C02EF">
      <w:pPr>
        <w:pStyle w:val="Alg4"/>
        <w:numPr>
          <w:ilvl w:val="0"/>
          <w:numId w:val="330"/>
        </w:numPr>
      </w:pPr>
      <w:r w:rsidRPr="009719B7">
        <w:t xml:space="preserve">Let </w:t>
      </w:r>
      <w:r w:rsidRPr="009719B7">
        <w:rPr>
          <w:i/>
        </w:rPr>
        <w:t>O</w:t>
      </w:r>
      <w:r w:rsidRPr="009719B7">
        <w:t xml:space="preserve"> be the </w:t>
      </w:r>
      <w:r w:rsidRPr="009719B7">
        <w:rPr>
          <w:b/>
        </w:rPr>
        <w:t>this</w:t>
      </w:r>
      <w:r w:rsidRPr="009719B7">
        <w:t xml:space="preserve"> value.</w:t>
      </w:r>
    </w:p>
    <w:p w14:paraId="6B94AF67" w14:textId="77777777" w:rsidR="004C02EF" w:rsidRPr="009719B7" w:rsidRDefault="004C02EF" w:rsidP="004C02EF">
      <w:pPr>
        <w:pStyle w:val="Alg4"/>
        <w:numPr>
          <w:ilvl w:val="0"/>
          <w:numId w:val="330"/>
        </w:numPr>
      </w:pPr>
      <w:r w:rsidRPr="009719B7">
        <w:t>If Type(</w:t>
      </w:r>
      <w:r w:rsidRPr="009719B7">
        <w:rPr>
          <w:i/>
        </w:rPr>
        <w:t>O</w:t>
      </w:r>
      <w:r w:rsidRPr="009719B7">
        <w:t xml:space="preserve">) is not Object, throw a </w:t>
      </w:r>
      <w:r w:rsidRPr="009719B7">
        <w:rPr>
          <w:b/>
        </w:rPr>
        <w:t>TypeError</w:t>
      </w:r>
      <w:r w:rsidRPr="009719B7">
        <w:t xml:space="preserve"> exception.</w:t>
      </w:r>
    </w:p>
    <w:p w14:paraId="421A02C5" w14:textId="77777777" w:rsidR="004C02EF" w:rsidRPr="009719B7" w:rsidRDefault="004C02EF" w:rsidP="004C02EF">
      <w:pPr>
        <w:pStyle w:val="Alg4"/>
        <w:numPr>
          <w:ilvl w:val="0"/>
          <w:numId w:val="330"/>
        </w:numPr>
      </w:pPr>
      <w:r w:rsidRPr="009719B7">
        <w:t xml:space="preserve">Let </w:t>
      </w:r>
      <w:r w:rsidRPr="009719B7">
        <w:rPr>
          <w:i/>
        </w:rPr>
        <w:t>name</w:t>
      </w:r>
      <w:r w:rsidRPr="009719B7">
        <w:t xml:space="preserve"> be the result of calling the [[Get]] internal method of </w:t>
      </w:r>
      <w:r w:rsidRPr="009719B7">
        <w:rPr>
          <w:i/>
        </w:rPr>
        <w:t>O</w:t>
      </w:r>
      <w:r w:rsidRPr="009719B7">
        <w:t xml:space="preserve"> with argument </w:t>
      </w:r>
      <w:r>
        <w:rPr>
          <w:rFonts w:ascii="Courier New" w:hAnsi="Courier New"/>
        </w:rPr>
        <w:t>"</w:t>
      </w:r>
      <w:r>
        <w:rPr>
          <w:rFonts w:ascii="Courier New" w:hAnsi="Courier New"/>
          <w:b/>
        </w:rPr>
        <w:t>name</w:t>
      </w:r>
      <w:r>
        <w:rPr>
          <w:rFonts w:ascii="Courier New" w:hAnsi="Courier New"/>
        </w:rPr>
        <w:t>"</w:t>
      </w:r>
      <w:r w:rsidRPr="009719B7">
        <w:t>.</w:t>
      </w:r>
    </w:p>
    <w:p w14:paraId="7AE91F3F" w14:textId="77777777" w:rsidR="004C02EF" w:rsidRPr="009719B7" w:rsidRDefault="004C02EF" w:rsidP="004C02EF">
      <w:pPr>
        <w:pStyle w:val="Alg4"/>
        <w:numPr>
          <w:ilvl w:val="0"/>
          <w:numId w:val="330"/>
        </w:numPr>
      </w:pPr>
      <w:r w:rsidRPr="009719B7">
        <w:t xml:space="preserve">If </w:t>
      </w:r>
      <w:r w:rsidRPr="009719B7">
        <w:rPr>
          <w:i/>
        </w:rPr>
        <w:t>name</w:t>
      </w:r>
      <w:r w:rsidRPr="009719B7">
        <w:t xml:space="preserve"> is </w:t>
      </w:r>
      <w:r w:rsidRPr="009719B7">
        <w:rPr>
          <w:b/>
        </w:rPr>
        <w:t>undefined</w:t>
      </w:r>
      <w:r w:rsidRPr="009719B7">
        <w:t xml:space="preserve">, then let </w:t>
      </w:r>
      <w:r w:rsidRPr="009719B7">
        <w:rPr>
          <w:i/>
        </w:rPr>
        <w:t>name</w:t>
      </w:r>
      <w:r w:rsidRPr="009719B7">
        <w:t xml:space="preserve"> be </w:t>
      </w:r>
      <w:r>
        <w:rPr>
          <w:rFonts w:ascii="Courier New" w:hAnsi="Courier New"/>
        </w:rPr>
        <w:t>"</w:t>
      </w:r>
      <w:r>
        <w:rPr>
          <w:rFonts w:ascii="Courier New" w:hAnsi="Courier New"/>
          <w:b/>
        </w:rPr>
        <w:t>Error</w:t>
      </w:r>
      <w:r>
        <w:rPr>
          <w:rFonts w:ascii="Courier New" w:hAnsi="Courier New"/>
        </w:rPr>
        <w:t>"</w:t>
      </w:r>
      <w:r w:rsidRPr="009719B7">
        <w:t xml:space="preserve">; else let </w:t>
      </w:r>
      <w:r w:rsidRPr="009719B7">
        <w:rPr>
          <w:i/>
        </w:rPr>
        <w:t>name</w:t>
      </w:r>
      <w:r w:rsidRPr="009719B7">
        <w:t xml:space="preserve"> be ToString(</w:t>
      </w:r>
      <w:r w:rsidRPr="009719B7">
        <w:rPr>
          <w:i/>
        </w:rPr>
        <w:t>name</w:t>
      </w:r>
      <w:r w:rsidRPr="009719B7">
        <w:t>).</w:t>
      </w:r>
    </w:p>
    <w:p w14:paraId="5C60B25D" w14:textId="77777777" w:rsidR="004C02EF" w:rsidRPr="009719B7" w:rsidRDefault="004C02EF" w:rsidP="004C02EF">
      <w:pPr>
        <w:pStyle w:val="Alg4"/>
        <w:numPr>
          <w:ilvl w:val="0"/>
          <w:numId w:val="330"/>
        </w:numPr>
      </w:pPr>
      <w:r w:rsidRPr="009719B7">
        <w:t xml:space="preserve">Let </w:t>
      </w:r>
      <w:r w:rsidRPr="009719B7">
        <w:rPr>
          <w:i/>
        </w:rPr>
        <w:t>msg</w:t>
      </w:r>
      <w:r w:rsidRPr="009719B7">
        <w:t xml:space="preserve"> be the result of calling the [[Get]] internal method of </w:t>
      </w:r>
      <w:r w:rsidRPr="009719B7">
        <w:rPr>
          <w:i/>
        </w:rPr>
        <w:t>O</w:t>
      </w:r>
      <w:r w:rsidRPr="009719B7">
        <w:t xml:space="preserve"> with argument </w:t>
      </w:r>
      <w:r>
        <w:rPr>
          <w:rFonts w:ascii="Courier New" w:hAnsi="Courier New"/>
        </w:rPr>
        <w:t>"</w:t>
      </w:r>
      <w:r>
        <w:rPr>
          <w:rFonts w:ascii="Courier New" w:hAnsi="Courier New"/>
          <w:b/>
        </w:rPr>
        <w:t>message</w:t>
      </w:r>
      <w:r>
        <w:rPr>
          <w:rFonts w:ascii="Courier New" w:hAnsi="Courier New"/>
        </w:rPr>
        <w:t>"</w:t>
      </w:r>
      <w:r w:rsidRPr="009719B7">
        <w:t>.</w:t>
      </w:r>
    </w:p>
    <w:p w14:paraId="04A78B01" w14:textId="77777777" w:rsidR="004C02EF" w:rsidRPr="009719B7" w:rsidRDefault="004C02EF" w:rsidP="004C02EF">
      <w:pPr>
        <w:pStyle w:val="Alg4"/>
        <w:numPr>
          <w:ilvl w:val="0"/>
          <w:numId w:val="330"/>
        </w:numPr>
      </w:pPr>
      <w:r w:rsidRPr="000155A2">
        <w:rPr>
          <w:rFonts w:eastAsia="Calibri"/>
          <w:lang w:val="en-US"/>
        </w:rPr>
        <w:t xml:space="preserve">If </w:t>
      </w:r>
      <w:r w:rsidRPr="000155A2">
        <w:rPr>
          <w:rFonts w:eastAsia="Calibri"/>
          <w:i/>
          <w:lang w:val="en-US"/>
        </w:rPr>
        <w:t>msg</w:t>
      </w:r>
      <w:r w:rsidRPr="000155A2">
        <w:rPr>
          <w:rFonts w:eastAsia="Calibri"/>
          <w:lang w:val="en-US"/>
        </w:rPr>
        <w:t xml:space="preserve"> is undefined, then let </w:t>
      </w:r>
      <w:r w:rsidRPr="000155A2">
        <w:rPr>
          <w:rFonts w:eastAsia="Calibri"/>
          <w:i/>
          <w:iCs/>
          <w:lang w:val="en-US"/>
        </w:rPr>
        <w:t xml:space="preserve">msg </w:t>
      </w:r>
      <w:r w:rsidRPr="000155A2">
        <w:rPr>
          <w:rFonts w:eastAsia="Calibri"/>
          <w:lang w:val="en-US"/>
        </w:rPr>
        <w:t>be the empty String</w:t>
      </w:r>
      <w:r w:rsidRPr="000155A2">
        <w:rPr>
          <w:rFonts w:eastAsia="Calibri"/>
        </w:rPr>
        <w:t xml:space="preserve">; else let </w:t>
      </w:r>
      <w:r w:rsidRPr="000155A2">
        <w:rPr>
          <w:rFonts w:eastAsia="Calibri"/>
          <w:i/>
        </w:rPr>
        <w:t>msg</w:t>
      </w:r>
      <w:r w:rsidRPr="000155A2">
        <w:rPr>
          <w:rFonts w:eastAsia="Calibri"/>
        </w:rPr>
        <w:t xml:space="preserve"> be ToString(</w:t>
      </w:r>
      <w:r w:rsidRPr="000155A2">
        <w:rPr>
          <w:rFonts w:eastAsia="Calibri"/>
          <w:i/>
        </w:rPr>
        <w:t>msg</w:t>
      </w:r>
      <w:r w:rsidRPr="000155A2">
        <w:rPr>
          <w:rFonts w:eastAsia="Calibri"/>
        </w:rPr>
        <w:t>)</w:t>
      </w:r>
      <w:r w:rsidRPr="000155A2">
        <w:rPr>
          <w:rFonts w:eastAsia="Calibri"/>
          <w:lang w:val="en-US"/>
        </w:rPr>
        <w:t>.</w:t>
      </w:r>
    </w:p>
    <w:p w14:paraId="2A8C6A73" w14:textId="77777777" w:rsidR="004C02EF" w:rsidRPr="009719B7" w:rsidRDefault="004C02EF" w:rsidP="004C02EF">
      <w:pPr>
        <w:pStyle w:val="Alg4"/>
        <w:numPr>
          <w:ilvl w:val="0"/>
          <w:numId w:val="330"/>
        </w:numPr>
      </w:pPr>
      <w:r w:rsidRPr="000155A2">
        <w:rPr>
          <w:rFonts w:eastAsia="Calibri"/>
          <w:lang w:val="en-US"/>
        </w:rPr>
        <w:t xml:space="preserve">If </w:t>
      </w:r>
      <w:r w:rsidRPr="000155A2">
        <w:rPr>
          <w:rFonts w:eastAsia="Calibri"/>
          <w:i/>
          <w:lang w:val="en-US"/>
        </w:rPr>
        <w:t>msg</w:t>
      </w:r>
      <w:r w:rsidRPr="000155A2">
        <w:rPr>
          <w:rFonts w:eastAsia="Calibri"/>
          <w:lang w:val="en-US"/>
        </w:rPr>
        <w:t xml:space="preserve"> is undefined, then let </w:t>
      </w:r>
      <w:r w:rsidRPr="000155A2">
        <w:rPr>
          <w:rFonts w:eastAsia="Calibri"/>
          <w:i/>
          <w:iCs/>
          <w:lang w:val="en-US"/>
        </w:rPr>
        <w:t xml:space="preserve">msg </w:t>
      </w:r>
      <w:r w:rsidRPr="000155A2">
        <w:rPr>
          <w:rFonts w:eastAsia="Calibri"/>
          <w:lang w:val="en-US"/>
        </w:rPr>
        <w:t>be the empty String</w:t>
      </w:r>
      <w:r w:rsidRPr="000155A2">
        <w:rPr>
          <w:rFonts w:eastAsia="Calibri"/>
        </w:rPr>
        <w:t xml:space="preserve">; else let </w:t>
      </w:r>
      <w:r w:rsidRPr="000155A2">
        <w:rPr>
          <w:rFonts w:eastAsia="Calibri"/>
          <w:i/>
        </w:rPr>
        <w:t>msg</w:t>
      </w:r>
      <w:r w:rsidRPr="000155A2">
        <w:rPr>
          <w:rFonts w:eastAsia="Calibri"/>
        </w:rPr>
        <w:t xml:space="preserve"> be ToString(</w:t>
      </w:r>
      <w:r w:rsidRPr="000155A2">
        <w:rPr>
          <w:rFonts w:eastAsia="Calibri"/>
          <w:i/>
        </w:rPr>
        <w:t>msg</w:t>
      </w:r>
      <w:r w:rsidRPr="000155A2">
        <w:rPr>
          <w:rFonts w:eastAsia="Calibri"/>
        </w:rPr>
        <w:t>)</w:t>
      </w:r>
      <w:r w:rsidRPr="000155A2">
        <w:rPr>
          <w:rFonts w:eastAsia="Calibri"/>
          <w:lang w:val="en-US"/>
        </w:rPr>
        <w:t>.</w:t>
      </w:r>
    </w:p>
    <w:p w14:paraId="67DC8362" w14:textId="77777777" w:rsidR="004C02EF" w:rsidRPr="00612C55" w:rsidRDefault="004C02EF" w:rsidP="004C02EF">
      <w:pPr>
        <w:pStyle w:val="Alg4"/>
        <w:numPr>
          <w:ilvl w:val="0"/>
          <w:numId w:val="330"/>
        </w:numPr>
        <w:spacing w:after="220"/>
        <w:contextualSpacing/>
      </w:pPr>
      <w:r w:rsidRPr="000155A2">
        <w:rPr>
          <w:rFonts w:eastAsia="Calibri"/>
          <w:lang w:val="en-US"/>
        </w:rPr>
        <w:t xml:space="preserve">If </w:t>
      </w:r>
      <w:r w:rsidRPr="000155A2">
        <w:rPr>
          <w:rFonts w:eastAsia="Calibri"/>
          <w:i/>
          <w:lang w:val="en-US"/>
        </w:rPr>
        <w:t>name</w:t>
      </w:r>
      <w:r w:rsidRPr="000155A2">
        <w:rPr>
          <w:rFonts w:eastAsia="Calibri"/>
          <w:lang w:val="en-US"/>
        </w:rPr>
        <w:t xml:space="preserve"> is the empty String, return </w:t>
      </w:r>
      <w:r w:rsidRPr="000155A2">
        <w:rPr>
          <w:rFonts w:eastAsia="Calibri"/>
          <w:i/>
          <w:lang w:val="en-US"/>
        </w:rPr>
        <w:t>msg</w:t>
      </w:r>
      <w:r w:rsidRPr="000155A2">
        <w:rPr>
          <w:rFonts w:ascii="Courier New" w:eastAsia="MS Mincho" w:hAnsi="Courier New"/>
          <w:lang w:eastAsia="ja-JP"/>
        </w:rPr>
        <w:t>.</w:t>
      </w:r>
    </w:p>
    <w:p w14:paraId="11A93CFE" w14:textId="77777777" w:rsidR="004C02EF" w:rsidRPr="00612C55" w:rsidRDefault="004C02EF" w:rsidP="004C02EF">
      <w:pPr>
        <w:pStyle w:val="Alg4"/>
        <w:numPr>
          <w:ilvl w:val="0"/>
          <w:numId w:val="330"/>
        </w:numPr>
        <w:spacing w:after="220"/>
        <w:contextualSpacing/>
      </w:pPr>
      <w:r w:rsidRPr="000155A2">
        <w:rPr>
          <w:rFonts w:eastAsia="Calibri"/>
          <w:lang w:val="en-US"/>
        </w:rPr>
        <w:t xml:space="preserve">If </w:t>
      </w:r>
      <w:r w:rsidRPr="000155A2">
        <w:rPr>
          <w:rFonts w:eastAsia="Calibri"/>
          <w:i/>
          <w:lang w:val="en-US"/>
        </w:rPr>
        <w:t>msg</w:t>
      </w:r>
      <w:r w:rsidRPr="000155A2">
        <w:rPr>
          <w:rFonts w:eastAsia="Calibri"/>
          <w:lang w:val="en-US"/>
        </w:rPr>
        <w:t xml:space="preserve"> is the empty String, return </w:t>
      </w:r>
      <w:r w:rsidRPr="000155A2">
        <w:rPr>
          <w:rFonts w:eastAsia="Calibri"/>
          <w:i/>
          <w:lang w:val="en-US"/>
        </w:rPr>
        <w:t>name</w:t>
      </w:r>
      <w:r w:rsidRPr="000155A2">
        <w:rPr>
          <w:rFonts w:ascii="Courier New" w:eastAsia="MS Mincho" w:hAnsi="Courier New"/>
          <w:lang w:eastAsia="ja-JP"/>
        </w:rPr>
        <w:t>.</w:t>
      </w:r>
    </w:p>
    <w:p w14:paraId="24958F74" w14:textId="77777777" w:rsidR="004C02EF" w:rsidRPr="009719B7" w:rsidRDefault="004C02EF" w:rsidP="004C02EF">
      <w:pPr>
        <w:pStyle w:val="Alg4"/>
        <w:numPr>
          <w:ilvl w:val="0"/>
          <w:numId w:val="330"/>
        </w:numPr>
        <w:spacing w:after="220"/>
      </w:pPr>
      <w:r w:rsidRPr="000155A2">
        <w:rPr>
          <w:rFonts w:eastAsia="Calibri"/>
          <w:lang w:val="en-US"/>
        </w:rPr>
        <w:t xml:space="preserve">Return </w:t>
      </w:r>
      <w:r w:rsidRPr="000155A2">
        <w:rPr>
          <w:rFonts w:eastAsia="Calibri"/>
        </w:rPr>
        <w:t xml:space="preserve">the result of concatenating </w:t>
      </w:r>
      <w:r w:rsidRPr="000155A2">
        <w:rPr>
          <w:rFonts w:eastAsia="Calibri"/>
          <w:i/>
        </w:rPr>
        <w:t>name</w:t>
      </w:r>
      <w:r w:rsidRPr="000155A2">
        <w:rPr>
          <w:rFonts w:eastAsia="Calibri"/>
        </w:rPr>
        <w:t xml:space="preserve">, </w:t>
      </w:r>
      <w:r w:rsidRPr="00612C55">
        <w:rPr>
          <w:rFonts w:ascii="Courier New" w:eastAsia="Calibri" w:hAnsi="Courier New" w:cs="Courier New"/>
          <w:b/>
        </w:rPr>
        <w:t>":"</w:t>
      </w:r>
      <w:r w:rsidRPr="000155A2">
        <w:rPr>
          <w:rFonts w:eastAsia="Calibri"/>
        </w:rPr>
        <w:t xml:space="preserve">, a single space character, and </w:t>
      </w:r>
      <w:r w:rsidRPr="000155A2">
        <w:rPr>
          <w:rFonts w:eastAsia="Calibri"/>
          <w:i/>
        </w:rPr>
        <w:t>msg</w:t>
      </w:r>
      <w:r w:rsidRPr="000155A2">
        <w:rPr>
          <w:rFonts w:eastAsia="Calibri"/>
          <w:lang w:val="en-US"/>
        </w:rPr>
        <w:t>.</w:t>
      </w:r>
    </w:p>
    <w:p w14:paraId="18AD0AF1" w14:textId="77777777" w:rsidR="004C02EF" w:rsidRDefault="004C02EF" w:rsidP="00F710D2">
      <w:pPr>
        <w:pStyle w:val="30"/>
        <w:numPr>
          <w:ilvl w:val="0"/>
          <w:numId w:val="0"/>
        </w:numPr>
      </w:pPr>
      <w:bookmarkStart w:id="8482" w:name="_Toc472818967"/>
      <w:bookmarkStart w:id="8483" w:name="_Toc235503545"/>
      <w:bookmarkStart w:id="8484" w:name="_Toc241509320"/>
      <w:bookmarkStart w:id="8485" w:name="_Toc244416807"/>
      <w:bookmarkStart w:id="8486" w:name="_Toc276631171"/>
      <w:bookmarkStart w:id="8487" w:name="_Toc178387182"/>
      <w:r>
        <w:t>15.11.5</w:t>
      </w:r>
      <w:r>
        <w:tab/>
        <w:t>Properties of Error Instances</w:t>
      </w:r>
      <w:bookmarkEnd w:id="8482"/>
      <w:bookmarkEnd w:id="8483"/>
      <w:bookmarkEnd w:id="8484"/>
      <w:bookmarkEnd w:id="8485"/>
      <w:bookmarkEnd w:id="8486"/>
      <w:bookmarkEnd w:id="8487"/>
    </w:p>
    <w:p w14:paraId="41898310" w14:textId="77777777" w:rsidR="004C02EF" w:rsidRDefault="004C02EF" w:rsidP="004C02EF">
      <w:r>
        <w:t xml:space="preserve">Error instances inherit properties from the Error prototype object and </w:t>
      </w:r>
      <w:ins w:id="8488" w:author="Allen Wirfs-Brock" w:date="2011-07-02T14:40:00Z">
        <w:r w:rsidR="00736F7F">
          <w:t>have a</w:t>
        </w:r>
        <w:del w:id="8489" w:author="Rev 3 Allen Wirfs-Brock" w:date="2011-09-08T14:59:00Z">
          <w:r w:rsidR="00736F7F" w:rsidDel="00BA3B3B">
            <w:delText>n</w:delText>
          </w:r>
        </w:del>
        <w:r w:rsidR="00736F7F">
          <w:t xml:space="preserve"> [[</w:t>
        </w:r>
        <w:del w:id="8490" w:author="Rev 3 Allen Wirfs-Brock" w:date="2011-09-08T15:00:00Z">
          <w:r w:rsidR="00736F7F" w:rsidDel="00BA3B3B">
            <w:delText>IsError</w:delText>
          </w:r>
        </w:del>
      </w:ins>
      <w:ins w:id="8491" w:author="Rev 3 Allen Wirfs-Brock" w:date="2011-09-08T15:00:00Z">
        <w:r w:rsidR="00BA3B3B">
          <w:t>NativeBrand</w:t>
        </w:r>
      </w:ins>
      <w:ins w:id="8492" w:author="Allen Wirfs-Brock" w:date="2011-07-02T14:40:00Z">
        <w:r w:rsidR="00736F7F">
          <w:t>]] internal property</w:t>
        </w:r>
      </w:ins>
      <w:ins w:id="8493" w:author="Rev 3 Allen Wirfs-Brock" w:date="2011-09-08T14:59:00Z">
        <w:r w:rsidR="00BA3B3B" w:rsidRPr="00BA3B3B">
          <w:t xml:space="preserve"> </w:t>
        </w:r>
        <w:r w:rsidR="00BA3B3B">
          <w:t>whose value is NativeError</w:t>
        </w:r>
        <w:r w:rsidR="00BA3B3B" w:rsidDel="00736F7F">
          <w:t xml:space="preserve"> </w:t>
        </w:r>
      </w:ins>
      <w:del w:id="8494" w:author="Allen Wirfs-Brock" w:date="2011-07-02T14:40:00Z">
        <w:r w:rsidDel="00736F7F">
          <w:delText xml:space="preserve">their [[Class]] internal property value is </w:delText>
        </w:r>
        <w:r w:rsidDel="00736F7F">
          <w:rPr>
            <w:rFonts w:ascii="Courier New" w:hAnsi="Courier New" w:cs="Courier New"/>
            <w:b/>
          </w:rPr>
          <w:delText>"Error"</w:delText>
        </w:r>
      </w:del>
      <w:r>
        <w:t>.  Error instances have no special properties.</w:t>
      </w:r>
    </w:p>
    <w:p w14:paraId="5375C98A" w14:textId="77777777" w:rsidR="004C02EF" w:rsidRDefault="004C02EF" w:rsidP="00F710D2">
      <w:pPr>
        <w:pStyle w:val="30"/>
        <w:numPr>
          <w:ilvl w:val="0"/>
          <w:numId w:val="0"/>
        </w:numPr>
      </w:pPr>
      <w:bookmarkStart w:id="8495" w:name="_Ref463854015"/>
      <w:bookmarkStart w:id="8496" w:name="_Toc472818968"/>
      <w:bookmarkStart w:id="8497" w:name="_Toc235503546"/>
      <w:bookmarkStart w:id="8498" w:name="_Toc241509321"/>
      <w:bookmarkStart w:id="8499" w:name="_Toc244416808"/>
      <w:bookmarkStart w:id="8500" w:name="_Toc276631172"/>
      <w:bookmarkStart w:id="8501" w:name="_Toc178387183"/>
      <w:r>
        <w:t>15.11.6</w:t>
      </w:r>
      <w:r>
        <w:tab/>
        <w:t>Native Error Types Used in This Standard</w:t>
      </w:r>
      <w:bookmarkEnd w:id="8495"/>
      <w:bookmarkEnd w:id="8496"/>
      <w:bookmarkEnd w:id="8497"/>
      <w:bookmarkEnd w:id="8498"/>
      <w:bookmarkEnd w:id="8499"/>
      <w:bookmarkEnd w:id="8500"/>
      <w:bookmarkEnd w:id="8501"/>
    </w:p>
    <w:p w14:paraId="68C18CF8" w14:textId="77777777" w:rsidR="004C02EF" w:rsidRDefault="004C02EF" w:rsidP="004C02EF">
      <w:r>
        <w:t xml:space="preserve">One of the </w:t>
      </w:r>
      <w:r>
        <w:rPr>
          <w:i/>
        </w:rPr>
        <w:t>NativeError</w:t>
      </w:r>
      <w:r>
        <w:t xml:space="preserve"> objects below is thrown when a runtime error is detected. All of these objects share the same structure, as described in 15.11.7.</w:t>
      </w:r>
    </w:p>
    <w:p w14:paraId="6449FE21" w14:textId="77777777" w:rsidR="004C02EF" w:rsidRDefault="004C02EF" w:rsidP="004C02EF">
      <w:pPr>
        <w:pStyle w:val="40"/>
        <w:numPr>
          <w:ilvl w:val="0"/>
          <w:numId w:val="0"/>
        </w:numPr>
      </w:pPr>
      <w:bookmarkStart w:id="8502" w:name="_Ref457211241"/>
      <w:bookmarkStart w:id="8503" w:name="_Ref457211223"/>
      <w:bookmarkStart w:id="8504" w:name="_Ref464292837"/>
      <w:r>
        <w:t>15.11.6.1</w:t>
      </w:r>
      <w:r>
        <w:tab/>
        <w:t>EvalError</w:t>
      </w:r>
      <w:bookmarkEnd w:id="8504"/>
    </w:p>
    <w:p w14:paraId="05A71162" w14:textId="77777777" w:rsidR="004C02EF" w:rsidRDefault="004C02EF" w:rsidP="004C02EF">
      <w:r>
        <w:t>This exception is not currently used within this specification. This object remains for compatibility with previous editions of this specification.</w:t>
      </w:r>
    </w:p>
    <w:p w14:paraId="75528476" w14:textId="77777777" w:rsidR="004C02EF" w:rsidRDefault="004C02EF" w:rsidP="004C02EF">
      <w:pPr>
        <w:pStyle w:val="40"/>
        <w:numPr>
          <w:ilvl w:val="0"/>
          <w:numId w:val="0"/>
        </w:numPr>
      </w:pPr>
      <w:bookmarkStart w:id="8505" w:name="_Ref457211232"/>
      <w:r>
        <w:t>15.11.6.2</w:t>
      </w:r>
      <w:r>
        <w:tab/>
        <w:t>RangeError</w:t>
      </w:r>
      <w:bookmarkEnd w:id="8505"/>
    </w:p>
    <w:p w14:paraId="79B094FB" w14:textId="77777777" w:rsidR="004C02EF" w:rsidRDefault="004C02EF" w:rsidP="004C02EF">
      <w:r>
        <w:t>Indicates a numeric value has exceeded the allowable range. See 15.4.2.2, 15.4.5.1, 15.7.4.2, 15.7.4.5, 15.7.4.6, 15.7.4.7, and 15.9.5.43.</w:t>
      </w:r>
    </w:p>
    <w:p w14:paraId="0650539A" w14:textId="77777777" w:rsidR="004C02EF" w:rsidRDefault="004C02EF" w:rsidP="004C02EF">
      <w:pPr>
        <w:pStyle w:val="40"/>
        <w:numPr>
          <w:ilvl w:val="0"/>
          <w:numId w:val="0"/>
        </w:numPr>
      </w:pPr>
      <w:bookmarkStart w:id="8506" w:name="_Ref457211236"/>
      <w:r>
        <w:t>15.11.6.3</w:t>
      </w:r>
      <w:r>
        <w:tab/>
        <w:t>ReferenceError</w:t>
      </w:r>
      <w:bookmarkEnd w:id="8506"/>
    </w:p>
    <w:p w14:paraId="52A3FC82" w14:textId="77777777" w:rsidR="004C02EF" w:rsidRDefault="004C02EF" w:rsidP="004C02EF">
      <w:r>
        <w:t>Indicate that an invalid reference value has been detected. See 8.7.1, 8.7.2, 10.2.1, 10.2.1.1.4, 10.2.1.2.4, and 11.13.1.</w:t>
      </w:r>
    </w:p>
    <w:p w14:paraId="781ADE97" w14:textId="77777777" w:rsidR="004C02EF" w:rsidRDefault="004C02EF" w:rsidP="004C02EF">
      <w:pPr>
        <w:pStyle w:val="40"/>
        <w:numPr>
          <w:ilvl w:val="0"/>
          <w:numId w:val="0"/>
        </w:numPr>
      </w:pPr>
      <w:bookmarkStart w:id="8507" w:name="_Ref463849711"/>
      <w:r>
        <w:t>15.11.6.4</w:t>
      </w:r>
      <w:r>
        <w:tab/>
        <w:t>SyntaxError</w:t>
      </w:r>
      <w:bookmarkEnd w:id="8502"/>
      <w:bookmarkEnd w:id="8507"/>
    </w:p>
    <w:p w14:paraId="39DA3F1E" w14:textId="77777777" w:rsidR="004C02EF" w:rsidRDefault="004C02EF" w:rsidP="004C02EF">
      <w:r>
        <w:t>Indicates that a parsing error has occurred. See 11.1.5, 11.3.1, 11.3.2, 11.4.1, 11.4.4, 11.4.5, 11.13.1, 11.13.2, 12.2.1, 12.10.1, 12.14.1, 13.1, 15.1.2.1, 15.3.2.1, 15.10.2.2, 15.10.2.5, 15.10.2.9, 15.10.2.15, 15.10.2.19, 15.10.4.1, and 15.12.2.</w:t>
      </w:r>
    </w:p>
    <w:p w14:paraId="04B429E9" w14:textId="77777777" w:rsidR="004C02EF" w:rsidRDefault="004C02EF" w:rsidP="004C02EF">
      <w:pPr>
        <w:pStyle w:val="40"/>
        <w:numPr>
          <w:ilvl w:val="0"/>
          <w:numId w:val="0"/>
        </w:numPr>
      </w:pPr>
      <w:bookmarkStart w:id="8508" w:name="_Ref457211245"/>
      <w:bookmarkStart w:id="8509" w:name="_Ref457211227"/>
      <w:bookmarkEnd w:id="8503"/>
      <w:r>
        <w:t>15.11.6.5</w:t>
      </w:r>
      <w:r>
        <w:tab/>
        <w:t>TypeError</w:t>
      </w:r>
      <w:bookmarkEnd w:id="8508"/>
    </w:p>
    <w:p w14:paraId="0EB8721D" w14:textId="77777777" w:rsidR="004C02EF" w:rsidRDefault="004C02EF" w:rsidP="004C02EF">
      <w:r>
        <w:t>Indicates the actual type of an operand is different than the expected type. See 8.6.2, 8.7.2,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54FE8B4A" w14:textId="77777777" w:rsidR="004C02EF" w:rsidRDefault="004C02EF" w:rsidP="004C02EF">
      <w:pPr>
        <w:pStyle w:val="40"/>
        <w:numPr>
          <w:ilvl w:val="0"/>
          <w:numId w:val="0"/>
        </w:numPr>
      </w:pPr>
      <w:bookmarkStart w:id="8510" w:name="_Ref457211250"/>
      <w:bookmarkEnd w:id="8481"/>
      <w:bookmarkEnd w:id="8509"/>
      <w:r>
        <w:t>15.11.6.6</w:t>
      </w:r>
      <w:r>
        <w:tab/>
        <w:t>URIError</w:t>
      </w:r>
      <w:bookmarkEnd w:id="8510"/>
    </w:p>
    <w:p w14:paraId="44327E09" w14:textId="77777777" w:rsidR="004C02EF" w:rsidRDefault="004C02EF" w:rsidP="004C02EF">
      <w:r>
        <w:t>Indicates that one of the global URI handling functions was used in a way that is incompatible with its definition. See 15.1.3.</w:t>
      </w:r>
    </w:p>
    <w:p w14:paraId="6019E52D" w14:textId="77777777" w:rsidR="004C02EF" w:rsidRDefault="004C02EF" w:rsidP="00F710D2">
      <w:pPr>
        <w:pStyle w:val="30"/>
        <w:numPr>
          <w:ilvl w:val="0"/>
          <w:numId w:val="0"/>
        </w:numPr>
      </w:pPr>
      <w:bookmarkStart w:id="8511" w:name="_Hlt457703771"/>
      <w:bookmarkStart w:id="8512" w:name="_Ref463855081"/>
      <w:bookmarkStart w:id="8513" w:name="_Toc472818969"/>
      <w:bookmarkStart w:id="8514" w:name="_Ref456011632"/>
      <w:bookmarkStart w:id="8515" w:name="_Toc235503547"/>
      <w:bookmarkStart w:id="8516" w:name="_Toc241509322"/>
      <w:bookmarkStart w:id="8517" w:name="_Toc244416809"/>
      <w:bookmarkStart w:id="8518" w:name="_Toc276631173"/>
      <w:bookmarkStart w:id="8519" w:name="_Toc178387184"/>
      <w:bookmarkEnd w:id="8511"/>
      <w:r>
        <w:t>15.11.7</w:t>
      </w:r>
      <w:r>
        <w:rPr>
          <w:i/>
        </w:rPr>
        <w:tab/>
        <w:t>NativeError</w:t>
      </w:r>
      <w:r>
        <w:t xml:space="preserve"> Object Structure</w:t>
      </w:r>
      <w:bookmarkEnd w:id="8512"/>
      <w:bookmarkEnd w:id="8513"/>
      <w:bookmarkEnd w:id="8515"/>
      <w:bookmarkEnd w:id="8516"/>
      <w:bookmarkEnd w:id="8517"/>
      <w:bookmarkEnd w:id="8518"/>
      <w:bookmarkEnd w:id="8519"/>
    </w:p>
    <w:p w14:paraId="5C79DB3E" w14:textId="77777777" w:rsidR="004C02EF" w:rsidRDefault="004C02EF" w:rsidP="004C02EF">
      <w:r>
        <w:t xml:space="preserve">When an ECMAScript implementation detects a runtime error, it throws an instance of one of the </w:t>
      </w:r>
      <w:r>
        <w:rPr>
          <w:i/>
        </w:rPr>
        <w:t>NativeError</w:t>
      </w:r>
      <w:r>
        <w:t xml:space="preserve"> objects defined in 15.11.6. Each of these objects has the structure described below, differing only in the name used as the constructor name instead of </w:t>
      </w:r>
      <w:r>
        <w:rPr>
          <w:i/>
        </w:rPr>
        <w:t>NativeError</w:t>
      </w:r>
      <w:r>
        <w:t xml:space="preserve">, in the </w:t>
      </w:r>
      <w:r>
        <w:rPr>
          <w:b/>
        </w:rPr>
        <w:t>name</w:t>
      </w:r>
      <w:r>
        <w:t xml:space="preserve"> property of the prototype object, and in the implementation-defined </w:t>
      </w:r>
      <w:r>
        <w:rPr>
          <w:rFonts w:ascii="Courier New" w:hAnsi="Courier New"/>
          <w:b/>
        </w:rPr>
        <w:t>message</w:t>
      </w:r>
      <w:r>
        <w:t xml:space="preserve"> property of the prototype object.</w:t>
      </w:r>
    </w:p>
    <w:p w14:paraId="49DCC8F1" w14:textId="77777777" w:rsidR="004C02EF" w:rsidRDefault="004C02EF" w:rsidP="004C02EF">
      <w:r>
        <w:t xml:space="preserve">For each error object, references to </w:t>
      </w:r>
      <w:r>
        <w:rPr>
          <w:i/>
        </w:rPr>
        <w:t>NativeError</w:t>
      </w:r>
      <w:r>
        <w:t xml:space="preserve"> in the definition should be replaced with the appropriate error object name from 15.11.6.</w:t>
      </w:r>
    </w:p>
    <w:p w14:paraId="3615A336" w14:textId="77777777" w:rsidR="004C02EF" w:rsidRDefault="004C02EF" w:rsidP="004C02EF">
      <w:pPr>
        <w:pStyle w:val="40"/>
        <w:numPr>
          <w:ilvl w:val="0"/>
          <w:numId w:val="0"/>
        </w:numPr>
      </w:pPr>
      <w:r>
        <w:t>15.11.7.1</w:t>
      </w:r>
      <w:r>
        <w:rPr>
          <w:i/>
        </w:rPr>
        <w:tab/>
        <w:t>NativeError</w:t>
      </w:r>
      <w:r>
        <w:t xml:space="preserve"> Constructors Called as Functions</w:t>
      </w:r>
    </w:p>
    <w:p w14:paraId="77232A67" w14:textId="77777777" w:rsidR="004C02EF" w:rsidRDefault="004C02EF" w:rsidP="004C02EF">
      <w:r>
        <w:t xml:space="preserve">When a </w:t>
      </w:r>
      <w:r>
        <w:rPr>
          <w:i/>
        </w:rPr>
        <w:t>NativeError</w:t>
      </w:r>
      <w:r>
        <w:t xml:space="preserve"> constructor is called as a function rather than as a constructor, it creates and initialises a new object.  A call of the object as a function is equivalent to calling it as a constructor with the same arguments.</w:t>
      </w:r>
    </w:p>
    <w:p w14:paraId="1B1E9ED1" w14:textId="77777777" w:rsidR="004C02EF" w:rsidRDefault="004C02EF" w:rsidP="004C02EF">
      <w:pPr>
        <w:pStyle w:val="40"/>
        <w:numPr>
          <w:ilvl w:val="0"/>
          <w:numId w:val="0"/>
        </w:numPr>
      </w:pPr>
      <w:r>
        <w:t>15.11.7.2</w:t>
      </w:r>
      <w:r>
        <w:rPr>
          <w:i/>
        </w:rPr>
        <w:tab/>
        <w:t>NativeError</w:t>
      </w:r>
      <w:r>
        <w:t xml:space="preserve"> (message)</w:t>
      </w:r>
    </w:p>
    <w:p w14:paraId="00BF72E6" w14:textId="77777777" w:rsidR="004C02EF" w:rsidRDefault="004C02EF" w:rsidP="004C02EF">
      <w:r>
        <w:t xml:space="preserve">The [[Prototype]] internal property of the newly constructed object is set to the prototype object for this error constructor.  The </w:t>
      </w:r>
      <w:del w:id="8520" w:author="Allen Wirfs-Brock" w:date="2011-07-02T14:40:00Z">
        <w:r w:rsidDel="00736F7F">
          <w:delText xml:space="preserve">[[Class]] internal property of the </w:delText>
        </w:r>
      </w:del>
      <w:r>
        <w:t xml:space="preserve">newly constructed object </w:t>
      </w:r>
      <w:ins w:id="8521" w:author="Allen Wirfs-Brock" w:date="2011-07-02T14:40:00Z">
        <w:r w:rsidR="00736F7F">
          <w:t>has a</w:t>
        </w:r>
        <w:del w:id="8522" w:author="Rev 3 Allen Wirfs-Brock" w:date="2011-09-08T15:00:00Z">
          <w:r w:rsidR="00736F7F" w:rsidDel="00BA3B3B">
            <w:delText>n</w:delText>
          </w:r>
        </w:del>
        <w:r w:rsidR="00736F7F">
          <w:t xml:space="preserve"> [[</w:t>
        </w:r>
        <w:del w:id="8523" w:author="Rev 3 Allen Wirfs-Brock" w:date="2011-09-08T15:00:00Z">
          <w:r w:rsidR="00736F7F" w:rsidDel="00BA3B3B">
            <w:delText>IsError</w:delText>
          </w:r>
        </w:del>
      </w:ins>
      <w:ins w:id="8524" w:author="Rev 3 Allen Wirfs-Brock" w:date="2011-09-08T15:00:00Z">
        <w:r w:rsidR="00BA3B3B">
          <w:t>NativeBrand</w:t>
        </w:r>
      </w:ins>
      <w:ins w:id="8525" w:author="Allen Wirfs-Brock" w:date="2011-07-02T14:40:00Z">
        <w:r w:rsidR="00736F7F">
          <w:t>]] internal property</w:t>
        </w:r>
      </w:ins>
      <w:ins w:id="8526" w:author="Rev 3 Allen Wirfs-Brock" w:date="2011-09-08T15:00:00Z">
        <w:r w:rsidR="00BA3B3B" w:rsidRPr="00BA3B3B">
          <w:t xml:space="preserve"> </w:t>
        </w:r>
        <w:r w:rsidR="00BA3B3B">
          <w:t>whose value is NativeError</w:t>
        </w:r>
        <w:r w:rsidR="00BA3B3B" w:rsidDel="00736F7F">
          <w:t xml:space="preserve"> </w:t>
        </w:r>
      </w:ins>
      <w:del w:id="8527" w:author="Allen Wirfs-Brock" w:date="2011-07-02T14:40:00Z">
        <w:r w:rsidDel="00736F7F">
          <w:delText xml:space="preserve">is set to </w:delText>
        </w:r>
        <w:r w:rsidDel="00736F7F">
          <w:rPr>
            <w:rFonts w:ascii="Courier New" w:hAnsi="Courier New"/>
          </w:rPr>
          <w:delText>"</w:delText>
        </w:r>
        <w:r w:rsidDel="00736F7F">
          <w:rPr>
            <w:rFonts w:ascii="Courier New" w:hAnsi="Courier New"/>
            <w:b/>
          </w:rPr>
          <w:delText>Error</w:delText>
        </w:r>
        <w:r w:rsidDel="00736F7F">
          <w:rPr>
            <w:rFonts w:ascii="Courier New" w:hAnsi="Courier New"/>
          </w:rPr>
          <w:delText>"</w:delText>
        </w:r>
      </w:del>
      <w:r>
        <w:t xml:space="preserve">. The [[Extensible]] internal property of the newly constructed object is set to </w:t>
      </w:r>
      <w:r w:rsidRPr="000D6C0A">
        <w:rPr>
          <w:b/>
        </w:rPr>
        <w:t>true</w:t>
      </w:r>
      <w:r>
        <w:t>.</w:t>
      </w:r>
    </w:p>
    <w:p w14:paraId="4BA79328" w14:textId="77777777" w:rsidR="004C02EF" w:rsidRDefault="004C02EF" w:rsidP="004C02EF">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message</w:t>
      </w:r>
      <w:r>
        <w:t xml:space="preserve"> own property of the newly constructed object is set to ToString(</w:t>
      </w:r>
      <w:r w:rsidRPr="00E67BE8">
        <w:rPr>
          <w:rFonts w:ascii="Times New Roman" w:hAnsi="Times New Roman"/>
          <w:i/>
        </w:rPr>
        <w:t>message</w:t>
      </w:r>
      <w:r>
        <w:t>).</w:t>
      </w:r>
    </w:p>
    <w:p w14:paraId="76C548CF" w14:textId="77777777" w:rsidR="004C02EF" w:rsidRDefault="004C02EF" w:rsidP="004C02EF">
      <w:pPr>
        <w:pStyle w:val="40"/>
        <w:numPr>
          <w:ilvl w:val="0"/>
          <w:numId w:val="0"/>
        </w:numPr>
      </w:pPr>
      <w:r>
        <w:t>15.11.7.3</w:t>
      </w:r>
      <w:r>
        <w:tab/>
        <w:t xml:space="preserve">The </w:t>
      </w:r>
      <w:r>
        <w:rPr>
          <w:i/>
        </w:rPr>
        <w:t>NativeError</w:t>
      </w:r>
      <w:r>
        <w:t xml:space="preserve"> Constructors</w:t>
      </w:r>
    </w:p>
    <w:p w14:paraId="09872C5B" w14:textId="77777777" w:rsidR="004C02EF" w:rsidRDefault="004C02EF" w:rsidP="004C02EF">
      <w:r>
        <w:t xml:space="preserve">When a </w:t>
      </w:r>
      <w:r>
        <w:rPr>
          <w:i/>
        </w:rPr>
        <w:t>NativeError</w:t>
      </w:r>
      <w:r>
        <w:t xml:space="preserve"> constructor is called as part of a </w:t>
      </w:r>
      <w:r>
        <w:rPr>
          <w:rFonts w:ascii="Courier New" w:hAnsi="Courier New"/>
          <w:b/>
        </w:rPr>
        <w:t>new</w:t>
      </w:r>
      <w:r>
        <w:t xml:space="preserve"> expression, it is a constructor: it initialises the newly created object.</w:t>
      </w:r>
    </w:p>
    <w:p w14:paraId="21BD5BFA" w14:textId="77777777" w:rsidR="004C02EF" w:rsidRDefault="004C02EF" w:rsidP="004C02EF">
      <w:pPr>
        <w:pStyle w:val="40"/>
        <w:numPr>
          <w:ilvl w:val="0"/>
          <w:numId w:val="0"/>
        </w:numPr>
      </w:pPr>
      <w:r>
        <w:t>15.11.7.4</w:t>
      </w:r>
      <w:r>
        <w:tab/>
        <w:t xml:space="preserve">new </w:t>
      </w:r>
      <w:r>
        <w:rPr>
          <w:i/>
        </w:rPr>
        <w:t>NativeError</w:t>
      </w:r>
      <w:r>
        <w:t xml:space="preserve"> (message)</w:t>
      </w:r>
    </w:p>
    <w:p w14:paraId="787E5325" w14:textId="77777777" w:rsidR="004C02EF" w:rsidRDefault="004C02EF" w:rsidP="004C02EF">
      <w:r>
        <w:t xml:space="preserve">The [[Prototype]] internal property of the newly constructed object is set to the prototype object for this </w:t>
      </w:r>
      <w:r>
        <w:rPr>
          <w:i/>
        </w:rPr>
        <w:t>NativeError</w:t>
      </w:r>
      <w:r>
        <w:t xml:space="preserve"> constructor.  The </w:t>
      </w:r>
      <w:del w:id="8528" w:author="Allen Wirfs-Brock" w:date="2011-07-02T14:41:00Z">
        <w:r w:rsidDel="00736F7F">
          <w:delText xml:space="preserve">[[Class]] internal property of the </w:delText>
        </w:r>
      </w:del>
      <w:r>
        <w:t xml:space="preserve">newly constructed object </w:t>
      </w:r>
      <w:ins w:id="8529" w:author="Allen Wirfs-Brock" w:date="2011-07-02T14:41:00Z">
        <w:r w:rsidR="00736F7F">
          <w:t>has a</w:t>
        </w:r>
        <w:del w:id="8530" w:author="Rev 3 Allen Wirfs-Brock" w:date="2011-09-08T15:00:00Z">
          <w:r w:rsidR="00736F7F" w:rsidDel="00BA3B3B">
            <w:delText>n</w:delText>
          </w:r>
        </w:del>
        <w:r w:rsidR="00736F7F">
          <w:t xml:space="preserve"> [[</w:t>
        </w:r>
        <w:del w:id="8531" w:author="Rev 3 Allen Wirfs-Brock" w:date="2011-09-08T15:00:00Z">
          <w:r w:rsidR="00736F7F" w:rsidDel="00BA3B3B">
            <w:delText>IsError</w:delText>
          </w:r>
        </w:del>
      </w:ins>
      <w:ins w:id="8532" w:author="Rev 3 Allen Wirfs-Brock" w:date="2011-09-08T15:00:00Z">
        <w:r w:rsidR="00BA3B3B">
          <w:t>NativeBrand</w:t>
        </w:r>
      </w:ins>
      <w:ins w:id="8533" w:author="Allen Wirfs-Brock" w:date="2011-07-02T14:41:00Z">
        <w:r w:rsidR="00736F7F">
          <w:t>]] internal property</w:t>
        </w:r>
      </w:ins>
      <w:ins w:id="8534" w:author="Rev 3 Allen Wirfs-Brock" w:date="2011-09-08T15:00:00Z">
        <w:r w:rsidR="00BA3B3B" w:rsidRPr="00BA3B3B">
          <w:t xml:space="preserve"> </w:t>
        </w:r>
        <w:r w:rsidR="00BA3B3B">
          <w:t>whose value is NativeError</w:t>
        </w:r>
        <w:r w:rsidR="00BA3B3B" w:rsidDel="00736F7F">
          <w:t xml:space="preserve"> </w:t>
        </w:r>
      </w:ins>
      <w:del w:id="8535" w:author="Allen Wirfs-Brock" w:date="2011-07-02T14:41:00Z">
        <w:r w:rsidDel="00736F7F">
          <w:delText xml:space="preserve">is set to </w:delText>
        </w:r>
        <w:r w:rsidDel="00736F7F">
          <w:rPr>
            <w:rFonts w:ascii="Courier New" w:hAnsi="Courier New"/>
          </w:rPr>
          <w:delText>"</w:delText>
        </w:r>
        <w:r w:rsidDel="00736F7F">
          <w:rPr>
            <w:rFonts w:ascii="Courier New" w:hAnsi="Courier New"/>
            <w:b/>
          </w:rPr>
          <w:delText>Error</w:delText>
        </w:r>
        <w:r w:rsidDel="00736F7F">
          <w:rPr>
            <w:rFonts w:ascii="Courier New" w:hAnsi="Courier New"/>
          </w:rPr>
          <w:delText>"</w:delText>
        </w:r>
      </w:del>
      <w:r>
        <w:t xml:space="preserve">. The [[Extensible]] internal property of the newly constructed object is set to </w:t>
      </w:r>
      <w:r w:rsidRPr="000D6C0A">
        <w:rPr>
          <w:b/>
        </w:rPr>
        <w:t>true</w:t>
      </w:r>
      <w:r>
        <w:t>.</w:t>
      </w:r>
    </w:p>
    <w:p w14:paraId="21489DAA" w14:textId="77777777" w:rsidR="004C02EF" w:rsidRDefault="004C02EF" w:rsidP="004C02EF">
      <w:r>
        <w:t xml:space="preserve">If the argument </w:t>
      </w:r>
      <w:r w:rsidRPr="00E67BE8">
        <w:rPr>
          <w:rFonts w:ascii="Times New Roman" w:hAnsi="Times New Roman"/>
          <w:i/>
        </w:rPr>
        <w:t>message</w:t>
      </w:r>
      <w:r>
        <w:t xml:space="preserve"> is not </w:t>
      </w:r>
      <w:r>
        <w:rPr>
          <w:b/>
        </w:rPr>
        <w:t>undefined</w:t>
      </w:r>
      <w:r>
        <w:t xml:space="preserve">, the </w:t>
      </w:r>
      <w:r>
        <w:rPr>
          <w:rFonts w:ascii="Courier New" w:hAnsi="Courier New"/>
          <w:b/>
        </w:rPr>
        <w:t xml:space="preserve">message </w:t>
      </w:r>
      <w:r>
        <w:t>own property of the newly constructed object is set to ToString(</w:t>
      </w:r>
      <w:r w:rsidRPr="00E67BE8">
        <w:rPr>
          <w:rFonts w:ascii="Times New Roman" w:hAnsi="Times New Roman"/>
          <w:i/>
        </w:rPr>
        <w:t>message</w:t>
      </w:r>
      <w:r>
        <w:t xml:space="preserve">). </w:t>
      </w:r>
    </w:p>
    <w:p w14:paraId="79D559E5" w14:textId="77777777" w:rsidR="004C02EF" w:rsidRDefault="004C02EF" w:rsidP="004C02EF">
      <w:pPr>
        <w:pStyle w:val="40"/>
        <w:numPr>
          <w:ilvl w:val="0"/>
          <w:numId w:val="0"/>
        </w:numPr>
      </w:pPr>
      <w:r>
        <w:t>15.11.7.5</w:t>
      </w:r>
      <w:r>
        <w:tab/>
        <w:t xml:space="preserve">Properties of the </w:t>
      </w:r>
      <w:r>
        <w:rPr>
          <w:i/>
        </w:rPr>
        <w:t>NativeError</w:t>
      </w:r>
      <w:r>
        <w:t xml:space="preserve"> Constructors</w:t>
      </w:r>
    </w:p>
    <w:p w14:paraId="08E6AFEA" w14:textId="77777777" w:rsidR="004C02EF" w:rsidRDefault="004C02EF" w:rsidP="004C02EF">
      <w:r>
        <w:t xml:space="preserve">The value of the [[Prototype]] internal property of a </w:t>
      </w:r>
      <w:r>
        <w:rPr>
          <w:i/>
        </w:rPr>
        <w:t>NativeError</w:t>
      </w:r>
      <w:r>
        <w:t xml:space="preserve"> constructor is the Function prototype object (15.3.4).</w:t>
      </w:r>
    </w:p>
    <w:p w14:paraId="14F75217" w14:textId="77777777" w:rsidR="004C02EF" w:rsidRDefault="004C02EF" w:rsidP="004C02EF">
      <w:r>
        <w:t xml:space="preserve">Besides the internal properties and the </w:t>
      </w:r>
      <w:r>
        <w:rPr>
          <w:rFonts w:ascii="Courier New" w:hAnsi="Courier New"/>
          <w:b/>
        </w:rPr>
        <w:t>length</w:t>
      </w:r>
      <w:r>
        <w:t xml:space="preserve"> property (whose value is </w:t>
      </w:r>
      <w:r>
        <w:rPr>
          <w:b/>
        </w:rPr>
        <w:t>1</w:t>
      </w:r>
      <w:r>
        <w:t xml:space="preserve">), each </w:t>
      </w:r>
      <w:r>
        <w:rPr>
          <w:i/>
        </w:rPr>
        <w:t>NativeError</w:t>
      </w:r>
      <w:r>
        <w:t xml:space="preserve"> constructor has the following property:</w:t>
      </w:r>
    </w:p>
    <w:p w14:paraId="6F150B07" w14:textId="77777777" w:rsidR="004C02EF" w:rsidRDefault="004C02EF" w:rsidP="004C02EF">
      <w:pPr>
        <w:pStyle w:val="40"/>
        <w:numPr>
          <w:ilvl w:val="0"/>
          <w:numId w:val="0"/>
        </w:numPr>
      </w:pPr>
      <w:r>
        <w:t>15.11.7.6</w:t>
      </w:r>
      <w:r>
        <w:rPr>
          <w:i/>
        </w:rPr>
        <w:tab/>
        <w:t>NativeError</w:t>
      </w:r>
      <w:r>
        <w:t>.prototype</w:t>
      </w:r>
    </w:p>
    <w:p w14:paraId="1555011C" w14:textId="77777777" w:rsidR="004C02EF" w:rsidRDefault="004C02EF" w:rsidP="004C02EF">
      <w:r>
        <w:t xml:space="preserve">The initial value of </w:t>
      </w:r>
      <w:r>
        <w:rPr>
          <w:b/>
          <w:i/>
        </w:rPr>
        <w:t>NativeError</w:t>
      </w:r>
      <w:r>
        <w:rPr>
          <w:rFonts w:ascii="Courier New" w:hAnsi="Courier New"/>
          <w:b/>
        </w:rPr>
        <w:t>.prototype</w:t>
      </w:r>
      <w:r>
        <w:t xml:space="preserve"> is a </w:t>
      </w:r>
      <w:r>
        <w:rPr>
          <w:i/>
        </w:rPr>
        <w:t>NativeError</w:t>
      </w:r>
      <w:r>
        <w:t xml:space="preserve"> prototype object (15.11.7.7). Each </w:t>
      </w:r>
      <w:r>
        <w:rPr>
          <w:i/>
        </w:rPr>
        <w:t>NativeError</w:t>
      </w:r>
      <w:r>
        <w:t xml:space="preserve"> constructor has a separate prototype object.</w:t>
      </w:r>
    </w:p>
    <w:p w14:paraId="7918427F" w14:textId="77777777" w:rsidR="004C02EF" w:rsidRDefault="004C02EF" w:rsidP="004C02EF">
      <w:r>
        <w:t xml:space="preserve">This property has the attributes { [[Writable]]: </w:t>
      </w:r>
      <w:r w:rsidRPr="00BB6E00">
        <w:rPr>
          <w:b/>
        </w:rPr>
        <w:t>false</w:t>
      </w:r>
      <w:r>
        <w:t xml:space="preserve">, [[Enumerable]]: </w:t>
      </w:r>
      <w:r w:rsidRPr="00BB6E00">
        <w:rPr>
          <w:b/>
        </w:rPr>
        <w:t>false</w:t>
      </w:r>
      <w:r>
        <w:t xml:space="preserve">, [[Configurable]]: </w:t>
      </w:r>
      <w:r w:rsidRPr="00BB6E00">
        <w:rPr>
          <w:b/>
        </w:rPr>
        <w:t>false</w:t>
      </w:r>
      <w:r>
        <w:t xml:space="preserve"> }.</w:t>
      </w:r>
    </w:p>
    <w:p w14:paraId="32BBEC3C" w14:textId="77777777" w:rsidR="004C02EF" w:rsidRDefault="004C02EF" w:rsidP="004C02EF">
      <w:pPr>
        <w:pStyle w:val="40"/>
        <w:numPr>
          <w:ilvl w:val="0"/>
          <w:numId w:val="0"/>
        </w:numPr>
      </w:pPr>
      <w:bookmarkStart w:id="8536" w:name="_Ref463853782"/>
      <w:r>
        <w:t>15.11.7.7</w:t>
      </w:r>
      <w:r>
        <w:tab/>
        <w:t xml:space="preserve">Properties of the </w:t>
      </w:r>
      <w:r>
        <w:rPr>
          <w:i/>
        </w:rPr>
        <w:t>NativeError</w:t>
      </w:r>
      <w:r>
        <w:t xml:space="preserve"> Prototype Objects</w:t>
      </w:r>
      <w:bookmarkEnd w:id="8536"/>
    </w:p>
    <w:p w14:paraId="6E629B6D" w14:textId="77777777" w:rsidR="004C02EF" w:rsidRDefault="004C02EF" w:rsidP="004C02EF">
      <w:r>
        <w:t xml:space="preserve">Each </w:t>
      </w:r>
      <w:r>
        <w:rPr>
          <w:i/>
        </w:rPr>
        <w:t>NativeError</w:t>
      </w:r>
      <w:r>
        <w:t xml:space="preserve"> prototype object is an Error object </w:t>
      </w:r>
      <w:ins w:id="8537" w:author="Allen Wirfs-Brock" w:date="2011-07-02T14:42:00Z">
        <w:r w:rsidR="00736F7F">
          <w:t xml:space="preserve">and </w:t>
        </w:r>
      </w:ins>
      <w:ins w:id="8538" w:author="Allen Wirfs-Brock" w:date="2011-07-02T14:41:00Z">
        <w:r w:rsidR="00736F7F">
          <w:t>has a</w:t>
        </w:r>
        <w:del w:id="8539" w:author="Rev 3 Allen Wirfs-Brock" w:date="2011-09-08T15:01:00Z">
          <w:r w:rsidR="00736F7F" w:rsidDel="004B7D01">
            <w:delText>n</w:delText>
          </w:r>
        </w:del>
        <w:r w:rsidR="00736F7F">
          <w:t xml:space="preserve"> [[</w:t>
        </w:r>
        <w:del w:id="8540" w:author="Rev 3 Allen Wirfs-Brock" w:date="2011-09-08T15:01:00Z">
          <w:r w:rsidR="00736F7F" w:rsidDel="004B7D01">
            <w:delText>IsError</w:delText>
          </w:r>
        </w:del>
      </w:ins>
      <w:ins w:id="8541" w:author="Rev 3 Allen Wirfs-Brock" w:date="2011-09-08T15:01:00Z">
        <w:r w:rsidR="004B7D01">
          <w:t>NativeBrand</w:t>
        </w:r>
      </w:ins>
      <w:ins w:id="8542" w:author="Allen Wirfs-Brock" w:date="2011-07-02T14:41:00Z">
        <w:r w:rsidR="00736F7F">
          <w:t>]] internal property</w:t>
        </w:r>
      </w:ins>
      <w:ins w:id="8543" w:author="Rev 3 Allen Wirfs-Brock" w:date="2011-09-08T15:01:00Z">
        <w:r w:rsidR="004B7D01" w:rsidRPr="004B7D01">
          <w:t xml:space="preserve"> </w:t>
        </w:r>
        <w:r w:rsidR="004B7D01">
          <w:t>whose value is NativeError</w:t>
        </w:r>
        <w:r w:rsidR="004B7D01" w:rsidDel="00736F7F">
          <w:t xml:space="preserve"> </w:t>
        </w:r>
      </w:ins>
      <w:del w:id="8544" w:author="Allen Wirfs-Brock" w:date="2011-07-02T14:41:00Z">
        <w:r w:rsidDel="00736F7F">
          <w:delText xml:space="preserve">(its [[Class]] is </w:delText>
        </w:r>
        <w:r w:rsidDel="00736F7F">
          <w:rPr>
            <w:rFonts w:ascii="Courier New" w:hAnsi="Courier New"/>
          </w:rPr>
          <w:delText>"</w:delText>
        </w:r>
        <w:r w:rsidDel="00736F7F">
          <w:rPr>
            <w:rFonts w:ascii="Courier New" w:hAnsi="Courier New"/>
            <w:b/>
          </w:rPr>
          <w:delText>Error</w:delText>
        </w:r>
        <w:r w:rsidDel="00736F7F">
          <w:rPr>
            <w:rFonts w:ascii="Courier New" w:hAnsi="Courier New"/>
          </w:rPr>
          <w:delText>"</w:delText>
        </w:r>
        <w:r w:rsidDel="00736F7F">
          <w:delText>)</w:delText>
        </w:r>
      </w:del>
      <w:r>
        <w:t>.</w:t>
      </w:r>
    </w:p>
    <w:p w14:paraId="57F19870" w14:textId="77777777" w:rsidR="004C02EF" w:rsidRDefault="004C02EF" w:rsidP="004C02EF">
      <w:r>
        <w:t xml:space="preserve">The value of the [[Prototype]] internal property of each </w:t>
      </w:r>
      <w:r>
        <w:rPr>
          <w:i/>
        </w:rPr>
        <w:t>NativeError</w:t>
      </w:r>
      <w:r>
        <w:t xml:space="preserve"> prototype object is the standard built-in Error prototype object (15.11.4).</w:t>
      </w:r>
    </w:p>
    <w:p w14:paraId="6A71D3A1" w14:textId="77777777" w:rsidR="004C02EF" w:rsidRDefault="004C02EF" w:rsidP="004C02EF">
      <w:pPr>
        <w:pStyle w:val="40"/>
        <w:numPr>
          <w:ilvl w:val="0"/>
          <w:numId w:val="0"/>
        </w:numPr>
      </w:pPr>
      <w:r>
        <w:t>15.11.7.8</w:t>
      </w:r>
      <w:r>
        <w:rPr>
          <w:i/>
        </w:rPr>
        <w:tab/>
        <w:t>NativeError</w:t>
      </w:r>
      <w:r>
        <w:t>.prototype.constructor</w:t>
      </w:r>
    </w:p>
    <w:p w14:paraId="2BD0CA9D" w14:textId="77777777" w:rsidR="004C02EF" w:rsidRDefault="004C02EF" w:rsidP="004C02EF">
      <w:r>
        <w:t xml:space="preserve">The initial value of the </w:t>
      </w:r>
      <w:r>
        <w:rPr>
          <w:rFonts w:ascii="Courier New" w:hAnsi="Courier New"/>
          <w:b/>
        </w:rPr>
        <w:t>constructor</w:t>
      </w:r>
      <w:r>
        <w:t xml:space="preserve"> property of the prototype for a given </w:t>
      </w:r>
      <w:r>
        <w:rPr>
          <w:i/>
        </w:rPr>
        <w:t>NativeError</w:t>
      </w:r>
      <w:r>
        <w:t xml:space="preserve"> constructor is the </w:t>
      </w:r>
      <w:r>
        <w:rPr>
          <w:i/>
        </w:rPr>
        <w:t>NativeError</w:t>
      </w:r>
      <w:r>
        <w:t xml:space="preserve"> constructor function itself (15.11.7).</w:t>
      </w:r>
    </w:p>
    <w:p w14:paraId="03F9BDEF" w14:textId="77777777" w:rsidR="004C02EF" w:rsidRDefault="004C02EF" w:rsidP="004C02EF">
      <w:pPr>
        <w:pStyle w:val="40"/>
        <w:numPr>
          <w:ilvl w:val="0"/>
          <w:numId w:val="0"/>
        </w:numPr>
      </w:pPr>
      <w:r>
        <w:t>15.11.7.9</w:t>
      </w:r>
      <w:r>
        <w:rPr>
          <w:i/>
        </w:rPr>
        <w:tab/>
        <w:t>NativeError</w:t>
      </w:r>
      <w:r>
        <w:t>.prototype.name</w:t>
      </w:r>
    </w:p>
    <w:p w14:paraId="1EF82596" w14:textId="77777777" w:rsidR="004C02EF" w:rsidRDefault="004C02EF" w:rsidP="004C02EF">
      <w:r>
        <w:t xml:space="preserve">The initial value of the </w:t>
      </w:r>
      <w:r>
        <w:rPr>
          <w:rFonts w:ascii="Courier New" w:hAnsi="Courier New"/>
          <w:b/>
        </w:rPr>
        <w:t>name</w:t>
      </w:r>
      <w:r>
        <w:t xml:space="preserve"> property of the prototype for a given </w:t>
      </w:r>
      <w:r>
        <w:rPr>
          <w:i/>
        </w:rPr>
        <w:t>NativeError</w:t>
      </w:r>
      <w:r>
        <w:t xml:space="preserve"> constructor is the name of the constructor (the name used instead of </w:t>
      </w:r>
      <w:r>
        <w:rPr>
          <w:i/>
        </w:rPr>
        <w:t>NativeError</w:t>
      </w:r>
      <w:r>
        <w:t>).</w:t>
      </w:r>
    </w:p>
    <w:p w14:paraId="30C6A1F7" w14:textId="77777777" w:rsidR="004C02EF" w:rsidRDefault="004C02EF" w:rsidP="004C02EF">
      <w:pPr>
        <w:pStyle w:val="40"/>
        <w:numPr>
          <w:ilvl w:val="0"/>
          <w:numId w:val="0"/>
        </w:numPr>
      </w:pPr>
      <w:r>
        <w:t>15.11.7.10</w:t>
      </w:r>
      <w:r>
        <w:rPr>
          <w:i/>
        </w:rPr>
        <w:tab/>
        <w:t>NativeError</w:t>
      </w:r>
      <w:r>
        <w:t>.prototype.message</w:t>
      </w:r>
    </w:p>
    <w:p w14:paraId="4F405C98" w14:textId="77777777" w:rsidR="004C02EF" w:rsidRDefault="004C02EF" w:rsidP="004C02EF">
      <w:r>
        <w:t>The initial value of the</w:t>
      </w:r>
      <w:r>
        <w:rPr>
          <w:rFonts w:ascii="Courier New" w:hAnsi="Courier New"/>
          <w:b/>
        </w:rPr>
        <w:t xml:space="preserve"> message</w:t>
      </w:r>
      <w:r>
        <w:t xml:space="preserve"> property of the prototype for a given </w:t>
      </w:r>
      <w:r>
        <w:rPr>
          <w:i/>
        </w:rPr>
        <w:t>NativeError</w:t>
      </w:r>
      <w:r>
        <w:t xml:space="preserve"> constructor is the empty String.</w:t>
      </w:r>
    </w:p>
    <w:p w14:paraId="732D0137" w14:textId="77777777" w:rsidR="004C02EF" w:rsidRDefault="004C02EF" w:rsidP="004C02EF">
      <w:pPr>
        <w:pStyle w:val="Note"/>
      </w:pPr>
      <w:r w:rsidRPr="009719B7">
        <w:t>NOTE</w:t>
      </w:r>
      <w:r w:rsidRPr="009719B7">
        <w:tab/>
        <w:t xml:space="preserve">The prototypes for the NativeError constructors do not themselves provide a </w:t>
      </w:r>
      <w:r w:rsidRPr="009719B7">
        <w:rPr>
          <w:rFonts w:ascii="Courier New" w:hAnsi="Courier New"/>
          <w:b/>
        </w:rPr>
        <w:t xml:space="preserve">toString </w:t>
      </w:r>
      <w:r w:rsidRPr="009719B7">
        <w:t>function, but instances of errors will inherit it from the Error prototype object.</w:t>
      </w:r>
    </w:p>
    <w:p w14:paraId="20949E8F" w14:textId="77777777" w:rsidR="004C02EF" w:rsidRDefault="004C02EF" w:rsidP="004C02EF">
      <w:pPr>
        <w:pStyle w:val="40"/>
        <w:numPr>
          <w:ilvl w:val="0"/>
          <w:numId w:val="0"/>
        </w:numPr>
      </w:pPr>
      <w:r>
        <w:t>15.11.7.11</w:t>
      </w:r>
      <w:r>
        <w:tab/>
        <w:t xml:space="preserve">Properties of </w:t>
      </w:r>
      <w:r>
        <w:rPr>
          <w:i/>
        </w:rPr>
        <w:t>NativeError</w:t>
      </w:r>
      <w:r>
        <w:t xml:space="preserve"> Instances</w:t>
      </w:r>
    </w:p>
    <w:p w14:paraId="009385EE" w14:textId="77777777" w:rsidR="004C02EF" w:rsidRDefault="004C02EF" w:rsidP="004C02EF">
      <w:r>
        <w:rPr>
          <w:i/>
        </w:rPr>
        <w:t>NativeError</w:t>
      </w:r>
      <w:r>
        <w:t xml:space="preserve"> instances inherit properties from their </w:t>
      </w:r>
      <w:r>
        <w:rPr>
          <w:i/>
        </w:rPr>
        <w:t>NativeError</w:t>
      </w:r>
      <w:r>
        <w:t xml:space="preserve"> prototype object and </w:t>
      </w:r>
      <w:ins w:id="8545" w:author="Allen Wirfs-Brock" w:date="2011-07-02T14:42:00Z">
        <w:r w:rsidR="00736F7F">
          <w:t>have a</w:t>
        </w:r>
        <w:del w:id="8546" w:author="Rev 3 Allen Wirfs-Brock" w:date="2011-09-08T15:01:00Z">
          <w:r w:rsidR="00736F7F" w:rsidDel="004B7D01">
            <w:delText>n</w:delText>
          </w:r>
        </w:del>
        <w:r w:rsidR="00736F7F">
          <w:t xml:space="preserve"> [[</w:t>
        </w:r>
        <w:del w:id="8547" w:author="Rev 3 Allen Wirfs-Brock" w:date="2011-09-08T15:01:00Z">
          <w:r w:rsidR="00736F7F" w:rsidDel="004B7D01">
            <w:delText>IsError</w:delText>
          </w:r>
        </w:del>
      </w:ins>
      <w:ins w:id="8548" w:author="Rev 3 Allen Wirfs-Brock" w:date="2011-09-08T15:01:00Z">
        <w:r w:rsidR="004B7D01">
          <w:t>NativeBrand</w:t>
        </w:r>
      </w:ins>
      <w:ins w:id="8549" w:author="Allen Wirfs-Brock" w:date="2011-07-02T14:42:00Z">
        <w:r w:rsidR="00736F7F">
          <w:t>]] internal property</w:t>
        </w:r>
      </w:ins>
      <w:ins w:id="8550" w:author="Rev 3 Allen Wirfs-Brock" w:date="2011-09-08T15:01:00Z">
        <w:r w:rsidR="004B7D01" w:rsidRPr="004B7D01">
          <w:t xml:space="preserve"> </w:t>
        </w:r>
        <w:r w:rsidR="004B7D01">
          <w:t>whose value is NativeError</w:t>
        </w:r>
        <w:r w:rsidR="004B7D01" w:rsidDel="00736F7F">
          <w:t xml:space="preserve"> </w:t>
        </w:r>
      </w:ins>
      <w:del w:id="8551" w:author="Allen Wirfs-Brock" w:date="2011-07-02T14:42:00Z">
        <w:r w:rsidDel="00736F7F">
          <w:delText xml:space="preserve">their [[Class]] internal property value is </w:delText>
        </w:r>
        <w:r w:rsidDel="00736F7F">
          <w:rPr>
            <w:rFonts w:ascii="Courier New" w:hAnsi="Courier New" w:cs="Courier New"/>
            <w:b/>
          </w:rPr>
          <w:delText>"Error"</w:delText>
        </w:r>
      </w:del>
      <w:r>
        <w:t xml:space="preserve">.  </w:t>
      </w:r>
      <w:r>
        <w:rPr>
          <w:i/>
        </w:rPr>
        <w:t>NativeError</w:t>
      </w:r>
      <w:r>
        <w:t xml:space="preserve"> instances have no special properties.</w:t>
      </w:r>
    </w:p>
    <w:p w14:paraId="3685B4DB" w14:textId="77777777" w:rsidR="004C02EF" w:rsidRDefault="004C02EF" w:rsidP="00F710D2">
      <w:pPr>
        <w:pStyle w:val="20"/>
        <w:numPr>
          <w:ilvl w:val="0"/>
          <w:numId w:val="0"/>
        </w:numPr>
      </w:pPr>
      <w:bookmarkStart w:id="8552" w:name="_Toc235503548"/>
      <w:bookmarkStart w:id="8553" w:name="_Toc241509323"/>
      <w:bookmarkStart w:id="8554" w:name="_Toc244416810"/>
      <w:bookmarkStart w:id="8555" w:name="_Toc276631174"/>
      <w:bookmarkStart w:id="8556" w:name="_Toc178387185"/>
      <w:r>
        <w:t>15.12</w:t>
      </w:r>
      <w:r>
        <w:tab/>
        <w:t>The JSON Object</w:t>
      </w:r>
      <w:bookmarkEnd w:id="8552"/>
      <w:bookmarkEnd w:id="8553"/>
      <w:bookmarkEnd w:id="8554"/>
      <w:bookmarkEnd w:id="8555"/>
      <w:bookmarkEnd w:id="8556"/>
    </w:p>
    <w:p w14:paraId="427814A5" w14:textId="77777777" w:rsidR="004C02EF" w:rsidRDefault="004C02EF" w:rsidP="004C02EF">
      <w:r>
        <w:t xml:space="preserve">The </w:t>
      </w:r>
      <w:r w:rsidRPr="00AF1ED2">
        <w:rPr>
          <w:b/>
        </w:rPr>
        <w:t>JSON</w:t>
      </w:r>
      <w:r>
        <w:t xml:space="preserve"> object is a single object that contains two functions, </w:t>
      </w:r>
      <w:r w:rsidRPr="00243786">
        <w:rPr>
          <w:b/>
        </w:rPr>
        <w:t xml:space="preserve">parse </w:t>
      </w:r>
      <w:r>
        <w:t xml:space="preserve">and </w:t>
      </w:r>
      <w:r w:rsidRPr="00243786">
        <w:rPr>
          <w:b/>
        </w:rPr>
        <w:t>stringify</w:t>
      </w:r>
      <w:r>
        <w:t>, that are used to parse and construct JSON texts. The JSON Data Interchange Format is described in RFC 4627 &lt;</w:t>
      </w:r>
      <w:r w:rsidRPr="00AF1ED2">
        <w:t>http://www.ietf.org/rfc/rfc4627.txt</w:t>
      </w:r>
      <w:r>
        <w:t>&gt;. The JSON interchange format used in this specification is exactly that described by RFC 4627 with two exceptions:</w:t>
      </w:r>
    </w:p>
    <w:p w14:paraId="13BCD024" w14:textId="77777777" w:rsidR="004C02EF" w:rsidRDefault="004C02EF" w:rsidP="004C02EF">
      <w:pPr>
        <w:numPr>
          <w:ilvl w:val="0"/>
          <w:numId w:val="400"/>
        </w:numPr>
      </w:pPr>
      <w:r>
        <w:t xml:space="preserve">The top level </w:t>
      </w:r>
      <w:r w:rsidRPr="00E67BE8">
        <w:rPr>
          <w:rFonts w:ascii="Times New Roman" w:hAnsi="Times New Roman"/>
          <w:i/>
        </w:rPr>
        <w:t>JSONText</w:t>
      </w:r>
      <w:r>
        <w:t xml:space="preserve"> production of the ECMAScript JSON grammar may consist of any </w:t>
      </w:r>
      <w:r w:rsidRPr="00E67BE8">
        <w:rPr>
          <w:rFonts w:ascii="Times New Roman" w:hAnsi="Times New Roman"/>
          <w:i/>
        </w:rPr>
        <w:t>JSONValue</w:t>
      </w:r>
      <w:r>
        <w:t xml:space="preserve"> rather than being restricted to being  a </w:t>
      </w:r>
      <w:r w:rsidRPr="00E67BE8">
        <w:rPr>
          <w:rFonts w:ascii="Times New Roman" w:hAnsi="Times New Roman"/>
          <w:i/>
        </w:rPr>
        <w:t>JSONObject</w:t>
      </w:r>
      <w:r>
        <w:t xml:space="preserve"> or a </w:t>
      </w:r>
      <w:r w:rsidRPr="00E67BE8">
        <w:rPr>
          <w:rFonts w:ascii="Times New Roman" w:hAnsi="Times New Roman"/>
          <w:i/>
        </w:rPr>
        <w:t>JSONArray</w:t>
      </w:r>
      <w:r>
        <w:t xml:space="preserve"> as specified by RFC 4627. </w:t>
      </w:r>
    </w:p>
    <w:p w14:paraId="4D89B285" w14:textId="77777777" w:rsidR="004C02EF" w:rsidRPr="00AF1ED2" w:rsidRDefault="004C02EF" w:rsidP="004C02EF">
      <w:pPr>
        <w:numPr>
          <w:ilvl w:val="0"/>
          <w:numId w:val="400"/>
        </w:numPr>
      </w:pPr>
      <w:r>
        <w:t xml:space="preserve">Conforming implementations of </w:t>
      </w:r>
      <w:r w:rsidRPr="005223F9">
        <w:rPr>
          <w:b/>
        </w:rPr>
        <w:t>JSON.parse</w:t>
      </w:r>
      <w:r>
        <w:t xml:space="preserve"> and </w:t>
      </w:r>
      <w:r w:rsidRPr="005223F9">
        <w:rPr>
          <w:b/>
        </w:rPr>
        <w:t>JSON.stringify</w:t>
      </w:r>
      <w:r>
        <w:t xml:space="preserve"> must support the exact interchange format described in this specification without any deletions or extensions to the format. This differs from RFC 4627 which permits a JSON parser to accept non-JSON forms and extensions.</w:t>
      </w:r>
    </w:p>
    <w:p w14:paraId="3692700F" w14:textId="77777777" w:rsidR="004C02EF" w:rsidRDefault="004C02EF" w:rsidP="004C02EF">
      <w:r>
        <w:t xml:space="preserve">The value of the [[Prototype]] internal property of the JSON object is the standard built-in Object prototype object (15.2.4). The </w:t>
      </w:r>
      <w:del w:id="8557" w:author="Allen Wirfs-Brock" w:date="2011-07-02T14:42:00Z">
        <w:r w:rsidDel="00736F7F">
          <w:delText xml:space="preserve">value of the [[Class]] internal property of the </w:delText>
        </w:r>
      </w:del>
      <w:r>
        <w:t xml:space="preserve">JSON object </w:t>
      </w:r>
      <w:ins w:id="8558" w:author="Allen Wirfs-Brock" w:date="2011-07-02T14:42:00Z">
        <w:r w:rsidR="00736F7F">
          <w:t>has a</w:t>
        </w:r>
        <w:del w:id="8559" w:author="Rev 3 Allen Wirfs-Brock" w:date="2011-09-08T15:03:00Z">
          <w:r w:rsidR="00736F7F" w:rsidDel="00883E25">
            <w:delText>n</w:delText>
          </w:r>
        </w:del>
        <w:r w:rsidR="00736F7F">
          <w:t xml:space="preserve"> [[</w:t>
        </w:r>
        <w:del w:id="8560" w:author="Rev 3 Allen Wirfs-Brock" w:date="2011-09-08T15:03:00Z">
          <w:r w:rsidR="00736F7F" w:rsidDel="00883E25">
            <w:delText>Is</w:delText>
          </w:r>
        </w:del>
      </w:ins>
      <w:ins w:id="8561" w:author="Allen Wirfs-Brock" w:date="2011-07-02T14:43:00Z">
        <w:del w:id="8562" w:author="Rev 3 Allen Wirfs-Brock" w:date="2011-09-08T15:03:00Z">
          <w:r w:rsidR="00736F7F" w:rsidDel="00883E25">
            <w:delText>JSON</w:delText>
          </w:r>
        </w:del>
      </w:ins>
      <w:ins w:id="8563" w:author="Rev 3 Allen Wirfs-Brock" w:date="2011-09-08T15:03:00Z">
        <w:r w:rsidR="00883E25">
          <w:t>NativeBrand</w:t>
        </w:r>
      </w:ins>
      <w:ins w:id="8564" w:author="Allen Wirfs-Brock" w:date="2011-07-02T14:42:00Z">
        <w:r w:rsidR="00736F7F">
          <w:t>]] internal property</w:t>
        </w:r>
      </w:ins>
      <w:ins w:id="8565" w:author="Rev 3 Allen Wirfs-Brock" w:date="2011-09-08T15:02:00Z">
        <w:r w:rsidR="00883E25" w:rsidRPr="00883E25">
          <w:t xml:space="preserve"> </w:t>
        </w:r>
        <w:r w:rsidR="00883E25">
          <w:t>whose value is Native</w:t>
        </w:r>
      </w:ins>
      <w:ins w:id="8566" w:author="Rev 3 Allen Wirfs-Brock" w:date="2011-09-08T15:03:00Z">
        <w:r w:rsidR="00883E25">
          <w:t>JSON</w:t>
        </w:r>
      </w:ins>
      <w:ins w:id="8567" w:author="Rev 3 Allen Wirfs-Brock" w:date="2011-09-08T15:02:00Z">
        <w:r w:rsidR="00883E25" w:rsidDel="00736F7F">
          <w:t xml:space="preserve"> </w:t>
        </w:r>
      </w:ins>
      <w:del w:id="8568" w:author="Allen Wirfs-Brock" w:date="2011-07-02T14:42:00Z">
        <w:r w:rsidDel="00736F7F">
          <w:delText xml:space="preserve">is </w:delText>
        </w:r>
        <w:r w:rsidDel="00736F7F">
          <w:rPr>
            <w:rFonts w:ascii="Courier New" w:hAnsi="Courier New"/>
            <w:b/>
          </w:rPr>
          <w:delText>"JSON"</w:delText>
        </w:r>
      </w:del>
      <w:r>
        <w:t xml:space="preserve">. The value of the [[Extensible]] internal property of the JSON object is set to </w:t>
      </w:r>
      <w:r w:rsidRPr="00D26C95">
        <w:rPr>
          <w:b/>
        </w:rPr>
        <w:t>true</w:t>
      </w:r>
      <w:r>
        <w:t>.</w:t>
      </w:r>
    </w:p>
    <w:p w14:paraId="2AE1BDD3" w14:textId="77777777" w:rsidR="004C02EF" w:rsidRDefault="004C02EF" w:rsidP="004C02EF">
      <w:r>
        <w:t xml:space="preserve">The JSON object does not have a [[Construct]] internal property; it is not possible to use the JSON object as a constructor with the </w:t>
      </w:r>
      <w:r>
        <w:rPr>
          <w:rFonts w:ascii="Courier New" w:hAnsi="Courier New"/>
          <w:b/>
        </w:rPr>
        <w:t>new</w:t>
      </w:r>
      <w:r>
        <w:t xml:space="preserve"> operator.</w:t>
      </w:r>
    </w:p>
    <w:p w14:paraId="313C2158" w14:textId="77777777" w:rsidR="004C02EF" w:rsidRDefault="004C02EF" w:rsidP="004C02EF">
      <w:r>
        <w:t>The JSON object does not have a [[Call]] internal property; it is not possible to invoke the JSON object as a function.</w:t>
      </w:r>
    </w:p>
    <w:p w14:paraId="6AD7F0B4" w14:textId="77777777" w:rsidR="004C02EF" w:rsidRDefault="004C02EF" w:rsidP="00F710D2">
      <w:pPr>
        <w:pStyle w:val="30"/>
        <w:numPr>
          <w:ilvl w:val="0"/>
          <w:numId w:val="0"/>
        </w:numPr>
      </w:pPr>
      <w:bookmarkStart w:id="8569" w:name="_Toc235503549"/>
      <w:bookmarkStart w:id="8570" w:name="_Toc241509324"/>
      <w:bookmarkStart w:id="8571" w:name="_Toc244416811"/>
      <w:bookmarkStart w:id="8572" w:name="_Toc276631175"/>
      <w:bookmarkStart w:id="8573" w:name="_Toc178387186"/>
      <w:r>
        <w:t>15.12.1</w:t>
      </w:r>
      <w:r>
        <w:tab/>
        <w:t>The JSON Grammar</w:t>
      </w:r>
      <w:bookmarkEnd w:id="8569"/>
      <w:bookmarkEnd w:id="8570"/>
      <w:bookmarkEnd w:id="8571"/>
      <w:bookmarkEnd w:id="8572"/>
      <w:bookmarkEnd w:id="8573"/>
      <w:r>
        <w:t xml:space="preserve"> </w:t>
      </w:r>
    </w:p>
    <w:p w14:paraId="793A0B05" w14:textId="77777777" w:rsidR="004C02EF" w:rsidRDefault="004C02EF" w:rsidP="004C02EF">
      <w:r>
        <w:t>JSON.stringify produces a String that conforms to the following JSON grammar. JSON.parse accepts a String that conforms to the JSON grammar.</w:t>
      </w:r>
    </w:p>
    <w:p w14:paraId="42C5B2BB" w14:textId="77777777" w:rsidR="004C02EF" w:rsidRDefault="004C02EF" w:rsidP="004C02EF">
      <w:pPr>
        <w:pStyle w:val="40"/>
        <w:numPr>
          <w:ilvl w:val="0"/>
          <w:numId w:val="0"/>
        </w:numPr>
      </w:pPr>
      <w:r>
        <w:t>15.12.1.1</w:t>
      </w:r>
      <w:r>
        <w:tab/>
        <w:t>The JSON Lexical Grammar</w:t>
      </w:r>
    </w:p>
    <w:p w14:paraId="356689C6" w14:textId="77777777" w:rsidR="004C02EF" w:rsidRPr="006E05C6" w:rsidRDefault="004C02EF" w:rsidP="004C02EF">
      <w:r>
        <w:t xml:space="preserve">JSON is similar to ECMAScript source text in that it consists of a sequence of characters conforming to the rules of </w:t>
      </w:r>
      <w:r w:rsidRPr="00E67BE8">
        <w:rPr>
          <w:rFonts w:ascii="Times New Roman" w:hAnsi="Times New Roman"/>
          <w:i/>
        </w:rPr>
        <w:t>SourceCharacter</w:t>
      </w:r>
      <w:r>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67BE8">
        <w:rPr>
          <w:rFonts w:ascii="Times New Roman" w:hAnsi="Times New Roman"/>
          <w:i/>
        </w:rPr>
        <w:t>JSONWhiteSpace</w:t>
      </w:r>
      <w:r>
        <w:t>. The JSON lexical grammar shares some productions with the ECMAScript lexical grammar.  All nonterminal symbols of the grammar that do not begin with the characters “JSON” are defined by productions of the ECMAScript lexical grammar.</w:t>
      </w:r>
    </w:p>
    <w:p w14:paraId="39C0429A" w14:textId="77777777" w:rsidR="004C02EF" w:rsidRDefault="004C02EF" w:rsidP="004C02EF">
      <w:pPr>
        <w:pStyle w:val="Syntax"/>
      </w:pPr>
      <w:r w:rsidRPr="00841D84">
        <w:t>Syntax</w:t>
      </w:r>
    </w:p>
    <w:p w14:paraId="1FC7E756" w14:textId="77777777" w:rsidR="004C02EF" w:rsidRDefault="004C02EF" w:rsidP="004C02EF">
      <w:pPr>
        <w:keepNext/>
        <w:spacing w:after="0"/>
        <w:rPr>
          <w:b/>
        </w:rPr>
      </w:pPr>
      <w:r w:rsidRPr="00E67BE8">
        <w:rPr>
          <w:rFonts w:ascii="Times New Roman" w:hAnsi="Times New Roman"/>
          <w:i/>
        </w:rPr>
        <w:t xml:space="preserve">JSONWhiteSpace </w:t>
      </w:r>
      <w:r w:rsidRPr="009A2EC5">
        <w:rPr>
          <w:b/>
        </w:rPr>
        <w:t>::</w:t>
      </w:r>
    </w:p>
    <w:p w14:paraId="53029C77" w14:textId="77777777" w:rsidR="004C02EF" w:rsidRPr="00E148F5" w:rsidRDefault="004C02EF" w:rsidP="004C02EF">
      <w:pPr>
        <w:pStyle w:val="SyntaxRule2"/>
        <w:keepNext w:val="0"/>
        <w:keepLines/>
        <w:rPr>
          <w:i w:val="0"/>
        </w:rPr>
      </w:pPr>
      <w:r w:rsidRPr="00E148F5">
        <w:rPr>
          <w:i w:val="0"/>
        </w:rPr>
        <w:t>&lt;TAB&gt;</w:t>
      </w:r>
      <w:r>
        <w:rPr>
          <w:i w:val="0"/>
        </w:rPr>
        <w:br/>
      </w:r>
      <w:r w:rsidRPr="00E148F5">
        <w:rPr>
          <w:i w:val="0"/>
        </w:rPr>
        <w:t>&lt;CR&gt;</w:t>
      </w:r>
      <w:r>
        <w:rPr>
          <w:i w:val="0"/>
        </w:rPr>
        <w:br/>
      </w:r>
      <w:r w:rsidRPr="00E148F5">
        <w:rPr>
          <w:i w:val="0"/>
        </w:rPr>
        <w:t>&lt;LF&gt;</w:t>
      </w:r>
      <w:r>
        <w:rPr>
          <w:i w:val="0"/>
        </w:rPr>
        <w:br/>
      </w:r>
      <w:r w:rsidRPr="00E148F5">
        <w:rPr>
          <w:i w:val="0"/>
        </w:rPr>
        <w:t>&lt;SP&gt;</w:t>
      </w:r>
    </w:p>
    <w:p w14:paraId="26397359" w14:textId="77777777" w:rsidR="004C02EF" w:rsidRDefault="004C02EF" w:rsidP="004C02EF">
      <w:pPr>
        <w:pStyle w:val="M0"/>
        <w:spacing w:after="0"/>
        <w:rPr>
          <w:sz w:val="16"/>
        </w:rPr>
      </w:pPr>
    </w:p>
    <w:p w14:paraId="050AE950" w14:textId="77777777" w:rsidR="004C02EF" w:rsidRPr="00E67BE8" w:rsidRDefault="004C02EF" w:rsidP="004C02EF">
      <w:pPr>
        <w:pStyle w:val="SyntaxRule"/>
      </w:pPr>
      <w:r w:rsidRPr="00E67BE8">
        <w:t xml:space="preserve">JSONString </w:t>
      </w:r>
      <w:r w:rsidRPr="007A29B2">
        <w:rPr>
          <w:rFonts w:ascii="Arial" w:hAnsi="Arial"/>
          <w:b/>
          <w:i w:val="0"/>
        </w:rPr>
        <w:t>::</w:t>
      </w:r>
    </w:p>
    <w:p w14:paraId="0EA55C96" w14:textId="77777777" w:rsidR="004C02EF" w:rsidRPr="00E67BE8" w:rsidRDefault="004C02EF" w:rsidP="004C02EF">
      <w:pPr>
        <w:pStyle w:val="SyntaxRule2"/>
      </w:pPr>
      <w:r w:rsidRPr="00C226F6">
        <w:rPr>
          <w:rFonts w:ascii="Courier New" w:hAnsi="Courier New" w:cs="Courier New"/>
          <w:b/>
          <w:i w:val="0"/>
        </w:rPr>
        <w:t>"</w:t>
      </w:r>
      <w:r>
        <w:rPr>
          <w:rFonts w:ascii="Courier New" w:hAnsi="Courier New" w:cs="Courier New"/>
          <w:b/>
          <w:i w:val="0"/>
        </w:rPr>
        <w:t xml:space="preserve"> </w:t>
      </w:r>
      <w:r w:rsidRPr="00E67BE8">
        <w:t>JSONStringCharacters</w:t>
      </w:r>
      <w:r w:rsidRPr="005E74B3">
        <w:rPr>
          <w:rFonts w:ascii="Arial" w:hAnsi="Arial" w:cs="Arial"/>
          <w:i w:val="0"/>
          <w:vertAlign w:val="subscript"/>
        </w:rPr>
        <w:t>opt</w:t>
      </w:r>
      <w:r w:rsidRPr="00612C55">
        <w:rPr>
          <w:rFonts w:ascii="Courier New" w:hAnsi="Courier New" w:cs="Courier New"/>
          <w:b/>
          <w:i w:val="0"/>
        </w:rPr>
        <w:t xml:space="preserve"> </w:t>
      </w:r>
      <w:r w:rsidRPr="00C226F6">
        <w:rPr>
          <w:rFonts w:ascii="Courier New" w:hAnsi="Courier New" w:cs="Courier New"/>
          <w:b/>
          <w:i w:val="0"/>
        </w:rPr>
        <w:t>"</w:t>
      </w:r>
    </w:p>
    <w:p w14:paraId="78DD94A5" w14:textId="77777777" w:rsidR="004C02EF" w:rsidRDefault="004C02EF" w:rsidP="004C02EF">
      <w:pPr>
        <w:pStyle w:val="M0"/>
        <w:spacing w:after="0"/>
        <w:rPr>
          <w:sz w:val="16"/>
        </w:rPr>
      </w:pPr>
    </w:p>
    <w:p w14:paraId="679C79F2" w14:textId="77777777" w:rsidR="004C02EF" w:rsidRPr="00E67BE8" w:rsidRDefault="004C02EF" w:rsidP="004C02EF">
      <w:pPr>
        <w:pStyle w:val="SyntaxRule"/>
      </w:pPr>
      <w:r w:rsidRPr="00E67BE8">
        <w:t xml:space="preserve">JSONStringCharacters </w:t>
      </w:r>
      <w:r w:rsidRPr="007A29B2">
        <w:rPr>
          <w:rFonts w:ascii="Arial" w:hAnsi="Arial"/>
          <w:b/>
          <w:i w:val="0"/>
        </w:rPr>
        <w:t>::</w:t>
      </w:r>
    </w:p>
    <w:p w14:paraId="78FF2A6D" w14:textId="77777777" w:rsidR="004C02EF" w:rsidRPr="00E67BE8" w:rsidRDefault="004C02EF" w:rsidP="004C02EF">
      <w:pPr>
        <w:pStyle w:val="SyntaxRule2"/>
      </w:pPr>
      <w:r w:rsidRPr="00E67BE8">
        <w:t>JSONStringCharacter JSONStringCharacters</w:t>
      </w:r>
      <w:r w:rsidRPr="005E74B3">
        <w:rPr>
          <w:rFonts w:ascii="Arial" w:hAnsi="Arial" w:cs="Arial"/>
          <w:i w:val="0"/>
          <w:vertAlign w:val="subscript"/>
        </w:rPr>
        <w:t>opt</w:t>
      </w:r>
      <w:r w:rsidRPr="00E67BE8">
        <w:t xml:space="preserve"> </w:t>
      </w:r>
    </w:p>
    <w:p w14:paraId="700B9EEA" w14:textId="77777777" w:rsidR="004C02EF" w:rsidRDefault="004C02EF" w:rsidP="004C02EF">
      <w:pPr>
        <w:pStyle w:val="M0"/>
        <w:spacing w:after="0"/>
        <w:rPr>
          <w:sz w:val="16"/>
        </w:rPr>
      </w:pPr>
    </w:p>
    <w:p w14:paraId="08DC7903" w14:textId="77777777" w:rsidR="004C02EF" w:rsidRPr="00E67BE8" w:rsidRDefault="004C02EF" w:rsidP="004C02EF">
      <w:pPr>
        <w:spacing w:after="0"/>
        <w:rPr>
          <w:rFonts w:ascii="Times New Roman" w:hAnsi="Times New Roman"/>
          <w:i/>
        </w:rPr>
      </w:pPr>
      <w:r w:rsidRPr="00E67BE8">
        <w:rPr>
          <w:rFonts w:ascii="Times New Roman" w:hAnsi="Times New Roman"/>
          <w:i/>
        </w:rPr>
        <w:t xml:space="preserve">JSONStringCharacter </w:t>
      </w:r>
      <w:r w:rsidRPr="00984A3F">
        <w:rPr>
          <w:b/>
        </w:rPr>
        <w:t>::</w:t>
      </w:r>
    </w:p>
    <w:p w14:paraId="0D1B2143" w14:textId="77777777" w:rsidR="004C02EF" w:rsidRPr="00E67BE8" w:rsidRDefault="004C02EF" w:rsidP="004C02EF">
      <w:pPr>
        <w:pStyle w:val="SyntaxRule2"/>
      </w:pPr>
      <w:r w:rsidRPr="00E67BE8">
        <w:t>SourceCharacter</w:t>
      </w:r>
      <w:r w:rsidRPr="00E67BE8" w:rsidDel="009A2EC5">
        <w:t xml:space="preserve"> </w:t>
      </w:r>
      <w:r w:rsidRPr="007A29B2">
        <w:rPr>
          <w:rFonts w:ascii="Arial" w:hAnsi="Arial"/>
          <w:b/>
          <w:i w:val="0"/>
        </w:rPr>
        <w:t>but not</w:t>
      </w:r>
      <w:r>
        <w:rPr>
          <w:rFonts w:ascii="Arial" w:hAnsi="Arial"/>
          <w:b/>
          <w:i w:val="0"/>
        </w:rPr>
        <w:t xml:space="preserve"> one of</w:t>
      </w:r>
      <w:r w:rsidRPr="00E67BE8">
        <w:t xml:space="preserve"> </w:t>
      </w:r>
      <w:r w:rsidRPr="00C226F6">
        <w:rPr>
          <w:rFonts w:ascii="Courier New" w:hAnsi="Courier New" w:cs="Courier New"/>
          <w:b/>
          <w:i w:val="0"/>
        </w:rPr>
        <w:t>"</w:t>
      </w:r>
      <w:r w:rsidRPr="00E67BE8">
        <w:t xml:space="preserve"> </w:t>
      </w:r>
      <w:r w:rsidRPr="007A29B2">
        <w:rPr>
          <w:rFonts w:ascii="Arial" w:hAnsi="Arial"/>
          <w:b/>
          <w:i w:val="0"/>
        </w:rPr>
        <w:t>or</w:t>
      </w:r>
      <w:r w:rsidRPr="00E67BE8">
        <w:t xml:space="preserve"> </w:t>
      </w:r>
      <w:r w:rsidRPr="00C226F6">
        <w:rPr>
          <w:rFonts w:ascii="Courier New" w:hAnsi="Courier New" w:cs="Courier New"/>
          <w:b/>
          <w:i w:val="0"/>
        </w:rPr>
        <w:t xml:space="preserve">\ </w:t>
      </w:r>
      <w:r w:rsidRPr="007A29B2">
        <w:rPr>
          <w:rFonts w:ascii="Arial" w:hAnsi="Arial"/>
          <w:b/>
          <w:i w:val="0"/>
        </w:rPr>
        <w:t>or</w:t>
      </w:r>
      <w:r w:rsidRPr="00E67BE8">
        <w:t xml:space="preserve"> U+0000 </w:t>
      </w:r>
      <w:r>
        <w:rPr>
          <w:rFonts w:ascii="Arial" w:hAnsi="Arial"/>
          <w:b/>
          <w:i w:val="0"/>
        </w:rPr>
        <w:t>through</w:t>
      </w:r>
      <w:r w:rsidRPr="00E67BE8">
        <w:t xml:space="preserve"> U+001F</w:t>
      </w:r>
    </w:p>
    <w:p w14:paraId="64D7D184" w14:textId="77777777" w:rsidR="004C02EF" w:rsidRPr="00E67BE8" w:rsidRDefault="004C02EF" w:rsidP="004C02EF">
      <w:pPr>
        <w:pStyle w:val="SyntaxRule2"/>
      </w:pPr>
      <w:r w:rsidRPr="00C226F6">
        <w:rPr>
          <w:rFonts w:ascii="Courier New" w:hAnsi="Courier New" w:cs="Courier New"/>
          <w:b/>
          <w:i w:val="0"/>
        </w:rPr>
        <w:t>\</w:t>
      </w:r>
      <w:r w:rsidRPr="00E67BE8">
        <w:t xml:space="preserve"> JSONEscapeSequence</w:t>
      </w:r>
    </w:p>
    <w:p w14:paraId="468DAE69" w14:textId="77777777" w:rsidR="004C02EF" w:rsidRDefault="004C02EF" w:rsidP="004C02EF">
      <w:pPr>
        <w:pStyle w:val="M0"/>
        <w:spacing w:after="0"/>
        <w:rPr>
          <w:sz w:val="16"/>
        </w:rPr>
      </w:pPr>
    </w:p>
    <w:p w14:paraId="4468DCD8" w14:textId="77777777" w:rsidR="004C02EF" w:rsidRPr="00E67BE8" w:rsidRDefault="004C02EF" w:rsidP="004C02EF">
      <w:pPr>
        <w:pStyle w:val="SyntaxRule"/>
      </w:pPr>
      <w:r w:rsidRPr="00E67BE8">
        <w:t xml:space="preserve">JSONEscapeSequence </w:t>
      </w:r>
      <w:r w:rsidRPr="007A29B2">
        <w:rPr>
          <w:rFonts w:ascii="Arial" w:hAnsi="Arial"/>
          <w:b/>
          <w:i w:val="0"/>
        </w:rPr>
        <w:t>::</w:t>
      </w:r>
    </w:p>
    <w:p w14:paraId="05ED1720" w14:textId="77777777" w:rsidR="004C02EF" w:rsidRPr="00E67BE8" w:rsidRDefault="004C02EF" w:rsidP="004C02EF">
      <w:pPr>
        <w:pStyle w:val="SyntaxRule2"/>
      </w:pPr>
      <w:r w:rsidRPr="00E67BE8">
        <w:t>JSONEscapeCharacter</w:t>
      </w:r>
    </w:p>
    <w:p w14:paraId="739CD321" w14:textId="77777777" w:rsidR="004C02EF" w:rsidRPr="00E67BE8" w:rsidRDefault="004C02EF" w:rsidP="004C02EF">
      <w:pPr>
        <w:pStyle w:val="SyntaxRule2"/>
      </w:pPr>
      <w:r w:rsidRPr="00E67BE8">
        <w:t xml:space="preserve">UnicodeEscapeSequence </w:t>
      </w:r>
    </w:p>
    <w:p w14:paraId="625C9525" w14:textId="77777777" w:rsidR="004C02EF" w:rsidRDefault="004C02EF" w:rsidP="004C02EF">
      <w:pPr>
        <w:pStyle w:val="M0"/>
        <w:spacing w:after="0"/>
        <w:rPr>
          <w:sz w:val="16"/>
        </w:rPr>
      </w:pPr>
    </w:p>
    <w:p w14:paraId="14D28589" w14:textId="77777777" w:rsidR="004C02EF" w:rsidRPr="00E67BE8" w:rsidRDefault="004C02EF" w:rsidP="004C02EF">
      <w:pPr>
        <w:pStyle w:val="SyntaxRule"/>
      </w:pPr>
      <w:r w:rsidRPr="00E67BE8">
        <w:t xml:space="preserve">JSONEscapeCharacter </w:t>
      </w:r>
      <w:r w:rsidRPr="007A29B2">
        <w:rPr>
          <w:rFonts w:ascii="Arial" w:hAnsi="Arial"/>
          <w:b/>
          <w:i w:val="0"/>
        </w:rPr>
        <w:t>::</w:t>
      </w:r>
      <w:r w:rsidRPr="00E67BE8">
        <w:t xml:space="preserve"> </w:t>
      </w:r>
      <w:r w:rsidRPr="007A29B2">
        <w:rPr>
          <w:rFonts w:ascii="Arial" w:hAnsi="Arial"/>
          <w:b/>
          <w:i w:val="0"/>
        </w:rPr>
        <w:t>one of</w:t>
      </w:r>
    </w:p>
    <w:p w14:paraId="6B598B1E" w14:textId="77777777" w:rsidR="004C02EF" w:rsidRPr="00DE655B" w:rsidRDefault="004C02EF" w:rsidP="004C02EF">
      <w:pPr>
        <w:pStyle w:val="SyntaxRule2"/>
        <w:rPr>
          <w:rFonts w:ascii="Courier New" w:hAnsi="Courier New" w:cs="Courier New"/>
          <w:b/>
          <w:i w:val="0"/>
          <w:lang w:val="fr-CH"/>
        </w:rPr>
      </w:pPr>
      <w:r w:rsidRPr="00DE655B">
        <w:rPr>
          <w:rFonts w:ascii="Courier New" w:hAnsi="Courier New" w:cs="Courier New"/>
          <w:b/>
          <w:i w:val="0"/>
          <w:lang w:val="fr-CH"/>
        </w:rPr>
        <w:t>" / \ b f n r t</w:t>
      </w:r>
    </w:p>
    <w:p w14:paraId="653B007F" w14:textId="77777777" w:rsidR="004C02EF" w:rsidRPr="00DE655B" w:rsidRDefault="004C02EF" w:rsidP="004C02EF">
      <w:pPr>
        <w:pStyle w:val="M0"/>
        <w:spacing w:after="0"/>
        <w:rPr>
          <w:sz w:val="16"/>
          <w:lang w:val="fr-CH"/>
        </w:rPr>
      </w:pPr>
    </w:p>
    <w:p w14:paraId="238EF90E" w14:textId="77777777" w:rsidR="004C02EF" w:rsidRPr="00DE655B" w:rsidRDefault="004C02EF" w:rsidP="004C02EF">
      <w:pPr>
        <w:pStyle w:val="SyntaxRule"/>
        <w:rPr>
          <w:lang w:val="fr-CH"/>
        </w:rPr>
      </w:pPr>
      <w:r w:rsidRPr="00DE655B">
        <w:rPr>
          <w:lang w:val="fr-CH"/>
        </w:rPr>
        <w:t xml:space="preserve">JSONNumber </w:t>
      </w:r>
      <w:r w:rsidRPr="00DE655B">
        <w:rPr>
          <w:rFonts w:ascii="Arial" w:hAnsi="Arial"/>
          <w:b/>
          <w:i w:val="0"/>
          <w:lang w:val="fr-CH"/>
        </w:rPr>
        <w:t>::</w:t>
      </w:r>
    </w:p>
    <w:p w14:paraId="3EF55DA9" w14:textId="77777777" w:rsidR="004C02EF" w:rsidRPr="00E67BE8" w:rsidRDefault="004C02EF" w:rsidP="004C02EF">
      <w:pPr>
        <w:pStyle w:val="SyntaxRule2"/>
      </w:pPr>
      <w:r w:rsidRPr="00C226F6">
        <w:rPr>
          <w:rFonts w:ascii="Courier New" w:hAnsi="Courier New" w:cs="Courier New"/>
          <w:b/>
          <w:i w:val="0"/>
        </w:rPr>
        <w:t>-</w:t>
      </w:r>
      <w:r w:rsidRPr="005E74B3">
        <w:rPr>
          <w:rFonts w:ascii="Arial" w:hAnsi="Arial"/>
          <w:i w:val="0"/>
          <w:vertAlign w:val="subscript"/>
        </w:rPr>
        <w:t>opt</w:t>
      </w:r>
      <w:r w:rsidRPr="00E67BE8">
        <w:t xml:space="preserve">  DecimalIntegerLiteral JSONFraction</w:t>
      </w:r>
      <w:r w:rsidRPr="005E74B3">
        <w:rPr>
          <w:rFonts w:ascii="Arial" w:hAnsi="Arial" w:cs="Arial"/>
          <w:i w:val="0"/>
          <w:vertAlign w:val="subscript"/>
        </w:rPr>
        <w:t>opt</w:t>
      </w:r>
      <w:r w:rsidRPr="00E67BE8">
        <w:t xml:space="preserve">  ExponentPa</w:t>
      </w:r>
      <w:r w:rsidRPr="00FC0F9E">
        <w:t>rt</w:t>
      </w:r>
      <w:r w:rsidRPr="005E74B3">
        <w:rPr>
          <w:rFonts w:ascii="Arial" w:hAnsi="Arial" w:cs="Arial"/>
          <w:i w:val="0"/>
          <w:vertAlign w:val="subscript"/>
        </w:rPr>
        <w:t>opt</w:t>
      </w:r>
    </w:p>
    <w:p w14:paraId="6616F27C" w14:textId="77777777" w:rsidR="004C02EF" w:rsidRDefault="004C02EF" w:rsidP="004C02EF">
      <w:pPr>
        <w:pStyle w:val="M0"/>
        <w:spacing w:after="0"/>
        <w:rPr>
          <w:sz w:val="16"/>
        </w:rPr>
      </w:pPr>
    </w:p>
    <w:p w14:paraId="196173F0" w14:textId="77777777" w:rsidR="004C02EF" w:rsidRPr="00E67BE8" w:rsidRDefault="004C02EF" w:rsidP="004C02EF">
      <w:pPr>
        <w:pStyle w:val="SyntaxRule"/>
      </w:pPr>
      <w:r w:rsidRPr="00E67BE8">
        <w:t xml:space="preserve">JSONFraction </w:t>
      </w:r>
      <w:r w:rsidRPr="007A29B2">
        <w:rPr>
          <w:rFonts w:ascii="Arial" w:hAnsi="Arial"/>
          <w:b/>
          <w:i w:val="0"/>
        </w:rPr>
        <w:t>::</w:t>
      </w:r>
    </w:p>
    <w:p w14:paraId="4AA97F73" w14:textId="77777777" w:rsidR="004C02EF" w:rsidRPr="00E67BE8" w:rsidRDefault="004C02EF" w:rsidP="004C02EF">
      <w:pPr>
        <w:pStyle w:val="SyntaxRule2"/>
      </w:pPr>
      <w:r w:rsidRPr="00C226F6">
        <w:rPr>
          <w:rFonts w:ascii="Courier New" w:hAnsi="Courier New" w:cs="Courier New"/>
          <w:b/>
          <w:i w:val="0"/>
        </w:rPr>
        <w:t>.</w:t>
      </w:r>
      <w:r w:rsidRPr="00E67BE8">
        <w:t xml:space="preserve"> DecimalDigits</w:t>
      </w:r>
    </w:p>
    <w:p w14:paraId="638B40A2" w14:textId="77777777" w:rsidR="004C02EF" w:rsidRDefault="004C02EF" w:rsidP="004C02EF">
      <w:pPr>
        <w:pStyle w:val="M0"/>
        <w:spacing w:after="0"/>
        <w:rPr>
          <w:sz w:val="16"/>
        </w:rPr>
      </w:pPr>
    </w:p>
    <w:p w14:paraId="703B693B" w14:textId="77777777" w:rsidR="004C02EF" w:rsidRPr="00E67BE8" w:rsidRDefault="004C02EF" w:rsidP="004C02EF">
      <w:pPr>
        <w:pStyle w:val="SyntaxRule"/>
      </w:pPr>
      <w:r w:rsidRPr="00E67BE8">
        <w:t xml:space="preserve">JSONNullLiteral </w:t>
      </w:r>
      <w:r w:rsidRPr="007A29B2">
        <w:rPr>
          <w:rFonts w:ascii="Arial" w:hAnsi="Arial"/>
          <w:b/>
          <w:i w:val="0"/>
        </w:rPr>
        <w:t>::</w:t>
      </w:r>
    </w:p>
    <w:p w14:paraId="3240E93B" w14:textId="77777777" w:rsidR="004C02EF" w:rsidRPr="00E67BE8" w:rsidRDefault="004C02EF" w:rsidP="004C02EF">
      <w:pPr>
        <w:pStyle w:val="SyntaxRule2"/>
      </w:pPr>
      <w:r w:rsidRPr="00E67BE8">
        <w:t>NullLiteral</w:t>
      </w:r>
    </w:p>
    <w:p w14:paraId="7F404C61" w14:textId="77777777" w:rsidR="004C02EF" w:rsidRDefault="004C02EF" w:rsidP="004C02EF">
      <w:pPr>
        <w:pStyle w:val="M0"/>
        <w:spacing w:after="0"/>
        <w:rPr>
          <w:sz w:val="16"/>
        </w:rPr>
      </w:pPr>
    </w:p>
    <w:p w14:paraId="60BF1E2C" w14:textId="77777777" w:rsidR="004C02EF" w:rsidRPr="00E67BE8" w:rsidRDefault="004C02EF" w:rsidP="004C02EF">
      <w:pPr>
        <w:pStyle w:val="SyntaxRule"/>
      </w:pPr>
      <w:r w:rsidRPr="00E67BE8">
        <w:t xml:space="preserve">JSONBooleanLiteral </w:t>
      </w:r>
      <w:r w:rsidRPr="007A29B2">
        <w:rPr>
          <w:rFonts w:ascii="Arial" w:hAnsi="Arial"/>
          <w:b/>
          <w:i w:val="0"/>
        </w:rPr>
        <w:t>::</w:t>
      </w:r>
    </w:p>
    <w:p w14:paraId="1EF55E6B" w14:textId="77777777" w:rsidR="004C02EF" w:rsidRPr="00E67BE8" w:rsidRDefault="004C02EF" w:rsidP="004C02EF">
      <w:pPr>
        <w:pStyle w:val="SyntaxRule2"/>
      </w:pPr>
      <w:r w:rsidRPr="00E67BE8">
        <w:t>BooleanLiteral</w:t>
      </w:r>
    </w:p>
    <w:p w14:paraId="4633FFF2" w14:textId="77777777" w:rsidR="004C02EF" w:rsidRDefault="004C02EF" w:rsidP="004C02EF">
      <w:pPr>
        <w:pStyle w:val="M0"/>
        <w:spacing w:after="0"/>
        <w:rPr>
          <w:sz w:val="16"/>
        </w:rPr>
      </w:pPr>
    </w:p>
    <w:p w14:paraId="53EEAEEB" w14:textId="77777777" w:rsidR="004C02EF" w:rsidRDefault="004C02EF" w:rsidP="004C02EF">
      <w:pPr>
        <w:pStyle w:val="40"/>
        <w:numPr>
          <w:ilvl w:val="0"/>
          <w:numId w:val="0"/>
        </w:numPr>
      </w:pPr>
      <w:r>
        <w:t>15.12.1.2</w:t>
      </w:r>
      <w:r>
        <w:tab/>
        <w:t>The JSON Syntactic Grammar</w:t>
      </w:r>
    </w:p>
    <w:p w14:paraId="06B95C92" w14:textId="77777777" w:rsidR="004C02EF" w:rsidRPr="006E05C6" w:rsidRDefault="004C02EF" w:rsidP="004C02EF">
      <w:r>
        <w:t xml:space="preserve">The JSON Syntactic Grammar defines a valid JSON text in terms of tokens defined by the JSON lexical grammar.  The goal symbol of the grammar is </w:t>
      </w:r>
      <w:r>
        <w:rPr>
          <w:rFonts w:ascii="Times New Roman" w:hAnsi="Times New Roman"/>
          <w:i/>
        </w:rPr>
        <w:t>JSONText</w:t>
      </w:r>
      <w:r>
        <w:t xml:space="preserve">. </w:t>
      </w:r>
    </w:p>
    <w:p w14:paraId="1020EF6F" w14:textId="77777777" w:rsidR="004C02EF" w:rsidRPr="00751A7B" w:rsidRDefault="004C02EF" w:rsidP="004C02EF">
      <w:pPr>
        <w:pStyle w:val="Syntax"/>
      </w:pPr>
      <w:r w:rsidRPr="00841D84">
        <w:t>Syntax</w:t>
      </w:r>
    </w:p>
    <w:p w14:paraId="5A8E371C" w14:textId="77777777" w:rsidR="004C02EF" w:rsidRPr="00E67BE8" w:rsidRDefault="004C02EF" w:rsidP="004C02EF">
      <w:pPr>
        <w:pStyle w:val="SyntaxRule"/>
        <w:jc w:val="left"/>
      </w:pPr>
      <w:r w:rsidRPr="00E67BE8">
        <w:t xml:space="preserve">JSONText </w:t>
      </w:r>
      <w:r w:rsidRPr="00D04346">
        <w:rPr>
          <w:rFonts w:ascii="Arial" w:hAnsi="Arial"/>
          <w:b/>
          <w:i w:val="0"/>
        </w:rPr>
        <w:t>:</w:t>
      </w:r>
      <w:r w:rsidRPr="00E67BE8">
        <w:tab/>
        <w:t xml:space="preserve"> </w:t>
      </w:r>
    </w:p>
    <w:p w14:paraId="1CE51972" w14:textId="77777777" w:rsidR="004C02EF" w:rsidRPr="00E67BE8" w:rsidRDefault="004C02EF" w:rsidP="004C02EF">
      <w:pPr>
        <w:pStyle w:val="SyntaxRule2"/>
      </w:pPr>
      <w:r w:rsidRPr="00E67BE8">
        <w:t>JSONValue</w:t>
      </w:r>
    </w:p>
    <w:p w14:paraId="1C0DEFF3" w14:textId="77777777" w:rsidR="004C02EF" w:rsidRDefault="004C02EF" w:rsidP="004C02EF">
      <w:pPr>
        <w:pStyle w:val="M0"/>
        <w:spacing w:after="0"/>
        <w:rPr>
          <w:sz w:val="16"/>
        </w:rPr>
      </w:pPr>
    </w:p>
    <w:p w14:paraId="5DBB0655" w14:textId="77777777" w:rsidR="004C02EF" w:rsidRPr="00E67BE8" w:rsidRDefault="004C02EF" w:rsidP="004C02EF">
      <w:pPr>
        <w:pStyle w:val="SyntaxRule"/>
        <w:jc w:val="left"/>
      </w:pPr>
      <w:r w:rsidRPr="00E67BE8">
        <w:t xml:space="preserve">JSONValue </w:t>
      </w:r>
      <w:r w:rsidRPr="00D04346">
        <w:rPr>
          <w:rFonts w:ascii="Arial" w:hAnsi="Arial"/>
          <w:b/>
          <w:i w:val="0"/>
        </w:rPr>
        <w:t>:</w:t>
      </w:r>
      <w:r w:rsidRPr="00E67BE8">
        <w:tab/>
        <w:t xml:space="preserve"> </w:t>
      </w:r>
    </w:p>
    <w:p w14:paraId="6AEEC889" w14:textId="77777777" w:rsidR="004C02EF" w:rsidRPr="00E67BE8" w:rsidRDefault="004C02EF" w:rsidP="004C02EF">
      <w:pPr>
        <w:pStyle w:val="SyntaxRule2"/>
      </w:pPr>
      <w:r w:rsidRPr="00E67BE8">
        <w:t>JSONNullLiteral</w:t>
      </w:r>
      <w:r w:rsidRPr="00E67BE8">
        <w:br/>
        <w:t>JSONBooleanLiteral</w:t>
      </w:r>
      <w:r w:rsidRPr="00E67BE8">
        <w:br/>
        <w:t>JSONObject</w:t>
      </w:r>
      <w:r w:rsidRPr="00E67BE8">
        <w:br/>
        <w:t>JSONArray</w:t>
      </w:r>
      <w:r w:rsidRPr="00E67BE8">
        <w:br/>
        <w:t>JSONString</w:t>
      </w:r>
      <w:r w:rsidRPr="00E67BE8">
        <w:br/>
        <w:t>JSONNumber</w:t>
      </w:r>
    </w:p>
    <w:p w14:paraId="659031EB" w14:textId="77777777" w:rsidR="004C02EF" w:rsidRDefault="004C02EF" w:rsidP="004C02EF">
      <w:pPr>
        <w:pStyle w:val="M0"/>
        <w:spacing w:after="0"/>
        <w:rPr>
          <w:sz w:val="16"/>
        </w:rPr>
      </w:pPr>
    </w:p>
    <w:p w14:paraId="67D7F1D7" w14:textId="77777777" w:rsidR="004C02EF" w:rsidRPr="00E67BE8" w:rsidRDefault="004C02EF" w:rsidP="004C02EF">
      <w:pPr>
        <w:pStyle w:val="SyntaxRule"/>
      </w:pPr>
      <w:r w:rsidRPr="00E67BE8">
        <w:t xml:space="preserve">JSONObject </w:t>
      </w:r>
      <w:r w:rsidRPr="00D04346">
        <w:rPr>
          <w:rFonts w:ascii="Arial" w:hAnsi="Arial"/>
          <w:b/>
          <w:i w:val="0"/>
        </w:rPr>
        <w:t>:</w:t>
      </w:r>
    </w:p>
    <w:p w14:paraId="6265AD67" w14:textId="77777777" w:rsidR="004C02EF" w:rsidRPr="00E67BE8" w:rsidRDefault="004C02EF" w:rsidP="004C02EF">
      <w:pPr>
        <w:pStyle w:val="SyntaxRule2"/>
        <w:jc w:val="left"/>
      </w:pPr>
      <w:r w:rsidRPr="00C226F6">
        <w:rPr>
          <w:rFonts w:ascii="Courier New" w:hAnsi="Courier New" w:cs="Courier New"/>
          <w:b/>
          <w:i w:val="0"/>
        </w:rPr>
        <w:t>{ }</w:t>
      </w:r>
      <w:r w:rsidRPr="00E67BE8">
        <w:br/>
      </w:r>
      <w:r w:rsidRPr="00C226F6">
        <w:rPr>
          <w:rFonts w:ascii="Courier New" w:hAnsi="Courier New" w:cs="Courier New"/>
          <w:b/>
          <w:i w:val="0"/>
        </w:rPr>
        <w:t>{</w:t>
      </w:r>
      <w:r w:rsidRPr="00E67BE8">
        <w:t xml:space="preserve"> JSONMemberList </w:t>
      </w:r>
      <w:r w:rsidRPr="00C226F6">
        <w:rPr>
          <w:rFonts w:ascii="Courier New" w:hAnsi="Courier New" w:cs="Courier New"/>
          <w:b/>
          <w:i w:val="0"/>
        </w:rPr>
        <w:t>}</w:t>
      </w:r>
    </w:p>
    <w:p w14:paraId="71BA42A0" w14:textId="77777777" w:rsidR="004C02EF" w:rsidRDefault="004C02EF" w:rsidP="004C02EF">
      <w:pPr>
        <w:pStyle w:val="M0"/>
        <w:spacing w:after="0"/>
        <w:rPr>
          <w:sz w:val="16"/>
        </w:rPr>
      </w:pPr>
    </w:p>
    <w:p w14:paraId="119AD7C8" w14:textId="77777777" w:rsidR="004C02EF" w:rsidRPr="00E67BE8" w:rsidRDefault="004C02EF" w:rsidP="004C02EF">
      <w:pPr>
        <w:pStyle w:val="SyntaxRule"/>
      </w:pPr>
      <w:r w:rsidRPr="00E67BE8">
        <w:t xml:space="preserve">JSONMember </w:t>
      </w:r>
      <w:r w:rsidRPr="00D04346">
        <w:rPr>
          <w:rFonts w:ascii="Arial" w:hAnsi="Arial"/>
          <w:b/>
          <w:i w:val="0"/>
        </w:rPr>
        <w:t>:</w:t>
      </w:r>
    </w:p>
    <w:p w14:paraId="7C54DD9B" w14:textId="77777777" w:rsidR="004C02EF" w:rsidRPr="00E67BE8" w:rsidRDefault="004C02EF" w:rsidP="004C02EF">
      <w:pPr>
        <w:pStyle w:val="SyntaxRule2"/>
      </w:pPr>
      <w:r w:rsidRPr="00E67BE8">
        <w:t xml:space="preserve">JSONString </w:t>
      </w:r>
      <w:r w:rsidRPr="00D04346">
        <w:rPr>
          <w:rFonts w:ascii="Courier New" w:hAnsi="Courier New" w:cs="Courier New"/>
          <w:b/>
          <w:i w:val="0"/>
        </w:rPr>
        <w:t>:</w:t>
      </w:r>
      <w:r w:rsidRPr="00E67BE8">
        <w:t xml:space="preserve"> JSONValue</w:t>
      </w:r>
    </w:p>
    <w:p w14:paraId="5EC68E39" w14:textId="77777777" w:rsidR="004C02EF" w:rsidRDefault="004C02EF" w:rsidP="004C02EF">
      <w:pPr>
        <w:pStyle w:val="M0"/>
        <w:spacing w:after="0"/>
        <w:rPr>
          <w:sz w:val="16"/>
        </w:rPr>
      </w:pPr>
    </w:p>
    <w:p w14:paraId="024B17EC" w14:textId="77777777" w:rsidR="004C02EF" w:rsidRPr="00E67BE8" w:rsidRDefault="004C02EF" w:rsidP="004C02EF">
      <w:pPr>
        <w:pStyle w:val="SyntaxRule"/>
      </w:pPr>
      <w:r w:rsidRPr="00E67BE8">
        <w:t xml:space="preserve">JSONMemberList </w:t>
      </w:r>
      <w:r w:rsidRPr="00D04346">
        <w:rPr>
          <w:rFonts w:ascii="Arial" w:hAnsi="Arial"/>
          <w:b/>
          <w:i w:val="0"/>
        </w:rPr>
        <w:t>:</w:t>
      </w:r>
    </w:p>
    <w:p w14:paraId="15E16BD7" w14:textId="77777777" w:rsidR="004C02EF" w:rsidRPr="00E67BE8" w:rsidRDefault="004C02EF" w:rsidP="004C02EF">
      <w:pPr>
        <w:pStyle w:val="SyntaxRule2"/>
      </w:pPr>
      <w:r w:rsidRPr="00E67BE8">
        <w:t xml:space="preserve">JSONMember </w:t>
      </w:r>
      <w:r w:rsidRPr="00E67BE8">
        <w:br/>
        <w:t xml:space="preserve">JSONMemberList </w:t>
      </w:r>
      <w:r w:rsidRPr="00E148F5">
        <w:rPr>
          <w:rFonts w:ascii="Courier New" w:hAnsi="Courier New" w:cs="Courier New"/>
          <w:b/>
          <w:i w:val="0"/>
        </w:rPr>
        <w:t>,</w:t>
      </w:r>
      <w:r w:rsidRPr="00E67BE8">
        <w:rPr>
          <w:b/>
        </w:rPr>
        <w:t xml:space="preserve"> </w:t>
      </w:r>
      <w:r w:rsidRPr="00E67BE8">
        <w:t xml:space="preserve">JSONMember </w:t>
      </w:r>
    </w:p>
    <w:p w14:paraId="03F2C5F1" w14:textId="77777777" w:rsidR="004C02EF" w:rsidRDefault="004C02EF" w:rsidP="004C02EF">
      <w:pPr>
        <w:pStyle w:val="M0"/>
        <w:spacing w:after="0"/>
        <w:rPr>
          <w:sz w:val="16"/>
        </w:rPr>
      </w:pPr>
    </w:p>
    <w:p w14:paraId="13A066D3" w14:textId="77777777" w:rsidR="004C02EF" w:rsidRPr="00E67BE8" w:rsidRDefault="004C02EF" w:rsidP="004C02EF">
      <w:pPr>
        <w:pStyle w:val="SyntaxRule"/>
      </w:pPr>
      <w:r w:rsidRPr="00E67BE8">
        <w:t xml:space="preserve">JSONArray </w:t>
      </w:r>
      <w:r w:rsidRPr="00D04346">
        <w:rPr>
          <w:rFonts w:ascii="Arial" w:hAnsi="Arial"/>
          <w:b/>
          <w:i w:val="0"/>
        </w:rPr>
        <w:t>:</w:t>
      </w:r>
    </w:p>
    <w:p w14:paraId="0B956FF1" w14:textId="77777777" w:rsidR="004C02EF" w:rsidRPr="00E67BE8" w:rsidRDefault="004C02EF" w:rsidP="004C02EF">
      <w:pPr>
        <w:pStyle w:val="SyntaxRule2"/>
        <w:jc w:val="left"/>
      </w:pPr>
      <w:r w:rsidRPr="00C226F6">
        <w:rPr>
          <w:rFonts w:ascii="Courier New" w:hAnsi="Courier New" w:cs="Courier New"/>
          <w:b/>
          <w:i w:val="0"/>
        </w:rPr>
        <w:t>[ ]</w:t>
      </w:r>
      <w:r w:rsidRPr="00E67BE8">
        <w:br/>
      </w:r>
      <w:r w:rsidRPr="00C226F6">
        <w:rPr>
          <w:rFonts w:ascii="Courier New" w:hAnsi="Courier New" w:cs="Courier New"/>
          <w:b/>
          <w:i w:val="0"/>
        </w:rPr>
        <w:t>[</w:t>
      </w:r>
      <w:r w:rsidRPr="00612C55">
        <w:rPr>
          <w:rFonts w:ascii="Courier New" w:hAnsi="Courier New" w:cs="Courier New"/>
          <w:b/>
          <w:i w:val="0"/>
        </w:rPr>
        <w:t xml:space="preserve"> </w:t>
      </w:r>
      <w:r w:rsidRPr="00E67BE8">
        <w:t>JSONElementList</w:t>
      </w:r>
      <w:r w:rsidRPr="00C226F6">
        <w:rPr>
          <w:rFonts w:ascii="Courier New" w:hAnsi="Courier New" w:cs="Courier New"/>
          <w:b/>
          <w:i w:val="0"/>
        </w:rPr>
        <w:t xml:space="preserve"> ]</w:t>
      </w:r>
    </w:p>
    <w:p w14:paraId="7EF4285E" w14:textId="77777777" w:rsidR="004C02EF" w:rsidRDefault="004C02EF" w:rsidP="004C02EF">
      <w:pPr>
        <w:pStyle w:val="M0"/>
        <w:spacing w:after="0"/>
        <w:rPr>
          <w:sz w:val="16"/>
        </w:rPr>
      </w:pPr>
    </w:p>
    <w:p w14:paraId="77BDAAB6" w14:textId="77777777" w:rsidR="004C02EF" w:rsidRPr="00E67BE8" w:rsidRDefault="004C02EF" w:rsidP="004C02EF">
      <w:pPr>
        <w:pStyle w:val="SyntaxRule"/>
      </w:pPr>
      <w:r w:rsidRPr="00E67BE8">
        <w:t xml:space="preserve">JSONElementList </w:t>
      </w:r>
      <w:r w:rsidRPr="00D04346">
        <w:rPr>
          <w:rFonts w:ascii="Arial" w:hAnsi="Arial"/>
          <w:b/>
          <w:i w:val="0"/>
        </w:rPr>
        <w:t>:</w:t>
      </w:r>
    </w:p>
    <w:p w14:paraId="424AFF07" w14:textId="77777777" w:rsidR="004C02EF" w:rsidRPr="00E67BE8" w:rsidRDefault="004C02EF" w:rsidP="004C02EF">
      <w:pPr>
        <w:pStyle w:val="SyntaxRule2"/>
      </w:pPr>
      <w:r w:rsidRPr="00E67BE8">
        <w:t>JSONValue</w:t>
      </w:r>
      <w:r w:rsidRPr="00E67BE8">
        <w:br/>
        <w:t>JSONElementList</w:t>
      </w:r>
      <w:r w:rsidRPr="00C226F6">
        <w:rPr>
          <w:rFonts w:ascii="Courier New" w:hAnsi="Courier New" w:cs="Courier New"/>
          <w:b/>
          <w:i w:val="0"/>
        </w:rPr>
        <w:t xml:space="preserve"> ,</w:t>
      </w:r>
      <w:r w:rsidRPr="00E67BE8">
        <w:t xml:space="preserve"> JSONValue</w:t>
      </w:r>
    </w:p>
    <w:p w14:paraId="52269392" w14:textId="77777777" w:rsidR="004C02EF" w:rsidRDefault="004C02EF" w:rsidP="004C02EF">
      <w:pPr>
        <w:pStyle w:val="M0"/>
        <w:spacing w:after="0"/>
        <w:rPr>
          <w:sz w:val="16"/>
        </w:rPr>
      </w:pPr>
      <w:bookmarkStart w:id="8574" w:name="_Toc235503550"/>
    </w:p>
    <w:p w14:paraId="2CF834B0" w14:textId="77777777" w:rsidR="004C02EF" w:rsidRDefault="004C02EF" w:rsidP="00F710D2">
      <w:pPr>
        <w:pStyle w:val="30"/>
        <w:numPr>
          <w:ilvl w:val="0"/>
          <w:numId w:val="0"/>
        </w:numPr>
      </w:pPr>
      <w:bookmarkStart w:id="8575" w:name="_Toc241509325"/>
      <w:bookmarkStart w:id="8576" w:name="_Toc244416812"/>
      <w:bookmarkStart w:id="8577" w:name="_Toc276631176"/>
      <w:bookmarkStart w:id="8578" w:name="_Toc178387187"/>
      <w:r>
        <w:t>15.12.2</w:t>
      </w:r>
      <w:r>
        <w:tab/>
        <w:t>parse ( text [ , reviver ] )</w:t>
      </w:r>
      <w:bookmarkEnd w:id="8574"/>
      <w:bookmarkEnd w:id="8575"/>
      <w:bookmarkEnd w:id="8576"/>
      <w:bookmarkEnd w:id="8577"/>
      <w:bookmarkEnd w:id="8578"/>
    </w:p>
    <w:p w14:paraId="490A05F3" w14:textId="77777777" w:rsidR="004C02EF" w:rsidRDefault="004C02EF" w:rsidP="004C02EF">
      <w:r>
        <w:t xml:space="preserve">The </w:t>
      </w:r>
      <w:r w:rsidRPr="003070B1">
        <w:rPr>
          <w:rFonts w:ascii="Courier New" w:hAnsi="Courier New" w:cs="Courier New"/>
          <w:b/>
        </w:rPr>
        <w:t>parse</w:t>
      </w:r>
      <w:r>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8C2197">
        <w:rPr>
          <w:b/>
        </w:rPr>
        <w:t>null</w:t>
      </w:r>
      <w:r>
        <w:t xml:space="preserve">. JSON uses a more limited set of white space characters than </w:t>
      </w:r>
      <w:r w:rsidRPr="00E67BE8">
        <w:rPr>
          <w:rFonts w:ascii="Times New Roman" w:hAnsi="Times New Roman"/>
          <w:i/>
        </w:rPr>
        <w:t>WhiteSpace</w:t>
      </w:r>
      <w:r w:rsidRPr="00946270">
        <w:t xml:space="preserve"> </w:t>
      </w:r>
      <w:r>
        <w:t xml:space="preserve">and allows Unicode code points U+2028 and U+2029 to directly appear in </w:t>
      </w:r>
      <w:r w:rsidRPr="00E67BE8">
        <w:rPr>
          <w:rFonts w:ascii="Times New Roman" w:hAnsi="Times New Roman"/>
          <w:i/>
        </w:rPr>
        <w:t>JSONString</w:t>
      </w:r>
      <w:r>
        <w:t xml:space="preserve"> literals without using an escape sequence. The process of parsing is similar to 11.1.4 and 11.1.5 as constrained by the JSON grammar.</w:t>
      </w:r>
    </w:p>
    <w:p w14:paraId="20931618" w14:textId="77777777" w:rsidR="004C02EF" w:rsidRDefault="004C02EF" w:rsidP="004C02EF">
      <w:r>
        <w:t xml:space="preserve">The optional </w:t>
      </w:r>
      <w:r w:rsidRPr="003070B1">
        <w:rPr>
          <w:i/>
        </w:rPr>
        <w:t>reviver</w:t>
      </w:r>
      <w:r>
        <w:t xml:space="preserve"> parameter is a function that takes two parameters, (</w:t>
      </w:r>
      <w:r w:rsidRPr="003070B1">
        <w:rPr>
          <w:i/>
        </w:rPr>
        <w:t>key</w:t>
      </w:r>
      <w:r>
        <w:t xml:space="preserve"> and </w:t>
      </w:r>
      <w:r w:rsidRPr="003070B1">
        <w:rPr>
          <w:i/>
        </w:rPr>
        <w:t>value</w:t>
      </w:r>
      <w:r>
        <w:t xml:space="preserve">). It can filter and transform the results. It is called with each of the </w:t>
      </w:r>
      <w:r w:rsidRPr="008968F6">
        <w:rPr>
          <w:i/>
        </w:rPr>
        <w:t>key</w:t>
      </w:r>
      <w:r>
        <w:t>/</w:t>
      </w:r>
      <w:r w:rsidRPr="008968F6">
        <w:rPr>
          <w:i/>
        </w:rPr>
        <w:t>value</w:t>
      </w:r>
      <w:r>
        <w:t xml:space="preserve"> pairs produced by the parse, and its return value is used instead of the original value. If it returns what it received, the structure is not modified. If it returns </w:t>
      </w:r>
      <w:r w:rsidRPr="00ED1B58">
        <w:rPr>
          <w:b/>
        </w:rPr>
        <w:t>undefined</w:t>
      </w:r>
      <w:r>
        <w:t xml:space="preserve"> then the property is deleted from the result.</w:t>
      </w:r>
    </w:p>
    <w:p w14:paraId="45C34FE4" w14:textId="77777777" w:rsidR="004C02EF" w:rsidRPr="00FC0F9E" w:rsidRDefault="004C02EF" w:rsidP="004C02EF">
      <w:pPr>
        <w:pStyle w:val="Alg4"/>
        <w:numPr>
          <w:ilvl w:val="0"/>
          <w:numId w:val="331"/>
        </w:numPr>
      </w:pPr>
      <w:r w:rsidRPr="00FC0F9E">
        <w:t xml:space="preserve">Let </w:t>
      </w:r>
      <w:r w:rsidRPr="00FC0F9E">
        <w:rPr>
          <w:i/>
        </w:rPr>
        <w:t>JText</w:t>
      </w:r>
      <w:r w:rsidRPr="00FC0F9E">
        <w:t xml:space="preserve"> be ToString(</w:t>
      </w:r>
      <w:r w:rsidRPr="00FC0F9E">
        <w:rPr>
          <w:i/>
        </w:rPr>
        <w:t>text</w:t>
      </w:r>
      <w:r w:rsidRPr="00FC0F9E">
        <w:t>).</w:t>
      </w:r>
    </w:p>
    <w:p w14:paraId="70DCA801" w14:textId="77777777" w:rsidR="004C02EF" w:rsidRPr="00FC0F9E" w:rsidRDefault="004C02EF" w:rsidP="004C02EF">
      <w:pPr>
        <w:pStyle w:val="Alg4"/>
        <w:numPr>
          <w:ilvl w:val="0"/>
          <w:numId w:val="331"/>
        </w:numPr>
      </w:pPr>
      <w:r w:rsidRPr="00FC0F9E">
        <w:t xml:space="preserve">Parse </w:t>
      </w:r>
      <w:r w:rsidRPr="00FC0F9E">
        <w:rPr>
          <w:i/>
        </w:rPr>
        <w:t>JText</w:t>
      </w:r>
      <w:r w:rsidRPr="00FC0F9E">
        <w:t xml:space="preserve"> using the grammars in 15.12.1. Throw a </w:t>
      </w:r>
      <w:r w:rsidRPr="00FC0F9E">
        <w:rPr>
          <w:b/>
        </w:rPr>
        <w:t>SyntaxError</w:t>
      </w:r>
      <w:r w:rsidRPr="00FC0F9E">
        <w:t xml:space="preserve"> exception if </w:t>
      </w:r>
      <w:r w:rsidRPr="00FC0F9E">
        <w:rPr>
          <w:i/>
        </w:rPr>
        <w:t>JText</w:t>
      </w:r>
      <w:r w:rsidRPr="00FC0F9E">
        <w:t xml:space="preserve"> did not conform to the JSON grammar for the goal symbol </w:t>
      </w:r>
      <w:r w:rsidRPr="00FC0F9E">
        <w:rPr>
          <w:i/>
        </w:rPr>
        <w:t>JSONText</w:t>
      </w:r>
      <w:r w:rsidRPr="00FC0F9E">
        <w:t xml:space="preserve">. </w:t>
      </w:r>
    </w:p>
    <w:p w14:paraId="5C2627D2" w14:textId="77777777" w:rsidR="004C02EF" w:rsidRPr="00FC0F9E" w:rsidRDefault="004C02EF" w:rsidP="004C02EF">
      <w:pPr>
        <w:pStyle w:val="Alg4"/>
        <w:numPr>
          <w:ilvl w:val="0"/>
          <w:numId w:val="331"/>
        </w:numPr>
      </w:pPr>
      <w:r w:rsidRPr="00FC0F9E">
        <w:t xml:space="preserve">Let </w:t>
      </w:r>
      <w:r w:rsidRPr="00FC0F9E">
        <w:rPr>
          <w:i/>
        </w:rPr>
        <w:t>unfiltered</w:t>
      </w:r>
      <w:r w:rsidRPr="00FC0F9E">
        <w:t xml:space="preserve"> be the result of parsing and evaluating </w:t>
      </w:r>
      <w:r w:rsidRPr="00FC0F9E">
        <w:rPr>
          <w:i/>
        </w:rPr>
        <w:t>JText</w:t>
      </w:r>
      <w:r w:rsidRPr="00FC0F9E">
        <w:t xml:space="preserve"> as if it was the source text of an ECMAScript </w:t>
      </w:r>
      <w:r>
        <w:rPr>
          <w:i/>
        </w:rPr>
        <w:t>P</w:t>
      </w:r>
      <w:r w:rsidRPr="00FC0F9E">
        <w:rPr>
          <w:i/>
        </w:rPr>
        <w:t>rogram</w:t>
      </w:r>
      <w:r w:rsidRPr="00FC0F9E">
        <w:t xml:space="preserve"> but using</w:t>
      </w:r>
      <w:r w:rsidRPr="00FC0F9E">
        <w:rPr>
          <w:i/>
        </w:rPr>
        <w:t xml:space="preserve"> JSONString </w:t>
      </w:r>
      <w:r w:rsidRPr="00FC0F9E">
        <w:t>in place</w:t>
      </w:r>
      <w:r w:rsidRPr="00FC0F9E">
        <w:rPr>
          <w:i/>
        </w:rPr>
        <w:t xml:space="preserve"> </w:t>
      </w:r>
      <w:r w:rsidRPr="00FC0F9E">
        <w:t>of</w:t>
      </w:r>
      <w:r w:rsidRPr="00FC0F9E">
        <w:rPr>
          <w:i/>
        </w:rPr>
        <w:t xml:space="preserve"> StringLiteral</w:t>
      </w:r>
      <w:r w:rsidRPr="00FC0F9E">
        <w:t xml:space="preserve">. Note that since </w:t>
      </w:r>
      <w:r w:rsidRPr="00FC0F9E">
        <w:rPr>
          <w:i/>
        </w:rPr>
        <w:t>JText</w:t>
      </w:r>
      <w:r w:rsidRPr="00FC0F9E">
        <w:t xml:space="preserve"> conforms to the JSON grammar this result will be either a primitive value or an object that is defined by either an </w:t>
      </w:r>
      <w:r w:rsidRPr="00FC0F9E">
        <w:rPr>
          <w:i/>
        </w:rPr>
        <w:t>ArrayLiteral</w:t>
      </w:r>
      <w:r w:rsidRPr="00FC0F9E">
        <w:t xml:space="preserve"> or an </w:t>
      </w:r>
      <w:r w:rsidRPr="00FC0F9E">
        <w:rPr>
          <w:i/>
        </w:rPr>
        <w:t>ObjectLiteral</w:t>
      </w:r>
      <w:r w:rsidRPr="00FC0F9E">
        <w:t>.</w:t>
      </w:r>
    </w:p>
    <w:p w14:paraId="3ED28E10" w14:textId="77777777" w:rsidR="004C02EF" w:rsidRPr="00FC0F9E" w:rsidRDefault="004C02EF" w:rsidP="004C02EF">
      <w:pPr>
        <w:pStyle w:val="Alg4"/>
        <w:numPr>
          <w:ilvl w:val="0"/>
          <w:numId w:val="331"/>
        </w:numPr>
      </w:pPr>
      <w:r w:rsidRPr="00FC0F9E">
        <w:t>If IsCallable(</w:t>
      </w:r>
      <w:r w:rsidRPr="00FC0F9E">
        <w:rPr>
          <w:i/>
        </w:rPr>
        <w:t>reviver</w:t>
      </w:r>
      <w:r w:rsidRPr="00FC0F9E">
        <w:t xml:space="preserve">) is </w:t>
      </w:r>
      <w:r w:rsidRPr="00FC0F9E">
        <w:rPr>
          <w:b/>
        </w:rPr>
        <w:t>true</w:t>
      </w:r>
      <w:r w:rsidRPr="00FC0F9E">
        <w:t>, then</w:t>
      </w:r>
    </w:p>
    <w:p w14:paraId="2EA0CF6F" w14:textId="77777777" w:rsidR="004C02EF" w:rsidRPr="00FC0F9E" w:rsidRDefault="004C02EF" w:rsidP="004C02EF">
      <w:pPr>
        <w:pStyle w:val="Alg4"/>
        <w:numPr>
          <w:ilvl w:val="1"/>
          <w:numId w:val="331"/>
        </w:numPr>
      </w:pPr>
      <w:r w:rsidRPr="00FC0F9E">
        <w:t xml:space="preserve">Let </w:t>
      </w:r>
      <w:r w:rsidRPr="00FC0F9E">
        <w:rPr>
          <w:i/>
        </w:rPr>
        <w:t>root</w:t>
      </w:r>
      <w:r w:rsidRPr="00FC0F9E">
        <w:t xml:space="preserve"> be a new object created as if by the expression </w:t>
      </w:r>
      <w:r w:rsidRPr="00F6389E">
        <w:rPr>
          <w:rFonts w:ascii="Courier New" w:hAnsi="Courier New" w:cs="Courier New"/>
          <w:b/>
        </w:rPr>
        <w:t>new Object()</w:t>
      </w:r>
      <w:r w:rsidRPr="00FC0F9E">
        <w:t xml:space="preserve">, where </w:t>
      </w:r>
      <w:r w:rsidRPr="00F6389E">
        <w:rPr>
          <w:rFonts w:ascii="Courier New" w:hAnsi="Courier New" w:cs="Courier New"/>
          <w:b/>
        </w:rPr>
        <w:t>Object</w:t>
      </w:r>
      <w:r w:rsidRPr="00FC0F9E">
        <w:t xml:space="preserve"> is the standard built-in constructor with that name.</w:t>
      </w:r>
    </w:p>
    <w:p w14:paraId="6A42A412" w14:textId="77777777" w:rsidR="004C02EF" w:rsidRPr="00FC0F9E" w:rsidRDefault="004C02EF" w:rsidP="004C02EF">
      <w:pPr>
        <w:pStyle w:val="Alg4"/>
        <w:numPr>
          <w:ilvl w:val="1"/>
          <w:numId w:val="331"/>
        </w:numPr>
      </w:pPr>
      <w:r w:rsidRPr="00FC0F9E">
        <w:t xml:space="preserve">Call the [[DefineOwnProperty]] internal method of </w:t>
      </w:r>
      <w:r w:rsidRPr="00FC0F9E">
        <w:rPr>
          <w:i/>
        </w:rPr>
        <w:t>root</w:t>
      </w:r>
      <w:r w:rsidRPr="00FC0F9E">
        <w:t xml:space="preserve"> with the empty </w:t>
      </w:r>
      <w:r>
        <w:t>String</w:t>
      </w:r>
      <w:r w:rsidRPr="00FC0F9E">
        <w:t xml:space="preserve">, the PropertyDescriptor {[[Value]]: </w:t>
      </w:r>
      <w:r w:rsidRPr="00FC0F9E">
        <w:rPr>
          <w:i/>
        </w:rPr>
        <w:t>unfiltered</w:t>
      </w:r>
      <w:r w:rsidRPr="00FC0F9E">
        <w:t xml:space="preserve">, [[Writable]]: </w:t>
      </w:r>
      <w:r w:rsidRPr="00FC0F9E">
        <w:rPr>
          <w:b/>
        </w:rPr>
        <w:t>true</w:t>
      </w:r>
      <w:r w:rsidRPr="00FC0F9E">
        <w:t xml:space="preserve">, [[Enumerable]]: </w:t>
      </w:r>
      <w:r w:rsidRPr="00FC0F9E">
        <w:rPr>
          <w:b/>
        </w:rPr>
        <w:t>true</w:t>
      </w:r>
      <w:r w:rsidRPr="00FC0F9E">
        <w:t xml:space="preserve">, [[Configurable]]: </w:t>
      </w:r>
      <w:r w:rsidRPr="00FC0F9E">
        <w:rPr>
          <w:b/>
        </w:rPr>
        <w:t>true</w:t>
      </w:r>
      <w:r w:rsidRPr="00FC0F9E">
        <w:t xml:space="preserve">}, and </w:t>
      </w:r>
      <w:r w:rsidRPr="00FC0F9E">
        <w:rPr>
          <w:b/>
        </w:rPr>
        <w:t>false</w:t>
      </w:r>
      <w:r w:rsidRPr="00FC0F9E">
        <w:t xml:space="preserve"> as arguments.</w:t>
      </w:r>
    </w:p>
    <w:p w14:paraId="199D4313" w14:textId="77777777" w:rsidR="004C02EF" w:rsidRPr="00FC0F9E" w:rsidRDefault="004C02EF" w:rsidP="004C02EF">
      <w:pPr>
        <w:pStyle w:val="Alg4"/>
        <w:numPr>
          <w:ilvl w:val="1"/>
          <w:numId w:val="331"/>
        </w:numPr>
      </w:pPr>
      <w:r w:rsidRPr="00FC0F9E">
        <w:t xml:space="preserve">Return the result of calling the abstract operation </w:t>
      </w:r>
      <w:r w:rsidRPr="008968F6">
        <w:t>Walk</w:t>
      </w:r>
      <w:r w:rsidRPr="00FC0F9E">
        <w:t xml:space="preserve">, passing </w:t>
      </w:r>
      <w:r w:rsidRPr="00FC0F9E">
        <w:rPr>
          <w:i/>
        </w:rPr>
        <w:t>root</w:t>
      </w:r>
      <w:r w:rsidRPr="00FC0F9E">
        <w:t xml:space="preserve"> and the empty </w:t>
      </w:r>
      <w:r>
        <w:t>String</w:t>
      </w:r>
      <w:r w:rsidRPr="00FC0F9E">
        <w:t xml:space="preserve">. The abstract operation </w:t>
      </w:r>
      <w:r w:rsidRPr="008968F6">
        <w:t>Walk</w:t>
      </w:r>
      <w:r w:rsidRPr="00FC0F9E">
        <w:t xml:space="preserve"> is described below.</w:t>
      </w:r>
    </w:p>
    <w:p w14:paraId="4122DF08" w14:textId="77777777" w:rsidR="004C02EF" w:rsidRPr="00FC0F9E" w:rsidRDefault="004C02EF" w:rsidP="004C02EF">
      <w:pPr>
        <w:pStyle w:val="Alg4"/>
        <w:numPr>
          <w:ilvl w:val="0"/>
          <w:numId w:val="331"/>
        </w:numPr>
      </w:pPr>
      <w:r w:rsidRPr="00FC0F9E">
        <w:t>Else</w:t>
      </w:r>
    </w:p>
    <w:p w14:paraId="71D31969" w14:textId="77777777" w:rsidR="004C02EF" w:rsidRPr="00FC0F9E" w:rsidRDefault="004C02EF" w:rsidP="004C02EF">
      <w:pPr>
        <w:pStyle w:val="Alg4"/>
        <w:numPr>
          <w:ilvl w:val="1"/>
          <w:numId w:val="331"/>
        </w:numPr>
        <w:spacing w:after="220"/>
      </w:pPr>
      <w:r w:rsidRPr="00FC0F9E">
        <w:t xml:space="preserve">Return </w:t>
      </w:r>
      <w:r w:rsidRPr="00FC0F9E">
        <w:rPr>
          <w:i/>
        </w:rPr>
        <w:t>unfiltered</w:t>
      </w:r>
      <w:r w:rsidRPr="00FC0F9E">
        <w:t>.</w:t>
      </w:r>
    </w:p>
    <w:p w14:paraId="4A82B360" w14:textId="77777777" w:rsidR="004C02EF" w:rsidRDefault="004C02EF" w:rsidP="004C02EF">
      <w:r>
        <w:t xml:space="preserve">The abstract operation </w:t>
      </w:r>
      <w:r w:rsidRPr="007D01AF">
        <w:t>Walk</w:t>
      </w:r>
      <w:r>
        <w:t xml:space="preserve"> is a recursive abstract operation that takes two parameters: a </w:t>
      </w:r>
      <w:r w:rsidRPr="00895113">
        <w:rPr>
          <w:rFonts w:ascii="Times New Roman" w:hAnsi="Times New Roman"/>
          <w:i/>
        </w:rPr>
        <w:t>holder</w:t>
      </w:r>
      <w:r>
        <w:t xml:space="preserve"> object and the String </w:t>
      </w:r>
      <w:r w:rsidRPr="00895113">
        <w:rPr>
          <w:rFonts w:ascii="Times New Roman" w:hAnsi="Times New Roman"/>
          <w:i/>
        </w:rPr>
        <w:t>name</w:t>
      </w:r>
      <w:r>
        <w:t xml:space="preserve"> of a property in that object. Walk uses the value of </w:t>
      </w:r>
      <w:r w:rsidRPr="00895113">
        <w:rPr>
          <w:rFonts w:ascii="Times New Roman" w:hAnsi="Times New Roman"/>
          <w:i/>
        </w:rPr>
        <w:t>reviver</w:t>
      </w:r>
      <w:r>
        <w:t xml:space="preserve"> that was originally passed to the above parse function.</w:t>
      </w:r>
    </w:p>
    <w:p w14:paraId="132848D0" w14:textId="77777777" w:rsidR="004C02EF" w:rsidRPr="00FC0F9E" w:rsidRDefault="004C02EF" w:rsidP="004C02EF">
      <w:pPr>
        <w:pStyle w:val="Alg4"/>
        <w:numPr>
          <w:ilvl w:val="0"/>
          <w:numId w:val="332"/>
        </w:numPr>
      </w:pPr>
      <w:r w:rsidRPr="00FC0F9E">
        <w:t xml:space="preserve">Let </w:t>
      </w:r>
      <w:r w:rsidRPr="00FC0F9E">
        <w:rPr>
          <w:i/>
        </w:rPr>
        <w:t>val</w:t>
      </w:r>
      <w:r w:rsidRPr="00FC0F9E">
        <w:t xml:space="preserve"> be the result of calling the [[Get]] internal method of </w:t>
      </w:r>
      <w:r w:rsidRPr="00FC0F9E">
        <w:rPr>
          <w:i/>
        </w:rPr>
        <w:t>holder</w:t>
      </w:r>
      <w:r w:rsidRPr="00FC0F9E">
        <w:t xml:space="preserve"> with argument </w:t>
      </w:r>
      <w:r w:rsidRPr="00FC0F9E">
        <w:rPr>
          <w:i/>
        </w:rPr>
        <w:t>name</w:t>
      </w:r>
      <w:r w:rsidRPr="00FC0F9E">
        <w:t>.</w:t>
      </w:r>
    </w:p>
    <w:p w14:paraId="0B7E0C5D" w14:textId="77777777" w:rsidR="004C02EF" w:rsidRPr="00FC0F9E" w:rsidRDefault="004C02EF" w:rsidP="004C02EF">
      <w:pPr>
        <w:pStyle w:val="Alg4"/>
        <w:numPr>
          <w:ilvl w:val="0"/>
          <w:numId w:val="332"/>
        </w:numPr>
      </w:pPr>
      <w:r w:rsidRPr="00FC0F9E">
        <w:t xml:space="preserve">If </w:t>
      </w:r>
      <w:r w:rsidRPr="00FC0F9E">
        <w:rPr>
          <w:i/>
        </w:rPr>
        <w:t>val</w:t>
      </w:r>
      <w:r w:rsidRPr="00FC0F9E">
        <w:t xml:space="preserve"> is an object, then</w:t>
      </w:r>
    </w:p>
    <w:p w14:paraId="7DACF31E" w14:textId="77777777" w:rsidR="004C02EF" w:rsidRPr="00FC0F9E" w:rsidRDefault="004C02EF" w:rsidP="004C02EF">
      <w:pPr>
        <w:pStyle w:val="Alg4"/>
        <w:numPr>
          <w:ilvl w:val="1"/>
          <w:numId w:val="332"/>
        </w:numPr>
      </w:pPr>
      <w:r w:rsidRPr="00FC0F9E">
        <w:t xml:space="preserve">If </w:t>
      </w:r>
      <w:del w:id="8579" w:author="Allen Wirfs-Brock" w:date="2011-07-02T14:43:00Z">
        <w:r w:rsidRPr="00FC0F9E" w:rsidDel="00736F7F">
          <w:delText xml:space="preserve">the [[Class]] internal property of </w:delText>
        </w:r>
      </w:del>
      <w:r w:rsidRPr="00FC0F9E">
        <w:rPr>
          <w:i/>
        </w:rPr>
        <w:t>val</w:t>
      </w:r>
      <w:r w:rsidRPr="00FC0F9E">
        <w:t xml:space="preserve"> </w:t>
      </w:r>
      <w:del w:id="8580" w:author="Allen Wirfs-Brock" w:date="2011-07-02T14:43:00Z">
        <w:r w:rsidRPr="00FC0F9E" w:rsidDel="00736F7F">
          <w:delText xml:space="preserve">is </w:delText>
        </w:r>
        <w:r w:rsidRPr="009923FF" w:rsidDel="00736F7F">
          <w:rPr>
            <w:rFonts w:ascii="Courier New" w:hAnsi="Courier New" w:cs="Courier New"/>
            <w:b/>
          </w:rPr>
          <w:delText>"Array"</w:delText>
        </w:r>
      </w:del>
      <w:ins w:id="8581" w:author="Allen Wirfs-Brock" w:date="2011-07-02T14:43:00Z">
        <w:r w:rsidR="00736F7F">
          <w:t>has a [[</w:t>
        </w:r>
        <w:del w:id="8582" w:author="Rev 3 Allen Wirfs-Brock" w:date="2011-09-07T15:43:00Z">
          <w:r w:rsidR="00736F7F" w:rsidDel="009D141F">
            <w:delText>IsArray</w:delText>
          </w:r>
        </w:del>
      </w:ins>
      <w:ins w:id="8583" w:author="Rev 3 Allen Wirfs-Brock" w:date="2011-09-07T15:43:00Z">
        <w:r w:rsidR="009D141F">
          <w:t>NativeBrand</w:t>
        </w:r>
      </w:ins>
      <w:ins w:id="8584" w:author="Allen Wirfs-Brock" w:date="2011-07-02T14:43:00Z">
        <w:r w:rsidR="00736F7F">
          <w:t>]] internal property</w:t>
        </w:r>
      </w:ins>
      <w:ins w:id="8585" w:author="Rev 3 Allen Wirfs-Brock" w:date="2011-09-07T15:43:00Z">
        <w:r w:rsidR="009D141F" w:rsidRPr="009D141F">
          <w:t xml:space="preserve"> </w:t>
        </w:r>
        <w:r w:rsidR="009D141F">
          <w:t>with value NativeArray</w:t>
        </w:r>
      </w:ins>
      <w:ins w:id="8586" w:author="Allen Wirfs-Brock" w:date="2011-07-02T14:43:00Z">
        <w:r w:rsidR="00736F7F">
          <w:t>, then</w:t>
        </w:r>
      </w:ins>
    </w:p>
    <w:p w14:paraId="6EF7D3F6" w14:textId="77777777" w:rsidR="004C02EF" w:rsidRPr="00FC0F9E" w:rsidRDefault="004C02EF" w:rsidP="004C02EF">
      <w:pPr>
        <w:pStyle w:val="Alg4"/>
        <w:numPr>
          <w:ilvl w:val="2"/>
          <w:numId w:val="332"/>
        </w:numPr>
      </w:pPr>
      <w:r w:rsidRPr="00FC0F9E">
        <w:t xml:space="preserve">Set </w:t>
      </w:r>
      <w:r w:rsidRPr="00FC0F9E">
        <w:rPr>
          <w:i/>
        </w:rPr>
        <w:t>I</w:t>
      </w:r>
      <w:r w:rsidRPr="00FC0F9E">
        <w:t xml:space="preserve"> to 0.</w:t>
      </w:r>
    </w:p>
    <w:p w14:paraId="348B6D31" w14:textId="77777777" w:rsidR="004C02EF" w:rsidRPr="00FC0F9E" w:rsidRDefault="004C02EF" w:rsidP="004C02EF">
      <w:pPr>
        <w:pStyle w:val="Alg4"/>
        <w:numPr>
          <w:ilvl w:val="2"/>
          <w:numId w:val="332"/>
        </w:numPr>
      </w:pPr>
      <w:r w:rsidRPr="00FC0F9E">
        <w:t xml:space="preserve">Let </w:t>
      </w:r>
      <w:r w:rsidRPr="00FC0F9E">
        <w:rPr>
          <w:i/>
        </w:rPr>
        <w:t>len</w:t>
      </w:r>
      <w:r w:rsidRPr="00FC0F9E">
        <w:t xml:space="preserve"> be the result of calling the [[Get]] internal method of </w:t>
      </w:r>
      <w:r w:rsidRPr="00FC0F9E">
        <w:rPr>
          <w:i/>
        </w:rPr>
        <w:t>val</w:t>
      </w:r>
      <w:r w:rsidRPr="00FC0F9E">
        <w:t xml:space="preserve"> with argument </w:t>
      </w:r>
      <w:r w:rsidRPr="009923FF">
        <w:rPr>
          <w:rFonts w:ascii="Courier New" w:hAnsi="Courier New" w:cs="Courier New"/>
          <w:b/>
        </w:rPr>
        <w:t>"</w:t>
      </w:r>
      <w:r>
        <w:rPr>
          <w:rFonts w:ascii="Courier New" w:hAnsi="Courier New" w:cs="Courier New"/>
          <w:b/>
        </w:rPr>
        <w:t>length</w:t>
      </w:r>
      <w:r w:rsidRPr="009923FF">
        <w:rPr>
          <w:rFonts w:ascii="Courier New" w:hAnsi="Courier New" w:cs="Courier New"/>
          <w:b/>
        </w:rPr>
        <w:t>"</w:t>
      </w:r>
      <w:r w:rsidRPr="00FC0F9E">
        <w:t>.</w:t>
      </w:r>
    </w:p>
    <w:p w14:paraId="63E8CF22" w14:textId="77777777" w:rsidR="004C02EF" w:rsidRPr="00FC0F9E" w:rsidRDefault="004C02EF" w:rsidP="004C02EF">
      <w:pPr>
        <w:pStyle w:val="Alg4"/>
        <w:numPr>
          <w:ilvl w:val="2"/>
          <w:numId w:val="332"/>
        </w:numPr>
      </w:pPr>
      <w:r w:rsidRPr="00FC0F9E">
        <w:t xml:space="preserve">Repeat while </w:t>
      </w:r>
      <w:r w:rsidRPr="00FC0F9E">
        <w:rPr>
          <w:i/>
        </w:rPr>
        <w:t xml:space="preserve">I </w:t>
      </w:r>
      <w:r w:rsidRPr="00FC0F9E">
        <w:t xml:space="preserve">&lt; </w:t>
      </w:r>
      <w:r w:rsidRPr="00FC0F9E">
        <w:rPr>
          <w:i/>
        </w:rPr>
        <w:t>len</w:t>
      </w:r>
      <w:r w:rsidRPr="00FC0F9E">
        <w:t xml:space="preserve">, </w:t>
      </w:r>
    </w:p>
    <w:p w14:paraId="755F3F7D" w14:textId="77777777" w:rsidR="004C02EF" w:rsidRPr="00FC0F9E" w:rsidRDefault="004C02EF" w:rsidP="004C02EF">
      <w:pPr>
        <w:pStyle w:val="Alg4"/>
        <w:numPr>
          <w:ilvl w:val="3"/>
          <w:numId w:val="332"/>
        </w:numPr>
      </w:pPr>
      <w:r w:rsidRPr="00FC0F9E">
        <w:t xml:space="preserve">Let </w:t>
      </w:r>
      <w:r w:rsidRPr="00FC0F9E">
        <w:rPr>
          <w:i/>
        </w:rPr>
        <w:t>newElement</w:t>
      </w:r>
      <w:r w:rsidRPr="00FC0F9E">
        <w:t xml:space="preserve"> be the result of calling the abstract operation </w:t>
      </w:r>
      <w:r>
        <w:t>W</w:t>
      </w:r>
      <w:r w:rsidRPr="008968F6">
        <w:t>alk</w:t>
      </w:r>
      <w:r w:rsidRPr="00FC0F9E">
        <w:t xml:space="preserve">, passing </w:t>
      </w:r>
      <w:r w:rsidRPr="00FC0F9E">
        <w:rPr>
          <w:i/>
        </w:rPr>
        <w:t>val</w:t>
      </w:r>
      <w:r w:rsidRPr="00FC0F9E">
        <w:t xml:space="preserve"> and ToString(</w:t>
      </w:r>
      <w:r w:rsidRPr="00FC0F9E">
        <w:rPr>
          <w:i/>
        </w:rPr>
        <w:t>I</w:t>
      </w:r>
      <w:r w:rsidRPr="00FC0F9E">
        <w:t>).</w:t>
      </w:r>
    </w:p>
    <w:p w14:paraId="62138D14" w14:textId="77777777" w:rsidR="004C02EF" w:rsidRPr="00FC0F9E" w:rsidRDefault="004C02EF" w:rsidP="004C02EF">
      <w:pPr>
        <w:pStyle w:val="Alg4"/>
        <w:numPr>
          <w:ilvl w:val="3"/>
          <w:numId w:val="332"/>
        </w:numPr>
      </w:pPr>
      <w:r w:rsidRPr="00FC0F9E">
        <w:t xml:space="preserve">If </w:t>
      </w:r>
      <w:r w:rsidRPr="00FC0F9E">
        <w:rPr>
          <w:i/>
        </w:rPr>
        <w:t>newElement</w:t>
      </w:r>
      <w:r w:rsidRPr="00FC0F9E">
        <w:t xml:space="preserve"> is </w:t>
      </w:r>
      <w:r w:rsidRPr="00FC0F9E">
        <w:rPr>
          <w:b/>
        </w:rPr>
        <w:t>undefined</w:t>
      </w:r>
      <w:r w:rsidRPr="00FC0F9E">
        <w:t>, then</w:t>
      </w:r>
    </w:p>
    <w:p w14:paraId="23181D0C" w14:textId="77777777" w:rsidR="004C02EF" w:rsidRPr="00FC0F9E" w:rsidRDefault="004C02EF" w:rsidP="004C02EF">
      <w:pPr>
        <w:pStyle w:val="Alg4"/>
        <w:numPr>
          <w:ilvl w:val="4"/>
          <w:numId w:val="332"/>
        </w:numPr>
      </w:pPr>
      <w:r w:rsidRPr="00FC0F9E">
        <w:t xml:space="preserve">Call the [[Delete]] internal method of </w:t>
      </w:r>
      <w:r w:rsidRPr="00FC0F9E">
        <w:rPr>
          <w:i/>
        </w:rPr>
        <w:t>val</w:t>
      </w:r>
      <w:r w:rsidRPr="00FC0F9E">
        <w:t xml:space="preserve"> with ToString(</w:t>
      </w:r>
      <w:r w:rsidRPr="00FC0F9E">
        <w:rPr>
          <w:i/>
        </w:rPr>
        <w:t>I</w:t>
      </w:r>
      <w:r w:rsidRPr="00FC0F9E">
        <w:t xml:space="preserve">) and </w:t>
      </w:r>
      <w:r w:rsidRPr="00FC0F9E">
        <w:rPr>
          <w:b/>
        </w:rPr>
        <w:t>false</w:t>
      </w:r>
      <w:r w:rsidRPr="00FC0F9E">
        <w:t xml:space="preserve"> as arguments. </w:t>
      </w:r>
    </w:p>
    <w:p w14:paraId="6F1F1499" w14:textId="77777777" w:rsidR="004C02EF" w:rsidRPr="00FC0F9E" w:rsidRDefault="004C02EF" w:rsidP="004C02EF">
      <w:pPr>
        <w:pStyle w:val="Alg4"/>
        <w:numPr>
          <w:ilvl w:val="3"/>
          <w:numId w:val="332"/>
        </w:numPr>
      </w:pPr>
      <w:r w:rsidRPr="00FC0F9E">
        <w:t>Else</w:t>
      </w:r>
    </w:p>
    <w:p w14:paraId="1666171D" w14:textId="77777777" w:rsidR="004C02EF" w:rsidRPr="00FC0F9E" w:rsidRDefault="004C02EF" w:rsidP="004C02EF">
      <w:pPr>
        <w:pStyle w:val="Alg4"/>
        <w:numPr>
          <w:ilvl w:val="4"/>
          <w:numId w:val="332"/>
        </w:numPr>
      </w:pPr>
      <w:r w:rsidRPr="00FC0F9E">
        <w:t xml:space="preserve">Call the [[DefineOwnProperty]] internal method of </w:t>
      </w:r>
      <w:r w:rsidRPr="00FC0F9E">
        <w:rPr>
          <w:i/>
        </w:rPr>
        <w:t>val</w:t>
      </w:r>
      <w:r w:rsidRPr="00FC0F9E">
        <w:t xml:space="preserve"> with arguments ToString(</w:t>
      </w:r>
      <w:r w:rsidRPr="00FC0F9E">
        <w:rPr>
          <w:i/>
        </w:rPr>
        <w:t>I</w:t>
      </w:r>
      <w:r w:rsidRPr="00FC0F9E">
        <w:t xml:space="preserve">), the Property Descriptor {[[Value]]: </w:t>
      </w:r>
      <w:r w:rsidRPr="00FC0F9E">
        <w:rPr>
          <w:i/>
        </w:rPr>
        <w:t>newElement</w:t>
      </w:r>
      <w:r w:rsidRPr="00FC0F9E">
        <w:t xml:space="preserve">, [[Writable]]: true, [[Enumerable]]: true, [[Configurable]]: true}, and </w:t>
      </w:r>
      <w:r w:rsidRPr="00FC0F9E">
        <w:rPr>
          <w:b/>
        </w:rPr>
        <w:t>false</w:t>
      </w:r>
      <w:r w:rsidRPr="00FC0F9E">
        <w:t>.</w:t>
      </w:r>
    </w:p>
    <w:p w14:paraId="65916BCE" w14:textId="77777777" w:rsidR="004C02EF" w:rsidRPr="00FC0F9E" w:rsidRDefault="004C02EF" w:rsidP="004C02EF">
      <w:pPr>
        <w:pStyle w:val="Alg4"/>
        <w:numPr>
          <w:ilvl w:val="3"/>
          <w:numId w:val="332"/>
        </w:numPr>
      </w:pPr>
      <w:r w:rsidRPr="00FC0F9E">
        <w:t xml:space="preserve">Add 1 to </w:t>
      </w:r>
      <w:r w:rsidRPr="00FC0F9E">
        <w:rPr>
          <w:i/>
        </w:rPr>
        <w:t>I</w:t>
      </w:r>
      <w:r w:rsidRPr="00FC0F9E">
        <w:t>.</w:t>
      </w:r>
    </w:p>
    <w:p w14:paraId="16E1A77D" w14:textId="77777777" w:rsidR="004C02EF" w:rsidRPr="00FC0F9E" w:rsidRDefault="004C02EF" w:rsidP="004C02EF">
      <w:pPr>
        <w:pStyle w:val="Alg4"/>
        <w:numPr>
          <w:ilvl w:val="1"/>
          <w:numId w:val="332"/>
        </w:numPr>
      </w:pPr>
      <w:r w:rsidRPr="00FC0F9E">
        <w:t>Else</w:t>
      </w:r>
    </w:p>
    <w:p w14:paraId="69E31E3B" w14:textId="77777777" w:rsidR="004C02EF" w:rsidRPr="00FC0F9E" w:rsidRDefault="004C02EF" w:rsidP="004C02EF">
      <w:pPr>
        <w:pStyle w:val="Alg4"/>
        <w:numPr>
          <w:ilvl w:val="2"/>
          <w:numId w:val="332"/>
        </w:numPr>
      </w:pPr>
      <w:r w:rsidRPr="00FC0F9E">
        <w:t xml:space="preserve">Let </w:t>
      </w:r>
      <w:r w:rsidRPr="00FC0F9E">
        <w:rPr>
          <w:i/>
        </w:rPr>
        <w:t>keys</w:t>
      </w:r>
      <w:r w:rsidRPr="00FC0F9E">
        <w:t xml:space="preserve"> be an internal List of String</w:t>
      </w:r>
      <w:r>
        <w:t xml:space="preserve"> value</w:t>
      </w:r>
      <w:r w:rsidRPr="00FC0F9E">
        <w:t xml:space="preserve">s consisting of the names of all the own properties of </w:t>
      </w:r>
      <w:r w:rsidRPr="00FC0F9E">
        <w:rPr>
          <w:i/>
        </w:rPr>
        <w:t>val</w:t>
      </w:r>
      <w:r w:rsidRPr="00FC0F9E">
        <w:t xml:space="preserve"> whose [[Enumerable]] attribute is </w:t>
      </w:r>
      <w:r w:rsidRPr="00FC0F9E">
        <w:rPr>
          <w:b/>
        </w:rPr>
        <w:t>true</w:t>
      </w:r>
      <w:r w:rsidRPr="00FC0F9E">
        <w:t xml:space="preserve">. The ordering of the </w:t>
      </w:r>
      <w:r>
        <w:t>Strings</w:t>
      </w:r>
      <w:r w:rsidRPr="00FC0F9E">
        <w:t xml:space="preserve"> should be the same as that used by the </w:t>
      </w:r>
      <w:r w:rsidRPr="00FC0F9E">
        <w:rPr>
          <w:b/>
        </w:rPr>
        <w:t>Object.keys</w:t>
      </w:r>
      <w:r w:rsidRPr="00FC0F9E">
        <w:t xml:space="preserve"> standard built-in function.</w:t>
      </w:r>
    </w:p>
    <w:p w14:paraId="490BA3A3" w14:textId="77777777" w:rsidR="004C02EF" w:rsidRPr="00FC0F9E" w:rsidRDefault="004C02EF" w:rsidP="004C02EF">
      <w:pPr>
        <w:pStyle w:val="Alg4"/>
        <w:numPr>
          <w:ilvl w:val="2"/>
          <w:numId w:val="332"/>
        </w:numPr>
      </w:pPr>
      <w:r w:rsidRPr="00FC0F9E">
        <w:t xml:space="preserve">For each </w:t>
      </w:r>
      <w:r>
        <w:t>String</w:t>
      </w:r>
      <w:r w:rsidRPr="00FC0F9E">
        <w:t xml:space="preserve"> </w:t>
      </w:r>
      <w:r w:rsidRPr="00FC0F9E">
        <w:rPr>
          <w:i/>
        </w:rPr>
        <w:t>P</w:t>
      </w:r>
      <w:r w:rsidRPr="00FC0F9E">
        <w:t xml:space="preserve"> in </w:t>
      </w:r>
      <w:r w:rsidRPr="00FC0F9E">
        <w:rPr>
          <w:i/>
        </w:rPr>
        <w:t>keys</w:t>
      </w:r>
      <w:r w:rsidRPr="00FC0F9E">
        <w:t xml:space="preserve"> do, </w:t>
      </w:r>
    </w:p>
    <w:p w14:paraId="5E9174C3" w14:textId="77777777" w:rsidR="004C02EF" w:rsidRPr="00FC0F9E" w:rsidRDefault="004C02EF" w:rsidP="004C02EF">
      <w:pPr>
        <w:pStyle w:val="Alg4"/>
        <w:numPr>
          <w:ilvl w:val="3"/>
          <w:numId w:val="332"/>
        </w:numPr>
      </w:pPr>
      <w:r w:rsidRPr="00FC0F9E">
        <w:t xml:space="preserve">Let </w:t>
      </w:r>
      <w:r w:rsidRPr="00FC0F9E">
        <w:rPr>
          <w:i/>
        </w:rPr>
        <w:t>newElement</w:t>
      </w:r>
      <w:r w:rsidRPr="00FC0F9E">
        <w:t xml:space="preserve"> be the result of calling the abstract operation </w:t>
      </w:r>
      <w:r>
        <w:t>W</w:t>
      </w:r>
      <w:r w:rsidRPr="008968F6">
        <w:t>alk</w:t>
      </w:r>
      <w:r w:rsidRPr="00FC0F9E">
        <w:t xml:space="preserve">, passing </w:t>
      </w:r>
      <w:r w:rsidRPr="00FC0F9E">
        <w:rPr>
          <w:i/>
        </w:rPr>
        <w:t>val</w:t>
      </w:r>
      <w:r w:rsidRPr="00FC0F9E">
        <w:t xml:space="preserve"> and </w:t>
      </w:r>
      <w:r w:rsidRPr="00FC0F9E">
        <w:rPr>
          <w:i/>
        </w:rPr>
        <w:t>P</w:t>
      </w:r>
      <w:r w:rsidRPr="00FC0F9E">
        <w:t xml:space="preserve">. </w:t>
      </w:r>
    </w:p>
    <w:p w14:paraId="0D3940CC" w14:textId="77777777" w:rsidR="004C02EF" w:rsidRPr="00FC0F9E" w:rsidRDefault="004C02EF" w:rsidP="004C02EF">
      <w:pPr>
        <w:pStyle w:val="Alg4"/>
        <w:numPr>
          <w:ilvl w:val="3"/>
          <w:numId w:val="332"/>
        </w:numPr>
      </w:pPr>
      <w:r w:rsidRPr="00FC0F9E">
        <w:t xml:space="preserve">If </w:t>
      </w:r>
      <w:r w:rsidRPr="00FC0F9E">
        <w:rPr>
          <w:i/>
        </w:rPr>
        <w:t>newElement</w:t>
      </w:r>
      <w:r w:rsidRPr="00FC0F9E">
        <w:t xml:space="preserve"> is </w:t>
      </w:r>
      <w:r w:rsidRPr="00FC0F9E">
        <w:rPr>
          <w:b/>
        </w:rPr>
        <w:t>undefined</w:t>
      </w:r>
      <w:r w:rsidRPr="00FC0F9E">
        <w:t>, then</w:t>
      </w:r>
    </w:p>
    <w:p w14:paraId="6877916C" w14:textId="77777777" w:rsidR="004C02EF" w:rsidRPr="00FC0F9E" w:rsidRDefault="004C02EF" w:rsidP="004C02EF">
      <w:pPr>
        <w:pStyle w:val="Alg4"/>
        <w:numPr>
          <w:ilvl w:val="4"/>
          <w:numId w:val="332"/>
        </w:numPr>
      </w:pPr>
      <w:r w:rsidRPr="00FC0F9E">
        <w:t xml:space="preserve">Call the [[Delete]] internal method of </w:t>
      </w:r>
      <w:r w:rsidRPr="00FC0F9E">
        <w:rPr>
          <w:i/>
        </w:rPr>
        <w:t>val</w:t>
      </w:r>
      <w:r w:rsidRPr="00FC0F9E">
        <w:t xml:space="preserve"> with </w:t>
      </w:r>
      <w:r w:rsidRPr="00FC0F9E">
        <w:rPr>
          <w:i/>
        </w:rPr>
        <w:t>P</w:t>
      </w:r>
      <w:r w:rsidRPr="00FC0F9E">
        <w:t xml:space="preserve"> and </w:t>
      </w:r>
      <w:r w:rsidRPr="00FC0F9E">
        <w:rPr>
          <w:b/>
        </w:rPr>
        <w:t>false</w:t>
      </w:r>
      <w:r w:rsidRPr="00FC0F9E">
        <w:t xml:space="preserve"> as arguments. </w:t>
      </w:r>
    </w:p>
    <w:p w14:paraId="4E12C8BB" w14:textId="77777777" w:rsidR="004C02EF" w:rsidRPr="00FC0F9E" w:rsidRDefault="004C02EF" w:rsidP="004C02EF">
      <w:pPr>
        <w:pStyle w:val="Alg4"/>
        <w:numPr>
          <w:ilvl w:val="3"/>
          <w:numId w:val="332"/>
        </w:numPr>
      </w:pPr>
      <w:r w:rsidRPr="00FC0F9E">
        <w:t>Else</w:t>
      </w:r>
    </w:p>
    <w:p w14:paraId="41AB885F" w14:textId="77777777" w:rsidR="004C02EF" w:rsidRPr="00FC0F9E" w:rsidRDefault="004C02EF" w:rsidP="004C02EF">
      <w:pPr>
        <w:pStyle w:val="Alg4"/>
        <w:numPr>
          <w:ilvl w:val="4"/>
          <w:numId w:val="332"/>
        </w:numPr>
      </w:pPr>
      <w:r w:rsidRPr="00FC0F9E">
        <w:t xml:space="preserve">Call the [[DefineOwnProperty]] internal method of </w:t>
      </w:r>
      <w:r w:rsidRPr="00FC0F9E">
        <w:rPr>
          <w:i/>
        </w:rPr>
        <w:t>val</w:t>
      </w:r>
      <w:r w:rsidRPr="00FC0F9E">
        <w:t xml:space="preserve"> with arguments </w:t>
      </w:r>
      <w:r w:rsidRPr="00FC0F9E">
        <w:rPr>
          <w:i/>
        </w:rPr>
        <w:t>P</w:t>
      </w:r>
      <w:r w:rsidRPr="00FC0F9E">
        <w:t xml:space="preserve">, the Property Descriptor {[[Value]]: </w:t>
      </w:r>
      <w:r w:rsidRPr="00FC0F9E">
        <w:rPr>
          <w:i/>
        </w:rPr>
        <w:t>newElement</w:t>
      </w:r>
      <w:r w:rsidRPr="00FC0F9E">
        <w:t xml:space="preserve">, [[Writable]]: </w:t>
      </w:r>
      <w:r w:rsidRPr="00FC0F9E">
        <w:rPr>
          <w:b/>
        </w:rPr>
        <w:t>true</w:t>
      </w:r>
      <w:r w:rsidRPr="00FC0F9E">
        <w:t xml:space="preserve">, [[Enumerable]]: </w:t>
      </w:r>
      <w:r w:rsidRPr="00FC0F9E">
        <w:rPr>
          <w:b/>
        </w:rPr>
        <w:t>true</w:t>
      </w:r>
      <w:r w:rsidRPr="00FC0F9E">
        <w:t xml:space="preserve">, [[Configurable]]: </w:t>
      </w:r>
      <w:r w:rsidRPr="00FC0F9E">
        <w:rPr>
          <w:b/>
        </w:rPr>
        <w:t>true</w:t>
      </w:r>
      <w:r w:rsidRPr="00FC0F9E">
        <w:t xml:space="preserve">}, and </w:t>
      </w:r>
      <w:r w:rsidRPr="00FC0F9E">
        <w:rPr>
          <w:b/>
        </w:rPr>
        <w:t>false</w:t>
      </w:r>
      <w:r w:rsidRPr="00FC0F9E">
        <w:t>.</w:t>
      </w:r>
    </w:p>
    <w:p w14:paraId="6C9B8791" w14:textId="77777777" w:rsidR="004C02EF" w:rsidRPr="00FC0F9E" w:rsidRDefault="004C02EF" w:rsidP="004C02EF">
      <w:pPr>
        <w:pStyle w:val="Alg4"/>
        <w:numPr>
          <w:ilvl w:val="0"/>
          <w:numId w:val="332"/>
        </w:numPr>
        <w:spacing w:after="220"/>
      </w:pPr>
      <w:r w:rsidRPr="00FC0F9E">
        <w:t xml:space="preserve">Return the result of calling the [[Call]] internal method of </w:t>
      </w:r>
      <w:r w:rsidRPr="00FC0F9E">
        <w:rPr>
          <w:i/>
        </w:rPr>
        <w:t>reviver</w:t>
      </w:r>
      <w:r w:rsidRPr="00FC0F9E">
        <w:t xml:space="preserve"> passing </w:t>
      </w:r>
      <w:r w:rsidRPr="00FC0F9E">
        <w:rPr>
          <w:i/>
        </w:rPr>
        <w:t>holder</w:t>
      </w:r>
      <w:r w:rsidRPr="00FC0F9E">
        <w:t xml:space="preserve"> as the </w:t>
      </w:r>
      <w:r w:rsidRPr="00FC0F9E">
        <w:rPr>
          <w:b/>
        </w:rPr>
        <w:t>this</w:t>
      </w:r>
      <w:r w:rsidRPr="00FC0F9E">
        <w:t xml:space="preserve"> value and with an argument list consisting of </w:t>
      </w:r>
      <w:r w:rsidRPr="00FC0F9E">
        <w:rPr>
          <w:i/>
        </w:rPr>
        <w:t xml:space="preserve">name </w:t>
      </w:r>
      <w:r w:rsidRPr="00FC0F9E">
        <w:t xml:space="preserve">and </w:t>
      </w:r>
      <w:r w:rsidRPr="00FC0F9E">
        <w:rPr>
          <w:i/>
        </w:rPr>
        <w:t>val</w:t>
      </w:r>
      <w:r w:rsidRPr="00FC0F9E">
        <w:t>.</w:t>
      </w:r>
    </w:p>
    <w:p w14:paraId="25ACA476" w14:textId="77777777" w:rsidR="004C02EF" w:rsidRDefault="004C02EF" w:rsidP="004C02EF">
      <w:r>
        <w:t xml:space="preserve">It is not permitted for a conforming implementation of </w:t>
      </w:r>
      <w:r w:rsidRPr="00FC0F9E">
        <w:rPr>
          <w:rFonts w:ascii="Courier New" w:hAnsi="Courier New" w:cs="Courier New"/>
          <w:b/>
        </w:rPr>
        <w:t>JSON.parse</w:t>
      </w:r>
      <w:r>
        <w:t xml:space="preserve"> to extend the JSON grammars. If an implementation wishes to support a modified or extended JSON interchange format it must do so by defining a different parse function. </w:t>
      </w:r>
    </w:p>
    <w:p w14:paraId="6B2E1429" w14:textId="77777777" w:rsidR="004C02EF" w:rsidRDefault="004C02EF" w:rsidP="004C02EF">
      <w:pPr>
        <w:pStyle w:val="Note"/>
      </w:pPr>
      <w:r w:rsidRPr="00FC0F9E">
        <w:t>NOTE</w:t>
      </w:r>
      <w:r w:rsidRPr="00FC0F9E">
        <w:tab/>
        <w:t xml:space="preserve">In the case where there are duplicate name </w:t>
      </w:r>
      <w:r>
        <w:t>Strings</w:t>
      </w:r>
      <w:r w:rsidRPr="00FC0F9E">
        <w:t xml:space="preserve"> within an object, lexically preceding values for the same key shall be overwritten.</w:t>
      </w:r>
    </w:p>
    <w:p w14:paraId="61C86C2B" w14:textId="77777777" w:rsidR="004C02EF" w:rsidRDefault="004C02EF" w:rsidP="00F710D2">
      <w:pPr>
        <w:pStyle w:val="30"/>
        <w:numPr>
          <w:ilvl w:val="0"/>
          <w:numId w:val="0"/>
        </w:numPr>
      </w:pPr>
      <w:bookmarkStart w:id="8587" w:name="_Toc235503551"/>
      <w:bookmarkStart w:id="8588" w:name="_Toc241509326"/>
      <w:bookmarkStart w:id="8589" w:name="_Toc244416813"/>
      <w:bookmarkStart w:id="8590" w:name="_Toc276631177"/>
      <w:bookmarkStart w:id="8591" w:name="_Toc178387188"/>
      <w:r>
        <w:t>15.12.3</w:t>
      </w:r>
      <w:r>
        <w:tab/>
      </w:r>
      <w:r w:rsidRPr="006D4424">
        <w:t>s</w:t>
      </w:r>
      <w:r>
        <w:t>tringify ( value [ , replacer [ , space ] ] )</w:t>
      </w:r>
      <w:bookmarkEnd w:id="8587"/>
      <w:bookmarkEnd w:id="8588"/>
      <w:bookmarkEnd w:id="8589"/>
      <w:bookmarkEnd w:id="8590"/>
      <w:bookmarkEnd w:id="8591"/>
    </w:p>
    <w:p w14:paraId="60EA9073" w14:textId="77777777" w:rsidR="004C02EF" w:rsidRDefault="004C02EF" w:rsidP="004C02EF">
      <w:r>
        <w:t xml:space="preserve">The </w:t>
      </w:r>
      <w:r w:rsidRPr="008968F6">
        <w:rPr>
          <w:rFonts w:ascii="Courier New" w:hAnsi="Courier New" w:cs="Courier New"/>
          <w:b/>
        </w:rPr>
        <w:t>stringify</w:t>
      </w:r>
      <w:r>
        <w:t xml:space="preserve"> function returns a String in JSON format representing an ECMAScript value. It can take three parameters. </w:t>
      </w:r>
      <w:del w:id="8592" w:author="Allen Wirfs-Brock rev2" w:date="2011-07-20T14:01:00Z">
        <w:r w:rsidDel="001F13A3">
          <w:delText xml:space="preserve">The first parameter is required. </w:delText>
        </w:r>
      </w:del>
      <w:r>
        <w:t xml:space="preserve">The </w:t>
      </w:r>
      <w:r w:rsidRPr="00895113">
        <w:rPr>
          <w:rFonts w:ascii="Times New Roman" w:hAnsi="Times New Roman"/>
          <w:i/>
        </w:rPr>
        <w:t>value</w:t>
      </w:r>
      <w:r>
        <w:t xml:space="preserve"> parameter is an ECMAScript value, which is usually an object or array, although it can also be a String, Boolean, Number or </w:t>
      </w:r>
      <w:r w:rsidRPr="004D2559">
        <w:rPr>
          <w:b/>
        </w:rPr>
        <w:t>null</w:t>
      </w:r>
      <w:r>
        <w:t xml:space="preserve">. The optional </w:t>
      </w:r>
      <w:r w:rsidRPr="00895113">
        <w:rPr>
          <w:rFonts w:ascii="Times New Roman" w:hAnsi="Times New Roman"/>
          <w:i/>
        </w:rPr>
        <w:t>replacer</w:t>
      </w:r>
      <w:r>
        <w:t xml:space="preserve"> parameter is either a function that alters the way objects and arrays are stringified, or an array of Strings and Numbers that acts as a white list for selecting the object properties that will be stringified. The optional </w:t>
      </w:r>
      <w:r w:rsidRPr="00895113">
        <w:rPr>
          <w:rFonts w:ascii="Times New Roman" w:hAnsi="Times New Roman"/>
          <w:i/>
        </w:rPr>
        <w:t>space</w:t>
      </w:r>
      <w:r>
        <w:t xml:space="preserve"> parameter is a String or Number that allows the result to have white space injected into it to improve human readability.</w:t>
      </w:r>
    </w:p>
    <w:p w14:paraId="21B47C06" w14:textId="77777777" w:rsidR="004C02EF" w:rsidRDefault="004C02EF" w:rsidP="004C02EF">
      <w:pPr>
        <w:keepNext/>
      </w:pPr>
      <w:r>
        <w:t>These are the steps in stringifying an object:</w:t>
      </w:r>
    </w:p>
    <w:p w14:paraId="2406A967" w14:textId="77777777" w:rsidR="004C02EF" w:rsidRPr="00FC0F9E" w:rsidRDefault="004C02EF" w:rsidP="004C02EF">
      <w:pPr>
        <w:pStyle w:val="Alg4"/>
        <w:numPr>
          <w:ilvl w:val="0"/>
          <w:numId w:val="333"/>
        </w:numPr>
      </w:pPr>
      <w:r w:rsidRPr="00FC0F9E">
        <w:t xml:space="preserve">Let </w:t>
      </w:r>
      <w:r w:rsidRPr="00FC0F9E">
        <w:rPr>
          <w:i/>
        </w:rPr>
        <w:t>stack</w:t>
      </w:r>
      <w:r w:rsidRPr="00FC0F9E">
        <w:t xml:space="preserve"> be an empty List.</w:t>
      </w:r>
    </w:p>
    <w:p w14:paraId="2E9DA93D" w14:textId="77777777" w:rsidR="004C02EF" w:rsidRPr="00FC0F9E" w:rsidRDefault="004C02EF" w:rsidP="004C02EF">
      <w:pPr>
        <w:pStyle w:val="Alg4"/>
        <w:numPr>
          <w:ilvl w:val="0"/>
          <w:numId w:val="333"/>
        </w:numPr>
      </w:pPr>
      <w:r w:rsidRPr="00FC0F9E">
        <w:t xml:space="preserve">Let </w:t>
      </w:r>
      <w:r w:rsidRPr="00FC0F9E">
        <w:rPr>
          <w:i/>
        </w:rPr>
        <w:t>indent</w:t>
      </w:r>
      <w:r w:rsidRPr="00FC0F9E">
        <w:t xml:space="preserve"> be the empty </w:t>
      </w:r>
      <w:r>
        <w:t>String</w:t>
      </w:r>
      <w:r w:rsidRPr="00FC0F9E">
        <w:t>.</w:t>
      </w:r>
    </w:p>
    <w:p w14:paraId="7172544F" w14:textId="77777777" w:rsidR="004C02EF" w:rsidRPr="00FC0F9E" w:rsidRDefault="004C02EF" w:rsidP="004C02EF">
      <w:pPr>
        <w:pStyle w:val="Alg4"/>
        <w:numPr>
          <w:ilvl w:val="0"/>
          <w:numId w:val="333"/>
        </w:numPr>
      </w:pPr>
      <w:r w:rsidRPr="00FC0F9E">
        <w:t xml:space="preserve">Let </w:t>
      </w:r>
      <w:r w:rsidRPr="00FC0F9E">
        <w:rPr>
          <w:i/>
        </w:rPr>
        <w:t>PropertyList</w:t>
      </w:r>
      <w:r w:rsidRPr="00FC0F9E">
        <w:t xml:space="preserve"> and </w:t>
      </w:r>
      <w:r w:rsidRPr="00FC0F9E">
        <w:rPr>
          <w:i/>
        </w:rPr>
        <w:t>ReplacerFunction</w:t>
      </w:r>
      <w:r w:rsidRPr="00FC0F9E">
        <w:t xml:space="preserve"> be </w:t>
      </w:r>
      <w:r w:rsidRPr="00FC0F9E">
        <w:rPr>
          <w:b/>
        </w:rPr>
        <w:t>undefined</w:t>
      </w:r>
      <w:r w:rsidRPr="00FC0F9E">
        <w:t>.</w:t>
      </w:r>
    </w:p>
    <w:p w14:paraId="4A196205" w14:textId="77777777" w:rsidR="004C02EF" w:rsidRPr="00FC0F9E" w:rsidRDefault="004C02EF" w:rsidP="004C02EF">
      <w:pPr>
        <w:pStyle w:val="Alg4"/>
        <w:numPr>
          <w:ilvl w:val="0"/>
          <w:numId w:val="333"/>
        </w:numPr>
      </w:pPr>
      <w:r w:rsidRPr="00FC0F9E">
        <w:t>If Type(</w:t>
      </w:r>
      <w:r w:rsidRPr="00FC0F9E">
        <w:rPr>
          <w:i/>
        </w:rPr>
        <w:t>replacer</w:t>
      </w:r>
      <w:r w:rsidRPr="00FC0F9E">
        <w:t xml:space="preserve">) is </w:t>
      </w:r>
      <w:r>
        <w:t>O</w:t>
      </w:r>
      <w:r w:rsidRPr="00FC0F9E">
        <w:t>bject, then</w:t>
      </w:r>
    </w:p>
    <w:p w14:paraId="4AD23574" w14:textId="77777777" w:rsidR="004C02EF" w:rsidRPr="00FC0F9E" w:rsidRDefault="004C02EF" w:rsidP="004C02EF">
      <w:pPr>
        <w:pStyle w:val="Alg4"/>
        <w:numPr>
          <w:ilvl w:val="1"/>
          <w:numId w:val="333"/>
        </w:numPr>
      </w:pPr>
      <w:r w:rsidRPr="00FC0F9E">
        <w:t>If IsCallable(</w:t>
      </w:r>
      <w:r w:rsidRPr="00FC0F9E">
        <w:rPr>
          <w:i/>
        </w:rPr>
        <w:t>replacer</w:t>
      </w:r>
      <w:r w:rsidRPr="00FC0F9E">
        <w:t xml:space="preserve">) is </w:t>
      </w:r>
      <w:r w:rsidRPr="00FC0F9E">
        <w:rPr>
          <w:b/>
        </w:rPr>
        <w:t>true</w:t>
      </w:r>
      <w:r w:rsidRPr="00FC0F9E">
        <w:t>, then</w:t>
      </w:r>
    </w:p>
    <w:p w14:paraId="7D598299" w14:textId="77777777" w:rsidR="004C02EF" w:rsidRPr="00FC0F9E" w:rsidRDefault="004C02EF" w:rsidP="004C02EF">
      <w:pPr>
        <w:pStyle w:val="Alg4"/>
        <w:numPr>
          <w:ilvl w:val="2"/>
          <w:numId w:val="333"/>
        </w:numPr>
      </w:pPr>
      <w:r w:rsidRPr="00FC0F9E">
        <w:t xml:space="preserve">Let </w:t>
      </w:r>
      <w:r w:rsidRPr="00FC0F9E">
        <w:rPr>
          <w:i/>
        </w:rPr>
        <w:t xml:space="preserve">ReplacerFunction </w:t>
      </w:r>
      <w:r w:rsidRPr="00FC0F9E">
        <w:t>be</w:t>
      </w:r>
      <w:r w:rsidRPr="00FC0F9E">
        <w:rPr>
          <w:i/>
        </w:rPr>
        <w:t xml:space="preserve"> replacer</w:t>
      </w:r>
      <w:r w:rsidRPr="00FC0F9E">
        <w:t>.</w:t>
      </w:r>
    </w:p>
    <w:p w14:paraId="6DF41127" w14:textId="77777777" w:rsidR="004C02EF" w:rsidRPr="00FC0F9E" w:rsidRDefault="004C02EF" w:rsidP="004C02EF">
      <w:pPr>
        <w:pStyle w:val="Alg4"/>
        <w:numPr>
          <w:ilvl w:val="1"/>
          <w:numId w:val="333"/>
        </w:numPr>
      </w:pPr>
      <w:r w:rsidRPr="00FC0F9E">
        <w:t xml:space="preserve">Else if </w:t>
      </w:r>
      <w:del w:id="8593" w:author="Allen Wirfs-Brock" w:date="2011-07-02T14:45:00Z">
        <w:r w:rsidRPr="00FC0F9E" w:rsidDel="004C0FF1">
          <w:delText xml:space="preserve">the [[Class]] internal property of </w:delText>
        </w:r>
      </w:del>
      <w:r w:rsidRPr="00FC0F9E">
        <w:rPr>
          <w:i/>
        </w:rPr>
        <w:t>replacer</w:t>
      </w:r>
      <w:r w:rsidRPr="00FC0F9E">
        <w:t xml:space="preserve"> </w:t>
      </w:r>
      <w:ins w:id="8594" w:author="Allen Wirfs-Brock" w:date="2011-07-02T14:45:00Z">
        <w:r w:rsidR="004C0FF1">
          <w:t>has a [[</w:t>
        </w:r>
        <w:del w:id="8595" w:author="Rev 3 Allen Wirfs-Brock" w:date="2011-09-07T15:43:00Z">
          <w:r w:rsidR="004C0FF1" w:rsidDel="009D141F">
            <w:delText>IsArray</w:delText>
          </w:r>
        </w:del>
      </w:ins>
      <w:ins w:id="8596" w:author="Rev 3 Allen Wirfs-Brock" w:date="2011-09-07T15:43:00Z">
        <w:r w:rsidR="009D141F">
          <w:t>NativeBrand</w:t>
        </w:r>
      </w:ins>
      <w:ins w:id="8597" w:author="Allen Wirfs-Brock" w:date="2011-07-02T14:45:00Z">
        <w:r w:rsidR="004C0FF1">
          <w:t>]] internal property</w:t>
        </w:r>
      </w:ins>
      <w:ins w:id="8598" w:author="Rev 3 Allen Wirfs-Brock" w:date="2011-09-07T15:43:00Z">
        <w:r w:rsidR="009D141F" w:rsidRPr="009D141F">
          <w:t xml:space="preserve"> </w:t>
        </w:r>
        <w:r w:rsidR="009D141F">
          <w:t>with value NativeArray</w:t>
        </w:r>
        <w:r w:rsidR="009D141F" w:rsidRPr="00FC0F9E" w:rsidDel="004C0FF1">
          <w:t xml:space="preserve"> </w:t>
        </w:r>
      </w:ins>
      <w:del w:id="8599" w:author="Allen Wirfs-Brock" w:date="2011-07-02T14:45:00Z">
        <w:r w:rsidRPr="00FC0F9E" w:rsidDel="004C0FF1">
          <w:delText xml:space="preserve">is </w:delText>
        </w:r>
        <w:r w:rsidRPr="00427981" w:rsidDel="004C0FF1">
          <w:rPr>
            <w:rFonts w:ascii="Courier New" w:hAnsi="Courier New" w:cs="Courier New"/>
            <w:b/>
          </w:rPr>
          <w:delText>"Array"</w:delText>
        </w:r>
      </w:del>
      <w:r w:rsidRPr="00FC0F9E">
        <w:t>, then</w:t>
      </w:r>
    </w:p>
    <w:p w14:paraId="474302D3" w14:textId="77777777" w:rsidR="004C02EF" w:rsidRPr="00FC0F9E" w:rsidRDefault="004C02EF" w:rsidP="004C02EF">
      <w:pPr>
        <w:pStyle w:val="Alg4"/>
        <w:numPr>
          <w:ilvl w:val="2"/>
          <w:numId w:val="333"/>
        </w:numPr>
      </w:pPr>
      <w:r w:rsidRPr="00FC0F9E">
        <w:t xml:space="preserve">Let </w:t>
      </w:r>
      <w:r w:rsidRPr="00FC0F9E">
        <w:rPr>
          <w:i/>
        </w:rPr>
        <w:t xml:space="preserve">PropertyList </w:t>
      </w:r>
      <w:r w:rsidRPr="00FC0F9E">
        <w:t xml:space="preserve"> be an empty internal List</w:t>
      </w:r>
    </w:p>
    <w:p w14:paraId="70D023A7" w14:textId="77777777" w:rsidR="004C02EF" w:rsidRPr="00FC0F9E" w:rsidRDefault="004C02EF" w:rsidP="004C02EF">
      <w:pPr>
        <w:pStyle w:val="Alg4"/>
        <w:numPr>
          <w:ilvl w:val="2"/>
          <w:numId w:val="333"/>
        </w:numPr>
      </w:pPr>
      <w:r w:rsidRPr="00FC0F9E">
        <w:t xml:space="preserve">For each value </w:t>
      </w:r>
      <w:r w:rsidRPr="00FC0F9E">
        <w:rPr>
          <w:i/>
        </w:rPr>
        <w:t>v</w:t>
      </w:r>
      <w:r w:rsidRPr="00FC0F9E">
        <w:t xml:space="preserve"> of a property of </w:t>
      </w:r>
      <w:r w:rsidRPr="00FC0F9E">
        <w:rPr>
          <w:i/>
        </w:rPr>
        <w:t>replacer</w:t>
      </w:r>
      <w:r w:rsidRPr="00FC0F9E">
        <w:t xml:space="preserve"> that has an array index </w:t>
      </w:r>
      <w:r>
        <w:t xml:space="preserve">property </w:t>
      </w:r>
      <w:r w:rsidRPr="00FC0F9E">
        <w:t>name. The properties are enumerated in the ascending array index order of their names.</w:t>
      </w:r>
    </w:p>
    <w:p w14:paraId="7BF4B70C" w14:textId="77777777" w:rsidR="004C02EF" w:rsidRDefault="004C02EF" w:rsidP="004C02EF">
      <w:pPr>
        <w:pStyle w:val="Alg4"/>
        <w:numPr>
          <w:ilvl w:val="3"/>
          <w:numId w:val="333"/>
        </w:numPr>
      </w:pPr>
      <w:r>
        <w:t xml:space="preserve">Let </w:t>
      </w:r>
      <w:r w:rsidRPr="0015678E">
        <w:rPr>
          <w:i/>
        </w:rPr>
        <w:t>item</w:t>
      </w:r>
      <w:r>
        <w:t xml:space="preserve"> be </w:t>
      </w:r>
      <w:r w:rsidRPr="0015678E">
        <w:rPr>
          <w:b/>
        </w:rPr>
        <w:t>undefined</w:t>
      </w:r>
      <w:r>
        <w:t>.</w:t>
      </w:r>
    </w:p>
    <w:p w14:paraId="761F5173" w14:textId="77777777" w:rsidR="004C02EF" w:rsidRPr="00FC0F9E" w:rsidRDefault="004C02EF" w:rsidP="004C02EF">
      <w:pPr>
        <w:pStyle w:val="Alg4"/>
        <w:numPr>
          <w:ilvl w:val="3"/>
          <w:numId w:val="333"/>
        </w:numPr>
      </w:pPr>
      <w:r w:rsidRPr="00FC0F9E">
        <w:t>If Type(</w:t>
      </w:r>
      <w:r w:rsidRPr="00FC0F9E">
        <w:rPr>
          <w:i/>
        </w:rPr>
        <w:t>v</w:t>
      </w:r>
      <w:r w:rsidRPr="00FC0F9E">
        <w:t xml:space="preserve">) is </w:t>
      </w:r>
      <w:r>
        <w:t>S</w:t>
      </w:r>
      <w:r w:rsidRPr="00FC0F9E">
        <w:t xml:space="preserve">tring then </w:t>
      </w:r>
      <w:r>
        <w:t xml:space="preserve">let </w:t>
      </w:r>
      <w:r w:rsidRPr="00055C46">
        <w:rPr>
          <w:i/>
        </w:rPr>
        <w:t>item</w:t>
      </w:r>
      <w:r>
        <w:t xml:space="preserve"> be</w:t>
      </w:r>
      <w:r w:rsidRPr="00FC0F9E">
        <w:t xml:space="preserve"> </w:t>
      </w:r>
      <w:r w:rsidRPr="00FC0F9E">
        <w:rPr>
          <w:i/>
        </w:rPr>
        <w:t>v.</w:t>
      </w:r>
    </w:p>
    <w:p w14:paraId="2A849FFD" w14:textId="77777777" w:rsidR="004C02EF" w:rsidRPr="00FC0F9E" w:rsidRDefault="004C02EF" w:rsidP="004C02EF">
      <w:pPr>
        <w:pStyle w:val="Alg4"/>
        <w:numPr>
          <w:ilvl w:val="3"/>
          <w:numId w:val="333"/>
        </w:numPr>
      </w:pPr>
      <w:r w:rsidRPr="00FC0F9E">
        <w:t>Else if Type(</w:t>
      </w:r>
      <w:r w:rsidRPr="00FC0F9E">
        <w:rPr>
          <w:i/>
        </w:rPr>
        <w:t>v</w:t>
      </w:r>
      <w:r w:rsidRPr="00FC0F9E">
        <w:t xml:space="preserve">) is </w:t>
      </w:r>
      <w:r>
        <w:t>N</w:t>
      </w:r>
      <w:r w:rsidRPr="00FC0F9E">
        <w:t xml:space="preserve">umber then </w:t>
      </w:r>
      <w:r>
        <w:t xml:space="preserve">let </w:t>
      </w:r>
      <w:r w:rsidRPr="00055C46">
        <w:rPr>
          <w:i/>
        </w:rPr>
        <w:t>item</w:t>
      </w:r>
      <w:r>
        <w:t xml:space="preserve"> be</w:t>
      </w:r>
      <w:r w:rsidRPr="00FC0F9E">
        <w:t xml:space="preserve"> ToString(</w:t>
      </w:r>
      <w:r w:rsidRPr="00FC0F9E">
        <w:rPr>
          <w:i/>
        </w:rPr>
        <w:t>v</w:t>
      </w:r>
      <w:r w:rsidRPr="00FC0F9E">
        <w:t>).</w:t>
      </w:r>
    </w:p>
    <w:p w14:paraId="3CFA8673" w14:textId="77777777" w:rsidR="004C02EF" w:rsidRPr="00FC0F9E" w:rsidRDefault="004C02EF" w:rsidP="004C02EF">
      <w:pPr>
        <w:pStyle w:val="Alg4"/>
        <w:numPr>
          <w:ilvl w:val="3"/>
          <w:numId w:val="333"/>
        </w:numPr>
      </w:pPr>
      <w:r w:rsidRPr="00FC0F9E">
        <w:t>Else if Type(</w:t>
      </w:r>
      <w:r w:rsidRPr="00FC0F9E">
        <w:rPr>
          <w:i/>
        </w:rPr>
        <w:t>v</w:t>
      </w:r>
      <w:r w:rsidRPr="00FC0F9E">
        <w:t xml:space="preserve">) is </w:t>
      </w:r>
      <w:r>
        <w:t>O</w:t>
      </w:r>
      <w:r w:rsidRPr="00FC0F9E">
        <w:t>bject then,</w:t>
      </w:r>
    </w:p>
    <w:p w14:paraId="7204C5F0" w14:textId="77777777" w:rsidR="004C02EF" w:rsidRDefault="004C02EF" w:rsidP="004C02EF">
      <w:pPr>
        <w:pStyle w:val="Alg4"/>
        <w:numPr>
          <w:ilvl w:val="4"/>
          <w:numId w:val="333"/>
        </w:numPr>
      </w:pPr>
      <w:r w:rsidRPr="00FC0F9E">
        <w:t xml:space="preserve">If </w:t>
      </w:r>
      <w:del w:id="8600" w:author="Allen Wirfs-Brock" w:date="2011-07-02T14:49:00Z">
        <w:r w:rsidRPr="00FC0F9E" w:rsidDel="004C0FF1">
          <w:delText xml:space="preserve">the [[Class]] internal property of </w:delText>
        </w:r>
      </w:del>
      <w:r w:rsidRPr="00FC0F9E">
        <w:rPr>
          <w:i/>
        </w:rPr>
        <w:t>v</w:t>
      </w:r>
      <w:r w:rsidRPr="00FC0F9E">
        <w:t xml:space="preserve"> </w:t>
      </w:r>
      <w:del w:id="8601" w:author="Allen Wirfs-Brock" w:date="2011-07-02T14:49:00Z">
        <w:r w:rsidRPr="00FC0F9E" w:rsidDel="004C0FF1">
          <w:delText xml:space="preserve">is </w:delText>
        </w:r>
        <w:r w:rsidRPr="00CD0A1E" w:rsidDel="004C0FF1">
          <w:rPr>
            <w:rFonts w:ascii="Courier New" w:hAnsi="Courier New" w:cs="Courier New"/>
            <w:b/>
          </w:rPr>
          <w:delText>"</w:delText>
        </w:r>
        <w:r w:rsidDel="004C0FF1">
          <w:rPr>
            <w:rFonts w:ascii="Courier New" w:hAnsi="Courier New" w:cs="Courier New"/>
            <w:b/>
          </w:rPr>
          <w:delText>String</w:delText>
        </w:r>
        <w:r w:rsidRPr="00CD0A1E" w:rsidDel="004C0FF1">
          <w:rPr>
            <w:rFonts w:ascii="Courier New" w:hAnsi="Courier New" w:cs="Courier New"/>
            <w:b/>
          </w:rPr>
          <w:delText>"</w:delText>
        </w:r>
        <w:r w:rsidRPr="00FC0F9E" w:rsidDel="004C0FF1">
          <w:delText xml:space="preserve"> or </w:delText>
        </w:r>
        <w:r w:rsidRPr="00CD0A1E" w:rsidDel="004C0FF1">
          <w:rPr>
            <w:rFonts w:ascii="Courier New" w:hAnsi="Courier New" w:cs="Courier New"/>
            <w:b/>
          </w:rPr>
          <w:delText>"Number"</w:delText>
        </w:r>
      </w:del>
      <w:ins w:id="8602" w:author="Allen Wirfs-Brock" w:date="2011-07-02T14:49:00Z">
        <w:r w:rsidR="004C0FF1">
          <w:t>has either a</w:t>
        </w:r>
      </w:ins>
      <w:ins w:id="8603" w:author="Allen Wirfs-Brock" w:date="2011-07-02T14:50:00Z">
        <w:r w:rsidR="004C0FF1">
          <w:t>n</w:t>
        </w:r>
      </w:ins>
      <w:ins w:id="8604" w:author="Allen Wirfs-Brock" w:date="2011-07-02T14:49:00Z">
        <w:r w:rsidR="004C0FF1">
          <w:t xml:space="preserve"> [[</w:t>
        </w:r>
        <w:del w:id="8605" w:author="Rev 3 Allen Wirfs-Brock" w:date="2011-09-07T17:56:00Z">
          <w:r w:rsidR="004C0FF1" w:rsidDel="00065D08">
            <w:delText>IsString</w:delText>
          </w:r>
        </w:del>
      </w:ins>
      <w:ins w:id="8606" w:author="Rev 3 Allen Wirfs-Brock" w:date="2011-09-07T17:56:00Z">
        <w:r w:rsidR="00065D08">
          <w:t>NativeBrand</w:t>
        </w:r>
      </w:ins>
      <w:ins w:id="8607" w:author="Allen Wirfs-Brock" w:date="2011-07-02T14:49:00Z">
        <w:r w:rsidR="004C0FF1">
          <w:t xml:space="preserve">]] </w:t>
        </w:r>
        <w:del w:id="8608" w:author="Rev 3 Allen Wirfs-Brock" w:date="2011-09-07T17:56:00Z">
          <w:r w:rsidR="004C0FF1" w:rsidDel="00065D08">
            <w:delText>or a</w:delText>
          </w:r>
        </w:del>
      </w:ins>
      <w:ins w:id="8609" w:author="Allen Wirfs-Brock" w:date="2011-07-02T14:50:00Z">
        <w:del w:id="8610" w:author="Rev 3 Allen Wirfs-Brock" w:date="2011-09-07T17:56:00Z">
          <w:r w:rsidR="004C0FF1" w:rsidDel="00065D08">
            <w:delText>n</w:delText>
          </w:r>
        </w:del>
      </w:ins>
      <w:ins w:id="8611" w:author="Allen Wirfs-Brock" w:date="2011-07-02T14:49:00Z">
        <w:del w:id="8612" w:author="Rev 3 Allen Wirfs-Brock" w:date="2011-09-07T17:56:00Z">
          <w:r w:rsidR="004C0FF1" w:rsidDel="00065D08">
            <w:delText xml:space="preserve"> [[IsNumber]]</w:delText>
          </w:r>
        </w:del>
      </w:ins>
      <w:ins w:id="8613" w:author="Allen Wirfs-Brock" w:date="2011-07-02T14:51:00Z">
        <w:del w:id="8614" w:author="Rev 3 Allen Wirfs-Brock" w:date="2011-09-07T17:56:00Z">
          <w:r w:rsidR="004C0FF1" w:rsidDel="00065D08">
            <w:delText xml:space="preserve"> </w:delText>
          </w:r>
        </w:del>
        <w:r w:rsidR="004C0FF1">
          <w:t>internal property</w:t>
        </w:r>
      </w:ins>
      <w:ins w:id="8615" w:author="Rev 3 Allen Wirfs-Brock" w:date="2011-09-07T17:56:00Z">
        <w:r w:rsidR="00065D08">
          <w:t xml:space="preserve"> whose value is either StringWrapper or NumberWrapper</w:t>
        </w:r>
      </w:ins>
      <w:r>
        <w:rPr>
          <w:rFonts w:ascii="Courier New" w:hAnsi="Courier New" w:cs="Courier New"/>
          <w:b/>
        </w:rPr>
        <w:t xml:space="preserve"> </w:t>
      </w:r>
      <w:r w:rsidRPr="00FC0F9E">
        <w:t xml:space="preserve">then </w:t>
      </w:r>
      <w:r>
        <w:t xml:space="preserve">let </w:t>
      </w:r>
      <w:r w:rsidRPr="00055C46">
        <w:rPr>
          <w:i/>
        </w:rPr>
        <w:t>item</w:t>
      </w:r>
      <w:r>
        <w:t xml:space="preserve"> be</w:t>
      </w:r>
      <w:r w:rsidRPr="00FC0F9E">
        <w:t xml:space="preserve"> ToString(</w:t>
      </w:r>
      <w:r w:rsidRPr="00FC0F9E">
        <w:rPr>
          <w:i/>
        </w:rPr>
        <w:t>v</w:t>
      </w:r>
      <w:r w:rsidRPr="00FC0F9E">
        <w:t>).</w:t>
      </w:r>
    </w:p>
    <w:p w14:paraId="3C2A7210" w14:textId="77777777" w:rsidR="004C02EF" w:rsidRDefault="004C02EF" w:rsidP="004C02EF">
      <w:pPr>
        <w:pStyle w:val="Alg4"/>
        <w:numPr>
          <w:ilvl w:val="3"/>
          <w:numId w:val="333"/>
        </w:numPr>
      </w:pPr>
      <w:r>
        <w:t xml:space="preserve">If </w:t>
      </w:r>
      <w:r>
        <w:rPr>
          <w:i/>
        </w:rPr>
        <w:t>item</w:t>
      </w:r>
      <w:r>
        <w:t xml:space="preserve"> is not undefined and </w:t>
      </w:r>
      <w:r w:rsidRPr="0015678E">
        <w:rPr>
          <w:i/>
        </w:rPr>
        <w:t>item</w:t>
      </w:r>
      <w:r>
        <w:t xml:space="preserve"> is not currently an element of </w:t>
      </w:r>
      <w:r w:rsidRPr="00055C46">
        <w:rPr>
          <w:i/>
        </w:rPr>
        <w:t>PropertyList</w:t>
      </w:r>
      <w:r>
        <w:t xml:space="preserve"> then,</w:t>
      </w:r>
    </w:p>
    <w:p w14:paraId="43669C9D" w14:textId="77777777" w:rsidR="004C02EF" w:rsidRPr="00055C46" w:rsidRDefault="004C02EF" w:rsidP="004C02EF">
      <w:pPr>
        <w:pStyle w:val="Alg4"/>
        <w:numPr>
          <w:ilvl w:val="4"/>
          <w:numId w:val="333"/>
        </w:numPr>
      </w:pPr>
      <w:r>
        <w:t>A</w:t>
      </w:r>
      <w:r w:rsidRPr="00FC0F9E">
        <w:t xml:space="preserve">ppend </w:t>
      </w:r>
      <w:r>
        <w:rPr>
          <w:i/>
        </w:rPr>
        <w:t>item</w:t>
      </w:r>
      <w:r w:rsidRPr="00FC0F9E">
        <w:t xml:space="preserve"> to</w:t>
      </w:r>
      <w:r>
        <w:t xml:space="preserve"> the end of</w:t>
      </w:r>
      <w:r w:rsidRPr="00FC0F9E">
        <w:t xml:space="preserve"> </w:t>
      </w:r>
      <w:r w:rsidRPr="00FC0F9E">
        <w:rPr>
          <w:i/>
        </w:rPr>
        <w:t>PropertyList</w:t>
      </w:r>
      <w:r w:rsidRPr="00055C46">
        <w:t>.</w:t>
      </w:r>
    </w:p>
    <w:p w14:paraId="529313D7" w14:textId="77777777" w:rsidR="004C02EF" w:rsidRPr="00FC0F9E" w:rsidRDefault="004C02EF" w:rsidP="004C02EF">
      <w:pPr>
        <w:pStyle w:val="Alg4"/>
        <w:numPr>
          <w:ilvl w:val="0"/>
          <w:numId w:val="333"/>
        </w:numPr>
      </w:pPr>
      <w:r w:rsidRPr="00FC0F9E">
        <w:t>If Type(</w:t>
      </w:r>
      <w:r w:rsidRPr="00FC0F9E">
        <w:rPr>
          <w:i/>
        </w:rPr>
        <w:t>space</w:t>
      </w:r>
      <w:r w:rsidRPr="00FC0F9E">
        <w:t xml:space="preserve">) is </w:t>
      </w:r>
      <w:r>
        <w:t>O</w:t>
      </w:r>
      <w:r w:rsidRPr="00FC0F9E">
        <w:t>bject then,</w:t>
      </w:r>
    </w:p>
    <w:p w14:paraId="6F6D1304" w14:textId="77777777" w:rsidR="004C02EF" w:rsidRPr="00FC0F9E" w:rsidRDefault="004C02EF" w:rsidP="004C02EF">
      <w:pPr>
        <w:pStyle w:val="Alg4"/>
        <w:numPr>
          <w:ilvl w:val="1"/>
          <w:numId w:val="333"/>
        </w:numPr>
      </w:pPr>
      <w:r w:rsidRPr="00FC0F9E">
        <w:t xml:space="preserve">If </w:t>
      </w:r>
      <w:del w:id="8616" w:author="Allen Wirfs-Brock" w:date="2011-07-02T14:47:00Z">
        <w:r w:rsidRPr="00FC0F9E" w:rsidDel="004C0FF1">
          <w:delText xml:space="preserve">the [[Class]] internal property of </w:delText>
        </w:r>
      </w:del>
      <w:r w:rsidRPr="00FC0F9E">
        <w:rPr>
          <w:i/>
        </w:rPr>
        <w:t>space</w:t>
      </w:r>
      <w:r w:rsidRPr="00FC0F9E">
        <w:t xml:space="preserve"> </w:t>
      </w:r>
      <w:ins w:id="8617" w:author="Allen Wirfs-Brock" w:date="2011-07-02T14:47:00Z">
        <w:r w:rsidR="004C0FF1">
          <w:t>has a [[</w:t>
        </w:r>
        <w:del w:id="8618" w:author="Rev 3 Allen Wirfs-Brock" w:date="2011-09-07T18:06:00Z">
          <w:r w:rsidR="004C0FF1" w:rsidDel="00187187">
            <w:delText>IsNumber</w:delText>
          </w:r>
        </w:del>
      </w:ins>
      <w:ins w:id="8619" w:author="Rev 3 Allen Wirfs-Brock" w:date="2011-09-07T18:06:00Z">
        <w:r w:rsidR="00187187">
          <w:t>NativeBrand</w:t>
        </w:r>
      </w:ins>
      <w:ins w:id="8620" w:author="Allen Wirfs-Brock" w:date="2011-07-02T14:47:00Z">
        <w:r w:rsidR="004C0FF1">
          <w:t>]] internal property</w:t>
        </w:r>
      </w:ins>
      <w:ins w:id="8621" w:author="Rev 3 Allen Wirfs-Brock" w:date="2011-09-07T18:06:00Z">
        <w:r w:rsidR="00187187" w:rsidRPr="00187187">
          <w:t xml:space="preserve"> </w:t>
        </w:r>
        <w:r w:rsidR="00187187">
          <w:t>whose value is NumberWrapper</w:t>
        </w:r>
        <w:r w:rsidR="00187187" w:rsidRPr="00FC0F9E" w:rsidDel="004C0FF1">
          <w:t xml:space="preserve"> </w:t>
        </w:r>
      </w:ins>
      <w:del w:id="8622" w:author="Allen Wirfs-Brock" w:date="2011-07-02T14:47:00Z">
        <w:r w:rsidRPr="00FC0F9E" w:rsidDel="004C0FF1">
          <w:delText xml:space="preserve">is </w:delText>
        </w:r>
        <w:r w:rsidRPr="00CD0A1E" w:rsidDel="004C0FF1">
          <w:rPr>
            <w:rFonts w:ascii="Courier New" w:hAnsi="Courier New" w:cs="Courier New"/>
            <w:b/>
          </w:rPr>
          <w:delText>"Number"</w:delText>
        </w:r>
      </w:del>
      <w:r w:rsidRPr="00FC0F9E">
        <w:t xml:space="preserve"> then,</w:t>
      </w:r>
    </w:p>
    <w:p w14:paraId="467F8095" w14:textId="77777777" w:rsidR="004C02EF" w:rsidRPr="00FC0F9E" w:rsidRDefault="004C02EF" w:rsidP="004C02EF">
      <w:pPr>
        <w:pStyle w:val="Alg4"/>
        <w:numPr>
          <w:ilvl w:val="2"/>
          <w:numId w:val="333"/>
        </w:numPr>
      </w:pPr>
      <w:r w:rsidRPr="00FC0F9E">
        <w:t xml:space="preserve">Let </w:t>
      </w:r>
      <w:r w:rsidRPr="00FC0F9E">
        <w:rPr>
          <w:i/>
        </w:rPr>
        <w:t>space</w:t>
      </w:r>
      <w:r w:rsidRPr="00FC0F9E">
        <w:t xml:space="preserve"> be ToNumber(</w:t>
      </w:r>
      <w:r w:rsidRPr="00FC0F9E">
        <w:rPr>
          <w:i/>
        </w:rPr>
        <w:t>space</w:t>
      </w:r>
      <w:r w:rsidRPr="00FC0F9E">
        <w:t>).</w:t>
      </w:r>
    </w:p>
    <w:p w14:paraId="24749EFC" w14:textId="77777777" w:rsidR="004C02EF" w:rsidRPr="00FC0F9E" w:rsidRDefault="004C02EF" w:rsidP="004C02EF">
      <w:pPr>
        <w:pStyle w:val="Alg4"/>
        <w:numPr>
          <w:ilvl w:val="1"/>
          <w:numId w:val="333"/>
        </w:numPr>
      </w:pPr>
      <w:r w:rsidRPr="00FC0F9E">
        <w:t xml:space="preserve">Else if </w:t>
      </w:r>
      <w:del w:id="8623" w:author="Allen Wirfs-Brock" w:date="2011-07-02T14:46:00Z">
        <w:r w:rsidRPr="00FC0F9E" w:rsidDel="004C0FF1">
          <w:delText xml:space="preserve">the [[Class]] internal property of </w:delText>
        </w:r>
      </w:del>
      <w:r w:rsidRPr="00FC0F9E">
        <w:rPr>
          <w:i/>
        </w:rPr>
        <w:t>space</w:t>
      </w:r>
      <w:r w:rsidRPr="00FC0F9E">
        <w:t xml:space="preserve"> </w:t>
      </w:r>
      <w:ins w:id="8624" w:author="Allen Wirfs-Brock" w:date="2011-07-02T14:46:00Z">
        <w:r w:rsidR="004C0FF1">
          <w:t>has a [[</w:t>
        </w:r>
        <w:del w:id="8625" w:author="Rev 3 Allen Wirfs-Brock" w:date="2011-09-07T17:57:00Z">
          <w:r w:rsidR="004C0FF1" w:rsidDel="00065D08">
            <w:delText>IsString</w:delText>
          </w:r>
        </w:del>
      </w:ins>
      <w:ins w:id="8626" w:author="Rev 3 Allen Wirfs-Brock" w:date="2011-09-07T17:57:00Z">
        <w:r w:rsidR="00065D08">
          <w:t>NativeBrand</w:t>
        </w:r>
      </w:ins>
      <w:ins w:id="8627" w:author="Allen Wirfs-Brock" w:date="2011-07-02T14:46:00Z">
        <w:r w:rsidR="004C0FF1">
          <w:t>]] internal property</w:t>
        </w:r>
      </w:ins>
      <w:ins w:id="8628" w:author="Rev 3 Allen Wirfs-Brock" w:date="2011-09-07T17:57:00Z">
        <w:r w:rsidR="00065D08" w:rsidRPr="00065D08">
          <w:t xml:space="preserve"> </w:t>
        </w:r>
        <w:r w:rsidR="00065D08">
          <w:t>with value StringWrapper</w:t>
        </w:r>
        <w:r w:rsidR="00065D08" w:rsidRPr="00FC0F9E" w:rsidDel="004C0FF1">
          <w:t xml:space="preserve"> </w:t>
        </w:r>
      </w:ins>
      <w:del w:id="8629" w:author="Allen Wirfs-Brock" w:date="2011-07-02T14:46:00Z">
        <w:r w:rsidRPr="00FC0F9E" w:rsidDel="004C0FF1">
          <w:delText xml:space="preserve">is </w:delText>
        </w:r>
        <w:r w:rsidRPr="00CD0A1E" w:rsidDel="004C0FF1">
          <w:rPr>
            <w:rFonts w:ascii="Courier New" w:hAnsi="Courier New" w:cs="Courier New"/>
            <w:b/>
          </w:rPr>
          <w:delText>"</w:delText>
        </w:r>
        <w:r w:rsidDel="004C0FF1">
          <w:rPr>
            <w:rFonts w:ascii="Courier New" w:hAnsi="Courier New" w:cs="Courier New"/>
            <w:b/>
          </w:rPr>
          <w:delText>String</w:delText>
        </w:r>
        <w:r w:rsidRPr="00CD0A1E" w:rsidDel="004C0FF1">
          <w:rPr>
            <w:rFonts w:ascii="Courier New" w:hAnsi="Courier New" w:cs="Courier New"/>
            <w:b/>
          </w:rPr>
          <w:delText>"</w:delText>
        </w:r>
      </w:del>
      <w:r w:rsidRPr="00FC0F9E">
        <w:t xml:space="preserve"> then,</w:t>
      </w:r>
    </w:p>
    <w:p w14:paraId="2903EEA2" w14:textId="77777777" w:rsidR="004C02EF" w:rsidRPr="00FC0F9E" w:rsidRDefault="004C02EF" w:rsidP="004C02EF">
      <w:pPr>
        <w:pStyle w:val="Alg4"/>
        <w:numPr>
          <w:ilvl w:val="2"/>
          <w:numId w:val="333"/>
        </w:numPr>
      </w:pPr>
      <w:r w:rsidRPr="00FC0F9E">
        <w:t xml:space="preserve">Let </w:t>
      </w:r>
      <w:r w:rsidRPr="00FC0F9E">
        <w:rPr>
          <w:i/>
        </w:rPr>
        <w:t>space</w:t>
      </w:r>
      <w:r w:rsidRPr="00FC0F9E">
        <w:t xml:space="preserve"> be ToString(</w:t>
      </w:r>
      <w:r w:rsidRPr="00FC0F9E">
        <w:rPr>
          <w:i/>
        </w:rPr>
        <w:t>space</w:t>
      </w:r>
      <w:r w:rsidRPr="00FC0F9E">
        <w:t>).</w:t>
      </w:r>
    </w:p>
    <w:p w14:paraId="16E68276" w14:textId="77777777" w:rsidR="004C02EF" w:rsidRPr="00FC0F9E" w:rsidRDefault="004C02EF" w:rsidP="004C02EF">
      <w:pPr>
        <w:pStyle w:val="Alg4"/>
        <w:numPr>
          <w:ilvl w:val="0"/>
          <w:numId w:val="333"/>
        </w:numPr>
      </w:pPr>
      <w:r w:rsidRPr="00FC0F9E">
        <w:t>If Type(</w:t>
      </w:r>
      <w:r w:rsidRPr="00FC0F9E">
        <w:rPr>
          <w:i/>
        </w:rPr>
        <w:t>space</w:t>
      </w:r>
      <w:r w:rsidRPr="00FC0F9E">
        <w:t xml:space="preserve">) is </w:t>
      </w:r>
      <w:r>
        <w:t>N</w:t>
      </w:r>
      <w:r w:rsidRPr="00FC0F9E">
        <w:t>umber</w:t>
      </w:r>
    </w:p>
    <w:p w14:paraId="2427B8E5" w14:textId="77777777" w:rsidR="004C02EF" w:rsidRPr="00FC0F9E" w:rsidRDefault="004C02EF" w:rsidP="004C02EF">
      <w:pPr>
        <w:pStyle w:val="Alg4"/>
        <w:numPr>
          <w:ilvl w:val="1"/>
          <w:numId w:val="333"/>
        </w:numPr>
      </w:pPr>
      <w:r w:rsidRPr="00FC0F9E">
        <w:t xml:space="preserve">Let </w:t>
      </w:r>
      <w:r w:rsidRPr="00FC0F9E">
        <w:rPr>
          <w:i/>
        </w:rPr>
        <w:t>space</w:t>
      </w:r>
      <w:r w:rsidRPr="00FC0F9E">
        <w:t xml:space="preserve"> be min(10, ToInteger(</w:t>
      </w:r>
      <w:r w:rsidRPr="00FC0F9E">
        <w:rPr>
          <w:i/>
          <w:iCs/>
        </w:rPr>
        <w:t>space</w:t>
      </w:r>
      <w:r w:rsidRPr="00FC0F9E">
        <w:t>)).</w:t>
      </w:r>
    </w:p>
    <w:p w14:paraId="22ECDC5F" w14:textId="77777777" w:rsidR="004C02EF" w:rsidRPr="00FC0F9E" w:rsidRDefault="004C02EF" w:rsidP="004C02EF">
      <w:pPr>
        <w:pStyle w:val="Alg4"/>
        <w:numPr>
          <w:ilvl w:val="1"/>
          <w:numId w:val="333"/>
        </w:numPr>
      </w:pPr>
      <w:r w:rsidRPr="00FC0F9E">
        <w:t xml:space="preserve">Set </w:t>
      </w:r>
      <w:r w:rsidRPr="00FC0F9E">
        <w:rPr>
          <w:i/>
        </w:rPr>
        <w:t>gap</w:t>
      </w:r>
      <w:r w:rsidRPr="00FC0F9E">
        <w:t xml:space="preserve"> to a </w:t>
      </w:r>
      <w:r>
        <w:t>String</w:t>
      </w:r>
      <w:r w:rsidRPr="00FC0F9E">
        <w:t xml:space="preserve"> containing </w:t>
      </w:r>
      <w:r w:rsidRPr="00FC0F9E">
        <w:rPr>
          <w:i/>
        </w:rPr>
        <w:t>space</w:t>
      </w:r>
      <w:r w:rsidRPr="00FC0F9E">
        <w:t xml:space="preserve"> space characters. This will be the empty </w:t>
      </w:r>
      <w:r>
        <w:t>String</w:t>
      </w:r>
      <w:r w:rsidRPr="00FC0F9E">
        <w:t xml:space="preserve"> if </w:t>
      </w:r>
      <w:r w:rsidRPr="00FC0F9E">
        <w:rPr>
          <w:i/>
        </w:rPr>
        <w:t>space</w:t>
      </w:r>
      <w:r w:rsidRPr="00FC0F9E">
        <w:t xml:space="preserve"> is less than 1.</w:t>
      </w:r>
    </w:p>
    <w:p w14:paraId="73CEDE4F" w14:textId="77777777" w:rsidR="004C02EF" w:rsidRPr="00FC0F9E" w:rsidRDefault="004C02EF" w:rsidP="004C02EF">
      <w:pPr>
        <w:pStyle w:val="Alg4"/>
        <w:numPr>
          <w:ilvl w:val="0"/>
          <w:numId w:val="333"/>
        </w:numPr>
      </w:pPr>
      <w:r w:rsidRPr="00FC0F9E">
        <w:t>Else if Type(</w:t>
      </w:r>
      <w:r w:rsidRPr="00FC0F9E">
        <w:rPr>
          <w:i/>
        </w:rPr>
        <w:t>space)</w:t>
      </w:r>
      <w:r w:rsidRPr="00FC0F9E">
        <w:t xml:space="preserve"> is </w:t>
      </w:r>
      <w:r>
        <w:t>S</w:t>
      </w:r>
      <w:r w:rsidRPr="00FC0F9E">
        <w:t>tring</w:t>
      </w:r>
    </w:p>
    <w:p w14:paraId="62336692" w14:textId="77777777" w:rsidR="004C02EF" w:rsidRPr="00FC0F9E" w:rsidRDefault="004C02EF" w:rsidP="004C02EF">
      <w:pPr>
        <w:pStyle w:val="Alg4"/>
        <w:numPr>
          <w:ilvl w:val="1"/>
          <w:numId w:val="333"/>
        </w:numPr>
      </w:pPr>
      <w:r w:rsidRPr="00FC0F9E">
        <w:t xml:space="preserve">If the number of characters in </w:t>
      </w:r>
      <w:r w:rsidRPr="00FC0F9E">
        <w:rPr>
          <w:i/>
          <w:iCs/>
        </w:rPr>
        <w:t>space</w:t>
      </w:r>
      <w:r w:rsidRPr="00FC0F9E">
        <w:t xml:space="preserve"> is 10 or less, set </w:t>
      </w:r>
      <w:r w:rsidRPr="00FC0F9E">
        <w:rPr>
          <w:i/>
        </w:rPr>
        <w:t>gap</w:t>
      </w:r>
      <w:r w:rsidRPr="00FC0F9E">
        <w:t xml:space="preserve"> to </w:t>
      </w:r>
      <w:r w:rsidRPr="00FC0F9E">
        <w:rPr>
          <w:i/>
          <w:iCs/>
        </w:rPr>
        <w:t>space</w:t>
      </w:r>
      <w:r w:rsidRPr="00FC0F9E">
        <w:t xml:space="preserve"> otherwise set </w:t>
      </w:r>
      <w:r w:rsidRPr="00FC0F9E">
        <w:rPr>
          <w:i/>
        </w:rPr>
        <w:t>gap</w:t>
      </w:r>
      <w:r w:rsidRPr="00FC0F9E">
        <w:t xml:space="preserve"> to a </w:t>
      </w:r>
      <w:r>
        <w:t>String</w:t>
      </w:r>
      <w:r w:rsidRPr="00FC0F9E">
        <w:t xml:space="preserve"> consisting of the first 10 characters of </w:t>
      </w:r>
      <w:r w:rsidRPr="00FC0F9E">
        <w:rPr>
          <w:i/>
        </w:rPr>
        <w:t>space</w:t>
      </w:r>
      <w:r w:rsidRPr="00FC0F9E">
        <w:t>.</w:t>
      </w:r>
    </w:p>
    <w:p w14:paraId="68F2E234" w14:textId="77777777" w:rsidR="004C02EF" w:rsidRPr="00FC0F9E" w:rsidRDefault="004C02EF" w:rsidP="004C02EF">
      <w:pPr>
        <w:pStyle w:val="Alg4"/>
        <w:numPr>
          <w:ilvl w:val="0"/>
          <w:numId w:val="333"/>
        </w:numPr>
      </w:pPr>
      <w:r w:rsidRPr="00FC0F9E">
        <w:t>Else</w:t>
      </w:r>
    </w:p>
    <w:p w14:paraId="48DCC5B3" w14:textId="77777777" w:rsidR="004C02EF" w:rsidRPr="00FC0F9E" w:rsidRDefault="004C02EF" w:rsidP="004C02EF">
      <w:pPr>
        <w:pStyle w:val="Alg4"/>
        <w:numPr>
          <w:ilvl w:val="1"/>
          <w:numId w:val="333"/>
        </w:numPr>
      </w:pPr>
      <w:r w:rsidRPr="00FC0F9E">
        <w:t xml:space="preserve">Set </w:t>
      </w:r>
      <w:r w:rsidRPr="00FC0F9E">
        <w:rPr>
          <w:i/>
        </w:rPr>
        <w:t>gap</w:t>
      </w:r>
      <w:r w:rsidRPr="00FC0F9E">
        <w:t xml:space="preserve"> to the empty </w:t>
      </w:r>
      <w:r>
        <w:t>String</w:t>
      </w:r>
      <w:r w:rsidRPr="00FC0F9E">
        <w:t>.</w:t>
      </w:r>
    </w:p>
    <w:p w14:paraId="58993194" w14:textId="77777777" w:rsidR="004C02EF" w:rsidRPr="00FC0F9E" w:rsidRDefault="004C02EF" w:rsidP="004C02EF">
      <w:pPr>
        <w:pStyle w:val="Alg4"/>
        <w:numPr>
          <w:ilvl w:val="0"/>
          <w:numId w:val="333"/>
        </w:numPr>
      </w:pPr>
      <w:r w:rsidRPr="00FC0F9E">
        <w:t xml:space="preserve">Let </w:t>
      </w:r>
      <w:r w:rsidRPr="00FC0F9E">
        <w:rPr>
          <w:i/>
        </w:rPr>
        <w:t>wrapper</w:t>
      </w:r>
      <w:r w:rsidRPr="00FC0F9E">
        <w:t xml:space="preserve"> be a new object created as if by the expression </w:t>
      </w:r>
      <w:r w:rsidRPr="00F6389E">
        <w:rPr>
          <w:rFonts w:ascii="Courier New" w:hAnsi="Courier New" w:cs="Courier New"/>
          <w:b/>
        </w:rPr>
        <w:t>new Object()</w:t>
      </w:r>
      <w:r w:rsidRPr="00FC0F9E">
        <w:t xml:space="preserve">, where </w:t>
      </w:r>
      <w:r w:rsidRPr="00F6389E">
        <w:rPr>
          <w:rFonts w:ascii="Courier New" w:hAnsi="Courier New" w:cs="Courier New"/>
          <w:b/>
        </w:rPr>
        <w:t>Object</w:t>
      </w:r>
      <w:r w:rsidRPr="00FC0F9E">
        <w:t xml:space="preserve"> is the standard built-in constructor with that name.</w:t>
      </w:r>
    </w:p>
    <w:p w14:paraId="080FD489" w14:textId="77777777" w:rsidR="004C02EF" w:rsidRPr="00FC0F9E" w:rsidRDefault="004C02EF" w:rsidP="004C02EF">
      <w:pPr>
        <w:pStyle w:val="Alg4"/>
        <w:numPr>
          <w:ilvl w:val="0"/>
          <w:numId w:val="333"/>
        </w:numPr>
      </w:pPr>
      <w:r w:rsidRPr="00FC0F9E">
        <w:t xml:space="preserve">Call the [[DefineOwnProperty]]  internal method of </w:t>
      </w:r>
      <w:r w:rsidRPr="00FC0F9E">
        <w:rPr>
          <w:i/>
        </w:rPr>
        <w:t>wrapper</w:t>
      </w:r>
      <w:r w:rsidRPr="00FC0F9E">
        <w:t xml:space="preserve"> with arguments the empty </w:t>
      </w:r>
      <w:r>
        <w:t>String</w:t>
      </w:r>
      <w:r w:rsidRPr="00FC0F9E">
        <w:t xml:space="preserve">, the Property Descriptor {[[Value]]: </w:t>
      </w:r>
      <w:r w:rsidRPr="00FC0F9E">
        <w:rPr>
          <w:i/>
        </w:rPr>
        <w:t>value</w:t>
      </w:r>
      <w:r w:rsidRPr="00FC0F9E">
        <w:t xml:space="preserve">, [[Writable]]: </w:t>
      </w:r>
      <w:r w:rsidRPr="00FC0F9E">
        <w:rPr>
          <w:b/>
        </w:rPr>
        <w:t>true</w:t>
      </w:r>
      <w:r w:rsidRPr="00FC0F9E">
        <w:t xml:space="preserve">, [[Enumerable]]: </w:t>
      </w:r>
      <w:r w:rsidRPr="00FC0F9E">
        <w:rPr>
          <w:b/>
        </w:rPr>
        <w:t>true</w:t>
      </w:r>
      <w:r w:rsidRPr="00FC0F9E">
        <w:t xml:space="preserve">, [[Configurable]]: </w:t>
      </w:r>
      <w:r w:rsidRPr="00FC0F9E">
        <w:rPr>
          <w:b/>
        </w:rPr>
        <w:t>true</w:t>
      </w:r>
      <w:r w:rsidRPr="00FC0F9E">
        <w:t xml:space="preserve">}, and </w:t>
      </w:r>
      <w:r w:rsidRPr="00FC0F9E">
        <w:rPr>
          <w:b/>
        </w:rPr>
        <w:t>false</w:t>
      </w:r>
      <w:r w:rsidRPr="00FC0F9E">
        <w:t>.</w:t>
      </w:r>
    </w:p>
    <w:p w14:paraId="6259301C" w14:textId="77777777" w:rsidR="004C02EF" w:rsidRPr="00FC0F9E" w:rsidRDefault="004C02EF" w:rsidP="004C02EF">
      <w:pPr>
        <w:pStyle w:val="Alg4"/>
        <w:numPr>
          <w:ilvl w:val="0"/>
          <w:numId w:val="333"/>
        </w:numPr>
        <w:spacing w:after="220"/>
      </w:pPr>
      <w:r w:rsidRPr="00FC0F9E">
        <w:t xml:space="preserve">Return the result of calling the abstract operation </w:t>
      </w:r>
      <w:r w:rsidRPr="00FC0F9E">
        <w:rPr>
          <w:i/>
        </w:rPr>
        <w:t>Str</w:t>
      </w:r>
      <w:r w:rsidRPr="00FC0F9E">
        <w:t xml:space="preserve"> with the empty </w:t>
      </w:r>
      <w:r>
        <w:t>String</w:t>
      </w:r>
      <w:r w:rsidRPr="00FC0F9E">
        <w:t xml:space="preserve"> and </w:t>
      </w:r>
      <w:r w:rsidRPr="00FC0F9E">
        <w:rPr>
          <w:i/>
        </w:rPr>
        <w:t>wrapper</w:t>
      </w:r>
      <w:r w:rsidRPr="00FC0F9E">
        <w:t>.</w:t>
      </w:r>
    </w:p>
    <w:p w14:paraId="12977FAF" w14:textId="77777777" w:rsidR="004C02EF" w:rsidRDefault="004C02EF" w:rsidP="004C02EF">
      <w:r>
        <w:t xml:space="preserve">The abstract operation </w:t>
      </w:r>
      <w:r w:rsidRPr="00895113">
        <w:rPr>
          <w:rFonts w:ascii="Times New Roman" w:hAnsi="Times New Roman"/>
          <w:i/>
        </w:rPr>
        <w:t>Str</w:t>
      </w:r>
      <w:r w:rsidRPr="00895113">
        <w:rPr>
          <w:rFonts w:ascii="Times New Roman" w:hAnsi="Times New Roman"/>
        </w:rPr>
        <w:t>(</w:t>
      </w:r>
      <w:r w:rsidRPr="00895113">
        <w:rPr>
          <w:rFonts w:ascii="Times New Roman" w:hAnsi="Times New Roman"/>
          <w:i/>
        </w:rPr>
        <w:t>key</w:t>
      </w:r>
      <w:r w:rsidRPr="00895113">
        <w:rPr>
          <w:rFonts w:ascii="Times New Roman" w:hAnsi="Times New Roman"/>
        </w:rPr>
        <w:t xml:space="preserve">, </w:t>
      </w:r>
      <w:r w:rsidRPr="00895113">
        <w:rPr>
          <w:rFonts w:ascii="Times New Roman" w:hAnsi="Times New Roman"/>
          <w:i/>
        </w:rPr>
        <w:t>holder</w:t>
      </w:r>
      <w:r w:rsidRPr="00895113">
        <w:rPr>
          <w:rFonts w:ascii="Times New Roman" w:hAnsi="Times New Roman"/>
        </w:rPr>
        <w:t>)</w:t>
      </w:r>
      <w:r>
        <w:t xml:space="preserve"> has access to </w:t>
      </w:r>
      <w:r w:rsidRPr="00895113">
        <w:rPr>
          <w:rFonts w:ascii="Times New Roman" w:hAnsi="Times New Roman"/>
          <w:i/>
        </w:rPr>
        <w:t>ReplacerFunction</w:t>
      </w:r>
      <w:r w:rsidRPr="00895113" w:rsidDel="00FB0CBA">
        <w:rPr>
          <w:rFonts w:ascii="Times New Roman" w:hAnsi="Times New Roman"/>
          <w:i/>
        </w:rPr>
        <w:t xml:space="preserve"> </w:t>
      </w:r>
      <w:r>
        <w:t xml:space="preserve">from the invocation of the </w:t>
      </w:r>
      <w:r w:rsidRPr="00A8446D">
        <w:rPr>
          <w:rFonts w:ascii="Courier New" w:hAnsi="Courier New" w:cs="Courier New"/>
          <w:b/>
        </w:rPr>
        <w:t>stringify</w:t>
      </w:r>
      <w:r>
        <w:t xml:space="preserve"> method. Its algorithm is as follows:</w:t>
      </w:r>
    </w:p>
    <w:p w14:paraId="590A2A6C" w14:textId="77777777" w:rsidR="004C02EF" w:rsidRPr="00FC0F9E" w:rsidRDefault="004C02EF" w:rsidP="004C02EF">
      <w:pPr>
        <w:pStyle w:val="Alg4"/>
        <w:numPr>
          <w:ilvl w:val="0"/>
          <w:numId w:val="334"/>
        </w:numPr>
      </w:pPr>
      <w:r w:rsidRPr="00FC0F9E">
        <w:t xml:space="preserve">Let </w:t>
      </w:r>
      <w:r w:rsidRPr="00FC0F9E">
        <w:rPr>
          <w:i/>
        </w:rPr>
        <w:t>value</w:t>
      </w:r>
      <w:r w:rsidRPr="00FC0F9E">
        <w:t xml:space="preserve"> be the result of calling the [[Get]] internal method of </w:t>
      </w:r>
      <w:r w:rsidRPr="00FC0F9E">
        <w:rPr>
          <w:i/>
        </w:rPr>
        <w:t>holder</w:t>
      </w:r>
      <w:r w:rsidRPr="00FC0F9E">
        <w:t xml:space="preserve"> with argument </w:t>
      </w:r>
      <w:r w:rsidRPr="00FC0F9E">
        <w:rPr>
          <w:i/>
        </w:rPr>
        <w:t>key</w:t>
      </w:r>
      <w:r w:rsidRPr="00FC0F9E">
        <w:t>.</w:t>
      </w:r>
    </w:p>
    <w:p w14:paraId="760A66DE"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O</w:t>
      </w:r>
      <w:r w:rsidRPr="00FC0F9E">
        <w:t>bject, then</w:t>
      </w:r>
    </w:p>
    <w:p w14:paraId="08195999" w14:textId="77777777" w:rsidR="004C02EF" w:rsidRPr="00FC0F9E" w:rsidRDefault="004C02EF" w:rsidP="004C02EF">
      <w:pPr>
        <w:pStyle w:val="Alg4"/>
        <w:numPr>
          <w:ilvl w:val="1"/>
          <w:numId w:val="334"/>
        </w:numPr>
      </w:pPr>
      <w:r w:rsidRPr="00FC0F9E">
        <w:t xml:space="preserve">Let </w:t>
      </w:r>
      <w:r w:rsidRPr="00FC0F9E">
        <w:rPr>
          <w:i/>
        </w:rPr>
        <w:t>toJSON</w:t>
      </w:r>
      <w:r w:rsidRPr="00FC0F9E">
        <w:t xml:space="preserve"> be the result of calling the [[Get]] internal method of </w:t>
      </w:r>
      <w:r w:rsidRPr="00FC0F9E">
        <w:rPr>
          <w:i/>
        </w:rPr>
        <w:t>value</w:t>
      </w:r>
      <w:r w:rsidRPr="00FC0F9E">
        <w:t xml:space="preserve"> with argument </w:t>
      </w:r>
      <w:r w:rsidRPr="00A8446D">
        <w:rPr>
          <w:rFonts w:ascii="Courier New" w:hAnsi="Courier New" w:cs="Courier New"/>
          <w:b/>
        </w:rPr>
        <w:t>"toJSON"</w:t>
      </w:r>
      <w:r w:rsidRPr="00FC0F9E">
        <w:t>.</w:t>
      </w:r>
    </w:p>
    <w:p w14:paraId="4F8EFB4D" w14:textId="77777777" w:rsidR="004C02EF" w:rsidRPr="00FC0F9E" w:rsidRDefault="004C02EF" w:rsidP="004C02EF">
      <w:pPr>
        <w:pStyle w:val="Alg4"/>
        <w:numPr>
          <w:ilvl w:val="1"/>
          <w:numId w:val="334"/>
        </w:numPr>
      </w:pPr>
      <w:r w:rsidRPr="00FC0F9E">
        <w:t>If IsCallable(</w:t>
      </w:r>
      <w:r w:rsidRPr="00FC0F9E">
        <w:rPr>
          <w:i/>
        </w:rPr>
        <w:t>toJSON</w:t>
      </w:r>
      <w:r w:rsidRPr="00FC0F9E">
        <w:t xml:space="preserve">) is </w:t>
      </w:r>
      <w:r w:rsidRPr="00FC0F9E">
        <w:rPr>
          <w:b/>
        </w:rPr>
        <w:t>true</w:t>
      </w:r>
    </w:p>
    <w:p w14:paraId="3B4BA612" w14:textId="77777777" w:rsidR="004C02EF" w:rsidRPr="00FC0F9E" w:rsidRDefault="004C02EF" w:rsidP="004C02EF">
      <w:pPr>
        <w:pStyle w:val="Alg4"/>
        <w:numPr>
          <w:ilvl w:val="2"/>
          <w:numId w:val="334"/>
        </w:numPr>
      </w:pPr>
      <w:r w:rsidRPr="00FC0F9E">
        <w:t xml:space="preserve">Let </w:t>
      </w:r>
      <w:r w:rsidRPr="00FC0F9E">
        <w:rPr>
          <w:i/>
        </w:rPr>
        <w:t>value</w:t>
      </w:r>
      <w:r w:rsidRPr="00FC0F9E">
        <w:t xml:space="preserve"> be the result of calling the [[Call]] internal method of </w:t>
      </w:r>
      <w:r w:rsidRPr="00FC0F9E">
        <w:rPr>
          <w:i/>
        </w:rPr>
        <w:t xml:space="preserve">toJSON </w:t>
      </w:r>
      <w:r w:rsidRPr="00FC0F9E">
        <w:t xml:space="preserve">passing </w:t>
      </w:r>
      <w:r w:rsidRPr="00FC0F9E">
        <w:rPr>
          <w:i/>
        </w:rPr>
        <w:t>value</w:t>
      </w:r>
      <w:r w:rsidRPr="00FC0F9E">
        <w:t xml:space="preserve"> as the </w:t>
      </w:r>
      <w:r w:rsidRPr="00FC0F9E">
        <w:rPr>
          <w:b/>
        </w:rPr>
        <w:t>this</w:t>
      </w:r>
      <w:r w:rsidRPr="00FC0F9E">
        <w:t xml:space="preserve"> value and with an argument list consisting of </w:t>
      </w:r>
      <w:r w:rsidRPr="00FC0F9E">
        <w:rPr>
          <w:i/>
        </w:rPr>
        <w:t>key</w:t>
      </w:r>
      <w:r w:rsidRPr="00FC0F9E">
        <w:t>.</w:t>
      </w:r>
    </w:p>
    <w:p w14:paraId="602EC5FF" w14:textId="77777777" w:rsidR="004C02EF" w:rsidRPr="00FC0F9E" w:rsidRDefault="004C02EF" w:rsidP="004C02EF">
      <w:pPr>
        <w:pStyle w:val="Alg4"/>
        <w:numPr>
          <w:ilvl w:val="0"/>
          <w:numId w:val="334"/>
        </w:numPr>
      </w:pPr>
      <w:r w:rsidRPr="00FC0F9E">
        <w:t xml:space="preserve">If </w:t>
      </w:r>
      <w:r w:rsidRPr="00FC0F9E">
        <w:rPr>
          <w:i/>
        </w:rPr>
        <w:t>ReplacerFunction</w:t>
      </w:r>
      <w:r w:rsidRPr="00FC0F9E">
        <w:t xml:space="preserve"> is not </w:t>
      </w:r>
      <w:r w:rsidRPr="00FC0F9E">
        <w:rPr>
          <w:b/>
        </w:rPr>
        <w:t>undefined</w:t>
      </w:r>
      <w:r w:rsidRPr="00FC0F9E">
        <w:t>, then</w:t>
      </w:r>
    </w:p>
    <w:p w14:paraId="7D6EB015" w14:textId="77777777" w:rsidR="004C02EF" w:rsidRPr="00FC0F9E" w:rsidRDefault="004C02EF" w:rsidP="004C02EF">
      <w:pPr>
        <w:pStyle w:val="Alg4"/>
        <w:numPr>
          <w:ilvl w:val="1"/>
          <w:numId w:val="334"/>
        </w:numPr>
      </w:pPr>
      <w:r w:rsidRPr="00FC0F9E">
        <w:t xml:space="preserve">Let </w:t>
      </w:r>
      <w:r w:rsidRPr="00FC0F9E">
        <w:rPr>
          <w:i/>
        </w:rPr>
        <w:t>value</w:t>
      </w:r>
      <w:r w:rsidRPr="00FC0F9E">
        <w:t xml:space="preserve"> be the result of calling the [[Call]] internal method of </w:t>
      </w:r>
      <w:r w:rsidRPr="00FC0F9E">
        <w:rPr>
          <w:i/>
        </w:rPr>
        <w:t>ReplacerFunction</w:t>
      </w:r>
      <w:r w:rsidRPr="00FC0F9E" w:rsidDel="00FB0CBA">
        <w:rPr>
          <w:i/>
        </w:rPr>
        <w:t xml:space="preserve"> </w:t>
      </w:r>
      <w:r w:rsidRPr="00FC0F9E">
        <w:t xml:space="preserve">passing </w:t>
      </w:r>
      <w:r w:rsidRPr="00FC0F9E">
        <w:rPr>
          <w:i/>
        </w:rPr>
        <w:t>holder</w:t>
      </w:r>
      <w:r w:rsidRPr="00FC0F9E">
        <w:t xml:space="preserve"> as the </w:t>
      </w:r>
      <w:r w:rsidRPr="00FC0F9E">
        <w:rPr>
          <w:b/>
        </w:rPr>
        <w:t>this</w:t>
      </w:r>
      <w:r w:rsidRPr="00FC0F9E">
        <w:t xml:space="preserve"> value and with an argument list consisting of </w:t>
      </w:r>
      <w:r w:rsidRPr="00FC0F9E">
        <w:rPr>
          <w:i/>
        </w:rPr>
        <w:t>key</w:t>
      </w:r>
      <w:r w:rsidRPr="00FC0F9E">
        <w:t xml:space="preserve"> and </w:t>
      </w:r>
      <w:r w:rsidRPr="00FC0F9E">
        <w:rPr>
          <w:i/>
        </w:rPr>
        <w:t>value</w:t>
      </w:r>
      <w:r w:rsidRPr="00FC0F9E">
        <w:t>.</w:t>
      </w:r>
    </w:p>
    <w:p w14:paraId="1A661DC7"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O</w:t>
      </w:r>
      <w:r w:rsidRPr="00FC0F9E">
        <w:t>bject then,</w:t>
      </w:r>
    </w:p>
    <w:p w14:paraId="5A91106A" w14:textId="77777777" w:rsidR="004C02EF" w:rsidRPr="00FC0F9E" w:rsidRDefault="004C02EF" w:rsidP="004C02EF">
      <w:pPr>
        <w:pStyle w:val="Alg4"/>
        <w:numPr>
          <w:ilvl w:val="1"/>
          <w:numId w:val="334"/>
        </w:numPr>
      </w:pPr>
      <w:r w:rsidRPr="00FC0F9E">
        <w:t xml:space="preserve">If </w:t>
      </w:r>
      <w:del w:id="8630" w:author="Allen Wirfs-Brock" w:date="2011-07-02T14:51:00Z">
        <w:r w:rsidRPr="00FC0F9E" w:rsidDel="004C0FF1">
          <w:delText xml:space="preserve">the [[Class]] internal property of </w:delText>
        </w:r>
      </w:del>
      <w:r w:rsidRPr="00FC0F9E">
        <w:rPr>
          <w:i/>
        </w:rPr>
        <w:t>value</w:t>
      </w:r>
      <w:r w:rsidRPr="00FC0F9E">
        <w:t xml:space="preserve"> </w:t>
      </w:r>
      <w:ins w:id="8631" w:author="Allen Wirfs-Brock" w:date="2011-07-02T14:51:00Z">
        <w:r w:rsidR="004C0FF1">
          <w:t>has a</w:t>
        </w:r>
      </w:ins>
      <w:ins w:id="8632" w:author="Allen Wirfs-Brock" w:date="2011-07-02T14:52:00Z">
        <w:r w:rsidR="004C0FF1">
          <w:t>n</w:t>
        </w:r>
      </w:ins>
      <w:ins w:id="8633" w:author="Allen Wirfs-Brock" w:date="2011-07-02T14:51:00Z">
        <w:r w:rsidR="004C0FF1">
          <w:t xml:space="preserve"> [[</w:t>
        </w:r>
        <w:del w:id="8634" w:author="Rev 3 Allen Wirfs-Brock" w:date="2011-09-07T17:58:00Z">
          <w:r w:rsidR="004C0FF1" w:rsidDel="00065D08">
            <w:delText>IsNumber</w:delText>
          </w:r>
        </w:del>
      </w:ins>
      <w:ins w:id="8635" w:author="Rev 3 Allen Wirfs-Brock" w:date="2011-09-07T17:58:00Z">
        <w:r w:rsidR="00065D08">
          <w:t>NativeBrand</w:t>
        </w:r>
      </w:ins>
      <w:ins w:id="8636" w:author="Allen Wirfs-Brock" w:date="2011-07-02T14:51:00Z">
        <w:r w:rsidR="004C0FF1">
          <w:t>]] internal property</w:t>
        </w:r>
      </w:ins>
      <w:ins w:id="8637" w:author="Rev 3 Allen Wirfs-Brock" w:date="2011-09-07T17:57:00Z">
        <w:r w:rsidR="00065D08" w:rsidRPr="00065D08">
          <w:t xml:space="preserve"> </w:t>
        </w:r>
        <w:r w:rsidR="00065D08">
          <w:t>with value NumberWrapper</w:t>
        </w:r>
        <w:r w:rsidR="00065D08" w:rsidRPr="00FC0F9E" w:rsidDel="004C0FF1">
          <w:t xml:space="preserve"> </w:t>
        </w:r>
      </w:ins>
      <w:del w:id="8638" w:author="Allen Wirfs-Brock" w:date="2011-07-02T14:51:00Z">
        <w:r w:rsidRPr="00FC0F9E" w:rsidDel="004C0FF1">
          <w:delText xml:space="preserve">is </w:delText>
        </w:r>
        <w:r w:rsidRPr="00CD0A1E" w:rsidDel="004C0FF1">
          <w:rPr>
            <w:rFonts w:ascii="Courier New" w:hAnsi="Courier New" w:cs="Courier New"/>
            <w:b/>
          </w:rPr>
          <w:delText>"Number"</w:delText>
        </w:r>
      </w:del>
      <w:r w:rsidRPr="00FC0F9E">
        <w:t xml:space="preserve"> then,</w:t>
      </w:r>
    </w:p>
    <w:p w14:paraId="0A2FAA66" w14:textId="77777777" w:rsidR="004C02EF" w:rsidRPr="00FC0F9E" w:rsidRDefault="004C02EF" w:rsidP="004C02EF">
      <w:pPr>
        <w:pStyle w:val="Alg4"/>
        <w:numPr>
          <w:ilvl w:val="2"/>
          <w:numId w:val="334"/>
        </w:numPr>
      </w:pPr>
      <w:r w:rsidRPr="00FC0F9E">
        <w:t xml:space="preserve">Let </w:t>
      </w:r>
      <w:r w:rsidRPr="00FC0F9E">
        <w:rPr>
          <w:i/>
        </w:rPr>
        <w:t>value</w:t>
      </w:r>
      <w:r w:rsidRPr="00FC0F9E">
        <w:t xml:space="preserve"> be ToNumber(</w:t>
      </w:r>
      <w:r w:rsidRPr="00FC0F9E">
        <w:rPr>
          <w:i/>
        </w:rPr>
        <w:t>value</w:t>
      </w:r>
      <w:r w:rsidRPr="00FC0F9E">
        <w:t>).</w:t>
      </w:r>
    </w:p>
    <w:p w14:paraId="61A8B024" w14:textId="77777777" w:rsidR="004C02EF" w:rsidRPr="00FC0F9E" w:rsidRDefault="004C02EF" w:rsidP="004C02EF">
      <w:pPr>
        <w:pStyle w:val="Alg4"/>
        <w:numPr>
          <w:ilvl w:val="1"/>
          <w:numId w:val="334"/>
        </w:numPr>
      </w:pPr>
      <w:r w:rsidRPr="00FC0F9E">
        <w:t xml:space="preserve">Else if </w:t>
      </w:r>
      <w:del w:id="8639" w:author="Allen Wirfs-Brock" w:date="2011-07-02T14:51:00Z">
        <w:r w:rsidRPr="00FC0F9E" w:rsidDel="004C0FF1">
          <w:delText xml:space="preserve">the [[Class]] internal property of </w:delText>
        </w:r>
      </w:del>
      <w:r w:rsidRPr="00FC0F9E">
        <w:rPr>
          <w:i/>
        </w:rPr>
        <w:t>value</w:t>
      </w:r>
      <w:r w:rsidRPr="00FC0F9E">
        <w:t xml:space="preserve"> </w:t>
      </w:r>
      <w:ins w:id="8640" w:author="Allen Wirfs-Brock" w:date="2011-07-02T14:52:00Z">
        <w:r w:rsidR="004C0FF1">
          <w:t>has an [[</w:t>
        </w:r>
      </w:ins>
      <w:ins w:id="8641" w:author="Rev 3 Allen Wirfs-Brock" w:date="2011-09-07T17:58:00Z">
        <w:r w:rsidR="00065D08">
          <w:t>NativeBrand</w:t>
        </w:r>
      </w:ins>
      <w:ins w:id="8642" w:author="Allen Wirfs-Brock" w:date="2011-07-02T14:52:00Z">
        <w:del w:id="8643" w:author="Rev 3 Allen Wirfs-Brock" w:date="2011-09-07T17:58:00Z">
          <w:r w:rsidR="004C0FF1" w:rsidDel="00065D08">
            <w:delText>IsString</w:delText>
          </w:r>
        </w:del>
        <w:r w:rsidR="004C0FF1">
          <w:t>]] internal property</w:t>
        </w:r>
      </w:ins>
      <w:ins w:id="8644" w:author="Rev 3 Allen Wirfs-Brock" w:date="2011-09-07T17:57:00Z">
        <w:r w:rsidR="00065D08" w:rsidRPr="00065D08">
          <w:t xml:space="preserve"> </w:t>
        </w:r>
        <w:r w:rsidR="00065D08">
          <w:t>with value StringWrapper</w:t>
        </w:r>
        <w:r w:rsidR="00065D08" w:rsidRPr="00FC0F9E" w:rsidDel="004C0FF1">
          <w:t xml:space="preserve"> </w:t>
        </w:r>
      </w:ins>
      <w:del w:id="8645" w:author="Allen Wirfs-Brock" w:date="2011-07-02T14:52:00Z">
        <w:r w:rsidRPr="00FC0F9E" w:rsidDel="004C0FF1">
          <w:delText xml:space="preserve">is </w:delText>
        </w:r>
        <w:r w:rsidRPr="00CD0A1E" w:rsidDel="004C0FF1">
          <w:rPr>
            <w:rFonts w:ascii="Courier New" w:hAnsi="Courier New" w:cs="Courier New"/>
            <w:b/>
          </w:rPr>
          <w:delText>"</w:delText>
        </w:r>
        <w:r w:rsidDel="004C0FF1">
          <w:rPr>
            <w:rFonts w:ascii="Courier New" w:hAnsi="Courier New" w:cs="Courier New"/>
            <w:b/>
          </w:rPr>
          <w:delText>String</w:delText>
        </w:r>
        <w:r w:rsidRPr="00CD0A1E" w:rsidDel="004C0FF1">
          <w:rPr>
            <w:rFonts w:ascii="Courier New" w:hAnsi="Courier New" w:cs="Courier New"/>
            <w:b/>
          </w:rPr>
          <w:delText>"</w:delText>
        </w:r>
      </w:del>
      <w:r w:rsidRPr="00FC0F9E">
        <w:t xml:space="preserve"> then,</w:t>
      </w:r>
    </w:p>
    <w:p w14:paraId="1F7A51E9" w14:textId="77777777" w:rsidR="004C02EF" w:rsidRPr="00FC0F9E" w:rsidRDefault="004C02EF" w:rsidP="004C02EF">
      <w:pPr>
        <w:pStyle w:val="Alg4"/>
        <w:numPr>
          <w:ilvl w:val="2"/>
          <w:numId w:val="334"/>
        </w:numPr>
      </w:pPr>
      <w:r w:rsidRPr="00FC0F9E">
        <w:t xml:space="preserve">Let </w:t>
      </w:r>
      <w:r w:rsidRPr="00FC0F9E">
        <w:rPr>
          <w:i/>
        </w:rPr>
        <w:t>value</w:t>
      </w:r>
      <w:r w:rsidRPr="00FC0F9E">
        <w:t xml:space="preserve"> be ToString(</w:t>
      </w:r>
      <w:r w:rsidRPr="00FC0F9E">
        <w:rPr>
          <w:i/>
        </w:rPr>
        <w:t>value</w:t>
      </w:r>
      <w:r w:rsidRPr="00FC0F9E">
        <w:t>).</w:t>
      </w:r>
    </w:p>
    <w:p w14:paraId="32A522A6" w14:textId="77777777" w:rsidR="004C02EF" w:rsidRPr="00FC0F9E" w:rsidRDefault="004C02EF" w:rsidP="004C02EF">
      <w:pPr>
        <w:pStyle w:val="Alg4"/>
        <w:numPr>
          <w:ilvl w:val="1"/>
          <w:numId w:val="334"/>
        </w:numPr>
      </w:pPr>
      <w:r w:rsidRPr="00FC0F9E">
        <w:t xml:space="preserve">Else if </w:t>
      </w:r>
      <w:del w:id="8646" w:author="Allen Wirfs-Brock" w:date="2011-07-02T14:52:00Z">
        <w:r w:rsidRPr="00FC0F9E" w:rsidDel="004C0FF1">
          <w:delText xml:space="preserve">the [[Class]] internal property of </w:delText>
        </w:r>
      </w:del>
      <w:r w:rsidRPr="00FC0F9E">
        <w:rPr>
          <w:i/>
          <w:iCs/>
        </w:rPr>
        <w:t>value</w:t>
      </w:r>
      <w:r w:rsidRPr="00FC0F9E">
        <w:t xml:space="preserve"> </w:t>
      </w:r>
      <w:ins w:id="8647" w:author="Allen Wirfs-Brock" w:date="2011-07-02T14:52:00Z">
        <w:r w:rsidR="004C0FF1">
          <w:t>has an [[</w:t>
        </w:r>
      </w:ins>
      <w:ins w:id="8648" w:author="Rev 3 Allen Wirfs-Brock" w:date="2011-09-07T17:58:00Z">
        <w:r w:rsidR="00065D08">
          <w:t>NativeBrand</w:t>
        </w:r>
      </w:ins>
      <w:ins w:id="8649" w:author="Allen Wirfs-Brock" w:date="2011-07-02T14:52:00Z">
        <w:del w:id="8650" w:author="Rev 3 Allen Wirfs-Brock" w:date="2011-09-07T17:58:00Z">
          <w:r w:rsidR="004C0FF1" w:rsidDel="00065D08">
            <w:delText>IsBoolean</w:delText>
          </w:r>
        </w:del>
        <w:r w:rsidR="004C0FF1">
          <w:t>]] internal property</w:t>
        </w:r>
      </w:ins>
      <w:del w:id="8651" w:author="Allen Wirfs-Brock" w:date="2011-07-02T14:52:00Z">
        <w:r w:rsidRPr="00FC0F9E" w:rsidDel="004C0FF1">
          <w:delText xml:space="preserve">is </w:delText>
        </w:r>
        <w:r w:rsidRPr="00FA6F28" w:rsidDel="004C0FF1">
          <w:rPr>
            <w:rFonts w:ascii="Courier New" w:hAnsi="Courier New" w:cs="Courier New"/>
            <w:b/>
            <w:bCs/>
          </w:rPr>
          <w:delText>"Boolean"</w:delText>
        </w:r>
      </w:del>
      <w:r w:rsidRPr="00FC0F9E">
        <w:t xml:space="preserve"> </w:t>
      </w:r>
      <w:ins w:id="8652" w:author="Rev 3 Allen Wirfs-Brock" w:date="2011-09-07T17:58:00Z">
        <w:r w:rsidR="00065D08">
          <w:t>with value BooleanWrapper</w:t>
        </w:r>
        <w:r w:rsidR="00065D08" w:rsidRPr="00FC0F9E" w:rsidDel="004C0FF1">
          <w:t xml:space="preserve"> </w:t>
        </w:r>
        <w:r w:rsidR="00065D08" w:rsidRPr="00FC0F9E">
          <w:t xml:space="preserve"> </w:t>
        </w:r>
      </w:ins>
      <w:r w:rsidRPr="00FC0F9E">
        <w:t>then,</w:t>
      </w:r>
    </w:p>
    <w:p w14:paraId="042F0D54" w14:textId="77777777" w:rsidR="004C02EF" w:rsidRPr="00FC0F9E" w:rsidRDefault="004C02EF" w:rsidP="004C02EF">
      <w:pPr>
        <w:pStyle w:val="Alg4"/>
        <w:numPr>
          <w:ilvl w:val="2"/>
          <w:numId w:val="334"/>
        </w:numPr>
      </w:pPr>
      <w:r w:rsidRPr="00FC0F9E">
        <w:t xml:space="preserve">Let </w:t>
      </w:r>
      <w:r w:rsidRPr="00FC0F9E">
        <w:rPr>
          <w:i/>
          <w:iCs/>
        </w:rPr>
        <w:t>value</w:t>
      </w:r>
      <w:r w:rsidRPr="00FC0F9E">
        <w:t xml:space="preserve"> be the value of the [[PrimitiveValue]] internal property of </w:t>
      </w:r>
      <w:r w:rsidRPr="00FC0F9E">
        <w:rPr>
          <w:i/>
          <w:iCs/>
        </w:rPr>
        <w:t>value</w:t>
      </w:r>
      <w:r w:rsidRPr="00FC0F9E">
        <w:t>.</w:t>
      </w:r>
    </w:p>
    <w:p w14:paraId="1C1F0CE2" w14:textId="77777777" w:rsidR="004C02EF" w:rsidRPr="00FC0F9E" w:rsidRDefault="004C02EF" w:rsidP="004C02EF">
      <w:pPr>
        <w:pStyle w:val="Alg4"/>
        <w:numPr>
          <w:ilvl w:val="0"/>
          <w:numId w:val="334"/>
        </w:numPr>
      </w:pPr>
      <w:r w:rsidRPr="00FC0F9E">
        <w:t xml:space="preserve">If </w:t>
      </w:r>
      <w:r w:rsidRPr="00FC0F9E">
        <w:rPr>
          <w:i/>
        </w:rPr>
        <w:t>value</w:t>
      </w:r>
      <w:r w:rsidRPr="00FC0F9E">
        <w:t xml:space="preserve"> is </w:t>
      </w:r>
      <w:r w:rsidRPr="00FC0F9E">
        <w:rPr>
          <w:b/>
        </w:rPr>
        <w:t>null</w:t>
      </w:r>
      <w:r w:rsidRPr="00FC0F9E">
        <w:t xml:space="preserve"> then return </w:t>
      </w:r>
      <w:r w:rsidRPr="006D2E27">
        <w:rPr>
          <w:rFonts w:ascii="Courier New" w:hAnsi="Courier New" w:cs="Courier New"/>
          <w:b/>
        </w:rPr>
        <w:t>"null"</w:t>
      </w:r>
      <w:r w:rsidRPr="00FC0F9E">
        <w:t>.</w:t>
      </w:r>
    </w:p>
    <w:p w14:paraId="6E3E0ADF" w14:textId="77777777" w:rsidR="004C02EF" w:rsidRPr="00FC0F9E" w:rsidRDefault="004C02EF" w:rsidP="004C02EF">
      <w:pPr>
        <w:pStyle w:val="Alg4"/>
        <w:numPr>
          <w:ilvl w:val="0"/>
          <w:numId w:val="334"/>
        </w:numPr>
      </w:pPr>
      <w:r w:rsidRPr="00FC0F9E">
        <w:t xml:space="preserve">If </w:t>
      </w:r>
      <w:r w:rsidRPr="00FC0F9E">
        <w:rPr>
          <w:i/>
        </w:rPr>
        <w:t>value</w:t>
      </w:r>
      <w:r w:rsidRPr="00FC0F9E">
        <w:t xml:space="preserve"> is </w:t>
      </w:r>
      <w:r w:rsidRPr="00FC0F9E">
        <w:rPr>
          <w:b/>
        </w:rPr>
        <w:t>true</w:t>
      </w:r>
      <w:r w:rsidRPr="00FC0F9E">
        <w:t xml:space="preserve"> then return </w:t>
      </w:r>
      <w:r w:rsidRPr="006D2E27">
        <w:rPr>
          <w:rFonts w:ascii="Courier New" w:hAnsi="Courier New" w:cs="Courier New"/>
          <w:b/>
        </w:rPr>
        <w:t>"true"</w:t>
      </w:r>
      <w:r w:rsidRPr="00FC0F9E">
        <w:t>.</w:t>
      </w:r>
    </w:p>
    <w:p w14:paraId="5D3405DF" w14:textId="77777777" w:rsidR="004C02EF" w:rsidRPr="00FC0F9E" w:rsidRDefault="004C02EF" w:rsidP="004C02EF">
      <w:pPr>
        <w:pStyle w:val="Alg4"/>
        <w:numPr>
          <w:ilvl w:val="0"/>
          <w:numId w:val="334"/>
        </w:numPr>
      </w:pPr>
      <w:r w:rsidRPr="00FC0F9E">
        <w:t xml:space="preserve">If </w:t>
      </w:r>
      <w:r w:rsidRPr="00FC0F9E">
        <w:rPr>
          <w:i/>
        </w:rPr>
        <w:t>value</w:t>
      </w:r>
      <w:r w:rsidRPr="00FC0F9E">
        <w:t xml:space="preserve"> is </w:t>
      </w:r>
      <w:r w:rsidRPr="00FC0F9E">
        <w:rPr>
          <w:b/>
        </w:rPr>
        <w:t>false</w:t>
      </w:r>
      <w:r w:rsidRPr="00FC0F9E">
        <w:t xml:space="preserve"> then return </w:t>
      </w:r>
      <w:r w:rsidRPr="006D2E27">
        <w:rPr>
          <w:rFonts w:ascii="Courier New" w:hAnsi="Courier New" w:cs="Courier New"/>
          <w:b/>
        </w:rPr>
        <w:t>"false"</w:t>
      </w:r>
      <w:r w:rsidRPr="00FC0F9E">
        <w:t>.</w:t>
      </w:r>
    </w:p>
    <w:p w14:paraId="2FD21567"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S</w:t>
      </w:r>
      <w:r w:rsidRPr="00FC0F9E">
        <w:t xml:space="preserve">tring, then return the result of calling the abstract operation </w:t>
      </w:r>
      <w:r w:rsidRPr="00FC0F9E">
        <w:rPr>
          <w:i/>
        </w:rPr>
        <w:t>Quote</w:t>
      </w:r>
      <w:r w:rsidRPr="00FC0F9E">
        <w:t xml:space="preserve"> with argument </w:t>
      </w:r>
      <w:r w:rsidRPr="00FC0F9E">
        <w:rPr>
          <w:i/>
        </w:rPr>
        <w:t>value</w:t>
      </w:r>
      <w:r w:rsidRPr="00FC0F9E">
        <w:t>.</w:t>
      </w:r>
    </w:p>
    <w:p w14:paraId="298BDEA5"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N</w:t>
      </w:r>
      <w:r w:rsidRPr="00FC0F9E">
        <w:t>umber</w:t>
      </w:r>
    </w:p>
    <w:p w14:paraId="75E92BB1" w14:textId="77777777" w:rsidR="004C02EF" w:rsidRPr="00FC0F9E" w:rsidRDefault="004C02EF" w:rsidP="004C02EF">
      <w:pPr>
        <w:pStyle w:val="Alg4"/>
        <w:numPr>
          <w:ilvl w:val="1"/>
          <w:numId w:val="334"/>
        </w:numPr>
      </w:pPr>
      <w:r w:rsidRPr="00FC0F9E">
        <w:t xml:space="preserve">If </w:t>
      </w:r>
      <w:r w:rsidRPr="00FC0F9E">
        <w:rPr>
          <w:i/>
        </w:rPr>
        <w:t xml:space="preserve">value </w:t>
      </w:r>
      <w:r w:rsidRPr="00FC0F9E">
        <w:t>is finite then return ToString(</w:t>
      </w:r>
      <w:r w:rsidRPr="00FC0F9E">
        <w:rPr>
          <w:i/>
        </w:rPr>
        <w:t>value</w:t>
      </w:r>
      <w:r w:rsidRPr="00FC0F9E">
        <w:t>).</w:t>
      </w:r>
    </w:p>
    <w:p w14:paraId="0D3E17A5" w14:textId="77777777" w:rsidR="004C02EF" w:rsidRPr="00FC0F9E" w:rsidRDefault="004C02EF" w:rsidP="004C02EF">
      <w:pPr>
        <w:pStyle w:val="Alg4"/>
        <w:numPr>
          <w:ilvl w:val="1"/>
          <w:numId w:val="334"/>
        </w:numPr>
      </w:pPr>
      <w:r w:rsidRPr="00FC0F9E">
        <w:t xml:space="preserve">Else, return </w:t>
      </w:r>
      <w:r w:rsidRPr="006D2E27">
        <w:rPr>
          <w:rFonts w:ascii="Courier New" w:hAnsi="Courier New" w:cs="Courier New"/>
          <w:b/>
        </w:rPr>
        <w:t>"null"</w:t>
      </w:r>
      <w:r w:rsidRPr="00FC0F9E">
        <w:t>.</w:t>
      </w:r>
    </w:p>
    <w:p w14:paraId="221DCF9D" w14:textId="77777777" w:rsidR="004C02EF" w:rsidRPr="00FC0F9E" w:rsidRDefault="004C02EF" w:rsidP="004C02EF">
      <w:pPr>
        <w:pStyle w:val="Alg4"/>
        <w:numPr>
          <w:ilvl w:val="0"/>
          <w:numId w:val="334"/>
        </w:numPr>
      </w:pPr>
      <w:r w:rsidRPr="00FC0F9E">
        <w:t>If Type(</w:t>
      </w:r>
      <w:r w:rsidRPr="00FC0F9E">
        <w:rPr>
          <w:i/>
        </w:rPr>
        <w:t>value</w:t>
      </w:r>
      <w:r w:rsidRPr="00FC0F9E">
        <w:t xml:space="preserve">) is </w:t>
      </w:r>
      <w:r>
        <w:t>O</w:t>
      </w:r>
      <w:r w:rsidRPr="00FC0F9E">
        <w:t>bject, and IsCallable(</w:t>
      </w:r>
      <w:r w:rsidRPr="00FC0F9E">
        <w:rPr>
          <w:i/>
        </w:rPr>
        <w:t>value</w:t>
      </w:r>
      <w:r w:rsidRPr="00FC0F9E">
        <w:t xml:space="preserve">) is </w:t>
      </w:r>
      <w:r w:rsidRPr="00FC0F9E">
        <w:rPr>
          <w:b/>
        </w:rPr>
        <w:t>false</w:t>
      </w:r>
    </w:p>
    <w:p w14:paraId="6CB27620" w14:textId="77777777" w:rsidR="004C02EF" w:rsidRPr="00FC0F9E" w:rsidRDefault="004C02EF" w:rsidP="004C02EF">
      <w:pPr>
        <w:pStyle w:val="Alg4"/>
        <w:numPr>
          <w:ilvl w:val="1"/>
          <w:numId w:val="334"/>
        </w:numPr>
      </w:pPr>
      <w:r w:rsidRPr="00FC0F9E">
        <w:t xml:space="preserve">If </w:t>
      </w:r>
      <w:del w:id="8653" w:author="Allen Wirfs-Brock" w:date="2011-07-02T14:53:00Z">
        <w:r w:rsidRPr="00FC0F9E" w:rsidDel="004C0FF1">
          <w:delText xml:space="preserve">the [[Class]] internal property of </w:delText>
        </w:r>
      </w:del>
      <w:r w:rsidRPr="00FC0F9E">
        <w:rPr>
          <w:i/>
        </w:rPr>
        <w:t>value</w:t>
      </w:r>
      <w:r w:rsidRPr="00FC0F9E">
        <w:t xml:space="preserve"> </w:t>
      </w:r>
      <w:ins w:id="8654" w:author="Allen Wirfs-Brock" w:date="2011-07-02T14:53:00Z">
        <w:r w:rsidR="004C0FF1">
          <w:t>has an [[</w:t>
        </w:r>
        <w:del w:id="8655" w:author="Rev 3 Allen Wirfs-Brock" w:date="2011-09-07T15:44:00Z">
          <w:r w:rsidR="004C0FF1" w:rsidDel="009D141F">
            <w:delText>IsArray</w:delText>
          </w:r>
        </w:del>
      </w:ins>
      <w:ins w:id="8656" w:author="Rev 3 Allen Wirfs-Brock" w:date="2011-09-07T15:44:00Z">
        <w:r w:rsidR="009D141F">
          <w:t>NativeBrand</w:t>
        </w:r>
      </w:ins>
      <w:ins w:id="8657" w:author="Allen Wirfs-Brock" w:date="2011-07-02T14:53:00Z">
        <w:r w:rsidR="004C0FF1">
          <w:t>]] internal property</w:t>
        </w:r>
      </w:ins>
      <w:ins w:id="8658" w:author="Rev 3 Allen Wirfs-Brock" w:date="2011-09-07T15:44:00Z">
        <w:r w:rsidR="009D141F" w:rsidRPr="009D141F">
          <w:t xml:space="preserve"> </w:t>
        </w:r>
        <w:r w:rsidR="009D141F">
          <w:t>with value NativeArray</w:t>
        </w:r>
        <w:r w:rsidR="009D141F" w:rsidRPr="00FC0F9E" w:rsidDel="004C0FF1">
          <w:t xml:space="preserve"> </w:t>
        </w:r>
      </w:ins>
      <w:del w:id="8659" w:author="Allen Wirfs-Brock" w:date="2011-07-02T14:53:00Z">
        <w:r w:rsidRPr="00FC0F9E" w:rsidDel="004C0FF1">
          <w:delText xml:space="preserve">is </w:delText>
        </w:r>
        <w:r w:rsidRPr="006D2E27" w:rsidDel="004C0FF1">
          <w:rPr>
            <w:rFonts w:ascii="Courier New" w:hAnsi="Courier New" w:cs="Courier New"/>
            <w:b/>
          </w:rPr>
          <w:delText>"Array"</w:delText>
        </w:r>
      </w:del>
      <w:r w:rsidRPr="006D2E27">
        <w:rPr>
          <w:rFonts w:ascii="Courier New" w:hAnsi="Courier New" w:cs="Courier New"/>
          <w:b/>
        </w:rPr>
        <w:t xml:space="preserve"> </w:t>
      </w:r>
      <w:r w:rsidRPr="00FC0F9E">
        <w:t>then</w:t>
      </w:r>
    </w:p>
    <w:p w14:paraId="156A9D64" w14:textId="77777777" w:rsidR="004C02EF" w:rsidRPr="00FC0F9E" w:rsidRDefault="004C02EF" w:rsidP="004C02EF">
      <w:pPr>
        <w:pStyle w:val="Alg4"/>
        <w:numPr>
          <w:ilvl w:val="2"/>
          <w:numId w:val="334"/>
        </w:numPr>
      </w:pPr>
      <w:r w:rsidRPr="00FC0F9E">
        <w:t xml:space="preserve">Return the result of calling the abstract operation </w:t>
      </w:r>
      <w:r w:rsidRPr="00FC0F9E">
        <w:rPr>
          <w:i/>
        </w:rPr>
        <w:t>JA</w:t>
      </w:r>
      <w:r w:rsidRPr="00FC0F9E">
        <w:t xml:space="preserve"> with argument </w:t>
      </w:r>
      <w:r w:rsidRPr="00FC0F9E">
        <w:rPr>
          <w:i/>
        </w:rPr>
        <w:t>value</w:t>
      </w:r>
      <w:r w:rsidRPr="00FC0F9E">
        <w:t>.</w:t>
      </w:r>
    </w:p>
    <w:p w14:paraId="3624D13B" w14:textId="77777777" w:rsidR="004C02EF" w:rsidRPr="00FC0F9E" w:rsidRDefault="004C02EF" w:rsidP="004C02EF">
      <w:pPr>
        <w:pStyle w:val="Alg4"/>
        <w:numPr>
          <w:ilvl w:val="1"/>
          <w:numId w:val="334"/>
        </w:numPr>
      </w:pPr>
      <w:r w:rsidRPr="00FC0F9E">
        <w:t xml:space="preserve">Else, return the result of calling the abstract operation </w:t>
      </w:r>
      <w:r w:rsidRPr="00FC0F9E">
        <w:rPr>
          <w:i/>
        </w:rPr>
        <w:t>JO</w:t>
      </w:r>
      <w:r w:rsidRPr="00FC0F9E">
        <w:t xml:space="preserve"> with argument </w:t>
      </w:r>
      <w:r w:rsidRPr="00FC0F9E">
        <w:rPr>
          <w:i/>
        </w:rPr>
        <w:t>value</w:t>
      </w:r>
      <w:r w:rsidRPr="00FC0F9E">
        <w:t>.</w:t>
      </w:r>
    </w:p>
    <w:p w14:paraId="3D7B9E59" w14:textId="77777777" w:rsidR="004C02EF" w:rsidRPr="00FC0F9E" w:rsidRDefault="004C02EF" w:rsidP="004C02EF">
      <w:pPr>
        <w:pStyle w:val="Alg4"/>
        <w:numPr>
          <w:ilvl w:val="0"/>
          <w:numId w:val="334"/>
        </w:numPr>
        <w:spacing w:after="120"/>
      </w:pPr>
      <w:r w:rsidRPr="00FC0F9E">
        <w:t xml:space="preserve">Return </w:t>
      </w:r>
      <w:r w:rsidRPr="00FC0F9E">
        <w:rPr>
          <w:b/>
        </w:rPr>
        <w:t>undefined</w:t>
      </w:r>
      <w:r w:rsidRPr="00FC0F9E">
        <w:t>.</w:t>
      </w:r>
    </w:p>
    <w:p w14:paraId="4A7694F9" w14:textId="77777777" w:rsidR="004C02EF" w:rsidRDefault="004C02EF" w:rsidP="004C02EF">
      <w:r>
        <w:t xml:space="preserve">The abstract operation </w:t>
      </w:r>
      <w:r w:rsidRPr="00895113">
        <w:rPr>
          <w:rFonts w:ascii="Times New Roman" w:hAnsi="Times New Roman"/>
          <w:i/>
        </w:rPr>
        <w:t>Quote</w:t>
      </w:r>
      <w:r w:rsidRPr="00895113">
        <w:rPr>
          <w:rFonts w:ascii="Times New Roman" w:hAnsi="Times New Roman"/>
        </w:rPr>
        <w:t>(</w:t>
      </w:r>
      <w:r w:rsidRPr="00895113">
        <w:rPr>
          <w:rFonts w:ascii="Times New Roman" w:hAnsi="Times New Roman"/>
          <w:i/>
        </w:rPr>
        <w:t>value</w:t>
      </w:r>
      <w:r w:rsidRPr="00895113">
        <w:rPr>
          <w:rFonts w:ascii="Times New Roman" w:hAnsi="Times New Roman"/>
        </w:rPr>
        <w:t>)</w:t>
      </w:r>
      <w:r>
        <w:t xml:space="preserve"> wraps a String value in double quotes and escapes characters within it. </w:t>
      </w:r>
    </w:p>
    <w:p w14:paraId="423DE9BA" w14:textId="77777777" w:rsidR="004C02EF" w:rsidRPr="00FC0F9E" w:rsidRDefault="004C02EF" w:rsidP="004C02EF">
      <w:pPr>
        <w:pStyle w:val="Alg4"/>
        <w:numPr>
          <w:ilvl w:val="0"/>
          <w:numId w:val="337"/>
        </w:numPr>
      </w:pPr>
      <w:r w:rsidRPr="00FC0F9E">
        <w:t xml:space="preserve">Let </w:t>
      </w:r>
      <w:r w:rsidRPr="00FC0F9E">
        <w:rPr>
          <w:i/>
        </w:rPr>
        <w:t>product</w:t>
      </w:r>
      <w:r w:rsidRPr="00FC0F9E">
        <w:t xml:space="preserve"> be the double quote character.</w:t>
      </w:r>
    </w:p>
    <w:p w14:paraId="5C3C532B" w14:textId="77777777" w:rsidR="004C02EF" w:rsidRPr="00FC0F9E" w:rsidRDefault="004C02EF" w:rsidP="004C02EF">
      <w:pPr>
        <w:pStyle w:val="Alg4"/>
        <w:numPr>
          <w:ilvl w:val="0"/>
          <w:numId w:val="337"/>
        </w:numPr>
      </w:pPr>
      <w:r w:rsidRPr="00FC0F9E">
        <w:t xml:space="preserve">For each character </w:t>
      </w:r>
      <w:r w:rsidRPr="00FC0F9E">
        <w:rPr>
          <w:i/>
        </w:rPr>
        <w:t>C</w:t>
      </w:r>
      <w:r w:rsidRPr="00FC0F9E">
        <w:t xml:space="preserve"> in </w:t>
      </w:r>
      <w:r w:rsidRPr="00FC0F9E">
        <w:rPr>
          <w:i/>
        </w:rPr>
        <w:t>value</w:t>
      </w:r>
    </w:p>
    <w:p w14:paraId="114F8738" w14:textId="77777777" w:rsidR="004C02EF" w:rsidRPr="00FC0F9E" w:rsidRDefault="004C02EF" w:rsidP="004C02EF">
      <w:pPr>
        <w:pStyle w:val="Alg4"/>
        <w:numPr>
          <w:ilvl w:val="1"/>
          <w:numId w:val="337"/>
        </w:numPr>
      </w:pPr>
      <w:r w:rsidRPr="00FC0F9E">
        <w:t xml:space="preserve">If </w:t>
      </w:r>
      <w:r w:rsidRPr="00FC0F9E">
        <w:rPr>
          <w:i/>
        </w:rPr>
        <w:t>C</w:t>
      </w:r>
      <w:r w:rsidRPr="00FC0F9E">
        <w:t xml:space="preserve"> is the double quote character or the backslash character</w:t>
      </w:r>
    </w:p>
    <w:p w14:paraId="330326B8"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backslash character.</w:t>
      </w:r>
    </w:p>
    <w:p w14:paraId="1AF11D3D"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C</w:t>
      </w:r>
      <w:r w:rsidRPr="00FC0F9E">
        <w:t>.</w:t>
      </w:r>
    </w:p>
    <w:p w14:paraId="2EFB7013" w14:textId="77777777" w:rsidR="004C02EF" w:rsidRPr="00FC0F9E" w:rsidRDefault="004C02EF" w:rsidP="004C02EF">
      <w:pPr>
        <w:pStyle w:val="Alg4"/>
        <w:numPr>
          <w:ilvl w:val="1"/>
          <w:numId w:val="337"/>
        </w:numPr>
      </w:pPr>
      <w:r w:rsidRPr="00FC0F9E">
        <w:t xml:space="preserve">Else </w:t>
      </w:r>
      <w:r>
        <w:t>i</w:t>
      </w:r>
      <w:r w:rsidRPr="00FC0F9E">
        <w:t xml:space="preserve">f </w:t>
      </w:r>
      <w:r w:rsidRPr="00FC0F9E">
        <w:rPr>
          <w:i/>
        </w:rPr>
        <w:t>C</w:t>
      </w:r>
      <w:r w:rsidRPr="00FC0F9E">
        <w:t xml:space="preserve"> is backspace, formfeed, newline, carriage return, or tab</w:t>
      </w:r>
    </w:p>
    <w:p w14:paraId="7F07443E"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backslash character.</w:t>
      </w:r>
    </w:p>
    <w:p w14:paraId="54D1F954" w14:textId="77777777" w:rsidR="004C02EF" w:rsidRPr="00FC0F9E" w:rsidRDefault="004C02EF" w:rsidP="004C02EF">
      <w:pPr>
        <w:pStyle w:val="Alg4"/>
        <w:keepNext/>
        <w:numPr>
          <w:ilvl w:val="2"/>
          <w:numId w:val="337"/>
        </w:numPr>
      </w:pPr>
      <w:r w:rsidRPr="00FC0F9E">
        <w:t xml:space="preserve">Let </w:t>
      </w:r>
      <w:r w:rsidRPr="00FC0F9E">
        <w:rPr>
          <w:i/>
        </w:rPr>
        <w:t>abbrev</w:t>
      </w:r>
      <w:r w:rsidRPr="00FC0F9E">
        <w:t xml:space="preserve"> be the character corresponding to the value of </w:t>
      </w:r>
      <w:r w:rsidRPr="00FC0F9E">
        <w:rPr>
          <w:i/>
        </w:rPr>
        <w:t>C</w:t>
      </w:r>
      <w:r w:rsidRPr="00FC0F9E">
        <w:t xml:space="preserve"> </w:t>
      </w:r>
      <w:r>
        <w:t>as follows</w:t>
      </w:r>
      <w:r w:rsidRPr="00FC0F9E">
        <w:t>:</w:t>
      </w:r>
    </w:p>
    <w:p w14:paraId="165700A2"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backspace</w:t>
      </w:r>
      <w:r w:rsidRPr="00FC0F9E">
        <w:rPr>
          <w:rFonts w:ascii="Times New Roman" w:hAnsi="Times New Roman"/>
        </w:rPr>
        <w:tab/>
      </w:r>
      <w:r w:rsidRPr="00A44A82">
        <w:rPr>
          <w:rFonts w:ascii="Courier New" w:hAnsi="Courier New" w:cs="Courier New"/>
          <w:b/>
        </w:rPr>
        <w:t>"b"</w:t>
      </w:r>
    </w:p>
    <w:p w14:paraId="22BFF6A8"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formfeed</w:t>
      </w:r>
      <w:r w:rsidRPr="00FC0F9E">
        <w:rPr>
          <w:rFonts w:ascii="Times New Roman" w:hAnsi="Times New Roman"/>
        </w:rPr>
        <w:tab/>
      </w:r>
      <w:r w:rsidRPr="00A44A82">
        <w:rPr>
          <w:rFonts w:ascii="Courier New" w:hAnsi="Courier New" w:cs="Courier New"/>
          <w:b/>
        </w:rPr>
        <w:t>"f"</w:t>
      </w:r>
    </w:p>
    <w:p w14:paraId="39666086"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newline</w:t>
      </w:r>
      <w:r w:rsidRPr="00FC0F9E">
        <w:rPr>
          <w:rFonts w:ascii="Times New Roman" w:hAnsi="Times New Roman"/>
        </w:rPr>
        <w:tab/>
      </w:r>
      <w:r w:rsidRPr="00A44A82">
        <w:rPr>
          <w:rFonts w:ascii="Courier New" w:hAnsi="Courier New" w:cs="Courier New"/>
          <w:b/>
        </w:rPr>
        <w:t>"</w:t>
      </w:r>
      <w:r>
        <w:rPr>
          <w:rFonts w:ascii="Courier New" w:hAnsi="Courier New" w:cs="Courier New"/>
          <w:b/>
        </w:rPr>
        <w:t>n</w:t>
      </w:r>
      <w:r w:rsidRPr="00A44A82">
        <w:rPr>
          <w:rFonts w:ascii="Courier New" w:hAnsi="Courier New" w:cs="Courier New"/>
          <w:b/>
        </w:rPr>
        <w:t>"</w:t>
      </w:r>
    </w:p>
    <w:p w14:paraId="2791D830" w14:textId="77777777" w:rsidR="004C02EF" w:rsidRDefault="004C02EF" w:rsidP="004C02EF">
      <w:pPr>
        <w:keepNext/>
        <w:tabs>
          <w:tab w:val="left" w:pos="4410"/>
          <w:tab w:val="left" w:pos="5490"/>
        </w:tabs>
        <w:ind w:left="2700"/>
        <w:contextualSpacing/>
        <w:rPr>
          <w:rFonts w:ascii="Courier New" w:hAnsi="Courier New" w:cs="Courier New"/>
          <w:b/>
        </w:rPr>
      </w:pPr>
      <w:r w:rsidRPr="00FC0F9E">
        <w:rPr>
          <w:rFonts w:ascii="Times New Roman" w:hAnsi="Times New Roman"/>
        </w:rPr>
        <w:t>carriage return</w:t>
      </w:r>
      <w:r w:rsidRPr="00FC0F9E">
        <w:rPr>
          <w:rFonts w:ascii="Times New Roman" w:hAnsi="Times New Roman"/>
        </w:rPr>
        <w:tab/>
      </w:r>
      <w:r w:rsidRPr="00A44A82">
        <w:rPr>
          <w:rFonts w:ascii="Courier New" w:hAnsi="Courier New" w:cs="Courier New"/>
          <w:b/>
        </w:rPr>
        <w:t>"</w:t>
      </w:r>
      <w:r>
        <w:rPr>
          <w:rFonts w:ascii="Courier New" w:hAnsi="Courier New" w:cs="Courier New"/>
          <w:b/>
        </w:rPr>
        <w:t>r</w:t>
      </w:r>
      <w:r w:rsidRPr="00A44A82">
        <w:rPr>
          <w:rFonts w:ascii="Courier New" w:hAnsi="Courier New" w:cs="Courier New"/>
          <w:b/>
        </w:rPr>
        <w:t>"</w:t>
      </w:r>
    </w:p>
    <w:p w14:paraId="211F654F" w14:textId="77777777" w:rsidR="004C02EF" w:rsidRPr="00FC0F9E" w:rsidRDefault="004C02EF" w:rsidP="004C02EF">
      <w:pPr>
        <w:tabs>
          <w:tab w:val="left" w:pos="4410"/>
          <w:tab w:val="left" w:pos="5490"/>
        </w:tabs>
        <w:spacing w:after="0"/>
        <w:ind w:left="2700"/>
        <w:rPr>
          <w:rFonts w:ascii="Times New Roman" w:hAnsi="Times New Roman"/>
        </w:rPr>
      </w:pPr>
      <w:r w:rsidRPr="00FC0F9E">
        <w:rPr>
          <w:rFonts w:ascii="Times New Roman" w:hAnsi="Times New Roman"/>
        </w:rPr>
        <w:t>tab</w:t>
      </w:r>
      <w:r w:rsidRPr="00FC0F9E">
        <w:rPr>
          <w:rFonts w:ascii="Times New Roman" w:hAnsi="Times New Roman"/>
        </w:rPr>
        <w:tab/>
      </w:r>
      <w:r w:rsidRPr="00A44A82">
        <w:rPr>
          <w:rFonts w:ascii="Courier New" w:hAnsi="Courier New" w:cs="Courier New"/>
          <w:b/>
        </w:rPr>
        <w:t>"</w:t>
      </w:r>
      <w:r>
        <w:rPr>
          <w:rFonts w:ascii="Courier New" w:hAnsi="Courier New" w:cs="Courier New"/>
          <w:b/>
        </w:rPr>
        <w:t>t</w:t>
      </w:r>
      <w:r w:rsidRPr="00A44A82">
        <w:rPr>
          <w:rFonts w:ascii="Courier New" w:hAnsi="Courier New" w:cs="Courier New"/>
          <w:b/>
        </w:rPr>
        <w:t>"</w:t>
      </w:r>
    </w:p>
    <w:p w14:paraId="4C7E4032"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abbrev</w:t>
      </w:r>
      <w:r w:rsidRPr="00FC0F9E">
        <w:t>.</w:t>
      </w:r>
    </w:p>
    <w:p w14:paraId="2271965B" w14:textId="77777777" w:rsidR="004C02EF" w:rsidRPr="00FC0F9E" w:rsidRDefault="004C02EF" w:rsidP="004C02EF">
      <w:pPr>
        <w:pStyle w:val="Alg4"/>
        <w:numPr>
          <w:ilvl w:val="1"/>
          <w:numId w:val="337"/>
        </w:numPr>
      </w:pPr>
      <w:r w:rsidRPr="00FC0F9E">
        <w:t xml:space="preserve">Else </w:t>
      </w:r>
      <w:r>
        <w:t>i</w:t>
      </w:r>
      <w:r w:rsidRPr="00FC0F9E">
        <w:t xml:space="preserve">f </w:t>
      </w:r>
      <w:r w:rsidRPr="00FC0F9E">
        <w:rPr>
          <w:i/>
        </w:rPr>
        <w:t>C</w:t>
      </w:r>
      <w:r w:rsidRPr="00FC0F9E">
        <w:t xml:space="preserve"> is a control character having a code unit value less than the space character</w:t>
      </w:r>
    </w:p>
    <w:p w14:paraId="7AA1F2E1"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backslash character.</w:t>
      </w:r>
    </w:p>
    <w:p w14:paraId="31EF8911"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A44A82">
        <w:rPr>
          <w:rFonts w:ascii="Courier New" w:hAnsi="Courier New" w:cs="Courier New"/>
          <w:b/>
        </w:rPr>
        <w:t>"</w:t>
      </w:r>
      <w:r>
        <w:rPr>
          <w:rFonts w:ascii="Courier New" w:hAnsi="Courier New" w:cs="Courier New"/>
          <w:b/>
        </w:rPr>
        <w:t>u</w:t>
      </w:r>
      <w:r w:rsidRPr="00A44A82">
        <w:rPr>
          <w:rFonts w:ascii="Courier New" w:hAnsi="Courier New" w:cs="Courier New"/>
          <w:b/>
        </w:rPr>
        <w:t>"</w:t>
      </w:r>
      <w:r w:rsidRPr="00FC0F9E">
        <w:t>.</w:t>
      </w:r>
    </w:p>
    <w:p w14:paraId="4D6A173C" w14:textId="77777777" w:rsidR="004C02EF" w:rsidRPr="00FC0F9E" w:rsidRDefault="004C02EF" w:rsidP="004C02EF">
      <w:pPr>
        <w:pStyle w:val="Alg4"/>
        <w:numPr>
          <w:ilvl w:val="2"/>
          <w:numId w:val="337"/>
        </w:numPr>
      </w:pPr>
      <w:r w:rsidRPr="00FC0F9E">
        <w:t xml:space="preserve">Let </w:t>
      </w:r>
      <w:r w:rsidRPr="00FC0F9E">
        <w:rPr>
          <w:i/>
        </w:rPr>
        <w:t>hex</w:t>
      </w:r>
      <w:r w:rsidRPr="00FC0F9E">
        <w:t xml:space="preserve"> be the result of converting the numeric code unit value of </w:t>
      </w:r>
      <w:r w:rsidRPr="00FC0F9E">
        <w:rPr>
          <w:i/>
        </w:rPr>
        <w:t>C</w:t>
      </w:r>
      <w:r w:rsidRPr="00FC0F9E">
        <w:t xml:space="preserve"> to a </w:t>
      </w:r>
      <w:r>
        <w:t>String</w:t>
      </w:r>
      <w:r w:rsidRPr="00FC0F9E">
        <w:t xml:space="preserve"> of </w:t>
      </w:r>
      <w:r>
        <w:t>four hexadecimal</w:t>
      </w:r>
      <w:r w:rsidRPr="00FC0F9E">
        <w:t xml:space="preserve"> digits.</w:t>
      </w:r>
      <w:ins w:id="8660" w:author="Allen Wirfs-Brock rev2" w:date="2011-07-25T16:15:00Z">
        <w:r w:rsidR="00DE1F52">
          <w:t xml:space="preserve">  Alphabetic hexadecimal digits are presented as lowercase characters. </w:t>
        </w:r>
      </w:ins>
    </w:p>
    <w:p w14:paraId="7A0A2C44"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hex</w:t>
      </w:r>
      <w:r w:rsidRPr="00FC0F9E">
        <w:t>.</w:t>
      </w:r>
    </w:p>
    <w:p w14:paraId="735113E0" w14:textId="77777777" w:rsidR="004C02EF" w:rsidRPr="00FC0F9E" w:rsidRDefault="004C02EF" w:rsidP="004C02EF">
      <w:pPr>
        <w:pStyle w:val="Alg4"/>
        <w:numPr>
          <w:ilvl w:val="1"/>
          <w:numId w:val="337"/>
        </w:numPr>
      </w:pPr>
      <w:r w:rsidRPr="00FC0F9E">
        <w:t>Else</w:t>
      </w:r>
    </w:p>
    <w:p w14:paraId="08747D3A" w14:textId="77777777" w:rsidR="004C02EF" w:rsidRPr="00FC0F9E" w:rsidRDefault="004C02EF" w:rsidP="004C02EF">
      <w:pPr>
        <w:pStyle w:val="Alg4"/>
        <w:numPr>
          <w:ilvl w:val="2"/>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w:t>
      </w:r>
      <w:r w:rsidRPr="00FC0F9E">
        <w:rPr>
          <w:i/>
        </w:rPr>
        <w:t>C</w:t>
      </w:r>
      <w:r w:rsidRPr="00FC0F9E">
        <w:t>.</w:t>
      </w:r>
    </w:p>
    <w:p w14:paraId="77F4CF7E" w14:textId="77777777" w:rsidR="004C02EF" w:rsidRPr="00FC0F9E" w:rsidRDefault="004C02EF" w:rsidP="004C02EF">
      <w:pPr>
        <w:pStyle w:val="Alg4"/>
        <w:numPr>
          <w:ilvl w:val="0"/>
          <w:numId w:val="337"/>
        </w:numPr>
      </w:pPr>
      <w:r w:rsidRPr="00FC0F9E">
        <w:t xml:space="preserve">Let </w:t>
      </w:r>
      <w:r w:rsidRPr="00FC0F9E">
        <w:rPr>
          <w:i/>
        </w:rPr>
        <w:t>product</w:t>
      </w:r>
      <w:r w:rsidRPr="00FC0F9E">
        <w:t xml:space="preserve"> be the concatenation of </w:t>
      </w:r>
      <w:r w:rsidRPr="00FC0F9E">
        <w:rPr>
          <w:i/>
        </w:rPr>
        <w:t>product</w:t>
      </w:r>
      <w:r w:rsidRPr="00FC0F9E">
        <w:t xml:space="preserve"> and the double quote character.</w:t>
      </w:r>
    </w:p>
    <w:p w14:paraId="05C9022C" w14:textId="77777777" w:rsidR="004C02EF" w:rsidRPr="00FC0F9E" w:rsidRDefault="004C02EF" w:rsidP="004C02EF">
      <w:pPr>
        <w:pStyle w:val="Alg4"/>
        <w:numPr>
          <w:ilvl w:val="0"/>
          <w:numId w:val="337"/>
        </w:numPr>
        <w:spacing w:after="120"/>
      </w:pPr>
      <w:r w:rsidRPr="00FC0F9E">
        <w:t xml:space="preserve">Return </w:t>
      </w:r>
      <w:r w:rsidRPr="00FC0F9E">
        <w:rPr>
          <w:i/>
        </w:rPr>
        <w:t>product</w:t>
      </w:r>
      <w:r w:rsidRPr="00FC0F9E">
        <w:t>.</w:t>
      </w:r>
    </w:p>
    <w:p w14:paraId="0B650CF5" w14:textId="77777777" w:rsidR="004C02EF" w:rsidRDefault="004C02EF" w:rsidP="004C02EF">
      <w:r>
        <w:t xml:space="preserve">The abstract operation </w:t>
      </w:r>
      <w:r w:rsidRPr="00895113">
        <w:rPr>
          <w:rFonts w:ascii="Times New Roman" w:hAnsi="Times New Roman"/>
          <w:i/>
        </w:rPr>
        <w:t>JO</w:t>
      </w:r>
      <w:r w:rsidRPr="00895113">
        <w:rPr>
          <w:rFonts w:ascii="Times New Roman" w:hAnsi="Times New Roman"/>
        </w:rPr>
        <w:t>(</w:t>
      </w:r>
      <w:r w:rsidRPr="00895113">
        <w:rPr>
          <w:rFonts w:ascii="Times New Roman" w:hAnsi="Times New Roman"/>
          <w:i/>
        </w:rPr>
        <w:t>value</w:t>
      </w:r>
      <w:r w:rsidRPr="00895113">
        <w:rPr>
          <w:rFonts w:ascii="Times New Roman" w:hAnsi="Times New Roman"/>
        </w:rPr>
        <w:t>)</w:t>
      </w:r>
      <w:r>
        <w:t xml:space="preserve"> serializes an object. It has access to the </w:t>
      </w:r>
      <w:r w:rsidRPr="00895113">
        <w:rPr>
          <w:rFonts w:ascii="Times New Roman" w:hAnsi="Times New Roman"/>
          <w:i/>
        </w:rPr>
        <w:t>stack</w:t>
      </w:r>
      <w:r>
        <w:t xml:space="preserve">, </w:t>
      </w:r>
      <w:r w:rsidRPr="00895113">
        <w:rPr>
          <w:rFonts w:ascii="Times New Roman" w:hAnsi="Times New Roman"/>
          <w:i/>
        </w:rPr>
        <w:t>indent</w:t>
      </w:r>
      <w:r>
        <w:t xml:space="preserve">, </w:t>
      </w:r>
      <w:r w:rsidRPr="00895113">
        <w:rPr>
          <w:rFonts w:ascii="Times New Roman" w:hAnsi="Times New Roman"/>
          <w:i/>
        </w:rPr>
        <w:t>gap</w:t>
      </w:r>
      <w:r>
        <w:t xml:space="preserve">, </w:t>
      </w:r>
      <w:ins w:id="8661" w:author="Allen Wirfs-Brock rev2" w:date="2011-07-20T16:03:00Z">
        <w:r w:rsidR="00015C8D">
          <w:t xml:space="preserve">and </w:t>
        </w:r>
      </w:ins>
      <w:r w:rsidRPr="00895113">
        <w:rPr>
          <w:rFonts w:ascii="Times New Roman" w:hAnsi="Times New Roman"/>
          <w:i/>
        </w:rPr>
        <w:t>PropertyList</w:t>
      </w:r>
      <w:del w:id="8662" w:author="Allen Wirfs-Brock rev2" w:date="2011-07-20T16:04:00Z">
        <w:r w:rsidRPr="00FB0CBA" w:rsidDel="00015C8D">
          <w:delText>,</w:delText>
        </w:r>
      </w:del>
      <w:r>
        <w:t xml:space="preserve"> </w:t>
      </w:r>
      <w:del w:id="8663" w:author="Allen Wirfs-Brock rev2" w:date="2011-07-20T16:04:00Z">
        <w:r w:rsidRPr="00895113" w:rsidDel="00015C8D">
          <w:rPr>
            <w:rFonts w:ascii="Times New Roman" w:hAnsi="Times New Roman"/>
            <w:i/>
          </w:rPr>
          <w:delText>ReplacerFunction</w:delText>
        </w:r>
        <w:r w:rsidDel="00015C8D">
          <w:delText xml:space="preserve">, and </w:delText>
        </w:r>
        <w:r w:rsidRPr="00895113" w:rsidDel="00015C8D">
          <w:rPr>
            <w:rFonts w:ascii="Times New Roman" w:hAnsi="Times New Roman"/>
            <w:i/>
          </w:rPr>
          <w:delText>space</w:delText>
        </w:r>
        <w:r w:rsidDel="00015C8D">
          <w:delText xml:space="preserve"> </w:delText>
        </w:r>
      </w:del>
      <w:r>
        <w:t>of the invocation of the stringify method.</w:t>
      </w:r>
    </w:p>
    <w:p w14:paraId="3EAEC49B" w14:textId="77777777" w:rsidR="004C02EF" w:rsidRPr="00FC0F9E" w:rsidRDefault="004C02EF" w:rsidP="004C02EF">
      <w:pPr>
        <w:pStyle w:val="Alg4"/>
        <w:numPr>
          <w:ilvl w:val="0"/>
          <w:numId w:val="336"/>
        </w:numPr>
      </w:pPr>
      <w:r w:rsidRPr="00FC0F9E">
        <w:t xml:space="preserve">If </w:t>
      </w:r>
      <w:r w:rsidRPr="00FC0F9E">
        <w:rPr>
          <w:i/>
        </w:rPr>
        <w:t>stack</w:t>
      </w:r>
      <w:r w:rsidRPr="00FC0F9E">
        <w:t xml:space="preserve"> contains </w:t>
      </w:r>
      <w:r w:rsidRPr="00FC0F9E">
        <w:rPr>
          <w:i/>
        </w:rPr>
        <w:t>value</w:t>
      </w:r>
      <w:r w:rsidRPr="00FC0F9E">
        <w:t xml:space="preserve"> then throw a </w:t>
      </w:r>
      <w:r w:rsidRPr="00FC0F9E">
        <w:rPr>
          <w:b/>
        </w:rPr>
        <w:t>TypeError</w:t>
      </w:r>
      <w:r w:rsidRPr="00FC0F9E">
        <w:t xml:space="preserve"> exception because the structure is cyclical.</w:t>
      </w:r>
    </w:p>
    <w:p w14:paraId="51B95196" w14:textId="77777777" w:rsidR="004C02EF" w:rsidRPr="00FC0F9E" w:rsidRDefault="004C02EF" w:rsidP="004C02EF">
      <w:pPr>
        <w:pStyle w:val="Alg4"/>
        <w:numPr>
          <w:ilvl w:val="0"/>
          <w:numId w:val="336"/>
        </w:numPr>
      </w:pPr>
      <w:r w:rsidRPr="00FC0F9E">
        <w:t xml:space="preserve">Append </w:t>
      </w:r>
      <w:r w:rsidRPr="00FC0F9E">
        <w:rPr>
          <w:i/>
        </w:rPr>
        <w:t>value</w:t>
      </w:r>
      <w:r w:rsidRPr="00FC0F9E">
        <w:t xml:space="preserve"> to </w:t>
      </w:r>
      <w:r w:rsidRPr="00FC0F9E">
        <w:rPr>
          <w:i/>
        </w:rPr>
        <w:t>stack</w:t>
      </w:r>
      <w:r w:rsidRPr="00FC0F9E">
        <w:t>.</w:t>
      </w:r>
    </w:p>
    <w:p w14:paraId="4D7BDB2E" w14:textId="77777777" w:rsidR="004C02EF" w:rsidRPr="00FC0F9E" w:rsidRDefault="004C02EF" w:rsidP="004C02EF">
      <w:pPr>
        <w:pStyle w:val="Alg4"/>
        <w:numPr>
          <w:ilvl w:val="0"/>
          <w:numId w:val="336"/>
        </w:numPr>
      </w:pPr>
      <w:r w:rsidRPr="00FC0F9E">
        <w:t xml:space="preserve">Let </w:t>
      </w:r>
      <w:r w:rsidRPr="00FC0F9E">
        <w:rPr>
          <w:i/>
        </w:rPr>
        <w:t>stepback</w:t>
      </w:r>
      <w:r w:rsidRPr="00FC0F9E">
        <w:t xml:space="preserve"> be </w:t>
      </w:r>
      <w:r w:rsidRPr="00FC0F9E">
        <w:rPr>
          <w:i/>
        </w:rPr>
        <w:t>indent</w:t>
      </w:r>
      <w:r w:rsidRPr="00FC0F9E">
        <w:t>.</w:t>
      </w:r>
    </w:p>
    <w:p w14:paraId="23945EEF" w14:textId="77777777" w:rsidR="004C02EF" w:rsidRPr="00FC0F9E" w:rsidRDefault="004C02EF" w:rsidP="004C02EF">
      <w:pPr>
        <w:pStyle w:val="Alg4"/>
        <w:numPr>
          <w:ilvl w:val="0"/>
          <w:numId w:val="336"/>
        </w:numPr>
      </w:pPr>
      <w:r w:rsidRPr="00FC0F9E">
        <w:t xml:space="preserve">Let </w:t>
      </w:r>
      <w:r w:rsidRPr="00FC0F9E">
        <w:rPr>
          <w:i/>
        </w:rPr>
        <w:t>indent</w:t>
      </w:r>
      <w:r w:rsidRPr="00FC0F9E">
        <w:t xml:space="preserve"> be the concatenation of </w:t>
      </w:r>
      <w:r w:rsidRPr="00FC0F9E">
        <w:rPr>
          <w:i/>
        </w:rPr>
        <w:t>indent</w:t>
      </w:r>
      <w:r w:rsidRPr="00FC0F9E">
        <w:t xml:space="preserve"> and </w:t>
      </w:r>
      <w:r w:rsidRPr="00FC0F9E">
        <w:rPr>
          <w:i/>
        </w:rPr>
        <w:t>gap</w:t>
      </w:r>
      <w:r w:rsidRPr="00FC0F9E">
        <w:t>.</w:t>
      </w:r>
    </w:p>
    <w:p w14:paraId="0E0ACDE5" w14:textId="77777777" w:rsidR="004C02EF" w:rsidRPr="00FC0F9E" w:rsidRDefault="004C02EF" w:rsidP="004C02EF">
      <w:pPr>
        <w:pStyle w:val="Alg4"/>
        <w:numPr>
          <w:ilvl w:val="0"/>
          <w:numId w:val="336"/>
        </w:numPr>
      </w:pPr>
      <w:r w:rsidRPr="00FC0F9E">
        <w:t xml:space="preserve">If </w:t>
      </w:r>
      <w:r w:rsidRPr="00FC0F9E">
        <w:rPr>
          <w:i/>
        </w:rPr>
        <w:t xml:space="preserve">PropertyList </w:t>
      </w:r>
      <w:r w:rsidRPr="00FC0F9E">
        <w:t xml:space="preserve">is not </w:t>
      </w:r>
      <w:r w:rsidRPr="00FC0F9E">
        <w:rPr>
          <w:b/>
        </w:rPr>
        <w:t>undefined</w:t>
      </w:r>
      <w:r w:rsidRPr="00FC0F9E">
        <w:t>, then</w:t>
      </w:r>
    </w:p>
    <w:p w14:paraId="4F898037" w14:textId="77777777" w:rsidR="004C02EF" w:rsidRPr="00FC0F9E" w:rsidRDefault="004C02EF" w:rsidP="004C02EF">
      <w:pPr>
        <w:pStyle w:val="Alg4"/>
        <w:numPr>
          <w:ilvl w:val="1"/>
          <w:numId w:val="336"/>
        </w:numPr>
      </w:pPr>
      <w:r w:rsidRPr="00FC0F9E">
        <w:t xml:space="preserve">Let </w:t>
      </w:r>
      <w:r w:rsidRPr="00FC0F9E">
        <w:rPr>
          <w:i/>
        </w:rPr>
        <w:t>K</w:t>
      </w:r>
      <w:r w:rsidRPr="00FC0F9E">
        <w:t xml:space="preserve"> be </w:t>
      </w:r>
      <w:r w:rsidRPr="00FC0F9E">
        <w:rPr>
          <w:i/>
        </w:rPr>
        <w:t>PropertyList</w:t>
      </w:r>
      <w:r w:rsidRPr="00FC0F9E">
        <w:t>.</w:t>
      </w:r>
    </w:p>
    <w:p w14:paraId="69089665" w14:textId="77777777" w:rsidR="004C02EF" w:rsidRPr="00FC0F9E" w:rsidRDefault="004C02EF" w:rsidP="004C02EF">
      <w:pPr>
        <w:pStyle w:val="Alg4"/>
        <w:numPr>
          <w:ilvl w:val="0"/>
          <w:numId w:val="336"/>
        </w:numPr>
      </w:pPr>
      <w:r w:rsidRPr="00FC0F9E">
        <w:t>Else</w:t>
      </w:r>
    </w:p>
    <w:p w14:paraId="097E876C" w14:textId="77777777" w:rsidR="004C02EF" w:rsidRPr="00FC0F9E" w:rsidRDefault="004C02EF" w:rsidP="004C02EF">
      <w:pPr>
        <w:pStyle w:val="Alg4"/>
        <w:numPr>
          <w:ilvl w:val="1"/>
          <w:numId w:val="336"/>
        </w:numPr>
      </w:pPr>
      <w:r w:rsidRPr="00FC0F9E">
        <w:t xml:space="preserve">Let </w:t>
      </w:r>
      <w:r w:rsidRPr="00FC0F9E">
        <w:rPr>
          <w:i/>
        </w:rPr>
        <w:t>K</w:t>
      </w:r>
      <w:r w:rsidRPr="00FC0F9E">
        <w:t xml:space="preserve"> be an internal List of </w:t>
      </w:r>
      <w:r>
        <w:t>Strings</w:t>
      </w:r>
      <w:r w:rsidRPr="00FC0F9E">
        <w:t xml:space="preserve"> consisting of the names of all the own properties of </w:t>
      </w:r>
      <w:r w:rsidRPr="00FC0F9E">
        <w:rPr>
          <w:i/>
        </w:rPr>
        <w:t>value</w:t>
      </w:r>
      <w:r w:rsidRPr="00FC0F9E">
        <w:t xml:space="preserve"> whose [[Enumerable]] attribute is </w:t>
      </w:r>
      <w:r w:rsidRPr="00FC0F9E">
        <w:rPr>
          <w:b/>
        </w:rPr>
        <w:t>true</w:t>
      </w:r>
      <w:r w:rsidRPr="00FC0F9E">
        <w:t xml:space="preserve">. The ordering of the </w:t>
      </w:r>
      <w:r>
        <w:t>Strings</w:t>
      </w:r>
      <w:r w:rsidRPr="00FC0F9E">
        <w:t xml:space="preserve"> should be the same as that used by the </w:t>
      </w:r>
      <w:r w:rsidRPr="00FC0F9E">
        <w:rPr>
          <w:b/>
        </w:rPr>
        <w:t>Object.keys</w:t>
      </w:r>
      <w:r w:rsidRPr="00FC0F9E">
        <w:t xml:space="preserve"> standard built-in function.</w:t>
      </w:r>
    </w:p>
    <w:p w14:paraId="561DEED5" w14:textId="77777777" w:rsidR="004C02EF" w:rsidRPr="00FC0F9E" w:rsidRDefault="004C02EF" w:rsidP="004C02EF">
      <w:pPr>
        <w:pStyle w:val="Alg4"/>
        <w:numPr>
          <w:ilvl w:val="0"/>
          <w:numId w:val="336"/>
        </w:numPr>
      </w:pPr>
      <w:r w:rsidRPr="00FC0F9E">
        <w:t xml:space="preserve">Let </w:t>
      </w:r>
      <w:r w:rsidRPr="00FC0F9E">
        <w:rPr>
          <w:i/>
        </w:rPr>
        <w:t>partial</w:t>
      </w:r>
      <w:r w:rsidRPr="00FC0F9E">
        <w:t xml:space="preserve"> be an empty List.</w:t>
      </w:r>
    </w:p>
    <w:p w14:paraId="55604ED9" w14:textId="77777777" w:rsidR="004C02EF" w:rsidRPr="00FC0F9E" w:rsidRDefault="004C02EF" w:rsidP="004C02EF">
      <w:pPr>
        <w:pStyle w:val="Alg4"/>
        <w:numPr>
          <w:ilvl w:val="0"/>
          <w:numId w:val="336"/>
        </w:numPr>
      </w:pPr>
      <w:r w:rsidRPr="00FC0F9E">
        <w:t xml:space="preserve">For each element </w:t>
      </w:r>
      <w:r w:rsidRPr="00FC0F9E">
        <w:rPr>
          <w:i/>
        </w:rPr>
        <w:t>P</w:t>
      </w:r>
      <w:r w:rsidRPr="00FC0F9E">
        <w:t xml:space="preserve"> of </w:t>
      </w:r>
      <w:r w:rsidRPr="00FC0F9E">
        <w:rPr>
          <w:i/>
        </w:rPr>
        <w:t>K</w:t>
      </w:r>
      <w:r w:rsidRPr="00FC0F9E">
        <w:t>.</w:t>
      </w:r>
    </w:p>
    <w:p w14:paraId="6ABDC321" w14:textId="77777777" w:rsidR="004C02EF" w:rsidRPr="00FC0F9E" w:rsidRDefault="004C02EF" w:rsidP="004C02EF">
      <w:pPr>
        <w:pStyle w:val="Alg4"/>
        <w:numPr>
          <w:ilvl w:val="1"/>
          <w:numId w:val="336"/>
        </w:numPr>
      </w:pPr>
      <w:r w:rsidRPr="00FC0F9E">
        <w:t xml:space="preserve">Let </w:t>
      </w:r>
      <w:r w:rsidRPr="00FC0F9E">
        <w:rPr>
          <w:i/>
        </w:rPr>
        <w:t>strP</w:t>
      </w:r>
      <w:r w:rsidRPr="00FC0F9E">
        <w:t xml:space="preserve"> be the result of calling the abstract operation </w:t>
      </w:r>
      <w:r w:rsidRPr="00FC0F9E">
        <w:rPr>
          <w:i/>
        </w:rPr>
        <w:t>Str</w:t>
      </w:r>
      <w:r w:rsidRPr="00FC0F9E">
        <w:t xml:space="preserve"> with arguments </w:t>
      </w:r>
      <w:r w:rsidRPr="00FC0F9E">
        <w:rPr>
          <w:i/>
        </w:rPr>
        <w:t>P</w:t>
      </w:r>
      <w:r w:rsidRPr="00FC0F9E">
        <w:t xml:space="preserve"> and </w:t>
      </w:r>
      <w:r w:rsidRPr="00FC0F9E">
        <w:rPr>
          <w:i/>
        </w:rPr>
        <w:t>value</w:t>
      </w:r>
      <w:r w:rsidRPr="00FC0F9E">
        <w:t>.</w:t>
      </w:r>
    </w:p>
    <w:p w14:paraId="0CF3C333" w14:textId="77777777" w:rsidR="004C02EF" w:rsidRPr="00FC0F9E" w:rsidRDefault="004C02EF" w:rsidP="004C02EF">
      <w:pPr>
        <w:pStyle w:val="Alg4"/>
        <w:numPr>
          <w:ilvl w:val="1"/>
          <w:numId w:val="336"/>
        </w:numPr>
      </w:pPr>
      <w:r w:rsidRPr="00FC0F9E">
        <w:t xml:space="preserve">If </w:t>
      </w:r>
      <w:r w:rsidRPr="00FC0F9E">
        <w:rPr>
          <w:i/>
        </w:rPr>
        <w:t>strP</w:t>
      </w:r>
      <w:r w:rsidRPr="00FC0F9E" w:rsidDel="00427981">
        <w:t xml:space="preserve"> </w:t>
      </w:r>
      <w:r w:rsidRPr="00FC0F9E">
        <w:t xml:space="preserve">is not </w:t>
      </w:r>
      <w:r w:rsidRPr="00FC0F9E">
        <w:rPr>
          <w:b/>
        </w:rPr>
        <w:t>undefined</w:t>
      </w:r>
    </w:p>
    <w:p w14:paraId="7E9438D1" w14:textId="77777777" w:rsidR="004C02EF" w:rsidRPr="00FC0F9E" w:rsidRDefault="004C02EF" w:rsidP="004C02EF">
      <w:pPr>
        <w:pStyle w:val="Alg4"/>
        <w:numPr>
          <w:ilvl w:val="2"/>
          <w:numId w:val="336"/>
        </w:numPr>
      </w:pPr>
      <w:r w:rsidRPr="00FC0F9E">
        <w:t xml:space="preserve">Let </w:t>
      </w:r>
      <w:r w:rsidRPr="00FC0F9E">
        <w:rPr>
          <w:i/>
        </w:rPr>
        <w:t>member</w:t>
      </w:r>
      <w:r w:rsidRPr="00FC0F9E">
        <w:t xml:space="preserve"> be the result of calling the abstract operation </w:t>
      </w:r>
      <w:r w:rsidRPr="00FC0F9E">
        <w:rPr>
          <w:i/>
        </w:rPr>
        <w:t>Quote</w:t>
      </w:r>
      <w:r w:rsidRPr="00FC0F9E">
        <w:t xml:space="preserve"> with argument </w:t>
      </w:r>
      <w:r w:rsidRPr="00FC0F9E">
        <w:rPr>
          <w:i/>
        </w:rPr>
        <w:t>P</w:t>
      </w:r>
      <w:r w:rsidRPr="00FC0F9E">
        <w:t>.</w:t>
      </w:r>
    </w:p>
    <w:p w14:paraId="17549A19" w14:textId="77777777" w:rsidR="004C02EF" w:rsidRPr="00FC0F9E" w:rsidRDefault="004C02EF" w:rsidP="004C02EF">
      <w:pPr>
        <w:pStyle w:val="Alg4"/>
        <w:numPr>
          <w:ilvl w:val="2"/>
          <w:numId w:val="336"/>
        </w:numPr>
      </w:pPr>
      <w:r w:rsidRPr="00FC0F9E">
        <w:t xml:space="preserve">Let </w:t>
      </w:r>
      <w:r w:rsidRPr="00FC0F9E">
        <w:rPr>
          <w:i/>
        </w:rPr>
        <w:t>member</w:t>
      </w:r>
      <w:r w:rsidRPr="00FC0F9E">
        <w:t xml:space="preserve"> be the concatenation of </w:t>
      </w:r>
      <w:r w:rsidRPr="00FC0F9E">
        <w:rPr>
          <w:i/>
        </w:rPr>
        <w:t>member</w:t>
      </w:r>
      <w:r w:rsidRPr="00FC0F9E">
        <w:t xml:space="preserve"> and the colon character.</w:t>
      </w:r>
    </w:p>
    <w:p w14:paraId="23A8616A" w14:textId="77777777" w:rsidR="004C02EF" w:rsidRPr="00FC0F9E" w:rsidRDefault="004C02EF" w:rsidP="004C02EF">
      <w:pPr>
        <w:pStyle w:val="Alg4"/>
        <w:numPr>
          <w:ilvl w:val="2"/>
          <w:numId w:val="336"/>
        </w:numPr>
      </w:pPr>
      <w:r w:rsidRPr="00FC0F9E">
        <w:t xml:space="preserve">If </w:t>
      </w:r>
      <w:r w:rsidRPr="00FC0F9E">
        <w:rPr>
          <w:i/>
        </w:rPr>
        <w:t>gap</w:t>
      </w:r>
      <w:r w:rsidRPr="00FC0F9E">
        <w:t xml:space="preserve"> is not the empty </w:t>
      </w:r>
      <w:r>
        <w:t>String</w:t>
      </w:r>
    </w:p>
    <w:p w14:paraId="0DADD90E" w14:textId="77777777" w:rsidR="004C02EF" w:rsidRPr="00FC0F9E" w:rsidRDefault="004C02EF" w:rsidP="004C02EF">
      <w:pPr>
        <w:pStyle w:val="Alg4"/>
        <w:numPr>
          <w:ilvl w:val="3"/>
          <w:numId w:val="336"/>
        </w:numPr>
      </w:pPr>
      <w:r w:rsidRPr="00FC0F9E">
        <w:t xml:space="preserve">Let </w:t>
      </w:r>
      <w:r w:rsidRPr="00FC0F9E">
        <w:rPr>
          <w:i/>
        </w:rPr>
        <w:t>member</w:t>
      </w:r>
      <w:r w:rsidRPr="00FC0F9E">
        <w:t xml:space="preserve"> be the concatenation of </w:t>
      </w:r>
      <w:r w:rsidRPr="00FC0F9E">
        <w:rPr>
          <w:i/>
        </w:rPr>
        <w:t>member</w:t>
      </w:r>
      <w:r w:rsidRPr="00FC0F9E">
        <w:t xml:space="preserve"> and the </w:t>
      </w:r>
      <w:r w:rsidRPr="00015C8D">
        <w:rPr>
          <w:rPrChange w:id="8664" w:author="Allen Wirfs-Brock rev2" w:date="2011-07-20T15:57:00Z">
            <w:rPr>
              <w:i/>
            </w:rPr>
          </w:rPrChange>
        </w:rPr>
        <w:t>space</w:t>
      </w:r>
      <w:r w:rsidRPr="00FC0F9E">
        <w:t xml:space="preserve"> character.</w:t>
      </w:r>
    </w:p>
    <w:p w14:paraId="616CB4BE" w14:textId="77777777" w:rsidR="004C02EF" w:rsidRPr="00FC0F9E" w:rsidRDefault="004C02EF" w:rsidP="004C02EF">
      <w:pPr>
        <w:pStyle w:val="Alg4"/>
        <w:numPr>
          <w:ilvl w:val="2"/>
          <w:numId w:val="336"/>
        </w:numPr>
      </w:pPr>
      <w:r w:rsidRPr="00FC0F9E">
        <w:t xml:space="preserve">Let </w:t>
      </w:r>
      <w:r w:rsidRPr="00FC0F9E">
        <w:rPr>
          <w:i/>
        </w:rPr>
        <w:t>member</w:t>
      </w:r>
      <w:r w:rsidRPr="00FC0F9E">
        <w:t xml:space="preserve"> be the concatenation of </w:t>
      </w:r>
      <w:r w:rsidRPr="00FC0F9E">
        <w:rPr>
          <w:i/>
        </w:rPr>
        <w:t>member</w:t>
      </w:r>
      <w:r w:rsidRPr="00FC0F9E">
        <w:t xml:space="preserve"> and </w:t>
      </w:r>
      <w:r w:rsidRPr="00FC0F9E">
        <w:rPr>
          <w:i/>
        </w:rPr>
        <w:t>strP</w:t>
      </w:r>
      <w:r w:rsidRPr="00FC0F9E">
        <w:t>.</w:t>
      </w:r>
    </w:p>
    <w:p w14:paraId="225EC1E1" w14:textId="77777777" w:rsidR="004C02EF" w:rsidRPr="00FC0F9E" w:rsidRDefault="004C02EF" w:rsidP="004C02EF">
      <w:pPr>
        <w:pStyle w:val="Alg4"/>
        <w:numPr>
          <w:ilvl w:val="2"/>
          <w:numId w:val="336"/>
        </w:numPr>
      </w:pPr>
      <w:r w:rsidRPr="00FC0F9E">
        <w:t xml:space="preserve">Append </w:t>
      </w:r>
      <w:r w:rsidRPr="00FC0F9E">
        <w:rPr>
          <w:i/>
        </w:rPr>
        <w:t>member</w:t>
      </w:r>
      <w:r w:rsidRPr="00FC0F9E">
        <w:t xml:space="preserve"> to </w:t>
      </w:r>
      <w:r w:rsidRPr="00FC0F9E">
        <w:rPr>
          <w:i/>
        </w:rPr>
        <w:t>partial</w:t>
      </w:r>
      <w:r w:rsidRPr="00FC0F9E">
        <w:t>.</w:t>
      </w:r>
    </w:p>
    <w:p w14:paraId="28409AF3" w14:textId="77777777" w:rsidR="004C02EF" w:rsidRPr="00FC0F9E" w:rsidRDefault="004C02EF" w:rsidP="004C02EF">
      <w:pPr>
        <w:pStyle w:val="Alg4"/>
        <w:numPr>
          <w:ilvl w:val="0"/>
          <w:numId w:val="336"/>
        </w:numPr>
      </w:pPr>
      <w:r w:rsidRPr="00FC0F9E">
        <w:t xml:space="preserve">If </w:t>
      </w:r>
      <w:r w:rsidRPr="00FC0F9E">
        <w:rPr>
          <w:i/>
        </w:rPr>
        <w:t>partial</w:t>
      </w:r>
      <w:r w:rsidRPr="00FC0F9E">
        <w:t xml:space="preserve"> is empty, then</w:t>
      </w:r>
    </w:p>
    <w:p w14:paraId="51851752" w14:textId="77777777" w:rsidR="004C02EF" w:rsidRPr="00FC0F9E" w:rsidRDefault="004C02EF" w:rsidP="004C02EF">
      <w:pPr>
        <w:pStyle w:val="Alg4"/>
        <w:numPr>
          <w:ilvl w:val="1"/>
          <w:numId w:val="336"/>
        </w:numPr>
      </w:pPr>
      <w:r w:rsidRPr="00FC0F9E">
        <w:t xml:space="preserve">Let </w:t>
      </w:r>
      <w:r w:rsidRPr="00FC0F9E">
        <w:rPr>
          <w:i/>
        </w:rPr>
        <w:t>final</w:t>
      </w:r>
      <w:r w:rsidRPr="00FC0F9E">
        <w:t xml:space="preserve"> be </w:t>
      </w:r>
      <w:r w:rsidRPr="007D3EF4">
        <w:rPr>
          <w:rFonts w:ascii="Courier New" w:hAnsi="Courier New" w:cs="Courier New"/>
          <w:b/>
        </w:rPr>
        <w:t>"{}"</w:t>
      </w:r>
      <w:r w:rsidRPr="00FC0F9E">
        <w:t>.</w:t>
      </w:r>
    </w:p>
    <w:p w14:paraId="79DC83B8" w14:textId="77777777" w:rsidR="004C02EF" w:rsidRPr="00FC0F9E" w:rsidRDefault="004C02EF" w:rsidP="004C02EF">
      <w:pPr>
        <w:pStyle w:val="Alg4"/>
        <w:numPr>
          <w:ilvl w:val="0"/>
          <w:numId w:val="336"/>
        </w:numPr>
      </w:pPr>
      <w:r w:rsidRPr="00FC0F9E">
        <w:t>Else</w:t>
      </w:r>
    </w:p>
    <w:p w14:paraId="1BB62F5E" w14:textId="77777777" w:rsidR="004C02EF" w:rsidRPr="00FC0F9E" w:rsidRDefault="004C02EF" w:rsidP="004C02EF">
      <w:pPr>
        <w:pStyle w:val="Alg4"/>
        <w:numPr>
          <w:ilvl w:val="1"/>
          <w:numId w:val="336"/>
        </w:numPr>
      </w:pPr>
      <w:r w:rsidRPr="00FC0F9E">
        <w:t xml:space="preserve">If </w:t>
      </w:r>
      <w:r w:rsidRPr="00FC0F9E">
        <w:rPr>
          <w:i/>
        </w:rPr>
        <w:t>gap</w:t>
      </w:r>
      <w:r w:rsidRPr="00FC0F9E">
        <w:t xml:space="preserve"> is the empty </w:t>
      </w:r>
      <w:r>
        <w:t>String</w:t>
      </w:r>
    </w:p>
    <w:p w14:paraId="3743F700" w14:textId="77777777" w:rsidR="004C02EF" w:rsidRPr="00FC0F9E" w:rsidRDefault="004C02EF" w:rsidP="004C02EF">
      <w:pPr>
        <w:pStyle w:val="Alg4"/>
        <w:numPr>
          <w:ilvl w:val="2"/>
          <w:numId w:val="336"/>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the comma character. A comma is not inserted either before the first </w:t>
      </w:r>
      <w:r>
        <w:t>String</w:t>
      </w:r>
      <w:r w:rsidRPr="00FC0F9E">
        <w:t xml:space="preserve"> or after the last </w:t>
      </w:r>
      <w:r>
        <w:t>String</w:t>
      </w:r>
      <w:r w:rsidRPr="00FC0F9E">
        <w:t xml:space="preserve">. </w:t>
      </w:r>
    </w:p>
    <w:p w14:paraId="45678A46" w14:textId="77777777" w:rsidR="004C02EF" w:rsidRPr="00FC0F9E" w:rsidRDefault="004C02EF" w:rsidP="004C02EF">
      <w:pPr>
        <w:pStyle w:val="Alg4"/>
        <w:numPr>
          <w:ilvl w:val="2"/>
          <w:numId w:val="336"/>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sidRPr="00FC0F9E">
        <w:rPr>
          <w:b/>
        </w:rPr>
        <w:t>,</w:t>
      </w:r>
      <w:r w:rsidRPr="00FC0F9E">
        <w:t xml:space="preserve"> </w:t>
      </w:r>
      <w:r w:rsidRPr="00FC0F9E">
        <w:rPr>
          <w:i/>
        </w:rPr>
        <w:t>properties</w:t>
      </w:r>
      <w:r w:rsidRPr="00FC0F9E">
        <w:t xml:space="preserve">, and </w:t>
      </w:r>
      <w:r w:rsidRPr="00A3641D">
        <w:rPr>
          <w:rFonts w:ascii="Courier New" w:hAnsi="Courier New" w:cs="Courier New"/>
          <w:b/>
        </w:rPr>
        <w:t>"}"</w:t>
      </w:r>
      <w:r w:rsidRPr="00FC0F9E">
        <w:t>.</w:t>
      </w:r>
    </w:p>
    <w:p w14:paraId="30308003" w14:textId="77777777" w:rsidR="004C02EF" w:rsidRPr="00FC0F9E" w:rsidRDefault="004C02EF" w:rsidP="004C02EF">
      <w:pPr>
        <w:pStyle w:val="Alg4"/>
        <w:numPr>
          <w:ilvl w:val="1"/>
          <w:numId w:val="336"/>
        </w:numPr>
      </w:pPr>
      <w:r w:rsidRPr="00FC0F9E">
        <w:t xml:space="preserve">Else </w:t>
      </w:r>
      <w:r w:rsidRPr="00FC0F9E">
        <w:rPr>
          <w:i/>
        </w:rPr>
        <w:t>gap</w:t>
      </w:r>
      <w:r w:rsidRPr="00FC0F9E">
        <w:t xml:space="preserve"> is not the empty </w:t>
      </w:r>
      <w:r>
        <w:t>String</w:t>
      </w:r>
    </w:p>
    <w:p w14:paraId="4FABD219" w14:textId="77777777" w:rsidR="004C02EF" w:rsidRPr="00FC0F9E" w:rsidRDefault="004C02EF" w:rsidP="004C02EF">
      <w:pPr>
        <w:pStyle w:val="Alg4"/>
        <w:numPr>
          <w:ilvl w:val="2"/>
          <w:numId w:val="336"/>
        </w:numPr>
      </w:pPr>
      <w:r w:rsidRPr="00FC0F9E">
        <w:t xml:space="preserve">Let </w:t>
      </w:r>
      <w:r w:rsidRPr="00FC0F9E">
        <w:rPr>
          <w:i/>
        </w:rPr>
        <w:t>separator</w:t>
      </w:r>
      <w:r w:rsidRPr="00FC0F9E">
        <w:t xml:space="preserve"> be the result of concatenating the comma character, the line feed character, and </w:t>
      </w:r>
      <w:r w:rsidRPr="00FC0F9E">
        <w:rPr>
          <w:i/>
        </w:rPr>
        <w:t>indent</w:t>
      </w:r>
      <w:r w:rsidRPr="00FC0F9E">
        <w:t>.</w:t>
      </w:r>
    </w:p>
    <w:p w14:paraId="0DA7EF36" w14:textId="77777777" w:rsidR="004C02EF" w:rsidRPr="00FC0F9E" w:rsidRDefault="004C02EF" w:rsidP="004C02EF">
      <w:pPr>
        <w:pStyle w:val="Alg4"/>
        <w:numPr>
          <w:ilvl w:val="2"/>
          <w:numId w:val="336"/>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w:t>
      </w:r>
      <w:r w:rsidRPr="00FC0F9E">
        <w:rPr>
          <w:i/>
        </w:rPr>
        <w:t>separator</w:t>
      </w:r>
      <w:r w:rsidRPr="00FC0F9E">
        <w:t xml:space="preserve">. The </w:t>
      </w:r>
      <w:r w:rsidRPr="00FC0F9E">
        <w:rPr>
          <w:i/>
        </w:rPr>
        <w:t>separator</w:t>
      </w:r>
      <w:r w:rsidRPr="00FC0F9E">
        <w:t xml:space="preserve"> </w:t>
      </w:r>
      <w:r>
        <w:t>String</w:t>
      </w:r>
      <w:r w:rsidRPr="00FC0F9E">
        <w:t xml:space="preserve"> is not inserted either before the first </w:t>
      </w:r>
      <w:r>
        <w:t>String</w:t>
      </w:r>
      <w:r w:rsidRPr="00FC0F9E">
        <w:t xml:space="preserve"> or after the last </w:t>
      </w:r>
      <w:r>
        <w:t>String</w:t>
      </w:r>
      <w:r w:rsidRPr="00FC0F9E">
        <w:t>.</w:t>
      </w:r>
    </w:p>
    <w:p w14:paraId="7E90B431" w14:textId="77777777" w:rsidR="004C02EF" w:rsidRPr="00FC0F9E" w:rsidRDefault="004C02EF" w:rsidP="004C02EF">
      <w:pPr>
        <w:pStyle w:val="Alg4"/>
        <w:numPr>
          <w:ilvl w:val="2"/>
          <w:numId w:val="336"/>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sidRPr="00FC0F9E">
        <w:t xml:space="preserve">, the line feed character, </w:t>
      </w:r>
      <w:r w:rsidRPr="00FC0F9E">
        <w:rPr>
          <w:i/>
        </w:rPr>
        <w:t>indent</w:t>
      </w:r>
      <w:r w:rsidRPr="00FC0F9E">
        <w:t xml:space="preserve">, </w:t>
      </w:r>
      <w:r w:rsidRPr="00FC0F9E">
        <w:rPr>
          <w:i/>
        </w:rPr>
        <w:t>properties</w:t>
      </w:r>
      <w:r w:rsidRPr="00FC0F9E">
        <w:t xml:space="preserve">, the line feed character, </w:t>
      </w:r>
      <w:r w:rsidRPr="00FC0F9E">
        <w:rPr>
          <w:i/>
        </w:rPr>
        <w:t>stepback</w:t>
      </w:r>
      <w:r w:rsidRPr="00FC0F9E">
        <w:t xml:space="preserve">, and </w:t>
      </w:r>
      <w:r w:rsidRPr="00EC4AEF">
        <w:rPr>
          <w:rFonts w:ascii="Courier New" w:hAnsi="Courier New" w:cs="Courier New"/>
          <w:b/>
        </w:rPr>
        <w:t>"}</w:t>
      </w:r>
      <w:r w:rsidRPr="00FC0F9E">
        <w:t>".</w:t>
      </w:r>
    </w:p>
    <w:p w14:paraId="105DCA3E" w14:textId="77777777" w:rsidR="004C02EF" w:rsidRPr="00FC0F9E" w:rsidRDefault="004C02EF" w:rsidP="004C02EF">
      <w:pPr>
        <w:pStyle w:val="Alg4"/>
        <w:numPr>
          <w:ilvl w:val="0"/>
          <w:numId w:val="336"/>
        </w:numPr>
      </w:pPr>
      <w:r w:rsidRPr="00FC0F9E">
        <w:t xml:space="preserve">Remove the last element of </w:t>
      </w:r>
      <w:r w:rsidRPr="00FC0F9E">
        <w:rPr>
          <w:i/>
        </w:rPr>
        <w:t>stack</w:t>
      </w:r>
      <w:r w:rsidRPr="00FC0F9E">
        <w:t>.</w:t>
      </w:r>
    </w:p>
    <w:p w14:paraId="79246B89" w14:textId="77777777" w:rsidR="004C02EF" w:rsidRPr="00FC0F9E" w:rsidRDefault="004C02EF" w:rsidP="004C02EF">
      <w:pPr>
        <w:pStyle w:val="Alg4"/>
        <w:numPr>
          <w:ilvl w:val="0"/>
          <w:numId w:val="336"/>
        </w:numPr>
      </w:pPr>
      <w:r w:rsidRPr="00FC0F9E">
        <w:t xml:space="preserve">Let </w:t>
      </w:r>
      <w:r w:rsidRPr="00FC0F9E">
        <w:rPr>
          <w:i/>
        </w:rPr>
        <w:t>indent</w:t>
      </w:r>
      <w:r w:rsidRPr="00FC0F9E">
        <w:t xml:space="preserve"> be </w:t>
      </w:r>
      <w:r w:rsidRPr="00FC0F9E">
        <w:rPr>
          <w:i/>
        </w:rPr>
        <w:t>stepback</w:t>
      </w:r>
      <w:r w:rsidRPr="00FC0F9E">
        <w:t>.</w:t>
      </w:r>
    </w:p>
    <w:p w14:paraId="053E5DC2" w14:textId="77777777" w:rsidR="004C02EF" w:rsidRPr="00FC0F9E" w:rsidRDefault="004C02EF" w:rsidP="004C02EF">
      <w:pPr>
        <w:pStyle w:val="Alg4"/>
        <w:numPr>
          <w:ilvl w:val="0"/>
          <w:numId w:val="336"/>
        </w:numPr>
        <w:spacing w:after="220"/>
      </w:pPr>
      <w:r w:rsidRPr="00FC0F9E">
        <w:t xml:space="preserve">Return </w:t>
      </w:r>
      <w:r w:rsidRPr="00FC0F9E">
        <w:rPr>
          <w:i/>
        </w:rPr>
        <w:t>final</w:t>
      </w:r>
      <w:r w:rsidRPr="00FC0F9E">
        <w:t>.</w:t>
      </w:r>
    </w:p>
    <w:p w14:paraId="449FA009" w14:textId="77777777" w:rsidR="004C02EF" w:rsidRDefault="004C02EF" w:rsidP="004C02EF">
      <w:r>
        <w:t xml:space="preserve">The abstract operation </w:t>
      </w:r>
      <w:r w:rsidRPr="00895113">
        <w:rPr>
          <w:rFonts w:ascii="Times New Roman" w:hAnsi="Times New Roman"/>
          <w:i/>
        </w:rPr>
        <w:t>JA</w:t>
      </w:r>
      <w:r w:rsidRPr="00895113">
        <w:rPr>
          <w:rFonts w:ascii="Times New Roman" w:hAnsi="Times New Roman"/>
        </w:rPr>
        <w:t>(</w:t>
      </w:r>
      <w:r w:rsidRPr="00895113">
        <w:rPr>
          <w:rFonts w:ascii="Times New Roman" w:hAnsi="Times New Roman"/>
          <w:i/>
        </w:rPr>
        <w:t>value</w:t>
      </w:r>
      <w:r w:rsidRPr="00895113">
        <w:rPr>
          <w:rFonts w:ascii="Times New Roman" w:hAnsi="Times New Roman"/>
        </w:rPr>
        <w:t>)</w:t>
      </w:r>
      <w:r>
        <w:t xml:space="preserve"> serializes an array. It has access to the </w:t>
      </w:r>
      <w:r w:rsidRPr="00895113">
        <w:rPr>
          <w:rFonts w:ascii="Times New Roman" w:hAnsi="Times New Roman"/>
          <w:i/>
        </w:rPr>
        <w:t>stack</w:t>
      </w:r>
      <w:r>
        <w:t xml:space="preserve">, </w:t>
      </w:r>
      <w:r w:rsidRPr="00895113">
        <w:rPr>
          <w:rFonts w:ascii="Times New Roman" w:hAnsi="Times New Roman"/>
          <w:i/>
        </w:rPr>
        <w:t>indent</w:t>
      </w:r>
      <w:r>
        <w:t xml:space="preserve">, </w:t>
      </w:r>
      <w:ins w:id="8665" w:author="Allen Wirfs-Brock rev2" w:date="2011-07-20T15:58:00Z">
        <w:r w:rsidR="00015C8D">
          <w:t xml:space="preserve">and </w:t>
        </w:r>
      </w:ins>
      <w:r w:rsidRPr="00895113">
        <w:rPr>
          <w:rFonts w:ascii="Times New Roman" w:hAnsi="Times New Roman"/>
          <w:i/>
        </w:rPr>
        <w:t>gap</w:t>
      </w:r>
      <w:del w:id="8666" w:author="Allen Wirfs-Brock rev2" w:date="2011-07-20T15:59:00Z">
        <w:r w:rsidDel="00015C8D">
          <w:delText xml:space="preserve">, and </w:delText>
        </w:r>
        <w:r w:rsidRPr="00895113" w:rsidDel="00015C8D">
          <w:rPr>
            <w:rFonts w:ascii="Times New Roman" w:hAnsi="Times New Roman"/>
            <w:i/>
          </w:rPr>
          <w:delText>space</w:delText>
        </w:r>
      </w:del>
      <w:r>
        <w:t xml:space="preserve"> of the invocation of the stringify method. The representation of arrays includes only the elements between zero and </w:t>
      </w:r>
      <w:r w:rsidRPr="00895113">
        <w:rPr>
          <w:rFonts w:ascii="Courier New" w:hAnsi="Courier New" w:cs="Courier New"/>
          <w:b/>
        </w:rPr>
        <w:t>array.length</w:t>
      </w:r>
      <w:r>
        <w:t xml:space="preserve"> </w:t>
      </w:r>
      <w:r w:rsidRPr="00895113">
        <w:rPr>
          <w:rFonts w:ascii="Times New Roman" w:hAnsi="Times New Roman"/>
        </w:rPr>
        <w:t>– 1</w:t>
      </w:r>
      <w:r>
        <w:rPr>
          <w:rFonts w:cs="Arial"/>
        </w:rPr>
        <w:t xml:space="preserve"> inclusive</w:t>
      </w:r>
      <w:r>
        <w:t>. Named properties are excluded from the stringification. An array is stringified as an open left bracket, elements separated by comma, and a closing right bracket.</w:t>
      </w:r>
    </w:p>
    <w:p w14:paraId="3ACB5AD4" w14:textId="77777777" w:rsidR="004C02EF" w:rsidRPr="00FC0F9E" w:rsidRDefault="004C02EF" w:rsidP="004C02EF">
      <w:pPr>
        <w:pStyle w:val="Alg4"/>
        <w:numPr>
          <w:ilvl w:val="0"/>
          <w:numId w:val="404"/>
        </w:numPr>
      </w:pPr>
      <w:r w:rsidRPr="00FC0F9E">
        <w:t xml:space="preserve">If </w:t>
      </w:r>
      <w:r w:rsidRPr="00FC0F9E">
        <w:rPr>
          <w:i/>
        </w:rPr>
        <w:t>stack</w:t>
      </w:r>
      <w:r w:rsidRPr="00FC0F9E">
        <w:t xml:space="preserve"> contains </w:t>
      </w:r>
      <w:r w:rsidRPr="00FC0F9E">
        <w:rPr>
          <w:i/>
        </w:rPr>
        <w:t>value</w:t>
      </w:r>
      <w:r w:rsidRPr="00FC0F9E">
        <w:t xml:space="preserve"> then throw a </w:t>
      </w:r>
      <w:r w:rsidRPr="00FC0F9E">
        <w:rPr>
          <w:b/>
        </w:rPr>
        <w:t>TypeError</w:t>
      </w:r>
      <w:r w:rsidRPr="00FC0F9E">
        <w:t xml:space="preserve"> exception because the structure is cyclical.</w:t>
      </w:r>
    </w:p>
    <w:p w14:paraId="26683D86" w14:textId="77777777" w:rsidR="004C02EF" w:rsidRPr="00FC0F9E" w:rsidRDefault="004C02EF" w:rsidP="004C02EF">
      <w:pPr>
        <w:pStyle w:val="Alg4"/>
        <w:numPr>
          <w:ilvl w:val="0"/>
          <w:numId w:val="404"/>
        </w:numPr>
      </w:pPr>
      <w:r w:rsidRPr="00FC0F9E">
        <w:t xml:space="preserve">Append </w:t>
      </w:r>
      <w:r w:rsidRPr="00FC0F9E">
        <w:rPr>
          <w:i/>
        </w:rPr>
        <w:t>value</w:t>
      </w:r>
      <w:r w:rsidRPr="00FC0F9E">
        <w:t xml:space="preserve"> to </w:t>
      </w:r>
      <w:r w:rsidRPr="00FC0F9E">
        <w:rPr>
          <w:i/>
        </w:rPr>
        <w:t>stack</w:t>
      </w:r>
      <w:r w:rsidRPr="00FC0F9E">
        <w:t>.</w:t>
      </w:r>
    </w:p>
    <w:p w14:paraId="080D149A" w14:textId="77777777" w:rsidR="004C02EF" w:rsidRPr="00FC0F9E" w:rsidRDefault="004C02EF" w:rsidP="004C02EF">
      <w:pPr>
        <w:pStyle w:val="Alg4"/>
        <w:numPr>
          <w:ilvl w:val="0"/>
          <w:numId w:val="404"/>
        </w:numPr>
      </w:pPr>
      <w:r w:rsidRPr="00FC0F9E">
        <w:t xml:space="preserve">Let </w:t>
      </w:r>
      <w:r w:rsidRPr="00FC0F9E">
        <w:rPr>
          <w:i/>
        </w:rPr>
        <w:t>stepback</w:t>
      </w:r>
      <w:r w:rsidRPr="00FC0F9E">
        <w:t xml:space="preserve"> be </w:t>
      </w:r>
      <w:r w:rsidRPr="00FC0F9E">
        <w:rPr>
          <w:i/>
        </w:rPr>
        <w:t>indent</w:t>
      </w:r>
      <w:r w:rsidRPr="00FC0F9E">
        <w:t>.</w:t>
      </w:r>
    </w:p>
    <w:p w14:paraId="78DC0007" w14:textId="77777777" w:rsidR="004C02EF" w:rsidRPr="00FC0F9E" w:rsidRDefault="004C02EF" w:rsidP="004C02EF">
      <w:pPr>
        <w:pStyle w:val="Alg4"/>
        <w:numPr>
          <w:ilvl w:val="0"/>
          <w:numId w:val="404"/>
        </w:numPr>
      </w:pPr>
      <w:r w:rsidRPr="00FC0F9E">
        <w:t xml:space="preserve">Let </w:t>
      </w:r>
      <w:r w:rsidRPr="00FC0F9E">
        <w:rPr>
          <w:i/>
        </w:rPr>
        <w:t>indent</w:t>
      </w:r>
      <w:r w:rsidRPr="00FC0F9E">
        <w:t xml:space="preserve"> be the concatenation of </w:t>
      </w:r>
      <w:r w:rsidRPr="00FC0F9E">
        <w:rPr>
          <w:i/>
        </w:rPr>
        <w:t>indent</w:t>
      </w:r>
      <w:r w:rsidRPr="00FC0F9E">
        <w:t xml:space="preserve"> and </w:t>
      </w:r>
      <w:r w:rsidRPr="00FC0F9E">
        <w:rPr>
          <w:i/>
        </w:rPr>
        <w:t>gap</w:t>
      </w:r>
      <w:r w:rsidRPr="00FC0F9E">
        <w:t>.</w:t>
      </w:r>
    </w:p>
    <w:p w14:paraId="2AFA1391" w14:textId="77777777" w:rsidR="004C02EF" w:rsidRPr="00FC0F9E" w:rsidRDefault="004C02EF" w:rsidP="004C02EF">
      <w:pPr>
        <w:pStyle w:val="Alg4"/>
        <w:numPr>
          <w:ilvl w:val="0"/>
          <w:numId w:val="404"/>
        </w:numPr>
      </w:pPr>
      <w:r w:rsidRPr="00FC0F9E">
        <w:t xml:space="preserve">Let </w:t>
      </w:r>
      <w:r w:rsidRPr="00FC0F9E">
        <w:rPr>
          <w:i/>
        </w:rPr>
        <w:t>partial</w:t>
      </w:r>
      <w:r w:rsidRPr="00FC0F9E">
        <w:t xml:space="preserve"> be an empty List.</w:t>
      </w:r>
    </w:p>
    <w:p w14:paraId="56CD6170" w14:textId="77777777" w:rsidR="004C02EF" w:rsidRPr="00FC0F9E" w:rsidRDefault="004C02EF" w:rsidP="004C02EF">
      <w:pPr>
        <w:pStyle w:val="Alg4"/>
        <w:numPr>
          <w:ilvl w:val="0"/>
          <w:numId w:val="404"/>
        </w:numPr>
      </w:pPr>
      <w:r w:rsidRPr="00FC0F9E">
        <w:t xml:space="preserve">Let </w:t>
      </w:r>
      <w:r w:rsidRPr="00FC0F9E">
        <w:rPr>
          <w:i/>
        </w:rPr>
        <w:t>len</w:t>
      </w:r>
      <w:r w:rsidRPr="00FC0F9E">
        <w:t xml:space="preserve"> be the result of calling the [[Get]] internal method of value with argument </w:t>
      </w:r>
      <w:r w:rsidRPr="00427981">
        <w:rPr>
          <w:rFonts w:ascii="Courier New" w:hAnsi="Courier New" w:cs="Courier New"/>
          <w:b/>
        </w:rPr>
        <w:t>"</w:t>
      </w:r>
      <w:r>
        <w:rPr>
          <w:rFonts w:ascii="Courier New" w:hAnsi="Courier New" w:cs="Courier New"/>
          <w:b/>
        </w:rPr>
        <w:t>length</w:t>
      </w:r>
      <w:r w:rsidRPr="00427981">
        <w:rPr>
          <w:rFonts w:ascii="Courier New" w:hAnsi="Courier New" w:cs="Courier New"/>
          <w:b/>
        </w:rPr>
        <w:t>"</w:t>
      </w:r>
      <w:r w:rsidRPr="00FC0F9E">
        <w:t>.</w:t>
      </w:r>
    </w:p>
    <w:p w14:paraId="201FF5A2" w14:textId="77777777" w:rsidR="004C02EF" w:rsidRPr="00FC0F9E" w:rsidRDefault="004C02EF" w:rsidP="004C02EF">
      <w:pPr>
        <w:pStyle w:val="Alg4"/>
        <w:numPr>
          <w:ilvl w:val="0"/>
          <w:numId w:val="404"/>
        </w:numPr>
      </w:pPr>
      <w:r w:rsidRPr="00FC0F9E">
        <w:t xml:space="preserve">Let </w:t>
      </w:r>
      <w:r w:rsidRPr="00FC0F9E">
        <w:rPr>
          <w:i/>
        </w:rPr>
        <w:t>index</w:t>
      </w:r>
      <w:r w:rsidRPr="00FC0F9E">
        <w:t xml:space="preserve"> be 0.</w:t>
      </w:r>
    </w:p>
    <w:p w14:paraId="051F0991" w14:textId="77777777" w:rsidR="004C02EF" w:rsidRPr="00FC0F9E" w:rsidRDefault="004C02EF" w:rsidP="004C02EF">
      <w:pPr>
        <w:pStyle w:val="Alg4"/>
        <w:numPr>
          <w:ilvl w:val="0"/>
          <w:numId w:val="404"/>
        </w:numPr>
      </w:pPr>
      <w:r w:rsidRPr="00FC0F9E">
        <w:t xml:space="preserve">Repeat while </w:t>
      </w:r>
      <w:r w:rsidRPr="00FC0F9E">
        <w:rPr>
          <w:i/>
        </w:rPr>
        <w:t>index</w:t>
      </w:r>
      <w:r w:rsidRPr="00FC0F9E">
        <w:t xml:space="preserve"> &lt; </w:t>
      </w:r>
      <w:r w:rsidRPr="00FC0F9E">
        <w:rPr>
          <w:i/>
        </w:rPr>
        <w:t>len</w:t>
      </w:r>
    </w:p>
    <w:p w14:paraId="12BEBE9E" w14:textId="77777777" w:rsidR="004C02EF" w:rsidRPr="00FC0F9E" w:rsidRDefault="004C02EF" w:rsidP="004C02EF">
      <w:pPr>
        <w:pStyle w:val="Alg4"/>
        <w:numPr>
          <w:ilvl w:val="1"/>
          <w:numId w:val="404"/>
        </w:numPr>
      </w:pPr>
      <w:r w:rsidRPr="00FC0F9E">
        <w:t xml:space="preserve">Let </w:t>
      </w:r>
      <w:r w:rsidRPr="00FC0F9E">
        <w:rPr>
          <w:i/>
        </w:rPr>
        <w:t>strP</w:t>
      </w:r>
      <w:r w:rsidRPr="00FC0F9E">
        <w:t xml:space="preserve"> be the result of calling the abstract operation </w:t>
      </w:r>
      <w:r w:rsidRPr="00FC0F9E">
        <w:rPr>
          <w:i/>
        </w:rPr>
        <w:t>Str</w:t>
      </w:r>
      <w:r w:rsidRPr="00FC0F9E">
        <w:t xml:space="preserve"> with arguments ToString(</w:t>
      </w:r>
      <w:r w:rsidRPr="00FC0F9E">
        <w:rPr>
          <w:i/>
        </w:rPr>
        <w:t>index</w:t>
      </w:r>
      <w:r w:rsidRPr="00FC0F9E">
        <w:t xml:space="preserve">) and </w:t>
      </w:r>
      <w:r w:rsidRPr="00FC0F9E">
        <w:rPr>
          <w:i/>
        </w:rPr>
        <w:t>value</w:t>
      </w:r>
      <w:r w:rsidRPr="00FC0F9E">
        <w:t xml:space="preserve">. </w:t>
      </w:r>
    </w:p>
    <w:p w14:paraId="3AA37D0E" w14:textId="77777777" w:rsidR="004C02EF" w:rsidRPr="00FC0F9E" w:rsidRDefault="004C02EF" w:rsidP="004C02EF">
      <w:pPr>
        <w:pStyle w:val="Alg4"/>
        <w:numPr>
          <w:ilvl w:val="1"/>
          <w:numId w:val="404"/>
        </w:numPr>
      </w:pPr>
      <w:r w:rsidRPr="00FC0F9E">
        <w:t xml:space="preserve">If </w:t>
      </w:r>
      <w:r w:rsidRPr="00FC0F9E">
        <w:rPr>
          <w:i/>
        </w:rPr>
        <w:t>strP</w:t>
      </w:r>
      <w:r w:rsidRPr="00FC0F9E">
        <w:t xml:space="preserve"> is </w:t>
      </w:r>
      <w:r w:rsidRPr="00FC0F9E">
        <w:rPr>
          <w:b/>
        </w:rPr>
        <w:t>undefined</w:t>
      </w:r>
    </w:p>
    <w:p w14:paraId="2D014AC5" w14:textId="77777777" w:rsidR="004C02EF" w:rsidRPr="00FC0F9E" w:rsidRDefault="004C02EF" w:rsidP="004C02EF">
      <w:pPr>
        <w:pStyle w:val="Alg4"/>
        <w:numPr>
          <w:ilvl w:val="2"/>
          <w:numId w:val="404"/>
        </w:numPr>
      </w:pPr>
      <w:r w:rsidRPr="00FC0F9E">
        <w:t xml:space="preserve">Append </w:t>
      </w:r>
      <w:r w:rsidRPr="000C0362">
        <w:rPr>
          <w:rFonts w:ascii="Courier New" w:hAnsi="Courier New" w:cs="Courier New"/>
          <w:b/>
        </w:rPr>
        <w:t>"null"</w:t>
      </w:r>
      <w:r w:rsidRPr="00FC0F9E">
        <w:t xml:space="preserve"> to </w:t>
      </w:r>
      <w:r w:rsidRPr="00FC0F9E">
        <w:rPr>
          <w:i/>
        </w:rPr>
        <w:t>partial</w:t>
      </w:r>
      <w:r w:rsidRPr="00FC0F9E">
        <w:t>.</w:t>
      </w:r>
    </w:p>
    <w:p w14:paraId="259E2263" w14:textId="77777777" w:rsidR="004C02EF" w:rsidRPr="00FC0F9E" w:rsidRDefault="004C02EF" w:rsidP="004C02EF">
      <w:pPr>
        <w:pStyle w:val="Alg4"/>
        <w:numPr>
          <w:ilvl w:val="1"/>
          <w:numId w:val="404"/>
        </w:numPr>
      </w:pPr>
      <w:r w:rsidRPr="00FC0F9E">
        <w:t>Else</w:t>
      </w:r>
    </w:p>
    <w:p w14:paraId="3E99F9FF" w14:textId="77777777" w:rsidR="004C02EF" w:rsidRPr="00FC0F9E" w:rsidRDefault="004C02EF" w:rsidP="004C02EF">
      <w:pPr>
        <w:pStyle w:val="Alg4"/>
        <w:numPr>
          <w:ilvl w:val="2"/>
          <w:numId w:val="404"/>
        </w:numPr>
      </w:pPr>
      <w:r w:rsidRPr="00FC0F9E">
        <w:t xml:space="preserve">Append  </w:t>
      </w:r>
      <w:r w:rsidRPr="00FC0F9E">
        <w:rPr>
          <w:i/>
        </w:rPr>
        <w:t>strP</w:t>
      </w:r>
      <w:r w:rsidRPr="00FC0F9E">
        <w:t xml:space="preserve"> to </w:t>
      </w:r>
      <w:r w:rsidRPr="00FC0F9E">
        <w:rPr>
          <w:i/>
        </w:rPr>
        <w:t>partial</w:t>
      </w:r>
      <w:r w:rsidRPr="00FC0F9E">
        <w:t>.</w:t>
      </w:r>
    </w:p>
    <w:p w14:paraId="341870CC" w14:textId="77777777" w:rsidR="004C02EF" w:rsidRPr="00FC0F9E" w:rsidRDefault="004C02EF" w:rsidP="004C02EF">
      <w:pPr>
        <w:pStyle w:val="Alg4"/>
        <w:numPr>
          <w:ilvl w:val="1"/>
          <w:numId w:val="404"/>
        </w:numPr>
      </w:pPr>
      <w:r w:rsidRPr="00FC0F9E">
        <w:t xml:space="preserve">Increment </w:t>
      </w:r>
      <w:r w:rsidRPr="00FC0F9E">
        <w:rPr>
          <w:i/>
        </w:rPr>
        <w:t>index</w:t>
      </w:r>
      <w:r w:rsidRPr="00FC0F9E">
        <w:t xml:space="preserve"> by 1.</w:t>
      </w:r>
    </w:p>
    <w:p w14:paraId="28AC0EB0" w14:textId="77777777" w:rsidR="004C02EF" w:rsidRPr="00FC0F9E" w:rsidRDefault="004C02EF" w:rsidP="004C02EF">
      <w:pPr>
        <w:pStyle w:val="Alg4"/>
        <w:numPr>
          <w:ilvl w:val="0"/>
          <w:numId w:val="404"/>
        </w:numPr>
      </w:pPr>
      <w:r w:rsidRPr="00FC0F9E">
        <w:t xml:space="preserve">If </w:t>
      </w:r>
      <w:r w:rsidRPr="00FC0F9E">
        <w:rPr>
          <w:i/>
        </w:rPr>
        <w:t>partial</w:t>
      </w:r>
      <w:r w:rsidRPr="00FC0F9E">
        <w:t xml:space="preserve"> is empty ,then</w:t>
      </w:r>
    </w:p>
    <w:p w14:paraId="6BBC41D6" w14:textId="77777777" w:rsidR="004C02EF" w:rsidRPr="00FC0F9E" w:rsidRDefault="004C02EF" w:rsidP="004C02EF">
      <w:pPr>
        <w:pStyle w:val="Alg4"/>
        <w:numPr>
          <w:ilvl w:val="1"/>
          <w:numId w:val="404"/>
        </w:numPr>
      </w:pPr>
      <w:r w:rsidRPr="00FC0F9E">
        <w:t xml:space="preserve">Let </w:t>
      </w:r>
      <w:r w:rsidRPr="00FC0F9E">
        <w:rPr>
          <w:i/>
        </w:rPr>
        <w:t>final</w:t>
      </w:r>
      <w:r w:rsidRPr="00FC0F9E">
        <w:t xml:space="preserve"> be </w:t>
      </w:r>
      <w:r w:rsidRPr="00812766">
        <w:rPr>
          <w:rFonts w:ascii="Courier New" w:hAnsi="Courier New" w:cs="Courier New"/>
          <w:b/>
        </w:rPr>
        <w:t>"[]"</w:t>
      </w:r>
      <w:r w:rsidRPr="00FC0F9E">
        <w:t>.</w:t>
      </w:r>
    </w:p>
    <w:p w14:paraId="3036AF05" w14:textId="77777777" w:rsidR="004C02EF" w:rsidRPr="00FC0F9E" w:rsidRDefault="004C02EF" w:rsidP="004C02EF">
      <w:pPr>
        <w:pStyle w:val="Alg4"/>
        <w:numPr>
          <w:ilvl w:val="0"/>
          <w:numId w:val="404"/>
        </w:numPr>
      </w:pPr>
      <w:r w:rsidRPr="00FC0F9E">
        <w:t>Else</w:t>
      </w:r>
    </w:p>
    <w:p w14:paraId="3CE52B75" w14:textId="77777777" w:rsidR="004C02EF" w:rsidRPr="00FC0F9E" w:rsidRDefault="004C02EF" w:rsidP="004C02EF">
      <w:pPr>
        <w:pStyle w:val="Alg4"/>
        <w:numPr>
          <w:ilvl w:val="1"/>
          <w:numId w:val="404"/>
        </w:numPr>
      </w:pPr>
      <w:r w:rsidRPr="00FC0F9E">
        <w:t xml:space="preserve">If </w:t>
      </w:r>
      <w:r w:rsidRPr="00FC0F9E">
        <w:rPr>
          <w:i/>
        </w:rPr>
        <w:t>gap</w:t>
      </w:r>
      <w:r w:rsidRPr="00FC0F9E">
        <w:t xml:space="preserve"> is the empty </w:t>
      </w:r>
      <w:r>
        <w:t>String</w:t>
      </w:r>
    </w:p>
    <w:p w14:paraId="3EC0FCC6" w14:textId="77777777" w:rsidR="004C02EF" w:rsidRPr="00FC0F9E" w:rsidRDefault="004C02EF" w:rsidP="004C02EF">
      <w:pPr>
        <w:pStyle w:val="Alg4"/>
        <w:numPr>
          <w:ilvl w:val="2"/>
          <w:numId w:val="404"/>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the comma character. A comma is not inserted either before the first </w:t>
      </w:r>
      <w:r>
        <w:t>String</w:t>
      </w:r>
      <w:r w:rsidRPr="00FC0F9E">
        <w:t xml:space="preserve"> or after the last </w:t>
      </w:r>
      <w:r>
        <w:t>String</w:t>
      </w:r>
      <w:r w:rsidRPr="00FC0F9E">
        <w:t xml:space="preserve">. </w:t>
      </w:r>
    </w:p>
    <w:p w14:paraId="0CAE0688" w14:textId="77777777" w:rsidR="004C02EF" w:rsidRPr="00FC0F9E" w:rsidRDefault="004C02EF" w:rsidP="004C02EF">
      <w:pPr>
        <w:pStyle w:val="Alg4"/>
        <w:numPr>
          <w:ilvl w:val="2"/>
          <w:numId w:val="404"/>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Pr>
          <w:rFonts w:ascii="Courier New" w:hAnsi="Courier New" w:cs="Courier New"/>
          <w:b/>
        </w:rPr>
        <w:t>[</w:t>
      </w:r>
      <w:r w:rsidRPr="00A3641D">
        <w:rPr>
          <w:rFonts w:ascii="Courier New" w:hAnsi="Courier New" w:cs="Courier New"/>
          <w:b/>
        </w:rPr>
        <w:t>"</w:t>
      </w:r>
      <w:r w:rsidRPr="00FC0F9E">
        <w:rPr>
          <w:b/>
        </w:rPr>
        <w:t>,</w:t>
      </w:r>
      <w:r w:rsidRPr="00FC0F9E">
        <w:t xml:space="preserve"> </w:t>
      </w:r>
      <w:r w:rsidRPr="00FC0F9E">
        <w:rPr>
          <w:i/>
        </w:rPr>
        <w:t>properties</w:t>
      </w:r>
      <w:r w:rsidRPr="00FC0F9E">
        <w:t xml:space="preserve">, and </w:t>
      </w:r>
      <w:r w:rsidRPr="00A3641D">
        <w:rPr>
          <w:rFonts w:ascii="Courier New" w:hAnsi="Courier New" w:cs="Courier New"/>
          <w:b/>
        </w:rPr>
        <w:t>"</w:t>
      </w:r>
      <w:r>
        <w:rPr>
          <w:rFonts w:ascii="Courier New" w:hAnsi="Courier New" w:cs="Courier New"/>
          <w:b/>
        </w:rPr>
        <w:t>]</w:t>
      </w:r>
      <w:r w:rsidRPr="00A3641D">
        <w:rPr>
          <w:rFonts w:ascii="Courier New" w:hAnsi="Courier New" w:cs="Courier New"/>
          <w:b/>
        </w:rPr>
        <w:t>"</w:t>
      </w:r>
      <w:r w:rsidRPr="00FC0F9E">
        <w:t>.</w:t>
      </w:r>
    </w:p>
    <w:p w14:paraId="0B3D57A4" w14:textId="77777777" w:rsidR="004C02EF" w:rsidRPr="00FC0F9E" w:rsidRDefault="004C02EF" w:rsidP="004C02EF">
      <w:pPr>
        <w:pStyle w:val="Alg4"/>
        <w:numPr>
          <w:ilvl w:val="1"/>
          <w:numId w:val="404"/>
        </w:numPr>
        <w:rPr>
          <w:i/>
        </w:rPr>
      </w:pPr>
      <w:r w:rsidRPr="00FC0F9E">
        <w:t>Else</w:t>
      </w:r>
    </w:p>
    <w:p w14:paraId="4B57E5F3" w14:textId="77777777" w:rsidR="004C02EF" w:rsidRPr="00FC0F9E" w:rsidRDefault="004C02EF" w:rsidP="004C02EF">
      <w:pPr>
        <w:pStyle w:val="Alg4"/>
        <w:numPr>
          <w:ilvl w:val="2"/>
          <w:numId w:val="404"/>
        </w:numPr>
      </w:pPr>
      <w:r w:rsidRPr="00FC0F9E">
        <w:t xml:space="preserve">Let </w:t>
      </w:r>
      <w:r w:rsidRPr="00FC0F9E">
        <w:rPr>
          <w:i/>
        </w:rPr>
        <w:t>separator</w:t>
      </w:r>
      <w:r w:rsidRPr="00FC0F9E">
        <w:t xml:space="preserve"> be the result of concatenating the comma character, the line feed character, and </w:t>
      </w:r>
      <w:r w:rsidRPr="00FC0F9E">
        <w:rPr>
          <w:i/>
        </w:rPr>
        <w:t>indent</w:t>
      </w:r>
      <w:r w:rsidRPr="00FC0F9E">
        <w:t>.</w:t>
      </w:r>
    </w:p>
    <w:p w14:paraId="061D7E09" w14:textId="77777777" w:rsidR="004C02EF" w:rsidRPr="00FC0F9E" w:rsidRDefault="004C02EF" w:rsidP="004C02EF">
      <w:pPr>
        <w:pStyle w:val="Alg4"/>
        <w:numPr>
          <w:ilvl w:val="2"/>
          <w:numId w:val="404"/>
        </w:numPr>
      </w:pPr>
      <w:r w:rsidRPr="00FC0F9E">
        <w:t xml:space="preserve">Let </w:t>
      </w:r>
      <w:r w:rsidRPr="00FC0F9E">
        <w:rPr>
          <w:i/>
        </w:rPr>
        <w:t>properties</w:t>
      </w:r>
      <w:r w:rsidRPr="00FC0F9E">
        <w:t xml:space="preserve"> be a </w:t>
      </w:r>
      <w:r>
        <w:t>String</w:t>
      </w:r>
      <w:r w:rsidRPr="00FC0F9E">
        <w:t xml:space="preserve"> formed by concatenating all the element </w:t>
      </w:r>
      <w:r>
        <w:t>Strings</w:t>
      </w:r>
      <w:r w:rsidRPr="00FC0F9E">
        <w:t xml:space="preserve"> of </w:t>
      </w:r>
      <w:r w:rsidRPr="00FC0F9E">
        <w:rPr>
          <w:i/>
        </w:rPr>
        <w:t>partial</w:t>
      </w:r>
      <w:r w:rsidRPr="00FC0F9E">
        <w:t xml:space="preserve"> with each adjacent pair of </w:t>
      </w:r>
      <w:r>
        <w:t>Strings</w:t>
      </w:r>
      <w:r w:rsidRPr="00FC0F9E">
        <w:t xml:space="preserve"> separated with </w:t>
      </w:r>
      <w:r w:rsidRPr="00FC0F9E">
        <w:rPr>
          <w:i/>
        </w:rPr>
        <w:t>separator</w:t>
      </w:r>
      <w:r w:rsidRPr="00FC0F9E">
        <w:t xml:space="preserve">. The </w:t>
      </w:r>
      <w:r w:rsidRPr="00FC0F9E">
        <w:rPr>
          <w:i/>
        </w:rPr>
        <w:t>separator</w:t>
      </w:r>
      <w:r w:rsidRPr="00FC0F9E">
        <w:t xml:space="preserve"> </w:t>
      </w:r>
      <w:r>
        <w:t>String</w:t>
      </w:r>
      <w:r w:rsidRPr="00FC0F9E">
        <w:t xml:space="preserve"> is not inserted either before the first </w:t>
      </w:r>
      <w:r>
        <w:t>String</w:t>
      </w:r>
      <w:r w:rsidRPr="00FC0F9E">
        <w:t xml:space="preserve"> or after the last </w:t>
      </w:r>
      <w:r>
        <w:t>String</w:t>
      </w:r>
      <w:r w:rsidRPr="00FC0F9E">
        <w:t>.</w:t>
      </w:r>
    </w:p>
    <w:p w14:paraId="3478E22E" w14:textId="77777777" w:rsidR="004C02EF" w:rsidRPr="00FC0F9E" w:rsidRDefault="004C02EF" w:rsidP="004C02EF">
      <w:pPr>
        <w:pStyle w:val="Alg4"/>
        <w:numPr>
          <w:ilvl w:val="2"/>
          <w:numId w:val="404"/>
        </w:numPr>
      </w:pPr>
      <w:r w:rsidRPr="00FC0F9E">
        <w:t xml:space="preserve">Let </w:t>
      </w:r>
      <w:r w:rsidRPr="00FC0F9E">
        <w:rPr>
          <w:i/>
        </w:rPr>
        <w:t>final</w:t>
      </w:r>
      <w:r w:rsidRPr="00FC0F9E">
        <w:t xml:space="preserve"> be the result of concatenating </w:t>
      </w:r>
      <w:r w:rsidRPr="00A3641D">
        <w:rPr>
          <w:rFonts w:ascii="Courier New" w:hAnsi="Courier New" w:cs="Courier New"/>
          <w:b/>
        </w:rPr>
        <w:t>"</w:t>
      </w:r>
      <w:r>
        <w:rPr>
          <w:rFonts w:ascii="Courier New" w:hAnsi="Courier New" w:cs="Courier New"/>
          <w:b/>
        </w:rPr>
        <w:t>[</w:t>
      </w:r>
      <w:r w:rsidRPr="00A3641D">
        <w:rPr>
          <w:rFonts w:ascii="Courier New" w:hAnsi="Courier New" w:cs="Courier New"/>
          <w:b/>
        </w:rPr>
        <w:t>"</w:t>
      </w:r>
      <w:r w:rsidRPr="00FC0F9E">
        <w:t xml:space="preserve">, the line feed character, </w:t>
      </w:r>
      <w:r w:rsidRPr="00FC0F9E">
        <w:rPr>
          <w:i/>
        </w:rPr>
        <w:t>indent</w:t>
      </w:r>
      <w:r w:rsidRPr="00FC0F9E">
        <w:t xml:space="preserve">, </w:t>
      </w:r>
      <w:r w:rsidRPr="00FC0F9E">
        <w:rPr>
          <w:i/>
        </w:rPr>
        <w:t>properties</w:t>
      </w:r>
      <w:r w:rsidRPr="00FC0F9E">
        <w:t xml:space="preserve">, the line feed character, </w:t>
      </w:r>
      <w:r w:rsidRPr="00FC0F9E">
        <w:rPr>
          <w:i/>
        </w:rPr>
        <w:t>stepback</w:t>
      </w:r>
      <w:r w:rsidRPr="00FC0F9E">
        <w:t xml:space="preserve">, and </w:t>
      </w:r>
      <w:r w:rsidRPr="00EC4AEF">
        <w:rPr>
          <w:rFonts w:ascii="Courier New" w:hAnsi="Courier New" w:cs="Courier New"/>
          <w:b/>
        </w:rPr>
        <w:t>"</w:t>
      </w:r>
      <w:r>
        <w:rPr>
          <w:rFonts w:ascii="Courier New" w:hAnsi="Courier New" w:cs="Courier New"/>
          <w:b/>
        </w:rPr>
        <w:t>]</w:t>
      </w:r>
      <w:r w:rsidRPr="00FC0F9E">
        <w:t>".</w:t>
      </w:r>
    </w:p>
    <w:p w14:paraId="1C89E06B" w14:textId="77777777" w:rsidR="004C02EF" w:rsidRPr="00FC0F9E" w:rsidRDefault="004C02EF" w:rsidP="004C02EF">
      <w:pPr>
        <w:pStyle w:val="Alg4"/>
        <w:numPr>
          <w:ilvl w:val="0"/>
          <w:numId w:val="404"/>
        </w:numPr>
      </w:pPr>
      <w:r w:rsidRPr="00FC0F9E">
        <w:t xml:space="preserve">Remove the last element of </w:t>
      </w:r>
      <w:r w:rsidRPr="00FC0F9E">
        <w:rPr>
          <w:i/>
        </w:rPr>
        <w:t>stack</w:t>
      </w:r>
      <w:r w:rsidRPr="00FC0F9E">
        <w:t>.</w:t>
      </w:r>
    </w:p>
    <w:p w14:paraId="70733D50" w14:textId="77777777" w:rsidR="004C02EF" w:rsidRPr="00FC0F9E" w:rsidRDefault="004C02EF" w:rsidP="004C02EF">
      <w:pPr>
        <w:pStyle w:val="Alg4"/>
        <w:numPr>
          <w:ilvl w:val="0"/>
          <w:numId w:val="404"/>
        </w:numPr>
      </w:pPr>
      <w:r w:rsidRPr="00FC0F9E">
        <w:t xml:space="preserve">Let </w:t>
      </w:r>
      <w:r w:rsidRPr="00FC0F9E">
        <w:rPr>
          <w:i/>
        </w:rPr>
        <w:t>indent</w:t>
      </w:r>
      <w:r w:rsidRPr="00FC0F9E">
        <w:t xml:space="preserve"> be </w:t>
      </w:r>
      <w:r w:rsidRPr="00FC0F9E">
        <w:rPr>
          <w:i/>
        </w:rPr>
        <w:t>stepback</w:t>
      </w:r>
      <w:r w:rsidRPr="00FC0F9E">
        <w:t>.</w:t>
      </w:r>
    </w:p>
    <w:p w14:paraId="10041B1B" w14:textId="77777777" w:rsidR="004C02EF" w:rsidRPr="00FC0F9E" w:rsidRDefault="004C02EF" w:rsidP="004C02EF">
      <w:pPr>
        <w:pStyle w:val="Alg4"/>
        <w:numPr>
          <w:ilvl w:val="0"/>
          <w:numId w:val="404"/>
        </w:numPr>
        <w:spacing w:after="220"/>
      </w:pPr>
      <w:r w:rsidRPr="00FC0F9E">
        <w:t xml:space="preserve">Return </w:t>
      </w:r>
      <w:r w:rsidRPr="00FC0F9E">
        <w:rPr>
          <w:i/>
        </w:rPr>
        <w:t>final</w:t>
      </w:r>
      <w:r w:rsidRPr="00FC0F9E">
        <w:t>.</w:t>
      </w:r>
    </w:p>
    <w:p w14:paraId="089083CC" w14:textId="77777777" w:rsidR="004C02EF" w:rsidRPr="004563B8" w:rsidRDefault="004C02EF" w:rsidP="004C02EF">
      <w:pPr>
        <w:pStyle w:val="Note"/>
        <w:spacing w:after="60"/>
        <w:rPr>
          <w:sz w:val="16"/>
        </w:rPr>
      </w:pPr>
      <w:r w:rsidRPr="00FC0F9E">
        <w:t>NOTE</w:t>
      </w:r>
      <w:r>
        <w:t xml:space="preserve"> 1</w:t>
      </w:r>
      <w:r w:rsidRPr="00FC0F9E">
        <w:tab/>
        <w:t xml:space="preserve">JSON structures are allowed to be nested to any depth, but they must be acyclic. If </w:t>
      </w:r>
      <w:r w:rsidRPr="00FC0F9E">
        <w:rPr>
          <w:rStyle w:val="bnf"/>
        </w:rPr>
        <w:t>value</w:t>
      </w:r>
      <w:r w:rsidRPr="00FC0F9E">
        <w:t xml:space="preserve"> is or contains a cyclic structure, then the stringify function must throw a </w:t>
      </w:r>
      <w:r w:rsidRPr="00FC0F9E">
        <w:rPr>
          <w:b/>
        </w:rPr>
        <w:t>TypeError</w:t>
      </w:r>
      <w:r w:rsidRPr="00FC0F9E">
        <w:t xml:space="preserve"> exception. This is an example of a value that cannot be stringified:</w:t>
      </w:r>
    </w:p>
    <w:p w14:paraId="2B1CEA4C" w14:textId="77777777" w:rsidR="004C02EF" w:rsidRPr="004563B8" w:rsidRDefault="004C02EF" w:rsidP="004C02EF">
      <w:pPr>
        <w:pStyle w:val="CodeSample3"/>
        <w:spacing w:after="0"/>
        <w:ind w:left="990"/>
        <w:rPr>
          <w:sz w:val="18"/>
        </w:rPr>
      </w:pPr>
      <w:r w:rsidRPr="004563B8">
        <w:rPr>
          <w:sz w:val="18"/>
        </w:rPr>
        <w:t>a = [];</w:t>
      </w:r>
    </w:p>
    <w:p w14:paraId="0F554080" w14:textId="77777777" w:rsidR="004C02EF" w:rsidRPr="004563B8" w:rsidRDefault="004C02EF" w:rsidP="004C02EF">
      <w:pPr>
        <w:pStyle w:val="CodeSample3"/>
        <w:spacing w:after="0"/>
        <w:ind w:left="990"/>
        <w:rPr>
          <w:sz w:val="18"/>
        </w:rPr>
      </w:pPr>
      <w:r w:rsidRPr="004563B8">
        <w:rPr>
          <w:sz w:val="18"/>
        </w:rPr>
        <w:t>a[0] = a;</w:t>
      </w:r>
    </w:p>
    <w:p w14:paraId="54982EA3" w14:textId="77777777" w:rsidR="004C02EF" w:rsidRPr="004563B8" w:rsidRDefault="004C02EF" w:rsidP="004C02EF">
      <w:pPr>
        <w:pStyle w:val="CodeSample3"/>
        <w:spacing w:after="120"/>
        <w:ind w:left="990"/>
        <w:rPr>
          <w:sz w:val="18"/>
        </w:rPr>
      </w:pPr>
      <w:r w:rsidRPr="004563B8">
        <w:rPr>
          <w:sz w:val="18"/>
        </w:rPr>
        <w:t>my_text = JSON.stringify(a); // This must throw an TypeError.</w:t>
      </w:r>
    </w:p>
    <w:p w14:paraId="6D420FA2" w14:textId="77777777" w:rsidR="004C02EF" w:rsidRDefault="004C02EF" w:rsidP="004C02EF">
      <w:pPr>
        <w:pStyle w:val="Note"/>
        <w:spacing w:after="60"/>
      </w:pPr>
      <w:r w:rsidRPr="00FC0F9E">
        <w:t xml:space="preserve">NOTE </w:t>
      </w:r>
      <w:r>
        <w:t>2</w:t>
      </w:r>
      <w:r w:rsidRPr="00FC0F9E">
        <w:tab/>
      </w:r>
      <w:r>
        <w:t>Symbolic primitive values are rendered as follows:</w:t>
      </w:r>
    </w:p>
    <w:p w14:paraId="1A5EB3B0" w14:textId="77777777" w:rsidR="004C02EF" w:rsidRDefault="004C02EF" w:rsidP="004C02EF">
      <w:pPr>
        <w:pStyle w:val="Note"/>
        <w:numPr>
          <w:ilvl w:val="0"/>
          <w:numId w:val="399"/>
        </w:numPr>
        <w:spacing w:after="0"/>
      </w:pPr>
      <w:r w:rsidRPr="004563B8">
        <w:t xml:space="preserve">The </w:t>
      </w:r>
      <w:r w:rsidRPr="004563B8">
        <w:rPr>
          <w:b/>
        </w:rPr>
        <w:t>null</w:t>
      </w:r>
      <w:r w:rsidRPr="004563B8">
        <w:t xml:space="preserve"> value is rendered in JSON text as the </w:t>
      </w:r>
      <w:r>
        <w:t>String</w:t>
      </w:r>
      <w:r w:rsidRPr="004563B8">
        <w:t xml:space="preserve"> </w:t>
      </w:r>
      <w:r w:rsidRPr="004563B8">
        <w:rPr>
          <w:rStyle w:val="HTML1"/>
        </w:rPr>
        <w:t>null</w:t>
      </w:r>
      <w:r w:rsidRPr="004563B8">
        <w:t>.</w:t>
      </w:r>
    </w:p>
    <w:p w14:paraId="3E2027E7" w14:textId="77777777" w:rsidR="004C02EF" w:rsidRPr="00A201FA" w:rsidRDefault="004C02EF" w:rsidP="004C02EF">
      <w:pPr>
        <w:pStyle w:val="Note"/>
        <w:numPr>
          <w:ilvl w:val="0"/>
          <w:numId w:val="399"/>
        </w:numPr>
        <w:spacing w:after="0"/>
      </w:pPr>
      <w:r>
        <w:t xml:space="preserve">The </w:t>
      </w:r>
      <w:r w:rsidRPr="00A201FA">
        <w:rPr>
          <w:b/>
        </w:rPr>
        <w:t>undefined</w:t>
      </w:r>
      <w:r>
        <w:t xml:space="preserve"> value is not rendered.</w:t>
      </w:r>
    </w:p>
    <w:p w14:paraId="72A78EE6" w14:textId="77777777" w:rsidR="004C02EF" w:rsidRPr="004563B8" w:rsidRDefault="004C02EF" w:rsidP="004C02EF">
      <w:pPr>
        <w:pStyle w:val="Note"/>
        <w:numPr>
          <w:ilvl w:val="0"/>
          <w:numId w:val="399"/>
        </w:numPr>
        <w:spacing w:after="0"/>
      </w:pPr>
      <w:r w:rsidRPr="004563B8">
        <w:t xml:space="preserve">The </w:t>
      </w:r>
      <w:r w:rsidRPr="004563B8">
        <w:rPr>
          <w:b/>
        </w:rPr>
        <w:t>true</w:t>
      </w:r>
      <w:r w:rsidRPr="004563B8">
        <w:t xml:space="preserve"> value is rendered in JSON text as the </w:t>
      </w:r>
      <w:r>
        <w:t>String</w:t>
      </w:r>
      <w:r w:rsidRPr="004563B8">
        <w:t xml:space="preserve"> </w:t>
      </w:r>
      <w:r w:rsidRPr="004563B8">
        <w:rPr>
          <w:rStyle w:val="HTML1"/>
        </w:rPr>
        <w:t>true</w:t>
      </w:r>
      <w:r w:rsidRPr="004563B8">
        <w:t>.</w:t>
      </w:r>
    </w:p>
    <w:p w14:paraId="2122006C" w14:textId="77777777" w:rsidR="004C02EF" w:rsidRPr="004563B8" w:rsidRDefault="004C02EF" w:rsidP="004C02EF">
      <w:pPr>
        <w:pStyle w:val="Note"/>
        <w:numPr>
          <w:ilvl w:val="0"/>
          <w:numId w:val="399"/>
        </w:numPr>
      </w:pPr>
      <w:r w:rsidRPr="004563B8">
        <w:t xml:space="preserve">The </w:t>
      </w:r>
      <w:r w:rsidRPr="004563B8">
        <w:rPr>
          <w:b/>
        </w:rPr>
        <w:t>false</w:t>
      </w:r>
      <w:r w:rsidRPr="004563B8">
        <w:t xml:space="preserve"> value is rendered in JSON text as the </w:t>
      </w:r>
      <w:r>
        <w:t>String</w:t>
      </w:r>
      <w:r w:rsidRPr="004563B8">
        <w:t xml:space="preserve"> </w:t>
      </w:r>
      <w:r w:rsidRPr="004563B8">
        <w:rPr>
          <w:rStyle w:val="HTML1"/>
        </w:rPr>
        <w:t>false</w:t>
      </w:r>
      <w:r w:rsidRPr="004563B8">
        <w:t>.</w:t>
      </w:r>
    </w:p>
    <w:p w14:paraId="3076F43F" w14:textId="77777777" w:rsidR="004C02EF" w:rsidRPr="004563B8" w:rsidRDefault="004C02EF" w:rsidP="004C02EF">
      <w:pPr>
        <w:pStyle w:val="Note"/>
      </w:pPr>
      <w:r w:rsidRPr="00FC0F9E">
        <w:t xml:space="preserve">NOTE </w:t>
      </w:r>
      <w:r>
        <w:t>3</w:t>
      </w:r>
      <w:r w:rsidRPr="00FC0F9E">
        <w:tab/>
      </w:r>
      <w:r w:rsidRPr="004563B8">
        <w:t xml:space="preserve">String values are wrapped in double quotes. The characters </w:t>
      </w:r>
      <w:r w:rsidRPr="004563B8">
        <w:rPr>
          <w:rFonts w:ascii="Courier New" w:hAnsi="Courier New" w:cs="Courier New"/>
          <w:b/>
        </w:rPr>
        <w:t>"</w:t>
      </w:r>
      <w:r w:rsidRPr="004563B8">
        <w:t xml:space="preserve"> and </w:t>
      </w:r>
      <w:r w:rsidRPr="004563B8">
        <w:rPr>
          <w:rFonts w:ascii="Courier New" w:hAnsi="Courier New" w:cs="Courier New"/>
          <w:b/>
        </w:rPr>
        <w:t>\</w:t>
      </w:r>
      <w:r w:rsidRPr="004563B8">
        <w:t xml:space="preserve"> are escaped with </w:t>
      </w:r>
      <w:r w:rsidRPr="004563B8">
        <w:rPr>
          <w:rFonts w:ascii="Courier New" w:hAnsi="Courier New" w:cs="Courier New"/>
          <w:b/>
        </w:rPr>
        <w:t>\</w:t>
      </w:r>
      <w:r w:rsidRPr="004563B8">
        <w:t xml:space="preserve"> prefixes. Control characters are replaced with escape sequences </w:t>
      </w:r>
      <w:r w:rsidRPr="004563B8">
        <w:rPr>
          <w:rStyle w:val="HTML2"/>
          <w:b/>
        </w:rPr>
        <w:t>\u</w:t>
      </w:r>
      <w:r w:rsidRPr="004563B8">
        <w:t xml:space="preserve">HHHH, or with the shorter forms, </w:t>
      </w:r>
      <w:r w:rsidRPr="004563B8">
        <w:rPr>
          <w:rStyle w:val="HTML3"/>
          <w:b/>
        </w:rPr>
        <w:t>\b</w:t>
      </w:r>
      <w:r w:rsidRPr="004563B8">
        <w:t xml:space="preserve"> (backspace), </w:t>
      </w:r>
      <w:r w:rsidRPr="004563B8">
        <w:rPr>
          <w:rStyle w:val="HTML3"/>
          <w:b/>
        </w:rPr>
        <w:t>\f</w:t>
      </w:r>
      <w:r w:rsidRPr="004563B8">
        <w:t xml:space="preserve"> (formfeed), </w:t>
      </w:r>
      <w:r w:rsidRPr="004563B8">
        <w:rPr>
          <w:rStyle w:val="HTML3"/>
          <w:b/>
        </w:rPr>
        <w:t>\n</w:t>
      </w:r>
      <w:r w:rsidRPr="004563B8">
        <w:t xml:space="preserve"> (newline), </w:t>
      </w:r>
      <w:r w:rsidRPr="004563B8">
        <w:rPr>
          <w:rStyle w:val="HTML3"/>
          <w:b/>
        </w:rPr>
        <w:t>\r</w:t>
      </w:r>
      <w:r w:rsidRPr="004563B8">
        <w:t xml:space="preserve"> (carriage return), </w:t>
      </w:r>
      <w:r w:rsidRPr="004563B8">
        <w:rPr>
          <w:rStyle w:val="HTML3"/>
          <w:b/>
        </w:rPr>
        <w:t>\t</w:t>
      </w:r>
      <w:r w:rsidRPr="004563B8">
        <w:t xml:space="preserve"> (tab).</w:t>
      </w:r>
    </w:p>
    <w:p w14:paraId="5E84D386" w14:textId="77777777" w:rsidR="004C02EF" w:rsidRPr="004563B8" w:rsidRDefault="004C02EF" w:rsidP="004C02EF">
      <w:pPr>
        <w:pStyle w:val="Note"/>
      </w:pPr>
      <w:r w:rsidRPr="00FC0F9E">
        <w:t xml:space="preserve">NOTE </w:t>
      </w:r>
      <w:r>
        <w:t>4</w:t>
      </w:r>
      <w:r w:rsidRPr="00FC0F9E">
        <w:tab/>
      </w:r>
      <w:r w:rsidRPr="004563B8">
        <w:t>Finite numbers are stringified as if by</w:t>
      </w:r>
      <w:r>
        <w:t xml:space="preserve"> calling</w:t>
      </w:r>
      <w:r w:rsidRPr="004563B8">
        <w:t xml:space="preserve"> </w:t>
      </w:r>
      <w:r w:rsidRPr="00AA1657">
        <w:rPr>
          <w:rFonts w:ascii="Times New Roman" w:hAnsi="Times New Roman"/>
        </w:rPr>
        <w:t>ToString</w:t>
      </w:r>
      <w:r w:rsidRPr="00AA1657">
        <w:rPr>
          <w:rFonts w:ascii="Times New Roman" w:hAnsi="Times New Roman"/>
          <w:b/>
        </w:rPr>
        <w:t>(</w:t>
      </w:r>
      <w:r w:rsidRPr="00AA1657">
        <w:rPr>
          <w:rFonts w:ascii="Times New Roman" w:hAnsi="Times New Roman"/>
          <w:i/>
        </w:rPr>
        <w:t>number</w:t>
      </w:r>
      <w:r w:rsidRPr="00AA1657">
        <w:rPr>
          <w:rFonts w:ascii="Times New Roman" w:hAnsi="Times New Roman"/>
          <w:b/>
        </w:rPr>
        <w:t>)</w:t>
      </w:r>
      <w:r w:rsidRPr="004563B8">
        <w:t xml:space="preserve">. </w:t>
      </w:r>
      <w:r w:rsidRPr="004563B8">
        <w:rPr>
          <w:b/>
        </w:rPr>
        <w:t>NaN</w:t>
      </w:r>
      <w:r w:rsidRPr="004563B8">
        <w:t xml:space="preserve"> and Infinity regardless of sign are represented as the </w:t>
      </w:r>
      <w:r>
        <w:t>String</w:t>
      </w:r>
      <w:r w:rsidRPr="004563B8">
        <w:t xml:space="preserve"> </w:t>
      </w:r>
      <w:r w:rsidRPr="004563B8">
        <w:rPr>
          <w:rStyle w:val="HTML1"/>
          <w:b/>
        </w:rPr>
        <w:t>null</w:t>
      </w:r>
      <w:r w:rsidRPr="004563B8">
        <w:t>.</w:t>
      </w:r>
    </w:p>
    <w:p w14:paraId="28B3B630" w14:textId="77777777" w:rsidR="004C02EF" w:rsidRPr="004563B8" w:rsidRDefault="004C02EF" w:rsidP="004C02EF">
      <w:pPr>
        <w:pStyle w:val="Note"/>
      </w:pPr>
      <w:r w:rsidRPr="00FC0F9E">
        <w:t xml:space="preserve">NOTE </w:t>
      </w:r>
      <w:r>
        <w:t>5</w:t>
      </w:r>
      <w:r w:rsidRPr="00FC0F9E">
        <w:tab/>
      </w:r>
      <w:r w:rsidRPr="004563B8">
        <w:t xml:space="preserve">Values that do not have a JSON representation (such as </w:t>
      </w:r>
      <w:r w:rsidRPr="004563B8">
        <w:rPr>
          <w:b/>
        </w:rPr>
        <w:t>undefined</w:t>
      </w:r>
      <w:r w:rsidRPr="004563B8">
        <w:t xml:space="preserve"> and functions) do not produce a </w:t>
      </w:r>
      <w:r>
        <w:t>String</w:t>
      </w:r>
      <w:r w:rsidRPr="004563B8">
        <w:t xml:space="preserve">. Instead they produce the undefined value. In arrays these values are represented as the </w:t>
      </w:r>
      <w:r>
        <w:t>String</w:t>
      </w:r>
      <w:r w:rsidRPr="004563B8">
        <w:t xml:space="preserve"> </w:t>
      </w:r>
      <w:r w:rsidRPr="004563B8">
        <w:rPr>
          <w:rStyle w:val="HTML1"/>
          <w:b/>
        </w:rPr>
        <w:t>null</w:t>
      </w:r>
      <w:r w:rsidRPr="004563B8">
        <w:t>. In objects an unrepresentable value causes the property to be excluded from stringification.</w:t>
      </w:r>
    </w:p>
    <w:p w14:paraId="1161289B" w14:textId="77777777" w:rsidR="004C02EF" w:rsidRPr="004563B8" w:rsidRDefault="004C02EF" w:rsidP="004C02EF">
      <w:pPr>
        <w:pStyle w:val="Note"/>
      </w:pPr>
      <w:r w:rsidRPr="00FC0F9E">
        <w:t xml:space="preserve">NOTE </w:t>
      </w:r>
      <w:r>
        <w:t>6</w:t>
      </w:r>
      <w:r w:rsidRPr="00FC0F9E">
        <w:tab/>
      </w:r>
      <w:r w:rsidRPr="004563B8">
        <w:t xml:space="preserve">An object is rendered as an opening left brace followed by zero or more properties, separated with commas, closed with a right brace. A property is a quoted </w:t>
      </w:r>
      <w:r>
        <w:t>String</w:t>
      </w:r>
      <w:r w:rsidRPr="004563B8">
        <w:t xml:space="preserve"> representing the key or property name, a colon, and then the stringified property value. An array is rendered as an opening left bracket followed by zero or more values, separated with commas, closed with a right bracket.</w:t>
      </w:r>
    </w:p>
    <w:p w14:paraId="575F7BA1" w14:textId="77777777" w:rsidR="004C02EF" w:rsidRDefault="004C02EF" w:rsidP="004C02EF">
      <w:pPr>
        <w:pStyle w:val="1"/>
        <w:numPr>
          <w:ilvl w:val="0"/>
          <w:numId w:val="0"/>
        </w:numPr>
      </w:pPr>
      <w:bookmarkStart w:id="8667" w:name="_Ref458400834"/>
      <w:bookmarkStart w:id="8668" w:name="_Toc472818970"/>
      <w:bookmarkStart w:id="8669" w:name="_Toc235503552"/>
      <w:bookmarkStart w:id="8670" w:name="_Toc241509327"/>
      <w:bookmarkStart w:id="8671" w:name="_Toc244416814"/>
      <w:bookmarkStart w:id="8672" w:name="_Toc276631178"/>
      <w:bookmarkStart w:id="8673" w:name="_Toc178387189"/>
      <w:r>
        <w:t>16</w:t>
      </w:r>
      <w:r>
        <w:tab/>
        <w:t>Error</w:t>
      </w:r>
      <w:bookmarkEnd w:id="8222"/>
      <w:r>
        <w:t>s</w:t>
      </w:r>
      <w:bookmarkEnd w:id="8514"/>
      <w:bookmarkEnd w:id="8667"/>
      <w:bookmarkEnd w:id="8668"/>
      <w:bookmarkEnd w:id="8669"/>
      <w:bookmarkEnd w:id="8670"/>
      <w:bookmarkEnd w:id="8671"/>
      <w:bookmarkEnd w:id="8672"/>
      <w:bookmarkEnd w:id="8673"/>
    </w:p>
    <w:p w14:paraId="0516A79C" w14:textId="77777777" w:rsidR="004C02EF" w:rsidRDefault="004C02EF" w:rsidP="004C02EF">
      <w:bookmarkStart w:id="8674" w:name="_Hlt457703835"/>
      <w:bookmarkEnd w:id="8674"/>
      <w:r>
        <w:t xml:space="preserve">An implementation must report most errors at the time the relevant ECMAScript language construct is evaluated. An </w:t>
      </w:r>
      <w:r w:rsidRPr="00940817">
        <w:rPr>
          <w:i/>
        </w:rPr>
        <w:t>early error</w:t>
      </w:r>
      <w:r>
        <w:t xml:space="preserve"> is an error that can be detected and reported prior to the evaluation of any construct in the </w:t>
      </w:r>
      <w:r w:rsidRPr="00895113">
        <w:rPr>
          <w:rFonts w:ascii="Times New Roman" w:hAnsi="Times New Roman"/>
          <w:i/>
        </w:rPr>
        <w:t>Program</w:t>
      </w:r>
      <w:r>
        <w:t xml:space="preserve"> containing the error.  An implementation must report early errors in a </w:t>
      </w:r>
      <w:r w:rsidRPr="00895113">
        <w:rPr>
          <w:rFonts w:ascii="Times New Roman" w:hAnsi="Times New Roman"/>
          <w:i/>
        </w:rPr>
        <w:t>Program</w:t>
      </w:r>
      <w:r>
        <w:t xml:space="preserve"> prior to the first evaluation of that </w:t>
      </w:r>
      <w:r w:rsidRPr="00895113">
        <w:rPr>
          <w:rFonts w:ascii="Times New Roman" w:hAnsi="Times New Roman"/>
          <w:i/>
        </w:rPr>
        <w:t>Program</w:t>
      </w:r>
      <w:r>
        <w:t xml:space="preserve">. Early errors in </w:t>
      </w:r>
      <w:r>
        <w:rPr>
          <w:b/>
        </w:rPr>
        <w:t>eval</w:t>
      </w:r>
      <w:r>
        <w:t xml:space="preserve"> code are reported at the time </w:t>
      </w:r>
      <w:r>
        <w:rPr>
          <w:rFonts w:ascii="Courier New" w:hAnsi="Courier New"/>
          <w:b/>
        </w:rPr>
        <w:t>eval</w:t>
      </w:r>
      <w:r>
        <w:t xml:space="preserve"> is called but prior to evaluation of any construct within the </w:t>
      </w:r>
      <w:r w:rsidRPr="005F14E4">
        <w:rPr>
          <w:b/>
        </w:rPr>
        <w:t>eval</w:t>
      </w:r>
      <w:r>
        <w:t xml:space="preserve"> code. All errors that are not early errors are runtime errors.</w:t>
      </w:r>
    </w:p>
    <w:p w14:paraId="5128B029" w14:textId="77777777" w:rsidR="004C02EF" w:rsidRDefault="004C02EF" w:rsidP="004C02EF">
      <w:r>
        <w:t>An implementation must treat any instance of the following kinds of errors as an early error:</w:t>
      </w:r>
    </w:p>
    <w:p w14:paraId="20FB0058" w14:textId="77777777" w:rsidR="004C02EF" w:rsidRDefault="004C02EF" w:rsidP="004C02EF">
      <w:pPr>
        <w:numPr>
          <w:ilvl w:val="0"/>
          <w:numId w:val="41"/>
        </w:numPr>
        <w:contextualSpacing/>
      </w:pPr>
      <w:r>
        <w:t>Any syntax error.</w:t>
      </w:r>
    </w:p>
    <w:p w14:paraId="5848F593" w14:textId="77777777" w:rsidR="004C02EF" w:rsidRDefault="004C02EF" w:rsidP="004C02EF">
      <w:pPr>
        <w:numPr>
          <w:ilvl w:val="0"/>
          <w:numId w:val="41"/>
        </w:numPr>
        <w:contextualSpacing/>
      </w:pPr>
      <w:r>
        <w:t xml:space="preserve">Attempts to define an </w:t>
      </w:r>
      <w:r w:rsidRPr="004563B8">
        <w:rPr>
          <w:rStyle w:val="bnf"/>
        </w:rPr>
        <w:t>ObjectLiteral</w:t>
      </w:r>
      <w:r w:rsidRPr="00895113">
        <w:rPr>
          <w:rFonts w:ascii="Times New Roman" w:hAnsi="Times New Roman"/>
          <w:i/>
        </w:rPr>
        <w:t xml:space="preserve"> </w:t>
      </w:r>
      <w:r>
        <w:t xml:space="preserve">that has multiple </w:t>
      </w:r>
      <w:r w:rsidRPr="000958FE">
        <w:rPr>
          <w:b/>
        </w:rPr>
        <w:t xml:space="preserve">get </w:t>
      </w:r>
      <w:r>
        <w:t xml:space="preserve">property assignments with the same name or multiple </w:t>
      </w:r>
      <w:r w:rsidRPr="000958FE">
        <w:rPr>
          <w:b/>
        </w:rPr>
        <w:t xml:space="preserve">set </w:t>
      </w:r>
      <w:r>
        <w:t>property assignments with the same name.</w:t>
      </w:r>
    </w:p>
    <w:p w14:paraId="0201FECB" w14:textId="77777777" w:rsidR="004C02EF" w:rsidRDefault="004C02EF" w:rsidP="004C02EF">
      <w:pPr>
        <w:numPr>
          <w:ilvl w:val="0"/>
          <w:numId w:val="41"/>
        </w:numPr>
        <w:contextualSpacing/>
      </w:pPr>
      <w:r>
        <w:t xml:space="preserve">Attempts to define an </w:t>
      </w:r>
      <w:r w:rsidRPr="004563B8">
        <w:rPr>
          <w:rStyle w:val="bnf"/>
        </w:rPr>
        <w:t>ObjectLiteral</w:t>
      </w:r>
      <w:r w:rsidRPr="000958FE">
        <w:rPr>
          <w:b/>
        </w:rPr>
        <w:t xml:space="preserve"> </w:t>
      </w:r>
      <w:r>
        <w:t xml:space="preserve">that has both a data property assignment and a </w:t>
      </w:r>
      <w:r w:rsidRPr="000958FE">
        <w:rPr>
          <w:b/>
        </w:rPr>
        <w:t xml:space="preserve">get </w:t>
      </w:r>
      <w:r>
        <w:t xml:space="preserve">or </w:t>
      </w:r>
      <w:r w:rsidRPr="000958FE">
        <w:rPr>
          <w:b/>
        </w:rPr>
        <w:t xml:space="preserve">set </w:t>
      </w:r>
      <w:r>
        <w:t>property assignment with the same name.</w:t>
      </w:r>
    </w:p>
    <w:p w14:paraId="219864ED" w14:textId="77777777" w:rsidR="004C02EF" w:rsidRDefault="004C02EF" w:rsidP="004C02EF">
      <w:pPr>
        <w:numPr>
          <w:ilvl w:val="0"/>
          <w:numId w:val="41"/>
        </w:numPr>
        <w:contextualSpacing/>
      </w:pPr>
      <w:r>
        <w:t>Errors in regular expression literals that are not implementation-defined syntax extensions.</w:t>
      </w:r>
    </w:p>
    <w:p w14:paraId="6E648DE5" w14:textId="77777777" w:rsidR="004C02EF" w:rsidRDefault="004C02EF" w:rsidP="004C02EF">
      <w:pPr>
        <w:numPr>
          <w:ilvl w:val="0"/>
          <w:numId w:val="41"/>
        </w:numPr>
        <w:contextualSpacing/>
      </w:pPr>
      <w:r>
        <w:t xml:space="preserve">Attempts in strict mode code to define an </w:t>
      </w:r>
      <w:r w:rsidRPr="004563B8">
        <w:rPr>
          <w:rStyle w:val="bnf"/>
        </w:rPr>
        <w:t>ObjectLiteral</w:t>
      </w:r>
      <w:r>
        <w:t xml:space="preserve"> that has multiple data property assignments with the same name.</w:t>
      </w:r>
    </w:p>
    <w:p w14:paraId="22A48B12" w14:textId="77777777" w:rsidR="004C02EF" w:rsidRDefault="004C02EF" w:rsidP="004C02EF">
      <w:pPr>
        <w:numPr>
          <w:ilvl w:val="0"/>
          <w:numId w:val="41"/>
        </w:numPr>
        <w:contextualSpacing/>
      </w:pPr>
      <w:r>
        <w:t xml:space="preserve">The occurrence of a </w:t>
      </w:r>
      <w:r w:rsidRPr="004563B8">
        <w:rPr>
          <w:rStyle w:val="bnf"/>
        </w:rPr>
        <w:t>WithStatement</w:t>
      </w:r>
      <w:r>
        <w:t xml:space="preserve"> in strict mode code.</w:t>
      </w:r>
    </w:p>
    <w:p w14:paraId="1D77F534" w14:textId="77777777" w:rsidR="004C02EF" w:rsidRDefault="004C02EF" w:rsidP="004C02EF">
      <w:pPr>
        <w:numPr>
          <w:ilvl w:val="0"/>
          <w:numId w:val="41"/>
        </w:numPr>
        <w:contextualSpacing/>
      </w:pPr>
      <w:r>
        <w:t xml:space="preserve">The occurrence of an </w:t>
      </w:r>
      <w:r w:rsidRPr="004563B8">
        <w:rPr>
          <w:rStyle w:val="bnf"/>
        </w:rPr>
        <w:t>Identifier</w:t>
      </w:r>
      <w:r>
        <w:t xml:space="preserve"> value appearing more than once within a </w:t>
      </w:r>
      <w:r w:rsidRPr="004563B8">
        <w:rPr>
          <w:rStyle w:val="bnf"/>
        </w:rPr>
        <w:t>FormalParameterList</w:t>
      </w:r>
      <w:r>
        <w:t xml:space="preserve"> of an individual strict mode </w:t>
      </w:r>
      <w:r w:rsidRPr="004563B8">
        <w:rPr>
          <w:rStyle w:val="bnf"/>
        </w:rPr>
        <w:t>FunctionDeclaration</w:t>
      </w:r>
      <w:r>
        <w:t xml:space="preserve"> or </w:t>
      </w:r>
      <w:r w:rsidRPr="004563B8">
        <w:rPr>
          <w:rStyle w:val="bnf"/>
        </w:rPr>
        <w:t>FunctionExpression</w:t>
      </w:r>
      <w:r>
        <w:t>.</w:t>
      </w:r>
    </w:p>
    <w:p w14:paraId="1E068031" w14:textId="77777777" w:rsidR="004C02EF" w:rsidRDefault="004C02EF" w:rsidP="004C02EF">
      <w:pPr>
        <w:numPr>
          <w:ilvl w:val="0"/>
          <w:numId w:val="41"/>
        </w:numPr>
        <w:contextualSpacing/>
      </w:pPr>
      <w:r>
        <w:t xml:space="preserve">Improper uses of </w:t>
      </w:r>
      <w:r>
        <w:rPr>
          <w:rFonts w:ascii="Courier New" w:hAnsi="Courier New"/>
          <w:b/>
        </w:rPr>
        <w:t>return</w:t>
      </w:r>
      <w:r>
        <w:t xml:space="preserve">, </w:t>
      </w:r>
      <w:r>
        <w:rPr>
          <w:rFonts w:ascii="Courier New" w:hAnsi="Courier New"/>
          <w:b/>
        </w:rPr>
        <w:t>break</w:t>
      </w:r>
      <w:r>
        <w:t xml:space="preserve">, and </w:t>
      </w:r>
      <w:r>
        <w:rPr>
          <w:rFonts w:ascii="Courier New" w:hAnsi="Courier New"/>
          <w:b/>
        </w:rPr>
        <w:t>continue</w:t>
      </w:r>
      <w:r>
        <w:t>.</w:t>
      </w:r>
    </w:p>
    <w:p w14:paraId="7A70A965" w14:textId="77777777" w:rsidR="004C02EF" w:rsidRDefault="004C02EF" w:rsidP="004C02EF">
      <w:pPr>
        <w:numPr>
          <w:ilvl w:val="0"/>
          <w:numId w:val="41"/>
        </w:numPr>
      </w:pPr>
      <w:r>
        <w:t xml:space="preserve">Attempts to call PutValue on any value for which an early determination can be made that the value is not a Reference (for example, executing the assignment statement </w:t>
      </w:r>
      <w:r>
        <w:rPr>
          <w:rFonts w:ascii="Courier New" w:hAnsi="Courier New"/>
        </w:rPr>
        <w:t>3=4</w:t>
      </w:r>
      <w:r>
        <w:t>).</w:t>
      </w:r>
    </w:p>
    <w:p w14:paraId="4F1F807A" w14:textId="77777777" w:rsidR="004C02EF" w:rsidRDefault="004C02EF" w:rsidP="004C02EF">
      <w:r>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06909AAC" w14:textId="77777777" w:rsidR="004C02EF" w:rsidRDefault="004C02EF" w:rsidP="004C02EF">
      <w:r>
        <w:t>An implementation shall report all errors as specified, except for the following:</w:t>
      </w:r>
    </w:p>
    <w:p w14:paraId="748A5D7F" w14:textId="77777777" w:rsidR="004C02EF" w:rsidRPr="00D00D4A" w:rsidRDefault="004C02EF" w:rsidP="004C02EF">
      <w:pPr>
        <w:pStyle w:val="BulletNotlast"/>
        <w:numPr>
          <w:ilvl w:val="0"/>
          <w:numId w:val="23"/>
        </w:numPr>
        <w:tabs>
          <w:tab w:val="left" w:pos="1080"/>
        </w:tabs>
        <w:ind w:left="1080"/>
        <w:rPr>
          <w:rFonts w:ascii="Arial" w:hAnsi="Arial"/>
        </w:rPr>
      </w:pPr>
      <w:r w:rsidRPr="00D00D4A">
        <w:rPr>
          <w:rFonts w:ascii="Arial" w:hAnsi="Arial"/>
        </w:rPr>
        <w:t xml:space="preserve">An implementation may extend program syntax and regular expression pattern or flag syntax. To permit this, all operations (such as calling </w:t>
      </w:r>
      <w:r>
        <w:rPr>
          <w:rFonts w:ascii="Courier New" w:hAnsi="Courier New"/>
          <w:b/>
        </w:rPr>
        <w:t>eval</w:t>
      </w:r>
      <w:r w:rsidRPr="00D00D4A">
        <w:rPr>
          <w:rFonts w:ascii="Arial" w:hAnsi="Arial"/>
        </w:rPr>
        <w:t xml:space="preserve">, using a regular expression literal, or using the </w:t>
      </w:r>
      <w:r>
        <w:rPr>
          <w:rFonts w:ascii="Courier New" w:hAnsi="Courier New"/>
          <w:b/>
        </w:rPr>
        <w:t>Function</w:t>
      </w:r>
      <w:r w:rsidRPr="00D00D4A">
        <w:rPr>
          <w:rFonts w:ascii="Arial" w:hAnsi="Arial"/>
        </w:rPr>
        <w:t xml:space="preserve"> or </w:t>
      </w:r>
      <w:r>
        <w:rPr>
          <w:rFonts w:ascii="Courier New" w:hAnsi="Courier New"/>
          <w:b/>
        </w:rPr>
        <w:t>RegExp</w:t>
      </w:r>
      <w:r w:rsidRPr="00D00D4A">
        <w:rPr>
          <w:rFonts w:ascii="Arial" w:hAnsi="Arial"/>
        </w:rPr>
        <w:t xml:space="preserve"> constructor) that are allowed to throw </w:t>
      </w:r>
      <w:r w:rsidRPr="00D00D4A">
        <w:rPr>
          <w:rFonts w:ascii="Arial" w:hAnsi="Arial"/>
          <w:b/>
        </w:rPr>
        <w:t>SyntaxError</w:t>
      </w:r>
      <w:r w:rsidRPr="00D00D4A">
        <w:rPr>
          <w:rFonts w:ascii="Arial" w:hAnsi="Arial"/>
        </w:rPr>
        <w:t xml:space="preserve"> are permitted to exhibit implementation-defined behaviour instead of throwing </w:t>
      </w:r>
      <w:r w:rsidRPr="00D00D4A">
        <w:rPr>
          <w:rFonts w:ascii="Arial" w:hAnsi="Arial"/>
          <w:b/>
        </w:rPr>
        <w:t>SyntaxError</w:t>
      </w:r>
      <w:r w:rsidRPr="00D00D4A">
        <w:rPr>
          <w:rFonts w:ascii="Arial" w:hAnsi="Arial"/>
        </w:rPr>
        <w:t xml:space="preserve"> when they encounter an implementation-defined extension to the program syntax or regular expression pattern or flag syntax.</w:t>
      </w:r>
    </w:p>
    <w:p w14:paraId="7B31C6FF" w14:textId="77777777" w:rsidR="004C02EF" w:rsidRPr="00D00D4A" w:rsidRDefault="004C02EF" w:rsidP="004C02EF">
      <w:pPr>
        <w:pStyle w:val="BulletNotlast"/>
        <w:numPr>
          <w:ilvl w:val="0"/>
          <w:numId w:val="23"/>
        </w:numPr>
        <w:tabs>
          <w:tab w:val="left" w:pos="1080"/>
        </w:tabs>
        <w:ind w:left="1080"/>
        <w:rPr>
          <w:rFonts w:ascii="Arial" w:hAnsi="Arial"/>
        </w:rPr>
      </w:pPr>
      <w:r w:rsidRPr="00D00D4A">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D00D4A">
        <w:rPr>
          <w:rFonts w:ascii="Arial" w:hAnsi="Arial"/>
          <w:b/>
        </w:rPr>
        <w:t>ReferenceError</w:t>
      </w:r>
      <w:r w:rsidRPr="00D00D4A">
        <w:rPr>
          <w:rFonts w:ascii="Arial" w:hAnsi="Arial"/>
        </w:rPr>
        <w:t>).</w:t>
      </w:r>
    </w:p>
    <w:p w14:paraId="3FAC1A33" w14:textId="77777777" w:rsidR="004C02EF" w:rsidRPr="00D00D4A" w:rsidRDefault="004C02EF" w:rsidP="004C02EF">
      <w:pPr>
        <w:pStyle w:val="BulletNotlast"/>
        <w:numPr>
          <w:ilvl w:val="0"/>
          <w:numId w:val="23"/>
        </w:numPr>
        <w:tabs>
          <w:tab w:val="left" w:pos="1080"/>
        </w:tabs>
        <w:ind w:left="1080"/>
        <w:rPr>
          <w:rFonts w:ascii="Arial" w:hAnsi="Arial"/>
        </w:rPr>
      </w:pPr>
      <w:r w:rsidRPr="00D00D4A">
        <w:rPr>
          <w:rFonts w:ascii="Arial" w:hAnsi="Arial"/>
        </w:rPr>
        <w:t xml:space="preserve">An implementation may define behaviour other than throwing </w:t>
      </w:r>
      <w:r w:rsidRPr="00D00D4A">
        <w:rPr>
          <w:rFonts w:ascii="Arial" w:hAnsi="Arial"/>
          <w:b/>
        </w:rPr>
        <w:t>RangeError</w:t>
      </w:r>
      <w:r w:rsidRPr="00D00D4A">
        <w:rPr>
          <w:rFonts w:ascii="Arial" w:hAnsi="Arial"/>
        </w:rPr>
        <w:t xml:space="preserve"> for </w:t>
      </w:r>
      <w:r>
        <w:rPr>
          <w:rFonts w:ascii="Courier New" w:hAnsi="Courier New"/>
          <w:b/>
        </w:rPr>
        <w:t>toFixed</w:t>
      </w:r>
      <w:r w:rsidRPr="00D00D4A">
        <w:rPr>
          <w:rFonts w:ascii="Arial" w:hAnsi="Arial"/>
        </w:rPr>
        <w:t xml:space="preserve">, </w:t>
      </w:r>
      <w:r>
        <w:rPr>
          <w:rFonts w:ascii="Courier New" w:hAnsi="Courier New"/>
          <w:b/>
        </w:rPr>
        <w:t>toExponential</w:t>
      </w:r>
      <w:r w:rsidRPr="00D00D4A">
        <w:rPr>
          <w:rFonts w:ascii="Arial" w:hAnsi="Arial"/>
        </w:rPr>
        <w:t xml:space="preserve">, and </w:t>
      </w:r>
      <w:r>
        <w:rPr>
          <w:rFonts w:ascii="Courier New" w:hAnsi="Courier New"/>
          <w:b/>
        </w:rPr>
        <w:t>toPrecision</w:t>
      </w:r>
      <w:r w:rsidRPr="00D00D4A">
        <w:rPr>
          <w:rFonts w:ascii="Arial" w:hAnsi="Arial"/>
        </w:rPr>
        <w:t xml:space="preserve"> when the </w:t>
      </w:r>
      <w:r w:rsidRPr="004563B8">
        <w:rPr>
          <w:rStyle w:val="bnf"/>
        </w:rPr>
        <w:t>fractionDigits</w:t>
      </w:r>
      <w:r w:rsidRPr="00D00D4A">
        <w:rPr>
          <w:rFonts w:ascii="Arial" w:hAnsi="Arial"/>
        </w:rPr>
        <w:t xml:space="preserve"> or </w:t>
      </w:r>
      <w:r w:rsidRPr="004563B8">
        <w:rPr>
          <w:rStyle w:val="bnf"/>
        </w:rPr>
        <w:t>precision</w:t>
      </w:r>
      <w:r w:rsidRPr="00D00D4A">
        <w:rPr>
          <w:rFonts w:ascii="Arial" w:hAnsi="Arial"/>
        </w:rPr>
        <w:t xml:space="preserve"> argument is outside the specified range.</w:t>
      </w:r>
    </w:p>
    <w:p w14:paraId="4875F037" w14:textId="77777777" w:rsidR="00990F07" w:rsidRDefault="00990F07" w:rsidP="00990F07"/>
    <w:p w14:paraId="6F8D5814" w14:textId="77777777" w:rsidR="00787AF9" w:rsidRPr="00990F07" w:rsidRDefault="00787AF9" w:rsidP="00990F07">
      <w:r>
        <w:br w:type="page"/>
      </w:r>
    </w:p>
    <w:p w14:paraId="1C78D8E6" w14:textId="77777777" w:rsidR="0026283E" w:rsidRDefault="0026283E" w:rsidP="0026283E">
      <w:pPr>
        <w:pStyle w:val="ANNEX"/>
      </w:pPr>
      <w:r>
        <w:rPr>
          <w:b w:val="0"/>
        </w:rPr>
        <w:br/>
      </w:r>
      <w:bookmarkStart w:id="8675" w:name="_Toc178387190"/>
      <w:r>
        <w:rPr>
          <w:b w:val="0"/>
        </w:rPr>
        <w:t>(</w:t>
      </w:r>
      <w:r w:rsidR="00990F07">
        <w:rPr>
          <w:b w:val="0"/>
        </w:rPr>
        <w:t>i</w:t>
      </w:r>
      <w:r>
        <w:rPr>
          <w:b w:val="0"/>
        </w:rPr>
        <w:t>n</w:t>
      </w:r>
      <w:r w:rsidR="00990F07">
        <w:rPr>
          <w:b w:val="0"/>
        </w:rPr>
        <w:t>f</w:t>
      </w:r>
      <w:r>
        <w:rPr>
          <w:b w:val="0"/>
        </w:rPr>
        <w:t>ormative)</w:t>
      </w:r>
      <w:r w:rsidRPr="0026283E">
        <w:rPr>
          <w:b w:val="0"/>
        </w:rPr>
        <w:fldChar w:fldCharType="begin"/>
      </w:r>
      <w:r w:rsidRPr="0026283E">
        <w:rPr>
          <w:b w:val="0"/>
        </w:rPr>
        <w:instrText xml:space="preserve">SEQ aaa \h </w:instrText>
      </w:r>
      <w:del w:id="8676" w:author="Allen Wirfs-Brock rev2" w:date="2011-07-20T13:24:00Z">
        <w:r w:rsidR="00704FBA"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8677" w:author="Allen Wirfs-Brock rev2" w:date="2011-07-20T13:24:00Z">
        <w:r w:rsidR="00B45E5C"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8678" w:author="Allen Wirfs-Brock rev2" w:date="2011-07-20T13:24:00Z">
        <w:r w:rsidR="00704FBA" w:rsidDel="004E0EFF">
          <w:rPr>
            <w:b w:val="0"/>
          </w:rPr>
          <w:fldChar w:fldCharType="separate"/>
        </w:r>
      </w:del>
      <w:r w:rsidRPr="0026283E">
        <w:rPr>
          <w:b w:val="0"/>
        </w:rPr>
        <w:fldChar w:fldCharType="end"/>
      </w:r>
      <w:r>
        <w:br/>
      </w:r>
      <w:r>
        <w:br/>
      </w:r>
      <w:r w:rsidR="00990F07" w:rsidRPr="00A565CC">
        <w:t>Grammar Summary</w:t>
      </w:r>
      <w:bookmarkEnd w:id="8675"/>
    </w:p>
    <w:p w14:paraId="6325BD1B" w14:textId="77777777" w:rsidR="00E80769" w:rsidRPr="004A69FA" w:rsidRDefault="00E80769" w:rsidP="00E80769">
      <w:pPr>
        <w:pStyle w:val="a2"/>
        <w:tabs>
          <w:tab w:val="clear" w:pos="500"/>
          <w:tab w:val="clear" w:pos="720"/>
          <w:tab w:val="left" w:pos="567"/>
        </w:tabs>
      </w:pPr>
      <w:bookmarkStart w:id="8679" w:name="_Toc472818972"/>
      <w:bookmarkStart w:id="8680" w:name="_Toc474641686"/>
      <w:bookmarkStart w:id="8681" w:name="_Toc235503554"/>
      <w:bookmarkStart w:id="8682" w:name="_Toc236208643"/>
      <w:bookmarkStart w:id="8683" w:name="_Toc241509329"/>
      <w:bookmarkStart w:id="8684" w:name="_Toc241557806"/>
      <w:bookmarkStart w:id="8685" w:name="_Toc244416816"/>
      <w:bookmarkStart w:id="8686" w:name="_Toc244657756"/>
      <w:bookmarkStart w:id="8687" w:name="_Toc246652496"/>
      <w:bookmarkStart w:id="8688" w:name="_Toc253562045"/>
      <w:bookmarkStart w:id="8689" w:name="_Toc268506061"/>
      <w:bookmarkStart w:id="8690" w:name="_Toc276631180"/>
      <w:bookmarkStart w:id="8691" w:name="_Toc277944224"/>
      <w:bookmarkStart w:id="8692" w:name="_Toc153968569"/>
      <w:bookmarkStart w:id="8693" w:name="_Toc178387191"/>
      <w:r w:rsidRPr="004A69FA">
        <w:t>Lexical Grammar</w:t>
      </w:r>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p>
    <w:p w14:paraId="39D48E93" w14:textId="77777777" w:rsidR="00E80769" w:rsidRPr="004563B8" w:rsidRDefault="00E80769" w:rsidP="00E80769">
      <w:pPr>
        <w:pStyle w:val="SyntaxRule"/>
        <w:rPr>
          <w:rFonts w:ascii="Arial" w:hAnsi="Arial"/>
        </w:rPr>
      </w:pPr>
      <w:r w:rsidRPr="004563B8">
        <w:t xml:space="preserve">SourceCharacter </w:t>
      </w:r>
      <w:r w:rsidRPr="006D03FA">
        <w:rPr>
          <w:rFonts w:ascii="Arial" w:hAnsi="Arial"/>
          <w:b/>
          <w:i w:val="0"/>
        </w:rPr>
        <w:t>::</w:t>
      </w:r>
      <w:r w:rsidRPr="004563B8">
        <w:tab/>
      </w:r>
      <w:r w:rsidRPr="004563B8">
        <w:rPr>
          <w:rFonts w:ascii="Arial" w:hAnsi="Arial"/>
        </w:rPr>
        <w:t>See clause 6</w:t>
      </w:r>
    </w:p>
    <w:p w14:paraId="2A6E681C" w14:textId="77777777" w:rsidR="00E80769" w:rsidRPr="00AA1657" w:rsidRDefault="00E80769" w:rsidP="00E80769">
      <w:pPr>
        <w:pStyle w:val="SyntaxDefinition"/>
        <w:rPr>
          <w:rFonts w:ascii="Arial" w:hAnsi="Arial" w:cs="Arial"/>
          <w:i w:val="0"/>
        </w:rPr>
      </w:pPr>
      <w:r w:rsidRPr="00AA1657">
        <w:rPr>
          <w:rFonts w:ascii="Arial" w:hAnsi="Arial" w:cs="Arial"/>
          <w:i w:val="0"/>
        </w:rPr>
        <w:t>any Unicode code unit</w:t>
      </w:r>
    </w:p>
    <w:p w14:paraId="689CB151" w14:textId="77777777" w:rsidR="00E80769" w:rsidRDefault="00E80769" w:rsidP="00E80769">
      <w:pPr>
        <w:pStyle w:val="M0"/>
        <w:spacing w:after="0"/>
        <w:rPr>
          <w:sz w:val="16"/>
        </w:rPr>
      </w:pPr>
    </w:p>
    <w:p w14:paraId="5E4B64A3" w14:textId="77777777" w:rsidR="00E80769" w:rsidRPr="004563B8" w:rsidRDefault="00E80769" w:rsidP="00E80769">
      <w:pPr>
        <w:pStyle w:val="SyntaxRule"/>
      </w:pPr>
      <w:r w:rsidRPr="004563B8">
        <w:t xml:space="preserve">InputElementDiv </w:t>
      </w:r>
      <w:r w:rsidRPr="006D03FA">
        <w:rPr>
          <w:rFonts w:ascii="Arial" w:hAnsi="Arial"/>
          <w:b/>
          <w:i w:val="0"/>
        </w:rPr>
        <w:t>::</w:t>
      </w:r>
      <w:r w:rsidRPr="00D00D4A">
        <w:rPr>
          <w:rFonts w:ascii="Arial" w:hAnsi="Arial"/>
        </w:rPr>
        <w:tab/>
      </w:r>
      <w:r w:rsidRPr="004563B8">
        <w:rPr>
          <w:rFonts w:ascii="Arial" w:hAnsi="Arial"/>
        </w:rPr>
        <w:t>See clause 7</w:t>
      </w:r>
    </w:p>
    <w:p w14:paraId="0D60B6DB" w14:textId="77777777" w:rsidR="00E80769" w:rsidRPr="004563B8" w:rsidRDefault="00E80769" w:rsidP="00E80769">
      <w:pPr>
        <w:pStyle w:val="SyntaxDefinition"/>
      </w:pPr>
      <w:r w:rsidRPr="004563B8">
        <w:t>WhiteSpace</w:t>
      </w:r>
      <w:r w:rsidRPr="004563B8">
        <w:br/>
        <w:t>LineTerminator</w:t>
      </w:r>
      <w:r w:rsidRPr="004563B8">
        <w:br/>
        <w:t>Comment</w:t>
      </w:r>
      <w:r w:rsidRPr="004563B8">
        <w:br/>
        <w:t>Token</w:t>
      </w:r>
      <w:r w:rsidRPr="004563B8">
        <w:br/>
        <w:t>DivPunctuator</w:t>
      </w:r>
    </w:p>
    <w:p w14:paraId="5253A9C7" w14:textId="77777777" w:rsidR="00E80769" w:rsidRDefault="00E80769" w:rsidP="00E80769">
      <w:pPr>
        <w:pStyle w:val="M0"/>
        <w:spacing w:after="0"/>
        <w:rPr>
          <w:sz w:val="16"/>
        </w:rPr>
      </w:pPr>
    </w:p>
    <w:p w14:paraId="6EA5164D" w14:textId="77777777" w:rsidR="00E80769" w:rsidRPr="004563B8" w:rsidRDefault="00E80769" w:rsidP="00E80769">
      <w:pPr>
        <w:pStyle w:val="SyntaxRule"/>
        <w:rPr>
          <w:rFonts w:ascii="Arial" w:hAnsi="Arial" w:cs="Arial"/>
        </w:rPr>
      </w:pPr>
      <w:r w:rsidRPr="004563B8">
        <w:t xml:space="preserve">InputElementRegExp </w:t>
      </w:r>
      <w:r w:rsidRPr="006D03FA">
        <w:rPr>
          <w:rFonts w:ascii="Arial" w:hAnsi="Arial"/>
          <w:b/>
          <w:i w:val="0"/>
        </w:rPr>
        <w:t>::</w:t>
      </w:r>
      <w:r w:rsidRPr="004563B8">
        <w:tab/>
      </w:r>
      <w:r w:rsidRPr="004563B8">
        <w:rPr>
          <w:rFonts w:ascii="Arial" w:hAnsi="Arial" w:cs="Arial"/>
        </w:rPr>
        <w:t>See clause 7</w:t>
      </w:r>
    </w:p>
    <w:p w14:paraId="4E556E19" w14:textId="77777777" w:rsidR="00E80769" w:rsidRPr="004563B8" w:rsidRDefault="00E80769" w:rsidP="00E80769">
      <w:pPr>
        <w:pStyle w:val="SyntaxDefinition"/>
      </w:pPr>
      <w:r w:rsidRPr="004563B8">
        <w:t>WhiteSpace</w:t>
      </w:r>
      <w:r w:rsidRPr="004563B8">
        <w:br/>
        <w:t>LineTerminator</w:t>
      </w:r>
      <w:r w:rsidRPr="004563B8">
        <w:br/>
        <w:t>Comment</w:t>
      </w:r>
      <w:r w:rsidRPr="004563B8">
        <w:br/>
        <w:t>Token</w:t>
      </w:r>
      <w:r w:rsidRPr="004563B8">
        <w:br/>
        <w:t>RegularExpressionLiteral</w:t>
      </w:r>
    </w:p>
    <w:p w14:paraId="3E6DA51A" w14:textId="77777777" w:rsidR="00E80769" w:rsidRDefault="00E80769" w:rsidP="00E80769">
      <w:pPr>
        <w:pStyle w:val="M0"/>
        <w:spacing w:after="0"/>
        <w:rPr>
          <w:sz w:val="16"/>
        </w:rPr>
      </w:pPr>
    </w:p>
    <w:p w14:paraId="0F639F21" w14:textId="77777777" w:rsidR="00E80769" w:rsidRPr="004563B8" w:rsidRDefault="00E80769" w:rsidP="00E80769">
      <w:pPr>
        <w:pStyle w:val="SyntaxRule"/>
        <w:rPr>
          <w:rFonts w:ascii="Arial" w:hAnsi="Arial" w:cs="Arial"/>
        </w:rPr>
      </w:pPr>
      <w:r w:rsidRPr="004563B8">
        <w:t xml:space="preserve">WhiteSpace </w:t>
      </w:r>
      <w:r w:rsidRPr="006D03FA">
        <w:rPr>
          <w:rFonts w:ascii="Arial" w:hAnsi="Arial"/>
          <w:b/>
          <w:i w:val="0"/>
        </w:rPr>
        <w:t>::</w:t>
      </w:r>
      <w:r w:rsidRPr="004563B8">
        <w:tab/>
      </w:r>
      <w:r w:rsidRPr="004563B8">
        <w:rPr>
          <w:rFonts w:ascii="Arial" w:hAnsi="Arial" w:cs="Arial"/>
        </w:rPr>
        <w:t>See 7.2</w:t>
      </w:r>
    </w:p>
    <w:p w14:paraId="7BDC6FCE" w14:textId="77777777" w:rsidR="00E80769" w:rsidRPr="007A29B2" w:rsidRDefault="00E80769" w:rsidP="00E80769">
      <w:pPr>
        <w:pStyle w:val="SyntaxDefinition"/>
        <w:rPr>
          <w:i w:val="0"/>
        </w:rPr>
      </w:pPr>
      <w:r w:rsidRPr="007A29B2">
        <w:rPr>
          <w:i w:val="0"/>
        </w:rPr>
        <w:t>&lt;TAB&gt;</w:t>
      </w:r>
      <w:r w:rsidRPr="007A29B2">
        <w:rPr>
          <w:i w:val="0"/>
        </w:rPr>
        <w:br/>
        <w:t>&lt;VT&gt;</w:t>
      </w:r>
      <w:r w:rsidRPr="007A29B2">
        <w:rPr>
          <w:i w:val="0"/>
        </w:rPr>
        <w:br/>
        <w:t>&lt;FF&gt;</w:t>
      </w:r>
      <w:r w:rsidRPr="007A29B2">
        <w:rPr>
          <w:i w:val="0"/>
        </w:rPr>
        <w:br/>
        <w:t>&lt;SP&gt;</w:t>
      </w:r>
      <w:r w:rsidRPr="007A29B2">
        <w:rPr>
          <w:i w:val="0"/>
        </w:rPr>
        <w:br/>
        <w:t>&lt;NBSP&gt;</w:t>
      </w:r>
      <w:r w:rsidRPr="007A29B2">
        <w:rPr>
          <w:i w:val="0"/>
        </w:rPr>
        <w:br/>
        <w:t>&lt;BOM&gt;</w:t>
      </w:r>
      <w:r w:rsidRPr="007A29B2">
        <w:rPr>
          <w:i w:val="0"/>
        </w:rPr>
        <w:br/>
        <w:t>&lt;USP&gt;</w:t>
      </w:r>
    </w:p>
    <w:p w14:paraId="52BA223A" w14:textId="77777777" w:rsidR="00E80769" w:rsidRDefault="00E80769" w:rsidP="00E80769">
      <w:pPr>
        <w:pStyle w:val="M0"/>
        <w:spacing w:after="0"/>
        <w:rPr>
          <w:sz w:val="16"/>
        </w:rPr>
      </w:pPr>
    </w:p>
    <w:p w14:paraId="49BFF698" w14:textId="77777777" w:rsidR="00E80769" w:rsidRPr="00D00D4A" w:rsidRDefault="00E80769" w:rsidP="00E80769">
      <w:pPr>
        <w:pStyle w:val="SyntaxRule"/>
        <w:rPr>
          <w:rFonts w:ascii="Arial" w:hAnsi="Arial"/>
        </w:rPr>
      </w:pPr>
      <w:r w:rsidRPr="004563B8">
        <w:t xml:space="preserve">LineTerminator </w:t>
      </w:r>
      <w:r w:rsidRPr="006D03FA">
        <w:rPr>
          <w:rFonts w:ascii="Arial" w:hAnsi="Arial"/>
          <w:b/>
          <w:i w:val="0"/>
        </w:rPr>
        <w:t>::</w:t>
      </w:r>
      <w:r w:rsidRPr="00D00D4A">
        <w:rPr>
          <w:rFonts w:ascii="Arial" w:hAnsi="Arial"/>
        </w:rPr>
        <w:tab/>
        <w:t>See 7.3</w:t>
      </w:r>
    </w:p>
    <w:p w14:paraId="6463F1CB" w14:textId="77777777" w:rsidR="00E80769" w:rsidRPr="007A29B2" w:rsidRDefault="00E80769" w:rsidP="00E80769">
      <w:pPr>
        <w:pStyle w:val="SyntaxDefinition"/>
        <w:rPr>
          <w:i w:val="0"/>
        </w:rPr>
      </w:pPr>
      <w:r w:rsidRPr="007A29B2">
        <w:rPr>
          <w:i w:val="0"/>
        </w:rPr>
        <w:t>&lt;LF&gt;</w:t>
      </w:r>
      <w:r w:rsidRPr="007A29B2">
        <w:rPr>
          <w:i w:val="0"/>
        </w:rPr>
        <w:br/>
        <w:t>&lt;CR&gt;</w:t>
      </w:r>
      <w:r w:rsidRPr="007A29B2">
        <w:rPr>
          <w:i w:val="0"/>
        </w:rPr>
        <w:br/>
        <w:t>&lt;LS&gt;</w:t>
      </w:r>
      <w:r w:rsidRPr="007A29B2">
        <w:rPr>
          <w:i w:val="0"/>
        </w:rPr>
        <w:br/>
        <w:t>&lt;PS&gt;</w:t>
      </w:r>
    </w:p>
    <w:p w14:paraId="693FEB02" w14:textId="77777777" w:rsidR="00E80769" w:rsidRDefault="00E80769" w:rsidP="00E80769">
      <w:pPr>
        <w:pStyle w:val="M0"/>
        <w:spacing w:after="0"/>
        <w:rPr>
          <w:sz w:val="16"/>
        </w:rPr>
      </w:pPr>
    </w:p>
    <w:p w14:paraId="5427AC01" w14:textId="77777777" w:rsidR="00E80769" w:rsidRPr="00D00D4A" w:rsidRDefault="00E80769" w:rsidP="00E80769">
      <w:pPr>
        <w:pStyle w:val="SyntaxRule"/>
        <w:rPr>
          <w:rFonts w:ascii="Arial" w:hAnsi="Arial"/>
        </w:rPr>
      </w:pPr>
      <w:r w:rsidRPr="004563B8">
        <w:t xml:space="preserve">LineTerminatorSequence </w:t>
      </w:r>
      <w:r w:rsidRPr="006D03FA">
        <w:rPr>
          <w:rFonts w:ascii="Arial" w:hAnsi="Arial"/>
          <w:b/>
          <w:i w:val="0"/>
        </w:rPr>
        <w:t>::</w:t>
      </w:r>
      <w:r w:rsidRPr="00D00D4A">
        <w:rPr>
          <w:rFonts w:ascii="Arial" w:hAnsi="Arial"/>
          <w:b/>
        </w:rPr>
        <w:tab/>
      </w:r>
      <w:r w:rsidRPr="00D00D4A">
        <w:rPr>
          <w:rFonts w:ascii="Arial" w:hAnsi="Arial"/>
        </w:rPr>
        <w:t>See 7.3</w:t>
      </w:r>
    </w:p>
    <w:p w14:paraId="10FE7B02" w14:textId="77777777" w:rsidR="00E80769" w:rsidRPr="007A29B2" w:rsidRDefault="00E80769" w:rsidP="00E80769">
      <w:pPr>
        <w:pStyle w:val="SyntaxDefinition"/>
        <w:rPr>
          <w:i w:val="0"/>
        </w:rPr>
      </w:pPr>
      <w:r w:rsidRPr="007A29B2">
        <w:rPr>
          <w:i w:val="0"/>
        </w:rPr>
        <w:t>&lt;LF&gt;</w:t>
      </w:r>
      <w:r w:rsidRPr="007A29B2">
        <w:rPr>
          <w:i w:val="0"/>
        </w:rPr>
        <w:br/>
        <w:t xml:space="preserve">&lt;CR&gt; </w:t>
      </w:r>
      <w:r w:rsidRPr="007A29B2">
        <w:rPr>
          <w:rFonts w:ascii="Arial" w:hAnsi="Arial"/>
          <w:i w:val="0"/>
          <w:sz w:val="16"/>
        </w:rPr>
        <w:t xml:space="preserve">[lookahead </w:t>
      </w:r>
      <w:r w:rsidRPr="007A29B2">
        <w:rPr>
          <w:rFonts w:ascii="Arial" w:hAnsi="Arial"/>
          <w:i w:val="0"/>
          <w:sz w:val="16"/>
        </w:rPr>
        <w:sym w:font="Symbol" w:char="F0CF"/>
      </w:r>
      <w:r w:rsidRPr="007A29B2">
        <w:rPr>
          <w:rFonts w:ascii="Arial" w:hAnsi="Arial"/>
          <w:i w:val="0"/>
          <w:sz w:val="16"/>
        </w:rPr>
        <w:t xml:space="preserve"> </w:t>
      </w:r>
      <w:r w:rsidRPr="007A29B2">
        <w:rPr>
          <w:i w:val="0"/>
          <w:sz w:val="16"/>
        </w:rPr>
        <w:t>&lt;LF&gt;</w:t>
      </w:r>
      <w:r w:rsidRPr="007A29B2">
        <w:rPr>
          <w:i w:val="0"/>
        </w:rPr>
        <w:t xml:space="preserve"> </w:t>
      </w:r>
      <w:r w:rsidRPr="007A29B2">
        <w:rPr>
          <w:rFonts w:ascii="Arial" w:hAnsi="Arial"/>
          <w:i w:val="0"/>
          <w:sz w:val="16"/>
        </w:rPr>
        <w:t>]</w:t>
      </w:r>
      <w:r w:rsidRPr="007A29B2">
        <w:rPr>
          <w:i w:val="0"/>
        </w:rPr>
        <w:br/>
        <w:t>&lt;LS&gt;</w:t>
      </w:r>
      <w:r w:rsidRPr="007A29B2">
        <w:rPr>
          <w:i w:val="0"/>
        </w:rPr>
        <w:br/>
        <w:t>&lt;PS&gt;</w:t>
      </w:r>
      <w:r>
        <w:rPr>
          <w:i w:val="0"/>
        </w:rPr>
        <w:br/>
      </w:r>
      <w:r w:rsidRPr="007A29B2">
        <w:rPr>
          <w:i w:val="0"/>
        </w:rPr>
        <w:t>&lt;CR&gt; &lt;LF&gt;</w:t>
      </w:r>
    </w:p>
    <w:p w14:paraId="0DC1AAA3" w14:textId="77777777" w:rsidR="00E80769" w:rsidRDefault="00E80769" w:rsidP="00E80769">
      <w:pPr>
        <w:pStyle w:val="M0"/>
        <w:spacing w:after="0"/>
        <w:rPr>
          <w:sz w:val="16"/>
        </w:rPr>
      </w:pPr>
    </w:p>
    <w:p w14:paraId="59BBD773" w14:textId="77777777" w:rsidR="00E80769" w:rsidRPr="00D00D4A" w:rsidRDefault="00E80769" w:rsidP="00E80769">
      <w:pPr>
        <w:pStyle w:val="SyntaxRule"/>
      </w:pPr>
      <w:r w:rsidRPr="004563B8">
        <w:t xml:space="preserve">Comment </w:t>
      </w:r>
      <w:r w:rsidRPr="00E148F5">
        <w:rPr>
          <w:rFonts w:ascii="Arial" w:hAnsi="Arial"/>
          <w:b/>
          <w:i w:val="0"/>
        </w:rPr>
        <w:t>::</w:t>
      </w:r>
      <w:r w:rsidRPr="00D00D4A">
        <w:tab/>
      </w:r>
      <w:r w:rsidRPr="007A29B2">
        <w:rPr>
          <w:rFonts w:ascii="Arial" w:hAnsi="Arial" w:cs="Arial"/>
        </w:rPr>
        <w:t>See 7.4</w:t>
      </w:r>
    </w:p>
    <w:p w14:paraId="16454560" w14:textId="77777777" w:rsidR="00E80769" w:rsidRPr="004563B8" w:rsidRDefault="00E80769" w:rsidP="00E80769">
      <w:pPr>
        <w:pStyle w:val="SyntaxDefinition"/>
      </w:pPr>
      <w:r w:rsidRPr="004563B8">
        <w:t>MultiLineComment</w:t>
      </w:r>
      <w:r w:rsidRPr="004563B8">
        <w:br/>
        <w:t>SingleLineComment</w:t>
      </w:r>
    </w:p>
    <w:p w14:paraId="7A832B3E" w14:textId="77777777" w:rsidR="00E80769" w:rsidRDefault="00E80769" w:rsidP="00E80769">
      <w:pPr>
        <w:pStyle w:val="M0"/>
        <w:spacing w:after="0"/>
        <w:rPr>
          <w:sz w:val="16"/>
        </w:rPr>
      </w:pPr>
    </w:p>
    <w:p w14:paraId="151EF2A5" w14:textId="77777777" w:rsidR="00E80769" w:rsidRPr="00D00D4A" w:rsidRDefault="00E80769" w:rsidP="00E80769">
      <w:pPr>
        <w:pStyle w:val="SyntaxRule"/>
        <w:rPr>
          <w:rFonts w:ascii="Arial" w:hAnsi="Arial"/>
        </w:rPr>
      </w:pPr>
      <w:r w:rsidRPr="004563B8">
        <w:t xml:space="preserve">MultiLineComment </w:t>
      </w:r>
      <w:r w:rsidRPr="006D03FA">
        <w:rPr>
          <w:rFonts w:ascii="Arial" w:hAnsi="Arial"/>
          <w:b/>
          <w:i w:val="0"/>
        </w:rPr>
        <w:t>::</w:t>
      </w:r>
      <w:r w:rsidRPr="00D00D4A">
        <w:rPr>
          <w:rFonts w:ascii="Arial" w:hAnsi="Arial"/>
        </w:rPr>
        <w:tab/>
        <w:t>See 7.4</w:t>
      </w:r>
    </w:p>
    <w:p w14:paraId="5F4F6700" w14:textId="77777777" w:rsidR="00E80769" w:rsidRPr="004563B8" w:rsidRDefault="00E80769" w:rsidP="00E80769">
      <w:pPr>
        <w:pStyle w:val="SyntaxDefinition"/>
      </w:pPr>
      <w:r w:rsidRPr="004431E2">
        <w:rPr>
          <w:rFonts w:ascii="Courier New" w:hAnsi="Courier New"/>
          <w:b/>
          <w:i w:val="0"/>
        </w:rPr>
        <w:t>/*</w:t>
      </w:r>
      <w:r w:rsidRPr="004563B8">
        <w:t xml:space="preserve"> MultiLineCommentChars</w:t>
      </w:r>
      <w:r w:rsidRPr="005E74B3">
        <w:rPr>
          <w:rFonts w:ascii="Arial" w:hAnsi="Arial"/>
          <w:i w:val="0"/>
          <w:vertAlign w:val="subscript"/>
        </w:rPr>
        <w:t>opt</w:t>
      </w:r>
      <w:r w:rsidRPr="004563B8">
        <w:t xml:space="preserve"> </w:t>
      </w:r>
      <w:r w:rsidRPr="004431E2">
        <w:rPr>
          <w:rFonts w:ascii="Courier New" w:hAnsi="Courier New"/>
          <w:b/>
          <w:i w:val="0"/>
        </w:rPr>
        <w:t>*/</w:t>
      </w:r>
    </w:p>
    <w:p w14:paraId="042F5AA6" w14:textId="77777777" w:rsidR="00E80769" w:rsidRDefault="00E80769" w:rsidP="00E80769">
      <w:pPr>
        <w:pStyle w:val="M0"/>
        <w:spacing w:after="0"/>
        <w:rPr>
          <w:sz w:val="16"/>
        </w:rPr>
      </w:pPr>
    </w:p>
    <w:p w14:paraId="27B53825" w14:textId="77777777" w:rsidR="00E80769" w:rsidRPr="00D00D4A" w:rsidRDefault="00E80769" w:rsidP="00E80769">
      <w:pPr>
        <w:pStyle w:val="SyntaxRule"/>
        <w:rPr>
          <w:rFonts w:ascii="Arial" w:hAnsi="Arial"/>
        </w:rPr>
      </w:pPr>
      <w:r w:rsidRPr="004563B8">
        <w:t xml:space="preserve">MultiLineCommentChars </w:t>
      </w:r>
      <w:r w:rsidRPr="006D03FA">
        <w:rPr>
          <w:rFonts w:ascii="Arial" w:hAnsi="Arial"/>
          <w:b/>
          <w:i w:val="0"/>
        </w:rPr>
        <w:t>::</w:t>
      </w:r>
      <w:r w:rsidRPr="00D00D4A">
        <w:rPr>
          <w:rFonts w:ascii="Arial" w:hAnsi="Arial"/>
        </w:rPr>
        <w:tab/>
        <w:t>See 7.4</w:t>
      </w:r>
    </w:p>
    <w:p w14:paraId="6E37B2DD" w14:textId="77777777" w:rsidR="00E80769" w:rsidRPr="004563B8" w:rsidRDefault="00E80769" w:rsidP="00E80769">
      <w:pPr>
        <w:pStyle w:val="SyntaxDefinition"/>
      </w:pPr>
      <w:r w:rsidRPr="004563B8">
        <w:t>MultiLineNotAsteriskChar MultiLineCommentChars</w:t>
      </w:r>
      <w:r w:rsidRPr="005E74B3">
        <w:rPr>
          <w:rFonts w:ascii="Arial" w:hAnsi="Arial"/>
          <w:i w:val="0"/>
          <w:vertAlign w:val="subscript"/>
        </w:rPr>
        <w:t>opt</w:t>
      </w:r>
      <w:r w:rsidRPr="004563B8">
        <w:br/>
      </w:r>
      <w:r w:rsidRPr="004431E2">
        <w:rPr>
          <w:rFonts w:ascii="Courier New" w:hAnsi="Courier New"/>
          <w:b/>
          <w:i w:val="0"/>
        </w:rPr>
        <w:t>*</w:t>
      </w:r>
      <w:r w:rsidRPr="004563B8">
        <w:t xml:space="preserve"> PostAsteriskCommentChars</w:t>
      </w:r>
      <w:r w:rsidRPr="005E74B3">
        <w:rPr>
          <w:rFonts w:ascii="Arial" w:hAnsi="Arial"/>
          <w:i w:val="0"/>
          <w:vertAlign w:val="subscript"/>
        </w:rPr>
        <w:t>opt</w:t>
      </w:r>
    </w:p>
    <w:p w14:paraId="69D5B6CD" w14:textId="77777777" w:rsidR="00E80769" w:rsidRDefault="00E80769" w:rsidP="00E80769">
      <w:pPr>
        <w:pStyle w:val="M0"/>
        <w:spacing w:after="0"/>
        <w:rPr>
          <w:sz w:val="16"/>
        </w:rPr>
      </w:pPr>
    </w:p>
    <w:p w14:paraId="46D2D3AE" w14:textId="77777777" w:rsidR="00E80769" w:rsidRPr="00D00D4A" w:rsidRDefault="00E80769" w:rsidP="00E80769">
      <w:pPr>
        <w:pStyle w:val="SyntaxRule"/>
        <w:rPr>
          <w:rFonts w:ascii="Arial" w:hAnsi="Arial"/>
        </w:rPr>
      </w:pPr>
      <w:r w:rsidRPr="004563B8">
        <w:t xml:space="preserve">PostAsteriskCommentChars </w:t>
      </w:r>
      <w:r w:rsidRPr="006D03FA">
        <w:rPr>
          <w:rFonts w:ascii="Arial" w:hAnsi="Arial"/>
          <w:b/>
          <w:i w:val="0"/>
        </w:rPr>
        <w:t>::</w:t>
      </w:r>
      <w:r w:rsidRPr="00D00D4A">
        <w:rPr>
          <w:rFonts w:ascii="Arial" w:hAnsi="Arial"/>
        </w:rPr>
        <w:tab/>
        <w:t>See 7.4</w:t>
      </w:r>
    </w:p>
    <w:p w14:paraId="210F81B2" w14:textId="77777777" w:rsidR="00E80769" w:rsidRPr="004563B8" w:rsidRDefault="00E80769" w:rsidP="00E80769">
      <w:pPr>
        <w:pStyle w:val="SyntaxDefinition"/>
        <w:rPr>
          <w:vertAlign w:val="subscript"/>
        </w:rPr>
      </w:pPr>
      <w:r w:rsidRPr="004563B8">
        <w:t>MultiLineNotForwardSlashOrAsteriskChar MultiLineCommentChars</w:t>
      </w:r>
      <w:r w:rsidRPr="005E74B3">
        <w:rPr>
          <w:rFonts w:ascii="Arial" w:hAnsi="Arial"/>
          <w:i w:val="0"/>
          <w:vertAlign w:val="subscript"/>
        </w:rPr>
        <w:t>opt</w:t>
      </w:r>
      <w:r w:rsidRPr="004563B8">
        <w:br/>
      </w:r>
      <w:r w:rsidRPr="004431E2">
        <w:rPr>
          <w:rFonts w:ascii="Courier New" w:hAnsi="Courier New"/>
          <w:b/>
          <w:i w:val="0"/>
        </w:rPr>
        <w:t>*</w:t>
      </w:r>
      <w:r w:rsidRPr="004563B8">
        <w:t xml:space="preserve"> PostAsteriskCommentChars</w:t>
      </w:r>
      <w:r w:rsidRPr="005E74B3">
        <w:rPr>
          <w:rFonts w:ascii="Arial" w:hAnsi="Arial"/>
          <w:i w:val="0"/>
          <w:vertAlign w:val="subscript"/>
        </w:rPr>
        <w:t>opt</w:t>
      </w:r>
    </w:p>
    <w:p w14:paraId="6AEF4814" w14:textId="77777777" w:rsidR="00E80769" w:rsidRDefault="00E80769" w:rsidP="00E80769">
      <w:pPr>
        <w:pStyle w:val="M0"/>
        <w:spacing w:after="0"/>
        <w:rPr>
          <w:sz w:val="16"/>
        </w:rPr>
      </w:pPr>
    </w:p>
    <w:p w14:paraId="78AD0CDE" w14:textId="77777777" w:rsidR="00E80769" w:rsidRPr="00D00D4A" w:rsidRDefault="00E80769" w:rsidP="00E80769">
      <w:pPr>
        <w:pStyle w:val="SyntaxRule"/>
        <w:rPr>
          <w:rFonts w:ascii="Arial" w:hAnsi="Arial"/>
        </w:rPr>
      </w:pPr>
      <w:r w:rsidRPr="004563B8">
        <w:t xml:space="preserve">MultiLineNotAsteriskChar </w:t>
      </w:r>
      <w:r w:rsidRPr="006D03FA">
        <w:rPr>
          <w:rFonts w:ascii="Arial" w:hAnsi="Arial"/>
          <w:b/>
          <w:i w:val="0"/>
        </w:rPr>
        <w:t>::</w:t>
      </w:r>
      <w:r w:rsidRPr="00D00D4A">
        <w:rPr>
          <w:rFonts w:ascii="Arial" w:hAnsi="Arial"/>
        </w:rPr>
        <w:tab/>
        <w:t>See 7.4</w:t>
      </w:r>
    </w:p>
    <w:p w14:paraId="21D3862E"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sidRPr="004563B8">
        <w:t xml:space="preserve"> </w:t>
      </w:r>
      <w:r w:rsidRPr="004431E2">
        <w:rPr>
          <w:rFonts w:ascii="Courier New" w:hAnsi="Courier New"/>
          <w:b/>
          <w:i w:val="0"/>
        </w:rPr>
        <w:t>*</w:t>
      </w:r>
    </w:p>
    <w:p w14:paraId="4ACF4AFB" w14:textId="77777777" w:rsidR="00E80769" w:rsidRDefault="00E80769" w:rsidP="00E80769">
      <w:pPr>
        <w:pStyle w:val="M0"/>
        <w:spacing w:after="0"/>
        <w:rPr>
          <w:sz w:val="16"/>
        </w:rPr>
      </w:pPr>
    </w:p>
    <w:p w14:paraId="0D7C68D6" w14:textId="77777777" w:rsidR="00E80769" w:rsidRPr="00D00D4A" w:rsidRDefault="00E80769" w:rsidP="00E80769">
      <w:pPr>
        <w:pStyle w:val="SyntaxRule"/>
        <w:rPr>
          <w:rFonts w:ascii="Arial" w:hAnsi="Arial"/>
        </w:rPr>
      </w:pPr>
      <w:r w:rsidRPr="004563B8">
        <w:t xml:space="preserve">MultiLineNotForwardSlashOrAsteriskChar </w:t>
      </w:r>
      <w:r w:rsidRPr="006D03FA">
        <w:rPr>
          <w:rFonts w:ascii="Arial" w:hAnsi="Arial"/>
          <w:b/>
          <w:i w:val="0"/>
        </w:rPr>
        <w:t>::</w:t>
      </w:r>
      <w:r w:rsidRPr="00D00D4A">
        <w:rPr>
          <w:rFonts w:ascii="Arial" w:hAnsi="Arial"/>
        </w:rPr>
        <w:tab/>
        <w:t>See 7.4</w:t>
      </w:r>
    </w:p>
    <w:p w14:paraId="78CE9190"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4563B8">
        <w:t xml:space="preserve"> </w:t>
      </w:r>
      <w:r w:rsidRPr="004431E2">
        <w:rPr>
          <w:rFonts w:ascii="Courier New" w:hAnsi="Courier New"/>
          <w:b/>
          <w:i w:val="0"/>
        </w:rPr>
        <w:t>*</w:t>
      </w:r>
    </w:p>
    <w:p w14:paraId="27B32784" w14:textId="77777777" w:rsidR="00E80769" w:rsidRDefault="00E80769" w:rsidP="00E80769">
      <w:pPr>
        <w:pStyle w:val="M0"/>
        <w:spacing w:after="0"/>
        <w:rPr>
          <w:sz w:val="16"/>
        </w:rPr>
      </w:pPr>
    </w:p>
    <w:p w14:paraId="1EFFC381" w14:textId="77777777" w:rsidR="00E80769" w:rsidRPr="00D00D4A" w:rsidRDefault="00E80769" w:rsidP="00E80769">
      <w:pPr>
        <w:pStyle w:val="SyntaxRule"/>
        <w:rPr>
          <w:rFonts w:ascii="Arial" w:hAnsi="Arial"/>
        </w:rPr>
      </w:pPr>
      <w:r w:rsidRPr="004563B8">
        <w:t xml:space="preserve">SingleLineComment </w:t>
      </w:r>
      <w:r w:rsidRPr="006D03FA">
        <w:rPr>
          <w:rFonts w:ascii="Arial" w:hAnsi="Arial"/>
          <w:b/>
          <w:i w:val="0"/>
        </w:rPr>
        <w:t>::</w:t>
      </w:r>
      <w:r w:rsidRPr="00D00D4A">
        <w:rPr>
          <w:rFonts w:ascii="Arial" w:hAnsi="Arial"/>
        </w:rPr>
        <w:tab/>
        <w:t>See 7.4</w:t>
      </w:r>
    </w:p>
    <w:p w14:paraId="54FBE974" w14:textId="77777777" w:rsidR="00E80769" w:rsidRPr="004563B8" w:rsidRDefault="00E80769" w:rsidP="00E80769">
      <w:pPr>
        <w:pStyle w:val="SyntaxDefinition"/>
      </w:pPr>
      <w:r w:rsidRPr="004431E2">
        <w:rPr>
          <w:rFonts w:ascii="Courier New" w:hAnsi="Courier New"/>
          <w:b/>
          <w:i w:val="0"/>
        </w:rPr>
        <w:t>//</w:t>
      </w:r>
      <w:r w:rsidRPr="004563B8">
        <w:t xml:space="preserve"> SingleLineCommentChars</w:t>
      </w:r>
      <w:r w:rsidRPr="005E74B3">
        <w:rPr>
          <w:rFonts w:ascii="Arial" w:hAnsi="Arial"/>
          <w:i w:val="0"/>
          <w:vertAlign w:val="subscript"/>
        </w:rPr>
        <w:t>opt</w:t>
      </w:r>
    </w:p>
    <w:p w14:paraId="5F37ECD1" w14:textId="77777777" w:rsidR="00E80769" w:rsidRDefault="00E80769" w:rsidP="00E80769">
      <w:pPr>
        <w:pStyle w:val="M0"/>
        <w:spacing w:after="0"/>
        <w:rPr>
          <w:sz w:val="16"/>
        </w:rPr>
      </w:pPr>
    </w:p>
    <w:p w14:paraId="7F84FA6B" w14:textId="77777777" w:rsidR="00E80769" w:rsidRPr="00D00D4A" w:rsidRDefault="00E80769" w:rsidP="00E80769">
      <w:pPr>
        <w:pStyle w:val="SyntaxRule"/>
        <w:rPr>
          <w:rFonts w:ascii="Arial" w:hAnsi="Arial"/>
        </w:rPr>
      </w:pPr>
      <w:r w:rsidRPr="004563B8">
        <w:t xml:space="preserve">SingleLineCommentChars </w:t>
      </w:r>
      <w:r w:rsidRPr="006D03FA">
        <w:rPr>
          <w:rFonts w:ascii="Arial" w:hAnsi="Arial"/>
          <w:b/>
          <w:i w:val="0"/>
        </w:rPr>
        <w:t>::</w:t>
      </w:r>
      <w:r w:rsidRPr="00D00D4A">
        <w:rPr>
          <w:rFonts w:ascii="Arial" w:hAnsi="Arial"/>
        </w:rPr>
        <w:tab/>
        <w:t>See 7.4</w:t>
      </w:r>
    </w:p>
    <w:p w14:paraId="2B87DBAD" w14:textId="77777777" w:rsidR="00E80769" w:rsidRPr="004563B8" w:rsidRDefault="00E80769" w:rsidP="00E80769">
      <w:pPr>
        <w:pStyle w:val="SyntaxDefinition"/>
        <w:rPr>
          <w:vertAlign w:val="subscript"/>
        </w:rPr>
      </w:pPr>
      <w:r w:rsidRPr="004563B8">
        <w:t>SingleLineCommentChar SingleLineCommentChars</w:t>
      </w:r>
      <w:r w:rsidRPr="005E74B3">
        <w:rPr>
          <w:rFonts w:ascii="Arial" w:hAnsi="Arial"/>
          <w:i w:val="0"/>
          <w:vertAlign w:val="subscript"/>
        </w:rPr>
        <w:t>opt</w:t>
      </w:r>
    </w:p>
    <w:p w14:paraId="1603389E" w14:textId="77777777" w:rsidR="00E80769" w:rsidRDefault="00E80769" w:rsidP="00E80769">
      <w:pPr>
        <w:pStyle w:val="M0"/>
        <w:spacing w:after="0"/>
        <w:rPr>
          <w:sz w:val="16"/>
        </w:rPr>
      </w:pPr>
    </w:p>
    <w:p w14:paraId="149FC4CA" w14:textId="77777777" w:rsidR="00E80769" w:rsidRPr="00D00D4A" w:rsidRDefault="00E80769" w:rsidP="00E80769">
      <w:pPr>
        <w:pStyle w:val="SyntaxRule"/>
        <w:rPr>
          <w:rFonts w:ascii="Arial" w:hAnsi="Arial"/>
        </w:rPr>
      </w:pPr>
      <w:r w:rsidRPr="004563B8">
        <w:t xml:space="preserve">SingleLineCommentChar </w:t>
      </w:r>
      <w:r w:rsidRPr="006D03FA">
        <w:rPr>
          <w:rFonts w:ascii="Arial" w:hAnsi="Arial"/>
          <w:b/>
          <w:i w:val="0"/>
        </w:rPr>
        <w:t>::</w:t>
      </w:r>
      <w:r w:rsidRPr="00D00D4A">
        <w:rPr>
          <w:rFonts w:ascii="Arial" w:hAnsi="Arial"/>
        </w:rPr>
        <w:tab/>
        <w:t>See 7.4</w:t>
      </w:r>
    </w:p>
    <w:p w14:paraId="504D467C" w14:textId="77777777" w:rsidR="00E80769" w:rsidRPr="004563B8" w:rsidRDefault="00E80769" w:rsidP="00E80769">
      <w:pPr>
        <w:pStyle w:val="SyntaxDefinition"/>
      </w:pPr>
      <w:r w:rsidRPr="004563B8">
        <w:t>SourceCharacter</w:t>
      </w:r>
      <w:r w:rsidRPr="00D00D4A">
        <w:rPr>
          <w:rFonts w:ascii="Arial" w:hAnsi="Arial"/>
          <w:b/>
        </w:rPr>
        <w:t xml:space="preserve"> </w:t>
      </w:r>
      <w:r w:rsidRPr="007A29B2">
        <w:rPr>
          <w:rFonts w:ascii="Arial" w:hAnsi="Arial"/>
          <w:b/>
          <w:i w:val="0"/>
        </w:rPr>
        <w:t>but not</w:t>
      </w:r>
      <w:r w:rsidRPr="00D00D4A">
        <w:rPr>
          <w:rFonts w:ascii="Arial" w:hAnsi="Arial"/>
          <w:b/>
        </w:rPr>
        <w:t xml:space="preserve"> </w:t>
      </w:r>
      <w:r w:rsidRPr="004563B8">
        <w:t>LineTerminator</w:t>
      </w:r>
    </w:p>
    <w:p w14:paraId="3F95D95D" w14:textId="77777777" w:rsidR="00E80769" w:rsidRDefault="00E80769" w:rsidP="00E80769">
      <w:pPr>
        <w:pStyle w:val="M0"/>
        <w:spacing w:after="0"/>
        <w:rPr>
          <w:sz w:val="16"/>
        </w:rPr>
      </w:pPr>
    </w:p>
    <w:p w14:paraId="72C0A836" w14:textId="77777777" w:rsidR="00E80769" w:rsidRPr="00D00D4A" w:rsidRDefault="00E80769" w:rsidP="00E80769">
      <w:pPr>
        <w:pStyle w:val="SyntaxRule"/>
      </w:pPr>
      <w:r w:rsidRPr="004563B8">
        <w:t xml:space="preserve">Token </w:t>
      </w:r>
      <w:r w:rsidRPr="00E148F5">
        <w:rPr>
          <w:rFonts w:ascii="Arial" w:hAnsi="Arial"/>
          <w:b/>
          <w:i w:val="0"/>
        </w:rPr>
        <w:t>::</w:t>
      </w:r>
      <w:r w:rsidRPr="00D00D4A">
        <w:tab/>
      </w:r>
      <w:r w:rsidRPr="005E74B3">
        <w:rPr>
          <w:rFonts w:ascii="Arial" w:hAnsi="Arial"/>
        </w:rPr>
        <w:t>See 7.5</w:t>
      </w:r>
    </w:p>
    <w:p w14:paraId="6402213E" w14:textId="77777777" w:rsidR="00E80769" w:rsidRPr="004563B8" w:rsidRDefault="00E80769" w:rsidP="00E80769">
      <w:pPr>
        <w:pStyle w:val="SyntaxDefinition"/>
      </w:pPr>
      <w:r w:rsidRPr="004563B8">
        <w:t>IdentifierName</w:t>
      </w:r>
      <w:r>
        <w:br/>
      </w:r>
      <w:r w:rsidRPr="004563B8">
        <w:t>Punctuator</w:t>
      </w:r>
      <w:r w:rsidRPr="004563B8">
        <w:br/>
        <w:t>NumericLiteral</w:t>
      </w:r>
      <w:r w:rsidRPr="004563B8">
        <w:br/>
        <w:t>StringLiteral</w:t>
      </w:r>
    </w:p>
    <w:p w14:paraId="40C22AA7" w14:textId="77777777" w:rsidR="00E80769" w:rsidRDefault="00E80769" w:rsidP="00E80769">
      <w:pPr>
        <w:pStyle w:val="M0"/>
        <w:spacing w:after="0"/>
        <w:rPr>
          <w:sz w:val="16"/>
        </w:rPr>
      </w:pPr>
    </w:p>
    <w:p w14:paraId="73EB2E6B" w14:textId="77777777" w:rsidR="00E80769" w:rsidRPr="00D00D4A" w:rsidRDefault="00E80769" w:rsidP="00E80769">
      <w:pPr>
        <w:pStyle w:val="SyntaxRule"/>
        <w:rPr>
          <w:rFonts w:ascii="Arial" w:hAnsi="Arial"/>
        </w:rPr>
      </w:pPr>
      <w:r w:rsidRPr="004563B8">
        <w:t xml:space="preserve">Identifier </w:t>
      </w:r>
      <w:r w:rsidRPr="006D03FA">
        <w:rPr>
          <w:rFonts w:ascii="Arial" w:hAnsi="Arial"/>
          <w:b/>
          <w:i w:val="0"/>
        </w:rPr>
        <w:t>::</w:t>
      </w:r>
      <w:r w:rsidRPr="00D00D4A">
        <w:rPr>
          <w:rFonts w:ascii="Arial" w:hAnsi="Arial"/>
        </w:rPr>
        <w:tab/>
        <w:t>See 7.6</w:t>
      </w:r>
    </w:p>
    <w:p w14:paraId="2060B256" w14:textId="77777777" w:rsidR="00E80769" w:rsidRPr="004563B8" w:rsidRDefault="00E80769" w:rsidP="00E80769">
      <w:pPr>
        <w:pStyle w:val="SyntaxDefinition"/>
      </w:pPr>
      <w:r w:rsidRPr="004563B8">
        <w:t xml:space="preserve">IdentifierName </w:t>
      </w:r>
      <w:r w:rsidRPr="007A29B2">
        <w:rPr>
          <w:rFonts w:ascii="Arial" w:hAnsi="Arial"/>
          <w:b/>
          <w:i w:val="0"/>
        </w:rPr>
        <w:t>but not</w:t>
      </w:r>
      <w:r w:rsidRPr="004563B8">
        <w:t xml:space="preserve"> ReservedWord</w:t>
      </w:r>
    </w:p>
    <w:p w14:paraId="38A663A3" w14:textId="77777777" w:rsidR="00E80769" w:rsidRDefault="00E80769" w:rsidP="00E80769">
      <w:pPr>
        <w:pStyle w:val="M0"/>
        <w:spacing w:after="0"/>
        <w:rPr>
          <w:sz w:val="16"/>
        </w:rPr>
      </w:pPr>
    </w:p>
    <w:p w14:paraId="6249283F" w14:textId="77777777" w:rsidR="00E80769" w:rsidRPr="00D00D4A" w:rsidRDefault="00E80769" w:rsidP="00E80769">
      <w:pPr>
        <w:pStyle w:val="SyntaxRule"/>
        <w:rPr>
          <w:rFonts w:ascii="Arial" w:hAnsi="Arial"/>
        </w:rPr>
      </w:pPr>
      <w:r w:rsidRPr="004563B8">
        <w:t xml:space="preserve">IdentifierName </w:t>
      </w:r>
      <w:r w:rsidRPr="006D03FA">
        <w:rPr>
          <w:rFonts w:ascii="Arial" w:hAnsi="Arial"/>
          <w:b/>
          <w:i w:val="0"/>
        </w:rPr>
        <w:t>::</w:t>
      </w:r>
      <w:r w:rsidRPr="00D00D4A">
        <w:rPr>
          <w:rFonts w:ascii="Arial" w:hAnsi="Arial"/>
        </w:rPr>
        <w:tab/>
        <w:t>See 7.6</w:t>
      </w:r>
    </w:p>
    <w:p w14:paraId="2B99F665" w14:textId="77777777" w:rsidR="00E80769" w:rsidRPr="004563B8" w:rsidRDefault="00E80769" w:rsidP="00E80769">
      <w:pPr>
        <w:pStyle w:val="SyntaxDefinition"/>
      </w:pPr>
      <w:r w:rsidRPr="004563B8">
        <w:t>IdentifierStart</w:t>
      </w:r>
      <w:r w:rsidRPr="004563B8">
        <w:br/>
        <w:t>IdentifierName IdentifierPart</w:t>
      </w:r>
    </w:p>
    <w:p w14:paraId="4C8E3DAF" w14:textId="77777777" w:rsidR="00E80769" w:rsidRDefault="00E80769" w:rsidP="00E80769">
      <w:pPr>
        <w:pStyle w:val="M0"/>
        <w:spacing w:after="0"/>
        <w:rPr>
          <w:sz w:val="16"/>
        </w:rPr>
      </w:pPr>
    </w:p>
    <w:p w14:paraId="07E136DF" w14:textId="77777777" w:rsidR="00E80769" w:rsidRPr="00D00D4A" w:rsidRDefault="00E80769" w:rsidP="00E80769">
      <w:pPr>
        <w:pStyle w:val="SyntaxRule"/>
        <w:rPr>
          <w:rFonts w:ascii="Arial" w:hAnsi="Arial"/>
        </w:rPr>
      </w:pPr>
      <w:r w:rsidRPr="004563B8">
        <w:t xml:space="preserve">IdentifierStart </w:t>
      </w:r>
      <w:r w:rsidRPr="006D03FA">
        <w:rPr>
          <w:rFonts w:ascii="Arial" w:hAnsi="Arial"/>
          <w:b/>
          <w:i w:val="0"/>
        </w:rPr>
        <w:t>::</w:t>
      </w:r>
      <w:r w:rsidRPr="00D00D4A">
        <w:rPr>
          <w:rFonts w:ascii="Arial" w:hAnsi="Arial"/>
        </w:rPr>
        <w:tab/>
        <w:t>See 7.6</w:t>
      </w:r>
    </w:p>
    <w:p w14:paraId="6602C9BF" w14:textId="77777777" w:rsidR="00E80769" w:rsidRPr="004563B8" w:rsidRDefault="00E80769" w:rsidP="00E80769">
      <w:pPr>
        <w:pStyle w:val="SyntaxDefinition"/>
      </w:pPr>
      <w:r w:rsidRPr="004563B8">
        <w:t>UnicodeLetter</w:t>
      </w:r>
      <w:r w:rsidRPr="004563B8">
        <w:br/>
      </w:r>
      <w:r w:rsidRPr="004431E2">
        <w:rPr>
          <w:rFonts w:ascii="Courier New" w:hAnsi="Courier New"/>
          <w:b/>
          <w:i w:val="0"/>
        </w:rPr>
        <w:t>$</w:t>
      </w:r>
      <w:r w:rsidRPr="004431E2">
        <w:rPr>
          <w:rFonts w:ascii="Courier New" w:hAnsi="Courier New"/>
          <w:b/>
          <w:i w:val="0"/>
        </w:rPr>
        <w:br/>
        <w:t>_</w:t>
      </w:r>
      <w:r w:rsidRPr="004563B8">
        <w:br/>
      </w:r>
      <w:r w:rsidRPr="004431E2">
        <w:rPr>
          <w:rFonts w:ascii="Courier New" w:hAnsi="Courier New" w:cs="Courier New"/>
          <w:b/>
          <w:i w:val="0"/>
        </w:rPr>
        <w:t>\</w:t>
      </w:r>
      <w:r w:rsidRPr="004563B8">
        <w:t xml:space="preserve"> UnicodeEscapeSequence</w:t>
      </w:r>
    </w:p>
    <w:p w14:paraId="1402A232" w14:textId="77777777" w:rsidR="00E80769" w:rsidRDefault="00E80769" w:rsidP="00E80769">
      <w:pPr>
        <w:pStyle w:val="M0"/>
        <w:spacing w:after="0"/>
        <w:rPr>
          <w:sz w:val="16"/>
        </w:rPr>
      </w:pPr>
    </w:p>
    <w:p w14:paraId="44150AAA" w14:textId="77777777" w:rsidR="00E80769" w:rsidRPr="00D00D4A" w:rsidRDefault="00E80769" w:rsidP="00E80769">
      <w:pPr>
        <w:pStyle w:val="SyntaxRule"/>
        <w:rPr>
          <w:rFonts w:ascii="Arial" w:hAnsi="Arial"/>
        </w:rPr>
      </w:pPr>
      <w:r w:rsidRPr="004563B8">
        <w:t xml:space="preserve">IdentifierPart </w:t>
      </w:r>
      <w:r w:rsidRPr="006D03FA">
        <w:rPr>
          <w:rFonts w:ascii="Arial" w:hAnsi="Arial"/>
          <w:b/>
          <w:i w:val="0"/>
        </w:rPr>
        <w:t>::</w:t>
      </w:r>
      <w:r w:rsidRPr="00D00D4A">
        <w:rPr>
          <w:rFonts w:ascii="Arial" w:hAnsi="Arial"/>
        </w:rPr>
        <w:tab/>
        <w:t>See 7.6</w:t>
      </w:r>
    </w:p>
    <w:p w14:paraId="764705EE" w14:textId="77777777" w:rsidR="00E80769" w:rsidRPr="004563B8" w:rsidRDefault="00E80769" w:rsidP="00E80769">
      <w:pPr>
        <w:pStyle w:val="SyntaxDefinition"/>
      </w:pPr>
      <w:r w:rsidRPr="004563B8">
        <w:t>IdentifierStart</w:t>
      </w:r>
      <w:r w:rsidRPr="004563B8">
        <w:br/>
        <w:t>UnicodeCombiningMark</w:t>
      </w:r>
      <w:r w:rsidRPr="004563B8">
        <w:br/>
        <w:t>UnicodeDigit</w:t>
      </w:r>
      <w:r w:rsidRPr="004563B8">
        <w:br/>
        <w:t>UnicodeConnectorPunctuation</w:t>
      </w:r>
      <w:r>
        <w:br/>
      </w:r>
      <w:r w:rsidRPr="007A29B2">
        <w:rPr>
          <w:i w:val="0"/>
        </w:rPr>
        <w:t>&lt;ZWNJ&gt;</w:t>
      </w:r>
      <w:r w:rsidRPr="007A29B2">
        <w:rPr>
          <w:i w:val="0"/>
        </w:rPr>
        <w:br/>
        <w:t>&lt;ZWJ&gt;</w:t>
      </w:r>
    </w:p>
    <w:p w14:paraId="1DBB6410" w14:textId="77777777" w:rsidR="00E80769" w:rsidRPr="00D00D4A" w:rsidRDefault="00E80769" w:rsidP="00E80769">
      <w:pPr>
        <w:pStyle w:val="SyntaxRule"/>
        <w:rPr>
          <w:rFonts w:ascii="Arial" w:hAnsi="Arial"/>
        </w:rPr>
      </w:pPr>
      <w:r w:rsidRPr="004563B8">
        <w:t>UnicodeLetter</w:t>
      </w:r>
      <w:r>
        <w:t xml:space="preserve"> </w:t>
      </w:r>
      <w:r w:rsidRPr="006D03FA">
        <w:rPr>
          <w:rFonts w:ascii="Arial" w:hAnsi="Arial"/>
          <w:b/>
          <w:i w:val="0"/>
        </w:rPr>
        <w:t>::</w:t>
      </w:r>
      <w:r w:rsidRPr="00D00D4A">
        <w:rPr>
          <w:rFonts w:ascii="Arial" w:hAnsi="Arial"/>
        </w:rPr>
        <w:tab/>
      </w:r>
      <w:r w:rsidRPr="00EA6649">
        <w:rPr>
          <w:rFonts w:ascii="Arial" w:hAnsi="Arial"/>
        </w:rPr>
        <w:t>See 7.6</w:t>
      </w:r>
    </w:p>
    <w:p w14:paraId="38FA832B" w14:textId="77777777" w:rsidR="00E80769" w:rsidRPr="00AA1657" w:rsidRDefault="00E80769" w:rsidP="00E80769">
      <w:pPr>
        <w:pStyle w:val="SyntaxDefinition"/>
        <w:ind w:right="1832"/>
        <w:jc w:val="both"/>
        <w:rPr>
          <w:rFonts w:ascii="Arial" w:hAnsi="Arial" w:cs="Arial"/>
        </w:rPr>
      </w:pPr>
      <w:r w:rsidRPr="00AA1657">
        <w:rPr>
          <w:rFonts w:ascii="Arial" w:hAnsi="Arial" w:cs="Arial"/>
          <w:i w:val="0"/>
        </w:rPr>
        <w:t>any character in the Unicode categories “Uppercase letter (Lu)”, “Lowercase letter (Ll)”, “Titlecase letter (Lt)”, “Modifier letter (Lm)”, “Other letter (Lo)”, or “Letter number (Nl)”.</w:t>
      </w:r>
    </w:p>
    <w:p w14:paraId="7D86DBCA" w14:textId="77777777" w:rsidR="00E80769" w:rsidRPr="00D00D4A" w:rsidRDefault="00E80769" w:rsidP="00E80769">
      <w:pPr>
        <w:pStyle w:val="SyntaxRule"/>
        <w:rPr>
          <w:rFonts w:ascii="Arial" w:hAnsi="Arial"/>
        </w:rPr>
      </w:pPr>
      <w:r w:rsidRPr="004563B8">
        <w:t>UnicodeCombiningMark</w:t>
      </w:r>
      <w:r>
        <w:t xml:space="preserve"> </w:t>
      </w:r>
      <w:r w:rsidRPr="006D03FA">
        <w:rPr>
          <w:rFonts w:ascii="Arial" w:hAnsi="Arial"/>
          <w:b/>
          <w:i w:val="0"/>
        </w:rPr>
        <w:t>::</w:t>
      </w:r>
      <w:r w:rsidRPr="00D00D4A">
        <w:rPr>
          <w:rFonts w:ascii="Arial" w:hAnsi="Arial"/>
        </w:rPr>
        <w:tab/>
      </w:r>
      <w:r w:rsidRPr="00EA6649">
        <w:rPr>
          <w:rFonts w:ascii="Arial" w:hAnsi="Arial"/>
        </w:rPr>
        <w:t>See 7.6</w:t>
      </w:r>
    </w:p>
    <w:p w14:paraId="39AAC60D" w14:textId="77777777" w:rsidR="00E80769" w:rsidRPr="00AA1657" w:rsidRDefault="00E80769" w:rsidP="00E80769">
      <w:pPr>
        <w:pStyle w:val="SyntaxDefinition"/>
        <w:ind w:right="1832"/>
        <w:jc w:val="both"/>
        <w:rPr>
          <w:rFonts w:ascii="Arial" w:hAnsi="Arial" w:cs="Arial"/>
          <w:i w:val="0"/>
        </w:rPr>
      </w:pPr>
      <w:r w:rsidRPr="00AA1657">
        <w:rPr>
          <w:rFonts w:ascii="Arial" w:hAnsi="Arial" w:cs="Arial"/>
          <w:i w:val="0"/>
        </w:rPr>
        <w:t>any character in the Unicode categories “Non-spacing mark (Mn)” or “Combining spacing mark (Mc)”</w:t>
      </w:r>
    </w:p>
    <w:p w14:paraId="677CA953" w14:textId="77777777" w:rsidR="00E80769" w:rsidRPr="00D00D4A" w:rsidRDefault="00E80769" w:rsidP="00E80769">
      <w:pPr>
        <w:pStyle w:val="SyntaxRule"/>
        <w:rPr>
          <w:rFonts w:ascii="Arial" w:hAnsi="Arial"/>
        </w:rPr>
      </w:pPr>
      <w:r w:rsidRPr="004563B8">
        <w:t>UnicodeDigit</w:t>
      </w:r>
      <w:r>
        <w:t xml:space="preserve"> </w:t>
      </w:r>
      <w:r w:rsidRPr="006D03FA">
        <w:rPr>
          <w:rFonts w:ascii="Arial" w:hAnsi="Arial"/>
          <w:b/>
          <w:i w:val="0"/>
        </w:rPr>
        <w:t>::</w:t>
      </w:r>
      <w:r w:rsidRPr="00D00D4A">
        <w:rPr>
          <w:rFonts w:ascii="Arial" w:hAnsi="Arial"/>
        </w:rPr>
        <w:tab/>
      </w:r>
      <w:r w:rsidRPr="00EA6649">
        <w:rPr>
          <w:rFonts w:ascii="Arial" w:hAnsi="Arial"/>
        </w:rPr>
        <w:t>See 7.6</w:t>
      </w:r>
    </w:p>
    <w:p w14:paraId="3478D5BB" w14:textId="77777777" w:rsidR="00E80769" w:rsidRPr="00AA1657" w:rsidRDefault="00E80769" w:rsidP="00E80769">
      <w:pPr>
        <w:pStyle w:val="SyntaxDefinition"/>
        <w:rPr>
          <w:rFonts w:ascii="Arial" w:hAnsi="Arial" w:cs="Arial"/>
          <w:i w:val="0"/>
        </w:rPr>
      </w:pPr>
      <w:r w:rsidRPr="00AA1657">
        <w:rPr>
          <w:rFonts w:ascii="Arial" w:hAnsi="Arial" w:cs="Arial"/>
          <w:i w:val="0"/>
        </w:rPr>
        <w:t>any character in the Unicode category “Decimal number (Nd)”</w:t>
      </w:r>
    </w:p>
    <w:p w14:paraId="1AAC3516" w14:textId="77777777" w:rsidR="00E80769" w:rsidRPr="00D00D4A" w:rsidRDefault="00E80769" w:rsidP="00E80769">
      <w:pPr>
        <w:pStyle w:val="SyntaxRule"/>
        <w:rPr>
          <w:rFonts w:ascii="Arial" w:hAnsi="Arial"/>
        </w:rPr>
      </w:pPr>
      <w:r w:rsidRPr="004563B8">
        <w:t>UnicodeConnectorPunctuation</w:t>
      </w:r>
      <w:r>
        <w:t xml:space="preserve"> </w:t>
      </w:r>
      <w:r w:rsidRPr="006D03FA">
        <w:rPr>
          <w:rFonts w:ascii="Arial" w:hAnsi="Arial"/>
          <w:b/>
          <w:i w:val="0"/>
        </w:rPr>
        <w:t>::</w:t>
      </w:r>
      <w:r w:rsidRPr="00D00D4A">
        <w:rPr>
          <w:rFonts w:ascii="Arial" w:hAnsi="Arial"/>
        </w:rPr>
        <w:tab/>
      </w:r>
      <w:r w:rsidRPr="00EA6649">
        <w:rPr>
          <w:rFonts w:ascii="Arial" w:hAnsi="Arial"/>
        </w:rPr>
        <w:t>See 7.6</w:t>
      </w:r>
    </w:p>
    <w:p w14:paraId="5B7D51C6" w14:textId="77777777" w:rsidR="00E80769" w:rsidRPr="00B470C7" w:rsidRDefault="00E80769" w:rsidP="00E80769">
      <w:pPr>
        <w:pStyle w:val="SyntaxDefinition"/>
        <w:rPr>
          <w:i w:val="0"/>
        </w:rPr>
      </w:pPr>
      <w:r w:rsidRPr="00AA1657">
        <w:rPr>
          <w:rFonts w:ascii="Arial" w:hAnsi="Arial" w:cs="Arial"/>
          <w:i w:val="0"/>
        </w:rPr>
        <w:t>any character in the Unicode category “Connector punctuation (Pc)”</w:t>
      </w:r>
    </w:p>
    <w:p w14:paraId="71B70F63" w14:textId="77777777" w:rsidR="00E80769" w:rsidRPr="00D00D4A" w:rsidRDefault="00E80769" w:rsidP="00E80769">
      <w:pPr>
        <w:pStyle w:val="SyntaxRule"/>
        <w:rPr>
          <w:rFonts w:ascii="Arial" w:hAnsi="Arial"/>
        </w:rPr>
      </w:pPr>
      <w:r w:rsidRPr="004563B8">
        <w:t xml:space="preserve">ReservedWord </w:t>
      </w:r>
      <w:r w:rsidRPr="006D03FA">
        <w:rPr>
          <w:rFonts w:ascii="Arial" w:hAnsi="Arial"/>
          <w:b/>
          <w:i w:val="0"/>
        </w:rPr>
        <w:t>::</w:t>
      </w:r>
      <w:r w:rsidRPr="00D00D4A">
        <w:rPr>
          <w:rFonts w:ascii="Arial" w:hAnsi="Arial"/>
        </w:rPr>
        <w:tab/>
        <w:t xml:space="preserve">See </w:t>
      </w:r>
      <w:r w:rsidRPr="00EA6649">
        <w:rPr>
          <w:rFonts w:ascii="Arial" w:hAnsi="Arial"/>
        </w:rPr>
        <w:t>7.6.1</w:t>
      </w:r>
    </w:p>
    <w:p w14:paraId="16D64FD7" w14:textId="77777777" w:rsidR="00E80769" w:rsidRPr="004563B8" w:rsidRDefault="00E80769" w:rsidP="00E80769">
      <w:pPr>
        <w:pStyle w:val="SyntaxDefinition"/>
      </w:pPr>
      <w:r w:rsidRPr="004563B8">
        <w:t>Keyword</w:t>
      </w:r>
      <w:r w:rsidRPr="004563B8">
        <w:br/>
        <w:t>FutureReservedWord</w:t>
      </w:r>
      <w:r w:rsidRPr="004563B8">
        <w:br/>
        <w:t>NullLiteral</w:t>
      </w:r>
      <w:r w:rsidRPr="004563B8">
        <w:br/>
        <w:t>BooleanLiteral</w:t>
      </w:r>
    </w:p>
    <w:p w14:paraId="36C19CC9" w14:textId="77777777" w:rsidR="00E80769" w:rsidRDefault="00E80769" w:rsidP="00E80769">
      <w:pPr>
        <w:pStyle w:val="M0"/>
        <w:spacing w:after="0"/>
        <w:rPr>
          <w:sz w:val="16"/>
        </w:rPr>
      </w:pPr>
    </w:p>
    <w:p w14:paraId="3CA88EE8" w14:textId="77777777" w:rsidR="00E80769" w:rsidRPr="00D00D4A" w:rsidRDefault="00E80769" w:rsidP="00E80769">
      <w:pPr>
        <w:pStyle w:val="SyntaxRule"/>
      </w:pPr>
      <w:r w:rsidRPr="004563B8">
        <w:t xml:space="preserve">Keyword </w:t>
      </w:r>
      <w:r w:rsidRPr="00E148F5">
        <w:rPr>
          <w:rFonts w:ascii="Arial" w:hAnsi="Arial"/>
          <w:b/>
          <w:i w:val="0"/>
        </w:rPr>
        <w:t>::</w:t>
      </w:r>
      <w:r w:rsidRPr="004563B8">
        <w:t xml:space="preserve"> </w:t>
      </w:r>
      <w:r w:rsidRPr="007A29B2">
        <w:rPr>
          <w:rFonts w:ascii="Arial" w:hAnsi="Arial" w:cs="Arial"/>
          <w:b/>
          <w:i w:val="0"/>
        </w:rPr>
        <w:t>one of</w:t>
      </w:r>
      <w:r w:rsidRPr="00D00D4A">
        <w:tab/>
      </w:r>
      <w:r w:rsidRPr="007A29B2">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984A3F" w14:paraId="6B0B9116" w14:textId="77777777" w:rsidTr="00B46C10">
        <w:trPr>
          <w:trHeight w:hRule="exact" w:val="240"/>
        </w:trPr>
        <w:tc>
          <w:tcPr>
            <w:tcW w:w="1895" w:type="dxa"/>
          </w:tcPr>
          <w:p w14:paraId="297F237D" w14:textId="77777777" w:rsidR="00E80769" w:rsidRDefault="00E80769" w:rsidP="00B46C10">
            <w:pPr>
              <w:pStyle w:val="SyntaxOneOf"/>
            </w:pPr>
            <w:r>
              <w:t>break</w:t>
            </w:r>
          </w:p>
        </w:tc>
        <w:tc>
          <w:tcPr>
            <w:tcW w:w="1895" w:type="dxa"/>
          </w:tcPr>
          <w:p w14:paraId="0D8137A6" w14:textId="77777777" w:rsidR="00E80769" w:rsidRDefault="00E80769" w:rsidP="00B46C10">
            <w:pPr>
              <w:pStyle w:val="SyntaxOneOf"/>
            </w:pPr>
            <w:r>
              <w:t>do</w:t>
            </w:r>
            <w:r w:rsidDel="009E4B6C">
              <w:t xml:space="preserve"> </w:t>
            </w:r>
          </w:p>
        </w:tc>
        <w:tc>
          <w:tcPr>
            <w:tcW w:w="1895" w:type="dxa"/>
          </w:tcPr>
          <w:p w14:paraId="3140887D" w14:textId="77777777" w:rsidR="00E80769" w:rsidRDefault="00E80769" w:rsidP="00B46C10">
            <w:pPr>
              <w:pStyle w:val="SyntaxOneOf"/>
            </w:pPr>
            <w:r>
              <w:t>instanceof</w:t>
            </w:r>
            <w:r w:rsidDel="009E4B6C">
              <w:t xml:space="preserve"> </w:t>
            </w:r>
          </w:p>
        </w:tc>
        <w:tc>
          <w:tcPr>
            <w:tcW w:w="1895" w:type="dxa"/>
          </w:tcPr>
          <w:p w14:paraId="13C0EB32" w14:textId="77777777" w:rsidR="00E80769" w:rsidRDefault="00E80769" w:rsidP="00B46C10">
            <w:pPr>
              <w:pStyle w:val="SyntaxOneOf"/>
            </w:pPr>
            <w:r>
              <w:t>typeof</w:t>
            </w:r>
            <w:r w:rsidDel="009E4B6C">
              <w:t xml:space="preserve"> </w:t>
            </w:r>
          </w:p>
        </w:tc>
      </w:tr>
      <w:tr w:rsidR="00E80769" w:rsidRPr="00984A3F" w14:paraId="1B26DE59" w14:textId="77777777" w:rsidTr="00B46C10">
        <w:trPr>
          <w:trHeight w:hRule="exact" w:val="240"/>
        </w:trPr>
        <w:tc>
          <w:tcPr>
            <w:tcW w:w="1895" w:type="dxa"/>
          </w:tcPr>
          <w:p w14:paraId="35C9F47A" w14:textId="77777777" w:rsidR="00E80769" w:rsidRDefault="00E80769" w:rsidP="00B46C10">
            <w:pPr>
              <w:pStyle w:val="SyntaxOneOf"/>
            </w:pPr>
            <w:r>
              <w:t>case</w:t>
            </w:r>
          </w:p>
        </w:tc>
        <w:tc>
          <w:tcPr>
            <w:tcW w:w="1895" w:type="dxa"/>
          </w:tcPr>
          <w:p w14:paraId="1FB4ACFC" w14:textId="77777777" w:rsidR="00E80769" w:rsidRDefault="00E80769" w:rsidP="00B46C10">
            <w:pPr>
              <w:pStyle w:val="SyntaxOneOf"/>
            </w:pPr>
            <w:r>
              <w:t>else</w:t>
            </w:r>
          </w:p>
        </w:tc>
        <w:tc>
          <w:tcPr>
            <w:tcW w:w="1895" w:type="dxa"/>
          </w:tcPr>
          <w:p w14:paraId="715D1004" w14:textId="77777777" w:rsidR="00E80769" w:rsidRDefault="00E80769" w:rsidP="00B46C10">
            <w:pPr>
              <w:pStyle w:val="SyntaxOneOf"/>
            </w:pPr>
            <w:r>
              <w:t>new</w:t>
            </w:r>
          </w:p>
        </w:tc>
        <w:tc>
          <w:tcPr>
            <w:tcW w:w="1895" w:type="dxa"/>
          </w:tcPr>
          <w:p w14:paraId="1A3C6CCE" w14:textId="77777777" w:rsidR="00E80769" w:rsidRDefault="00E80769" w:rsidP="00B46C10">
            <w:pPr>
              <w:pStyle w:val="SyntaxOneOf"/>
            </w:pPr>
            <w:r>
              <w:t>var</w:t>
            </w:r>
          </w:p>
        </w:tc>
      </w:tr>
      <w:tr w:rsidR="00E80769" w:rsidRPr="00984A3F" w14:paraId="0FAD62CA" w14:textId="77777777" w:rsidTr="00B46C10">
        <w:trPr>
          <w:trHeight w:hRule="exact" w:val="240"/>
        </w:trPr>
        <w:tc>
          <w:tcPr>
            <w:tcW w:w="1895" w:type="dxa"/>
          </w:tcPr>
          <w:p w14:paraId="3D2CC90F" w14:textId="77777777" w:rsidR="00E80769" w:rsidRDefault="00E80769" w:rsidP="00B46C10">
            <w:pPr>
              <w:pStyle w:val="SyntaxOneOf"/>
            </w:pPr>
            <w:r>
              <w:t>catch</w:t>
            </w:r>
          </w:p>
        </w:tc>
        <w:tc>
          <w:tcPr>
            <w:tcW w:w="1895" w:type="dxa"/>
          </w:tcPr>
          <w:p w14:paraId="7A2A1E49" w14:textId="77777777" w:rsidR="00E80769" w:rsidRDefault="00E80769" w:rsidP="00B46C10">
            <w:pPr>
              <w:pStyle w:val="SyntaxOneOf"/>
            </w:pPr>
            <w:r>
              <w:t>finally</w:t>
            </w:r>
          </w:p>
        </w:tc>
        <w:tc>
          <w:tcPr>
            <w:tcW w:w="1895" w:type="dxa"/>
          </w:tcPr>
          <w:p w14:paraId="3CD8CE8E" w14:textId="77777777" w:rsidR="00E80769" w:rsidRDefault="00E80769" w:rsidP="00B46C10">
            <w:pPr>
              <w:pStyle w:val="SyntaxOneOf"/>
            </w:pPr>
            <w:r>
              <w:t>return</w:t>
            </w:r>
          </w:p>
        </w:tc>
        <w:tc>
          <w:tcPr>
            <w:tcW w:w="1895" w:type="dxa"/>
          </w:tcPr>
          <w:p w14:paraId="6478F720" w14:textId="77777777" w:rsidR="00E80769" w:rsidRDefault="00E80769" w:rsidP="00B46C10">
            <w:pPr>
              <w:pStyle w:val="SyntaxOneOf"/>
            </w:pPr>
            <w:r>
              <w:t>void</w:t>
            </w:r>
          </w:p>
        </w:tc>
      </w:tr>
      <w:tr w:rsidR="00E80769" w:rsidRPr="00984A3F" w14:paraId="3FF9C146" w14:textId="77777777" w:rsidTr="00B46C10">
        <w:trPr>
          <w:trHeight w:hRule="exact" w:val="240"/>
        </w:trPr>
        <w:tc>
          <w:tcPr>
            <w:tcW w:w="1895" w:type="dxa"/>
          </w:tcPr>
          <w:p w14:paraId="09B3A2E6" w14:textId="77777777" w:rsidR="00E80769" w:rsidRDefault="00E80769" w:rsidP="00B46C10">
            <w:pPr>
              <w:pStyle w:val="SyntaxOneOf"/>
            </w:pPr>
            <w:r>
              <w:t>continue</w:t>
            </w:r>
          </w:p>
        </w:tc>
        <w:tc>
          <w:tcPr>
            <w:tcW w:w="1895" w:type="dxa"/>
          </w:tcPr>
          <w:p w14:paraId="4B7CF7EB" w14:textId="77777777" w:rsidR="00E80769" w:rsidRDefault="00E80769" w:rsidP="00B46C10">
            <w:pPr>
              <w:pStyle w:val="SyntaxOneOf"/>
            </w:pPr>
            <w:r>
              <w:t>for</w:t>
            </w:r>
          </w:p>
        </w:tc>
        <w:tc>
          <w:tcPr>
            <w:tcW w:w="1895" w:type="dxa"/>
          </w:tcPr>
          <w:p w14:paraId="143FCC37" w14:textId="77777777" w:rsidR="00E80769" w:rsidRDefault="00E80769" w:rsidP="00B46C10">
            <w:pPr>
              <w:pStyle w:val="SyntaxOneOf"/>
            </w:pPr>
            <w:r>
              <w:t>switch</w:t>
            </w:r>
          </w:p>
        </w:tc>
        <w:tc>
          <w:tcPr>
            <w:tcW w:w="1895" w:type="dxa"/>
          </w:tcPr>
          <w:p w14:paraId="6E8A0549" w14:textId="77777777" w:rsidR="00E80769" w:rsidRDefault="00E80769" w:rsidP="00B46C10">
            <w:pPr>
              <w:pStyle w:val="SyntaxOneOf"/>
            </w:pPr>
            <w:r>
              <w:t>while</w:t>
            </w:r>
          </w:p>
        </w:tc>
      </w:tr>
      <w:tr w:rsidR="00E80769" w:rsidRPr="00984A3F" w14:paraId="7AD16F34" w14:textId="77777777" w:rsidTr="00B46C10">
        <w:trPr>
          <w:trHeight w:hRule="exact" w:val="240"/>
        </w:trPr>
        <w:tc>
          <w:tcPr>
            <w:tcW w:w="1895" w:type="dxa"/>
          </w:tcPr>
          <w:p w14:paraId="6B7868BA" w14:textId="77777777" w:rsidR="00E80769" w:rsidRDefault="00E80769" w:rsidP="00B46C10">
            <w:pPr>
              <w:pStyle w:val="SyntaxOneOf"/>
            </w:pPr>
            <w:r>
              <w:t>debugger</w:t>
            </w:r>
            <w:r w:rsidDel="009E4B6C">
              <w:t xml:space="preserve"> </w:t>
            </w:r>
          </w:p>
        </w:tc>
        <w:tc>
          <w:tcPr>
            <w:tcW w:w="1895" w:type="dxa"/>
          </w:tcPr>
          <w:p w14:paraId="0556A0A9" w14:textId="77777777" w:rsidR="00E80769" w:rsidRDefault="00E80769" w:rsidP="00B46C10">
            <w:pPr>
              <w:pStyle w:val="SyntaxOneOf"/>
            </w:pPr>
            <w:r>
              <w:t>function</w:t>
            </w:r>
          </w:p>
        </w:tc>
        <w:tc>
          <w:tcPr>
            <w:tcW w:w="1895" w:type="dxa"/>
          </w:tcPr>
          <w:p w14:paraId="675E14E3" w14:textId="77777777" w:rsidR="00E80769" w:rsidRDefault="00E80769" w:rsidP="00B46C10">
            <w:pPr>
              <w:pStyle w:val="SyntaxOneOf"/>
            </w:pPr>
            <w:r>
              <w:t>this</w:t>
            </w:r>
          </w:p>
        </w:tc>
        <w:tc>
          <w:tcPr>
            <w:tcW w:w="1895" w:type="dxa"/>
          </w:tcPr>
          <w:p w14:paraId="1F5429B9" w14:textId="77777777" w:rsidR="00E80769" w:rsidRDefault="00E80769" w:rsidP="00B46C10">
            <w:pPr>
              <w:pStyle w:val="SyntaxOneOf"/>
            </w:pPr>
            <w:r>
              <w:t>with</w:t>
            </w:r>
          </w:p>
        </w:tc>
      </w:tr>
      <w:tr w:rsidR="00E80769" w:rsidRPr="00984A3F" w14:paraId="2A761128" w14:textId="77777777" w:rsidTr="00B46C10">
        <w:trPr>
          <w:trHeight w:hRule="exact" w:val="240"/>
        </w:trPr>
        <w:tc>
          <w:tcPr>
            <w:tcW w:w="1895" w:type="dxa"/>
          </w:tcPr>
          <w:p w14:paraId="4FA4054B" w14:textId="77777777" w:rsidR="00E80769" w:rsidRDefault="00E80769" w:rsidP="00B46C10">
            <w:pPr>
              <w:pStyle w:val="SyntaxOneOf"/>
            </w:pPr>
            <w:r>
              <w:t>default</w:t>
            </w:r>
          </w:p>
        </w:tc>
        <w:tc>
          <w:tcPr>
            <w:tcW w:w="1895" w:type="dxa"/>
          </w:tcPr>
          <w:p w14:paraId="626BDB32" w14:textId="77777777" w:rsidR="00E80769" w:rsidRDefault="00E80769" w:rsidP="00B46C10">
            <w:pPr>
              <w:pStyle w:val="SyntaxOneOf"/>
            </w:pPr>
            <w:r>
              <w:t>if</w:t>
            </w:r>
          </w:p>
        </w:tc>
        <w:tc>
          <w:tcPr>
            <w:tcW w:w="1895" w:type="dxa"/>
          </w:tcPr>
          <w:p w14:paraId="5EC4FBE8" w14:textId="77777777" w:rsidR="00E80769" w:rsidRDefault="00E80769" w:rsidP="00B46C10">
            <w:pPr>
              <w:pStyle w:val="SyntaxOneOf"/>
            </w:pPr>
            <w:r>
              <w:t>throw</w:t>
            </w:r>
          </w:p>
        </w:tc>
        <w:tc>
          <w:tcPr>
            <w:tcW w:w="1895" w:type="dxa"/>
          </w:tcPr>
          <w:p w14:paraId="4600DEF4" w14:textId="77777777" w:rsidR="00E80769" w:rsidRDefault="00E80769" w:rsidP="00B46C10">
            <w:pPr>
              <w:pStyle w:val="SyntaxOneOf"/>
            </w:pPr>
          </w:p>
        </w:tc>
      </w:tr>
      <w:tr w:rsidR="00E80769" w:rsidRPr="00984A3F" w14:paraId="5AF5E508" w14:textId="77777777" w:rsidTr="00B46C10">
        <w:trPr>
          <w:trHeight w:hRule="exact" w:val="240"/>
        </w:trPr>
        <w:tc>
          <w:tcPr>
            <w:tcW w:w="1895" w:type="dxa"/>
          </w:tcPr>
          <w:p w14:paraId="0E7CEF32" w14:textId="77777777" w:rsidR="00E80769" w:rsidRDefault="00E80769" w:rsidP="00B46C10">
            <w:pPr>
              <w:pStyle w:val="SyntaxOneOf"/>
            </w:pPr>
            <w:r>
              <w:t>delete</w:t>
            </w:r>
          </w:p>
        </w:tc>
        <w:tc>
          <w:tcPr>
            <w:tcW w:w="1895" w:type="dxa"/>
          </w:tcPr>
          <w:p w14:paraId="69F10576" w14:textId="77777777" w:rsidR="00E80769" w:rsidRDefault="00E80769" w:rsidP="00B46C10">
            <w:pPr>
              <w:pStyle w:val="SyntaxOneOf"/>
            </w:pPr>
            <w:r>
              <w:t>in</w:t>
            </w:r>
          </w:p>
        </w:tc>
        <w:tc>
          <w:tcPr>
            <w:tcW w:w="1895" w:type="dxa"/>
          </w:tcPr>
          <w:p w14:paraId="5E6B77D3" w14:textId="77777777" w:rsidR="00E80769" w:rsidRDefault="00E80769" w:rsidP="00B46C10">
            <w:pPr>
              <w:pStyle w:val="SyntaxOneOf"/>
            </w:pPr>
            <w:r>
              <w:t>try</w:t>
            </w:r>
          </w:p>
        </w:tc>
        <w:tc>
          <w:tcPr>
            <w:tcW w:w="1895" w:type="dxa"/>
          </w:tcPr>
          <w:p w14:paraId="5BE0D26F" w14:textId="77777777" w:rsidR="00E80769" w:rsidRDefault="00E80769" w:rsidP="00B46C10">
            <w:pPr>
              <w:pStyle w:val="SyntaxOneOf"/>
            </w:pPr>
          </w:p>
        </w:tc>
      </w:tr>
    </w:tbl>
    <w:p w14:paraId="266055A6" w14:textId="77777777" w:rsidR="00E80769" w:rsidRDefault="00E80769" w:rsidP="00E80769">
      <w:pPr>
        <w:pStyle w:val="M0"/>
        <w:spacing w:after="0"/>
        <w:rPr>
          <w:sz w:val="16"/>
        </w:rPr>
      </w:pPr>
    </w:p>
    <w:p w14:paraId="58C290CD" w14:textId="77777777" w:rsidR="00E80769" w:rsidRDefault="00E80769" w:rsidP="00E80769">
      <w:pPr>
        <w:pStyle w:val="M0"/>
        <w:spacing w:after="0"/>
        <w:rPr>
          <w:sz w:val="16"/>
        </w:rPr>
      </w:pPr>
    </w:p>
    <w:p w14:paraId="3B39FDF6" w14:textId="77777777" w:rsidR="00E80769" w:rsidRPr="00D00D4A" w:rsidRDefault="00E80769" w:rsidP="00E80769">
      <w:pPr>
        <w:pStyle w:val="SyntaxRule"/>
        <w:rPr>
          <w:b/>
        </w:rPr>
      </w:pPr>
      <w:r w:rsidRPr="004563B8">
        <w:t>FutureReservedWord</w:t>
      </w:r>
      <w:r w:rsidRPr="00D00D4A">
        <w:rPr>
          <w:b/>
        </w:rPr>
        <w:t xml:space="preserve"> </w:t>
      </w:r>
      <w:r w:rsidRPr="00D04346">
        <w:rPr>
          <w:rFonts w:ascii="Arial" w:hAnsi="Arial" w:cs="Arial"/>
          <w:b/>
          <w:i w:val="0"/>
        </w:rPr>
        <w:t>::</w:t>
      </w:r>
      <w:r w:rsidRPr="00D00D4A">
        <w:rPr>
          <w:b/>
        </w:rPr>
        <w:t xml:space="preserve"> </w:t>
      </w:r>
      <w:r w:rsidRPr="007A29B2">
        <w:rPr>
          <w:rFonts w:ascii="Arial" w:hAnsi="Arial" w:cs="Arial"/>
          <w:b/>
          <w:i w:val="0"/>
        </w:rPr>
        <w:t>one of</w:t>
      </w:r>
      <w:r w:rsidRPr="00D00D4A">
        <w:tab/>
      </w:r>
      <w:r w:rsidRPr="007A29B2">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984A3F" w14:paraId="31EE896A" w14:textId="77777777" w:rsidTr="00B46C10">
        <w:trPr>
          <w:trHeight w:hRule="exact" w:val="240"/>
        </w:trPr>
        <w:tc>
          <w:tcPr>
            <w:tcW w:w="1895" w:type="dxa"/>
          </w:tcPr>
          <w:p w14:paraId="3AD09904" w14:textId="77777777" w:rsidR="00E80769" w:rsidRDefault="00E80769" w:rsidP="00B46C10">
            <w:pPr>
              <w:pStyle w:val="SyntaxOneOf"/>
              <w:keepNext/>
            </w:pPr>
            <w:r>
              <w:t>class</w:t>
            </w:r>
          </w:p>
        </w:tc>
        <w:tc>
          <w:tcPr>
            <w:tcW w:w="1895" w:type="dxa"/>
          </w:tcPr>
          <w:p w14:paraId="6F8AEF57" w14:textId="77777777" w:rsidR="00E80769" w:rsidRDefault="00E80769" w:rsidP="00B46C10">
            <w:pPr>
              <w:pStyle w:val="SyntaxOneOf"/>
              <w:keepNext/>
            </w:pPr>
            <w:r>
              <w:t>enum</w:t>
            </w:r>
          </w:p>
        </w:tc>
        <w:tc>
          <w:tcPr>
            <w:tcW w:w="1895" w:type="dxa"/>
          </w:tcPr>
          <w:p w14:paraId="400CC1FC" w14:textId="77777777" w:rsidR="00E80769" w:rsidRDefault="00E80769" w:rsidP="00B46C10">
            <w:pPr>
              <w:pStyle w:val="SyntaxOneOf"/>
              <w:keepNext/>
            </w:pPr>
            <w:r>
              <w:t>extends</w:t>
            </w:r>
          </w:p>
        </w:tc>
        <w:tc>
          <w:tcPr>
            <w:tcW w:w="1895" w:type="dxa"/>
          </w:tcPr>
          <w:p w14:paraId="447AB13F" w14:textId="77777777" w:rsidR="00E80769" w:rsidRDefault="00E80769" w:rsidP="00B46C10">
            <w:pPr>
              <w:pStyle w:val="SyntaxOneOf"/>
              <w:keepNext/>
            </w:pPr>
            <w:r>
              <w:t>super</w:t>
            </w:r>
          </w:p>
        </w:tc>
      </w:tr>
      <w:tr w:rsidR="00E80769" w:rsidRPr="00984A3F" w14:paraId="24CB1912" w14:textId="77777777" w:rsidTr="00B46C10">
        <w:trPr>
          <w:trHeight w:hRule="exact" w:val="240"/>
        </w:trPr>
        <w:tc>
          <w:tcPr>
            <w:tcW w:w="1895" w:type="dxa"/>
          </w:tcPr>
          <w:p w14:paraId="271A84F2" w14:textId="77777777" w:rsidR="00E80769" w:rsidRDefault="00E80769" w:rsidP="00B46C10">
            <w:pPr>
              <w:pStyle w:val="SyntaxOneOf"/>
            </w:pPr>
            <w:r>
              <w:t>const</w:t>
            </w:r>
          </w:p>
        </w:tc>
        <w:tc>
          <w:tcPr>
            <w:tcW w:w="1895" w:type="dxa"/>
          </w:tcPr>
          <w:p w14:paraId="3F6AFECC" w14:textId="77777777" w:rsidR="00E80769" w:rsidRDefault="00E80769" w:rsidP="00B46C10">
            <w:pPr>
              <w:pStyle w:val="SyntaxOneOf"/>
            </w:pPr>
            <w:r>
              <w:t>export</w:t>
            </w:r>
          </w:p>
        </w:tc>
        <w:tc>
          <w:tcPr>
            <w:tcW w:w="1895" w:type="dxa"/>
          </w:tcPr>
          <w:p w14:paraId="06BDAB82" w14:textId="77777777" w:rsidR="00E80769" w:rsidRDefault="00E80769" w:rsidP="00B46C10">
            <w:pPr>
              <w:pStyle w:val="SyntaxOneOf"/>
            </w:pPr>
            <w:r>
              <w:t>import</w:t>
            </w:r>
            <w:r>
              <w:br/>
            </w:r>
          </w:p>
        </w:tc>
        <w:tc>
          <w:tcPr>
            <w:tcW w:w="1895" w:type="dxa"/>
          </w:tcPr>
          <w:p w14:paraId="35695412" w14:textId="77777777" w:rsidR="00E80769" w:rsidRDefault="00E80769" w:rsidP="00B46C10">
            <w:pPr>
              <w:pStyle w:val="SyntaxOneOf"/>
            </w:pPr>
          </w:p>
        </w:tc>
      </w:tr>
    </w:tbl>
    <w:p w14:paraId="1E8D9BE9" w14:textId="77777777" w:rsidR="00E80769" w:rsidRDefault="00E80769" w:rsidP="00E80769">
      <w:pPr>
        <w:spacing w:before="240"/>
        <w:ind w:left="1170"/>
        <w:rPr>
          <w:lang w:val="en-US"/>
        </w:rPr>
      </w:pPr>
      <w:r w:rsidRPr="004E7F72">
        <w:t xml:space="preserve">The </w:t>
      </w:r>
      <w:r>
        <w:t>following tokens</w:t>
      </w:r>
      <w:r w:rsidRPr="004E7F72">
        <w:t xml:space="preserve"> </w:t>
      </w:r>
      <w:r>
        <w:t xml:space="preserve">are also considered to be </w:t>
      </w:r>
      <w:r w:rsidRPr="006F7870">
        <w:rPr>
          <w:rFonts w:ascii="Times New Roman" w:hAnsi="Times New Roman"/>
          <w:i/>
        </w:rPr>
        <w:t>FutureReservedWords</w:t>
      </w:r>
      <w:r>
        <w:t xml:space="preserve"> when parsing strict mode code (see 10.1.1)</w:t>
      </w:r>
      <w:r w:rsidRPr="004E7F72">
        <w:t>.</w:t>
      </w:r>
    </w:p>
    <w:tbl>
      <w:tblPr>
        <w:tblW w:w="7564" w:type="dxa"/>
        <w:tblInd w:w="1152" w:type="dxa"/>
        <w:tblLayout w:type="fixed"/>
        <w:tblLook w:val="0000" w:firstRow="0" w:lastRow="0" w:firstColumn="0" w:lastColumn="0" w:noHBand="0" w:noVBand="0"/>
      </w:tblPr>
      <w:tblGrid>
        <w:gridCol w:w="1891"/>
        <w:gridCol w:w="1891"/>
        <w:gridCol w:w="1891"/>
        <w:gridCol w:w="1891"/>
        <w:tblGridChange w:id="8694">
          <w:tblGrid>
            <w:gridCol w:w="1891"/>
            <w:gridCol w:w="1891"/>
            <w:gridCol w:w="1891"/>
            <w:gridCol w:w="1891"/>
          </w:tblGrid>
        </w:tblGridChange>
      </w:tblGrid>
      <w:tr w:rsidR="00E80769" w14:paraId="54C283A2" w14:textId="77777777" w:rsidTr="00B46C10">
        <w:trPr>
          <w:trHeight w:hRule="exact" w:val="240"/>
        </w:trPr>
        <w:tc>
          <w:tcPr>
            <w:tcW w:w="1891" w:type="dxa"/>
          </w:tcPr>
          <w:p w14:paraId="39A3015A" w14:textId="77777777" w:rsidR="00E80769" w:rsidRDefault="00E80769" w:rsidP="00B46C10">
            <w:pPr>
              <w:pStyle w:val="SyntaxOneOf"/>
            </w:pPr>
            <w:r>
              <w:t>implements</w:t>
            </w:r>
          </w:p>
        </w:tc>
        <w:tc>
          <w:tcPr>
            <w:tcW w:w="1891" w:type="dxa"/>
          </w:tcPr>
          <w:p w14:paraId="3D77AD04" w14:textId="77777777" w:rsidR="00E80769" w:rsidRDefault="00E80769" w:rsidP="00B46C10">
            <w:pPr>
              <w:pStyle w:val="SyntaxOneOf"/>
            </w:pPr>
            <w:r>
              <w:t>let</w:t>
            </w:r>
          </w:p>
        </w:tc>
        <w:tc>
          <w:tcPr>
            <w:tcW w:w="1891" w:type="dxa"/>
          </w:tcPr>
          <w:p w14:paraId="33354BB2" w14:textId="77777777" w:rsidR="00E80769" w:rsidRDefault="00E80769" w:rsidP="00B46C10">
            <w:pPr>
              <w:pStyle w:val="SyntaxOneOf"/>
            </w:pPr>
            <w:r>
              <w:t>private</w:t>
            </w:r>
          </w:p>
        </w:tc>
        <w:tc>
          <w:tcPr>
            <w:tcW w:w="1891" w:type="dxa"/>
          </w:tcPr>
          <w:p w14:paraId="1EA5ABF4" w14:textId="77777777" w:rsidR="00E80769" w:rsidRDefault="00E80769" w:rsidP="00B46C10">
            <w:pPr>
              <w:pStyle w:val="SyntaxOneOf"/>
            </w:pPr>
            <w:r>
              <w:t>public</w:t>
            </w:r>
          </w:p>
        </w:tc>
      </w:tr>
      <w:tr w:rsidR="00E80769" w14:paraId="4FDD2D2C" w14:textId="77777777" w:rsidTr="00B46C10">
        <w:trPr>
          <w:trHeight w:hRule="exact" w:val="240"/>
        </w:trPr>
        <w:tc>
          <w:tcPr>
            <w:tcW w:w="1891" w:type="dxa"/>
          </w:tcPr>
          <w:p w14:paraId="4540CF71" w14:textId="77777777" w:rsidR="00E80769" w:rsidRDefault="00E80769" w:rsidP="00B46C10">
            <w:pPr>
              <w:pStyle w:val="SyntaxOneOf"/>
            </w:pPr>
            <w:r>
              <w:t>interface</w:t>
            </w:r>
          </w:p>
        </w:tc>
        <w:tc>
          <w:tcPr>
            <w:tcW w:w="1891" w:type="dxa"/>
          </w:tcPr>
          <w:p w14:paraId="626309F9" w14:textId="77777777" w:rsidR="00E80769" w:rsidRDefault="00E80769" w:rsidP="00B46C10">
            <w:pPr>
              <w:pStyle w:val="SyntaxOneOf"/>
            </w:pPr>
            <w:r>
              <w:t>package</w:t>
            </w:r>
          </w:p>
        </w:tc>
        <w:tc>
          <w:tcPr>
            <w:tcW w:w="1891" w:type="dxa"/>
          </w:tcPr>
          <w:p w14:paraId="0C829331" w14:textId="77777777" w:rsidR="00E80769" w:rsidRDefault="00E80769" w:rsidP="00B46C10">
            <w:pPr>
              <w:pStyle w:val="SyntaxOneOf"/>
            </w:pPr>
            <w:r>
              <w:t>protected</w:t>
            </w:r>
          </w:p>
        </w:tc>
        <w:tc>
          <w:tcPr>
            <w:tcW w:w="1891" w:type="dxa"/>
          </w:tcPr>
          <w:p w14:paraId="08556A56" w14:textId="77777777" w:rsidR="00E80769" w:rsidRDefault="00E80769" w:rsidP="00B46C10">
            <w:pPr>
              <w:pStyle w:val="SyntaxOneOf"/>
            </w:pPr>
            <w:r>
              <w:t>static</w:t>
            </w:r>
          </w:p>
        </w:tc>
      </w:tr>
      <w:tr w:rsidR="00E80769" w14:paraId="41DD2497" w14:textId="77777777" w:rsidTr="00B46C10">
        <w:trPr>
          <w:trHeight w:hRule="exact" w:val="240"/>
        </w:trPr>
        <w:tc>
          <w:tcPr>
            <w:tcW w:w="1891" w:type="dxa"/>
          </w:tcPr>
          <w:p w14:paraId="731AD935" w14:textId="77777777" w:rsidR="00E80769" w:rsidRDefault="00E80769" w:rsidP="00B46C10">
            <w:pPr>
              <w:pStyle w:val="SyntaxOneOf"/>
            </w:pPr>
            <w:r>
              <w:t>yield</w:t>
            </w:r>
          </w:p>
        </w:tc>
        <w:tc>
          <w:tcPr>
            <w:tcW w:w="1891" w:type="dxa"/>
          </w:tcPr>
          <w:p w14:paraId="680BB97E" w14:textId="77777777" w:rsidR="00E80769" w:rsidRDefault="00E80769" w:rsidP="00B46C10">
            <w:pPr>
              <w:pStyle w:val="SyntaxOneOf"/>
            </w:pPr>
          </w:p>
        </w:tc>
        <w:tc>
          <w:tcPr>
            <w:tcW w:w="1891" w:type="dxa"/>
          </w:tcPr>
          <w:p w14:paraId="24D7FEB3" w14:textId="77777777" w:rsidR="00E80769" w:rsidRDefault="00E80769" w:rsidP="00B46C10">
            <w:pPr>
              <w:pStyle w:val="SyntaxOneOf"/>
            </w:pPr>
          </w:p>
        </w:tc>
        <w:tc>
          <w:tcPr>
            <w:tcW w:w="1891" w:type="dxa"/>
          </w:tcPr>
          <w:p w14:paraId="0D52F066" w14:textId="77777777" w:rsidR="00E80769" w:rsidRDefault="00E80769" w:rsidP="00B46C10">
            <w:pPr>
              <w:pStyle w:val="SyntaxOneOf"/>
            </w:pPr>
          </w:p>
        </w:tc>
      </w:tr>
    </w:tbl>
    <w:p w14:paraId="5BD17CC9" w14:textId="77777777" w:rsidR="00E80769" w:rsidRPr="00D00D4A" w:rsidRDefault="00E80769" w:rsidP="00E80769">
      <w:pPr>
        <w:pStyle w:val="SyntaxRule"/>
      </w:pPr>
    </w:p>
    <w:p w14:paraId="0EAD1340" w14:textId="77777777" w:rsidR="00E80769" w:rsidRPr="00D00D4A" w:rsidRDefault="00E80769" w:rsidP="00E80769">
      <w:pPr>
        <w:pStyle w:val="SyntaxRule"/>
        <w:rPr>
          <w:b/>
        </w:rPr>
      </w:pPr>
      <w:r w:rsidRPr="004563B8">
        <w:t xml:space="preserve">Punctuator </w:t>
      </w:r>
      <w:r w:rsidRPr="00D04346">
        <w:rPr>
          <w:rFonts w:ascii="Arial" w:hAnsi="Arial" w:cs="Arial"/>
          <w:b/>
          <w:i w:val="0"/>
        </w:rPr>
        <w:t>::</w:t>
      </w:r>
      <w:r w:rsidRPr="00D00D4A">
        <w:t xml:space="preserve"> </w:t>
      </w:r>
      <w:r w:rsidRPr="007A29B2">
        <w:rPr>
          <w:rFonts w:ascii="Arial" w:hAnsi="Arial" w:cs="Arial"/>
          <w:b/>
          <w:i w:val="0"/>
        </w:rPr>
        <w:t>one of</w:t>
      </w:r>
      <w:r w:rsidRPr="00D00D4A">
        <w:tab/>
      </w:r>
      <w:r w:rsidRPr="007A29B2">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984A3F" w14:paraId="686328C3" w14:textId="77777777" w:rsidTr="00B46C10">
        <w:tc>
          <w:tcPr>
            <w:tcW w:w="1263" w:type="dxa"/>
          </w:tcPr>
          <w:p w14:paraId="20C824C4" w14:textId="77777777" w:rsidR="00E80769" w:rsidRDefault="00E80769" w:rsidP="00B46C10">
            <w:pPr>
              <w:pStyle w:val="SyntaxOneOf"/>
              <w:keepNext/>
            </w:pPr>
            <w:r>
              <w:t>{</w:t>
            </w:r>
          </w:p>
        </w:tc>
        <w:tc>
          <w:tcPr>
            <w:tcW w:w="1263" w:type="dxa"/>
          </w:tcPr>
          <w:p w14:paraId="3937349E" w14:textId="77777777" w:rsidR="00E80769" w:rsidRDefault="00E80769" w:rsidP="00B46C10">
            <w:pPr>
              <w:pStyle w:val="SyntaxOneOf"/>
              <w:keepNext/>
            </w:pPr>
            <w:r>
              <w:t>}</w:t>
            </w:r>
          </w:p>
        </w:tc>
        <w:tc>
          <w:tcPr>
            <w:tcW w:w="1263" w:type="dxa"/>
          </w:tcPr>
          <w:p w14:paraId="15EA5AD5" w14:textId="77777777" w:rsidR="00E80769" w:rsidRDefault="00E80769" w:rsidP="00B46C10">
            <w:pPr>
              <w:pStyle w:val="SyntaxOneOf"/>
              <w:keepNext/>
            </w:pPr>
            <w:r>
              <w:t>(</w:t>
            </w:r>
          </w:p>
        </w:tc>
        <w:tc>
          <w:tcPr>
            <w:tcW w:w="1263" w:type="dxa"/>
          </w:tcPr>
          <w:p w14:paraId="5AAB5127" w14:textId="77777777" w:rsidR="00E80769" w:rsidRDefault="00E80769" w:rsidP="00B46C10">
            <w:pPr>
              <w:pStyle w:val="SyntaxOneOf"/>
              <w:keepNext/>
            </w:pPr>
            <w:r>
              <w:t>)</w:t>
            </w:r>
          </w:p>
        </w:tc>
        <w:tc>
          <w:tcPr>
            <w:tcW w:w="1263" w:type="dxa"/>
          </w:tcPr>
          <w:p w14:paraId="795532B6" w14:textId="77777777" w:rsidR="00E80769" w:rsidRDefault="00E80769" w:rsidP="00B46C10">
            <w:pPr>
              <w:pStyle w:val="SyntaxOneOf"/>
              <w:keepNext/>
            </w:pPr>
            <w:r>
              <w:t>[</w:t>
            </w:r>
          </w:p>
        </w:tc>
        <w:tc>
          <w:tcPr>
            <w:tcW w:w="1263" w:type="dxa"/>
          </w:tcPr>
          <w:p w14:paraId="54875F63" w14:textId="77777777" w:rsidR="00E80769" w:rsidRDefault="00E80769" w:rsidP="00B46C10">
            <w:pPr>
              <w:pStyle w:val="SyntaxOneOf"/>
              <w:keepNext/>
            </w:pPr>
            <w:r>
              <w:t>]</w:t>
            </w:r>
          </w:p>
        </w:tc>
      </w:tr>
      <w:tr w:rsidR="00E80769" w:rsidRPr="00984A3F" w14:paraId="218C669C" w14:textId="77777777" w:rsidTr="00B46C10">
        <w:tc>
          <w:tcPr>
            <w:tcW w:w="1263" w:type="dxa"/>
          </w:tcPr>
          <w:p w14:paraId="3F1FABD6" w14:textId="77777777" w:rsidR="00E80769" w:rsidRDefault="00E80769" w:rsidP="00B46C10">
            <w:pPr>
              <w:pStyle w:val="SyntaxOneOf"/>
              <w:keepNext/>
            </w:pPr>
            <w:r>
              <w:t>.</w:t>
            </w:r>
          </w:p>
        </w:tc>
        <w:tc>
          <w:tcPr>
            <w:tcW w:w="1263" w:type="dxa"/>
          </w:tcPr>
          <w:p w14:paraId="3D101945" w14:textId="77777777" w:rsidR="00E80769" w:rsidRDefault="00E80769" w:rsidP="00B46C10">
            <w:pPr>
              <w:pStyle w:val="SyntaxOneOf"/>
              <w:keepNext/>
            </w:pPr>
            <w:r>
              <w:t>;</w:t>
            </w:r>
          </w:p>
        </w:tc>
        <w:tc>
          <w:tcPr>
            <w:tcW w:w="1263" w:type="dxa"/>
          </w:tcPr>
          <w:p w14:paraId="2DA62E74" w14:textId="77777777" w:rsidR="00E80769" w:rsidRDefault="00E80769" w:rsidP="00B46C10">
            <w:pPr>
              <w:pStyle w:val="SyntaxOneOf"/>
              <w:keepNext/>
            </w:pPr>
            <w:r>
              <w:t>,</w:t>
            </w:r>
          </w:p>
        </w:tc>
        <w:tc>
          <w:tcPr>
            <w:tcW w:w="1263" w:type="dxa"/>
          </w:tcPr>
          <w:p w14:paraId="5B50EF6E" w14:textId="77777777" w:rsidR="00E80769" w:rsidRDefault="00E80769" w:rsidP="00B46C10">
            <w:pPr>
              <w:pStyle w:val="SyntaxOneOf"/>
              <w:keepNext/>
            </w:pPr>
            <w:r>
              <w:t>&lt;</w:t>
            </w:r>
          </w:p>
        </w:tc>
        <w:tc>
          <w:tcPr>
            <w:tcW w:w="1263" w:type="dxa"/>
          </w:tcPr>
          <w:p w14:paraId="4AFE4041" w14:textId="77777777" w:rsidR="00E80769" w:rsidRDefault="00E80769" w:rsidP="00B46C10">
            <w:pPr>
              <w:pStyle w:val="SyntaxOneOf"/>
              <w:keepNext/>
            </w:pPr>
            <w:r>
              <w:t>&gt;</w:t>
            </w:r>
          </w:p>
        </w:tc>
        <w:tc>
          <w:tcPr>
            <w:tcW w:w="1263" w:type="dxa"/>
          </w:tcPr>
          <w:p w14:paraId="16F3C9AB" w14:textId="77777777" w:rsidR="00E80769" w:rsidRDefault="00E80769" w:rsidP="00B46C10">
            <w:pPr>
              <w:pStyle w:val="SyntaxOneOf"/>
              <w:keepNext/>
            </w:pPr>
            <w:r>
              <w:t>&lt;=</w:t>
            </w:r>
          </w:p>
        </w:tc>
      </w:tr>
      <w:tr w:rsidR="00E80769" w:rsidRPr="00984A3F" w14:paraId="0F0A49DC" w14:textId="77777777" w:rsidTr="00B46C10">
        <w:tc>
          <w:tcPr>
            <w:tcW w:w="1263" w:type="dxa"/>
          </w:tcPr>
          <w:p w14:paraId="22493F12" w14:textId="77777777" w:rsidR="00E80769" w:rsidRDefault="00E80769" w:rsidP="00B46C10">
            <w:pPr>
              <w:pStyle w:val="SyntaxOneOf"/>
              <w:keepNext/>
            </w:pPr>
            <w:r>
              <w:t>&gt;=</w:t>
            </w:r>
          </w:p>
        </w:tc>
        <w:tc>
          <w:tcPr>
            <w:tcW w:w="1263" w:type="dxa"/>
          </w:tcPr>
          <w:p w14:paraId="6F056B8E" w14:textId="77777777" w:rsidR="00E80769" w:rsidRDefault="00E80769" w:rsidP="00B46C10">
            <w:pPr>
              <w:pStyle w:val="SyntaxOneOf"/>
              <w:keepNext/>
            </w:pPr>
            <w:r>
              <w:t>==</w:t>
            </w:r>
          </w:p>
        </w:tc>
        <w:tc>
          <w:tcPr>
            <w:tcW w:w="1263" w:type="dxa"/>
          </w:tcPr>
          <w:p w14:paraId="3DFC1482" w14:textId="77777777" w:rsidR="00E80769" w:rsidRDefault="00E80769" w:rsidP="00B46C10">
            <w:pPr>
              <w:pStyle w:val="SyntaxOneOf"/>
              <w:keepNext/>
            </w:pPr>
            <w:r>
              <w:t>!=</w:t>
            </w:r>
          </w:p>
        </w:tc>
        <w:tc>
          <w:tcPr>
            <w:tcW w:w="1263" w:type="dxa"/>
          </w:tcPr>
          <w:p w14:paraId="0AAB84B0" w14:textId="77777777" w:rsidR="00E80769" w:rsidRDefault="00E80769" w:rsidP="00B46C10">
            <w:pPr>
              <w:pStyle w:val="SyntaxOneOf"/>
              <w:keepNext/>
            </w:pPr>
            <w:r>
              <w:t>===</w:t>
            </w:r>
          </w:p>
        </w:tc>
        <w:tc>
          <w:tcPr>
            <w:tcW w:w="1263" w:type="dxa"/>
          </w:tcPr>
          <w:p w14:paraId="710E1606" w14:textId="77777777" w:rsidR="00E80769" w:rsidRDefault="00E80769" w:rsidP="00B46C10">
            <w:pPr>
              <w:pStyle w:val="SyntaxOneOf"/>
              <w:keepNext/>
            </w:pPr>
            <w:r>
              <w:t>!==</w:t>
            </w:r>
          </w:p>
        </w:tc>
        <w:tc>
          <w:tcPr>
            <w:tcW w:w="1263" w:type="dxa"/>
          </w:tcPr>
          <w:p w14:paraId="446FC5F6" w14:textId="77777777" w:rsidR="00E80769" w:rsidRDefault="00E80769" w:rsidP="00B46C10">
            <w:pPr>
              <w:pStyle w:val="SyntaxOneOf"/>
              <w:keepNext/>
            </w:pPr>
          </w:p>
        </w:tc>
      </w:tr>
      <w:tr w:rsidR="00E80769" w:rsidRPr="00984A3F" w14:paraId="3B2FBAF4" w14:textId="77777777" w:rsidTr="00B46C10">
        <w:tc>
          <w:tcPr>
            <w:tcW w:w="1263" w:type="dxa"/>
          </w:tcPr>
          <w:p w14:paraId="18C02815" w14:textId="77777777" w:rsidR="00E80769" w:rsidRDefault="00E80769" w:rsidP="00B46C10">
            <w:pPr>
              <w:pStyle w:val="SyntaxOneOf"/>
              <w:keepNext/>
            </w:pPr>
            <w:r>
              <w:t>+</w:t>
            </w:r>
          </w:p>
        </w:tc>
        <w:tc>
          <w:tcPr>
            <w:tcW w:w="1263" w:type="dxa"/>
          </w:tcPr>
          <w:p w14:paraId="1ECE7916" w14:textId="77777777" w:rsidR="00E80769" w:rsidRDefault="00E80769" w:rsidP="00B46C10">
            <w:pPr>
              <w:pStyle w:val="SyntaxOneOf"/>
              <w:keepNext/>
            </w:pPr>
            <w:r>
              <w:t>-</w:t>
            </w:r>
          </w:p>
        </w:tc>
        <w:tc>
          <w:tcPr>
            <w:tcW w:w="1263" w:type="dxa"/>
          </w:tcPr>
          <w:p w14:paraId="7207F118" w14:textId="77777777" w:rsidR="00E80769" w:rsidRDefault="00E80769" w:rsidP="00B46C10">
            <w:pPr>
              <w:pStyle w:val="SyntaxOneOf"/>
              <w:keepNext/>
            </w:pPr>
            <w:r>
              <w:t>*</w:t>
            </w:r>
          </w:p>
        </w:tc>
        <w:tc>
          <w:tcPr>
            <w:tcW w:w="1263" w:type="dxa"/>
          </w:tcPr>
          <w:p w14:paraId="35B91716" w14:textId="77777777" w:rsidR="00E80769" w:rsidRDefault="00E80769" w:rsidP="00B46C10">
            <w:pPr>
              <w:pStyle w:val="SyntaxOneOf"/>
              <w:keepNext/>
            </w:pPr>
            <w:r>
              <w:t>%</w:t>
            </w:r>
          </w:p>
        </w:tc>
        <w:tc>
          <w:tcPr>
            <w:tcW w:w="1263" w:type="dxa"/>
          </w:tcPr>
          <w:p w14:paraId="18B77A17" w14:textId="77777777" w:rsidR="00E80769" w:rsidRDefault="00E80769" w:rsidP="00B46C10">
            <w:pPr>
              <w:pStyle w:val="SyntaxOneOf"/>
              <w:keepNext/>
            </w:pPr>
            <w:r>
              <w:t>++</w:t>
            </w:r>
          </w:p>
        </w:tc>
        <w:tc>
          <w:tcPr>
            <w:tcW w:w="1263" w:type="dxa"/>
          </w:tcPr>
          <w:p w14:paraId="51D388B0" w14:textId="77777777" w:rsidR="00E80769" w:rsidRDefault="00E80769" w:rsidP="00B46C10">
            <w:pPr>
              <w:pStyle w:val="SyntaxOneOf"/>
              <w:keepNext/>
            </w:pPr>
            <w:r>
              <w:t>--</w:t>
            </w:r>
          </w:p>
        </w:tc>
      </w:tr>
      <w:tr w:rsidR="00E80769" w:rsidRPr="00984A3F" w14:paraId="2ED7D1E5" w14:textId="77777777" w:rsidTr="00B46C10">
        <w:tc>
          <w:tcPr>
            <w:tcW w:w="1263" w:type="dxa"/>
          </w:tcPr>
          <w:p w14:paraId="3123F583" w14:textId="77777777" w:rsidR="00E80769" w:rsidRDefault="00E80769" w:rsidP="00B46C10">
            <w:pPr>
              <w:pStyle w:val="SyntaxOneOf"/>
              <w:keepNext/>
            </w:pPr>
            <w:r>
              <w:t>&lt;&lt;</w:t>
            </w:r>
          </w:p>
        </w:tc>
        <w:tc>
          <w:tcPr>
            <w:tcW w:w="1263" w:type="dxa"/>
          </w:tcPr>
          <w:p w14:paraId="4B8E7862" w14:textId="77777777" w:rsidR="00E80769" w:rsidRDefault="00E80769" w:rsidP="00B46C10">
            <w:pPr>
              <w:pStyle w:val="SyntaxOneOf"/>
              <w:keepNext/>
            </w:pPr>
            <w:r>
              <w:t>&gt;&gt;</w:t>
            </w:r>
          </w:p>
        </w:tc>
        <w:tc>
          <w:tcPr>
            <w:tcW w:w="1263" w:type="dxa"/>
          </w:tcPr>
          <w:p w14:paraId="33AD209E" w14:textId="77777777" w:rsidR="00E80769" w:rsidRDefault="00E80769" w:rsidP="00B46C10">
            <w:pPr>
              <w:pStyle w:val="SyntaxOneOf"/>
              <w:keepNext/>
            </w:pPr>
            <w:r>
              <w:t>&gt;&gt;&gt;</w:t>
            </w:r>
          </w:p>
        </w:tc>
        <w:tc>
          <w:tcPr>
            <w:tcW w:w="1263" w:type="dxa"/>
          </w:tcPr>
          <w:p w14:paraId="13C91F26" w14:textId="77777777" w:rsidR="00E80769" w:rsidRDefault="00E80769" w:rsidP="00B46C10">
            <w:pPr>
              <w:pStyle w:val="SyntaxOneOf"/>
              <w:keepNext/>
            </w:pPr>
            <w:r>
              <w:t>&amp;</w:t>
            </w:r>
          </w:p>
        </w:tc>
        <w:tc>
          <w:tcPr>
            <w:tcW w:w="1263" w:type="dxa"/>
          </w:tcPr>
          <w:p w14:paraId="25BCAECD" w14:textId="77777777" w:rsidR="00E80769" w:rsidRDefault="00E80769" w:rsidP="00B46C10">
            <w:pPr>
              <w:pStyle w:val="SyntaxOneOf"/>
              <w:keepNext/>
            </w:pPr>
            <w:r>
              <w:t>|</w:t>
            </w:r>
          </w:p>
        </w:tc>
        <w:tc>
          <w:tcPr>
            <w:tcW w:w="1263" w:type="dxa"/>
          </w:tcPr>
          <w:p w14:paraId="528AB893" w14:textId="77777777" w:rsidR="00E80769" w:rsidRDefault="00E80769" w:rsidP="00B46C10">
            <w:pPr>
              <w:pStyle w:val="SyntaxOneOf"/>
              <w:keepNext/>
            </w:pPr>
            <w:r>
              <w:t>^</w:t>
            </w:r>
          </w:p>
        </w:tc>
      </w:tr>
      <w:tr w:rsidR="00E80769" w:rsidRPr="00984A3F" w14:paraId="47F1BD31" w14:textId="77777777" w:rsidTr="00B46C10">
        <w:tc>
          <w:tcPr>
            <w:tcW w:w="1263" w:type="dxa"/>
          </w:tcPr>
          <w:p w14:paraId="289C06A6" w14:textId="77777777" w:rsidR="00E80769" w:rsidRDefault="00E80769" w:rsidP="00B46C10">
            <w:pPr>
              <w:pStyle w:val="SyntaxOneOf"/>
              <w:keepNext/>
            </w:pPr>
            <w:r>
              <w:t>!</w:t>
            </w:r>
          </w:p>
        </w:tc>
        <w:tc>
          <w:tcPr>
            <w:tcW w:w="1263" w:type="dxa"/>
          </w:tcPr>
          <w:p w14:paraId="04B7DA96" w14:textId="77777777" w:rsidR="00E80769" w:rsidRDefault="00E80769" w:rsidP="00B46C10">
            <w:pPr>
              <w:pStyle w:val="SyntaxOneOf"/>
              <w:keepNext/>
            </w:pPr>
            <w:r>
              <w:t>~</w:t>
            </w:r>
          </w:p>
        </w:tc>
        <w:tc>
          <w:tcPr>
            <w:tcW w:w="1263" w:type="dxa"/>
          </w:tcPr>
          <w:p w14:paraId="1C495C86" w14:textId="77777777" w:rsidR="00E80769" w:rsidRDefault="00E80769" w:rsidP="00B46C10">
            <w:pPr>
              <w:pStyle w:val="SyntaxOneOf"/>
              <w:keepNext/>
            </w:pPr>
            <w:r>
              <w:t>&amp;&amp;</w:t>
            </w:r>
          </w:p>
        </w:tc>
        <w:tc>
          <w:tcPr>
            <w:tcW w:w="1263" w:type="dxa"/>
          </w:tcPr>
          <w:p w14:paraId="456F44B7" w14:textId="77777777" w:rsidR="00E80769" w:rsidRDefault="00E80769" w:rsidP="00B46C10">
            <w:pPr>
              <w:pStyle w:val="SyntaxOneOf"/>
              <w:keepNext/>
            </w:pPr>
            <w:r>
              <w:t>||</w:t>
            </w:r>
          </w:p>
        </w:tc>
        <w:tc>
          <w:tcPr>
            <w:tcW w:w="1263" w:type="dxa"/>
          </w:tcPr>
          <w:p w14:paraId="58ABF79F" w14:textId="77777777" w:rsidR="00E80769" w:rsidRDefault="00E80769" w:rsidP="00B46C10">
            <w:pPr>
              <w:pStyle w:val="SyntaxOneOf"/>
              <w:keepNext/>
            </w:pPr>
            <w:r>
              <w:t>?</w:t>
            </w:r>
          </w:p>
        </w:tc>
        <w:tc>
          <w:tcPr>
            <w:tcW w:w="1263" w:type="dxa"/>
          </w:tcPr>
          <w:p w14:paraId="5847721E" w14:textId="77777777" w:rsidR="00E80769" w:rsidRDefault="00E80769" w:rsidP="00B46C10">
            <w:pPr>
              <w:pStyle w:val="SyntaxOneOf"/>
              <w:keepNext/>
            </w:pPr>
            <w:r>
              <w:t>:</w:t>
            </w:r>
          </w:p>
        </w:tc>
      </w:tr>
      <w:tr w:rsidR="00E80769" w:rsidRPr="00984A3F" w14:paraId="536E1E14" w14:textId="77777777" w:rsidTr="00B46C10">
        <w:tc>
          <w:tcPr>
            <w:tcW w:w="1263" w:type="dxa"/>
          </w:tcPr>
          <w:p w14:paraId="1FF3E7E8" w14:textId="77777777" w:rsidR="00E80769" w:rsidRDefault="00E80769" w:rsidP="00B46C10">
            <w:pPr>
              <w:pStyle w:val="SyntaxOneOf"/>
              <w:keepNext/>
            </w:pPr>
            <w:r>
              <w:t>=</w:t>
            </w:r>
          </w:p>
        </w:tc>
        <w:tc>
          <w:tcPr>
            <w:tcW w:w="1263" w:type="dxa"/>
          </w:tcPr>
          <w:p w14:paraId="6B14605B" w14:textId="77777777" w:rsidR="00E80769" w:rsidRDefault="00E80769" w:rsidP="00B46C10">
            <w:pPr>
              <w:pStyle w:val="SyntaxOneOf"/>
              <w:keepNext/>
            </w:pPr>
            <w:r>
              <w:t>+=</w:t>
            </w:r>
          </w:p>
        </w:tc>
        <w:tc>
          <w:tcPr>
            <w:tcW w:w="1263" w:type="dxa"/>
          </w:tcPr>
          <w:p w14:paraId="07C1824A" w14:textId="77777777" w:rsidR="00E80769" w:rsidRDefault="00E80769" w:rsidP="00B46C10">
            <w:pPr>
              <w:pStyle w:val="SyntaxOneOf"/>
              <w:keepNext/>
            </w:pPr>
            <w:r>
              <w:t>-=</w:t>
            </w:r>
          </w:p>
        </w:tc>
        <w:tc>
          <w:tcPr>
            <w:tcW w:w="1263" w:type="dxa"/>
          </w:tcPr>
          <w:p w14:paraId="25B014D8" w14:textId="77777777" w:rsidR="00E80769" w:rsidRDefault="00E80769" w:rsidP="00B46C10">
            <w:pPr>
              <w:pStyle w:val="SyntaxOneOf"/>
              <w:keepNext/>
            </w:pPr>
            <w:r>
              <w:t>*=</w:t>
            </w:r>
          </w:p>
        </w:tc>
        <w:tc>
          <w:tcPr>
            <w:tcW w:w="1263" w:type="dxa"/>
          </w:tcPr>
          <w:p w14:paraId="6F1C72A4" w14:textId="77777777" w:rsidR="00E80769" w:rsidRDefault="00E80769" w:rsidP="00B46C10">
            <w:pPr>
              <w:pStyle w:val="SyntaxOneOf"/>
              <w:keepNext/>
            </w:pPr>
            <w:r>
              <w:t>%=</w:t>
            </w:r>
          </w:p>
        </w:tc>
        <w:tc>
          <w:tcPr>
            <w:tcW w:w="1263" w:type="dxa"/>
          </w:tcPr>
          <w:p w14:paraId="3166E50E" w14:textId="77777777" w:rsidR="00E80769" w:rsidRDefault="00E80769" w:rsidP="00B46C10">
            <w:pPr>
              <w:pStyle w:val="SyntaxOneOf"/>
              <w:keepNext/>
            </w:pPr>
            <w:r>
              <w:t>&lt;&lt;=</w:t>
            </w:r>
          </w:p>
        </w:tc>
      </w:tr>
      <w:tr w:rsidR="00E80769" w:rsidRPr="00984A3F" w14:paraId="42613340" w14:textId="77777777" w:rsidTr="00B46C10">
        <w:tc>
          <w:tcPr>
            <w:tcW w:w="1263" w:type="dxa"/>
          </w:tcPr>
          <w:p w14:paraId="4284D6DB" w14:textId="77777777" w:rsidR="00E80769" w:rsidRDefault="00E80769" w:rsidP="00B46C10">
            <w:pPr>
              <w:pStyle w:val="SyntaxOneOf"/>
            </w:pPr>
            <w:r>
              <w:t>&gt;&gt;=</w:t>
            </w:r>
          </w:p>
        </w:tc>
        <w:tc>
          <w:tcPr>
            <w:tcW w:w="1263" w:type="dxa"/>
          </w:tcPr>
          <w:p w14:paraId="7D33777B" w14:textId="77777777" w:rsidR="00E80769" w:rsidRDefault="00E80769" w:rsidP="00B46C10">
            <w:pPr>
              <w:pStyle w:val="SyntaxOneOf"/>
            </w:pPr>
            <w:r>
              <w:t>&gt;&gt;&gt;=</w:t>
            </w:r>
          </w:p>
        </w:tc>
        <w:tc>
          <w:tcPr>
            <w:tcW w:w="1263" w:type="dxa"/>
          </w:tcPr>
          <w:p w14:paraId="3A7BA76A" w14:textId="77777777" w:rsidR="00E80769" w:rsidRDefault="00E80769" w:rsidP="00B46C10">
            <w:pPr>
              <w:pStyle w:val="SyntaxOneOf"/>
            </w:pPr>
            <w:r>
              <w:t>&amp;=</w:t>
            </w:r>
          </w:p>
        </w:tc>
        <w:tc>
          <w:tcPr>
            <w:tcW w:w="1263" w:type="dxa"/>
          </w:tcPr>
          <w:p w14:paraId="34D25F8E" w14:textId="77777777" w:rsidR="00E80769" w:rsidRDefault="00E80769" w:rsidP="00B46C10">
            <w:pPr>
              <w:pStyle w:val="SyntaxOneOf"/>
            </w:pPr>
            <w:r>
              <w:t>|=</w:t>
            </w:r>
          </w:p>
        </w:tc>
        <w:tc>
          <w:tcPr>
            <w:tcW w:w="1263" w:type="dxa"/>
          </w:tcPr>
          <w:p w14:paraId="05A8A075" w14:textId="77777777" w:rsidR="00E80769" w:rsidRDefault="00E80769" w:rsidP="00B46C10">
            <w:pPr>
              <w:pStyle w:val="SyntaxOneOf"/>
            </w:pPr>
            <w:r>
              <w:t>^=</w:t>
            </w:r>
          </w:p>
        </w:tc>
        <w:tc>
          <w:tcPr>
            <w:tcW w:w="1263" w:type="dxa"/>
          </w:tcPr>
          <w:p w14:paraId="31206220" w14:textId="77777777" w:rsidR="00E80769" w:rsidRDefault="00E80769" w:rsidP="00B46C10">
            <w:pPr>
              <w:pStyle w:val="SyntaxOneOf"/>
            </w:pPr>
          </w:p>
        </w:tc>
      </w:tr>
    </w:tbl>
    <w:p w14:paraId="25F7FEFC" w14:textId="77777777" w:rsidR="00E80769" w:rsidRDefault="00E80769" w:rsidP="00E80769">
      <w:pPr>
        <w:pStyle w:val="M0"/>
        <w:spacing w:after="0"/>
        <w:rPr>
          <w:sz w:val="16"/>
        </w:rPr>
      </w:pPr>
    </w:p>
    <w:p w14:paraId="35FDD021" w14:textId="77777777" w:rsidR="00E80769" w:rsidRPr="004563B8" w:rsidRDefault="00E80769" w:rsidP="00E80769">
      <w:pPr>
        <w:pStyle w:val="SyntaxRule"/>
      </w:pPr>
    </w:p>
    <w:p w14:paraId="65265FDF" w14:textId="77777777" w:rsidR="00E80769" w:rsidRPr="00D00D4A" w:rsidRDefault="00E80769" w:rsidP="00E80769">
      <w:pPr>
        <w:pStyle w:val="SyntaxRule"/>
        <w:rPr>
          <w:b/>
        </w:rPr>
      </w:pPr>
      <w:r w:rsidRPr="004563B8">
        <w:t xml:space="preserve">DivPunctuator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7A29B2">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984A3F" w14:paraId="36533C0D" w14:textId="77777777" w:rsidTr="00B46C10">
        <w:tc>
          <w:tcPr>
            <w:tcW w:w="1422" w:type="dxa"/>
          </w:tcPr>
          <w:p w14:paraId="0C38DEB5" w14:textId="77777777" w:rsidR="00E80769" w:rsidRDefault="00E80769" w:rsidP="00B46C10">
            <w:pPr>
              <w:pStyle w:val="SyntaxOneOf"/>
            </w:pPr>
            <w:r>
              <w:t>/</w:t>
            </w:r>
          </w:p>
        </w:tc>
        <w:tc>
          <w:tcPr>
            <w:tcW w:w="1104" w:type="dxa"/>
          </w:tcPr>
          <w:p w14:paraId="7CC4806B" w14:textId="77777777" w:rsidR="00E80769" w:rsidRDefault="00E80769" w:rsidP="00B46C10">
            <w:pPr>
              <w:pStyle w:val="SyntaxOneOf"/>
              <w:jc w:val="left"/>
            </w:pPr>
            <w:r>
              <w:t>/=</w:t>
            </w:r>
          </w:p>
        </w:tc>
        <w:tc>
          <w:tcPr>
            <w:tcW w:w="1263" w:type="dxa"/>
          </w:tcPr>
          <w:p w14:paraId="197F91B1" w14:textId="77777777" w:rsidR="00E80769" w:rsidRDefault="00E80769" w:rsidP="00B46C10">
            <w:pPr>
              <w:pStyle w:val="SyntaxOneOf"/>
            </w:pPr>
          </w:p>
        </w:tc>
        <w:tc>
          <w:tcPr>
            <w:tcW w:w="1263" w:type="dxa"/>
          </w:tcPr>
          <w:p w14:paraId="4E0500DA" w14:textId="77777777" w:rsidR="00E80769" w:rsidRDefault="00E80769" w:rsidP="00B46C10">
            <w:pPr>
              <w:pStyle w:val="SyntaxOneOf"/>
            </w:pPr>
          </w:p>
        </w:tc>
        <w:tc>
          <w:tcPr>
            <w:tcW w:w="1263" w:type="dxa"/>
          </w:tcPr>
          <w:p w14:paraId="30FE84F6" w14:textId="77777777" w:rsidR="00E80769" w:rsidRDefault="00E80769" w:rsidP="00B46C10">
            <w:pPr>
              <w:pStyle w:val="SyntaxOneOf"/>
            </w:pPr>
          </w:p>
        </w:tc>
        <w:tc>
          <w:tcPr>
            <w:tcW w:w="1263" w:type="dxa"/>
          </w:tcPr>
          <w:p w14:paraId="2F3F9C12" w14:textId="77777777" w:rsidR="00E80769" w:rsidRDefault="00E80769" w:rsidP="00B46C10">
            <w:pPr>
              <w:pStyle w:val="SyntaxOneOf"/>
            </w:pPr>
          </w:p>
        </w:tc>
      </w:tr>
    </w:tbl>
    <w:p w14:paraId="32338C93" w14:textId="77777777" w:rsidR="00E80769" w:rsidRPr="004563B8" w:rsidRDefault="00E80769" w:rsidP="00E80769">
      <w:pPr>
        <w:pStyle w:val="SyntaxRule"/>
      </w:pPr>
    </w:p>
    <w:p w14:paraId="7EA4B2AC" w14:textId="77777777" w:rsidR="00E80769" w:rsidRPr="00D00D4A" w:rsidRDefault="00E80769" w:rsidP="00E80769">
      <w:pPr>
        <w:pStyle w:val="SyntaxRule"/>
      </w:pPr>
      <w:r w:rsidRPr="004563B8">
        <w:t xml:space="preserve">Literal </w:t>
      </w:r>
      <w:r w:rsidRPr="007A29B2">
        <w:rPr>
          <w:rFonts w:ascii="Arial" w:hAnsi="Arial" w:cs="Arial"/>
          <w:b/>
          <w:i w:val="0"/>
        </w:rPr>
        <w:t>::</w:t>
      </w:r>
      <w:r w:rsidRPr="00D00D4A">
        <w:tab/>
      </w:r>
      <w:r w:rsidRPr="007A29B2">
        <w:rPr>
          <w:rFonts w:ascii="Arial" w:hAnsi="Arial"/>
        </w:rPr>
        <w:t>See 7.8</w:t>
      </w:r>
    </w:p>
    <w:p w14:paraId="0F67776F" w14:textId="77777777" w:rsidR="00E80769" w:rsidRPr="004563B8" w:rsidRDefault="00E80769" w:rsidP="00E80769">
      <w:pPr>
        <w:pStyle w:val="SyntaxDefinition"/>
      </w:pPr>
      <w:r w:rsidRPr="004563B8">
        <w:t>NullLiteral</w:t>
      </w:r>
      <w:r w:rsidRPr="004563B8">
        <w:br/>
        <w:t>BooleanLiteral</w:t>
      </w:r>
      <w:r w:rsidRPr="004563B8">
        <w:br/>
        <w:t>NumericLiteral</w:t>
      </w:r>
      <w:r w:rsidRPr="004563B8">
        <w:br/>
        <w:t>StringLiteral</w:t>
      </w:r>
      <w:r>
        <w:br/>
        <w:t>RegularExpressionLiteral</w:t>
      </w:r>
    </w:p>
    <w:p w14:paraId="0F5D960C" w14:textId="77777777" w:rsidR="00E80769" w:rsidRDefault="00E80769" w:rsidP="00E80769">
      <w:pPr>
        <w:pStyle w:val="M0"/>
        <w:spacing w:after="0"/>
        <w:rPr>
          <w:sz w:val="16"/>
        </w:rPr>
      </w:pPr>
    </w:p>
    <w:p w14:paraId="14521118" w14:textId="77777777" w:rsidR="00E80769" w:rsidRPr="007A29B2" w:rsidRDefault="00E80769" w:rsidP="00E80769">
      <w:pPr>
        <w:pStyle w:val="SyntaxRule"/>
        <w:rPr>
          <w:rFonts w:ascii="Arial" w:hAnsi="Arial"/>
        </w:rPr>
      </w:pPr>
      <w:r w:rsidRPr="004563B8">
        <w:t xml:space="preserve">NullLiteral </w:t>
      </w:r>
      <w:r w:rsidRPr="007A29B2">
        <w:rPr>
          <w:rFonts w:ascii="Arial" w:hAnsi="Arial" w:cs="Arial"/>
          <w:b/>
          <w:i w:val="0"/>
        </w:rPr>
        <w:t>::</w:t>
      </w:r>
      <w:r w:rsidRPr="00D00D4A">
        <w:tab/>
      </w:r>
      <w:r w:rsidRPr="007A29B2">
        <w:rPr>
          <w:rFonts w:ascii="Arial" w:hAnsi="Arial"/>
        </w:rPr>
        <w:t>See 7.8.1</w:t>
      </w:r>
    </w:p>
    <w:p w14:paraId="2B668B2E" w14:textId="77777777" w:rsidR="00E80769" w:rsidRPr="00B470C7" w:rsidRDefault="00E80769" w:rsidP="00E80769">
      <w:pPr>
        <w:pStyle w:val="SyntaxDefinition"/>
        <w:rPr>
          <w:rFonts w:ascii="Courier New" w:hAnsi="Courier New" w:cs="Courier New"/>
          <w:b/>
          <w:i w:val="0"/>
        </w:rPr>
      </w:pPr>
      <w:r w:rsidRPr="00B470C7">
        <w:rPr>
          <w:rFonts w:ascii="Courier New" w:hAnsi="Courier New" w:cs="Courier New"/>
          <w:b/>
          <w:i w:val="0"/>
        </w:rPr>
        <w:t>null</w:t>
      </w:r>
    </w:p>
    <w:p w14:paraId="17F625CD" w14:textId="77777777" w:rsidR="00E80769" w:rsidRDefault="00E80769" w:rsidP="00E80769">
      <w:pPr>
        <w:pStyle w:val="M0"/>
        <w:spacing w:after="0"/>
        <w:rPr>
          <w:sz w:val="16"/>
        </w:rPr>
      </w:pPr>
    </w:p>
    <w:p w14:paraId="5914E4E4" w14:textId="77777777" w:rsidR="00E80769" w:rsidRPr="00D00D4A" w:rsidRDefault="00E80769" w:rsidP="00E80769">
      <w:pPr>
        <w:pStyle w:val="SyntaxRule"/>
        <w:rPr>
          <w:rFonts w:ascii="Arial" w:hAnsi="Arial"/>
        </w:rPr>
      </w:pPr>
      <w:r w:rsidRPr="004563B8">
        <w:t xml:space="preserve">BooleanLiteral </w:t>
      </w:r>
      <w:r w:rsidRPr="006D03FA">
        <w:rPr>
          <w:rFonts w:ascii="Arial" w:hAnsi="Arial"/>
          <w:b/>
          <w:i w:val="0"/>
        </w:rPr>
        <w:t>::</w:t>
      </w:r>
      <w:r w:rsidRPr="00D00D4A">
        <w:rPr>
          <w:rFonts w:ascii="Arial" w:hAnsi="Arial"/>
        </w:rPr>
        <w:tab/>
        <w:t>See 7.8.2</w:t>
      </w:r>
    </w:p>
    <w:p w14:paraId="119DDA3E" w14:textId="77777777" w:rsidR="00E80769" w:rsidRPr="00B470C7" w:rsidRDefault="00E80769" w:rsidP="00E80769">
      <w:pPr>
        <w:pStyle w:val="SyntaxDefinition"/>
        <w:rPr>
          <w:rFonts w:ascii="Courier New" w:hAnsi="Courier New" w:cs="Courier New"/>
          <w:b/>
          <w:i w:val="0"/>
        </w:rPr>
      </w:pPr>
      <w:r w:rsidRPr="00B470C7">
        <w:rPr>
          <w:rFonts w:ascii="Courier New" w:hAnsi="Courier New" w:cs="Courier New"/>
          <w:b/>
          <w:i w:val="0"/>
        </w:rPr>
        <w:t>true</w:t>
      </w:r>
      <w:r w:rsidRPr="00B470C7">
        <w:rPr>
          <w:rFonts w:ascii="Courier New" w:hAnsi="Courier New" w:cs="Courier New"/>
          <w:b/>
          <w:i w:val="0"/>
        </w:rPr>
        <w:br/>
        <w:t>false</w:t>
      </w:r>
    </w:p>
    <w:p w14:paraId="6FCA4713" w14:textId="77777777" w:rsidR="00E80769" w:rsidRDefault="00E80769" w:rsidP="00E80769">
      <w:pPr>
        <w:pStyle w:val="M0"/>
        <w:spacing w:after="0"/>
        <w:rPr>
          <w:sz w:val="16"/>
        </w:rPr>
      </w:pPr>
    </w:p>
    <w:p w14:paraId="3E1599D7" w14:textId="77777777" w:rsidR="00E80769" w:rsidRPr="00D00D4A" w:rsidRDefault="00E80769" w:rsidP="00E80769">
      <w:pPr>
        <w:pStyle w:val="SyntaxRule"/>
        <w:rPr>
          <w:rFonts w:ascii="Arial" w:hAnsi="Arial"/>
        </w:rPr>
      </w:pPr>
      <w:r w:rsidRPr="00C63A9A">
        <w:rPr>
          <w:rStyle w:val="bnf"/>
          <w:i/>
        </w:rPr>
        <w:t>NumericLiteral</w:t>
      </w:r>
      <w:r w:rsidRPr="00D00D4A">
        <w:rPr>
          <w:rFonts w:ascii="Arial" w:hAnsi="Arial"/>
        </w:rPr>
        <w:t xml:space="preserve"> </w:t>
      </w:r>
      <w:r w:rsidRPr="006D03FA">
        <w:rPr>
          <w:rFonts w:ascii="Arial" w:hAnsi="Arial"/>
          <w:b/>
          <w:i w:val="0"/>
        </w:rPr>
        <w:t>::</w:t>
      </w:r>
      <w:r w:rsidRPr="00D00D4A">
        <w:rPr>
          <w:rFonts w:ascii="Arial" w:hAnsi="Arial"/>
        </w:rPr>
        <w:tab/>
        <w:t>See 7.8.3</w:t>
      </w:r>
    </w:p>
    <w:p w14:paraId="5DBBA359" w14:textId="77777777" w:rsidR="00E80769" w:rsidRPr="004563B8" w:rsidRDefault="00E80769" w:rsidP="00E80769">
      <w:pPr>
        <w:pStyle w:val="SyntaxDefinition"/>
      </w:pPr>
      <w:r w:rsidRPr="004563B8">
        <w:t>DecimalLiteral</w:t>
      </w:r>
      <w:r w:rsidRPr="004563B8">
        <w:br/>
        <w:t>HexIntegerLiteral</w:t>
      </w:r>
    </w:p>
    <w:p w14:paraId="027669CC" w14:textId="77777777" w:rsidR="00E80769" w:rsidRDefault="00E80769" w:rsidP="00E80769">
      <w:pPr>
        <w:pStyle w:val="M0"/>
        <w:spacing w:after="0"/>
        <w:rPr>
          <w:sz w:val="16"/>
        </w:rPr>
      </w:pPr>
    </w:p>
    <w:p w14:paraId="13C57022" w14:textId="77777777" w:rsidR="00E80769" w:rsidRPr="00D00D4A" w:rsidRDefault="00E80769" w:rsidP="00E80769">
      <w:pPr>
        <w:pStyle w:val="SyntaxRule"/>
        <w:rPr>
          <w:rFonts w:ascii="Arial" w:hAnsi="Arial"/>
        </w:rPr>
      </w:pPr>
      <w:r w:rsidRPr="004563B8">
        <w:t xml:space="preserve">DecimalLiteral </w:t>
      </w:r>
      <w:r w:rsidRPr="006D03FA">
        <w:rPr>
          <w:rFonts w:ascii="Arial" w:hAnsi="Arial"/>
          <w:b/>
          <w:i w:val="0"/>
        </w:rPr>
        <w:t>::</w:t>
      </w:r>
      <w:r w:rsidRPr="00D00D4A">
        <w:rPr>
          <w:rFonts w:ascii="Arial" w:hAnsi="Arial"/>
        </w:rPr>
        <w:tab/>
        <w:t>See 7.8.3</w:t>
      </w:r>
    </w:p>
    <w:p w14:paraId="186B8499" w14:textId="77777777" w:rsidR="00E80769" w:rsidRPr="004563B8" w:rsidRDefault="00E80769" w:rsidP="00E80769">
      <w:pPr>
        <w:pStyle w:val="SyntaxDefinition"/>
      </w:pPr>
      <w:r w:rsidRPr="004563B8">
        <w:t xml:space="preserve">DecimalIntegerLiteral </w:t>
      </w:r>
      <w:r w:rsidRPr="004431E2">
        <w:rPr>
          <w:rFonts w:ascii="Courier New" w:hAnsi="Courier New"/>
          <w:b/>
          <w:i w:val="0"/>
        </w:rPr>
        <w:t>.</w:t>
      </w:r>
      <w:r w:rsidRPr="004563B8">
        <w:t xml:space="preserve"> DecimalDigits</w:t>
      </w:r>
      <w:r w:rsidRPr="005E74B3">
        <w:rPr>
          <w:rFonts w:ascii="Arial" w:hAnsi="Arial"/>
          <w:i w:val="0"/>
          <w:vertAlign w:val="subscript"/>
        </w:rPr>
        <w:t>opt</w:t>
      </w:r>
      <w:r w:rsidRPr="004563B8">
        <w:rPr>
          <w:vertAlign w:val="subscript"/>
        </w:rPr>
        <w:t xml:space="preserve"> </w:t>
      </w:r>
      <w:r w:rsidRPr="004563B8">
        <w:t>ExponentPart</w:t>
      </w:r>
      <w:r w:rsidRPr="005E74B3">
        <w:rPr>
          <w:rFonts w:ascii="Arial" w:hAnsi="Arial"/>
          <w:i w:val="0"/>
          <w:vertAlign w:val="subscript"/>
        </w:rPr>
        <w:t>opt</w:t>
      </w:r>
      <w:r w:rsidRPr="004563B8">
        <w:br/>
      </w:r>
      <w:r w:rsidRPr="004431E2">
        <w:rPr>
          <w:rFonts w:ascii="Courier New" w:hAnsi="Courier New"/>
          <w:b/>
          <w:i w:val="0"/>
        </w:rPr>
        <w:t>.</w:t>
      </w:r>
      <w:r w:rsidRPr="004563B8">
        <w:t xml:space="preserve"> DecimalDigits ExponentPart</w:t>
      </w:r>
      <w:r w:rsidRPr="005E74B3">
        <w:rPr>
          <w:rFonts w:ascii="Arial" w:hAnsi="Arial"/>
          <w:i w:val="0"/>
          <w:vertAlign w:val="subscript"/>
        </w:rPr>
        <w:t>opt</w:t>
      </w:r>
      <w:r w:rsidRPr="004563B8">
        <w:br/>
        <w:t>DecimalIntegerLiteral ExponentPart</w:t>
      </w:r>
      <w:r w:rsidRPr="005E74B3">
        <w:rPr>
          <w:rFonts w:ascii="Arial" w:hAnsi="Arial"/>
          <w:i w:val="0"/>
          <w:vertAlign w:val="subscript"/>
        </w:rPr>
        <w:t>opt</w:t>
      </w:r>
    </w:p>
    <w:p w14:paraId="6FCAAD8F" w14:textId="77777777" w:rsidR="00E80769" w:rsidRDefault="00E80769" w:rsidP="00E80769">
      <w:pPr>
        <w:pStyle w:val="M0"/>
        <w:spacing w:after="0"/>
        <w:rPr>
          <w:sz w:val="16"/>
        </w:rPr>
      </w:pPr>
    </w:p>
    <w:p w14:paraId="4D7127D5" w14:textId="77777777" w:rsidR="00E80769" w:rsidRPr="00D00D4A" w:rsidRDefault="00E80769" w:rsidP="00E80769">
      <w:pPr>
        <w:pStyle w:val="SyntaxRule"/>
        <w:rPr>
          <w:rFonts w:ascii="Arial" w:hAnsi="Arial"/>
        </w:rPr>
      </w:pPr>
      <w:r w:rsidRPr="004563B8">
        <w:t xml:space="preserve">DecimalIntegerLiteral </w:t>
      </w:r>
      <w:r w:rsidRPr="006D03FA">
        <w:rPr>
          <w:rFonts w:ascii="Arial" w:hAnsi="Arial"/>
          <w:b/>
          <w:i w:val="0"/>
        </w:rPr>
        <w:t>::</w:t>
      </w:r>
      <w:r w:rsidRPr="00D00D4A">
        <w:rPr>
          <w:rFonts w:ascii="Arial" w:hAnsi="Arial"/>
        </w:rPr>
        <w:tab/>
        <w:t>See 7.8.3</w:t>
      </w:r>
    </w:p>
    <w:p w14:paraId="0911EAFA" w14:textId="77777777" w:rsidR="00E80769" w:rsidRPr="004563B8" w:rsidRDefault="00E80769" w:rsidP="00E80769">
      <w:pPr>
        <w:pStyle w:val="SyntaxDefinition"/>
        <w:rPr>
          <w:vertAlign w:val="subscript"/>
        </w:rPr>
      </w:pPr>
      <w:r w:rsidRPr="004431E2">
        <w:rPr>
          <w:rFonts w:ascii="Courier New" w:hAnsi="Courier New"/>
          <w:b/>
          <w:i w:val="0"/>
        </w:rPr>
        <w:t>0</w:t>
      </w:r>
      <w:r w:rsidRPr="004563B8">
        <w:br/>
        <w:t>NonZeroDigit DecimalDigits</w:t>
      </w:r>
      <w:r w:rsidRPr="005E74B3">
        <w:rPr>
          <w:rFonts w:ascii="Arial" w:hAnsi="Arial"/>
          <w:i w:val="0"/>
          <w:vertAlign w:val="subscript"/>
        </w:rPr>
        <w:t>opt</w:t>
      </w:r>
    </w:p>
    <w:p w14:paraId="0F702F12" w14:textId="77777777" w:rsidR="00E80769" w:rsidRDefault="00E80769" w:rsidP="00E80769">
      <w:pPr>
        <w:pStyle w:val="M0"/>
        <w:spacing w:after="0"/>
        <w:rPr>
          <w:sz w:val="16"/>
        </w:rPr>
      </w:pPr>
    </w:p>
    <w:p w14:paraId="5DCA8C7F" w14:textId="77777777" w:rsidR="00E80769" w:rsidRPr="00D00D4A" w:rsidRDefault="00E80769" w:rsidP="00E80769">
      <w:pPr>
        <w:pStyle w:val="SyntaxRule"/>
        <w:rPr>
          <w:rFonts w:ascii="Arial" w:hAnsi="Arial"/>
        </w:rPr>
      </w:pPr>
      <w:r w:rsidRPr="004563B8">
        <w:t xml:space="preserve">DecimalDigits </w:t>
      </w:r>
      <w:r w:rsidRPr="006D03FA">
        <w:rPr>
          <w:rFonts w:ascii="Arial" w:hAnsi="Arial"/>
          <w:b/>
          <w:i w:val="0"/>
        </w:rPr>
        <w:t>::</w:t>
      </w:r>
      <w:r w:rsidRPr="00D00D4A">
        <w:rPr>
          <w:rFonts w:ascii="Arial" w:hAnsi="Arial"/>
        </w:rPr>
        <w:tab/>
        <w:t>See 7.8.3</w:t>
      </w:r>
    </w:p>
    <w:p w14:paraId="3E7CBE80" w14:textId="77777777" w:rsidR="00E80769" w:rsidRPr="004563B8" w:rsidRDefault="00E80769" w:rsidP="00E80769">
      <w:pPr>
        <w:pStyle w:val="SyntaxDefinition"/>
      </w:pPr>
      <w:r w:rsidRPr="004563B8">
        <w:t>DecimalDigit</w:t>
      </w:r>
      <w:r w:rsidRPr="004563B8">
        <w:br/>
        <w:t>DecimalDigits DecimalDigit</w:t>
      </w:r>
    </w:p>
    <w:p w14:paraId="52A51096" w14:textId="77777777" w:rsidR="00E80769" w:rsidRDefault="00E80769" w:rsidP="00E80769">
      <w:pPr>
        <w:pStyle w:val="M0"/>
        <w:spacing w:after="0"/>
        <w:rPr>
          <w:sz w:val="16"/>
        </w:rPr>
      </w:pPr>
    </w:p>
    <w:p w14:paraId="217A2D66" w14:textId="77777777" w:rsidR="00E80769" w:rsidRPr="004563B8" w:rsidRDefault="00E80769" w:rsidP="00E80769">
      <w:pPr>
        <w:pStyle w:val="SyntaxRule"/>
      </w:pPr>
      <w:r w:rsidRPr="004563B8">
        <w:t xml:space="preserve">DecimalDigit </w:t>
      </w:r>
      <w:r w:rsidRPr="00B470C7">
        <w:rPr>
          <w:rFonts w:ascii="Arial" w:hAnsi="Arial" w:cs="Arial"/>
          <w:b/>
          <w:i w:val="0"/>
        </w:rPr>
        <w:t>::</w:t>
      </w:r>
      <w:r w:rsidRPr="00D00D4A">
        <w:rPr>
          <w:b/>
        </w:rPr>
        <w:t xml:space="preserve"> </w:t>
      </w:r>
      <w:r w:rsidRPr="00B470C7">
        <w:rPr>
          <w:rFonts w:ascii="Arial" w:hAnsi="Arial" w:cs="Arial"/>
          <w:b/>
          <w:i w:val="0"/>
        </w:rPr>
        <w:t>one of</w:t>
      </w:r>
      <w:r w:rsidRPr="00D00D4A">
        <w:tab/>
      </w:r>
      <w:r w:rsidRPr="007A29B2">
        <w:rPr>
          <w:rFonts w:ascii="Arial" w:hAnsi="Arial"/>
        </w:rPr>
        <w:t>See 7.8.3</w:t>
      </w:r>
    </w:p>
    <w:p w14:paraId="672C72E6"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0  1  2  3  4  5  6  7  8  9</w:t>
      </w:r>
    </w:p>
    <w:p w14:paraId="2F40E162" w14:textId="77777777" w:rsidR="00E80769" w:rsidRDefault="00E80769" w:rsidP="00E80769">
      <w:pPr>
        <w:pStyle w:val="M0"/>
        <w:spacing w:after="0"/>
        <w:rPr>
          <w:sz w:val="16"/>
        </w:rPr>
      </w:pPr>
    </w:p>
    <w:p w14:paraId="671341CB" w14:textId="77777777" w:rsidR="00E80769" w:rsidRPr="00984A3F" w:rsidRDefault="00E80769" w:rsidP="00E80769">
      <w:pPr>
        <w:pStyle w:val="SyntaxRule"/>
      </w:pPr>
      <w:r w:rsidRPr="00984A3F">
        <w:t xml:space="preserve">NonZeroDigit </w:t>
      </w:r>
      <w:r w:rsidRPr="007A29B2">
        <w:rPr>
          <w:rFonts w:ascii="Arial" w:hAnsi="Arial" w:cs="Arial"/>
          <w:b/>
          <w:i w:val="0"/>
        </w:rPr>
        <w:t>::</w:t>
      </w:r>
      <w:r w:rsidRPr="0040440B">
        <w:rPr>
          <w:rFonts w:ascii="Arial" w:hAnsi="Arial" w:cs="Arial"/>
          <w:b/>
        </w:rPr>
        <w:t xml:space="preserve"> </w:t>
      </w:r>
      <w:r w:rsidRPr="007A29B2">
        <w:rPr>
          <w:rFonts w:ascii="Arial" w:hAnsi="Arial" w:cs="Arial"/>
          <w:b/>
          <w:i w:val="0"/>
        </w:rPr>
        <w:t>one of</w:t>
      </w:r>
      <w:r w:rsidRPr="00C63A9A">
        <w:rPr>
          <w:rFonts w:ascii="Arial" w:hAnsi="Arial"/>
        </w:rPr>
        <w:t xml:space="preserve"> </w:t>
      </w:r>
      <w:r w:rsidRPr="00D00D4A">
        <w:rPr>
          <w:rFonts w:ascii="Arial" w:hAnsi="Arial"/>
        </w:rPr>
        <w:tab/>
        <w:t>See 7.8.3</w:t>
      </w:r>
    </w:p>
    <w:p w14:paraId="68CFF6BD" w14:textId="77777777" w:rsidR="00E80769" w:rsidRPr="0062419A" w:rsidRDefault="00E80769" w:rsidP="00E80769">
      <w:pPr>
        <w:pStyle w:val="SyntaxDefinition"/>
        <w:rPr>
          <w:rFonts w:ascii="Courier New" w:hAnsi="Courier New" w:cs="Courier New"/>
          <w:b/>
          <w:i w:val="0"/>
        </w:rPr>
      </w:pPr>
      <w:r w:rsidRPr="0062419A">
        <w:rPr>
          <w:rFonts w:ascii="Courier New" w:hAnsi="Courier New" w:cs="Courier New"/>
          <w:b/>
          <w:i w:val="0"/>
        </w:rPr>
        <w:t>1  2  3  4  5  6  7  8  9</w:t>
      </w:r>
    </w:p>
    <w:p w14:paraId="0D39A361" w14:textId="77777777" w:rsidR="00E80769" w:rsidRPr="00984A3F" w:rsidRDefault="00E80769" w:rsidP="00E80769">
      <w:pPr>
        <w:pStyle w:val="SyntaxRule"/>
      </w:pPr>
      <w:r w:rsidRPr="00984A3F">
        <w:t xml:space="preserve">ExponentPart </w:t>
      </w:r>
      <w:r w:rsidRPr="007A29B2">
        <w:rPr>
          <w:rFonts w:ascii="Arial" w:hAnsi="Arial" w:cs="Arial"/>
          <w:b/>
          <w:i w:val="0"/>
        </w:rPr>
        <w:t>::</w:t>
      </w:r>
      <w:r w:rsidRPr="00C63A9A">
        <w:rPr>
          <w:rFonts w:ascii="Arial" w:hAnsi="Arial"/>
        </w:rPr>
        <w:t xml:space="preserve"> </w:t>
      </w:r>
      <w:r w:rsidRPr="00D00D4A">
        <w:rPr>
          <w:rFonts w:ascii="Arial" w:hAnsi="Arial"/>
        </w:rPr>
        <w:tab/>
        <w:t>See 7.8.3</w:t>
      </w:r>
    </w:p>
    <w:p w14:paraId="773D773C" w14:textId="77777777" w:rsidR="00E80769" w:rsidRPr="00984A3F" w:rsidRDefault="00E80769" w:rsidP="00E80769">
      <w:pPr>
        <w:pStyle w:val="SyntaxDefinition"/>
      </w:pPr>
      <w:r w:rsidRPr="00984A3F">
        <w:t>ExponentIndicator SignedInteger</w:t>
      </w:r>
    </w:p>
    <w:p w14:paraId="0C141F14" w14:textId="77777777" w:rsidR="00E80769" w:rsidRPr="004563B8" w:rsidRDefault="00E80769" w:rsidP="00E80769">
      <w:pPr>
        <w:pStyle w:val="SyntaxRule"/>
      </w:pPr>
      <w:r w:rsidRPr="004563B8">
        <w:t xml:space="preserve">ExponentIndicator </w:t>
      </w:r>
      <w:r w:rsidRPr="006D03FA">
        <w:rPr>
          <w:rFonts w:ascii="Arial" w:hAnsi="Arial"/>
          <w:b/>
          <w:i w:val="0"/>
        </w:rPr>
        <w:t>::</w:t>
      </w:r>
      <w:r w:rsidRPr="00D00D4A">
        <w:rPr>
          <w:rFonts w:ascii="Arial" w:hAnsi="Arial"/>
          <w:b/>
        </w:rPr>
        <w:t xml:space="preserve"> </w:t>
      </w:r>
      <w:r w:rsidRPr="007A29B2">
        <w:rPr>
          <w:rFonts w:ascii="Arial" w:hAnsi="Arial"/>
          <w:b/>
          <w:i w:val="0"/>
        </w:rPr>
        <w:t>one of</w:t>
      </w:r>
      <w:r w:rsidRPr="00D00D4A">
        <w:rPr>
          <w:rFonts w:ascii="Arial" w:hAnsi="Arial"/>
        </w:rPr>
        <w:tab/>
        <w:t>See 7.8.3</w:t>
      </w:r>
    </w:p>
    <w:p w14:paraId="7AF8F37E"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e  E</w:t>
      </w:r>
    </w:p>
    <w:p w14:paraId="3BA20F93" w14:textId="77777777" w:rsidR="00E80769" w:rsidRDefault="00E80769" w:rsidP="00E80769">
      <w:pPr>
        <w:pStyle w:val="M0"/>
        <w:spacing w:after="0"/>
        <w:rPr>
          <w:sz w:val="16"/>
        </w:rPr>
      </w:pPr>
    </w:p>
    <w:p w14:paraId="533C5C55" w14:textId="77777777" w:rsidR="00E80769" w:rsidRPr="00D00D4A" w:rsidRDefault="00E80769" w:rsidP="00E80769">
      <w:pPr>
        <w:pStyle w:val="SyntaxRule"/>
        <w:rPr>
          <w:rFonts w:ascii="Arial" w:hAnsi="Arial"/>
        </w:rPr>
      </w:pPr>
      <w:r w:rsidRPr="004563B8">
        <w:t xml:space="preserve">SignedInteger </w:t>
      </w:r>
      <w:r w:rsidRPr="006D03FA">
        <w:rPr>
          <w:rFonts w:ascii="Arial" w:hAnsi="Arial"/>
          <w:b/>
          <w:i w:val="0"/>
        </w:rPr>
        <w:t>::</w:t>
      </w:r>
      <w:r w:rsidRPr="00D00D4A">
        <w:rPr>
          <w:rFonts w:ascii="Arial" w:hAnsi="Arial"/>
        </w:rPr>
        <w:tab/>
        <w:t>See 7.8.3</w:t>
      </w:r>
    </w:p>
    <w:p w14:paraId="4DAF123A" w14:textId="77777777" w:rsidR="00E80769" w:rsidRPr="004563B8" w:rsidRDefault="00E80769" w:rsidP="00E80769">
      <w:pPr>
        <w:pStyle w:val="SyntaxDefinition"/>
      </w:pPr>
      <w:r w:rsidRPr="004563B8">
        <w:t>DecimalDigits</w:t>
      </w:r>
      <w:r w:rsidRPr="004563B8">
        <w:br/>
      </w:r>
      <w:r w:rsidRPr="004431E2">
        <w:rPr>
          <w:rFonts w:ascii="Courier New" w:hAnsi="Courier New"/>
          <w:b/>
          <w:i w:val="0"/>
        </w:rPr>
        <w:t>+</w:t>
      </w:r>
      <w:r w:rsidRPr="004563B8">
        <w:t xml:space="preserve"> DecimalDigits</w:t>
      </w:r>
      <w:r w:rsidRPr="004563B8">
        <w:br/>
      </w:r>
      <w:r w:rsidRPr="004431E2">
        <w:rPr>
          <w:rFonts w:ascii="Courier New" w:hAnsi="Courier New"/>
          <w:b/>
          <w:i w:val="0"/>
        </w:rPr>
        <w:t>-</w:t>
      </w:r>
      <w:r w:rsidRPr="004563B8">
        <w:t xml:space="preserve"> DecimalDigits</w:t>
      </w:r>
    </w:p>
    <w:p w14:paraId="505B23BF" w14:textId="77777777" w:rsidR="00E80769" w:rsidRDefault="00E80769" w:rsidP="00E80769">
      <w:pPr>
        <w:pStyle w:val="M0"/>
        <w:spacing w:after="0"/>
        <w:rPr>
          <w:sz w:val="16"/>
        </w:rPr>
      </w:pPr>
    </w:p>
    <w:p w14:paraId="537726B6" w14:textId="77777777" w:rsidR="00E80769" w:rsidRPr="00D00D4A" w:rsidRDefault="00E80769" w:rsidP="00E80769">
      <w:pPr>
        <w:pStyle w:val="SyntaxRule"/>
        <w:rPr>
          <w:rFonts w:ascii="Arial" w:hAnsi="Arial"/>
        </w:rPr>
      </w:pPr>
      <w:r w:rsidRPr="004563B8">
        <w:t xml:space="preserve">HexIntegerLiteral </w:t>
      </w:r>
      <w:r w:rsidRPr="006D03FA">
        <w:rPr>
          <w:rFonts w:ascii="Arial" w:hAnsi="Arial"/>
          <w:b/>
          <w:i w:val="0"/>
        </w:rPr>
        <w:t>::</w:t>
      </w:r>
      <w:r w:rsidRPr="00D00D4A">
        <w:rPr>
          <w:rFonts w:ascii="Arial" w:hAnsi="Arial"/>
        </w:rPr>
        <w:tab/>
        <w:t>See 7.8.3</w:t>
      </w:r>
    </w:p>
    <w:p w14:paraId="1D14E32B" w14:textId="77777777" w:rsidR="00E80769" w:rsidRPr="004563B8" w:rsidRDefault="00E80769" w:rsidP="00E80769">
      <w:pPr>
        <w:pStyle w:val="SyntaxDefinition"/>
      </w:pPr>
      <w:r w:rsidRPr="004431E2">
        <w:rPr>
          <w:rFonts w:ascii="Courier New" w:hAnsi="Courier New"/>
          <w:b/>
          <w:i w:val="0"/>
        </w:rPr>
        <w:t>0x</w:t>
      </w:r>
      <w:r w:rsidRPr="004563B8">
        <w:t xml:space="preserve"> HexDigit</w:t>
      </w:r>
      <w:r w:rsidRPr="004563B8">
        <w:br/>
      </w:r>
      <w:r w:rsidRPr="004431E2">
        <w:rPr>
          <w:rFonts w:ascii="Courier New" w:hAnsi="Courier New"/>
          <w:b/>
          <w:i w:val="0"/>
        </w:rPr>
        <w:t>0X</w:t>
      </w:r>
      <w:r w:rsidRPr="004563B8">
        <w:t xml:space="preserve"> HexDigit</w:t>
      </w:r>
      <w:r w:rsidRPr="004563B8">
        <w:br/>
        <w:t>HexIntegerLiteral HexDigit</w:t>
      </w:r>
    </w:p>
    <w:p w14:paraId="455BB44C" w14:textId="77777777" w:rsidR="00E80769" w:rsidRPr="004563B8" w:rsidRDefault="00E80769" w:rsidP="00E80769">
      <w:pPr>
        <w:pStyle w:val="SyntaxRule"/>
      </w:pPr>
      <w:r w:rsidRPr="004563B8">
        <w:t xml:space="preserve">HexDigit </w:t>
      </w:r>
      <w:r w:rsidRPr="007A29B2">
        <w:rPr>
          <w:rFonts w:ascii="Arial" w:hAnsi="Arial" w:cs="Arial"/>
          <w:b/>
          <w:i w:val="0"/>
        </w:rPr>
        <w:t>::</w:t>
      </w:r>
      <w:r w:rsidRPr="00D00D4A">
        <w:rPr>
          <w:b/>
        </w:rPr>
        <w:t xml:space="preserve"> </w:t>
      </w:r>
      <w:r w:rsidRPr="007A29B2">
        <w:rPr>
          <w:rFonts w:ascii="Arial" w:hAnsi="Arial" w:cs="Arial"/>
          <w:b/>
          <w:i w:val="0"/>
        </w:rPr>
        <w:t>one of</w:t>
      </w:r>
      <w:r w:rsidRPr="00D00D4A">
        <w:tab/>
      </w:r>
      <w:r w:rsidRPr="007A29B2">
        <w:rPr>
          <w:rFonts w:ascii="Arial" w:hAnsi="Arial"/>
        </w:rPr>
        <w:t>See 7.8.3</w:t>
      </w:r>
    </w:p>
    <w:p w14:paraId="6A20B2FB" w14:textId="77777777" w:rsidR="00E80769" w:rsidRPr="004563B8" w:rsidRDefault="00E80769" w:rsidP="00E80769">
      <w:pPr>
        <w:pStyle w:val="SyntaxDefinition"/>
      </w:pPr>
      <w:r>
        <w:rPr>
          <w:rFonts w:ascii="Courier New" w:hAnsi="Courier New" w:cs="Courier New"/>
          <w:b/>
          <w:i w:val="0"/>
        </w:rPr>
        <w:t>0 1 2 3 4 5 6 7 8 9 a b c d e f A B C D E</w:t>
      </w:r>
      <w:r w:rsidRPr="00B470C7">
        <w:rPr>
          <w:rFonts w:ascii="Courier New" w:hAnsi="Courier New" w:cs="Courier New"/>
          <w:b/>
          <w:i w:val="0"/>
        </w:rPr>
        <w:t xml:space="preserve"> F</w:t>
      </w:r>
    </w:p>
    <w:p w14:paraId="037F2C31" w14:textId="77777777" w:rsidR="00E80769" w:rsidRPr="00D00D4A" w:rsidRDefault="00E80769" w:rsidP="00E80769">
      <w:pPr>
        <w:pStyle w:val="SyntaxRule"/>
        <w:rPr>
          <w:rFonts w:ascii="Arial" w:hAnsi="Arial"/>
        </w:rPr>
      </w:pPr>
      <w:r w:rsidRPr="004563B8">
        <w:t xml:space="preserve">StringLiteral </w:t>
      </w:r>
      <w:r w:rsidRPr="006D03FA">
        <w:rPr>
          <w:rFonts w:ascii="Arial" w:hAnsi="Arial"/>
          <w:b/>
          <w:i w:val="0"/>
        </w:rPr>
        <w:t>::</w:t>
      </w:r>
      <w:r w:rsidRPr="00D00D4A">
        <w:rPr>
          <w:rFonts w:ascii="Arial" w:hAnsi="Arial"/>
        </w:rPr>
        <w:tab/>
        <w:t>See 7.8.4</w:t>
      </w:r>
    </w:p>
    <w:p w14:paraId="40CF0195" w14:textId="77777777" w:rsidR="00E80769" w:rsidRPr="004563B8" w:rsidRDefault="00E80769" w:rsidP="00E80769">
      <w:pPr>
        <w:pStyle w:val="SyntaxDefinition"/>
      </w:pPr>
      <w:r w:rsidRPr="00612C55">
        <w:rPr>
          <w:rFonts w:ascii="Courier New" w:hAnsi="Courier New"/>
          <w:b/>
          <w:i w:val="0"/>
        </w:rPr>
        <w:t>"</w:t>
      </w:r>
      <w:r w:rsidRPr="004563B8">
        <w:t xml:space="preserve"> DoubleStringCharacters</w:t>
      </w:r>
      <w:r w:rsidRPr="005E74B3">
        <w:rPr>
          <w:rFonts w:ascii="Arial" w:hAnsi="Arial"/>
          <w:i w:val="0"/>
          <w:vertAlign w:val="subscript"/>
        </w:rPr>
        <w:t>opt</w:t>
      </w:r>
      <w:r w:rsidRPr="004563B8">
        <w:rPr>
          <w:b/>
        </w:rPr>
        <w:t xml:space="preserve"> </w:t>
      </w:r>
      <w:r w:rsidRPr="00612C55">
        <w:rPr>
          <w:rFonts w:ascii="Courier New" w:hAnsi="Courier New"/>
          <w:b/>
          <w:i w:val="0"/>
        </w:rPr>
        <w:t>"</w:t>
      </w:r>
      <w:r w:rsidRPr="004431E2">
        <w:rPr>
          <w:rFonts w:ascii="Courier New" w:hAnsi="Courier New"/>
          <w:b/>
          <w:i w:val="0"/>
        </w:rPr>
        <w:br/>
      </w:r>
      <w:r w:rsidRPr="00612C55">
        <w:rPr>
          <w:rFonts w:ascii="Courier New" w:hAnsi="Courier New"/>
          <w:b/>
          <w:i w:val="0"/>
        </w:rPr>
        <w:t>'</w:t>
      </w:r>
      <w:r w:rsidRPr="004563B8">
        <w:t xml:space="preserve"> SingleStringCharacters</w:t>
      </w:r>
      <w:r w:rsidRPr="005E74B3">
        <w:rPr>
          <w:rFonts w:ascii="Arial" w:hAnsi="Arial"/>
          <w:i w:val="0"/>
          <w:vertAlign w:val="subscript"/>
        </w:rPr>
        <w:t>opt</w:t>
      </w:r>
      <w:r w:rsidRPr="004563B8">
        <w:rPr>
          <w:vertAlign w:val="subscript"/>
        </w:rPr>
        <w:t xml:space="preserve"> </w:t>
      </w:r>
      <w:r w:rsidRPr="004563B8">
        <w:t xml:space="preserve"> </w:t>
      </w:r>
      <w:r w:rsidRPr="00612C55">
        <w:rPr>
          <w:rFonts w:ascii="Courier New" w:hAnsi="Courier New"/>
          <w:b/>
          <w:i w:val="0"/>
        </w:rPr>
        <w:t>'</w:t>
      </w:r>
    </w:p>
    <w:p w14:paraId="607C8A4B" w14:textId="77777777" w:rsidR="00E80769" w:rsidRPr="00D00D4A" w:rsidRDefault="00E80769" w:rsidP="00E80769">
      <w:pPr>
        <w:pStyle w:val="SyntaxRule"/>
        <w:rPr>
          <w:rFonts w:ascii="Arial" w:hAnsi="Arial"/>
        </w:rPr>
      </w:pPr>
      <w:r w:rsidRPr="004563B8">
        <w:t xml:space="preserve">DoubleStringCharacters </w:t>
      </w:r>
      <w:r w:rsidRPr="006D03FA">
        <w:rPr>
          <w:rFonts w:ascii="Arial" w:hAnsi="Arial"/>
          <w:b/>
          <w:i w:val="0"/>
        </w:rPr>
        <w:t>::</w:t>
      </w:r>
      <w:r w:rsidRPr="00D00D4A">
        <w:rPr>
          <w:rFonts w:ascii="Arial" w:hAnsi="Arial"/>
        </w:rPr>
        <w:tab/>
        <w:t>See 7.8.4</w:t>
      </w:r>
    </w:p>
    <w:p w14:paraId="24D23EEE" w14:textId="77777777" w:rsidR="00E80769" w:rsidRPr="004563B8" w:rsidRDefault="00E80769" w:rsidP="00E80769">
      <w:pPr>
        <w:pStyle w:val="SyntaxDefinition"/>
      </w:pPr>
      <w:r w:rsidRPr="004563B8">
        <w:t>DoubleStringCharacter DoubleStringCharacters</w:t>
      </w:r>
      <w:r w:rsidRPr="005E74B3">
        <w:rPr>
          <w:rFonts w:ascii="Arial" w:hAnsi="Arial"/>
          <w:i w:val="0"/>
          <w:vertAlign w:val="subscript"/>
        </w:rPr>
        <w:t>opt</w:t>
      </w:r>
    </w:p>
    <w:p w14:paraId="30C50894" w14:textId="77777777" w:rsidR="00E80769" w:rsidRPr="00D00D4A" w:rsidRDefault="00E80769" w:rsidP="00E80769">
      <w:pPr>
        <w:pStyle w:val="SyntaxRule"/>
        <w:rPr>
          <w:rFonts w:ascii="Arial" w:hAnsi="Arial"/>
        </w:rPr>
      </w:pPr>
      <w:r w:rsidRPr="004563B8">
        <w:t xml:space="preserve">SingleStringCharacters </w:t>
      </w:r>
      <w:r w:rsidRPr="006D03FA">
        <w:rPr>
          <w:rFonts w:ascii="Arial" w:hAnsi="Arial"/>
          <w:b/>
          <w:i w:val="0"/>
        </w:rPr>
        <w:t>::</w:t>
      </w:r>
      <w:r w:rsidRPr="00D00D4A">
        <w:rPr>
          <w:rFonts w:ascii="Arial" w:hAnsi="Arial"/>
        </w:rPr>
        <w:tab/>
        <w:t>See 7.8.4</w:t>
      </w:r>
    </w:p>
    <w:p w14:paraId="11E6E09F" w14:textId="77777777" w:rsidR="00E80769" w:rsidRPr="004563B8" w:rsidRDefault="00E80769" w:rsidP="00E80769">
      <w:pPr>
        <w:pStyle w:val="SyntaxDefinition"/>
      </w:pPr>
      <w:r w:rsidRPr="004563B8">
        <w:t>SingleStringCharacter SingleStringCharacters</w:t>
      </w:r>
      <w:r w:rsidRPr="005E74B3">
        <w:rPr>
          <w:rFonts w:ascii="Arial" w:hAnsi="Arial"/>
          <w:i w:val="0"/>
          <w:vertAlign w:val="subscript"/>
        </w:rPr>
        <w:t>opt</w:t>
      </w:r>
    </w:p>
    <w:p w14:paraId="6143F8D8" w14:textId="77777777" w:rsidR="00E80769" w:rsidRPr="00D00D4A" w:rsidRDefault="00E80769" w:rsidP="00E80769">
      <w:pPr>
        <w:pStyle w:val="SyntaxRule"/>
        <w:rPr>
          <w:rFonts w:ascii="Arial" w:hAnsi="Arial"/>
        </w:rPr>
      </w:pPr>
      <w:r w:rsidRPr="004563B8">
        <w:t xml:space="preserve">DoubleStringCharacter </w:t>
      </w:r>
      <w:r w:rsidRPr="006D03FA">
        <w:rPr>
          <w:rFonts w:ascii="Arial" w:hAnsi="Arial"/>
          <w:b/>
          <w:i w:val="0"/>
        </w:rPr>
        <w:t>::</w:t>
      </w:r>
      <w:r w:rsidRPr="00D00D4A">
        <w:rPr>
          <w:rFonts w:ascii="Arial" w:hAnsi="Arial"/>
        </w:rPr>
        <w:tab/>
        <w:t>See 7.8.4</w:t>
      </w:r>
    </w:p>
    <w:p w14:paraId="07AE6272"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w:t>
      </w:r>
      <w:r w:rsidRPr="004563B8">
        <w:t xml:space="preserve"> </w:t>
      </w:r>
      <w:r w:rsidRPr="007A29B2">
        <w:rPr>
          <w:rFonts w:ascii="Arial" w:hAnsi="Arial"/>
          <w:b/>
          <w:i w:val="0"/>
        </w:rPr>
        <w:t>or</w:t>
      </w:r>
      <w:r w:rsidRPr="00D00D4A">
        <w:rPr>
          <w:rFonts w:ascii="Arial" w:hAnsi="Arial"/>
          <w:b/>
        </w:rPr>
        <w:t xml:space="preserve"> </w:t>
      </w:r>
      <w:r w:rsidRPr="004563B8">
        <w:t>LineTerminator</w:t>
      </w:r>
      <w:r w:rsidRPr="004563B8">
        <w:br/>
      </w:r>
      <w:r w:rsidRPr="004431E2">
        <w:rPr>
          <w:rFonts w:ascii="Courier New" w:hAnsi="Courier New"/>
          <w:b/>
          <w:i w:val="0"/>
        </w:rPr>
        <w:t xml:space="preserve">\ </w:t>
      </w:r>
      <w:r w:rsidRPr="004563B8">
        <w:t>EscapeSequence</w:t>
      </w:r>
      <w:r>
        <w:br/>
      </w:r>
      <w:r w:rsidRPr="004563B8">
        <w:t>LineContinuation</w:t>
      </w:r>
    </w:p>
    <w:p w14:paraId="48035913" w14:textId="77777777" w:rsidR="00E80769" w:rsidRPr="00D00D4A" w:rsidRDefault="00E80769" w:rsidP="00E80769">
      <w:pPr>
        <w:pStyle w:val="SyntaxRule"/>
        <w:rPr>
          <w:rFonts w:ascii="Arial" w:hAnsi="Arial"/>
        </w:rPr>
      </w:pPr>
      <w:r w:rsidRPr="004563B8">
        <w:t xml:space="preserve">SingleStringCharacter </w:t>
      </w:r>
      <w:r w:rsidRPr="006D03FA">
        <w:rPr>
          <w:rFonts w:ascii="Arial" w:hAnsi="Arial"/>
          <w:b/>
          <w:i w:val="0"/>
        </w:rPr>
        <w:t>::</w:t>
      </w:r>
      <w:r w:rsidRPr="00D00D4A">
        <w:rPr>
          <w:rFonts w:ascii="Arial" w:hAnsi="Arial"/>
        </w:rPr>
        <w:tab/>
        <w:t>See 7.8.4</w:t>
      </w:r>
    </w:p>
    <w:p w14:paraId="437D0771"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4563B8">
        <w:t xml:space="preserve"> </w:t>
      </w:r>
      <w:r w:rsidRPr="004431E2">
        <w:rPr>
          <w:rFonts w:ascii="Courier New" w:hAnsi="Courier New"/>
          <w:b/>
          <w:i w:val="0"/>
        </w:rPr>
        <w:t>\</w:t>
      </w:r>
      <w:r w:rsidRPr="004563B8">
        <w:t xml:space="preserve"> </w:t>
      </w:r>
      <w:r w:rsidRPr="007A29B2">
        <w:rPr>
          <w:rFonts w:ascii="Arial" w:hAnsi="Arial"/>
          <w:b/>
          <w:i w:val="0"/>
        </w:rPr>
        <w:t>or</w:t>
      </w:r>
      <w:r w:rsidRPr="00D00D4A">
        <w:rPr>
          <w:rFonts w:ascii="Arial" w:hAnsi="Arial"/>
          <w:b/>
        </w:rPr>
        <w:t xml:space="preserve"> </w:t>
      </w:r>
      <w:r w:rsidRPr="004563B8">
        <w:t>LineTerminator</w:t>
      </w:r>
      <w:r w:rsidRPr="004563B8">
        <w:br/>
      </w:r>
      <w:r w:rsidRPr="004431E2">
        <w:rPr>
          <w:rFonts w:ascii="Courier New" w:hAnsi="Courier New"/>
          <w:b/>
          <w:i w:val="0"/>
        </w:rPr>
        <w:t xml:space="preserve">\ </w:t>
      </w:r>
      <w:r w:rsidRPr="004563B8">
        <w:t>EscapeSequence</w:t>
      </w:r>
      <w:r>
        <w:br/>
      </w:r>
      <w:r w:rsidRPr="004563B8">
        <w:t>LineContinuation</w:t>
      </w:r>
    </w:p>
    <w:p w14:paraId="2E935637" w14:textId="77777777" w:rsidR="00E80769" w:rsidRPr="00D00D4A" w:rsidRDefault="00E80769" w:rsidP="00E80769">
      <w:pPr>
        <w:pStyle w:val="SyntaxRule"/>
        <w:rPr>
          <w:rFonts w:ascii="Arial" w:hAnsi="Arial"/>
        </w:rPr>
      </w:pPr>
      <w:r w:rsidRPr="004563B8">
        <w:t xml:space="preserve">LineContinuation </w:t>
      </w:r>
      <w:r w:rsidRPr="006D03FA">
        <w:rPr>
          <w:rFonts w:ascii="Arial" w:hAnsi="Arial"/>
          <w:b/>
          <w:i w:val="0"/>
        </w:rPr>
        <w:t>::</w:t>
      </w:r>
      <w:r w:rsidRPr="00D00D4A">
        <w:rPr>
          <w:rFonts w:ascii="Arial" w:hAnsi="Arial"/>
        </w:rPr>
        <w:tab/>
        <w:t>See 7.8.4</w:t>
      </w:r>
    </w:p>
    <w:p w14:paraId="655F3F7D" w14:textId="77777777" w:rsidR="00E80769" w:rsidRPr="004563B8" w:rsidRDefault="00E80769" w:rsidP="00E80769">
      <w:pPr>
        <w:pStyle w:val="SyntaxDefinition"/>
      </w:pPr>
      <w:r w:rsidRPr="004431E2">
        <w:rPr>
          <w:rFonts w:ascii="Courier New" w:hAnsi="Courier New" w:cs="Courier New"/>
          <w:b/>
          <w:i w:val="0"/>
        </w:rPr>
        <w:t xml:space="preserve">\ </w:t>
      </w:r>
      <w:r w:rsidRPr="004563B8">
        <w:t>LineTerminatorSequence</w:t>
      </w:r>
    </w:p>
    <w:p w14:paraId="12139181" w14:textId="77777777" w:rsidR="00E80769" w:rsidRPr="00D00D4A" w:rsidRDefault="00E80769" w:rsidP="00E80769">
      <w:pPr>
        <w:pStyle w:val="SyntaxRule"/>
        <w:rPr>
          <w:rFonts w:ascii="Arial" w:hAnsi="Arial"/>
        </w:rPr>
      </w:pPr>
      <w:r w:rsidRPr="004563B8">
        <w:t xml:space="preserve">EscapeSequence </w:t>
      </w:r>
      <w:r w:rsidRPr="006D03FA">
        <w:rPr>
          <w:rFonts w:ascii="Arial" w:hAnsi="Arial"/>
          <w:b/>
          <w:i w:val="0"/>
        </w:rPr>
        <w:t>::</w:t>
      </w:r>
      <w:r w:rsidRPr="00D00D4A">
        <w:rPr>
          <w:rFonts w:ascii="Arial" w:hAnsi="Arial"/>
        </w:rPr>
        <w:tab/>
        <w:t>See 7.8.4</w:t>
      </w:r>
    </w:p>
    <w:p w14:paraId="13C1B558" w14:textId="77777777" w:rsidR="00E80769" w:rsidRPr="004563B8" w:rsidRDefault="00E80769" w:rsidP="00E80769">
      <w:pPr>
        <w:pStyle w:val="SyntaxDefinition"/>
      </w:pPr>
      <w:r w:rsidRPr="004563B8">
        <w:t>CharacterEscapeSequence</w:t>
      </w:r>
      <w:r w:rsidRPr="004563B8">
        <w:br/>
      </w:r>
      <w:r w:rsidRPr="004431E2">
        <w:rPr>
          <w:rFonts w:ascii="Courier New" w:hAnsi="Courier New"/>
          <w:b/>
          <w:i w:val="0"/>
        </w:rPr>
        <w:t>0</w:t>
      </w:r>
      <w:r w:rsidRPr="004563B8">
        <w:t xml:space="preserve">  </w:t>
      </w:r>
      <w:r w:rsidRPr="00B470C7">
        <w:rPr>
          <w:rFonts w:ascii="Arial" w:hAnsi="Arial"/>
          <w:i w:val="0"/>
          <w:sz w:val="16"/>
        </w:rPr>
        <w:t xml:space="preserve">[lookahead </w:t>
      </w:r>
      <w:r w:rsidRPr="00B470C7">
        <w:rPr>
          <w:rFonts w:ascii="Arial" w:hAnsi="Arial"/>
          <w:i w:val="0"/>
          <w:sz w:val="16"/>
        </w:rPr>
        <w:sym w:font="Symbol" w:char="F0CF"/>
      </w:r>
      <w:r w:rsidRPr="00D00D4A">
        <w:rPr>
          <w:rFonts w:ascii="Arial" w:hAnsi="Arial"/>
          <w:sz w:val="16"/>
        </w:rPr>
        <w:t xml:space="preserve"> </w:t>
      </w:r>
      <w:r w:rsidRPr="004563B8">
        <w:rPr>
          <w:sz w:val="16"/>
        </w:rPr>
        <w:t>DecimalDigit</w:t>
      </w:r>
      <w:r w:rsidRPr="00B470C7">
        <w:rPr>
          <w:rFonts w:ascii="Arial" w:hAnsi="Arial"/>
          <w:i w:val="0"/>
          <w:sz w:val="16"/>
        </w:rPr>
        <w:t>]</w:t>
      </w:r>
      <w:r w:rsidRPr="004563B8">
        <w:br/>
        <w:t>HexEscapeSequence</w:t>
      </w:r>
      <w:r w:rsidRPr="004563B8">
        <w:br/>
        <w:t>UnicodeEscapeSequence</w:t>
      </w:r>
    </w:p>
    <w:p w14:paraId="09569C48" w14:textId="77777777" w:rsidR="00E80769" w:rsidRPr="00D00D4A" w:rsidRDefault="00E80769" w:rsidP="00E80769">
      <w:pPr>
        <w:pStyle w:val="SyntaxRule"/>
        <w:rPr>
          <w:rFonts w:ascii="Arial" w:hAnsi="Arial"/>
        </w:rPr>
      </w:pPr>
      <w:r w:rsidRPr="004563B8">
        <w:t xml:space="preserve">CharacterEscapeSequence </w:t>
      </w:r>
      <w:r w:rsidRPr="006D03FA">
        <w:rPr>
          <w:rFonts w:ascii="Arial" w:hAnsi="Arial"/>
          <w:b/>
          <w:i w:val="0"/>
        </w:rPr>
        <w:t>::</w:t>
      </w:r>
      <w:r w:rsidRPr="00D00D4A">
        <w:rPr>
          <w:rFonts w:ascii="Arial" w:hAnsi="Arial"/>
        </w:rPr>
        <w:tab/>
        <w:t>See 7.8.4</w:t>
      </w:r>
    </w:p>
    <w:p w14:paraId="5AB6292E" w14:textId="77777777" w:rsidR="00E80769" w:rsidRPr="004563B8" w:rsidRDefault="00E80769" w:rsidP="00E80769">
      <w:pPr>
        <w:pStyle w:val="SyntaxDefinition"/>
      </w:pPr>
      <w:r w:rsidRPr="004563B8">
        <w:t>SingleEscapeCharacter</w:t>
      </w:r>
      <w:r w:rsidRPr="004563B8">
        <w:br/>
        <w:t>NonEscapeCharacter</w:t>
      </w:r>
    </w:p>
    <w:p w14:paraId="1956BE4D" w14:textId="77777777" w:rsidR="00E80769" w:rsidRPr="00D00D4A" w:rsidRDefault="00E80769" w:rsidP="00E80769">
      <w:pPr>
        <w:pStyle w:val="SyntaxRule"/>
        <w:rPr>
          <w:rFonts w:ascii="Arial" w:hAnsi="Arial"/>
        </w:rPr>
      </w:pPr>
      <w:r w:rsidRPr="004563B8">
        <w:t xml:space="preserve">SingleEscapeCharacter </w:t>
      </w:r>
      <w:r w:rsidRPr="006D03FA">
        <w:rPr>
          <w:rFonts w:ascii="Arial" w:hAnsi="Arial"/>
          <w:b/>
          <w:i w:val="0"/>
        </w:rPr>
        <w:t>::</w:t>
      </w:r>
      <w:r w:rsidRPr="00D00D4A">
        <w:rPr>
          <w:rFonts w:ascii="Arial" w:hAnsi="Arial"/>
        </w:rPr>
        <w:t xml:space="preserve">  </w:t>
      </w:r>
      <w:r w:rsidRPr="007A29B2">
        <w:rPr>
          <w:rFonts w:ascii="Arial" w:hAnsi="Arial"/>
          <w:b/>
          <w:i w:val="0"/>
        </w:rPr>
        <w:t>one of</w:t>
      </w:r>
      <w:r w:rsidRPr="00D00D4A">
        <w:rPr>
          <w:rFonts w:ascii="Arial" w:hAnsi="Arial"/>
        </w:rPr>
        <w:tab/>
        <w:t>See 7.8.4</w:t>
      </w:r>
    </w:p>
    <w:p w14:paraId="2FCF5BBA"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  "  \  b  f  n  r  t  v</w:t>
      </w:r>
    </w:p>
    <w:p w14:paraId="40FEBA8C" w14:textId="77777777" w:rsidR="00E80769" w:rsidRPr="00D00D4A" w:rsidRDefault="00E80769" w:rsidP="00E80769">
      <w:pPr>
        <w:pStyle w:val="SyntaxRule"/>
        <w:rPr>
          <w:rFonts w:ascii="Arial" w:hAnsi="Arial"/>
        </w:rPr>
      </w:pPr>
      <w:r w:rsidRPr="004563B8">
        <w:t xml:space="preserve">NonEscapeCharacter </w:t>
      </w:r>
      <w:r w:rsidRPr="006D03FA">
        <w:rPr>
          <w:rFonts w:ascii="Arial" w:hAnsi="Arial"/>
          <w:b/>
          <w:i w:val="0"/>
        </w:rPr>
        <w:t>::</w:t>
      </w:r>
      <w:r w:rsidRPr="00D00D4A">
        <w:rPr>
          <w:rFonts w:ascii="Arial" w:hAnsi="Arial"/>
          <w:b/>
        </w:rPr>
        <w:tab/>
      </w:r>
      <w:r w:rsidRPr="00D00D4A">
        <w:rPr>
          <w:rFonts w:ascii="Arial" w:hAnsi="Arial"/>
        </w:rPr>
        <w:t>See 7.8.4</w:t>
      </w:r>
    </w:p>
    <w:p w14:paraId="07476DBF" w14:textId="77777777" w:rsidR="00E80769" w:rsidRPr="004563B8" w:rsidRDefault="00E80769" w:rsidP="00E80769">
      <w:pPr>
        <w:pStyle w:val="SyntaxRule2"/>
      </w:pPr>
      <w:r w:rsidRPr="004563B8">
        <w:t>SourceCharacter</w:t>
      </w:r>
      <w:r w:rsidRPr="00D00D4A">
        <w:rPr>
          <w:rFonts w:ascii="Arial" w:hAnsi="Arial"/>
          <w:b/>
        </w:rPr>
        <w:t xml:space="preserve"> </w:t>
      </w:r>
      <w:r w:rsidRPr="007A29B2">
        <w:rPr>
          <w:rFonts w:ascii="Arial" w:hAnsi="Arial"/>
          <w:b/>
          <w:i w:val="0"/>
        </w:rPr>
        <w:t>but not</w:t>
      </w:r>
      <w:r>
        <w:rPr>
          <w:rFonts w:ascii="Arial" w:hAnsi="Arial"/>
          <w:b/>
          <w:i w:val="0"/>
        </w:rPr>
        <w:t xml:space="preserve"> one of</w:t>
      </w:r>
      <w:r w:rsidRPr="00D00D4A">
        <w:rPr>
          <w:rFonts w:ascii="Arial" w:hAnsi="Arial"/>
        </w:rPr>
        <w:t xml:space="preserve"> </w:t>
      </w:r>
      <w:r w:rsidRPr="004563B8">
        <w:t xml:space="preserve">EscapeCharacter </w:t>
      </w:r>
      <w:r w:rsidRPr="007A29B2">
        <w:rPr>
          <w:rFonts w:ascii="Arial" w:hAnsi="Arial"/>
          <w:b/>
          <w:i w:val="0"/>
        </w:rPr>
        <w:t>or</w:t>
      </w:r>
      <w:r w:rsidRPr="004563B8">
        <w:rPr>
          <w:b/>
        </w:rPr>
        <w:t xml:space="preserve"> </w:t>
      </w:r>
      <w:r w:rsidRPr="004563B8">
        <w:t>LineTerminator</w:t>
      </w:r>
    </w:p>
    <w:p w14:paraId="5A49E68B" w14:textId="77777777" w:rsidR="00E80769" w:rsidRDefault="00E80769" w:rsidP="00E80769">
      <w:pPr>
        <w:pStyle w:val="M0"/>
        <w:spacing w:after="0"/>
        <w:rPr>
          <w:sz w:val="16"/>
        </w:rPr>
      </w:pPr>
    </w:p>
    <w:p w14:paraId="601E3823" w14:textId="77777777" w:rsidR="00E80769" w:rsidRPr="00D00D4A" w:rsidRDefault="00E80769" w:rsidP="00E80769">
      <w:pPr>
        <w:pStyle w:val="SyntaxRule"/>
        <w:rPr>
          <w:rFonts w:ascii="Arial" w:hAnsi="Arial"/>
        </w:rPr>
      </w:pPr>
      <w:r w:rsidRPr="004563B8">
        <w:t xml:space="preserve">EscapeCharacter </w:t>
      </w:r>
      <w:r w:rsidRPr="006D03FA">
        <w:rPr>
          <w:rFonts w:ascii="Arial" w:hAnsi="Arial"/>
          <w:b/>
          <w:i w:val="0"/>
        </w:rPr>
        <w:t>::</w:t>
      </w:r>
      <w:r w:rsidRPr="00D00D4A">
        <w:rPr>
          <w:rFonts w:ascii="Arial" w:hAnsi="Arial"/>
        </w:rPr>
        <w:tab/>
        <w:t>See 7.8.4</w:t>
      </w:r>
    </w:p>
    <w:p w14:paraId="025C8829" w14:textId="77777777" w:rsidR="00E80769" w:rsidRPr="004563B8" w:rsidRDefault="00E80769" w:rsidP="00E80769">
      <w:pPr>
        <w:pStyle w:val="SyntaxDefinition"/>
      </w:pPr>
      <w:r w:rsidRPr="004563B8">
        <w:t>SingleEscapeCharacter</w:t>
      </w:r>
      <w:r w:rsidRPr="004563B8">
        <w:br/>
        <w:t>DecimalDigit</w:t>
      </w:r>
      <w:r w:rsidRPr="004563B8">
        <w:br/>
      </w:r>
      <w:r w:rsidRPr="007A29B2">
        <w:rPr>
          <w:rFonts w:ascii="Courier New" w:hAnsi="Courier New"/>
          <w:b/>
          <w:i w:val="0"/>
        </w:rPr>
        <w:t>x</w:t>
      </w:r>
      <w:r w:rsidRPr="007A29B2">
        <w:rPr>
          <w:rFonts w:ascii="Arial" w:hAnsi="Arial"/>
          <w:b/>
          <w:i w:val="0"/>
        </w:rPr>
        <w:br/>
      </w:r>
      <w:r w:rsidRPr="007A29B2">
        <w:rPr>
          <w:rFonts w:ascii="Courier New" w:hAnsi="Courier New"/>
          <w:b/>
          <w:i w:val="0"/>
        </w:rPr>
        <w:t>u</w:t>
      </w:r>
    </w:p>
    <w:p w14:paraId="32E04085" w14:textId="77777777" w:rsidR="00E80769" w:rsidRPr="00D00D4A" w:rsidRDefault="00E80769" w:rsidP="00E80769">
      <w:pPr>
        <w:pStyle w:val="SyntaxRule"/>
        <w:rPr>
          <w:rFonts w:ascii="Arial" w:hAnsi="Arial"/>
        </w:rPr>
      </w:pPr>
      <w:r w:rsidRPr="004563B8">
        <w:t xml:space="preserve">HexEscapeSequence </w:t>
      </w:r>
      <w:r w:rsidRPr="006D03FA">
        <w:rPr>
          <w:rFonts w:ascii="Arial" w:hAnsi="Arial"/>
          <w:b/>
          <w:i w:val="0"/>
        </w:rPr>
        <w:t>::</w:t>
      </w:r>
      <w:r w:rsidRPr="00D00D4A">
        <w:rPr>
          <w:rFonts w:ascii="Arial" w:hAnsi="Arial"/>
        </w:rPr>
        <w:tab/>
        <w:t>See 7.8.4</w:t>
      </w:r>
    </w:p>
    <w:p w14:paraId="60180DED" w14:textId="77777777" w:rsidR="00E80769" w:rsidRPr="004563B8" w:rsidRDefault="00E80769" w:rsidP="00E80769">
      <w:pPr>
        <w:pStyle w:val="SyntaxDefinition"/>
      </w:pPr>
      <w:r w:rsidRPr="007A29B2">
        <w:rPr>
          <w:rFonts w:ascii="Courier New" w:hAnsi="Courier New"/>
          <w:b/>
          <w:i w:val="0"/>
        </w:rPr>
        <w:t>x</w:t>
      </w:r>
      <w:r w:rsidRPr="004431E2">
        <w:rPr>
          <w:rFonts w:ascii="Courier New" w:hAnsi="Courier New"/>
          <w:b/>
          <w:i w:val="0"/>
        </w:rPr>
        <w:t xml:space="preserve"> </w:t>
      </w:r>
      <w:r w:rsidRPr="004563B8">
        <w:t>HexDigit HexDigit</w:t>
      </w:r>
    </w:p>
    <w:p w14:paraId="15DB2540" w14:textId="77777777" w:rsidR="00E80769" w:rsidRDefault="00E80769" w:rsidP="00E80769">
      <w:pPr>
        <w:pStyle w:val="M0"/>
        <w:spacing w:after="0"/>
        <w:rPr>
          <w:sz w:val="16"/>
        </w:rPr>
      </w:pPr>
    </w:p>
    <w:p w14:paraId="1330CE29" w14:textId="77777777" w:rsidR="00E80769" w:rsidRPr="00D00D4A" w:rsidRDefault="00E80769" w:rsidP="00E80769">
      <w:pPr>
        <w:pStyle w:val="SyntaxRule"/>
        <w:rPr>
          <w:rFonts w:ascii="Arial" w:hAnsi="Arial"/>
        </w:rPr>
      </w:pPr>
      <w:r w:rsidRPr="004563B8">
        <w:t xml:space="preserve">UnicodeEscapeSequence </w:t>
      </w:r>
      <w:r w:rsidRPr="006D03FA">
        <w:rPr>
          <w:rFonts w:ascii="Arial" w:hAnsi="Arial"/>
          <w:b/>
          <w:i w:val="0"/>
        </w:rPr>
        <w:t>::</w:t>
      </w:r>
      <w:r w:rsidRPr="00D00D4A">
        <w:rPr>
          <w:rFonts w:ascii="Arial" w:hAnsi="Arial"/>
        </w:rPr>
        <w:tab/>
        <w:t>See 7.8.4</w:t>
      </w:r>
    </w:p>
    <w:p w14:paraId="5261C06D" w14:textId="77777777" w:rsidR="00E80769" w:rsidRPr="004563B8" w:rsidRDefault="00E80769" w:rsidP="00E80769">
      <w:pPr>
        <w:pStyle w:val="SyntaxDefinition"/>
      </w:pPr>
      <w:r w:rsidRPr="004431E2">
        <w:rPr>
          <w:rFonts w:ascii="Courier New" w:hAnsi="Courier New"/>
          <w:b/>
          <w:i w:val="0"/>
        </w:rPr>
        <w:t>u</w:t>
      </w:r>
      <w:r w:rsidRPr="004563B8">
        <w:t xml:space="preserve"> HexDigit HexDigit HexDigit HexDigit</w:t>
      </w:r>
    </w:p>
    <w:p w14:paraId="0B200505" w14:textId="77777777" w:rsidR="00E80769" w:rsidRDefault="00E80769" w:rsidP="00E80769">
      <w:pPr>
        <w:pStyle w:val="M0"/>
        <w:spacing w:after="0"/>
        <w:rPr>
          <w:sz w:val="16"/>
        </w:rPr>
      </w:pPr>
    </w:p>
    <w:p w14:paraId="666D481D" w14:textId="77777777" w:rsidR="00E80769" w:rsidRPr="00D00D4A" w:rsidRDefault="00E80769" w:rsidP="00E80769">
      <w:pPr>
        <w:pStyle w:val="SyntaxRule"/>
        <w:rPr>
          <w:rFonts w:ascii="Arial" w:hAnsi="Arial"/>
        </w:rPr>
      </w:pPr>
      <w:r w:rsidRPr="004563B8">
        <w:t xml:space="preserve">RegularExpressionLiteral </w:t>
      </w:r>
      <w:r w:rsidRPr="006D03FA">
        <w:rPr>
          <w:rFonts w:ascii="Arial" w:hAnsi="Arial"/>
          <w:b/>
          <w:i w:val="0"/>
        </w:rPr>
        <w:t>::</w:t>
      </w:r>
      <w:r w:rsidRPr="00D00D4A">
        <w:rPr>
          <w:rFonts w:ascii="Arial" w:hAnsi="Arial"/>
        </w:rPr>
        <w:tab/>
        <w:t>See 7.8.5</w:t>
      </w:r>
    </w:p>
    <w:p w14:paraId="09745C53" w14:textId="77777777" w:rsidR="00E80769" w:rsidRPr="004563B8" w:rsidRDefault="00E80769" w:rsidP="00E80769">
      <w:pPr>
        <w:pStyle w:val="SyntaxDefinition"/>
      </w:pPr>
      <w:r w:rsidRPr="004431E2">
        <w:rPr>
          <w:rFonts w:ascii="Courier New" w:hAnsi="Courier New"/>
          <w:b/>
          <w:i w:val="0"/>
        </w:rPr>
        <w:t>/</w:t>
      </w:r>
      <w:r w:rsidRPr="004563B8">
        <w:t xml:space="preserve"> RegularExpressionBody</w:t>
      </w:r>
      <w:r w:rsidRPr="004563B8">
        <w:rPr>
          <w:b/>
        </w:rPr>
        <w:t xml:space="preserve"> </w:t>
      </w:r>
      <w:r w:rsidRPr="004431E2">
        <w:rPr>
          <w:rFonts w:ascii="Courier New" w:hAnsi="Courier New"/>
          <w:b/>
          <w:i w:val="0"/>
        </w:rPr>
        <w:t>/</w:t>
      </w:r>
      <w:r w:rsidRPr="00D00D4A">
        <w:rPr>
          <w:rFonts w:ascii="Arial" w:hAnsi="Arial"/>
          <w:b/>
        </w:rPr>
        <w:t xml:space="preserve"> </w:t>
      </w:r>
      <w:r w:rsidRPr="004563B8">
        <w:t>RegularExpressionFlags</w:t>
      </w:r>
    </w:p>
    <w:p w14:paraId="5006A32F" w14:textId="77777777" w:rsidR="00E80769" w:rsidRDefault="00E80769" w:rsidP="00E80769">
      <w:pPr>
        <w:pStyle w:val="M0"/>
        <w:spacing w:after="0"/>
        <w:rPr>
          <w:sz w:val="16"/>
        </w:rPr>
      </w:pPr>
    </w:p>
    <w:p w14:paraId="29AF2368" w14:textId="77777777" w:rsidR="00E80769" w:rsidRPr="00D00D4A" w:rsidRDefault="00E80769" w:rsidP="00E80769">
      <w:pPr>
        <w:pStyle w:val="SyntaxRule"/>
        <w:rPr>
          <w:rFonts w:ascii="Arial" w:hAnsi="Arial"/>
        </w:rPr>
      </w:pPr>
      <w:r w:rsidRPr="004563B8">
        <w:t xml:space="preserve">RegularExpressionBody </w:t>
      </w:r>
      <w:r w:rsidRPr="006D03FA">
        <w:rPr>
          <w:rFonts w:ascii="Arial" w:hAnsi="Arial"/>
          <w:b/>
          <w:i w:val="0"/>
        </w:rPr>
        <w:t>::</w:t>
      </w:r>
      <w:r w:rsidRPr="00D00D4A">
        <w:rPr>
          <w:rFonts w:ascii="Arial" w:hAnsi="Arial"/>
        </w:rPr>
        <w:tab/>
        <w:t>See 7.8.5</w:t>
      </w:r>
    </w:p>
    <w:p w14:paraId="3EEE24BF" w14:textId="77777777" w:rsidR="00E80769" w:rsidRPr="004563B8" w:rsidRDefault="00E80769" w:rsidP="00E80769">
      <w:pPr>
        <w:pStyle w:val="SyntaxDefinition"/>
      </w:pPr>
      <w:r w:rsidRPr="004563B8">
        <w:t>RegularExpressionFirstChar RegularExpressionChars</w:t>
      </w:r>
    </w:p>
    <w:p w14:paraId="510496AA" w14:textId="77777777" w:rsidR="00E80769" w:rsidRDefault="00E80769" w:rsidP="00E80769">
      <w:pPr>
        <w:pStyle w:val="M0"/>
        <w:spacing w:after="0"/>
        <w:rPr>
          <w:sz w:val="16"/>
        </w:rPr>
      </w:pPr>
    </w:p>
    <w:p w14:paraId="3814EB73" w14:textId="77777777" w:rsidR="00E80769" w:rsidRPr="00D00D4A" w:rsidRDefault="00E80769" w:rsidP="00E80769">
      <w:pPr>
        <w:pStyle w:val="SyntaxRule"/>
        <w:rPr>
          <w:rFonts w:ascii="Arial" w:hAnsi="Arial"/>
        </w:rPr>
      </w:pPr>
      <w:r w:rsidRPr="004563B8">
        <w:t xml:space="preserve">RegularExpressionChars </w:t>
      </w:r>
      <w:r w:rsidRPr="006D03FA">
        <w:rPr>
          <w:rFonts w:ascii="Arial" w:hAnsi="Arial"/>
          <w:b/>
          <w:i w:val="0"/>
        </w:rPr>
        <w:t>::</w:t>
      </w:r>
      <w:r w:rsidRPr="00D00D4A">
        <w:rPr>
          <w:rFonts w:ascii="Arial" w:hAnsi="Arial"/>
        </w:rPr>
        <w:tab/>
        <w:t>See 7.8.5</w:t>
      </w:r>
    </w:p>
    <w:p w14:paraId="15995FA4" w14:textId="77777777" w:rsidR="00E80769" w:rsidRPr="004563B8" w:rsidRDefault="00E80769" w:rsidP="00E80769">
      <w:pPr>
        <w:pStyle w:val="SyntaxDefinition"/>
        <w:rPr>
          <w:vertAlign w:val="subscript"/>
        </w:rPr>
      </w:pPr>
      <w:r w:rsidRPr="00B470C7">
        <w:rPr>
          <w:rFonts w:ascii="Arial" w:hAnsi="Arial"/>
          <w:i w:val="0"/>
          <w:sz w:val="16"/>
        </w:rPr>
        <w:t>[empty]</w:t>
      </w:r>
      <w:r w:rsidRPr="004563B8">
        <w:br/>
        <w:t>RegularExpressionChars RegularExpressionChar</w:t>
      </w:r>
    </w:p>
    <w:p w14:paraId="37F6C748" w14:textId="77777777" w:rsidR="00E80769" w:rsidRDefault="00E80769" w:rsidP="00E80769">
      <w:pPr>
        <w:pStyle w:val="M0"/>
        <w:spacing w:after="0"/>
        <w:rPr>
          <w:sz w:val="16"/>
        </w:rPr>
      </w:pPr>
    </w:p>
    <w:p w14:paraId="1147F18C" w14:textId="77777777" w:rsidR="00E80769" w:rsidRPr="00D00D4A" w:rsidRDefault="00E80769" w:rsidP="00E80769">
      <w:pPr>
        <w:pStyle w:val="SyntaxRule"/>
        <w:rPr>
          <w:rFonts w:ascii="Arial" w:hAnsi="Arial"/>
        </w:rPr>
      </w:pPr>
      <w:r w:rsidRPr="004563B8">
        <w:t xml:space="preserve">RegularExpressionFirstChar </w:t>
      </w:r>
      <w:r w:rsidRPr="006D03FA">
        <w:rPr>
          <w:rFonts w:ascii="Arial" w:hAnsi="Arial"/>
          <w:b/>
          <w:i w:val="0"/>
        </w:rPr>
        <w:t>::</w:t>
      </w:r>
      <w:r w:rsidRPr="00D00D4A">
        <w:rPr>
          <w:rFonts w:ascii="Arial" w:hAnsi="Arial"/>
        </w:rPr>
        <w:tab/>
        <w:t>See 7.8.5</w:t>
      </w:r>
    </w:p>
    <w:p w14:paraId="100A39EA" w14:textId="77777777" w:rsidR="00E80769" w:rsidRPr="004563B8" w:rsidRDefault="00E80769" w:rsidP="00E80769">
      <w:pPr>
        <w:pStyle w:val="SyntaxDefinition"/>
      </w:pPr>
      <w:r w:rsidRPr="004563B8">
        <w:t xml:space="preserve">RegularExpressionNonTerminator </w:t>
      </w:r>
      <w:r w:rsidRPr="007A29B2">
        <w:rPr>
          <w:rFonts w:ascii="Arial" w:hAnsi="Arial"/>
          <w:b/>
          <w:i w:val="0"/>
        </w:rPr>
        <w:t>but not</w:t>
      </w:r>
      <w:r>
        <w:rPr>
          <w:rFonts w:ascii="Arial" w:hAnsi="Arial"/>
          <w:b/>
          <w:i w:val="0"/>
        </w:rPr>
        <w:t xml:space="preserve"> one of</w:t>
      </w:r>
      <w:r w:rsidRPr="004563B8">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w:t>
      </w:r>
      <w:r w:rsidRPr="004563B8">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 xml:space="preserve">/ </w:t>
      </w:r>
      <w:r w:rsidRPr="007A29B2">
        <w:rPr>
          <w:rFonts w:ascii="Arial" w:hAnsi="Arial"/>
          <w:b/>
          <w:i w:val="0"/>
        </w:rPr>
        <w:t>or</w:t>
      </w:r>
      <w:r w:rsidRPr="004431E2">
        <w:rPr>
          <w:rFonts w:ascii="Courier New" w:hAnsi="Courier New"/>
          <w:b/>
          <w:i w:val="0"/>
        </w:rPr>
        <w:t xml:space="preserve"> [</w:t>
      </w:r>
      <w:r w:rsidRPr="004563B8">
        <w:br/>
        <w:t>RegularExpressionBackslashSequence</w:t>
      </w:r>
      <w:r>
        <w:br/>
      </w:r>
      <w:r w:rsidRPr="004563B8">
        <w:t>RegularExpressionClass</w:t>
      </w:r>
    </w:p>
    <w:p w14:paraId="735C865E" w14:textId="77777777" w:rsidR="00E80769" w:rsidRDefault="00E80769" w:rsidP="00E80769">
      <w:pPr>
        <w:pStyle w:val="M0"/>
        <w:spacing w:after="0"/>
        <w:rPr>
          <w:sz w:val="16"/>
        </w:rPr>
      </w:pPr>
    </w:p>
    <w:p w14:paraId="3F9BC57A" w14:textId="77777777" w:rsidR="00E80769" w:rsidRPr="00D00D4A" w:rsidRDefault="00E80769" w:rsidP="00E80769">
      <w:pPr>
        <w:pStyle w:val="SyntaxRule"/>
        <w:rPr>
          <w:rFonts w:ascii="Arial" w:hAnsi="Arial"/>
        </w:rPr>
      </w:pPr>
      <w:r w:rsidRPr="004563B8">
        <w:t xml:space="preserve">RegularExpressionChar </w:t>
      </w:r>
      <w:r w:rsidRPr="006D03FA">
        <w:rPr>
          <w:rFonts w:ascii="Arial" w:hAnsi="Arial"/>
          <w:b/>
          <w:i w:val="0"/>
        </w:rPr>
        <w:t>::</w:t>
      </w:r>
      <w:r w:rsidRPr="00D00D4A">
        <w:rPr>
          <w:rFonts w:ascii="Arial" w:hAnsi="Arial"/>
        </w:rPr>
        <w:tab/>
        <w:t>See 7.8.5</w:t>
      </w:r>
    </w:p>
    <w:p w14:paraId="55F3A093" w14:textId="77777777" w:rsidR="00E80769" w:rsidRPr="004563B8" w:rsidRDefault="00E80769" w:rsidP="00E80769">
      <w:pPr>
        <w:pStyle w:val="SyntaxDefinition"/>
      </w:pPr>
      <w:r w:rsidRPr="004563B8">
        <w:t xml:space="preserve">RegularExpressionNonTerminator </w:t>
      </w:r>
      <w:r w:rsidRPr="007A29B2">
        <w:rPr>
          <w:rFonts w:ascii="Arial" w:hAnsi="Arial"/>
          <w:b/>
          <w:i w:val="0"/>
        </w:rPr>
        <w:t>but not</w:t>
      </w:r>
      <w:r w:rsidRPr="00D00D4A">
        <w:rPr>
          <w:rFonts w:ascii="Arial" w:hAnsi="Arial"/>
          <w:b/>
        </w:rPr>
        <w:t xml:space="preserve"> </w:t>
      </w:r>
      <w:r w:rsidRPr="004431E2">
        <w:rPr>
          <w:rFonts w:ascii="Courier New" w:hAnsi="Courier New"/>
          <w:b/>
          <w:i w:val="0"/>
        </w:rPr>
        <w:t>\</w:t>
      </w:r>
      <w:r w:rsidRPr="00D00D4A">
        <w:rPr>
          <w:rFonts w:ascii="Arial" w:hAnsi="Arial"/>
          <w:b/>
        </w:rPr>
        <w:t xml:space="preserve"> </w:t>
      </w:r>
      <w:r w:rsidRPr="007A29B2">
        <w:rPr>
          <w:rFonts w:ascii="Arial" w:hAnsi="Arial"/>
          <w:b/>
          <w:i w:val="0"/>
        </w:rPr>
        <w:t>or</w:t>
      </w:r>
      <w:r w:rsidRPr="00D00D4A">
        <w:rPr>
          <w:rFonts w:ascii="Arial" w:hAnsi="Arial"/>
          <w:b/>
        </w:rPr>
        <w:t xml:space="preserve"> </w:t>
      </w:r>
      <w:r w:rsidRPr="004431E2">
        <w:rPr>
          <w:rFonts w:ascii="Courier New" w:hAnsi="Courier New"/>
          <w:b/>
          <w:i w:val="0"/>
        </w:rPr>
        <w:t xml:space="preserve">/ </w:t>
      </w:r>
      <w:r w:rsidRPr="007A29B2">
        <w:rPr>
          <w:rFonts w:ascii="Arial" w:hAnsi="Arial"/>
          <w:b/>
          <w:i w:val="0"/>
        </w:rPr>
        <w:t>or</w:t>
      </w:r>
      <w:r w:rsidRPr="004431E2">
        <w:rPr>
          <w:rFonts w:ascii="Courier New" w:hAnsi="Courier New"/>
          <w:b/>
          <w:i w:val="0"/>
        </w:rPr>
        <w:t xml:space="preserve"> [</w:t>
      </w:r>
      <w:r w:rsidRPr="004563B8">
        <w:br/>
        <w:t>RegularExpressionBackslashSequence</w:t>
      </w:r>
      <w:r>
        <w:br/>
      </w:r>
      <w:r w:rsidRPr="004563B8">
        <w:t>RegularExpressionClass</w:t>
      </w:r>
    </w:p>
    <w:p w14:paraId="7E641DA3" w14:textId="77777777" w:rsidR="00E80769" w:rsidRDefault="00E80769" w:rsidP="00E80769">
      <w:pPr>
        <w:pStyle w:val="M0"/>
        <w:spacing w:after="0"/>
        <w:rPr>
          <w:sz w:val="16"/>
        </w:rPr>
      </w:pPr>
    </w:p>
    <w:p w14:paraId="61D1E82E" w14:textId="77777777" w:rsidR="00E80769" w:rsidRPr="00D00D4A" w:rsidRDefault="00E80769" w:rsidP="00E80769">
      <w:pPr>
        <w:pStyle w:val="SyntaxRule"/>
        <w:rPr>
          <w:rFonts w:ascii="Arial" w:hAnsi="Arial"/>
        </w:rPr>
      </w:pPr>
      <w:r w:rsidRPr="004563B8">
        <w:t xml:space="preserve">RegularExpressionBackslashSequence </w:t>
      </w:r>
      <w:r w:rsidRPr="006D03FA">
        <w:rPr>
          <w:rFonts w:ascii="Arial" w:hAnsi="Arial"/>
          <w:b/>
          <w:i w:val="0"/>
        </w:rPr>
        <w:t>::</w:t>
      </w:r>
      <w:r w:rsidRPr="00D00D4A">
        <w:rPr>
          <w:rFonts w:ascii="Arial" w:hAnsi="Arial"/>
        </w:rPr>
        <w:tab/>
        <w:t>See 7.8.5</w:t>
      </w:r>
    </w:p>
    <w:p w14:paraId="4CC51130" w14:textId="77777777" w:rsidR="00E80769" w:rsidRPr="004563B8" w:rsidRDefault="00E80769" w:rsidP="00E80769">
      <w:pPr>
        <w:pStyle w:val="SyntaxDefinition"/>
      </w:pPr>
      <w:r w:rsidRPr="004431E2">
        <w:rPr>
          <w:rFonts w:ascii="Courier New" w:hAnsi="Courier New"/>
          <w:b/>
          <w:i w:val="0"/>
        </w:rPr>
        <w:t>\</w:t>
      </w:r>
      <w:r w:rsidRPr="004563B8">
        <w:t xml:space="preserve"> </w:t>
      </w:r>
      <w:r>
        <w:t>RegularExpression</w:t>
      </w:r>
      <w:r w:rsidRPr="004563B8">
        <w:t>NonTerminator</w:t>
      </w:r>
    </w:p>
    <w:p w14:paraId="3F314E88" w14:textId="77777777" w:rsidR="00E80769" w:rsidRDefault="00E80769" w:rsidP="00E80769">
      <w:pPr>
        <w:pStyle w:val="M0"/>
        <w:spacing w:after="0"/>
        <w:rPr>
          <w:sz w:val="16"/>
        </w:rPr>
      </w:pPr>
    </w:p>
    <w:p w14:paraId="619E870E" w14:textId="77777777" w:rsidR="00E80769" w:rsidRPr="00D00D4A" w:rsidRDefault="00E80769" w:rsidP="00E80769">
      <w:pPr>
        <w:pStyle w:val="SyntaxRule"/>
        <w:rPr>
          <w:rFonts w:ascii="Arial" w:hAnsi="Arial"/>
        </w:rPr>
      </w:pPr>
      <w:r w:rsidRPr="004563B8">
        <w:t xml:space="preserve">RegularExpressionNonTerminator </w:t>
      </w:r>
      <w:r w:rsidRPr="006D03FA">
        <w:rPr>
          <w:rFonts w:ascii="Arial" w:hAnsi="Arial"/>
          <w:b/>
          <w:i w:val="0"/>
        </w:rPr>
        <w:t>::</w:t>
      </w:r>
      <w:r w:rsidRPr="00D00D4A">
        <w:rPr>
          <w:rFonts w:ascii="Arial" w:hAnsi="Arial"/>
        </w:rPr>
        <w:tab/>
        <w:t>See 7.8.5</w:t>
      </w:r>
    </w:p>
    <w:p w14:paraId="19B00126" w14:textId="77777777" w:rsidR="00E80769" w:rsidRPr="004563B8" w:rsidRDefault="00E80769" w:rsidP="00E80769">
      <w:pPr>
        <w:pStyle w:val="SyntaxDefinition"/>
      </w:pPr>
      <w:r w:rsidRPr="004563B8">
        <w:t xml:space="preserve">SourceCharacter </w:t>
      </w:r>
      <w:r w:rsidRPr="007A29B2">
        <w:rPr>
          <w:rFonts w:ascii="Arial" w:hAnsi="Arial"/>
          <w:b/>
          <w:i w:val="0"/>
        </w:rPr>
        <w:t>but not</w:t>
      </w:r>
      <w:r w:rsidRPr="00D00D4A">
        <w:rPr>
          <w:rFonts w:ascii="Arial" w:hAnsi="Arial"/>
          <w:b/>
        </w:rPr>
        <w:t xml:space="preserve"> </w:t>
      </w:r>
      <w:r w:rsidRPr="004563B8">
        <w:t>LineTerminator</w:t>
      </w:r>
    </w:p>
    <w:p w14:paraId="1028D936" w14:textId="77777777" w:rsidR="00E80769" w:rsidRPr="00D00D4A" w:rsidRDefault="00E80769" w:rsidP="00E80769">
      <w:pPr>
        <w:pStyle w:val="SyntaxRule"/>
      </w:pPr>
    </w:p>
    <w:p w14:paraId="0A21AE42" w14:textId="77777777" w:rsidR="00E80769" w:rsidRPr="00D00D4A" w:rsidRDefault="00E80769" w:rsidP="00E80769">
      <w:pPr>
        <w:pStyle w:val="SyntaxRule"/>
        <w:rPr>
          <w:rFonts w:ascii="Arial" w:hAnsi="Arial"/>
        </w:rPr>
      </w:pPr>
      <w:r w:rsidRPr="004563B8">
        <w:t xml:space="preserve">RegularExpressionClass </w:t>
      </w:r>
      <w:r w:rsidRPr="006D03FA">
        <w:rPr>
          <w:rFonts w:ascii="Arial" w:hAnsi="Arial"/>
          <w:b/>
          <w:i w:val="0"/>
        </w:rPr>
        <w:t>::</w:t>
      </w:r>
      <w:r w:rsidRPr="00D00D4A">
        <w:rPr>
          <w:rFonts w:ascii="Arial" w:hAnsi="Arial"/>
        </w:rPr>
        <w:tab/>
        <w:t>See 7.8.5</w:t>
      </w:r>
    </w:p>
    <w:p w14:paraId="4926D1F3" w14:textId="77777777" w:rsidR="00E80769" w:rsidRPr="004431E2" w:rsidRDefault="00E80769" w:rsidP="00E80769">
      <w:pPr>
        <w:pStyle w:val="SyntaxDefinition"/>
        <w:rPr>
          <w:rFonts w:ascii="Courier New" w:hAnsi="Courier New"/>
          <w:b/>
          <w:i w:val="0"/>
        </w:rPr>
      </w:pPr>
      <w:r w:rsidRPr="004431E2">
        <w:rPr>
          <w:rFonts w:ascii="Courier New" w:hAnsi="Courier New"/>
          <w:b/>
          <w:i w:val="0"/>
        </w:rPr>
        <w:t>[</w:t>
      </w:r>
      <w:r>
        <w:rPr>
          <w:rFonts w:ascii="Courier New" w:hAnsi="Courier New"/>
          <w:b/>
          <w:i w:val="0"/>
        </w:rPr>
        <w:t xml:space="preserve"> </w:t>
      </w:r>
      <w:r w:rsidRPr="004563B8">
        <w:t>RegularExpressionClassChars</w:t>
      </w:r>
      <w:r w:rsidRPr="004431E2">
        <w:rPr>
          <w:rFonts w:ascii="Courier New" w:hAnsi="Courier New"/>
          <w:b/>
          <w:i w:val="0"/>
        </w:rPr>
        <w:t xml:space="preserve"> ]</w:t>
      </w:r>
    </w:p>
    <w:p w14:paraId="7151250D" w14:textId="77777777" w:rsidR="00E80769" w:rsidRPr="00D00D4A" w:rsidRDefault="00E80769" w:rsidP="00E80769">
      <w:pPr>
        <w:pStyle w:val="M0"/>
        <w:spacing w:after="0"/>
      </w:pPr>
    </w:p>
    <w:p w14:paraId="51075264" w14:textId="77777777" w:rsidR="00E80769" w:rsidRPr="00D00D4A" w:rsidRDefault="00E80769" w:rsidP="00E80769">
      <w:pPr>
        <w:pStyle w:val="SyntaxRule"/>
        <w:rPr>
          <w:rFonts w:ascii="Arial" w:hAnsi="Arial"/>
        </w:rPr>
      </w:pPr>
      <w:r w:rsidRPr="004563B8">
        <w:t>RegularExpressionClassChars</w:t>
      </w:r>
      <w:r w:rsidRPr="004431E2">
        <w:rPr>
          <w:rFonts w:ascii="Courier New" w:hAnsi="Courier New"/>
          <w:b/>
          <w:i w:val="0"/>
        </w:rPr>
        <w:t xml:space="preserve"> </w:t>
      </w:r>
      <w:r w:rsidRPr="006D03FA">
        <w:rPr>
          <w:rFonts w:ascii="Arial" w:hAnsi="Arial"/>
          <w:b/>
          <w:i w:val="0"/>
        </w:rPr>
        <w:t>::</w:t>
      </w:r>
      <w:r w:rsidRPr="00D00D4A">
        <w:rPr>
          <w:rFonts w:ascii="Arial" w:hAnsi="Arial"/>
        </w:rPr>
        <w:t xml:space="preserve"> </w:t>
      </w:r>
      <w:r w:rsidRPr="00D00D4A">
        <w:rPr>
          <w:rFonts w:ascii="Arial" w:hAnsi="Arial"/>
        </w:rPr>
        <w:tab/>
        <w:t>See 7.8.5</w:t>
      </w:r>
    </w:p>
    <w:p w14:paraId="20F0AB1C" w14:textId="77777777" w:rsidR="00E80769" w:rsidRPr="004563B8" w:rsidRDefault="00E80769" w:rsidP="00E80769">
      <w:pPr>
        <w:pStyle w:val="SyntaxDefinition"/>
      </w:pPr>
      <w:r w:rsidRPr="00D00D4A">
        <w:rPr>
          <w:rFonts w:ascii="Arial" w:hAnsi="Arial"/>
          <w:sz w:val="16"/>
        </w:rPr>
        <w:t>[empty]</w:t>
      </w:r>
      <w:r w:rsidRPr="004563B8">
        <w:br/>
        <w:t>RegularExpressionClassChars</w:t>
      </w:r>
      <w:r w:rsidRPr="004431E2">
        <w:rPr>
          <w:rFonts w:ascii="Courier New" w:hAnsi="Courier New"/>
          <w:b/>
          <w:i w:val="0"/>
        </w:rPr>
        <w:t xml:space="preserve"> </w:t>
      </w:r>
      <w:r w:rsidRPr="004563B8">
        <w:t>RegularExpressionClassChar</w:t>
      </w:r>
    </w:p>
    <w:p w14:paraId="4BE11069" w14:textId="77777777" w:rsidR="00E80769" w:rsidRPr="00D00D4A" w:rsidRDefault="00E80769" w:rsidP="00E80769">
      <w:pPr>
        <w:pStyle w:val="M0"/>
        <w:spacing w:after="0"/>
      </w:pPr>
    </w:p>
    <w:p w14:paraId="143F71AD" w14:textId="77777777" w:rsidR="00E80769" w:rsidRPr="00D00D4A" w:rsidRDefault="00E80769" w:rsidP="00E80769">
      <w:pPr>
        <w:pStyle w:val="SyntaxRule"/>
        <w:rPr>
          <w:rFonts w:ascii="Arial" w:hAnsi="Arial"/>
        </w:rPr>
      </w:pPr>
      <w:r w:rsidRPr="004563B8">
        <w:t>RegularExpressionClassChar</w:t>
      </w:r>
      <w:r w:rsidRPr="004431E2">
        <w:rPr>
          <w:rFonts w:ascii="Courier New" w:hAnsi="Courier New"/>
          <w:b/>
          <w:i w:val="0"/>
        </w:rPr>
        <w:t xml:space="preserve"> </w:t>
      </w:r>
      <w:r w:rsidRPr="006D03FA">
        <w:rPr>
          <w:rFonts w:ascii="Arial" w:hAnsi="Arial"/>
          <w:b/>
          <w:i w:val="0"/>
        </w:rPr>
        <w:t>::</w:t>
      </w:r>
      <w:r w:rsidRPr="00D00D4A">
        <w:rPr>
          <w:rFonts w:ascii="Arial" w:hAnsi="Arial"/>
        </w:rPr>
        <w:t xml:space="preserve"> </w:t>
      </w:r>
      <w:r w:rsidRPr="00D00D4A">
        <w:rPr>
          <w:rFonts w:ascii="Arial" w:hAnsi="Arial"/>
        </w:rPr>
        <w:tab/>
        <w:t>See 7.8.5</w:t>
      </w:r>
    </w:p>
    <w:p w14:paraId="60F8B20B" w14:textId="77777777" w:rsidR="00E80769" w:rsidRPr="004563B8" w:rsidRDefault="00E80769" w:rsidP="00E80769">
      <w:pPr>
        <w:pStyle w:val="SyntaxDefinition"/>
      </w:pPr>
      <w:r w:rsidRPr="004563B8">
        <w:t>RegularExpressionNonTerminator</w:t>
      </w:r>
      <w:r w:rsidRPr="004563B8">
        <w:rPr>
          <w:b/>
        </w:rPr>
        <w:t xml:space="preserve"> </w:t>
      </w:r>
      <w:r w:rsidRPr="007A29B2">
        <w:rPr>
          <w:rFonts w:ascii="Arial" w:hAnsi="Arial"/>
          <w:b/>
          <w:i w:val="0"/>
        </w:rPr>
        <w:t>but not</w:t>
      </w:r>
      <w:r w:rsidRPr="004563B8">
        <w:rPr>
          <w:b/>
        </w:rPr>
        <w:t xml:space="preserve"> </w:t>
      </w:r>
      <w:r w:rsidRPr="004431E2">
        <w:rPr>
          <w:rFonts w:ascii="Courier New" w:hAnsi="Courier New" w:cs="Courier New"/>
          <w:b/>
          <w:i w:val="0"/>
        </w:rPr>
        <w:t>]</w:t>
      </w:r>
      <w:r w:rsidRPr="004563B8">
        <w:rPr>
          <w:b/>
        </w:rPr>
        <w:t xml:space="preserve"> </w:t>
      </w:r>
      <w:r w:rsidRPr="007A29B2">
        <w:rPr>
          <w:rFonts w:ascii="Arial" w:hAnsi="Arial"/>
          <w:b/>
          <w:i w:val="0"/>
        </w:rPr>
        <w:t>or</w:t>
      </w:r>
      <w:r w:rsidRPr="004563B8">
        <w:rPr>
          <w:b/>
        </w:rPr>
        <w:t xml:space="preserve"> </w:t>
      </w:r>
      <w:r w:rsidRPr="004431E2">
        <w:rPr>
          <w:rFonts w:ascii="Courier New" w:hAnsi="Courier New" w:cs="Courier New"/>
          <w:b/>
          <w:i w:val="0"/>
        </w:rPr>
        <w:t>\</w:t>
      </w:r>
      <w:r w:rsidRPr="004563B8">
        <w:rPr>
          <w:b/>
        </w:rPr>
        <w:br/>
      </w:r>
      <w:r w:rsidRPr="004563B8">
        <w:t>RegularExpressionBackslashSequence</w:t>
      </w:r>
    </w:p>
    <w:p w14:paraId="3FD332AD" w14:textId="77777777" w:rsidR="00E80769" w:rsidRDefault="00E80769" w:rsidP="00E80769">
      <w:pPr>
        <w:pStyle w:val="M0"/>
        <w:spacing w:after="0"/>
        <w:rPr>
          <w:sz w:val="16"/>
        </w:rPr>
      </w:pPr>
    </w:p>
    <w:p w14:paraId="244BF928" w14:textId="77777777" w:rsidR="00E80769" w:rsidRPr="00D00D4A" w:rsidRDefault="00E80769" w:rsidP="00E80769">
      <w:pPr>
        <w:pStyle w:val="SyntaxRule"/>
        <w:rPr>
          <w:rFonts w:ascii="Arial" w:hAnsi="Arial"/>
        </w:rPr>
      </w:pPr>
      <w:r w:rsidRPr="004563B8">
        <w:t xml:space="preserve">RegularExpressionFlags </w:t>
      </w:r>
      <w:r w:rsidRPr="006D03FA">
        <w:rPr>
          <w:rFonts w:ascii="Arial" w:hAnsi="Arial"/>
          <w:b/>
          <w:i w:val="0"/>
        </w:rPr>
        <w:t>::</w:t>
      </w:r>
      <w:r w:rsidRPr="00D00D4A">
        <w:rPr>
          <w:rFonts w:ascii="Arial" w:hAnsi="Arial"/>
        </w:rPr>
        <w:tab/>
        <w:t>See 7.8.5</w:t>
      </w:r>
    </w:p>
    <w:p w14:paraId="11A23300" w14:textId="77777777" w:rsidR="00E80769" w:rsidRPr="004563B8" w:rsidRDefault="00E80769" w:rsidP="00E80769">
      <w:pPr>
        <w:pStyle w:val="SyntaxDefinition"/>
      </w:pPr>
      <w:r w:rsidRPr="00B470C7">
        <w:rPr>
          <w:rFonts w:ascii="Arial" w:hAnsi="Arial"/>
          <w:i w:val="0"/>
          <w:sz w:val="16"/>
        </w:rPr>
        <w:t>[empty]</w:t>
      </w:r>
      <w:r w:rsidRPr="004563B8">
        <w:br/>
        <w:t>RegularExpressionFlags IdentifierPart</w:t>
      </w:r>
    </w:p>
    <w:p w14:paraId="168B34B6" w14:textId="77777777" w:rsidR="00E80769" w:rsidRDefault="00E80769" w:rsidP="00E80769">
      <w:pPr>
        <w:pStyle w:val="a2"/>
        <w:tabs>
          <w:tab w:val="clear" w:pos="500"/>
          <w:tab w:val="clear" w:pos="720"/>
          <w:tab w:val="left" w:pos="567"/>
        </w:tabs>
      </w:pPr>
      <w:bookmarkStart w:id="8695" w:name="_Toc472818973"/>
      <w:bookmarkStart w:id="8696" w:name="_Toc474641687"/>
      <w:bookmarkStart w:id="8697" w:name="_Toc235503555"/>
      <w:bookmarkStart w:id="8698" w:name="_Toc236208644"/>
      <w:bookmarkStart w:id="8699" w:name="_Toc241509330"/>
      <w:bookmarkStart w:id="8700" w:name="_Toc241557807"/>
      <w:bookmarkStart w:id="8701" w:name="_Toc244416817"/>
      <w:bookmarkStart w:id="8702" w:name="_Toc244657757"/>
      <w:bookmarkStart w:id="8703" w:name="_Toc246652497"/>
      <w:bookmarkStart w:id="8704" w:name="_Toc253562046"/>
      <w:bookmarkStart w:id="8705" w:name="_Toc268506062"/>
      <w:bookmarkStart w:id="8706" w:name="_Toc276631181"/>
      <w:bookmarkStart w:id="8707" w:name="_Toc277944225"/>
      <w:bookmarkStart w:id="8708" w:name="_Toc153968570"/>
      <w:bookmarkStart w:id="8709" w:name="_Toc178387192"/>
      <w:r>
        <w:t>Number Conversions</w:t>
      </w:r>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p>
    <w:p w14:paraId="7571D5F3" w14:textId="77777777" w:rsidR="00E80769" w:rsidRPr="00D00D4A" w:rsidRDefault="00E80769" w:rsidP="00E80769">
      <w:pPr>
        <w:pStyle w:val="SyntaxRule"/>
        <w:rPr>
          <w:rFonts w:ascii="Arial" w:hAnsi="Arial"/>
        </w:rPr>
      </w:pPr>
      <w:r w:rsidRPr="004563B8">
        <w:t xml:space="preserve">StringNumericLiteral </w:t>
      </w:r>
      <w:r w:rsidRPr="006D03FA">
        <w:rPr>
          <w:rFonts w:ascii="Arial" w:hAnsi="Arial"/>
          <w:b/>
          <w:i w:val="0"/>
        </w:rPr>
        <w:t>:::</w:t>
      </w:r>
      <w:r w:rsidRPr="00D00D4A">
        <w:rPr>
          <w:rFonts w:ascii="Arial" w:hAnsi="Arial"/>
        </w:rPr>
        <w:tab/>
        <w:t>See 9.3.1</w:t>
      </w:r>
    </w:p>
    <w:p w14:paraId="2B29AF15" w14:textId="77777777" w:rsidR="00E80769" w:rsidRPr="004563B8" w:rsidRDefault="00E80769" w:rsidP="00E80769">
      <w:pPr>
        <w:pStyle w:val="SyntaxDefinition"/>
      </w:pPr>
      <w:r w:rsidRPr="004563B8">
        <w:t>StrWhiteSpace</w:t>
      </w:r>
      <w:r w:rsidRPr="005E74B3">
        <w:rPr>
          <w:rFonts w:ascii="Arial" w:hAnsi="Arial"/>
          <w:i w:val="0"/>
          <w:vertAlign w:val="subscript"/>
        </w:rPr>
        <w:t>opt</w:t>
      </w:r>
      <w:r w:rsidRPr="004563B8">
        <w:br/>
        <w:t>StrWhiteSpace</w:t>
      </w:r>
      <w:r w:rsidRPr="005E74B3">
        <w:rPr>
          <w:rFonts w:ascii="Arial" w:hAnsi="Arial"/>
          <w:i w:val="0"/>
          <w:vertAlign w:val="subscript"/>
        </w:rPr>
        <w:t>opt</w:t>
      </w:r>
      <w:r w:rsidRPr="004563B8">
        <w:t xml:space="preserve"> StrNumericLiteral StrWhiteSpace</w:t>
      </w:r>
      <w:r w:rsidRPr="005E74B3">
        <w:rPr>
          <w:rFonts w:ascii="Arial" w:hAnsi="Arial"/>
          <w:i w:val="0"/>
          <w:vertAlign w:val="subscript"/>
        </w:rPr>
        <w:t>opt</w:t>
      </w:r>
    </w:p>
    <w:p w14:paraId="792E905E" w14:textId="77777777" w:rsidR="00E80769" w:rsidRDefault="00E80769" w:rsidP="00E80769">
      <w:pPr>
        <w:pStyle w:val="M0"/>
        <w:spacing w:after="0"/>
        <w:rPr>
          <w:sz w:val="16"/>
        </w:rPr>
      </w:pPr>
    </w:p>
    <w:p w14:paraId="0A655AE4" w14:textId="77777777" w:rsidR="00E80769" w:rsidRPr="00D00D4A" w:rsidRDefault="00E80769" w:rsidP="00E80769">
      <w:pPr>
        <w:pStyle w:val="SyntaxRule"/>
        <w:rPr>
          <w:rFonts w:ascii="Arial" w:hAnsi="Arial"/>
        </w:rPr>
      </w:pPr>
      <w:r w:rsidRPr="004563B8">
        <w:t xml:space="preserve">StrWhiteSpace </w:t>
      </w:r>
      <w:r w:rsidRPr="006D03FA">
        <w:rPr>
          <w:rFonts w:ascii="Arial" w:hAnsi="Arial"/>
          <w:b/>
          <w:i w:val="0"/>
        </w:rPr>
        <w:t>:::</w:t>
      </w:r>
      <w:r w:rsidRPr="00D00D4A">
        <w:rPr>
          <w:rFonts w:ascii="Arial" w:hAnsi="Arial"/>
        </w:rPr>
        <w:tab/>
        <w:t>See 9.3.1</w:t>
      </w:r>
    </w:p>
    <w:p w14:paraId="6D5C904D" w14:textId="77777777" w:rsidR="00E80769" w:rsidRPr="004563B8" w:rsidRDefault="00E80769" w:rsidP="00E80769">
      <w:pPr>
        <w:pStyle w:val="SyntaxDefinition"/>
      </w:pPr>
      <w:r w:rsidRPr="004563B8">
        <w:t>StrWhiteSpaceChar StrWhiteSpace</w:t>
      </w:r>
      <w:r w:rsidRPr="005E74B3">
        <w:rPr>
          <w:rFonts w:ascii="Arial" w:hAnsi="Arial"/>
          <w:i w:val="0"/>
          <w:vertAlign w:val="subscript"/>
        </w:rPr>
        <w:t>opt</w:t>
      </w:r>
    </w:p>
    <w:p w14:paraId="1318D203" w14:textId="77777777" w:rsidR="00E80769" w:rsidRDefault="00E80769" w:rsidP="00E80769">
      <w:pPr>
        <w:pStyle w:val="M0"/>
        <w:spacing w:after="0"/>
        <w:rPr>
          <w:sz w:val="16"/>
        </w:rPr>
      </w:pPr>
    </w:p>
    <w:p w14:paraId="3A3D7044" w14:textId="77777777" w:rsidR="00E80769" w:rsidRPr="00D00D4A" w:rsidRDefault="00E80769" w:rsidP="00E80769">
      <w:pPr>
        <w:pStyle w:val="SyntaxRule"/>
        <w:rPr>
          <w:rFonts w:ascii="Arial" w:hAnsi="Arial"/>
        </w:rPr>
      </w:pPr>
      <w:r w:rsidRPr="004563B8">
        <w:t xml:space="preserve">StrWhiteSpaceChar </w:t>
      </w:r>
      <w:r w:rsidRPr="006D03FA">
        <w:rPr>
          <w:rFonts w:ascii="Arial" w:hAnsi="Arial"/>
          <w:b/>
          <w:i w:val="0"/>
        </w:rPr>
        <w:t>:::</w:t>
      </w:r>
      <w:r w:rsidRPr="00D00D4A">
        <w:rPr>
          <w:rFonts w:ascii="Arial" w:hAnsi="Arial"/>
        </w:rPr>
        <w:tab/>
        <w:t>See 9.3.1</w:t>
      </w:r>
    </w:p>
    <w:p w14:paraId="6208BCDD" w14:textId="77777777" w:rsidR="00E80769" w:rsidRPr="004563B8" w:rsidRDefault="00E80769" w:rsidP="00E80769">
      <w:pPr>
        <w:pStyle w:val="SyntaxDefinition"/>
      </w:pPr>
      <w:r w:rsidRPr="004563B8">
        <w:t>WhiteSpace</w:t>
      </w:r>
      <w:r>
        <w:br/>
      </w:r>
      <w:r w:rsidRPr="004563B8">
        <w:t>LineTerminator</w:t>
      </w:r>
    </w:p>
    <w:p w14:paraId="0442542A" w14:textId="77777777" w:rsidR="00E80769" w:rsidRDefault="00E80769" w:rsidP="00E80769">
      <w:pPr>
        <w:pStyle w:val="M0"/>
        <w:spacing w:after="0"/>
        <w:rPr>
          <w:sz w:val="16"/>
        </w:rPr>
      </w:pPr>
    </w:p>
    <w:p w14:paraId="7FA3759E" w14:textId="77777777" w:rsidR="00E80769" w:rsidRPr="00D00D4A" w:rsidRDefault="00E80769" w:rsidP="00E80769">
      <w:pPr>
        <w:pStyle w:val="SyntaxRule"/>
        <w:rPr>
          <w:rFonts w:ascii="Arial" w:hAnsi="Arial"/>
        </w:rPr>
      </w:pPr>
      <w:r w:rsidRPr="004563B8">
        <w:t xml:space="preserve">StrNumericLiteral </w:t>
      </w:r>
      <w:r w:rsidRPr="006D03FA">
        <w:rPr>
          <w:rFonts w:ascii="Arial" w:hAnsi="Arial"/>
          <w:b/>
          <w:i w:val="0"/>
        </w:rPr>
        <w:t>:::</w:t>
      </w:r>
      <w:r w:rsidRPr="00D00D4A">
        <w:rPr>
          <w:rFonts w:ascii="Arial" w:hAnsi="Arial"/>
        </w:rPr>
        <w:tab/>
        <w:t>See 9.3.1</w:t>
      </w:r>
    </w:p>
    <w:p w14:paraId="3CE42E9A" w14:textId="77777777" w:rsidR="00E80769" w:rsidRPr="004563B8" w:rsidRDefault="00E80769" w:rsidP="00E80769">
      <w:pPr>
        <w:pStyle w:val="SyntaxDefinition"/>
      </w:pPr>
      <w:r w:rsidRPr="004563B8">
        <w:t>StrDecimalLiteral</w:t>
      </w:r>
      <w:r w:rsidRPr="004563B8">
        <w:br/>
        <w:t>HexIntegerLiteral</w:t>
      </w:r>
    </w:p>
    <w:p w14:paraId="18DC9BB2" w14:textId="77777777" w:rsidR="00E80769" w:rsidRPr="004563B8" w:rsidRDefault="00E80769" w:rsidP="00E80769">
      <w:pPr>
        <w:pStyle w:val="SyntaxRule"/>
      </w:pPr>
      <w:r w:rsidRPr="004563B8">
        <w:t xml:space="preserve">StrDecimalLiteral </w:t>
      </w:r>
      <w:r w:rsidRPr="006D03FA">
        <w:rPr>
          <w:rFonts w:ascii="Arial" w:hAnsi="Arial"/>
          <w:b/>
          <w:i w:val="0"/>
        </w:rPr>
        <w:t>:::</w:t>
      </w:r>
      <w:r w:rsidRPr="00D00D4A">
        <w:rPr>
          <w:rFonts w:ascii="Arial" w:hAnsi="Arial"/>
        </w:rPr>
        <w:tab/>
      </w:r>
      <w:r w:rsidRPr="004563B8">
        <w:rPr>
          <w:rFonts w:ascii="Arial" w:hAnsi="Arial"/>
        </w:rPr>
        <w:t>See 9.3.1</w:t>
      </w:r>
    </w:p>
    <w:p w14:paraId="624DB5A8" w14:textId="77777777" w:rsidR="00E80769" w:rsidRPr="004563B8" w:rsidRDefault="00E80769" w:rsidP="00E80769">
      <w:pPr>
        <w:pStyle w:val="SyntaxDefinition"/>
      </w:pPr>
      <w:r w:rsidRPr="004563B8">
        <w:t>StrUnsignedDecimalLiteral</w:t>
      </w:r>
      <w:r w:rsidRPr="004563B8">
        <w:br/>
      </w:r>
      <w:r w:rsidRPr="004431E2">
        <w:rPr>
          <w:rFonts w:ascii="Courier New" w:hAnsi="Courier New"/>
          <w:b/>
          <w:i w:val="0"/>
        </w:rPr>
        <w:t xml:space="preserve">+ </w:t>
      </w:r>
      <w:r w:rsidRPr="004563B8">
        <w:t>StrUnsignedDecimalLiteral</w:t>
      </w:r>
      <w:r w:rsidRPr="004563B8">
        <w:br/>
      </w:r>
      <w:r w:rsidRPr="004431E2">
        <w:rPr>
          <w:rFonts w:ascii="Courier New" w:hAnsi="Courier New"/>
          <w:b/>
          <w:i w:val="0"/>
        </w:rPr>
        <w:t xml:space="preserve">- </w:t>
      </w:r>
      <w:r w:rsidRPr="004563B8">
        <w:t>StrUnsignedDecimalLiteral</w:t>
      </w:r>
    </w:p>
    <w:p w14:paraId="5A3EDE7F" w14:textId="77777777" w:rsidR="00E80769" w:rsidRDefault="00E80769" w:rsidP="00E80769">
      <w:pPr>
        <w:pStyle w:val="M0"/>
        <w:spacing w:after="0"/>
        <w:rPr>
          <w:sz w:val="16"/>
        </w:rPr>
      </w:pPr>
    </w:p>
    <w:p w14:paraId="38EAA0A1" w14:textId="77777777" w:rsidR="00E80769" w:rsidRPr="00D00D4A" w:rsidRDefault="00E80769" w:rsidP="00E80769">
      <w:pPr>
        <w:pStyle w:val="SyntaxRule"/>
        <w:rPr>
          <w:rFonts w:ascii="Arial" w:hAnsi="Arial"/>
        </w:rPr>
      </w:pPr>
      <w:r w:rsidRPr="004563B8">
        <w:t xml:space="preserve">StrUnsignedDecimalLiteral </w:t>
      </w:r>
      <w:r w:rsidRPr="006D03FA">
        <w:rPr>
          <w:rFonts w:ascii="Arial" w:hAnsi="Arial"/>
          <w:b/>
          <w:i w:val="0"/>
        </w:rPr>
        <w:t>:::</w:t>
      </w:r>
      <w:r w:rsidRPr="00D00D4A">
        <w:rPr>
          <w:rFonts w:ascii="Arial" w:hAnsi="Arial"/>
        </w:rPr>
        <w:tab/>
        <w:t>See 9.3.1</w:t>
      </w:r>
    </w:p>
    <w:p w14:paraId="1C2108F2" w14:textId="77777777" w:rsidR="00E80769" w:rsidRPr="004563B8" w:rsidRDefault="00E80769" w:rsidP="00E80769">
      <w:pPr>
        <w:pStyle w:val="SyntaxDefinition"/>
      </w:pPr>
      <w:r w:rsidRPr="004431E2">
        <w:rPr>
          <w:rFonts w:ascii="Courier New" w:hAnsi="Courier New"/>
          <w:b/>
          <w:i w:val="0"/>
        </w:rPr>
        <w:t>Infinity</w:t>
      </w:r>
      <w:r w:rsidRPr="004563B8">
        <w:br/>
        <w:t xml:space="preserve">DecimalDigits </w:t>
      </w:r>
      <w:r w:rsidRPr="004431E2">
        <w:rPr>
          <w:rFonts w:ascii="Courier New" w:hAnsi="Courier New"/>
          <w:b/>
          <w:i w:val="0"/>
        </w:rPr>
        <w:t>.</w:t>
      </w:r>
      <w:r w:rsidRPr="004563B8">
        <w:t xml:space="preserve"> DecimalDigits</w:t>
      </w:r>
      <w:r w:rsidRPr="005E74B3">
        <w:rPr>
          <w:rFonts w:ascii="Arial" w:hAnsi="Arial"/>
          <w:i w:val="0"/>
          <w:vertAlign w:val="subscript"/>
        </w:rPr>
        <w:t>opt</w:t>
      </w:r>
      <w:r w:rsidRPr="004563B8">
        <w:rPr>
          <w:vertAlign w:val="subscript"/>
        </w:rPr>
        <w:t xml:space="preserve"> </w:t>
      </w:r>
      <w:r w:rsidRPr="004563B8">
        <w:t>ExponentPart</w:t>
      </w:r>
      <w:r w:rsidRPr="005E74B3">
        <w:rPr>
          <w:rFonts w:ascii="Arial" w:hAnsi="Arial"/>
          <w:i w:val="0"/>
          <w:vertAlign w:val="subscript"/>
        </w:rPr>
        <w:t>opt</w:t>
      </w:r>
      <w:r w:rsidRPr="004563B8">
        <w:br/>
      </w:r>
      <w:r w:rsidRPr="004431E2">
        <w:rPr>
          <w:rFonts w:ascii="Courier New" w:hAnsi="Courier New"/>
          <w:b/>
          <w:i w:val="0"/>
        </w:rPr>
        <w:t>.</w:t>
      </w:r>
      <w:r w:rsidRPr="004563B8">
        <w:t xml:space="preserve"> DecimalDigits ExponentPart</w:t>
      </w:r>
      <w:r w:rsidRPr="005E74B3">
        <w:rPr>
          <w:rFonts w:ascii="Arial" w:hAnsi="Arial"/>
          <w:i w:val="0"/>
          <w:vertAlign w:val="subscript"/>
        </w:rPr>
        <w:t>opt</w:t>
      </w:r>
      <w:r w:rsidRPr="004563B8">
        <w:br/>
        <w:t>DecimalDigits ExponentPart</w:t>
      </w:r>
      <w:r w:rsidRPr="005E74B3">
        <w:rPr>
          <w:rFonts w:ascii="Arial" w:hAnsi="Arial"/>
          <w:i w:val="0"/>
          <w:vertAlign w:val="subscript"/>
        </w:rPr>
        <w:t>opt</w:t>
      </w:r>
    </w:p>
    <w:p w14:paraId="3A60F831" w14:textId="77777777" w:rsidR="00E80769" w:rsidRDefault="00E80769" w:rsidP="00E80769">
      <w:pPr>
        <w:pStyle w:val="M0"/>
        <w:spacing w:after="0"/>
        <w:rPr>
          <w:sz w:val="16"/>
        </w:rPr>
      </w:pPr>
    </w:p>
    <w:p w14:paraId="351E4632" w14:textId="77777777" w:rsidR="00E80769" w:rsidRPr="00D00D4A" w:rsidRDefault="00E80769" w:rsidP="00E80769">
      <w:pPr>
        <w:pStyle w:val="SyntaxRule"/>
        <w:rPr>
          <w:rFonts w:ascii="Arial" w:hAnsi="Arial"/>
        </w:rPr>
      </w:pPr>
      <w:r w:rsidRPr="004563B8">
        <w:t xml:space="preserve">DecimalDigits </w:t>
      </w:r>
      <w:r w:rsidRPr="006D03FA">
        <w:rPr>
          <w:rFonts w:ascii="Arial" w:hAnsi="Arial"/>
          <w:b/>
          <w:i w:val="0"/>
        </w:rPr>
        <w:t>:::</w:t>
      </w:r>
      <w:r w:rsidRPr="00D00D4A">
        <w:rPr>
          <w:rFonts w:ascii="Arial" w:hAnsi="Arial"/>
        </w:rPr>
        <w:tab/>
        <w:t>See 9.3.1</w:t>
      </w:r>
    </w:p>
    <w:p w14:paraId="6577B032" w14:textId="77777777" w:rsidR="00E80769" w:rsidRPr="004563B8" w:rsidRDefault="00E80769" w:rsidP="00E80769">
      <w:pPr>
        <w:pStyle w:val="SyntaxDefinition"/>
      </w:pPr>
      <w:r w:rsidRPr="004563B8">
        <w:t>DecimalDigit</w:t>
      </w:r>
      <w:r w:rsidRPr="004563B8">
        <w:br/>
        <w:t>DecimalDigits DecimalDigit</w:t>
      </w:r>
    </w:p>
    <w:p w14:paraId="3BAF6BAB" w14:textId="77777777" w:rsidR="00E80769" w:rsidRDefault="00E80769" w:rsidP="00E80769">
      <w:pPr>
        <w:pStyle w:val="M0"/>
        <w:spacing w:after="0"/>
        <w:rPr>
          <w:sz w:val="16"/>
        </w:rPr>
      </w:pPr>
    </w:p>
    <w:p w14:paraId="53C2627A" w14:textId="77777777" w:rsidR="00E80769" w:rsidRPr="007A29B2" w:rsidRDefault="00E80769" w:rsidP="00E80769">
      <w:pPr>
        <w:pStyle w:val="SyntaxRule"/>
        <w:rPr>
          <w:rFonts w:ascii="Arial" w:hAnsi="Arial"/>
        </w:rPr>
      </w:pPr>
      <w:r w:rsidRPr="004563B8">
        <w:t xml:space="preserve">DecimalDigit </w:t>
      </w:r>
      <w:r w:rsidRPr="00B470C7">
        <w:rPr>
          <w:rFonts w:ascii="Arial" w:hAnsi="Arial" w:cs="Arial"/>
          <w:b/>
          <w:i w:val="0"/>
        </w:rPr>
        <w:t>:::</w:t>
      </w:r>
      <w:r w:rsidRPr="004563B8">
        <w:t xml:space="preserve"> </w:t>
      </w:r>
      <w:r w:rsidRPr="007A29B2">
        <w:rPr>
          <w:rFonts w:ascii="Arial" w:hAnsi="Arial" w:cs="Arial"/>
          <w:b/>
          <w:i w:val="0"/>
        </w:rPr>
        <w:t>one of</w:t>
      </w:r>
      <w:r w:rsidRPr="00D00D4A">
        <w:tab/>
      </w:r>
      <w:r w:rsidRPr="007A29B2">
        <w:rPr>
          <w:rFonts w:ascii="Arial" w:hAnsi="Arial"/>
        </w:rPr>
        <w:t>See 9.3.1</w:t>
      </w:r>
    </w:p>
    <w:p w14:paraId="6348B69D" w14:textId="77777777" w:rsidR="00E80769" w:rsidRPr="004431E2" w:rsidRDefault="00E80769" w:rsidP="00E80769">
      <w:pPr>
        <w:pStyle w:val="SyntaxDefinition"/>
        <w:rPr>
          <w:rFonts w:ascii="Courier New" w:hAnsi="Courier New" w:cs="Courier New"/>
          <w:b/>
          <w:i w:val="0"/>
        </w:rPr>
      </w:pPr>
      <w:r w:rsidRPr="004431E2">
        <w:rPr>
          <w:rFonts w:ascii="Courier New" w:hAnsi="Courier New" w:cs="Courier New"/>
          <w:b/>
          <w:i w:val="0"/>
        </w:rPr>
        <w:t>0  1  2  3  4  5  6  7  8  9</w:t>
      </w:r>
    </w:p>
    <w:p w14:paraId="77928C22" w14:textId="77777777" w:rsidR="00E80769" w:rsidRDefault="00E80769" w:rsidP="00E80769">
      <w:pPr>
        <w:pStyle w:val="M0"/>
        <w:spacing w:after="0"/>
        <w:rPr>
          <w:sz w:val="16"/>
        </w:rPr>
      </w:pPr>
    </w:p>
    <w:p w14:paraId="4C16F228" w14:textId="77777777" w:rsidR="00E80769" w:rsidRPr="00D00D4A" w:rsidRDefault="00E80769" w:rsidP="00E80769">
      <w:pPr>
        <w:pStyle w:val="SyntaxRule"/>
      </w:pPr>
      <w:r w:rsidRPr="004563B8">
        <w:t xml:space="preserve">ExponentPart </w:t>
      </w:r>
      <w:r w:rsidRPr="00B470C7">
        <w:rPr>
          <w:rFonts w:ascii="Arial" w:hAnsi="Arial" w:cs="Arial"/>
          <w:b/>
          <w:i w:val="0"/>
        </w:rPr>
        <w:t>:::</w:t>
      </w:r>
      <w:r w:rsidRPr="00D00D4A">
        <w:tab/>
      </w:r>
      <w:r w:rsidRPr="007A29B2">
        <w:rPr>
          <w:rFonts w:ascii="Arial" w:hAnsi="Arial"/>
        </w:rPr>
        <w:t>See 9.3.1</w:t>
      </w:r>
    </w:p>
    <w:p w14:paraId="2754C179" w14:textId="77777777" w:rsidR="00E80769" w:rsidRPr="004563B8" w:rsidRDefault="00E80769" w:rsidP="00E80769">
      <w:pPr>
        <w:pStyle w:val="SyntaxDefinition"/>
      </w:pPr>
      <w:r w:rsidRPr="004563B8">
        <w:t>ExponentIndicator SignedInteger</w:t>
      </w:r>
    </w:p>
    <w:p w14:paraId="798F09BB" w14:textId="77777777" w:rsidR="00E80769" w:rsidRDefault="00E80769" w:rsidP="00E80769">
      <w:pPr>
        <w:pStyle w:val="M0"/>
        <w:spacing w:after="0"/>
        <w:rPr>
          <w:sz w:val="16"/>
        </w:rPr>
      </w:pPr>
    </w:p>
    <w:p w14:paraId="7F7555C6" w14:textId="77777777" w:rsidR="00E80769" w:rsidRPr="007A29B2" w:rsidRDefault="00E80769" w:rsidP="00E80769">
      <w:pPr>
        <w:pStyle w:val="SyntaxRule"/>
        <w:rPr>
          <w:rFonts w:ascii="Arial" w:hAnsi="Arial"/>
        </w:rPr>
      </w:pPr>
      <w:r w:rsidRPr="004563B8">
        <w:t xml:space="preserve">ExponentIndicator </w:t>
      </w:r>
      <w:r w:rsidRPr="00B470C7">
        <w:rPr>
          <w:rFonts w:ascii="Arial" w:hAnsi="Arial" w:cs="Arial"/>
          <w:b/>
          <w:i w:val="0"/>
        </w:rPr>
        <w:t>:::</w:t>
      </w:r>
      <w:r w:rsidRPr="00D00D4A">
        <w:rPr>
          <w:b/>
        </w:rPr>
        <w:t xml:space="preserve"> </w:t>
      </w:r>
      <w:r w:rsidRPr="007A29B2">
        <w:rPr>
          <w:rFonts w:ascii="Arial" w:hAnsi="Arial" w:cs="Arial"/>
          <w:b/>
          <w:i w:val="0"/>
        </w:rPr>
        <w:t>one of</w:t>
      </w:r>
      <w:r w:rsidRPr="00D00D4A">
        <w:tab/>
      </w:r>
      <w:r w:rsidRPr="007A29B2">
        <w:rPr>
          <w:rFonts w:ascii="Arial" w:hAnsi="Arial"/>
        </w:rPr>
        <w:t>See 9.3.1</w:t>
      </w:r>
    </w:p>
    <w:p w14:paraId="53687D19" w14:textId="77777777" w:rsidR="00E80769" w:rsidRPr="004431E2" w:rsidRDefault="00E80769" w:rsidP="00E80769">
      <w:pPr>
        <w:pStyle w:val="SyntaxDefinition"/>
        <w:rPr>
          <w:rFonts w:ascii="Courier New" w:hAnsi="Courier New" w:cs="Courier New"/>
          <w:b/>
          <w:i w:val="0"/>
        </w:rPr>
      </w:pPr>
      <w:r w:rsidRPr="004431E2">
        <w:rPr>
          <w:rFonts w:ascii="Courier New" w:hAnsi="Courier New" w:cs="Courier New"/>
          <w:b/>
          <w:i w:val="0"/>
        </w:rPr>
        <w:t>e  E</w:t>
      </w:r>
    </w:p>
    <w:p w14:paraId="6A93FEC6" w14:textId="77777777" w:rsidR="00E80769" w:rsidRDefault="00E80769" w:rsidP="00E80769">
      <w:pPr>
        <w:pStyle w:val="M0"/>
        <w:spacing w:after="0"/>
        <w:rPr>
          <w:sz w:val="16"/>
        </w:rPr>
      </w:pPr>
    </w:p>
    <w:p w14:paraId="4AA1D1D6" w14:textId="77777777" w:rsidR="00E80769" w:rsidRPr="00D00D4A" w:rsidRDefault="00E80769" w:rsidP="00E80769">
      <w:pPr>
        <w:pStyle w:val="SyntaxRule"/>
        <w:rPr>
          <w:rFonts w:ascii="Arial" w:hAnsi="Arial"/>
        </w:rPr>
      </w:pPr>
      <w:r w:rsidRPr="004563B8">
        <w:t xml:space="preserve">SignedInteger </w:t>
      </w:r>
      <w:r w:rsidRPr="006D03FA">
        <w:rPr>
          <w:rFonts w:ascii="Arial" w:hAnsi="Arial"/>
          <w:b/>
          <w:i w:val="0"/>
        </w:rPr>
        <w:t>:::</w:t>
      </w:r>
      <w:r w:rsidRPr="00D00D4A">
        <w:rPr>
          <w:rFonts w:ascii="Arial" w:hAnsi="Arial"/>
        </w:rPr>
        <w:tab/>
        <w:t>See 9.3.1</w:t>
      </w:r>
    </w:p>
    <w:p w14:paraId="3CFBEBC3" w14:textId="77777777" w:rsidR="00E80769" w:rsidRPr="004563B8" w:rsidRDefault="00E80769" w:rsidP="00E80769">
      <w:pPr>
        <w:pStyle w:val="SyntaxDefinition"/>
      </w:pPr>
      <w:r w:rsidRPr="004563B8">
        <w:t>DecimalDigits</w:t>
      </w:r>
      <w:r w:rsidRPr="004563B8">
        <w:br/>
      </w:r>
      <w:r w:rsidRPr="004431E2">
        <w:rPr>
          <w:rFonts w:ascii="Courier New" w:hAnsi="Courier New"/>
          <w:b/>
          <w:i w:val="0"/>
        </w:rPr>
        <w:t xml:space="preserve">+ </w:t>
      </w:r>
      <w:r w:rsidRPr="004563B8">
        <w:t>DecimalDigits</w:t>
      </w:r>
      <w:r w:rsidRPr="004563B8">
        <w:br/>
      </w:r>
      <w:r w:rsidRPr="004431E2">
        <w:rPr>
          <w:rFonts w:ascii="Courier New" w:hAnsi="Courier New"/>
          <w:b/>
          <w:i w:val="0"/>
        </w:rPr>
        <w:t xml:space="preserve">- </w:t>
      </w:r>
      <w:r w:rsidRPr="004563B8">
        <w:t>DecimalDigits</w:t>
      </w:r>
    </w:p>
    <w:p w14:paraId="27907CB2" w14:textId="77777777" w:rsidR="00E80769" w:rsidRDefault="00E80769" w:rsidP="00E80769">
      <w:pPr>
        <w:pStyle w:val="M0"/>
        <w:spacing w:after="0"/>
        <w:rPr>
          <w:sz w:val="16"/>
        </w:rPr>
      </w:pPr>
    </w:p>
    <w:p w14:paraId="6D0C7EDF" w14:textId="77777777" w:rsidR="00E80769" w:rsidRPr="00D00D4A" w:rsidRDefault="00E80769" w:rsidP="00E80769">
      <w:pPr>
        <w:pStyle w:val="SyntaxRule"/>
        <w:rPr>
          <w:rFonts w:ascii="Arial" w:hAnsi="Arial"/>
        </w:rPr>
      </w:pPr>
      <w:r w:rsidRPr="004563B8">
        <w:t xml:space="preserve">HexIntegerLiteral </w:t>
      </w:r>
      <w:r w:rsidRPr="006D03FA">
        <w:rPr>
          <w:rFonts w:ascii="Arial" w:hAnsi="Arial"/>
          <w:b/>
          <w:i w:val="0"/>
        </w:rPr>
        <w:t>:::</w:t>
      </w:r>
      <w:r w:rsidRPr="00D00D4A">
        <w:rPr>
          <w:rFonts w:ascii="Arial" w:hAnsi="Arial"/>
        </w:rPr>
        <w:tab/>
        <w:t>See 9.3.1</w:t>
      </w:r>
    </w:p>
    <w:p w14:paraId="136C126C" w14:textId="77777777" w:rsidR="00E80769" w:rsidRPr="004563B8" w:rsidRDefault="00E80769" w:rsidP="00E80769">
      <w:pPr>
        <w:pStyle w:val="SyntaxDefinition"/>
      </w:pPr>
      <w:r w:rsidRPr="004431E2">
        <w:rPr>
          <w:rFonts w:ascii="Courier New" w:hAnsi="Courier New"/>
          <w:b/>
          <w:i w:val="0"/>
        </w:rPr>
        <w:t>0x</w:t>
      </w:r>
      <w:r w:rsidRPr="004563B8">
        <w:t xml:space="preserve"> HexDigit</w:t>
      </w:r>
      <w:r w:rsidRPr="004563B8">
        <w:br/>
      </w:r>
      <w:r w:rsidRPr="004431E2">
        <w:rPr>
          <w:rFonts w:ascii="Courier New" w:hAnsi="Courier New"/>
          <w:b/>
          <w:i w:val="0"/>
        </w:rPr>
        <w:t>0X</w:t>
      </w:r>
      <w:r w:rsidRPr="004563B8">
        <w:t xml:space="preserve"> HexDigit</w:t>
      </w:r>
      <w:r w:rsidRPr="004563B8">
        <w:br/>
        <w:t>HexIntegerLiteral HexDigit</w:t>
      </w:r>
    </w:p>
    <w:p w14:paraId="340B71CE" w14:textId="77777777" w:rsidR="00E80769" w:rsidRDefault="00E80769" w:rsidP="00E80769">
      <w:pPr>
        <w:pStyle w:val="M0"/>
        <w:spacing w:after="0"/>
        <w:rPr>
          <w:sz w:val="16"/>
        </w:rPr>
      </w:pPr>
    </w:p>
    <w:p w14:paraId="3619CAFF" w14:textId="77777777" w:rsidR="00E80769" w:rsidRPr="007A29B2" w:rsidRDefault="00E80769" w:rsidP="00E80769">
      <w:pPr>
        <w:pStyle w:val="SyntaxRule"/>
        <w:rPr>
          <w:rFonts w:ascii="Arial" w:hAnsi="Arial"/>
        </w:rPr>
      </w:pPr>
      <w:r w:rsidRPr="004563B8">
        <w:t xml:space="preserve">HexDigit </w:t>
      </w:r>
      <w:r w:rsidRPr="00E148F5">
        <w:rPr>
          <w:rFonts w:ascii="Arial" w:hAnsi="Arial"/>
          <w:b/>
          <w:i w:val="0"/>
        </w:rPr>
        <w:t>:::</w:t>
      </w:r>
      <w:r w:rsidRPr="00D00D4A">
        <w:rPr>
          <w:b/>
        </w:rPr>
        <w:t xml:space="preserve"> </w:t>
      </w:r>
      <w:r w:rsidRPr="007A29B2">
        <w:rPr>
          <w:rFonts w:ascii="Arial" w:hAnsi="Arial" w:cs="Arial"/>
          <w:b/>
          <w:i w:val="0"/>
        </w:rPr>
        <w:t>one of</w:t>
      </w:r>
      <w:r w:rsidRPr="00D00D4A">
        <w:tab/>
      </w:r>
      <w:r w:rsidRPr="007A29B2">
        <w:rPr>
          <w:rFonts w:ascii="Arial" w:hAnsi="Arial"/>
        </w:rPr>
        <w:t>See 9.3.1</w:t>
      </w:r>
    </w:p>
    <w:p w14:paraId="168D6657" w14:textId="77777777" w:rsidR="00E80769" w:rsidRPr="007A29B2" w:rsidRDefault="00E80769" w:rsidP="00E80769">
      <w:pPr>
        <w:pStyle w:val="SyntaxDefinition"/>
        <w:rPr>
          <w:rFonts w:ascii="Courier New" w:hAnsi="Courier New" w:cs="Courier New"/>
          <w:b/>
          <w:i w:val="0"/>
        </w:rPr>
      </w:pPr>
      <w:r>
        <w:rPr>
          <w:rFonts w:ascii="Courier New" w:hAnsi="Courier New" w:cs="Courier New"/>
          <w:b/>
          <w:i w:val="0"/>
        </w:rPr>
        <w:t>0 1 2 3 4 5 6 7 8 9 a b c d e f A B C D E</w:t>
      </w:r>
      <w:r w:rsidRPr="00B470C7">
        <w:rPr>
          <w:rFonts w:ascii="Courier New" w:hAnsi="Courier New" w:cs="Courier New"/>
          <w:b/>
          <w:i w:val="0"/>
        </w:rPr>
        <w:t xml:space="preserve"> F</w:t>
      </w:r>
    </w:p>
    <w:p w14:paraId="499BD8F1" w14:textId="77777777" w:rsidR="00E80769" w:rsidRDefault="00E80769" w:rsidP="00E80769">
      <w:pPr>
        <w:pStyle w:val="a2"/>
        <w:tabs>
          <w:tab w:val="clear" w:pos="500"/>
          <w:tab w:val="clear" w:pos="720"/>
          <w:tab w:val="left" w:pos="567"/>
        </w:tabs>
      </w:pPr>
      <w:bookmarkStart w:id="8710" w:name="_Toc472818974"/>
      <w:bookmarkStart w:id="8711" w:name="_Toc474641688"/>
      <w:bookmarkStart w:id="8712" w:name="_Toc235503556"/>
      <w:bookmarkStart w:id="8713" w:name="_Toc236208645"/>
      <w:bookmarkStart w:id="8714" w:name="_Toc241509331"/>
      <w:bookmarkStart w:id="8715" w:name="_Toc241557808"/>
      <w:bookmarkStart w:id="8716" w:name="_Toc244416818"/>
      <w:bookmarkStart w:id="8717" w:name="_Toc244657758"/>
      <w:bookmarkStart w:id="8718" w:name="_Toc246652498"/>
      <w:bookmarkStart w:id="8719" w:name="_Toc253562047"/>
      <w:bookmarkStart w:id="8720" w:name="_Toc268506063"/>
      <w:bookmarkStart w:id="8721" w:name="_Toc276631182"/>
      <w:bookmarkStart w:id="8722" w:name="_Toc277944226"/>
      <w:bookmarkStart w:id="8723" w:name="_Toc153968571"/>
      <w:bookmarkStart w:id="8724" w:name="_Toc178387193"/>
      <w:r>
        <w:t>Expressions</w:t>
      </w:r>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p>
    <w:p w14:paraId="7ADE7E5F" w14:textId="77777777" w:rsidR="00E80769" w:rsidRPr="004563B8" w:rsidRDefault="00E80769" w:rsidP="00E80769">
      <w:pPr>
        <w:pStyle w:val="SyntaxRule"/>
      </w:pPr>
      <w:r w:rsidRPr="004563B8">
        <w:t xml:space="preserve">PrimaryExpression </w:t>
      </w:r>
      <w:r w:rsidRPr="00B470C7">
        <w:rPr>
          <w:rFonts w:ascii="Arial" w:hAnsi="Arial"/>
          <w:b/>
          <w:i w:val="0"/>
        </w:rPr>
        <w:t>:</w:t>
      </w:r>
      <w:r w:rsidRPr="00D00D4A">
        <w:rPr>
          <w:rFonts w:ascii="Arial" w:hAnsi="Arial"/>
        </w:rPr>
        <w:tab/>
      </w:r>
      <w:r w:rsidRPr="004563B8">
        <w:rPr>
          <w:rFonts w:ascii="Arial" w:hAnsi="Arial"/>
        </w:rPr>
        <w:t>See 11.1</w:t>
      </w:r>
    </w:p>
    <w:p w14:paraId="44A30723" w14:textId="77777777" w:rsidR="00E80769" w:rsidRPr="004563B8" w:rsidRDefault="00E80769" w:rsidP="00E80769">
      <w:pPr>
        <w:pStyle w:val="SyntaxDefinition"/>
      </w:pPr>
      <w:r w:rsidRPr="004431E2">
        <w:rPr>
          <w:rFonts w:ascii="Courier New" w:hAnsi="Courier New"/>
          <w:b/>
          <w:i w:val="0"/>
        </w:rPr>
        <w:t>this</w:t>
      </w:r>
      <w:r w:rsidRPr="004563B8">
        <w:br/>
        <w:t>Identifier</w:t>
      </w:r>
      <w:r w:rsidRPr="004563B8">
        <w:br/>
        <w:t>Literal</w:t>
      </w:r>
      <w:r w:rsidRPr="004563B8">
        <w:br/>
        <w:t>ArrayLiteral</w:t>
      </w:r>
      <w:r w:rsidRPr="004563B8">
        <w:br/>
        <w:t>ObjectLiteral</w:t>
      </w:r>
      <w:r w:rsidRPr="004563B8">
        <w:br/>
      </w:r>
      <w:r w:rsidRPr="004431E2">
        <w:rPr>
          <w:rFonts w:ascii="Courier New" w:hAnsi="Courier New"/>
          <w:b/>
          <w:i w:val="0"/>
        </w:rPr>
        <w:t>(</w:t>
      </w:r>
      <w:r w:rsidRPr="004563B8">
        <w:t xml:space="preserve"> Expression </w:t>
      </w:r>
      <w:r w:rsidRPr="004431E2">
        <w:rPr>
          <w:rFonts w:ascii="Courier New" w:hAnsi="Courier New"/>
          <w:b/>
          <w:i w:val="0"/>
        </w:rPr>
        <w:t>)</w:t>
      </w:r>
    </w:p>
    <w:p w14:paraId="3D5590AC" w14:textId="77777777" w:rsidR="00E80769" w:rsidRDefault="00E80769" w:rsidP="00E80769">
      <w:pPr>
        <w:pStyle w:val="M0"/>
        <w:spacing w:after="0"/>
        <w:rPr>
          <w:sz w:val="16"/>
        </w:rPr>
      </w:pPr>
    </w:p>
    <w:p w14:paraId="169BF0DA" w14:textId="77777777" w:rsidR="00E80769" w:rsidRPr="00D00D4A" w:rsidRDefault="00E80769" w:rsidP="00E80769">
      <w:pPr>
        <w:pStyle w:val="SyntaxRule"/>
        <w:rPr>
          <w:rFonts w:ascii="Arial" w:hAnsi="Arial"/>
        </w:rPr>
      </w:pPr>
      <w:r w:rsidRPr="00EA6649">
        <w:t xml:space="preserve">ArrayLiteral </w:t>
      </w:r>
      <w:r w:rsidRPr="00B470C7">
        <w:rPr>
          <w:rFonts w:ascii="Arial" w:hAnsi="Arial"/>
          <w:b/>
          <w:i w:val="0"/>
        </w:rPr>
        <w:t>:</w:t>
      </w:r>
      <w:r w:rsidRPr="00D00D4A">
        <w:rPr>
          <w:rFonts w:ascii="Arial" w:hAnsi="Arial"/>
        </w:rPr>
        <w:tab/>
        <w:t>See 11.1.4</w:t>
      </w:r>
    </w:p>
    <w:p w14:paraId="777390EA" w14:textId="77777777" w:rsidR="00E80769" w:rsidRPr="00EA6649" w:rsidRDefault="00E80769" w:rsidP="00E80769">
      <w:pPr>
        <w:pStyle w:val="SyntaxDefinition"/>
      </w:pPr>
      <w:r w:rsidRPr="004431E2">
        <w:rPr>
          <w:rFonts w:ascii="Courier New" w:hAnsi="Courier New"/>
          <w:b/>
          <w:i w:val="0"/>
        </w:rPr>
        <w:t xml:space="preserve">[ </w:t>
      </w:r>
      <w:r w:rsidRPr="00EA6649">
        <w:t>Elision</w:t>
      </w:r>
      <w:r w:rsidRPr="005E74B3">
        <w:rPr>
          <w:rFonts w:ascii="Arial" w:hAnsi="Arial"/>
          <w:i w:val="0"/>
          <w:vertAlign w:val="subscript"/>
        </w:rPr>
        <w:t>opt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EA6649">
        <w:t>ElementList</w:t>
      </w:r>
      <w:r w:rsidRPr="004431E2">
        <w:rPr>
          <w:rFonts w:ascii="Courier New" w:hAnsi="Courier New"/>
          <w:i w:val="0"/>
        </w:rPr>
        <w:t xml:space="preserve"> </w:t>
      </w:r>
      <w:r w:rsidRPr="004431E2">
        <w:rPr>
          <w:rFonts w:ascii="Courier New" w:hAnsi="Courier New"/>
          <w:b/>
          <w:i w:val="0"/>
        </w:rPr>
        <w:t>]</w:t>
      </w:r>
      <w:r w:rsidRPr="004431E2">
        <w:rPr>
          <w:rFonts w:ascii="Courier New" w:hAnsi="Courier New"/>
          <w:b/>
          <w:i w:val="0"/>
        </w:rPr>
        <w:br/>
        <w:t xml:space="preserve">[ </w:t>
      </w:r>
      <w:r w:rsidRPr="00EA6649">
        <w:t>ElementList</w:t>
      </w:r>
      <w:r w:rsidRPr="00D00D4A">
        <w:rPr>
          <w:rFonts w:ascii="Arial" w:hAnsi="Arial"/>
        </w:rPr>
        <w:t xml:space="preserve"> </w:t>
      </w:r>
      <w:r w:rsidRPr="00612C55">
        <w:rPr>
          <w:rFonts w:ascii="Courier New" w:hAnsi="Courier New" w:cs="Courier New"/>
          <w:b/>
          <w:i w:val="0"/>
        </w:rPr>
        <w:t>,</w:t>
      </w:r>
      <w:r w:rsidRPr="00D00D4A">
        <w:rPr>
          <w:rFonts w:ascii="Arial" w:hAnsi="Arial"/>
        </w:rPr>
        <w:t xml:space="preserve"> </w:t>
      </w:r>
      <w:r w:rsidRPr="00EA6649">
        <w:t>Elision</w:t>
      </w:r>
      <w:r w:rsidRPr="005E74B3">
        <w:rPr>
          <w:rFonts w:ascii="Arial" w:hAnsi="Arial"/>
          <w:i w:val="0"/>
          <w:vertAlign w:val="subscript"/>
        </w:rPr>
        <w:t>opt</w:t>
      </w:r>
      <w:r w:rsidRPr="004431E2">
        <w:rPr>
          <w:rFonts w:ascii="Courier New" w:hAnsi="Courier New"/>
          <w:i w:val="0"/>
        </w:rPr>
        <w:t xml:space="preserve"> </w:t>
      </w:r>
      <w:r w:rsidRPr="004431E2">
        <w:rPr>
          <w:rFonts w:ascii="Courier New" w:hAnsi="Courier New"/>
          <w:b/>
          <w:i w:val="0"/>
        </w:rPr>
        <w:t>]</w:t>
      </w:r>
    </w:p>
    <w:p w14:paraId="278B6A47" w14:textId="77777777" w:rsidR="00E80769" w:rsidRDefault="00E80769" w:rsidP="00E80769">
      <w:pPr>
        <w:pStyle w:val="M0"/>
        <w:spacing w:after="0"/>
        <w:rPr>
          <w:sz w:val="16"/>
        </w:rPr>
      </w:pPr>
    </w:p>
    <w:p w14:paraId="2A78F6A4" w14:textId="77777777" w:rsidR="00E80769" w:rsidRPr="00D00D4A" w:rsidRDefault="00E80769" w:rsidP="00E80769">
      <w:pPr>
        <w:pStyle w:val="SyntaxRule"/>
      </w:pPr>
      <w:r w:rsidRPr="00EA6649">
        <w:t xml:space="preserve">ElementList </w:t>
      </w:r>
      <w:r w:rsidRPr="00E148F5">
        <w:rPr>
          <w:rFonts w:ascii="Arial" w:hAnsi="Arial"/>
          <w:b/>
          <w:i w:val="0"/>
        </w:rPr>
        <w:t>:</w:t>
      </w:r>
      <w:r w:rsidRPr="00D00D4A">
        <w:tab/>
      </w:r>
      <w:r w:rsidRPr="00B470C7">
        <w:rPr>
          <w:rFonts w:ascii="Arial" w:hAnsi="Arial"/>
        </w:rPr>
        <w:t>See 11.1.4</w:t>
      </w:r>
    </w:p>
    <w:p w14:paraId="7D9ACB0A" w14:textId="77777777" w:rsidR="00E80769" w:rsidRPr="00EA6649" w:rsidRDefault="00E80769" w:rsidP="00E80769">
      <w:pPr>
        <w:pStyle w:val="SyntaxDefinition"/>
      </w:pPr>
      <w:r w:rsidRPr="00EA6649">
        <w:t>Elision</w:t>
      </w:r>
      <w:r w:rsidRPr="005E74B3">
        <w:rPr>
          <w:rFonts w:ascii="Arial" w:hAnsi="Arial"/>
          <w:i w:val="0"/>
          <w:vertAlign w:val="subscript"/>
        </w:rPr>
        <w:t>opt</w:t>
      </w:r>
      <w:r w:rsidRPr="004431E2">
        <w:rPr>
          <w:rFonts w:ascii="Courier New" w:hAnsi="Courier New"/>
          <w:i w:val="0"/>
          <w:vertAlign w:val="subscript"/>
        </w:rPr>
        <w:t xml:space="preserve"> </w:t>
      </w:r>
      <w:r w:rsidRPr="00EA6649">
        <w:t>AssignmentExpression</w:t>
      </w:r>
      <w:r w:rsidRPr="00EA6649">
        <w:br/>
        <w:t>ElementList</w:t>
      </w:r>
      <w:r w:rsidRPr="00D00D4A">
        <w:rPr>
          <w:rFonts w:ascii="Arial" w:hAnsi="Arial"/>
        </w:rPr>
        <w:t xml:space="preserve"> </w:t>
      </w:r>
      <w:r w:rsidRPr="00612C55">
        <w:rPr>
          <w:rFonts w:ascii="Courier New" w:hAnsi="Courier New" w:cs="Courier New"/>
          <w:b/>
          <w:i w:val="0"/>
        </w:rPr>
        <w:t>,</w:t>
      </w:r>
      <w:r w:rsidRPr="00D00D4A">
        <w:rPr>
          <w:rFonts w:ascii="Arial" w:hAnsi="Arial"/>
        </w:rPr>
        <w:t xml:space="preserve"> </w:t>
      </w:r>
      <w:r w:rsidRPr="00EA6649">
        <w:t>Elision</w:t>
      </w:r>
      <w:r w:rsidRPr="005E74B3">
        <w:rPr>
          <w:rFonts w:ascii="Arial" w:hAnsi="Arial"/>
          <w:i w:val="0"/>
          <w:vertAlign w:val="subscript"/>
        </w:rPr>
        <w:t>opt</w:t>
      </w:r>
      <w:r w:rsidRPr="004431E2">
        <w:rPr>
          <w:rFonts w:ascii="Courier New" w:hAnsi="Courier New"/>
          <w:i w:val="0"/>
          <w:vertAlign w:val="subscript"/>
        </w:rPr>
        <w:t xml:space="preserve"> </w:t>
      </w:r>
      <w:r w:rsidRPr="00EA6649">
        <w:t>AssignmentExpression</w:t>
      </w:r>
    </w:p>
    <w:p w14:paraId="366C3A31" w14:textId="77777777" w:rsidR="00E80769" w:rsidRDefault="00E80769" w:rsidP="00E80769">
      <w:pPr>
        <w:pStyle w:val="M0"/>
        <w:spacing w:after="0"/>
        <w:rPr>
          <w:sz w:val="16"/>
        </w:rPr>
      </w:pPr>
    </w:p>
    <w:p w14:paraId="71013181" w14:textId="77777777" w:rsidR="00E80769" w:rsidRPr="00D00D4A" w:rsidRDefault="00E80769" w:rsidP="00E80769">
      <w:pPr>
        <w:pStyle w:val="SyntaxRule"/>
      </w:pPr>
      <w:r w:rsidRPr="00EA6649">
        <w:t xml:space="preserve">Elision </w:t>
      </w:r>
      <w:r w:rsidRPr="00E148F5">
        <w:rPr>
          <w:rFonts w:ascii="Arial" w:hAnsi="Arial"/>
          <w:b/>
          <w:i w:val="0"/>
        </w:rPr>
        <w:t>:</w:t>
      </w:r>
      <w:r w:rsidRPr="00D00D4A">
        <w:tab/>
      </w:r>
      <w:r w:rsidRPr="00B470C7">
        <w:rPr>
          <w:rFonts w:ascii="Arial" w:hAnsi="Arial"/>
        </w:rPr>
        <w:t>See 11.1.4</w:t>
      </w:r>
    </w:p>
    <w:p w14:paraId="55D51B8C" w14:textId="77777777" w:rsidR="00E80769" w:rsidRPr="00EA6649" w:rsidRDefault="00E80769" w:rsidP="00E80769">
      <w:pPr>
        <w:pStyle w:val="SyntaxDefinition"/>
      </w:pPr>
      <w:r w:rsidRPr="00612C55">
        <w:rPr>
          <w:rFonts w:ascii="Courier New" w:hAnsi="Courier New" w:cs="Courier New"/>
          <w:b/>
          <w:i w:val="0"/>
        </w:rPr>
        <w:t>,</w:t>
      </w:r>
      <w:r w:rsidRPr="00EA6649">
        <w:br/>
        <w:t>Elision</w:t>
      </w:r>
      <w:r w:rsidRPr="00D00D4A">
        <w:rPr>
          <w:rFonts w:ascii="Arial" w:hAnsi="Arial"/>
        </w:rPr>
        <w:t xml:space="preserve"> </w:t>
      </w:r>
      <w:r w:rsidRPr="00612C55">
        <w:rPr>
          <w:rFonts w:ascii="Courier New" w:hAnsi="Courier New" w:cs="Courier New"/>
          <w:b/>
          <w:i w:val="0"/>
        </w:rPr>
        <w:t>,</w:t>
      </w:r>
    </w:p>
    <w:p w14:paraId="6B8EA319" w14:textId="77777777" w:rsidR="00E80769" w:rsidRDefault="00E80769" w:rsidP="00E80769">
      <w:pPr>
        <w:pStyle w:val="M0"/>
        <w:spacing w:after="0"/>
        <w:rPr>
          <w:sz w:val="16"/>
        </w:rPr>
      </w:pPr>
    </w:p>
    <w:p w14:paraId="5A13DCBC" w14:textId="77777777" w:rsidR="00E80769" w:rsidRPr="00D00D4A" w:rsidRDefault="00E80769" w:rsidP="00E80769">
      <w:pPr>
        <w:pStyle w:val="SyntaxRule"/>
        <w:rPr>
          <w:rFonts w:ascii="Arial" w:hAnsi="Arial"/>
        </w:rPr>
      </w:pPr>
      <w:r w:rsidRPr="00EA6649">
        <w:t xml:space="preserve">ObjectLiteral </w:t>
      </w:r>
      <w:r w:rsidRPr="00B470C7">
        <w:rPr>
          <w:rFonts w:ascii="Arial" w:hAnsi="Arial"/>
          <w:b/>
          <w:i w:val="0"/>
        </w:rPr>
        <w:t>:</w:t>
      </w:r>
      <w:r w:rsidRPr="00D00D4A">
        <w:rPr>
          <w:rFonts w:ascii="Arial" w:hAnsi="Arial"/>
        </w:rPr>
        <w:tab/>
        <w:t>See 11.1.5</w:t>
      </w:r>
    </w:p>
    <w:p w14:paraId="4707EC71" w14:textId="77777777" w:rsidR="00E80769" w:rsidRPr="00EA6649" w:rsidRDefault="00E80769" w:rsidP="00E80769">
      <w:pPr>
        <w:pStyle w:val="SyntaxDefinition"/>
      </w:pPr>
      <w:r w:rsidRPr="004431E2">
        <w:rPr>
          <w:rFonts w:ascii="Courier New" w:hAnsi="Courier New"/>
          <w:b/>
          <w:i w:val="0"/>
        </w:rPr>
        <w:t>{ }</w:t>
      </w:r>
      <w:r w:rsidRPr="00EA6649">
        <w:br/>
      </w:r>
      <w:r w:rsidRPr="004431E2">
        <w:rPr>
          <w:rFonts w:ascii="Courier New" w:hAnsi="Courier New"/>
          <w:b/>
          <w:i w:val="0"/>
        </w:rPr>
        <w:t xml:space="preserve">{ </w:t>
      </w:r>
      <w:r w:rsidRPr="00EA6649">
        <w:t>PropertyNameAndValueList</w:t>
      </w:r>
      <w:r w:rsidRPr="004431E2">
        <w:rPr>
          <w:rFonts w:ascii="Courier New" w:hAnsi="Courier New"/>
          <w:i w:val="0"/>
        </w:rPr>
        <w:t xml:space="preserve"> </w:t>
      </w:r>
      <w:r w:rsidRPr="004431E2">
        <w:rPr>
          <w:rFonts w:ascii="Courier New" w:hAnsi="Courier New"/>
          <w:b/>
          <w:i w:val="0"/>
        </w:rPr>
        <w:t>}</w:t>
      </w:r>
      <w:r>
        <w:rPr>
          <w:rFonts w:ascii="Courier New" w:hAnsi="Courier New"/>
          <w:b/>
          <w:i w:val="0"/>
        </w:rPr>
        <w:br/>
      </w:r>
      <w:r w:rsidRPr="004431E2">
        <w:rPr>
          <w:rFonts w:ascii="Courier New" w:hAnsi="Courier New"/>
          <w:b/>
          <w:i w:val="0"/>
        </w:rPr>
        <w:t xml:space="preserve">{ </w:t>
      </w:r>
      <w:r w:rsidRPr="00EA6649">
        <w:t>PropertyNameAndValueList</w:t>
      </w:r>
      <w:r w:rsidRPr="004431E2">
        <w:rPr>
          <w:rFonts w:ascii="Courier New" w:hAnsi="Courier New"/>
          <w:i w:val="0"/>
        </w:rPr>
        <w:t xml:space="preserve"> </w:t>
      </w:r>
      <w:r w:rsidRPr="00612C55">
        <w:rPr>
          <w:rFonts w:ascii="Courier New" w:hAnsi="Courier New"/>
          <w:b/>
          <w:i w:val="0"/>
        </w:rPr>
        <w:t>,</w:t>
      </w:r>
      <w:r w:rsidRPr="004431E2">
        <w:rPr>
          <w:rFonts w:ascii="Courier New" w:hAnsi="Courier New"/>
          <w:i w:val="0"/>
        </w:rPr>
        <w:t xml:space="preserve"> </w:t>
      </w:r>
      <w:r w:rsidRPr="004431E2">
        <w:rPr>
          <w:rFonts w:ascii="Courier New" w:hAnsi="Courier New"/>
          <w:b/>
          <w:i w:val="0"/>
        </w:rPr>
        <w:t>}</w:t>
      </w:r>
    </w:p>
    <w:p w14:paraId="16068438" w14:textId="77777777" w:rsidR="00E80769" w:rsidRDefault="00E80769" w:rsidP="00E80769">
      <w:pPr>
        <w:pStyle w:val="M0"/>
        <w:spacing w:after="0"/>
        <w:rPr>
          <w:sz w:val="16"/>
        </w:rPr>
      </w:pPr>
    </w:p>
    <w:p w14:paraId="130B11AB" w14:textId="77777777" w:rsidR="00E80769" w:rsidRPr="00D00D4A" w:rsidRDefault="00E80769" w:rsidP="00E80769">
      <w:pPr>
        <w:pStyle w:val="SyntaxRule"/>
        <w:rPr>
          <w:rFonts w:ascii="Arial" w:hAnsi="Arial"/>
        </w:rPr>
      </w:pPr>
      <w:r w:rsidRPr="00EA6649">
        <w:t xml:space="preserve">PropertyNameAndValueList </w:t>
      </w:r>
      <w:r w:rsidRPr="00B470C7">
        <w:rPr>
          <w:rFonts w:ascii="Arial" w:hAnsi="Arial"/>
          <w:b/>
          <w:i w:val="0"/>
        </w:rPr>
        <w:t>:</w:t>
      </w:r>
      <w:r w:rsidRPr="00EA6649">
        <w:rPr>
          <w:rFonts w:ascii="Arial" w:hAnsi="Arial"/>
          <w:b/>
        </w:rPr>
        <w:tab/>
      </w:r>
      <w:r w:rsidRPr="00D00D4A">
        <w:rPr>
          <w:rFonts w:ascii="Arial" w:hAnsi="Arial"/>
        </w:rPr>
        <w:t>See 11.1.5</w:t>
      </w:r>
    </w:p>
    <w:p w14:paraId="2AB17EE0" w14:textId="77777777" w:rsidR="00E80769" w:rsidRPr="00EA6649" w:rsidRDefault="00E80769" w:rsidP="00E80769">
      <w:pPr>
        <w:pStyle w:val="SyntaxDefinition"/>
      </w:pPr>
      <w:r w:rsidRPr="00EA6649">
        <w:t>PropertyAssignment</w:t>
      </w:r>
      <w:r>
        <w:br/>
      </w:r>
      <w:r w:rsidRPr="00EA6649">
        <w:t>PropertyNameAndValueList</w:t>
      </w:r>
      <w:r w:rsidRPr="004431E2">
        <w:rPr>
          <w:rFonts w:ascii="Courier New" w:hAnsi="Courier New" w:cs="Courier New"/>
          <w:i w:val="0"/>
        </w:rPr>
        <w:t xml:space="preserve"> </w:t>
      </w:r>
      <w:r w:rsidRPr="00612C55">
        <w:rPr>
          <w:rFonts w:ascii="Courier New" w:hAnsi="Courier New" w:cs="Courier New"/>
          <w:b/>
          <w:i w:val="0"/>
        </w:rPr>
        <w:t>,</w:t>
      </w:r>
      <w:r w:rsidRPr="00EA6649">
        <w:t xml:space="preserve">  PropertyAssignment</w:t>
      </w:r>
    </w:p>
    <w:p w14:paraId="765D223A" w14:textId="77777777" w:rsidR="00E80769" w:rsidRPr="00D00D4A" w:rsidRDefault="00E80769" w:rsidP="00E80769">
      <w:pPr>
        <w:pStyle w:val="SyntaxRule"/>
        <w:rPr>
          <w:rFonts w:ascii="Arial" w:hAnsi="Arial"/>
        </w:rPr>
      </w:pPr>
      <w:r w:rsidRPr="00EA6649">
        <w:t xml:space="preserve">PropertyAssignment </w:t>
      </w:r>
      <w:r w:rsidRPr="00B470C7">
        <w:rPr>
          <w:rFonts w:ascii="Arial" w:hAnsi="Arial"/>
          <w:b/>
          <w:i w:val="0"/>
        </w:rPr>
        <w:t>:</w:t>
      </w:r>
      <w:r w:rsidRPr="00EA6649">
        <w:rPr>
          <w:rFonts w:ascii="Arial" w:hAnsi="Arial"/>
          <w:b/>
        </w:rPr>
        <w:tab/>
      </w:r>
      <w:r w:rsidRPr="00D00D4A">
        <w:rPr>
          <w:rFonts w:ascii="Arial" w:hAnsi="Arial"/>
        </w:rPr>
        <w:t>See 11.1.5</w:t>
      </w:r>
    </w:p>
    <w:p w14:paraId="6DF6F684" w14:textId="77777777" w:rsidR="00E80769" w:rsidRPr="00EA6649" w:rsidRDefault="00E80769" w:rsidP="00E80769">
      <w:pPr>
        <w:pStyle w:val="SyntaxDefinition"/>
      </w:pPr>
      <w:r w:rsidRPr="00EA6649">
        <w:t>PropertyName</w:t>
      </w:r>
      <w:r>
        <w:rPr>
          <w:rFonts w:ascii="CG Times" w:hAnsi="CG Times"/>
        </w:rPr>
        <w:t xml:space="preserve"> </w:t>
      </w:r>
      <w:r w:rsidRPr="00D04346">
        <w:rPr>
          <w:rFonts w:ascii="Courier New" w:hAnsi="Courier New" w:cs="Courier New"/>
          <w:b/>
          <w:i w:val="0"/>
        </w:rPr>
        <w:t>:</w:t>
      </w:r>
      <w:r>
        <w:rPr>
          <w:rFonts w:ascii="CG Times" w:hAnsi="CG Times"/>
        </w:rPr>
        <w:t xml:space="preserve"> </w:t>
      </w:r>
      <w:r w:rsidRPr="00EA6649">
        <w:t>AssignmentExpression</w:t>
      </w:r>
      <w:r w:rsidRPr="00EA6649">
        <w:br/>
      </w:r>
      <w:r w:rsidRPr="004431E2">
        <w:rPr>
          <w:rFonts w:ascii="Courier New" w:hAnsi="Courier New" w:cs="Courier New"/>
          <w:b/>
          <w:i w:val="0"/>
        </w:rPr>
        <w:t xml:space="preserve">get </w:t>
      </w:r>
      <w:r w:rsidRPr="00EA6649">
        <w:t>PropertyName</w:t>
      </w:r>
      <w:r w:rsidRPr="00612C55">
        <w:rPr>
          <w:rFonts w:ascii="Courier New" w:hAnsi="Courier New" w:cs="Courier New"/>
          <w:b/>
          <w:i w:val="0"/>
        </w:rPr>
        <w:t xml:space="preserve"> </w:t>
      </w:r>
      <w:r w:rsidRPr="004431E2">
        <w:rPr>
          <w:rFonts w:ascii="Courier New" w:hAnsi="Courier New" w:cs="Courier New"/>
          <w:b/>
          <w:i w:val="0"/>
        </w:rPr>
        <w:t>(</w:t>
      </w:r>
      <w:r>
        <w:rPr>
          <w:rFonts w:ascii="Courier New" w:hAnsi="Courier New" w:cs="Courier New"/>
          <w:b/>
          <w:i w:val="0"/>
        </w:rPr>
        <w:t xml:space="preserve"> </w:t>
      </w:r>
      <w:r w:rsidRPr="004431E2">
        <w:rPr>
          <w:rFonts w:ascii="Courier New" w:hAnsi="Courier New" w:cs="Courier New"/>
          <w:b/>
          <w:i w:val="0"/>
        </w:rPr>
        <w:t xml:space="preserve">) { </w:t>
      </w:r>
      <w:r w:rsidRPr="00EA6649">
        <w:t>FunctionBody</w:t>
      </w:r>
      <w:r w:rsidRPr="00612C55">
        <w:rPr>
          <w:rFonts w:ascii="Courier New" w:hAnsi="Courier New" w:cs="Courier New"/>
          <w:i w:val="0"/>
        </w:rPr>
        <w:t xml:space="preserve"> </w:t>
      </w:r>
      <w:r w:rsidRPr="004431E2">
        <w:rPr>
          <w:rFonts w:ascii="Courier New" w:hAnsi="Courier New" w:cs="Courier New"/>
          <w:b/>
          <w:i w:val="0"/>
        </w:rPr>
        <w:t>}</w:t>
      </w:r>
      <w:r>
        <w:rPr>
          <w:rFonts w:ascii="Courier New" w:hAnsi="Courier New" w:cs="Courier New"/>
          <w:b/>
          <w:i w:val="0"/>
        </w:rPr>
        <w:br/>
      </w:r>
      <w:r w:rsidRPr="004431E2">
        <w:rPr>
          <w:rFonts w:ascii="Courier New" w:hAnsi="Courier New" w:cs="Courier New"/>
          <w:b/>
          <w:i w:val="0"/>
        </w:rPr>
        <w:t xml:space="preserve">set </w:t>
      </w:r>
      <w:r w:rsidRPr="00EA6649">
        <w:t>PropertyName</w:t>
      </w:r>
      <w:r w:rsidRPr="00612C55">
        <w:rPr>
          <w:rFonts w:ascii="Courier New" w:hAnsi="Courier New" w:cs="Courier New"/>
          <w:b/>
          <w:i w:val="0"/>
        </w:rPr>
        <w:t xml:space="preserve"> </w:t>
      </w:r>
      <w:r w:rsidRPr="004431E2">
        <w:rPr>
          <w:rFonts w:ascii="Courier New" w:hAnsi="Courier New" w:cs="Courier New"/>
          <w:b/>
          <w:i w:val="0"/>
        </w:rPr>
        <w:t xml:space="preserve">( </w:t>
      </w:r>
      <w:r w:rsidRPr="00EA6649">
        <w:t>PropertySetParameterList</w:t>
      </w:r>
      <w:r w:rsidRPr="004431E2">
        <w:rPr>
          <w:rFonts w:ascii="Courier New" w:hAnsi="Courier New" w:cs="Courier New"/>
          <w:b/>
          <w:i w:val="0"/>
        </w:rPr>
        <w:t xml:space="preserve"> ) { </w:t>
      </w:r>
      <w:r w:rsidRPr="00EA6649">
        <w:t>FunctionBody</w:t>
      </w:r>
      <w:r w:rsidRPr="00612C55">
        <w:rPr>
          <w:rFonts w:ascii="Courier New" w:hAnsi="Courier New" w:cs="Courier New"/>
          <w:b/>
        </w:rPr>
        <w:t xml:space="preserve"> </w:t>
      </w:r>
      <w:r w:rsidRPr="004431E2">
        <w:rPr>
          <w:rFonts w:ascii="Courier New" w:hAnsi="Courier New" w:cs="Courier New"/>
          <w:b/>
          <w:i w:val="0"/>
        </w:rPr>
        <w:t>}</w:t>
      </w:r>
    </w:p>
    <w:p w14:paraId="365C1213" w14:textId="77777777" w:rsidR="00E80769" w:rsidRDefault="00E80769" w:rsidP="00E80769">
      <w:pPr>
        <w:pStyle w:val="M0"/>
        <w:spacing w:after="0"/>
        <w:rPr>
          <w:sz w:val="16"/>
        </w:rPr>
      </w:pPr>
    </w:p>
    <w:p w14:paraId="052E40F1" w14:textId="77777777" w:rsidR="00E80769" w:rsidRPr="00D00D4A" w:rsidRDefault="00E80769" w:rsidP="00E80769">
      <w:pPr>
        <w:pStyle w:val="SyntaxRule"/>
        <w:rPr>
          <w:rFonts w:ascii="Arial" w:hAnsi="Arial"/>
        </w:rPr>
      </w:pPr>
      <w:r w:rsidRPr="00EA6649">
        <w:t xml:space="preserve">PropertyName </w:t>
      </w:r>
      <w:r w:rsidRPr="00B470C7">
        <w:rPr>
          <w:rFonts w:ascii="Arial" w:hAnsi="Arial"/>
          <w:b/>
          <w:i w:val="0"/>
        </w:rPr>
        <w:t>:</w:t>
      </w:r>
      <w:r w:rsidRPr="00EA6649">
        <w:rPr>
          <w:rFonts w:ascii="Arial" w:hAnsi="Arial"/>
          <w:b/>
        </w:rPr>
        <w:tab/>
      </w:r>
      <w:r w:rsidRPr="00D00D4A">
        <w:rPr>
          <w:rFonts w:ascii="Arial" w:hAnsi="Arial"/>
        </w:rPr>
        <w:t>See 11.1.5</w:t>
      </w:r>
    </w:p>
    <w:p w14:paraId="5A7E0F74" w14:textId="77777777" w:rsidR="00E80769" w:rsidRPr="00EA6649" w:rsidRDefault="00E80769" w:rsidP="00E80769">
      <w:pPr>
        <w:pStyle w:val="SyntaxDefinition"/>
      </w:pPr>
      <w:r w:rsidRPr="00EA6649">
        <w:t>IdentifierName</w:t>
      </w:r>
      <w:r w:rsidRPr="00EA6649">
        <w:br/>
        <w:t>StringLiteral</w:t>
      </w:r>
      <w:r w:rsidRPr="00EA6649">
        <w:br/>
        <w:t>NumericLiteral</w:t>
      </w:r>
    </w:p>
    <w:p w14:paraId="3123ADEF" w14:textId="77777777" w:rsidR="00E80769" w:rsidRPr="00D00D4A" w:rsidRDefault="00E80769" w:rsidP="00E80769">
      <w:pPr>
        <w:pStyle w:val="SyntaxRule"/>
        <w:rPr>
          <w:rFonts w:ascii="Arial" w:hAnsi="Arial"/>
        </w:rPr>
      </w:pPr>
      <w:r w:rsidRPr="00EA6649">
        <w:t xml:space="preserve">PropertySetParameterList </w:t>
      </w:r>
      <w:r w:rsidRPr="00B470C7">
        <w:rPr>
          <w:rFonts w:ascii="Arial" w:hAnsi="Arial"/>
          <w:b/>
          <w:i w:val="0"/>
        </w:rPr>
        <w:t>:</w:t>
      </w:r>
      <w:r w:rsidRPr="00EA6649">
        <w:rPr>
          <w:rFonts w:ascii="Arial" w:hAnsi="Arial"/>
          <w:b/>
        </w:rPr>
        <w:tab/>
      </w:r>
      <w:r w:rsidRPr="00D00D4A">
        <w:rPr>
          <w:rFonts w:ascii="Arial" w:hAnsi="Arial"/>
        </w:rPr>
        <w:t>See 11.1.5</w:t>
      </w:r>
    </w:p>
    <w:p w14:paraId="40D466AB" w14:textId="77777777" w:rsidR="00E80769" w:rsidRPr="00EA6649" w:rsidRDefault="00E80769" w:rsidP="00E80769">
      <w:pPr>
        <w:pStyle w:val="SyntaxDefinition"/>
        <w:rPr>
          <w:sz w:val="16"/>
        </w:rPr>
      </w:pPr>
      <w:r w:rsidRPr="00EA6649">
        <w:t>Identifier</w:t>
      </w:r>
    </w:p>
    <w:p w14:paraId="2F73747B" w14:textId="77777777" w:rsidR="00E80769" w:rsidRPr="00D00D4A" w:rsidRDefault="00E80769" w:rsidP="00E80769">
      <w:pPr>
        <w:pStyle w:val="SyntaxRule"/>
        <w:rPr>
          <w:rFonts w:ascii="Arial" w:hAnsi="Arial"/>
        </w:rPr>
      </w:pPr>
      <w:r w:rsidRPr="00EA6649">
        <w:t xml:space="preserve">MemberExpression </w:t>
      </w:r>
      <w:r w:rsidRPr="00B470C7">
        <w:rPr>
          <w:rFonts w:ascii="Arial" w:hAnsi="Arial"/>
          <w:b/>
          <w:i w:val="0"/>
        </w:rPr>
        <w:t>:</w:t>
      </w:r>
      <w:r w:rsidRPr="00EA6649">
        <w:rPr>
          <w:rFonts w:ascii="Arial" w:hAnsi="Arial"/>
          <w:b/>
        </w:rPr>
        <w:tab/>
      </w:r>
      <w:r w:rsidRPr="00D00D4A">
        <w:rPr>
          <w:rFonts w:ascii="Arial" w:hAnsi="Arial"/>
        </w:rPr>
        <w:t>See 11.2</w:t>
      </w:r>
    </w:p>
    <w:p w14:paraId="7B485BA9" w14:textId="77777777" w:rsidR="00E80769" w:rsidRPr="00EA6649" w:rsidRDefault="00E80769" w:rsidP="00E80769">
      <w:pPr>
        <w:pStyle w:val="SyntaxDefinition"/>
      </w:pPr>
      <w:r w:rsidRPr="00EA6649">
        <w:t>PrimaryExpression</w:t>
      </w:r>
      <w:r w:rsidRPr="00EA6649">
        <w:br/>
        <w:t>FunctionExpression</w:t>
      </w:r>
      <w:r w:rsidRPr="00EA6649">
        <w:br/>
        <w:t xml:space="preserve">MemberExpression </w:t>
      </w:r>
      <w:r w:rsidRPr="004431E2">
        <w:rPr>
          <w:rFonts w:ascii="Courier New" w:hAnsi="Courier New"/>
          <w:b/>
          <w:i w:val="0"/>
        </w:rPr>
        <w:t>[</w:t>
      </w:r>
      <w:r w:rsidRPr="00EA6649">
        <w:t xml:space="preserve"> Expression </w:t>
      </w:r>
      <w:r w:rsidRPr="004431E2">
        <w:rPr>
          <w:rFonts w:ascii="Courier New" w:hAnsi="Courier New"/>
          <w:b/>
          <w:i w:val="0"/>
        </w:rPr>
        <w:t>]</w:t>
      </w:r>
      <w:r w:rsidRPr="004431E2">
        <w:rPr>
          <w:rFonts w:ascii="Courier New" w:hAnsi="Courier New"/>
          <w:b/>
          <w:i w:val="0"/>
        </w:rPr>
        <w:br/>
      </w:r>
      <w:r w:rsidRPr="00EA6649">
        <w:t xml:space="preserve">MemberExpression </w:t>
      </w:r>
      <w:r w:rsidRPr="004431E2">
        <w:rPr>
          <w:rFonts w:ascii="Courier New" w:hAnsi="Courier New"/>
          <w:b/>
          <w:i w:val="0"/>
        </w:rPr>
        <w:t>.</w:t>
      </w:r>
      <w:r w:rsidRPr="00EA6649">
        <w:t xml:space="preserve"> IdentifierName</w:t>
      </w:r>
      <w:r w:rsidRPr="00EA6649">
        <w:br/>
      </w:r>
      <w:r w:rsidRPr="004431E2">
        <w:rPr>
          <w:rFonts w:ascii="Courier New" w:hAnsi="Courier New"/>
          <w:b/>
          <w:i w:val="0"/>
        </w:rPr>
        <w:t>new</w:t>
      </w:r>
      <w:r w:rsidRPr="00EA6649">
        <w:t xml:space="preserve"> MemberExpression</w:t>
      </w:r>
      <w:r w:rsidRPr="004431E2">
        <w:rPr>
          <w:rFonts w:ascii="Courier New" w:hAnsi="Courier New"/>
          <w:b/>
          <w:i w:val="0"/>
        </w:rPr>
        <w:t xml:space="preserve"> </w:t>
      </w:r>
      <w:r w:rsidRPr="00472602">
        <w:rPr>
          <w:rStyle w:val="bnf"/>
          <w:i/>
        </w:rPr>
        <w:t>Arguments</w:t>
      </w:r>
    </w:p>
    <w:p w14:paraId="21F15F74" w14:textId="77777777" w:rsidR="00E80769" w:rsidRDefault="00E80769" w:rsidP="00E80769">
      <w:pPr>
        <w:pStyle w:val="M0"/>
        <w:spacing w:after="0"/>
        <w:rPr>
          <w:sz w:val="16"/>
        </w:rPr>
      </w:pPr>
    </w:p>
    <w:p w14:paraId="43E79EC3" w14:textId="77777777" w:rsidR="00E80769" w:rsidRPr="00D00D4A" w:rsidRDefault="00E80769" w:rsidP="00E80769">
      <w:pPr>
        <w:pStyle w:val="SyntaxRule"/>
        <w:rPr>
          <w:rFonts w:ascii="Arial" w:hAnsi="Arial"/>
        </w:rPr>
      </w:pPr>
      <w:r w:rsidRPr="00EA6649">
        <w:t xml:space="preserve">NewExpression </w:t>
      </w:r>
      <w:r w:rsidRPr="00B470C7">
        <w:rPr>
          <w:rFonts w:ascii="Arial" w:hAnsi="Arial"/>
          <w:b/>
          <w:i w:val="0"/>
        </w:rPr>
        <w:t>:</w:t>
      </w:r>
      <w:r w:rsidRPr="00EA6649">
        <w:rPr>
          <w:rFonts w:ascii="Arial" w:hAnsi="Arial"/>
          <w:b/>
        </w:rPr>
        <w:tab/>
      </w:r>
      <w:r w:rsidRPr="00D00D4A">
        <w:rPr>
          <w:rFonts w:ascii="Arial" w:hAnsi="Arial"/>
        </w:rPr>
        <w:t>See 11.2</w:t>
      </w:r>
    </w:p>
    <w:p w14:paraId="27C26C78" w14:textId="77777777" w:rsidR="00E80769" w:rsidRPr="00EA6649" w:rsidRDefault="00E80769" w:rsidP="00E80769">
      <w:pPr>
        <w:pStyle w:val="SyntaxDefinition"/>
      </w:pPr>
      <w:r w:rsidRPr="00EA6649">
        <w:t>MemberExpression</w:t>
      </w:r>
      <w:r w:rsidRPr="004431E2">
        <w:rPr>
          <w:rFonts w:ascii="Courier New" w:hAnsi="Courier New"/>
          <w:b/>
          <w:i w:val="0"/>
        </w:rPr>
        <w:br/>
        <w:t>new</w:t>
      </w:r>
      <w:r w:rsidRPr="00EA6649">
        <w:t xml:space="preserve"> NewExpression</w:t>
      </w:r>
    </w:p>
    <w:p w14:paraId="68C7F1F6" w14:textId="77777777" w:rsidR="00E80769" w:rsidRDefault="00E80769" w:rsidP="00E80769">
      <w:pPr>
        <w:pStyle w:val="M0"/>
        <w:spacing w:after="0"/>
        <w:rPr>
          <w:sz w:val="16"/>
        </w:rPr>
      </w:pPr>
    </w:p>
    <w:p w14:paraId="599A5750" w14:textId="77777777" w:rsidR="00E80769" w:rsidRPr="00D00D4A" w:rsidRDefault="00E80769" w:rsidP="00E80769">
      <w:pPr>
        <w:pStyle w:val="SyntaxRule"/>
        <w:rPr>
          <w:rFonts w:ascii="Arial" w:hAnsi="Arial"/>
        </w:rPr>
      </w:pPr>
      <w:r w:rsidRPr="00EA6649">
        <w:t xml:space="preserve">CallExpression </w:t>
      </w:r>
      <w:r w:rsidRPr="00B470C7">
        <w:rPr>
          <w:rFonts w:ascii="Arial" w:hAnsi="Arial"/>
          <w:b/>
          <w:i w:val="0"/>
        </w:rPr>
        <w:t>:</w:t>
      </w:r>
      <w:r w:rsidRPr="00EA6649">
        <w:rPr>
          <w:rFonts w:ascii="Arial" w:hAnsi="Arial"/>
          <w:b/>
        </w:rPr>
        <w:tab/>
      </w:r>
      <w:r w:rsidRPr="00D00D4A">
        <w:rPr>
          <w:rFonts w:ascii="Arial" w:hAnsi="Arial"/>
        </w:rPr>
        <w:t>See 11.2</w:t>
      </w:r>
    </w:p>
    <w:p w14:paraId="111475F3" w14:textId="77777777" w:rsidR="00E80769" w:rsidRPr="00EA6649" w:rsidRDefault="00E80769" w:rsidP="00E80769">
      <w:pPr>
        <w:pStyle w:val="SyntaxDefinition"/>
      </w:pPr>
      <w:r w:rsidRPr="00EA6649">
        <w:t>MemberExpression</w:t>
      </w:r>
      <w:r w:rsidRPr="004431E2">
        <w:rPr>
          <w:rFonts w:ascii="Courier New" w:hAnsi="Courier New"/>
          <w:b/>
          <w:i w:val="0"/>
        </w:rPr>
        <w:t xml:space="preserve"> </w:t>
      </w:r>
      <w:r w:rsidRPr="00EA6649">
        <w:t>Arguments</w:t>
      </w:r>
      <w:r w:rsidRPr="004431E2">
        <w:rPr>
          <w:rFonts w:ascii="Courier New" w:hAnsi="Courier New"/>
          <w:b/>
          <w:i w:val="0"/>
        </w:rPr>
        <w:br/>
      </w:r>
      <w:r w:rsidRPr="00EA6649">
        <w:t>CallExpression</w:t>
      </w:r>
      <w:r w:rsidRPr="004431E2">
        <w:rPr>
          <w:rFonts w:ascii="Courier New" w:hAnsi="Courier New"/>
          <w:b/>
          <w:i w:val="0"/>
        </w:rPr>
        <w:t xml:space="preserve"> </w:t>
      </w:r>
      <w:r w:rsidRPr="00EA6649">
        <w:t>Arguments</w:t>
      </w:r>
      <w:r w:rsidRPr="004431E2">
        <w:rPr>
          <w:rFonts w:ascii="Courier New" w:hAnsi="Courier New"/>
          <w:b/>
          <w:i w:val="0"/>
        </w:rPr>
        <w:br/>
      </w:r>
      <w:r w:rsidRPr="00EA6649">
        <w:t xml:space="preserve">CallExpression </w:t>
      </w:r>
      <w:r w:rsidRPr="004431E2">
        <w:rPr>
          <w:rFonts w:ascii="Courier New" w:hAnsi="Courier New"/>
          <w:b/>
          <w:i w:val="0"/>
        </w:rPr>
        <w:t>[</w:t>
      </w:r>
      <w:r w:rsidRPr="00EA6649">
        <w:t xml:space="preserve"> Expression </w:t>
      </w:r>
      <w:r w:rsidRPr="004431E2">
        <w:rPr>
          <w:rFonts w:ascii="Courier New" w:hAnsi="Courier New"/>
          <w:b/>
          <w:i w:val="0"/>
        </w:rPr>
        <w:t>]</w:t>
      </w:r>
      <w:r w:rsidRPr="004431E2">
        <w:rPr>
          <w:rFonts w:ascii="Courier New" w:hAnsi="Courier New"/>
          <w:b/>
          <w:i w:val="0"/>
        </w:rPr>
        <w:br/>
      </w:r>
      <w:r w:rsidRPr="00EA6649">
        <w:t xml:space="preserve">CallExpression </w:t>
      </w:r>
      <w:r w:rsidRPr="004431E2">
        <w:rPr>
          <w:rFonts w:ascii="Courier New" w:hAnsi="Courier New"/>
          <w:b/>
          <w:i w:val="0"/>
        </w:rPr>
        <w:t>.</w:t>
      </w:r>
      <w:r w:rsidRPr="00EA6649">
        <w:t xml:space="preserve"> IdentifierName</w:t>
      </w:r>
    </w:p>
    <w:p w14:paraId="58FDB59B" w14:textId="77777777" w:rsidR="00E80769" w:rsidRDefault="00E80769" w:rsidP="00E80769">
      <w:pPr>
        <w:pStyle w:val="M0"/>
        <w:spacing w:after="0"/>
        <w:rPr>
          <w:sz w:val="16"/>
        </w:rPr>
      </w:pPr>
    </w:p>
    <w:p w14:paraId="182CDC58" w14:textId="77777777" w:rsidR="00E80769" w:rsidRPr="00D00D4A" w:rsidRDefault="00E80769" w:rsidP="00E80769">
      <w:pPr>
        <w:pStyle w:val="SyntaxRule"/>
      </w:pPr>
      <w:r w:rsidRPr="00EA6649">
        <w:t xml:space="preserve">Arguments </w:t>
      </w:r>
      <w:r w:rsidRPr="00E148F5">
        <w:rPr>
          <w:rFonts w:ascii="Arial" w:hAnsi="Arial"/>
          <w:b/>
          <w:i w:val="0"/>
        </w:rPr>
        <w:t>:</w:t>
      </w:r>
      <w:r w:rsidRPr="00EA6649">
        <w:rPr>
          <w:b/>
        </w:rPr>
        <w:tab/>
      </w:r>
      <w:r w:rsidRPr="00B470C7">
        <w:rPr>
          <w:rFonts w:ascii="Arial" w:hAnsi="Arial"/>
        </w:rPr>
        <w:t>See 11.2</w:t>
      </w:r>
    </w:p>
    <w:p w14:paraId="0C0DD811" w14:textId="77777777" w:rsidR="00E80769" w:rsidRPr="00EA6649" w:rsidRDefault="00E80769" w:rsidP="00E80769">
      <w:pPr>
        <w:pStyle w:val="SyntaxDefinition"/>
      </w:pPr>
      <w:r w:rsidRPr="004431E2">
        <w:rPr>
          <w:rFonts w:ascii="Courier New" w:hAnsi="Courier New"/>
          <w:b/>
          <w:i w:val="0"/>
        </w:rPr>
        <w:t>(</w:t>
      </w:r>
      <w:r w:rsidRPr="00EA6649">
        <w:t xml:space="preserve"> </w:t>
      </w:r>
      <w:r w:rsidRPr="004431E2">
        <w:rPr>
          <w:rFonts w:ascii="Courier New" w:hAnsi="Courier New"/>
          <w:b/>
          <w:i w:val="0"/>
        </w:rPr>
        <w:t>)</w:t>
      </w:r>
      <w:r w:rsidRPr="004431E2">
        <w:rPr>
          <w:rFonts w:ascii="Courier New" w:hAnsi="Courier New"/>
          <w:b/>
          <w:i w:val="0"/>
        </w:rPr>
        <w:br/>
        <w:t>(</w:t>
      </w:r>
      <w:r w:rsidRPr="00EA6649">
        <w:t xml:space="preserve"> ArgumentList  </w:t>
      </w:r>
      <w:r w:rsidRPr="004431E2">
        <w:rPr>
          <w:rFonts w:ascii="Courier New" w:hAnsi="Courier New"/>
          <w:b/>
          <w:i w:val="0"/>
        </w:rPr>
        <w:t>)</w:t>
      </w:r>
    </w:p>
    <w:p w14:paraId="0A26AB38" w14:textId="77777777" w:rsidR="00E80769" w:rsidRDefault="00E80769" w:rsidP="00E80769">
      <w:pPr>
        <w:pStyle w:val="M0"/>
        <w:spacing w:after="0"/>
        <w:rPr>
          <w:sz w:val="16"/>
        </w:rPr>
      </w:pPr>
    </w:p>
    <w:p w14:paraId="088328D0" w14:textId="77777777" w:rsidR="00E80769" w:rsidRPr="00D00D4A" w:rsidRDefault="00E80769" w:rsidP="00E80769">
      <w:pPr>
        <w:pStyle w:val="SyntaxRule"/>
        <w:rPr>
          <w:rFonts w:ascii="Arial" w:hAnsi="Arial"/>
        </w:rPr>
      </w:pPr>
      <w:r w:rsidRPr="00EA6649">
        <w:t xml:space="preserve">ArgumentList </w:t>
      </w:r>
      <w:r w:rsidRPr="00B470C7">
        <w:rPr>
          <w:rFonts w:ascii="Arial" w:hAnsi="Arial"/>
          <w:b/>
          <w:i w:val="0"/>
        </w:rPr>
        <w:t>:</w:t>
      </w:r>
      <w:r w:rsidRPr="00EA6649">
        <w:rPr>
          <w:rFonts w:ascii="Arial" w:hAnsi="Arial"/>
          <w:b/>
        </w:rPr>
        <w:tab/>
      </w:r>
      <w:r w:rsidRPr="00D00D4A">
        <w:rPr>
          <w:rFonts w:ascii="Arial" w:hAnsi="Arial"/>
        </w:rPr>
        <w:t>See 11.2</w:t>
      </w:r>
    </w:p>
    <w:p w14:paraId="2AC16025" w14:textId="77777777" w:rsidR="00E80769" w:rsidRPr="00EA6649" w:rsidRDefault="00E80769" w:rsidP="00E80769">
      <w:pPr>
        <w:pStyle w:val="SyntaxDefinition"/>
      </w:pPr>
      <w:r w:rsidRPr="00EA6649">
        <w:t>AssignmentExpression</w:t>
      </w:r>
      <w:r w:rsidRPr="00EA6649">
        <w:br/>
        <w:t xml:space="preserve">ArgumentList </w:t>
      </w:r>
      <w:r w:rsidRPr="004431E2">
        <w:rPr>
          <w:rFonts w:ascii="Courier New" w:hAnsi="Courier New"/>
          <w:b/>
          <w:i w:val="0"/>
        </w:rPr>
        <w:t>,</w:t>
      </w:r>
      <w:r w:rsidRPr="00EA6649">
        <w:t xml:space="preserve"> AssignmentExpression</w:t>
      </w:r>
    </w:p>
    <w:p w14:paraId="57924834" w14:textId="77777777" w:rsidR="00E80769" w:rsidRDefault="00E80769" w:rsidP="00E80769">
      <w:pPr>
        <w:pStyle w:val="M0"/>
        <w:spacing w:after="0"/>
        <w:rPr>
          <w:sz w:val="16"/>
        </w:rPr>
      </w:pPr>
    </w:p>
    <w:p w14:paraId="21E8C7C9" w14:textId="77777777" w:rsidR="00E80769" w:rsidRPr="00D00D4A" w:rsidRDefault="00E80769" w:rsidP="00E80769">
      <w:pPr>
        <w:pStyle w:val="SyntaxRule"/>
        <w:rPr>
          <w:rFonts w:ascii="Arial" w:hAnsi="Arial"/>
        </w:rPr>
      </w:pPr>
      <w:r w:rsidRPr="00EA6649">
        <w:t xml:space="preserve">LeftHandSideExpression </w:t>
      </w:r>
      <w:r w:rsidRPr="00B470C7">
        <w:rPr>
          <w:rFonts w:ascii="Arial" w:hAnsi="Arial"/>
          <w:b/>
          <w:i w:val="0"/>
        </w:rPr>
        <w:t>:</w:t>
      </w:r>
      <w:r w:rsidRPr="00EA6649">
        <w:rPr>
          <w:rFonts w:ascii="Arial" w:hAnsi="Arial"/>
          <w:b/>
        </w:rPr>
        <w:tab/>
      </w:r>
      <w:r w:rsidRPr="00D00D4A">
        <w:rPr>
          <w:rFonts w:ascii="Arial" w:hAnsi="Arial"/>
        </w:rPr>
        <w:t>See 11.2</w:t>
      </w:r>
    </w:p>
    <w:p w14:paraId="7A453C23" w14:textId="77777777" w:rsidR="00E80769" w:rsidRPr="00EA6649" w:rsidRDefault="00E80769" w:rsidP="00E80769">
      <w:pPr>
        <w:pStyle w:val="SyntaxDefinition"/>
      </w:pPr>
      <w:r w:rsidRPr="00EA6649">
        <w:t>NewExpression</w:t>
      </w:r>
      <w:r w:rsidRPr="00EA6649">
        <w:br/>
        <w:t>CallExpression</w:t>
      </w:r>
    </w:p>
    <w:p w14:paraId="4D210DEA" w14:textId="77777777" w:rsidR="00E80769" w:rsidRDefault="00E80769" w:rsidP="00E80769">
      <w:pPr>
        <w:pStyle w:val="M0"/>
        <w:spacing w:after="0"/>
        <w:rPr>
          <w:sz w:val="16"/>
        </w:rPr>
      </w:pPr>
    </w:p>
    <w:p w14:paraId="081FA5F3" w14:textId="77777777" w:rsidR="00E80769" w:rsidRPr="00D00D4A" w:rsidRDefault="00E80769" w:rsidP="00E80769">
      <w:pPr>
        <w:pStyle w:val="SyntaxRule"/>
        <w:rPr>
          <w:rFonts w:ascii="Arial" w:hAnsi="Arial"/>
        </w:rPr>
      </w:pPr>
      <w:r w:rsidRPr="00EA6649">
        <w:t xml:space="preserve">PostfixExpression </w:t>
      </w:r>
      <w:r w:rsidRPr="00B470C7">
        <w:rPr>
          <w:rFonts w:ascii="Arial" w:hAnsi="Arial"/>
          <w:b/>
          <w:i w:val="0"/>
        </w:rPr>
        <w:t>:</w:t>
      </w:r>
      <w:r w:rsidRPr="00EA6649">
        <w:rPr>
          <w:rFonts w:ascii="Arial" w:hAnsi="Arial"/>
          <w:b/>
        </w:rPr>
        <w:tab/>
      </w:r>
      <w:r w:rsidRPr="00D00D4A">
        <w:rPr>
          <w:rFonts w:ascii="Arial" w:hAnsi="Arial"/>
        </w:rPr>
        <w:t>See 11.3</w:t>
      </w:r>
    </w:p>
    <w:p w14:paraId="412E09E2" w14:textId="77777777" w:rsidR="00E80769" w:rsidRPr="00EA6649" w:rsidRDefault="00E80769" w:rsidP="00E80769">
      <w:pPr>
        <w:pStyle w:val="SyntaxDefinition"/>
      </w:pPr>
      <w:r w:rsidRPr="00EA6649">
        <w:t>LeftHandSideExpression</w:t>
      </w:r>
      <w:r w:rsidRPr="00EA6649">
        <w:br/>
        <w:t>LeftHandSideExpression</w:t>
      </w:r>
      <w:r w:rsidRPr="004431E2">
        <w:rPr>
          <w:rFonts w:ascii="Courier New" w:hAnsi="Courier New"/>
          <w:b/>
          <w:i w:val="0"/>
        </w:rPr>
        <w:t xml:space="preserve">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rsidRPr="004431E2">
        <w:rPr>
          <w:rFonts w:ascii="Courier New" w:hAnsi="Courier New"/>
          <w:b/>
          <w:i w:val="0"/>
        </w:rPr>
        <w:t xml:space="preserve"> ++</w:t>
      </w:r>
      <w:r w:rsidRPr="00EA6649">
        <w:br/>
        <w:t>LeftHandSideExpression</w:t>
      </w:r>
      <w:r w:rsidRPr="004431E2">
        <w:rPr>
          <w:rFonts w:ascii="Courier New" w:hAnsi="Courier New"/>
          <w:b/>
          <w:i w:val="0"/>
        </w:rPr>
        <w:t xml:space="preserve">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rsidRPr="004431E2">
        <w:rPr>
          <w:rFonts w:ascii="Courier New" w:hAnsi="Courier New"/>
          <w:b/>
          <w:i w:val="0"/>
        </w:rPr>
        <w:t xml:space="preserve"> --</w:t>
      </w:r>
    </w:p>
    <w:p w14:paraId="1E3DFC32" w14:textId="77777777" w:rsidR="00E80769" w:rsidRDefault="00E80769" w:rsidP="00E80769">
      <w:pPr>
        <w:pStyle w:val="M0"/>
        <w:spacing w:after="0"/>
        <w:rPr>
          <w:sz w:val="16"/>
        </w:rPr>
      </w:pPr>
    </w:p>
    <w:p w14:paraId="4B00BC84" w14:textId="77777777" w:rsidR="00E80769" w:rsidRPr="00D00D4A" w:rsidRDefault="00E80769" w:rsidP="00E80769">
      <w:pPr>
        <w:pStyle w:val="SyntaxRule"/>
        <w:rPr>
          <w:rFonts w:ascii="Arial" w:hAnsi="Arial"/>
        </w:rPr>
      </w:pPr>
      <w:r w:rsidRPr="00EA6649">
        <w:t xml:space="preserve">UnaryExpression </w:t>
      </w:r>
      <w:r w:rsidRPr="00B470C7">
        <w:rPr>
          <w:rFonts w:ascii="Arial" w:hAnsi="Arial"/>
          <w:b/>
          <w:i w:val="0"/>
        </w:rPr>
        <w:t>:</w:t>
      </w:r>
      <w:r w:rsidRPr="00EA6649">
        <w:rPr>
          <w:rFonts w:ascii="Arial" w:hAnsi="Arial"/>
          <w:b/>
        </w:rPr>
        <w:tab/>
      </w:r>
      <w:r w:rsidRPr="00D00D4A">
        <w:rPr>
          <w:rFonts w:ascii="Arial" w:hAnsi="Arial"/>
        </w:rPr>
        <w:t>See 11.4</w:t>
      </w:r>
    </w:p>
    <w:p w14:paraId="764CF030" w14:textId="77777777" w:rsidR="00E80769" w:rsidRPr="00EA6649" w:rsidRDefault="00E80769" w:rsidP="00E80769">
      <w:pPr>
        <w:pStyle w:val="SyntaxDefinition"/>
      </w:pPr>
      <w:r w:rsidRPr="00EA6649">
        <w:t>PostfixExpression</w:t>
      </w:r>
      <w:r w:rsidRPr="004431E2">
        <w:rPr>
          <w:rFonts w:ascii="Courier New" w:hAnsi="Courier New"/>
          <w:b/>
          <w:i w:val="0"/>
        </w:rPr>
        <w:br/>
        <w:t xml:space="preserve">delete </w:t>
      </w:r>
      <w:r w:rsidRPr="00EA6649">
        <w:t>UnaryExpression</w:t>
      </w:r>
      <w:r w:rsidRPr="00EA6649">
        <w:br/>
      </w:r>
      <w:r w:rsidRPr="004431E2">
        <w:rPr>
          <w:rFonts w:ascii="Courier New" w:hAnsi="Courier New"/>
          <w:b/>
          <w:i w:val="0"/>
        </w:rPr>
        <w:t xml:space="preserve">void </w:t>
      </w:r>
      <w:r w:rsidRPr="00EA6649">
        <w:t>UnaryExpression</w:t>
      </w:r>
      <w:r w:rsidRPr="00EA6649">
        <w:br/>
      </w:r>
      <w:r w:rsidRPr="004431E2">
        <w:rPr>
          <w:rFonts w:ascii="Courier New" w:hAnsi="Courier New"/>
          <w:b/>
          <w:i w:val="0"/>
        </w:rPr>
        <w:t xml:space="preserve">typeof </w:t>
      </w:r>
      <w:r w:rsidRPr="00EA6649">
        <w:t>UnaryExpression</w:t>
      </w:r>
      <w:r w:rsidRPr="004431E2">
        <w:rPr>
          <w:rFonts w:ascii="Courier New" w:hAnsi="Courier New"/>
          <w:b/>
          <w:i w:val="0"/>
        </w:rPr>
        <w:b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r w:rsidRPr="00EA6649">
        <w:br/>
      </w:r>
      <w:r w:rsidRPr="004431E2">
        <w:rPr>
          <w:rFonts w:ascii="Courier New" w:hAnsi="Courier New"/>
          <w:b/>
          <w:i w:val="0"/>
        </w:rPr>
        <w:t>!</w:t>
      </w:r>
      <w:r w:rsidRPr="00EA6649">
        <w:t xml:space="preserve"> UnaryExpression</w:t>
      </w:r>
    </w:p>
    <w:p w14:paraId="00A75249" w14:textId="77777777" w:rsidR="00E80769" w:rsidRDefault="00E80769" w:rsidP="00E80769">
      <w:pPr>
        <w:pStyle w:val="M0"/>
        <w:spacing w:after="0"/>
        <w:rPr>
          <w:sz w:val="16"/>
        </w:rPr>
      </w:pPr>
    </w:p>
    <w:p w14:paraId="2E0C5CEA" w14:textId="77777777" w:rsidR="00E80769" w:rsidRPr="00D00D4A" w:rsidRDefault="00E80769" w:rsidP="00E80769">
      <w:pPr>
        <w:pStyle w:val="SyntaxRule"/>
        <w:rPr>
          <w:rFonts w:ascii="Arial" w:hAnsi="Arial"/>
        </w:rPr>
      </w:pPr>
      <w:r w:rsidRPr="00EA6649">
        <w:t xml:space="preserve">MultiplicativeExpression </w:t>
      </w:r>
      <w:r w:rsidRPr="00B470C7">
        <w:rPr>
          <w:rFonts w:ascii="Arial" w:hAnsi="Arial"/>
          <w:b/>
          <w:i w:val="0"/>
        </w:rPr>
        <w:t>:</w:t>
      </w:r>
      <w:r w:rsidRPr="00EA6649">
        <w:rPr>
          <w:rFonts w:ascii="Arial" w:hAnsi="Arial"/>
          <w:b/>
        </w:rPr>
        <w:tab/>
      </w:r>
      <w:r w:rsidRPr="00D00D4A">
        <w:rPr>
          <w:rFonts w:ascii="Arial" w:hAnsi="Arial"/>
        </w:rPr>
        <w:t>See 11.5</w:t>
      </w:r>
    </w:p>
    <w:p w14:paraId="2B553ECC" w14:textId="77777777" w:rsidR="00E80769" w:rsidRPr="00EA6649" w:rsidRDefault="00E80769" w:rsidP="00E80769">
      <w:pPr>
        <w:pStyle w:val="SyntaxDefinition"/>
      </w:pPr>
      <w:r w:rsidRPr="00EA6649">
        <w:t>UnaryExpression</w:t>
      </w:r>
      <w:r w:rsidRPr="00EA6649">
        <w:br/>
        <w:t xml:space="preserve">MultiplicativeExpression </w:t>
      </w:r>
      <w:r w:rsidRPr="004431E2">
        <w:rPr>
          <w:rFonts w:ascii="Courier New" w:hAnsi="Courier New"/>
          <w:b/>
          <w:i w:val="0"/>
        </w:rPr>
        <w:t>*</w:t>
      </w:r>
      <w:r w:rsidRPr="00EA6649">
        <w:t xml:space="preserve"> UnaryExpression</w:t>
      </w:r>
      <w:r w:rsidRPr="00EA6649">
        <w:br/>
        <w:t xml:space="preserve">MultiplicativeExpression </w:t>
      </w:r>
      <w:r w:rsidRPr="004431E2">
        <w:rPr>
          <w:rFonts w:ascii="Courier New" w:hAnsi="Courier New"/>
          <w:b/>
          <w:i w:val="0"/>
        </w:rPr>
        <w:t>/</w:t>
      </w:r>
      <w:r w:rsidRPr="00EA6649">
        <w:t xml:space="preserve"> UnaryExpression</w:t>
      </w:r>
      <w:r w:rsidRPr="00EA6649">
        <w:br/>
        <w:t xml:space="preserve">MultiplicativeExpression </w:t>
      </w:r>
      <w:r w:rsidRPr="004431E2">
        <w:rPr>
          <w:rFonts w:ascii="Courier New" w:hAnsi="Courier New"/>
          <w:b/>
          <w:i w:val="0"/>
        </w:rPr>
        <w:t>%</w:t>
      </w:r>
      <w:r w:rsidRPr="00EA6649">
        <w:t xml:space="preserve"> UnaryExpression</w:t>
      </w:r>
    </w:p>
    <w:p w14:paraId="0056E986" w14:textId="77777777" w:rsidR="00E80769" w:rsidRDefault="00E80769" w:rsidP="00E80769">
      <w:pPr>
        <w:pStyle w:val="M0"/>
        <w:spacing w:after="0"/>
        <w:rPr>
          <w:sz w:val="16"/>
        </w:rPr>
      </w:pPr>
    </w:p>
    <w:p w14:paraId="21496780" w14:textId="77777777" w:rsidR="00E80769" w:rsidRPr="00D00D4A" w:rsidRDefault="00E80769" w:rsidP="00E80769">
      <w:pPr>
        <w:pStyle w:val="SyntaxRule"/>
        <w:rPr>
          <w:rFonts w:ascii="Arial" w:hAnsi="Arial"/>
        </w:rPr>
      </w:pPr>
      <w:r w:rsidRPr="00EA6649">
        <w:t xml:space="preserve">AdditiveExpression </w:t>
      </w:r>
      <w:r w:rsidRPr="00B470C7">
        <w:rPr>
          <w:rFonts w:ascii="Arial" w:hAnsi="Arial"/>
          <w:b/>
          <w:i w:val="0"/>
        </w:rPr>
        <w:t>:</w:t>
      </w:r>
      <w:r w:rsidRPr="00EA6649">
        <w:rPr>
          <w:rFonts w:ascii="Arial" w:hAnsi="Arial"/>
          <w:b/>
        </w:rPr>
        <w:tab/>
      </w:r>
      <w:r w:rsidRPr="00D00D4A">
        <w:rPr>
          <w:rFonts w:ascii="Arial" w:hAnsi="Arial"/>
        </w:rPr>
        <w:t>See 11.6</w:t>
      </w:r>
    </w:p>
    <w:p w14:paraId="181462F9" w14:textId="77777777" w:rsidR="00E80769" w:rsidRPr="00EA6649" w:rsidRDefault="00E80769" w:rsidP="00E80769">
      <w:pPr>
        <w:pStyle w:val="SyntaxDefinition"/>
      </w:pPr>
      <w:r w:rsidRPr="00EA6649">
        <w:t>MultiplicativeExpression</w:t>
      </w:r>
      <w:r w:rsidRPr="00EA6649">
        <w:br/>
        <w:t xml:space="preserve">AdditiveExpression </w:t>
      </w:r>
      <w:r w:rsidRPr="004431E2">
        <w:rPr>
          <w:rFonts w:ascii="Courier New" w:hAnsi="Courier New"/>
          <w:b/>
          <w:i w:val="0"/>
        </w:rPr>
        <w:t>+</w:t>
      </w:r>
      <w:r w:rsidRPr="00EA6649">
        <w:t xml:space="preserve"> MultiplicativeExpression</w:t>
      </w:r>
      <w:r w:rsidRPr="00EA6649">
        <w:br/>
        <w:t xml:space="preserve">AdditiveExpression </w:t>
      </w:r>
      <w:r w:rsidRPr="004431E2">
        <w:rPr>
          <w:rFonts w:ascii="Courier New" w:hAnsi="Courier New"/>
          <w:b/>
          <w:i w:val="0"/>
        </w:rPr>
        <w:t>-</w:t>
      </w:r>
      <w:r w:rsidRPr="00EA6649">
        <w:t xml:space="preserve"> MultiplicativeExpression</w:t>
      </w:r>
    </w:p>
    <w:p w14:paraId="61259CEB" w14:textId="77777777" w:rsidR="00E80769" w:rsidRDefault="00E80769" w:rsidP="00E80769">
      <w:pPr>
        <w:pStyle w:val="M0"/>
        <w:spacing w:after="0"/>
        <w:rPr>
          <w:sz w:val="16"/>
        </w:rPr>
      </w:pPr>
    </w:p>
    <w:p w14:paraId="7B01DD3D" w14:textId="77777777" w:rsidR="00E80769" w:rsidRPr="00D00D4A" w:rsidRDefault="00E80769" w:rsidP="00E80769">
      <w:pPr>
        <w:pStyle w:val="SyntaxRule"/>
        <w:rPr>
          <w:rFonts w:ascii="Arial" w:hAnsi="Arial"/>
        </w:rPr>
      </w:pPr>
      <w:r w:rsidRPr="00EA6649">
        <w:t xml:space="preserve">ShiftExpression </w:t>
      </w:r>
      <w:r w:rsidRPr="00B470C7">
        <w:rPr>
          <w:rFonts w:ascii="Arial" w:hAnsi="Arial"/>
          <w:b/>
          <w:i w:val="0"/>
        </w:rPr>
        <w:t>:</w:t>
      </w:r>
      <w:r w:rsidRPr="00EA6649">
        <w:rPr>
          <w:rFonts w:ascii="Arial" w:hAnsi="Arial"/>
          <w:b/>
        </w:rPr>
        <w:tab/>
      </w:r>
      <w:r w:rsidRPr="00D00D4A">
        <w:rPr>
          <w:rFonts w:ascii="Arial" w:hAnsi="Arial"/>
        </w:rPr>
        <w:t>See 11.7</w:t>
      </w:r>
    </w:p>
    <w:p w14:paraId="11916B0B" w14:textId="77777777" w:rsidR="00E80769" w:rsidRPr="00EA6649" w:rsidRDefault="00E80769" w:rsidP="00E80769">
      <w:pPr>
        <w:pStyle w:val="SyntaxDefinition"/>
      </w:pPr>
      <w:r w:rsidRPr="00EA6649">
        <w:t>AdditiveExpression</w:t>
      </w:r>
      <w:r w:rsidRPr="00EA6649">
        <w:br/>
        <w:t xml:space="preserve">ShiftExpression </w:t>
      </w:r>
      <w:r w:rsidRPr="004431E2">
        <w:rPr>
          <w:rFonts w:ascii="Courier New" w:hAnsi="Courier New"/>
          <w:b/>
          <w:i w:val="0"/>
        </w:rPr>
        <w:t>&lt;&lt;</w:t>
      </w:r>
      <w:r w:rsidRPr="00EA6649">
        <w:t xml:space="preserve"> AdditiveExpression</w:t>
      </w:r>
      <w:r w:rsidRPr="00EA6649">
        <w:br/>
        <w:t xml:space="preserve">ShiftExpression </w:t>
      </w:r>
      <w:r w:rsidRPr="004431E2">
        <w:rPr>
          <w:rFonts w:ascii="Courier New" w:hAnsi="Courier New"/>
          <w:b/>
          <w:i w:val="0"/>
        </w:rPr>
        <w:t>&gt;&gt;</w:t>
      </w:r>
      <w:r w:rsidRPr="00EA6649">
        <w:t xml:space="preserve"> AdditiveExpression</w:t>
      </w:r>
      <w:r w:rsidRPr="00EA6649">
        <w:br/>
        <w:t xml:space="preserve">ShiftExpression </w:t>
      </w:r>
      <w:r w:rsidRPr="004431E2">
        <w:rPr>
          <w:rFonts w:ascii="Courier New" w:hAnsi="Courier New"/>
          <w:b/>
          <w:i w:val="0"/>
        </w:rPr>
        <w:t>&gt;&gt;&gt;</w:t>
      </w:r>
      <w:r w:rsidRPr="00EA6649">
        <w:t xml:space="preserve"> AdditiveExpression</w:t>
      </w:r>
    </w:p>
    <w:p w14:paraId="12C43E78" w14:textId="77777777" w:rsidR="00E80769" w:rsidRDefault="00E80769" w:rsidP="00E80769">
      <w:pPr>
        <w:pStyle w:val="M0"/>
        <w:spacing w:after="0"/>
        <w:rPr>
          <w:sz w:val="16"/>
        </w:rPr>
      </w:pPr>
    </w:p>
    <w:p w14:paraId="0D9D4149" w14:textId="77777777" w:rsidR="00E80769" w:rsidRPr="00D00D4A" w:rsidRDefault="00E80769" w:rsidP="00E80769">
      <w:pPr>
        <w:pStyle w:val="SyntaxRule"/>
        <w:rPr>
          <w:rFonts w:ascii="Arial" w:hAnsi="Arial"/>
        </w:rPr>
      </w:pPr>
      <w:r w:rsidRPr="00EA6649">
        <w:t xml:space="preserve">RelationalExpression </w:t>
      </w:r>
      <w:r w:rsidRPr="00B470C7">
        <w:rPr>
          <w:rFonts w:ascii="Arial" w:hAnsi="Arial"/>
          <w:b/>
          <w:i w:val="0"/>
        </w:rPr>
        <w:t>:</w:t>
      </w:r>
      <w:r w:rsidRPr="00EA6649">
        <w:rPr>
          <w:rFonts w:ascii="Arial" w:hAnsi="Arial"/>
          <w:b/>
        </w:rPr>
        <w:tab/>
      </w:r>
      <w:r w:rsidRPr="00D00D4A">
        <w:rPr>
          <w:rFonts w:ascii="Arial" w:hAnsi="Arial"/>
        </w:rPr>
        <w:t>See 11.8</w:t>
      </w:r>
    </w:p>
    <w:p w14:paraId="64DE5021" w14:textId="77777777" w:rsidR="00E80769" w:rsidRPr="00EA6649" w:rsidRDefault="00E80769" w:rsidP="00E80769">
      <w:pPr>
        <w:pStyle w:val="SyntaxDefinition"/>
      </w:pPr>
      <w:r w:rsidRPr="00EA6649">
        <w:t>ShiftExpression</w:t>
      </w:r>
      <w:r w:rsidRPr="00EA6649">
        <w:br/>
        <w:t xml:space="preserve">RelationalExpression </w:t>
      </w:r>
      <w:r w:rsidRPr="004431E2">
        <w:rPr>
          <w:rFonts w:ascii="Courier New" w:hAnsi="Courier New"/>
          <w:b/>
          <w:i w:val="0"/>
        </w:rPr>
        <w:t>&lt;</w:t>
      </w:r>
      <w:r w:rsidRPr="00EA6649">
        <w:t xml:space="preserve"> ShiftExpression</w:t>
      </w:r>
      <w:r w:rsidRPr="00EA6649">
        <w:br/>
        <w:t xml:space="preserve">RelationalExpression </w:t>
      </w:r>
      <w:r w:rsidRPr="004431E2">
        <w:rPr>
          <w:rFonts w:ascii="Courier New" w:hAnsi="Courier New"/>
          <w:b/>
          <w:i w:val="0"/>
        </w:rPr>
        <w:t>&gt;</w:t>
      </w:r>
      <w:r w:rsidRPr="00EA6649">
        <w:t xml:space="preserve"> ShiftExpression</w:t>
      </w:r>
      <w:r w:rsidRPr="00EA6649">
        <w:br/>
        <w:t xml:space="preserve">RelationalExpression </w:t>
      </w:r>
      <w:r w:rsidRPr="004431E2">
        <w:rPr>
          <w:rFonts w:ascii="Courier New" w:hAnsi="Courier New"/>
          <w:b/>
          <w:i w:val="0"/>
        </w:rPr>
        <w:t>&lt;=</w:t>
      </w:r>
      <w:r w:rsidRPr="00EA6649">
        <w:t xml:space="preserve"> ShiftExpression</w:t>
      </w:r>
      <w:r w:rsidRPr="00EA6649">
        <w:br/>
        <w:t xml:space="preserve">RelationalExpression </w:t>
      </w:r>
      <w:r w:rsidRPr="004431E2">
        <w:rPr>
          <w:rFonts w:ascii="Courier New" w:hAnsi="Courier New"/>
          <w:b/>
          <w:i w:val="0"/>
        </w:rPr>
        <w:t>&gt;=</w:t>
      </w:r>
      <w:r w:rsidRPr="00EA6649">
        <w:t xml:space="preserve"> ShiftExpression</w:t>
      </w:r>
      <w:r w:rsidRPr="00EA6649">
        <w:br/>
        <w:t xml:space="preserve">RelationalExpression </w:t>
      </w:r>
      <w:r w:rsidRPr="004431E2">
        <w:rPr>
          <w:rFonts w:ascii="Courier New" w:hAnsi="Courier New"/>
          <w:b/>
          <w:i w:val="0"/>
        </w:rPr>
        <w:t>instanceof</w:t>
      </w:r>
      <w:r w:rsidRPr="00EA6649">
        <w:t xml:space="preserve"> ShiftExpression</w:t>
      </w:r>
      <w:r w:rsidRPr="00EA6649">
        <w:br/>
        <w:t xml:space="preserve">RelationalExpression </w:t>
      </w:r>
      <w:r w:rsidRPr="004431E2">
        <w:rPr>
          <w:rFonts w:ascii="Courier New" w:hAnsi="Courier New"/>
          <w:b/>
          <w:i w:val="0"/>
        </w:rPr>
        <w:t>in</w:t>
      </w:r>
      <w:r w:rsidRPr="00EA6649">
        <w:t xml:space="preserve"> ShiftExpression</w:t>
      </w:r>
    </w:p>
    <w:p w14:paraId="3FB4EE2F" w14:textId="77777777" w:rsidR="00E80769" w:rsidRDefault="00E80769" w:rsidP="00E80769">
      <w:pPr>
        <w:pStyle w:val="M0"/>
        <w:spacing w:after="0"/>
        <w:rPr>
          <w:sz w:val="16"/>
        </w:rPr>
      </w:pPr>
    </w:p>
    <w:p w14:paraId="1B226601" w14:textId="77777777" w:rsidR="00E80769" w:rsidRPr="00D00D4A" w:rsidRDefault="00E80769" w:rsidP="00E80769">
      <w:pPr>
        <w:pStyle w:val="SyntaxRule"/>
        <w:rPr>
          <w:rFonts w:ascii="Arial" w:hAnsi="Arial"/>
        </w:rPr>
      </w:pPr>
      <w:r w:rsidRPr="00EA6649">
        <w:t xml:space="preserve">RelationalExpressionNoIn </w:t>
      </w:r>
      <w:r w:rsidRPr="00B470C7">
        <w:rPr>
          <w:rFonts w:ascii="Arial" w:hAnsi="Arial"/>
          <w:b/>
          <w:i w:val="0"/>
        </w:rPr>
        <w:t>:</w:t>
      </w:r>
      <w:r w:rsidRPr="00EA6649">
        <w:rPr>
          <w:rFonts w:ascii="Arial" w:hAnsi="Arial"/>
          <w:b/>
        </w:rPr>
        <w:tab/>
      </w:r>
      <w:r w:rsidRPr="00D00D4A">
        <w:rPr>
          <w:rFonts w:ascii="Arial" w:hAnsi="Arial"/>
        </w:rPr>
        <w:t>See 11.8</w:t>
      </w:r>
    </w:p>
    <w:p w14:paraId="11B0018B" w14:textId="77777777" w:rsidR="00E80769" w:rsidRPr="00EA6649" w:rsidRDefault="00E80769" w:rsidP="00E80769">
      <w:pPr>
        <w:pStyle w:val="SyntaxDefinition"/>
      </w:pPr>
      <w:r w:rsidRPr="00EA6649">
        <w:t>ShiftExpression</w:t>
      </w:r>
      <w:r w:rsidRPr="00EA6649">
        <w:br/>
        <w:t xml:space="preserve">RelationalExpressionNoIn </w:t>
      </w:r>
      <w:r w:rsidRPr="004431E2">
        <w:rPr>
          <w:rFonts w:ascii="Courier New" w:hAnsi="Courier New"/>
          <w:b/>
          <w:i w:val="0"/>
        </w:rPr>
        <w:t>&lt;</w:t>
      </w:r>
      <w:r w:rsidRPr="00EA6649">
        <w:t xml:space="preserve"> ShiftExpression</w:t>
      </w:r>
      <w:r w:rsidRPr="00EA6649">
        <w:br/>
        <w:t xml:space="preserve">RelationalExpressionNoIn </w:t>
      </w:r>
      <w:r w:rsidRPr="004431E2">
        <w:rPr>
          <w:rFonts w:ascii="Courier New" w:hAnsi="Courier New"/>
          <w:b/>
          <w:i w:val="0"/>
        </w:rPr>
        <w:t>&gt;</w:t>
      </w:r>
      <w:r w:rsidRPr="00EA6649">
        <w:t xml:space="preserve"> ShiftExpression</w:t>
      </w:r>
      <w:r w:rsidRPr="00EA6649">
        <w:br/>
        <w:t xml:space="preserve">RelationalExpressionNoIn </w:t>
      </w:r>
      <w:r w:rsidRPr="004431E2">
        <w:rPr>
          <w:rFonts w:ascii="Courier New" w:hAnsi="Courier New"/>
          <w:b/>
          <w:i w:val="0"/>
        </w:rPr>
        <w:t>&lt;=</w:t>
      </w:r>
      <w:r w:rsidRPr="00EA6649">
        <w:t xml:space="preserve"> ShiftExpression</w:t>
      </w:r>
      <w:r w:rsidRPr="00EA6649">
        <w:br/>
        <w:t xml:space="preserve">RelationalExpressionNoIn </w:t>
      </w:r>
      <w:r w:rsidRPr="004431E2">
        <w:rPr>
          <w:rFonts w:ascii="Courier New" w:hAnsi="Courier New"/>
          <w:b/>
          <w:i w:val="0"/>
        </w:rPr>
        <w:t>&gt;=</w:t>
      </w:r>
      <w:r w:rsidRPr="00EA6649">
        <w:t xml:space="preserve"> ShiftExpression</w:t>
      </w:r>
      <w:r w:rsidRPr="00EA6649">
        <w:br/>
        <w:t xml:space="preserve">RelationalExpressionNoIn </w:t>
      </w:r>
      <w:r w:rsidRPr="004431E2">
        <w:rPr>
          <w:rFonts w:ascii="Courier New" w:hAnsi="Courier New"/>
          <w:b/>
          <w:i w:val="0"/>
        </w:rPr>
        <w:t>instanceof</w:t>
      </w:r>
      <w:r w:rsidRPr="00EA6649">
        <w:t xml:space="preserve"> ShiftExpression</w:t>
      </w:r>
    </w:p>
    <w:p w14:paraId="2837E86C" w14:textId="77777777" w:rsidR="00E80769" w:rsidRDefault="00E80769" w:rsidP="00E80769">
      <w:pPr>
        <w:pStyle w:val="M0"/>
        <w:spacing w:after="0"/>
        <w:rPr>
          <w:sz w:val="16"/>
        </w:rPr>
      </w:pPr>
    </w:p>
    <w:p w14:paraId="03DC302F" w14:textId="77777777" w:rsidR="00E80769" w:rsidRPr="00D00D4A" w:rsidRDefault="00E80769" w:rsidP="00E80769">
      <w:pPr>
        <w:pStyle w:val="SyntaxRule"/>
        <w:rPr>
          <w:rFonts w:ascii="Arial" w:hAnsi="Arial"/>
        </w:rPr>
      </w:pPr>
      <w:r w:rsidRPr="00EA6649">
        <w:t xml:space="preserve">EqualityExpression </w:t>
      </w:r>
      <w:r w:rsidRPr="00B470C7">
        <w:rPr>
          <w:rFonts w:ascii="Arial" w:hAnsi="Arial"/>
          <w:b/>
          <w:i w:val="0"/>
        </w:rPr>
        <w:t>:</w:t>
      </w:r>
      <w:r w:rsidRPr="00EA6649">
        <w:rPr>
          <w:rFonts w:ascii="Arial" w:hAnsi="Arial"/>
          <w:b/>
        </w:rPr>
        <w:tab/>
      </w:r>
      <w:r w:rsidRPr="00D00D4A">
        <w:rPr>
          <w:rFonts w:ascii="Arial" w:hAnsi="Arial"/>
        </w:rPr>
        <w:t>See 11.9</w:t>
      </w:r>
    </w:p>
    <w:p w14:paraId="31313059" w14:textId="77777777" w:rsidR="00E80769" w:rsidRPr="00EA6649" w:rsidRDefault="00E80769" w:rsidP="00E80769">
      <w:pPr>
        <w:pStyle w:val="SyntaxDefinition"/>
      </w:pPr>
      <w:r w:rsidRPr="00EA6649">
        <w:t>RelationalExpression</w:t>
      </w:r>
      <w:r w:rsidRPr="00EA6649">
        <w:br/>
        <w:t xml:space="preserve">EqualityExpression </w:t>
      </w:r>
      <w:r w:rsidRPr="004431E2">
        <w:rPr>
          <w:rFonts w:ascii="Courier New" w:hAnsi="Courier New"/>
          <w:b/>
          <w:i w:val="0"/>
        </w:rPr>
        <w:t>==</w:t>
      </w:r>
      <w:r w:rsidRPr="00EA6649">
        <w:t xml:space="preserve"> RelationalExpression</w:t>
      </w:r>
      <w:r w:rsidRPr="00EA6649">
        <w:br/>
        <w:t xml:space="preserve">EqualityExpression </w:t>
      </w:r>
      <w:r w:rsidRPr="004431E2">
        <w:rPr>
          <w:rFonts w:ascii="Courier New" w:hAnsi="Courier New"/>
          <w:b/>
          <w:i w:val="0"/>
        </w:rPr>
        <w:t>!=</w:t>
      </w:r>
      <w:r w:rsidRPr="00EA6649">
        <w:t xml:space="preserve"> RelationalExpression</w:t>
      </w:r>
      <w:r w:rsidRPr="00EA6649">
        <w:br/>
        <w:t xml:space="preserve">EqualityExpression </w:t>
      </w:r>
      <w:r w:rsidRPr="004431E2">
        <w:rPr>
          <w:rFonts w:ascii="Courier New" w:hAnsi="Courier New"/>
          <w:b/>
          <w:i w:val="0"/>
        </w:rPr>
        <w:t>===</w:t>
      </w:r>
      <w:r w:rsidRPr="00EA6649">
        <w:t xml:space="preserve"> RelationalExpression</w:t>
      </w:r>
      <w:r w:rsidRPr="00EA6649">
        <w:br/>
        <w:t xml:space="preserve">EqualityExpression </w:t>
      </w:r>
      <w:r w:rsidRPr="004431E2">
        <w:rPr>
          <w:rFonts w:ascii="Courier New" w:hAnsi="Courier New"/>
          <w:b/>
          <w:i w:val="0"/>
        </w:rPr>
        <w:t>!==</w:t>
      </w:r>
      <w:r w:rsidRPr="00EA6649">
        <w:t xml:space="preserve"> RelationalExpression</w:t>
      </w:r>
    </w:p>
    <w:p w14:paraId="4718A5CA" w14:textId="77777777" w:rsidR="00E80769" w:rsidRPr="002D554E" w:rsidRDefault="00E80769" w:rsidP="00E80769">
      <w:pPr>
        <w:pStyle w:val="M0"/>
        <w:spacing w:after="0"/>
        <w:rPr>
          <w:sz w:val="16"/>
        </w:rPr>
      </w:pPr>
    </w:p>
    <w:p w14:paraId="179D1FF6" w14:textId="77777777" w:rsidR="00E80769" w:rsidRPr="00D00D4A" w:rsidRDefault="00E80769" w:rsidP="00E80769">
      <w:pPr>
        <w:pStyle w:val="SyntaxRule"/>
        <w:rPr>
          <w:rFonts w:ascii="Arial" w:hAnsi="Arial"/>
        </w:rPr>
      </w:pPr>
      <w:r w:rsidRPr="00EA6649">
        <w:t xml:space="preserve">EqualityExpressionNoIn </w:t>
      </w:r>
      <w:r w:rsidRPr="00B470C7">
        <w:rPr>
          <w:rFonts w:ascii="Arial" w:hAnsi="Arial"/>
          <w:b/>
          <w:i w:val="0"/>
        </w:rPr>
        <w:t>:</w:t>
      </w:r>
      <w:r w:rsidRPr="00EA6649">
        <w:rPr>
          <w:rFonts w:ascii="Arial" w:hAnsi="Arial"/>
          <w:b/>
        </w:rPr>
        <w:tab/>
      </w:r>
      <w:r w:rsidRPr="00D00D4A">
        <w:rPr>
          <w:rFonts w:ascii="Arial" w:hAnsi="Arial"/>
        </w:rPr>
        <w:t>See 11.9</w:t>
      </w:r>
    </w:p>
    <w:p w14:paraId="01DFD139" w14:textId="77777777" w:rsidR="00E80769" w:rsidRPr="00EA6649" w:rsidRDefault="00E80769" w:rsidP="00E80769">
      <w:pPr>
        <w:pStyle w:val="SyntaxDefinition"/>
        <w:rPr>
          <w:lang w:val="en-US"/>
        </w:rPr>
      </w:pPr>
      <w:r w:rsidRPr="00EA6649">
        <w:t>RelationalExpressionNoIn</w:t>
      </w:r>
      <w:r w:rsidRPr="00EA6649">
        <w:br/>
        <w:t xml:space="preserve">EqualityExpressionNoIn </w:t>
      </w:r>
      <w:r w:rsidRPr="004431E2">
        <w:rPr>
          <w:rFonts w:ascii="Courier New" w:hAnsi="Courier New"/>
          <w:b/>
          <w:i w:val="0"/>
        </w:rPr>
        <w:t>==</w:t>
      </w:r>
      <w:r w:rsidRPr="00EA6649">
        <w:t xml:space="preserve"> RelationalExpressionNoIn</w:t>
      </w:r>
      <w:r w:rsidRPr="00EA6649">
        <w:br/>
        <w:t xml:space="preserve">EqualityExpressionNoIn </w:t>
      </w:r>
      <w:r w:rsidRPr="004431E2">
        <w:rPr>
          <w:rFonts w:ascii="Courier New" w:hAnsi="Courier New"/>
          <w:b/>
          <w:i w:val="0"/>
        </w:rPr>
        <w:t>!=</w:t>
      </w:r>
      <w:r w:rsidRPr="00EA6649">
        <w:t xml:space="preserve"> RelationalExpressionNoIn</w:t>
      </w:r>
      <w:r w:rsidRPr="00EA6649">
        <w:br/>
        <w:t xml:space="preserve">EqualityExpressionNoIn </w:t>
      </w:r>
      <w:r w:rsidRPr="004431E2">
        <w:rPr>
          <w:rFonts w:ascii="Courier New" w:hAnsi="Courier New"/>
          <w:b/>
          <w:i w:val="0"/>
        </w:rPr>
        <w:t>===</w:t>
      </w:r>
      <w:r w:rsidRPr="00EA6649">
        <w:t xml:space="preserve"> RelationalExpressionNoIn</w:t>
      </w:r>
      <w:r w:rsidRPr="00EA6649">
        <w:br/>
        <w:t xml:space="preserve">EqualityExpressionNoIn </w:t>
      </w:r>
      <w:r w:rsidRPr="004431E2">
        <w:rPr>
          <w:rFonts w:ascii="Courier New" w:hAnsi="Courier New"/>
          <w:b/>
          <w:i w:val="0"/>
        </w:rPr>
        <w:t>!==</w:t>
      </w:r>
      <w:r w:rsidRPr="00EA6649">
        <w:t xml:space="preserve"> </w:t>
      </w:r>
      <w:r w:rsidRPr="00EA6649">
        <w:rPr>
          <w:lang w:val="en-US"/>
        </w:rPr>
        <w:t>RelationalExpressionNoIn</w:t>
      </w:r>
    </w:p>
    <w:p w14:paraId="026A3BAC" w14:textId="77777777" w:rsidR="00E80769" w:rsidRPr="002D554E" w:rsidRDefault="00E80769" w:rsidP="00E80769">
      <w:pPr>
        <w:pStyle w:val="M0"/>
        <w:spacing w:after="0"/>
        <w:rPr>
          <w:sz w:val="16"/>
          <w:lang w:val="en-US"/>
        </w:rPr>
      </w:pPr>
    </w:p>
    <w:p w14:paraId="407FDF4C" w14:textId="77777777" w:rsidR="00E80769" w:rsidRPr="00D00D4A" w:rsidRDefault="00E80769" w:rsidP="00E80769">
      <w:pPr>
        <w:pStyle w:val="SyntaxRule"/>
        <w:rPr>
          <w:rFonts w:ascii="Arial" w:hAnsi="Arial"/>
        </w:rPr>
      </w:pPr>
      <w:r w:rsidRPr="00EA6649">
        <w:t xml:space="preserve">BitwiseANDExpression </w:t>
      </w:r>
      <w:r w:rsidRPr="00B470C7">
        <w:rPr>
          <w:rFonts w:ascii="Arial" w:hAnsi="Arial"/>
          <w:b/>
          <w:i w:val="0"/>
        </w:rPr>
        <w:t>:</w:t>
      </w:r>
      <w:r w:rsidRPr="00EA6649">
        <w:rPr>
          <w:rFonts w:ascii="Arial" w:hAnsi="Arial"/>
          <w:b/>
        </w:rPr>
        <w:tab/>
      </w:r>
      <w:r w:rsidRPr="00D00D4A">
        <w:rPr>
          <w:rFonts w:ascii="Arial" w:hAnsi="Arial"/>
        </w:rPr>
        <w:t>See 11.10</w:t>
      </w:r>
    </w:p>
    <w:p w14:paraId="04A63EB9" w14:textId="77777777" w:rsidR="00E80769" w:rsidRPr="00EA6649" w:rsidRDefault="00E80769" w:rsidP="00E80769">
      <w:pPr>
        <w:pStyle w:val="SyntaxDefinition"/>
      </w:pPr>
      <w:r w:rsidRPr="00EA6649">
        <w:t>EqualityExpression</w:t>
      </w:r>
      <w:r w:rsidRPr="00EA6649">
        <w:br/>
        <w:t xml:space="preserve">BitwiseANDExpression </w:t>
      </w:r>
      <w:r w:rsidRPr="004431E2">
        <w:rPr>
          <w:rFonts w:ascii="Courier New" w:hAnsi="Courier New"/>
          <w:b/>
          <w:i w:val="0"/>
        </w:rPr>
        <w:t>&amp;</w:t>
      </w:r>
      <w:r w:rsidRPr="00EA6649">
        <w:t xml:space="preserve"> EqualityExpression</w:t>
      </w:r>
    </w:p>
    <w:p w14:paraId="78C1026A" w14:textId="77777777" w:rsidR="00E80769" w:rsidRDefault="00E80769" w:rsidP="00E80769">
      <w:pPr>
        <w:pStyle w:val="M0"/>
        <w:spacing w:after="0"/>
        <w:rPr>
          <w:sz w:val="16"/>
        </w:rPr>
      </w:pPr>
    </w:p>
    <w:p w14:paraId="1F869A17" w14:textId="77777777" w:rsidR="00E80769" w:rsidRPr="00D00D4A" w:rsidRDefault="00E80769" w:rsidP="00E80769">
      <w:pPr>
        <w:pStyle w:val="SyntaxRule"/>
        <w:rPr>
          <w:rFonts w:ascii="Arial" w:hAnsi="Arial"/>
        </w:rPr>
      </w:pPr>
      <w:r w:rsidRPr="00EA6649">
        <w:t xml:space="preserve">BitwiseANDExpressionNoIn </w:t>
      </w:r>
      <w:r w:rsidRPr="00B470C7">
        <w:rPr>
          <w:rFonts w:ascii="Arial" w:hAnsi="Arial"/>
          <w:b/>
          <w:i w:val="0"/>
        </w:rPr>
        <w:t>:</w:t>
      </w:r>
      <w:r w:rsidRPr="00EA6649">
        <w:rPr>
          <w:rFonts w:ascii="Arial" w:hAnsi="Arial"/>
          <w:b/>
        </w:rPr>
        <w:tab/>
      </w:r>
      <w:r w:rsidRPr="00D00D4A">
        <w:rPr>
          <w:rFonts w:ascii="Arial" w:hAnsi="Arial"/>
        </w:rPr>
        <w:t>See 11.10</w:t>
      </w:r>
    </w:p>
    <w:p w14:paraId="09D22852" w14:textId="77777777" w:rsidR="00E80769" w:rsidRPr="00EA6649" w:rsidRDefault="00E80769" w:rsidP="00E80769">
      <w:pPr>
        <w:pStyle w:val="SyntaxDefinition"/>
      </w:pPr>
      <w:r w:rsidRPr="00EA6649">
        <w:t>EqualityExpressionNoIn</w:t>
      </w:r>
      <w:r w:rsidRPr="00EA6649">
        <w:br/>
        <w:t xml:space="preserve">BitwiseANDExpressionNoIn </w:t>
      </w:r>
      <w:r w:rsidRPr="004431E2">
        <w:rPr>
          <w:rFonts w:ascii="Courier New" w:hAnsi="Courier New"/>
          <w:b/>
          <w:i w:val="0"/>
        </w:rPr>
        <w:t>&amp;</w:t>
      </w:r>
      <w:r w:rsidRPr="00EA6649">
        <w:t xml:space="preserve"> EqualityExpressionNoIn</w:t>
      </w:r>
    </w:p>
    <w:p w14:paraId="5E617B99" w14:textId="77777777" w:rsidR="00E80769" w:rsidRDefault="00E80769" w:rsidP="00E80769">
      <w:pPr>
        <w:pStyle w:val="M0"/>
        <w:spacing w:after="0"/>
        <w:rPr>
          <w:sz w:val="16"/>
        </w:rPr>
      </w:pPr>
    </w:p>
    <w:p w14:paraId="5CCF840E" w14:textId="77777777" w:rsidR="00E80769" w:rsidRPr="00D00D4A" w:rsidRDefault="00E80769" w:rsidP="00E80769">
      <w:pPr>
        <w:pStyle w:val="SyntaxRule"/>
        <w:rPr>
          <w:rFonts w:ascii="Arial" w:hAnsi="Arial"/>
        </w:rPr>
      </w:pPr>
      <w:r w:rsidRPr="00EA6649">
        <w:t xml:space="preserve">BitwiseXORExpression </w:t>
      </w:r>
      <w:r w:rsidRPr="00B470C7">
        <w:rPr>
          <w:rFonts w:ascii="Arial" w:hAnsi="Arial"/>
          <w:b/>
          <w:i w:val="0"/>
        </w:rPr>
        <w:t>:</w:t>
      </w:r>
      <w:r w:rsidRPr="00EA6649">
        <w:rPr>
          <w:rFonts w:ascii="Arial" w:hAnsi="Arial"/>
          <w:b/>
        </w:rPr>
        <w:tab/>
      </w:r>
      <w:r w:rsidRPr="00D00D4A">
        <w:rPr>
          <w:rFonts w:ascii="Arial" w:hAnsi="Arial"/>
        </w:rPr>
        <w:t>See 11.10</w:t>
      </w:r>
    </w:p>
    <w:p w14:paraId="200A075F" w14:textId="77777777" w:rsidR="00E80769" w:rsidRPr="00EA6649" w:rsidRDefault="00E80769" w:rsidP="00E80769">
      <w:pPr>
        <w:pStyle w:val="SyntaxDefinition"/>
      </w:pPr>
      <w:r w:rsidRPr="00EA6649">
        <w:t>BitwiseANDExpression</w:t>
      </w:r>
      <w:r w:rsidRPr="00EA6649">
        <w:br/>
        <w:t xml:space="preserve">BitwiseXORExpression </w:t>
      </w:r>
      <w:r w:rsidRPr="004431E2">
        <w:rPr>
          <w:rFonts w:ascii="Courier New" w:hAnsi="Courier New"/>
          <w:b/>
          <w:i w:val="0"/>
        </w:rPr>
        <w:t>^</w:t>
      </w:r>
      <w:r w:rsidRPr="00EA6649">
        <w:t xml:space="preserve"> BitwiseANDExpression</w:t>
      </w:r>
    </w:p>
    <w:p w14:paraId="3BC98BC6" w14:textId="77777777" w:rsidR="00E80769" w:rsidRDefault="00E80769" w:rsidP="00E80769">
      <w:pPr>
        <w:pStyle w:val="M0"/>
        <w:spacing w:after="0"/>
        <w:rPr>
          <w:sz w:val="16"/>
        </w:rPr>
      </w:pPr>
    </w:p>
    <w:p w14:paraId="3E03F09D" w14:textId="77777777" w:rsidR="00E80769" w:rsidRPr="00D00D4A" w:rsidRDefault="00E80769" w:rsidP="00E80769">
      <w:pPr>
        <w:pStyle w:val="SyntaxRule"/>
        <w:rPr>
          <w:rFonts w:ascii="Arial" w:hAnsi="Arial"/>
        </w:rPr>
      </w:pPr>
      <w:r w:rsidRPr="00EA6649">
        <w:t xml:space="preserve">BitwiseXORExpressionNoIn </w:t>
      </w:r>
      <w:r w:rsidRPr="00B470C7">
        <w:rPr>
          <w:rFonts w:ascii="Arial" w:hAnsi="Arial"/>
          <w:b/>
          <w:i w:val="0"/>
        </w:rPr>
        <w:t>:</w:t>
      </w:r>
      <w:r w:rsidRPr="00EA6649">
        <w:rPr>
          <w:rFonts w:ascii="Arial" w:hAnsi="Arial"/>
          <w:b/>
        </w:rPr>
        <w:tab/>
      </w:r>
      <w:r w:rsidRPr="00D00D4A">
        <w:rPr>
          <w:rFonts w:ascii="Arial" w:hAnsi="Arial"/>
        </w:rPr>
        <w:t>See 11.10</w:t>
      </w:r>
    </w:p>
    <w:p w14:paraId="38328E07" w14:textId="77777777" w:rsidR="00E80769" w:rsidRPr="00EA6649" w:rsidRDefault="00E80769" w:rsidP="00E80769">
      <w:pPr>
        <w:pStyle w:val="SyntaxDefinition"/>
      </w:pPr>
      <w:r w:rsidRPr="00EA6649">
        <w:t>BitwiseANDExpressionNoIn</w:t>
      </w:r>
      <w:r w:rsidRPr="00EA6649">
        <w:br/>
        <w:t xml:space="preserve">BitwiseXORExpressionNoIn </w:t>
      </w:r>
      <w:r w:rsidRPr="004431E2">
        <w:rPr>
          <w:rFonts w:ascii="Courier New" w:hAnsi="Courier New"/>
          <w:b/>
          <w:i w:val="0"/>
        </w:rPr>
        <w:t>^</w:t>
      </w:r>
      <w:r w:rsidRPr="00EA6649">
        <w:t xml:space="preserve"> BitwiseANDExpressionNoIn</w:t>
      </w:r>
    </w:p>
    <w:p w14:paraId="067F77F7" w14:textId="77777777" w:rsidR="00E80769" w:rsidRDefault="00E80769" w:rsidP="00E80769">
      <w:pPr>
        <w:pStyle w:val="M0"/>
        <w:spacing w:after="0"/>
        <w:rPr>
          <w:sz w:val="16"/>
        </w:rPr>
      </w:pPr>
    </w:p>
    <w:p w14:paraId="6329F4E7" w14:textId="77777777" w:rsidR="00E80769" w:rsidRPr="00D00D4A" w:rsidRDefault="00E80769" w:rsidP="00E80769">
      <w:pPr>
        <w:pStyle w:val="SyntaxRule"/>
        <w:rPr>
          <w:rFonts w:ascii="Arial" w:hAnsi="Arial"/>
        </w:rPr>
      </w:pPr>
      <w:r w:rsidRPr="00EA6649">
        <w:t xml:space="preserve">BitwiseORExpression </w:t>
      </w:r>
      <w:r w:rsidRPr="00B470C7">
        <w:rPr>
          <w:rFonts w:ascii="Arial" w:hAnsi="Arial"/>
          <w:b/>
          <w:i w:val="0"/>
        </w:rPr>
        <w:t>:</w:t>
      </w:r>
      <w:r w:rsidRPr="00EA6649">
        <w:rPr>
          <w:rFonts w:ascii="Arial" w:hAnsi="Arial"/>
          <w:b/>
        </w:rPr>
        <w:tab/>
      </w:r>
      <w:r w:rsidRPr="00D00D4A">
        <w:rPr>
          <w:rFonts w:ascii="Arial" w:hAnsi="Arial"/>
        </w:rPr>
        <w:t>See 11.10</w:t>
      </w:r>
    </w:p>
    <w:p w14:paraId="5BA52845" w14:textId="77777777" w:rsidR="00E80769" w:rsidRPr="00EA6649" w:rsidRDefault="00E80769" w:rsidP="00E80769">
      <w:pPr>
        <w:pStyle w:val="SyntaxDefinition"/>
      </w:pPr>
      <w:r w:rsidRPr="00EA6649">
        <w:t>BitwiseXORExpression</w:t>
      </w:r>
      <w:r w:rsidRPr="00EA6649">
        <w:br/>
        <w:t xml:space="preserve">BitwiseORExpression </w:t>
      </w:r>
      <w:r w:rsidRPr="004431E2">
        <w:rPr>
          <w:rFonts w:ascii="Courier New" w:hAnsi="Courier New"/>
          <w:b/>
          <w:i w:val="0"/>
        </w:rPr>
        <w:t>|</w:t>
      </w:r>
      <w:r w:rsidRPr="00EA6649">
        <w:t xml:space="preserve"> BitwiseXORExpression</w:t>
      </w:r>
    </w:p>
    <w:p w14:paraId="6A06BD8C" w14:textId="77777777" w:rsidR="00E80769" w:rsidRDefault="00E80769" w:rsidP="00E80769">
      <w:pPr>
        <w:pStyle w:val="M0"/>
        <w:spacing w:after="0"/>
        <w:rPr>
          <w:sz w:val="16"/>
        </w:rPr>
      </w:pPr>
    </w:p>
    <w:p w14:paraId="1FA2A5F0" w14:textId="77777777" w:rsidR="00E80769" w:rsidRPr="00D00D4A" w:rsidRDefault="00E80769" w:rsidP="00E80769">
      <w:pPr>
        <w:pStyle w:val="SyntaxRule"/>
        <w:rPr>
          <w:rFonts w:ascii="Arial" w:hAnsi="Arial"/>
        </w:rPr>
      </w:pPr>
      <w:r w:rsidRPr="00EA6649">
        <w:t xml:space="preserve">BitwiseORExpressionNoIn </w:t>
      </w:r>
      <w:r w:rsidRPr="00B470C7">
        <w:rPr>
          <w:rFonts w:ascii="Arial" w:hAnsi="Arial"/>
          <w:b/>
          <w:i w:val="0"/>
        </w:rPr>
        <w:t>:</w:t>
      </w:r>
      <w:r w:rsidRPr="00EA6649">
        <w:rPr>
          <w:rFonts w:ascii="Arial" w:hAnsi="Arial"/>
          <w:b/>
        </w:rPr>
        <w:tab/>
      </w:r>
      <w:r w:rsidRPr="00D00D4A">
        <w:rPr>
          <w:rFonts w:ascii="Arial" w:hAnsi="Arial"/>
        </w:rPr>
        <w:t>See 11.10</w:t>
      </w:r>
    </w:p>
    <w:p w14:paraId="3DC4A840" w14:textId="77777777" w:rsidR="00E80769" w:rsidRPr="00EA6649" w:rsidRDefault="00E80769" w:rsidP="00E80769">
      <w:pPr>
        <w:pStyle w:val="SyntaxDefinition"/>
      </w:pPr>
      <w:r w:rsidRPr="00EA6649">
        <w:t>BitwiseXORExpressionNoIn</w:t>
      </w:r>
      <w:r w:rsidRPr="00EA6649">
        <w:br/>
        <w:t xml:space="preserve">BitwiseORExpressionNoIn </w:t>
      </w:r>
      <w:r w:rsidRPr="004431E2">
        <w:rPr>
          <w:rFonts w:ascii="Courier New" w:hAnsi="Courier New"/>
          <w:b/>
          <w:i w:val="0"/>
        </w:rPr>
        <w:t>|</w:t>
      </w:r>
      <w:r w:rsidRPr="00EA6649">
        <w:t xml:space="preserve"> BitwiseXORExpressionNoIn</w:t>
      </w:r>
    </w:p>
    <w:p w14:paraId="3C7784B4" w14:textId="77777777" w:rsidR="00E80769" w:rsidRDefault="00E80769" w:rsidP="00E80769">
      <w:pPr>
        <w:pStyle w:val="M0"/>
        <w:spacing w:after="0"/>
        <w:rPr>
          <w:sz w:val="16"/>
        </w:rPr>
      </w:pPr>
    </w:p>
    <w:p w14:paraId="502AC4FB" w14:textId="77777777" w:rsidR="00E80769" w:rsidRPr="00D00D4A" w:rsidRDefault="00E80769" w:rsidP="00E80769">
      <w:pPr>
        <w:pStyle w:val="SyntaxRule"/>
        <w:rPr>
          <w:rFonts w:ascii="Arial" w:hAnsi="Arial"/>
        </w:rPr>
      </w:pPr>
      <w:r w:rsidRPr="00EA6649">
        <w:t xml:space="preserve">LogicalANDExpression </w:t>
      </w:r>
      <w:r w:rsidRPr="00B470C7">
        <w:rPr>
          <w:rFonts w:ascii="Arial" w:hAnsi="Arial"/>
          <w:b/>
          <w:i w:val="0"/>
        </w:rPr>
        <w:t>:</w:t>
      </w:r>
      <w:r w:rsidRPr="00EA6649">
        <w:rPr>
          <w:rFonts w:ascii="Arial" w:hAnsi="Arial"/>
          <w:b/>
        </w:rPr>
        <w:tab/>
      </w:r>
      <w:r w:rsidRPr="00D00D4A">
        <w:rPr>
          <w:rFonts w:ascii="Arial" w:hAnsi="Arial"/>
        </w:rPr>
        <w:t>See 11.11</w:t>
      </w:r>
    </w:p>
    <w:p w14:paraId="13D3B7FD" w14:textId="77777777" w:rsidR="00E80769" w:rsidRPr="00EA6649" w:rsidRDefault="00E80769" w:rsidP="00E80769">
      <w:pPr>
        <w:pStyle w:val="SyntaxDefinition"/>
      </w:pPr>
      <w:r w:rsidRPr="00EA6649">
        <w:t>BitwiseORExpression</w:t>
      </w:r>
      <w:r w:rsidRPr="00EA6649">
        <w:br/>
        <w:t xml:space="preserve">LogicalANDExpression </w:t>
      </w:r>
      <w:r w:rsidRPr="004431E2">
        <w:rPr>
          <w:rFonts w:ascii="Courier New" w:hAnsi="Courier New"/>
          <w:b/>
          <w:i w:val="0"/>
        </w:rPr>
        <w:t>&amp;&amp;</w:t>
      </w:r>
      <w:r w:rsidRPr="00EA6649">
        <w:t xml:space="preserve"> BitwiseORExpression</w:t>
      </w:r>
    </w:p>
    <w:p w14:paraId="3C46207B" w14:textId="77777777" w:rsidR="00E80769" w:rsidRDefault="00E80769" w:rsidP="00E80769">
      <w:pPr>
        <w:pStyle w:val="M0"/>
        <w:spacing w:after="0"/>
        <w:rPr>
          <w:sz w:val="16"/>
        </w:rPr>
      </w:pPr>
    </w:p>
    <w:p w14:paraId="6958D1AB" w14:textId="77777777" w:rsidR="00E80769" w:rsidRPr="00D00D4A" w:rsidRDefault="00E80769" w:rsidP="00E80769">
      <w:pPr>
        <w:pStyle w:val="SyntaxRule"/>
        <w:rPr>
          <w:rFonts w:ascii="Arial" w:hAnsi="Arial"/>
        </w:rPr>
      </w:pPr>
      <w:r w:rsidRPr="00EA6649">
        <w:t xml:space="preserve">LogicalANDExpressionNoIn </w:t>
      </w:r>
      <w:r w:rsidRPr="00B470C7">
        <w:rPr>
          <w:rFonts w:ascii="Arial" w:hAnsi="Arial"/>
          <w:b/>
          <w:i w:val="0"/>
        </w:rPr>
        <w:t>:</w:t>
      </w:r>
      <w:r w:rsidRPr="00EA6649">
        <w:rPr>
          <w:rFonts w:ascii="Arial" w:hAnsi="Arial"/>
          <w:b/>
        </w:rPr>
        <w:tab/>
      </w:r>
      <w:r w:rsidRPr="00D00D4A">
        <w:rPr>
          <w:rFonts w:ascii="Arial" w:hAnsi="Arial"/>
        </w:rPr>
        <w:t>See 11.11</w:t>
      </w:r>
    </w:p>
    <w:p w14:paraId="0F7075CD" w14:textId="77777777" w:rsidR="00E80769" w:rsidRPr="00EA6649" w:rsidRDefault="00E80769" w:rsidP="00E80769">
      <w:pPr>
        <w:pStyle w:val="SyntaxDefinition"/>
      </w:pPr>
      <w:r w:rsidRPr="00EA6649">
        <w:t>BitwiseORExpressionNoIn</w:t>
      </w:r>
      <w:r w:rsidRPr="00EA6649">
        <w:br/>
        <w:t xml:space="preserve">LogicalANDExpressionNoIn </w:t>
      </w:r>
      <w:r w:rsidRPr="004431E2">
        <w:rPr>
          <w:rFonts w:ascii="Courier New" w:hAnsi="Courier New"/>
          <w:b/>
          <w:i w:val="0"/>
        </w:rPr>
        <w:t>&amp;&amp;</w:t>
      </w:r>
      <w:r w:rsidRPr="00EA6649">
        <w:t xml:space="preserve"> BitwiseORExpressionNoIn</w:t>
      </w:r>
    </w:p>
    <w:p w14:paraId="6863E36E" w14:textId="77777777" w:rsidR="00E80769" w:rsidRDefault="00E80769" w:rsidP="00E80769">
      <w:pPr>
        <w:pStyle w:val="M0"/>
        <w:spacing w:after="0"/>
        <w:rPr>
          <w:sz w:val="16"/>
        </w:rPr>
      </w:pPr>
    </w:p>
    <w:p w14:paraId="5B18E85F" w14:textId="77777777" w:rsidR="00E80769" w:rsidRPr="00D00D4A" w:rsidRDefault="00E80769" w:rsidP="00E80769">
      <w:pPr>
        <w:pStyle w:val="SyntaxRule"/>
        <w:rPr>
          <w:rFonts w:ascii="Arial" w:hAnsi="Arial"/>
        </w:rPr>
      </w:pPr>
      <w:r w:rsidRPr="00EA6649">
        <w:t xml:space="preserve">LogicalORExpression </w:t>
      </w:r>
      <w:r w:rsidRPr="00B470C7">
        <w:rPr>
          <w:rFonts w:ascii="Arial" w:hAnsi="Arial"/>
          <w:b/>
          <w:i w:val="0"/>
        </w:rPr>
        <w:t>:</w:t>
      </w:r>
      <w:r w:rsidRPr="00EA6649">
        <w:rPr>
          <w:rFonts w:ascii="Arial" w:hAnsi="Arial"/>
          <w:b/>
        </w:rPr>
        <w:tab/>
      </w:r>
      <w:r w:rsidRPr="00D00D4A">
        <w:rPr>
          <w:rFonts w:ascii="Arial" w:hAnsi="Arial"/>
        </w:rPr>
        <w:t>See 11.11</w:t>
      </w:r>
    </w:p>
    <w:p w14:paraId="6597768D" w14:textId="77777777" w:rsidR="00E80769" w:rsidRPr="00EA6649" w:rsidRDefault="00E80769" w:rsidP="00E80769">
      <w:pPr>
        <w:pStyle w:val="SyntaxDefinition"/>
      </w:pPr>
      <w:r w:rsidRPr="00EA6649">
        <w:t>LogicalANDExpression</w:t>
      </w:r>
      <w:r w:rsidRPr="00EA6649">
        <w:br/>
        <w:t xml:space="preserve">LogicalORExpression </w:t>
      </w:r>
      <w:r w:rsidRPr="004431E2">
        <w:rPr>
          <w:rFonts w:ascii="Courier New" w:hAnsi="Courier New"/>
          <w:b/>
          <w:i w:val="0"/>
        </w:rPr>
        <w:t>||</w:t>
      </w:r>
      <w:r w:rsidRPr="00EA6649">
        <w:t xml:space="preserve"> LogicalANDExpression</w:t>
      </w:r>
    </w:p>
    <w:p w14:paraId="7EABEA97" w14:textId="77777777" w:rsidR="00E80769" w:rsidRDefault="00E80769" w:rsidP="00E80769">
      <w:pPr>
        <w:pStyle w:val="M0"/>
        <w:spacing w:after="0"/>
        <w:rPr>
          <w:sz w:val="16"/>
        </w:rPr>
      </w:pPr>
    </w:p>
    <w:p w14:paraId="2453AE39" w14:textId="77777777" w:rsidR="00E80769" w:rsidRPr="00D00D4A" w:rsidRDefault="00E80769" w:rsidP="00E80769">
      <w:pPr>
        <w:pStyle w:val="SyntaxRule"/>
        <w:rPr>
          <w:rFonts w:ascii="Arial" w:hAnsi="Arial"/>
        </w:rPr>
      </w:pPr>
      <w:r w:rsidRPr="00EA6649">
        <w:t xml:space="preserve">LogicalORExpressionNoIn </w:t>
      </w:r>
      <w:r w:rsidRPr="00B470C7">
        <w:rPr>
          <w:rFonts w:ascii="Arial" w:hAnsi="Arial"/>
          <w:b/>
          <w:i w:val="0"/>
        </w:rPr>
        <w:t>:</w:t>
      </w:r>
      <w:r w:rsidRPr="00EA6649">
        <w:rPr>
          <w:rFonts w:ascii="Arial" w:hAnsi="Arial"/>
          <w:b/>
        </w:rPr>
        <w:tab/>
      </w:r>
      <w:r w:rsidRPr="00D00D4A">
        <w:rPr>
          <w:rFonts w:ascii="Arial" w:hAnsi="Arial"/>
        </w:rPr>
        <w:t>See 11.11</w:t>
      </w:r>
    </w:p>
    <w:p w14:paraId="394F94DA" w14:textId="77777777" w:rsidR="00E80769" w:rsidRPr="00DE655B" w:rsidRDefault="00E80769" w:rsidP="00E80769">
      <w:pPr>
        <w:pStyle w:val="SyntaxDefinition"/>
        <w:rPr>
          <w:lang w:val="fr-CH"/>
        </w:rPr>
      </w:pPr>
      <w:r w:rsidRPr="00DE655B">
        <w:rPr>
          <w:lang w:val="fr-CH"/>
        </w:rPr>
        <w:t>LogicalANDExpressionNoIn</w:t>
      </w:r>
      <w:r w:rsidRPr="00DE655B">
        <w:rPr>
          <w:lang w:val="fr-CH"/>
        </w:rPr>
        <w:br/>
        <w:t xml:space="preserve">LogicalORExpressionNoIn </w:t>
      </w:r>
      <w:r w:rsidRPr="00DE655B">
        <w:rPr>
          <w:rFonts w:ascii="Courier New" w:hAnsi="Courier New"/>
          <w:b/>
          <w:i w:val="0"/>
          <w:lang w:val="fr-CH"/>
        </w:rPr>
        <w:t>||</w:t>
      </w:r>
      <w:r w:rsidRPr="00DE655B">
        <w:rPr>
          <w:lang w:val="fr-CH"/>
        </w:rPr>
        <w:t xml:space="preserve"> LogicalANDExpressionNoIn</w:t>
      </w:r>
    </w:p>
    <w:p w14:paraId="3D0E485C" w14:textId="77777777" w:rsidR="00E80769" w:rsidRPr="00DE655B" w:rsidRDefault="00E80769" w:rsidP="00E80769">
      <w:pPr>
        <w:pStyle w:val="M0"/>
        <w:spacing w:after="0"/>
        <w:rPr>
          <w:sz w:val="16"/>
          <w:lang w:val="fr-CH"/>
        </w:rPr>
      </w:pPr>
    </w:p>
    <w:p w14:paraId="67FAD11A" w14:textId="77777777" w:rsidR="00E80769" w:rsidRPr="00DE655B" w:rsidRDefault="00E80769" w:rsidP="00E80769">
      <w:pPr>
        <w:pStyle w:val="SyntaxRule"/>
        <w:rPr>
          <w:rFonts w:ascii="Arial" w:hAnsi="Arial"/>
          <w:lang w:val="fr-CH"/>
        </w:rPr>
      </w:pPr>
      <w:r w:rsidRPr="00DE655B">
        <w:rPr>
          <w:lang w:val="fr-CH"/>
        </w:rPr>
        <w:t xml:space="preserve">ConditionalExpression </w:t>
      </w:r>
      <w:r w:rsidRPr="00DE655B">
        <w:rPr>
          <w:rFonts w:ascii="Arial" w:hAnsi="Arial"/>
          <w:b/>
          <w:i w:val="0"/>
          <w:lang w:val="fr-CH"/>
        </w:rPr>
        <w:t>:</w:t>
      </w:r>
      <w:r w:rsidRPr="00DE655B">
        <w:rPr>
          <w:rFonts w:ascii="Arial" w:hAnsi="Arial"/>
          <w:b/>
          <w:lang w:val="fr-CH"/>
        </w:rPr>
        <w:tab/>
      </w:r>
      <w:r w:rsidRPr="00DE655B">
        <w:rPr>
          <w:rFonts w:ascii="Arial" w:hAnsi="Arial"/>
          <w:lang w:val="fr-CH"/>
        </w:rPr>
        <w:t>See 11.12</w:t>
      </w:r>
    </w:p>
    <w:p w14:paraId="1C34D0ED" w14:textId="77777777" w:rsidR="00E80769" w:rsidRPr="00DE655B" w:rsidRDefault="00E80769" w:rsidP="00E80769">
      <w:pPr>
        <w:pStyle w:val="SyntaxDefinition"/>
        <w:rPr>
          <w:lang w:val="fr-CH"/>
        </w:rPr>
      </w:pPr>
      <w:r w:rsidRPr="00DE655B">
        <w:rPr>
          <w:lang w:val="fr-CH"/>
        </w:rPr>
        <w:t>LogicalORExpression</w:t>
      </w:r>
      <w:r w:rsidRPr="00DE655B">
        <w:rPr>
          <w:lang w:val="fr-CH"/>
        </w:rPr>
        <w:br/>
        <w:t>LogicalORExpression</w:t>
      </w:r>
      <w:r w:rsidRPr="00DE655B">
        <w:rPr>
          <w:rFonts w:ascii="Courier New" w:hAnsi="Courier New"/>
          <w:b/>
          <w:i w:val="0"/>
          <w:lang w:val="fr-CH"/>
        </w:rPr>
        <w:t xml:space="preserve"> ?</w:t>
      </w:r>
      <w:r w:rsidRPr="00DE655B">
        <w:rPr>
          <w:lang w:val="fr-CH"/>
        </w:rPr>
        <w:t xml:space="preserve"> AssignmentExpression </w:t>
      </w:r>
      <w:r w:rsidRPr="00DE655B">
        <w:rPr>
          <w:rFonts w:ascii="Courier New" w:hAnsi="Courier New"/>
          <w:b/>
          <w:i w:val="0"/>
          <w:lang w:val="fr-CH"/>
        </w:rPr>
        <w:t>:</w:t>
      </w:r>
      <w:r w:rsidRPr="00DE655B">
        <w:rPr>
          <w:lang w:val="fr-CH"/>
        </w:rPr>
        <w:t xml:space="preserve"> AssignmentExpression</w:t>
      </w:r>
    </w:p>
    <w:p w14:paraId="313FDEF4" w14:textId="77777777" w:rsidR="00E80769" w:rsidRPr="00DE655B" w:rsidRDefault="00E80769" w:rsidP="00E80769">
      <w:pPr>
        <w:pStyle w:val="M0"/>
        <w:spacing w:after="0"/>
        <w:rPr>
          <w:sz w:val="16"/>
          <w:lang w:val="fr-CH"/>
        </w:rPr>
      </w:pPr>
    </w:p>
    <w:p w14:paraId="7A58FBB9" w14:textId="77777777" w:rsidR="00E80769" w:rsidRPr="00DE655B" w:rsidRDefault="00E80769" w:rsidP="00E80769">
      <w:pPr>
        <w:pStyle w:val="SyntaxRule"/>
        <w:rPr>
          <w:rFonts w:ascii="Arial" w:hAnsi="Arial"/>
          <w:lang w:val="fr-CH"/>
        </w:rPr>
      </w:pPr>
      <w:r w:rsidRPr="00DE655B">
        <w:rPr>
          <w:lang w:val="fr-CH"/>
        </w:rPr>
        <w:t xml:space="preserve">ConditionalExpressionNoIn </w:t>
      </w:r>
      <w:r w:rsidRPr="00DE655B">
        <w:rPr>
          <w:rFonts w:ascii="Arial" w:hAnsi="Arial"/>
          <w:b/>
          <w:i w:val="0"/>
          <w:lang w:val="fr-CH"/>
        </w:rPr>
        <w:t>:</w:t>
      </w:r>
      <w:r w:rsidRPr="00DE655B">
        <w:rPr>
          <w:rFonts w:ascii="Arial" w:hAnsi="Arial"/>
          <w:b/>
          <w:lang w:val="fr-CH"/>
        </w:rPr>
        <w:tab/>
      </w:r>
      <w:r w:rsidRPr="00DE655B">
        <w:rPr>
          <w:rFonts w:ascii="Arial" w:hAnsi="Arial"/>
          <w:lang w:val="fr-CH"/>
        </w:rPr>
        <w:t>See 11.12</w:t>
      </w:r>
    </w:p>
    <w:p w14:paraId="42BDD42E" w14:textId="77777777" w:rsidR="00E80769" w:rsidRPr="00DE655B" w:rsidRDefault="00E80769" w:rsidP="00E80769">
      <w:pPr>
        <w:pStyle w:val="SyntaxDefinition"/>
        <w:rPr>
          <w:lang w:val="fr-CH"/>
        </w:rPr>
      </w:pPr>
      <w:r w:rsidRPr="00DE655B">
        <w:rPr>
          <w:lang w:val="fr-CH"/>
        </w:rPr>
        <w:t>LogicalORExpressionNoIn</w:t>
      </w:r>
      <w:r w:rsidRPr="00DE655B">
        <w:rPr>
          <w:lang w:val="fr-CH"/>
        </w:rPr>
        <w:br/>
        <w:t>LogicalORExpressionNoIn</w:t>
      </w:r>
      <w:r w:rsidRPr="00DE655B">
        <w:rPr>
          <w:rFonts w:ascii="Courier New" w:hAnsi="Courier New"/>
          <w:b/>
          <w:i w:val="0"/>
          <w:lang w:val="fr-CH"/>
        </w:rPr>
        <w:t xml:space="preserve"> ?</w:t>
      </w:r>
      <w:r w:rsidRPr="00DE655B">
        <w:rPr>
          <w:lang w:val="fr-CH"/>
        </w:rPr>
        <w:t xml:space="preserve"> AssignmentExpression </w:t>
      </w:r>
      <w:r w:rsidRPr="00DE655B">
        <w:rPr>
          <w:rFonts w:ascii="Courier New" w:hAnsi="Courier New"/>
          <w:b/>
          <w:i w:val="0"/>
          <w:lang w:val="fr-CH"/>
        </w:rPr>
        <w:t>:</w:t>
      </w:r>
      <w:r w:rsidRPr="00DE655B">
        <w:rPr>
          <w:lang w:val="fr-CH"/>
        </w:rPr>
        <w:t xml:space="preserve"> AssignmentExpressionNoIn</w:t>
      </w:r>
    </w:p>
    <w:p w14:paraId="0781B8D0" w14:textId="77777777" w:rsidR="00E80769" w:rsidRPr="00DE655B" w:rsidRDefault="00E80769" w:rsidP="00E80769">
      <w:pPr>
        <w:pStyle w:val="M0"/>
        <w:spacing w:after="0"/>
        <w:rPr>
          <w:sz w:val="16"/>
          <w:lang w:val="fr-CH"/>
        </w:rPr>
      </w:pPr>
    </w:p>
    <w:p w14:paraId="169BBDB6" w14:textId="77777777" w:rsidR="00E80769" w:rsidRPr="00DE655B" w:rsidRDefault="00E80769" w:rsidP="00E80769">
      <w:pPr>
        <w:pStyle w:val="SyntaxRule"/>
        <w:rPr>
          <w:rFonts w:ascii="Arial" w:hAnsi="Arial"/>
          <w:lang w:val="fr-CH"/>
        </w:rPr>
      </w:pPr>
      <w:r w:rsidRPr="00DE655B">
        <w:rPr>
          <w:lang w:val="fr-CH"/>
        </w:rPr>
        <w:t xml:space="preserve">AssignmentExpression </w:t>
      </w:r>
      <w:r w:rsidRPr="00DE655B">
        <w:rPr>
          <w:rFonts w:ascii="Arial" w:hAnsi="Arial"/>
          <w:b/>
          <w:i w:val="0"/>
          <w:lang w:val="fr-CH"/>
        </w:rPr>
        <w:t>:</w:t>
      </w:r>
      <w:r w:rsidRPr="00DE655B">
        <w:rPr>
          <w:rFonts w:ascii="Arial" w:hAnsi="Arial"/>
          <w:b/>
          <w:lang w:val="fr-CH"/>
        </w:rPr>
        <w:tab/>
      </w:r>
      <w:r w:rsidRPr="00DE655B">
        <w:rPr>
          <w:rFonts w:ascii="Arial" w:hAnsi="Arial"/>
          <w:lang w:val="fr-CH"/>
        </w:rPr>
        <w:t>See 11.13</w:t>
      </w:r>
    </w:p>
    <w:p w14:paraId="6FC9A0CB" w14:textId="77777777" w:rsidR="00E80769" w:rsidRPr="00EA6649" w:rsidRDefault="00E80769" w:rsidP="00E80769">
      <w:pPr>
        <w:pStyle w:val="SyntaxDefinition"/>
      </w:pPr>
      <w:r w:rsidRPr="00EA6649">
        <w:t>ConditionalExpression</w:t>
      </w:r>
      <w:r w:rsidRPr="00EA6649">
        <w:br/>
        <w:t>LeftHandSideExpression</w:t>
      </w:r>
      <w:r w:rsidRPr="00FA657B">
        <w:rPr>
          <w:rFonts w:ascii="Courier New" w:hAnsi="Courier New" w:cs="Courier New"/>
          <w:b/>
          <w:i w:val="0"/>
        </w:rPr>
        <w:t xml:space="preserve"> =</w:t>
      </w:r>
      <w:r>
        <w:rPr>
          <w:rFonts w:ascii="Courier New" w:hAnsi="Courier New" w:cs="Courier New"/>
          <w:b/>
          <w:i w:val="0"/>
        </w:rPr>
        <w:t xml:space="preserve"> </w:t>
      </w:r>
      <w:r w:rsidRPr="00EA6649">
        <w:t xml:space="preserve">AssignmentExpression </w:t>
      </w:r>
      <w:r>
        <w:br/>
      </w:r>
      <w:r w:rsidRPr="00EA6649">
        <w:t>LeftHandSideExpression AssignmentOperator AssignmentExpression</w:t>
      </w:r>
    </w:p>
    <w:p w14:paraId="252A75FF" w14:textId="77777777" w:rsidR="00E80769" w:rsidRDefault="00E80769" w:rsidP="00E80769">
      <w:pPr>
        <w:pStyle w:val="M0"/>
        <w:spacing w:after="0"/>
        <w:rPr>
          <w:sz w:val="16"/>
        </w:rPr>
      </w:pPr>
    </w:p>
    <w:p w14:paraId="68FD80FD" w14:textId="77777777" w:rsidR="00E80769" w:rsidRPr="00D00D4A" w:rsidRDefault="00E80769" w:rsidP="00E80769">
      <w:pPr>
        <w:pStyle w:val="SyntaxRule"/>
        <w:rPr>
          <w:rFonts w:ascii="Arial" w:hAnsi="Arial"/>
        </w:rPr>
      </w:pPr>
      <w:r w:rsidRPr="00EA6649">
        <w:t xml:space="preserve">AssignmentExpressionNoIn </w:t>
      </w:r>
      <w:r w:rsidRPr="00B470C7">
        <w:rPr>
          <w:rFonts w:ascii="Arial" w:hAnsi="Arial"/>
          <w:b/>
          <w:i w:val="0"/>
        </w:rPr>
        <w:t>:</w:t>
      </w:r>
      <w:r w:rsidRPr="00EA6649">
        <w:rPr>
          <w:rFonts w:ascii="Arial" w:hAnsi="Arial"/>
          <w:b/>
        </w:rPr>
        <w:tab/>
      </w:r>
      <w:r w:rsidRPr="00D00D4A">
        <w:rPr>
          <w:rFonts w:ascii="Arial" w:hAnsi="Arial"/>
        </w:rPr>
        <w:t>See 11.13</w:t>
      </w:r>
    </w:p>
    <w:p w14:paraId="604A6371" w14:textId="77777777" w:rsidR="00E80769" w:rsidRPr="00EA6649" w:rsidRDefault="00E80769" w:rsidP="00E80769">
      <w:pPr>
        <w:pStyle w:val="SyntaxDefinition"/>
      </w:pPr>
      <w:r w:rsidRPr="00EA6649">
        <w:t>ConditionalExpressionNoIn</w:t>
      </w:r>
      <w:r w:rsidRPr="00EA6649">
        <w:br/>
        <w:t>LeftHandSideExpression</w:t>
      </w:r>
      <w:r w:rsidRPr="00FA657B">
        <w:rPr>
          <w:rFonts w:ascii="Courier New" w:hAnsi="Courier New" w:cs="Courier New"/>
          <w:b/>
          <w:i w:val="0"/>
        </w:rPr>
        <w:t xml:space="preserve"> = </w:t>
      </w:r>
      <w:r w:rsidRPr="00EA6649">
        <w:t>AssignmentExpressionNoIn</w:t>
      </w:r>
      <w:r>
        <w:br/>
      </w:r>
      <w:r w:rsidRPr="00EA6649">
        <w:t>LeftHandSideExpression AssignmentOperator AssignmentExpressionNoIn</w:t>
      </w:r>
    </w:p>
    <w:p w14:paraId="20D5D7B8" w14:textId="77777777" w:rsidR="00E80769" w:rsidRDefault="00E80769" w:rsidP="00E80769">
      <w:pPr>
        <w:pStyle w:val="M0"/>
        <w:spacing w:after="0"/>
        <w:rPr>
          <w:sz w:val="16"/>
        </w:rPr>
      </w:pPr>
    </w:p>
    <w:p w14:paraId="46C17660" w14:textId="77777777" w:rsidR="00E80769" w:rsidRPr="00EA6649" w:rsidRDefault="00E80769" w:rsidP="00E80769">
      <w:pPr>
        <w:pStyle w:val="SyntaxRule"/>
      </w:pPr>
      <w:r w:rsidRPr="00EA6649">
        <w:t xml:space="preserve">AssignmentOperator </w:t>
      </w:r>
      <w:r w:rsidRPr="00B470C7">
        <w:rPr>
          <w:rFonts w:ascii="Arial" w:hAnsi="Arial"/>
          <w:b/>
          <w:i w:val="0"/>
        </w:rPr>
        <w:t>:</w:t>
      </w:r>
      <w:r w:rsidRPr="00D00D4A">
        <w:rPr>
          <w:rFonts w:ascii="Arial" w:hAnsi="Arial"/>
          <w:b/>
        </w:rPr>
        <w:t xml:space="preserve"> </w:t>
      </w:r>
      <w:r w:rsidRPr="007A29B2">
        <w:rPr>
          <w:rFonts w:ascii="Arial" w:hAnsi="Arial"/>
          <w:b/>
          <w:i w:val="0"/>
        </w:rPr>
        <w:t>one of</w:t>
      </w:r>
      <w:r w:rsidRPr="00D00D4A">
        <w:rPr>
          <w:rFonts w:ascii="Arial" w:hAnsi="Arial"/>
        </w:rPr>
        <w:tab/>
      </w:r>
      <w:r w:rsidRPr="00EA6649">
        <w:rPr>
          <w:rFonts w:ascii="Arial" w:hAnsi="Arial"/>
        </w:rPr>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984A3F" w14:paraId="405AA109" w14:textId="77777777" w:rsidTr="00B46C10">
        <w:trPr>
          <w:trHeight w:hRule="exact" w:val="240"/>
        </w:trPr>
        <w:tc>
          <w:tcPr>
            <w:tcW w:w="648" w:type="dxa"/>
          </w:tcPr>
          <w:p w14:paraId="06E71420" w14:textId="77777777" w:rsidR="00E80769" w:rsidRDefault="00E80769" w:rsidP="00B46C10">
            <w:pPr>
              <w:pStyle w:val="SyntaxOneOf"/>
            </w:pPr>
            <w:r>
              <w:t>*=</w:t>
            </w:r>
          </w:p>
        </w:tc>
        <w:tc>
          <w:tcPr>
            <w:tcW w:w="648" w:type="dxa"/>
          </w:tcPr>
          <w:p w14:paraId="69FBBB88" w14:textId="77777777" w:rsidR="00E80769" w:rsidRDefault="00E80769" w:rsidP="00B46C10">
            <w:pPr>
              <w:pStyle w:val="SyntaxOneOf"/>
            </w:pPr>
            <w:r>
              <w:t>/=</w:t>
            </w:r>
          </w:p>
        </w:tc>
        <w:tc>
          <w:tcPr>
            <w:tcW w:w="648" w:type="dxa"/>
          </w:tcPr>
          <w:p w14:paraId="79563B2D" w14:textId="77777777" w:rsidR="00E80769" w:rsidRDefault="00E80769" w:rsidP="00B46C10">
            <w:pPr>
              <w:pStyle w:val="SyntaxOneOf"/>
            </w:pPr>
            <w:r>
              <w:t>%=</w:t>
            </w:r>
          </w:p>
        </w:tc>
        <w:tc>
          <w:tcPr>
            <w:tcW w:w="648" w:type="dxa"/>
          </w:tcPr>
          <w:p w14:paraId="7C292754" w14:textId="77777777" w:rsidR="00E80769" w:rsidRDefault="00E80769" w:rsidP="00B46C10">
            <w:pPr>
              <w:pStyle w:val="SyntaxOneOf"/>
            </w:pPr>
            <w:r>
              <w:t>+=</w:t>
            </w:r>
          </w:p>
        </w:tc>
        <w:tc>
          <w:tcPr>
            <w:tcW w:w="648" w:type="dxa"/>
          </w:tcPr>
          <w:p w14:paraId="51D6B6A1" w14:textId="77777777" w:rsidR="00E80769" w:rsidRDefault="00E80769" w:rsidP="00B46C10">
            <w:pPr>
              <w:pStyle w:val="SyntaxOneOf"/>
            </w:pPr>
            <w:r>
              <w:t>-=</w:t>
            </w:r>
          </w:p>
        </w:tc>
        <w:tc>
          <w:tcPr>
            <w:tcW w:w="648" w:type="dxa"/>
          </w:tcPr>
          <w:p w14:paraId="352914BB" w14:textId="77777777" w:rsidR="00E80769" w:rsidRDefault="00E80769" w:rsidP="00B46C10">
            <w:pPr>
              <w:pStyle w:val="SyntaxOneOf"/>
            </w:pPr>
            <w:r>
              <w:t>&lt;&lt;=</w:t>
            </w:r>
          </w:p>
        </w:tc>
        <w:tc>
          <w:tcPr>
            <w:tcW w:w="648" w:type="dxa"/>
          </w:tcPr>
          <w:p w14:paraId="040D2666" w14:textId="77777777" w:rsidR="00E80769" w:rsidRDefault="00E80769" w:rsidP="00B46C10">
            <w:pPr>
              <w:pStyle w:val="SyntaxOneOf"/>
            </w:pPr>
            <w:r>
              <w:t>&gt;&gt;=</w:t>
            </w:r>
          </w:p>
        </w:tc>
        <w:tc>
          <w:tcPr>
            <w:tcW w:w="648" w:type="dxa"/>
          </w:tcPr>
          <w:p w14:paraId="0786D014" w14:textId="77777777" w:rsidR="00E80769" w:rsidRDefault="00E80769" w:rsidP="00B46C10">
            <w:pPr>
              <w:pStyle w:val="SyntaxOneOf"/>
            </w:pPr>
            <w:r>
              <w:t>&gt;&gt;&gt;=</w:t>
            </w:r>
          </w:p>
        </w:tc>
        <w:tc>
          <w:tcPr>
            <w:tcW w:w="648" w:type="dxa"/>
          </w:tcPr>
          <w:p w14:paraId="59E94B82" w14:textId="77777777" w:rsidR="00E80769" w:rsidRDefault="00E80769" w:rsidP="00B46C10">
            <w:pPr>
              <w:pStyle w:val="SyntaxOneOf"/>
            </w:pPr>
            <w:r>
              <w:t>&amp;=</w:t>
            </w:r>
          </w:p>
        </w:tc>
        <w:tc>
          <w:tcPr>
            <w:tcW w:w="648" w:type="dxa"/>
          </w:tcPr>
          <w:p w14:paraId="66029590" w14:textId="77777777" w:rsidR="00E80769" w:rsidRDefault="00E80769" w:rsidP="00B46C10">
            <w:pPr>
              <w:pStyle w:val="SyntaxOneOf"/>
            </w:pPr>
            <w:r>
              <w:t>^=</w:t>
            </w:r>
          </w:p>
        </w:tc>
        <w:tc>
          <w:tcPr>
            <w:tcW w:w="648" w:type="dxa"/>
          </w:tcPr>
          <w:p w14:paraId="0C309F44" w14:textId="77777777" w:rsidR="00E80769" w:rsidRDefault="00E80769" w:rsidP="00B46C10">
            <w:pPr>
              <w:pStyle w:val="SyntaxOneOf"/>
            </w:pPr>
            <w:r>
              <w:t>|=</w:t>
            </w:r>
          </w:p>
        </w:tc>
      </w:tr>
    </w:tbl>
    <w:p w14:paraId="6FE0ABFC" w14:textId="77777777" w:rsidR="00E80769" w:rsidRDefault="00E80769" w:rsidP="00E80769">
      <w:pPr>
        <w:pStyle w:val="M0"/>
        <w:spacing w:after="0"/>
        <w:rPr>
          <w:sz w:val="16"/>
        </w:rPr>
      </w:pPr>
    </w:p>
    <w:p w14:paraId="1932DAF6" w14:textId="77777777" w:rsidR="00E80769" w:rsidRPr="00D00D4A" w:rsidRDefault="00E80769" w:rsidP="00E80769">
      <w:pPr>
        <w:pStyle w:val="SyntaxRule"/>
      </w:pPr>
      <w:r w:rsidRPr="00EA6649">
        <w:t xml:space="preserve">Expression </w:t>
      </w:r>
      <w:r w:rsidRPr="00B470C7">
        <w:rPr>
          <w:rFonts w:ascii="Arial" w:hAnsi="Arial" w:cs="Arial"/>
          <w:b/>
          <w:i w:val="0"/>
        </w:rPr>
        <w:t>:</w:t>
      </w:r>
      <w:r w:rsidRPr="00EA6649">
        <w:rPr>
          <w:b/>
        </w:rPr>
        <w:tab/>
      </w:r>
      <w:r w:rsidRPr="00D04346">
        <w:rPr>
          <w:rFonts w:ascii="Arial" w:hAnsi="Arial"/>
        </w:rPr>
        <w:t>See 11.14</w:t>
      </w:r>
    </w:p>
    <w:p w14:paraId="4F06BEF2" w14:textId="77777777" w:rsidR="00E80769" w:rsidRPr="00EA6649" w:rsidRDefault="00E80769" w:rsidP="00E80769">
      <w:pPr>
        <w:pStyle w:val="SyntaxDefinition"/>
      </w:pPr>
      <w:r w:rsidRPr="00EA6649">
        <w:t>AssignmentExpression</w:t>
      </w:r>
      <w:r w:rsidRPr="00EA6649">
        <w:br/>
        <w:t xml:space="preserve">Expression </w:t>
      </w:r>
      <w:r w:rsidRPr="004431E2">
        <w:rPr>
          <w:rFonts w:ascii="Courier New" w:hAnsi="Courier New"/>
          <w:b/>
          <w:i w:val="0"/>
        </w:rPr>
        <w:t>,</w:t>
      </w:r>
      <w:r w:rsidRPr="00EA6649">
        <w:t xml:space="preserve"> AssignmentExpression</w:t>
      </w:r>
    </w:p>
    <w:p w14:paraId="50D830DD" w14:textId="77777777" w:rsidR="00E80769" w:rsidRDefault="00E80769" w:rsidP="00E80769">
      <w:pPr>
        <w:pStyle w:val="M0"/>
        <w:spacing w:after="0"/>
        <w:rPr>
          <w:sz w:val="16"/>
        </w:rPr>
      </w:pPr>
    </w:p>
    <w:p w14:paraId="10D77E28" w14:textId="77777777" w:rsidR="00E80769" w:rsidRPr="00D00D4A" w:rsidRDefault="00E80769" w:rsidP="00E80769">
      <w:pPr>
        <w:pStyle w:val="SyntaxRule"/>
        <w:rPr>
          <w:rFonts w:ascii="Arial" w:hAnsi="Arial"/>
        </w:rPr>
      </w:pPr>
      <w:r w:rsidRPr="00EA6649">
        <w:t xml:space="preserve">ExpressionNoIn </w:t>
      </w:r>
      <w:r w:rsidRPr="00B470C7">
        <w:rPr>
          <w:rFonts w:ascii="Arial" w:hAnsi="Arial"/>
          <w:b/>
          <w:i w:val="0"/>
        </w:rPr>
        <w:t>:</w:t>
      </w:r>
      <w:r w:rsidRPr="00D00D4A">
        <w:rPr>
          <w:rFonts w:ascii="Arial" w:hAnsi="Arial"/>
        </w:rPr>
        <w:tab/>
      </w:r>
      <w:r w:rsidRPr="00EA6649">
        <w:rPr>
          <w:rFonts w:ascii="Arial" w:hAnsi="Arial"/>
        </w:rPr>
        <w:t>See 11.14</w:t>
      </w:r>
    </w:p>
    <w:p w14:paraId="360F7F47" w14:textId="77777777" w:rsidR="00E80769" w:rsidRPr="00EA6649" w:rsidRDefault="00E80769" w:rsidP="00E80769">
      <w:pPr>
        <w:pStyle w:val="SyntaxDefinition"/>
      </w:pPr>
      <w:r w:rsidRPr="00EA6649">
        <w:t>AssignmentExpressionNoIn</w:t>
      </w:r>
      <w:r w:rsidRPr="00EA6649">
        <w:br/>
        <w:t xml:space="preserve">ExpressionNoIn </w:t>
      </w:r>
      <w:r w:rsidRPr="004431E2">
        <w:rPr>
          <w:rFonts w:ascii="Courier New" w:hAnsi="Courier New"/>
          <w:b/>
          <w:i w:val="0"/>
        </w:rPr>
        <w:t>,</w:t>
      </w:r>
      <w:r w:rsidRPr="00EA6649">
        <w:t xml:space="preserve"> AssignmentExpressionNoIn</w:t>
      </w:r>
    </w:p>
    <w:p w14:paraId="0B9289DB" w14:textId="77777777" w:rsidR="00E80769" w:rsidRDefault="00E80769" w:rsidP="00E80769">
      <w:pPr>
        <w:pStyle w:val="a2"/>
        <w:tabs>
          <w:tab w:val="clear" w:pos="500"/>
          <w:tab w:val="clear" w:pos="720"/>
          <w:tab w:val="left" w:pos="567"/>
        </w:tabs>
      </w:pPr>
      <w:bookmarkStart w:id="8725" w:name="_Toc472818975"/>
      <w:bookmarkStart w:id="8726" w:name="_Toc474641689"/>
      <w:bookmarkStart w:id="8727" w:name="_Toc235503557"/>
      <w:bookmarkStart w:id="8728" w:name="_Toc236208646"/>
      <w:bookmarkStart w:id="8729" w:name="_Toc241509332"/>
      <w:bookmarkStart w:id="8730" w:name="_Toc241557809"/>
      <w:bookmarkStart w:id="8731" w:name="_Toc244416819"/>
      <w:bookmarkStart w:id="8732" w:name="_Toc244657759"/>
      <w:bookmarkStart w:id="8733" w:name="_Toc246652499"/>
      <w:bookmarkStart w:id="8734" w:name="_Toc253562048"/>
      <w:bookmarkStart w:id="8735" w:name="_Toc268506064"/>
      <w:bookmarkStart w:id="8736" w:name="_Toc276631183"/>
      <w:bookmarkStart w:id="8737" w:name="_Toc277944227"/>
      <w:bookmarkStart w:id="8738" w:name="_Toc153968572"/>
      <w:bookmarkStart w:id="8739" w:name="_Toc178387194"/>
      <w:r>
        <w:t>Statements</w:t>
      </w:r>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p>
    <w:p w14:paraId="0FBF5FD7" w14:textId="77777777" w:rsidR="00E80769" w:rsidRPr="00D00D4A" w:rsidRDefault="00E80769" w:rsidP="00E80769">
      <w:pPr>
        <w:pStyle w:val="SyntaxRule"/>
      </w:pPr>
      <w:r w:rsidRPr="00EA6649">
        <w:t xml:space="preserve">Statement </w:t>
      </w:r>
      <w:r w:rsidRPr="00E148F5">
        <w:rPr>
          <w:rFonts w:ascii="Arial" w:hAnsi="Arial"/>
          <w:b/>
          <w:i w:val="0"/>
        </w:rPr>
        <w:t>:</w:t>
      </w:r>
      <w:r w:rsidRPr="00D00D4A">
        <w:tab/>
      </w:r>
      <w:r w:rsidRPr="00D04346">
        <w:rPr>
          <w:rFonts w:ascii="Arial" w:hAnsi="Arial"/>
        </w:rPr>
        <w:t>See clause 12</w:t>
      </w:r>
    </w:p>
    <w:p w14:paraId="3BCC874F" w14:textId="77777777" w:rsidR="00E80769" w:rsidRPr="00EA6649" w:rsidRDefault="00E80769" w:rsidP="00E80769">
      <w:pPr>
        <w:pStyle w:val="SyntaxDefinition"/>
        <w:rPr>
          <w:sz w:val="16"/>
        </w:rPr>
      </w:pPr>
      <w:r w:rsidRPr="00EA6649">
        <w:t>Block</w:t>
      </w:r>
      <w:r w:rsidRPr="00EA6649">
        <w:br/>
        <w:t>VariableStatement</w:t>
      </w:r>
      <w:r w:rsidRPr="00EA6649">
        <w:br/>
        <w:t>EmptyStatement</w:t>
      </w:r>
      <w:r w:rsidRPr="00EA6649">
        <w:br/>
        <w:t>ExpressionStatement</w:t>
      </w:r>
      <w:r w:rsidRPr="00EA6649">
        <w:br/>
        <w:t>IfStatement</w:t>
      </w:r>
      <w:r w:rsidRPr="00EA6649">
        <w:br/>
        <w:t>IterationStatement</w:t>
      </w:r>
      <w:r w:rsidRPr="00EA6649">
        <w:br/>
        <w:t>ContinueStatement</w:t>
      </w:r>
      <w:r w:rsidRPr="00EA6649">
        <w:br/>
        <w:t>BreakStatement</w:t>
      </w:r>
      <w:r w:rsidRPr="00EA6649">
        <w:br/>
        <w:t>ReturnStatement</w:t>
      </w:r>
      <w:r w:rsidRPr="00EA6649">
        <w:br/>
        <w:t>WithStatement</w:t>
      </w:r>
      <w:r w:rsidRPr="00EA6649">
        <w:br/>
        <w:t>LabelledStatement</w:t>
      </w:r>
      <w:r w:rsidRPr="00EA6649">
        <w:br/>
        <w:t>SwitchStatement</w:t>
      </w:r>
      <w:r w:rsidRPr="00EA6649">
        <w:br/>
        <w:t>ThrowStatement</w:t>
      </w:r>
      <w:r w:rsidRPr="00EA6649">
        <w:br/>
        <w:t>TryStatement</w:t>
      </w:r>
      <w:r>
        <w:br/>
      </w:r>
      <w:r w:rsidRPr="00EA6649">
        <w:t>DebuggerStatement</w:t>
      </w:r>
    </w:p>
    <w:p w14:paraId="306FB120" w14:textId="77777777" w:rsidR="00E80769" w:rsidRPr="00D00D4A" w:rsidRDefault="00E80769" w:rsidP="00E80769">
      <w:pPr>
        <w:pStyle w:val="SyntaxRule"/>
      </w:pPr>
      <w:r w:rsidRPr="00EA6649">
        <w:t xml:space="preserve">Block </w:t>
      </w:r>
      <w:r w:rsidRPr="00E148F5">
        <w:rPr>
          <w:rFonts w:ascii="Arial" w:hAnsi="Arial"/>
          <w:b/>
          <w:i w:val="0"/>
        </w:rPr>
        <w:t>:</w:t>
      </w:r>
      <w:r w:rsidRPr="00EA6649">
        <w:rPr>
          <w:b/>
        </w:rPr>
        <w:tab/>
      </w:r>
      <w:r w:rsidRPr="00D04346">
        <w:rPr>
          <w:rFonts w:ascii="Arial" w:hAnsi="Arial"/>
        </w:rPr>
        <w:t>See 12.1</w:t>
      </w:r>
    </w:p>
    <w:p w14:paraId="47EAE0C8" w14:textId="77777777" w:rsidR="00E80769" w:rsidRPr="00EA6649" w:rsidRDefault="00E80769" w:rsidP="00E80769">
      <w:pPr>
        <w:pStyle w:val="SyntaxDefinition"/>
      </w:pPr>
      <w:r w:rsidRPr="004431E2">
        <w:rPr>
          <w:rFonts w:ascii="Courier New" w:hAnsi="Courier New"/>
          <w:b/>
          <w:i w:val="0"/>
        </w:rPr>
        <w:t>{</w:t>
      </w:r>
      <w:r w:rsidRPr="00EA6649">
        <w:t xml:space="preserve"> StatementList</w:t>
      </w:r>
      <w:r w:rsidRPr="005E74B3">
        <w:rPr>
          <w:rFonts w:ascii="Arial" w:hAnsi="Arial"/>
          <w:i w:val="0"/>
          <w:vertAlign w:val="subscript"/>
        </w:rPr>
        <w:t>opt</w:t>
      </w:r>
      <w:r w:rsidRPr="00EA6649">
        <w:t xml:space="preserve"> </w:t>
      </w:r>
      <w:r w:rsidRPr="004431E2">
        <w:rPr>
          <w:rFonts w:ascii="Courier New" w:hAnsi="Courier New"/>
          <w:b/>
          <w:i w:val="0"/>
        </w:rPr>
        <w:t>}</w:t>
      </w:r>
    </w:p>
    <w:p w14:paraId="18BE2F6D" w14:textId="77777777" w:rsidR="00E80769" w:rsidRDefault="00E80769" w:rsidP="00E80769">
      <w:pPr>
        <w:pStyle w:val="M0"/>
        <w:spacing w:after="0"/>
        <w:rPr>
          <w:sz w:val="16"/>
        </w:rPr>
      </w:pPr>
    </w:p>
    <w:p w14:paraId="532E291C" w14:textId="77777777" w:rsidR="00E80769" w:rsidRPr="00D00D4A" w:rsidRDefault="00E80769" w:rsidP="00E80769">
      <w:pPr>
        <w:pStyle w:val="SyntaxRule"/>
        <w:rPr>
          <w:rFonts w:ascii="Arial" w:hAnsi="Arial"/>
        </w:rPr>
      </w:pPr>
      <w:r w:rsidRPr="00EA6649">
        <w:t xml:space="preserve">StatementList </w:t>
      </w:r>
      <w:r w:rsidRPr="00B470C7">
        <w:rPr>
          <w:rFonts w:ascii="Arial" w:hAnsi="Arial"/>
          <w:b/>
          <w:i w:val="0"/>
        </w:rPr>
        <w:t>:</w:t>
      </w:r>
      <w:r w:rsidRPr="00EA6649">
        <w:rPr>
          <w:rFonts w:ascii="Arial" w:hAnsi="Arial"/>
          <w:b/>
        </w:rPr>
        <w:tab/>
      </w:r>
      <w:r w:rsidRPr="00D00D4A">
        <w:rPr>
          <w:rFonts w:ascii="Arial" w:hAnsi="Arial"/>
        </w:rPr>
        <w:t>See 12.1</w:t>
      </w:r>
    </w:p>
    <w:p w14:paraId="2CEC0013" w14:textId="77777777" w:rsidR="00E80769" w:rsidRPr="00EA6649" w:rsidRDefault="00E80769" w:rsidP="00E80769">
      <w:pPr>
        <w:pStyle w:val="SyntaxDefinition"/>
      </w:pPr>
      <w:r w:rsidRPr="00EA6649">
        <w:t>Statement</w:t>
      </w:r>
      <w:r w:rsidRPr="00EA6649">
        <w:br/>
        <w:t>StatementList Statement</w:t>
      </w:r>
    </w:p>
    <w:p w14:paraId="74CB97C4" w14:textId="77777777" w:rsidR="00E80769" w:rsidRDefault="00E80769" w:rsidP="00E80769">
      <w:pPr>
        <w:pStyle w:val="M0"/>
        <w:spacing w:after="0"/>
        <w:rPr>
          <w:sz w:val="16"/>
        </w:rPr>
      </w:pPr>
    </w:p>
    <w:p w14:paraId="418A2341" w14:textId="77777777" w:rsidR="00E80769" w:rsidRPr="00D00D4A" w:rsidRDefault="00E80769" w:rsidP="00E80769">
      <w:pPr>
        <w:pStyle w:val="SyntaxRule"/>
        <w:rPr>
          <w:rFonts w:ascii="Arial" w:hAnsi="Arial"/>
        </w:rPr>
      </w:pPr>
      <w:r w:rsidRPr="00EA6649">
        <w:t xml:space="preserve">VariableStatement </w:t>
      </w:r>
      <w:r w:rsidRPr="00B470C7">
        <w:rPr>
          <w:rFonts w:ascii="Arial" w:hAnsi="Arial"/>
          <w:b/>
          <w:i w:val="0"/>
        </w:rPr>
        <w:t>:</w:t>
      </w:r>
      <w:r w:rsidRPr="00EA6649">
        <w:rPr>
          <w:rFonts w:ascii="Arial" w:hAnsi="Arial"/>
          <w:b/>
        </w:rPr>
        <w:tab/>
      </w:r>
      <w:r w:rsidRPr="00D00D4A">
        <w:rPr>
          <w:rFonts w:ascii="Arial" w:hAnsi="Arial"/>
        </w:rPr>
        <w:t>See 12.2</w:t>
      </w:r>
    </w:p>
    <w:p w14:paraId="6B774190" w14:textId="77777777" w:rsidR="00E80769" w:rsidRPr="00EA6649" w:rsidRDefault="00E80769" w:rsidP="00E80769">
      <w:pPr>
        <w:pStyle w:val="SyntaxDefinition"/>
      </w:pPr>
      <w:r w:rsidRPr="004431E2">
        <w:rPr>
          <w:rFonts w:ascii="Courier New" w:hAnsi="Courier New"/>
          <w:b/>
          <w:i w:val="0"/>
        </w:rPr>
        <w:t>var</w:t>
      </w:r>
      <w:r w:rsidRPr="00EA6649">
        <w:t xml:space="preserve"> VariableDeclarationList </w:t>
      </w:r>
      <w:r w:rsidRPr="004431E2">
        <w:rPr>
          <w:rFonts w:ascii="Courier New" w:hAnsi="Courier New"/>
          <w:b/>
          <w:i w:val="0"/>
        </w:rPr>
        <w:t>;</w:t>
      </w:r>
    </w:p>
    <w:p w14:paraId="591B200E" w14:textId="77777777" w:rsidR="00E80769" w:rsidRDefault="00E80769" w:rsidP="00E80769">
      <w:pPr>
        <w:pStyle w:val="M0"/>
        <w:spacing w:after="0"/>
        <w:rPr>
          <w:sz w:val="16"/>
        </w:rPr>
      </w:pPr>
    </w:p>
    <w:p w14:paraId="00A9A4E9" w14:textId="77777777" w:rsidR="00E80769" w:rsidRPr="00D00D4A" w:rsidRDefault="00E80769" w:rsidP="00E80769">
      <w:pPr>
        <w:pStyle w:val="SyntaxRule"/>
        <w:rPr>
          <w:rFonts w:ascii="Arial" w:hAnsi="Arial"/>
        </w:rPr>
      </w:pPr>
      <w:r w:rsidRPr="00EA6649">
        <w:t xml:space="preserve">VariableDeclarationList </w:t>
      </w:r>
      <w:r w:rsidRPr="00B470C7">
        <w:rPr>
          <w:rFonts w:ascii="Arial" w:hAnsi="Arial"/>
          <w:b/>
          <w:i w:val="0"/>
        </w:rPr>
        <w:t>:</w:t>
      </w:r>
      <w:r w:rsidRPr="00EA6649">
        <w:rPr>
          <w:rFonts w:ascii="Arial" w:hAnsi="Arial"/>
          <w:b/>
        </w:rPr>
        <w:tab/>
      </w:r>
      <w:r w:rsidRPr="00D00D4A">
        <w:rPr>
          <w:rFonts w:ascii="Arial" w:hAnsi="Arial"/>
        </w:rPr>
        <w:t>See 12.2</w:t>
      </w:r>
    </w:p>
    <w:p w14:paraId="072840BC" w14:textId="77777777" w:rsidR="00E80769" w:rsidRPr="00EA6649" w:rsidRDefault="00E80769" w:rsidP="00E80769">
      <w:pPr>
        <w:pStyle w:val="SyntaxDefinition"/>
      </w:pPr>
      <w:r w:rsidRPr="00EA6649">
        <w:t>VariableDeclaration</w:t>
      </w:r>
      <w:r w:rsidRPr="00EA6649">
        <w:br/>
        <w:t xml:space="preserve">VariableDeclarationList </w:t>
      </w:r>
      <w:r w:rsidRPr="004431E2">
        <w:rPr>
          <w:rFonts w:ascii="Courier New" w:hAnsi="Courier New"/>
          <w:b/>
          <w:i w:val="0"/>
        </w:rPr>
        <w:t>,</w:t>
      </w:r>
      <w:r w:rsidRPr="00EA6649">
        <w:t xml:space="preserve"> VariableDeclaration</w:t>
      </w:r>
    </w:p>
    <w:p w14:paraId="2E4827B8" w14:textId="77777777" w:rsidR="00E80769" w:rsidRDefault="00E80769" w:rsidP="00E80769">
      <w:pPr>
        <w:pStyle w:val="M0"/>
        <w:spacing w:after="0"/>
        <w:rPr>
          <w:sz w:val="16"/>
        </w:rPr>
      </w:pPr>
    </w:p>
    <w:p w14:paraId="21287E66" w14:textId="77777777" w:rsidR="00E80769" w:rsidRPr="00D00D4A" w:rsidRDefault="00E80769" w:rsidP="00E80769">
      <w:pPr>
        <w:pStyle w:val="SyntaxRule"/>
        <w:rPr>
          <w:rFonts w:ascii="Arial" w:hAnsi="Arial"/>
        </w:rPr>
      </w:pPr>
      <w:r w:rsidRPr="00EA6649">
        <w:t xml:space="preserve">VariableDeclarationListNoIn </w:t>
      </w:r>
      <w:r w:rsidRPr="00B470C7">
        <w:rPr>
          <w:rFonts w:ascii="Arial" w:hAnsi="Arial"/>
          <w:b/>
          <w:i w:val="0"/>
        </w:rPr>
        <w:t>:</w:t>
      </w:r>
      <w:r w:rsidRPr="00EA6649">
        <w:rPr>
          <w:rFonts w:ascii="Arial" w:hAnsi="Arial"/>
          <w:b/>
        </w:rPr>
        <w:tab/>
      </w:r>
      <w:r w:rsidRPr="00D00D4A">
        <w:rPr>
          <w:rFonts w:ascii="Arial" w:hAnsi="Arial"/>
        </w:rPr>
        <w:t>See 12.2</w:t>
      </w:r>
    </w:p>
    <w:p w14:paraId="2985C1E5" w14:textId="77777777" w:rsidR="00E80769" w:rsidRPr="00EA6649" w:rsidRDefault="00E80769" w:rsidP="00E80769">
      <w:pPr>
        <w:pStyle w:val="SyntaxDefinition"/>
      </w:pPr>
      <w:r w:rsidRPr="00EA6649">
        <w:t>VariableDeclarationNoIn</w:t>
      </w:r>
      <w:r w:rsidRPr="00EA6649">
        <w:br/>
        <w:t xml:space="preserve">VariableDeclarationListNoIn </w:t>
      </w:r>
      <w:r w:rsidRPr="004431E2">
        <w:rPr>
          <w:rFonts w:ascii="Courier New" w:hAnsi="Courier New"/>
          <w:b/>
          <w:i w:val="0"/>
        </w:rPr>
        <w:t>,</w:t>
      </w:r>
      <w:r w:rsidRPr="00EA6649">
        <w:t xml:space="preserve"> VariableDeclarationNoIn</w:t>
      </w:r>
    </w:p>
    <w:p w14:paraId="0B6C3E2E" w14:textId="77777777" w:rsidR="00E80769" w:rsidRDefault="00E80769" w:rsidP="00E80769">
      <w:pPr>
        <w:pStyle w:val="M0"/>
        <w:spacing w:after="0"/>
        <w:rPr>
          <w:sz w:val="16"/>
        </w:rPr>
      </w:pPr>
    </w:p>
    <w:p w14:paraId="529A2D95" w14:textId="77777777" w:rsidR="00E80769" w:rsidRPr="00D00D4A" w:rsidRDefault="00E80769" w:rsidP="00E80769">
      <w:pPr>
        <w:pStyle w:val="SyntaxRule"/>
        <w:rPr>
          <w:rFonts w:ascii="Arial" w:hAnsi="Arial"/>
        </w:rPr>
      </w:pPr>
      <w:r w:rsidRPr="00EA6649">
        <w:t xml:space="preserve">VariableDeclaration </w:t>
      </w:r>
      <w:r w:rsidRPr="00B470C7">
        <w:rPr>
          <w:rFonts w:ascii="Arial" w:hAnsi="Arial"/>
          <w:b/>
          <w:i w:val="0"/>
        </w:rPr>
        <w:t>:</w:t>
      </w:r>
      <w:r w:rsidRPr="00EA6649">
        <w:rPr>
          <w:rFonts w:ascii="Arial" w:hAnsi="Arial"/>
          <w:b/>
        </w:rPr>
        <w:tab/>
      </w:r>
      <w:r w:rsidRPr="00D00D4A">
        <w:rPr>
          <w:rFonts w:ascii="Arial" w:hAnsi="Arial"/>
        </w:rPr>
        <w:t>See 12.2</w:t>
      </w:r>
    </w:p>
    <w:p w14:paraId="7FD39E88" w14:textId="77777777" w:rsidR="00E80769" w:rsidRPr="00EA6649" w:rsidRDefault="00E80769" w:rsidP="00E80769">
      <w:pPr>
        <w:pStyle w:val="SyntaxDefinition"/>
      </w:pPr>
      <w:r w:rsidRPr="00EA6649">
        <w:t>Identifier Initialiser</w:t>
      </w:r>
      <w:r w:rsidRPr="005E74B3">
        <w:rPr>
          <w:rFonts w:ascii="Arial" w:hAnsi="Arial"/>
          <w:i w:val="0"/>
          <w:vertAlign w:val="subscript"/>
        </w:rPr>
        <w:t>opt</w:t>
      </w:r>
    </w:p>
    <w:p w14:paraId="7475B10D" w14:textId="77777777" w:rsidR="00E80769" w:rsidRDefault="00E80769" w:rsidP="00E80769">
      <w:pPr>
        <w:pStyle w:val="M0"/>
        <w:spacing w:after="0"/>
        <w:rPr>
          <w:sz w:val="16"/>
        </w:rPr>
      </w:pPr>
    </w:p>
    <w:p w14:paraId="6216446B" w14:textId="77777777" w:rsidR="00E80769" w:rsidRPr="00D00D4A" w:rsidRDefault="00E80769" w:rsidP="00E80769">
      <w:pPr>
        <w:pStyle w:val="SyntaxRule"/>
        <w:rPr>
          <w:rFonts w:ascii="Arial" w:hAnsi="Arial"/>
        </w:rPr>
      </w:pPr>
      <w:r w:rsidRPr="00EA6649">
        <w:t xml:space="preserve">VariableDeclarationNoIn </w:t>
      </w:r>
      <w:r w:rsidRPr="00B470C7">
        <w:rPr>
          <w:rFonts w:ascii="Arial" w:hAnsi="Arial"/>
          <w:b/>
          <w:i w:val="0"/>
        </w:rPr>
        <w:t>:</w:t>
      </w:r>
      <w:r w:rsidRPr="00EA6649">
        <w:rPr>
          <w:rFonts w:ascii="Arial" w:hAnsi="Arial"/>
          <w:b/>
        </w:rPr>
        <w:tab/>
      </w:r>
      <w:r w:rsidRPr="00D00D4A">
        <w:rPr>
          <w:rFonts w:ascii="Arial" w:hAnsi="Arial"/>
        </w:rPr>
        <w:t>See 12.2</w:t>
      </w:r>
    </w:p>
    <w:p w14:paraId="0B4BB117" w14:textId="77777777" w:rsidR="00E80769" w:rsidRPr="00EA6649" w:rsidRDefault="00E80769" w:rsidP="00E80769">
      <w:pPr>
        <w:pStyle w:val="SyntaxDefinition"/>
      </w:pPr>
      <w:r w:rsidRPr="00EA6649">
        <w:t>Identifier InitialiserNoIn</w:t>
      </w:r>
      <w:r w:rsidRPr="005E74B3">
        <w:rPr>
          <w:rFonts w:ascii="Arial" w:hAnsi="Arial"/>
          <w:i w:val="0"/>
          <w:vertAlign w:val="subscript"/>
        </w:rPr>
        <w:t>opt</w:t>
      </w:r>
    </w:p>
    <w:p w14:paraId="71D56843" w14:textId="77777777" w:rsidR="00E80769" w:rsidRDefault="00E80769" w:rsidP="00E80769">
      <w:pPr>
        <w:pStyle w:val="M0"/>
        <w:spacing w:after="0"/>
        <w:rPr>
          <w:sz w:val="16"/>
        </w:rPr>
      </w:pPr>
    </w:p>
    <w:p w14:paraId="230DD94A" w14:textId="77777777" w:rsidR="00E80769" w:rsidRPr="00D00D4A" w:rsidRDefault="00E80769" w:rsidP="00E80769">
      <w:pPr>
        <w:pStyle w:val="SyntaxRule"/>
        <w:rPr>
          <w:rFonts w:ascii="Arial" w:hAnsi="Arial"/>
        </w:rPr>
      </w:pPr>
      <w:r w:rsidRPr="00EA6649">
        <w:t xml:space="preserve">Initialiser </w:t>
      </w:r>
      <w:r w:rsidRPr="00B470C7">
        <w:rPr>
          <w:rFonts w:ascii="Arial" w:hAnsi="Arial"/>
          <w:b/>
          <w:i w:val="0"/>
        </w:rPr>
        <w:t>:</w:t>
      </w:r>
      <w:r w:rsidRPr="00EA6649">
        <w:rPr>
          <w:rFonts w:ascii="Arial" w:hAnsi="Arial"/>
          <w:b/>
        </w:rPr>
        <w:tab/>
      </w:r>
      <w:r w:rsidRPr="00D00D4A">
        <w:rPr>
          <w:rFonts w:ascii="Arial" w:hAnsi="Arial"/>
        </w:rPr>
        <w:t>See 12.2</w:t>
      </w:r>
    </w:p>
    <w:p w14:paraId="6555A49A" w14:textId="77777777" w:rsidR="00E80769" w:rsidRPr="00EA6649" w:rsidRDefault="00E80769" w:rsidP="00E80769">
      <w:pPr>
        <w:pStyle w:val="SyntaxDefinition"/>
      </w:pPr>
      <w:r w:rsidRPr="004431E2">
        <w:rPr>
          <w:rFonts w:ascii="Courier New" w:hAnsi="Courier New"/>
          <w:b/>
          <w:i w:val="0"/>
        </w:rPr>
        <w:t>=</w:t>
      </w:r>
      <w:r w:rsidRPr="00EA6649">
        <w:t xml:space="preserve"> AssignmentExpression</w:t>
      </w:r>
    </w:p>
    <w:p w14:paraId="2198950B" w14:textId="77777777" w:rsidR="00E80769" w:rsidRDefault="00E80769" w:rsidP="00E80769">
      <w:pPr>
        <w:pStyle w:val="M0"/>
        <w:spacing w:after="0"/>
        <w:rPr>
          <w:sz w:val="16"/>
        </w:rPr>
      </w:pPr>
    </w:p>
    <w:p w14:paraId="759A8C74" w14:textId="77777777" w:rsidR="00E80769" w:rsidRPr="00D00D4A" w:rsidRDefault="00E80769" w:rsidP="00E80769">
      <w:pPr>
        <w:pStyle w:val="SyntaxRule"/>
        <w:rPr>
          <w:rFonts w:ascii="Arial" w:hAnsi="Arial"/>
        </w:rPr>
      </w:pPr>
      <w:r w:rsidRPr="00EA6649">
        <w:t xml:space="preserve">InitialiserNoIn </w:t>
      </w:r>
      <w:r w:rsidRPr="00B470C7">
        <w:rPr>
          <w:rFonts w:ascii="Arial" w:hAnsi="Arial"/>
          <w:b/>
          <w:i w:val="0"/>
        </w:rPr>
        <w:t>:</w:t>
      </w:r>
      <w:r w:rsidRPr="00EA6649">
        <w:rPr>
          <w:rFonts w:ascii="Arial" w:hAnsi="Arial"/>
          <w:b/>
        </w:rPr>
        <w:tab/>
      </w:r>
      <w:r w:rsidRPr="00D00D4A">
        <w:rPr>
          <w:rFonts w:ascii="Arial" w:hAnsi="Arial"/>
        </w:rPr>
        <w:t>See 12.2</w:t>
      </w:r>
    </w:p>
    <w:p w14:paraId="450B2697" w14:textId="77777777" w:rsidR="00E80769" w:rsidRPr="00EA6649" w:rsidRDefault="00E80769" w:rsidP="00E80769">
      <w:pPr>
        <w:pStyle w:val="SyntaxDefinition"/>
      </w:pPr>
      <w:r w:rsidRPr="004431E2">
        <w:rPr>
          <w:rFonts w:ascii="Courier New" w:hAnsi="Courier New"/>
          <w:b/>
          <w:i w:val="0"/>
        </w:rPr>
        <w:t>=</w:t>
      </w:r>
      <w:r w:rsidRPr="00EA6649">
        <w:t xml:space="preserve"> AssignmentExpressionNoIn</w:t>
      </w:r>
    </w:p>
    <w:p w14:paraId="57D450C9" w14:textId="77777777" w:rsidR="00E80769" w:rsidRDefault="00E80769" w:rsidP="00E80769">
      <w:pPr>
        <w:pStyle w:val="M0"/>
        <w:spacing w:after="0"/>
        <w:rPr>
          <w:sz w:val="16"/>
        </w:rPr>
      </w:pPr>
    </w:p>
    <w:p w14:paraId="072C185F" w14:textId="77777777" w:rsidR="00E80769" w:rsidRPr="00D00D4A" w:rsidRDefault="00E80769" w:rsidP="00E80769">
      <w:pPr>
        <w:pStyle w:val="SyntaxRule"/>
        <w:rPr>
          <w:rFonts w:ascii="Arial" w:hAnsi="Arial"/>
        </w:rPr>
      </w:pPr>
      <w:r w:rsidRPr="00EA6649">
        <w:t xml:space="preserve">EmptyStatement </w:t>
      </w:r>
      <w:r w:rsidRPr="00B470C7">
        <w:rPr>
          <w:rFonts w:ascii="Arial" w:hAnsi="Arial"/>
          <w:b/>
          <w:i w:val="0"/>
        </w:rPr>
        <w:t>:</w:t>
      </w:r>
      <w:r w:rsidRPr="00EA6649">
        <w:rPr>
          <w:rFonts w:ascii="Arial" w:hAnsi="Arial"/>
          <w:b/>
        </w:rPr>
        <w:tab/>
      </w:r>
      <w:r w:rsidRPr="00D00D4A">
        <w:rPr>
          <w:rFonts w:ascii="Arial" w:hAnsi="Arial"/>
        </w:rPr>
        <w:t>See 12.3</w:t>
      </w:r>
    </w:p>
    <w:p w14:paraId="41AFB6D3" w14:textId="77777777" w:rsidR="00E80769" w:rsidRPr="00D04346" w:rsidRDefault="00E80769" w:rsidP="00E80769">
      <w:pPr>
        <w:pStyle w:val="SyntaxDefinition"/>
        <w:rPr>
          <w:rFonts w:ascii="Courier New" w:hAnsi="Courier New" w:cs="Courier New"/>
          <w:b/>
          <w:i w:val="0"/>
        </w:rPr>
      </w:pPr>
      <w:r w:rsidRPr="00D04346">
        <w:rPr>
          <w:rFonts w:ascii="Courier New" w:hAnsi="Courier New" w:cs="Courier New"/>
          <w:b/>
          <w:i w:val="0"/>
        </w:rPr>
        <w:t>;</w:t>
      </w:r>
    </w:p>
    <w:p w14:paraId="0D058CFB" w14:textId="77777777" w:rsidR="00E80769" w:rsidRDefault="00E80769" w:rsidP="00E80769">
      <w:pPr>
        <w:pStyle w:val="M0"/>
        <w:spacing w:after="0"/>
        <w:rPr>
          <w:sz w:val="16"/>
        </w:rPr>
      </w:pPr>
    </w:p>
    <w:p w14:paraId="28FE21DF" w14:textId="77777777" w:rsidR="00E80769" w:rsidRPr="00D00D4A" w:rsidRDefault="00E80769" w:rsidP="00E80769">
      <w:pPr>
        <w:pStyle w:val="SyntaxRule"/>
        <w:rPr>
          <w:rFonts w:ascii="Arial" w:hAnsi="Arial"/>
        </w:rPr>
      </w:pPr>
      <w:r w:rsidRPr="00EA6649">
        <w:t xml:space="preserve">ExpressionStatement </w:t>
      </w:r>
      <w:r w:rsidRPr="00B470C7">
        <w:rPr>
          <w:rFonts w:ascii="Arial" w:hAnsi="Arial"/>
          <w:b/>
          <w:i w:val="0"/>
        </w:rPr>
        <w:t>:</w:t>
      </w:r>
      <w:r w:rsidRPr="00EA6649">
        <w:rPr>
          <w:rFonts w:ascii="Arial" w:hAnsi="Arial"/>
          <w:b/>
        </w:rPr>
        <w:tab/>
      </w:r>
      <w:r w:rsidRPr="00D00D4A">
        <w:rPr>
          <w:rFonts w:ascii="Arial" w:hAnsi="Arial"/>
        </w:rPr>
        <w:t>See 12.4</w:t>
      </w:r>
    </w:p>
    <w:p w14:paraId="386633B1" w14:textId="77777777" w:rsidR="00E80769" w:rsidRPr="00EA6649" w:rsidRDefault="00E80769" w:rsidP="00E80769">
      <w:pPr>
        <w:pStyle w:val="SyntaxDefinition"/>
      </w:pPr>
      <w:r w:rsidRPr="00D04346">
        <w:rPr>
          <w:rFonts w:ascii="Arial" w:hAnsi="Arial" w:cs="Arial"/>
          <w:i w:val="0"/>
          <w:sz w:val="16"/>
          <w:szCs w:val="16"/>
        </w:rPr>
        <w:t xml:space="preserve">[lookahead </w:t>
      </w:r>
      <w:r w:rsidRPr="00D04346">
        <w:rPr>
          <w:rFonts w:ascii="Arial" w:hAnsi="Arial" w:cs="Arial"/>
          <w:i w:val="0"/>
          <w:sz w:val="16"/>
          <w:szCs w:val="16"/>
        </w:rPr>
        <w:sym w:font="Symbol" w:char="F0CF"/>
      </w:r>
      <w:r w:rsidRPr="00D04346">
        <w:rPr>
          <w:rFonts w:ascii="Arial" w:hAnsi="Arial" w:cs="Arial"/>
          <w:i w:val="0"/>
          <w:sz w:val="16"/>
          <w:szCs w:val="16"/>
        </w:rPr>
        <w:t xml:space="preserve"> {</w:t>
      </w:r>
      <w:r w:rsidRPr="00D04346">
        <w:rPr>
          <w:rFonts w:ascii="Courier New" w:hAnsi="Courier New"/>
          <w:b/>
          <w:i w:val="0"/>
          <w:sz w:val="16"/>
          <w:szCs w:val="16"/>
        </w:rPr>
        <w:t>{</w:t>
      </w:r>
      <w:r w:rsidRPr="00D04346">
        <w:rPr>
          <w:rFonts w:ascii="Arial" w:hAnsi="Arial" w:cs="Arial"/>
          <w:i w:val="0"/>
          <w:sz w:val="16"/>
          <w:szCs w:val="16"/>
        </w:rPr>
        <w:t>,</w:t>
      </w:r>
      <w:r w:rsidRPr="00D04346">
        <w:rPr>
          <w:rFonts w:ascii="Courier New" w:hAnsi="Courier New"/>
          <w:b/>
          <w:i w:val="0"/>
          <w:sz w:val="16"/>
          <w:szCs w:val="16"/>
        </w:rPr>
        <w:t xml:space="preserve"> function</w:t>
      </w:r>
      <w:r w:rsidRPr="00D04346">
        <w:rPr>
          <w:rFonts w:ascii="Arial" w:hAnsi="Arial" w:cs="Arial"/>
          <w:i w:val="0"/>
          <w:sz w:val="16"/>
          <w:szCs w:val="16"/>
        </w:rPr>
        <w:t>}]</w:t>
      </w:r>
      <w:r w:rsidRPr="00D04346">
        <w:rPr>
          <w:sz w:val="16"/>
          <w:szCs w:val="16"/>
        </w:rPr>
        <w:t xml:space="preserve"> </w:t>
      </w:r>
      <w:r w:rsidRPr="00EA6649">
        <w:t xml:space="preserve">Expression </w:t>
      </w:r>
      <w:r w:rsidRPr="004431E2">
        <w:rPr>
          <w:rFonts w:ascii="Courier New" w:hAnsi="Courier New"/>
          <w:b/>
          <w:i w:val="0"/>
        </w:rPr>
        <w:t>;</w:t>
      </w:r>
    </w:p>
    <w:p w14:paraId="43D9D24F" w14:textId="77777777" w:rsidR="00E80769" w:rsidRDefault="00E80769" w:rsidP="00E80769">
      <w:pPr>
        <w:pStyle w:val="M0"/>
        <w:spacing w:after="0"/>
        <w:rPr>
          <w:sz w:val="16"/>
        </w:rPr>
      </w:pPr>
    </w:p>
    <w:p w14:paraId="166605B5" w14:textId="77777777" w:rsidR="00E80769" w:rsidRPr="00D00D4A" w:rsidRDefault="00E80769" w:rsidP="00E80769">
      <w:pPr>
        <w:pStyle w:val="SyntaxRule"/>
        <w:rPr>
          <w:rFonts w:ascii="Arial" w:hAnsi="Arial"/>
        </w:rPr>
      </w:pPr>
      <w:r w:rsidRPr="00EA6649">
        <w:t xml:space="preserve">IfStatement </w:t>
      </w:r>
      <w:r w:rsidRPr="00B470C7">
        <w:rPr>
          <w:rFonts w:ascii="Arial" w:hAnsi="Arial"/>
          <w:b/>
          <w:i w:val="0"/>
        </w:rPr>
        <w:t>:</w:t>
      </w:r>
      <w:r w:rsidRPr="00EA6649">
        <w:rPr>
          <w:rFonts w:ascii="Arial" w:hAnsi="Arial"/>
          <w:b/>
        </w:rPr>
        <w:tab/>
      </w:r>
      <w:r w:rsidRPr="00D00D4A">
        <w:rPr>
          <w:rFonts w:ascii="Arial" w:hAnsi="Arial"/>
        </w:rPr>
        <w:t>See 12.5</w:t>
      </w:r>
    </w:p>
    <w:p w14:paraId="62F59E89" w14:textId="77777777" w:rsidR="00E80769" w:rsidRPr="00EA6649" w:rsidRDefault="00E80769" w:rsidP="00E80769">
      <w:pPr>
        <w:pStyle w:val="SyntaxDefinition"/>
      </w:pPr>
      <w:r w:rsidRPr="004431E2">
        <w:rPr>
          <w:rFonts w:ascii="Courier New" w:hAnsi="Courier New"/>
          <w:b/>
          <w:i w:val="0"/>
        </w:rPr>
        <w:t>if</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  </w:t>
      </w:r>
      <w:r w:rsidRPr="004431E2">
        <w:rPr>
          <w:rFonts w:ascii="Courier New" w:hAnsi="Courier New"/>
          <w:b/>
          <w:i w:val="0"/>
        </w:rPr>
        <w:t>else</w:t>
      </w:r>
      <w:r w:rsidRPr="00EA6649">
        <w:t xml:space="preserve"> Statement</w:t>
      </w:r>
      <w:r w:rsidRPr="00EA6649">
        <w:br/>
      </w:r>
      <w:r w:rsidRPr="004431E2">
        <w:rPr>
          <w:rFonts w:ascii="Courier New" w:hAnsi="Courier New"/>
          <w:b/>
          <w:i w:val="0"/>
        </w:rPr>
        <w:t>if</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w:t>
      </w:r>
    </w:p>
    <w:p w14:paraId="03CFC6F0" w14:textId="77777777" w:rsidR="00E80769" w:rsidRDefault="00E80769" w:rsidP="00E80769">
      <w:pPr>
        <w:pStyle w:val="M0"/>
        <w:spacing w:after="0"/>
        <w:rPr>
          <w:sz w:val="16"/>
        </w:rPr>
      </w:pPr>
    </w:p>
    <w:p w14:paraId="550F9E82" w14:textId="77777777" w:rsidR="00E80769" w:rsidRPr="00D00D4A" w:rsidRDefault="00E80769" w:rsidP="00E80769">
      <w:pPr>
        <w:pStyle w:val="SyntaxRule"/>
        <w:rPr>
          <w:rFonts w:ascii="Arial" w:hAnsi="Arial"/>
        </w:rPr>
      </w:pPr>
      <w:r w:rsidRPr="00EA6649">
        <w:t xml:space="preserve">IterationStatement </w:t>
      </w:r>
      <w:r w:rsidRPr="00B470C7">
        <w:rPr>
          <w:rFonts w:ascii="Arial" w:hAnsi="Arial"/>
          <w:b/>
          <w:i w:val="0"/>
        </w:rPr>
        <w:t>:</w:t>
      </w:r>
      <w:r w:rsidRPr="00EA6649">
        <w:rPr>
          <w:rFonts w:ascii="Arial" w:hAnsi="Arial"/>
          <w:b/>
        </w:rPr>
        <w:tab/>
      </w:r>
      <w:r w:rsidRPr="00D00D4A">
        <w:rPr>
          <w:rFonts w:ascii="Arial" w:hAnsi="Arial"/>
        </w:rPr>
        <w:t>See 12.6</w:t>
      </w:r>
    </w:p>
    <w:p w14:paraId="5340B957" w14:textId="77777777" w:rsidR="00E80769" w:rsidRPr="00EA6649" w:rsidRDefault="00E80769" w:rsidP="00E80769">
      <w:pPr>
        <w:pStyle w:val="SyntaxDefinition"/>
      </w:pPr>
      <w:r w:rsidRPr="004431E2">
        <w:rPr>
          <w:rFonts w:ascii="Courier New" w:hAnsi="Courier New"/>
          <w:b/>
          <w:i w:val="0"/>
        </w:rPr>
        <w:t xml:space="preserve">do </w:t>
      </w:r>
      <w:r w:rsidRPr="00EA6649">
        <w:t>Statement</w:t>
      </w:r>
      <w:r w:rsidRPr="004431E2">
        <w:rPr>
          <w:rFonts w:ascii="Courier New" w:hAnsi="Courier New"/>
          <w:b/>
          <w:i w:val="0"/>
        </w:rPr>
        <w:t xml:space="preserve"> while</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br/>
      </w:r>
      <w:r w:rsidRPr="004431E2">
        <w:rPr>
          <w:rFonts w:ascii="Courier New" w:hAnsi="Courier New"/>
          <w:b/>
          <w:i w:val="0"/>
        </w:rPr>
        <w:t>while</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ExpressionNoIn</w:t>
      </w:r>
      <w:r w:rsidRPr="005E74B3">
        <w:rPr>
          <w:rFonts w:ascii="Arial" w:hAnsi="Arial"/>
          <w:i w:val="0"/>
          <w:vertAlign w:val="subscript"/>
        </w:rPr>
        <w:t>opt</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var</w:t>
      </w:r>
      <w:r w:rsidRPr="00EA6649">
        <w:t xml:space="preserve"> VariableDeclarationListNoIn</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Expression</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 xml:space="preserve"> LeftHandSideExpression </w:t>
      </w:r>
      <w:r w:rsidRPr="004431E2">
        <w:rPr>
          <w:rFonts w:ascii="Courier New" w:hAnsi="Courier New"/>
          <w:b/>
          <w:i w:val="0"/>
        </w:rPr>
        <w:t>in</w:t>
      </w:r>
      <w:r w:rsidRPr="00EA6649">
        <w:t xml:space="preserve"> Expression </w:t>
      </w:r>
      <w:r w:rsidRPr="004431E2">
        <w:rPr>
          <w:rFonts w:ascii="Courier New" w:hAnsi="Courier New"/>
          <w:b/>
          <w:i w:val="0"/>
        </w:rPr>
        <w:t>)</w:t>
      </w:r>
      <w:r w:rsidRPr="00EA6649">
        <w:t xml:space="preserve"> Statement</w:t>
      </w:r>
      <w:r w:rsidRPr="00EA6649">
        <w:br/>
      </w:r>
      <w:r w:rsidRPr="004431E2">
        <w:rPr>
          <w:rFonts w:ascii="Courier New" w:hAnsi="Courier New"/>
          <w:b/>
          <w:i w:val="0"/>
        </w:rPr>
        <w:t>for</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var</w:t>
      </w:r>
      <w:r w:rsidRPr="00EA6649">
        <w:t xml:space="preserve"> VariableDeclarationNoIn </w:t>
      </w:r>
      <w:r w:rsidRPr="004431E2">
        <w:rPr>
          <w:rFonts w:ascii="Courier New" w:hAnsi="Courier New"/>
          <w:b/>
          <w:i w:val="0"/>
        </w:rPr>
        <w:t>in</w:t>
      </w:r>
      <w:r w:rsidRPr="00EA6649">
        <w:t xml:space="preserve"> Expression </w:t>
      </w:r>
      <w:r w:rsidRPr="004431E2">
        <w:rPr>
          <w:rFonts w:ascii="Courier New" w:hAnsi="Courier New"/>
          <w:b/>
          <w:i w:val="0"/>
        </w:rPr>
        <w:t>)</w:t>
      </w:r>
      <w:r w:rsidRPr="00EA6649">
        <w:t xml:space="preserve"> Statement</w:t>
      </w:r>
    </w:p>
    <w:p w14:paraId="75132FD2" w14:textId="77777777" w:rsidR="00E80769" w:rsidRDefault="00E80769" w:rsidP="00E80769">
      <w:pPr>
        <w:pStyle w:val="M0"/>
        <w:spacing w:after="0"/>
        <w:rPr>
          <w:sz w:val="16"/>
        </w:rPr>
      </w:pPr>
    </w:p>
    <w:p w14:paraId="7C1E76BC" w14:textId="77777777" w:rsidR="00E80769" w:rsidRPr="00D00D4A" w:rsidRDefault="00E80769" w:rsidP="00E80769">
      <w:pPr>
        <w:pStyle w:val="SyntaxRule"/>
        <w:rPr>
          <w:rFonts w:ascii="Arial" w:hAnsi="Arial"/>
        </w:rPr>
      </w:pPr>
      <w:r w:rsidRPr="00EA6649">
        <w:t xml:space="preserve">ContinueStatement </w:t>
      </w:r>
      <w:r w:rsidRPr="00B470C7">
        <w:rPr>
          <w:rFonts w:ascii="Arial" w:hAnsi="Arial"/>
          <w:b/>
          <w:i w:val="0"/>
        </w:rPr>
        <w:t>:</w:t>
      </w:r>
      <w:r w:rsidRPr="00EA6649">
        <w:rPr>
          <w:rFonts w:ascii="Arial" w:hAnsi="Arial"/>
          <w:b/>
        </w:rPr>
        <w:tab/>
      </w:r>
      <w:r w:rsidRPr="00D00D4A">
        <w:rPr>
          <w:rFonts w:ascii="Arial" w:hAnsi="Arial"/>
        </w:rPr>
        <w:t>See 12.7</w:t>
      </w:r>
    </w:p>
    <w:p w14:paraId="37BDF66B" w14:textId="77777777" w:rsidR="00E80769" w:rsidRPr="00EA6649" w:rsidRDefault="00E80769" w:rsidP="00E80769">
      <w:pPr>
        <w:pStyle w:val="SyntaxDefinition"/>
      </w:pPr>
      <w:r>
        <w:rPr>
          <w:rFonts w:ascii="Courier New" w:hAnsi="Courier New" w:cs="Courier New"/>
          <w:b/>
          <w:i w:val="0"/>
        </w:rPr>
        <w:t>continue ;</w:t>
      </w:r>
      <w:r>
        <w:rPr>
          <w:rFonts w:ascii="Courier New" w:hAnsi="Courier New" w:cs="Courier New"/>
          <w:b/>
          <w:i w:val="0"/>
        </w:rPr>
        <w:br/>
      </w:r>
      <w:r w:rsidRPr="00D04346">
        <w:rPr>
          <w:rFonts w:ascii="Courier New" w:hAnsi="Courier New" w:cs="Courier New"/>
          <w:b/>
          <w:i w:val="0"/>
        </w:rPr>
        <w:t>continue</w:t>
      </w:r>
      <w:r>
        <w:rPr>
          <w:b/>
        </w:rPr>
        <w:t xml:space="preserve">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t xml:space="preserve"> </w:t>
      </w:r>
      <w:r w:rsidRPr="00EA6649">
        <w:t xml:space="preserve">Identifier </w:t>
      </w:r>
      <w:r w:rsidRPr="00D04346">
        <w:rPr>
          <w:rFonts w:ascii="Courier New" w:hAnsi="Courier New" w:cs="Courier New"/>
          <w:b/>
          <w:i w:val="0"/>
        </w:rPr>
        <w:t>;</w:t>
      </w:r>
    </w:p>
    <w:p w14:paraId="0DA344E9" w14:textId="77777777" w:rsidR="00E80769" w:rsidRDefault="00E80769" w:rsidP="00E80769">
      <w:pPr>
        <w:pStyle w:val="M0"/>
        <w:spacing w:after="0"/>
        <w:rPr>
          <w:sz w:val="16"/>
        </w:rPr>
      </w:pPr>
    </w:p>
    <w:p w14:paraId="4B97508C" w14:textId="77777777" w:rsidR="00E80769" w:rsidRPr="00D00D4A" w:rsidRDefault="00E80769" w:rsidP="00E80769">
      <w:pPr>
        <w:pStyle w:val="SyntaxRule"/>
        <w:rPr>
          <w:rFonts w:ascii="Arial" w:hAnsi="Arial"/>
        </w:rPr>
      </w:pPr>
      <w:r w:rsidRPr="00EA6649">
        <w:t xml:space="preserve">BreakStatement </w:t>
      </w:r>
      <w:r w:rsidRPr="00B470C7">
        <w:rPr>
          <w:rFonts w:ascii="Arial" w:hAnsi="Arial"/>
          <w:b/>
          <w:i w:val="0"/>
        </w:rPr>
        <w:t>:</w:t>
      </w:r>
      <w:r w:rsidRPr="00EA6649">
        <w:rPr>
          <w:rFonts w:ascii="Arial" w:hAnsi="Arial"/>
          <w:b/>
        </w:rPr>
        <w:tab/>
      </w:r>
      <w:r w:rsidRPr="00D00D4A">
        <w:rPr>
          <w:rFonts w:ascii="Arial" w:hAnsi="Arial"/>
        </w:rPr>
        <w:t>See 12.8</w:t>
      </w:r>
    </w:p>
    <w:p w14:paraId="06F9E3A7" w14:textId="77777777" w:rsidR="00E80769" w:rsidRPr="00EA6649" w:rsidRDefault="00E80769" w:rsidP="00E80769">
      <w:pPr>
        <w:pStyle w:val="SyntaxDefinition"/>
      </w:pPr>
      <w:r>
        <w:rPr>
          <w:rFonts w:ascii="Courier New" w:hAnsi="Courier New"/>
          <w:b/>
          <w:i w:val="0"/>
        </w:rPr>
        <w:t>break ;</w:t>
      </w:r>
      <w:r>
        <w:rPr>
          <w:rFonts w:ascii="Courier New" w:hAnsi="Courier New"/>
          <w:b/>
          <w:i w:val="0"/>
        </w:rPr>
        <w:br/>
      </w:r>
      <w:r w:rsidRPr="004431E2">
        <w:rPr>
          <w:rFonts w:ascii="Courier New" w:hAnsi="Courier New"/>
          <w:b/>
          <w:i w:val="0"/>
        </w:rPr>
        <w:t xml:space="preserve">break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t xml:space="preserve"> </w:t>
      </w:r>
      <w:r w:rsidRPr="00EA6649">
        <w:t xml:space="preserve">Identifier </w:t>
      </w:r>
      <w:r w:rsidRPr="004431E2">
        <w:rPr>
          <w:rFonts w:ascii="Courier New" w:hAnsi="Courier New"/>
          <w:b/>
          <w:i w:val="0"/>
        </w:rPr>
        <w:t>;</w:t>
      </w:r>
    </w:p>
    <w:p w14:paraId="3B9F3A83" w14:textId="77777777" w:rsidR="00E80769" w:rsidRDefault="00E80769" w:rsidP="00E80769">
      <w:pPr>
        <w:pStyle w:val="M0"/>
        <w:spacing w:after="0"/>
        <w:rPr>
          <w:sz w:val="16"/>
        </w:rPr>
      </w:pPr>
    </w:p>
    <w:p w14:paraId="669479F2" w14:textId="77777777" w:rsidR="00E80769" w:rsidRPr="00D00D4A" w:rsidRDefault="00E80769" w:rsidP="00E80769">
      <w:pPr>
        <w:pStyle w:val="SyntaxRule"/>
        <w:rPr>
          <w:rFonts w:ascii="Arial" w:hAnsi="Arial"/>
        </w:rPr>
      </w:pPr>
      <w:r w:rsidRPr="00EA6649">
        <w:t xml:space="preserve">ReturnStatement </w:t>
      </w:r>
      <w:r w:rsidRPr="00B470C7">
        <w:rPr>
          <w:rFonts w:ascii="Arial" w:hAnsi="Arial"/>
          <w:b/>
          <w:i w:val="0"/>
        </w:rPr>
        <w:t>:</w:t>
      </w:r>
      <w:r w:rsidRPr="00EA6649">
        <w:rPr>
          <w:rFonts w:ascii="Arial" w:hAnsi="Arial"/>
          <w:b/>
        </w:rPr>
        <w:tab/>
      </w:r>
      <w:r w:rsidRPr="00D00D4A">
        <w:rPr>
          <w:rFonts w:ascii="Arial" w:hAnsi="Arial"/>
        </w:rPr>
        <w:t>See 12.9</w:t>
      </w:r>
    </w:p>
    <w:p w14:paraId="69172841" w14:textId="77777777" w:rsidR="00E80769" w:rsidRPr="00EA6649" w:rsidRDefault="00E80769" w:rsidP="00E80769">
      <w:pPr>
        <w:pStyle w:val="SyntaxDefinition"/>
      </w:pPr>
      <w:r>
        <w:rPr>
          <w:rFonts w:ascii="Courier New" w:hAnsi="Courier New"/>
          <w:b/>
          <w:i w:val="0"/>
        </w:rPr>
        <w:t>return ;</w:t>
      </w:r>
      <w:r>
        <w:rPr>
          <w:rFonts w:ascii="Courier New" w:hAnsi="Courier New"/>
          <w:b/>
          <w:i w:val="0"/>
        </w:rPr>
        <w:br/>
      </w:r>
      <w:r w:rsidRPr="004431E2">
        <w:rPr>
          <w:rFonts w:ascii="Courier New" w:hAnsi="Courier New"/>
          <w:b/>
          <w:i w:val="0"/>
        </w:rPr>
        <w:t xml:space="preserve">return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t xml:space="preserve"> </w:t>
      </w:r>
      <w:r w:rsidRPr="00EA6649">
        <w:t xml:space="preserve">Expression </w:t>
      </w:r>
      <w:r w:rsidRPr="004431E2">
        <w:rPr>
          <w:rFonts w:ascii="Courier New" w:hAnsi="Courier New"/>
          <w:b/>
          <w:i w:val="0"/>
        </w:rPr>
        <w:t>;</w:t>
      </w:r>
    </w:p>
    <w:p w14:paraId="387042AB" w14:textId="77777777" w:rsidR="00E80769" w:rsidRDefault="00E80769" w:rsidP="00E80769">
      <w:pPr>
        <w:pStyle w:val="M0"/>
        <w:spacing w:after="0"/>
        <w:rPr>
          <w:sz w:val="16"/>
        </w:rPr>
      </w:pPr>
    </w:p>
    <w:p w14:paraId="45BA7A07" w14:textId="77777777" w:rsidR="00E80769" w:rsidRPr="00D00D4A" w:rsidRDefault="00E80769" w:rsidP="00E80769">
      <w:pPr>
        <w:pStyle w:val="SyntaxRule"/>
        <w:rPr>
          <w:rFonts w:ascii="Arial" w:hAnsi="Arial"/>
        </w:rPr>
      </w:pPr>
      <w:r w:rsidRPr="00EA6649">
        <w:t xml:space="preserve">WithStatement </w:t>
      </w:r>
      <w:r w:rsidRPr="00D04346">
        <w:rPr>
          <w:rFonts w:ascii="Arial" w:hAnsi="Arial"/>
          <w:b/>
          <w:i w:val="0"/>
        </w:rPr>
        <w:t>:</w:t>
      </w:r>
      <w:r w:rsidRPr="00EA6649">
        <w:rPr>
          <w:rFonts w:ascii="Arial" w:hAnsi="Arial"/>
          <w:b/>
        </w:rPr>
        <w:tab/>
      </w:r>
      <w:r w:rsidRPr="00D00D4A">
        <w:rPr>
          <w:rFonts w:ascii="Arial" w:hAnsi="Arial"/>
        </w:rPr>
        <w:t>See 12.10</w:t>
      </w:r>
    </w:p>
    <w:p w14:paraId="1DE84B91" w14:textId="77777777" w:rsidR="00E80769" w:rsidRPr="00EA6649" w:rsidRDefault="00E80769" w:rsidP="00E80769">
      <w:pPr>
        <w:pStyle w:val="SyntaxDefinition"/>
      </w:pPr>
      <w:r w:rsidRPr="004431E2">
        <w:rPr>
          <w:rFonts w:ascii="Courier New" w:hAnsi="Courier New"/>
          <w:b/>
          <w:i w:val="0"/>
        </w:rPr>
        <w:t>with</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Statement</w:t>
      </w:r>
    </w:p>
    <w:p w14:paraId="73A7B82A" w14:textId="77777777" w:rsidR="00E80769" w:rsidRDefault="00E80769" w:rsidP="00E80769">
      <w:pPr>
        <w:pStyle w:val="M0"/>
        <w:spacing w:after="0"/>
        <w:rPr>
          <w:sz w:val="16"/>
        </w:rPr>
      </w:pPr>
    </w:p>
    <w:p w14:paraId="04510FD5" w14:textId="77777777" w:rsidR="00E80769" w:rsidRPr="00D00D4A" w:rsidRDefault="00E80769" w:rsidP="00E80769">
      <w:pPr>
        <w:pStyle w:val="SyntaxRule"/>
        <w:rPr>
          <w:rFonts w:ascii="Arial" w:hAnsi="Arial"/>
        </w:rPr>
      </w:pPr>
      <w:r w:rsidRPr="00EA6649">
        <w:t xml:space="preserve">SwitchStatement </w:t>
      </w:r>
      <w:r w:rsidRPr="00D04346">
        <w:rPr>
          <w:rFonts w:ascii="Arial" w:hAnsi="Arial"/>
          <w:b/>
          <w:i w:val="0"/>
        </w:rPr>
        <w:t>:</w:t>
      </w:r>
      <w:r w:rsidRPr="00EA6649">
        <w:rPr>
          <w:rFonts w:ascii="Arial" w:hAnsi="Arial"/>
          <w:b/>
        </w:rPr>
        <w:tab/>
      </w:r>
      <w:r w:rsidRPr="00D00D4A">
        <w:rPr>
          <w:rFonts w:ascii="Arial" w:hAnsi="Arial"/>
        </w:rPr>
        <w:t>See 12.11</w:t>
      </w:r>
    </w:p>
    <w:p w14:paraId="34D91980" w14:textId="77777777" w:rsidR="00E80769" w:rsidRPr="00EA6649" w:rsidRDefault="00E80769" w:rsidP="00E80769">
      <w:pPr>
        <w:pStyle w:val="SyntaxDefinition"/>
      </w:pPr>
      <w:r w:rsidRPr="004431E2">
        <w:rPr>
          <w:rFonts w:ascii="Courier New" w:hAnsi="Courier New"/>
          <w:b/>
          <w:i w:val="0"/>
        </w:rPr>
        <w:t>switch</w:t>
      </w:r>
      <w:r w:rsidRPr="00EA6649">
        <w:t xml:space="preserve"> </w:t>
      </w:r>
      <w:r w:rsidRPr="004431E2">
        <w:rPr>
          <w:rFonts w:ascii="Courier New" w:hAnsi="Courier New"/>
          <w:b/>
          <w:i w:val="0"/>
        </w:rPr>
        <w:t>(</w:t>
      </w:r>
      <w:r w:rsidRPr="00EA6649">
        <w:t xml:space="preserve"> Expression </w:t>
      </w:r>
      <w:r w:rsidRPr="004431E2">
        <w:rPr>
          <w:rFonts w:ascii="Courier New" w:hAnsi="Courier New"/>
          <w:b/>
          <w:i w:val="0"/>
        </w:rPr>
        <w:t>)</w:t>
      </w:r>
      <w:r w:rsidRPr="00EA6649">
        <w:t xml:space="preserve"> CaseBlock</w:t>
      </w:r>
    </w:p>
    <w:p w14:paraId="07B4030B" w14:textId="77777777" w:rsidR="00E80769" w:rsidRDefault="00E80769" w:rsidP="00E80769">
      <w:pPr>
        <w:pStyle w:val="M0"/>
        <w:spacing w:after="0"/>
        <w:rPr>
          <w:sz w:val="16"/>
        </w:rPr>
      </w:pPr>
    </w:p>
    <w:p w14:paraId="1FE571AC" w14:textId="77777777" w:rsidR="00E80769" w:rsidRPr="00D00D4A" w:rsidRDefault="00E80769" w:rsidP="00E80769">
      <w:pPr>
        <w:pStyle w:val="SyntaxRule"/>
      </w:pPr>
      <w:r w:rsidRPr="00EA6649">
        <w:t xml:space="preserve">CaseBlock </w:t>
      </w:r>
      <w:r w:rsidRPr="00D04346">
        <w:rPr>
          <w:rFonts w:ascii="Arial" w:hAnsi="Arial" w:cs="Arial"/>
          <w:b/>
          <w:i w:val="0"/>
        </w:rPr>
        <w:t>:</w:t>
      </w:r>
      <w:r w:rsidRPr="00EA6649">
        <w:rPr>
          <w:b/>
        </w:rPr>
        <w:tab/>
      </w:r>
      <w:r w:rsidRPr="00D04346">
        <w:rPr>
          <w:rFonts w:ascii="Arial" w:hAnsi="Arial" w:cs="Arial"/>
        </w:rPr>
        <w:t>See 12.11</w:t>
      </w:r>
    </w:p>
    <w:p w14:paraId="4046A18F" w14:textId="77777777" w:rsidR="00E80769" w:rsidRPr="00EA6649" w:rsidRDefault="00E80769" w:rsidP="00E80769">
      <w:pPr>
        <w:pStyle w:val="SyntaxDefinition"/>
      </w:pPr>
      <w:r w:rsidRPr="004431E2">
        <w:rPr>
          <w:rFonts w:ascii="Courier New" w:hAnsi="Courier New"/>
          <w:b/>
          <w:i w:val="0"/>
        </w:rPr>
        <w:t>{</w:t>
      </w:r>
      <w:r w:rsidRPr="00EA6649">
        <w:t xml:space="preserve"> CaseClauses</w:t>
      </w:r>
      <w:r w:rsidRPr="005E74B3">
        <w:rPr>
          <w:rFonts w:ascii="Arial" w:hAnsi="Arial"/>
          <w:i w:val="0"/>
          <w:vertAlign w:val="subscript"/>
        </w:rPr>
        <w:t>opt</w:t>
      </w:r>
      <w:r w:rsidRPr="00EA6649">
        <w:t xml:space="preserve"> </w:t>
      </w:r>
      <w:r w:rsidRPr="004431E2">
        <w:rPr>
          <w:rFonts w:ascii="Courier New" w:hAnsi="Courier New"/>
          <w:b/>
          <w:i w:val="0"/>
        </w:rPr>
        <w:t>}</w:t>
      </w:r>
      <w:r w:rsidRPr="00EA6649">
        <w:br/>
      </w:r>
      <w:r w:rsidRPr="004431E2">
        <w:rPr>
          <w:rFonts w:ascii="Courier New" w:hAnsi="Courier New"/>
          <w:b/>
          <w:i w:val="0"/>
        </w:rPr>
        <w:t>{</w:t>
      </w:r>
      <w:r w:rsidRPr="00EA6649">
        <w:t xml:space="preserve"> CaseClauses</w:t>
      </w:r>
      <w:r w:rsidRPr="005E74B3">
        <w:rPr>
          <w:rFonts w:ascii="Arial" w:hAnsi="Arial"/>
          <w:i w:val="0"/>
          <w:vertAlign w:val="subscript"/>
        </w:rPr>
        <w:t>opt</w:t>
      </w:r>
      <w:r w:rsidRPr="00EA6649">
        <w:t xml:space="preserve"> DefaultClause CaseClauses</w:t>
      </w:r>
      <w:r w:rsidRPr="005E74B3">
        <w:rPr>
          <w:rFonts w:ascii="Arial" w:hAnsi="Arial"/>
          <w:i w:val="0"/>
          <w:vertAlign w:val="subscript"/>
        </w:rPr>
        <w:t>opt</w:t>
      </w:r>
      <w:r w:rsidRPr="00EA6649">
        <w:t xml:space="preserve"> </w:t>
      </w:r>
      <w:r w:rsidRPr="004431E2">
        <w:rPr>
          <w:rFonts w:ascii="Courier New" w:hAnsi="Courier New"/>
          <w:b/>
          <w:i w:val="0"/>
        </w:rPr>
        <w:t>}</w:t>
      </w:r>
    </w:p>
    <w:p w14:paraId="70B0CF20" w14:textId="77777777" w:rsidR="00E80769" w:rsidRDefault="00E80769" w:rsidP="00E80769">
      <w:pPr>
        <w:pStyle w:val="M0"/>
        <w:spacing w:after="0"/>
        <w:rPr>
          <w:sz w:val="16"/>
        </w:rPr>
      </w:pPr>
    </w:p>
    <w:p w14:paraId="4A06F935" w14:textId="77777777" w:rsidR="00E80769" w:rsidRPr="00D00D4A" w:rsidRDefault="00E80769" w:rsidP="00E80769">
      <w:pPr>
        <w:pStyle w:val="SyntaxRule"/>
        <w:rPr>
          <w:rFonts w:ascii="Arial" w:hAnsi="Arial"/>
        </w:rPr>
      </w:pPr>
      <w:r w:rsidRPr="00EA6649">
        <w:t xml:space="preserve">CaseClauses </w:t>
      </w:r>
      <w:r w:rsidRPr="00D04346">
        <w:rPr>
          <w:rFonts w:ascii="Arial" w:hAnsi="Arial"/>
          <w:b/>
          <w:i w:val="0"/>
        </w:rPr>
        <w:t>:</w:t>
      </w:r>
      <w:r w:rsidRPr="00EA6649">
        <w:rPr>
          <w:rFonts w:ascii="Arial" w:hAnsi="Arial"/>
          <w:b/>
        </w:rPr>
        <w:tab/>
      </w:r>
      <w:r w:rsidRPr="00D00D4A">
        <w:rPr>
          <w:rFonts w:ascii="Arial" w:hAnsi="Arial"/>
        </w:rPr>
        <w:t>See 12.11</w:t>
      </w:r>
    </w:p>
    <w:p w14:paraId="08934664" w14:textId="77777777" w:rsidR="00E80769" w:rsidRPr="00EA6649" w:rsidRDefault="00E80769" w:rsidP="00E80769">
      <w:pPr>
        <w:pStyle w:val="SyntaxDefinition"/>
      </w:pPr>
      <w:r w:rsidRPr="00EA6649">
        <w:t>CaseClause</w:t>
      </w:r>
      <w:r w:rsidRPr="00EA6649">
        <w:br/>
        <w:t>CaseClauses CaseClause</w:t>
      </w:r>
    </w:p>
    <w:p w14:paraId="15001F88" w14:textId="77777777" w:rsidR="00E80769" w:rsidRDefault="00E80769" w:rsidP="00E80769">
      <w:pPr>
        <w:pStyle w:val="M0"/>
        <w:spacing w:after="0"/>
        <w:rPr>
          <w:sz w:val="16"/>
        </w:rPr>
      </w:pPr>
    </w:p>
    <w:p w14:paraId="40C65689" w14:textId="77777777" w:rsidR="00E80769" w:rsidRPr="00D00D4A" w:rsidRDefault="00E80769" w:rsidP="00E80769">
      <w:pPr>
        <w:pStyle w:val="SyntaxRule"/>
      </w:pPr>
      <w:r w:rsidRPr="00EA6649">
        <w:t xml:space="preserve">CaseClause </w:t>
      </w:r>
      <w:r w:rsidRPr="00D04346">
        <w:rPr>
          <w:rFonts w:ascii="Arial" w:hAnsi="Arial" w:cs="Arial"/>
          <w:b/>
          <w:i w:val="0"/>
        </w:rPr>
        <w:t>:</w:t>
      </w:r>
      <w:r w:rsidRPr="00EA6649">
        <w:rPr>
          <w:b/>
        </w:rPr>
        <w:tab/>
      </w:r>
      <w:r w:rsidRPr="00D04346">
        <w:rPr>
          <w:rFonts w:ascii="Arial" w:hAnsi="Arial" w:cs="Arial"/>
        </w:rPr>
        <w:t>See 12.11</w:t>
      </w:r>
    </w:p>
    <w:p w14:paraId="13F28D1B" w14:textId="77777777" w:rsidR="00E80769" w:rsidRPr="00EA6649" w:rsidRDefault="00E80769" w:rsidP="00E80769">
      <w:pPr>
        <w:pStyle w:val="SyntaxDefinition"/>
        <w:rPr>
          <w:vertAlign w:val="subscript"/>
        </w:rPr>
      </w:pPr>
      <w:r w:rsidRPr="004431E2">
        <w:rPr>
          <w:rFonts w:ascii="Courier New" w:hAnsi="Courier New"/>
          <w:b/>
          <w:i w:val="0"/>
        </w:rPr>
        <w:t>case</w:t>
      </w:r>
      <w:r w:rsidRPr="00EA6649">
        <w:t xml:space="preserve"> Expression </w:t>
      </w:r>
      <w:r w:rsidRPr="004431E2">
        <w:rPr>
          <w:rFonts w:ascii="Courier New" w:hAnsi="Courier New"/>
          <w:b/>
          <w:i w:val="0"/>
        </w:rPr>
        <w:t>:</w:t>
      </w:r>
      <w:r w:rsidRPr="00EA6649">
        <w:t xml:space="preserve"> StatementList</w:t>
      </w:r>
      <w:r w:rsidRPr="005E74B3">
        <w:rPr>
          <w:rFonts w:ascii="Arial" w:hAnsi="Arial"/>
          <w:i w:val="0"/>
          <w:vertAlign w:val="subscript"/>
        </w:rPr>
        <w:t>opt</w:t>
      </w:r>
    </w:p>
    <w:p w14:paraId="5B1BF549" w14:textId="77777777" w:rsidR="00E80769" w:rsidRDefault="00E80769" w:rsidP="00E80769">
      <w:pPr>
        <w:pStyle w:val="M0"/>
        <w:spacing w:after="0"/>
        <w:rPr>
          <w:sz w:val="16"/>
        </w:rPr>
      </w:pPr>
    </w:p>
    <w:p w14:paraId="5A9DDF5D" w14:textId="77777777" w:rsidR="00E80769" w:rsidRPr="00D00D4A" w:rsidRDefault="00E80769" w:rsidP="00E80769">
      <w:pPr>
        <w:pStyle w:val="SyntaxRule"/>
        <w:rPr>
          <w:rFonts w:ascii="Arial" w:hAnsi="Arial"/>
        </w:rPr>
      </w:pPr>
      <w:r w:rsidRPr="00EA6649">
        <w:t xml:space="preserve">DefaultClause </w:t>
      </w:r>
      <w:r w:rsidRPr="00D04346">
        <w:rPr>
          <w:rFonts w:ascii="Arial" w:hAnsi="Arial"/>
          <w:b/>
          <w:i w:val="0"/>
        </w:rPr>
        <w:t>:</w:t>
      </w:r>
      <w:r w:rsidRPr="00EA6649">
        <w:rPr>
          <w:rFonts w:ascii="Arial" w:hAnsi="Arial"/>
          <w:b/>
        </w:rPr>
        <w:tab/>
      </w:r>
      <w:r w:rsidRPr="00D00D4A">
        <w:rPr>
          <w:rFonts w:ascii="Arial" w:hAnsi="Arial"/>
        </w:rPr>
        <w:t>See 12.11</w:t>
      </w:r>
    </w:p>
    <w:p w14:paraId="758ED790" w14:textId="77777777" w:rsidR="00E80769" w:rsidRPr="00EA6649" w:rsidRDefault="00E80769" w:rsidP="00E80769">
      <w:pPr>
        <w:pStyle w:val="SyntaxDefinition"/>
        <w:rPr>
          <w:vertAlign w:val="subscript"/>
        </w:rPr>
      </w:pPr>
      <w:r w:rsidRPr="004431E2">
        <w:rPr>
          <w:rFonts w:ascii="Courier New" w:hAnsi="Courier New"/>
          <w:b/>
          <w:i w:val="0"/>
        </w:rPr>
        <w:t>default</w:t>
      </w:r>
      <w:r w:rsidRPr="00EA6649">
        <w:t xml:space="preserve"> </w:t>
      </w:r>
      <w:r w:rsidRPr="004431E2">
        <w:rPr>
          <w:rFonts w:ascii="Courier New" w:hAnsi="Courier New"/>
          <w:b/>
          <w:i w:val="0"/>
        </w:rPr>
        <w:t>:</w:t>
      </w:r>
      <w:r w:rsidRPr="00EA6649">
        <w:t xml:space="preserve"> StatementList</w:t>
      </w:r>
      <w:r w:rsidRPr="005E74B3">
        <w:rPr>
          <w:rFonts w:ascii="Arial" w:hAnsi="Arial"/>
          <w:i w:val="0"/>
          <w:vertAlign w:val="subscript"/>
        </w:rPr>
        <w:t>opt</w:t>
      </w:r>
    </w:p>
    <w:p w14:paraId="03F094EB" w14:textId="77777777" w:rsidR="00E80769" w:rsidRDefault="00E80769" w:rsidP="00E80769">
      <w:pPr>
        <w:pStyle w:val="M0"/>
        <w:spacing w:after="0"/>
        <w:rPr>
          <w:sz w:val="16"/>
        </w:rPr>
      </w:pPr>
    </w:p>
    <w:p w14:paraId="3F8DBA89" w14:textId="77777777" w:rsidR="00E80769" w:rsidRPr="00D00D4A" w:rsidRDefault="00E80769" w:rsidP="00E80769">
      <w:pPr>
        <w:pStyle w:val="SyntaxRule"/>
        <w:rPr>
          <w:rFonts w:ascii="Arial" w:hAnsi="Arial"/>
        </w:rPr>
      </w:pPr>
      <w:r w:rsidRPr="00EA6649">
        <w:t xml:space="preserve">LabelledStatement </w:t>
      </w:r>
      <w:r w:rsidRPr="00D04346">
        <w:rPr>
          <w:rFonts w:ascii="Arial" w:hAnsi="Arial"/>
          <w:b/>
          <w:i w:val="0"/>
        </w:rPr>
        <w:t>:</w:t>
      </w:r>
      <w:r w:rsidRPr="00EA6649">
        <w:rPr>
          <w:rFonts w:ascii="Arial" w:hAnsi="Arial"/>
          <w:b/>
        </w:rPr>
        <w:tab/>
      </w:r>
      <w:r w:rsidRPr="00D00D4A">
        <w:rPr>
          <w:rFonts w:ascii="Arial" w:hAnsi="Arial"/>
        </w:rPr>
        <w:t>See 12.12</w:t>
      </w:r>
    </w:p>
    <w:p w14:paraId="3B39F854" w14:textId="77777777" w:rsidR="00E80769" w:rsidRPr="00EA6649" w:rsidRDefault="00E80769" w:rsidP="00E80769">
      <w:pPr>
        <w:pStyle w:val="SyntaxDefinition"/>
      </w:pPr>
      <w:r w:rsidRPr="00EA6649">
        <w:t xml:space="preserve">Identifier </w:t>
      </w:r>
      <w:r w:rsidRPr="004431E2">
        <w:rPr>
          <w:rFonts w:ascii="Courier New" w:hAnsi="Courier New"/>
          <w:b/>
          <w:i w:val="0"/>
        </w:rPr>
        <w:t>:</w:t>
      </w:r>
      <w:r w:rsidRPr="00EA6649">
        <w:t xml:space="preserve"> Statement</w:t>
      </w:r>
    </w:p>
    <w:p w14:paraId="39F89132" w14:textId="77777777" w:rsidR="00E80769" w:rsidRDefault="00E80769" w:rsidP="00E80769">
      <w:pPr>
        <w:pStyle w:val="M0"/>
        <w:spacing w:after="0"/>
        <w:rPr>
          <w:sz w:val="16"/>
        </w:rPr>
      </w:pPr>
    </w:p>
    <w:p w14:paraId="0FE70D79" w14:textId="77777777" w:rsidR="00E80769" w:rsidRPr="00D00D4A" w:rsidRDefault="00E80769" w:rsidP="00E80769">
      <w:pPr>
        <w:pStyle w:val="SyntaxRule"/>
        <w:rPr>
          <w:rFonts w:ascii="Arial" w:hAnsi="Arial"/>
        </w:rPr>
      </w:pPr>
      <w:r w:rsidRPr="00EA6649">
        <w:t xml:space="preserve">ThrowStatement </w:t>
      </w:r>
      <w:r w:rsidRPr="00D04346">
        <w:rPr>
          <w:rFonts w:ascii="Arial" w:hAnsi="Arial"/>
          <w:b/>
          <w:i w:val="0"/>
        </w:rPr>
        <w:t>:</w:t>
      </w:r>
      <w:r w:rsidRPr="00EA6649">
        <w:rPr>
          <w:rFonts w:ascii="Arial" w:hAnsi="Arial"/>
          <w:b/>
        </w:rPr>
        <w:tab/>
      </w:r>
      <w:r w:rsidRPr="00D00D4A">
        <w:rPr>
          <w:rFonts w:ascii="Arial" w:hAnsi="Arial"/>
        </w:rPr>
        <w:t>See 12.13</w:t>
      </w:r>
    </w:p>
    <w:p w14:paraId="2DFC9A6C" w14:textId="77777777" w:rsidR="00E80769" w:rsidRPr="00EA6649" w:rsidRDefault="00E80769" w:rsidP="00E80769">
      <w:pPr>
        <w:pStyle w:val="SyntaxDefinition"/>
      </w:pPr>
      <w:r w:rsidRPr="004431E2">
        <w:rPr>
          <w:rFonts w:ascii="Courier New" w:hAnsi="Courier New"/>
          <w:b/>
          <w:i w:val="0"/>
        </w:rPr>
        <w:t xml:space="preserve">throw </w:t>
      </w:r>
      <w:r w:rsidRPr="00D04346">
        <w:rPr>
          <w:rFonts w:ascii="Arial" w:hAnsi="Arial"/>
          <w:i w:val="0"/>
          <w:sz w:val="16"/>
        </w:rPr>
        <w:t>[no</w:t>
      </w:r>
      <w:r w:rsidRPr="00D00D4A">
        <w:rPr>
          <w:rFonts w:ascii="Arial" w:hAnsi="Arial"/>
          <w:sz w:val="16"/>
        </w:rPr>
        <w:t xml:space="preserve"> </w:t>
      </w:r>
      <w:r w:rsidRPr="00EA6649">
        <w:rPr>
          <w:sz w:val="16"/>
        </w:rPr>
        <w:t>LineTerminator</w:t>
      </w:r>
      <w:r w:rsidRPr="00D00D4A">
        <w:rPr>
          <w:rFonts w:ascii="Arial" w:hAnsi="Arial"/>
          <w:sz w:val="16"/>
        </w:rPr>
        <w:t xml:space="preserve"> </w:t>
      </w:r>
      <w:r w:rsidRPr="00D04346">
        <w:rPr>
          <w:rFonts w:ascii="Arial" w:hAnsi="Arial"/>
          <w:i w:val="0"/>
          <w:sz w:val="16"/>
        </w:rPr>
        <w:t>here]</w:t>
      </w:r>
      <w:r w:rsidRPr="004431E2">
        <w:rPr>
          <w:rFonts w:ascii="Courier New" w:hAnsi="Courier New"/>
          <w:i w:val="0"/>
        </w:rPr>
        <w:t xml:space="preserve"> </w:t>
      </w:r>
      <w:r w:rsidRPr="00EA6649">
        <w:t xml:space="preserve">Expression </w:t>
      </w:r>
      <w:r w:rsidRPr="00D04346">
        <w:rPr>
          <w:rFonts w:ascii="Courier New" w:hAnsi="Courier New" w:cs="Courier New"/>
          <w:b/>
          <w:i w:val="0"/>
        </w:rPr>
        <w:t>;</w:t>
      </w:r>
    </w:p>
    <w:p w14:paraId="4EBCF54E" w14:textId="77777777" w:rsidR="00E80769" w:rsidRDefault="00E80769" w:rsidP="00E80769">
      <w:pPr>
        <w:pStyle w:val="M0"/>
        <w:spacing w:after="0"/>
        <w:rPr>
          <w:sz w:val="16"/>
        </w:rPr>
      </w:pPr>
    </w:p>
    <w:p w14:paraId="421B8388" w14:textId="77777777" w:rsidR="00E80769" w:rsidRPr="00D00D4A" w:rsidRDefault="00E80769" w:rsidP="00E80769">
      <w:pPr>
        <w:pStyle w:val="SyntaxRule"/>
        <w:rPr>
          <w:rFonts w:ascii="Arial" w:hAnsi="Arial"/>
        </w:rPr>
      </w:pPr>
      <w:r w:rsidRPr="00EA6649">
        <w:t xml:space="preserve">TryStatement </w:t>
      </w:r>
      <w:r w:rsidRPr="00D04346">
        <w:rPr>
          <w:rFonts w:ascii="Arial" w:hAnsi="Arial"/>
          <w:b/>
          <w:i w:val="0"/>
        </w:rPr>
        <w:t>:</w:t>
      </w:r>
      <w:r w:rsidRPr="00EA6649">
        <w:rPr>
          <w:rFonts w:ascii="Arial" w:hAnsi="Arial"/>
          <w:b/>
        </w:rPr>
        <w:tab/>
      </w:r>
      <w:r w:rsidRPr="00D00D4A">
        <w:rPr>
          <w:rFonts w:ascii="Arial" w:hAnsi="Arial"/>
        </w:rPr>
        <w:t>See 12.14</w:t>
      </w:r>
    </w:p>
    <w:p w14:paraId="3491DC36" w14:textId="77777777" w:rsidR="00E80769" w:rsidRPr="00EA6649" w:rsidRDefault="00E80769" w:rsidP="00E80769">
      <w:pPr>
        <w:pStyle w:val="SyntaxDefinition"/>
        <w:rPr>
          <w:vertAlign w:val="subscript"/>
        </w:rPr>
      </w:pPr>
      <w:r w:rsidRPr="004431E2">
        <w:rPr>
          <w:rFonts w:ascii="Courier New" w:hAnsi="Courier New"/>
          <w:b/>
          <w:i w:val="0"/>
        </w:rPr>
        <w:t>try</w:t>
      </w:r>
      <w:r w:rsidRPr="00EA6649">
        <w:t xml:space="preserve"> Block Catch</w:t>
      </w:r>
      <w:r w:rsidRPr="00EA6649">
        <w:rPr>
          <w:vertAlign w:val="subscript"/>
        </w:rPr>
        <w:br/>
      </w:r>
      <w:r w:rsidRPr="004431E2">
        <w:rPr>
          <w:rFonts w:ascii="Courier New" w:hAnsi="Courier New"/>
          <w:b/>
          <w:i w:val="0"/>
        </w:rPr>
        <w:t>try</w:t>
      </w:r>
      <w:r w:rsidRPr="00EA6649">
        <w:t xml:space="preserve"> Block Finally</w:t>
      </w:r>
      <w:r w:rsidRPr="00EA6649">
        <w:rPr>
          <w:vertAlign w:val="subscript"/>
        </w:rPr>
        <w:br/>
      </w:r>
      <w:r w:rsidRPr="004431E2">
        <w:rPr>
          <w:rFonts w:ascii="Courier New" w:hAnsi="Courier New"/>
          <w:b/>
          <w:i w:val="0"/>
        </w:rPr>
        <w:t>try</w:t>
      </w:r>
      <w:r w:rsidRPr="00EA6649">
        <w:t xml:space="preserve"> Block Catch Finally</w:t>
      </w:r>
    </w:p>
    <w:p w14:paraId="5AB9DB5B" w14:textId="77777777" w:rsidR="00E80769" w:rsidRDefault="00E80769" w:rsidP="00E80769">
      <w:pPr>
        <w:pStyle w:val="M0"/>
        <w:spacing w:after="0"/>
        <w:rPr>
          <w:sz w:val="16"/>
        </w:rPr>
      </w:pPr>
    </w:p>
    <w:p w14:paraId="272126CC" w14:textId="77777777" w:rsidR="00E80769" w:rsidRPr="00D00D4A" w:rsidRDefault="00E80769" w:rsidP="00E80769">
      <w:pPr>
        <w:pStyle w:val="SyntaxRule"/>
      </w:pPr>
      <w:r w:rsidRPr="00EA6649">
        <w:t xml:space="preserve">Catch </w:t>
      </w:r>
      <w:r w:rsidRPr="00D04346">
        <w:rPr>
          <w:rFonts w:ascii="Arial" w:hAnsi="Arial" w:cs="Arial"/>
          <w:b/>
          <w:i w:val="0"/>
        </w:rPr>
        <w:t>:</w:t>
      </w:r>
      <w:r w:rsidRPr="00EA6649">
        <w:rPr>
          <w:b/>
        </w:rPr>
        <w:tab/>
      </w:r>
      <w:r w:rsidRPr="00D04346">
        <w:rPr>
          <w:rFonts w:ascii="Arial" w:hAnsi="Arial" w:cs="Arial"/>
        </w:rPr>
        <w:t>See 12.14</w:t>
      </w:r>
    </w:p>
    <w:p w14:paraId="3DDA39CD" w14:textId="77777777" w:rsidR="00E80769" w:rsidRPr="00EA6649" w:rsidRDefault="00E80769" w:rsidP="00E80769">
      <w:pPr>
        <w:pStyle w:val="SyntaxDefinition"/>
      </w:pPr>
      <w:r w:rsidRPr="004431E2">
        <w:rPr>
          <w:rFonts w:ascii="Courier New" w:hAnsi="Courier New"/>
          <w:b/>
          <w:i w:val="0"/>
        </w:rPr>
        <w:t>catch</w:t>
      </w:r>
      <w:r w:rsidRPr="00EA6649">
        <w:t xml:space="preserve"> </w:t>
      </w:r>
      <w:r w:rsidRPr="004431E2">
        <w:rPr>
          <w:rFonts w:ascii="Courier New" w:hAnsi="Courier New"/>
          <w:b/>
          <w:i w:val="0"/>
        </w:rPr>
        <w:t>(</w:t>
      </w:r>
      <w:r>
        <w:rPr>
          <w:rFonts w:ascii="Courier New" w:hAnsi="Courier New"/>
          <w:b/>
          <w:i w:val="0"/>
        </w:rPr>
        <w:t xml:space="preserve"> </w:t>
      </w:r>
      <w:r w:rsidRPr="00EA6649">
        <w:t xml:space="preserve">Identifier </w:t>
      </w:r>
      <w:r w:rsidRPr="004431E2">
        <w:rPr>
          <w:rFonts w:ascii="Courier New" w:hAnsi="Courier New"/>
          <w:b/>
          <w:i w:val="0"/>
        </w:rPr>
        <w:t>)</w:t>
      </w:r>
      <w:r w:rsidRPr="00EA6649">
        <w:t xml:space="preserve"> Block</w:t>
      </w:r>
    </w:p>
    <w:p w14:paraId="77E83134" w14:textId="77777777" w:rsidR="00E80769" w:rsidRDefault="00E80769" w:rsidP="00E80769">
      <w:pPr>
        <w:pStyle w:val="M0"/>
        <w:spacing w:after="0"/>
        <w:rPr>
          <w:sz w:val="16"/>
        </w:rPr>
      </w:pPr>
    </w:p>
    <w:p w14:paraId="21B49FE3" w14:textId="77777777" w:rsidR="00E80769" w:rsidRPr="00D00D4A" w:rsidRDefault="00E80769" w:rsidP="00E80769">
      <w:pPr>
        <w:pStyle w:val="SyntaxRule"/>
      </w:pPr>
      <w:r w:rsidRPr="00EA6649">
        <w:t xml:space="preserve">Finally </w:t>
      </w:r>
      <w:r w:rsidRPr="00D04346">
        <w:rPr>
          <w:rFonts w:ascii="Arial" w:hAnsi="Arial" w:cs="Arial"/>
          <w:b/>
          <w:i w:val="0"/>
        </w:rPr>
        <w:t>:</w:t>
      </w:r>
      <w:r w:rsidRPr="00D00D4A">
        <w:tab/>
      </w:r>
      <w:r w:rsidRPr="00D04346">
        <w:rPr>
          <w:rFonts w:ascii="Arial" w:hAnsi="Arial" w:cs="Arial"/>
        </w:rPr>
        <w:t>See 12.14</w:t>
      </w:r>
    </w:p>
    <w:p w14:paraId="29669504" w14:textId="77777777" w:rsidR="00E80769" w:rsidRPr="00EA6649" w:rsidRDefault="00E80769" w:rsidP="00E80769">
      <w:pPr>
        <w:pStyle w:val="SyntaxDefinition"/>
      </w:pPr>
      <w:r w:rsidRPr="00AA1657">
        <w:rPr>
          <w:rFonts w:ascii="Courier New" w:hAnsi="Courier New"/>
          <w:b/>
          <w:i w:val="0"/>
        </w:rPr>
        <w:t>finally</w:t>
      </w:r>
      <w:r w:rsidRPr="00EA6649">
        <w:t xml:space="preserve"> Block</w:t>
      </w:r>
    </w:p>
    <w:p w14:paraId="5F6F9437" w14:textId="77777777" w:rsidR="00E80769" w:rsidRPr="00D00D4A" w:rsidRDefault="00E80769" w:rsidP="00E80769">
      <w:pPr>
        <w:pStyle w:val="SyntaxRule"/>
        <w:rPr>
          <w:rFonts w:ascii="Arial" w:hAnsi="Arial"/>
        </w:rPr>
      </w:pPr>
      <w:r w:rsidRPr="00EA6649">
        <w:t xml:space="preserve">DebuggerStatement </w:t>
      </w:r>
      <w:r w:rsidRPr="00D04346">
        <w:rPr>
          <w:rFonts w:ascii="Arial" w:hAnsi="Arial"/>
          <w:b/>
          <w:i w:val="0"/>
        </w:rPr>
        <w:t>:</w:t>
      </w:r>
      <w:r w:rsidRPr="00D00D4A">
        <w:rPr>
          <w:rFonts w:ascii="Arial" w:hAnsi="Arial"/>
        </w:rPr>
        <w:tab/>
        <w:t>See 12.15</w:t>
      </w:r>
    </w:p>
    <w:p w14:paraId="5695F30C" w14:textId="77777777" w:rsidR="00E80769" w:rsidRPr="002532A7" w:rsidRDefault="00E80769" w:rsidP="00E80769">
      <w:pPr>
        <w:pStyle w:val="SyntaxDefinition"/>
      </w:pPr>
      <w:r w:rsidRPr="00AA1657">
        <w:rPr>
          <w:rFonts w:ascii="Courier New" w:hAnsi="Courier New"/>
          <w:b/>
          <w:i w:val="0"/>
        </w:rPr>
        <w:t>debugger</w:t>
      </w:r>
      <w:r w:rsidRPr="00EA6649">
        <w:t xml:space="preserve"> </w:t>
      </w:r>
      <w:r w:rsidRPr="00D04346">
        <w:rPr>
          <w:rFonts w:ascii="Courier New" w:hAnsi="Courier New" w:cs="Courier New"/>
          <w:b/>
          <w:i w:val="0"/>
        </w:rPr>
        <w:t>;</w:t>
      </w:r>
    </w:p>
    <w:p w14:paraId="5199F0DE" w14:textId="77777777" w:rsidR="00E80769" w:rsidRDefault="00E80769" w:rsidP="00E80769">
      <w:pPr>
        <w:pStyle w:val="a2"/>
        <w:tabs>
          <w:tab w:val="clear" w:pos="500"/>
          <w:tab w:val="clear" w:pos="720"/>
          <w:tab w:val="left" w:pos="567"/>
        </w:tabs>
      </w:pPr>
      <w:bookmarkStart w:id="8740" w:name="_Toc472818976"/>
      <w:bookmarkStart w:id="8741" w:name="_Toc474641690"/>
      <w:bookmarkStart w:id="8742" w:name="_Toc235503558"/>
      <w:bookmarkStart w:id="8743" w:name="_Toc236208647"/>
      <w:bookmarkStart w:id="8744" w:name="_Toc241509333"/>
      <w:bookmarkStart w:id="8745" w:name="_Toc241557810"/>
      <w:bookmarkStart w:id="8746" w:name="_Toc244416820"/>
      <w:bookmarkStart w:id="8747" w:name="_Toc244657760"/>
      <w:bookmarkStart w:id="8748" w:name="_Toc246652500"/>
      <w:bookmarkStart w:id="8749" w:name="_Toc253562049"/>
      <w:bookmarkStart w:id="8750" w:name="_Toc268506065"/>
      <w:bookmarkStart w:id="8751" w:name="_Toc276631184"/>
      <w:bookmarkStart w:id="8752" w:name="_Toc277944228"/>
      <w:bookmarkStart w:id="8753" w:name="_Toc153968573"/>
      <w:bookmarkStart w:id="8754" w:name="_Toc178387195"/>
      <w:r>
        <w:t>Functions and Programs</w:t>
      </w:r>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p>
    <w:p w14:paraId="19BA68DD" w14:textId="77777777" w:rsidR="00E80769" w:rsidRPr="00D00D4A" w:rsidRDefault="00E80769" w:rsidP="00E80769">
      <w:pPr>
        <w:pStyle w:val="SyntaxRule"/>
        <w:rPr>
          <w:rFonts w:ascii="Arial" w:hAnsi="Arial"/>
        </w:rPr>
      </w:pPr>
      <w:r w:rsidRPr="00EA6649">
        <w:t xml:space="preserve">FunctionDeclaration </w:t>
      </w:r>
      <w:r w:rsidRPr="00D04346">
        <w:rPr>
          <w:rFonts w:ascii="Arial" w:hAnsi="Arial"/>
          <w:b/>
          <w:i w:val="0"/>
        </w:rPr>
        <w:t>:</w:t>
      </w:r>
      <w:r w:rsidRPr="00D00D4A">
        <w:rPr>
          <w:rFonts w:ascii="Arial" w:hAnsi="Arial"/>
        </w:rPr>
        <w:tab/>
        <w:t>See clause 13</w:t>
      </w:r>
    </w:p>
    <w:p w14:paraId="1F55B590" w14:textId="77777777" w:rsidR="00E80769" w:rsidRPr="00EA6649" w:rsidRDefault="00E80769" w:rsidP="00E80769">
      <w:pPr>
        <w:pStyle w:val="SyntaxDefinition"/>
      </w:pPr>
      <w:r w:rsidRPr="004431E2">
        <w:rPr>
          <w:rFonts w:ascii="Courier New" w:hAnsi="Courier New"/>
          <w:b/>
          <w:i w:val="0"/>
        </w:rPr>
        <w:t>function</w:t>
      </w:r>
      <w:r w:rsidRPr="00EA6649">
        <w:t xml:space="preserve"> Identifier </w:t>
      </w:r>
      <w:r w:rsidRPr="004431E2">
        <w:rPr>
          <w:rFonts w:ascii="Courier New" w:hAnsi="Courier New"/>
          <w:b/>
          <w:i w:val="0"/>
        </w:rPr>
        <w:t>(</w:t>
      </w:r>
      <w:r w:rsidRPr="00EA6649">
        <w:t xml:space="preserve"> FormalParameterList</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w:t>
      </w:r>
      <w:r w:rsidRPr="00EA6649">
        <w:t xml:space="preserve"> FunctionBody </w:t>
      </w:r>
      <w:r w:rsidRPr="004431E2">
        <w:rPr>
          <w:rFonts w:ascii="Courier New" w:hAnsi="Courier New"/>
          <w:b/>
          <w:i w:val="0"/>
        </w:rPr>
        <w:t>}</w:t>
      </w:r>
    </w:p>
    <w:p w14:paraId="36230F88" w14:textId="77777777" w:rsidR="00E80769" w:rsidRDefault="00E80769" w:rsidP="00E80769">
      <w:pPr>
        <w:pStyle w:val="M0"/>
        <w:spacing w:after="0"/>
        <w:rPr>
          <w:sz w:val="16"/>
        </w:rPr>
      </w:pPr>
    </w:p>
    <w:p w14:paraId="7A17B369" w14:textId="77777777" w:rsidR="00E80769" w:rsidRPr="00D00D4A" w:rsidRDefault="00E80769" w:rsidP="00E80769">
      <w:pPr>
        <w:pStyle w:val="SyntaxRule"/>
        <w:rPr>
          <w:rFonts w:ascii="Arial" w:hAnsi="Arial"/>
        </w:rPr>
      </w:pPr>
      <w:r w:rsidRPr="00EA6649">
        <w:t xml:space="preserve">FunctionExpression </w:t>
      </w:r>
      <w:r w:rsidRPr="00D04346">
        <w:rPr>
          <w:rFonts w:ascii="Arial" w:hAnsi="Arial"/>
          <w:b/>
          <w:i w:val="0"/>
        </w:rPr>
        <w:t>:</w:t>
      </w:r>
      <w:r w:rsidRPr="00D00D4A">
        <w:rPr>
          <w:rFonts w:ascii="Arial" w:hAnsi="Arial"/>
        </w:rPr>
        <w:tab/>
        <w:t>See clause 13</w:t>
      </w:r>
    </w:p>
    <w:p w14:paraId="7A4ACFA2" w14:textId="77777777" w:rsidR="00E80769" w:rsidRPr="00EA6649" w:rsidRDefault="00E80769" w:rsidP="00E80769">
      <w:pPr>
        <w:pStyle w:val="SyntaxDefinition"/>
      </w:pPr>
      <w:r w:rsidRPr="004431E2">
        <w:rPr>
          <w:rFonts w:ascii="Courier New" w:hAnsi="Courier New"/>
          <w:b/>
          <w:i w:val="0"/>
        </w:rPr>
        <w:t>function</w:t>
      </w:r>
      <w:r w:rsidRPr="00EA6649">
        <w:t xml:space="preserve"> Identifier</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FormalParameterList</w:t>
      </w:r>
      <w:r w:rsidRPr="005E74B3">
        <w:rPr>
          <w:rFonts w:ascii="Arial" w:hAnsi="Arial"/>
          <w:i w:val="0"/>
          <w:vertAlign w:val="subscript"/>
        </w:rPr>
        <w:t>opt</w:t>
      </w:r>
      <w:r w:rsidRPr="00EA6649">
        <w:t xml:space="preserve"> </w:t>
      </w:r>
      <w:r w:rsidRPr="004431E2">
        <w:rPr>
          <w:rFonts w:ascii="Courier New" w:hAnsi="Courier New"/>
          <w:b/>
          <w:i w:val="0"/>
        </w:rPr>
        <w:t>)</w:t>
      </w:r>
      <w:r w:rsidRPr="00EA6649">
        <w:t xml:space="preserve"> </w:t>
      </w:r>
      <w:r w:rsidRPr="004431E2">
        <w:rPr>
          <w:rFonts w:ascii="Courier New" w:hAnsi="Courier New"/>
          <w:b/>
          <w:i w:val="0"/>
        </w:rPr>
        <w:t>{</w:t>
      </w:r>
      <w:r w:rsidRPr="00EA6649">
        <w:t xml:space="preserve"> FunctionBody </w:t>
      </w:r>
      <w:r w:rsidRPr="004431E2">
        <w:rPr>
          <w:rFonts w:ascii="Courier New" w:hAnsi="Courier New"/>
          <w:b/>
          <w:i w:val="0"/>
        </w:rPr>
        <w:t>}</w:t>
      </w:r>
    </w:p>
    <w:p w14:paraId="230C69DF" w14:textId="77777777" w:rsidR="00E80769" w:rsidRDefault="00E80769" w:rsidP="00E80769">
      <w:pPr>
        <w:pStyle w:val="M0"/>
        <w:spacing w:after="0"/>
        <w:rPr>
          <w:sz w:val="16"/>
        </w:rPr>
      </w:pPr>
    </w:p>
    <w:p w14:paraId="2E4658C5" w14:textId="77777777" w:rsidR="00E80769" w:rsidRPr="00D00D4A" w:rsidRDefault="00E80769" w:rsidP="00E80769">
      <w:pPr>
        <w:pStyle w:val="SyntaxRule"/>
        <w:rPr>
          <w:rFonts w:ascii="Arial" w:hAnsi="Arial"/>
        </w:rPr>
      </w:pPr>
      <w:r w:rsidRPr="00EA6649">
        <w:t xml:space="preserve">FormalParameterList </w:t>
      </w:r>
      <w:r w:rsidRPr="00D04346">
        <w:rPr>
          <w:rFonts w:ascii="Arial" w:hAnsi="Arial"/>
          <w:b/>
          <w:i w:val="0"/>
        </w:rPr>
        <w:t>:</w:t>
      </w:r>
      <w:r w:rsidRPr="00D00D4A">
        <w:rPr>
          <w:rFonts w:ascii="Arial" w:hAnsi="Arial"/>
        </w:rPr>
        <w:tab/>
        <w:t>See clause 13</w:t>
      </w:r>
    </w:p>
    <w:p w14:paraId="5BC83F5A" w14:textId="77777777" w:rsidR="00E80769" w:rsidRPr="00EA6649" w:rsidRDefault="00E80769" w:rsidP="00E80769">
      <w:pPr>
        <w:pStyle w:val="SyntaxDefinition"/>
      </w:pPr>
      <w:r w:rsidRPr="00EA6649">
        <w:t>Identifier</w:t>
      </w:r>
      <w:r w:rsidRPr="00EA6649">
        <w:br/>
        <w:t xml:space="preserve">FormalParameterList </w:t>
      </w:r>
      <w:r w:rsidRPr="004431E2">
        <w:rPr>
          <w:rFonts w:ascii="Courier New" w:hAnsi="Courier New"/>
          <w:b/>
          <w:i w:val="0"/>
        </w:rPr>
        <w:t>,</w:t>
      </w:r>
      <w:r w:rsidRPr="00EA6649">
        <w:t xml:space="preserve"> Identifier</w:t>
      </w:r>
    </w:p>
    <w:p w14:paraId="2C334BF8" w14:textId="77777777" w:rsidR="00E80769" w:rsidRDefault="00E80769" w:rsidP="00E80769">
      <w:pPr>
        <w:pStyle w:val="M0"/>
        <w:spacing w:after="0"/>
        <w:rPr>
          <w:sz w:val="16"/>
        </w:rPr>
      </w:pPr>
    </w:p>
    <w:p w14:paraId="46F62EA1" w14:textId="77777777" w:rsidR="00E80769" w:rsidRPr="00D00D4A" w:rsidRDefault="00E80769" w:rsidP="00E80769">
      <w:pPr>
        <w:pStyle w:val="SyntaxRule"/>
      </w:pPr>
      <w:r w:rsidRPr="00EA6649">
        <w:t xml:space="preserve">FunctionBody </w:t>
      </w:r>
      <w:r w:rsidRPr="00D04346">
        <w:rPr>
          <w:rFonts w:ascii="Arial" w:hAnsi="Arial"/>
          <w:b/>
          <w:i w:val="0"/>
        </w:rPr>
        <w:t>:</w:t>
      </w:r>
      <w:r w:rsidRPr="00D00D4A">
        <w:tab/>
      </w:r>
      <w:r w:rsidRPr="00D04346">
        <w:rPr>
          <w:rFonts w:ascii="Arial" w:hAnsi="Arial"/>
        </w:rPr>
        <w:t>See clause 13</w:t>
      </w:r>
    </w:p>
    <w:p w14:paraId="6D679F8A" w14:textId="77777777" w:rsidR="00E80769" w:rsidRPr="00EA6649" w:rsidRDefault="00E80769" w:rsidP="00E80769">
      <w:pPr>
        <w:pStyle w:val="SyntaxDefinition"/>
      </w:pPr>
      <w:r w:rsidRPr="00EA6649">
        <w:t>SourceElements</w:t>
      </w:r>
      <w:r w:rsidRPr="005E74B3">
        <w:rPr>
          <w:rFonts w:ascii="Arial" w:hAnsi="Arial"/>
          <w:i w:val="0"/>
          <w:vertAlign w:val="subscript"/>
        </w:rPr>
        <w:t>opt</w:t>
      </w:r>
    </w:p>
    <w:p w14:paraId="3B607528" w14:textId="77777777" w:rsidR="00E80769" w:rsidRDefault="00E80769" w:rsidP="00E80769">
      <w:pPr>
        <w:pStyle w:val="M0"/>
        <w:spacing w:after="0"/>
        <w:rPr>
          <w:sz w:val="16"/>
        </w:rPr>
      </w:pPr>
    </w:p>
    <w:p w14:paraId="7E7B5B77" w14:textId="77777777" w:rsidR="00E80769" w:rsidRPr="00D00D4A" w:rsidRDefault="00E80769" w:rsidP="00E80769">
      <w:pPr>
        <w:pStyle w:val="SyntaxRule"/>
      </w:pPr>
      <w:r w:rsidRPr="00EA6649">
        <w:t xml:space="preserve">Program </w:t>
      </w:r>
      <w:r w:rsidRPr="00D04346">
        <w:rPr>
          <w:rFonts w:ascii="Arial" w:hAnsi="Arial"/>
          <w:b/>
          <w:i w:val="0"/>
        </w:rPr>
        <w:t>:</w:t>
      </w:r>
      <w:r w:rsidRPr="00D00D4A">
        <w:tab/>
      </w:r>
      <w:r w:rsidRPr="00D04346">
        <w:rPr>
          <w:rFonts w:ascii="Arial" w:hAnsi="Arial"/>
        </w:rPr>
        <w:t>See clause 14</w:t>
      </w:r>
    </w:p>
    <w:p w14:paraId="5D70DF90" w14:textId="77777777" w:rsidR="00E80769" w:rsidRPr="00EA6649" w:rsidRDefault="00E80769" w:rsidP="00E80769">
      <w:pPr>
        <w:pStyle w:val="SyntaxDefinition"/>
      </w:pPr>
      <w:r w:rsidRPr="00EA6649">
        <w:t>SourceElements</w:t>
      </w:r>
      <w:r w:rsidRPr="005E74B3">
        <w:rPr>
          <w:rFonts w:ascii="Arial" w:hAnsi="Arial"/>
          <w:i w:val="0"/>
          <w:vertAlign w:val="subscript"/>
        </w:rPr>
        <w:t>opt</w:t>
      </w:r>
    </w:p>
    <w:p w14:paraId="4E3D708D" w14:textId="77777777" w:rsidR="00E80769" w:rsidRDefault="00E80769" w:rsidP="00E80769">
      <w:pPr>
        <w:pStyle w:val="M0"/>
        <w:spacing w:after="0"/>
        <w:rPr>
          <w:sz w:val="16"/>
        </w:rPr>
      </w:pPr>
    </w:p>
    <w:p w14:paraId="2613B7E0" w14:textId="77777777" w:rsidR="00E80769" w:rsidRPr="00D00D4A" w:rsidRDefault="00E80769" w:rsidP="00E80769">
      <w:pPr>
        <w:pStyle w:val="SyntaxRule"/>
      </w:pPr>
      <w:r w:rsidRPr="00EA6649">
        <w:t xml:space="preserve">SourceElements </w:t>
      </w:r>
      <w:r w:rsidRPr="00D04346">
        <w:rPr>
          <w:rFonts w:ascii="Arial" w:hAnsi="Arial"/>
          <w:b/>
          <w:i w:val="0"/>
        </w:rPr>
        <w:t>:</w:t>
      </w:r>
      <w:r w:rsidRPr="00D00D4A">
        <w:tab/>
      </w:r>
      <w:r w:rsidRPr="00D04346">
        <w:rPr>
          <w:rFonts w:ascii="Arial" w:hAnsi="Arial"/>
        </w:rPr>
        <w:t>See clause 14</w:t>
      </w:r>
    </w:p>
    <w:p w14:paraId="5D81E05E" w14:textId="77777777" w:rsidR="00E80769" w:rsidRPr="00EA6649" w:rsidRDefault="00E80769" w:rsidP="00E80769">
      <w:pPr>
        <w:pStyle w:val="SyntaxDefinition"/>
      </w:pPr>
      <w:r w:rsidRPr="00EA6649">
        <w:t>SourceElement</w:t>
      </w:r>
      <w:r w:rsidRPr="00EA6649">
        <w:br/>
        <w:t>SourceElements SourceElement</w:t>
      </w:r>
    </w:p>
    <w:p w14:paraId="5A8967BD" w14:textId="77777777" w:rsidR="00E80769" w:rsidRDefault="00E80769" w:rsidP="00E80769">
      <w:pPr>
        <w:pStyle w:val="M0"/>
        <w:spacing w:after="0"/>
        <w:rPr>
          <w:sz w:val="16"/>
        </w:rPr>
      </w:pPr>
    </w:p>
    <w:p w14:paraId="645DA595" w14:textId="77777777" w:rsidR="00E80769" w:rsidRPr="00D00D4A" w:rsidRDefault="00E80769" w:rsidP="00E80769">
      <w:pPr>
        <w:pStyle w:val="SyntaxRule"/>
      </w:pPr>
      <w:r w:rsidRPr="00EA6649">
        <w:t xml:space="preserve">SourceElement </w:t>
      </w:r>
      <w:r w:rsidRPr="00D04346">
        <w:rPr>
          <w:rFonts w:ascii="Arial" w:hAnsi="Arial"/>
          <w:b/>
          <w:i w:val="0"/>
        </w:rPr>
        <w:t>:</w:t>
      </w:r>
      <w:r w:rsidRPr="00D00D4A">
        <w:tab/>
      </w:r>
      <w:r w:rsidRPr="00D04346">
        <w:rPr>
          <w:rFonts w:ascii="Arial" w:hAnsi="Arial"/>
        </w:rPr>
        <w:t>See clause 14</w:t>
      </w:r>
    </w:p>
    <w:p w14:paraId="77A642DB" w14:textId="77777777" w:rsidR="00E80769" w:rsidRPr="00EA6649" w:rsidRDefault="00E80769" w:rsidP="00E80769">
      <w:pPr>
        <w:pStyle w:val="SyntaxDefinition"/>
      </w:pPr>
      <w:r w:rsidRPr="00EA6649">
        <w:t>Statement</w:t>
      </w:r>
      <w:r w:rsidRPr="00EA6649">
        <w:br/>
        <w:t>FunctionDeclaration</w:t>
      </w:r>
    </w:p>
    <w:p w14:paraId="405FC3D2" w14:textId="77777777" w:rsidR="00E80769" w:rsidRDefault="00E80769" w:rsidP="00E80769">
      <w:pPr>
        <w:pStyle w:val="a2"/>
        <w:tabs>
          <w:tab w:val="clear" w:pos="500"/>
          <w:tab w:val="clear" w:pos="720"/>
          <w:tab w:val="left" w:pos="567"/>
        </w:tabs>
      </w:pPr>
      <w:bookmarkStart w:id="8755" w:name="_Toc472818977"/>
      <w:bookmarkStart w:id="8756" w:name="_Toc474641691"/>
      <w:bookmarkStart w:id="8757" w:name="_Toc235503559"/>
      <w:bookmarkStart w:id="8758" w:name="_Toc236208648"/>
      <w:bookmarkStart w:id="8759" w:name="_Toc241509334"/>
      <w:bookmarkStart w:id="8760" w:name="_Toc241557811"/>
      <w:bookmarkStart w:id="8761" w:name="_Toc244416821"/>
      <w:bookmarkStart w:id="8762" w:name="_Toc244657761"/>
      <w:bookmarkStart w:id="8763" w:name="_Toc246652501"/>
      <w:bookmarkStart w:id="8764" w:name="_Toc253562050"/>
      <w:bookmarkStart w:id="8765" w:name="_Toc268506066"/>
      <w:bookmarkStart w:id="8766" w:name="_Toc276631185"/>
      <w:bookmarkStart w:id="8767" w:name="_Toc277944229"/>
      <w:bookmarkStart w:id="8768" w:name="_Toc153968574"/>
      <w:bookmarkStart w:id="8769" w:name="_Toc178387196"/>
      <w:r>
        <w:t>Universal Resource Identifier Character Classes</w:t>
      </w:r>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p>
    <w:p w14:paraId="34E8174C" w14:textId="77777777" w:rsidR="00E80769" w:rsidRPr="00EA6649" w:rsidRDefault="00E80769" w:rsidP="00E80769">
      <w:pPr>
        <w:pStyle w:val="SyntaxRule"/>
      </w:pPr>
      <w:r w:rsidRPr="00EA6649">
        <w:t xml:space="preserve">uri </w:t>
      </w:r>
      <w:r w:rsidRPr="00D04346">
        <w:rPr>
          <w:rFonts w:ascii="Arial" w:hAnsi="Arial" w:cs="Arial"/>
          <w:b/>
          <w:i w:val="0"/>
        </w:rPr>
        <w:t>:::</w:t>
      </w:r>
      <w:r w:rsidRPr="00D00D4A">
        <w:tab/>
      </w:r>
      <w:r w:rsidRPr="00D04346">
        <w:rPr>
          <w:rFonts w:ascii="Arial" w:hAnsi="Arial"/>
        </w:rPr>
        <w:t>See 15.1.3</w:t>
      </w:r>
    </w:p>
    <w:p w14:paraId="46D28771" w14:textId="77777777" w:rsidR="00E80769" w:rsidRPr="00EA6649" w:rsidRDefault="00E80769" w:rsidP="00E80769">
      <w:pPr>
        <w:pStyle w:val="SyntaxDefinition"/>
      </w:pPr>
      <w:r w:rsidRPr="00EA6649">
        <w:t>uriCharacters</w:t>
      </w:r>
      <w:r w:rsidRPr="005E74B3">
        <w:rPr>
          <w:rFonts w:ascii="Arial" w:hAnsi="Arial"/>
          <w:i w:val="0"/>
          <w:vertAlign w:val="subscript"/>
        </w:rPr>
        <w:t>opt</w:t>
      </w:r>
    </w:p>
    <w:p w14:paraId="15A2C2CF" w14:textId="77777777" w:rsidR="00E80769" w:rsidRDefault="00E80769" w:rsidP="00E80769">
      <w:pPr>
        <w:pStyle w:val="M0"/>
        <w:spacing w:after="0"/>
        <w:rPr>
          <w:sz w:val="16"/>
        </w:rPr>
      </w:pPr>
    </w:p>
    <w:p w14:paraId="201840FD" w14:textId="77777777" w:rsidR="00E80769" w:rsidRPr="00EA6649" w:rsidRDefault="00E80769" w:rsidP="00E80769">
      <w:pPr>
        <w:pStyle w:val="SyntaxRule"/>
      </w:pPr>
      <w:r w:rsidRPr="00EA6649">
        <w:t xml:space="preserve">uriCharacters </w:t>
      </w:r>
      <w:r w:rsidRPr="006D03FA">
        <w:rPr>
          <w:rFonts w:ascii="Arial" w:hAnsi="Arial"/>
          <w:b/>
          <w:i w:val="0"/>
        </w:rPr>
        <w:t>:::</w:t>
      </w:r>
      <w:r w:rsidRPr="00D00D4A">
        <w:rPr>
          <w:rFonts w:ascii="Arial" w:hAnsi="Arial"/>
        </w:rPr>
        <w:tab/>
      </w:r>
      <w:r w:rsidRPr="00D04346">
        <w:rPr>
          <w:rFonts w:ascii="Arial" w:hAnsi="Arial"/>
        </w:rPr>
        <w:t>See 15.1.3</w:t>
      </w:r>
    </w:p>
    <w:p w14:paraId="5D81EFD1" w14:textId="77777777" w:rsidR="00E80769" w:rsidRPr="00EA6649" w:rsidRDefault="00E80769" w:rsidP="00E80769">
      <w:pPr>
        <w:pStyle w:val="SyntaxDefinition"/>
      </w:pPr>
      <w:r w:rsidRPr="00EA6649">
        <w:t>uriCharacter uriCharacters</w:t>
      </w:r>
      <w:r w:rsidRPr="005E74B3">
        <w:rPr>
          <w:rFonts w:ascii="Arial" w:hAnsi="Arial"/>
          <w:i w:val="0"/>
          <w:vertAlign w:val="subscript"/>
        </w:rPr>
        <w:t>opt</w:t>
      </w:r>
    </w:p>
    <w:p w14:paraId="5CDA10D2" w14:textId="77777777" w:rsidR="00E80769" w:rsidRDefault="00E80769" w:rsidP="00E80769">
      <w:pPr>
        <w:pStyle w:val="M0"/>
        <w:spacing w:after="0"/>
        <w:rPr>
          <w:sz w:val="16"/>
        </w:rPr>
      </w:pPr>
    </w:p>
    <w:p w14:paraId="34C437B5" w14:textId="77777777" w:rsidR="00E80769" w:rsidRPr="00EA6649" w:rsidRDefault="00E80769" w:rsidP="00E80769">
      <w:pPr>
        <w:pStyle w:val="SyntaxRule"/>
      </w:pPr>
      <w:r w:rsidRPr="00EA6649">
        <w:t xml:space="preserve">uriCharacter </w:t>
      </w:r>
      <w:r w:rsidRPr="006D03FA">
        <w:rPr>
          <w:rFonts w:ascii="Arial" w:hAnsi="Arial"/>
          <w:b/>
          <w:i w:val="0"/>
        </w:rPr>
        <w:t>:::</w:t>
      </w:r>
      <w:r w:rsidRPr="00D00D4A">
        <w:rPr>
          <w:rFonts w:ascii="Arial" w:hAnsi="Arial"/>
        </w:rPr>
        <w:tab/>
      </w:r>
      <w:r w:rsidRPr="00E148F5">
        <w:rPr>
          <w:rFonts w:ascii="Arial" w:hAnsi="Arial"/>
        </w:rPr>
        <w:t>See 15.1.3</w:t>
      </w:r>
    </w:p>
    <w:p w14:paraId="6699F86A" w14:textId="77777777" w:rsidR="00E80769" w:rsidRPr="00EA6649" w:rsidRDefault="00E80769" w:rsidP="00E80769">
      <w:pPr>
        <w:pStyle w:val="SyntaxDefinition"/>
      </w:pPr>
      <w:r w:rsidRPr="00EA6649">
        <w:t>uriReserved</w:t>
      </w:r>
      <w:r w:rsidRPr="00EA6649">
        <w:br/>
        <w:t>uriUnescaped</w:t>
      </w:r>
      <w:r w:rsidRPr="00EA6649">
        <w:br/>
        <w:t>uriEscaped</w:t>
      </w:r>
    </w:p>
    <w:p w14:paraId="3BDBD64C" w14:textId="77777777" w:rsidR="00E80769" w:rsidRDefault="00E80769" w:rsidP="00E80769">
      <w:pPr>
        <w:pStyle w:val="M0"/>
        <w:spacing w:after="0"/>
        <w:rPr>
          <w:sz w:val="16"/>
        </w:rPr>
      </w:pPr>
    </w:p>
    <w:p w14:paraId="7BB8E8A3" w14:textId="77777777" w:rsidR="00E80769" w:rsidRPr="00EA6649" w:rsidRDefault="00E80769" w:rsidP="00E80769">
      <w:pPr>
        <w:pStyle w:val="SyntaxRule"/>
      </w:pPr>
      <w:r w:rsidRPr="00EA6649">
        <w:t xml:space="preserve">uriReserved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E148F5">
        <w:rPr>
          <w:rFonts w:ascii="Arial" w:hAnsi="Arial"/>
        </w:rPr>
        <w:t>See 15.1.3</w:t>
      </w:r>
    </w:p>
    <w:p w14:paraId="7FC1BCE8"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  /  ?  :  @  &amp;  =  +  $  ,</w:t>
      </w:r>
    </w:p>
    <w:p w14:paraId="46790EAF" w14:textId="77777777" w:rsidR="00E80769" w:rsidRDefault="00E80769" w:rsidP="00E80769">
      <w:pPr>
        <w:pStyle w:val="M0"/>
        <w:spacing w:after="0"/>
        <w:rPr>
          <w:sz w:val="16"/>
        </w:rPr>
      </w:pPr>
    </w:p>
    <w:p w14:paraId="2D3539E6" w14:textId="77777777" w:rsidR="00E80769" w:rsidRPr="00EA6649" w:rsidRDefault="00E80769" w:rsidP="00E80769">
      <w:pPr>
        <w:pStyle w:val="SyntaxRule"/>
      </w:pPr>
      <w:r w:rsidRPr="00EA6649">
        <w:t xml:space="preserve">uriUnescaped </w:t>
      </w:r>
      <w:r w:rsidRPr="006D03FA">
        <w:rPr>
          <w:rFonts w:ascii="Arial" w:hAnsi="Arial"/>
          <w:b/>
          <w:i w:val="0"/>
        </w:rPr>
        <w:t>:::</w:t>
      </w:r>
      <w:r w:rsidRPr="00D00D4A">
        <w:rPr>
          <w:rFonts w:ascii="Arial" w:hAnsi="Arial"/>
        </w:rPr>
        <w:tab/>
      </w:r>
      <w:r w:rsidRPr="00E148F5">
        <w:rPr>
          <w:rFonts w:ascii="Arial" w:hAnsi="Arial"/>
        </w:rPr>
        <w:t>See 15.1.3</w:t>
      </w:r>
    </w:p>
    <w:p w14:paraId="6DFAFCBA" w14:textId="77777777" w:rsidR="00E80769" w:rsidRPr="00EA6649" w:rsidRDefault="00E80769" w:rsidP="00E80769">
      <w:pPr>
        <w:pStyle w:val="SyntaxDefinition"/>
      </w:pPr>
      <w:r w:rsidRPr="00EA6649">
        <w:t>uriAlpha</w:t>
      </w:r>
      <w:r w:rsidRPr="00EA6649">
        <w:br/>
        <w:t>DecimalDigit</w:t>
      </w:r>
      <w:r w:rsidRPr="00EA6649">
        <w:br/>
        <w:t>uriMark</w:t>
      </w:r>
    </w:p>
    <w:p w14:paraId="50BE530C" w14:textId="77777777" w:rsidR="00E80769" w:rsidRDefault="00E80769" w:rsidP="00E80769">
      <w:pPr>
        <w:pStyle w:val="M0"/>
        <w:spacing w:after="0"/>
        <w:rPr>
          <w:sz w:val="16"/>
        </w:rPr>
      </w:pPr>
    </w:p>
    <w:p w14:paraId="3084C75B" w14:textId="77777777" w:rsidR="00E80769" w:rsidRPr="00EA6649" w:rsidRDefault="00E80769" w:rsidP="00E80769">
      <w:pPr>
        <w:pStyle w:val="SyntaxRule"/>
      </w:pPr>
      <w:r w:rsidRPr="00EA6649">
        <w:t xml:space="preserve">uriEscaped </w:t>
      </w:r>
      <w:r w:rsidRPr="00E148F5">
        <w:rPr>
          <w:rFonts w:ascii="Arial" w:hAnsi="Arial"/>
          <w:b/>
          <w:i w:val="0"/>
        </w:rPr>
        <w:t>:::</w:t>
      </w:r>
      <w:r w:rsidRPr="00D00D4A">
        <w:tab/>
      </w:r>
      <w:r w:rsidRPr="00E148F5">
        <w:rPr>
          <w:rFonts w:ascii="Arial" w:hAnsi="Arial"/>
        </w:rPr>
        <w:t>See 15.1.3</w:t>
      </w:r>
    </w:p>
    <w:p w14:paraId="70E0B949" w14:textId="77777777" w:rsidR="00E80769" w:rsidRPr="00EA6649" w:rsidRDefault="00E80769" w:rsidP="00E80769">
      <w:pPr>
        <w:pStyle w:val="SyntaxDefinition"/>
      </w:pPr>
      <w:r w:rsidRPr="004431E2">
        <w:rPr>
          <w:rFonts w:ascii="Courier New" w:hAnsi="Courier New"/>
          <w:b/>
          <w:i w:val="0"/>
        </w:rPr>
        <w:t>%</w:t>
      </w:r>
      <w:r w:rsidRPr="00EA6649">
        <w:t xml:space="preserve"> HexDigit HexDigit</w:t>
      </w:r>
    </w:p>
    <w:p w14:paraId="78310D71" w14:textId="77777777" w:rsidR="00E80769" w:rsidRDefault="00E80769" w:rsidP="00E80769">
      <w:pPr>
        <w:pStyle w:val="M0"/>
        <w:spacing w:after="0"/>
        <w:rPr>
          <w:sz w:val="16"/>
        </w:rPr>
      </w:pPr>
    </w:p>
    <w:p w14:paraId="0CDDA5DC" w14:textId="77777777" w:rsidR="00E80769" w:rsidRPr="00EA6649" w:rsidRDefault="00E80769" w:rsidP="00E80769">
      <w:pPr>
        <w:pStyle w:val="SyntaxRule"/>
      </w:pPr>
      <w:r w:rsidRPr="00EA6649">
        <w:t xml:space="preserve">uriAlpha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E148F5">
        <w:rPr>
          <w:rFonts w:ascii="Arial" w:hAnsi="Arial"/>
        </w:rPr>
        <w:t>See 15.1.3</w:t>
      </w:r>
    </w:p>
    <w:p w14:paraId="2E309B80"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a  b  c  d  e  f  g  h  i  j  k  l  m  n  o  p  q  r  s  t  u  v  w  x  y  z</w:t>
      </w:r>
      <w:r w:rsidRPr="007A29B2">
        <w:rPr>
          <w:rFonts w:ascii="Courier New" w:hAnsi="Courier New" w:cs="Courier New"/>
          <w:b/>
          <w:i w:val="0"/>
        </w:rPr>
        <w:br/>
        <w:t>A  B  C  D  E  F  G  H  I  J  K  L  M  N  O  P  Q  R  S  T  U  V  W  X  Y  Z</w:t>
      </w:r>
    </w:p>
    <w:p w14:paraId="19CA4848" w14:textId="77777777" w:rsidR="00E80769" w:rsidRDefault="00E80769" w:rsidP="00E80769">
      <w:pPr>
        <w:pStyle w:val="M0"/>
        <w:spacing w:after="0"/>
        <w:rPr>
          <w:sz w:val="16"/>
        </w:rPr>
      </w:pPr>
    </w:p>
    <w:p w14:paraId="0043B047" w14:textId="77777777" w:rsidR="00E80769" w:rsidRPr="00EA6649" w:rsidRDefault="00E80769" w:rsidP="00E80769">
      <w:pPr>
        <w:pStyle w:val="SyntaxRule"/>
      </w:pPr>
      <w:r w:rsidRPr="00EA6649">
        <w:t xml:space="preserve">uriMark </w:t>
      </w:r>
      <w:r w:rsidRPr="007A29B2">
        <w:rPr>
          <w:rFonts w:ascii="Arial" w:hAnsi="Arial" w:cs="Arial"/>
          <w:b/>
          <w:i w:val="0"/>
        </w:rPr>
        <w:t>:::</w:t>
      </w:r>
      <w:r w:rsidRPr="007A29B2">
        <w:rPr>
          <w:rFonts w:ascii="Arial" w:hAnsi="Arial" w:cs="Arial"/>
          <w:i w:val="0"/>
        </w:rPr>
        <w:t xml:space="preserve"> </w:t>
      </w:r>
      <w:r w:rsidRPr="007A29B2">
        <w:rPr>
          <w:rFonts w:ascii="Arial" w:hAnsi="Arial" w:cs="Arial"/>
          <w:b/>
          <w:i w:val="0"/>
        </w:rPr>
        <w:t>one of</w:t>
      </w:r>
      <w:r w:rsidRPr="00D00D4A">
        <w:tab/>
      </w:r>
      <w:r w:rsidRPr="00E148F5">
        <w:rPr>
          <w:rFonts w:ascii="Arial" w:hAnsi="Arial"/>
        </w:rPr>
        <w:t>See 15.1.3</w:t>
      </w:r>
    </w:p>
    <w:p w14:paraId="3FCE3729"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 xml:space="preserve">-  _  .  !  ~  *  </w:t>
      </w:r>
      <w:r w:rsidRPr="00626096">
        <w:rPr>
          <w:rFonts w:ascii="Courier New" w:hAnsi="Courier New" w:cs="Courier New"/>
          <w:b/>
          <w:i w:val="0"/>
        </w:rPr>
        <w:t xml:space="preserve">' </w:t>
      </w:r>
      <w:r w:rsidRPr="007A29B2">
        <w:rPr>
          <w:rFonts w:ascii="Courier New" w:hAnsi="Courier New" w:cs="Courier New"/>
          <w:b/>
          <w:i w:val="0"/>
        </w:rPr>
        <w:t xml:space="preserve"> (  )</w:t>
      </w:r>
    </w:p>
    <w:p w14:paraId="6526EF8B" w14:textId="77777777" w:rsidR="00E80769" w:rsidRDefault="00E80769" w:rsidP="00E80769">
      <w:pPr>
        <w:pStyle w:val="a2"/>
        <w:tabs>
          <w:tab w:val="clear" w:pos="500"/>
          <w:tab w:val="clear" w:pos="720"/>
          <w:tab w:val="left" w:pos="567"/>
        </w:tabs>
      </w:pPr>
      <w:bookmarkStart w:id="8770" w:name="_Toc472818978"/>
      <w:bookmarkStart w:id="8771" w:name="_Toc474641692"/>
      <w:bookmarkStart w:id="8772" w:name="_Toc235503560"/>
      <w:bookmarkStart w:id="8773" w:name="_Toc236208649"/>
      <w:bookmarkStart w:id="8774" w:name="_Toc241509335"/>
      <w:bookmarkStart w:id="8775" w:name="_Toc241557812"/>
      <w:bookmarkStart w:id="8776" w:name="_Toc244416822"/>
      <w:bookmarkStart w:id="8777" w:name="_Toc244657762"/>
      <w:bookmarkStart w:id="8778" w:name="_Toc246652502"/>
      <w:bookmarkStart w:id="8779" w:name="_Toc253562051"/>
      <w:bookmarkStart w:id="8780" w:name="_Toc268506067"/>
      <w:bookmarkStart w:id="8781" w:name="_Toc276631186"/>
      <w:bookmarkStart w:id="8782" w:name="_Toc277944230"/>
      <w:bookmarkStart w:id="8783" w:name="_Toc153968575"/>
      <w:bookmarkStart w:id="8784" w:name="_Toc178387197"/>
      <w:r>
        <w:t>Regular Expressions</w:t>
      </w:r>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p>
    <w:p w14:paraId="21C092F2" w14:textId="77777777" w:rsidR="00E80769" w:rsidRPr="00EA6649" w:rsidRDefault="00E80769" w:rsidP="00E80769">
      <w:pPr>
        <w:pStyle w:val="SyntaxRule"/>
      </w:pPr>
      <w:r w:rsidRPr="00EA6649">
        <w:t xml:space="preserve">Pattern </w:t>
      </w:r>
      <w:r w:rsidRPr="00E148F5">
        <w:rPr>
          <w:rFonts w:ascii="Arial" w:hAnsi="Arial"/>
          <w:b/>
          <w:i w:val="0"/>
        </w:rPr>
        <w:t>::</w:t>
      </w:r>
      <w:r w:rsidRPr="00D00D4A">
        <w:tab/>
      </w:r>
      <w:r w:rsidRPr="00E148F5">
        <w:rPr>
          <w:rFonts w:ascii="Arial" w:hAnsi="Arial"/>
        </w:rPr>
        <w:t>See 15.10.1</w:t>
      </w:r>
    </w:p>
    <w:p w14:paraId="73D21385" w14:textId="77777777" w:rsidR="00E80769" w:rsidRPr="00EA6649" w:rsidRDefault="00E80769" w:rsidP="00E80769">
      <w:pPr>
        <w:pStyle w:val="SyntaxDefinition"/>
      </w:pPr>
      <w:r w:rsidRPr="00EA6649">
        <w:t>Disjunction</w:t>
      </w:r>
    </w:p>
    <w:p w14:paraId="5D43CBB4" w14:textId="77777777" w:rsidR="00E80769" w:rsidRDefault="00E80769" w:rsidP="00E80769">
      <w:pPr>
        <w:pStyle w:val="M0"/>
        <w:spacing w:after="0"/>
        <w:rPr>
          <w:sz w:val="16"/>
        </w:rPr>
      </w:pPr>
    </w:p>
    <w:p w14:paraId="0CEA91EF" w14:textId="77777777" w:rsidR="00E80769" w:rsidRPr="00EA6649" w:rsidRDefault="00E80769" w:rsidP="00E80769">
      <w:pPr>
        <w:pStyle w:val="SyntaxRule"/>
      </w:pPr>
      <w:r w:rsidRPr="00EA6649">
        <w:t xml:space="preserve">Disjunction </w:t>
      </w:r>
      <w:r w:rsidRPr="00E148F5">
        <w:rPr>
          <w:rFonts w:ascii="Arial" w:hAnsi="Arial"/>
          <w:b/>
          <w:i w:val="0"/>
        </w:rPr>
        <w:t>::</w:t>
      </w:r>
      <w:r w:rsidRPr="00EA6649">
        <w:rPr>
          <w:b/>
        </w:rPr>
        <w:tab/>
      </w:r>
      <w:r w:rsidRPr="00E148F5">
        <w:rPr>
          <w:rFonts w:ascii="Arial" w:hAnsi="Arial" w:cs="Arial"/>
        </w:rPr>
        <w:t>See 15.10.1</w:t>
      </w:r>
    </w:p>
    <w:p w14:paraId="1DED33A0" w14:textId="77777777" w:rsidR="00E80769" w:rsidRPr="00EA6649" w:rsidRDefault="00E80769" w:rsidP="00E80769">
      <w:pPr>
        <w:pStyle w:val="SyntaxDefinition"/>
      </w:pPr>
      <w:r w:rsidRPr="00EA6649">
        <w:t>Alternative</w:t>
      </w:r>
      <w:r w:rsidRPr="00EA6649">
        <w:br/>
        <w:t xml:space="preserve"> Alternative </w:t>
      </w:r>
      <w:r w:rsidRPr="004431E2">
        <w:rPr>
          <w:rFonts w:ascii="Courier New" w:hAnsi="Courier New"/>
          <w:b/>
          <w:i w:val="0"/>
        </w:rPr>
        <w:t>|</w:t>
      </w:r>
      <w:r w:rsidRPr="00EA6649">
        <w:t xml:space="preserve"> Disjunction</w:t>
      </w:r>
    </w:p>
    <w:p w14:paraId="2FE244A3" w14:textId="77777777" w:rsidR="00E80769" w:rsidRDefault="00E80769" w:rsidP="00E80769">
      <w:pPr>
        <w:pStyle w:val="M0"/>
        <w:spacing w:after="0"/>
        <w:rPr>
          <w:sz w:val="16"/>
        </w:rPr>
      </w:pPr>
    </w:p>
    <w:p w14:paraId="166FEDF2" w14:textId="77777777" w:rsidR="00E80769" w:rsidRPr="00EA6649" w:rsidRDefault="00E80769" w:rsidP="00E80769">
      <w:pPr>
        <w:pStyle w:val="SyntaxRule"/>
      </w:pPr>
      <w:r w:rsidRPr="00EA6649">
        <w:t xml:space="preserve">Alternative </w:t>
      </w:r>
      <w:r w:rsidRPr="00E148F5">
        <w:rPr>
          <w:rFonts w:ascii="Arial" w:hAnsi="Arial"/>
          <w:b/>
          <w:i w:val="0"/>
        </w:rPr>
        <w:t>::</w:t>
      </w:r>
      <w:r w:rsidRPr="00EA6649">
        <w:rPr>
          <w:b/>
        </w:rPr>
        <w:tab/>
      </w:r>
      <w:r w:rsidRPr="00E148F5">
        <w:rPr>
          <w:rFonts w:ascii="Arial" w:hAnsi="Arial" w:cs="Arial"/>
        </w:rPr>
        <w:t>See 15.10.1</w:t>
      </w:r>
    </w:p>
    <w:p w14:paraId="5F081063" w14:textId="77777777" w:rsidR="00E80769" w:rsidRPr="00EA6649" w:rsidRDefault="00E80769" w:rsidP="00E80769">
      <w:pPr>
        <w:pStyle w:val="SyntaxDefinition"/>
        <w:rPr>
          <w:vertAlign w:val="subscript"/>
        </w:rPr>
      </w:pPr>
      <w:r w:rsidRPr="00E148F5">
        <w:rPr>
          <w:rFonts w:ascii="Arial" w:hAnsi="Arial"/>
          <w:i w:val="0"/>
          <w:sz w:val="16"/>
        </w:rPr>
        <w:t>[empty]</w:t>
      </w:r>
      <w:r w:rsidRPr="00EA6649">
        <w:br/>
        <w:t>Alternative Term</w:t>
      </w:r>
    </w:p>
    <w:p w14:paraId="53699E00" w14:textId="77777777" w:rsidR="00E80769" w:rsidRDefault="00E80769" w:rsidP="00E80769">
      <w:pPr>
        <w:pStyle w:val="M0"/>
        <w:spacing w:after="0"/>
        <w:rPr>
          <w:sz w:val="16"/>
        </w:rPr>
      </w:pPr>
    </w:p>
    <w:p w14:paraId="15DF3F64" w14:textId="77777777" w:rsidR="00E80769" w:rsidRPr="00D00D4A" w:rsidRDefault="00E80769" w:rsidP="00E80769">
      <w:pPr>
        <w:pStyle w:val="SyntaxRule"/>
      </w:pPr>
      <w:r w:rsidRPr="00EA6649">
        <w:t xml:space="preserve">Term </w:t>
      </w:r>
      <w:r w:rsidRPr="00E148F5">
        <w:rPr>
          <w:rFonts w:ascii="Arial" w:hAnsi="Arial"/>
          <w:b/>
          <w:i w:val="0"/>
        </w:rPr>
        <w:t>::</w:t>
      </w:r>
      <w:r w:rsidRPr="00EA6649">
        <w:rPr>
          <w:b/>
        </w:rPr>
        <w:tab/>
      </w:r>
      <w:r w:rsidRPr="00E148F5">
        <w:rPr>
          <w:rFonts w:ascii="Arial" w:hAnsi="Arial"/>
        </w:rPr>
        <w:t>See 15.10.1</w:t>
      </w:r>
    </w:p>
    <w:p w14:paraId="308FAD8E" w14:textId="77777777" w:rsidR="00E80769" w:rsidRPr="00EA6649" w:rsidRDefault="00E80769" w:rsidP="00E80769">
      <w:pPr>
        <w:pStyle w:val="SyntaxDefinition"/>
        <w:rPr>
          <w:vertAlign w:val="subscript"/>
        </w:rPr>
      </w:pPr>
      <w:r w:rsidRPr="00EA6649">
        <w:t>Assertion</w:t>
      </w:r>
      <w:r w:rsidRPr="00EA6649">
        <w:br/>
        <w:t>Atom</w:t>
      </w:r>
      <w:r w:rsidRPr="00EA6649">
        <w:br/>
        <w:t>Atom Quantifier</w:t>
      </w:r>
    </w:p>
    <w:p w14:paraId="1301EC57" w14:textId="77777777" w:rsidR="00E80769" w:rsidRDefault="00E80769" w:rsidP="00E80769">
      <w:pPr>
        <w:pStyle w:val="M0"/>
        <w:spacing w:after="0"/>
        <w:rPr>
          <w:sz w:val="16"/>
        </w:rPr>
      </w:pPr>
    </w:p>
    <w:p w14:paraId="4BD49195" w14:textId="77777777" w:rsidR="00E80769" w:rsidRPr="00D00D4A" w:rsidRDefault="00E80769" w:rsidP="00E80769">
      <w:pPr>
        <w:pStyle w:val="SyntaxRule"/>
        <w:rPr>
          <w:lang w:val="en-US"/>
        </w:rPr>
      </w:pPr>
      <w:r w:rsidRPr="00EA6649">
        <w:rPr>
          <w:lang w:val="en-US"/>
        </w:rPr>
        <w:t xml:space="preserve">Assertion </w:t>
      </w:r>
      <w:r w:rsidRPr="00E148F5">
        <w:rPr>
          <w:rFonts w:ascii="Arial" w:hAnsi="Arial"/>
          <w:b/>
          <w:i w:val="0"/>
          <w:lang w:val="en-US"/>
        </w:rPr>
        <w:t>::</w:t>
      </w:r>
      <w:r w:rsidRPr="00EA6649">
        <w:rPr>
          <w:b/>
          <w:lang w:val="en-US"/>
        </w:rPr>
        <w:tab/>
      </w:r>
      <w:r w:rsidRPr="00E148F5">
        <w:rPr>
          <w:rFonts w:ascii="Arial" w:hAnsi="Arial"/>
          <w:lang w:val="en-US"/>
        </w:rPr>
        <w:t>See 15.10.1</w:t>
      </w:r>
    </w:p>
    <w:p w14:paraId="34E1E203" w14:textId="77777777" w:rsidR="00E80769" w:rsidRPr="00DE655B" w:rsidRDefault="00E80769" w:rsidP="00E80769">
      <w:pPr>
        <w:pStyle w:val="SyntaxDefinition"/>
        <w:rPr>
          <w:vertAlign w:val="subscript"/>
          <w:lang w:val="fr-CH"/>
        </w:rPr>
      </w:pPr>
      <w:r w:rsidRPr="004431E2">
        <w:rPr>
          <w:rFonts w:ascii="Courier New" w:hAnsi="Courier New"/>
          <w:b/>
          <w:i w:val="0"/>
          <w:lang w:val="en-US"/>
        </w:rPr>
        <w:t>^</w:t>
      </w:r>
      <w:r w:rsidRPr="00EA6649">
        <w:rPr>
          <w:lang w:val="en-US"/>
        </w:rPr>
        <w:br/>
      </w:r>
      <w:r w:rsidRPr="004431E2">
        <w:rPr>
          <w:rFonts w:ascii="Courier New" w:hAnsi="Courier New"/>
          <w:b/>
          <w:i w:val="0"/>
          <w:lang w:val="en-US"/>
        </w:rPr>
        <w:t>$</w:t>
      </w:r>
      <w:r w:rsidRPr="00EA6649">
        <w:rPr>
          <w:lang w:val="en-US"/>
        </w:rPr>
        <w:br/>
      </w:r>
      <w:r w:rsidRPr="004431E2">
        <w:rPr>
          <w:rFonts w:ascii="Courier New" w:hAnsi="Courier New"/>
          <w:b/>
          <w:i w:val="0"/>
          <w:lang w:val="en-US"/>
        </w:rPr>
        <w:t>\ b</w:t>
      </w:r>
      <w:r w:rsidRPr="00EA6649">
        <w:rPr>
          <w:lang w:val="en-US"/>
        </w:rPr>
        <w:br/>
      </w:r>
      <w:r w:rsidRPr="004431E2">
        <w:rPr>
          <w:rFonts w:ascii="Courier New" w:hAnsi="Courier New"/>
          <w:b/>
          <w:i w:val="0"/>
          <w:lang w:val="en-US"/>
        </w:rPr>
        <w:t>\ B</w:t>
      </w:r>
      <w:r w:rsidRPr="00EA6649">
        <w:rPr>
          <w:lang w:val="en-US"/>
        </w:rPr>
        <w:br/>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EA6649">
        <w:rPr>
          <w:lang w:val="en-US"/>
        </w:rPr>
        <w:t xml:space="preserve">Disjunction </w:t>
      </w:r>
      <w:r w:rsidRPr="004431E2">
        <w:rPr>
          <w:rFonts w:ascii="Courier New" w:hAnsi="Courier New"/>
          <w:b/>
          <w:i w:val="0"/>
          <w:lang w:val="en-US"/>
        </w:rPr>
        <w:t>)</w:t>
      </w:r>
      <w:r w:rsidRPr="00EA6649">
        <w:rPr>
          <w:lang w:val="en-US"/>
        </w:rPr>
        <w:br/>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4431E2">
        <w:rPr>
          <w:rFonts w:ascii="Courier New" w:hAnsi="Courier New"/>
          <w:b/>
          <w:i w:val="0"/>
          <w:lang w:val="en-US"/>
        </w:rPr>
        <w:t>!</w:t>
      </w:r>
      <w:r w:rsidRPr="00D00D4A">
        <w:rPr>
          <w:rFonts w:ascii="Arial" w:hAnsi="Arial"/>
          <w:b/>
          <w:lang w:val="en-US"/>
        </w:rPr>
        <w:t xml:space="preserve"> </w:t>
      </w:r>
      <w:r w:rsidRPr="00DE655B">
        <w:rPr>
          <w:lang w:val="fr-CH"/>
        </w:rPr>
        <w:t xml:space="preserve">Disjunction </w:t>
      </w:r>
      <w:r w:rsidRPr="00DE655B">
        <w:rPr>
          <w:rFonts w:ascii="Courier New" w:hAnsi="Courier New"/>
          <w:b/>
          <w:i w:val="0"/>
          <w:lang w:val="fr-CH"/>
        </w:rPr>
        <w:t>)</w:t>
      </w:r>
    </w:p>
    <w:p w14:paraId="58A8619C" w14:textId="77777777" w:rsidR="00E80769" w:rsidRPr="00DE655B" w:rsidRDefault="00E80769" w:rsidP="00E80769">
      <w:pPr>
        <w:pStyle w:val="M0"/>
        <w:spacing w:after="0"/>
        <w:rPr>
          <w:sz w:val="16"/>
          <w:lang w:val="fr-CH"/>
        </w:rPr>
      </w:pPr>
    </w:p>
    <w:p w14:paraId="4EB57350" w14:textId="77777777" w:rsidR="00E80769" w:rsidRPr="00DE655B" w:rsidRDefault="00E80769" w:rsidP="00E80769">
      <w:pPr>
        <w:pStyle w:val="SyntaxRule"/>
        <w:rPr>
          <w:lang w:val="fr-CH"/>
        </w:rPr>
      </w:pPr>
      <w:r w:rsidRPr="00DE655B">
        <w:rPr>
          <w:lang w:val="fr-CH"/>
        </w:rPr>
        <w:t xml:space="preserve">Quantifier </w:t>
      </w:r>
      <w:r w:rsidRPr="00DE655B">
        <w:rPr>
          <w:rFonts w:ascii="Arial" w:hAnsi="Arial"/>
          <w:b/>
          <w:i w:val="0"/>
          <w:lang w:val="fr-CH"/>
        </w:rPr>
        <w:t>::</w:t>
      </w:r>
      <w:r w:rsidRPr="00DE655B">
        <w:rPr>
          <w:b/>
          <w:lang w:val="fr-CH"/>
        </w:rPr>
        <w:tab/>
      </w:r>
      <w:r w:rsidRPr="00DE655B">
        <w:rPr>
          <w:rFonts w:ascii="Arial" w:hAnsi="Arial"/>
          <w:lang w:val="fr-CH"/>
        </w:rPr>
        <w:t>See 15.10.1</w:t>
      </w:r>
    </w:p>
    <w:p w14:paraId="2215B582" w14:textId="77777777" w:rsidR="00E80769" w:rsidRPr="00DE655B" w:rsidRDefault="00E80769" w:rsidP="00E80769">
      <w:pPr>
        <w:pStyle w:val="SyntaxDefinition"/>
        <w:rPr>
          <w:lang w:val="fr-CH"/>
        </w:rPr>
      </w:pPr>
      <w:r w:rsidRPr="00DE655B">
        <w:rPr>
          <w:lang w:val="fr-CH"/>
        </w:rPr>
        <w:t>QuantifierPrefix</w:t>
      </w:r>
      <w:r w:rsidRPr="00DE655B">
        <w:rPr>
          <w:lang w:val="fr-CH"/>
        </w:rPr>
        <w:br/>
        <w:t>QuantifierPrefix</w:t>
      </w:r>
      <w:r w:rsidRPr="00DE655B">
        <w:rPr>
          <w:rFonts w:ascii="Courier New" w:hAnsi="Courier New"/>
          <w:b/>
          <w:i w:val="0"/>
          <w:lang w:val="fr-CH"/>
        </w:rPr>
        <w:t xml:space="preserve"> ?</w:t>
      </w:r>
    </w:p>
    <w:p w14:paraId="35E0EFDA" w14:textId="77777777" w:rsidR="00E80769" w:rsidRPr="00DE655B" w:rsidRDefault="00E80769" w:rsidP="00E80769">
      <w:pPr>
        <w:pStyle w:val="M0"/>
        <w:spacing w:after="0"/>
        <w:rPr>
          <w:sz w:val="16"/>
          <w:lang w:val="fr-CH"/>
        </w:rPr>
      </w:pPr>
    </w:p>
    <w:p w14:paraId="115E5DCF" w14:textId="77777777" w:rsidR="00E80769" w:rsidRPr="00DE655B" w:rsidRDefault="00E80769" w:rsidP="00E80769">
      <w:pPr>
        <w:pStyle w:val="SyntaxRule"/>
        <w:rPr>
          <w:rFonts w:ascii="Arial" w:hAnsi="Arial"/>
          <w:lang w:val="fr-CH"/>
        </w:rPr>
      </w:pPr>
      <w:r w:rsidRPr="00DE655B">
        <w:rPr>
          <w:lang w:val="fr-CH"/>
        </w:rPr>
        <w:t xml:space="preserve">QuantifierPrefix </w:t>
      </w:r>
      <w:r w:rsidRPr="00DE655B">
        <w:rPr>
          <w:rFonts w:ascii="Arial" w:hAnsi="Arial"/>
          <w:b/>
          <w:i w:val="0"/>
          <w:lang w:val="fr-CH"/>
        </w:rPr>
        <w:t>::</w:t>
      </w:r>
      <w:r w:rsidRPr="00DE655B">
        <w:rPr>
          <w:rFonts w:ascii="Arial" w:hAnsi="Arial"/>
          <w:b/>
          <w:lang w:val="fr-CH"/>
        </w:rPr>
        <w:tab/>
      </w:r>
      <w:r w:rsidRPr="00DE655B">
        <w:rPr>
          <w:rFonts w:ascii="Arial" w:hAnsi="Arial"/>
          <w:lang w:val="fr-CH"/>
        </w:rPr>
        <w:t>See 15.10.1</w:t>
      </w:r>
    </w:p>
    <w:p w14:paraId="6C4178FB" w14:textId="77777777" w:rsidR="00E80769" w:rsidRPr="00DE655B" w:rsidRDefault="00E80769" w:rsidP="00E80769">
      <w:pPr>
        <w:pStyle w:val="SyntaxDefinition"/>
        <w:rPr>
          <w:lang w:val="fr-CH"/>
        </w:rPr>
      </w:pPr>
      <w:r w:rsidRPr="00DE655B">
        <w:rPr>
          <w:rFonts w:ascii="Courier New" w:hAnsi="Courier New"/>
          <w:b/>
          <w:i w:val="0"/>
          <w:lang w:val="fr-CH"/>
        </w:rPr>
        <w:t>*</w:t>
      </w:r>
      <w:r w:rsidRPr="00DE655B">
        <w:rPr>
          <w:rFonts w:ascii="Courier New" w:hAnsi="Courier New"/>
          <w:b/>
          <w:i w:val="0"/>
          <w:lang w:val="fr-CH"/>
        </w:rPr>
        <w:br/>
        <w:t>+</w:t>
      </w:r>
      <w:r w:rsidRPr="00DE655B">
        <w:rPr>
          <w:lang w:val="fr-CH"/>
        </w:rPr>
        <w:br/>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rFonts w:ascii="Arial" w:hAnsi="Arial"/>
          <w:b/>
          <w:lang w:val="fr-CH"/>
        </w:rPr>
        <w:t xml:space="preserve"> </w:t>
      </w:r>
      <w:r w:rsidRPr="00DE655B">
        <w:rPr>
          <w:rFonts w:ascii="Courier New" w:hAnsi="Courier New"/>
          <w:b/>
          <w:i w:val="0"/>
          <w:lang w:val="fr-CH"/>
        </w:rPr>
        <w:t>}</w:t>
      </w:r>
      <w:r w:rsidRPr="00DE655B">
        <w:rPr>
          <w:lang w:val="fr-CH"/>
        </w:rPr>
        <w:br/>
      </w:r>
      <w:r w:rsidRPr="00DE655B">
        <w:rPr>
          <w:rFonts w:ascii="Courier New" w:hAnsi="Courier New"/>
          <w:b/>
          <w:i w:val="0"/>
          <w:lang w:val="fr-CH"/>
        </w:rPr>
        <w:t>{</w:t>
      </w:r>
      <w:r w:rsidRPr="00DE655B">
        <w:rPr>
          <w:lang w:val="fr-CH"/>
        </w:rPr>
        <w:t xml:space="preserve"> DecimalDigits</w:t>
      </w:r>
      <w:r w:rsidRPr="00DE655B">
        <w:rPr>
          <w:rFonts w:ascii="Arial" w:hAnsi="Arial"/>
          <w:b/>
          <w:lang w:val="fr-CH"/>
        </w:rPr>
        <w:t xml:space="preserve"> </w:t>
      </w:r>
      <w:r w:rsidRPr="00DE655B">
        <w:rPr>
          <w:rFonts w:ascii="Courier New" w:hAnsi="Courier New"/>
          <w:b/>
          <w:i w:val="0"/>
          <w:lang w:val="fr-CH"/>
        </w:rPr>
        <w:t>,</w:t>
      </w:r>
      <w:r w:rsidRPr="00DE655B">
        <w:rPr>
          <w:lang w:val="fr-CH"/>
        </w:rPr>
        <w:t xml:space="preserve"> DecimalDigits </w:t>
      </w:r>
      <w:r w:rsidRPr="00DE655B">
        <w:rPr>
          <w:rFonts w:ascii="Courier New" w:hAnsi="Courier New"/>
          <w:b/>
          <w:i w:val="0"/>
          <w:lang w:val="fr-CH"/>
        </w:rPr>
        <w:t>}</w:t>
      </w:r>
    </w:p>
    <w:p w14:paraId="26CB2A86" w14:textId="77777777" w:rsidR="00E80769" w:rsidRPr="00DE655B" w:rsidRDefault="00E80769" w:rsidP="00E80769">
      <w:pPr>
        <w:pStyle w:val="M0"/>
        <w:spacing w:after="0"/>
        <w:rPr>
          <w:sz w:val="16"/>
          <w:lang w:val="fr-CH"/>
        </w:rPr>
      </w:pPr>
    </w:p>
    <w:p w14:paraId="5B2B1B8A" w14:textId="77777777" w:rsidR="00E80769" w:rsidRPr="00D00D4A" w:rsidRDefault="00E80769" w:rsidP="00E80769">
      <w:pPr>
        <w:pStyle w:val="SyntaxRule"/>
      </w:pPr>
      <w:r w:rsidRPr="00EA6649">
        <w:t xml:space="preserve">Atom </w:t>
      </w:r>
      <w:r w:rsidRPr="00E148F5">
        <w:rPr>
          <w:rFonts w:ascii="Arial" w:hAnsi="Arial"/>
          <w:b/>
          <w:i w:val="0"/>
        </w:rPr>
        <w:t>::</w:t>
      </w:r>
      <w:r w:rsidRPr="00EA6649">
        <w:rPr>
          <w:b/>
        </w:rPr>
        <w:tab/>
      </w:r>
      <w:r w:rsidRPr="00E148F5">
        <w:rPr>
          <w:rFonts w:ascii="Arial" w:hAnsi="Arial"/>
        </w:rPr>
        <w:t>See 15.10.1</w:t>
      </w:r>
    </w:p>
    <w:p w14:paraId="1FCC5434" w14:textId="77777777" w:rsidR="00E80769" w:rsidRPr="00EA6649" w:rsidRDefault="00E80769" w:rsidP="00E80769">
      <w:pPr>
        <w:pStyle w:val="SyntaxDefinition"/>
      </w:pPr>
      <w:r w:rsidRPr="00EA6649">
        <w:t>PatternCharacter</w:t>
      </w:r>
      <w:r w:rsidRPr="00EA6649">
        <w:br/>
      </w:r>
      <w:r w:rsidRPr="008C7962">
        <w:rPr>
          <w:rFonts w:ascii="Courier New" w:hAnsi="Courier New"/>
          <w:i w:val="0"/>
        </w:rPr>
        <w:t>.</w:t>
      </w:r>
      <w:r w:rsidRPr="00EA6649">
        <w:br/>
      </w:r>
      <w:r w:rsidRPr="008C7962">
        <w:rPr>
          <w:rFonts w:ascii="Courier New" w:hAnsi="Courier New"/>
          <w:b/>
          <w:i w:val="0"/>
        </w:rPr>
        <w:t>\</w:t>
      </w:r>
      <w:r w:rsidRPr="004431E2">
        <w:rPr>
          <w:rFonts w:ascii="Courier New" w:hAnsi="Courier New"/>
          <w:b/>
          <w:i w:val="0"/>
        </w:rPr>
        <w:t xml:space="preserve"> </w:t>
      </w:r>
      <w:r w:rsidRPr="00EA6649">
        <w:t>AtomEscape</w:t>
      </w:r>
      <w:r w:rsidRPr="00EA6649">
        <w:br/>
        <w:t>CharacterClass</w:t>
      </w:r>
      <w:r w:rsidRPr="004431E2">
        <w:rPr>
          <w:rFonts w:ascii="Courier New" w:hAnsi="Courier New"/>
          <w:b/>
          <w:i w:val="0"/>
        </w:rPr>
        <w:br/>
        <w:t>(</w:t>
      </w:r>
      <w:r w:rsidRPr="00D00D4A">
        <w:rPr>
          <w:rFonts w:ascii="Arial" w:hAnsi="Arial"/>
          <w:b/>
        </w:rPr>
        <w:t xml:space="preserve"> </w:t>
      </w:r>
      <w:r w:rsidRPr="00EA6649">
        <w:t xml:space="preserve">Disjunction </w:t>
      </w:r>
      <w:r w:rsidRPr="004431E2">
        <w:rPr>
          <w:rFonts w:ascii="Courier New" w:hAnsi="Courier New"/>
          <w:b/>
          <w:i w:val="0"/>
        </w:rPr>
        <w:t>)</w:t>
      </w:r>
      <w:r w:rsidRPr="00EA6649">
        <w:br/>
      </w:r>
      <w:r w:rsidRPr="008C7962">
        <w:rPr>
          <w:rFonts w:ascii="Courier New" w:hAnsi="Courier New"/>
          <w:b/>
          <w:i w:val="0"/>
        </w:rPr>
        <w:t>(</w:t>
      </w:r>
      <w:r w:rsidRPr="008C7962">
        <w:rPr>
          <w:rFonts w:ascii="Arial" w:hAnsi="Arial"/>
          <w:b/>
          <w:i w:val="0"/>
        </w:rPr>
        <w:t xml:space="preserve"> </w:t>
      </w:r>
      <w:r w:rsidRPr="008C7962">
        <w:rPr>
          <w:rFonts w:ascii="Courier New" w:hAnsi="Courier New"/>
          <w:b/>
          <w:i w:val="0"/>
        </w:rPr>
        <w:t>?</w:t>
      </w:r>
      <w:r w:rsidRPr="008C7962">
        <w:rPr>
          <w:rFonts w:ascii="Arial" w:hAnsi="Arial"/>
          <w:b/>
          <w:i w:val="0"/>
        </w:rPr>
        <w:t xml:space="preserve"> </w:t>
      </w:r>
      <w:r w:rsidRPr="008C7962">
        <w:rPr>
          <w:rFonts w:ascii="Courier New" w:hAnsi="Courier New"/>
          <w:b/>
          <w:i w:val="0"/>
        </w:rPr>
        <w:t>:</w:t>
      </w:r>
      <w:r w:rsidRPr="00D00D4A">
        <w:rPr>
          <w:rFonts w:ascii="Arial" w:hAnsi="Arial"/>
          <w:b/>
        </w:rPr>
        <w:t xml:space="preserve"> </w:t>
      </w:r>
      <w:r w:rsidRPr="00EA6649">
        <w:t xml:space="preserve">Disjunction </w:t>
      </w:r>
      <w:r w:rsidRPr="008C7962">
        <w:rPr>
          <w:rFonts w:ascii="Courier New" w:hAnsi="Courier New"/>
          <w:b/>
          <w:i w:val="0"/>
        </w:rPr>
        <w:t>)</w:t>
      </w:r>
    </w:p>
    <w:p w14:paraId="7CC704E9" w14:textId="77777777" w:rsidR="00E80769" w:rsidRPr="00D00D4A" w:rsidRDefault="00E80769" w:rsidP="00E80769">
      <w:pPr>
        <w:pStyle w:val="SyntaxRule"/>
      </w:pPr>
      <w:r w:rsidRPr="00EA6649">
        <w:rPr>
          <w:rStyle w:val="bnf"/>
          <w:i/>
        </w:rPr>
        <w:t>PatternCharacter</w:t>
      </w:r>
      <w:r w:rsidRPr="00D00D4A">
        <w:t xml:space="preserve"> </w:t>
      </w:r>
      <w:r w:rsidRPr="00E148F5">
        <w:rPr>
          <w:rFonts w:ascii="Arial" w:hAnsi="Arial"/>
          <w:i w:val="0"/>
        </w:rPr>
        <w:t>::</w:t>
      </w:r>
      <w:r w:rsidRPr="00D00D4A">
        <w:tab/>
      </w:r>
      <w:r w:rsidRPr="00E148F5">
        <w:rPr>
          <w:rFonts w:ascii="Arial" w:hAnsi="Arial"/>
        </w:rPr>
        <w:t>See 15.10.1</w:t>
      </w:r>
    </w:p>
    <w:p w14:paraId="7A145D6C" w14:textId="77777777" w:rsidR="00E80769" w:rsidRPr="008C7962" w:rsidRDefault="00E80769" w:rsidP="00E80769">
      <w:pPr>
        <w:pStyle w:val="SyntaxDefinition"/>
        <w:rPr>
          <w:rFonts w:ascii="Courier New" w:hAnsi="Courier New" w:cs="Courier New"/>
          <w:b/>
          <w:i w:val="0"/>
        </w:rPr>
      </w:pPr>
      <w:r w:rsidRPr="00EA6649">
        <w:rPr>
          <w:rStyle w:val="bnf"/>
          <w:i/>
        </w:rPr>
        <w:t>SourceCharacter</w:t>
      </w:r>
      <w:r w:rsidRPr="00D00D4A">
        <w:t xml:space="preserve"> </w:t>
      </w:r>
      <w:r w:rsidRPr="007A29B2">
        <w:rPr>
          <w:rFonts w:ascii="Arial" w:hAnsi="Arial" w:cs="Arial"/>
          <w:b/>
          <w:i w:val="0"/>
        </w:rPr>
        <w:t>but not</w:t>
      </w:r>
      <w:r w:rsidRPr="008C7962">
        <w:rPr>
          <w:rFonts w:ascii="Arial" w:hAnsi="Arial" w:cs="Arial"/>
          <w:b/>
        </w:rPr>
        <w:t xml:space="preserve"> </w:t>
      </w:r>
      <w:r>
        <w:rPr>
          <w:rFonts w:ascii="Arial" w:hAnsi="Arial" w:cs="Arial"/>
          <w:b/>
          <w:i w:val="0"/>
        </w:rPr>
        <w:t>one</w:t>
      </w:r>
      <w:r w:rsidRPr="007A29B2">
        <w:rPr>
          <w:rFonts w:ascii="Arial" w:hAnsi="Arial" w:cs="Arial"/>
          <w:b/>
          <w:i w:val="0"/>
        </w:rPr>
        <w:t xml:space="preserve"> of</w:t>
      </w:r>
      <w:r>
        <w:rPr>
          <w:rFonts w:ascii="Arial" w:hAnsi="Arial" w:cs="Arial"/>
          <w:b/>
          <w:i w:val="0"/>
        </w:rPr>
        <w:t>-</w:t>
      </w:r>
      <w:r>
        <w:rPr>
          <w:rFonts w:ascii="Arial" w:hAnsi="Arial" w:cs="Arial"/>
          <w:b/>
          <w:i w:val="0"/>
        </w:rPr>
        <w:br/>
      </w:r>
      <w:r>
        <w:rPr>
          <w:rFonts w:ascii="Courier New" w:hAnsi="Courier New" w:cs="Courier New"/>
          <w:b/>
          <w:i w:val="0"/>
        </w:rPr>
        <w:t xml:space="preserve">    </w:t>
      </w:r>
      <w:r w:rsidRPr="008C7962">
        <w:rPr>
          <w:rFonts w:ascii="Courier New" w:hAnsi="Courier New" w:cs="Courier New"/>
          <w:b/>
          <w:i w:val="0"/>
        </w:rPr>
        <w:t>^  $  \  .  *  +  ?  (  )  [  ]  {  }  |</w:t>
      </w:r>
    </w:p>
    <w:p w14:paraId="7A50DEF5" w14:textId="77777777" w:rsidR="00E80769" w:rsidRDefault="00E80769" w:rsidP="00E80769">
      <w:pPr>
        <w:pStyle w:val="M0"/>
        <w:spacing w:after="0"/>
        <w:rPr>
          <w:sz w:val="16"/>
        </w:rPr>
      </w:pPr>
    </w:p>
    <w:p w14:paraId="0B865E69" w14:textId="77777777" w:rsidR="00E80769" w:rsidRPr="00D00D4A" w:rsidRDefault="00E80769" w:rsidP="00E80769">
      <w:pPr>
        <w:pStyle w:val="SyntaxRule"/>
      </w:pPr>
      <w:r w:rsidRPr="00EA6649">
        <w:t xml:space="preserve">AtomEscape </w:t>
      </w:r>
      <w:r w:rsidRPr="00E148F5">
        <w:rPr>
          <w:rFonts w:ascii="Arial" w:hAnsi="Arial"/>
          <w:b/>
          <w:i w:val="0"/>
        </w:rPr>
        <w:t>::</w:t>
      </w:r>
      <w:r w:rsidRPr="00EA6649">
        <w:rPr>
          <w:b/>
        </w:rPr>
        <w:tab/>
      </w:r>
      <w:r w:rsidRPr="00E148F5">
        <w:rPr>
          <w:rFonts w:ascii="Arial" w:hAnsi="Arial"/>
        </w:rPr>
        <w:t>See 15.10.1</w:t>
      </w:r>
    </w:p>
    <w:p w14:paraId="3CE089EF" w14:textId="77777777" w:rsidR="00E80769" w:rsidRPr="00EA6649" w:rsidRDefault="00E80769" w:rsidP="00E80769">
      <w:pPr>
        <w:pStyle w:val="SyntaxDefinition"/>
      </w:pPr>
      <w:r w:rsidRPr="00EA6649">
        <w:t>DecimalEscape</w:t>
      </w:r>
      <w:r w:rsidRPr="00EA6649">
        <w:br/>
        <w:t>CharacterEscape</w:t>
      </w:r>
      <w:r w:rsidRPr="00EA6649">
        <w:br/>
        <w:t>CharacterClassEscape</w:t>
      </w:r>
    </w:p>
    <w:p w14:paraId="0D185A9D" w14:textId="77777777" w:rsidR="00E80769" w:rsidRDefault="00E80769" w:rsidP="00E80769">
      <w:pPr>
        <w:pStyle w:val="M0"/>
        <w:spacing w:after="0"/>
        <w:rPr>
          <w:sz w:val="16"/>
        </w:rPr>
      </w:pPr>
    </w:p>
    <w:p w14:paraId="7A58E2C4" w14:textId="77777777" w:rsidR="00E80769" w:rsidRPr="008C7962" w:rsidRDefault="00E80769" w:rsidP="00E80769">
      <w:pPr>
        <w:pStyle w:val="SyntaxRule"/>
      </w:pPr>
      <w:r w:rsidRPr="00EA6649">
        <w:t xml:space="preserve">CharacterEscape </w:t>
      </w:r>
      <w:r w:rsidRPr="006D03FA">
        <w:rPr>
          <w:rFonts w:ascii="Arial" w:hAnsi="Arial"/>
          <w:b/>
          <w:i w:val="0"/>
        </w:rPr>
        <w:t>::</w:t>
      </w:r>
      <w:r w:rsidRPr="00EA6649">
        <w:rPr>
          <w:rFonts w:ascii="Arial" w:hAnsi="Arial"/>
          <w:b/>
        </w:rPr>
        <w:tab/>
      </w:r>
      <w:r w:rsidRPr="00E148F5">
        <w:rPr>
          <w:rFonts w:ascii="Arial" w:hAnsi="Arial"/>
        </w:rPr>
        <w:t>See 15.10.1</w:t>
      </w:r>
    </w:p>
    <w:p w14:paraId="3F008013" w14:textId="77777777" w:rsidR="00E80769" w:rsidRPr="008C7962" w:rsidRDefault="00E80769" w:rsidP="00E80769">
      <w:pPr>
        <w:pStyle w:val="SyntaxDefinition"/>
      </w:pPr>
      <w:r w:rsidRPr="008C7962">
        <w:t>ControlEscape</w:t>
      </w:r>
      <w:r w:rsidRPr="008C7962">
        <w:br/>
      </w:r>
      <w:r w:rsidRPr="008C7962">
        <w:rPr>
          <w:rFonts w:ascii="Courier New" w:hAnsi="Courier New" w:cs="Courier New"/>
          <w:b/>
          <w:i w:val="0"/>
        </w:rPr>
        <w:t>c</w:t>
      </w:r>
      <w:r w:rsidRPr="008C7962">
        <w:t xml:space="preserve"> ControlLetter</w:t>
      </w:r>
      <w:r w:rsidRPr="008C7962">
        <w:br/>
        <w:t>HexEscapeSequence</w:t>
      </w:r>
      <w:r w:rsidRPr="008C7962">
        <w:br/>
        <w:t>UnicodeEscapeSequence</w:t>
      </w:r>
      <w:r w:rsidRPr="008C7962">
        <w:br/>
        <w:t>IdentityEscape</w:t>
      </w:r>
    </w:p>
    <w:p w14:paraId="113E30F2" w14:textId="77777777" w:rsidR="00E80769" w:rsidRDefault="00E80769" w:rsidP="00E80769">
      <w:pPr>
        <w:pStyle w:val="M0"/>
        <w:spacing w:after="0"/>
        <w:rPr>
          <w:sz w:val="16"/>
        </w:rPr>
      </w:pPr>
    </w:p>
    <w:p w14:paraId="19E877CD" w14:textId="77777777" w:rsidR="00E80769" w:rsidRPr="00EA6649" w:rsidRDefault="00E80769" w:rsidP="00E80769">
      <w:pPr>
        <w:pStyle w:val="SyntaxRule"/>
      </w:pPr>
      <w:r w:rsidRPr="00EA6649">
        <w:t xml:space="preserve">ControlEscape </w:t>
      </w:r>
      <w:r w:rsidRPr="00E148F5">
        <w:rPr>
          <w:rFonts w:ascii="Arial" w:hAnsi="Arial"/>
          <w:b/>
          <w:i w:val="0"/>
        </w:rPr>
        <w:t>::</w:t>
      </w:r>
      <w:r w:rsidRPr="00D00D4A">
        <w:t xml:space="preserve"> </w:t>
      </w:r>
      <w:r w:rsidRPr="008C7962">
        <w:rPr>
          <w:rFonts w:ascii="Arial" w:hAnsi="Arial" w:cs="Arial"/>
          <w:b/>
          <w:i w:val="0"/>
        </w:rPr>
        <w:t>one of</w:t>
      </w:r>
      <w:r w:rsidRPr="00D00D4A">
        <w:tab/>
      </w:r>
      <w:r w:rsidRPr="00E148F5">
        <w:rPr>
          <w:rFonts w:ascii="Arial" w:hAnsi="Arial"/>
        </w:rPr>
        <w:t>See 15.10.1</w:t>
      </w:r>
    </w:p>
    <w:p w14:paraId="0648BCAE" w14:textId="77777777" w:rsidR="00E80769" w:rsidRPr="008C7962" w:rsidRDefault="00E80769" w:rsidP="00E80769">
      <w:pPr>
        <w:pStyle w:val="SyntaxDefinition"/>
        <w:rPr>
          <w:rFonts w:ascii="Courier New" w:hAnsi="Courier New" w:cs="Courier New"/>
          <w:b/>
          <w:i w:val="0"/>
        </w:rPr>
      </w:pPr>
      <w:r w:rsidRPr="008C7962">
        <w:rPr>
          <w:rFonts w:ascii="Courier New" w:hAnsi="Courier New" w:cs="Courier New"/>
          <w:b/>
          <w:i w:val="0"/>
        </w:rPr>
        <w:t>f  n  r  t  v</w:t>
      </w:r>
    </w:p>
    <w:p w14:paraId="2F7B2472" w14:textId="77777777" w:rsidR="00E80769" w:rsidRDefault="00E80769" w:rsidP="00E80769">
      <w:pPr>
        <w:pStyle w:val="M0"/>
        <w:spacing w:after="0"/>
        <w:rPr>
          <w:sz w:val="16"/>
        </w:rPr>
      </w:pPr>
    </w:p>
    <w:p w14:paraId="2231FCF6" w14:textId="77777777" w:rsidR="00E80769" w:rsidRPr="00EA6649" w:rsidRDefault="00E80769" w:rsidP="00E80769">
      <w:pPr>
        <w:pStyle w:val="SyntaxRule"/>
      </w:pPr>
      <w:r w:rsidRPr="00EA6649">
        <w:t xml:space="preserve">ControlLetter </w:t>
      </w:r>
      <w:r w:rsidRPr="00E148F5">
        <w:rPr>
          <w:rFonts w:ascii="Arial" w:hAnsi="Arial"/>
          <w:b/>
          <w:i w:val="0"/>
        </w:rPr>
        <w:t>::</w:t>
      </w:r>
      <w:r w:rsidRPr="00EA6649">
        <w:t xml:space="preserve"> </w:t>
      </w:r>
      <w:r w:rsidRPr="008C7962">
        <w:rPr>
          <w:rFonts w:ascii="Arial" w:hAnsi="Arial" w:cs="Arial"/>
          <w:b/>
          <w:i w:val="0"/>
        </w:rPr>
        <w:t>one of</w:t>
      </w:r>
      <w:r w:rsidRPr="00D00D4A">
        <w:tab/>
      </w:r>
      <w:r w:rsidRPr="00E148F5">
        <w:rPr>
          <w:rFonts w:ascii="Arial" w:hAnsi="Arial"/>
        </w:rPr>
        <w:t>See 15.10.1</w:t>
      </w:r>
    </w:p>
    <w:p w14:paraId="72C23125" w14:textId="77777777" w:rsidR="00E80769" w:rsidRPr="008C7962" w:rsidRDefault="00E80769" w:rsidP="00E80769">
      <w:pPr>
        <w:pStyle w:val="SyntaxDefinition"/>
        <w:rPr>
          <w:rFonts w:ascii="Courier New" w:hAnsi="Courier New" w:cs="Courier New"/>
          <w:b/>
          <w:i w:val="0"/>
        </w:rPr>
      </w:pPr>
      <w:r w:rsidRPr="008C7962">
        <w:rPr>
          <w:rFonts w:ascii="Courier New" w:hAnsi="Courier New" w:cs="Courier New"/>
          <w:b/>
          <w:i w:val="0"/>
        </w:rPr>
        <w:t>a  b  c  d  e  f  g  h  i  j  k  l  m  n  o  p  q  r  s  t  u  v  w  x  y  z</w:t>
      </w:r>
      <w:r w:rsidRPr="008C7962">
        <w:rPr>
          <w:rFonts w:ascii="Courier New" w:hAnsi="Courier New" w:cs="Courier New"/>
          <w:b/>
          <w:i w:val="0"/>
        </w:rPr>
        <w:br/>
        <w:t>A  B  C  D  E  F  G  H  I  J  K  L  M  N  O  P  Q  R  S  T  U  V  W  X  Y  Z</w:t>
      </w:r>
    </w:p>
    <w:p w14:paraId="1EE45918" w14:textId="77777777" w:rsidR="00E80769" w:rsidRDefault="00E80769" w:rsidP="00E80769">
      <w:pPr>
        <w:pStyle w:val="M0"/>
        <w:spacing w:after="0"/>
        <w:rPr>
          <w:sz w:val="16"/>
        </w:rPr>
      </w:pPr>
    </w:p>
    <w:p w14:paraId="393AC2EA" w14:textId="77777777" w:rsidR="00E80769" w:rsidRPr="00EA6649" w:rsidRDefault="00E80769" w:rsidP="00E80769">
      <w:pPr>
        <w:pStyle w:val="SyntaxRule"/>
      </w:pPr>
      <w:r w:rsidRPr="00EA6649">
        <w:t xml:space="preserve">IdentityEscape </w:t>
      </w:r>
      <w:r w:rsidRPr="006D03FA">
        <w:rPr>
          <w:rFonts w:ascii="Arial" w:hAnsi="Arial"/>
          <w:b/>
          <w:i w:val="0"/>
        </w:rPr>
        <w:t>::</w:t>
      </w:r>
      <w:r w:rsidRPr="00EA6649">
        <w:rPr>
          <w:rFonts w:ascii="Arial" w:hAnsi="Arial"/>
          <w:b/>
        </w:rPr>
        <w:tab/>
      </w:r>
      <w:r w:rsidRPr="00E148F5">
        <w:rPr>
          <w:rFonts w:ascii="Arial" w:hAnsi="Arial"/>
        </w:rPr>
        <w:t>See 15.10.1</w:t>
      </w:r>
    </w:p>
    <w:p w14:paraId="1E5452A4" w14:textId="77777777" w:rsidR="00E80769" w:rsidRPr="008C7962" w:rsidRDefault="00E80769" w:rsidP="00E80769">
      <w:pPr>
        <w:pStyle w:val="SyntaxDefinition"/>
        <w:rPr>
          <w:i w:val="0"/>
        </w:rPr>
      </w:pPr>
      <w:r w:rsidRPr="00EA6649">
        <w:t xml:space="preserve">SourceCharacter </w:t>
      </w:r>
      <w:r w:rsidRPr="008C7962">
        <w:rPr>
          <w:rFonts w:ascii="Arial" w:hAnsi="Arial"/>
          <w:b/>
          <w:i w:val="0"/>
        </w:rPr>
        <w:t>but not</w:t>
      </w:r>
      <w:r w:rsidRPr="00D00D4A">
        <w:rPr>
          <w:rFonts w:ascii="Arial" w:hAnsi="Arial"/>
          <w:b/>
        </w:rPr>
        <w:t xml:space="preserve"> </w:t>
      </w:r>
      <w:r w:rsidRPr="00EA6649">
        <w:t>IdentifierPart</w:t>
      </w:r>
      <w:r>
        <w:br/>
      </w:r>
      <w:r w:rsidRPr="008C7962">
        <w:rPr>
          <w:i w:val="0"/>
        </w:rPr>
        <w:t>&lt;ZWJ&gt;</w:t>
      </w:r>
      <w:r w:rsidRPr="008C7962">
        <w:rPr>
          <w:i w:val="0"/>
        </w:rPr>
        <w:br/>
        <w:t>&lt;ZWNJ&gt;</w:t>
      </w:r>
    </w:p>
    <w:p w14:paraId="23F329EF" w14:textId="77777777" w:rsidR="00E80769" w:rsidRDefault="00E80769" w:rsidP="00E80769">
      <w:pPr>
        <w:pStyle w:val="M0"/>
        <w:spacing w:after="0"/>
        <w:rPr>
          <w:sz w:val="16"/>
        </w:rPr>
      </w:pPr>
    </w:p>
    <w:p w14:paraId="429C6CD2" w14:textId="77777777" w:rsidR="00E80769" w:rsidRPr="00EA6649" w:rsidRDefault="00E80769" w:rsidP="00E80769">
      <w:pPr>
        <w:pStyle w:val="SyntaxRule"/>
      </w:pPr>
      <w:r w:rsidRPr="00EA6649">
        <w:t xml:space="preserve">DecimalEscape </w:t>
      </w:r>
      <w:r w:rsidRPr="006D03FA">
        <w:rPr>
          <w:rFonts w:ascii="Arial" w:hAnsi="Arial"/>
          <w:b/>
          <w:i w:val="0"/>
        </w:rPr>
        <w:t>::</w:t>
      </w:r>
      <w:r w:rsidRPr="00EA6649">
        <w:rPr>
          <w:rFonts w:ascii="Arial" w:hAnsi="Arial"/>
          <w:b/>
        </w:rPr>
        <w:tab/>
      </w:r>
      <w:r w:rsidRPr="00E148F5">
        <w:rPr>
          <w:rFonts w:ascii="Arial" w:hAnsi="Arial"/>
        </w:rPr>
        <w:t>See 15.10.1</w:t>
      </w:r>
    </w:p>
    <w:p w14:paraId="06079A92" w14:textId="77777777" w:rsidR="00E80769" w:rsidRDefault="00E80769" w:rsidP="00E80769">
      <w:pPr>
        <w:pStyle w:val="SyntaxDefinition"/>
        <w:rPr>
          <w:rFonts w:ascii="Arial" w:hAnsi="Arial"/>
        </w:rPr>
      </w:pPr>
      <w:r w:rsidRPr="00EA6649">
        <w:t>DecimalIntegerLiteral</w:t>
      </w:r>
      <w:r w:rsidRPr="00D00D4A">
        <w:rPr>
          <w:rFonts w:ascii="Arial" w:hAnsi="Arial"/>
        </w:rPr>
        <w:t xml:space="preserve">  </w:t>
      </w:r>
      <w:r w:rsidRPr="008C7962">
        <w:rPr>
          <w:rFonts w:ascii="Arial" w:hAnsi="Arial"/>
          <w:i w:val="0"/>
          <w:sz w:val="16"/>
          <w:szCs w:val="16"/>
        </w:rPr>
        <w:t xml:space="preserve">[lookahead </w:t>
      </w:r>
      <w:r w:rsidRPr="008C7962">
        <w:rPr>
          <w:rFonts w:ascii="Arial" w:hAnsi="Arial"/>
          <w:i w:val="0"/>
          <w:sz w:val="16"/>
          <w:szCs w:val="16"/>
        </w:rPr>
        <w:sym w:font="Symbol" w:char="F0CF"/>
      </w:r>
      <w:r w:rsidRPr="008C7962">
        <w:rPr>
          <w:rFonts w:ascii="Arial" w:hAnsi="Arial"/>
          <w:i w:val="0"/>
          <w:sz w:val="16"/>
          <w:szCs w:val="16"/>
        </w:rPr>
        <w:t xml:space="preserve"> </w:t>
      </w:r>
      <w:r w:rsidRPr="008C7962">
        <w:rPr>
          <w:sz w:val="16"/>
          <w:szCs w:val="16"/>
        </w:rPr>
        <w:t>DecimalDigit</w:t>
      </w:r>
      <w:r w:rsidRPr="00E148F5">
        <w:rPr>
          <w:rFonts w:ascii="Arial" w:hAnsi="Arial"/>
          <w:i w:val="0"/>
          <w:sz w:val="16"/>
          <w:szCs w:val="16"/>
        </w:rPr>
        <w:t>]</w:t>
      </w:r>
    </w:p>
    <w:p w14:paraId="6CC18431" w14:textId="77777777" w:rsidR="00E80769" w:rsidRPr="00D00D4A" w:rsidRDefault="00E80769" w:rsidP="00E80769">
      <w:pPr>
        <w:pStyle w:val="SyntaxDefinition"/>
      </w:pPr>
    </w:p>
    <w:p w14:paraId="56F92BA2" w14:textId="77777777" w:rsidR="00E80769" w:rsidRPr="00C952BC" w:rsidRDefault="00E80769" w:rsidP="00E80769">
      <w:pPr>
        <w:pStyle w:val="SyntaxRule"/>
        <w:rPr>
          <w:rFonts w:ascii="Arial" w:hAnsi="Arial" w:cs="Arial"/>
        </w:rPr>
      </w:pPr>
      <w:r w:rsidRPr="00984A3F">
        <w:t xml:space="preserve">CharacterClassEscape </w:t>
      </w:r>
      <w:r w:rsidRPr="006D03FA">
        <w:rPr>
          <w:rFonts w:ascii="Arial" w:hAnsi="Arial"/>
          <w:b/>
          <w:i w:val="0"/>
        </w:rPr>
        <w:t>::</w:t>
      </w:r>
      <w:r w:rsidRPr="00984A3F">
        <w:rPr>
          <w:b/>
        </w:rPr>
        <w:t xml:space="preserve">  </w:t>
      </w:r>
      <w:r w:rsidRPr="007A29B2">
        <w:rPr>
          <w:rFonts w:ascii="Arial" w:hAnsi="Arial" w:cs="Arial"/>
          <w:b/>
          <w:i w:val="0"/>
        </w:rPr>
        <w:t>one of</w:t>
      </w:r>
      <w:r w:rsidRPr="00DE3591">
        <w:t xml:space="preserve"> </w:t>
      </w:r>
      <w:r>
        <w:tab/>
      </w:r>
      <w:r w:rsidRPr="00C952BC">
        <w:rPr>
          <w:rFonts w:ascii="Arial" w:hAnsi="Arial" w:cs="Arial"/>
        </w:rPr>
        <w:t>See 15.10.1</w:t>
      </w:r>
    </w:p>
    <w:p w14:paraId="300BCBFB" w14:textId="77777777" w:rsidR="00E80769" w:rsidRPr="007A29B2" w:rsidRDefault="00E80769" w:rsidP="00E80769">
      <w:pPr>
        <w:pStyle w:val="SyntaxDefinition"/>
        <w:rPr>
          <w:rFonts w:ascii="Courier New" w:hAnsi="Courier New" w:cs="Courier New"/>
          <w:b/>
          <w:i w:val="0"/>
        </w:rPr>
      </w:pPr>
      <w:r w:rsidRPr="007A29B2">
        <w:rPr>
          <w:rFonts w:ascii="Courier New" w:hAnsi="Courier New" w:cs="Courier New"/>
          <w:b/>
          <w:i w:val="0"/>
        </w:rPr>
        <w:t>d  D  s  S  w  W</w:t>
      </w:r>
    </w:p>
    <w:p w14:paraId="4F9D25C3" w14:textId="77777777" w:rsidR="00E80769" w:rsidRDefault="00E80769" w:rsidP="00E80769">
      <w:pPr>
        <w:pStyle w:val="M0"/>
        <w:spacing w:after="0"/>
        <w:rPr>
          <w:sz w:val="16"/>
        </w:rPr>
      </w:pPr>
    </w:p>
    <w:p w14:paraId="5ABE91EA" w14:textId="77777777" w:rsidR="00E80769" w:rsidRPr="00D00D4A" w:rsidRDefault="00E80769" w:rsidP="00E80769">
      <w:pPr>
        <w:pStyle w:val="SyntaxRule"/>
        <w:rPr>
          <w:rFonts w:ascii="Arial" w:hAnsi="Arial"/>
        </w:rPr>
      </w:pPr>
      <w:r w:rsidRPr="00EA6649">
        <w:t xml:space="preserve">CharacterClass  </w:t>
      </w:r>
      <w:r w:rsidRPr="006D03FA">
        <w:rPr>
          <w:rFonts w:ascii="Arial" w:hAnsi="Arial"/>
          <w:b/>
          <w:i w:val="0"/>
        </w:rPr>
        <w:t>::</w:t>
      </w:r>
      <w:r w:rsidRPr="00EA6649">
        <w:rPr>
          <w:rFonts w:ascii="Arial" w:hAnsi="Arial"/>
          <w:b/>
        </w:rPr>
        <w:tab/>
      </w:r>
      <w:r w:rsidRPr="00D00D4A">
        <w:rPr>
          <w:rFonts w:ascii="Arial" w:hAnsi="Arial"/>
        </w:rPr>
        <w:t>See 15.10.1</w:t>
      </w:r>
    </w:p>
    <w:p w14:paraId="5BF0A34F" w14:textId="77777777" w:rsidR="00E80769" w:rsidRPr="00EA6649" w:rsidRDefault="00E80769" w:rsidP="00E80769">
      <w:pPr>
        <w:pStyle w:val="SyntaxDefinition"/>
      </w:pPr>
      <w:r w:rsidRPr="004431E2">
        <w:rPr>
          <w:rFonts w:ascii="Courier New" w:hAnsi="Courier New"/>
          <w:b/>
          <w:i w:val="0"/>
        </w:rPr>
        <w:t xml:space="preserve">[ </w:t>
      </w:r>
      <w:r w:rsidRPr="007A29B2">
        <w:rPr>
          <w:rFonts w:ascii="Arial" w:hAnsi="Arial" w:cs="Arial"/>
          <w:i w:val="0"/>
          <w:sz w:val="16"/>
        </w:rPr>
        <w:t xml:space="preserve">[lookahead </w:t>
      </w:r>
      <w:r w:rsidRPr="007A29B2">
        <w:rPr>
          <w:rFonts w:ascii="Arial" w:hAnsi="Arial" w:cs="Arial"/>
          <w:i w:val="0"/>
          <w:sz w:val="16"/>
        </w:rPr>
        <w:sym w:font="Symbol" w:char="F0CF"/>
      </w:r>
      <w:r w:rsidRPr="007A29B2">
        <w:rPr>
          <w:rFonts w:ascii="Arial" w:hAnsi="Arial" w:cs="Arial"/>
          <w:i w:val="0"/>
          <w:sz w:val="16"/>
        </w:rPr>
        <w:t xml:space="preserve"> {</w:t>
      </w:r>
      <w:r w:rsidRPr="007A29B2">
        <w:rPr>
          <w:rFonts w:ascii="Courier New" w:hAnsi="Courier New"/>
          <w:b/>
          <w:i w:val="0"/>
          <w:sz w:val="16"/>
        </w:rPr>
        <w:t>^</w:t>
      </w:r>
      <w:r w:rsidRPr="007A29B2">
        <w:rPr>
          <w:rFonts w:ascii="Arial" w:hAnsi="Arial" w:cs="Arial"/>
          <w:i w:val="0"/>
          <w:sz w:val="16"/>
        </w:rPr>
        <w:t>}]</w:t>
      </w:r>
      <w:r w:rsidRPr="004431E2">
        <w:rPr>
          <w:rFonts w:ascii="Courier New" w:hAnsi="Courier New"/>
          <w:b/>
          <w:i w:val="0"/>
        </w:rPr>
        <w:t xml:space="preserve"> </w:t>
      </w:r>
      <w:r w:rsidRPr="00EA6649">
        <w:t>ClassRanges</w:t>
      </w:r>
      <w:r w:rsidRPr="004431E2">
        <w:rPr>
          <w:rFonts w:ascii="Courier New" w:hAnsi="Courier New"/>
          <w:b/>
          <w:i w:val="0"/>
        </w:rPr>
        <w:t xml:space="preserve"> ]</w:t>
      </w:r>
      <w:r w:rsidRPr="00EA6649">
        <w:br/>
      </w:r>
      <w:r w:rsidRPr="004431E2">
        <w:rPr>
          <w:rFonts w:ascii="Courier New" w:hAnsi="Courier New"/>
          <w:b/>
          <w:i w:val="0"/>
        </w:rPr>
        <w:t xml:space="preserve">[ ^ </w:t>
      </w:r>
      <w:r w:rsidRPr="00EA6649">
        <w:t>ClassRanges</w:t>
      </w:r>
      <w:r w:rsidRPr="004431E2">
        <w:rPr>
          <w:rFonts w:ascii="Courier New" w:hAnsi="Courier New"/>
          <w:b/>
          <w:i w:val="0"/>
        </w:rPr>
        <w:t xml:space="preserve"> ]</w:t>
      </w:r>
    </w:p>
    <w:p w14:paraId="39B5FDB8" w14:textId="77777777" w:rsidR="00E80769" w:rsidRDefault="00E80769" w:rsidP="00E80769">
      <w:pPr>
        <w:pStyle w:val="M0"/>
        <w:spacing w:after="0"/>
        <w:rPr>
          <w:sz w:val="16"/>
        </w:rPr>
      </w:pPr>
    </w:p>
    <w:p w14:paraId="15D34487" w14:textId="77777777" w:rsidR="00E80769" w:rsidRPr="00D00D4A" w:rsidRDefault="00E80769" w:rsidP="00E80769">
      <w:pPr>
        <w:pStyle w:val="SyntaxRule"/>
      </w:pPr>
      <w:r w:rsidRPr="00EA6649">
        <w:t xml:space="preserve">ClassRanges </w:t>
      </w:r>
      <w:r w:rsidRPr="00E148F5">
        <w:rPr>
          <w:rFonts w:ascii="Arial" w:hAnsi="Arial"/>
          <w:b/>
          <w:i w:val="0"/>
        </w:rPr>
        <w:t>::</w:t>
      </w:r>
      <w:r w:rsidRPr="00EA6649">
        <w:rPr>
          <w:b/>
        </w:rPr>
        <w:tab/>
      </w:r>
      <w:r w:rsidRPr="00E148F5">
        <w:rPr>
          <w:rFonts w:ascii="Arial" w:hAnsi="Arial"/>
        </w:rPr>
        <w:t>See 15.10.1</w:t>
      </w:r>
    </w:p>
    <w:p w14:paraId="64F8A9DC" w14:textId="77777777" w:rsidR="00E80769" w:rsidRPr="00EA6649" w:rsidRDefault="00E80769" w:rsidP="00E80769">
      <w:pPr>
        <w:pStyle w:val="SyntaxDefinition"/>
        <w:rPr>
          <w:vertAlign w:val="subscript"/>
        </w:rPr>
      </w:pPr>
      <w:r w:rsidRPr="007A29B2">
        <w:rPr>
          <w:rFonts w:ascii="Arial" w:hAnsi="Arial"/>
          <w:i w:val="0"/>
          <w:sz w:val="16"/>
        </w:rPr>
        <w:t>[empty]</w:t>
      </w:r>
      <w:r w:rsidRPr="00EA6649">
        <w:br/>
        <w:t>NonemptyClassRanges</w:t>
      </w:r>
    </w:p>
    <w:p w14:paraId="32994D51" w14:textId="77777777" w:rsidR="00E80769" w:rsidRDefault="00E80769" w:rsidP="00E80769">
      <w:pPr>
        <w:pStyle w:val="M0"/>
        <w:spacing w:after="0"/>
        <w:rPr>
          <w:sz w:val="16"/>
        </w:rPr>
      </w:pPr>
    </w:p>
    <w:p w14:paraId="3E37E196" w14:textId="77777777" w:rsidR="00E80769" w:rsidRPr="00D00D4A" w:rsidRDefault="00E80769" w:rsidP="00E80769">
      <w:pPr>
        <w:pStyle w:val="SyntaxRule"/>
        <w:rPr>
          <w:rFonts w:ascii="Arial" w:hAnsi="Arial"/>
        </w:rPr>
      </w:pPr>
      <w:r w:rsidRPr="00EA6649">
        <w:t xml:space="preserve">NonemptyClassRanges </w:t>
      </w:r>
      <w:r w:rsidRPr="006D03FA">
        <w:rPr>
          <w:rFonts w:ascii="Arial" w:hAnsi="Arial"/>
          <w:b/>
          <w:i w:val="0"/>
        </w:rPr>
        <w:t>::</w:t>
      </w:r>
      <w:r w:rsidRPr="00EA6649">
        <w:rPr>
          <w:rFonts w:ascii="Arial" w:hAnsi="Arial"/>
          <w:b/>
        </w:rPr>
        <w:tab/>
      </w:r>
      <w:r w:rsidRPr="00D00D4A">
        <w:rPr>
          <w:rFonts w:ascii="Arial" w:hAnsi="Arial"/>
        </w:rPr>
        <w:t>See 15.10.1</w:t>
      </w:r>
    </w:p>
    <w:p w14:paraId="00D60413" w14:textId="77777777" w:rsidR="00E80769" w:rsidRPr="00EA6649" w:rsidRDefault="00E80769" w:rsidP="00E80769">
      <w:pPr>
        <w:pStyle w:val="SyntaxDefinition"/>
      </w:pPr>
      <w:r w:rsidRPr="00EA6649">
        <w:t>ClassAtom</w:t>
      </w:r>
      <w:r w:rsidRPr="00EA6649">
        <w:br/>
        <w:t>ClassAtom NonemptyClassRangesNoDash</w:t>
      </w:r>
      <w:r w:rsidRPr="00EA6649">
        <w:br/>
        <w:t>ClassAtom</w:t>
      </w:r>
      <w:r w:rsidRPr="004431E2">
        <w:rPr>
          <w:rFonts w:ascii="Courier New" w:hAnsi="Courier New"/>
          <w:b/>
          <w:i w:val="0"/>
        </w:rPr>
        <w:t xml:space="preserve"> – </w:t>
      </w:r>
      <w:r w:rsidRPr="00EA6649">
        <w:t>ClassAtom ClassRanges</w:t>
      </w:r>
    </w:p>
    <w:p w14:paraId="2D66F271" w14:textId="77777777" w:rsidR="00E80769" w:rsidRDefault="00E80769" w:rsidP="00E80769">
      <w:pPr>
        <w:pStyle w:val="M0"/>
        <w:spacing w:after="0"/>
        <w:rPr>
          <w:sz w:val="16"/>
        </w:rPr>
      </w:pPr>
    </w:p>
    <w:p w14:paraId="616FB2F7" w14:textId="77777777" w:rsidR="00E80769" w:rsidRPr="008C7962" w:rsidRDefault="00E80769" w:rsidP="00E80769">
      <w:pPr>
        <w:pStyle w:val="SyntaxRule"/>
      </w:pPr>
      <w:r w:rsidRPr="00EA6649">
        <w:t xml:space="preserve">NonemptyClassRangesNoDash </w:t>
      </w:r>
      <w:r w:rsidRPr="006D03FA">
        <w:rPr>
          <w:rFonts w:ascii="Arial" w:hAnsi="Arial"/>
          <w:b/>
          <w:i w:val="0"/>
        </w:rPr>
        <w:t>::</w:t>
      </w:r>
      <w:r w:rsidRPr="00EA6649">
        <w:rPr>
          <w:rFonts w:ascii="Arial" w:hAnsi="Arial"/>
          <w:b/>
        </w:rPr>
        <w:tab/>
      </w:r>
      <w:r w:rsidRPr="00E148F5">
        <w:rPr>
          <w:rFonts w:ascii="Arial" w:hAnsi="Arial"/>
        </w:rPr>
        <w:t>See 15.10.1</w:t>
      </w:r>
    </w:p>
    <w:p w14:paraId="153191E0" w14:textId="77777777" w:rsidR="00E80769" w:rsidRPr="00EA6649" w:rsidRDefault="00E80769" w:rsidP="00E80769">
      <w:pPr>
        <w:pStyle w:val="SyntaxDefinition"/>
      </w:pPr>
      <w:r w:rsidRPr="00EA6649">
        <w:t>ClassAtom</w:t>
      </w:r>
      <w:r w:rsidRPr="00EA6649">
        <w:br/>
        <w:t>ClassAtomNoDash NonemptyClassRangesNoDash</w:t>
      </w:r>
      <w:r w:rsidRPr="00EA6649">
        <w:br/>
        <w:t>ClassAtomNoDash</w:t>
      </w:r>
      <w:r w:rsidRPr="004431E2">
        <w:rPr>
          <w:rFonts w:ascii="Courier New" w:hAnsi="Courier New"/>
          <w:b/>
          <w:i w:val="0"/>
        </w:rPr>
        <w:t xml:space="preserve"> – </w:t>
      </w:r>
      <w:r w:rsidRPr="00EA6649">
        <w:t>ClassAtom ClassRanges</w:t>
      </w:r>
    </w:p>
    <w:p w14:paraId="29B5FBF8" w14:textId="77777777" w:rsidR="00E80769" w:rsidRDefault="00E80769" w:rsidP="00E80769">
      <w:pPr>
        <w:pStyle w:val="M0"/>
        <w:spacing w:after="0"/>
        <w:rPr>
          <w:sz w:val="16"/>
        </w:rPr>
      </w:pPr>
    </w:p>
    <w:p w14:paraId="45901868" w14:textId="77777777" w:rsidR="00E80769" w:rsidRPr="00D00D4A" w:rsidRDefault="00E80769" w:rsidP="00E80769">
      <w:pPr>
        <w:pStyle w:val="SyntaxRule"/>
      </w:pPr>
      <w:r w:rsidRPr="00EA6649">
        <w:t xml:space="preserve">ClassAtom </w:t>
      </w:r>
      <w:r w:rsidRPr="007A29B2">
        <w:rPr>
          <w:rFonts w:ascii="Arial" w:hAnsi="Arial" w:cs="Arial"/>
          <w:b/>
          <w:i w:val="0"/>
        </w:rPr>
        <w:t>::</w:t>
      </w:r>
      <w:r w:rsidRPr="00EA6649">
        <w:rPr>
          <w:b/>
        </w:rPr>
        <w:tab/>
      </w:r>
      <w:r w:rsidRPr="00E148F5">
        <w:rPr>
          <w:rFonts w:ascii="Arial" w:hAnsi="Arial"/>
        </w:rPr>
        <w:t>See 15.10.1</w:t>
      </w:r>
    </w:p>
    <w:p w14:paraId="44053A47" w14:textId="77777777" w:rsidR="00E80769" w:rsidRPr="00EA6649" w:rsidRDefault="00E80769" w:rsidP="00E80769">
      <w:pPr>
        <w:pStyle w:val="SyntaxDefinition"/>
      </w:pPr>
      <w:r w:rsidRPr="004431E2">
        <w:rPr>
          <w:rFonts w:ascii="Courier New" w:hAnsi="Courier New"/>
          <w:b/>
          <w:i w:val="0"/>
        </w:rPr>
        <w:t>-</w:t>
      </w:r>
      <w:r w:rsidRPr="00EA6649">
        <w:br/>
        <w:t>ClassAtomNoDash</w:t>
      </w:r>
    </w:p>
    <w:p w14:paraId="1799903C" w14:textId="77777777" w:rsidR="00E80769" w:rsidRDefault="00E80769" w:rsidP="00E80769">
      <w:pPr>
        <w:pStyle w:val="M0"/>
        <w:spacing w:after="0"/>
        <w:rPr>
          <w:sz w:val="16"/>
        </w:rPr>
      </w:pPr>
    </w:p>
    <w:p w14:paraId="793F0A7C" w14:textId="77777777" w:rsidR="00E80769" w:rsidRPr="00D00D4A" w:rsidRDefault="00E80769" w:rsidP="00E80769">
      <w:pPr>
        <w:pStyle w:val="SyntaxRule"/>
        <w:rPr>
          <w:rFonts w:ascii="Arial" w:hAnsi="Arial"/>
        </w:rPr>
      </w:pPr>
      <w:r w:rsidRPr="00EA6649">
        <w:t xml:space="preserve">ClassAtomNoDash </w:t>
      </w:r>
      <w:r w:rsidRPr="006D03FA">
        <w:rPr>
          <w:rFonts w:ascii="Arial" w:hAnsi="Arial"/>
          <w:b/>
          <w:i w:val="0"/>
        </w:rPr>
        <w:t>::</w:t>
      </w:r>
      <w:r w:rsidRPr="00EA6649">
        <w:rPr>
          <w:rFonts w:ascii="Arial" w:hAnsi="Arial"/>
          <w:b/>
        </w:rPr>
        <w:tab/>
      </w:r>
      <w:r w:rsidRPr="00E148F5">
        <w:rPr>
          <w:rFonts w:ascii="Arial" w:hAnsi="Arial"/>
        </w:rPr>
        <w:t>See 15.10.1</w:t>
      </w:r>
    </w:p>
    <w:p w14:paraId="02823C33" w14:textId="77777777" w:rsidR="00E80769" w:rsidRPr="00EA6649" w:rsidRDefault="00E80769" w:rsidP="00E80769">
      <w:pPr>
        <w:pStyle w:val="SyntaxDefinition"/>
        <w:rPr>
          <w:vertAlign w:val="subscript"/>
        </w:rPr>
      </w:pPr>
      <w:r w:rsidRPr="00EA6649">
        <w:t xml:space="preserve">SourceCharacter </w:t>
      </w:r>
      <w:r w:rsidRPr="00D00D4A">
        <w:rPr>
          <w:rFonts w:ascii="Arial" w:hAnsi="Arial"/>
        </w:rPr>
        <w:t xml:space="preserve"> </w:t>
      </w:r>
      <w:r w:rsidRPr="007A29B2">
        <w:rPr>
          <w:rFonts w:ascii="Arial" w:hAnsi="Arial"/>
          <w:b/>
          <w:i w:val="0"/>
        </w:rPr>
        <w:t>but not</w:t>
      </w:r>
      <w:r w:rsidRPr="008C7962">
        <w:rPr>
          <w:rFonts w:ascii="Arial" w:hAnsi="Arial"/>
        </w:rPr>
        <w:t xml:space="preserve"> </w:t>
      </w:r>
      <w:r w:rsidRPr="007A29B2">
        <w:rPr>
          <w:rFonts w:ascii="Arial" w:hAnsi="Arial"/>
          <w:b/>
          <w:i w:val="0"/>
        </w:rPr>
        <w:t>one of</w:t>
      </w:r>
      <w:r w:rsidRPr="008C7962">
        <w:rPr>
          <w:rFonts w:ascii="Arial" w:hAnsi="Arial"/>
        </w:rPr>
        <w:t xml:space="preserve"> </w:t>
      </w:r>
      <w:r w:rsidRPr="007A29B2">
        <w:rPr>
          <w:rFonts w:ascii="Courier New" w:hAnsi="Courier New"/>
          <w:b/>
          <w:i w:val="0"/>
        </w:rPr>
        <w:t>\</w:t>
      </w:r>
      <w:r w:rsidRPr="008C7962">
        <w:rPr>
          <w:rFonts w:ascii="Arial" w:hAnsi="Arial"/>
        </w:rPr>
        <w:t xml:space="preserve"> </w:t>
      </w:r>
      <w:r w:rsidRPr="007A29B2">
        <w:rPr>
          <w:rFonts w:ascii="Arial" w:hAnsi="Arial"/>
          <w:b/>
          <w:i w:val="0"/>
        </w:rPr>
        <w:t>or</w:t>
      </w:r>
      <w:r w:rsidRPr="008C7962">
        <w:rPr>
          <w:rFonts w:ascii="Arial" w:hAnsi="Arial"/>
        </w:rPr>
        <w:t xml:space="preserve"> </w:t>
      </w:r>
      <w:r w:rsidRPr="007A29B2">
        <w:rPr>
          <w:rFonts w:ascii="Courier New" w:hAnsi="Courier New"/>
          <w:b/>
          <w:i w:val="0"/>
        </w:rPr>
        <w:t>]</w:t>
      </w:r>
      <w:r w:rsidRPr="007A29B2">
        <w:rPr>
          <w:rFonts w:ascii="Arial" w:hAnsi="Arial"/>
          <w:b/>
          <w:i w:val="0"/>
        </w:rPr>
        <w:t xml:space="preserve"> or</w:t>
      </w:r>
      <w:r w:rsidRPr="008C7962">
        <w:rPr>
          <w:rFonts w:ascii="Arial" w:hAnsi="Arial"/>
        </w:rPr>
        <w:t xml:space="preserve"> </w:t>
      </w:r>
      <w:r w:rsidRPr="007A29B2">
        <w:rPr>
          <w:rFonts w:ascii="Courier New" w:hAnsi="Courier New"/>
          <w:b/>
          <w:i w:val="0"/>
        </w:rPr>
        <w:t>-</w:t>
      </w:r>
      <w:r w:rsidRPr="00EA6649">
        <w:br/>
      </w:r>
      <w:r w:rsidRPr="00612C55">
        <w:rPr>
          <w:rFonts w:ascii="Courier New" w:hAnsi="Courier New"/>
          <w:b/>
          <w:i w:val="0"/>
        </w:rPr>
        <w:t>\</w:t>
      </w:r>
      <w:r w:rsidRPr="004431E2">
        <w:rPr>
          <w:rFonts w:ascii="Courier New" w:hAnsi="Courier New"/>
          <w:i w:val="0"/>
        </w:rPr>
        <w:t xml:space="preserve"> </w:t>
      </w:r>
      <w:r w:rsidRPr="00EA6649">
        <w:t>ClassEscape</w:t>
      </w:r>
    </w:p>
    <w:p w14:paraId="594C1B76" w14:textId="77777777" w:rsidR="00E80769" w:rsidRDefault="00E80769" w:rsidP="00E80769">
      <w:pPr>
        <w:pStyle w:val="M0"/>
        <w:spacing w:after="0"/>
        <w:rPr>
          <w:sz w:val="16"/>
        </w:rPr>
      </w:pPr>
    </w:p>
    <w:p w14:paraId="57C65AC8" w14:textId="77777777" w:rsidR="00E80769" w:rsidRPr="00D00D4A" w:rsidRDefault="00E80769" w:rsidP="00E80769">
      <w:pPr>
        <w:pStyle w:val="SyntaxRule"/>
      </w:pPr>
      <w:r w:rsidRPr="00EA6649">
        <w:t xml:space="preserve">ClassEscape </w:t>
      </w:r>
      <w:r w:rsidRPr="007A29B2">
        <w:rPr>
          <w:rFonts w:ascii="Arial" w:hAnsi="Arial" w:cs="Arial"/>
          <w:b/>
          <w:i w:val="0"/>
        </w:rPr>
        <w:t>::</w:t>
      </w:r>
      <w:r w:rsidRPr="00EA6649">
        <w:rPr>
          <w:b/>
        </w:rPr>
        <w:tab/>
      </w:r>
      <w:r w:rsidRPr="007A29B2">
        <w:rPr>
          <w:rFonts w:ascii="Arial" w:hAnsi="Arial" w:cs="Arial"/>
        </w:rPr>
        <w:t>See 15.10.1</w:t>
      </w:r>
    </w:p>
    <w:p w14:paraId="6F957E20" w14:textId="77777777" w:rsidR="00E80769" w:rsidRPr="00EA6649" w:rsidRDefault="00E80769" w:rsidP="00E80769">
      <w:pPr>
        <w:pStyle w:val="SyntaxDefinition"/>
      </w:pPr>
      <w:r w:rsidRPr="008C7962">
        <w:t>DecimalEscape</w:t>
      </w:r>
      <w:r w:rsidRPr="00EA6649">
        <w:br/>
      </w:r>
      <w:r w:rsidRPr="007A29B2">
        <w:rPr>
          <w:rFonts w:ascii="Courier New" w:hAnsi="Courier New"/>
          <w:b/>
          <w:i w:val="0"/>
        </w:rPr>
        <w:t>b</w:t>
      </w:r>
      <w:r>
        <w:br/>
      </w:r>
      <w:r w:rsidRPr="008C7962">
        <w:t>CharacterEscape</w:t>
      </w:r>
      <w:r w:rsidRPr="004431E2">
        <w:rPr>
          <w:rFonts w:ascii="Courier New" w:hAnsi="Courier New"/>
          <w:b/>
          <w:i w:val="0"/>
        </w:rPr>
        <w:br/>
      </w:r>
      <w:r w:rsidRPr="008C7962">
        <w:t>CharacterClassEscape</w:t>
      </w:r>
    </w:p>
    <w:p w14:paraId="551478CD" w14:textId="77777777" w:rsidR="00E80769" w:rsidRDefault="00E80769" w:rsidP="00E80769">
      <w:pPr>
        <w:pStyle w:val="a2"/>
        <w:tabs>
          <w:tab w:val="clear" w:pos="500"/>
          <w:tab w:val="clear" w:pos="720"/>
          <w:tab w:val="left" w:pos="567"/>
        </w:tabs>
      </w:pPr>
      <w:bookmarkStart w:id="8785" w:name="_Toc235503561"/>
      <w:bookmarkStart w:id="8786" w:name="_Toc236208650"/>
      <w:bookmarkStart w:id="8787" w:name="_Toc241509336"/>
      <w:bookmarkStart w:id="8788" w:name="_Toc241557813"/>
      <w:bookmarkStart w:id="8789" w:name="_Toc244416823"/>
      <w:bookmarkStart w:id="8790" w:name="_Toc244657763"/>
      <w:bookmarkStart w:id="8791" w:name="_Toc246652503"/>
      <w:bookmarkStart w:id="8792" w:name="_Toc253562052"/>
      <w:bookmarkStart w:id="8793" w:name="_Toc268506068"/>
      <w:bookmarkStart w:id="8794" w:name="_Toc276631187"/>
      <w:bookmarkStart w:id="8795" w:name="_Toc277944231"/>
      <w:bookmarkStart w:id="8796" w:name="_Toc153968576"/>
      <w:bookmarkStart w:id="8797" w:name="_Toc178387198"/>
      <w:r>
        <w:t>JSON</w:t>
      </w:r>
      <w:bookmarkEnd w:id="8785"/>
      <w:bookmarkEnd w:id="8786"/>
      <w:bookmarkEnd w:id="8787"/>
      <w:bookmarkEnd w:id="8788"/>
      <w:bookmarkEnd w:id="8789"/>
      <w:bookmarkEnd w:id="8790"/>
      <w:bookmarkEnd w:id="8791"/>
      <w:bookmarkEnd w:id="8792"/>
      <w:bookmarkEnd w:id="8793"/>
      <w:bookmarkEnd w:id="8794"/>
      <w:bookmarkEnd w:id="8795"/>
      <w:bookmarkEnd w:id="8796"/>
      <w:bookmarkEnd w:id="8797"/>
    </w:p>
    <w:p w14:paraId="0D6B2EF6" w14:textId="77777777" w:rsidR="00E80769" w:rsidRPr="000E712A" w:rsidRDefault="00E80769" w:rsidP="00E80769">
      <w:pPr>
        <w:pStyle w:val="a3"/>
        <w:tabs>
          <w:tab w:val="clear" w:pos="640"/>
          <w:tab w:val="clear" w:pos="880"/>
        </w:tabs>
        <w:spacing w:before="120"/>
      </w:pPr>
      <w:bookmarkStart w:id="8798" w:name="_Toc235503562"/>
      <w:bookmarkStart w:id="8799" w:name="_Toc236208651"/>
      <w:bookmarkStart w:id="8800" w:name="_Toc241509337"/>
      <w:bookmarkStart w:id="8801" w:name="_Toc241557814"/>
      <w:bookmarkStart w:id="8802" w:name="_Toc244416824"/>
      <w:bookmarkStart w:id="8803" w:name="_Toc244657764"/>
      <w:bookmarkStart w:id="8804" w:name="_Toc246652504"/>
      <w:bookmarkStart w:id="8805" w:name="_Toc253562053"/>
      <w:bookmarkStart w:id="8806" w:name="_Toc268506069"/>
      <w:bookmarkStart w:id="8807" w:name="_Toc276631188"/>
      <w:bookmarkStart w:id="8808" w:name="_Toc277944232"/>
      <w:bookmarkStart w:id="8809" w:name="_Toc153968577"/>
      <w:bookmarkStart w:id="8810" w:name="_Toc178387199"/>
      <w:r>
        <w:t>JSON Lexical Grammar</w:t>
      </w:r>
      <w:bookmarkEnd w:id="8798"/>
      <w:bookmarkEnd w:id="8799"/>
      <w:bookmarkEnd w:id="8800"/>
      <w:bookmarkEnd w:id="8801"/>
      <w:bookmarkEnd w:id="8802"/>
      <w:bookmarkEnd w:id="8803"/>
      <w:bookmarkEnd w:id="8804"/>
      <w:bookmarkEnd w:id="8805"/>
      <w:bookmarkEnd w:id="8806"/>
      <w:bookmarkEnd w:id="8807"/>
      <w:bookmarkEnd w:id="8808"/>
      <w:bookmarkEnd w:id="8809"/>
      <w:bookmarkEnd w:id="8810"/>
    </w:p>
    <w:p w14:paraId="63F548B7" w14:textId="77777777" w:rsidR="00E80769" w:rsidRPr="00D00D4A" w:rsidRDefault="00E80769" w:rsidP="00E80769">
      <w:pPr>
        <w:pStyle w:val="SyntaxRule"/>
      </w:pPr>
      <w:r w:rsidRPr="00EA6649">
        <w:rPr>
          <w:rStyle w:val="bnf"/>
          <w:i/>
        </w:rPr>
        <w:t>JSONWhiteSpace</w:t>
      </w:r>
      <w:r w:rsidRPr="00D00D4A">
        <w:t xml:space="preserve"> </w:t>
      </w:r>
      <w:r w:rsidRPr="00E148F5">
        <w:rPr>
          <w:rFonts w:ascii="Arial" w:hAnsi="Arial"/>
          <w:b/>
          <w:i w:val="0"/>
        </w:rPr>
        <w:t>::</w:t>
      </w:r>
      <w:r w:rsidRPr="00D00D4A">
        <w:t xml:space="preserve"> </w:t>
      </w:r>
      <w:r w:rsidRPr="00D00D4A">
        <w:tab/>
      </w:r>
      <w:r w:rsidRPr="00E148F5">
        <w:rPr>
          <w:rFonts w:ascii="Arial" w:hAnsi="Arial"/>
        </w:rPr>
        <w:t>See 15.12.1.1</w:t>
      </w:r>
    </w:p>
    <w:p w14:paraId="53F37AE8" w14:textId="77777777" w:rsidR="00E80769" w:rsidRPr="008C7962" w:rsidRDefault="00E80769" w:rsidP="00E80769">
      <w:pPr>
        <w:pStyle w:val="SyntaxRule2"/>
        <w:rPr>
          <w:rStyle w:val="bnf"/>
        </w:rPr>
      </w:pPr>
      <w:r w:rsidRPr="008C7962">
        <w:rPr>
          <w:rStyle w:val="bnf"/>
        </w:rPr>
        <w:t>&lt;TAB&gt;</w:t>
      </w:r>
      <w:r>
        <w:rPr>
          <w:rStyle w:val="bnf"/>
        </w:rPr>
        <w:br/>
      </w:r>
      <w:r w:rsidRPr="008C7962">
        <w:rPr>
          <w:rStyle w:val="bnf"/>
        </w:rPr>
        <w:t>&lt;CR&gt;</w:t>
      </w:r>
      <w:r>
        <w:rPr>
          <w:rStyle w:val="bnf"/>
        </w:rPr>
        <w:br/>
      </w:r>
      <w:r w:rsidRPr="008C7962">
        <w:rPr>
          <w:rStyle w:val="bnf"/>
        </w:rPr>
        <w:t>&lt;LF&gt;</w:t>
      </w:r>
      <w:r>
        <w:rPr>
          <w:rStyle w:val="bnf"/>
        </w:rPr>
        <w:br/>
      </w:r>
      <w:r w:rsidRPr="008C7962">
        <w:rPr>
          <w:rStyle w:val="bnf"/>
        </w:rPr>
        <w:t>&lt;SP&gt;</w:t>
      </w:r>
    </w:p>
    <w:p w14:paraId="3EBEFBBC" w14:textId="77777777" w:rsidR="00E80769" w:rsidRDefault="00E80769" w:rsidP="00E80769">
      <w:pPr>
        <w:pStyle w:val="M0"/>
        <w:spacing w:after="0"/>
        <w:rPr>
          <w:sz w:val="16"/>
        </w:rPr>
      </w:pPr>
    </w:p>
    <w:p w14:paraId="3FCC32E3" w14:textId="77777777" w:rsidR="00E80769" w:rsidRPr="00D00D4A" w:rsidRDefault="00E80769" w:rsidP="00E80769">
      <w:pPr>
        <w:pStyle w:val="SyntaxRule"/>
      </w:pPr>
      <w:r w:rsidRPr="00EA6649">
        <w:t xml:space="preserve">JSONString </w:t>
      </w:r>
      <w:r w:rsidRPr="00E148F5">
        <w:rPr>
          <w:rFonts w:ascii="Arial" w:hAnsi="Arial"/>
          <w:b/>
          <w:i w:val="0"/>
        </w:rPr>
        <w:t>::</w:t>
      </w:r>
      <w:r w:rsidRPr="00D00D4A">
        <w:t xml:space="preserve"> </w:t>
      </w:r>
      <w:r w:rsidRPr="00D00D4A">
        <w:tab/>
      </w:r>
      <w:r w:rsidRPr="00E148F5">
        <w:rPr>
          <w:rFonts w:ascii="Arial" w:hAnsi="Arial"/>
        </w:rPr>
        <w:t>See 15.12.1.1</w:t>
      </w:r>
    </w:p>
    <w:p w14:paraId="17C91545" w14:textId="77777777" w:rsidR="00E80769" w:rsidRPr="00D00D4A" w:rsidRDefault="00E80769" w:rsidP="00E80769">
      <w:pPr>
        <w:pStyle w:val="SyntaxRule2"/>
        <w:rPr>
          <w:rFonts w:ascii="Arial" w:hAnsi="Arial"/>
        </w:rPr>
      </w:pPr>
      <w:r w:rsidRPr="004431E2">
        <w:rPr>
          <w:rFonts w:ascii="Courier New" w:hAnsi="Courier New" w:cs="Courier New"/>
          <w:b/>
          <w:i w:val="0"/>
        </w:rPr>
        <w:t xml:space="preserve">" </w:t>
      </w:r>
      <w:r w:rsidRPr="00EA6649">
        <w:t>JSONStringCharacters</w:t>
      </w:r>
      <w:r w:rsidRPr="005E74B3">
        <w:rPr>
          <w:rFonts w:ascii="Arial" w:hAnsi="Arial"/>
          <w:i w:val="0"/>
          <w:vertAlign w:val="subscript"/>
        </w:rPr>
        <w:t>opt</w:t>
      </w:r>
      <w:r w:rsidRPr="00EA6649">
        <w:t xml:space="preserve"> </w:t>
      </w:r>
      <w:r w:rsidRPr="004431E2">
        <w:rPr>
          <w:rFonts w:ascii="Courier New" w:hAnsi="Courier New" w:cs="Courier New"/>
          <w:b/>
          <w:i w:val="0"/>
        </w:rPr>
        <w:t>"</w:t>
      </w:r>
    </w:p>
    <w:p w14:paraId="1841B3A3" w14:textId="77777777" w:rsidR="00E80769" w:rsidRDefault="00E80769" w:rsidP="00E80769">
      <w:pPr>
        <w:pStyle w:val="M0"/>
        <w:spacing w:after="0"/>
        <w:rPr>
          <w:sz w:val="16"/>
        </w:rPr>
      </w:pPr>
    </w:p>
    <w:p w14:paraId="2B953734" w14:textId="77777777" w:rsidR="00E80769" w:rsidRPr="00D00D4A" w:rsidRDefault="00E80769" w:rsidP="00E80769">
      <w:pPr>
        <w:pStyle w:val="SyntaxRule"/>
        <w:rPr>
          <w:rFonts w:ascii="Arial" w:hAnsi="Arial"/>
        </w:rPr>
      </w:pPr>
      <w:r w:rsidRPr="00EA6649">
        <w:t xml:space="preserve">JSONStringCharacters </w:t>
      </w:r>
      <w:r w:rsidRPr="006D03FA">
        <w:rPr>
          <w:rFonts w:ascii="Arial" w:hAnsi="Arial"/>
          <w:b/>
          <w:i w:val="0"/>
        </w:rPr>
        <w:t>::</w:t>
      </w:r>
      <w:r w:rsidRPr="00D00D4A">
        <w:rPr>
          <w:rFonts w:ascii="Arial" w:hAnsi="Arial"/>
          <w:b/>
        </w:rPr>
        <w:tab/>
      </w:r>
      <w:r w:rsidRPr="00D00D4A">
        <w:rPr>
          <w:rFonts w:ascii="Arial" w:hAnsi="Arial"/>
        </w:rPr>
        <w:t xml:space="preserve"> See 15.12.1.1</w:t>
      </w:r>
    </w:p>
    <w:p w14:paraId="16738834" w14:textId="77777777" w:rsidR="00E80769" w:rsidRPr="00EA6649" w:rsidRDefault="00E80769" w:rsidP="00E80769">
      <w:pPr>
        <w:pStyle w:val="SyntaxRule2"/>
      </w:pPr>
      <w:r w:rsidRPr="00EA6649">
        <w:t>JSONStringCharacter JSONStringCharacters</w:t>
      </w:r>
      <w:r w:rsidRPr="005E74B3">
        <w:rPr>
          <w:rFonts w:ascii="Arial" w:hAnsi="Arial"/>
          <w:i w:val="0"/>
          <w:vertAlign w:val="subscript"/>
        </w:rPr>
        <w:t>opt</w:t>
      </w:r>
      <w:r w:rsidRPr="00EA6649">
        <w:t xml:space="preserve"> </w:t>
      </w:r>
    </w:p>
    <w:p w14:paraId="693D0336" w14:textId="77777777" w:rsidR="00E80769" w:rsidRDefault="00E80769" w:rsidP="00E80769">
      <w:pPr>
        <w:pStyle w:val="M0"/>
        <w:spacing w:after="0"/>
        <w:rPr>
          <w:sz w:val="16"/>
        </w:rPr>
      </w:pPr>
    </w:p>
    <w:p w14:paraId="64B12407" w14:textId="77777777" w:rsidR="00E80769" w:rsidRPr="00D00D4A" w:rsidRDefault="00E80769" w:rsidP="00E80769">
      <w:pPr>
        <w:pStyle w:val="SyntaxRule"/>
      </w:pPr>
      <w:r w:rsidRPr="00EA6649">
        <w:t>JSONStringCharacter</w:t>
      </w:r>
      <w:r w:rsidRPr="00D00D4A">
        <w:t xml:space="preserve"> </w:t>
      </w:r>
      <w:r w:rsidRPr="00E148F5">
        <w:rPr>
          <w:rFonts w:ascii="Arial" w:hAnsi="Arial"/>
          <w:b/>
          <w:i w:val="0"/>
        </w:rPr>
        <w:t>::</w:t>
      </w:r>
      <w:r w:rsidRPr="00D00D4A">
        <w:rPr>
          <w:b/>
        </w:rPr>
        <w:t xml:space="preserve"> </w:t>
      </w:r>
      <w:r w:rsidRPr="00D00D4A">
        <w:rPr>
          <w:b/>
        </w:rPr>
        <w:tab/>
      </w:r>
      <w:r w:rsidRPr="00D00D4A">
        <w:t xml:space="preserve"> </w:t>
      </w:r>
      <w:r w:rsidRPr="00E148F5">
        <w:rPr>
          <w:rFonts w:ascii="Arial" w:hAnsi="Arial"/>
        </w:rPr>
        <w:t>See 15.12.1.1</w:t>
      </w:r>
    </w:p>
    <w:p w14:paraId="7AC01295" w14:textId="77777777" w:rsidR="00E80769" w:rsidRPr="00EA6649" w:rsidRDefault="00E80769" w:rsidP="00E80769">
      <w:pPr>
        <w:pStyle w:val="SyntaxRule2"/>
        <w:rPr>
          <w:rFonts w:ascii="Arial" w:hAnsi="Arial"/>
        </w:rPr>
      </w:pPr>
      <w:r w:rsidRPr="00EA6649">
        <w:t>SourceCharacter</w:t>
      </w:r>
      <w:r w:rsidRPr="00EA6649" w:rsidDel="009A2EC5">
        <w:t xml:space="preserve"> </w:t>
      </w:r>
      <w:r w:rsidRPr="007A29B2">
        <w:rPr>
          <w:rFonts w:ascii="Arial" w:hAnsi="Arial"/>
          <w:b/>
          <w:i w:val="0"/>
        </w:rPr>
        <w:t>but not</w:t>
      </w:r>
      <w:r>
        <w:rPr>
          <w:rFonts w:ascii="Arial" w:hAnsi="Arial"/>
          <w:b/>
          <w:i w:val="0"/>
        </w:rPr>
        <w:t xml:space="preserve"> one of</w:t>
      </w:r>
      <w:r w:rsidRPr="00EA6649">
        <w:t xml:space="preserve"> </w:t>
      </w:r>
      <w:r w:rsidRPr="004431E2">
        <w:rPr>
          <w:rFonts w:ascii="Courier New" w:hAnsi="Courier New" w:cs="Courier New"/>
          <w:b/>
          <w:i w:val="0"/>
        </w:rPr>
        <w:t>"</w:t>
      </w:r>
      <w:r w:rsidRPr="00EA6649">
        <w:t xml:space="preserve"> </w:t>
      </w:r>
      <w:r w:rsidRPr="007A29B2">
        <w:rPr>
          <w:rFonts w:ascii="Arial" w:hAnsi="Arial"/>
          <w:b/>
          <w:i w:val="0"/>
        </w:rPr>
        <w:t>or</w:t>
      </w:r>
      <w:r w:rsidRPr="00EA6649">
        <w:t xml:space="preserve"> </w:t>
      </w:r>
      <w:r w:rsidRPr="004431E2">
        <w:rPr>
          <w:rFonts w:ascii="Courier New" w:hAnsi="Courier New" w:cs="Courier New"/>
          <w:b/>
          <w:i w:val="0"/>
        </w:rPr>
        <w:t xml:space="preserve">\ </w:t>
      </w:r>
      <w:r w:rsidRPr="007A29B2">
        <w:rPr>
          <w:rFonts w:ascii="Arial" w:hAnsi="Arial"/>
          <w:b/>
          <w:i w:val="0"/>
        </w:rPr>
        <w:t>or</w:t>
      </w:r>
      <w:r w:rsidRPr="00EA6649">
        <w:rPr>
          <w:rFonts w:ascii="Arial" w:hAnsi="Arial"/>
        </w:rPr>
        <w:t xml:space="preserve"> </w:t>
      </w:r>
      <w:r w:rsidRPr="00EA6649">
        <w:t xml:space="preserve">U+0000 </w:t>
      </w:r>
      <w:r w:rsidRPr="00612C55">
        <w:rPr>
          <w:rFonts w:ascii="Arial" w:hAnsi="Arial" w:cs="Arial"/>
          <w:b/>
          <w:i w:val="0"/>
        </w:rPr>
        <w:t>through</w:t>
      </w:r>
      <w:r w:rsidRPr="00EA6649">
        <w:t xml:space="preserve"> U+001F</w:t>
      </w:r>
    </w:p>
    <w:p w14:paraId="3595C981" w14:textId="77777777" w:rsidR="00E80769" w:rsidRPr="00EA6649" w:rsidRDefault="00E80769" w:rsidP="00E80769">
      <w:pPr>
        <w:pStyle w:val="SyntaxRule2"/>
      </w:pPr>
      <w:r w:rsidRPr="004431E2">
        <w:rPr>
          <w:rFonts w:ascii="Courier New" w:hAnsi="Courier New" w:cs="Courier New"/>
          <w:b/>
          <w:i w:val="0"/>
        </w:rPr>
        <w:t>\</w:t>
      </w:r>
      <w:r w:rsidRPr="00EA6649">
        <w:t xml:space="preserve"> JSONEscapeSequence</w:t>
      </w:r>
    </w:p>
    <w:p w14:paraId="4E601894" w14:textId="77777777" w:rsidR="00E80769" w:rsidRDefault="00E80769" w:rsidP="00E80769">
      <w:pPr>
        <w:pStyle w:val="M0"/>
        <w:spacing w:after="0"/>
        <w:rPr>
          <w:sz w:val="16"/>
        </w:rPr>
      </w:pPr>
    </w:p>
    <w:p w14:paraId="579BC0E1" w14:textId="77777777" w:rsidR="00E80769" w:rsidRPr="00D00D4A" w:rsidRDefault="00E80769" w:rsidP="00E80769">
      <w:pPr>
        <w:pStyle w:val="SyntaxRule"/>
        <w:rPr>
          <w:rFonts w:ascii="Arial" w:hAnsi="Arial"/>
        </w:rPr>
      </w:pPr>
      <w:r w:rsidRPr="00EA6649">
        <w:t xml:space="preserve">JSONEscapeSequence </w:t>
      </w:r>
      <w:r w:rsidRPr="006D03FA">
        <w:rPr>
          <w:rFonts w:ascii="Arial" w:hAnsi="Arial"/>
          <w:b/>
          <w:i w:val="0"/>
        </w:rPr>
        <w:t>::</w:t>
      </w:r>
      <w:r w:rsidRPr="00D00D4A">
        <w:rPr>
          <w:rFonts w:ascii="Arial" w:hAnsi="Arial"/>
        </w:rPr>
        <w:t xml:space="preserve"> </w:t>
      </w:r>
      <w:r w:rsidRPr="00D00D4A">
        <w:rPr>
          <w:rFonts w:ascii="Arial" w:hAnsi="Arial"/>
        </w:rPr>
        <w:tab/>
        <w:t>See 15.12.1.1</w:t>
      </w:r>
    </w:p>
    <w:p w14:paraId="0D434CC9" w14:textId="77777777" w:rsidR="00E80769" w:rsidRPr="00EA6649" w:rsidRDefault="00E80769" w:rsidP="00E80769">
      <w:pPr>
        <w:pStyle w:val="SyntaxRule2"/>
      </w:pPr>
      <w:r w:rsidRPr="00EA6649">
        <w:t>JSONEscapeCharacter</w:t>
      </w:r>
    </w:p>
    <w:p w14:paraId="69E574B6" w14:textId="77777777" w:rsidR="00E80769" w:rsidRPr="00EA6649" w:rsidRDefault="00E80769" w:rsidP="00E80769">
      <w:pPr>
        <w:pStyle w:val="SyntaxRule2"/>
      </w:pPr>
      <w:r w:rsidRPr="00EA6649">
        <w:t xml:space="preserve">UnicodeEscapeSequence </w:t>
      </w:r>
    </w:p>
    <w:p w14:paraId="22BB6514" w14:textId="77777777" w:rsidR="00E80769" w:rsidRDefault="00E80769" w:rsidP="00E80769">
      <w:pPr>
        <w:pStyle w:val="M0"/>
        <w:spacing w:after="0"/>
        <w:rPr>
          <w:sz w:val="16"/>
        </w:rPr>
      </w:pPr>
    </w:p>
    <w:p w14:paraId="0A216684" w14:textId="77777777" w:rsidR="00E80769" w:rsidRPr="00D00D4A" w:rsidRDefault="00E80769" w:rsidP="00E80769">
      <w:pPr>
        <w:pStyle w:val="SyntaxRule"/>
      </w:pPr>
      <w:r w:rsidRPr="00EA6649">
        <w:t xml:space="preserve">JSONEscapeCharacter </w:t>
      </w:r>
      <w:r w:rsidRPr="00E148F5">
        <w:rPr>
          <w:rFonts w:ascii="Arial" w:hAnsi="Arial"/>
          <w:b/>
          <w:i w:val="0"/>
        </w:rPr>
        <w:t>::</w:t>
      </w:r>
      <w:r w:rsidRPr="00D00D4A">
        <w:rPr>
          <w:b/>
        </w:rPr>
        <w:t xml:space="preserve">  </w:t>
      </w:r>
      <w:r w:rsidRPr="00E148F5">
        <w:rPr>
          <w:rFonts w:ascii="Arial" w:hAnsi="Arial" w:cs="Arial"/>
          <w:b/>
          <w:i w:val="0"/>
        </w:rPr>
        <w:t>one of</w:t>
      </w:r>
      <w:r w:rsidRPr="00D00D4A">
        <w:rPr>
          <w:b/>
        </w:rPr>
        <w:tab/>
      </w:r>
      <w:r w:rsidRPr="00D00D4A">
        <w:t xml:space="preserve"> </w:t>
      </w:r>
      <w:r w:rsidRPr="00E148F5">
        <w:rPr>
          <w:rFonts w:ascii="Arial" w:hAnsi="Arial"/>
        </w:rPr>
        <w:t>See 15.12.1.1</w:t>
      </w:r>
    </w:p>
    <w:p w14:paraId="3E669CE9" w14:textId="77777777" w:rsidR="00E80769" w:rsidRPr="00E148F5" w:rsidRDefault="00E80769" w:rsidP="00E80769">
      <w:pPr>
        <w:pStyle w:val="SyntaxRule2"/>
        <w:rPr>
          <w:rFonts w:ascii="Courier New" w:hAnsi="Courier New" w:cs="Courier New"/>
          <w:b/>
          <w:i w:val="0"/>
        </w:rPr>
      </w:pPr>
      <w:r w:rsidRPr="00E148F5">
        <w:rPr>
          <w:rFonts w:ascii="Courier New" w:hAnsi="Courier New" w:cs="Courier New"/>
          <w:b/>
          <w:i w:val="0"/>
        </w:rPr>
        <w:t xml:space="preserve"> " / \ b f n r t</w:t>
      </w:r>
    </w:p>
    <w:p w14:paraId="019E7103" w14:textId="77777777" w:rsidR="00E80769" w:rsidRDefault="00E80769" w:rsidP="00E80769">
      <w:pPr>
        <w:pStyle w:val="SyntaxRule"/>
      </w:pPr>
    </w:p>
    <w:p w14:paraId="366235D0" w14:textId="77777777" w:rsidR="00E80769" w:rsidRPr="00D00D4A" w:rsidRDefault="00E80769" w:rsidP="00E80769">
      <w:pPr>
        <w:pStyle w:val="SyntaxRule"/>
      </w:pPr>
      <w:r w:rsidRPr="00EA6649">
        <w:t xml:space="preserve">JSONNumber </w:t>
      </w:r>
      <w:r w:rsidRPr="00E148F5">
        <w:rPr>
          <w:rFonts w:ascii="Arial" w:hAnsi="Arial"/>
          <w:b/>
          <w:i w:val="0"/>
        </w:rPr>
        <w:t>::</w:t>
      </w:r>
      <w:r w:rsidRPr="00D00D4A">
        <w:rPr>
          <w:b/>
        </w:rPr>
        <w:tab/>
      </w:r>
      <w:r w:rsidRPr="00E148F5">
        <w:rPr>
          <w:rFonts w:ascii="Arial" w:hAnsi="Arial"/>
        </w:rPr>
        <w:t>See 15.12.1.1</w:t>
      </w:r>
    </w:p>
    <w:p w14:paraId="70B74F77" w14:textId="77777777" w:rsidR="00E80769" w:rsidRPr="00EA6649" w:rsidRDefault="00E80769" w:rsidP="00E80769">
      <w:pPr>
        <w:pStyle w:val="SyntaxRule2"/>
      </w:pPr>
      <w:r w:rsidRPr="004431E2">
        <w:rPr>
          <w:rFonts w:ascii="Courier New" w:hAnsi="Courier New" w:cs="Courier New"/>
          <w:b/>
          <w:i w:val="0"/>
        </w:rPr>
        <w:t>-</w:t>
      </w:r>
      <w:r w:rsidRPr="005E74B3">
        <w:rPr>
          <w:rFonts w:ascii="Arial" w:hAnsi="Arial"/>
          <w:i w:val="0"/>
          <w:vertAlign w:val="subscript"/>
        </w:rPr>
        <w:t>opt</w:t>
      </w:r>
      <w:r w:rsidRPr="00EA6649">
        <w:t xml:space="preserve">  DecimalIntegerLiteral JSONFraction</w:t>
      </w:r>
      <w:r w:rsidRPr="005E74B3">
        <w:rPr>
          <w:rFonts w:ascii="Arial" w:hAnsi="Arial"/>
          <w:i w:val="0"/>
          <w:vertAlign w:val="subscript"/>
        </w:rPr>
        <w:t>opt</w:t>
      </w:r>
      <w:r w:rsidRPr="00EA6649">
        <w:t xml:space="preserve">  ExponentPart</w:t>
      </w:r>
      <w:r w:rsidRPr="005E74B3">
        <w:rPr>
          <w:rFonts w:ascii="Arial" w:hAnsi="Arial"/>
          <w:i w:val="0"/>
          <w:vertAlign w:val="subscript"/>
        </w:rPr>
        <w:t>opt</w:t>
      </w:r>
    </w:p>
    <w:p w14:paraId="43708AE8" w14:textId="77777777" w:rsidR="00E80769" w:rsidRDefault="00E80769" w:rsidP="00E80769">
      <w:pPr>
        <w:pStyle w:val="SyntaxRule"/>
        <w:rPr>
          <w:spacing w:val="6"/>
        </w:rPr>
      </w:pPr>
    </w:p>
    <w:p w14:paraId="4F8DB7BA" w14:textId="77777777" w:rsidR="00E80769" w:rsidRPr="00D00D4A" w:rsidRDefault="00E80769" w:rsidP="00E80769">
      <w:pPr>
        <w:pStyle w:val="SyntaxRule"/>
      </w:pPr>
      <w:r w:rsidRPr="00EA6649">
        <w:rPr>
          <w:spacing w:val="6"/>
        </w:rPr>
        <w:t>JSONFraction</w:t>
      </w:r>
      <w:r w:rsidRPr="00EA6649">
        <w:t xml:space="preserve"> </w:t>
      </w:r>
      <w:r w:rsidRPr="00E148F5">
        <w:rPr>
          <w:rFonts w:ascii="Arial" w:hAnsi="Arial"/>
          <w:b/>
          <w:i w:val="0"/>
        </w:rPr>
        <w:t>::</w:t>
      </w:r>
      <w:r w:rsidRPr="00D00D4A">
        <w:rPr>
          <w:b/>
        </w:rPr>
        <w:t xml:space="preserve"> </w:t>
      </w:r>
      <w:r w:rsidRPr="00D00D4A">
        <w:rPr>
          <w:b/>
        </w:rPr>
        <w:tab/>
      </w:r>
      <w:r w:rsidRPr="00E148F5">
        <w:rPr>
          <w:rFonts w:ascii="Arial" w:hAnsi="Arial"/>
        </w:rPr>
        <w:t>See 15.12.1.1</w:t>
      </w:r>
    </w:p>
    <w:p w14:paraId="0ACE456C" w14:textId="77777777" w:rsidR="00E80769" w:rsidRPr="00EA6649" w:rsidRDefault="00E80769" w:rsidP="00E80769">
      <w:pPr>
        <w:pStyle w:val="SyntaxRule2"/>
      </w:pPr>
      <w:r w:rsidRPr="004431E2">
        <w:rPr>
          <w:rFonts w:ascii="Courier New" w:hAnsi="Courier New" w:cs="Courier New"/>
          <w:b/>
          <w:i w:val="0"/>
        </w:rPr>
        <w:t>.</w:t>
      </w:r>
      <w:r w:rsidRPr="00EA6649">
        <w:t xml:space="preserve"> DecimalDigits</w:t>
      </w:r>
    </w:p>
    <w:p w14:paraId="2649F476" w14:textId="77777777" w:rsidR="00E80769" w:rsidRDefault="00E80769" w:rsidP="00E80769">
      <w:pPr>
        <w:pStyle w:val="SyntaxRule"/>
        <w:rPr>
          <w:spacing w:val="6"/>
        </w:rPr>
      </w:pPr>
    </w:p>
    <w:p w14:paraId="7E341D7E" w14:textId="77777777" w:rsidR="00E80769" w:rsidRPr="00D00D4A" w:rsidRDefault="00E80769" w:rsidP="00E80769">
      <w:pPr>
        <w:pStyle w:val="SyntaxRule"/>
      </w:pPr>
      <w:r w:rsidRPr="00EA6649">
        <w:rPr>
          <w:spacing w:val="6"/>
        </w:rPr>
        <w:t>JSONNullLiteral</w:t>
      </w:r>
      <w:r w:rsidRPr="00EA6649">
        <w:t xml:space="preserve"> </w:t>
      </w:r>
      <w:r w:rsidRPr="00E148F5">
        <w:rPr>
          <w:rFonts w:ascii="Arial" w:hAnsi="Arial"/>
          <w:b/>
          <w:i w:val="0"/>
        </w:rPr>
        <w:t>::</w:t>
      </w:r>
      <w:r w:rsidRPr="00D00D4A">
        <w:rPr>
          <w:b/>
        </w:rPr>
        <w:tab/>
      </w:r>
      <w:r w:rsidRPr="00E148F5">
        <w:rPr>
          <w:rFonts w:ascii="Arial" w:hAnsi="Arial"/>
        </w:rPr>
        <w:t>See 15.12.1.1</w:t>
      </w:r>
    </w:p>
    <w:p w14:paraId="305C67AE" w14:textId="77777777" w:rsidR="00E80769" w:rsidRPr="00EA6649" w:rsidRDefault="00E80769" w:rsidP="00E80769">
      <w:pPr>
        <w:pStyle w:val="SyntaxRule2"/>
      </w:pPr>
      <w:r w:rsidRPr="00EA6649">
        <w:t>NullLiteral</w:t>
      </w:r>
    </w:p>
    <w:p w14:paraId="64025041" w14:textId="77777777" w:rsidR="00E80769" w:rsidRDefault="00E80769" w:rsidP="00E80769">
      <w:pPr>
        <w:pStyle w:val="SyntaxRule"/>
      </w:pPr>
    </w:p>
    <w:p w14:paraId="47CDC9D8" w14:textId="77777777" w:rsidR="00E80769" w:rsidRPr="00D00D4A" w:rsidRDefault="00E80769" w:rsidP="00E80769">
      <w:pPr>
        <w:pStyle w:val="SyntaxRule"/>
        <w:rPr>
          <w:rFonts w:ascii="Arial" w:hAnsi="Arial"/>
        </w:rPr>
      </w:pPr>
      <w:r w:rsidRPr="00EA6649">
        <w:t xml:space="preserve">JSONBooleanLiteral </w:t>
      </w:r>
      <w:r w:rsidRPr="006D03FA">
        <w:rPr>
          <w:rFonts w:ascii="Arial" w:hAnsi="Arial"/>
          <w:b/>
          <w:i w:val="0"/>
        </w:rPr>
        <w:t>::</w:t>
      </w:r>
      <w:r w:rsidRPr="00D00D4A">
        <w:rPr>
          <w:rFonts w:ascii="Arial" w:hAnsi="Arial"/>
          <w:b/>
        </w:rPr>
        <w:tab/>
      </w:r>
      <w:r w:rsidRPr="00D00D4A">
        <w:rPr>
          <w:rFonts w:ascii="Arial" w:hAnsi="Arial"/>
        </w:rPr>
        <w:t>See 15.12.1.1</w:t>
      </w:r>
    </w:p>
    <w:p w14:paraId="3CC54374" w14:textId="77777777" w:rsidR="00E80769" w:rsidRPr="00EA6649" w:rsidRDefault="00E80769" w:rsidP="00E80769">
      <w:pPr>
        <w:pStyle w:val="SyntaxRule2"/>
        <w:spacing w:after="240"/>
      </w:pPr>
      <w:r w:rsidRPr="00EA6649">
        <w:t>BooleanLiteral</w:t>
      </w:r>
    </w:p>
    <w:p w14:paraId="76B986C3" w14:textId="77777777" w:rsidR="00E80769" w:rsidRPr="000E712A" w:rsidRDefault="00E80769" w:rsidP="00E80769">
      <w:pPr>
        <w:pStyle w:val="a3"/>
        <w:tabs>
          <w:tab w:val="clear" w:pos="640"/>
          <w:tab w:val="clear" w:pos="880"/>
        </w:tabs>
        <w:spacing w:before="120"/>
      </w:pPr>
      <w:bookmarkStart w:id="8811" w:name="_Toc235503563"/>
      <w:bookmarkStart w:id="8812" w:name="_Toc236208652"/>
      <w:bookmarkStart w:id="8813" w:name="_Toc241509338"/>
      <w:bookmarkStart w:id="8814" w:name="_Toc241557815"/>
      <w:bookmarkStart w:id="8815" w:name="_Toc244416825"/>
      <w:bookmarkStart w:id="8816" w:name="_Toc244657765"/>
      <w:bookmarkStart w:id="8817" w:name="_Toc246652505"/>
      <w:bookmarkStart w:id="8818" w:name="_Toc253562054"/>
      <w:bookmarkStart w:id="8819" w:name="_Toc268506070"/>
      <w:bookmarkStart w:id="8820" w:name="_Toc276631189"/>
      <w:bookmarkStart w:id="8821" w:name="_Toc277944233"/>
      <w:bookmarkStart w:id="8822" w:name="_Toc153968578"/>
      <w:bookmarkStart w:id="8823" w:name="_Toc178387200"/>
      <w:r>
        <w:t>JSON Syntactic Grammar</w:t>
      </w:r>
      <w:bookmarkEnd w:id="8811"/>
      <w:bookmarkEnd w:id="8812"/>
      <w:bookmarkEnd w:id="8813"/>
      <w:bookmarkEnd w:id="8814"/>
      <w:bookmarkEnd w:id="8815"/>
      <w:bookmarkEnd w:id="8816"/>
      <w:bookmarkEnd w:id="8817"/>
      <w:bookmarkEnd w:id="8818"/>
      <w:bookmarkEnd w:id="8819"/>
      <w:bookmarkEnd w:id="8820"/>
      <w:bookmarkEnd w:id="8821"/>
      <w:bookmarkEnd w:id="8822"/>
      <w:bookmarkEnd w:id="8823"/>
    </w:p>
    <w:p w14:paraId="4673EDEF" w14:textId="77777777" w:rsidR="00E80769" w:rsidRPr="00D00D4A" w:rsidRDefault="00E80769" w:rsidP="00E80769">
      <w:pPr>
        <w:pStyle w:val="SyntaxRule"/>
      </w:pPr>
      <w:r w:rsidRPr="00EA6649">
        <w:t xml:space="preserve">JSONText </w:t>
      </w:r>
      <w:r w:rsidRPr="00E148F5">
        <w:rPr>
          <w:rFonts w:ascii="Arial" w:hAnsi="Arial"/>
          <w:b/>
          <w:i w:val="0"/>
        </w:rPr>
        <w:t>:</w:t>
      </w:r>
      <w:r w:rsidRPr="00D00D4A">
        <w:tab/>
        <w:t xml:space="preserve"> </w:t>
      </w:r>
      <w:r w:rsidRPr="00E148F5">
        <w:rPr>
          <w:rFonts w:ascii="Arial" w:hAnsi="Arial"/>
        </w:rPr>
        <w:t>See 15.12.1.2</w:t>
      </w:r>
    </w:p>
    <w:p w14:paraId="687BD6D8" w14:textId="77777777" w:rsidR="00E80769" w:rsidRPr="00EA6649" w:rsidRDefault="00E80769" w:rsidP="00E80769">
      <w:pPr>
        <w:pStyle w:val="SyntaxRule2"/>
      </w:pPr>
      <w:r w:rsidRPr="00EA6649">
        <w:t>JSONValue</w:t>
      </w:r>
    </w:p>
    <w:p w14:paraId="71EE0152" w14:textId="77777777" w:rsidR="00E80769" w:rsidRDefault="00E80769" w:rsidP="00E80769">
      <w:pPr>
        <w:pStyle w:val="SyntaxRule"/>
      </w:pPr>
    </w:p>
    <w:p w14:paraId="52B5935C" w14:textId="77777777" w:rsidR="00E80769" w:rsidRPr="00D00D4A" w:rsidRDefault="00E80769" w:rsidP="00E80769">
      <w:pPr>
        <w:pStyle w:val="SyntaxRule"/>
      </w:pPr>
      <w:r w:rsidRPr="00EA6649">
        <w:t xml:space="preserve">JSONValue </w:t>
      </w:r>
      <w:r w:rsidRPr="00E148F5">
        <w:rPr>
          <w:rFonts w:ascii="Arial" w:hAnsi="Arial"/>
          <w:b/>
          <w:i w:val="0"/>
        </w:rPr>
        <w:t>:</w:t>
      </w:r>
      <w:r w:rsidRPr="00D00D4A">
        <w:rPr>
          <w:b/>
        </w:rPr>
        <w:t xml:space="preserve"> </w:t>
      </w:r>
      <w:r w:rsidRPr="00D00D4A">
        <w:rPr>
          <w:b/>
        </w:rPr>
        <w:tab/>
      </w:r>
      <w:r w:rsidRPr="00E148F5">
        <w:rPr>
          <w:rFonts w:ascii="Arial" w:hAnsi="Arial"/>
        </w:rPr>
        <w:t>See 15.12.1.2</w:t>
      </w:r>
      <w:r w:rsidRPr="00D00D4A">
        <w:tab/>
        <w:t xml:space="preserve"> </w:t>
      </w:r>
    </w:p>
    <w:p w14:paraId="1AE311E8" w14:textId="77777777" w:rsidR="00E80769" w:rsidRPr="00EA6649" w:rsidRDefault="00E80769" w:rsidP="00E80769">
      <w:pPr>
        <w:pStyle w:val="SyntaxRule2"/>
      </w:pPr>
      <w:r w:rsidRPr="00EA6649">
        <w:t>JSONNullLiteral</w:t>
      </w:r>
      <w:r w:rsidRPr="00EA6649">
        <w:br/>
        <w:t>JSONBooleanLiteral</w:t>
      </w:r>
      <w:r w:rsidRPr="00EA6649">
        <w:br/>
        <w:t>JSONObject</w:t>
      </w:r>
      <w:r w:rsidRPr="00EA6649">
        <w:br/>
        <w:t>JSONArray</w:t>
      </w:r>
      <w:r w:rsidRPr="00EA6649">
        <w:br/>
        <w:t>JSONString</w:t>
      </w:r>
      <w:r w:rsidRPr="00EA6649">
        <w:br/>
        <w:t>JSONNumber</w:t>
      </w:r>
    </w:p>
    <w:p w14:paraId="1432B0D3" w14:textId="77777777" w:rsidR="00E80769" w:rsidRDefault="00E80769" w:rsidP="00E80769">
      <w:pPr>
        <w:pStyle w:val="SyntaxRule"/>
      </w:pPr>
    </w:p>
    <w:p w14:paraId="77B64353" w14:textId="77777777" w:rsidR="00E80769" w:rsidRPr="00D00D4A" w:rsidRDefault="00E80769" w:rsidP="00E80769">
      <w:pPr>
        <w:pStyle w:val="SyntaxRule"/>
      </w:pPr>
      <w:r w:rsidRPr="00EA6649">
        <w:t xml:space="preserve">JSONObject </w:t>
      </w:r>
      <w:r w:rsidRPr="00E148F5">
        <w:rPr>
          <w:rFonts w:ascii="Arial" w:hAnsi="Arial"/>
          <w:b/>
          <w:i w:val="0"/>
        </w:rPr>
        <w:t>:</w:t>
      </w:r>
      <w:r w:rsidRPr="00D00D4A">
        <w:rPr>
          <w:b/>
        </w:rPr>
        <w:t xml:space="preserve"> </w:t>
      </w:r>
      <w:r w:rsidRPr="00D00D4A">
        <w:rPr>
          <w:b/>
        </w:rPr>
        <w:tab/>
      </w:r>
      <w:r w:rsidRPr="00E148F5">
        <w:rPr>
          <w:rFonts w:ascii="Arial" w:hAnsi="Arial"/>
        </w:rPr>
        <w:t>See 15.12.1.2</w:t>
      </w:r>
    </w:p>
    <w:p w14:paraId="2641BB98" w14:textId="77777777" w:rsidR="00E80769" w:rsidRPr="00EA6649" w:rsidRDefault="00E80769" w:rsidP="00E80769">
      <w:pPr>
        <w:pStyle w:val="SyntaxRule2"/>
        <w:jc w:val="left"/>
      </w:pPr>
      <w:r w:rsidRPr="004431E2">
        <w:rPr>
          <w:rFonts w:ascii="Courier New" w:hAnsi="Courier New" w:cs="Courier New"/>
          <w:b/>
          <w:i w:val="0"/>
        </w:rPr>
        <w:t>{ }</w:t>
      </w:r>
      <w:r w:rsidRPr="00EA6649">
        <w:br/>
      </w:r>
      <w:r w:rsidRPr="004431E2">
        <w:rPr>
          <w:rFonts w:ascii="Courier New" w:hAnsi="Courier New" w:cs="Courier New"/>
          <w:b/>
          <w:i w:val="0"/>
        </w:rPr>
        <w:t>{</w:t>
      </w:r>
      <w:r w:rsidRPr="00EA6649">
        <w:t xml:space="preserve"> JSONMemberList </w:t>
      </w:r>
      <w:r w:rsidRPr="004431E2">
        <w:rPr>
          <w:rFonts w:ascii="Courier New" w:hAnsi="Courier New" w:cs="Courier New"/>
          <w:b/>
          <w:i w:val="0"/>
        </w:rPr>
        <w:t>}</w:t>
      </w:r>
    </w:p>
    <w:p w14:paraId="42C6742F" w14:textId="77777777" w:rsidR="00E80769" w:rsidRDefault="00E80769" w:rsidP="00E80769">
      <w:pPr>
        <w:pStyle w:val="SyntaxRule"/>
      </w:pPr>
    </w:p>
    <w:p w14:paraId="5264113B" w14:textId="77777777" w:rsidR="00E80769" w:rsidRPr="00D00D4A" w:rsidRDefault="00E80769" w:rsidP="00E80769">
      <w:pPr>
        <w:pStyle w:val="SyntaxRule"/>
      </w:pPr>
      <w:r w:rsidRPr="00EA6649">
        <w:t xml:space="preserve">JSONMember </w:t>
      </w:r>
      <w:r w:rsidRPr="00E148F5">
        <w:rPr>
          <w:rFonts w:ascii="Arial" w:hAnsi="Arial"/>
          <w:b/>
          <w:i w:val="0"/>
        </w:rPr>
        <w:t>:</w:t>
      </w:r>
      <w:r w:rsidRPr="00D00D4A">
        <w:rPr>
          <w:b/>
        </w:rPr>
        <w:tab/>
      </w:r>
      <w:r w:rsidRPr="00E148F5">
        <w:rPr>
          <w:rFonts w:ascii="Arial" w:hAnsi="Arial"/>
        </w:rPr>
        <w:t>See 15.12.1.2</w:t>
      </w:r>
    </w:p>
    <w:p w14:paraId="63F5DC53" w14:textId="77777777" w:rsidR="00E80769" w:rsidRPr="00EA6649" w:rsidRDefault="00E80769" w:rsidP="00E80769">
      <w:pPr>
        <w:pStyle w:val="SyntaxRule2"/>
      </w:pPr>
      <w:r w:rsidRPr="00EA6649">
        <w:t xml:space="preserve">JSONString </w:t>
      </w:r>
      <w:r w:rsidRPr="00E148F5">
        <w:rPr>
          <w:rFonts w:ascii="Courier New" w:hAnsi="Courier New" w:cs="Courier New"/>
          <w:b/>
          <w:i w:val="0"/>
        </w:rPr>
        <w:t>:</w:t>
      </w:r>
      <w:r w:rsidRPr="00EA6649">
        <w:t xml:space="preserve"> JSONValue</w:t>
      </w:r>
    </w:p>
    <w:p w14:paraId="6A123876" w14:textId="77777777" w:rsidR="00E80769" w:rsidRDefault="00E80769" w:rsidP="00E80769">
      <w:pPr>
        <w:pStyle w:val="M0"/>
        <w:spacing w:after="0"/>
        <w:rPr>
          <w:sz w:val="16"/>
        </w:rPr>
      </w:pPr>
    </w:p>
    <w:p w14:paraId="580CFEAD" w14:textId="77777777" w:rsidR="00E80769" w:rsidRPr="00D00D4A" w:rsidRDefault="00E80769" w:rsidP="00E80769">
      <w:pPr>
        <w:pStyle w:val="SyntaxRule"/>
      </w:pPr>
      <w:r w:rsidRPr="00EA6649">
        <w:t xml:space="preserve">JSONMemberList </w:t>
      </w:r>
      <w:r w:rsidRPr="00E148F5">
        <w:rPr>
          <w:rFonts w:ascii="Arial" w:hAnsi="Arial"/>
          <w:b/>
          <w:i w:val="0"/>
        </w:rPr>
        <w:t>:</w:t>
      </w:r>
      <w:r w:rsidRPr="00D00D4A">
        <w:rPr>
          <w:b/>
        </w:rPr>
        <w:tab/>
      </w:r>
      <w:r w:rsidRPr="00E148F5">
        <w:rPr>
          <w:rFonts w:ascii="Arial" w:hAnsi="Arial"/>
        </w:rPr>
        <w:t>See 15.12.1.2</w:t>
      </w:r>
    </w:p>
    <w:p w14:paraId="05931DB3" w14:textId="77777777" w:rsidR="00E80769" w:rsidRPr="00EA6649" w:rsidRDefault="00E80769" w:rsidP="00E80769">
      <w:pPr>
        <w:pStyle w:val="SyntaxRule2"/>
      </w:pPr>
      <w:r w:rsidRPr="00EA6649">
        <w:t xml:space="preserve">JSONMember </w:t>
      </w:r>
      <w:r w:rsidRPr="00EA6649">
        <w:br/>
        <w:t xml:space="preserve">JSONMemberList </w:t>
      </w:r>
      <w:r w:rsidRPr="00E148F5">
        <w:rPr>
          <w:rFonts w:ascii="Courier New" w:hAnsi="Courier New" w:cs="Courier New"/>
          <w:b/>
          <w:i w:val="0"/>
        </w:rPr>
        <w:t>,</w:t>
      </w:r>
      <w:r w:rsidRPr="00EA6649">
        <w:rPr>
          <w:b/>
        </w:rPr>
        <w:t xml:space="preserve"> </w:t>
      </w:r>
      <w:r w:rsidRPr="00EA6649">
        <w:t xml:space="preserve">JSONMember </w:t>
      </w:r>
    </w:p>
    <w:p w14:paraId="77E71040" w14:textId="77777777" w:rsidR="00E80769" w:rsidRDefault="00E80769" w:rsidP="00E80769">
      <w:pPr>
        <w:pStyle w:val="M0"/>
        <w:spacing w:after="0"/>
        <w:rPr>
          <w:sz w:val="16"/>
        </w:rPr>
      </w:pPr>
    </w:p>
    <w:p w14:paraId="7667583D" w14:textId="77777777" w:rsidR="00E80769" w:rsidRPr="00D00D4A" w:rsidRDefault="00E80769" w:rsidP="00E80769">
      <w:pPr>
        <w:pStyle w:val="SyntaxRule"/>
      </w:pPr>
      <w:r w:rsidRPr="00EA6649">
        <w:t xml:space="preserve">JSONArray </w:t>
      </w:r>
      <w:r w:rsidRPr="00E148F5">
        <w:rPr>
          <w:rFonts w:ascii="Arial" w:hAnsi="Arial"/>
          <w:b/>
          <w:i w:val="0"/>
        </w:rPr>
        <w:t>:</w:t>
      </w:r>
      <w:r w:rsidRPr="00D00D4A">
        <w:rPr>
          <w:b/>
        </w:rPr>
        <w:tab/>
      </w:r>
      <w:r w:rsidRPr="00E148F5">
        <w:rPr>
          <w:rFonts w:ascii="Arial" w:hAnsi="Arial"/>
        </w:rPr>
        <w:t>See 15.12.1.2</w:t>
      </w:r>
    </w:p>
    <w:p w14:paraId="75B11910" w14:textId="77777777" w:rsidR="00E80769" w:rsidRPr="00EA6649" w:rsidRDefault="00E80769" w:rsidP="00E80769">
      <w:pPr>
        <w:pStyle w:val="SyntaxRule2"/>
        <w:jc w:val="left"/>
      </w:pPr>
      <w:r w:rsidRPr="004431E2">
        <w:rPr>
          <w:rFonts w:ascii="Courier New" w:hAnsi="Courier New" w:cs="Courier New"/>
          <w:b/>
          <w:i w:val="0"/>
        </w:rPr>
        <w:t>[ ]</w:t>
      </w:r>
      <w:r w:rsidRPr="00EA6649">
        <w:br/>
      </w:r>
      <w:r w:rsidRPr="004431E2">
        <w:rPr>
          <w:rFonts w:ascii="Courier New" w:hAnsi="Courier New" w:cs="Courier New"/>
          <w:b/>
          <w:i w:val="0"/>
        </w:rPr>
        <w:t>[</w:t>
      </w:r>
      <w:r w:rsidRPr="00612C55">
        <w:rPr>
          <w:rFonts w:ascii="Courier New" w:hAnsi="Courier New" w:cs="Courier New"/>
          <w:b/>
        </w:rPr>
        <w:t xml:space="preserve"> </w:t>
      </w:r>
      <w:r w:rsidRPr="00EA6649">
        <w:t>JSONElementList</w:t>
      </w:r>
      <w:r w:rsidRPr="004431E2">
        <w:rPr>
          <w:rFonts w:ascii="Courier New" w:hAnsi="Courier New" w:cs="Courier New"/>
          <w:b/>
          <w:i w:val="0"/>
        </w:rPr>
        <w:t xml:space="preserve"> ]</w:t>
      </w:r>
    </w:p>
    <w:p w14:paraId="261B7339" w14:textId="77777777" w:rsidR="00E80769" w:rsidRDefault="00E80769" w:rsidP="00E80769">
      <w:pPr>
        <w:pStyle w:val="M0"/>
        <w:spacing w:after="0"/>
        <w:rPr>
          <w:sz w:val="16"/>
        </w:rPr>
      </w:pPr>
    </w:p>
    <w:p w14:paraId="062027A7" w14:textId="77777777" w:rsidR="00E80769" w:rsidRPr="00D00D4A" w:rsidRDefault="00E80769" w:rsidP="00E80769">
      <w:pPr>
        <w:pStyle w:val="SyntaxRule"/>
      </w:pPr>
      <w:r w:rsidRPr="00EA6649">
        <w:t xml:space="preserve">JSONElementList </w:t>
      </w:r>
      <w:r w:rsidRPr="00E148F5">
        <w:rPr>
          <w:rFonts w:ascii="Arial" w:hAnsi="Arial"/>
          <w:b/>
          <w:i w:val="0"/>
        </w:rPr>
        <w:t>:</w:t>
      </w:r>
      <w:r w:rsidRPr="00D00D4A">
        <w:rPr>
          <w:b/>
        </w:rPr>
        <w:t xml:space="preserve"> </w:t>
      </w:r>
      <w:r w:rsidRPr="00D00D4A">
        <w:rPr>
          <w:b/>
        </w:rPr>
        <w:tab/>
      </w:r>
      <w:r w:rsidRPr="00E148F5">
        <w:rPr>
          <w:rFonts w:ascii="Arial" w:hAnsi="Arial"/>
        </w:rPr>
        <w:t>See 15.12.1.2</w:t>
      </w:r>
    </w:p>
    <w:p w14:paraId="1A9DF242" w14:textId="77777777" w:rsidR="00E80769" w:rsidRDefault="00E80769" w:rsidP="00E80769">
      <w:pPr>
        <w:pStyle w:val="SyntaxRule2"/>
      </w:pPr>
      <w:r w:rsidRPr="00EA6649">
        <w:t>JSONValue</w:t>
      </w:r>
      <w:r w:rsidRPr="00EA6649">
        <w:br/>
        <w:t>JSONElementList</w:t>
      </w:r>
      <w:r w:rsidRPr="004431E2">
        <w:rPr>
          <w:rFonts w:ascii="Courier New" w:hAnsi="Courier New" w:cs="Courier New"/>
          <w:b/>
          <w:i w:val="0"/>
        </w:rPr>
        <w:t xml:space="preserve"> ,</w:t>
      </w:r>
      <w:r w:rsidRPr="00EA6649">
        <w:t xml:space="preserve"> JSONValue</w:t>
      </w:r>
    </w:p>
    <w:p w14:paraId="3863977B" w14:textId="77777777" w:rsidR="00E80769" w:rsidRPr="00A8752D" w:rsidRDefault="000D7240" w:rsidP="00E80769">
      <w:r>
        <w:br w:type="page"/>
      </w:r>
    </w:p>
    <w:p w14:paraId="5FB72ACA" w14:textId="77777777" w:rsidR="0026283E" w:rsidRDefault="00CF4089" w:rsidP="0026283E">
      <w:pPr>
        <w:pStyle w:val="ANNEX"/>
        <w:rPr>
          <w:ins w:id="8824" w:author="Allen Wirfs-Brock" w:date="2011-07-02T12:37:00Z"/>
        </w:rPr>
      </w:pPr>
      <w:bookmarkStart w:id="8825" w:name="_Toc178387201"/>
      <w:r>
        <w:rPr>
          <w:rStyle w:val="af4"/>
          <w:b w:val="0"/>
        </w:rPr>
        <w:commentReference w:id="8826"/>
      </w:r>
      <w:r w:rsidR="0026283E">
        <w:rPr>
          <w:b w:val="0"/>
        </w:rPr>
        <w:br/>
        <w:t>(</w:t>
      </w:r>
      <w:del w:id="8827" w:author="Allen Wirfs-Brock" w:date="2011-07-02T12:35:00Z">
        <w:r w:rsidR="0026283E" w:rsidDel="00914B17">
          <w:rPr>
            <w:b w:val="0"/>
          </w:rPr>
          <w:delText>informative</w:delText>
        </w:r>
      </w:del>
      <w:ins w:id="8828" w:author="Allen Wirfs-Brock" w:date="2011-07-02T12:35:00Z">
        <w:r w:rsidR="00914B17">
          <w:rPr>
            <w:b w:val="0"/>
          </w:rPr>
          <w:t>normative</w:t>
        </w:r>
      </w:ins>
      <w:r w:rsidR="0026283E">
        <w:rPr>
          <w:b w:val="0"/>
        </w:rPr>
        <w:t>)</w:t>
      </w:r>
      <w:r w:rsidR="0026283E">
        <w:rPr>
          <w:b w:val="0"/>
        </w:rPr>
        <w:br/>
      </w:r>
      <w:r w:rsidR="0026283E" w:rsidRPr="0026283E">
        <w:rPr>
          <w:b w:val="0"/>
        </w:rPr>
        <w:fldChar w:fldCharType="begin"/>
      </w:r>
      <w:r w:rsidR="0026283E" w:rsidRPr="0026283E">
        <w:rPr>
          <w:b w:val="0"/>
        </w:rPr>
        <w:instrText xml:space="preserve">SEQ aaa \h </w:instrText>
      </w:r>
      <w:del w:id="8829" w:author="Allen Wirfs-Brock rev2" w:date="2011-07-20T13:24:00Z">
        <w:r w:rsidR="00704FBA" w:rsidDel="004E0EFF">
          <w:rPr>
            <w:b w:val="0"/>
          </w:rPr>
          <w:fldChar w:fldCharType="separate"/>
        </w:r>
      </w:del>
      <w:r w:rsidR="0026283E" w:rsidRPr="0026283E">
        <w:rPr>
          <w:b w:val="0"/>
        </w:rPr>
        <w:fldChar w:fldCharType="end"/>
      </w:r>
      <w:r w:rsidR="0026283E" w:rsidRPr="0026283E">
        <w:rPr>
          <w:b w:val="0"/>
        </w:rPr>
        <w:fldChar w:fldCharType="begin"/>
      </w:r>
      <w:r w:rsidR="0026283E" w:rsidRPr="0026283E">
        <w:rPr>
          <w:b w:val="0"/>
        </w:rPr>
        <w:instrText xml:space="preserve">SEQ table \r0\h </w:instrText>
      </w:r>
      <w:del w:id="8830" w:author="Allen Wirfs-Brock rev2" w:date="2011-07-20T13:24:00Z">
        <w:r w:rsidR="00704FBA" w:rsidDel="004E0EFF">
          <w:rPr>
            <w:b w:val="0"/>
          </w:rPr>
          <w:fldChar w:fldCharType="separate"/>
        </w:r>
      </w:del>
      <w:r w:rsidR="0026283E" w:rsidRPr="0026283E">
        <w:rPr>
          <w:b w:val="0"/>
        </w:rPr>
        <w:fldChar w:fldCharType="end"/>
      </w:r>
      <w:r w:rsidR="0026283E" w:rsidRPr="0026283E">
        <w:rPr>
          <w:b w:val="0"/>
        </w:rPr>
        <w:fldChar w:fldCharType="begin"/>
      </w:r>
      <w:r w:rsidR="0026283E" w:rsidRPr="0026283E">
        <w:rPr>
          <w:b w:val="0"/>
        </w:rPr>
        <w:instrText xml:space="preserve">SEQ figure \r0\h </w:instrText>
      </w:r>
      <w:del w:id="8831" w:author="Allen Wirfs-Brock rev2" w:date="2011-07-20T13:24:00Z">
        <w:r w:rsidR="00704FBA" w:rsidDel="004E0EFF">
          <w:rPr>
            <w:b w:val="0"/>
          </w:rPr>
          <w:fldChar w:fldCharType="separate"/>
        </w:r>
      </w:del>
      <w:r w:rsidR="0026283E" w:rsidRPr="0026283E">
        <w:rPr>
          <w:b w:val="0"/>
        </w:rPr>
        <w:fldChar w:fldCharType="end"/>
      </w:r>
      <w:r w:rsidR="0026283E">
        <w:br/>
      </w:r>
      <w:del w:id="8832" w:author="Allen Wirfs-Brock" w:date="2011-07-02T12:37:00Z">
        <w:r w:rsidR="00990F07" w:rsidRPr="00AD1EC3" w:rsidDel="00914B17">
          <w:delText>Compatibility</w:delText>
        </w:r>
      </w:del>
      <w:ins w:id="8833" w:author="Allen Wirfs-Brock" w:date="2011-07-02T12:37:00Z">
        <w:r w:rsidR="00914B17">
          <w:t>Additional ECMAScript Features for Web Browsers</w:t>
        </w:r>
        <w:bookmarkEnd w:id="8825"/>
      </w:ins>
    </w:p>
    <w:p w14:paraId="10F170CF" w14:textId="77777777" w:rsidR="00914B17" w:rsidRPr="00914B17" w:rsidRDefault="00914B17" w:rsidP="00914B17">
      <w:ins w:id="8834" w:author="Allen Wirfs-Brock" w:date="2011-07-02T12:37:00Z">
        <w:r>
          <w:t xml:space="preserve">The ECMAScript </w:t>
        </w:r>
      </w:ins>
      <w:ins w:id="8835" w:author="Allen Wirfs-Brock" w:date="2011-07-02T12:38:00Z">
        <w:r>
          <w:t>language</w:t>
        </w:r>
      </w:ins>
      <w:ins w:id="8836" w:author="Allen Wirfs-Brock" w:date="2011-07-02T12:37:00Z">
        <w:r>
          <w:t xml:space="preserve"> </w:t>
        </w:r>
      </w:ins>
      <w:ins w:id="8837" w:author="Allen Wirfs-Brock" w:date="2011-07-02T12:38:00Z">
        <w:r>
          <w:t xml:space="preserve">syntax and semantics defined in this </w:t>
        </w:r>
      </w:ins>
      <w:ins w:id="8838" w:author="Allen Wirfs-Brock" w:date="2011-07-02T12:39:00Z">
        <w:r>
          <w:t>annex</w:t>
        </w:r>
      </w:ins>
      <w:ins w:id="8839" w:author="Allen Wirfs-Brock" w:date="2011-07-02T12:38:00Z">
        <w:r>
          <w:t xml:space="preserve"> </w:t>
        </w:r>
      </w:ins>
      <w:ins w:id="8840" w:author="Allen Wirfs-Brock" w:date="2011-07-02T12:39:00Z">
        <w:del w:id="8841" w:author="Allen Wirfs-Brock rev2" w:date="2011-07-20T13:55:00Z">
          <w:r w:rsidDel="001F13A3">
            <w:delText>is</w:delText>
          </w:r>
        </w:del>
      </w:ins>
      <w:ins w:id="8842" w:author="Allen Wirfs-Brock rev2" w:date="2011-07-20T13:55:00Z">
        <w:r w:rsidR="001F13A3">
          <w:t>are</w:t>
        </w:r>
      </w:ins>
      <w:ins w:id="8843" w:author="Allen Wirfs-Brock" w:date="2011-07-02T12:39:00Z">
        <w:r>
          <w:t xml:space="preserve"> required when the ECMAScript host is a web browser</w:t>
        </w:r>
        <w:del w:id="8844" w:author="Allen Wirfs-Brock rev2" w:date="2011-07-20T13:56:00Z">
          <w:r w:rsidDel="001F13A3">
            <w:delText>s</w:delText>
          </w:r>
        </w:del>
        <w:r>
          <w:t xml:space="preserve">. </w:t>
        </w:r>
        <w:del w:id="8845" w:author="Allen Wirfs-Brock rev2" w:date="2011-07-20T13:56:00Z">
          <w:r w:rsidDel="001F13A3">
            <w:delText>It</w:delText>
          </w:r>
        </w:del>
      </w:ins>
      <w:ins w:id="8846" w:author="Allen Wirfs-Brock rev2" w:date="2011-07-20T13:57:00Z">
        <w:r w:rsidR="001F13A3">
          <w:t>The content of this annex</w:t>
        </w:r>
      </w:ins>
      <w:ins w:id="8847" w:author="Allen Wirfs-Brock" w:date="2011-07-02T12:39:00Z">
        <w:r>
          <w:t xml:space="preserve"> is normative but optional</w:t>
        </w:r>
      </w:ins>
      <w:ins w:id="8848" w:author="Allen Wirfs-Brock rev2" w:date="2011-07-20T13:56:00Z">
        <w:r w:rsidR="001F13A3">
          <w:t xml:space="preserve"> </w:t>
        </w:r>
      </w:ins>
      <w:ins w:id="8849" w:author="Allen Wirfs-Brock" w:date="2011-07-02T12:39:00Z">
        <w:r>
          <w:t>if the</w:t>
        </w:r>
      </w:ins>
      <w:ins w:id="8850" w:author="Allen Wirfs-Brock rev2" w:date="2011-07-20T13:58:00Z">
        <w:r w:rsidR="001F13A3">
          <w:t xml:space="preserve"> ECMAScript</w:t>
        </w:r>
      </w:ins>
      <w:ins w:id="8851" w:author="Allen Wirfs-Brock" w:date="2011-07-02T12:39:00Z">
        <w:r>
          <w:t xml:space="preserve"> host is not a web browser.</w:t>
        </w:r>
      </w:ins>
    </w:p>
    <w:p w14:paraId="19817E7B" w14:textId="77777777" w:rsidR="00E80769" w:rsidRDefault="00E80769" w:rsidP="00E80769">
      <w:pPr>
        <w:pStyle w:val="a2"/>
        <w:tabs>
          <w:tab w:val="clear" w:pos="500"/>
          <w:tab w:val="clear" w:pos="720"/>
          <w:tab w:val="left" w:pos="567"/>
        </w:tabs>
      </w:pPr>
      <w:bookmarkStart w:id="8852" w:name="_Toc472818980"/>
      <w:bookmarkStart w:id="8853" w:name="_Toc474641695"/>
      <w:bookmarkStart w:id="8854" w:name="_Toc235503566"/>
      <w:bookmarkStart w:id="8855" w:name="_Toc236208654"/>
      <w:bookmarkStart w:id="8856" w:name="_Toc241509340"/>
      <w:bookmarkStart w:id="8857" w:name="_Toc241557817"/>
      <w:bookmarkStart w:id="8858" w:name="_Toc244416827"/>
      <w:bookmarkStart w:id="8859" w:name="_Toc244657767"/>
      <w:bookmarkStart w:id="8860" w:name="_Toc246652507"/>
      <w:bookmarkStart w:id="8861" w:name="_Toc253562056"/>
      <w:bookmarkStart w:id="8862" w:name="_Toc268506072"/>
      <w:bookmarkStart w:id="8863" w:name="_Toc276631191"/>
      <w:bookmarkStart w:id="8864" w:name="_Toc277944235"/>
      <w:bookmarkStart w:id="8865" w:name="_Toc153968580"/>
      <w:bookmarkStart w:id="8866" w:name="_Toc178387202"/>
      <w:r>
        <w:t>Additional Syntax</w:t>
      </w:r>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p>
    <w:p w14:paraId="17DE00E3" w14:textId="77777777" w:rsidR="00E80769" w:rsidDel="00CF4089" w:rsidRDefault="00E80769" w:rsidP="00E80769">
      <w:pPr>
        <w:rPr>
          <w:del w:id="8867" w:author="Allen Wirfs-Brock" w:date="2011-07-02T12:51:00Z"/>
        </w:rPr>
      </w:pPr>
      <w:del w:id="8868" w:author="Allen Wirfs-Brock" w:date="2011-07-02T12:51:00Z">
        <w:r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del>
    </w:p>
    <w:p w14:paraId="3AD4D3E4" w14:textId="77777777" w:rsidR="00E80769" w:rsidRDefault="00E80769" w:rsidP="00E80769">
      <w:pPr>
        <w:pStyle w:val="a3"/>
        <w:tabs>
          <w:tab w:val="clear" w:pos="640"/>
          <w:tab w:val="clear" w:pos="880"/>
        </w:tabs>
        <w:spacing w:before="120"/>
      </w:pPr>
      <w:bookmarkStart w:id="8869" w:name="_Toc472818981"/>
      <w:bookmarkStart w:id="8870" w:name="_Toc474641696"/>
      <w:bookmarkStart w:id="8871" w:name="_Toc235503567"/>
      <w:bookmarkStart w:id="8872" w:name="_Toc236208655"/>
      <w:bookmarkStart w:id="8873" w:name="_Toc241509341"/>
      <w:bookmarkStart w:id="8874" w:name="_Toc241557818"/>
      <w:bookmarkStart w:id="8875" w:name="_Toc244416828"/>
      <w:bookmarkStart w:id="8876" w:name="_Toc244657768"/>
      <w:bookmarkStart w:id="8877" w:name="_Toc246652508"/>
      <w:bookmarkStart w:id="8878" w:name="_Toc253562057"/>
      <w:bookmarkStart w:id="8879" w:name="_Toc268506073"/>
      <w:bookmarkStart w:id="8880" w:name="_Toc276631192"/>
      <w:bookmarkStart w:id="8881" w:name="_Toc277944236"/>
      <w:bookmarkStart w:id="8882" w:name="_Toc153968581"/>
      <w:bookmarkStart w:id="8883" w:name="_Toc178387203"/>
      <w:r>
        <w:t>Numeric Literals</w:t>
      </w:r>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p>
    <w:p w14:paraId="11D199FD" w14:textId="77777777" w:rsidR="00E80769" w:rsidRDefault="00E80769" w:rsidP="00E80769">
      <w:r>
        <w:t xml:space="preserve">The syntax and semantics of 7.8.3 </w:t>
      </w:r>
      <w:del w:id="8884" w:author="Allen Wirfs-Brock" w:date="2011-07-02T12:50:00Z">
        <w:r w:rsidDel="00CF4089">
          <w:delText>can be</w:delText>
        </w:r>
      </w:del>
      <w:ins w:id="8885" w:author="Allen Wirfs-Brock" w:date="2011-07-02T12:50:00Z">
        <w:r w:rsidR="00CF4089">
          <w:t>is</w:t>
        </w:r>
      </w:ins>
      <w:r>
        <w:t xml:space="preserve"> extended as follows except that this extension is not allowed for strict mode code:</w:t>
      </w:r>
    </w:p>
    <w:p w14:paraId="310D2F51" w14:textId="77777777" w:rsidR="00E80769" w:rsidRDefault="00E80769" w:rsidP="00E80769">
      <w:pPr>
        <w:pStyle w:val="Syntax"/>
      </w:pPr>
      <w:r w:rsidRPr="00B83562">
        <w:t>Syntax</w:t>
      </w:r>
    </w:p>
    <w:p w14:paraId="61DCF6F0" w14:textId="77777777" w:rsidR="00E80769" w:rsidRPr="00EA6649" w:rsidRDefault="00E80769" w:rsidP="00E80769">
      <w:pPr>
        <w:pStyle w:val="SyntaxRule"/>
      </w:pPr>
      <w:r w:rsidRPr="00EA6649">
        <w:t xml:space="preserve">NumericLiteral </w:t>
      </w:r>
      <w:r w:rsidRPr="007A29B2">
        <w:rPr>
          <w:rFonts w:ascii="Arial" w:hAnsi="Arial"/>
          <w:b/>
          <w:i w:val="0"/>
        </w:rPr>
        <w:t>::</w:t>
      </w:r>
    </w:p>
    <w:p w14:paraId="74FA3E16" w14:textId="77777777" w:rsidR="00E80769" w:rsidRPr="00EA6649" w:rsidRDefault="00E80769" w:rsidP="00E80769">
      <w:pPr>
        <w:pStyle w:val="SyntaxDefinition"/>
      </w:pPr>
      <w:r w:rsidRPr="00EA6649">
        <w:t>DecimalLiteral</w:t>
      </w:r>
      <w:r w:rsidRPr="00EA6649">
        <w:br/>
        <w:t>HexIntegerLiteral</w:t>
      </w:r>
      <w:r w:rsidRPr="00EA6649">
        <w:br/>
        <w:t>OctalIntegerLiteral</w:t>
      </w:r>
    </w:p>
    <w:p w14:paraId="3F2CB738" w14:textId="77777777" w:rsidR="00E80769" w:rsidRPr="00EA6649" w:rsidRDefault="00E80769" w:rsidP="00E80769">
      <w:pPr>
        <w:pStyle w:val="SyntaxRule"/>
      </w:pPr>
      <w:r w:rsidRPr="00EA6649">
        <w:t xml:space="preserve">OctalIntegerLiteral </w:t>
      </w:r>
      <w:r w:rsidRPr="007A29B2">
        <w:rPr>
          <w:rFonts w:ascii="Arial" w:hAnsi="Arial"/>
          <w:b/>
          <w:i w:val="0"/>
        </w:rPr>
        <w:t>::</w:t>
      </w:r>
    </w:p>
    <w:p w14:paraId="317DC878" w14:textId="77777777" w:rsidR="00E80769" w:rsidRPr="00EA6649" w:rsidRDefault="00E80769" w:rsidP="00E80769">
      <w:pPr>
        <w:pStyle w:val="SyntaxDefinition"/>
      </w:pPr>
      <w:r w:rsidRPr="004431E2">
        <w:rPr>
          <w:rFonts w:ascii="Courier New" w:hAnsi="Courier New"/>
          <w:b/>
          <w:i w:val="0"/>
        </w:rPr>
        <w:t>0</w:t>
      </w:r>
      <w:r w:rsidRPr="00EA6649">
        <w:t xml:space="preserve"> OctalDigit</w:t>
      </w:r>
      <w:r w:rsidRPr="00EA6649">
        <w:br/>
        <w:t>OctalIntegerLiteral OctalDigit</w:t>
      </w:r>
    </w:p>
    <w:p w14:paraId="4180775D" w14:textId="77777777" w:rsidR="00E80769" w:rsidRPr="004431E2" w:rsidRDefault="00E80769" w:rsidP="00E80769">
      <w:pPr>
        <w:pStyle w:val="SyntaxRule"/>
        <w:rPr>
          <w:rFonts w:ascii="Courier New" w:hAnsi="Courier New" w:cs="Courier New"/>
          <w:i w:val="0"/>
          <w:lang w:val="en-US"/>
        </w:rPr>
      </w:pPr>
      <w:r w:rsidRPr="00462AEF">
        <w:t>OctalDigit</w:t>
      </w:r>
      <w:r w:rsidRPr="00EA6649">
        <w:rPr>
          <w:lang w:val="en-US"/>
        </w:rPr>
        <w:t xml:space="preserve"> </w:t>
      </w:r>
      <w:r w:rsidRPr="007A29B2">
        <w:rPr>
          <w:rFonts w:ascii="Arial" w:hAnsi="Arial"/>
          <w:b/>
          <w:i w:val="0"/>
          <w:lang w:val="en-US"/>
        </w:rPr>
        <w:t>::</w:t>
      </w:r>
      <w:r w:rsidRPr="00EA6649">
        <w:rPr>
          <w:lang w:val="en-US"/>
        </w:rPr>
        <w:t xml:space="preserve"> </w:t>
      </w:r>
      <w:r w:rsidRPr="007A29B2">
        <w:rPr>
          <w:rFonts w:ascii="Arial" w:hAnsi="Arial"/>
          <w:b/>
          <w:bCs/>
          <w:i w:val="0"/>
          <w:lang w:val="en-US"/>
        </w:rPr>
        <w:t>one of</w:t>
      </w:r>
    </w:p>
    <w:p w14:paraId="78700778" w14:textId="77777777" w:rsidR="00E80769" w:rsidRPr="00462AEF" w:rsidRDefault="00E80769" w:rsidP="00E80769">
      <w:pPr>
        <w:pStyle w:val="SyntaxDefinition"/>
        <w:rPr>
          <w:b/>
          <w:bCs/>
          <w:lang w:val="en-US"/>
        </w:rPr>
      </w:pPr>
      <w:r w:rsidRPr="00462AEF">
        <w:rPr>
          <w:rFonts w:ascii="Courier New" w:hAnsi="Courier New" w:cs="Courier New"/>
          <w:b/>
          <w:i w:val="0"/>
          <w:lang w:val="en-US"/>
        </w:rPr>
        <w:t>0</w:t>
      </w:r>
      <w:r w:rsidRPr="00462AEF">
        <w:rPr>
          <w:b/>
          <w:lang w:val="en-US"/>
        </w:rPr>
        <w:t xml:space="preserve">  </w:t>
      </w:r>
      <w:r w:rsidRPr="00462AEF">
        <w:rPr>
          <w:rFonts w:ascii="Courier New" w:hAnsi="Courier New" w:cs="Courier New"/>
          <w:b/>
          <w:i w:val="0"/>
          <w:lang w:val="en-US"/>
        </w:rPr>
        <w:t>1</w:t>
      </w:r>
      <w:r w:rsidRPr="00462AEF">
        <w:rPr>
          <w:b/>
          <w:lang w:val="en-US"/>
        </w:rPr>
        <w:t xml:space="preserve">  </w:t>
      </w:r>
      <w:r w:rsidRPr="00462AEF">
        <w:rPr>
          <w:rFonts w:ascii="Courier New" w:hAnsi="Courier New" w:cs="Courier New"/>
          <w:b/>
          <w:i w:val="0"/>
          <w:lang w:val="en-US"/>
        </w:rPr>
        <w:t>2</w:t>
      </w:r>
      <w:r w:rsidRPr="00462AEF">
        <w:rPr>
          <w:b/>
          <w:lang w:val="en-US"/>
        </w:rPr>
        <w:t xml:space="preserve"> </w:t>
      </w:r>
      <w:r>
        <w:rPr>
          <w:b/>
          <w:lang w:val="en-US"/>
        </w:rPr>
        <w:t xml:space="preserve"> </w:t>
      </w:r>
      <w:r w:rsidRPr="00462AEF">
        <w:rPr>
          <w:rFonts w:ascii="Courier New" w:hAnsi="Courier New" w:cs="Courier New"/>
          <w:b/>
          <w:i w:val="0"/>
          <w:lang w:val="en-US"/>
        </w:rPr>
        <w:t xml:space="preserve">3 </w:t>
      </w:r>
      <w:r w:rsidRPr="00462AEF">
        <w:rPr>
          <w:b/>
          <w:lang w:val="en-US"/>
        </w:rPr>
        <w:t xml:space="preserve"> </w:t>
      </w:r>
      <w:r w:rsidRPr="00462AEF">
        <w:rPr>
          <w:rFonts w:ascii="Courier New" w:hAnsi="Courier New" w:cs="Courier New"/>
          <w:b/>
          <w:i w:val="0"/>
          <w:lang w:val="en-US"/>
        </w:rPr>
        <w:t xml:space="preserve">4 </w:t>
      </w:r>
      <w:r w:rsidRPr="00462AEF">
        <w:rPr>
          <w:b/>
          <w:lang w:val="en-US"/>
        </w:rPr>
        <w:t xml:space="preserve"> </w:t>
      </w:r>
      <w:r w:rsidRPr="00462AEF">
        <w:rPr>
          <w:rFonts w:ascii="Courier New" w:hAnsi="Courier New" w:cs="Courier New"/>
          <w:b/>
          <w:i w:val="0"/>
          <w:lang w:val="en-US"/>
        </w:rPr>
        <w:t>5</w:t>
      </w:r>
      <w:r w:rsidRPr="00462AEF">
        <w:rPr>
          <w:b/>
          <w:lang w:val="en-US"/>
        </w:rPr>
        <w:t xml:space="preserve">  </w:t>
      </w:r>
      <w:r w:rsidRPr="00462AEF">
        <w:rPr>
          <w:rFonts w:ascii="Courier New" w:hAnsi="Courier New" w:cs="Courier New"/>
          <w:b/>
          <w:i w:val="0"/>
          <w:lang w:val="en-US"/>
        </w:rPr>
        <w:t>6</w:t>
      </w:r>
      <w:r w:rsidRPr="00462AEF">
        <w:rPr>
          <w:b/>
          <w:lang w:val="en-US"/>
        </w:rPr>
        <w:t xml:space="preserve">  </w:t>
      </w:r>
      <w:r w:rsidRPr="00462AEF">
        <w:rPr>
          <w:rFonts w:ascii="Courier New" w:hAnsi="Courier New" w:cs="Courier New"/>
          <w:b/>
          <w:i w:val="0"/>
          <w:lang w:val="en-US"/>
        </w:rPr>
        <w:t>7</w:t>
      </w:r>
    </w:p>
    <w:p w14:paraId="7CDB7AE1" w14:textId="77777777" w:rsidR="00E80769" w:rsidRPr="00B83562" w:rsidRDefault="00E80769" w:rsidP="00E80769">
      <w:r w:rsidRPr="00B83562">
        <w:t>Semantics</w:t>
      </w:r>
    </w:p>
    <w:p w14:paraId="0B060659"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NumericLiteral</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OctalIntegerLiteral</w:t>
      </w:r>
      <w:r w:rsidRPr="00D00D4A">
        <w:rPr>
          <w:rFonts w:ascii="Arial" w:hAnsi="Arial"/>
        </w:rPr>
        <w:t xml:space="preserve"> </w:t>
      </w:r>
      <w:r w:rsidRPr="00B75B50">
        <w:rPr>
          <w:rFonts w:ascii="Arial" w:hAnsi="Arial"/>
        </w:rPr>
        <w:t xml:space="preserve">is the MV of </w:t>
      </w:r>
      <w:r w:rsidRPr="00EA6649">
        <w:rPr>
          <w:i/>
        </w:rPr>
        <w:t>OctalIntegerLiteral</w:t>
      </w:r>
      <w:r w:rsidRPr="00D00D4A">
        <w:rPr>
          <w:rFonts w:ascii="Arial" w:hAnsi="Arial"/>
        </w:rPr>
        <w:t>.</w:t>
      </w:r>
    </w:p>
    <w:p w14:paraId="012E3A82"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0</w:t>
      </w:r>
      <w:r w:rsidRPr="00D00D4A">
        <w:rPr>
          <w:rFonts w:ascii="Arial" w:hAnsi="Arial"/>
        </w:rPr>
        <w:t xml:space="preserve"> is 0.</w:t>
      </w:r>
    </w:p>
    <w:p w14:paraId="65874D37"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1</w:t>
      </w:r>
      <w:r w:rsidRPr="00D00D4A">
        <w:rPr>
          <w:rFonts w:ascii="Arial" w:hAnsi="Arial"/>
        </w:rPr>
        <w:t xml:space="preserve"> is 1.</w:t>
      </w:r>
    </w:p>
    <w:p w14:paraId="12AA1578"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2</w:t>
      </w:r>
      <w:r w:rsidRPr="00D00D4A">
        <w:rPr>
          <w:rFonts w:ascii="Arial" w:hAnsi="Arial"/>
        </w:rPr>
        <w:t xml:space="preserve"> is 2.</w:t>
      </w:r>
    </w:p>
    <w:p w14:paraId="22065D69"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3</w:t>
      </w:r>
      <w:r w:rsidRPr="00D00D4A">
        <w:rPr>
          <w:rFonts w:ascii="Arial" w:hAnsi="Arial"/>
        </w:rPr>
        <w:t xml:space="preserve"> is 3.</w:t>
      </w:r>
    </w:p>
    <w:p w14:paraId="693A3D30"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4</w:t>
      </w:r>
      <w:r w:rsidRPr="00D00D4A">
        <w:rPr>
          <w:rFonts w:ascii="Arial" w:hAnsi="Arial"/>
        </w:rPr>
        <w:t xml:space="preserve"> is 4.</w:t>
      </w:r>
    </w:p>
    <w:p w14:paraId="7A4A558B"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5</w:t>
      </w:r>
      <w:r w:rsidRPr="00D00D4A">
        <w:rPr>
          <w:rFonts w:ascii="Arial" w:hAnsi="Arial"/>
        </w:rPr>
        <w:t xml:space="preserve"> is 5.</w:t>
      </w:r>
    </w:p>
    <w:p w14:paraId="10C0A00C"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6</w:t>
      </w:r>
      <w:r w:rsidRPr="00D00D4A">
        <w:rPr>
          <w:rFonts w:ascii="Arial" w:hAnsi="Arial"/>
        </w:rPr>
        <w:t xml:space="preserve"> is 6.</w:t>
      </w:r>
    </w:p>
    <w:p w14:paraId="48C8AB39"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OctalDigit</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7</w:t>
      </w:r>
      <w:r w:rsidRPr="00D00D4A">
        <w:rPr>
          <w:rFonts w:ascii="Arial" w:hAnsi="Arial"/>
        </w:rPr>
        <w:t xml:space="preserve"> is 7.</w:t>
      </w:r>
    </w:p>
    <w:p w14:paraId="555D92C1" w14:textId="77777777" w:rsidR="00E80769" w:rsidRPr="00D00D4A" w:rsidRDefault="00E80769" w:rsidP="00E80769">
      <w:pPr>
        <w:pStyle w:val="MathSpecialCase3"/>
        <w:numPr>
          <w:ilvl w:val="0"/>
          <w:numId w:val="30"/>
        </w:numPr>
        <w:tabs>
          <w:tab w:val="left" w:pos="1170"/>
        </w:tabs>
        <w:spacing w:after="0"/>
        <w:ind w:left="1170" w:hanging="270"/>
        <w:rPr>
          <w:rFonts w:ascii="Arial" w:hAnsi="Arial"/>
        </w:rPr>
      </w:pPr>
      <w:r w:rsidRPr="00B75B50">
        <w:rPr>
          <w:rFonts w:ascii="Arial" w:hAnsi="Arial"/>
        </w:rPr>
        <w:t xml:space="preserve">The MV of </w:t>
      </w:r>
      <w:r w:rsidRPr="00EA6649">
        <w:rPr>
          <w:i/>
        </w:rPr>
        <w:t xml:space="preserve">OctalIntegerLiteral </w:t>
      </w:r>
      <w:r w:rsidRPr="00D00D4A">
        <w:rPr>
          <w:rFonts w:ascii="Arial" w:hAnsi="Arial"/>
          <w:b/>
        </w:rPr>
        <w:t>::</w:t>
      </w:r>
      <w:r w:rsidRPr="00D00D4A">
        <w:rPr>
          <w:rFonts w:ascii="Arial" w:hAnsi="Arial"/>
        </w:rPr>
        <w:t xml:space="preserve"> </w:t>
      </w:r>
      <w:r>
        <w:rPr>
          <w:rFonts w:ascii="Courier New" w:hAnsi="Courier New"/>
          <w:b/>
        </w:rPr>
        <w:t>0</w:t>
      </w:r>
      <w:r w:rsidRPr="00D00D4A">
        <w:rPr>
          <w:rFonts w:ascii="Arial" w:hAnsi="Arial"/>
        </w:rPr>
        <w:t xml:space="preserve"> </w:t>
      </w:r>
      <w:r w:rsidRPr="00EA6649">
        <w:rPr>
          <w:i/>
        </w:rPr>
        <w:t>OctalDigit</w:t>
      </w:r>
      <w:r w:rsidRPr="00D00D4A">
        <w:rPr>
          <w:rFonts w:ascii="Arial" w:hAnsi="Arial"/>
        </w:rPr>
        <w:t xml:space="preserve"> </w:t>
      </w:r>
      <w:r w:rsidRPr="00B75B50">
        <w:rPr>
          <w:rFonts w:ascii="Arial" w:hAnsi="Arial"/>
        </w:rPr>
        <w:t xml:space="preserve">is the MV of </w:t>
      </w:r>
      <w:r w:rsidRPr="00EA6649">
        <w:rPr>
          <w:i/>
        </w:rPr>
        <w:t>OctalDigit</w:t>
      </w:r>
      <w:r w:rsidRPr="00D00D4A">
        <w:rPr>
          <w:rFonts w:ascii="Arial" w:hAnsi="Arial"/>
        </w:rPr>
        <w:t>.</w:t>
      </w:r>
    </w:p>
    <w:p w14:paraId="01D3E948" w14:textId="77777777" w:rsidR="00E80769" w:rsidRPr="00D00D4A" w:rsidRDefault="00E80769" w:rsidP="00E80769">
      <w:pPr>
        <w:pStyle w:val="MathSpecialCase3"/>
        <w:numPr>
          <w:ilvl w:val="0"/>
          <w:numId w:val="30"/>
        </w:numPr>
        <w:tabs>
          <w:tab w:val="left" w:pos="1170"/>
        </w:tabs>
        <w:ind w:left="1170" w:hanging="270"/>
        <w:rPr>
          <w:rFonts w:ascii="Arial" w:hAnsi="Arial"/>
        </w:rPr>
      </w:pPr>
      <w:r w:rsidRPr="00B75B50">
        <w:rPr>
          <w:rFonts w:ascii="Arial" w:hAnsi="Arial"/>
        </w:rPr>
        <w:t xml:space="preserve">The MV of </w:t>
      </w:r>
      <w:r w:rsidRPr="00EA6649">
        <w:rPr>
          <w:i/>
        </w:rPr>
        <w:t xml:space="preserve">OctalIntegerLiteral </w:t>
      </w:r>
      <w:r w:rsidRPr="00D00D4A">
        <w:rPr>
          <w:rFonts w:ascii="Arial" w:hAnsi="Arial"/>
          <w:b/>
        </w:rPr>
        <w:t>::</w:t>
      </w:r>
      <w:r w:rsidRPr="00D00D4A">
        <w:rPr>
          <w:rFonts w:ascii="Arial" w:hAnsi="Arial"/>
        </w:rPr>
        <w:t xml:space="preserve"> </w:t>
      </w:r>
      <w:r w:rsidRPr="00EA6649">
        <w:rPr>
          <w:i/>
        </w:rPr>
        <w:t>OctalIntegerLiteral</w:t>
      </w:r>
      <w:r w:rsidRPr="00D00D4A">
        <w:rPr>
          <w:rFonts w:ascii="Arial" w:hAnsi="Arial"/>
        </w:rPr>
        <w:t xml:space="preserve"> </w:t>
      </w:r>
      <w:r w:rsidRPr="00EA6649">
        <w:rPr>
          <w:i/>
        </w:rPr>
        <w:t>OctalDigit</w:t>
      </w:r>
      <w:r w:rsidRPr="00D00D4A">
        <w:rPr>
          <w:rFonts w:ascii="Arial" w:hAnsi="Arial"/>
        </w:rPr>
        <w:t xml:space="preserve"> is (the MV of </w:t>
      </w:r>
      <w:r w:rsidRPr="00EA6649">
        <w:rPr>
          <w:i/>
        </w:rPr>
        <w:t>OctalIntegerLiteral</w:t>
      </w:r>
      <w:r w:rsidRPr="00D00D4A">
        <w:rPr>
          <w:rFonts w:ascii="Arial" w:hAnsi="Arial"/>
        </w:rPr>
        <w:t xml:space="preserve"> times 8) plus the MV of </w:t>
      </w:r>
      <w:r w:rsidRPr="00EA6649">
        <w:rPr>
          <w:i/>
        </w:rPr>
        <w:t>OctalDigit</w:t>
      </w:r>
      <w:r w:rsidRPr="00D00D4A">
        <w:rPr>
          <w:rFonts w:ascii="Arial" w:hAnsi="Arial"/>
        </w:rPr>
        <w:t>.</w:t>
      </w:r>
    </w:p>
    <w:p w14:paraId="39A9299A" w14:textId="77777777" w:rsidR="00E80769" w:rsidRDefault="00E80769" w:rsidP="00E80769">
      <w:pPr>
        <w:pStyle w:val="a3"/>
        <w:tabs>
          <w:tab w:val="clear" w:pos="640"/>
          <w:tab w:val="clear" w:pos="880"/>
        </w:tabs>
        <w:spacing w:before="120"/>
      </w:pPr>
      <w:bookmarkStart w:id="8886" w:name="_Toc472818982"/>
      <w:bookmarkStart w:id="8887" w:name="_Toc474641697"/>
      <w:bookmarkStart w:id="8888" w:name="_Toc235503568"/>
      <w:bookmarkStart w:id="8889" w:name="_Toc236208656"/>
      <w:bookmarkStart w:id="8890" w:name="_Toc241509342"/>
      <w:bookmarkStart w:id="8891" w:name="_Toc241557819"/>
      <w:bookmarkStart w:id="8892" w:name="_Toc244416829"/>
      <w:bookmarkStart w:id="8893" w:name="_Toc244657769"/>
      <w:bookmarkStart w:id="8894" w:name="_Toc246652509"/>
      <w:bookmarkStart w:id="8895" w:name="_Toc253562058"/>
      <w:bookmarkStart w:id="8896" w:name="_Toc268506074"/>
      <w:bookmarkStart w:id="8897" w:name="_Toc276631193"/>
      <w:bookmarkStart w:id="8898" w:name="_Toc277944237"/>
      <w:bookmarkStart w:id="8899" w:name="_Toc153968582"/>
      <w:bookmarkStart w:id="8900" w:name="_Toc178387204"/>
      <w:r>
        <w:t>String Literals</w:t>
      </w:r>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p>
    <w:p w14:paraId="29ADC680" w14:textId="77777777" w:rsidR="00E80769" w:rsidRDefault="00E80769" w:rsidP="00E80769">
      <w:r>
        <w:t xml:space="preserve">The syntax and semantics of 7.8.4 </w:t>
      </w:r>
      <w:del w:id="8901" w:author="Allen Wirfs-Brock" w:date="2011-07-02T12:50:00Z">
        <w:r w:rsidDel="00CF4089">
          <w:delText>can be</w:delText>
        </w:r>
      </w:del>
      <w:ins w:id="8902" w:author="Allen Wirfs-Brock" w:date="2011-07-02T12:50:00Z">
        <w:r w:rsidR="00CF4089">
          <w:t>is</w:t>
        </w:r>
      </w:ins>
      <w:r>
        <w:t xml:space="preserve"> extended as follows</w:t>
      </w:r>
      <w:r w:rsidRPr="00CB6B2F">
        <w:t xml:space="preserve"> </w:t>
      </w:r>
      <w:r>
        <w:t>except that this extension is not allowed for strict mode code:</w:t>
      </w:r>
    </w:p>
    <w:p w14:paraId="0AA4E6E8" w14:textId="77777777" w:rsidR="00E80769" w:rsidRDefault="00E80769" w:rsidP="00E80769">
      <w:pPr>
        <w:pStyle w:val="Syntax"/>
      </w:pPr>
      <w:r w:rsidRPr="00B83562">
        <w:t>Syntax</w:t>
      </w:r>
    </w:p>
    <w:p w14:paraId="733B13EA" w14:textId="77777777" w:rsidR="00E80769" w:rsidRPr="00EA6649" w:rsidRDefault="00E80769" w:rsidP="00E80769">
      <w:pPr>
        <w:pStyle w:val="SyntaxRule"/>
      </w:pPr>
      <w:r w:rsidRPr="00EA6649">
        <w:t xml:space="preserve">EscapeSequence </w:t>
      </w:r>
      <w:r w:rsidRPr="007A29B2">
        <w:rPr>
          <w:rFonts w:ascii="Arial" w:hAnsi="Arial"/>
          <w:b/>
          <w:i w:val="0"/>
        </w:rPr>
        <w:t>::</w:t>
      </w:r>
    </w:p>
    <w:p w14:paraId="3C77FCB5" w14:textId="77777777" w:rsidR="00E80769" w:rsidRPr="00EA6649" w:rsidRDefault="00E80769" w:rsidP="00E80769">
      <w:pPr>
        <w:pStyle w:val="SyntaxDefinition"/>
      </w:pPr>
      <w:r w:rsidRPr="00EA6649">
        <w:t>CharacterEscapeSequence</w:t>
      </w:r>
      <w:r w:rsidRPr="00EA6649">
        <w:br/>
        <w:t>OctalEscapeSequence</w:t>
      </w:r>
      <w:r w:rsidRPr="00EA6649">
        <w:br/>
        <w:t>HexEscapeSequence</w:t>
      </w:r>
      <w:r w:rsidRPr="00EA6649">
        <w:br/>
        <w:t>UnicodeEscapeSequence</w:t>
      </w:r>
    </w:p>
    <w:p w14:paraId="6226799A" w14:textId="77777777" w:rsidR="00E80769" w:rsidRPr="00EA6649" w:rsidRDefault="00E80769" w:rsidP="00E80769">
      <w:pPr>
        <w:pStyle w:val="SyntaxRule"/>
      </w:pPr>
      <w:r w:rsidRPr="00EA6649">
        <w:t xml:space="preserve">OctalEscapeSequence </w:t>
      </w:r>
      <w:r w:rsidRPr="007A29B2">
        <w:rPr>
          <w:rFonts w:ascii="Arial" w:hAnsi="Arial"/>
          <w:b/>
          <w:i w:val="0"/>
        </w:rPr>
        <w:t>::</w:t>
      </w:r>
    </w:p>
    <w:p w14:paraId="7913FE94" w14:textId="77777777" w:rsidR="00E80769" w:rsidRPr="00EA6649" w:rsidRDefault="00E80769" w:rsidP="00E80769">
      <w:pPr>
        <w:pStyle w:val="SyntaxDefinition"/>
      </w:pPr>
      <w:r w:rsidRPr="00EA6649">
        <w:t xml:space="preserve">OctalDigit </w:t>
      </w:r>
      <w:r w:rsidRPr="00462AEF">
        <w:rPr>
          <w:rFonts w:ascii="Arial" w:hAnsi="Arial"/>
          <w:i w:val="0"/>
          <w:sz w:val="16"/>
        </w:rPr>
        <w:t xml:space="preserve">[lookahead </w:t>
      </w:r>
      <w:r w:rsidRPr="00462AEF">
        <w:rPr>
          <w:rFonts w:ascii="Arial" w:hAnsi="Arial"/>
          <w:i w:val="0"/>
          <w:sz w:val="16"/>
        </w:rPr>
        <w:sym w:font="Symbol" w:char="F0CF"/>
      </w:r>
      <w:r w:rsidRPr="00462AEF">
        <w:rPr>
          <w:rFonts w:ascii="Arial" w:hAnsi="Arial"/>
          <w:i w:val="0"/>
          <w:sz w:val="16"/>
        </w:rPr>
        <w:t xml:space="preserve"> </w:t>
      </w:r>
      <w:r w:rsidRPr="00462AEF">
        <w:rPr>
          <w:sz w:val="16"/>
        </w:rPr>
        <w:t>DecimalDigit</w:t>
      </w:r>
      <w:r w:rsidRPr="00462AEF">
        <w:rPr>
          <w:rFonts w:ascii="Arial" w:hAnsi="Arial"/>
          <w:i w:val="0"/>
          <w:sz w:val="16"/>
        </w:rPr>
        <w:t>]</w:t>
      </w:r>
      <w:r w:rsidRPr="00EA6649">
        <w:br/>
        <w:t xml:space="preserve">ZeroToThree OctalDigit </w:t>
      </w:r>
      <w:r w:rsidRPr="00462AEF">
        <w:rPr>
          <w:rFonts w:ascii="Arial" w:hAnsi="Arial"/>
          <w:i w:val="0"/>
          <w:sz w:val="16"/>
        </w:rPr>
        <w:t xml:space="preserve">[lookahead </w:t>
      </w:r>
      <w:r w:rsidRPr="00462AEF">
        <w:rPr>
          <w:rFonts w:ascii="Arial" w:hAnsi="Arial"/>
          <w:i w:val="0"/>
          <w:sz w:val="16"/>
        </w:rPr>
        <w:sym w:font="Symbol" w:char="F0CF"/>
      </w:r>
      <w:r w:rsidRPr="00D00D4A">
        <w:rPr>
          <w:rFonts w:ascii="Arial" w:hAnsi="Arial"/>
          <w:sz w:val="16"/>
        </w:rPr>
        <w:t xml:space="preserve"> </w:t>
      </w:r>
      <w:r w:rsidRPr="00EA6649">
        <w:rPr>
          <w:sz w:val="16"/>
        </w:rPr>
        <w:t>DecimalDigit</w:t>
      </w:r>
      <w:r w:rsidRPr="00462AEF">
        <w:rPr>
          <w:rFonts w:ascii="Arial" w:hAnsi="Arial"/>
          <w:i w:val="0"/>
          <w:sz w:val="16"/>
        </w:rPr>
        <w:t>]</w:t>
      </w:r>
      <w:r w:rsidRPr="00EA6649">
        <w:br/>
        <w:t>FourToSeven OctalDigit</w:t>
      </w:r>
      <w:r w:rsidRPr="00EA6649">
        <w:br/>
        <w:t>ZeroToThree OctalDigit OctalDigit</w:t>
      </w:r>
    </w:p>
    <w:p w14:paraId="0F1A7AB7" w14:textId="77777777" w:rsidR="00E80769" w:rsidRPr="00D00D4A" w:rsidRDefault="00E80769" w:rsidP="00E80769">
      <w:pPr>
        <w:pStyle w:val="SyntaxRule"/>
        <w:rPr>
          <w:rFonts w:ascii="Arial" w:hAnsi="Arial"/>
          <w:b/>
        </w:rPr>
      </w:pPr>
      <w:r w:rsidRPr="00EA6649">
        <w:t xml:space="preserve">ZeroToThree </w:t>
      </w:r>
      <w:r w:rsidRPr="007A29B2">
        <w:rPr>
          <w:rFonts w:ascii="Arial" w:hAnsi="Arial"/>
          <w:b/>
          <w:i w:val="0"/>
        </w:rPr>
        <w:t>::</w:t>
      </w:r>
      <w:r w:rsidRPr="00EA6649">
        <w:t xml:space="preserve"> </w:t>
      </w:r>
      <w:r w:rsidRPr="007A29B2">
        <w:rPr>
          <w:rFonts w:ascii="Arial" w:hAnsi="Arial"/>
          <w:b/>
          <w:i w:val="0"/>
        </w:rPr>
        <w:t>one of</w:t>
      </w:r>
    </w:p>
    <w:p w14:paraId="05E27734" w14:textId="77777777" w:rsidR="00E80769" w:rsidRPr="00462AEF" w:rsidRDefault="00E80769" w:rsidP="00E80769">
      <w:pPr>
        <w:pStyle w:val="SyntaxDefinition"/>
        <w:rPr>
          <w:rFonts w:ascii="Courier New" w:hAnsi="Courier New" w:cs="Courier New"/>
          <w:b/>
          <w:i w:val="0"/>
        </w:rPr>
      </w:pPr>
      <w:r w:rsidRPr="00462AEF">
        <w:rPr>
          <w:rFonts w:ascii="Courier New" w:hAnsi="Courier New" w:cs="Courier New"/>
          <w:b/>
          <w:i w:val="0"/>
        </w:rPr>
        <w:t>0  1  2  3</w:t>
      </w:r>
    </w:p>
    <w:p w14:paraId="5C03CC9F" w14:textId="77777777" w:rsidR="00E80769" w:rsidRPr="00D00D4A" w:rsidRDefault="00E80769" w:rsidP="00E80769">
      <w:pPr>
        <w:pStyle w:val="SyntaxRule"/>
        <w:rPr>
          <w:rFonts w:ascii="Arial" w:hAnsi="Arial"/>
          <w:b/>
        </w:rPr>
      </w:pPr>
      <w:r w:rsidRPr="00EA6649">
        <w:t xml:space="preserve">FourToSeven </w:t>
      </w:r>
      <w:r w:rsidRPr="007A29B2">
        <w:rPr>
          <w:rFonts w:ascii="Arial" w:hAnsi="Arial"/>
          <w:b/>
          <w:i w:val="0"/>
        </w:rPr>
        <w:t>::</w:t>
      </w:r>
      <w:r w:rsidRPr="00D00D4A">
        <w:rPr>
          <w:rFonts w:ascii="Arial" w:hAnsi="Arial"/>
          <w:b/>
        </w:rPr>
        <w:t xml:space="preserve"> </w:t>
      </w:r>
      <w:r w:rsidRPr="007A29B2">
        <w:rPr>
          <w:rFonts w:ascii="Arial" w:hAnsi="Arial"/>
          <w:b/>
          <w:i w:val="0"/>
        </w:rPr>
        <w:t>one of</w:t>
      </w:r>
    </w:p>
    <w:p w14:paraId="18CDDB96" w14:textId="77777777" w:rsidR="00E80769" w:rsidRPr="00612C55" w:rsidRDefault="00E80769" w:rsidP="00E80769">
      <w:pPr>
        <w:pStyle w:val="SyntaxDefinition"/>
        <w:rPr>
          <w:rFonts w:ascii="Courier New" w:hAnsi="Courier New" w:cs="Courier New"/>
          <w:b/>
          <w:i w:val="0"/>
        </w:rPr>
      </w:pPr>
      <w:r w:rsidRPr="00612C55">
        <w:rPr>
          <w:rFonts w:ascii="Courier New" w:hAnsi="Courier New" w:cs="Courier New"/>
          <w:b/>
          <w:i w:val="0"/>
        </w:rPr>
        <w:t>4  5  6  7</w:t>
      </w:r>
    </w:p>
    <w:p w14:paraId="2C6DCB95" w14:textId="77777777" w:rsidR="00E80769" w:rsidRPr="00B83562" w:rsidRDefault="00E80769" w:rsidP="00E80769">
      <w:pPr>
        <w:pStyle w:val="Syntax"/>
      </w:pPr>
      <w:r w:rsidRPr="00B83562">
        <w:t>Semantics</w:t>
      </w:r>
    </w:p>
    <w:p w14:paraId="0B27CE8D"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 xml:space="preserve">EscapeSequence </w:t>
      </w:r>
      <w:r w:rsidRPr="00D00D4A">
        <w:rPr>
          <w:rFonts w:ascii="Arial" w:hAnsi="Arial"/>
          <w:b/>
        </w:rPr>
        <w:t>::</w:t>
      </w:r>
      <w:r w:rsidRPr="00D00D4A">
        <w:rPr>
          <w:rFonts w:ascii="Arial" w:hAnsi="Arial"/>
        </w:rPr>
        <w:t xml:space="preserve"> </w:t>
      </w:r>
      <w:r w:rsidRPr="00EA6649">
        <w:rPr>
          <w:i/>
        </w:rPr>
        <w:t>OctalEscapeSequence</w:t>
      </w:r>
      <w:r w:rsidRPr="00D00D4A">
        <w:rPr>
          <w:rFonts w:ascii="Arial" w:hAnsi="Arial"/>
        </w:rPr>
        <w:t xml:space="preserve"> is the CV of the</w:t>
      </w:r>
      <w:r w:rsidRPr="00EA6649">
        <w:rPr>
          <w:i/>
        </w:rPr>
        <w:t xml:space="preserve"> OctalEscapeSequence</w:t>
      </w:r>
      <w:r w:rsidRPr="00D00D4A">
        <w:rPr>
          <w:rFonts w:ascii="Arial" w:hAnsi="Arial"/>
        </w:rPr>
        <w:t>.</w:t>
      </w:r>
    </w:p>
    <w:p w14:paraId="112BAC46"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OctalDigit</w:t>
      </w:r>
      <w:r w:rsidRPr="00D00D4A">
        <w:rPr>
          <w:rFonts w:ascii="Arial" w:hAnsi="Arial"/>
        </w:rPr>
        <w:t xml:space="preserve"> </w:t>
      </w:r>
      <w:r w:rsidRPr="00D00D4A">
        <w:rPr>
          <w:rFonts w:ascii="Arial" w:hAnsi="Arial"/>
          <w:sz w:val="16"/>
        </w:rPr>
        <w:t xml:space="preserve">[lookahead </w:t>
      </w:r>
      <w:r w:rsidRPr="00D00D4A">
        <w:rPr>
          <w:rFonts w:ascii="Arial" w:hAnsi="Arial"/>
          <w:sz w:val="16"/>
        </w:rPr>
        <w:sym w:font="Symbol" w:char="F0CF"/>
      </w:r>
      <w:r w:rsidRPr="00D00D4A">
        <w:rPr>
          <w:rFonts w:ascii="Arial" w:hAnsi="Arial"/>
          <w:sz w:val="16"/>
        </w:rPr>
        <w:t xml:space="preserve"> </w:t>
      </w:r>
      <w:r w:rsidRPr="00EA6649">
        <w:rPr>
          <w:i/>
          <w:sz w:val="16"/>
        </w:rPr>
        <w:t>DecimalDigit</w:t>
      </w:r>
      <w:r w:rsidRPr="00D00D4A">
        <w:rPr>
          <w:rFonts w:ascii="Arial" w:hAnsi="Arial"/>
          <w:sz w:val="16"/>
        </w:rPr>
        <w:t>]</w:t>
      </w:r>
      <w:r w:rsidRPr="00D00D4A">
        <w:rPr>
          <w:rFonts w:ascii="Arial" w:hAnsi="Arial"/>
        </w:rPr>
        <w:t xml:space="preserve"> is the character whose code unit value </w:t>
      </w:r>
      <w:r w:rsidRPr="00B75B50">
        <w:rPr>
          <w:rFonts w:ascii="Arial" w:hAnsi="Arial"/>
        </w:rPr>
        <w:t xml:space="preserve">is the MV of </w:t>
      </w:r>
      <w:r w:rsidRPr="00D00D4A">
        <w:rPr>
          <w:rFonts w:ascii="Arial" w:hAnsi="Arial"/>
        </w:rPr>
        <w:t xml:space="preserve">the </w:t>
      </w:r>
      <w:r w:rsidRPr="00EA6649">
        <w:rPr>
          <w:i/>
        </w:rPr>
        <w:t>OctalDigit</w:t>
      </w:r>
      <w:r w:rsidRPr="00D00D4A">
        <w:rPr>
          <w:rFonts w:ascii="Arial" w:hAnsi="Arial"/>
        </w:rPr>
        <w:t>.</w:t>
      </w:r>
    </w:p>
    <w:p w14:paraId="537CC3FC"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ZeroToThree</w:t>
      </w:r>
      <w:r w:rsidRPr="00D00D4A">
        <w:rPr>
          <w:rFonts w:ascii="Arial" w:hAnsi="Arial"/>
        </w:rPr>
        <w:t xml:space="preserve"> </w:t>
      </w:r>
      <w:r w:rsidRPr="00EA6649">
        <w:rPr>
          <w:i/>
        </w:rPr>
        <w:t>OctalDigit</w:t>
      </w:r>
      <w:r w:rsidRPr="00D00D4A">
        <w:rPr>
          <w:rFonts w:ascii="Arial" w:hAnsi="Arial"/>
        </w:rPr>
        <w:t xml:space="preserve"> </w:t>
      </w:r>
      <w:r w:rsidRPr="00D00D4A">
        <w:rPr>
          <w:rFonts w:ascii="Arial" w:hAnsi="Arial"/>
          <w:sz w:val="16"/>
        </w:rPr>
        <w:t xml:space="preserve">[lookahead </w:t>
      </w:r>
      <w:r w:rsidRPr="00D00D4A">
        <w:rPr>
          <w:rFonts w:ascii="Arial" w:hAnsi="Arial"/>
          <w:sz w:val="16"/>
        </w:rPr>
        <w:sym w:font="Symbol" w:char="F0CF"/>
      </w:r>
      <w:r w:rsidRPr="00D00D4A">
        <w:rPr>
          <w:rFonts w:ascii="Arial" w:hAnsi="Arial"/>
          <w:sz w:val="16"/>
        </w:rPr>
        <w:t xml:space="preserve"> </w:t>
      </w:r>
      <w:r w:rsidRPr="00EA6649">
        <w:rPr>
          <w:i/>
          <w:sz w:val="16"/>
        </w:rPr>
        <w:t>DecimalDigit</w:t>
      </w:r>
      <w:r w:rsidRPr="00D00D4A">
        <w:rPr>
          <w:rFonts w:ascii="Arial" w:hAnsi="Arial"/>
          <w:sz w:val="16"/>
        </w:rPr>
        <w:t>]</w:t>
      </w:r>
      <w:r w:rsidRPr="00D00D4A">
        <w:rPr>
          <w:rFonts w:ascii="Arial" w:hAnsi="Arial"/>
        </w:rPr>
        <w:t xml:space="preserve"> is the character whose code unit value is (8 times the MV of the </w:t>
      </w:r>
      <w:r w:rsidRPr="00EA6649">
        <w:rPr>
          <w:i/>
        </w:rPr>
        <w:t>ZeroToThree</w:t>
      </w:r>
      <w:r w:rsidRPr="00D00D4A">
        <w:rPr>
          <w:rFonts w:ascii="Arial" w:hAnsi="Arial"/>
        </w:rPr>
        <w:t xml:space="preserve">) plus the MV of the </w:t>
      </w:r>
      <w:r w:rsidRPr="00EA6649">
        <w:rPr>
          <w:i/>
        </w:rPr>
        <w:t>OctalDigit</w:t>
      </w:r>
      <w:r w:rsidRPr="00D00D4A">
        <w:rPr>
          <w:rFonts w:ascii="Arial" w:hAnsi="Arial"/>
        </w:rPr>
        <w:t>.</w:t>
      </w:r>
    </w:p>
    <w:p w14:paraId="74776A1E"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FourToSeven</w:t>
      </w:r>
      <w:r w:rsidRPr="00D00D4A">
        <w:rPr>
          <w:rFonts w:ascii="Arial" w:hAnsi="Arial"/>
        </w:rPr>
        <w:t xml:space="preserve"> </w:t>
      </w:r>
      <w:r w:rsidRPr="00EA6649">
        <w:rPr>
          <w:i/>
        </w:rPr>
        <w:t>OctalDigit</w:t>
      </w:r>
      <w:r w:rsidRPr="00D00D4A">
        <w:rPr>
          <w:rFonts w:ascii="Arial" w:hAnsi="Arial"/>
        </w:rPr>
        <w:t xml:space="preserve"> is the character whose code unit value is (8 times the MV of the </w:t>
      </w:r>
      <w:r w:rsidRPr="00EA6649">
        <w:rPr>
          <w:i/>
        </w:rPr>
        <w:t>FourToSeven</w:t>
      </w:r>
      <w:r w:rsidRPr="00D00D4A">
        <w:rPr>
          <w:rFonts w:ascii="Arial" w:hAnsi="Arial"/>
        </w:rPr>
        <w:t xml:space="preserve">) plus the MV of the </w:t>
      </w:r>
      <w:r w:rsidRPr="00EA6649">
        <w:rPr>
          <w:i/>
        </w:rPr>
        <w:t>OctalDigit</w:t>
      </w:r>
      <w:r w:rsidRPr="00D00D4A">
        <w:rPr>
          <w:rFonts w:ascii="Arial" w:hAnsi="Arial"/>
        </w:rPr>
        <w:t>.</w:t>
      </w:r>
    </w:p>
    <w:p w14:paraId="242EFD5B"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2900A0">
        <w:rPr>
          <w:rFonts w:ascii="Arial" w:hAnsi="Arial"/>
        </w:rPr>
        <w:t>The CV of</w:t>
      </w:r>
      <w:r w:rsidRPr="00D00D4A">
        <w:rPr>
          <w:rFonts w:ascii="Arial" w:hAnsi="Arial"/>
        </w:rPr>
        <w:t xml:space="preserve"> </w:t>
      </w:r>
      <w:r w:rsidRPr="00EA6649">
        <w:rPr>
          <w:i/>
        </w:rPr>
        <w:t>OctalEscapeSequence</w:t>
      </w:r>
      <w:r w:rsidRPr="00D00D4A">
        <w:rPr>
          <w:rFonts w:ascii="Arial" w:hAnsi="Arial"/>
        </w:rPr>
        <w:t xml:space="preserve"> </w:t>
      </w:r>
      <w:r w:rsidRPr="00D00D4A">
        <w:rPr>
          <w:rFonts w:ascii="Arial" w:hAnsi="Arial"/>
          <w:b/>
        </w:rPr>
        <w:t>::</w:t>
      </w:r>
      <w:r w:rsidRPr="00D00D4A">
        <w:rPr>
          <w:rFonts w:ascii="Arial" w:hAnsi="Arial"/>
        </w:rPr>
        <w:t xml:space="preserve"> </w:t>
      </w:r>
      <w:r w:rsidRPr="00EA6649">
        <w:rPr>
          <w:i/>
        </w:rPr>
        <w:t>ZeroToThree</w:t>
      </w:r>
      <w:r w:rsidRPr="00D00D4A">
        <w:rPr>
          <w:rFonts w:ascii="Arial" w:hAnsi="Arial"/>
        </w:rPr>
        <w:t xml:space="preserve"> </w:t>
      </w:r>
      <w:r w:rsidRPr="00EA6649">
        <w:rPr>
          <w:i/>
        </w:rPr>
        <w:t>OctalDigit</w:t>
      </w:r>
      <w:r w:rsidRPr="00D00D4A">
        <w:rPr>
          <w:rFonts w:ascii="Arial" w:hAnsi="Arial"/>
        </w:rPr>
        <w:t xml:space="preserve"> </w:t>
      </w:r>
      <w:r w:rsidRPr="00EA6649">
        <w:rPr>
          <w:i/>
        </w:rPr>
        <w:t>OctalDigit</w:t>
      </w:r>
      <w:r w:rsidRPr="00D00D4A">
        <w:rPr>
          <w:rFonts w:ascii="Arial" w:hAnsi="Arial"/>
        </w:rPr>
        <w:t xml:space="preserve"> is the character whose code unit value is (64 (that is, 8</w:t>
      </w:r>
      <w:r w:rsidRPr="00D00D4A">
        <w:rPr>
          <w:rFonts w:ascii="Arial" w:hAnsi="Arial"/>
          <w:vertAlign w:val="superscript"/>
        </w:rPr>
        <w:t>2</w:t>
      </w:r>
      <w:r w:rsidRPr="00D00D4A">
        <w:rPr>
          <w:rFonts w:ascii="Arial" w:hAnsi="Arial"/>
        </w:rPr>
        <w:t xml:space="preserve">) times the MV of the </w:t>
      </w:r>
      <w:r w:rsidRPr="00EA6649">
        <w:rPr>
          <w:i/>
        </w:rPr>
        <w:t>ZeroToThree</w:t>
      </w:r>
      <w:r w:rsidRPr="00D00D4A">
        <w:rPr>
          <w:rFonts w:ascii="Arial" w:hAnsi="Arial"/>
        </w:rPr>
        <w:t xml:space="preserve">) plus (8 times the MV of the first </w:t>
      </w:r>
      <w:r w:rsidRPr="00EA6649">
        <w:rPr>
          <w:i/>
        </w:rPr>
        <w:t>OctalDigit</w:t>
      </w:r>
      <w:r w:rsidRPr="00D00D4A">
        <w:rPr>
          <w:rFonts w:ascii="Arial" w:hAnsi="Arial"/>
        </w:rPr>
        <w:t xml:space="preserve">) plus the MV of the second </w:t>
      </w:r>
      <w:r w:rsidRPr="00EA6649">
        <w:rPr>
          <w:i/>
        </w:rPr>
        <w:t>OctalDigit</w:t>
      </w:r>
      <w:r w:rsidRPr="00D00D4A">
        <w:rPr>
          <w:rFonts w:ascii="Arial" w:hAnsi="Arial"/>
        </w:rPr>
        <w:t>.</w:t>
      </w:r>
    </w:p>
    <w:p w14:paraId="39BA5AA9"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ZeroToThree</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0</w:t>
      </w:r>
      <w:r w:rsidRPr="00D00D4A">
        <w:rPr>
          <w:rFonts w:ascii="Arial" w:hAnsi="Arial"/>
        </w:rPr>
        <w:t xml:space="preserve"> is 0.</w:t>
      </w:r>
    </w:p>
    <w:p w14:paraId="3D34CDA0"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 xml:space="preserve">ZeroToThree </w:t>
      </w:r>
      <w:r w:rsidRPr="00D00D4A">
        <w:rPr>
          <w:rFonts w:ascii="Arial" w:hAnsi="Arial"/>
          <w:b/>
        </w:rPr>
        <w:t>::</w:t>
      </w:r>
      <w:r w:rsidRPr="00D00D4A">
        <w:rPr>
          <w:rFonts w:ascii="Arial" w:hAnsi="Arial"/>
        </w:rPr>
        <w:t xml:space="preserve"> </w:t>
      </w:r>
      <w:r>
        <w:rPr>
          <w:rFonts w:ascii="Courier New" w:hAnsi="Courier New"/>
          <w:b/>
        </w:rPr>
        <w:t>1</w:t>
      </w:r>
      <w:r w:rsidRPr="00D00D4A">
        <w:rPr>
          <w:rFonts w:ascii="Arial" w:hAnsi="Arial"/>
        </w:rPr>
        <w:t xml:space="preserve"> is 1.</w:t>
      </w:r>
    </w:p>
    <w:p w14:paraId="2DC150DD"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 xml:space="preserve">ZeroToThree </w:t>
      </w:r>
      <w:r w:rsidRPr="00D00D4A">
        <w:rPr>
          <w:rFonts w:ascii="Arial" w:hAnsi="Arial"/>
          <w:b/>
        </w:rPr>
        <w:t>::</w:t>
      </w:r>
      <w:r w:rsidRPr="00D00D4A">
        <w:rPr>
          <w:rFonts w:ascii="Arial" w:hAnsi="Arial"/>
        </w:rPr>
        <w:t xml:space="preserve"> </w:t>
      </w:r>
      <w:r>
        <w:rPr>
          <w:rFonts w:ascii="Courier New" w:hAnsi="Courier New"/>
          <w:b/>
        </w:rPr>
        <w:t>2</w:t>
      </w:r>
      <w:r w:rsidRPr="00D00D4A">
        <w:rPr>
          <w:rFonts w:ascii="Arial" w:hAnsi="Arial"/>
        </w:rPr>
        <w:t xml:space="preserve"> is 2.</w:t>
      </w:r>
    </w:p>
    <w:p w14:paraId="6C47EAAD"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 xml:space="preserve">ZeroToThree </w:t>
      </w:r>
      <w:r w:rsidRPr="00D00D4A">
        <w:rPr>
          <w:rFonts w:ascii="Arial" w:hAnsi="Arial"/>
          <w:b/>
        </w:rPr>
        <w:t>::</w:t>
      </w:r>
      <w:r w:rsidRPr="00D00D4A">
        <w:rPr>
          <w:rFonts w:ascii="Arial" w:hAnsi="Arial"/>
        </w:rPr>
        <w:t xml:space="preserve"> </w:t>
      </w:r>
      <w:r>
        <w:rPr>
          <w:rFonts w:ascii="Courier New" w:hAnsi="Courier New"/>
          <w:b/>
        </w:rPr>
        <w:t>3</w:t>
      </w:r>
      <w:r w:rsidRPr="00D00D4A">
        <w:rPr>
          <w:rFonts w:ascii="Arial" w:hAnsi="Arial"/>
        </w:rPr>
        <w:t xml:space="preserve"> is 3.</w:t>
      </w:r>
    </w:p>
    <w:p w14:paraId="1E02D820"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4</w:t>
      </w:r>
      <w:r w:rsidRPr="00D00D4A">
        <w:rPr>
          <w:rFonts w:ascii="Arial" w:hAnsi="Arial"/>
        </w:rPr>
        <w:t xml:space="preserve"> is 4.</w:t>
      </w:r>
    </w:p>
    <w:p w14:paraId="6E29FF0A"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5</w:t>
      </w:r>
      <w:r w:rsidRPr="00D00D4A">
        <w:rPr>
          <w:rFonts w:ascii="Arial" w:hAnsi="Arial"/>
        </w:rPr>
        <w:t xml:space="preserve"> is 5.</w:t>
      </w:r>
    </w:p>
    <w:p w14:paraId="5C2A2468" w14:textId="77777777" w:rsidR="00E80769" w:rsidRPr="00D00D4A" w:rsidRDefault="00E80769" w:rsidP="00E80769">
      <w:pPr>
        <w:pStyle w:val="MathSpecialCase3"/>
        <w:numPr>
          <w:ilvl w:val="1"/>
          <w:numId w:val="29"/>
        </w:numPr>
        <w:tabs>
          <w:tab w:val="left" w:pos="567"/>
        </w:tabs>
        <w:spacing w:after="0"/>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6</w:t>
      </w:r>
      <w:r w:rsidRPr="00D00D4A">
        <w:rPr>
          <w:rFonts w:ascii="Arial" w:hAnsi="Arial"/>
        </w:rPr>
        <w:t xml:space="preserve"> is 6.</w:t>
      </w:r>
    </w:p>
    <w:p w14:paraId="57C39AB2" w14:textId="77777777" w:rsidR="00E80769" w:rsidRPr="00D00D4A" w:rsidRDefault="00E80769" w:rsidP="00E80769">
      <w:pPr>
        <w:pStyle w:val="MathSpecialCase3"/>
        <w:numPr>
          <w:ilvl w:val="1"/>
          <w:numId w:val="29"/>
        </w:numPr>
        <w:tabs>
          <w:tab w:val="left" w:pos="567"/>
        </w:tabs>
        <w:ind w:left="567" w:hanging="567"/>
        <w:rPr>
          <w:rFonts w:ascii="Arial" w:hAnsi="Arial"/>
        </w:rPr>
      </w:pPr>
      <w:r w:rsidRPr="00B75B50">
        <w:rPr>
          <w:rFonts w:ascii="Arial" w:hAnsi="Arial"/>
        </w:rPr>
        <w:t xml:space="preserve">The MV of </w:t>
      </w:r>
      <w:r w:rsidRPr="00EA6649">
        <w:rPr>
          <w:i/>
        </w:rPr>
        <w:t>FourToSeven</w:t>
      </w:r>
      <w:r w:rsidRPr="00D00D4A">
        <w:rPr>
          <w:rFonts w:ascii="Arial" w:hAnsi="Arial"/>
        </w:rPr>
        <w:t xml:space="preserve"> </w:t>
      </w:r>
      <w:r w:rsidRPr="00D00D4A">
        <w:rPr>
          <w:rFonts w:ascii="Arial" w:hAnsi="Arial"/>
          <w:b/>
        </w:rPr>
        <w:t>::</w:t>
      </w:r>
      <w:r w:rsidRPr="00D00D4A">
        <w:rPr>
          <w:rFonts w:ascii="Arial" w:hAnsi="Arial"/>
        </w:rPr>
        <w:t xml:space="preserve"> </w:t>
      </w:r>
      <w:r>
        <w:rPr>
          <w:rFonts w:ascii="Courier New" w:hAnsi="Courier New"/>
          <w:b/>
        </w:rPr>
        <w:t>7</w:t>
      </w:r>
      <w:r w:rsidRPr="00D00D4A">
        <w:rPr>
          <w:rFonts w:ascii="Arial" w:hAnsi="Arial"/>
        </w:rPr>
        <w:t xml:space="preserve"> is 7.</w:t>
      </w:r>
    </w:p>
    <w:p w14:paraId="0612949B" w14:textId="77777777" w:rsidR="00E80769" w:rsidRDefault="00E80769" w:rsidP="00E80769">
      <w:pPr>
        <w:pStyle w:val="a2"/>
        <w:tabs>
          <w:tab w:val="clear" w:pos="500"/>
          <w:tab w:val="clear" w:pos="720"/>
          <w:tab w:val="left" w:pos="567"/>
        </w:tabs>
      </w:pPr>
      <w:bookmarkStart w:id="8903" w:name="_Toc472818983"/>
      <w:bookmarkStart w:id="8904" w:name="_Toc474641698"/>
      <w:bookmarkStart w:id="8905" w:name="_Toc235503569"/>
      <w:bookmarkStart w:id="8906" w:name="_Toc236208657"/>
      <w:bookmarkStart w:id="8907" w:name="_Toc241509343"/>
      <w:bookmarkStart w:id="8908" w:name="_Toc241557820"/>
      <w:bookmarkStart w:id="8909" w:name="_Toc244416830"/>
      <w:bookmarkStart w:id="8910" w:name="_Toc244657770"/>
      <w:bookmarkStart w:id="8911" w:name="_Toc246652510"/>
      <w:bookmarkStart w:id="8912" w:name="_Toc253562059"/>
      <w:bookmarkStart w:id="8913" w:name="_Toc268506075"/>
      <w:bookmarkStart w:id="8914" w:name="_Toc276631194"/>
      <w:bookmarkStart w:id="8915" w:name="_Toc277944238"/>
      <w:bookmarkStart w:id="8916" w:name="_Toc153968583"/>
      <w:bookmarkStart w:id="8917" w:name="_Toc178387205"/>
      <w:r>
        <w:t>Additional Properties</w:t>
      </w:r>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p>
    <w:p w14:paraId="11DBAE0B" w14:textId="77777777" w:rsidR="00E80769" w:rsidRDefault="00E80769" w:rsidP="00E80769">
      <w:del w:id="8918" w:author="Allen Wirfs-Brock" w:date="2011-07-02T12:43:00Z">
        <w:r w:rsidDel="00914B17">
          <w:delText>Some implementations of</w:delText>
        </w:r>
      </w:del>
      <w:ins w:id="8919" w:author="Allen Wirfs-Brock" w:date="2011-07-02T12:43:00Z">
        <w:r w:rsidR="00914B17">
          <w:t>When the</w:t>
        </w:r>
      </w:ins>
      <w:r>
        <w:t xml:space="preserve"> ECMAScript</w:t>
      </w:r>
      <w:ins w:id="8920" w:author="Allen Wirfs-Brock" w:date="2011-07-02T12:43:00Z">
        <w:r w:rsidR="00914B17">
          <w:t xml:space="preserve"> host is a web browser the following</w:t>
        </w:r>
      </w:ins>
      <w:r>
        <w:t xml:space="preserve"> </w:t>
      </w:r>
      <w:del w:id="8921" w:author="Allen Wirfs-Brock" w:date="2011-07-02T12:44:00Z">
        <w:r w:rsidDel="00CF4089">
          <w:delText>have included</w:delText>
        </w:r>
      </w:del>
      <w:ins w:id="8922" w:author="Allen Wirfs-Brock" w:date="2011-07-02T12:44:00Z">
        <w:r w:rsidR="00CF4089">
          <w:t>these</w:t>
        </w:r>
      </w:ins>
      <w:r>
        <w:t xml:space="preserve"> additional properties </w:t>
      </w:r>
      <w:del w:id="8923" w:author="Allen Wirfs-Brock" w:date="2011-07-02T12:44:00Z">
        <w:r w:rsidDel="00CF4089">
          <w:delText>for some</w:delText>
        </w:r>
      </w:del>
      <w:r>
        <w:t xml:space="preserve"> of the standard native objects</w:t>
      </w:r>
      <w:ins w:id="8924" w:author="Allen Wirfs-Brock" w:date="2011-07-02T12:45:00Z">
        <w:r w:rsidR="00CF4089">
          <w:t xml:space="preserve"> are defined</w:t>
        </w:r>
      </w:ins>
      <w:r>
        <w:t xml:space="preserve">. </w:t>
      </w:r>
      <w:del w:id="8925" w:author="Allen Wirfs-Brock" w:date="2011-07-02T12:45:00Z">
        <w:r w:rsidDel="00CF4089">
          <w:delText>This non-normative annex suggests uniform semantics for such properties without making the properties or their semantics part of this standard.</w:delText>
        </w:r>
      </w:del>
    </w:p>
    <w:p w14:paraId="33B08429" w14:textId="77777777" w:rsidR="00E80769" w:rsidRDefault="00E80769" w:rsidP="00E80769">
      <w:pPr>
        <w:pStyle w:val="a3"/>
        <w:tabs>
          <w:tab w:val="clear" w:pos="640"/>
          <w:tab w:val="clear" w:pos="880"/>
        </w:tabs>
        <w:spacing w:before="120"/>
      </w:pPr>
      <w:bookmarkStart w:id="8926" w:name="_Ref457724123"/>
      <w:bookmarkStart w:id="8927" w:name="_Ref457793857"/>
      <w:bookmarkStart w:id="8928" w:name="_Toc472818984"/>
      <w:bookmarkStart w:id="8929" w:name="_Toc474641699"/>
      <w:bookmarkStart w:id="8930" w:name="_Toc235503570"/>
      <w:bookmarkStart w:id="8931" w:name="_Toc236208658"/>
      <w:bookmarkStart w:id="8932" w:name="_Toc241509344"/>
      <w:bookmarkStart w:id="8933" w:name="_Toc241557821"/>
      <w:bookmarkStart w:id="8934" w:name="_Toc244416831"/>
      <w:bookmarkStart w:id="8935" w:name="_Toc244657771"/>
      <w:bookmarkStart w:id="8936" w:name="_Toc246652511"/>
      <w:bookmarkStart w:id="8937" w:name="_Toc253562060"/>
      <w:bookmarkStart w:id="8938" w:name="_Toc268506076"/>
      <w:bookmarkStart w:id="8939" w:name="_Toc276631195"/>
      <w:bookmarkStart w:id="8940" w:name="_Toc277944239"/>
      <w:bookmarkStart w:id="8941" w:name="_Toc153968584"/>
      <w:bookmarkStart w:id="8942" w:name="_Toc178387206"/>
      <w:r>
        <w:t>escape (string)</w:t>
      </w:r>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p>
    <w:p w14:paraId="15CADA29" w14:textId="77777777" w:rsidR="00E80769" w:rsidRDefault="00E80769" w:rsidP="00E80769">
      <w:r>
        <w:t xml:space="preserve">The </w:t>
      </w:r>
      <w:r>
        <w:rPr>
          <w:rFonts w:ascii="Courier New" w:hAnsi="Courier New"/>
          <w:b/>
        </w:rPr>
        <w:t>escape</w:t>
      </w:r>
      <w:r>
        <w:t xml:space="preserve"> function is a property of the global object. It computes a new version of a String value in which certain characters have been replaced by a hexadecimal escape sequence.</w:t>
      </w:r>
    </w:p>
    <w:p w14:paraId="22201264" w14:textId="77777777" w:rsidR="00E80769" w:rsidRDefault="00E80769" w:rsidP="00E80769">
      <w:r>
        <w:t xml:space="preserve">For those characters being replaced whose code unit value is </w:t>
      </w:r>
      <w:r>
        <w:rPr>
          <w:rFonts w:ascii="Courier New" w:hAnsi="Courier New"/>
          <w:b/>
        </w:rPr>
        <w:t xml:space="preserve">0xFF </w:t>
      </w:r>
      <w:r>
        <w:t xml:space="preserve">or less, a two-digit escape sequence of the form </w:t>
      </w:r>
      <w:r>
        <w:rPr>
          <w:rFonts w:ascii="Courier New" w:hAnsi="Courier New"/>
          <w:b/>
        </w:rPr>
        <w:t>%</w:t>
      </w:r>
      <w:r>
        <w:rPr>
          <w:i/>
        </w:rPr>
        <w:t>xx</w:t>
      </w:r>
      <w:r>
        <w:t xml:space="preserve"> is used. For those characters being replaced whose code unit value is greater than </w:t>
      </w:r>
      <w:r>
        <w:rPr>
          <w:rFonts w:ascii="Courier New" w:hAnsi="Courier New"/>
          <w:b/>
        </w:rPr>
        <w:t>0xFF</w:t>
      </w:r>
      <w:r>
        <w:t xml:space="preserve">, a four-digit escape sequence of the form </w:t>
      </w:r>
      <w:r>
        <w:rPr>
          <w:rFonts w:ascii="Courier New" w:hAnsi="Courier New"/>
          <w:b/>
        </w:rPr>
        <w:t>%u</w:t>
      </w:r>
      <w:r>
        <w:rPr>
          <w:i/>
        </w:rPr>
        <w:t>xxxx</w:t>
      </w:r>
      <w:r>
        <w:t xml:space="preserve"> is used.</w:t>
      </w:r>
    </w:p>
    <w:p w14:paraId="436E4259" w14:textId="77777777" w:rsidR="00E80769" w:rsidRDefault="00E80769" w:rsidP="00E80769">
      <w:r>
        <w:t xml:space="preserve">When the </w:t>
      </w:r>
      <w:r>
        <w:rPr>
          <w:rFonts w:ascii="Courier New" w:hAnsi="Courier New"/>
          <w:b/>
        </w:rPr>
        <w:t>escape</w:t>
      </w:r>
      <w:r>
        <w:t xml:space="preserve"> function is called with one argument </w:t>
      </w:r>
      <w:r w:rsidRPr="00895113">
        <w:rPr>
          <w:rFonts w:ascii="Times New Roman" w:hAnsi="Times New Roman"/>
          <w:i/>
        </w:rPr>
        <w:t>string</w:t>
      </w:r>
      <w:r>
        <w:t>, the following steps are taken:</w:t>
      </w:r>
    </w:p>
    <w:p w14:paraId="77F416C3" w14:textId="77777777" w:rsidR="00E80769" w:rsidRPr="00EA3A87" w:rsidRDefault="00E80769" w:rsidP="00E80769">
      <w:pPr>
        <w:pStyle w:val="Alg3"/>
        <w:numPr>
          <w:ilvl w:val="0"/>
          <w:numId w:val="392"/>
        </w:numPr>
      </w:pPr>
      <w:r w:rsidRPr="00EA3A87">
        <w:t>Call ToString(</w:t>
      </w:r>
      <w:r w:rsidRPr="00EA3A87">
        <w:rPr>
          <w:i/>
        </w:rPr>
        <w:t>string</w:t>
      </w:r>
      <w:r w:rsidRPr="00EA3A87">
        <w:t>).</w:t>
      </w:r>
    </w:p>
    <w:p w14:paraId="6A1A2D26" w14:textId="77777777" w:rsidR="00E80769" w:rsidRPr="00EA3A87" w:rsidRDefault="00E80769" w:rsidP="00E80769">
      <w:pPr>
        <w:pStyle w:val="Alg3"/>
        <w:numPr>
          <w:ilvl w:val="0"/>
          <w:numId w:val="392"/>
        </w:numPr>
      </w:pPr>
      <w:r w:rsidRPr="00EA3A87">
        <w:t>Compute the number of characters in Result(1).</w:t>
      </w:r>
    </w:p>
    <w:p w14:paraId="094303D1" w14:textId="77777777" w:rsidR="00E80769" w:rsidRPr="00EA3A87" w:rsidRDefault="00E80769" w:rsidP="00E80769">
      <w:pPr>
        <w:pStyle w:val="Alg3"/>
        <w:numPr>
          <w:ilvl w:val="0"/>
          <w:numId w:val="392"/>
        </w:numPr>
      </w:pPr>
      <w:r w:rsidRPr="00EA3A87">
        <w:t xml:space="preserve">Let </w:t>
      </w:r>
      <w:r w:rsidRPr="00EA3A87">
        <w:rPr>
          <w:i/>
        </w:rPr>
        <w:t xml:space="preserve">R </w:t>
      </w:r>
      <w:r w:rsidRPr="00EA3A87">
        <w:t>be the empty string.</w:t>
      </w:r>
    </w:p>
    <w:p w14:paraId="6AF629D0" w14:textId="77777777" w:rsidR="00E80769" w:rsidRPr="00EA3A87" w:rsidRDefault="00E80769" w:rsidP="00E80769">
      <w:pPr>
        <w:pStyle w:val="Alg3"/>
        <w:numPr>
          <w:ilvl w:val="0"/>
          <w:numId w:val="392"/>
        </w:numPr>
      </w:pPr>
      <w:r w:rsidRPr="00EA3A87">
        <w:t xml:space="preserve">Let </w:t>
      </w:r>
      <w:r w:rsidRPr="00EA3A87">
        <w:rPr>
          <w:i/>
        </w:rPr>
        <w:t>k</w:t>
      </w:r>
      <w:r w:rsidRPr="00EA3A87">
        <w:t xml:space="preserve"> be 0.</w:t>
      </w:r>
    </w:p>
    <w:p w14:paraId="00AEF5F2" w14:textId="77777777" w:rsidR="00E80769" w:rsidRPr="00EA3A87" w:rsidRDefault="00E80769" w:rsidP="00E80769">
      <w:pPr>
        <w:pStyle w:val="Alg3"/>
        <w:numPr>
          <w:ilvl w:val="0"/>
          <w:numId w:val="392"/>
        </w:numPr>
      </w:pPr>
      <w:r w:rsidRPr="00EA3A87">
        <w:t xml:space="preserve">If </w:t>
      </w:r>
      <w:r w:rsidRPr="00EA3A87">
        <w:rPr>
          <w:i/>
        </w:rPr>
        <w:t>k</w:t>
      </w:r>
      <w:r w:rsidRPr="00EA3A87">
        <w:t xml:space="preserve"> equals Result(2), return </w:t>
      </w:r>
      <w:r w:rsidRPr="00EA3A87">
        <w:rPr>
          <w:i/>
        </w:rPr>
        <w:t>R</w:t>
      </w:r>
      <w:r w:rsidRPr="00EA3A87">
        <w:t>.</w:t>
      </w:r>
    </w:p>
    <w:p w14:paraId="531DEF3F" w14:textId="77777777" w:rsidR="00E80769" w:rsidRPr="00EA3A87" w:rsidRDefault="00E80769" w:rsidP="00E80769">
      <w:pPr>
        <w:pStyle w:val="Alg3"/>
        <w:numPr>
          <w:ilvl w:val="0"/>
          <w:numId w:val="392"/>
        </w:numPr>
      </w:pPr>
      <w:r w:rsidRPr="00EA3A87">
        <w:t xml:space="preserve">Get the character (represented as a 16-bit unsigned integer) at position </w:t>
      </w:r>
      <w:r w:rsidRPr="00EA3A87">
        <w:rPr>
          <w:i/>
        </w:rPr>
        <w:t>k</w:t>
      </w:r>
      <w:r w:rsidRPr="00EA3A87">
        <w:t xml:space="preserve"> within Result(1).</w:t>
      </w:r>
    </w:p>
    <w:p w14:paraId="3E7035C8" w14:textId="77777777" w:rsidR="00E80769" w:rsidRPr="00EA3A87" w:rsidRDefault="00E80769" w:rsidP="00E80769">
      <w:pPr>
        <w:pStyle w:val="Alg3"/>
        <w:numPr>
          <w:ilvl w:val="0"/>
          <w:numId w:val="392"/>
        </w:numPr>
      </w:pPr>
      <w:r w:rsidRPr="00EA3A87">
        <w:t>If Result(6) is one of the 69 nonblank characters</w:t>
      </w:r>
      <w:r w:rsidRPr="00EA3A87">
        <w:br/>
      </w:r>
      <w:r>
        <w:rPr>
          <w:rFonts w:ascii="Courier New" w:hAnsi="Courier New"/>
          <w:b/>
        </w:rPr>
        <w:t>“ABCDEFGHIJKLMNOPQRSTUVWXYZabcdefghijklmnopqrstuvwxyz0123456789@*_+-./”</w:t>
      </w:r>
      <w:r>
        <w:rPr>
          <w:rFonts w:ascii="Courier New" w:hAnsi="Courier New"/>
          <w:b/>
        </w:rPr>
        <w:br/>
      </w:r>
      <w:r w:rsidRPr="00EA3A87">
        <w:t>then go to step 13.</w:t>
      </w:r>
    </w:p>
    <w:p w14:paraId="71CBFC31" w14:textId="77777777" w:rsidR="00E80769" w:rsidRPr="00EA3A87" w:rsidRDefault="00E80769" w:rsidP="00E80769">
      <w:pPr>
        <w:pStyle w:val="Alg3"/>
        <w:numPr>
          <w:ilvl w:val="0"/>
          <w:numId w:val="392"/>
        </w:numPr>
      </w:pPr>
      <w:r w:rsidRPr="00EA3A87">
        <w:t>If Result(6), is less than 256, go to step 11.</w:t>
      </w:r>
    </w:p>
    <w:p w14:paraId="3996C908" w14:textId="77777777" w:rsidR="00E80769" w:rsidRPr="00EA3A87" w:rsidRDefault="00E80769" w:rsidP="00E80769">
      <w:pPr>
        <w:pStyle w:val="Alg3"/>
        <w:numPr>
          <w:ilvl w:val="0"/>
          <w:numId w:val="392"/>
        </w:numPr>
      </w:pPr>
      <w:r w:rsidRPr="00EA3A87">
        <w:t xml:space="preserve">Let </w:t>
      </w:r>
      <w:r w:rsidRPr="00EA3A87">
        <w:rPr>
          <w:i/>
        </w:rPr>
        <w:t>S</w:t>
      </w:r>
      <w:r w:rsidRPr="00EA3A87">
        <w:t xml:space="preserve"> be a </w:t>
      </w:r>
      <w:r>
        <w:t>String</w:t>
      </w:r>
      <w:r w:rsidRPr="00EA3A87">
        <w:t xml:space="preserve"> containing six characters </w:t>
      </w:r>
      <w:r>
        <w:rPr>
          <w:rFonts w:ascii="Courier New" w:hAnsi="Courier New"/>
          <w:b/>
        </w:rPr>
        <w:t>“%u</w:t>
      </w:r>
      <w:r w:rsidRPr="00EA3A87">
        <w:rPr>
          <w:i/>
        </w:rPr>
        <w:t>wxyz</w:t>
      </w:r>
      <w:r>
        <w:rPr>
          <w:rFonts w:ascii="Courier New" w:hAnsi="Courier New"/>
          <w:b/>
        </w:rPr>
        <w:t>”</w:t>
      </w:r>
      <w:r w:rsidRPr="00EA3A87">
        <w:t xml:space="preserve"> where </w:t>
      </w:r>
      <w:r w:rsidRPr="00EA3A87">
        <w:rPr>
          <w:i/>
        </w:rPr>
        <w:t>wxyz</w:t>
      </w:r>
      <w:r w:rsidRPr="00EA3A87">
        <w:t xml:space="preserve"> are four hexadecimal digits encoding the value of Result(6).</w:t>
      </w:r>
    </w:p>
    <w:p w14:paraId="68AAFAAA" w14:textId="77777777" w:rsidR="00E80769" w:rsidRPr="00EA3A87" w:rsidRDefault="00E80769" w:rsidP="00E80769">
      <w:pPr>
        <w:pStyle w:val="Alg3"/>
        <w:numPr>
          <w:ilvl w:val="0"/>
          <w:numId w:val="392"/>
        </w:numPr>
      </w:pPr>
      <w:r w:rsidRPr="00EA3A87">
        <w:t>Go to step 14.</w:t>
      </w:r>
    </w:p>
    <w:p w14:paraId="025F45E5" w14:textId="77777777" w:rsidR="00E80769" w:rsidRPr="00EA3A87" w:rsidRDefault="00E80769" w:rsidP="00E80769">
      <w:pPr>
        <w:pStyle w:val="Alg3"/>
        <w:numPr>
          <w:ilvl w:val="0"/>
          <w:numId w:val="392"/>
        </w:numPr>
      </w:pPr>
      <w:r w:rsidRPr="00EA3A87">
        <w:t xml:space="preserve">Let </w:t>
      </w:r>
      <w:r w:rsidRPr="00EA3A87">
        <w:rPr>
          <w:i/>
        </w:rPr>
        <w:t>S</w:t>
      </w:r>
      <w:r w:rsidRPr="00EA3A87">
        <w:t xml:space="preserve"> be a </w:t>
      </w:r>
      <w:r>
        <w:t>String</w:t>
      </w:r>
      <w:r w:rsidRPr="00EA3A87">
        <w:t xml:space="preserve"> containing three characters </w:t>
      </w:r>
      <w:r>
        <w:rPr>
          <w:rFonts w:ascii="Courier New" w:hAnsi="Courier New"/>
          <w:b/>
        </w:rPr>
        <w:t>“%</w:t>
      </w:r>
      <w:r w:rsidRPr="00EA3A87">
        <w:rPr>
          <w:i/>
        </w:rPr>
        <w:t>xy</w:t>
      </w:r>
      <w:r>
        <w:rPr>
          <w:rFonts w:ascii="Courier New" w:hAnsi="Courier New"/>
          <w:b/>
        </w:rPr>
        <w:t>”</w:t>
      </w:r>
      <w:r w:rsidRPr="00EA3A87">
        <w:t xml:space="preserve"> where </w:t>
      </w:r>
      <w:r w:rsidRPr="00EA3A87">
        <w:rPr>
          <w:i/>
        </w:rPr>
        <w:t>xy</w:t>
      </w:r>
      <w:r w:rsidRPr="00EA3A87">
        <w:t xml:space="preserve"> are two hexadecimal digits encoding the value of Result(6).</w:t>
      </w:r>
    </w:p>
    <w:p w14:paraId="1C091884" w14:textId="77777777" w:rsidR="00E80769" w:rsidRPr="00EA3A87" w:rsidRDefault="00E80769" w:rsidP="00E80769">
      <w:pPr>
        <w:pStyle w:val="Alg3"/>
        <w:numPr>
          <w:ilvl w:val="0"/>
          <w:numId w:val="392"/>
        </w:numPr>
      </w:pPr>
      <w:r w:rsidRPr="00EA3A87">
        <w:t>Go to step 14.</w:t>
      </w:r>
    </w:p>
    <w:p w14:paraId="23FE4DE2" w14:textId="77777777" w:rsidR="00E80769" w:rsidRPr="00EA3A87" w:rsidRDefault="00E80769" w:rsidP="00E80769">
      <w:pPr>
        <w:pStyle w:val="Alg3"/>
        <w:numPr>
          <w:ilvl w:val="0"/>
          <w:numId w:val="392"/>
        </w:numPr>
      </w:pPr>
      <w:r w:rsidRPr="00EA3A87">
        <w:t xml:space="preserve">Let </w:t>
      </w:r>
      <w:r w:rsidRPr="00EA3A87">
        <w:rPr>
          <w:i/>
        </w:rPr>
        <w:t>S</w:t>
      </w:r>
      <w:r w:rsidRPr="00EA3A87">
        <w:t xml:space="preserve"> be a </w:t>
      </w:r>
      <w:r>
        <w:t>String</w:t>
      </w:r>
      <w:r w:rsidRPr="00EA3A87">
        <w:t xml:space="preserve"> containing the single character Result(6).</w:t>
      </w:r>
    </w:p>
    <w:p w14:paraId="6DFE9DFB" w14:textId="77777777" w:rsidR="00E80769" w:rsidRPr="00EA3A87" w:rsidRDefault="00E80769" w:rsidP="00E80769">
      <w:pPr>
        <w:pStyle w:val="Alg3"/>
        <w:numPr>
          <w:ilvl w:val="0"/>
          <w:numId w:val="392"/>
        </w:numPr>
      </w:pPr>
      <w:r w:rsidRPr="00EA3A87">
        <w:t xml:space="preserve">Let </w:t>
      </w:r>
      <w:r w:rsidRPr="00EA3A87">
        <w:rPr>
          <w:i/>
        </w:rPr>
        <w:t>R</w:t>
      </w:r>
      <w:r w:rsidRPr="00EA3A87">
        <w:t xml:space="preserve"> be a new </w:t>
      </w:r>
      <w:r>
        <w:t>String</w:t>
      </w:r>
      <w:r w:rsidRPr="00EA3A87">
        <w:t xml:space="preserve"> value computed by concatenating the previous value of </w:t>
      </w:r>
      <w:r w:rsidRPr="00EA3A87">
        <w:rPr>
          <w:i/>
        </w:rPr>
        <w:t>R</w:t>
      </w:r>
      <w:r w:rsidRPr="00EA3A87">
        <w:t xml:space="preserve"> and </w:t>
      </w:r>
      <w:r w:rsidRPr="00EA3A87">
        <w:rPr>
          <w:i/>
        </w:rPr>
        <w:t>S</w:t>
      </w:r>
      <w:r w:rsidRPr="00EA3A87">
        <w:t>.</w:t>
      </w:r>
    </w:p>
    <w:p w14:paraId="5BFF9FF1" w14:textId="77777777" w:rsidR="00E80769" w:rsidRPr="00EA3A87" w:rsidRDefault="00E80769" w:rsidP="00E80769">
      <w:pPr>
        <w:pStyle w:val="Alg3"/>
        <w:numPr>
          <w:ilvl w:val="0"/>
          <w:numId w:val="392"/>
        </w:numPr>
      </w:pPr>
      <w:r w:rsidRPr="00EA3A87">
        <w:t xml:space="preserve">Increase </w:t>
      </w:r>
      <w:r w:rsidRPr="00EA3A87">
        <w:rPr>
          <w:i/>
        </w:rPr>
        <w:t>k</w:t>
      </w:r>
      <w:r w:rsidRPr="00EA3A87">
        <w:t xml:space="preserve"> by 1.</w:t>
      </w:r>
    </w:p>
    <w:p w14:paraId="78A7C0D5" w14:textId="77777777" w:rsidR="00E80769" w:rsidRPr="00EA3A87" w:rsidRDefault="00E80769" w:rsidP="00E80769">
      <w:pPr>
        <w:pStyle w:val="Alg3"/>
        <w:numPr>
          <w:ilvl w:val="0"/>
          <w:numId w:val="392"/>
        </w:numPr>
        <w:spacing w:after="220"/>
      </w:pPr>
      <w:r w:rsidRPr="00EA3A87">
        <w:t>Go to step 5.</w:t>
      </w:r>
    </w:p>
    <w:p w14:paraId="569D94E0" w14:textId="77777777" w:rsidR="00E80769" w:rsidRDefault="00E80769" w:rsidP="00E80769">
      <w:pPr>
        <w:pStyle w:val="Note"/>
      </w:pPr>
      <w:r w:rsidRPr="00EA3A87">
        <w:t>NOTE</w:t>
      </w:r>
      <w:r w:rsidRPr="00EA3A87">
        <w:tab/>
        <w:t>The encoding is partly based on the encoding described in RFC 1738, but the entire encoding specified in this standard is described above without regard to the contents of RFC 1738.</w:t>
      </w:r>
      <w:r>
        <w:t xml:space="preserve"> This encoding does not reflect changes to RFC 1738 made by RFC 3986.</w:t>
      </w:r>
    </w:p>
    <w:p w14:paraId="76654BFC" w14:textId="77777777" w:rsidR="00E80769" w:rsidRDefault="00E80769" w:rsidP="00E80769">
      <w:pPr>
        <w:pStyle w:val="a3"/>
        <w:tabs>
          <w:tab w:val="clear" w:pos="640"/>
          <w:tab w:val="clear" w:pos="880"/>
        </w:tabs>
        <w:spacing w:before="120"/>
      </w:pPr>
      <w:bookmarkStart w:id="8943" w:name="_Ref457724124"/>
      <w:bookmarkStart w:id="8944" w:name="_Ref457793839"/>
      <w:bookmarkStart w:id="8945" w:name="_Toc472818985"/>
      <w:bookmarkStart w:id="8946" w:name="_Toc474641700"/>
      <w:bookmarkStart w:id="8947" w:name="_Toc235503571"/>
      <w:bookmarkStart w:id="8948" w:name="_Toc236208659"/>
      <w:bookmarkStart w:id="8949" w:name="_Toc241509345"/>
      <w:bookmarkStart w:id="8950" w:name="_Toc241557822"/>
      <w:bookmarkStart w:id="8951" w:name="_Toc244416832"/>
      <w:bookmarkStart w:id="8952" w:name="_Toc244657772"/>
      <w:bookmarkStart w:id="8953" w:name="_Toc246652512"/>
      <w:bookmarkStart w:id="8954" w:name="_Toc253562061"/>
      <w:bookmarkStart w:id="8955" w:name="_Toc268506077"/>
      <w:bookmarkStart w:id="8956" w:name="_Toc276631196"/>
      <w:bookmarkStart w:id="8957" w:name="_Toc277944240"/>
      <w:bookmarkStart w:id="8958" w:name="_Toc153968585"/>
      <w:bookmarkStart w:id="8959" w:name="_Toc178387207"/>
      <w:r>
        <w:t>unescape (string)</w:t>
      </w:r>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p>
    <w:p w14:paraId="2720F0FE" w14:textId="77777777" w:rsidR="00E80769" w:rsidRDefault="00E80769" w:rsidP="00E80769">
      <w:r>
        <w:t xml:space="preserve">The </w:t>
      </w:r>
      <w:r>
        <w:rPr>
          <w:rFonts w:ascii="Courier New" w:hAnsi="Courier New"/>
          <w:b/>
        </w:rPr>
        <w:t>unescape</w:t>
      </w:r>
      <w:r>
        <w:t xml:space="preserve"> function is a property of the global object. It computes a new version of a String value in which each escape sequence of the sort that might be introduced by the </w:t>
      </w:r>
      <w:r>
        <w:rPr>
          <w:rFonts w:ascii="Courier New" w:hAnsi="Courier New"/>
          <w:b/>
        </w:rPr>
        <w:t>escape</w:t>
      </w:r>
      <w:r>
        <w:t xml:space="preserve"> function is replaced with the character that it represents.</w:t>
      </w:r>
    </w:p>
    <w:p w14:paraId="35CA1039" w14:textId="77777777" w:rsidR="00E80769" w:rsidRDefault="00E80769" w:rsidP="00E80769">
      <w:r>
        <w:t xml:space="preserve">When the </w:t>
      </w:r>
      <w:r>
        <w:rPr>
          <w:rFonts w:ascii="Courier New" w:hAnsi="Courier New"/>
          <w:b/>
        </w:rPr>
        <w:t>unescape</w:t>
      </w:r>
      <w:r>
        <w:t xml:space="preserve"> function is called with one argument </w:t>
      </w:r>
      <w:r w:rsidRPr="00895113">
        <w:rPr>
          <w:rFonts w:ascii="Times New Roman" w:hAnsi="Times New Roman"/>
          <w:i/>
        </w:rPr>
        <w:t>string</w:t>
      </w:r>
      <w:r>
        <w:t>, the following steps are taken:</w:t>
      </w:r>
    </w:p>
    <w:p w14:paraId="23DD2D48" w14:textId="77777777" w:rsidR="00E80769" w:rsidRPr="00EA3A87" w:rsidRDefault="00E80769" w:rsidP="00E80769">
      <w:pPr>
        <w:pStyle w:val="Alg3"/>
        <w:numPr>
          <w:ilvl w:val="0"/>
          <w:numId w:val="393"/>
        </w:numPr>
      </w:pPr>
      <w:r w:rsidRPr="00EA3A87">
        <w:t>Call ToString(</w:t>
      </w:r>
      <w:r w:rsidRPr="00EA3A87">
        <w:rPr>
          <w:i/>
        </w:rPr>
        <w:t>string</w:t>
      </w:r>
      <w:r w:rsidRPr="00EA3A87">
        <w:t>).</w:t>
      </w:r>
    </w:p>
    <w:p w14:paraId="771EDD13" w14:textId="77777777" w:rsidR="00E80769" w:rsidRPr="00EA3A87" w:rsidRDefault="00E80769" w:rsidP="00E80769">
      <w:pPr>
        <w:pStyle w:val="Alg3"/>
        <w:numPr>
          <w:ilvl w:val="0"/>
          <w:numId w:val="393"/>
        </w:numPr>
      </w:pPr>
      <w:r w:rsidRPr="00EA3A87">
        <w:t>Compute the number of characters in Result(1).</w:t>
      </w:r>
    </w:p>
    <w:p w14:paraId="76140B66" w14:textId="77777777" w:rsidR="00E80769" w:rsidRPr="00EA3A87" w:rsidRDefault="00E80769" w:rsidP="00E80769">
      <w:pPr>
        <w:pStyle w:val="Alg3"/>
        <w:numPr>
          <w:ilvl w:val="0"/>
          <w:numId w:val="393"/>
        </w:numPr>
      </w:pPr>
      <w:r w:rsidRPr="00EA3A87">
        <w:t xml:space="preserve">Let </w:t>
      </w:r>
      <w:r w:rsidRPr="00EA3A87">
        <w:rPr>
          <w:i/>
        </w:rPr>
        <w:t>R</w:t>
      </w:r>
      <w:r w:rsidRPr="00EA3A87">
        <w:t xml:space="preserve"> be the empty </w:t>
      </w:r>
      <w:r>
        <w:t>String</w:t>
      </w:r>
      <w:r w:rsidRPr="00EA3A87">
        <w:t>.</w:t>
      </w:r>
    </w:p>
    <w:p w14:paraId="7A063EAA" w14:textId="77777777" w:rsidR="00E80769" w:rsidRPr="00EA3A87" w:rsidRDefault="00E80769" w:rsidP="00E80769">
      <w:pPr>
        <w:pStyle w:val="Alg3"/>
        <w:numPr>
          <w:ilvl w:val="0"/>
          <w:numId w:val="393"/>
        </w:numPr>
      </w:pPr>
      <w:r w:rsidRPr="00EA3A87">
        <w:t xml:space="preserve">Let </w:t>
      </w:r>
      <w:r w:rsidRPr="00EA3A87">
        <w:rPr>
          <w:i/>
        </w:rPr>
        <w:t>k</w:t>
      </w:r>
      <w:r w:rsidRPr="00EA3A87">
        <w:t xml:space="preserve"> be 0.</w:t>
      </w:r>
    </w:p>
    <w:p w14:paraId="5C9EEE47" w14:textId="77777777" w:rsidR="00E80769" w:rsidRPr="00EA3A87" w:rsidRDefault="00E80769" w:rsidP="00E80769">
      <w:pPr>
        <w:pStyle w:val="Alg3"/>
        <w:numPr>
          <w:ilvl w:val="0"/>
          <w:numId w:val="393"/>
        </w:numPr>
      </w:pPr>
      <w:r w:rsidRPr="00EA3A87">
        <w:t xml:space="preserve">If </w:t>
      </w:r>
      <w:r w:rsidRPr="00EA3A87">
        <w:rPr>
          <w:i/>
        </w:rPr>
        <w:t>k</w:t>
      </w:r>
      <w:r w:rsidRPr="00EA3A87">
        <w:t xml:space="preserve"> equals Result(2), return </w:t>
      </w:r>
      <w:r w:rsidRPr="00EA3A87">
        <w:rPr>
          <w:i/>
        </w:rPr>
        <w:t>R</w:t>
      </w:r>
      <w:r w:rsidRPr="00EA3A87">
        <w:t>.</w:t>
      </w:r>
    </w:p>
    <w:p w14:paraId="5827F0A2" w14:textId="77777777" w:rsidR="00E80769" w:rsidRPr="00EA3A87" w:rsidRDefault="00E80769" w:rsidP="00E80769">
      <w:pPr>
        <w:pStyle w:val="Alg3"/>
        <w:numPr>
          <w:ilvl w:val="0"/>
          <w:numId w:val="393"/>
        </w:numPr>
      </w:pPr>
      <w:r w:rsidRPr="00EA3A87">
        <w:t xml:space="preserve">Let </w:t>
      </w:r>
      <w:r w:rsidRPr="00EA3A87">
        <w:rPr>
          <w:i/>
        </w:rPr>
        <w:t>c</w:t>
      </w:r>
      <w:r w:rsidRPr="00EA3A87">
        <w:t xml:space="preserve"> be the character at position </w:t>
      </w:r>
      <w:r w:rsidRPr="00EA3A87">
        <w:rPr>
          <w:i/>
        </w:rPr>
        <w:t>k</w:t>
      </w:r>
      <w:r w:rsidRPr="00EA3A87">
        <w:t xml:space="preserve"> within Result(1).</w:t>
      </w:r>
    </w:p>
    <w:p w14:paraId="0F4764B3" w14:textId="77777777" w:rsidR="00E80769" w:rsidRPr="00EA3A87" w:rsidRDefault="00E80769" w:rsidP="00E80769">
      <w:pPr>
        <w:pStyle w:val="Alg3"/>
        <w:numPr>
          <w:ilvl w:val="0"/>
          <w:numId w:val="393"/>
        </w:numPr>
      </w:pPr>
      <w:r w:rsidRPr="00EA3A87">
        <w:t xml:space="preserve">If </w:t>
      </w:r>
      <w:r w:rsidRPr="00EA3A87">
        <w:rPr>
          <w:i/>
        </w:rPr>
        <w:t>c</w:t>
      </w:r>
      <w:r w:rsidRPr="00EA3A87">
        <w:t xml:space="preserve"> is not </w:t>
      </w:r>
      <w:r>
        <w:rPr>
          <w:rFonts w:ascii="Courier New" w:hAnsi="Courier New"/>
          <w:b/>
        </w:rPr>
        <w:t>%</w:t>
      </w:r>
      <w:r w:rsidRPr="00EA3A87">
        <w:t>, go to step 18.</w:t>
      </w:r>
    </w:p>
    <w:p w14:paraId="40EEE571" w14:textId="77777777" w:rsidR="00E80769" w:rsidRPr="00EA3A87" w:rsidRDefault="00E80769" w:rsidP="00E80769">
      <w:pPr>
        <w:pStyle w:val="Alg3"/>
        <w:numPr>
          <w:ilvl w:val="0"/>
          <w:numId w:val="393"/>
        </w:numPr>
      </w:pPr>
      <w:r w:rsidRPr="00EA3A87">
        <w:t xml:space="preserve">If </w:t>
      </w:r>
      <w:r w:rsidRPr="00EA3A87">
        <w:rPr>
          <w:i/>
        </w:rPr>
        <w:t>k</w:t>
      </w:r>
      <w:r w:rsidRPr="00EA3A87">
        <w:t xml:space="preserve"> is greater than Result(2)</w:t>
      </w:r>
      <w:r w:rsidRPr="00EA3A87">
        <w:sym w:font="Symbol" w:char="F02D"/>
      </w:r>
      <w:r w:rsidRPr="00EA3A87">
        <w:t>6, go to step 14.</w:t>
      </w:r>
    </w:p>
    <w:p w14:paraId="27E505A8" w14:textId="77777777" w:rsidR="00E80769" w:rsidRPr="00EA3A87" w:rsidRDefault="00E80769" w:rsidP="00E80769">
      <w:pPr>
        <w:pStyle w:val="Alg3"/>
        <w:numPr>
          <w:ilvl w:val="0"/>
          <w:numId w:val="393"/>
        </w:numPr>
      </w:pPr>
      <w:r w:rsidRPr="00EA3A87">
        <w:t xml:space="preserve">If the character at position </w:t>
      </w:r>
      <w:r w:rsidRPr="00EA3A87">
        <w:rPr>
          <w:i/>
        </w:rPr>
        <w:t>k</w:t>
      </w:r>
      <w:r w:rsidRPr="00EA3A87">
        <w:t xml:space="preserve">+1 within Result(1) is not </w:t>
      </w:r>
      <w:r>
        <w:rPr>
          <w:rFonts w:ascii="Courier New" w:hAnsi="Courier New"/>
          <w:b/>
        </w:rPr>
        <w:t>u</w:t>
      </w:r>
      <w:r w:rsidRPr="00EA3A87">
        <w:t>, go to step 14.</w:t>
      </w:r>
    </w:p>
    <w:p w14:paraId="1816BD33" w14:textId="77777777" w:rsidR="00E80769" w:rsidRPr="00EA3A87" w:rsidRDefault="00E80769" w:rsidP="00E80769">
      <w:pPr>
        <w:pStyle w:val="Alg3"/>
        <w:numPr>
          <w:ilvl w:val="0"/>
          <w:numId w:val="393"/>
        </w:numPr>
      </w:pPr>
      <w:r w:rsidRPr="00EA3A87">
        <w:t xml:space="preserve">If the four characters at positions </w:t>
      </w:r>
      <w:r w:rsidRPr="00EA3A87">
        <w:rPr>
          <w:i/>
        </w:rPr>
        <w:t>k</w:t>
      </w:r>
      <w:r w:rsidRPr="00EA3A87">
        <w:t xml:space="preserve">+2, </w:t>
      </w:r>
      <w:r w:rsidRPr="00EA3A87">
        <w:rPr>
          <w:i/>
        </w:rPr>
        <w:t>k</w:t>
      </w:r>
      <w:r w:rsidRPr="00EA3A87">
        <w:t xml:space="preserve">+3, </w:t>
      </w:r>
      <w:r w:rsidRPr="00EA3A87">
        <w:rPr>
          <w:i/>
        </w:rPr>
        <w:t>k</w:t>
      </w:r>
      <w:r w:rsidRPr="00EA3A87">
        <w:t xml:space="preserve">+4, and </w:t>
      </w:r>
      <w:r w:rsidRPr="00EA3A87">
        <w:rPr>
          <w:i/>
        </w:rPr>
        <w:t>k</w:t>
      </w:r>
      <w:r w:rsidRPr="00EA3A87">
        <w:t>+5 within Result(1) are not all hexadecimal digits, go to step 14.</w:t>
      </w:r>
    </w:p>
    <w:p w14:paraId="3B6505B9" w14:textId="77777777" w:rsidR="00E80769" w:rsidRPr="00EA3A87" w:rsidRDefault="00E80769" w:rsidP="00E80769">
      <w:pPr>
        <w:pStyle w:val="Alg3"/>
        <w:numPr>
          <w:ilvl w:val="0"/>
          <w:numId w:val="393"/>
        </w:numPr>
      </w:pPr>
      <w:r w:rsidRPr="00EA3A87">
        <w:t xml:space="preserve">Let </w:t>
      </w:r>
      <w:r w:rsidRPr="00EA3A87">
        <w:rPr>
          <w:i/>
        </w:rPr>
        <w:t>c</w:t>
      </w:r>
      <w:r w:rsidRPr="00EA3A87">
        <w:t xml:space="preserve"> be the character whose code unit value is the integer represented by the four hexadecimal digits at positions </w:t>
      </w:r>
      <w:r w:rsidRPr="00EA3A87">
        <w:rPr>
          <w:i/>
        </w:rPr>
        <w:t>k</w:t>
      </w:r>
      <w:r w:rsidRPr="00EA3A87">
        <w:t>+2,</w:t>
      </w:r>
      <w:r w:rsidRPr="00EA3A87">
        <w:rPr>
          <w:i/>
        </w:rPr>
        <w:t xml:space="preserve"> k</w:t>
      </w:r>
      <w:r w:rsidRPr="00EA3A87">
        <w:t xml:space="preserve">+3, </w:t>
      </w:r>
      <w:r w:rsidRPr="00EA3A87">
        <w:rPr>
          <w:i/>
        </w:rPr>
        <w:t>k</w:t>
      </w:r>
      <w:r w:rsidRPr="00EA3A87">
        <w:t xml:space="preserve">+4, and </w:t>
      </w:r>
      <w:r w:rsidRPr="00EA3A87">
        <w:rPr>
          <w:i/>
        </w:rPr>
        <w:t>k</w:t>
      </w:r>
      <w:r w:rsidRPr="00EA3A87">
        <w:t>+5 within Result(1).</w:t>
      </w:r>
    </w:p>
    <w:p w14:paraId="2D996CE4" w14:textId="77777777" w:rsidR="00E80769" w:rsidRPr="00EA3A87" w:rsidRDefault="00E80769" w:rsidP="00E80769">
      <w:pPr>
        <w:pStyle w:val="Alg3"/>
        <w:numPr>
          <w:ilvl w:val="0"/>
          <w:numId w:val="393"/>
        </w:numPr>
      </w:pPr>
      <w:r w:rsidRPr="00EA3A87">
        <w:t>Increase k by 5.</w:t>
      </w:r>
    </w:p>
    <w:p w14:paraId="71F322C5" w14:textId="77777777" w:rsidR="00E80769" w:rsidRPr="00EA3A87" w:rsidRDefault="00E80769" w:rsidP="00E80769">
      <w:pPr>
        <w:pStyle w:val="Alg3"/>
        <w:numPr>
          <w:ilvl w:val="0"/>
          <w:numId w:val="393"/>
        </w:numPr>
      </w:pPr>
      <w:r w:rsidRPr="00EA3A87">
        <w:t>Go to step 18.</w:t>
      </w:r>
    </w:p>
    <w:p w14:paraId="1789C566" w14:textId="77777777" w:rsidR="00E80769" w:rsidRPr="00EA3A87" w:rsidRDefault="00E80769" w:rsidP="00E80769">
      <w:pPr>
        <w:pStyle w:val="Alg3"/>
        <w:numPr>
          <w:ilvl w:val="0"/>
          <w:numId w:val="393"/>
        </w:numPr>
      </w:pPr>
      <w:r w:rsidRPr="00EA3A87">
        <w:t xml:space="preserve">If </w:t>
      </w:r>
      <w:r w:rsidRPr="00EA3A87">
        <w:rPr>
          <w:i/>
        </w:rPr>
        <w:t>k</w:t>
      </w:r>
      <w:r w:rsidRPr="00EA3A87">
        <w:t xml:space="preserve"> is greater than Result(2)</w:t>
      </w:r>
      <w:r w:rsidRPr="00EA3A87">
        <w:sym w:font="Symbol" w:char="F02D"/>
      </w:r>
      <w:r w:rsidRPr="00EA3A87">
        <w:t>3, go to step 18.</w:t>
      </w:r>
    </w:p>
    <w:p w14:paraId="1B6687D7" w14:textId="77777777" w:rsidR="00E80769" w:rsidRPr="00EA3A87" w:rsidRDefault="00E80769" w:rsidP="00E80769">
      <w:pPr>
        <w:pStyle w:val="Alg3"/>
        <w:numPr>
          <w:ilvl w:val="0"/>
          <w:numId w:val="393"/>
        </w:numPr>
      </w:pPr>
      <w:r w:rsidRPr="00EA3A87">
        <w:t xml:space="preserve">If the two characters at positions </w:t>
      </w:r>
      <w:r w:rsidRPr="00EA3A87">
        <w:rPr>
          <w:i/>
        </w:rPr>
        <w:t>k</w:t>
      </w:r>
      <w:r w:rsidRPr="00EA3A87">
        <w:t xml:space="preserve">+1 and </w:t>
      </w:r>
      <w:r w:rsidRPr="00EA3A87">
        <w:rPr>
          <w:i/>
        </w:rPr>
        <w:t>k</w:t>
      </w:r>
      <w:r w:rsidRPr="00EA3A87">
        <w:t>+2 within Result(1) are not both hexadecimal digits, go to step 18.</w:t>
      </w:r>
    </w:p>
    <w:p w14:paraId="4775F5E8" w14:textId="77777777" w:rsidR="00E80769" w:rsidRPr="00EA3A87" w:rsidRDefault="00E80769" w:rsidP="00E80769">
      <w:pPr>
        <w:pStyle w:val="Alg3"/>
        <w:numPr>
          <w:ilvl w:val="0"/>
          <w:numId w:val="393"/>
        </w:numPr>
      </w:pPr>
      <w:r w:rsidRPr="00EA3A87">
        <w:t xml:space="preserve">Let </w:t>
      </w:r>
      <w:r w:rsidRPr="00EA3A87">
        <w:rPr>
          <w:i/>
        </w:rPr>
        <w:t>c</w:t>
      </w:r>
      <w:r w:rsidRPr="00EA3A87">
        <w:t xml:space="preserve"> be the character whose code unit value is the integer represented by two zeroes plus the two hexadecimal digits at positions </w:t>
      </w:r>
      <w:r w:rsidRPr="00EA3A87">
        <w:rPr>
          <w:i/>
        </w:rPr>
        <w:t>k</w:t>
      </w:r>
      <w:r w:rsidRPr="00EA3A87">
        <w:t xml:space="preserve">+1 and </w:t>
      </w:r>
      <w:r w:rsidRPr="00EA3A87">
        <w:rPr>
          <w:i/>
        </w:rPr>
        <w:t>k</w:t>
      </w:r>
      <w:r w:rsidRPr="00EA3A87">
        <w:t>+2 within Result(1).</w:t>
      </w:r>
    </w:p>
    <w:p w14:paraId="1367A4F8" w14:textId="77777777" w:rsidR="00E80769" w:rsidRPr="00EA3A87" w:rsidRDefault="00E80769" w:rsidP="00E80769">
      <w:pPr>
        <w:pStyle w:val="Alg3"/>
        <w:numPr>
          <w:ilvl w:val="0"/>
          <w:numId w:val="393"/>
        </w:numPr>
      </w:pPr>
      <w:r w:rsidRPr="00EA3A87">
        <w:t xml:space="preserve">Increase </w:t>
      </w:r>
      <w:r w:rsidRPr="00EA3A87">
        <w:rPr>
          <w:i/>
        </w:rPr>
        <w:t xml:space="preserve">k </w:t>
      </w:r>
      <w:r w:rsidRPr="00EA3A87">
        <w:t>by 2.</w:t>
      </w:r>
    </w:p>
    <w:p w14:paraId="0A306FDA" w14:textId="77777777" w:rsidR="00E80769" w:rsidRPr="00EA3A87" w:rsidRDefault="00E80769" w:rsidP="00E80769">
      <w:pPr>
        <w:pStyle w:val="Alg3"/>
        <w:numPr>
          <w:ilvl w:val="0"/>
          <w:numId w:val="393"/>
        </w:numPr>
      </w:pPr>
      <w:r w:rsidRPr="00EA3A87">
        <w:t xml:space="preserve">Let </w:t>
      </w:r>
      <w:r w:rsidRPr="00EA3A87">
        <w:rPr>
          <w:i/>
        </w:rPr>
        <w:t>R</w:t>
      </w:r>
      <w:r w:rsidRPr="00EA3A87">
        <w:t xml:space="preserve"> be a new </w:t>
      </w:r>
      <w:r>
        <w:t>String</w:t>
      </w:r>
      <w:r w:rsidRPr="00EA3A87">
        <w:t xml:space="preserve"> value computed by concatenating the previous value of </w:t>
      </w:r>
      <w:r w:rsidRPr="00EA3A87">
        <w:rPr>
          <w:i/>
        </w:rPr>
        <w:t>R</w:t>
      </w:r>
      <w:r w:rsidRPr="00EA3A87">
        <w:t xml:space="preserve"> and </w:t>
      </w:r>
      <w:r w:rsidRPr="00EA3A87">
        <w:rPr>
          <w:i/>
        </w:rPr>
        <w:t>c</w:t>
      </w:r>
      <w:r w:rsidRPr="00EA3A87">
        <w:t>.</w:t>
      </w:r>
    </w:p>
    <w:p w14:paraId="7F3FA2AF" w14:textId="77777777" w:rsidR="00E80769" w:rsidRPr="00EA3A87" w:rsidRDefault="00E80769" w:rsidP="00E80769">
      <w:pPr>
        <w:pStyle w:val="Alg3"/>
        <w:numPr>
          <w:ilvl w:val="0"/>
          <w:numId w:val="393"/>
        </w:numPr>
      </w:pPr>
      <w:r w:rsidRPr="00EA3A87">
        <w:t xml:space="preserve">Increase </w:t>
      </w:r>
      <w:r w:rsidRPr="00EA3A87">
        <w:rPr>
          <w:i/>
        </w:rPr>
        <w:t>k</w:t>
      </w:r>
      <w:r w:rsidRPr="00EA3A87">
        <w:t xml:space="preserve"> by 1.</w:t>
      </w:r>
    </w:p>
    <w:p w14:paraId="4750FF05" w14:textId="77777777" w:rsidR="00E80769" w:rsidRPr="00EA3A87" w:rsidRDefault="00E80769" w:rsidP="00E80769">
      <w:pPr>
        <w:pStyle w:val="Alg3"/>
        <w:numPr>
          <w:ilvl w:val="0"/>
          <w:numId w:val="393"/>
        </w:numPr>
        <w:spacing w:after="220"/>
      </w:pPr>
      <w:r w:rsidRPr="00EA3A87">
        <w:t>Go to step 5.</w:t>
      </w:r>
    </w:p>
    <w:p w14:paraId="09544EF1" w14:textId="77777777" w:rsidR="00E80769" w:rsidRDefault="00E80769" w:rsidP="00E80769">
      <w:pPr>
        <w:pStyle w:val="a3"/>
        <w:tabs>
          <w:tab w:val="clear" w:pos="640"/>
          <w:tab w:val="clear" w:pos="880"/>
        </w:tabs>
        <w:spacing w:before="120"/>
      </w:pPr>
      <w:bookmarkStart w:id="8960" w:name="_Ref457724031"/>
      <w:bookmarkStart w:id="8961" w:name="_Toc472818986"/>
      <w:bookmarkStart w:id="8962" w:name="_Toc474641701"/>
      <w:bookmarkStart w:id="8963" w:name="_Toc235503572"/>
      <w:bookmarkStart w:id="8964" w:name="_Toc236208660"/>
      <w:bookmarkStart w:id="8965" w:name="_Toc241509346"/>
      <w:bookmarkStart w:id="8966" w:name="_Toc241557823"/>
      <w:bookmarkStart w:id="8967" w:name="_Toc244416833"/>
      <w:bookmarkStart w:id="8968" w:name="_Toc244657773"/>
      <w:bookmarkStart w:id="8969" w:name="_Toc246652513"/>
      <w:bookmarkStart w:id="8970" w:name="_Toc253562062"/>
      <w:bookmarkStart w:id="8971" w:name="_Toc268506078"/>
      <w:bookmarkStart w:id="8972" w:name="_Toc276631197"/>
      <w:bookmarkStart w:id="8973" w:name="_Toc277944241"/>
      <w:bookmarkStart w:id="8974" w:name="_Toc153968586"/>
      <w:bookmarkStart w:id="8975" w:name="_Toc178387208"/>
      <w:r>
        <w:t>String.prototype.substr (start, length)</w:t>
      </w:r>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p>
    <w:p w14:paraId="02652B27" w14:textId="77777777" w:rsidR="00E80769" w:rsidRDefault="00E80769" w:rsidP="00E80769">
      <w:r>
        <w:t xml:space="preserve">The </w:t>
      </w:r>
      <w:r>
        <w:rPr>
          <w:rFonts w:ascii="Courier New" w:hAnsi="Courier New"/>
          <w:b/>
        </w:rPr>
        <w:t>substr</w:t>
      </w:r>
      <w:r>
        <w:t xml:space="preserve"> method takes two arguments, </w:t>
      </w:r>
      <w:r w:rsidRPr="00895113">
        <w:rPr>
          <w:rFonts w:ascii="Times New Roman" w:hAnsi="Times New Roman"/>
          <w:i/>
        </w:rPr>
        <w:t>start</w:t>
      </w:r>
      <w:r>
        <w:t xml:space="preserve"> and </w:t>
      </w:r>
      <w:r w:rsidRPr="00895113">
        <w:rPr>
          <w:rFonts w:ascii="Times New Roman" w:hAnsi="Times New Roman"/>
          <w:i/>
        </w:rPr>
        <w:t>length</w:t>
      </w:r>
      <w:r>
        <w:t xml:space="preserve">, and returns a substring of the result of converting the this object to a String, starting from character position </w:t>
      </w:r>
      <w:r w:rsidRPr="00895113">
        <w:rPr>
          <w:rFonts w:ascii="Times New Roman" w:hAnsi="Times New Roman"/>
          <w:i/>
        </w:rPr>
        <w:t>start</w:t>
      </w:r>
      <w:r>
        <w:t xml:space="preserve"> and running for </w:t>
      </w:r>
      <w:r w:rsidRPr="00895113">
        <w:rPr>
          <w:rFonts w:ascii="Times New Roman" w:hAnsi="Times New Roman"/>
          <w:i/>
        </w:rPr>
        <w:t>length</w:t>
      </w:r>
      <w:r>
        <w:t xml:space="preserve"> characters (or through the end of the String if </w:t>
      </w:r>
      <w:r w:rsidRPr="00895113">
        <w:rPr>
          <w:rFonts w:ascii="Times New Roman" w:hAnsi="Times New Roman"/>
          <w:i/>
        </w:rPr>
        <w:t>length</w:t>
      </w:r>
      <w:r>
        <w:t xml:space="preserve"> is </w:t>
      </w:r>
      <w:r>
        <w:rPr>
          <w:b/>
        </w:rPr>
        <w:t>undefined</w:t>
      </w:r>
      <w:r>
        <w:t xml:space="preserve">). If </w:t>
      </w:r>
      <w:r w:rsidRPr="00895113">
        <w:rPr>
          <w:rFonts w:ascii="Times New Roman" w:hAnsi="Times New Roman"/>
          <w:i/>
        </w:rPr>
        <w:t>start</w:t>
      </w:r>
      <w:r>
        <w:t xml:space="preserve"> is negative, it is treated as </w:t>
      </w:r>
      <w:r w:rsidRPr="00895113">
        <w:rPr>
          <w:rFonts w:ascii="Times New Roman" w:hAnsi="Times New Roman"/>
        </w:rPr>
        <w:t>(</w:t>
      </w:r>
      <w:r w:rsidRPr="00895113">
        <w:rPr>
          <w:rFonts w:ascii="Times New Roman" w:hAnsi="Times New Roman"/>
          <w:i/>
        </w:rPr>
        <w:t>sourceLength</w:t>
      </w:r>
      <w:r w:rsidRPr="00895113">
        <w:rPr>
          <w:rFonts w:ascii="Times New Roman" w:hAnsi="Times New Roman"/>
        </w:rPr>
        <w:t>+</w:t>
      </w:r>
      <w:r w:rsidRPr="00895113">
        <w:rPr>
          <w:rFonts w:ascii="Times New Roman" w:hAnsi="Times New Roman"/>
          <w:i/>
        </w:rPr>
        <w:t>start</w:t>
      </w:r>
      <w:r w:rsidRPr="00895113">
        <w:rPr>
          <w:rFonts w:ascii="Times New Roman" w:hAnsi="Times New Roman"/>
        </w:rPr>
        <w:t>)</w:t>
      </w:r>
      <w:r>
        <w:t xml:space="preserve"> where </w:t>
      </w:r>
      <w:r w:rsidRPr="00895113">
        <w:rPr>
          <w:rFonts w:ascii="Times New Roman" w:hAnsi="Times New Roman"/>
          <w:i/>
        </w:rPr>
        <w:t>sourceLength</w:t>
      </w:r>
      <w:r>
        <w:t xml:space="preserve"> is the length of the String. The result is a String value, not a String object. The following steps are taken:</w:t>
      </w:r>
    </w:p>
    <w:p w14:paraId="7E352219" w14:textId="77777777" w:rsidR="00E80769" w:rsidRPr="00EA3A87" w:rsidRDefault="00E80769" w:rsidP="00E80769">
      <w:pPr>
        <w:pStyle w:val="Alg3"/>
        <w:numPr>
          <w:ilvl w:val="0"/>
          <w:numId w:val="394"/>
        </w:numPr>
      </w:pPr>
      <w:r w:rsidRPr="00EA3A87">
        <w:t xml:space="preserve">Call ToString, giving it the </w:t>
      </w:r>
      <w:r w:rsidRPr="00EA3A87">
        <w:rPr>
          <w:b/>
        </w:rPr>
        <w:t>this</w:t>
      </w:r>
      <w:r w:rsidRPr="00EA3A87">
        <w:t xml:space="preserve"> value as its argument.</w:t>
      </w:r>
    </w:p>
    <w:p w14:paraId="576A1C5C" w14:textId="77777777" w:rsidR="00E80769" w:rsidRPr="00EA3A87" w:rsidRDefault="00E80769" w:rsidP="00E80769">
      <w:pPr>
        <w:pStyle w:val="Alg3"/>
        <w:numPr>
          <w:ilvl w:val="0"/>
          <w:numId w:val="394"/>
        </w:numPr>
      </w:pPr>
      <w:r w:rsidRPr="00EA3A87">
        <w:t>Call ToInteger(</w:t>
      </w:r>
      <w:r w:rsidRPr="00EA3A87">
        <w:rPr>
          <w:i/>
        </w:rPr>
        <w:t>start</w:t>
      </w:r>
      <w:r w:rsidRPr="00EA3A87">
        <w:t>).</w:t>
      </w:r>
    </w:p>
    <w:p w14:paraId="1CCEC8F8" w14:textId="77777777" w:rsidR="00E80769" w:rsidRPr="00EA3A87" w:rsidRDefault="00E80769" w:rsidP="00E80769">
      <w:pPr>
        <w:pStyle w:val="Alg3"/>
        <w:numPr>
          <w:ilvl w:val="0"/>
          <w:numId w:val="394"/>
        </w:numPr>
      </w:pPr>
      <w:r w:rsidRPr="00EA3A87">
        <w:t xml:space="preserve">If </w:t>
      </w:r>
      <w:r w:rsidRPr="00EA3A87">
        <w:rPr>
          <w:i/>
        </w:rPr>
        <w:t>length</w:t>
      </w:r>
      <w:r w:rsidRPr="00EA3A87">
        <w:t xml:space="preserve"> is </w:t>
      </w:r>
      <w:r w:rsidRPr="00EA3A87">
        <w:rPr>
          <w:b/>
        </w:rPr>
        <w:t>undefined</w:t>
      </w:r>
      <w:r w:rsidRPr="00EA3A87">
        <w:t xml:space="preserve">, use </w:t>
      </w:r>
      <w:r w:rsidRPr="00EA3A87">
        <w:rPr>
          <w:b/>
        </w:rPr>
        <w:t>+</w:t>
      </w:r>
      <w:r w:rsidRPr="00EA3A87">
        <w:rPr>
          <w:b/>
        </w:rPr>
        <w:sym w:font="Symbol" w:char="F0A5"/>
      </w:r>
      <w:r w:rsidRPr="00EA3A87">
        <w:t>; otherwise call ToInteger(</w:t>
      </w:r>
      <w:r w:rsidRPr="00EA3A87">
        <w:rPr>
          <w:i/>
        </w:rPr>
        <w:t>length</w:t>
      </w:r>
      <w:r w:rsidRPr="00EA3A87">
        <w:t>).</w:t>
      </w:r>
    </w:p>
    <w:p w14:paraId="440099E0" w14:textId="77777777" w:rsidR="00E80769" w:rsidRPr="00EA3A87" w:rsidRDefault="00E80769" w:rsidP="00E80769">
      <w:pPr>
        <w:pStyle w:val="Alg3"/>
        <w:numPr>
          <w:ilvl w:val="0"/>
          <w:numId w:val="394"/>
        </w:numPr>
      </w:pPr>
      <w:r w:rsidRPr="00EA3A87">
        <w:t>Compute the number of characters in Result(1).</w:t>
      </w:r>
    </w:p>
    <w:p w14:paraId="661C00A9" w14:textId="77777777" w:rsidR="00E80769" w:rsidRPr="00EA3A87" w:rsidRDefault="00E80769" w:rsidP="00E80769">
      <w:pPr>
        <w:pStyle w:val="Alg3"/>
        <w:numPr>
          <w:ilvl w:val="0"/>
          <w:numId w:val="394"/>
        </w:numPr>
      </w:pPr>
      <w:r w:rsidRPr="00EA3A87">
        <w:t>If Result(2) is positive or zero, use Result(2); else use max(Result(4)+Result(2),0).</w:t>
      </w:r>
    </w:p>
    <w:p w14:paraId="5B524EE0" w14:textId="77777777" w:rsidR="00E80769" w:rsidRPr="00EA3A87" w:rsidRDefault="00E80769" w:rsidP="00E80769">
      <w:pPr>
        <w:pStyle w:val="Alg3"/>
        <w:numPr>
          <w:ilvl w:val="0"/>
          <w:numId w:val="394"/>
        </w:numPr>
      </w:pPr>
      <w:r w:rsidRPr="00EA3A87">
        <w:t>Compute min(max(Result(3),0), Result(4)–Result(5)).</w:t>
      </w:r>
    </w:p>
    <w:p w14:paraId="7FA8CE66" w14:textId="77777777" w:rsidR="00E80769" w:rsidRPr="00EA3A87" w:rsidRDefault="00E80769" w:rsidP="00E80769">
      <w:pPr>
        <w:pStyle w:val="Alg3"/>
        <w:numPr>
          <w:ilvl w:val="0"/>
          <w:numId w:val="394"/>
        </w:numPr>
      </w:pPr>
      <w:r w:rsidRPr="00EA3A87">
        <w:t xml:space="preserve">If Result(6) </w:t>
      </w:r>
      <w:r w:rsidRPr="00EA3A87">
        <w:sym w:font="Symbol" w:char="F0A3"/>
      </w:r>
      <w:r w:rsidRPr="00EA3A87">
        <w:t xml:space="preserve"> 0, return the empty </w:t>
      </w:r>
      <w:r>
        <w:t>String</w:t>
      </w:r>
      <w:r w:rsidRPr="00EA3A87">
        <w:t xml:space="preserve"> “”.</w:t>
      </w:r>
    </w:p>
    <w:p w14:paraId="0A0315E5" w14:textId="77777777" w:rsidR="00E80769" w:rsidRPr="00EA3A87" w:rsidRDefault="00E80769" w:rsidP="00E80769">
      <w:pPr>
        <w:pStyle w:val="Alg3"/>
        <w:numPr>
          <w:ilvl w:val="0"/>
          <w:numId w:val="394"/>
        </w:numPr>
        <w:spacing w:after="220"/>
      </w:pPr>
      <w:r w:rsidRPr="00EA3A87">
        <w:t xml:space="preserve">Return a </w:t>
      </w:r>
      <w:r>
        <w:t>String</w:t>
      </w:r>
      <w:r w:rsidRPr="00EA3A87">
        <w:t xml:space="preserve"> containing Result(6) consecutive characters from Result(1) beginning with the character at position Result(5).</w:t>
      </w:r>
    </w:p>
    <w:p w14:paraId="336BA8F7" w14:textId="77777777" w:rsidR="00E80769" w:rsidRDefault="00E80769" w:rsidP="00E80769">
      <w:r>
        <w:t xml:space="preserve">The </w:t>
      </w:r>
      <w:r>
        <w:rPr>
          <w:rFonts w:ascii="Courier New" w:hAnsi="Courier New"/>
          <w:b/>
        </w:rPr>
        <w:t>length</w:t>
      </w:r>
      <w:r>
        <w:t xml:space="preserve"> property of the </w:t>
      </w:r>
      <w:r>
        <w:rPr>
          <w:rFonts w:ascii="Courier New" w:hAnsi="Courier New"/>
          <w:b/>
        </w:rPr>
        <w:t>substr</w:t>
      </w:r>
      <w:r>
        <w:t xml:space="preserve"> method is </w:t>
      </w:r>
      <w:r>
        <w:rPr>
          <w:b/>
        </w:rPr>
        <w:t>2</w:t>
      </w:r>
      <w:r>
        <w:t>.</w:t>
      </w:r>
    </w:p>
    <w:p w14:paraId="443DDD1A" w14:textId="77777777" w:rsidR="00E80769" w:rsidRDefault="00E80769" w:rsidP="00E80769">
      <w:pPr>
        <w:pStyle w:val="Note"/>
      </w:pPr>
      <w:r w:rsidRPr="00EA3A87">
        <w:t>NOTE</w:t>
      </w:r>
      <w:r w:rsidRPr="00EA3A87">
        <w:tab/>
        <w:t xml:space="preserve">The </w:t>
      </w:r>
      <w:r w:rsidRPr="00EA3A87">
        <w:rPr>
          <w:rFonts w:ascii="Courier New" w:hAnsi="Courier New"/>
          <w:b/>
        </w:rPr>
        <w:t>substr</w:t>
      </w:r>
      <w:r w:rsidRPr="00EA3A87">
        <w:t xml:space="preserve"> function is intentionally generic; it does not require that its </w:t>
      </w:r>
      <w:r w:rsidRPr="00EA3A87">
        <w:rPr>
          <w:b/>
        </w:rPr>
        <w:t>this</w:t>
      </w:r>
      <w:r w:rsidRPr="00EA3A87">
        <w:t xml:space="preserve"> value be a String object. Therefore it can be transferred to other kinds of objects for use as a method.</w:t>
      </w:r>
    </w:p>
    <w:p w14:paraId="14581254" w14:textId="77777777" w:rsidR="00E80769" w:rsidRDefault="00E80769" w:rsidP="00E80769">
      <w:pPr>
        <w:pStyle w:val="a3"/>
        <w:tabs>
          <w:tab w:val="clear" w:pos="640"/>
          <w:tab w:val="clear" w:pos="880"/>
        </w:tabs>
        <w:spacing w:before="120"/>
      </w:pPr>
      <w:bookmarkStart w:id="8976" w:name="_Ref457724052"/>
      <w:bookmarkStart w:id="8977" w:name="_Toc472818987"/>
      <w:bookmarkStart w:id="8978" w:name="_Toc474641702"/>
      <w:bookmarkStart w:id="8979" w:name="_Toc235503573"/>
      <w:bookmarkStart w:id="8980" w:name="_Toc236208661"/>
      <w:bookmarkStart w:id="8981" w:name="_Toc241509347"/>
      <w:bookmarkStart w:id="8982" w:name="_Toc241557824"/>
      <w:bookmarkStart w:id="8983" w:name="_Toc244416834"/>
      <w:bookmarkStart w:id="8984" w:name="_Toc244657774"/>
      <w:bookmarkStart w:id="8985" w:name="_Toc246652514"/>
      <w:bookmarkStart w:id="8986" w:name="_Toc253562063"/>
      <w:bookmarkStart w:id="8987" w:name="_Toc268506079"/>
      <w:bookmarkStart w:id="8988" w:name="_Toc276631198"/>
      <w:bookmarkStart w:id="8989" w:name="_Toc277944242"/>
      <w:bookmarkStart w:id="8990" w:name="_Toc153968587"/>
      <w:bookmarkStart w:id="8991" w:name="_Toc178387209"/>
      <w:r>
        <w:t>Date.prototype.getYear ( )</w:t>
      </w:r>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p>
    <w:p w14:paraId="11C3D8DD" w14:textId="77777777" w:rsidR="00E80769" w:rsidRDefault="00E80769" w:rsidP="00E80769">
      <w:pPr>
        <w:pStyle w:val="Note"/>
      </w:pPr>
      <w:r w:rsidRPr="00EA3A87">
        <w:t>NOTE</w:t>
      </w:r>
      <w:r w:rsidRPr="00EA3A87">
        <w:tab/>
        <w:t xml:space="preserve">The </w:t>
      </w:r>
      <w:r w:rsidRPr="00EA3A87">
        <w:rPr>
          <w:rFonts w:ascii="Courier New" w:hAnsi="Courier New"/>
          <w:b/>
        </w:rPr>
        <w:t>getFullYear</w:t>
      </w:r>
      <w:r w:rsidRPr="00EA3A87">
        <w:t xml:space="preserve"> method is preferred for nearly all purposes, because it avoids the “year 2000 problem.”</w:t>
      </w:r>
    </w:p>
    <w:p w14:paraId="2163608B" w14:textId="77777777" w:rsidR="00E80769" w:rsidRDefault="00E80769" w:rsidP="00E80769">
      <w:r>
        <w:t xml:space="preserve">When the </w:t>
      </w:r>
      <w:r>
        <w:rPr>
          <w:b/>
        </w:rPr>
        <w:t>getYear</w:t>
      </w:r>
      <w:r>
        <w:t xml:space="preserve"> method is called with no arguments, the following steps are taken:</w:t>
      </w:r>
    </w:p>
    <w:p w14:paraId="7C7B6831" w14:textId="77777777" w:rsidR="00E80769" w:rsidRPr="00EA3A87" w:rsidRDefault="00E80769" w:rsidP="00E80769">
      <w:pPr>
        <w:pStyle w:val="Alg3"/>
        <w:numPr>
          <w:ilvl w:val="0"/>
          <w:numId w:val="395"/>
        </w:numPr>
      </w:pPr>
      <w:r w:rsidRPr="00EA3A87">
        <w:t xml:space="preserve">Let </w:t>
      </w:r>
      <w:r w:rsidRPr="00EA3A87">
        <w:rPr>
          <w:i/>
        </w:rPr>
        <w:t>t</w:t>
      </w:r>
      <w:r w:rsidRPr="00EA3A87">
        <w:t xml:space="preserve"> be this time value.</w:t>
      </w:r>
    </w:p>
    <w:p w14:paraId="25592CBE" w14:textId="77777777" w:rsidR="00E80769" w:rsidRPr="00EA3A87" w:rsidRDefault="00E80769" w:rsidP="00E80769">
      <w:pPr>
        <w:pStyle w:val="Alg3"/>
        <w:numPr>
          <w:ilvl w:val="0"/>
          <w:numId w:val="395"/>
        </w:numPr>
      </w:pPr>
      <w:r w:rsidRPr="00EA3A87">
        <w:t xml:space="preserve">If </w:t>
      </w:r>
      <w:r w:rsidRPr="00EA3A87">
        <w:rPr>
          <w:i/>
        </w:rPr>
        <w:t>t</w:t>
      </w:r>
      <w:r w:rsidRPr="00EA3A87">
        <w:t xml:space="preserve"> is </w:t>
      </w:r>
      <w:r w:rsidRPr="00EA3A87">
        <w:rPr>
          <w:b/>
        </w:rPr>
        <w:t>NaN</w:t>
      </w:r>
      <w:r w:rsidRPr="00EA3A87">
        <w:t xml:space="preserve">, return </w:t>
      </w:r>
      <w:r w:rsidRPr="00EA3A87">
        <w:rPr>
          <w:b/>
        </w:rPr>
        <w:t>NaN</w:t>
      </w:r>
      <w:r w:rsidRPr="00EA3A87">
        <w:t>.</w:t>
      </w:r>
    </w:p>
    <w:p w14:paraId="6916421F" w14:textId="77777777" w:rsidR="00E80769" w:rsidRPr="00EA3A87" w:rsidRDefault="00E80769" w:rsidP="00E80769">
      <w:pPr>
        <w:pStyle w:val="Alg3"/>
        <w:numPr>
          <w:ilvl w:val="0"/>
          <w:numId w:val="395"/>
        </w:numPr>
        <w:spacing w:after="220"/>
      </w:pPr>
      <w:r w:rsidRPr="00EA3A87">
        <w:t>Return YearFromTime(LocalTime(</w:t>
      </w:r>
      <w:r w:rsidRPr="00EA3A87">
        <w:rPr>
          <w:i/>
        </w:rPr>
        <w:t>t</w:t>
      </w:r>
      <w:r w:rsidRPr="00EA3A87">
        <w:t xml:space="preserve">)) </w:t>
      </w:r>
      <w:r w:rsidRPr="00EA3A87">
        <w:sym w:font="Symbol" w:char="F02D"/>
      </w:r>
      <w:r w:rsidRPr="00EA3A87">
        <w:t xml:space="preserve"> 1900.</w:t>
      </w:r>
    </w:p>
    <w:p w14:paraId="15F39BF2" w14:textId="77777777" w:rsidR="00E80769" w:rsidRDefault="00E80769" w:rsidP="00E80769">
      <w:pPr>
        <w:pStyle w:val="a3"/>
        <w:tabs>
          <w:tab w:val="clear" w:pos="640"/>
          <w:tab w:val="clear" w:pos="880"/>
        </w:tabs>
        <w:spacing w:before="120"/>
      </w:pPr>
      <w:bookmarkStart w:id="8992" w:name="_Ref457724074"/>
      <w:bookmarkStart w:id="8993" w:name="_Toc472818988"/>
      <w:bookmarkStart w:id="8994" w:name="_Toc474641703"/>
      <w:bookmarkStart w:id="8995" w:name="_Toc235503574"/>
      <w:bookmarkStart w:id="8996" w:name="_Toc236208662"/>
      <w:bookmarkStart w:id="8997" w:name="_Toc241509348"/>
      <w:bookmarkStart w:id="8998" w:name="_Toc241557825"/>
      <w:bookmarkStart w:id="8999" w:name="_Toc244416835"/>
      <w:bookmarkStart w:id="9000" w:name="_Toc244657775"/>
      <w:bookmarkStart w:id="9001" w:name="_Toc246652515"/>
      <w:bookmarkStart w:id="9002" w:name="_Toc253562064"/>
      <w:bookmarkStart w:id="9003" w:name="_Toc268506080"/>
      <w:bookmarkStart w:id="9004" w:name="_Toc276631199"/>
      <w:bookmarkStart w:id="9005" w:name="_Toc277944243"/>
      <w:bookmarkStart w:id="9006" w:name="_Toc153968588"/>
      <w:bookmarkStart w:id="9007" w:name="_Toc178387210"/>
      <w:r>
        <w:t>Date.prototype.setYear (year)</w:t>
      </w:r>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p>
    <w:p w14:paraId="3DB24FFB" w14:textId="77777777" w:rsidR="00E80769" w:rsidRDefault="00E80769" w:rsidP="00E80769">
      <w:pPr>
        <w:pStyle w:val="Note"/>
      </w:pPr>
      <w:r w:rsidRPr="00EA3A87">
        <w:t>NOTE</w:t>
      </w:r>
      <w:r w:rsidRPr="00EA3A87">
        <w:tab/>
        <w:t xml:space="preserve">The </w:t>
      </w:r>
      <w:r w:rsidRPr="00EA3A87">
        <w:rPr>
          <w:rFonts w:ascii="Courier New" w:hAnsi="Courier New"/>
          <w:b/>
        </w:rPr>
        <w:t>setFullYear</w:t>
      </w:r>
      <w:r w:rsidRPr="00EA3A87">
        <w:t xml:space="preserve"> method is preferred for nearly all purposes, because it avoids the “year 2000 problem.”</w:t>
      </w:r>
    </w:p>
    <w:p w14:paraId="7CB32B71" w14:textId="77777777" w:rsidR="00E80769" w:rsidRDefault="00E80769" w:rsidP="00E80769">
      <w:r>
        <w:t xml:space="preserve">When the </w:t>
      </w:r>
      <w:r>
        <w:rPr>
          <w:b/>
        </w:rPr>
        <w:t>setYear</w:t>
      </w:r>
      <w:r>
        <w:t xml:space="preserve"> method is called with one argument </w:t>
      </w:r>
      <w:r w:rsidRPr="00895113">
        <w:rPr>
          <w:rFonts w:ascii="Times New Roman" w:hAnsi="Times New Roman"/>
          <w:i/>
        </w:rPr>
        <w:t>year</w:t>
      </w:r>
      <w:r>
        <w:t>, the following steps are taken:</w:t>
      </w:r>
    </w:p>
    <w:p w14:paraId="00969766" w14:textId="77777777" w:rsidR="00E80769" w:rsidRPr="00EA3A87" w:rsidRDefault="00E80769" w:rsidP="00E80769">
      <w:pPr>
        <w:pStyle w:val="Alg3"/>
        <w:numPr>
          <w:ilvl w:val="0"/>
          <w:numId w:val="396"/>
        </w:numPr>
      </w:pPr>
      <w:r w:rsidRPr="00EA3A87">
        <w:t xml:space="preserve">Let </w:t>
      </w:r>
      <w:r w:rsidRPr="00EA3A87">
        <w:rPr>
          <w:i/>
        </w:rPr>
        <w:t>t</w:t>
      </w:r>
      <w:r w:rsidRPr="00EA3A87">
        <w:t xml:space="preserve"> be the result of LocalTime(this time value); but if this time value is </w:t>
      </w:r>
      <w:r w:rsidRPr="00EA3A87">
        <w:rPr>
          <w:b/>
        </w:rPr>
        <w:t>NaN</w:t>
      </w:r>
      <w:r w:rsidRPr="00EA3A87">
        <w:t xml:space="preserve">, let </w:t>
      </w:r>
      <w:r w:rsidRPr="00EA3A87">
        <w:rPr>
          <w:i/>
        </w:rPr>
        <w:t>t</w:t>
      </w:r>
      <w:r w:rsidRPr="00EA3A87">
        <w:t xml:space="preserve"> be </w:t>
      </w:r>
      <w:r w:rsidRPr="00EA3A87">
        <w:rPr>
          <w:b/>
        </w:rPr>
        <w:t>+0</w:t>
      </w:r>
      <w:r w:rsidRPr="00EA3A87">
        <w:t>.</w:t>
      </w:r>
    </w:p>
    <w:p w14:paraId="2C3AD595" w14:textId="77777777" w:rsidR="00E80769" w:rsidRPr="00EA3A87" w:rsidRDefault="00E80769" w:rsidP="00E80769">
      <w:pPr>
        <w:pStyle w:val="Alg3"/>
        <w:numPr>
          <w:ilvl w:val="0"/>
          <w:numId w:val="396"/>
        </w:numPr>
      </w:pPr>
      <w:r w:rsidRPr="00EA3A87">
        <w:t>Call ToNumber(</w:t>
      </w:r>
      <w:r w:rsidRPr="00EA3A87">
        <w:rPr>
          <w:i/>
        </w:rPr>
        <w:t>year</w:t>
      </w:r>
      <w:r w:rsidRPr="00EA3A87">
        <w:t>).</w:t>
      </w:r>
    </w:p>
    <w:p w14:paraId="68209171" w14:textId="77777777" w:rsidR="00E80769" w:rsidRPr="00EA3A87" w:rsidRDefault="00E80769" w:rsidP="00E80769">
      <w:pPr>
        <w:pStyle w:val="Alg3"/>
        <w:numPr>
          <w:ilvl w:val="0"/>
          <w:numId w:val="396"/>
        </w:numPr>
      </w:pPr>
      <w:r w:rsidRPr="00EA3A87">
        <w:t>If Result(2) is</w:t>
      </w:r>
      <w:r w:rsidRPr="00EA3A87">
        <w:rPr>
          <w:b/>
        </w:rPr>
        <w:t xml:space="preserve"> NaN</w:t>
      </w:r>
      <w:r w:rsidRPr="00EA3A87">
        <w:t xml:space="preserve">, set the [[PrimitiveValue]] internal property of the </w:t>
      </w:r>
      <w:r w:rsidRPr="00EA3A87">
        <w:rPr>
          <w:b/>
        </w:rPr>
        <w:t>this</w:t>
      </w:r>
      <w:r w:rsidRPr="00EA3A87">
        <w:t xml:space="preserve"> value to </w:t>
      </w:r>
      <w:r w:rsidRPr="00EA3A87">
        <w:rPr>
          <w:b/>
        </w:rPr>
        <w:t>NaN</w:t>
      </w:r>
      <w:r w:rsidRPr="00EA3A87">
        <w:t xml:space="preserve"> and return </w:t>
      </w:r>
      <w:r w:rsidRPr="00EA3A87">
        <w:rPr>
          <w:b/>
        </w:rPr>
        <w:t>NaN</w:t>
      </w:r>
      <w:r w:rsidRPr="00EA3A87">
        <w:t>.</w:t>
      </w:r>
    </w:p>
    <w:p w14:paraId="44787900" w14:textId="77777777" w:rsidR="00E80769" w:rsidRPr="00EA3A87" w:rsidRDefault="00E80769" w:rsidP="00E80769">
      <w:pPr>
        <w:pStyle w:val="Alg3"/>
        <w:numPr>
          <w:ilvl w:val="0"/>
          <w:numId w:val="396"/>
        </w:numPr>
      </w:pPr>
      <w:r w:rsidRPr="00EA3A87">
        <w:t xml:space="preserve">If Result(2) is not </w:t>
      </w:r>
      <w:r w:rsidRPr="00EA3A87">
        <w:rPr>
          <w:b/>
        </w:rPr>
        <w:t>NaN</w:t>
      </w:r>
      <w:r w:rsidRPr="00EA3A87">
        <w:t xml:space="preserve"> and 0 </w:t>
      </w:r>
      <w:r w:rsidRPr="00EA3A87">
        <w:sym w:font="Symbol" w:char="F0A3"/>
      </w:r>
      <w:r w:rsidRPr="00EA3A87">
        <w:t xml:space="preserve"> ToInteger(Result(2)) </w:t>
      </w:r>
      <w:r w:rsidRPr="00EA3A87">
        <w:sym w:font="Symbol" w:char="F0A3"/>
      </w:r>
      <w:r w:rsidRPr="00EA3A87">
        <w:t xml:space="preserve"> 99 then Result(4) is ToInteger(Result(2)) + 1900. Otherwise, Result(4) is Result(2).</w:t>
      </w:r>
    </w:p>
    <w:p w14:paraId="5CC6C82B" w14:textId="77777777" w:rsidR="00E80769" w:rsidRPr="00EA3A87" w:rsidRDefault="00E80769" w:rsidP="00E80769">
      <w:pPr>
        <w:pStyle w:val="Alg3"/>
        <w:numPr>
          <w:ilvl w:val="0"/>
          <w:numId w:val="396"/>
        </w:numPr>
      </w:pPr>
      <w:r w:rsidRPr="00EA3A87">
        <w:t>Compute MakeDay(Result(4), MonthFromTime(</w:t>
      </w:r>
      <w:r w:rsidRPr="00EA3A87">
        <w:rPr>
          <w:i/>
        </w:rPr>
        <w:t>t</w:t>
      </w:r>
      <w:r w:rsidRPr="00EA3A87">
        <w:t>), DateFromTime(</w:t>
      </w:r>
      <w:r w:rsidRPr="00EA3A87">
        <w:rPr>
          <w:i/>
        </w:rPr>
        <w:t>t</w:t>
      </w:r>
      <w:r w:rsidRPr="00EA3A87">
        <w:t>)).</w:t>
      </w:r>
    </w:p>
    <w:p w14:paraId="50FA0B49" w14:textId="77777777" w:rsidR="00E80769" w:rsidRPr="00EA3A87" w:rsidRDefault="00E80769" w:rsidP="00E80769">
      <w:pPr>
        <w:pStyle w:val="Alg3"/>
        <w:numPr>
          <w:ilvl w:val="0"/>
          <w:numId w:val="396"/>
        </w:numPr>
      </w:pPr>
      <w:r w:rsidRPr="00EA3A87">
        <w:t>Compute UTC(MakeDate(Result(5), TimeWithinDay(</w:t>
      </w:r>
      <w:r w:rsidRPr="00EA3A87">
        <w:rPr>
          <w:i/>
        </w:rPr>
        <w:t>t</w:t>
      </w:r>
      <w:r w:rsidRPr="00EA3A87">
        <w:t>))).</w:t>
      </w:r>
    </w:p>
    <w:p w14:paraId="238FDE6A" w14:textId="77777777" w:rsidR="00E80769" w:rsidRPr="00EA3A87" w:rsidRDefault="00E80769" w:rsidP="00E80769">
      <w:pPr>
        <w:pStyle w:val="Alg3"/>
        <w:numPr>
          <w:ilvl w:val="0"/>
          <w:numId w:val="396"/>
        </w:numPr>
      </w:pPr>
      <w:r w:rsidRPr="00EA3A87">
        <w:t xml:space="preserve">Set the [[PrimitiveValue]] internal property of the </w:t>
      </w:r>
      <w:r w:rsidRPr="00EA3A87">
        <w:rPr>
          <w:b/>
        </w:rPr>
        <w:t>this</w:t>
      </w:r>
      <w:r w:rsidRPr="00EA3A87">
        <w:t xml:space="preserve"> value to TimeClip(Result(6)).</w:t>
      </w:r>
    </w:p>
    <w:p w14:paraId="61545BC0" w14:textId="77777777" w:rsidR="00E80769" w:rsidRPr="00EA3A87" w:rsidRDefault="00E80769" w:rsidP="00E80769">
      <w:pPr>
        <w:pStyle w:val="Alg3"/>
        <w:numPr>
          <w:ilvl w:val="0"/>
          <w:numId w:val="396"/>
        </w:numPr>
        <w:spacing w:after="220"/>
      </w:pPr>
      <w:r w:rsidRPr="00EA3A87">
        <w:t xml:space="preserve">Return the value of the [[PrimitiveValue]] internal property of the </w:t>
      </w:r>
      <w:r w:rsidRPr="00EA3A87">
        <w:rPr>
          <w:b/>
        </w:rPr>
        <w:t>this</w:t>
      </w:r>
      <w:r w:rsidRPr="00EA3A87">
        <w:t xml:space="preserve"> value.</w:t>
      </w:r>
    </w:p>
    <w:p w14:paraId="7C50CD62" w14:textId="77777777" w:rsidR="00E80769" w:rsidRDefault="00E80769" w:rsidP="00E80769">
      <w:pPr>
        <w:pStyle w:val="a3"/>
        <w:tabs>
          <w:tab w:val="clear" w:pos="640"/>
          <w:tab w:val="clear" w:pos="880"/>
        </w:tabs>
        <w:spacing w:before="120"/>
      </w:pPr>
      <w:bookmarkStart w:id="9008" w:name="_Toc472818989"/>
      <w:bookmarkStart w:id="9009" w:name="_Toc474641704"/>
      <w:bookmarkStart w:id="9010" w:name="_Toc235503575"/>
      <w:bookmarkStart w:id="9011" w:name="_Toc236208663"/>
      <w:bookmarkStart w:id="9012" w:name="_Toc241509349"/>
      <w:bookmarkStart w:id="9013" w:name="_Toc241557826"/>
      <w:bookmarkStart w:id="9014" w:name="_Toc244416836"/>
      <w:bookmarkStart w:id="9015" w:name="_Toc244657776"/>
      <w:bookmarkStart w:id="9016" w:name="_Toc246652516"/>
      <w:bookmarkStart w:id="9017" w:name="_Toc253562065"/>
      <w:bookmarkStart w:id="9018" w:name="_Toc268506081"/>
      <w:bookmarkStart w:id="9019" w:name="_Toc276631200"/>
      <w:bookmarkStart w:id="9020" w:name="_Toc277944244"/>
      <w:bookmarkStart w:id="9021" w:name="_Toc153968589"/>
      <w:bookmarkStart w:id="9022" w:name="_Toc178387211"/>
      <w:r>
        <w:t>Date.prototype.toGMTString ( )</w:t>
      </w:r>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p>
    <w:p w14:paraId="42E41360" w14:textId="77777777" w:rsidR="00E80769" w:rsidRDefault="00E80769" w:rsidP="00E80769">
      <w:pPr>
        <w:pStyle w:val="Note"/>
      </w:pPr>
      <w:r w:rsidRPr="00EA3A87">
        <w:t>NOTE</w:t>
      </w:r>
      <w:r w:rsidRPr="00EA3A87">
        <w:tab/>
        <w:t xml:space="preserve">The property </w:t>
      </w:r>
      <w:r w:rsidRPr="00EA3A87">
        <w:rPr>
          <w:rFonts w:ascii="Courier New" w:hAnsi="Courier New"/>
          <w:b/>
        </w:rPr>
        <w:t>toUTCString</w:t>
      </w:r>
      <w:r w:rsidRPr="00EA3A87">
        <w:t xml:space="preserve"> is preferred. The </w:t>
      </w:r>
      <w:r w:rsidRPr="00EA3A87">
        <w:rPr>
          <w:rFonts w:ascii="Courier New" w:hAnsi="Courier New"/>
          <w:b/>
        </w:rPr>
        <w:t>toGMTString</w:t>
      </w:r>
      <w:r w:rsidRPr="00EA3A87">
        <w:t xml:space="preserve"> property is provided principally for compatibility with old code. It is recommended that the </w:t>
      </w:r>
      <w:r w:rsidRPr="00EA3A87">
        <w:rPr>
          <w:rFonts w:ascii="Courier New" w:hAnsi="Courier New"/>
          <w:b/>
        </w:rPr>
        <w:t>toUTCString</w:t>
      </w:r>
      <w:r w:rsidRPr="00EA3A87">
        <w:t xml:space="preserve"> property be used in new ECMAScript code.</w:t>
      </w:r>
    </w:p>
    <w:p w14:paraId="42C81D92" w14:textId="77777777" w:rsidR="00E80769" w:rsidRPr="006A508F" w:rsidRDefault="00E80769" w:rsidP="00E80769">
      <w:pPr>
        <w:jc w:val="left"/>
      </w:pPr>
      <w:r>
        <w:t xml:space="preserve">The Function object </w:t>
      </w:r>
      <w:r w:rsidRPr="007049DC">
        <w:t>that</w:t>
      </w:r>
      <w:r>
        <w:t xml:space="preserve"> is the initial value of </w:t>
      </w:r>
      <w:r>
        <w:rPr>
          <w:rFonts w:ascii="Courier New" w:hAnsi="Courier New"/>
          <w:b/>
        </w:rPr>
        <w:t>Date.prototype.toGMTString</w:t>
      </w:r>
      <w:r>
        <w:t xml:space="preserve"> is the same Function object that is the initial value of </w:t>
      </w:r>
      <w:r>
        <w:rPr>
          <w:rFonts w:ascii="Courier New" w:hAnsi="Courier New"/>
          <w:b/>
        </w:rPr>
        <w:t>Date.prototype.toUTCString</w:t>
      </w:r>
      <w:r>
        <w:t>.</w:t>
      </w:r>
    </w:p>
    <w:p w14:paraId="12233FC3" w14:textId="77777777" w:rsidR="00990F07" w:rsidRDefault="00990F07" w:rsidP="00990F07">
      <w:pPr>
        <w:pStyle w:val="ANNEX"/>
      </w:pPr>
      <w:r>
        <w:rPr>
          <w:b w:val="0"/>
        </w:rPr>
        <w:br/>
      </w:r>
      <w:bookmarkStart w:id="9023" w:name="_Toc178387212"/>
      <w:r>
        <w:rPr>
          <w:b w:val="0"/>
        </w:rPr>
        <w:t>(informative)</w:t>
      </w:r>
      <w:r>
        <w:rPr>
          <w:b w:val="0"/>
        </w:rPr>
        <w:br/>
      </w:r>
      <w:r w:rsidRPr="0026283E">
        <w:rPr>
          <w:b w:val="0"/>
        </w:rPr>
        <w:fldChar w:fldCharType="begin"/>
      </w:r>
      <w:r w:rsidRPr="0026283E">
        <w:rPr>
          <w:b w:val="0"/>
        </w:rPr>
        <w:instrText xml:space="preserve">SEQ aaa \h </w:instrText>
      </w:r>
      <w:del w:id="9024" w:author="Allen Wirfs-Brock rev2" w:date="2011-07-20T13:24:00Z">
        <w:r w:rsidR="00B45E5C"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9025" w:author="Allen Wirfs-Brock rev2" w:date="2011-07-20T13:24:00Z">
        <w:r w:rsidR="00704FBA"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9026" w:author="Allen Wirfs-Brock rev2" w:date="2011-07-20T13:24:00Z">
        <w:r w:rsidR="00704FBA" w:rsidDel="004E0EFF">
          <w:rPr>
            <w:b w:val="0"/>
          </w:rPr>
          <w:fldChar w:fldCharType="separate"/>
        </w:r>
      </w:del>
      <w:r w:rsidRPr="0026283E">
        <w:rPr>
          <w:b w:val="0"/>
        </w:rPr>
        <w:fldChar w:fldCharType="end"/>
      </w:r>
      <w:r>
        <w:br/>
      </w:r>
      <w:bookmarkStart w:id="9027" w:name="_Toc235503577"/>
      <w:r w:rsidRPr="00AD1EC3">
        <w:t>The Strict Mode of ECMAScript</w:t>
      </w:r>
      <w:bookmarkEnd w:id="9023"/>
      <w:bookmarkEnd w:id="9027"/>
    </w:p>
    <w:p w14:paraId="6D51C785" w14:textId="77777777" w:rsidR="00E80769" w:rsidRPr="008D0A05" w:rsidRDefault="00E80769" w:rsidP="00E80769">
      <w:pPr>
        <w:rPr>
          <w:rStyle w:val="afff4"/>
          <w:lang w:val="en-US"/>
        </w:rPr>
      </w:pPr>
      <w:r w:rsidRPr="008D0A05">
        <w:rPr>
          <w:rStyle w:val="afff4"/>
          <w:lang w:val="en-US"/>
        </w:rPr>
        <w:t>The strict mode restriction and exceptions</w:t>
      </w:r>
    </w:p>
    <w:p w14:paraId="7560358B" w14:textId="77777777" w:rsidR="00E80769" w:rsidRPr="00013DAB" w:rsidRDefault="00E80769" w:rsidP="00E80769">
      <w:pPr>
        <w:pStyle w:val="Alg4"/>
        <w:numPr>
          <w:ilvl w:val="0"/>
          <w:numId w:val="28"/>
        </w:numPr>
        <w:tabs>
          <w:tab w:val="left" w:pos="900"/>
        </w:tabs>
        <w:spacing w:after="120"/>
        <w:ind w:left="900"/>
        <w:jc w:val="both"/>
        <w:rPr>
          <w:rFonts w:ascii="Arial" w:hAnsi="Arial"/>
          <w:color w:val="000000"/>
        </w:rPr>
      </w:pPr>
      <w:r w:rsidRPr="00013DAB">
        <w:rPr>
          <w:rFonts w:ascii="Arial" w:hAnsi="Arial"/>
          <w:color w:val="000000"/>
        </w:rPr>
        <w:t>The identifiers "</w:t>
      </w:r>
      <w:r w:rsidRPr="00013DAB">
        <w:rPr>
          <w:rFonts w:ascii="Courier New" w:hAnsi="Courier New" w:cs="Courier New"/>
          <w:b/>
          <w:color w:val="000000"/>
        </w:rPr>
        <w:t>implements</w:t>
      </w:r>
      <w:r w:rsidRPr="00013DAB">
        <w:rPr>
          <w:rFonts w:ascii="Arial" w:hAnsi="Arial"/>
          <w:color w:val="000000"/>
        </w:rPr>
        <w:t>", "</w:t>
      </w:r>
      <w:r w:rsidRPr="00013DAB">
        <w:rPr>
          <w:rFonts w:ascii="Courier New" w:hAnsi="Courier New" w:cs="Courier New"/>
          <w:b/>
          <w:color w:val="000000"/>
        </w:rPr>
        <w:t>interface</w:t>
      </w:r>
      <w:r w:rsidRPr="00013DAB">
        <w:rPr>
          <w:rFonts w:ascii="Arial" w:hAnsi="Arial"/>
          <w:color w:val="000000"/>
        </w:rPr>
        <w:t>", "</w:t>
      </w:r>
      <w:r w:rsidRPr="00013DAB">
        <w:rPr>
          <w:rFonts w:ascii="Courier New" w:hAnsi="Courier New" w:cs="Courier New"/>
          <w:b/>
          <w:color w:val="000000"/>
        </w:rPr>
        <w:t>let</w:t>
      </w:r>
      <w:r w:rsidRPr="00013DAB">
        <w:rPr>
          <w:rFonts w:ascii="Arial" w:hAnsi="Arial"/>
          <w:color w:val="000000"/>
        </w:rPr>
        <w:t>", "</w:t>
      </w:r>
      <w:r w:rsidRPr="00013DAB">
        <w:rPr>
          <w:rFonts w:ascii="Courier New" w:hAnsi="Courier New" w:cs="Courier New"/>
          <w:b/>
          <w:color w:val="000000"/>
        </w:rPr>
        <w:t>package</w:t>
      </w:r>
      <w:r w:rsidRPr="00013DAB">
        <w:rPr>
          <w:rFonts w:ascii="Arial" w:hAnsi="Arial"/>
          <w:color w:val="000000"/>
        </w:rPr>
        <w:t>", "</w:t>
      </w:r>
      <w:r w:rsidRPr="00013DAB">
        <w:rPr>
          <w:rFonts w:ascii="Courier New" w:hAnsi="Courier New" w:cs="Courier New"/>
          <w:b/>
          <w:color w:val="000000"/>
        </w:rPr>
        <w:t>private</w:t>
      </w:r>
      <w:r w:rsidRPr="00013DAB">
        <w:rPr>
          <w:rFonts w:ascii="Arial" w:hAnsi="Arial"/>
          <w:color w:val="000000"/>
        </w:rPr>
        <w:t>", "</w:t>
      </w:r>
      <w:r w:rsidRPr="00013DAB">
        <w:rPr>
          <w:rFonts w:ascii="Courier New" w:hAnsi="Courier New" w:cs="Courier New"/>
          <w:b/>
          <w:color w:val="000000"/>
        </w:rPr>
        <w:t>protected</w:t>
      </w:r>
      <w:r w:rsidRPr="00013DAB">
        <w:rPr>
          <w:rFonts w:ascii="Arial" w:hAnsi="Arial"/>
          <w:color w:val="000000"/>
        </w:rPr>
        <w:t>", "</w:t>
      </w:r>
      <w:r w:rsidRPr="00013DAB">
        <w:rPr>
          <w:rFonts w:ascii="Courier New" w:hAnsi="Courier New" w:cs="Courier New"/>
          <w:b/>
          <w:color w:val="000000"/>
        </w:rPr>
        <w:t>public</w:t>
      </w:r>
      <w:r w:rsidRPr="00013DAB">
        <w:rPr>
          <w:rFonts w:ascii="Arial" w:hAnsi="Arial"/>
          <w:color w:val="000000"/>
        </w:rPr>
        <w:t>", "</w:t>
      </w:r>
      <w:r w:rsidRPr="00013DAB">
        <w:rPr>
          <w:rFonts w:ascii="Courier New" w:hAnsi="Courier New" w:cs="Courier New"/>
          <w:b/>
          <w:color w:val="000000"/>
        </w:rPr>
        <w:t>static</w:t>
      </w:r>
      <w:r w:rsidRPr="00013DAB">
        <w:rPr>
          <w:rFonts w:ascii="Arial" w:hAnsi="Arial"/>
          <w:color w:val="000000"/>
        </w:rPr>
        <w:t>", and "</w:t>
      </w:r>
      <w:r w:rsidRPr="00013DAB">
        <w:rPr>
          <w:rFonts w:ascii="Courier New" w:hAnsi="Courier New" w:cs="Courier New"/>
          <w:b/>
          <w:color w:val="000000"/>
        </w:rPr>
        <w:t>yield</w:t>
      </w:r>
      <w:r w:rsidRPr="00013DAB">
        <w:rPr>
          <w:rFonts w:ascii="Arial" w:hAnsi="Arial"/>
          <w:color w:val="000000"/>
        </w:rPr>
        <w:t xml:space="preserve">" are classified as </w:t>
      </w:r>
      <w:r w:rsidRPr="00013DAB">
        <w:rPr>
          <w:i/>
          <w:color w:val="000000"/>
        </w:rPr>
        <w:t>FutureReservedWord</w:t>
      </w:r>
      <w:r w:rsidRPr="00013DAB">
        <w:rPr>
          <w:rFonts w:ascii="Arial" w:hAnsi="Arial"/>
          <w:color w:val="000000"/>
        </w:rPr>
        <w:t xml:space="preserve"> tokens within strict mode code. (7.6.12).</w:t>
      </w:r>
    </w:p>
    <w:p w14:paraId="06F31BFF" w14:textId="77777777" w:rsidR="00E80769"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 conforming implementation, when processing strict mode code, may not extend the syntax of </w:t>
      </w:r>
      <w:r w:rsidRPr="00895113">
        <w:rPr>
          <w:i/>
        </w:rPr>
        <w:t>NumericLiteral</w:t>
      </w:r>
      <w:r w:rsidRPr="00D00D4A">
        <w:rPr>
          <w:rFonts w:ascii="Arial" w:hAnsi="Arial"/>
        </w:rPr>
        <w:t xml:space="preserve"> (7.8.3) to include </w:t>
      </w:r>
      <w:r w:rsidRPr="00895113">
        <w:rPr>
          <w:i/>
        </w:rPr>
        <w:t>OctalIntegerLiteral</w:t>
      </w:r>
      <w:r w:rsidRPr="00D00D4A">
        <w:rPr>
          <w:rFonts w:ascii="Arial" w:hAnsi="Arial"/>
        </w:rPr>
        <w:t xml:space="preserve"> as described in B.1.1.</w:t>
      </w:r>
    </w:p>
    <w:p w14:paraId="3785BAE9" w14:textId="77777777" w:rsidR="00E80769" w:rsidRPr="00114FAC" w:rsidRDefault="00E80769" w:rsidP="00E80769">
      <w:pPr>
        <w:pStyle w:val="Alg4"/>
        <w:numPr>
          <w:ilvl w:val="0"/>
          <w:numId w:val="28"/>
        </w:numPr>
        <w:tabs>
          <w:tab w:val="left" w:pos="900"/>
        </w:tabs>
        <w:spacing w:after="120"/>
        <w:ind w:left="900"/>
        <w:jc w:val="both"/>
        <w:rPr>
          <w:rFonts w:ascii="Arial" w:hAnsi="Arial"/>
        </w:rPr>
      </w:pPr>
      <w:r>
        <w:t xml:space="preserve">A </w:t>
      </w:r>
      <w:r w:rsidRPr="00114FAC">
        <w:rPr>
          <w:rFonts w:ascii="Arial" w:hAnsi="Arial" w:cs="Arial"/>
        </w:rPr>
        <w:t xml:space="preserve">conforming implementation, when processing strict mode code (see 10.1.1), may not extend the syntax of </w:t>
      </w:r>
      <w:r w:rsidRPr="00114FAC">
        <w:rPr>
          <w:i/>
        </w:rPr>
        <w:t>EscapeSequence</w:t>
      </w:r>
      <w:r w:rsidRPr="00114FAC">
        <w:rPr>
          <w:rFonts w:ascii="Arial" w:hAnsi="Arial" w:cs="Arial"/>
        </w:rPr>
        <w:t xml:space="preserve"> to include </w:t>
      </w:r>
      <w:r w:rsidRPr="00114FAC">
        <w:rPr>
          <w:i/>
        </w:rPr>
        <w:t>OctalEscapeSequence</w:t>
      </w:r>
      <w:r w:rsidRPr="00114FAC">
        <w:rPr>
          <w:rFonts w:ascii="Arial" w:hAnsi="Arial" w:cs="Arial"/>
        </w:rPr>
        <w:t xml:space="preserve"> as described in B.1.2.</w:t>
      </w:r>
    </w:p>
    <w:p w14:paraId="20605C1B"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Assignment to an undeclared identifier or otherwise unresolvable reference does not create a property in the global object. When a simple assignment occurs within strict mode code, its </w:t>
      </w:r>
      <w:r w:rsidRPr="00895113">
        <w:rPr>
          <w:i/>
        </w:rPr>
        <w:t xml:space="preserve">LeftHandSide </w:t>
      </w:r>
      <w:r w:rsidRPr="00D00D4A">
        <w:rPr>
          <w:rFonts w:ascii="Arial" w:hAnsi="Arial"/>
        </w:rPr>
        <w:t xml:space="preserve">must not evaluate to an </w:t>
      </w:r>
      <w:r w:rsidRPr="00B44154">
        <w:rPr>
          <w:rFonts w:ascii="Arial" w:hAnsi="Arial"/>
        </w:rPr>
        <w:t xml:space="preserve">unresolvable </w:t>
      </w:r>
      <w:r w:rsidRPr="00D00D4A">
        <w:rPr>
          <w:rFonts w:ascii="Arial" w:hAnsi="Arial"/>
        </w:rPr>
        <w:t xml:space="preserve">Reference. If it does a </w:t>
      </w:r>
      <w:r w:rsidRPr="00D00D4A">
        <w:rPr>
          <w:rFonts w:ascii="Arial" w:hAnsi="Arial"/>
          <w:b/>
        </w:rPr>
        <w:t>ReferenceError</w:t>
      </w:r>
      <w:r w:rsidRPr="00D00D4A">
        <w:rPr>
          <w:rFonts w:ascii="Arial" w:hAnsi="Arial"/>
        </w:rPr>
        <w:t xml:space="preserve"> exception is thrown (8.7.2). The </w:t>
      </w:r>
      <w:r w:rsidRPr="00895113">
        <w:rPr>
          <w:i/>
        </w:rPr>
        <w:t xml:space="preserve">LeftHandSide </w:t>
      </w:r>
      <w:r w:rsidRPr="00D00D4A">
        <w:rPr>
          <w:rFonts w:ascii="Arial" w:hAnsi="Arial"/>
        </w:rPr>
        <w:t>also may not be a reference to a data property with the attribute value {[[Writable]]:</w:t>
      </w:r>
      <w:r w:rsidRPr="00D00D4A">
        <w:rPr>
          <w:rFonts w:ascii="Arial" w:hAnsi="Arial"/>
          <w:b/>
        </w:rPr>
        <w:t>false</w:t>
      </w:r>
      <w:r w:rsidRPr="00D00D4A">
        <w:rPr>
          <w:rFonts w:ascii="Arial" w:hAnsi="Arial"/>
        </w:rPr>
        <w:t>}</w:t>
      </w:r>
      <w:r w:rsidRPr="00895113">
        <w:rPr>
          <w:rFonts w:ascii="Arial" w:hAnsi="Arial"/>
        </w:rPr>
        <w:t>,</w:t>
      </w:r>
      <w:r w:rsidRPr="00D00D4A">
        <w:rPr>
          <w:rFonts w:ascii="Arial" w:hAnsi="Arial"/>
        </w:rPr>
        <w:t xml:space="preserve"> to an accessor property with the attribute value {[[</w:t>
      </w:r>
      <w:r>
        <w:rPr>
          <w:rFonts w:ascii="Arial" w:hAnsi="Arial"/>
        </w:rPr>
        <w:t>Set</w:t>
      </w:r>
      <w:r w:rsidRPr="00D00D4A">
        <w:rPr>
          <w:rFonts w:ascii="Arial" w:hAnsi="Arial"/>
        </w:rPr>
        <w:t>]]:</w:t>
      </w:r>
      <w:r w:rsidRPr="00D00D4A">
        <w:rPr>
          <w:rFonts w:ascii="Arial" w:hAnsi="Arial"/>
          <w:b/>
        </w:rPr>
        <w:t>undefined</w:t>
      </w:r>
      <w:r w:rsidRPr="00D00D4A">
        <w:rPr>
          <w:rFonts w:ascii="Arial" w:hAnsi="Arial"/>
        </w:rPr>
        <w:t>},</w:t>
      </w:r>
      <w:r w:rsidRPr="00D00D4A">
        <w:rPr>
          <w:rFonts w:ascii="Arial" w:hAnsi="Arial"/>
          <w:b/>
        </w:rPr>
        <w:t xml:space="preserve">  </w:t>
      </w:r>
      <w:r w:rsidRPr="00D00D4A">
        <w:rPr>
          <w:rFonts w:ascii="Arial" w:hAnsi="Arial"/>
        </w:rPr>
        <w:t xml:space="preserve">nor to a non-existent property of an object whose [[Extensible]] internal property has the value </w:t>
      </w:r>
      <w:r w:rsidRPr="00D00D4A">
        <w:rPr>
          <w:rFonts w:ascii="Arial" w:hAnsi="Arial"/>
          <w:b/>
        </w:rPr>
        <w:t>false</w:t>
      </w:r>
      <w:r w:rsidRPr="00D00D4A">
        <w:rPr>
          <w:rFonts w:ascii="Arial" w:hAnsi="Arial"/>
        </w:rPr>
        <w:t xml:space="preserve">. In these cases a </w:t>
      </w:r>
      <w:r w:rsidRPr="004016C7">
        <w:rPr>
          <w:rFonts w:ascii="Courier New" w:hAnsi="Courier New" w:cs="Courier New"/>
          <w:b/>
        </w:rPr>
        <w:t>TypeError</w:t>
      </w:r>
      <w:r w:rsidRPr="00D00D4A">
        <w:rPr>
          <w:rFonts w:ascii="Arial" w:hAnsi="Arial"/>
        </w:rPr>
        <w:t xml:space="preserve"> exception is thrown (11.13.1).</w:t>
      </w:r>
    </w:p>
    <w:p w14:paraId="2BBA3B05"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The identifier </w:t>
      </w:r>
      <w:r w:rsidRPr="00185F7D">
        <w:rPr>
          <w:rFonts w:ascii="Courier New" w:hAnsi="Courier New" w:cs="Courier New"/>
          <w:b/>
        </w:rPr>
        <w:t>eval</w:t>
      </w:r>
      <w:r w:rsidRPr="00D00D4A">
        <w:rPr>
          <w:rFonts w:ascii="Arial" w:hAnsi="Arial"/>
        </w:rPr>
        <w:t xml:space="preserve"> </w:t>
      </w:r>
      <w:r>
        <w:rPr>
          <w:rFonts w:ascii="Arial" w:hAnsi="Arial"/>
        </w:rPr>
        <w:t>or</w:t>
      </w:r>
      <w:r w:rsidRPr="00D00D4A">
        <w:rPr>
          <w:rFonts w:ascii="Arial" w:hAnsi="Arial"/>
        </w:rPr>
        <w:t xml:space="preserve"> </w:t>
      </w:r>
      <w:r>
        <w:rPr>
          <w:rFonts w:ascii="Courier New" w:hAnsi="Courier New" w:cs="Courier New"/>
          <w:b/>
        </w:rPr>
        <w:t>arguments</w:t>
      </w:r>
      <w:r w:rsidRPr="00D00D4A">
        <w:rPr>
          <w:rFonts w:ascii="Arial" w:hAnsi="Arial"/>
        </w:rPr>
        <w:t xml:space="preserve"> may not appear as the </w:t>
      </w:r>
      <w:r w:rsidRPr="00895113">
        <w:rPr>
          <w:i/>
        </w:rPr>
        <w:t>LeftHandSideExpression</w:t>
      </w:r>
      <w:r w:rsidRPr="00D00D4A">
        <w:rPr>
          <w:rFonts w:ascii="Arial" w:hAnsi="Arial"/>
        </w:rPr>
        <w:t xml:space="preserve"> of an Assignment operator (11.13) or of a </w:t>
      </w:r>
      <w:r w:rsidRPr="00895113">
        <w:rPr>
          <w:i/>
        </w:rPr>
        <w:t>PostfixExpression</w:t>
      </w:r>
      <w:r w:rsidRPr="00D00D4A">
        <w:rPr>
          <w:rFonts w:ascii="Arial" w:hAnsi="Arial"/>
        </w:rPr>
        <w:t xml:space="preserve"> (11.3) or as the </w:t>
      </w:r>
      <w:r w:rsidRPr="00895113">
        <w:rPr>
          <w:i/>
        </w:rPr>
        <w:t>UnaryExpression</w:t>
      </w:r>
      <w:r w:rsidRPr="00D00D4A">
        <w:rPr>
          <w:rFonts w:ascii="Arial" w:hAnsi="Arial"/>
        </w:rPr>
        <w:t xml:space="preserve"> operated upon by a Prefix Increment (11.4.4) or a Prefix Decrement (11.4.5) operator. </w:t>
      </w:r>
    </w:p>
    <w:p w14:paraId="22770609"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Arguments objects for strict mode functions define non-configurable accessor properties named </w:t>
      </w:r>
      <w:r w:rsidRPr="00EE0E84">
        <w:rPr>
          <w:rFonts w:ascii="Arial" w:hAnsi="Arial"/>
        </w:rPr>
        <w:t>"</w:t>
      </w:r>
      <w:r w:rsidRPr="00EE0E84">
        <w:rPr>
          <w:rFonts w:ascii="Courier New" w:hAnsi="Courier New" w:cs="Courier New"/>
          <w:b/>
        </w:rPr>
        <w:t>caller</w:t>
      </w:r>
      <w:r w:rsidRPr="00EE0E84">
        <w:rPr>
          <w:rFonts w:ascii="Arial" w:hAnsi="Arial"/>
        </w:rPr>
        <w:t>"</w:t>
      </w:r>
      <w:r w:rsidRPr="00D00D4A">
        <w:rPr>
          <w:rFonts w:ascii="Arial" w:hAnsi="Arial"/>
        </w:rPr>
        <w:t xml:space="preserve"> and </w:t>
      </w:r>
      <w:r w:rsidRPr="00EE0E84">
        <w:rPr>
          <w:rFonts w:ascii="Arial" w:hAnsi="Arial"/>
        </w:rPr>
        <w:t>"</w:t>
      </w:r>
      <w:r w:rsidRPr="00EE0E84">
        <w:rPr>
          <w:rFonts w:ascii="Courier New" w:hAnsi="Courier New" w:cs="Courier New"/>
          <w:b/>
        </w:rPr>
        <w:t>callee</w:t>
      </w:r>
      <w:r w:rsidRPr="00EE0E84">
        <w:rPr>
          <w:rFonts w:ascii="Arial" w:hAnsi="Arial"/>
        </w:rPr>
        <w:t>"</w:t>
      </w:r>
      <w:r w:rsidRPr="00D00D4A">
        <w:rPr>
          <w:rFonts w:ascii="Arial" w:hAnsi="Arial"/>
        </w:rPr>
        <w:t xml:space="preserve"> which throw a </w:t>
      </w:r>
      <w:r w:rsidRPr="00D00D4A">
        <w:rPr>
          <w:rFonts w:ascii="Arial" w:hAnsi="Arial"/>
          <w:b/>
        </w:rPr>
        <w:t xml:space="preserve">TypeError </w:t>
      </w:r>
      <w:r w:rsidRPr="00D00D4A">
        <w:rPr>
          <w:rFonts w:ascii="Arial" w:hAnsi="Arial"/>
        </w:rPr>
        <w:t>exception on access (10.6).</w:t>
      </w:r>
    </w:p>
    <w:p w14:paraId="4B2F4B3B"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Arguments objects for strict mode functions </w:t>
      </w:r>
      <w:r>
        <w:rPr>
          <w:rFonts w:ascii="Arial" w:hAnsi="Arial"/>
        </w:rPr>
        <w:t>do not dynamically share their array indexed property values with the corresponding formal parameter bindings of their functions.</w:t>
      </w:r>
      <w:r w:rsidRPr="00D00D4A">
        <w:rPr>
          <w:rFonts w:ascii="Arial" w:hAnsi="Arial"/>
        </w:rPr>
        <w:t xml:space="preserve"> (10.6).</w:t>
      </w:r>
    </w:p>
    <w:p w14:paraId="7065E69B"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For strict mode functions, if an arguments object is created the binding of the local identifier </w:t>
      </w:r>
      <w:r w:rsidRPr="00185F7D">
        <w:rPr>
          <w:rFonts w:ascii="Courier New" w:hAnsi="Courier New" w:cs="Courier New"/>
          <w:b/>
        </w:rPr>
        <w:t>arguments</w:t>
      </w:r>
      <w:r w:rsidRPr="00D00D4A">
        <w:rPr>
          <w:rFonts w:ascii="Arial" w:hAnsi="Arial"/>
        </w:rPr>
        <w:t xml:space="preserve"> to the arguments object is immutable and hence may not be the target of an assignment expression. (10.5).</w:t>
      </w:r>
    </w:p>
    <w:p w14:paraId="104CAFCA"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It is a </w:t>
      </w:r>
      <w:r w:rsidRPr="00793687">
        <w:rPr>
          <w:rFonts w:ascii="Arial" w:hAnsi="Arial"/>
          <w:b/>
        </w:rPr>
        <w:t>SyntaxError</w:t>
      </w:r>
      <w:r>
        <w:t xml:space="preserve"> </w:t>
      </w:r>
      <w:r w:rsidRPr="00D00D4A">
        <w:rPr>
          <w:rFonts w:ascii="Arial" w:hAnsi="Arial"/>
        </w:rPr>
        <w:t xml:space="preserve">if strict mode code contains an </w:t>
      </w:r>
      <w:r w:rsidRPr="00895113">
        <w:rPr>
          <w:i/>
        </w:rPr>
        <w:t>ObjectLiteral</w:t>
      </w:r>
      <w:r w:rsidRPr="00D00D4A">
        <w:rPr>
          <w:rFonts w:ascii="Arial" w:hAnsi="Arial"/>
        </w:rPr>
        <w:t xml:space="preserve"> with more than one definition of any data property (11.1.5).</w:t>
      </w:r>
    </w:p>
    <w:p w14:paraId="69008603" w14:textId="77777777" w:rsidR="00E80769" w:rsidRDefault="00E80769" w:rsidP="00E80769">
      <w:pPr>
        <w:pStyle w:val="Alg4"/>
        <w:numPr>
          <w:ilvl w:val="0"/>
          <w:numId w:val="28"/>
        </w:numPr>
        <w:tabs>
          <w:tab w:val="left" w:pos="900"/>
        </w:tabs>
        <w:spacing w:after="120"/>
        <w:ind w:left="900"/>
        <w:jc w:val="both"/>
        <w:rPr>
          <w:rFonts w:ascii="Arial" w:hAnsi="Arial"/>
        </w:rPr>
      </w:pPr>
      <w:r w:rsidRPr="00793687">
        <w:rPr>
          <w:rFonts w:ascii="Arial" w:hAnsi="Arial"/>
        </w:rPr>
        <w:t>It is a</w:t>
      </w:r>
      <w:r>
        <w:t xml:space="preserve"> </w:t>
      </w:r>
      <w:r w:rsidRPr="00793687">
        <w:rPr>
          <w:rFonts w:ascii="Arial" w:hAnsi="Arial"/>
          <w:b/>
        </w:rPr>
        <w:t>SyntaxError</w:t>
      </w:r>
      <w:r>
        <w:t xml:space="preserve"> </w:t>
      </w:r>
      <w:r w:rsidRPr="00793687">
        <w:rPr>
          <w:rFonts w:ascii="Arial" w:hAnsi="Arial"/>
        </w:rPr>
        <w:t>if the</w:t>
      </w:r>
      <w:r>
        <w:t xml:space="preserve"> </w:t>
      </w:r>
      <w:r w:rsidRPr="00241C98">
        <w:rPr>
          <w:i/>
        </w:rPr>
        <w:t>Identifier</w:t>
      </w:r>
      <w:r>
        <w:t xml:space="preserve"> </w:t>
      </w:r>
      <w:r>
        <w:rPr>
          <w:rFonts w:ascii="Courier New" w:hAnsi="Courier New" w:cs="Courier New"/>
          <w:b/>
        </w:rPr>
        <w:t>"eval"</w:t>
      </w:r>
      <w:r>
        <w:t xml:space="preserve"> </w:t>
      </w:r>
      <w:r w:rsidRPr="00793687">
        <w:rPr>
          <w:rFonts w:ascii="Arial" w:hAnsi="Arial"/>
        </w:rPr>
        <w:t>or the</w:t>
      </w:r>
      <w:r>
        <w:t xml:space="preserve"> </w:t>
      </w:r>
      <w:r w:rsidRPr="00241C98">
        <w:rPr>
          <w:i/>
        </w:rPr>
        <w:t xml:space="preserve">Identifier </w:t>
      </w:r>
      <w:r>
        <w:rPr>
          <w:rFonts w:ascii="Courier New" w:hAnsi="Courier New" w:cs="Courier New"/>
          <w:b/>
        </w:rPr>
        <w:t>"arguments"</w:t>
      </w:r>
      <w:r>
        <w:t xml:space="preserve"> </w:t>
      </w:r>
      <w:r w:rsidRPr="00793687">
        <w:rPr>
          <w:rFonts w:ascii="Arial" w:hAnsi="Arial"/>
        </w:rPr>
        <w:t>occurs as the</w:t>
      </w:r>
      <w:r>
        <w:t xml:space="preserve"> </w:t>
      </w:r>
      <w:r w:rsidRPr="00A53665">
        <w:rPr>
          <w:i/>
        </w:rPr>
        <w:t>Identifier</w:t>
      </w:r>
      <w:r>
        <w:t xml:space="preserve"> </w:t>
      </w:r>
      <w:r w:rsidRPr="00793687">
        <w:rPr>
          <w:rFonts w:ascii="Arial" w:hAnsi="Arial"/>
        </w:rPr>
        <w:t>in a</w:t>
      </w:r>
      <w:r>
        <w:t xml:space="preserve"> </w:t>
      </w:r>
      <w:r w:rsidRPr="00DD3DA3">
        <w:rPr>
          <w:rStyle w:val="bnf"/>
        </w:rPr>
        <w:t>PropertySetParameterList</w:t>
      </w:r>
      <w:r w:rsidRPr="00DD3DA3">
        <w:rPr>
          <w:rFonts w:ascii="Courier New" w:hAnsi="Courier New" w:cs="Courier New"/>
          <w:b/>
          <w:iCs/>
          <w:lang w:val="en-US"/>
        </w:rPr>
        <w:t xml:space="preserve"> </w:t>
      </w:r>
      <w:r w:rsidRPr="00793687">
        <w:rPr>
          <w:rFonts w:ascii="Arial" w:hAnsi="Arial"/>
        </w:rPr>
        <w:t>of a</w:t>
      </w:r>
      <w:r w:rsidRPr="008F6B36">
        <w:t xml:space="preserve"> </w:t>
      </w:r>
      <w:r w:rsidRPr="00FA7562">
        <w:rPr>
          <w:rStyle w:val="bnf"/>
        </w:rPr>
        <w:t>PropertyAssignment</w:t>
      </w:r>
      <w:r>
        <w:t xml:space="preserve"> </w:t>
      </w:r>
      <w:r w:rsidRPr="00793687">
        <w:rPr>
          <w:rFonts w:ascii="Arial" w:hAnsi="Arial"/>
        </w:rPr>
        <w:t xml:space="preserve">that is contained in strict code or if its </w:t>
      </w:r>
      <w:r w:rsidRPr="00241C98">
        <w:rPr>
          <w:i/>
        </w:rPr>
        <w:t>FunctionBody</w:t>
      </w:r>
      <w:r w:rsidRPr="008F6B36">
        <w:t xml:space="preserve"> </w:t>
      </w:r>
      <w:r w:rsidRPr="00793687">
        <w:rPr>
          <w:rFonts w:ascii="Arial" w:hAnsi="Arial"/>
        </w:rPr>
        <w:t>is strict code (11.1.5).</w:t>
      </w:r>
    </w:p>
    <w:p w14:paraId="542212AE"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3A338523"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If </w:t>
      </w:r>
      <w:r w:rsidRPr="00D00D4A">
        <w:rPr>
          <w:rFonts w:ascii="Arial" w:hAnsi="Arial"/>
          <w:b/>
        </w:rPr>
        <w:t>this</w:t>
      </w:r>
      <w:r w:rsidRPr="00D00D4A">
        <w:rPr>
          <w:rFonts w:ascii="Arial" w:hAnsi="Arial"/>
        </w:rPr>
        <w:t xml:space="preserve"> is evaluated within strict mode code, then the </w:t>
      </w:r>
      <w:r w:rsidRPr="00D00D4A">
        <w:rPr>
          <w:rFonts w:ascii="Arial" w:hAnsi="Arial"/>
          <w:b/>
        </w:rPr>
        <w:t xml:space="preserve">this </w:t>
      </w:r>
      <w:r w:rsidRPr="00D00D4A">
        <w:rPr>
          <w:rFonts w:ascii="Arial" w:hAnsi="Arial"/>
        </w:rPr>
        <w:t xml:space="preserve">value is not coerced to an object. A </w:t>
      </w:r>
      <w:r w:rsidRPr="00D00D4A">
        <w:rPr>
          <w:rFonts w:ascii="Arial" w:hAnsi="Arial"/>
          <w:b/>
        </w:rPr>
        <w:t>this</w:t>
      </w:r>
      <w:r w:rsidRPr="00D00D4A">
        <w:rPr>
          <w:rFonts w:ascii="Arial" w:hAnsi="Arial"/>
        </w:rPr>
        <w:t xml:space="preserve"> value of </w:t>
      </w:r>
      <w:r w:rsidRPr="00D00D4A">
        <w:rPr>
          <w:rFonts w:ascii="Arial" w:hAnsi="Arial"/>
          <w:b/>
        </w:rPr>
        <w:t>null</w:t>
      </w:r>
      <w:r w:rsidRPr="00D00D4A">
        <w:rPr>
          <w:rFonts w:ascii="Arial" w:hAnsi="Arial"/>
        </w:rPr>
        <w:t xml:space="preserve"> or </w:t>
      </w:r>
      <w:r w:rsidRPr="00D00D4A">
        <w:rPr>
          <w:rFonts w:ascii="Arial" w:hAnsi="Arial"/>
          <w:b/>
        </w:rPr>
        <w:t>undefined</w:t>
      </w:r>
      <w:r w:rsidRPr="00D00D4A">
        <w:rPr>
          <w:rFonts w:ascii="Arial" w:hAnsi="Arial"/>
        </w:rPr>
        <w:t xml:space="preserve"> is not converted to the global object and primitive values are not converted to wrapper objects. </w:t>
      </w:r>
      <w:r>
        <w:rPr>
          <w:rFonts w:ascii="Arial" w:hAnsi="Arial"/>
        </w:rPr>
        <w:t>T</w:t>
      </w:r>
      <w:r w:rsidRPr="00D00D4A">
        <w:rPr>
          <w:rFonts w:ascii="Arial" w:hAnsi="Arial"/>
        </w:rPr>
        <w:t xml:space="preserve">he </w:t>
      </w:r>
      <w:r w:rsidRPr="00700AF6">
        <w:rPr>
          <w:rFonts w:ascii="Arial" w:hAnsi="Arial"/>
          <w:b/>
        </w:rPr>
        <w:t>this</w:t>
      </w:r>
      <w:r w:rsidRPr="00D00D4A">
        <w:rPr>
          <w:rFonts w:ascii="Arial" w:hAnsi="Arial"/>
        </w:rPr>
        <w:t xml:space="preserve"> value passed via a function call (including calls made using </w:t>
      </w:r>
      <w:r w:rsidRPr="00185F7D">
        <w:rPr>
          <w:rFonts w:ascii="Courier New" w:hAnsi="Courier New" w:cs="Courier New"/>
          <w:b/>
        </w:rPr>
        <w:t>Function.prototype.apply</w:t>
      </w:r>
      <w:r w:rsidRPr="00D00D4A">
        <w:rPr>
          <w:rFonts w:ascii="Arial" w:hAnsi="Arial"/>
        </w:rPr>
        <w:t xml:space="preserve"> and </w:t>
      </w:r>
      <w:r w:rsidRPr="00185F7D">
        <w:rPr>
          <w:rFonts w:ascii="Courier New" w:hAnsi="Courier New" w:cs="Courier New"/>
          <w:b/>
        </w:rPr>
        <w:t>Function.prototype.call</w:t>
      </w:r>
      <w:r w:rsidRPr="00D00D4A">
        <w:rPr>
          <w:rFonts w:ascii="Arial" w:hAnsi="Arial"/>
          <w:b/>
        </w:rPr>
        <w:t>)</w:t>
      </w:r>
      <w:r w:rsidRPr="00D00D4A">
        <w:rPr>
          <w:rFonts w:ascii="Arial" w:hAnsi="Arial"/>
        </w:rPr>
        <w:t xml:space="preserve"> do not coerce the passed this value to an object (10.4.3, 11.1.1, 15.3.4.3, 15.3.4.4).</w:t>
      </w:r>
    </w:p>
    <w:p w14:paraId="65876714"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When a </w:t>
      </w:r>
      <w:r w:rsidRPr="000C476C">
        <w:rPr>
          <w:rFonts w:ascii="Courier New" w:hAnsi="Courier New" w:cs="Courier New"/>
          <w:b/>
        </w:rPr>
        <w:t>delete</w:t>
      </w:r>
      <w:r w:rsidRPr="00895113">
        <w:rPr>
          <w:rFonts w:ascii="Arial" w:hAnsi="Arial"/>
        </w:rPr>
        <w:t xml:space="preserve"> </w:t>
      </w:r>
      <w:r w:rsidRPr="00D00D4A">
        <w:rPr>
          <w:rFonts w:ascii="Arial" w:hAnsi="Arial"/>
        </w:rPr>
        <w:t xml:space="preserve">operator occurs within strict mode code, a </w:t>
      </w:r>
      <w:r w:rsidRPr="00D00D4A">
        <w:rPr>
          <w:rFonts w:ascii="Arial" w:hAnsi="Arial"/>
          <w:b/>
        </w:rPr>
        <w:t xml:space="preserve">SyntaxError </w:t>
      </w:r>
      <w:r w:rsidRPr="00D00D4A">
        <w:rPr>
          <w:rFonts w:ascii="Arial" w:hAnsi="Arial"/>
        </w:rPr>
        <w:t xml:space="preserve">is thrown if its </w:t>
      </w:r>
      <w:r w:rsidRPr="00895113">
        <w:rPr>
          <w:i/>
        </w:rPr>
        <w:t>UnaryExpression</w:t>
      </w:r>
      <w:r w:rsidRPr="00D00D4A">
        <w:rPr>
          <w:rFonts w:ascii="Arial" w:hAnsi="Arial"/>
        </w:rPr>
        <w:t xml:space="preserve"> is a direct reference to a variable, function argument, or function name(11.4.1</w:t>
      </w:r>
      <w:r>
        <w:rPr>
          <w:rFonts w:ascii="Arial" w:hAnsi="Arial"/>
        </w:rPr>
        <w:t>).</w:t>
      </w:r>
    </w:p>
    <w:p w14:paraId="168A6287"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When a </w:t>
      </w:r>
      <w:r w:rsidRPr="000C476C">
        <w:rPr>
          <w:rFonts w:ascii="Courier New" w:hAnsi="Courier New" w:cs="Courier New"/>
          <w:b/>
        </w:rPr>
        <w:t>delete</w:t>
      </w:r>
      <w:r w:rsidRPr="00895113">
        <w:rPr>
          <w:rFonts w:ascii="Arial" w:hAnsi="Arial"/>
        </w:rPr>
        <w:t xml:space="preserve"> </w:t>
      </w:r>
      <w:r w:rsidRPr="00D00D4A">
        <w:rPr>
          <w:rFonts w:ascii="Arial" w:hAnsi="Arial"/>
        </w:rPr>
        <w:t xml:space="preserve">operator occurs within strict mode code, a </w:t>
      </w:r>
      <w:r w:rsidRPr="00D00D4A">
        <w:rPr>
          <w:rFonts w:ascii="Arial" w:hAnsi="Arial"/>
          <w:b/>
        </w:rPr>
        <w:t>TypeError</w:t>
      </w:r>
      <w:r>
        <w:rPr>
          <w:rFonts w:ascii="Courier New" w:hAnsi="Courier New" w:cs="Courier New"/>
        </w:rPr>
        <w:t xml:space="preserve"> </w:t>
      </w:r>
      <w:r w:rsidRPr="00D00D4A">
        <w:rPr>
          <w:rFonts w:ascii="Arial" w:hAnsi="Arial"/>
        </w:rPr>
        <w:t>is thrown if</w:t>
      </w:r>
      <w:r>
        <w:rPr>
          <w:rFonts w:ascii="Arial" w:hAnsi="Arial"/>
        </w:rPr>
        <w:t xml:space="preserve"> </w:t>
      </w:r>
      <w:r w:rsidRPr="00D00D4A">
        <w:rPr>
          <w:rFonts w:ascii="Arial" w:hAnsi="Arial"/>
        </w:rPr>
        <w:t>the property to be deleted has the attribute { [[Configurable]]:</w:t>
      </w:r>
      <w:r w:rsidRPr="00D00D4A">
        <w:rPr>
          <w:rFonts w:ascii="Arial" w:hAnsi="Arial"/>
          <w:b/>
        </w:rPr>
        <w:t>false</w:t>
      </w:r>
      <w:r w:rsidRPr="00D00D4A">
        <w:rPr>
          <w:rFonts w:ascii="Arial" w:hAnsi="Arial"/>
        </w:rPr>
        <w:t xml:space="preserve"> } (11.4.1).</w:t>
      </w:r>
    </w:p>
    <w:p w14:paraId="55F29CF9"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It is a </w:t>
      </w:r>
      <w:r w:rsidRPr="00D00D4A">
        <w:rPr>
          <w:rFonts w:ascii="Arial" w:hAnsi="Arial"/>
          <w:b/>
        </w:rPr>
        <w:t>SyntaxError</w:t>
      </w:r>
      <w:r w:rsidRPr="00D00D4A">
        <w:rPr>
          <w:rFonts w:ascii="Arial" w:hAnsi="Arial"/>
        </w:rPr>
        <w:t xml:space="preserve"> if a </w:t>
      </w:r>
      <w:r w:rsidRPr="00895113">
        <w:rPr>
          <w:i/>
        </w:rPr>
        <w:t>VariableDeclaration</w:t>
      </w:r>
      <w:r w:rsidRPr="00D00D4A">
        <w:rPr>
          <w:rFonts w:ascii="Arial" w:hAnsi="Arial"/>
        </w:rPr>
        <w:t xml:space="preserve"> or </w:t>
      </w:r>
      <w:r w:rsidRPr="00895113">
        <w:rPr>
          <w:i/>
        </w:rPr>
        <w:t>VariableDeclarationNoIn</w:t>
      </w:r>
      <w:r w:rsidRPr="00D00D4A">
        <w:rPr>
          <w:rFonts w:ascii="Arial" w:hAnsi="Arial"/>
        </w:rPr>
        <w:t xml:space="preserve"> occurs within strict code and its  </w:t>
      </w:r>
      <w:r w:rsidRPr="00895113">
        <w:rPr>
          <w:i/>
        </w:rPr>
        <w:t>Identifier</w:t>
      </w:r>
      <w:r w:rsidRPr="00D00D4A">
        <w:rPr>
          <w:rFonts w:ascii="Arial" w:hAnsi="Arial"/>
        </w:rPr>
        <w:t xml:space="preserve"> is </w:t>
      </w:r>
      <w:r>
        <w:rPr>
          <w:rFonts w:ascii="Courier New" w:hAnsi="Courier New" w:cs="Courier New"/>
          <w:b/>
        </w:rPr>
        <w:t>eval</w:t>
      </w:r>
      <w:r w:rsidRPr="00D00D4A">
        <w:rPr>
          <w:rFonts w:ascii="Arial" w:hAnsi="Arial"/>
          <w:b/>
        </w:rPr>
        <w:t xml:space="preserve"> </w:t>
      </w:r>
      <w:r w:rsidRPr="00D00D4A">
        <w:rPr>
          <w:rFonts w:ascii="Arial" w:hAnsi="Arial"/>
        </w:rPr>
        <w:t>or</w:t>
      </w:r>
      <w:r w:rsidRPr="00D00D4A">
        <w:rPr>
          <w:rFonts w:ascii="Arial" w:hAnsi="Arial"/>
          <w:b/>
        </w:rPr>
        <w:t xml:space="preserve"> </w:t>
      </w:r>
      <w:r w:rsidRPr="00287A3C">
        <w:rPr>
          <w:rFonts w:ascii="Courier New" w:hAnsi="Courier New" w:cs="Courier New"/>
          <w:b/>
        </w:rPr>
        <w:t>arguments</w:t>
      </w:r>
      <w:r w:rsidRPr="00D00D4A">
        <w:rPr>
          <w:rFonts w:ascii="Arial" w:hAnsi="Arial"/>
        </w:rPr>
        <w:t xml:space="preserve"> (12.2.1).</w:t>
      </w:r>
    </w:p>
    <w:p w14:paraId="577CE4AE"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Strict mode code may not include a </w:t>
      </w:r>
      <w:r w:rsidRPr="00895113">
        <w:rPr>
          <w:i/>
        </w:rPr>
        <w:t>WithStatement</w:t>
      </w:r>
      <w:r w:rsidRPr="00D00D4A">
        <w:rPr>
          <w:rFonts w:ascii="Arial" w:hAnsi="Arial"/>
        </w:rPr>
        <w:t xml:space="preserve">. The occurrence of a </w:t>
      </w:r>
      <w:r w:rsidRPr="00895113">
        <w:rPr>
          <w:i/>
        </w:rPr>
        <w:t>WithStatement</w:t>
      </w:r>
      <w:r w:rsidRPr="00D00D4A">
        <w:rPr>
          <w:rFonts w:ascii="Arial" w:hAnsi="Arial"/>
        </w:rPr>
        <w:t xml:space="preserve"> in such a context is an </w:t>
      </w:r>
      <w:r w:rsidRPr="00D00D4A">
        <w:rPr>
          <w:rFonts w:ascii="Arial" w:hAnsi="Arial"/>
          <w:b/>
        </w:rPr>
        <w:t>SyntaxError</w:t>
      </w:r>
      <w:r w:rsidRPr="00D00D4A">
        <w:rPr>
          <w:rFonts w:ascii="Arial" w:hAnsi="Arial"/>
        </w:rPr>
        <w:t xml:space="preserve"> (12.10).</w:t>
      </w:r>
    </w:p>
    <w:p w14:paraId="6D5DDA73" w14:textId="77777777" w:rsidR="00E80769" w:rsidRDefault="00E80769" w:rsidP="00E80769">
      <w:pPr>
        <w:numPr>
          <w:ilvl w:val="0"/>
          <w:numId w:val="28"/>
        </w:numPr>
        <w:tabs>
          <w:tab w:val="left" w:pos="900"/>
        </w:tabs>
        <w:spacing w:after="120" w:line="240" w:lineRule="auto"/>
        <w:ind w:left="900"/>
      </w:pPr>
      <w:r>
        <w:t xml:space="preserve">It is a </w:t>
      </w:r>
      <w:r>
        <w:rPr>
          <w:b/>
        </w:rPr>
        <w:t>SyntaxError</w:t>
      </w:r>
      <w:r>
        <w:t xml:space="preserve"> if a </w:t>
      </w:r>
      <w:r w:rsidRPr="00895113">
        <w:rPr>
          <w:rFonts w:ascii="Times New Roman" w:hAnsi="Times New Roman"/>
          <w:i/>
        </w:rPr>
        <w:t>TryStatement</w:t>
      </w:r>
      <w:r>
        <w:t xml:space="preserve"> with a  </w:t>
      </w:r>
      <w:r w:rsidRPr="00895113">
        <w:rPr>
          <w:rFonts w:ascii="Times New Roman" w:hAnsi="Times New Roman"/>
          <w:i/>
        </w:rPr>
        <w:t>Catch</w:t>
      </w:r>
      <w:r>
        <w:t xml:space="preserve"> occurs within strict code and the </w:t>
      </w:r>
      <w:r w:rsidRPr="00895113">
        <w:rPr>
          <w:rFonts w:ascii="Times New Roman" w:hAnsi="Times New Roman"/>
          <w:i/>
        </w:rPr>
        <w:t>Identifier</w:t>
      </w:r>
      <w:r>
        <w:t xml:space="preserve"> of the </w:t>
      </w:r>
      <w:r w:rsidRPr="00895113">
        <w:rPr>
          <w:rFonts w:ascii="Times New Roman" w:hAnsi="Times New Roman"/>
          <w:i/>
        </w:rPr>
        <w:t>Catch</w:t>
      </w:r>
      <w:r>
        <w:t xml:space="preserve"> production is </w:t>
      </w:r>
      <w:r>
        <w:rPr>
          <w:rFonts w:ascii="Courier New" w:hAnsi="Courier New" w:cs="Courier New"/>
          <w:b/>
        </w:rPr>
        <w:t>eval</w:t>
      </w:r>
      <w:r>
        <w:t xml:space="preserve"> </w:t>
      </w:r>
      <w:r w:rsidRPr="00287A3C">
        <w:t>or</w:t>
      </w:r>
      <w:r>
        <w:rPr>
          <w:b/>
        </w:rPr>
        <w:t xml:space="preserve"> </w:t>
      </w:r>
      <w:r w:rsidRPr="00287A3C">
        <w:rPr>
          <w:rFonts w:ascii="Courier New" w:hAnsi="Courier New" w:cs="Courier New"/>
          <w:b/>
        </w:rPr>
        <w:t>arguments</w:t>
      </w:r>
      <w:r>
        <w:t xml:space="preserve"> (12.14.1)</w:t>
      </w:r>
    </w:p>
    <w:p w14:paraId="4492558E" w14:textId="77777777" w:rsidR="00E80769" w:rsidRPr="00984A3F" w:rsidRDefault="00E80769" w:rsidP="00E80769">
      <w:pPr>
        <w:numPr>
          <w:ilvl w:val="0"/>
          <w:numId w:val="28"/>
        </w:numPr>
        <w:tabs>
          <w:tab w:val="left" w:pos="900"/>
        </w:tabs>
        <w:spacing w:after="120" w:line="240" w:lineRule="auto"/>
        <w:ind w:left="900"/>
      </w:pPr>
      <w:r>
        <w:t xml:space="preserve">It is a </w:t>
      </w:r>
      <w:r>
        <w:rPr>
          <w:b/>
        </w:rPr>
        <w:t>SyntaxError</w:t>
      </w:r>
      <w:r>
        <w:t xml:space="preserve"> if  the </w:t>
      </w:r>
      <w:r w:rsidRPr="00185F7D">
        <w:t>identifier</w:t>
      </w:r>
      <w:r w:rsidRPr="00984A3F">
        <w:t xml:space="preserve"> </w:t>
      </w:r>
      <w:r>
        <w:rPr>
          <w:rFonts w:ascii="Courier New" w:hAnsi="Courier New" w:cs="Courier New"/>
          <w:b/>
        </w:rPr>
        <w:t>eval</w:t>
      </w:r>
      <w:r w:rsidRPr="00984A3F">
        <w:t xml:space="preserve"> </w:t>
      </w:r>
      <w:r w:rsidRPr="00287A3C">
        <w:t>or</w:t>
      </w:r>
      <w:r>
        <w:rPr>
          <w:b/>
        </w:rPr>
        <w:t xml:space="preserve"> </w:t>
      </w:r>
      <w:r w:rsidRPr="00287A3C">
        <w:rPr>
          <w:rFonts w:ascii="Courier New" w:hAnsi="Courier New" w:cs="Courier New"/>
          <w:b/>
        </w:rPr>
        <w:t>arguments</w:t>
      </w:r>
      <w:r w:rsidRPr="00984A3F">
        <w:t xml:space="preserve"> </w:t>
      </w:r>
      <w:r w:rsidRPr="00185F7D">
        <w:t>appear</w:t>
      </w:r>
      <w:r>
        <w:t>s</w:t>
      </w:r>
      <w:r w:rsidRPr="00984A3F">
        <w:t xml:space="preserve"> within a </w:t>
      </w:r>
      <w:r w:rsidRPr="00895113">
        <w:rPr>
          <w:rFonts w:ascii="Times New Roman" w:hAnsi="Times New Roman"/>
          <w:i/>
        </w:rPr>
        <w:t>FormalParameterList</w:t>
      </w:r>
      <w:r w:rsidRPr="00984A3F">
        <w:t xml:space="preserve"> of a strict mode </w:t>
      </w:r>
      <w:r w:rsidRPr="00895113">
        <w:rPr>
          <w:rFonts w:ascii="Times New Roman" w:hAnsi="Times New Roman"/>
          <w:i/>
        </w:rPr>
        <w:t>FunctionDeclaration</w:t>
      </w:r>
      <w:r w:rsidRPr="00984A3F">
        <w:t xml:space="preserve"> or </w:t>
      </w:r>
      <w:r w:rsidRPr="00895113">
        <w:rPr>
          <w:rFonts w:ascii="Times New Roman" w:hAnsi="Times New Roman"/>
          <w:i/>
        </w:rPr>
        <w:t>FunctionExpression</w:t>
      </w:r>
      <w:r w:rsidRPr="00984A3F">
        <w:t xml:space="preserve"> (13.1)</w:t>
      </w:r>
    </w:p>
    <w:p w14:paraId="3CE8F217"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 strict mode function may not have two or more formal parameters that have the same name. An attempt to create such a function using a </w:t>
      </w:r>
      <w:r w:rsidRPr="00895113">
        <w:rPr>
          <w:i/>
        </w:rPr>
        <w:t>FunctionDeclaration</w:t>
      </w:r>
      <w:r w:rsidRPr="00D00D4A">
        <w:rPr>
          <w:rFonts w:ascii="Arial" w:hAnsi="Arial"/>
        </w:rPr>
        <w:t xml:space="preserve">, </w:t>
      </w:r>
      <w:r w:rsidRPr="00895113">
        <w:rPr>
          <w:i/>
        </w:rPr>
        <w:t>FunctionExpression</w:t>
      </w:r>
      <w:r w:rsidRPr="00D00D4A">
        <w:rPr>
          <w:rFonts w:ascii="Arial" w:hAnsi="Arial"/>
        </w:rPr>
        <w:t xml:space="preserve">, or </w:t>
      </w:r>
      <w:r w:rsidRPr="00EE0E84">
        <w:rPr>
          <w:rFonts w:ascii="Courier New" w:hAnsi="Courier New" w:cs="Courier New"/>
          <w:b/>
        </w:rPr>
        <w:t>Function</w:t>
      </w:r>
      <w:r w:rsidRPr="00D00D4A">
        <w:rPr>
          <w:rFonts w:ascii="Arial" w:hAnsi="Arial"/>
        </w:rPr>
        <w:t xml:space="preserve"> constructor is a </w:t>
      </w:r>
      <w:r w:rsidRPr="00D00D4A">
        <w:rPr>
          <w:rFonts w:ascii="Arial" w:hAnsi="Arial"/>
          <w:b/>
        </w:rPr>
        <w:t>Syntax</w:t>
      </w:r>
      <w:r w:rsidRPr="00895113">
        <w:rPr>
          <w:rFonts w:ascii="Arial" w:hAnsi="Arial"/>
          <w:b/>
        </w:rPr>
        <w:t>Error</w:t>
      </w:r>
      <w:r w:rsidRPr="00D00D4A">
        <w:rPr>
          <w:rFonts w:ascii="Arial" w:hAnsi="Arial"/>
          <w:b/>
        </w:rPr>
        <w:t xml:space="preserve"> </w:t>
      </w:r>
      <w:r w:rsidRPr="00D00D4A">
        <w:rPr>
          <w:rFonts w:ascii="Arial" w:hAnsi="Arial"/>
        </w:rPr>
        <w:t>(13.1, 15.3.2).</w:t>
      </w:r>
    </w:p>
    <w:p w14:paraId="4F9C3D76"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An implementation may not </w:t>
      </w:r>
      <w:r w:rsidRPr="005819E1">
        <w:rPr>
          <w:rFonts w:ascii="Arial" w:hAnsi="Arial"/>
        </w:rPr>
        <w:t>extend, beyond that defined in this specification, the</w:t>
      </w:r>
      <w:r w:rsidRPr="00D00D4A">
        <w:rPr>
          <w:rFonts w:ascii="Arial" w:hAnsi="Arial"/>
        </w:rPr>
        <w:t xml:space="preserve"> meanings within strict mode functions </w:t>
      </w:r>
      <w:r>
        <w:rPr>
          <w:rFonts w:ascii="Arial" w:hAnsi="Arial"/>
        </w:rPr>
        <w:t>of</w:t>
      </w:r>
      <w:r w:rsidRPr="00D00D4A">
        <w:rPr>
          <w:rFonts w:ascii="Arial" w:hAnsi="Arial"/>
        </w:rPr>
        <w:t xml:space="preserve"> properties named </w:t>
      </w:r>
      <w:r w:rsidRPr="001A3CA0">
        <w:rPr>
          <w:rFonts w:ascii="Courier New" w:hAnsi="Courier New" w:cs="Courier New"/>
          <w:b/>
        </w:rPr>
        <w:t>caller</w:t>
      </w:r>
      <w:r w:rsidRPr="00D00D4A">
        <w:rPr>
          <w:rFonts w:ascii="Arial" w:hAnsi="Arial"/>
        </w:rPr>
        <w:t xml:space="preserve"> or </w:t>
      </w:r>
      <w:r w:rsidRPr="001A3CA0">
        <w:rPr>
          <w:rFonts w:ascii="Courier New" w:hAnsi="Courier New" w:cs="Courier New"/>
          <w:b/>
        </w:rPr>
        <w:t>arguments</w:t>
      </w:r>
      <w:r w:rsidRPr="00D00D4A">
        <w:rPr>
          <w:rFonts w:ascii="Arial" w:hAnsi="Arial"/>
        </w:rPr>
        <w:t xml:space="preserve"> of function instances. ECMAScript code may not create or modify properties with these names on function objects that correspond to strict mode functions (</w:t>
      </w:r>
      <w:r>
        <w:rPr>
          <w:rFonts w:ascii="Arial" w:hAnsi="Arial"/>
        </w:rPr>
        <w:t xml:space="preserve">10.6, </w:t>
      </w:r>
      <w:r w:rsidRPr="00D00D4A">
        <w:rPr>
          <w:rFonts w:ascii="Arial" w:hAnsi="Arial"/>
        </w:rPr>
        <w:t>13.2</w:t>
      </w:r>
      <w:r>
        <w:rPr>
          <w:rFonts w:ascii="Arial" w:hAnsi="Arial"/>
        </w:rPr>
        <w:t>, 15.3.4.5.3</w:t>
      </w:r>
      <w:r w:rsidRPr="00D00D4A">
        <w:rPr>
          <w:rFonts w:ascii="Arial" w:hAnsi="Arial"/>
        </w:rPr>
        <w:t>).</w:t>
      </w:r>
    </w:p>
    <w:p w14:paraId="37EEC14B" w14:textId="77777777" w:rsidR="00E80769" w:rsidRPr="00D00D4A" w:rsidRDefault="00E80769" w:rsidP="00E80769">
      <w:pPr>
        <w:pStyle w:val="Alg4"/>
        <w:numPr>
          <w:ilvl w:val="0"/>
          <w:numId w:val="28"/>
        </w:numPr>
        <w:tabs>
          <w:tab w:val="left" w:pos="900"/>
        </w:tabs>
        <w:spacing w:after="120"/>
        <w:ind w:left="900"/>
        <w:jc w:val="both"/>
        <w:rPr>
          <w:rFonts w:ascii="Arial" w:hAnsi="Arial"/>
        </w:rPr>
      </w:pPr>
      <w:r w:rsidRPr="00D00D4A">
        <w:rPr>
          <w:rFonts w:ascii="Arial" w:hAnsi="Arial"/>
        </w:rPr>
        <w:t xml:space="preserve">It is a </w:t>
      </w:r>
      <w:r w:rsidRPr="00D00D4A">
        <w:rPr>
          <w:rFonts w:ascii="Arial" w:hAnsi="Arial"/>
          <w:b/>
        </w:rPr>
        <w:t>SyntaxError</w:t>
      </w:r>
      <w:r w:rsidRPr="00D00D4A">
        <w:rPr>
          <w:rFonts w:ascii="Arial" w:hAnsi="Arial"/>
        </w:rPr>
        <w:t xml:space="preserve"> to use within strict mode code the identifiers </w:t>
      </w:r>
      <w:r w:rsidRPr="001A3CA0">
        <w:rPr>
          <w:rFonts w:ascii="Courier New" w:hAnsi="Courier New" w:cs="Courier New"/>
          <w:b/>
        </w:rPr>
        <w:t>eval</w:t>
      </w:r>
      <w:r w:rsidRPr="00D00D4A">
        <w:rPr>
          <w:rFonts w:ascii="Arial" w:hAnsi="Arial"/>
        </w:rPr>
        <w:t xml:space="preserve"> or </w:t>
      </w:r>
      <w:r w:rsidRPr="001A3CA0">
        <w:rPr>
          <w:rFonts w:ascii="Courier New" w:hAnsi="Courier New" w:cs="Courier New"/>
          <w:b/>
        </w:rPr>
        <w:t>arguments</w:t>
      </w:r>
      <w:r w:rsidRPr="00D00D4A">
        <w:rPr>
          <w:rFonts w:ascii="Arial" w:hAnsi="Arial"/>
        </w:rPr>
        <w:t xml:space="preserve"> as the </w:t>
      </w:r>
      <w:r w:rsidRPr="00895113">
        <w:rPr>
          <w:i/>
        </w:rPr>
        <w:t>Identifier</w:t>
      </w:r>
      <w:r w:rsidRPr="00D00D4A">
        <w:rPr>
          <w:rFonts w:ascii="Arial" w:hAnsi="Arial"/>
        </w:rPr>
        <w:t xml:space="preserve"> of a </w:t>
      </w:r>
      <w:r w:rsidRPr="00895113">
        <w:rPr>
          <w:i/>
        </w:rPr>
        <w:t>FunctionDeclaration</w:t>
      </w:r>
      <w:r w:rsidRPr="00D00D4A">
        <w:rPr>
          <w:rFonts w:ascii="Arial" w:hAnsi="Arial"/>
        </w:rPr>
        <w:t xml:space="preserve"> or </w:t>
      </w:r>
      <w:r w:rsidRPr="00895113">
        <w:rPr>
          <w:i/>
        </w:rPr>
        <w:t>FunctionExpression</w:t>
      </w:r>
      <w:r w:rsidRPr="00D00D4A">
        <w:rPr>
          <w:rFonts w:ascii="Arial" w:hAnsi="Arial"/>
        </w:rPr>
        <w:t xml:space="preserve"> or as a formal parameter name (13.1). Attempting to dynamically define such a strict mode function using the </w:t>
      </w:r>
      <w:r w:rsidRPr="00EE0E84">
        <w:rPr>
          <w:rFonts w:ascii="Courier New" w:hAnsi="Courier New" w:cs="Courier New"/>
          <w:b/>
        </w:rPr>
        <w:t>Function</w:t>
      </w:r>
      <w:r w:rsidRPr="00D00D4A">
        <w:rPr>
          <w:rFonts w:ascii="Arial" w:hAnsi="Arial"/>
        </w:rPr>
        <w:t xml:space="preserve"> constructor (15.3.2) will throw a </w:t>
      </w:r>
      <w:r w:rsidRPr="00D00D4A">
        <w:rPr>
          <w:rFonts w:ascii="Arial" w:hAnsi="Arial"/>
          <w:b/>
        </w:rPr>
        <w:t>SyntaxError</w:t>
      </w:r>
      <w:r w:rsidRPr="00D00D4A">
        <w:rPr>
          <w:rFonts w:ascii="Arial" w:hAnsi="Arial"/>
        </w:rPr>
        <w:t xml:space="preserve"> exception.</w:t>
      </w:r>
    </w:p>
    <w:p w14:paraId="5D7A2386" w14:textId="77777777" w:rsidR="00990F07" w:rsidRDefault="00990F07" w:rsidP="00990F07">
      <w:pPr>
        <w:spacing w:after="120"/>
        <w:rPr>
          <w:rFonts w:eastAsia="Arial Unicode MS"/>
          <w:color w:val="000000"/>
          <w:szCs w:val="21"/>
        </w:rPr>
      </w:pPr>
    </w:p>
    <w:p w14:paraId="31B1BE3F" w14:textId="77777777" w:rsidR="00990F07" w:rsidRDefault="00990F07" w:rsidP="00990F07">
      <w:pPr>
        <w:pStyle w:val="ANNEX"/>
      </w:pPr>
      <w:r>
        <w:rPr>
          <w:b w:val="0"/>
        </w:rPr>
        <w:br/>
      </w:r>
      <w:bookmarkStart w:id="9028" w:name="_Toc178387213"/>
      <w:r>
        <w:rPr>
          <w:b w:val="0"/>
        </w:rPr>
        <w:t>(informative)</w:t>
      </w:r>
      <w:r>
        <w:rPr>
          <w:b w:val="0"/>
        </w:rPr>
        <w:br/>
      </w:r>
      <w:r w:rsidRPr="0026283E">
        <w:rPr>
          <w:b w:val="0"/>
        </w:rPr>
        <w:fldChar w:fldCharType="begin"/>
      </w:r>
      <w:r w:rsidRPr="0026283E">
        <w:rPr>
          <w:b w:val="0"/>
        </w:rPr>
        <w:instrText xml:space="preserve">SEQ aaa \h </w:instrText>
      </w:r>
      <w:del w:id="9029" w:author="Allen Wirfs-Brock rev2" w:date="2011-07-20T13:24:00Z">
        <w:r w:rsidR="00531E56"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9030" w:author="Allen Wirfs-Brock rev2" w:date="2011-07-20T13:24:00Z">
        <w:r w:rsidR="00531E56"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9031" w:author="Allen Wirfs-Brock rev2" w:date="2011-07-20T13:24:00Z">
        <w:r w:rsidR="00531E56" w:rsidDel="004E0EFF">
          <w:rPr>
            <w:b w:val="0"/>
          </w:rPr>
          <w:fldChar w:fldCharType="separate"/>
        </w:r>
      </w:del>
      <w:r w:rsidRPr="0026283E">
        <w:rPr>
          <w:b w:val="0"/>
        </w:rPr>
        <w:fldChar w:fldCharType="end"/>
      </w:r>
      <w:r>
        <w:br/>
      </w:r>
      <w:bookmarkStart w:id="9032" w:name="_Toc202449583"/>
      <w:bookmarkStart w:id="9033" w:name="_Toc235503579"/>
      <w:r w:rsidRPr="00AD1EC3">
        <w:t>Correction</w:t>
      </w:r>
      <w:r>
        <w:t>s</w:t>
      </w:r>
      <w:r w:rsidRPr="00AD1EC3">
        <w:t xml:space="preserve"> and Clarifications in the 5</w:t>
      </w:r>
      <w:r w:rsidRPr="00AD1EC3">
        <w:rPr>
          <w:vertAlign w:val="superscript"/>
        </w:rPr>
        <w:t>th</w:t>
      </w:r>
      <w:r w:rsidRPr="00AD1EC3">
        <w:t xml:space="preserve"> Edition</w:t>
      </w:r>
      <w:r>
        <w:br/>
      </w:r>
      <w:r w:rsidRPr="00AD1EC3">
        <w:t xml:space="preserve">with Possible </w:t>
      </w:r>
      <w:r>
        <w:t>3</w:t>
      </w:r>
      <w:r w:rsidRPr="003D40E3">
        <w:rPr>
          <w:vertAlign w:val="superscript"/>
        </w:rPr>
        <w:t>rd</w:t>
      </w:r>
      <w:r>
        <w:t xml:space="preserve"> Edition </w:t>
      </w:r>
      <w:r w:rsidRPr="00AD1EC3">
        <w:t>Compatibility Impact</w:t>
      </w:r>
      <w:bookmarkEnd w:id="9028"/>
      <w:bookmarkEnd w:id="9032"/>
      <w:bookmarkEnd w:id="9033"/>
    </w:p>
    <w:p w14:paraId="0ADC4650" w14:textId="77777777" w:rsidR="00E80769" w:rsidRDefault="00E80769" w:rsidP="00E80769">
      <w:r>
        <w:t xml:space="preserve">Throughout: In the Edition </w:t>
      </w:r>
      <w:r w:rsidR="00531E56">
        <w:t xml:space="preserve">3 </w:t>
      </w:r>
      <w:r>
        <w:t xml:space="preserve">specification the meaning of phrases such as “as if by the expression </w:t>
      </w:r>
      <w:r>
        <w:rPr>
          <w:rFonts w:ascii="Courier New" w:hAnsi="Courier New"/>
          <w:b/>
        </w:rPr>
        <w:t>new Array()</w:t>
      </w:r>
      <w:r>
        <w:t xml:space="preserve">” are subject to misinterpretation. In the Edition </w:t>
      </w:r>
      <w:r w:rsidR="00531E56">
        <w:t xml:space="preserve">5 </w:t>
      </w:r>
      <w:r>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3F823338" w14:textId="77777777" w:rsidR="00E80769" w:rsidRDefault="00E80769" w:rsidP="00E80769">
      <w:r>
        <w:t xml:space="preserve">11.8.2, 11.8.3, 11.8.5: ECMAScript generally uses a left to right evaluation order, however the Edition </w:t>
      </w:r>
      <w:r w:rsidR="00531E56">
        <w:t xml:space="preserve">3 </w:t>
      </w:r>
      <w:r>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00F3C21D" w14:textId="77777777" w:rsidR="00E80769" w:rsidRDefault="00E80769" w:rsidP="00E80769">
      <w:r>
        <w:t xml:space="preserve">11.1.4: Edition </w:t>
      </w:r>
      <w:r w:rsidR="00BB5F57">
        <w:t xml:space="preserve">5 </w:t>
      </w:r>
      <w:r>
        <w:t xml:space="preserve">clarifies the fact that a trailing comma at the end of an </w:t>
      </w:r>
      <w:r w:rsidRPr="00895113">
        <w:rPr>
          <w:rFonts w:ascii="Times New Roman" w:hAnsi="Times New Roman"/>
          <w:i/>
        </w:rPr>
        <w:t>ArrayInitialiser</w:t>
      </w:r>
      <w:r>
        <w:t xml:space="preserve"> does not add to the length of the array. This is not a semantic change from Edition </w:t>
      </w:r>
      <w:r w:rsidR="00BB5F57">
        <w:t xml:space="preserve">3 </w:t>
      </w:r>
      <w:r>
        <w:t>but some implementations may have previously misinterpreted this.</w:t>
      </w:r>
    </w:p>
    <w:p w14:paraId="226A930D" w14:textId="77777777" w:rsidR="00E80769" w:rsidRDefault="00E80769" w:rsidP="00E80769">
      <w:r>
        <w:t xml:space="preserve">11.2.3: Edition </w:t>
      </w:r>
      <w:r w:rsidR="00BB5F57">
        <w:t xml:space="preserve">5 </w:t>
      </w:r>
      <w:r>
        <w:t xml:space="preserve">reverses the order of steps 2 and 3 of the algorithm.  The original order as specified in Editions 1 through </w:t>
      </w:r>
      <w:r w:rsidR="00BB5F57">
        <w:t xml:space="preserve">3 </w:t>
      </w:r>
      <w:r>
        <w:t xml:space="preserve">was incorrectly specified such that side-effects of evaluating </w:t>
      </w:r>
      <w:r w:rsidRPr="00895113">
        <w:rPr>
          <w:rFonts w:ascii="Times New Roman" w:hAnsi="Times New Roman"/>
          <w:i/>
        </w:rPr>
        <w:t>Arguments</w:t>
      </w:r>
      <w:r>
        <w:t xml:space="preserve"> could affect the result of evaluating </w:t>
      </w:r>
      <w:r w:rsidRPr="00895113">
        <w:rPr>
          <w:rFonts w:ascii="Times New Roman" w:hAnsi="Times New Roman"/>
          <w:i/>
        </w:rPr>
        <w:t>MemberExpression</w:t>
      </w:r>
      <w:r>
        <w:t>.</w:t>
      </w:r>
    </w:p>
    <w:p w14:paraId="6D981C42" w14:textId="77777777" w:rsidR="00E80769" w:rsidRDefault="00E80769" w:rsidP="00E80769">
      <w:r>
        <w:t xml:space="preserve">12.4: In Edition </w:t>
      </w:r>
      <w:r w:rsidR="00BB5F57">
        <w:t>3</w:t>
      </w:r>
      <w:r>
        <w:t xml:space="preserve">, an object is created, as if by </w:t>
      </w:r>
      <w:r w:rsidRPr="00292383">
        <w:rPr>
          <w:rFonts w:ascii="Courier New" w:hAnsi="Courier New" w:cs="Courier New"/>
          <w:b/>
        </w:rPr>
        <w:t>new Object()</w:t>
      </w:r>
      <w:r>
        <w:t xml:space="preserve">to serve as the scope for resolving the name of the exception parameter passed to a </w:t>
      </w:r>
      <w:r w:rsidRPr="00C87E1E">
        <w:rPr>
          <w:rFonts w:ascii="Courier New" w:hAnsi="Courier New" w:cs="Courier New"/>
          <w:b/>
        </w:rPr>
        <w:t>catch</w:t>
      </w:r>
      <w:r>
        <w:t xml:space="preserve"> clause of a </w:t>
      </w:r>
      <w:r w:rsidRPr="00C87E1E">
        <w:rPr>
          <w:rFonts w:ascii="Courier New" w:hAnsi="Courier New" w:cs="Courier New"/>
          <w:b/>
        </w:rPr>
        <w:t>try</w:t>
      </w:r>
      <w:r>
        <w:t xml:space="preserve"> statement. If the actual exception object is a function and it is called from within the </w:t>
      </w:r>
      <w:r w:rsidRPr="00C87E1E">
        <w:rPr>
          <w:rFonts w:ascii="Courier New" w:hAnsi="Courier New" w:cs="Courier New"/>
          <w:b/>
        </w:rPr>
        <w:t>catch</w:t>
      </w:r>
      <w:r>
        <w:t xml:space="preserve"> clause, the scope object will be passed as the </w:t>
      </w:r>
      <w:r w:rsidRPr="00C87E1E">
        <w:rPr>
          <w:b/>
        </w:rPr>
        <w:t>this</w:t>
      </w:r>
      <w:r>
        <w:t xml:space="preserve"> value of the call. The body of the function can then define new properties on its </w:t>
      </w:r>
      <w:r w:rsidRPr="006B4613">
        <w:rPr>
          <w:b/>
        </w:rPr>
        <w:t>this</w:t>
      </w:r>
      <w:r>
        <w:t xml:space="preserve"> value and those property names become visible identifiers bindings within the scope of the </w:t>
      </w:r>
      <w:r w:rsidRPr="00D76FE7">
        <w:rPr>
          <w:b/>
        </w:rPr>
        <w:t>catch</w:t>
      </w:r>
      <w:r>
        <w:t xml:space="preserve"> clause after the function returns. In Edition </w:t>
      </w:r>
      <w:r w:rsidR="00BB5F57">
        <w:t>5</w:t>
      </w:r>
      <w:r>
        <w:t xml:space="preserve">, when an exception parameter is called as a function, </w:t>
      </w:r>
      <w:r w:rsidRPr="00D76FE7">
        <w:rPr>
          <w:b/>
        </w:rPr>
        <w:t>undefined</w:t>
      </w:r>
      <w:r>
        <w:t xml:space="preserve"> is passed as the </w:t>
      </w:r>
      <w:r w:rsidRPr="00D76FE7">
        <w:rPr>
          <w:b/>
        </w:rPr>
        <w:t>this</w:t>
      </w:r>
      <w:r>
        <w:t xml:space="preserve"> value.</w:t>
      </w:r>
    </w:p>
    <w:p w14:paraId="7F8100B4" w14:textId="77777777" w:rsidR="00E80769" w:rsidRDefault="00E80769" w:rsidP="00E80769">
      <w:r>
        <w:t xml:space="preserve">13: In Edition </w:t>
      </w:r>
      <w:r w:rsidR="00BB5F57">
        <w:t>3</w:t>
      </w:r>
      <w:r>
        <w:t xml:space="preserve">, the algorithm for the production </w:t>
      </w:r>
      <w:r w:rsidRPr="00895113">
        <w:rPr>
          <w:rFonts w:ascii="Times New Roman" w:hAnsi="Times New Roman"/>
          <w:i/>
        </w:rPr>
        <w:t>FunctionExpression</w:t>
      </w:r>
      <w:r>
        <w:t xml:space="preserve"> with an </w:t>
      </w:r>
      <w:r w:rsidRPr="00895113">
        <w:rPr>
          <w:rFonts w:ascii="Times New Roman" w:hAnsi="Times New Roman"/>
          <w:i/>
        </w:rPr>
        <w:t>Identifier</w:t>
      </w:r>
      <w:r>
        <w:t xml:space="preserve"> adds an object created as if by </w:t>
      </w:r>
      <w:r w:rsidRPr="00292383">
        <w:rPr>
          <w:rFonts w:ascii="Courier New" w:hAnsi="Courier New" w:cs="Courier New"/>
          <w:b/>
        </w:rPr>
        <w:t>new Object()</w:t>
      </w:r>
      <w:r>
        <w:t xml:space="preserve"> to the scope chain to serve as a scope for looking up the name of the function. The identifier resolution rules (10.1.4 in </w:t>
      </w:r>
      <w:r w:rsidR="006E584F">
        <w:t>Edition 3</w:t>
      </w:r>
      <w:r>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t xml:space="preserve">3 </w:t>
      </w:r>
      <w:r>
        <w:t xml:space="preserve">have not implemented this semantics.  Edition </w:t>
      </w:r>
      <w:r w:rsidR="00BB5F57">
        <w:t xml:space="preserve">5 </w:t>
      </w:r>
      <w:r>
        <w:t>changes the specified semantics by using a Declarative Environment Record to bind the name of the function.</w:t>
      </w:r>
    </w:p>
    <w:p w14:paraId="1304F134" w14:textId="77777777" w:rsidR="00E80769" w:rsidRDefault="00E80769" w:rsidP="00E80769">
      <w:r>
        <w:t xml:space="preserve">14: In Edition </w:t>
      </w:r>
      <w:r w:rsidR="00BB5F57">
        <w:t>3</w:t>
      </w:r>
      <w:r>
        <w:t xml:space="preserve">, the algorithm for the production </w:t>
      </w:r>
      <w:r w:rsidRPr="00895113">
        <w:rPr>
          <w:rFonts w:ascii="Times New Roman" w:hAnsi="Times New Roman"/>
          <w:i/>
        </w:rPr>
        <w:t xml:space="preserve">SourceElements </w:t>
      </w:r>
      <w:r>
        <w:rPr>
          <w:b/>
        </w:rPr>
        <w:t>:</w:t>
      </w:r>
      <w:r>
        <w:t xml:space="preserve"> </w:t>
      </w:r>
      <w:r w:rsidRPr="00895113">
        <w:rPr>
          <w:rFonts w:ascii="Times New Roman" w:hAnsi="Times New Roman"/>
          <w:i/>
        </w:rPr>
        <w:t xml:space="preserve">SourceElements SourceElement </w:t>
      </w:r>
      <w:r>
        <w:t xml:space="preserve">did not correctly propagate statement result values in the same manner as </w:t>
      </w:r>
      <w:r w:rsidRPr="00895113">
        <w:rPr>
          <w:rFonts w:ascii="Times New Roman" w:hAnsi="Times New Roman"/>
          <w:i/>
        </w:rPr>
        <w:t>Block</w:t>
      </w:r>
      <w:r>
        <w:t xml:space="preserve">. This could result in the </w:t>
      </w:r>
      <w:r w:rsidRPr="00AE5576">
        <w:rPr>
          <w:rFonts w:ascii="Courier New" w:hAnsi="Courier New" w:cs="Courier New"/>
          <w:b/>
        </w:rPr>
        <w:t>eval</w:t>
      </w:r>
      <w:r>
        <w:t xml:space="preserve"> function producing an incorrect result when evaluating a </w:t>
      </w:r>
      <w:r w:rsidRPr="00895113">
        <w:rPr>
          <w:rFonts w:ascii="Times New Roman" w:hAnsi="Times New Roman"/>
          <w:i/>
        </w:rPr>
        <w:t>Program</w:t>
      </w:r>
      <w:r>
        <w:t xml:space="preserve"> text. In practice most implementations of Edition </w:t>
      </w:r>
      <w:r w:rsidR="00BB5F57">
        <w:t xml:space="preserve">3 </w:t>
      </w:r>
      <w:r>
        <w:t xml:space="preserve">have implemented the correct propagation rather than what was specified in Edition </w:t>
      </w:r>
      <w:r w:rsidR="00BB5F57">
        <w:t>5</w:t>
      </w:r>
      <w:r>
        <w:t>.</w:t>
      </w:r>
    </w:p>
    <w:p w14:paraId="3FA61C73" w14:textId="77777777" w:rsidR="00E80769" w:rsidRDefault="00E80769" w:rsidP="00E80769">
      <w:pPr>
        <w:jc w:val="left"/>
      </w:pPr>
      <w:r>
        <w:t>15.10.6: RegExp.prototype is now a RegExp object rather than an instance of Object. The value of its [[Class]] internal property which is observable using Object.prototype.toString is now “RegExp” rather than “Object”.</w:t>
      </w:r>
    </w:p>
    <w:p w14:paraId="629E4955" w14:textId="77777777" w:rsidR="00E80769" w:rsidRDefault="000D7240" w:rsidP="00990F07">
      <w:pPr>
        <w:jc w:val="left"/>
      </w:pPr>
      <w:r>
        <w:br w:type="page"/>
      </w:r>
    </w:p>
    <w:p w14:paraId="6D702EBF" w14:textId="77777777" w:rsidR="00990F07" w:rsidRDefault="00990F07" w:rsidP="00990F07">
      <w:pPr>
        <w:pStyle w:val="ANNEX"/>
      </w:pPr>
      <w:r>
        <w:rPr>
          <w:b w:val="0"/>
        </w:rPr>
        <w:br/>
      </w:r>
      <w:bookmarkStart w:id="9034" w:name="_Toc178387214"/>
      <w:r>
        <w:rPr>
          <w:b w:val="0"/>
        </w:rPr>
        <w:t>(informative)</w:t>
      </w:r>
      <w:r>
        <w:rPr>
          <w:b w:val="0"/>
        </w:rPr>
        <w:br/>
      </w:r>
      <w:r w:rsidRPr="0026283E">
        <w:rPr>
          <w:b w:val="0"/>
        </w:rPr>
        <w:fldChar w:fldCharType="begin"/>
      </w:r>
      <w:r w:rsidRPr="0026283E">
        <w:rPr>
          <w:b w:val="0"/>
        </w:rPr>
        <w:instrText xml:space="preserve">SEQ aaa \h </w:instrText>
      </w:r>
      <w:del w:id="9035" w:author="Allen Wirfs-Brock rev2" w:date="2011-07-20T13:24:00Z">
        <w:r w:rsidR="00531E56"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9036" w:author="Allen Wirfs-Brock rev2" w:date="2011-07-20T13:24:00Z">
        <w:r w:rsidR="00531E56"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9037" w:author="Allen Wirfs-Brock rev2" w:date="2011-07-20T13:24:00Z">
        <w:r w:rsidR="00531E56" w:rsidDel="004E0EFF">
          <w:rPr>
            <w:b w:val="0"/>
          </w:rPr>
          <w:fldChar w:fldCharType="separate"/>
        </w:r>
      </w:del>
      <w:r w:rsidRPr="0026283E">
        <w:rPr>
          <w:b w:val="0"/>
        </w:rPr>
        <w:fldChar w:fldCharType="end"/>
      </w:r>
      <w:r>
        <w:br/>
      </w:r>
      <w:bookmarkStart w:id="9038" w:name="_Toc202449585"/>
      <w:r w:rsidRPr="00AD1EC3">
        <w:t>Additions and Changes in the 5</w:t>
      </w:r>
      <w:r w:rsidRPr="00AD1EC3">
        <w:rPr>
          <w:vertAlign w:val="superscript"/>
        </w:rPr>
        <w:t>th</w:t>
      </w:r>
      <w:r w:rsidRPr="00AD1EC3">
        <w:t xml:space="preserve"> Edition </w:t>
      </w:r>
      <w:r>
        <w:t>that</w:t>
      </w:r>
      <w:r>
        <w:br/>
      </w:r>
      <w:r w:rsidRPr="00AD1EC3">
        <w:t>Introduce Incompatibilities with the 3</w:t>
      </w:r>
      <w:r w:rsidRPr="00AD1EC3">
        <w:rPr>
          <w:vertAlign w:val="superscript"/>
        </w:rPr>
        <w:t>rd</w:t>
      </w:r>
      <w:r w:rsidRPr="00AD1EC3">
        <w:t xml:space="preserve"> Edition</w:t>
      </w:r>
      <w:bookmarkEnd w:id="9034"/>
      <w:bookmarkEnd w:id="9038"/>
    </w:p>
    <w:p w14:paraId="03BE52AC" w14:textId="77777777" w:rsidR="00E80769" w:rsidRDefault="00E80769" w:rsidP="00E80769">
      <w:r>
        <w:t xml:space="preserve">7.1: Unicode format control characters are no longer stripped from ECMAScript source text before processing. In Edition </w:t>
      </w:r>
      <w:r w:rsidR="00BB5F57">
        <w:t>5</w:t>
      </w:r>
      <w:r>
        <w:t xml:space="preserve">, if such a character appears in a </w:t>
      </w:r>
      <w:r w:rsidRPr="00895113">
        <w:rPr>
          <w:rFonts w:ascii="Times New Roman" w:hAnsi="Times New Roman"/>
          <w:i/>
        </w:rPr>
        <w:t>StringLiteral</w:t>
      </w:r>
      <w:r>
        <w:t xml:space="preserve"> or </w:t>
      </w:r>
      <w:r w:rsidRPr="00895113">
        <w:rPr>
          <w:rFonts w:ascii="Times New Roman" w:hAnsi="Times New Roman"/>
          <w:i/>
        </w:rPr>
        <w:t>RegularExpressionLiteral</w:t>
      </w:r>
      <w:r>
        <w:t xml:space="preserve"> the character will be incorporated into the literal where in Edition </w:t>
      </w:r>
      <w:r w:rsidR="00BB5F57">
        <w:t xml:space="preserve">3 </w:t>
      </w:r>
      <w:r>
        <w:t>the character would not be incorporated into the literal.</w:t>
      </w:r>
    </w:p>
    <w:p w14:paraId="37763892" w14:textId="77777777" w:rsidR="00E80769" w:rsidRDefault="00E80769" w:rsidP="00E80769">
      <w:r>
        <w:t xml:space="preserve">7.2: Unicode character &lt;BOM&gt; is now treated as </w:t>
      </w:r>
      <w:r w:rsidRPr="0015225D">
        <w:t>whitespace</w:t>
      </w:r>
      <w:r>
        <w:t xml:space="preserve">  and its presence in the middle of what appears to be an identifier could result in a syntax error which would not have occurred in Edition </w:t>
      </w:r>
      <w:r w:rsidR="00BB5F57">
        <w:t>3</w:t>
      </w:r>
    </w:p>
    <w:p w14:paraId="4D6519B2" w14:textId="77777777" w:rsidR="00E80769" w:rsidRDefault="00E80769" w:rsidP="00E80769">
      <w:r>
        <w:t xml:space="preserve">7.3: Line terminator characters that are preceded by an escape sequence are now allowed within a string literal token.  In Edition </w:t>
      </w:r>
      <w:r w:rsidR="00BB5F57">
        <w:t xml:space="preserve">3 </w:t>
      </w:r>
      <w:r>
        <w:t>a syntax error would have been produced.</w:t>
      </w:r>
    </w:p>
    <w:p w14:paraId="3A97A7A4" w14:textId="77777777" w:rsidR="00E80769" w:rsidRDefault="00E80769" w:rsidP="00E80769">
      <w:r>
        <w:t>7.8.5: Regular expression literals now return a unique object each time the literal is evaluated. This change is detectable by any programs that test the object identity of such literal values or that are sensitive to the shared side effects.</w:t>
      </w:r>
    </w:p>
    <w:p w14:paraId="67072095" w14:textId="77777777" w:rsidR="00E80769" w:rsidRDefault="00E80769" w:rsidP="00E80769">
      <w:r>
        <w:t xml:space="preserve">7.8.5: Edition </w:t>
      </w:r>
      <w:r w:rsidR="00BB5F57">
        <w:t>5</w:t>
      </w:r>
      <w:r w:rsidR="00BB5F57" w:rsidRPr="0015225D">
        <w:t xml:space="preserve"> </w:t>
      </w:r>
      <w:r w:rsidRPr="0015225D">
        <w:t xml:space="preserve">requires </w:t>
      </w:r>
      <w:r>
        <w:t>early</w:t>
      </w:r>
      <w:r w:rsidRPr="0015225D">
        <w:t xml:space="preserve"> reporting of any possible RegExp constructor errors that would be produced when converting a </w:t>
      </w:r>
      <w:r w:rsidRPr="00895113">
        <w:rPr>
          <w:rFonts w:ascii="Times New Roman" w:hAnsi="Times New Roman"/>
          <w:i/>
        </w:rPr>
        <w:t>RegularExpressionLiteral</w:t>
      </w:r>
      <w:r w:rsidRPr="0015225D">
        <w:t xml:space="preserve"> to a RegExp object. Prior to </w:t>
      </w:r>
      <w:r>
        <w:t xml:space="preserve">Edition </w:t>
      </w:r>
      <w:r w:rsidR="00BB5F57">
        <w:t>5</w:t>
      </w:r>
      <w:r w:rsidR="00BB5F57" w:rsidRPr="0015225D">
        <w:t xml:space="preserve"> </w:t>
      </w:r>
      <w:r w:rsidRPr="0015225D">
        <w:t>implementations were permitted to defer the reporting of such errors until the actual execution time creation of the object.</w:t>
      </w:r>
    </w:p>
    <w:p w14:paraId="1779E473" w14:textId="77777777" w:rsidR="00E80769" w:rsidRDefault="00E80769" w:rsidP="00E80769">
      <w:r>
        <w:t xml:space="preserve">7.8.5: In Edition </w:t>
      </w:r>
      <w:r w:rsidR="00BB5F57">
        <w:t xml:space="preserve">5 </w:t>
      </w:r>
      <w:r>
        <w:t xml:space="preserve">unescaped “/” characters may appear as a </w:t>
      </w:r>
      <w:r w:rsidRPr="00895113">
        <w:rPr>
          <w:rFonts w:ascii="Times New Roman" w:hAnsi="Times New Roman"/>
          <w:i/>
        </w:rPr>
        <w:t>CharacterClass</w:t>
      </w:r>
      <w:r>
        <w:t xml:space="preserve"> in a regular expression literal. In Edition </w:t>
      </w:r>
      <w:r w:rsidR="00BB5F57">
        <w:t xml:space="preserve">3 </w:t>
      </w:r>
      <w:r>
        <w:t>such a character would have been interpreted as the final character of the literal.</w:t>
      </w:r>
    </w:p>
    <w:p w14:paraId="3A3DCDF8" w14:textId="77777777" w:rsidR="00E80769" w:rsidRDefault="00E80769" w:rsidP="00E80769">
      <w:r>
        <w:t xml:space="preserve">10.4.2: In Edition </w:t>
      </w:r>
      <w:r w:rsidR="00BB5F57">
        <w:t>5</w:t>
      </w:r>
      <w:r>
        <w:t xml:space="preserve">, indirect calls to the </w:t>
      </w:r>
      <w:r w:rsidRPr="00F86119">
        <w:rPr>
          <w:rFonts w:ascii="Courier New" w:hAnsi="Courier New" w:cs="Courier New"/>
          <w:b/>
        </w:rPr>
        <w:t>eval</w:t>
      </w:r>
      <w:r>
        <w:t xml:space="preserve"> function use the global environment as both the variable environment and lexical environment for the eval code.  In Edition </w:t>
      </w:r>
      <w:r w:rsidR="00BB5F57">
        <w:t>3</w:t>
      </w:r>
      <w:r>
        <w:t xml:space="preserve">, the variable and lexical environments of the caller of an indirect </w:t>
      </w:r>
      <w:r w:rsidRPr="00F86119">
        <w:rPr>
          <w:rFonts w:ascii="Courier New" w:hAnsi="Courier New" w:cs="Courier New"/>
          <w:b/>
        </w:rPr>
        <w:t>eval</w:t>
      </w:r>
      <w:r>
        <w:t xml:space="preserve"> was used as the environments for the eval code.</w:t>
      </w:r>
    </w:p>
    <w:p w14:paraId="701373CA" w14:textId="77777777" w:rsidR="00E80769" w:rsidRDefault="00E80769" w:rsidP="00E80769">
      <w:r>
        <w:t xml:space="preserve">15.4.4: In Edition </w:t>
      </w:r>
      <w:r w:rsidR="00BB5F57">
        <w:t xml:space="preserve">5 </w:t>
      </w:r>
      <w:r>
        <w:t xml:space="preserve">all methods of </w:t>
      </w:r>
      <w:r w:rsidRPr="000A2D9D">
        <w:rPr>
          <w:rFonts w:ascii="Courier New" w:hAnsi="Courier New" w:cs="Courier New"/>
          <w:b/>
        </w:rPr>
        <w:t>Array.prototype</w:t>
      </w:r>
      <w:r>
        <w:t xml:space="preserve"> are intentionally generic. In Edition </w:t>
      </w:r>
      <w:r w:rsidR="00BB5F57">
        <w:t xml:space="preserve">3 </w:t>
      </w:r>
      <w:r w:rsidRPr="000A2D9D">
        <w:rPr>
          <w:rFonts w:ascii="Courier New" w:hAnsi="Courier New" w:cs="Courier New"/>
          <w:b/>
        </w:rPr>
        <w:t>toString</w:t>
      </w:r>
      <w:r>
        <w:t xml:space="preserve"> and </w:t>
      </w:r>
      <w:r w:rsidRPr="000A2D9D">
        <w:rPr>
          <w:rFonts w:ascii="Courier New" w:hAnsi="Courier New" w:cs="Courier New"/>
          <w:b/>
        </w:rPr>
        <w:t>toLocaleString</w:t>
      </w:r>
      <w:r>
        <w:t xml:space="preserve"> were not generic and would throw a </w:t>
      </w:r>
      <w:r w:rsidRPr="000A2D9D">
        <w:rPr>
          <w:rFonts w:ascii="Courier New" w:hAnsi="Courier New" w:cs="Courier New"/>
          <w:b/>
        </w:rPr>
        <w:t>TypeError</w:t>
      </w:r>
      <w:r>
        <w:t xml:space="preserve"> exception if applied to objects that were not instances of Array.</w:t>
      </w:r>
    </w:p>
    <w:p w14:paraId="354DFE46" w14:textId="77777777" w:rsidR="00E80769" w:rsidRDefault="00E80769" w:rsidP="00E80769">
      <w:r>
        <w:t xml:space="preserve">10.6: In Edition </w:t>
      </w:r>
      <w:r w:rsidR="00BB5F57">
        <w:t xml:space="preserve">5 </w:t>
      </w:r>
      <w:r>
        <w:t xml:space="preserve">the array indexed properties of argument objects that correspond to actual formal parameters are enumerable.  In Edition </w:t>
      </w:r>
      <w:r w:rsidR="00BB5F57">
        <w:t>3</w:t>
      </w:r>
      <w:r>
        <w:t>, such properties were not enumerable.</w:t>
      </w:r>
    </w:p>
    <w:p w14:paraId="0C20A0DE" w14:textId="77777777" w:rsidR="00E80769" w:rsidRDefault="00E80769" w:rsidP="00E80769">
      <w:r>
        <w:t xml:space="preserve">10.6: In Edition </w:t>
      </w:r>
      <w:r w:rsidR="00BB5F57">
        <w:t xml:space="preserve">5 </w:t>
      </w:r>
      <w:r>
        <w:t xml:space="preserve">the value of the [[Class]] internal property of an arguments object is </w:t>
      </w:r>
      <w:r w:rsidRPr="003B5FFB">
        <w:rPr>
          <w:rFonts w:ascii="Courier New" w:hAnsi="Courier New" w:cs="Courier New"/>
          <w:b/>
        </w:rPr>
        <w:t>"Arguments"</w:t>
      </w:r>
      <w:r>
        <w:t xml:space="preserve">.  In Edition </w:t>
      </w:r>
      <w:r w:rsidR="00BB5F57">
        <w:t>3</w:t>
      </w:r>
      <w:r>
        <w:t xml:space="preserve">, it was </w:t>
      </w:r>
      <w:r w:rsidRPr="003B5FFB">
        <w:rPr>
          <w:rFonts w:ascii="Courier New" w:hAnsi="Courier New" w:cs="Courier New"/>
          <w:b/>
        </w:rPr>
        <w:t>"</w:t>
      </w:r>
      <w:r>
        <w:rPr>
          <w:rFonts w:ascii="Courier New" w:hAnsi="Courier New" w:cs="Courier New"/>
          <w:b/>
        </w:rPr>
        <w:t>Object</w:t>
      </w:r>
      <w:r w:rsidRPr="003B5FFB">
        <w:rPr>
          <w:rFonts w:ascii="Courier New" w:hAnsi="Courier New" w:cs="Courier New"/>
          <w:b/>
        </w:rPr>
        <w:t>"</w:t>
      </w:r>
      <w:r w:rsidRPr="003B5FFB">
        <w:t>.</w:t>
      </w:r>
      <w:r>
        <w:t xml:space="preserve"> This is observable if </w:t>
      </w:r>
      <w:r w:rsidRPr="003B5FFB">
        <w:rPr>
          <w:rFonts w:ascii="Courier New" w:hAnsi="Courier New" w:cs="Courier New"/>
          <w:b/>
        </w:rPr>
        <w:t>toString</w:t>
      </w:r>
      <w:r>
        <w:t xml:space="preserve"> is called as a method of an arguments object. </w:t>
      </w:r>
    </w:p>
    <w:p w14:paraId="5AC82B87" w14:textId="77777777" w:rsidR="00E80769" w:rsidRDefault="00E80769" w:rsidP="00E80769">
      <w:r>
        <w:t xml:space="preserve">12.6.4: for-in statements no longer throw a </w:t>
      </w:r>
      <w:r w:rsidRPr="00756BB2">
        <w:rPr>
          <w:b/>
        </w:rPr>
        <w:t>TypeE</w:t>
      </w:r>
      <w:r>
        <w:rPr>
          <w:b/>
        </w:rPr>
        <w:t>rror</w:t>
      </w:r>
      <w:r>
        <w:t xml:space="preserve"> if the </w:t>
      </w:r>
      <w:r>
        <w:rPr>
          <w:rFonts w:ascii="Courier New" w:hAnsi="Courier New" w:cs="Courier New"/>
          <w:b/>
        </w:rPr>
        <w:t>in</w:t>
      </w:r>
      <w:r>
        <w:t xml:space="preserve"> expression evaluates to </w:t>
      </w:r>
      <w:r>
        <w:rPr>
          <w:b/>
        </w:rPr>
        <w:t>null</w:t>
      </w:r>
      <w:r>
        <w:t xml:space="preserve"> or </w:t>
      </w:r>
      <w:r>
        <w:rPr>
          <w:b/>
        </w:rPr>
        <w:t>undefined</w:t>
      </w:r>
      <w:r>
        <w:t>. Instead, the statement behaves as if the value of the expression was an object with no enumerable properties.</w:t>
      </w:r>
    </w:p>
    <w:p w14:paraId="4C3AD3CD" w14:textId="77777777" w:rsidR="00E80769" w:rsidRDefault="00E80769" w:rsidP="00E80769">
      <w:pPr>
        <w:jc w:val="left"/>
      </w:pPr>
      <w:r>
        <w:t xml:space="preserve">15: In Edition </w:t>
      </w:r>
      <w:r w:rsidR="00BB5F57">
        <w:t>5</w:t>
      </w:r>
      <w:r>
        <w:t xml:space="preserve">, the following new properties are defined on built-in objects that exist in Edition </w:t>
      </w:r>
      <w:r w:rsidR="00BB5F57">
        <w:t>3</w:t>
      </w:r>
      <w:r>
        <w:t xml:space="preserve">: </w:t>
      </w:r>
      <w:r w:rsidRPr="00CC3292">
        <w:rPr>
          <w:rFonts w:ascii="Courier New" w:hAnsi="Courier New" w:cs="Courier New"/>
          <w:b/>
        </w:rPr>
        <w:t>Object.getPrototypeOf</w:t>
      </w:r>
      <w:r w:rsidRPr="00CC3292">
        <w:t>,</w:t>
      </w:r>
      <w:r w:rsidRPr="00CC3292">
        <w:rPr>
          <w:b/>
        </w:rPr>
        <w:t xml:space="preserve"> </w:t>
      </w:r>
      <w:r w:rsidRPr="00CC3292">
        <w:rPr>
          <w:rFonts w:ascii="Courier New" w:hAnsi="Courier New" w:cs="Courier New"/>
          <w:b/>
        </w:rPr>
        <w:t>Object.getOwnPropertyDescriptor</w:t>
      </w:r>
      <w:r w:rsidRPr="00CC3292">
        <w:t>,</w:t>
      </w:r>
      <w:r w:rsidRPr="00CC3292">
        <w:rPr>
          <w:rFonts w:ascii="Courier New" w:hAnsi="Courier New" w:cs="Courier New"/>
          <w:b/>
        </w:rPr>
        <w:t xml:space="preserve"> Object.getOwnPropertyName</w:t>
      </w:r>
      <w:r>
        <w:rPr>
          <w:rFonts w:ascii="Courier New" w:hAnsi="Courier New" w:cs="Courier New"/>
          <w:b/>
        </w:rPr>
        <w:t>s</w:t>
      </w:r>
      <w:r w:rsidRPr="00CC3292">
        <w:t xml:space="preserve">, </w:t>
      </w:r>
      <w:r w:rsidRPr="00CC3292">
        <w:rPr>
          <w:rFonts w:ascii="Courier New" w:hAnsi="Courier New" w:cs="Courier New"/>
          <w:b/>
        </w:rPr>
        <w:t>Object.create</w:t>
      </w:r>
      <w:r w:rsidRPr="00CC3292">
        <w:rPr>
          <w:b/>
        </w:rPr>
        <w:t>,</w:t>
      </w:r>
      <w:r w:rsidRPr="00CC3292">
        <w:rPr>
          <w:rFonts w:ascii="Courier New" w:hAnsi="Courier New" w:cs="Courier New"/>
        </w:rPr>
        <w:t xml:space="preserve"> </w:t>
      </w:r>
      <w:r w:rsidRPr="00CC3292">
        <w:rPr>
          <w:rFonts w:ascii="Courier New" w:hAnsi="Courier New" w:cs="Courier New"/>
          <w:b/>
        </w:rPr>
        <w:t>Object.defineProperty</w:t>
      </w:r>
      <w:r w:rsidRPr="00CC3292">
        <w:t xml:space="preserve">, </w:t>
      </w:r>
      <w:r w:rsidRPr="00CC3292">
        <w:rPr>
          <w:rFonts w:ascii="Courier New" w:hAnsi="Courier New" w:cs="Courier New"/>
          <w:b/>
        </w:rPr>
        <w:t>Object.defineProperties</w:t>
      </w:r>
      <w:r w:rsidRPr="00CC3292">
        <w:t xml:space="preserve">, </w:t>
      </w:r>
      <w:r w:rsidRPr="00CC3292">
        <w:rPr>
          <w:rFonts w:ascii="Courier New" w:hAnsi="Courier New" w:cs="Courier New"/>
          <w:b/>
        </w:rPr>
        <w:t>Object.seal</w:t>
      </w:r>
      <w:r w:rsidRPr="00CC3292">
        <w:t xml:space="preserve">, </w:t>
      </w:r>
      <w:r w:rsidRPr="00CC3292">
        <w:rPr>
          <w:rFonts w:ascii="Courier New" w:hAnsi="Courier New" w:cs="Courier New"/>
          <w:b/>
        </w:rPr>
        <w:t>Object.freeze</w:t>
      </w:r>
      <w:r w:rsidRPr="00CC3292">
        <w:t xml:space="preserve">, </w:t>
      </w:r>
      <w:r w:rsidRPr="00CC3292">
        <w:rPr>
          <w:rFonts w:ascii="Courier New" w:hAnsi="Courier New" w:cs="Courier New"/>
          <w:b/>
        </w:rPr>
        <w:t>Object.preventExtensions</w:t>
      </w:r>
      <w:r w:rsidRPr="00CC3292">
        <w:t xml:space="preserve">, </w:t>
      </w:r>
      <w:r w:rsidRPr="00CC3292">
        <w:rPr>
          <w:rFonts w:ascii="Courier New" w:hAnsi="Courier New" w:cs="Courier New"/>
          <w:b/>
        </w:rPr>
        <w:t>Object.isSealed</w:t>
      </w:r>
      <w:r w:rsidRPr="00CC3292">
        <w:t xml:space="preserve">, </w:t>
      </w:r>
      <w:r w:rsidRPr="00CC3292">
        <w:rPr>
          <w:rFonts w:ascii="Courier New" w:hAnsi="Courier New" w:cs="Courier New"/>
          <w:b/>
        </w:rPr>
        <w:t>Object.isFrozen</w:t>
      </w:r>
      <w:r w:rsidRPr="00CC3292">
        <w:t xml:space="preserve">, </w:t>
      </w:r>
      <w:r w:rsidRPr="00CC3292">
        <w:rPr>
          <w:rFonts w:ascii="Courier New" w:hAnsi="Courier New" w:cs="Courier New"/>
          <w:b/>
        </w:rPr>
        <w:t>Object.isExtensible</w:t>
      </w:r>
      <w:r w:rsidRPr="00CC3292">
        <w:t xml:space="preserve">, </w:t>
      </w:r>
      <w:r w:rsidRPr="00CC3292">
        <w:rPr>
          <w:rFonts w:ascii="Courier New" w:hAnsi="Courier New" w:cs="Courier New"/>
          <w:b/>
        </w:rPr>
        <w:t>Object.keys</w:t>
      </w:r>
      <w:r w:rsidRPr="00CC3292">
        <w:t xml:space="preserve">, </w:t>
      </w:r>
      <w:r w:rsidRPr="00CC3292">
        <w:rPr>
          <w:rFonts w:ascii="Courier New" w:hAnsi="Courier New" w:cs="Courier New"/>
          <w:b/>
        </w:rPr>
        <w:t>Function.prototype.bind</w:t>
      </w:r>
      <w:r w:rsidRPr="00CC3292">
        <w:t xml:space="preserve">, </w:t>
      </w:r>
      <w:r w:rsidRPr="00CC3292">
        <w:rPr>
          <w:rFonts w:ascii="Courier New" w:hAnsi="Courier New" w:cs="Courier New"/>
          <w:b/>
        </w:rPr>
        <w:t>Array.prototype.indexOf</w:t>
      </w:r>
      <w:r w:rsidRPr="00CC3292">
        <w:t>,</w:t>
      </w:r>
      <w:r>
        <w:t xml:space="preserve"> </w:t>
      </w:r>
      <w:r w:rsidRPr="00CC3292">
        <w:t xml:space="preserve"> </w:t>
      </w:r>
      <w:r w:rsidRPr="00CC3292">
        <w:rPr>
          <w:rFonts w:ascii="Courier New" w:hAnsi="Courier New" w:cs="Courier New"/>
          <w:b/>
        </w:rPr>
        <w:t>Array.prototype.lastIndexOf</w:t>
      </w:r>
      <w:r w:rsidRPr="00CC3292">
        <w:t xml:space="preserve">, </w:t>
      </w:r>
      <w:r w:rsidRPr="00CC3292">
        <w:rPr>
          <w:rFonts w:ascii="Courier New" w:hAnsi="Courier New" w:cs="Courier New"/>
          <w:b/>
        </w:rPr>
        <w:t>Array.prototype.every</w:t>
      </w:r>
      <w:r w:rsidRPr="00CC3292">
        <w:t xml:space="preserve">, </w:t>
      </w:r>
      <w:r w:rsidRPr="00CC3292">
        <w:rPr>
          <w:rFonts w:ascii="Courier New" w:hAnsi="Courier New" w:cs="Courier New"/>
          <w:b/>
        </w:rPr>
        <w:t>Array.prototype.some</w:t>
      </w:r>
      <w:r w:rsidRPr="00CC3292">
        <w:t xml:space="preserve">, </w:t>
      </w:r>
      <w:r w:rsidRPr="00CC3292">
        <w:rPr>
          <w:rFonts w:ascii="Courier New" w:hAnsi="Courier New" w:cs="Courier New"/>
          <w:b/>
        </w:rPr>
        <w:t>Array.prototype.forEach</w:t>
      </w:r>
      <w:r w:rsidRPr="00CC3292">
        <w:t xml:space="preserve">, </w:t>
      </w:r>
      <w:r w:rsidRPr="00CC3292">
        <w:rPr>
          <w:rFonts w:ascii="Courier New" w:hAnsi="Courier New" w:cs="Courier New"/>
          <w:b/>
        </w:rPr>
        <w:t>Array.prototype.map</w:t>
      </w:r>
      <w:r w:rsidRPr="00CC3292">
        <w:t xml:space="preserve">, </w:t>
      </w:r>
      <w:r w:rsidRPr="00CC3292">
        <w:rPr>
          <w:rFonts w:ascii="Courier New" w:hAnsi="Courier New" w:cs="Courier New"/>
          <w:b/>
        </w:rPr>
        <w:t>Array.prototype.filter</w:t>
      </w:r>
      <w:r w:rsidRPr="00CC3292">
        <w:t xml:space="preserve">, </w:t>
      </w:r>
      <w:r w:rsidRPr="00CC3292">
        <w:rPr>
          <w:rFonts w:ascii="Courier New" w:hAnsi="Courier New" w:cs="Courier New"/>
          <w:b/>
        </w:rPr>
        <w:t>Array.prototype.reduce</w:t>
      </w:r>
      <w:r w:rsidRPr="00CC3292">
        <w:t xml:space="preserve">, </w:t>
      </w:r>
      <w:r w:rsidRPr="00CC3292">
        <w:rPr>
          <w:rFonts w:ascii="Courier New" w:hAnsi="Courier New" w:cs="Courier New"/>
          <w:b/>
        </w:rPr>
        <w:t>Array.prototype.reduceRight</w:t>
      </w:r>
      <w:r w:rsidRPr="00CC3292">
        <w:t xml:space="preserve">, </w:t>
      </w:r>
      <w:r w:rsidRPr="00CC3292">
        <w:rPr>
          <w:rFonts w:ascii="Courier New" w:hAnsi="Courier New" w:cs="Courier New"/>
          <w:b/>
        </w:rPr>
        <w:t>String.prototype.trim</w:t>
      </w:r>
      <w:r w:rsidRPr="00CC3292">
        <w:t xml:space="preserve">, </w:t>
      </w:r>
      <w:r w:rsidRPr="00CC3292">
        <w:rPr>
          <w:rFonts w:ascii="Courier New" w:hAnsi="Courier New" w:cs="Courier New"/>
          <w:b/>
        </w:rPr>
        <w:t>Date.now</w:t>
      </w:r>
      <w:r w:rsidRPr="00CC3292">
        <w:t xml:space="preserve">, </w:t>
      </w:r>
      <w:r w:rsidRPr="00CC3292">
        <w:rPr>
          <w:rFonts w:ascii="Courier New" w:hAnsi="Courier New" w:cs="Courier New"/>
          <w:b/>
        </w:rPr>
        <w:t>Date.prototype.toISOString, Date.prototype.toJSON</w:t>
      </w:r>
      <w:r>
        <w:t>.</w:t>
      </w:r>
    </w:p>
    <w:p w14:paraId="07DC3FAF" w14:textId="77777777" w:rsidR="00E80769" w:rsidRDefault="00E80769" w:rsidP="00E80769">
      <w:r>
        <w:t xml:space="preserve">15: Implementations are now required to ignore extra arguments to standard built-in methods unless otherwise explicitly specified. In </w:t>
      </w:r>
      <w:r w:rsidR="006E584F">
        <w:t>Edition 3</w:t>
      </w:r>
      <w:r>
        <w:t xml:space="preserve"> the handling of extra arguments was unspecified and implementations were explicitly allowed to throw a </w:t>
      </w:r>
      <w:r w:rsidRPr="00045E25">
        <w:rPr>
          <w:b/>
        </w:rPr>
        <w:t>TypeError</w:t>
      </w:r>
      <w:r>
        <w:t xml:space="preserve"> exception.</w:t>
      </w:r>
    </w:p>
    <w:p w14:paraId="2783D8BE" w14:textId="77777777" w:rsidR="00E80769" w:rsidRDefault="00E80769" w:rsidP="00E80769">
      <w:r>
        <w:t xml:space="preserve">15.1.1: The value properties </w:t>
      </w:r>
      <w:r w:rsidRPr="00045E25">
        <w:rPr>
          <w:b/>
        </w:rPr>
        <w:t>NaN</w:t>
      </w:r>
      <w:r>
        <w:t xml:space="preserve">, </w:t>
      </w:r>
      <w:r w:rsidRPr="00045E25">
        <w:rPr>
          <w:b/>
        </w:rPr>
        <w:t>Infinity</w:t>
      </w:r>
      <w:r>
        <w:t xml:space="preserve">, and </w:t>
      </w:r>
      <w:r w:rsidRPr="00045E25">
        <w:rPr>
          <w:b/>
        </w:rPr>
        <w:t>undefined</w:t>
      </w:r>
      <w:r>
        <w:t xml:space="preserve"> of the Global Object have been changed to be read-only properties.</w:t>
      </w:r>
    </w:p>
    <w:p w14:paraId="081EC565" w14:textId="77777777" w:rsidR="00E80769" w:rsidRDefault="00E80769" w:rsidP="00E80769">
      <w:r>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1F877B66" w14:textId="77777777" w:rsidR="00E80769" w:rsidRDefault="00E80769" w:rsidP="00E80769">
      <w:r>
        <w:t xml:space="preserve">15.1.2.2: The specification of the function </w:t>
      </w:r>
      <w:r w:rsidRPr="00B67F72">
        <w:rPr>
          <w:rFonts w:ascii="Courier New" w:hAnsi="Courier New" w:cs="Courier New"/>
          <w:b/>
        </w:rPr>
        <w:t>parseInt</w:t>
      </w:r>
      <w:r>
        <w:t xml:space="preserve"> no longer allows implementations to treat Strings beginning with a </w:t>
      </w:r>
      <w:r w:rsidRPr="00B67F72">
        <w:rPr>
          <w:rFonts w:ascii="Courier New" w:hAnsi="Courier New" w:cs="Courier New"/>
          <w:b/>
        </w:rPr>
        <w:t>0</w:t>
      </w:r>
      <w:r>
        <w:t xml:space="preserve"> character as octal values.</w:t>
      </w:r>
    </w:p>
    <w:p w14:paraId="2B95CB60" w14:textId="77777777" w:rsidR="00E80769" w:rsidRDefault="00E80769" w:rsidP="00E80769">
      <w:r>
        <w:t xml:space="preserve">15.3.4.3: In </w:t>
      </w:r>
      <w:r w:rsidR="006E584F">
        <w:t>Edition 3</w:t>
      </w:r>
      <w:r>
        <w:t xml:space="preserve">, a </w:t>
      </w:r>
      <w:r w:rsidRPr="00ED7EA5">
        <w:rPr>
          <w:b/>
        </w:rPr>
        <w:t>TypeError</w:t>
      </w:r>
      <w:r>
        <w:t xml:space="preserve"> is thrown if the second argument passed to </w:t>
      </w:r>
      <w:r w:rsidRPr="00BF47D9">
        <w:rPr>
          <w:rFonts w:ascii="Courier New" w:hAnsi="Courier New" w:cs="Courier New"/>
          <w:b/>
        </w:rPr>
        <w:t>Function.prototype.apply</w:t>
      </w:r>
      <w:r>
        <w:t xml:space="preserve"> is neither an array object nor an arguments object. In </w:t>
      </w:r>
      <w:r w:rsidR="00BB5F57">
        <w:t>Edition 5</w:t>
      </w:r>
      <w:r>
        <w:t xml:space="preserve">, the second argument may be any kind of generic array-like object that has a valid </w:t>
      </w:r>
      <w:r w:rsidRPr="00ED7EA5">
        <w:rPr>
          <w:rFonts w:ascii="Courier New" w:hAnsi="Courier New" w:cs="Courier New"/>
          <w:b/>
        </w:rPr>
        <w:t>length</w:t>
      </w:r>
      <w:r>
        <w:t xml:space="preserve"> property.</w:t>
      </w:r>
    </w:p>
    <w:p w14:paraId="2CA7FB1E" w14:textId="77777777" w:rsidR="00E80769" w:rsidRDefault="00E80769" w:rsidP="00E80769">
      <w:r>
        <w:t xml:space="preserve">15.3.4.3, 15.3.4.4: In </w:t>
      </w:r>
      <w:r w:rsidR="006E584F">
        <w:t>Edition 3</w:t>
      </w:r>
      <w:r>
        <w:t xml:space="preserve"> passing </w:t>
      </w:r>
      <w:r w:rsidRPr="00BF47D9">
        <w:rPr>
          <w:b/>
        </w:rPr>
        <w:t>undefined</w:t>
      </w:r>
      <w:r>
        <w:t xml:space="preserve"> or </w:t>
      </w:r>
      <w:r w:rsidRPr="00BF47D9">
        <w:rPr>
          <w:b/>
        </w:rPr>
        <w:t>null</w:t>
      </w:r>
      <w:r>
        <w:t xml:space="preserve"> as the first argument to either </w:t>
      </w:r>
      <w:r w:rsidRPr="00BF47D9">
        <w:rPr>
          <w:rFonts w:ascii="Courier New" w:hAnsi="Courier New" w:cs="Courier New"/>
          <w:b/>
        </w:rPr>
        <w:t>Function.prototype.apply</w:t>
      </w:r>
      <w:r>
        <w:t xml:space="preserve"> or </w:t>
      </w:r>
      <w:r w:rsidRPr="00BF47D9">
        <w:rPr>
          <w:rFonts w:ascii="Courier New" w:hAnsi="Courier New" w:cs="Courier New"/>
          <w:b/>
        </w:rPr>
        <w:t>Function.prototype.call</w:t>
      </w:r>
      <w:r>
        <w:t xml:space="preserve"> causes the global object to be passed to the indirectly invoked target function as the </w:t>
      </w:r>
      <w:r w:rsidRPr="00BF47D9">
        <w:rPr>
          <w:b/>
        </w:rPr>
        <w:t>this</w:t>
      </w:r>
      <w:r>
        <w:t xml:space="preserve"> value. If the first argument is a primitive value the result of calling ToObject on the primitive value is passed as the </w:t>
      </w:r>
      <w:r w:rsidRPr="00BF47D9">
        <w:rPr>
          <w:b/>
        </w:rPr>
        <w:t>this</w:t>
      </w:r>
      <w:r>
        <w:t xml:space="preserve"> value. In </w:t>
      </w:r>
      <w:r w:rsidR="00BB5F57">
        <w:t>Edition 5</w:t>
      </w:r>
      <w:r>
        <w:t xml:space="preserve">, these transformations are not performed and the actual first argument value is passed as the </w:t>
      </w:r>
      <w:r w:rsidRPr="00387B06">
        <w:rPr>
          <w:b/>
        </w:rPr>
        <w:t>this</w:t>
      </w:r>
      <w:r>
        <w:t xml:space="preserve"> value. This difference will normally be unobservable to existing ECMAScript </w:t>
      </w:r>
      <w:r w:rsidR="006E584F">
        <w:t>Edition 3</w:t>
      </w:r>
      <w:r>
        <w:t xml:space="preserve"> code because a corresponding transformation takes place upon activation of the target function. However, depending upon the implementation, this difference may be observable by host object functions called using </w:t>
      </w:r>
      <w:r w:rsidRPr="00387B06">
        <w:rPr>
          <w:rFonts w:ascii="Courier New" w:hAnsi="Courier New" w:cs="Courier New"/>
          <w:b/>
        </w:rPr>
        <w:t>apply</w:t>
      </w:r>
      <w:r>
        <w:t xml:space="preserve"> or </w:t>
      </w:r>
      <w:r w:rsidRPr="00387B06">
        <w:rPr>
          <w:rFonts w:ascii="Courier New" w:hAnsi="Courier New" w:cs="Courier New"/>
          <w:b/>
        </w:rPr>
        <w:t>call</w:t>
      </w:r>
      <w:r>
        <w:t xml:space="preserve">. In addition, invoking a standard built-in function in this manner with </w:t>
      </w:r>
      <w:r w:rsidRPr="00CA118B">
        <w:rPr>
          <w:b/>
        </w:rPr>
        <w:t>null</w:t>
      </w:r>
      <w:r>
        <w:t xml:space="preserve"> or </w:t>
      </w:r>
      <w:r w:rsidRPr="00CA118B">
        <w:rPr>
          <w:b/>
        </w:rPr>
        <w:t>undefined</w:t>
      </w:r>
      <w:r>
        <w:t xml:space="preserve"> passed as the this value will in many cases cause behaviour in </w:t>
      </w:r>
      <w:r w:rsidR="00BB5F57">
        <w:t>Edition 5</w:t>
      </w:r>
      <w:r>
        <w:t xml:space="preserve"> implementations that differ from </w:t>
      </w:r>
      <w:r w:rsidR="006E584F">
        <w:t>Edition 3</w:t>
      </w:r>
      <w:r>
        <w:t xml:space="preserve"> behaviour. In particular, in </w:t>
      </w:r>
      <w:r w:rsidR="00BB5F57">
        <w:t>Edition 5</w:t>
      </w:r>
      <w:r>
        <w:t xml:space="preserve"> built-in functions that are specified to actually use the passed </w:t>
      </w:r>
      <w:r w:rsidRPr="00CA118B">
        <w:rPr>
          <w:b/>
        </w:rPr>
        <w:t>this</w:t>
      </w:r>
      <w:r>
        <w:t xml:space="preserve"> value as an object typically throw a </w:t>
      </w:r>
      <w:r w:rsidRPr="00CA118B">
        <w:rPr>
          <w:b/>
        </w:rPr>
        <w:t>TypeError</w:t>
      </w:r>
      <w:r>
        <w:t xml:space="preserve"> exception if passed </w:t>
      </w:r>
      <w:r w:rsidRPr="00CA118B">
        <w:rPr>
          <w:b/>
        </w:rPr>
        <w:t>null</w:t>
      </w:r>
      <w:r>
        <w:t xml:space="preserve"> or </w:t>
      </w:r>
      <w:r w:rsidRPr="00CA118B">
        <w:rPr>
          <w:b/>
        </w:rPr>
        <w:t>undefined</w:t>
      </w:r>
      <w:r>
        <w:t xml:space="preserve"> as the </w:t>
      </w:r>
      <w:r w:rsidRPr="00CA118B">
        <w:rPr>
          <w:b/>
        </w:rPr>
        <w:t>this</w:t>
      </w:r>
      <w:r>
        <w:t xml:space="preserve"> value.</w:t>
      </w:r>
    </w:p>
    <w:p w14:paraId="43596E30" w14:textId="77777777" w:rsidR="00E80769" w:rsidRDefault="00E80769" w:rsidP="00E80769">
      <w:r>
        <w:t xml:space="preserve">15.3.5.2: In </w:t>
      </w:r>
      <w:r w:rsidR="00BB5F57">
        <w:t>Edition 5</w:t>
      </w:r>
      <w:r>
        <w:t xml:space="preserve">, the </w:t>
      </w:r>
      <w:r w:rsidRPr="00B51DA1">
        <w:rPr>
          <w:rFonts w:ascii="Courier New" w:hAnsi="Courier New" w:cs="Courier New"/>
          <w:b/>
        </w:rPr>
        <w:t>prototype</w:t>
      </w:r>
      <w:r>
        <w:t xml:space="preserve"> property of Function instances is not enumerable. In </w:t>
      </w:r>
      <w:r w:rsidR="006E584F">
        <w:t>Edition 3</w:t>
      </w:r>
      <w:r>
        <w:t>, this property was enumerable.</w:t>
      </w:r>
    </w:p>
    <w:p w14:paraId="58E4FB6E" w14:textId="77777777" w:rsidR="00E80769" w:rsidRDefault="00E80769" w:rsidP="00E80769">
      <w:r>
        <w:t xml:space="preserve">15.5.5.2: In </w:t>
      </w:r>
      <w:r w:rsidR="00BB5F57">
        <w:t>Edition 5</w:t>
      </w:r>
      <w:r>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t>Edition 3</w:t>
      </w:r>
      <w:r>
        <w:t xml:space="preserve">, these properties did not exist and ECMAScript code could dynamically add and remove writable properties with such names and could access inherited properties with such names.  </w:t>
      </w:r>
    </w:p>
    <w:p w14:paraId="638E9C8D" w14:textId="77777777" w:rsidR="00E80769" w:rsidRDefault="00E80769" w:rsidP="00E80769">
      <w:r>
        <w:t xml:space="preserve">15.9.4.2: </w:t>
      </w:r>
      <w:r w:rsidRPr="006D6C2D">
        <w:rPr>
          <w:rFonts w:ascii="Courier New" w:hAnsi="Courier New" w:cs="Courier New"/>
          <w:b/>
        </w:rPr>
        <w:t>Date.parse</w:t>
      </w:r>
      <w:r>
        <w:t xml:space="preserve"> is now required to first attempt to parse its argument as an ISO format string. Programs that use this format but depended upon implementation specific behaviour (including failure) may behave differently.</w:t>
      </w:r>
    </w:p>
    <w:p w14:paraId="7118B525" w14:textId="77777777" w:rsidR="00E80769" w:rsidRDefault="00E80769" w:rsidP="00E80769">
      <w:r w:rsidRPr="006D5C06">
        <w:t>15.10.2.12</w:t>
      </w:r>
      <w:r>
        <w:t xml:space="preserve">: In </w:t>
      </w:r>
      <w:r w:rsidR="00BB5F57">
        <w:t>Edition 5</w:t>
      </w:r>
      <w:r>
        <w:t>,</w:t>
      </w:r>
      <w:r w:rsidRPr="006D5C06">
        <w:t xml:space="preserve"> </w:t>
      </w:r>
      <w:r w:rsidRPr="006D6C2D">
        <w:rPr>
          <w:rFonts w:ascii="Courier New" w:hAnsi="Courier New" w:cs="Courier New"/>
          <w:b/>
        </w:rPr>
        <w:t>\s</w:t>
      </w:r>
      <w:r w:rsidRPr="006D5C06">
        <w:t xml:space="preserve"> now </w:t>
      </w:r>
      <w:r>
        <w:t xml:space="preserve">additionally </w:t>
      </w:r>
      <w:r w:rsidRPr="006D5C06">
        <w:t>matches &lt;BOM&gt;.</w:t>
      </w:r>
    </w:p>
    <w:p w14:paraId="5BEA4A2B" w14:textId="77777777" w:rsidR="00E80769" w:rsidRDefault="00E80769" w:rsidP="00E80769">
      <w:r>
        <w:t xml:space="preserve">15.10.4.1: In </w:t>
      </w:r>
      <w:r w:rsidR="006E584F">
        <w:t>Edition 3</w:t>
      </w:r>
      <w:r>
        <w:t xml:space="preserve">, the exact form of the String value of the </w:t>
      </w:r>
      <w:r w:rsidRPr="00976AA9">
        <w:rPr>
          <w:rFonts w:ascii="Courier New" w:hAnsi="Courier New" w:cs="Courier New"/>
          <w:b/>
        </w:rPr>
        <w:t>source</w:t>
      </w:r>
      <w:r>
        <w:t xml:space="preserve"> property of an object created by the </w:t>
      </w:r>
      <w:r w:rsidRPr="00976AA9">
        <w:rPr>
          <w:rFonts w:ascii="Courier New" w:hAnsi="Courier New" w:cs="Courier New"/>
          <w:b/>
        </w:rPr>
        <w:t>RegExp</w:t>
      </w:r>
      <w:r>
        <w:t xml:space="preserve"> constructor is implementation defined. In </w:t>
      </w:r>
      <w:r w:rsidR="00BB5F57">
        <w:t>Edition 5</w:t>
      </w:r>
      <w:r>
        <w:t xml:space="preserve">, the String must conform to certain specified requirements and hence may be different from that produced by an </w:t>
      </w:r>
      <w:r w:rsidR="006E584F">
        <w:t>Edition 3</w:t>
      </w:r>
      <w:r>
        <w:t xml:space="preserve"> implementation.</w:t>
      </w:r>
    </w:p>
    <w:p w14:paraId="462C4C08" w14:textId="77777777" w:rsidR="00E80769" w:rsidRDefault="00E80769" w:rsidP="00E80769">
      <w:r>
        <w:t xml:space="preserve">15.10.6.4: In </w:t>
      </w:r>
      <w:r w:rsidR="006E584F">
        <w:t>Edition 3</w:t>
      </w:r>
      <w:r>
        <w:t xml:space="preserve">, the result of </w:t>
      </w:r>
      <w:r w:rsidRPr="006B4613">
        <w:rPr>
          <w:rFonts w:ascii="Courier New" w:hAnsi="Courier New" w:cs="Courier New"/>
          <w:b/>
        </w:rPr>
        <w:t>RegExp.prototype.toString</w:t>
      </w:r>
      <w:r>
        <w:t xml:space="preserve"> need not be derived from the value of the RegExp object’s </w:t>
      </w:r>
      <w:r w:rsidRPr="00976AA9">
        <w:rPr>
          <w:rFonts w:ascii="Courier New" w:hAnsi="Courier New" w:cs="Courier New"/>
          <w:b/>
        </w:rPr>
        <w:t>source</w:t>
      </w:r>
      <w:r>
        <w:t xml:space="preserve"> property.  In </w:t>
      </w:r>
      <w:r w:rsidR="00BB5F57">
        <w:t>Edition 5</w:t>
      </w:r>
      <w:r>
        <w:t xml:space="preserve"> the result must be derived from the </w:t>
      </w:r>
      <w:r w:rsidRPr="00976AA9">
        <w:rPr>
          <w:rFonts w:ascii="Courier New" w:hAnsi="Courier New" w:cs="Courier New"/>
          <w:b/>
        </w:rPr>
        <w:t>source</w:t>
      </w:r>
      <w:r>
        <w:t xml:space="preserve"> property in a specified manner and hence may be different from the result produced by an </w:t>
      </w:r>
      <w:r w:rsidR="006E584F">
        <w:t>Edition 3</w:t>
      </w:r>
      <w:r>
        <w:t xml:space="preserve"> implementation.</w:t>
      </w:r>
    </w:p>
    <w:p w14:paraId="2C6DA4C7" w14:textId="77777777" w:rsidR="00E80769" w:rsidRDefault="00E80769" w:rsidP="00E80769">
      <w:r>
        <w:t xml:space="preserve">15.11.2.1, 15.11.4.3:  In </w:t>
      </w:r>
      <w:r w:rsidR="00BB5F57">
        <w:t>Edition 5</w:t>
      </w:r>
      <w:r>
        <w:t xml:space="preserve">, if an initial value for the </w:t>
      </w:r>
      <w:r w:rsidRPr="004717D5">
        <w:rPr>
          <w:rFonts w:ascii="Courier New" w:hAnsi="Courier New" w:cs="Courier New"/>
          <w:b/>
        </w:rPr>
        <w:t>message</w:t>
      </w:r>
      <w:r>
        <w:t xml:space="preserve"> property of an Error object is not specified via the </w:t>
      </w:r>
      <w:r w:rsidRPr="004717D5">
        <w:rPr>
          <w:rFonts w:ascii="Courier New" w:hAnsi="Courier New" w:cs="Courier New"/>
          <w:b/>
        </w:rPr>
        <w:t>Error</w:t>
      </w:r>
      <w:r>
        <w:t xml:space="preserve"> constructor the initial value of the property is the empty String.  In </w:t>
      </w:r>
      <w:r w:rsidR="006E584F">
        <w:t>Edition 3</w:t>
      </w:r>
      <w:r>
        <w:t>, such an initial value is implementation defined.</w:t>
      </w:r>
    </w:p>
    <w:p w14:paraId="05571FEB" w14:textId="77777777" w:rsidR="00E80769" w:rsidRDefault="00E80769" w:rsidP="00E80769">
      <w:r>
        <w:t xml:space="preserve">15.11.4.4:  In </w:t>
      </w:r>
      <w:r w:rsidR="006E584F">
        <w:t>Edition 3</w:t>
      </w:r>
      <w:r>
        <w:t xml:space="preserve">, the result of </w:t>
      </w:r>
      <w:r w:rsidRPr="004272B7">
        <w:rPr>
          <w:rFonts w:ascii="Courier New" w:hAnsi="Courier New" w:cs="Courier New"/>
          <w:b/>
        </w:rPr>
        <w:t>Error.prototype.toString</w:t>
      </w:r>
      <w:r>
        <w:t xml:space="preserve"> is implementation defined.  In </w:t>
      </w:r>
      <w:r w:rsidR="00BB5F57">
        <w:t>Edition 5</w:t>
      </w:r>
      <w:r>
        <w:t xml:space="preserve">, the result is fully specified and hence may differ from some </w:t>
      </w:r>
      <w:r w:rsidR="006E584F">
        <w:t>Edition 3</w:t>
      </w:r>
      <w:r>
        <w:t xml:space="preserve"> implementations.</w:t>
      </w:r>
    </w:p>
    <w:p w14:paraId="7A7021A1" w14:textId="77777777" w:rsidR="00E80769" w:rsidRDefault="00E80769" w:rsidP="00E80769">
      <w:r>
        <w:t xml:space="preserve">15.12: In </w:t>
      </w:r>
      <w:r w:rsidR="00BB5F57">
        <w:t>Edition 5</w:t>
      </w:r>
      <w:r>
        <w:t xml:space="preserve">, the name </w:t>
      </w:r>
      <w:r w:rsidRPr="006D6C2D">
        <w:rPr>
          <w:rFonts w:ascii="Courier New" w:hAnsi="Courier New" w:cs="Courier New"/>
          <w:b/>
        </w:rPr>
        <w:t>JSON</w:t>
      </w:r>
      <w:r>
        <w:t xml:space="preserve"> is defined in the global environment. In </w:t>
      </w:r>
      <w:r w:rsidR="006E584F">
        <w:t>Edition 3</w:t>
      </w:r>
      <w:r>
        <w:t>, testing for the presence of that name will show it to be undefined unless it is defined by the program or implementation.</w:t>
      </w:r>
    </w:p>
    <w:p w14:paraId="3AC72496" w14:textId="77777777" w:rsidR="00E80769" w:rsidRDefault="00E80769" w:rsidP="00990F07"/>
    <w:p w14:paraId="04D35527" w14:textId="77777777" w:rsidR="00E80769" w:rsidRDefault="00E80769" w:rsidP="00990F07"/>
    <w:p w14:paraId="3A7677A9" w14:textId="77777777" w:rsidR="00C1377C" w:rsidRDefault="000D7240" w:rsidP="00C1377C">
      <w:pPr>
        <w:jc w:val="left"/>
      </w:pPr>
      <w:r>
        <w:br w:type="page"/>
      </w:r>
    </w:p>
    <w:p w14:paraId="6DD9549A" w14:textId="77777777" w:rsidR="00C1377C" w:rsidRDefault="00C1377C" w:rsidP="00C1377C">
      <w:pPr>
        <w:pStyle w:val="ANNEX"/>
      </w:pPr>
      <w:r>
        <w:rPr>
          <w:b w:val="0"/>
        </w:rPr>
        <w:br/>
      </w:r>
      <w:bookmarkStart w:id="9039" w:name="_Toc178387215"/>
      <w:r>
        <w:rPr>
          <w:b w:val="0"/>
        </w:rPr>
        <w:t>(informative)</w:t>
      </w:r>
      <w:r>
        <w:rPr>
          <w:b w:val="0"/>
        </w:rPr>
        <w:br/>
      </w:r>
      <w:r w:rsidRPr="0026283E">
        <w:rPr>
          <w:b w:val="0"/>
        </w:rPr>
        <w:fldChar w:fldCharType="begin"/>
      </w:r>
      <w:r w:rsidRPr="0026283E">
        <w:rPr>
          <w:b w:val="0"/>
        </w:rPr>
        <w:instrText xml:space="preserve">SEQ aaa \h </w:instrText>
      </w:r>
      <w:del w:id="9040" w:author="Allen Wirfs-Brock rev2" w:date="2011-07-20T13:24:00Z">
        <w:r w:rsidR="00704FBA"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table \r0\h </w:instrText>
      </w:r>
      <w:del w:id="9041" w:author="Allen Wirfs-Brock rev2" w:date="2011-07-20T13:24:00Z">
        <w:r w:rsidR="00704FBA" w:rsidDel="004E0EFF">
          <w:rPr>
            <w:b w:val="0"/>
          </w:rPr>
          <w:fldChar w:fldCharType="separate"/>
        </w:r>
      </w:del>
      <w:r w:rsidRPr="0026283E">
        <w:rPr>
          <w:b w:val="0"/>
        </w:rPr>
        <w:fldChar w:fldCharType="end"/>
      </w:r>
      <w:r w:rsidRPr="0026283E">
        <w:rPr>
          <w:b w:val="0"/>
        </w:rPr>
        <w:fldChar w:fldCharType="begin"/>
      </w:r>
      <w:r w:rsidRPr="0026283E">
        <w:rPr>
          <w:b w:val="0"/>
        </w:rPr>
        <w:instrText xml:space="preserve">SEQ figure \r0\h </w:instrText>
      </w:r>
      <w:del w:id="9042" w:author="Allen Wirfs-Brock rev2" w:date="2011-07-20T13:24:00Z">
        <w:r w:rsidR="00704FBA" w:rsidDel="004E0EFF">
          <w:rPr>
            <w:b w:val="0"/>
          </w:rPr>
          <w:fldChar w:fldCharType="separate"/>
        </w:r>
      </w:del>
      <w:r w:rsidRPr="0026283E">
        <w:rPr>
          <w:b w:val="0"/>
        </w:rPr>
        <w:fldChar w:fldCharType="end"/>
      </w:r>
      <w:r>
        <w:br/>
        <w:t>Technical</w:t>
      </w:r>
      <w:r w:rsidR="00D413D9">
        <w:t>ly Significant</w:t>
      </w:r>
      <w:r>
        <w:t xml:space="preserve"> Corrections and Clarifications</w:t>
      </w:r>
      <w:r w:rsidRPr="00AD1EC3">
        <w:t xml:space="preserve"> in the 5</w:t>
      </w:r>
      <w:r>
        <w:rPr>
          <w:bCs/>
          <w:szCs w:val="28"/>
        </w:rPr>
        <w:t>.1</w:t>
      </w:r>
      <w:r>
        <w:t xml:space="preserve"> Edition</w:t>
      </w:r>
      <w:bookmarkEnd w:id="9039"/>
    </w:p>
    <w:p w14:paraId="458F795A" w14:textId="77777777" w:rsidR="00C1377C" w:rsidRPr="00C1377C" w:rsidRDefault="00C1377C" w:rsidP="00C1377C">
      <w:r>
        <w:t xml:space="preserve">7.8.4: CV definitions added for </w:t>
      </w:r>
      <w:r w:rsidRPr="00C1377C">
        <w:rPr>
          <w:rFonts w:ascii="Times New Roman" w:hAnsi="Times New Roman"/>
          <w:i/>
        </w:rPr>
        <w:t>DoubleStringCharacter</w:t>
      </w:r>
      <w:r>
        <w:t xml:space="preserve"> </w:t>
      </w:r>
      <w:r w:rsidRPr="00C1377C">
        <w:rPr>
          <w:b/>
        </w:rPr>
        <w:t>::</w:t>
      </w:r>
      <w:r>
        <w:t xml:space="preserve"> </w:t>
      </w:r>
      <w:r w:rsidRPr="00C1377C">
        <w:rPr>
          <w:rFonts w:ascii="Times New Roman" w:hAnsi="Times New Roman"/>
          <w:i/>
        </w:rPr>
        <w:t>LineContinuation</w:t>
      </w:r>
      <w:r>
        <w:t xml:space="preserve"> and </w:t>
      </w:r>
      <w:r>
        <w:rPr>
          <w:rFonts w:ascii="Times New Roman" w:hAnsi="Times New Roman"/>
          <w:i/>
        </w:rPr>
        <w:t>Single</w:t>
      </w:r>
      <w:r w:rsidRPr="00C1377C">
        <w:rPr>
          <w:rFonts w:ascii="Times New Roman" w:hAnsi="Times New Roman"/>
          <w:i/>
        </w:rPr>
        <w:t>StringCharacter</w:t>
      </w:r>
      <w:r>
        <w:t xml:space="preserve"> </w:t>
      </w:r>
      <w:r w:rsidRPr="00C1377C">
        <w:rPr>
          <w:b/>
        </w:rPr>
        <w:t>::</w:t>
      </w:r>
      <w:r>
        <w:t xml:space="preserve"> </w:t>
      </w:r>
      <w:r w:rsidRPr="00C1377C">
        <w:rPr>
          <w:rFonts w:ascii="Times New Roman" w:hAnsi="Times New Roman"/>
          <w:i/>
        </w:rPr>
        <w:t>LineContinuation</w:t>
      </w:r>
      <w:r>
        <w:t>.</w:t>
      </w:r>
    </w:p>
    <w:p w14:paraId="2C2F50A2" w14:textId="77777777" w:rsidR="00C1377C" w:rsidRDefault="00D413D9" w:rsidP="00C1377C">
      <w:r>
        <w:t>10.2.1.1.3</w:t>
      </w:r>
      <w:r w:rsidR="00C1377C">
        <w:t xml:space="preserve">: </w:t>
      </w:r>
      <w:r>
        <w:t>The argument S is not ignored. It controls whether an exception is thrown when attempting to set an immutable binding.</w:t>
      </w:r>
    </w:p>
    <w:p w14:paraId="2E350FA6" w14:textId="77777777" w:rsidR="00C1377C" w:rsidRDefault="00D413D9" w:rsidP="00C1377C">
      <w:r>
        <w:t>10.2.1.2.2</w:t>
      </w:r>
      <w:r w:rsidR="00C1377C">
        <w:t xml:space="preserve">: </w:t>
      </w:r>
      <w:r>
        <w:t xml:space="preserve">In algorithm step 5, </w:t>
      </w:r>
      <w:r w:rsidRPr="00020458">
        <w:rPr>
          <w:b/>
        </w:rPr>
        <w:t>true</w:t>
      </w:r>
      <w:r>
        <w:t xml:space="preserve"> is passed</w:t>
      </w:r>
      <w:r w:rsidR="00020458">
        <w:t xml:space="preserve"> as the last argument to [[DefineOwnProperty]]</w:t>
      </w:r>
      <w:r w:rsidR="00C1377C">
        <w:t>.</w:t>
      </w:r>
    </w:p>
    <w:p w14:paraId="44A62101" w14:textId="77777777" w:rsidR="00C1377C" w:rsidRDefault="0033741C" w:rsidP="00C1377C">
      <w:r>
        <w:t>10.5</w:t>
      </w:r>
      <w:r w:rsidR="00C1377C">
        <w:t xml:space="preserve">: </w:t>
      </w:r>
      <w:r w:rsidR="00602222">
        <w:t>Former algorithm step 5.e is now 5.f and a new step 5.e was added to restore compatibility with 3</w:t>
      </w:r>
      <w:r w:rsidR="00602222" w:rsidRPr="00602222">
        <w:rPr>
          <w:vertAlign w:val="superscript"/>
        </w:rPr>
        <w:t>rd</w:t>
      </w:r>
      <w:r w:rsidR="00602222">
        <w:t xml:space="preserve"> Edition when redefining global functions.</w:t>
      </w:r>
    </w:p>
    <w:p w14:paraId="344D0B11" w14:textId="77777777" w:rsidR="00C1377C" w:rsidRDefault="00481AF4" w:rsidP="00C1377C">
      <w:r>
        <w:t>11.5.3</w:t>
      </w:r>
      <w:r w:rsidR="00C1377C">
        <w:t xml:space="preserve">: </w:t>
      </w:r>
      <w:r>
        <w:t>In the final bullet</w:t>
      </w:r>
      <w:r w:rsidR="00B12427">
        <w:t xml:space="preserve"> item</w:t>
      </w:r>
      <w:r>
        <w:t>, use of IEEE 754 round-to-nearest mode is specified.</w:t>
      </w:r>
    </w:p>
    <w:p w14:paraId="0AAE4DA4" w14:textId="77777777" w:rsidR="00C1377C" w:rsidRDefault="0093757B" w:rsidP="00C1377C">
      <w:r>
        <w:t>12.6.3</w:t>
      </w:r>
      <w:r w:rsidR="00C1377C">
        <w:t>:</w:t>
      </w:r>
      <w:r w:rsidR="00053225">
        <w:t xml:space="preserve"> Missing ToBoolean restored in step 3.a.ii</w:t>
      </w:r>
      <w:r w:rsidR="007C6F49">
        <w:t xml:space="preserve"> of </w:t>
      </w:r>
      <w:r w:rsidR="00330F2A">
        <w:t xml:space="preserve">both </w:t>
      </w:r>
      <w:r w:rsidR="007C6F49">
        <w:t>algorithm</w:t>
      </w:r>
      <w:r w:rsidR="00330F2A">
        <w:t>s</w:t>
      </w:r>
      <w:r w:rsidR="00C1377C">
        <w:t>.</w:t>
      </w:r>
    </w:p>
    <w:p w14:paraId="5BE54479" w14:textId="77777777" w:rsidR="007C6F49" w:rsidRDefault="007C6F49" w:rsidP="00C1377C">
      <w:r>
        <w:t>12.6.4: Additional final sentences in each of the last two paragraphs clarify certain property enumeration</w:t>
      </w:r>
      <w:r w:rsidRPr="007C6F49">
        <w:t xml:space="preserve"> </w:t>
      </w:r>
      <w:r>
        <w:t>requirements.</w:t>
      </w:r>
    </w:p>
    <w:p w14:paraId="0580C322" w14:textId="77777777" w:rsidR="00990F07" w:rsidRDefault="007C6F49" w:rsidP="00990F07">
      <w:pPr>
        <w:jc w:val="left"/>
      </w:pPr>
      <w:r>
        <w:t xml:space="preserve">12.7, 12.8, 12.9: BNF modified to clarify that a </w:t>
      </w:r>
      <w:r w:rsidRPr="007C6F49">
        <w:rPr>
          <w:rFonts w:ascii="Courier New" w:hAnsi="Courier New" w:cs="Courier New"/>
          <w:b/>
        </w:rPr>
        <w:t>continue</w:t>
      </w:r>
      <w:r>
        <w:t xml:space="preserve"> or </w:t>
      </w:r>
      <w:r w:rsidRPr="007C6F49">
        <w:rPr>
          <w:rFonts w:ascii="Courier New" w:hAnsi="Courier New" w:cs="Courier New"/>
          <w:b/>
        </w:rPr>
        <w:t>break</w:t>
      </w:r>
      <w:r>
        <w:t xml:space="preserve"> statement without an </w:t>
      </w:r>
      <w:r w:rsidRPr="007C6F49">
        <w:rPr>
          <w:rFonts w:ascii="Times New Roman" w:hAnsi="Times New Roman"/>
          <w:i/>
        </w:rPr>
        <w:t>Identifier</w:t>
      </w:r>
      <w:r>
        <w:t xml:space="preserve"> or a </w:t>
      </w:r>
      <w:r w:rsidRPr="007C6F49">
        <w:rPr>
          <w:rFonts w:ascii="Courier New" w:hAnsi="Courier New" w:cs="Courier New"/>
          <w:b/>
        </w:rPr>
        <w:t>return</w:t>
      </w:r>
      <w:r>
        <w:t xml:space="preserve"> statement without an </w:t>
      </w:r>
      <w:r w:rsidRPr="007C6F49">
        <w:rPr>
          <w:rFonts w:ascii="Times New Roman" w:hAnsi="Times New Roman"/>
          <w:i/>
        </w:rPr>
        <w:t>Expression</w:t>
      </w:r>
      <w:r>
        <w:t xml:space="preserve"> may have a </w:t>
      </w:r>
      <w:r w:rsidRPr="007C6F49">
        <w:rPr>
          <w:rFonts w:ascii="Times New Roman" w:hAnsi="Times New Roman"/>
          <w:i/>
        </w:rPr>
        <w:t>LineTerminator</w:t>
      </w:r>
      <w:r>
        <w:t xml:space="preserve"> before the semi-colon.</w:t>
      </w:r>
    </w:p>
    <w:p w14:paraId="37CA956A" w14:textId="77777777" w:rsidR="00425398" w:rsidRDefault="00425398" w:rsidP="00990F07">
      <w:pPr>
        <w:jc w:val="left"/>
      </w:pPr>
      <w:r>
        <w:t xml:space="preserve">12.14: Step 3 of algorithm 1 and step 2.a of algorithm 3 are corrected such that the </w:t>
      </w:r>
      <w:r w:rsidRPr="00425398">
        <w:rPr>
          <w:rFonts w:ascii="Times New Roman" w:hAnsi="Times New Roman"/>
        </w:rPr>
        <w:t>value</w:t>
      </w:r>
      <w:r>
        <w:t xml:space="preserve"> field of </w:t>
      </w:r>
      <w:r w:rsidRPr="00425398">
        <w:rPr>
          <w:rFonts w:ascii="Times New Roman" w:hAnsi="Times New Roman"/>
          <w:i/>
        </w:rPr>
        <w:t>B</w:t>
      </w:r>
      <w:r>
        <w:t xml:space="preserve"> is passed as a parameter rather than </w:t>
      </w:r>
      <w:r w:rsidRPr="00425398">
        <w:rPr>
          <w:rFonts w:ascii="Times New Roman" w:hAnsi="Times New Roman"/>
          <w:i/>
        </w:rPr>
        <w:t>B</w:t>
      </w:r>
      <w:r>
        <w:t xml:space="preserve"> itself.</w:t>
      </w:r>
    </w:p>
    <w:p w14:paraId="71D2E7D6" w14:textId="77777777" w:rsidR="00425398" w:rsidRDefault="00425398" w:rsidP="00990F07">
      <w:pPr>
        <w:jc w:val="left"/>
      </w:pPr>
      <w:r>
        <w:t>15.1.2.2</w:t>
      </w:r>
      <w:r w:rsidR="00873013">
        <w:t>:</w:t>
      </w:r>
      <w:r>
        <w:t xml:space="preserve"> In step 2 of algorithm, clarify that </w:t>
      </w:r>
      <w:r w:rsidRPr="00425398">
        <w:rPr>
          <w:rFonts w:ascii="Times New Roman" w:hAnsi="Times New Roman"/>
          <w:i/>
        </w:rPr>
        <w:t>S</w:t>
      </w:r>
      <w:r>
        <w:t xml:space="preserve"> may be the empty string.</w:t>
      </w:r>
    </w:p>
    <w:p w14:paraId="4314DEE6" w14:textId="77777777" w:rsidR="00873013" w:rsidRDefault="00873013" w:rsidP="00990F07">
      <w:pPr>
        <w:jc w:val="left"/>
      </w:pPr>
      <w:r>
        <w:t xml:space="preserve">15.1.2.3: In step 2 of algorithm clarify that </w:t>
      </w:r>
      <w:r w:rsidRPr="00873013">
        <w:rPr>
          <w:rFonts w:ascii="Times New Roman" w:hAnsi="Times New Roman"/>
          <w:i/>
        </w:rPr>
        <w:t>trimmedString</w:t>
      </w:r>
      <w:r>
        <w:t xml:space="preserve"> may be the empty string.</w:t>
      </w:r>
    </w:p>
    <w:p w14:paraId="12B7F599" w14:textId="77777777" w:rsidR="00873013" w:rsidRDefault="00873013" w:rsidP="00990F07">
      <w:pPr>
        <w:jc w:val="left"/>
      </w:pPr>
      <w:r>
        <w:t>15.1.3:  Added notes clarifying that ECMAScript’s URI syntax is based upon RFC 23</w:t>
      </w:r>
      <w:r w:rsidR="00674B7E">
        <w:t>96</w:t>
      </w:r>
      <w:r>
        <w:t xml:space="preserve"> and not the newer RFC 3986. In the algorithm for Decode, a step was remove</w:t>
      </w:r>
      <w:r w:rsidR="00674B7E">
        <w:t>d</w:t>
      </w:r>
      <w:r>
        <w:t xml:space="preserve"> that immediate</w:t>
      </w:r>
      <w:r w:rsidR="00B12427">
        <w:t>ly</w:t>
      </w:r>
      <w:r>
        <w:t xml:space="preserve"> preceded the current step 4.d.vii.10.a because it tested for a condition that cannot occur.</w:t>
      </w:r>
    </w:p>
    <w:p w14:paraId="3655B278" w14:textId="77777777" w:rsidR="006C589D" w:rsidRDefault="006C589D" w:rsidP="00990F07">
      <w:pPr>
        <w:jc w:val="left"/>
      </w:pPr>
      <w:r>
        <w:t xml:space="preserve">15.2.3.7: Corrected use of variable </w:t>
      </w:r>
      <w:r w:rsidRPr="006C589D">
        <w:rPr>
          <w:rFonts w:ascii="Times New Roman" w:hAnsi="Times New Roman"/>
          <w:i/>
        </w:rPr>
        <w:t>P</w:t>
      </w:r>
      <w:r>
        <w:t xml:space="preserve"> in steps 5 and 6 of algorithm.</w:t>
      </w:r>
    </w:p>
    <w:p w14:paraId="10AC6ECD" w14:textId="77777777" w:rsidR="00A45036" w:rsidRDefault="00A45036" w:rsidP="00990F07">
      <w:pPr>
        <w:jc w:val="left"/>
      </w:pPr>
      <w:r>
        <w:t xml:space="preserve">15.2.4.2: Edition 5 handling of </w:t>
      </w:r>
      <w:r w:rsidRPr="00A45036">
        <w:rPr>
          <w:rFonts w:ascii="Times New Roman" w:hAnsi="Times New Roman"/>
          <w:b/>
        </w:rPr>
        <w:t>undefined</w:t>
      </w:r>
      <w:r>
        <w:t xml:space="preserve"> and </w:t>
      </w:r>
      <w:r w:rsidRPr="00A45036">
        <w:rPr>
          <w:rFonts w:ascii="Times New Roman" w:hAnsi="Times New Roman"/>
          <w:b/>
        </w:rPr>
        <w:t>null</w:t>
      </w:r>
      <w:r>
        <w:t xml:space="preserve"> as </w:t>
      </w:r>
      <w:r w:rsidRPr="00A45036">
        <w:rPr>
          <w:rFonts w:ascii="Times New Roman" w:hAnsi="Times New Roman"/>
          <w:b/>
        </w:rPr>
        <w:t>this</w:t>
      </w:r>
      <w:r>
        <w:t xml:space="preserve"> value caused existing code to fail.  Specification modified to maintain compatibility with such code. New steps 1 and 2 added to the algorithm.</w:t>
      </w:r>
    </w:p>
    <w:p w14:paraId="422373B5" w14:textId="77777777" w:rsidR="00A45036" w:rsidRDefault="00A45036" w:rsidP="00990F07">
      <w:pPr>
        <w:jc w:val="left"/>
      </w:pPr>
      <w:r>
        <w:t>15.3.4.3: Steps 5 and 7 of Edition 5 algorithm have been delet</w:t>
      </w:r>
      <w:r w:rsidR="0096338A">
        <w:t xml:space="preserve">ed because they imposed requirements upon the </w:t>
      </w:r>
      <w:r w:rsidR="0096338A" w:rsidRPr="0096338A">
        <w:rPr>
          <w:rFonts w:ascii="Times New Roman" w:hAnsi="Times New Roman"/>
          <w:i/>
        </w:rPr>
        <w:t>argArray</w:t>
      </w:r>
      <w:r w:rsidR="0096338A">
        <w:t xml:space="preserve"> argument that are inconsistent with other uses of generic array-like objects.</w:t>
      </w:r>
      <w:r>
        <w:t xml:space="preserve"> </w:t>
      </w:r>
    </w:p>
    <w:p w14:paraId="651ABA4C" w14:textId="77777777" w:rsidR="0096338A" w:rsidRDefault="0096338A" w:rsidP="00990F07">
      <w:pPr>
        <w:jc w:val="left"/>
      </w:pPr>
      <w:r>
        <w:t xml:space="preserve">15.4.4.12: In step 9.a, incorrect reference to </w:t>
      </w:r>
      <w:r w:rsidRPr="0096338A">
        <w:rPr>
          <w:i/>
        </w:rPr>
        <w:t>relativeStart</w:t>
      </w:r>
      <w:r>
        <w:t xml:space="preserve"> was replaced with a reference to </w:t>
      </w:r>
      <w:r w:rsidRPr="0096338A">
        <w:rPr>
          <w:i/>
        </w:rPr>
        <w:t>actualStart</w:t>
      </w:r>
      <w:r>
        <w:t xml:space="preserve">. </w:t>
      </w:r>
    </w:p>
    <w:p w14:paraId="4D69E3C1" w14:textId="77777777" w:rsidR="00346C38" w:rsidRDefault="00346C38" w:rsidP="00990F07">
      <w:pPr>
        <w:jc w:val="left"/>
      </w:pPr>
      <w:r>
        <w:t xml:space="preserve">15.4.4.15: Clarified that the default value for </w:t>
      </w:r>
      <w:r w:rsidRPr="00346C38">
        <w:rPr>
          <w:rFonts w:ascii="Times New Roman" w:hAnsi="Times New Roman"/>
          <w:i/>
        </w:rPr>
        <w:t>fromIndex</w:t>
      </w:r>
      <w:r>
        <w:t xml:space="preserve"> is the length minus 1 of the array.</w:t>
      </w:r>
    </w:p>
    <w:p w14:paraId="72533D66" w14:textId="77777777" w:rsidR="00346C38" w:rsidRDefault="00346C38" w:rsidP="00990F07">
      <w:pPr>
        <w:jc w:val="left"/>
      </w:pPr>
      <w:r>
        <w:t xml:space="preserve">15.4.4.18: In step 9 of the algorithm, </w:t>
      </w:r>
      <w:r w:rsidRPr="00346C38">
        <w:rPr>
          <w:rFonts w:ascii="Times New Roman" w:hAnsi="Times New Roman"/>
          <w:b/>
        </w:rPr>
        <w:t>undefined</w:t>
      </w:r>
      <w:r>
        <w:t xml:space="preserve"> is now the specified return value.</w:t>
      </w:r>
    </w:p>
    <w:p w14:paraId="7E676D88" w14:textId="77777777" w:rsidR="00346C38" w:rsidRDefault="00346C38" w:rsidP="00990F07">
      <w:pPr>
        <w:jc w:val="left"/>
      </w:pPr>
      <w:r>
        <w:t xml:space="preserve">15.4.4.22: In step 9.c.ii the first argument to the [[Call]] internal method has been changed to </w:t>
      </w:r>
      <w:r w:rsidRPr="00D37795">
        <w:rPr>
          <w:rFonts w:ascii="Times New Roman" w:hAnsi="Times New Roman"/>
          <w:b/>
        </w:rPr>
        <w:t>undefined</w:t>
      </w:r>
      <w:r>
        <w:t xml:space="preserve"> </w:t>
      </w:r>
      <w:r w:rsidR="00D37795">
        <w:t xml:space="preserve">for consistency with the definition of </w:t>
      </w:r>
      <w:r w:rsidR="00D37795" w:rsidRPr="00D37795">
        <w:rPr>
          <w:rFonts w:ascii="Courier New" w:hAnsi="Courier New" w:cs="Courier New"/>
        </w:rPr>
        <w:t>Array.prototype.reduce</w:t>
      </w:r>
      <w:r w:rsidR="00D37795">
        <w:t>.</w:t>
      </w:r>
    </w:p>
    <w:p w14:paraId="60E207CB" w14:textId="77777777" w:rsidR="00D8396C" w:rsidRDefault="00D8396C" w:rsidP="00990F07">
      <w:pPr>
        <w:jc w:val="left"/>
      </w:pPr>
      <w:r>
        <w:t>15.4.5.1: In Algorithm steps 3.l.ii and 3.l.iii the variable name was inverted resulting in an incorrectly inverted test.</w:t>
      </w:r>
    </w:p>
    <w:p w14:paraId="5A51EDA8" w14:textId="77777777" w:rsidR="00D8396C" w:rsidRDefault="00D8396C" w:rsidP="00990F07">
      <w:pPr>
        <w:jc w:val="left"/>
      </w:pPr>
      <w:r>
        <w:t xml:space="preserve">15.5.4.9: Normative requirement concerning canonically equivalent strings deleted from paragraph following </w:t>
      </w:r>
      <w:r w:rsidR="000D6A7C">
        <w:t>algorithm because it is listed as a recommendation in NOTE 2.</w:t>
      </w:r>
    </w:p>
    <w:p w14:paraId="141729FD" w14:textId="77777777" w:rsidR="000D6A7C" w:rsidRDefault="000D6A7C" w:rsidP="00990F07">
      <w:pPr>
        <w:jc w:val="left"/>
      </w:pPr>
      <w:r>
        <w:t xml:space="preserve">15.5.4.14: In </w:t>
      </w:r>
      <w:r w:rsidRPr="000D6A7C">
        <w:rPr>
          <w:rFonts w:ascii="Courier New" w:hAnsi="Courier New" w:cs="Courier New"/>
        </w:rPr>
        <w:t>split</w:t>
      </w:r>
      <w:r>
        <w:t xml:space="preserve"> algorithm step 11.a and 13.a</w:t>
      </w:r>
      <w:r w:rsidR="00C12A1B">
        <w:t>,</w:t>
      </w:r>
      <w:r>
        <w:t xml:space="preserve"> the position</w:t>
      </w:r>
      <w:r w:rsidR="00C12A1B">
        <w:t>al</w:t>
      </w:r>
      <w:r>
        <w:t xml:space="preserve"> order of the arguments to </w:t>
      </w:r>
      <w:r w:rsidRPr="000D6A7C">
        <w:rPr>
          <w:rFonts w:ascii="Times New Roman" w:hAnsi="Times New Roman"/>
          <w:i/>
        </w:rPr>
        <w:t>SplitMatch</w:t>
      </w:r>
      <w:r>
        <w:t xml:space="preserve"> </w:t>
      </w:r>
      <w:r w:rsidR="00C12A1B">
        <w:t>was</w:t>
      </w:r>
      <w:r>
        <w:t xml:space="preserve"> corrected to match the actual parameter signature of </w:t>
      </w:r>
      <w:r w:rsidRPr="000D6A7C">
        <w:rPr>
          <w:rFonts w:ascii="Times New Roman" w:hAnsi="Times New Roman"/>
          <w:i/>
        </w:rPr>
        <w:t>SplitMatch</w:t>
      </w:r>
      <w:r>
        <w:t>.</w:t>
      </w:r>
      <w:r w:rsidR="00C12A1B">
        <w:t xml:space="preserve">  In step 13.a.iii.</w:t>
      </w:r>
      <w:r w:rsidR="00C1266D">
        <w:t>7.</w:t>
      </w:r>
      <w:r w:rsidR="00C12A1B">
        <w:t xml:space="preserve">d, </w:t>
      </w:r>
      <w:r w:rsidR="00C12A1B" w:rsidRPr="00C12A1B">
        <w:rPr>
          <w:rFonts w:ascii="Times New Roman" w:hAnsi="Times New Roman"/>
          <w:i/>
        </w:rPr>
        <w:t>lengthA</w:t>
      </w:r>
      <w:r w:rsidR="00C12A1B">
        <w:t xml:space="preserve"> replaces </w:t>
      </w:r>
      <w:r w:rsidR="00C12A1B" w:rsidRPr="00C12A1B">
        <w:rPr>
          <w:rFonts w:ascii="Times New Roman" w:hAnsi="Times New Roman"/>
          <w:i/>
        </w:rPr>
        <w:t>A</w:t>
      </w:r>
      <w:r w:rsidR="00C12A1B">
        <w:t>.l</w:t>
      </w:r>
      <w:r w:rsidR="00C12A1B" w:rsidRPr="00C12A1B">
        <w:rPr>
          <w:rFonts w:ascii="Courier New" w:hAnsi="Courier New" w:cs="Courier New"/>
        </w:rPr>
        <w:t>ength</w:t>
      </w:r>
      <w:r w:rsidR="00C12A1B">
        <w:t>.</w:t>
      </w:r>
    </w:p>
    <w:p w14:paraId="57B28E39" w14:textId="77777777" w:rsidR="00C12A1B" w:rsidRDefault="00C12A1B" w:rsidP="00990F07">
      <w:pPr>
        <w:jc w:val="left"/>
      </w:pPr>
      <w:r>
        <w:t>15.5.5.</w:t>
      </w:r>
      <w:r w:rsidR="00995DE4">
        <w:t>2</w:t>
      </w:r>
      <w:r>
        <w:t>: In first paragraph, removed the implication that the individual character property access had “array index” semantics. Modi</w:t>
      </w:r>
      <w:r w:rsidR="00AF21CB">
        <w:t>fied algorithm steps 3 and 5 such that they do not enforce “array index” requirement.</w:t>
      </w:r>
    </w:p>
    <w:p w14:paraId="78070D33" w14:textId="77777777" w:rsidR="00AF21CB" w:rsidRDefault="00AF21CB" w:rsidP="00990F07">
      <w:pPr>
        <w:jc w:val="left"/>
      </w:pPr>
      <w:r>
        <w:t xml:space="preserve">15.9.1.15: </w:t>
      </w:r>
      <w:r w:rsidR="00997357">
        <w:t>Specified legal value ranges for fields that lacked them. Eliminated “time-only” formats. Specified default values for all optional fields.</w:t>
      </w:r>
    </w:p>
    <w:p w14:paraId="41925E54" w14:textId="77777777" w:rsidR="00167861" w:rsidRDefault="00167861" w:rsidP="00990F07">
      <w:pPr>
        <w:jc w:val="left"/>
      </w:pPr>
      <w:r>
        <w:t>15.10.2.2: The step numbers of the algorithm for the internal closure produced by step 2 were incorrectly numbered in a manner that implied that they were steps of the outer algorithm.</w:t>
      </w:r>
    </w:p>
    <w:p w14:paraId="27399FA6" w14:textId="77777777" w:rsidR="00167861" w:rsidRDefault="00167861" w:rsidP="00990F07">
      <w:pPr>
        <w:jc w:val="left"/>
      </w:pPr>
      <w:r>
        <w:t xml:space="preserve">15.10.2.6: In the abstract operation </w:t>
      </w:r>
      <w:r w:rsidRPr="00167861">
        <w:rPr>
          <w:rFonts w:ascii="Times New Roman" w:hAnsi="Times New Roman"/>
          <w:i/>
        </w:rPr>
        <w:t>IsWordChar</w:t>
      </w:r>
      <w:r>
        <w:t xml:space="preserve"> the first character in the list in step 3 is “</w:t>
      </w:r>
      <w:r w:rsidRPr="00167861">
        <w:rPr>
          <w:rFonts w:ascii="Courier New" w:hAnsi="Courier New" w:cs="Courier New"/>
          <w:b/>
        </w:rPr>
        <w:t>a</w:t>
      </w:r>
      <w:r>
        <w:t>” rather than “</w:t>
      </w:r>
      <w:r w:rsidRPr="00167861">
        <w:rPr>
          <w:rFonts w:ascii="Courier New" w:hAnsi="Courier New" w:cs="Courier New"/>
          <w:b/>
        </w:rPr>
        <w:t>A</w:t>
      </w:r>
      <w:r>
        <w:t>”.</w:t>
      </w:r>
    </w:p>
    <w:p w14:paraId="68AE62B1" w14:textId="77777777" w:rsidR="00D5253A" w:rsidRDefault="00167861" w:rsidP="00990F07">
      <w:pPr>
        <w:jc w:val="left"/>
      </w:pPr>
      <w:r>
        <w:t xml:space="preserve">15.10.2.8: In the algorithm for the </w:t>
      </w:r>
      <w:r w:rsidR="005905B3">
        <w:t xml:space="preserve">closure </w:t>
      </w:r>
      <w:r>
        <w:t xml:space="preserve">returned by the abstract operation </w:t>
      </w:r>
      <w:r w:rsidR="005905B3" w:rsidRPr="005905B3">
        <w:rPr>
          <w:rFonts w:ascii="Times New Roman" w:hAnsi="Times New Roman"/>
          <w:i/>
        </w:rPr>
        <w:t>CharacterSetMatcher</w:t>
      </w:r>
      <w:r w:rsidR="005905B3">
        <w:t xml:space="preserve">, the variable defined by step 3 and passed as an argument in step 4 was renamed to </w:t>
      </w:r>
      <w:r w:rsidR="005905B3" w:rsidRPr="005905B3">
        <w:rPr>
          <w:rFonts w:ascii="Times New Roman" w:hAnsi="Times New Roman"/>
          <w:i/>
        </w:rPr>
        <w:t>ch</w:t>
      </w:r>
      <w:r w:rsidR="005905B3">
        <w:t xml:space="preserve"> in order to avoid a name conflict with a formal parameter of the closure.</w:t>
      </w:r>
    </w:p>
    <w:p w14:paraId="050D13C5" w14:textId="77777777" w:rsidR="00167861" w:rsidRDefault="00D5253A" w:rsidP="00990F07">
      <w:pPr>
        <w:jc w:val="left"/>
      </w:pPr>
      <w:r>
        <w:t>1</w:t>
      </w:r>
      <w:r w:rsidR="00930CF6">
        <w:t>5.10.6.2: Step 9.e was deleted because</w:t>
      </w:r>
      <w:r>
        <w:t xml:space="preserve"> It performed an extra increment of </w:t>
      </w:r>
      <w:r w:rsidRPr="00D5253A">
        <w:rPr>
          <w:rFonts w:ascii="Times New Roman" w:hAnsi="Times New Roman"/>
          <w:i/>
        </w:rPr>
        <w:t>i</w:t>
      </w:r>
      <w:r>
        <w:t>.</w:t>
      </w:r>
    </w:p>
    <w:p w14:paraId="61BC1C85" w14:textId="77777777" w:rsidR="00D3494F" w:rsidRDefault="00D3494F" w:rsidP="00990F07">
      <w:pPr>
        <w:jc w:val="left"/>
      </w:pPr>
      <w:r>
        <w:t xml:space="preserve">15.11.1.1: Removed requirement that the </w:t>
      </w:r>
      <w:r w:rsidRPr="00D3494F">
        <w:rPr>
          <w:rFonts w:ascii="Courier New" w:hAnsi="Courier New" w:cs="Courier New"/>
        </w:rPr>
        <w:t>message</w:t>
      </w:r>
      <w:r>
        <w:t xml:space="preserve"> own property is set to the empty String when the </w:t>
      </w:r>
      <w:r w:rsidRPr="00D3494F">
        <w:rPr>
          <w:rFonts w:ascii="Times New Roman" w:hAnsi="Times New Roman"/>
          <w:i/>
        </w:rPr>
        <w:t>message</w:t>
      </w:r>
      <w:r>
        <w:t xml:space="preserve"> argument is </w:t>
      </w:r>
      <w:r w:rsidRPr="00D3494F">
        <w:rPr>
          <w:rFonts w:ascii="Times New Roman" w:hAnsi="Times New Roman"/>
          <w:b/>
        </w:rPr>
        <w:t>undefined</w:t>
      </w:r>
      <w:r>
        <w:t>.</w:t>
      </w:r>
    </w:p>
    <w:p w14:paraId="089EFDC0" w14:textId="77777777" w:rsidR="00D3494F" w:rsidRDefault="00D3494F" w:rsidP="00D3494F">
      <w:pPr>
        <w:jc w:val="left"/>
      </w:pPr>
      <w:r>
        <w:t xml:space="preserve">15.11.1.2: Removed requirement that the </w:t>
      </w:r>
      <w:r w:rsidRPr="00D3494F">
        <w:rPr>
          <w:rFonts w:ascii="Courier New" w:hAnsi="Courier New" w:cs="Courier New"/>
        </w:rPr>
        <w:t>message</w:t>
      </w:r>
      <w:r>
        <w:t xml:space="preserve"> own property is set to the empty String when the </w:t>
      </w:r>
      <w:r w:rsidRPr="00D3494F">
        <w:rPr>
          <w:rFonts w:ascii="Times New Roman" w:hAnsi="Times New Roman"/>
          <w:i/>
        </w:rPr>
        <w:t>message</w:t>
      </w:r>
      <w:r>
        <w:t xml:space="preserve"> argument is </w:t>
      </w:r>
      <w:r w:rsidRPr="00D3494F">
        <w:rPr>
          <w:rFonts w:ascii="Times New Roman" w:hAnsi="Times New Roman"/>
          <w:b/>
        </w:rPr>
        <w:t>undefined</w:t>
      </w:r>
      <w:r>
        <w:t>.</w:t>
      </w:r>
    </w:p>
    <w:p w14:paraId="567963A6" w14:textId="77777777" w:rsidR="00D3494F" w:rsidRDefault="00D3494F" w:rsidP="00990F07">
      <w:pPr>
        <w:jc w:val="left"/>
      </w:pPr>
      <w:r>
        <w:t xml:space="preserve">15.11.4.4: Steps 6-10 modified/added to correctly deal with missing or empty </w:t>
      </w:r>
      <w:r w:rsidRPr="00D3494F">
        <w:rPr>
          <w:rFonts w:ascii="Courier New" w:hAnsi="Courier New" w:cs="Courier New"/>
        </w:rPr>
        <w:t>message</w:t>
      </w:r>
      <w:r>
        <w:t xml:space="preserve"> property value.</w:t>
      </w:r>
    </w:p>
    <w:p w14:paraId="09F0BA4A" w14:textId="77777777" w:rsidR="00D3494F" w:rsidRDefault="00D3494F" w:rsidP="00D3494F">
      <w:pPr>
        <w:jc w:val="left"/>
      </w:pPr>
      <w:r>
        <w:t xml:space="preserve">15.11.1.2: Removed requirement that the </w:t>
      </w:r>
      <w:r w:rsidRPr="00D3494F">
        <w:rPr>
          <w:rFonts w:ascii="Courier New" w:hAnsi="Courier New" w:cs="Courier New"/>
        </w:rPr>
        <w:t>message</w:t>
      </w:r>
      <w:r>
        <w:t xml:space="preserve"> own property is set to the empty String when the </w:t>
      </w:r>
      <w:r w:rsidRPr="00D3494F">
        <w:rPr>
          <w:rFonts w:ascii="Times New Roman" w:hAnsi="Times New Roman"/>
          <w:i/>
        </w:rPr>
        <w:t>message</w:t>
      </w:r>
      <w:r>
        <w:t xml:space="preserve"> argument is </w:t>
      </w:r>
      <w:r w:rsidRPr="00D3494F">
        <w:rPr>
          <w:rFonts w:ascii="Times New Roman" w:hAnsi="Times New Roman"/>
          <w:b/>
        </w:rPr>
        <w:t>undefined</w:t>
      </w:r>
      <w:r>
        <w:t>.</w:t>
      </w:r>
    </w:p>
    <w:p w14:paraId="73275A55" w14:textId="77777777" w:rsidR="00D3494F" w:rsidRDefault="00267E82" w:rsidP="00990F07">
      <w:pPr>
        <w:jc w:val="left"/>
      </w:pPr>
      <w:r>
        <w:t xml:space="preserve">15.12.3: In step 10.b.iii of the </w:t>
      </w:r>
      <w:r w:rsidRPr="00267E82">
        <w:rPr>
          <w:rFonts w:ascii="Times New Roman" w:hAnsi="Times New Roman"/>
          <w:i/>
        </w:rPr>
        <w:t>JA</w:t>
      </w:r>
      <w:r>
        <w:t xml:space="preserve"> internal operation, the last element of the concatenation is “</w:t>
      </w:r>
      <w:r w:rsidRPr="00267E82">
        <w:rPr>
          <w:rFonts w:ascii="Courier New" w:hAnsi="Courier New" w:cs="Courier New"/>
          <w:b/>
        </w:rPr>
        <w:t>]</w:t>
      </w:r>
      <w:r>
        <w:t>”.</w:t>
      </w:r>
    </w:p>
    <w:p w14:paraId="47C16A96" w14:textId="77777777" w:rsidR="00285EE9" w:rsidRDefault="00DB7953" w:rsidP="00990F07">
      <w:pPr>
        <w:jc w:val="left"/>
      </w:pPr>
      <w:r>
        <w:t xml:space="preserve">B.2.1: Added to </w:t>
      </w:r>
      <w:r w:rsidR="00930CF6">
        <w:t>NOTE</w:t>
      </w:r>
      <w:r>
        <w:t xml:space="preserve"> that the encoding is based upon RFC 1738 rather than the newer RFC </w:t>
      </w:r>
      <w:r w:rsidR="00674B7E">
        <w:t>3986</w:t>
      </w:r>
      <w:r>
        <w:t>.</w:t>
      </w:r>
    </w:p>
    <w:p w14:paraId="6222D222" w14:textId="77777777" w:rsidR="00DB7953" w:rsidRDefault="00DB7953" w:rsidP="00990F07">
      <w:pPr>
        <w:jc w:val="left"/>
      </w:pPr>
      <w:r>
        <w:t xml:space="preserve">Annex C: An item was added corresponding to 7.6.12 regarding </w:t>
      </w:r>
      <w:r w:rsidRPr="00DB7953">
        <w:rPr>
          <w:rFonts w:ascii="Times New Roman" w:hAnsi="Times New Roman"/>
          <w:i/>
        </w:rPr>
        <w:t>FutureReservedWords</w:t>
      </w:r>
      <w:r>
        <w:t xml:space="preserve"> in strict mode.</w:t>
      </w:r>
    </w:p>
    <w:p w14:paraId="6CE453CA" w14:textId="77777777" w:rsidR="0026283E" w:rsidRDefault="0026283E" w:rsidP="0026283E">
      <w:pPr>
        <w:pStyle w:val="zzBiblio"/>
      </w:pPr>
      <w:r>
        <w:t>Bibliography</w:t>
      </w:r>
    </w:p>
    <w:p w14:paraId="0E6F6CBD" w14:textId="77777777" w:rsidR="00E80769" w:rsidRPr="009F47D6" w:rsidRDefault="00E80769" w:rsidP="00E80769">
      <w:pPr>
        <w:pStyle w:val="bibliography"/>
      </w:pPr>
      <w:r w:rsidRPr="009F47D6">
        <w:t>IEEE Std 754-</w:t>
      </w:r>
      <w:r>
        <w:t>2008</w:t>
      </w:r>
      <w:r w:rsidRPr="009F47D6">
        <w:t>: IEEE Standard for Floating-Point Arithmetic. Institute of Electrical and Electronic Engineers, New York (</w:t>
      </w:r>
      <w:r>
        <w:t>2008</w:t>
      </w:r>
      <w:r w:rsidRPr="009F47D6">
        <w:t>)</w:t>
      </w:r>
    </w:p>
    <w:p w14:paraId="63AB47FA" w14:textId="77777777" w:rsidR="00E80769" w:rsidRDefault="00E80769" w:rsidP="00E80769">
      <w:pPr>
        <w:pStyle w:val="bibliography"/>
      </w:pPr>
      <w:r>
        <w:t>The Unicode Consortium. The Unicode Standard, Version 3.0, defined by: The Unicode Standard, Version 3.0 (Reading, MA, Addison-Wesley, 2000. ISBN 0-201-61633-5)</w:t>
      </w:r>
    </w:p>
    <w:p w14:paraId="3CF5404D" w14:textId="77777777" w:rsidR="00E80769" w:rsidRDefault="00E80769" w:rsidP="00E80769">
      <w:pPr>
        <w:pStyle w:val="bibliography"/>
      </w:pPr>
      <w:r>
        <w:t>Unicode Inc. (2010), Unicode Technical Report #15: Unicode Normalization Forms</w:t>
      </w:r>
    </w:p>
    <w:p w14:paraId="27B094D4" w14:textId="77777777" w:rsidR="00E80769" w:rsidRPr="00A61FC5" w:rsidRDefault="00E80769" w:rsidP="00E80769">
      <w:pPr>
        <w:pStyle w:val="bibliography"/>
        <w:rPr>
          <w:rStyle w:val="apple-style-span"/>
        </w:rPr>
      </w:pPr>
      <w:r w:rsidRPr="00896455">
        <w:rPr>
          <w:rStyle w:val="apple-style-span"/>
          <w:rFonts w:cs="Arial"/>
        </w:rPr>
        <w:t>ISO 8601</w:t>
      </w:r>
      <w:r>
        <w:rPr>
          <w:rStyle w:val="apple-style-span"/>
          <w:rFonts w:cs="Arial"/>
        </w:rPr>
        <w:t>:2004(E)</w:t>
      </w:r>
      <w:r w:rsidRPr="00896455">
        <w:rPr>
          <w:rStyle w:val="apple-style-span"/>
          <w:rFonts w:cs="Arial"/>
        </w:rPr>
        <w:t xml:space="preserve"> </w:t>
      </w:r>
      <w:r w:rsidRPr="00612C55">
        <w:rPr>
          <w:rStyle w:val="apple-style-span"/>
          <w:rFonts w:cs="Arial"/>
          <w:i/>
        </w:rPr>
        <w:t>Data elements and interchange formats – Information</w:t>
      </w:r>
      <w:r w:rsidRPr="00612C55">
        <w:rPr>
          <w:rFonts w:cs="Arial" w:hint="eastAsia"/>
          <w:i/>
        </w:rPr>
        <w:t xml:space="preserve"> </w:t>
      </w:r>
      <w:r w:rsidRPr="00612C55">
        <w:rPr>
          <w:rStyle w:val="apple-style-span"/>
          <w:rFonts w:cs="Arial"/>
          <w:i/>
        </w:rPr>
        <w:t>interchange --</w:t>
      </w:r>
      <w:r w:rsidRPr="00612C55">
        <w:rPr>
          <w:rStyle w:val="apple-style-span"/>
          <w:rFonts w:cs="Arial" w:hint="eastAsia"/>
          <w:i/>
        </w:rPr>
        <w:t xml:space="preserve"> </w:t>
      </w:r>
      <w:r w:rsidRPr="00612C55">
        <w:rPr>
          <w:rStyle w:val="apple-style-span"/>
          <w:rFonts w:cs="Arial"/>
          <w:i/>
        </w:rPr>
        <w:t>Representation of dates and times</w:t>
      </w:r>
    </w:p>
    <w:p w14:paraId="3C4A4E1A" w14:textId="77777777" w:rsidR="00E80769" w:rsidRPr="00A61FC5" w:rsidRDefault="00E80769" w:rsidP="00E80769">
      <w:pPr>
        <w:pStyle w:val="bibliography"/>
        <w:rPr>
          <w:rStyle w:val="apple-style-span"/>
          <w:szCs w:val="18"/>
        </w:rPr>
      </w:pPr>
      <w:r w:rsidRPr="00896455">
        <w:rPr>
          <w:rStyle w:val="apple-style-span"/>
          <w:rFonts w:cs="Arial"/>
        </w:rPr>
        <w:t>RFC 1738 "Uniform Resource Locators (URL)"</w:t>
      </w:r>
      <w:r>
        <w:rPr>
          <w:rStyle w:val="apple-style-span"/>
          <w:rFonts w:cs="Arial"/>
        </w:rPr>
        <w:t>, available at &lt;</w:t>
      </w:r>
      <w:hyperlink r:id="rId22" w:history="1">
        <w:r w:rsidRPr="00D101FD">
          <w:rPr>
            <w:rStyle w:val="aff7"/>
            <w:rFonts w:cs="Arial"/>
            <w:lang w:val="en-GB"/>
          </w:rPr>
          <w:t>http://tools.ietf.org/html/rfc1738</w:t>
        </w:r>
      </w:hyperlink>
      <w:r>
        <w:rPr>
          <w:rStyle w:val="apple-style-span"/>
          <w:rFonts w:cs="Arial"/>
        </w:rPr>
        <w:t>&gt;</w:t>
      </w:r>
    </w:p>
    <w:p w14:paraId="09A3010F" w14:textId="77777777" w:rsidR="00E80769" w:rsidRPr="00896455" w:rsidRDefault="00E80769" w:rsidP="00E80769">
      <w:pPr>
        <w:pStyle w:val="bibliography"/>
        <w:jc w:val="left"/>
        <w:rPr>
          <w:rStyle w:val="apple-style-span"/>
          <w:rFonts w:hint="eastAsia"/>
          <w:szCs w:val="18"/>
        </w:rPr>
      </w:pPr>
      <w:r w:rsidRPr="00896455">
        <w:rPr>
          <w:rStyle w:val="apple-style-span"/>
          <w:rFonts w:cs="Arial"/>
        </w:rPr>
        <w:t>RFC 2396 "Uniform Resource Identifiers (URI): Generic Syntax"</w:t>
      </w:r>
      <w:r>
        <w:rPr>
          <w:rStyle w:val="apple-style-span"/>
          <w:rFonts w:cs="Arial"/>
        </w:rPr>
        <w:t>, available at &lt;</w:t>
      </w:r>
      <w:hyperlink r:id="rId23" w:history="1">
        <w:r>
          <w:rPr>
            <w:rStyle w:val="aff7"/>
            <w:rFonts w:cs="Arial"/>
            <w:lang w:val="en-GB"/>
          </w:rPr>
          <w:t>http://tools.ietf.org/html/rfc2396</w:t>
        </w:r>
      </w:hyperlink>
      <w:r>
        <w:rPr>
          <w:rStyle w:val="apple-style-span"/>
          <w:rFonts w:cs="Arial"/>
        </w:rPr>
        <w:t>&gt;</w:t>
      </w:r>
    </w:p>
    <w:p w14:paraId="4D6C461C" w14:textId="77777777" w:rsidR="00E80769" w:rsidRPr="00896455" w:rsidRDefault="00E80769" w:rsidP="00E80769">
      <w:pPr>
        <w:pStyle w:val="bibliography"/>
        <w:jc w:val="left"/>
        <w:rPr>
          <w:rStyle w:val="apple-style-span"/>
          <w:rFonts w:hint="eastAsia"/>
          <w:szCs w:val="18"/>
        </w:rPr>
      </w:pPr>
      <w:r w:rsidRPr="00896455">
        <w:rPr>
          <w:rStyle w:val="apple-style-span"/>
          <w:rFonts w:cs="Arial"/>
        </w:rPr>
        <w:t>RFC 3629 "UTF-8, a transformation format of ISO 10646"</w:t>
      </w:r>
      <w:r>
        <w:rPr>
          <w:rStyle w:val="apple-style-span"/>
          <w:rFonts w:cs="Arial"/>
        </w:rPr>
        <w:t>, available at &lt;</w:t>
      </w:r>
      <w:hyperlink r:id="rId24" w:history="1">
        <w:r>
          <w:rPr>
            <w:rStyle w:val="aff7"/>
            <w:rFonts w:cs="Arial"/>
            <w:lang w:val="en-GB"/>
          </w:rPr>
          <w:t>http://tools.ietf.org/html/rfc3629</w:t>
        </w:r>
      </w:hyperlink>
      <w:r>
        <w:rPr>
          <w:rStyle w:val="apple-style-span"/>
          <w:rFonts w:cs="Arial"/>
        </w:rPr>
        <w:t>&gt;</w:t>
      </w:r>
    </w:p>
    <w:p w14:paraId="4DCA79B6" w14:textId="77777777" w:rsidR="00990F07" w:rsidRDefault="00E80769" w:rsidP="00990F07">
      <w:pPr>
        <w:pStyle w:val="bibliography"/>
        <w:jc w:val="left"/>
      </w:pPr>
      <w:r w:rsidRPr="00E80769">
        <w:rPr>
          <w:rStyle w:val="apple-style-span"/>
          <w:rFonts w:cs="Arial"/>
        </w:rPr>
        <w:t>RFC 4627 "The application/json Media Type for JavaScript Object</w:t>
      </w:r>
      <w:r w:rsidRPr="00E80769">
        <w:rPr>
          <w:rFonts w:cs="Arial" w:hint="eastAsia"/>
        </w:rPr>
        <w:t xml:space="preserve"> </w:t>
      </w:r>
      <w:r w:rsidRPr="00E80769">
        <w:rPr>
          <w:rStyle w:val="apple-style-span"/>
          <w:rFonts w:cs="Arial"/>
        </w:rPr>
        <w:t>Notation (JSON)" , available at &lt;</w:t>
      </w:r>
      <w:hyperlink r:id="rId25" w:history="1">
        <w:r w:rsidRPr="00E80769">
          <w:rPr>
            <w:rStyle w:val="aff7"/>
            <w:rFonts w:cs="Arial"/>
            <w:lang w:val="en-GB"/>
          </w:rPr>
          <w:t>http://tools.ietf.org/html/rfc4627</w:t>
        </w:r>
      </w:hyperlink>
      <w:r w:rsidRPr="00E80769">
        <w:rPr>
          <w:rStyle w:val="apple-style-span"/>
          <w:rFonts w:cs="Arial"/>
        </w:rPr>
        <w:t>&gt;</w:t>
      </w:r>
    </w:p>
    <w:p w14:paraId="6BAC1747" w14:textId="77777777" w:rsidR="00990F07" w:rsidRDefault="00990F07" w:rsidP="00990F07">
      <w:pPr>
        <w:pStyle w:val="bibliography"/>
        <w:numPr>
          <w:ilvl w:val="0"/>
          <w:numId w:val="0"/>
        </w:numPr>
        <w:ind w:left="660" w:hanging="660"/>
      </w:pPr>
    </w:p>
    <w:p w14:paraId="4405E8AB" w14:textId="77777777" w:rsidR="00D20EE3" w:rsidRDefault="00D20EE3" w:rsidP="0026283E"/>
    <w:p w14:paraId="31BBB4EC" w14:textId="77777777" w:rsidR="0026283E" w:rsidRDefault="0026283E" w:rsidP="0026283E">
      <w:pPr>
        <w:sectPr w:rsidR="0026283E" w:rsidSect="00B71909">
          <w:headerReference w:type="even" r:id="rId26"/>
          <w:headerReference w:type="default" r:id="rId27"/>
          <w:footerReference w:type="even" r:id="rId28"/>
          <w:footerReference w:type="default" r:id="rId29"/>
          <w:headerReference w:type="first" r:id="rId30"/>
          <w:footerReference w:type="first" r:id="rId31"/>
          <w:type w:val="oddPage"/>
          <w:pgSz w:w="11906" w:h="16838"/>
          <w:pgMar w:top="1702" w:right="737" w:bottom="567" w:left="850" w:header="709" w:footer="283" w:gutter="567"/>
          <w:pgNumType w:start="1"/>
          <w:cols w:space="720"/>
          <w:titlePg/>
          <w:docGrid w:linePitch="272"/>
        </w:sectPr>
      </w:pPr>
    </w:p>
    <w:p w14:paraId="0918A28C" w14:textId="77777777" w:rsidR="0026283E" w:rsidRPr="0026283E" w:rsidRDefault="0026283E" w:rsidP="0026283E"/>
    <w:sectPr w:rsidR="0026283E" w:rsidRPr="0026283E">
      <w:headerReference w:type="even" r:id="rId32"/>
      <w:headerReference w:type="default" r:id="rId33"/>
      <w:footerReference w:type="even" r:id="rId34"/>
      <w:footerReference w:type="default" r:id="rId35"/>
      <w:headerReference w:type="first" r:id="rId36"/>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322" w:author="Allen Wirfs-Brock" w:date="2011-07-04T19:48:00Z" w:initials="AW">
    <w:p w14:paraId="26A31F13" w14:textId="77777777" w:rsidR="009E1F40" w:rsidRDefault="009E1F40">
      <w:pPr>
        <w:pStyle w:val="af5"/>
      </w:pPr>
      <w:r>
        <w:rPr>
          <w:rStyle w:val="af4"/>
        </w:rPr>
        <w:annotationRef/>
      </w:r>
      <w:r>
        <w:t>Perhaps this should be somewhere else.  Currently we don’t have a section that enumerates all the steps in loading and evaluating a program.</w:t>
      </w:r>
    </w:p>
  </w:comment>
  <w:comment w:id="1585" w:author="Allen Wirfs-Brock" w:date="2011-07-01T16:38:00Z" w:initials="AW">
    <w:p w14:paraId="5AEBDBAA" w14:textId="77777777" w:rsidR="009E1F40" w:rsidRDefault="009E1F40">
      <w:pPr>
        <w:pStyle w:val="af5"/>
      </w:pPr>
      <w:ins w:id="1587" w:author="Allen Wirfs-Brock" w:date="2011-07-01T16:35:00Z">
        <w:r>
          <w:rPr>
            <w:rStyle w:val="af4"/>
          </w:rPr>
          <w:annotationRef/>
        </w:r>
      </w:ins>
      <w:r>
        <w:t>How is an extended Program unit internally idehntified?  A pragma??</w:t>
      </w:r>
    </w:p>
  </w:comment>
  <w:comment w:id="1596" w:author="Allen Wirfs-Brock" w:date="2011-07-01T16:38:00Z" w:initials="AW">
    <w:p w14:paraId="2556F8B4" w14:textId="77777777" w:rsidR="009E1F40" w:rsidRDefault="009E1F40">
      <w:pPr>
        <w:pStyle w:val="af5"/>
      </w:pPr>
      <w:ins w:id="1599" w:author="Allen Wirfs-Brock" w:date="2011-07-01T16:38:00Z">
        <w:r>
          <w:rPr>
            <w:rStyle w:val="af4"/>
          </w:rPr>
          <w:annotationRef/>
        </w:r>
      </w:ins>
      <w:r>
        <w:t>Some pragma?</w:t>
      </w:r>
    </w:p>
  </w:comment>
  <w:comment w:id="1606" w:author="Allen Wirfs-Brock" w:date="2011-07-01T16:39:00Z" w:initials="AW">
    <w:p w14:paraId="148FD31B" w14:textId="77777777" w:rsidR="009E1F40" w:rsidRDefault="009E1F40">
      <w:pPr>
        <w:pStyle w:val="af5"/>
      </w:pPr>
      <w:ins w:id="1608" w:author="Allen Wirfs-Brock" w:date="2011-07-01T16:39:00Z">
        <w:r>
          <w:rPr>
            <w:rStyle w:val="af4"/>
          </w:rPr>
          <w:annotationRef/>
        </w:r>
      </w:ins>
      <w:r>
        <w:t>Some pragma</w:t>
      </w:r>
    </w:p>
  </w:comment>
  <w:comment w:id="1613" w:author="Allen Wirfs-Brock" w:date="2011-07-01T16:39:00Z" w:initials="AW">
    <w:p w14:paraId="6CA271BF" w14:textId="77777777" w:rsidR="009E1F40" w:rsidRDefault="009E1F40">
      <w:pPr>
        <w:pStyle w:val="af5"/>
      </w:pPr>
      <w:ins w:id="1615" w:author="Allen Wirfs-Brock" w:date="2011-07-01T16:39:00Z">
        <w:r>
          <w:rPr>
            <w:rStyle w:val="af4"/>
          </w:rPr>
          <w:annotationRef/>
        </w:r>
      </w:ins>
      <w:r>
        <w:t>Some pragma??</w:t>
      </w:r>
    </w:p>
  </w:comment>
  <w:comment w:id="1786" w:author="Rev 3 Allen Wirfs-Brock" w:date="2011-08-30T18:11:00Z" w:initials="AWB 3">
    <w:p w14:paraId="2EF29C68" w14:textId="77777777" w:rsidR="009E1F40" w:rsidRDefault="009E1F40">
      <w:pPr>
        <w:pStyle w:val="af5"/>
      </w:pPr>
      <w:ins w:id="1789" w:author="Rev 3 Allen Wirfs-Brock" w:date="2011-08-30T18:08:00Z">
        <w:r>
          <w:rPr>
            <w:rStyle w:val="af4"/>
          </w:rPr>
          <w:annotationRef/>
        </w:r>
      </w:ins>
      <w:r>
        <w:t>This calls is needed to force strict mode error detection of object environment records. If this doesn’t go away after completing refactoring it probably will require a note to explain.</w:t>
      </w:r>
    </w:p>
  </w:comment>
  <w:comment w:id="1812" w:author="Rev 3 Allen Wirfs-Brock" w:date="2011-09-10T11:16:00Z" w:initials="AWB 3">
    <w:p w14:paraId="2C670A8A" w14:textId="77777777" w:rsidR="009E1F40" w:rsidRDefault="009E1F40">
      <w:pPr>
        <w:pStyle w:val="af5"/>
      </w:pPr>
      <w:ins w:id="1814" w:author="Rev 3 Allen Wirfs-Brock" w:date="2011-09-10T11:16:00Z">
        <w:r>
          <w:rPr>
            <w:rStyle w:val="af4"/>
          </w:rPr>
          <w:annotationRef/>
        </w:r>
      </w:ins>
      <w:r>
        <w:t>There may be other produtions that ultimately need to be listed here.</w:t>
      </w:r>
    </w:p>
  </w:comment>
  <w:comment w:id="1856" w:author="Rev 3 Allen Wirfs-Brock" w:date="2011-09-21T08:52:00Z" w:initials="AWB 3">
    <w:p w14:paraId="080C11EC" w14:textId="77777777" w:rsidR="009E1F40" w:rsidRDefault="009E1F40">
      <w:pPr>
        <w:pStyle w:val="af5"/>
      </w:pPr>
      <w:ins w:id="1858" w:author="Rev 3 Allen Wirfs-Brock" w:date="2011-09-10T11:35:00Z">
        <w:r>
          <w:rPr>
            <w:rStyle w:val="af4"/>
          </w:rPr>
          <w:annotationRef/>
        </w:r>
      </w:ins>
      <w:r>
        <w:t>Why shouldn’t function declarations with in blocks be constant bindings?  For consistency with function scope bindings?  There are already other inconsistancies such as duplicate function declarations being disallowed.</w:t>
      </w:r>
    </w:p>
  </w:comment>
  <w:comment w:id="1890" w:author="Allen Wirfs-Brock rev2" w:date="2011-07-20T14:18:00Z" w:initials="AWB 2">
    <w:p w14:paraId="521850A4" w14:textId="77777777" w:rsidR="009E1F40" w:rsidRDefault="009E1F40">
      <w:pPr>
        <w:pStyle w:val="af5"/>
      </w:pPr>
      <w:r>
        <w:rPr>
          <w:rStyle w:val="af4"/>
        </w:rPr>
        <w:annotationRef/>
      </w:r>
      <w:r>
        <w:t>Additional modification to this text will probably be need to accout for the new declaration statements.</w:t>
      </w:r>
    </w:p>
  </w:comment>
  <w:comment w:id="2070" w:author="Allen Wirfs-Brock" w:date="2011-07-04T20:33:00Z" w:initials="AW">
    <w:p w14:paraId="09DA8F7A" w14:textId="77777777" w:rsidR="009E1F40" w:rsidRDefault="009E1F40">
      <w:pPr>
        <w:pStyle w:val="af5"/>
      </w:pPr>
      <w:ins w:id="2077" w:author="Allen Wirfs-Brock" w:date="2011-07-04T20:32:00Z">
        <w:r>
          <w:rPr>
            <w:rStyle w:val="af4"/>
          </w:rPr>
          <w:annotationRef/>
        </w:r>
      </w:ins>
      <w:r>
        <w:t>Note that the value the spread operator is applied to is coerced to an Object.</w:t>
      </w:r>
    </w:p>
  </w:comment>
  <w:comment w:id="2119" w:author="Allen Wirfs-Brock" w:date="2011-07-05T09:29:00Z" w:initials="AW">
    <w:p w14:paraId="20BF0461" w14:textId="77777777" w:rsidR="009E1F40" w:rsidRDefault="009E1F40">
      <w:pPr>
        <w:pStyle w:val="af5"/>
      </w:pPr>
      <w:ins w:id="2125" w:author="Allen Wirfs-Brock" w:date="2011-07-05T09:24:00Z">
        <w:r>
          <w:rPr>
            <w:rStyle w:val="af4"/>
          </w:rPr>
          <w:annotationRef/>
        </w:r>
      </w:ins>
      <w:r>
        <w:t>Note that indices wrap.  For example consider:</w:t>
      </w:r>
    </w:p>
    <w:p w14:paraId="5B17B489" w14:textId="77777777" w:rsidR="009E1F40" w:rsidRDefault="009E1F40">
      <w:pPr>
        <w:pStyle w:val="af5"/>
      </w:pPr>
    </w:p>
    <w:p w14:paraId="3775C78F" w14:textId="77777777" w:rsidR="009E1F40" w:rsidRDefault="009E1F40">
      <w:pPr>
        <w:pStyle w:val="af5"/>
      </w:pPr>
      <w:r>
        <w:t>[,,,,,, …{</w:t>
      </w:r>
      <w:r w:rsidRPr="009356F9">
        <w:rPr>
          <w:rFonts w:eastAsia="Times New Roman"/>
        </w:rPr>
        <w:t xml:space="preserve"> </w:t>
      </w:r>
      <w:r>
        <w:rPr>
          <w:rFonts w:eastAsia="Times New Roman"/>
        </w:rPr>
        <w:t xml:space="preserve">4294967293: “x”, </w:t>
      </w:r>
      <w:r>
        <w:t>length: Math.pow(2,32)-2}]</w:t>
      </w:r>
    </w:p>
  </w:comment>
  <w:comment w:id="2163" w:author="Allen Wirfs-Brock" w:date="2011-07-05T09:03:00Z" w:initials="AW">
    <w:p w14:paraId="3C757FFB" w14:textId="77777777" w:rsidR="009E1F40" w:rsidRDefault="009E1F40" w:rsidP="00711C66">
      <w:pPr>
        <w:pStyle w:val="af5"/>
      </w:pPr>
      <w:r>
        <w:rPr>
          <w:rStyle w:val="af4"/>
        </w:rPr>
        <w:annotationRef/>
      </w:r>
      <w:r>
        <w:t>Note that the value the spread operator is applied to is coerced to an Object.</w:t>
      </w:r>
    </w:p>
  </w:comment>
  <w:comment w:id="2202" w:author="Allen Wirfs-Brock" w:date="2011-07-05T09:30:00Z" w:initials="AW">
    <w:p w14:paraId="02BBA185" w14:textId="77777777" w:rsidR="009E1F40" w:rsidRDefault="009E1F40" w:rsidP="009356F9">
      <w:pPr>
        <w:pStyle w:val="af5"/>
      </w:pPr>
      <w:ins w:id="2204" w:author="Allen Wirfs-Brock" w:date="2011-07-05T09:30:00Z">
        <w:r>
          <w:rPr>
            <w:rStyle w:val="af4"/>
          </w:rPr>
          <w:annotationRef/>
        </w:r>
      </w:ins>
      <w:r>
        <w:t>Note that indices wrap.  For example consider:</w:t>
      </w:r>
    </w:p>
    <w:p w14:paraId="73301CEB" w14:textId="77777777" w:rsidR="009E1F40" w:rsidRDefault="009E1F40" w:rsidP="009356F9">
      <w:pPr>
        <w:pStyle w:val="af5"/>
      </w:pPr>
    </w:p>
    <w:p w14:paraId="17D246A8" w14:textId="77777777" w:rsidR="009E1F40" w:rsidRDefault="009E1F40" w:rsidP="009356F9">
      <w:pPr>
        <w:pStyle w:val="af5"/>
      </w:pPr>
      <w:r>
        <w:t>[1,2,3,4,5, …{</w:t>
      </w:r>
      <w:r w:rsidRPr="009356F9">
        <w:rPr>
          <w:rFonts w:eastAsia="Times New Roman"/>
        </w:rPr>
        <w:t xml:space="preserve"> </w:t>
      </w:r>
      <w:r>
        <w:rPr>
          <w:rFonts w:eastAsia="Times New Roman"/>
        </w:rPr>
        <w:t xml:space="preserve">4294967293: “x”, </w:t>
      </w:r>
      <w:r>
        <w:t>length: Math.pow(2,32)-2}]</w:t>
      </w:r>
    </w:p>
    <w:p w14:paraId="78ED58FE" w14:textId="77777777" w:rsidR="009E1F40" w:rsidRDefault="009E1F40">
      <w:pPr>
        <w:pStyle w:val="af5"/>
      </w:pPr>
    </w:p>
  </w:comment>
  <w:comment w:id="2219" w:author="Allen Wirfs-Brock rev2" w:date="2011-07-22T10:27:00Z" w:initials="AWB 2">
    <w:p w14:paraId="447C10CB" w14:textId="77777777" w:rsidR="009E1F40" w:rsidRDefault="009E1F40">
      <w:pPr>
        <w:pStyle w:val="af5"/>
      </w:pPr>
      <w:r>
        <w:rPr>
          <w:rStyle w:val="af4"/>
        </w:rPr>
        <w:annotationRef/>
      </w:r>
      <w:r>
        <w:t>this form may need to be eliminated if we want to ever support block lamdas with an optional parameter list.</w:t>
      </w:r>
    </w:p>
  </w:comment>
  <w:comment w:id="2601" w:author="Allen Wirfs-Brock" w:date="2011-07-05T10:46:00Z" w:initials="AW">
    <w:p w14:paraId="669D13C9" w14:textId="77777777" w:rsidR="009E1F40" w:rsidRDefault="009E1F40" w:rsidP="00144DD7">
      <w:pPr>
        <w:pStyle w:val="af5"/>
      </w:pPr>
      <w:r>
        <w:rPr>
          <w:rStyle w:val="af4"/>
        </w:rPr>
        <w:annotationRef/>
      </w:r>
      <w:r>
        <w:t>Note that the value the spread operator is applied to is coerced to an Object.</w:t>
      </w:r>
    </w:p>
  </w:comment>
  <w:comment w:id="2642" w:author="Allen Wirfs-Brock" w:date="2011-07-05T10:47:00Z" w:initials="AW">
    <w:p w14:paraId="330CF045" w14:textId="77777777" w:rsidR="009E1F40" w:rsidRDefault="009E1F40" w:rsidP="002A29A1">
      <w:pPr>
        <w:pStyle w:val="af5"/>
      </w:pPr>
      <w:r>
        <w:rPr>
          <w:rStyle w:val="af4"/>
        </w:rPr>
        <w:annotationRef/>
      </w:r>
      <w:r>
        <w:t>Note that the value the spread operator is applied to is coerced to an Object.</w:t>
      </w:r>
    </w:p>
  </w:comment>
  <w:comment w:id="3364" w:author="Allen Wirfs-Brock" w:date="2011-07-01T14:52:00Z" w:initials="AW">
    <w:p w14:paraId="126A5046" w14:textId="77777777" w:rsidR="009E1F40" w:rsidRDefault="009E1F40" w:rsidP="008D4C49">
      <w:pPr>
        <w:pStyle w:val="af5"/>
      </w:pPr>
      <w:r>
        <w:rPr>
          <w:rStyle w:val="af4"/>
        </w:rPr>
        <w:annotationRef/>
      </w:r>
      <w:r>
        <w:t xml:space="preserve">Note that a rest element also needs to be added to ArrayLiterals </w:t>
      </w:r>
    </w:p>
  </w:comment>
  <w:comment w:id="3379" w:author="Allen Wirfs-Brock" w:date="2011-07-12T08:55:00Z" w:initials="AW">
    <w:p w14:paraId="139652AB" w14:textId="77777777" w:rsidR="009E1F40" w:rsidRDefault="009E1F40">
      <w:pPr>
        <w:pStyle w:val="af5"/>
      </w:pPr>
      <w:ins w:id="3382" w:author="Allen Wirfs-Brock" w:date="2011-07-12T08:54:00Z">
        <w:r>
          <w:rPr>
            <w:rStyle w:val="af4"/>
          </w:rPr>
          <w:annotationRef/>
        </w:r>
      </w:ins>
      <w:r>
        <w:t>This form may need to be eliminated to avoid ambiquities if block lambdas are added</w:t>
      </w:r>
    </w:p>
  </w:comment>
  <w:comment w:id="3570" w:author="Allen Wirfs-Brock" w:date="2011-07-01T15:12:00Z" w:initials="AW">
    <w:p w14:paraId="08EE174E" w14:textId="77777777" w:rsidR="009E1F40" w:rsidRDefault="009E1F40" w:rsidP="00C707BD">
      <w:pPr>
        <w:pStyle w:val="af5"/>
      </w:pPr>
      <w:r>
        <w:rPr>
          <w:rStyle w:val="af4"/>
        </w:rPr>
        <w:annotationRef/>
      </w:r>
      <w:r>
        <w:t>This part probably doesn’t need to be here if 11.1.2 has this as a static semantic for extended code.</w:t>
      </w:r>
    </w:p>
  </w:comment>
  <w:comment w:id="3857" w:author="Rev 3 Allen Wirfs-Brock" w:date="2011-09-02T10:38:00Z" w:initials="AWB 3">
    <w:p w14:paraId="3100D31E" w14:textId="77777777" w:rsidR="009E1F40" w:rsidRDefault="009E1F40">
      <w:pPr>
        <w:pStyle w:val="af5"/>
      </w:pPr>
      <w:r>
        <w:rPr>
          <w:rStyle w:val="af4"/>
        </w:rPr>
        <w:annotationRef/>
      </w:r>
      <w:r>
        <w:t xml:space="preserve">Label set semantics should be re-expressed using algorithm definitions </w:t>
      </w:r>
    </w:p>
  </w:comment>
  <w:comment w:id="3922" w:author="Rev 3 Allen Wirfs-Brock" w:date="2011-09-01T17:17:00Z" w:initials="AWB 3">
    <w:p w14:paraId="07B00031" w14:textId="77777777" w:rsidR="009E1F40" w:rsidRDefault="009E1F40">
      <w:pPr>
        <w:pStyle w:val="af5"/>
      </w:pPr>
      <w:ins w:id="3926" w:author="Rev 3 Allen Wirfs-Brock" w:date="2011-08-30T15:03:00Z">
        <w:r>
          <w:rPr>
            <w:rStyle w:val="af4"/>
          </w:rPr>
          <w:annotationRef/>
        </w:r>
      </w:ins>
      <w:r>
        <w:t xml:space="preserve">Need to have an evlaution semantics in section 13 for </w:t>
      </w:r>
      <w:r w:rsidRPr="0072353C">
        <w:rPr>
          <w:i/>
        </w:rPr>
        <w:t>FunctionDeclaration</w:t>
      </w:r>
    </w:p>
  </w:comment>
  <w:comment w:id="4079" w:author="Allen Wirfs-Brock" w:date="2011-07-07T11:55:00Z" w:initials="AW">
    <w:p w14:paraId="0604068F" w14:textId="77777777" w:rsidR="009E1F40" w:rsidRDefault="009E1F40">
      <w:pPr>
        <w:pStyle w:val="af5"/>
      </w:pPr>
      <w:r>
        <w:rPr>
          <w:rStyle w:val="af4"/>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4586" w:author="Allen Wirfs-Brock" w:date="2011-07-11T14:55:00Z" w:initials="AW">
    <w:p w14:paraId="637C5C9C" w14:textId="77777777" w:rsidR="009E1F40" w:rsidRDefault="009E1F40">
      <w:pPr>
        <w:pStyle w:val="af5"/>
      </w:pPr>
      <w:ins w:id="4589" w:author="Allen Wirfs-Brock" w:date="2011-07-11T14:53:00Z">
        <w:r>
          <w:rPr>
            <w:rStyle w:val="af4"/>
          </w:rPr>
          <w:annotationRef/>
        </w:r>
      </w:ins>
      <w:r>
        <w:t>The destructuring wiki page argues for allowing empty binding patterns.  I’m not really convinced.</w:t>
      </w:r>
    </w:p>
  </w:comment>
  <w:comment w:id="4601" w:author="Allen Wirfs-Brock" w:date="2011-07-11T14:55:00Z" w:initials="AW">
    <w:p w14:paraId="34F9C382" w14:textId="77777777" w:rsidR="009E1F40" w:rsidRDefault="009E1F40">
      <w:pPr>
        <w:pStyle w:val="af5"/>
      </w:pPr>
      <w:ins w:id="4605" w:author="Allen Wirfs-Brock" w:date="2011-07-11T14:55:00Z">
        <w:r>
          <w:rPr>
            <w:rStyle w:val="af4"/>
          </w:rPr>
          <w:annotationRef/>
        </w:r>
      </w:ins>
      <w:r>
        <w:t>See above comment about empty binding patterns.</w:t>
      </w:r>
    </w:p>
  </w:comment>
  <w:comment w:id="4637" w:author="Rev 3 Allen Wirfs-Brock" w:date="2011-08-31T12:42:00Z" w:initials="AWB 3">
    <w:p w14:paraId="6CCE2F36" w14:textId="77777777" w:rsidR="009E1F40" w:rsidRDefault="009E1F40">
      <w:pPr>
        <w:pStyle w:val="af5"/>
      </w:pPr>
      <w:ins w:id="4643" w:author="Rev 3 Allen Wirfs-Brock" w:date="2011-08-31T12:41:00Z">
        <w:r>
          <w:rPr>
            <w:rStyle w:val="af4"/>
          </w:rPr>
          <w:annotationRef/>
        </w:r>
      </w:ins>
      <w:ins w:id="4644" w:author="Allen Wirfs-Brock" w:date="2011-07-11T15:35:00Z">
        <w:r>
          <w:rPr>
            <w:rStyle w:val="af4"/>
          </w:rPr>
          <w:annotationRef/>
        </w:r>
      </w:ins>
      <w:r>
        <w:t>May need to be eliminated if block lambdas are supported</w:t>
      </w:r>
    </w:p>
  </w:comment>
  <w:comment w:id="5532" w:author="Rev 3 Allen Wirfs-Brock" w:date="2011-09-02T11:13:00Z" w:initials="AWB 3">
    <w:p w14:paraId="3CF6146B" w14:textId="77777777" w:rsidR="009E1F40" w:rsidRDefault="009E1F40">
      <w:pPr>
        <w:pStyle w:val="af5"/>
      </w:pPr>
      <w:r>
        <w:rPr>
          <w:rStyle w:val="af4"/>
        </w:rPr>
        <w:annotationRef/>
      </w:r>
      <w:r>
        <w:t>The lexical scoping of for iteration variables still needs to be taken care of</w:t>
      </w:r>
    </w:p>
  </w:comment>
  <w:comment w:id="6314" w:author="Allen Wirfs-Brock" w:date="2011-07-07T18:07:00Z" w:initials="AW">
    <w:p w14:paraId="477A12A1" w14:textId="77777777" w:rsidR="009E1F40" w:rsidRDefault="009E1F40">
      <w:pPr>
        <w:pStyle w:val="af5"/>
      </w:pPr>
      <w:ins w:id="6316" w:author="Allen Wirfs-Brock" w:date="2011-07-07T18:07:00Z">
        <w:r>
          <w:rPr>
            <w:rStyle w:val="af4"/>
          </w:rPr>
          <w:annotationRef/>
        </w:r>
      </w:ins>
      <w:r>
        <w:t>The rest parameter can be named “arguments”</w:t>
      </w:r>
    </w:p>
  </w:comment>
  <w:comment w:id="6396" w:author="Allen Wirfs-Brock" w:date="2011-07-09T12:20:00Z" w:initials="AW">
    <w:p w14:paraId="31298873" w14:textId="77777777" w:rsidR="009E1F40" w:rsidRDefault="009E1F40">
      <w:pPr>
        <w:pStyle w:val="af5"/>
      </w:pPr>
      <w:ins w:id="6399" w:author="Allen Wirfs-Brock" w:date="2011-07-09T12:19:00Z">
        <w:r>
          <w:rPr>
            <w:rStyle w:val="af4"/>
          </w:rPr>
          <w:annotationRef/>
        </w:r>
      </w:ins>
      <w:r>
        <w:t>Note that formal parameters without an initializer are allowed after the first parameter with an initializer but such parameters are considered to be optional with undefined as their default value.</w:t>
      </w:r>
    </w:p>
  </w:comment>
  <w:comment w:id="6578" w:author="Allen Wirfs-Brock" w:date="2011-07-20T16:48:00Z" w:initials="AW">
    <w:p w14:paraId="21647514" w14:textId="77777777" w:rsidR="009E1F40" w:rsidRDefault="009E1F40">
      <w:pPr>
        <w:pStyle w:val="af5"/>
      </w:pPr>
      <w:ins w:id="6581" w:author="Allen Wirfs-Brock" w:date="2011-07-07T11:44:00Z">
        <w:r>
          <w:rPr>
            <w:rStyle w:val="af4"/>
          </w:rPr>
          <w:annotationRef/>
        </w:r>
      </w:ins>
      <w:hyperlink r:id="rId1" w:history="1">
        <w:r>
          <w:rPr>
            <w:rStyle w:val="aff7"/>
            <w:lang w:val="en-GB"/>
          </w:rPr>
          <w:t>https://bugs.ecmascript.org/show_bug.cgi?id=155</w:t>
        </w:r>
      </w:hyperlink>
      <w:r>
        <w:t xml:space="preserve"> </w:t>
      </w:r>
    </w:p>
  </w:comment>
  <w:comment w:id="8826" w:author="Allen Wirfs-Brock" w:date="2011-07-02T12:53:00Z" w:initials="AW">
    <w:p w14:paraId="25EC36D1" w14:textId="77777777" w:rsidR="009E1F40" w:rsidRDefault="009E1F40">
      <w:pPr>
        <w:pStyle w:val="af5"/>
      </w:pPr>
      <w:r>
        <w:rPr>
          <w:rStyle w:val="af4"/>
        </w:rPr>
        <w:annotationRef/>
      </w:r>
      <w:r>
        <w:t>Need to add new material that is not in previous verions of annex B</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ED6466E" w14:textId="77777777" w:rsidR="00737E32" w:rsidRDefault="00737E32">
      <w:r>
        <w:separator/>
      </w:r>
    </w:p>
  </w:endnote>
  <w:endnote w:type="continuationSeparator" w:id="0">
    <w:p w14:paraId="109BC9D0" w14:textId="77777777" w:rsidR="00737E32" w:rsidRDefault="00737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2020609040205080304"/>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9E1F40" w:rsidRPr="00FF543D" w14:paraId="5C17C7F0" w14:textId="77777777" w:rsidTr="000A4BD3">
      <w:tblPrEx>
        <w:tblCellMar>
          <w:top w:w="0" w:type="dxa"/>
          <w:left w:w="0" w:type="dxa"/>
          <w:bottom w:w="0" w:type="dxa"/>
          <w:right w:w="0" w:type="dxa"/>
        </w:tblCellMar>
      </w:tblPrEx>
      <w:trPr>
        <w:cantSplit/>
        <w:jc w:val="center"/>
      </w:trPr>
      <w:tc>
        <w:tcPr>
          <w:tcW w:w="1134" w:type="dxa"/>
          <w:vAlign w:val="bottom"/>
        </w:tcPr>
        <w:p w14:paraId="45112BCA" w14:textId="77777777" w:rsidR="009E1F40" w:rsidRPr="00FF543D" w:rsidRDefault="009E1F40" w:rsidP="0026283E">
          <w:pPr>
            <w:pStyle w:val="aff0"/>
            <w:spacing w:line="240" w:lineRule="atLeast"/>
            <w:jc w:val="left"/>
            <w:rPr>
              <w:sz w:val="22"/>
              <w:szCs w:val="22"/>
            </w:rPr>
          </w:pPr>
          <w:r w:rsidRPr="00FF543D">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5pt">
                <v:imagedata r:id="rId1" o:title="Logo0052b"/>
              </v:shape>
            </w:pict>
          </w:r>
        </w:p>
      </w:tc>
      <w:tc>
        <w:tcPr>
          <w:tcW w:w="8618" w:type="dxa"/>
          <w:gridSpan w:val="3"/>
          <w:vAlign w:val="bottom"/>
        </w:tcPr>
        <w:p w14:paraId="3EC9BB00" w14:textId="77777777" w:rsidR="009E1F40" w:rsidRPr="00FF543D" w:rsidRDefault="009E1F40" w:rsidP="0026283E">
          <w:pPr>
            <w:pStyle w:val="aff0"/>
            <w:spacing w:line="240" w:lineRule="atLeast"/>
            <w:jc w:val="left"/>
            <w:rPr>
              <w:sz w:val="22"/>
              <w:szCs w:val="22"/>
            </w:rPr>
          </w:pPr>
          <w:r w:rsidRPr="00FF543D">
            <w:rPr>
              <w:rFonts w:cs="Arial"/>
              <w:b/>
              <w:sz w:val="22"/>
              <w:szCs w:val="22"/>
            </w:rPr>
            <w:t>COPYRIGHT PROTECTED DOCUMENT</w:t>
          </w:r>
        </w:p>
      </w:tc>
    </w:tr>
    <w:tr w:rsidR="009E1F40" w14:paraId="4063AECC" w14:textId="77777777" w:rsidTr="000A4BD3">
      <w:tblPrEx>
        <w:tblCellMar>
          <w:top w:w="0" w:type="dxa"/>
          <w:left w:w="0" w:type="dxa"/>
          <w:bottom w:w="0" w:type="dxa"/>
          <w:right w:w="0" w:type="dxa"/>
        </w:tblCellMar>
      </w:tblPrEx>
      <w:trPr>
        <w:cantSplit/>
        <w:jc w:val="center"/>
      </w:trPr>
      <w:tc>
        <w:tcPr>
          <w:tcW w:w="3402" w:type="dxa"/>
          <w:gridSpan w:val="2"/>
        </w:tcPr>
        <w:p w14:paraId="175E3355" w14:textId="77777777" w:rsidR="009E1F40" w:rsidRDefault="009E1F40">
          <w:pPr>
            <w:pStyle w:val="aff0"/>
            <w:spacing w:before="540"/>
          </w:pPr>
        </w:p>
      </w:tc>
      <w:tc>
        <w:tcPr>
          <w:tcW w:w="2948" w:type="dxa"/>
        </w:tcPr>
        <w:p w14:paraId="13E401FF" w14:textId="77777777" w:rsidR="009E1F40" w:rsidRDefault="009E1F40">
          <w:pPr>
            <w:pStyle w:val="aff0"/>
            <w:spacing w:before="540"/>
            <w:jc w:val="center"/>
            <w:rPr>
              <w:b/>
              <w:sz w:val="16"/>
            </w:rPr>
          </w:pPr>
        </w:p>
      </w:tc>
      <w:tc>
        <w:tcPr>
          <w:tcW w:w="3402" w:type="dxa"/>
        </w:tcPr>
        <w:p w14:paraId="2D2D5D5E" w14:textId="77777777" w:rsidR="009E1F40" w:rsidRDefault="009E1F40" w:rsidP="001C60FC">
          <w:pPr>
            <w:pStyle w:val="aff0"/>
            <w:spacing w:before="540"/>
            <w:jc w:val="right"/>
            <w:rPr>
              <w:sz w:val="16"/>
            </w:rPr>
          </w:pPr>
          <w:r>
            <w:rPr>
              <w:sz w:val="16"/>
            </w:rPr>
            <w:t>© Ecma International 2011</w:t>
          </w:r>
        </w:p>
      </w:tc>
    </w:tr>
  </w:tbl>
  <w:p w14:paraId="4B35A52C" w14:textId="77777777" w:rsidR="009E1F40" w:rsidRDefault="009E1F40">
    <w:pPr>
      <w:pStyle w:val="aff0"/>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9E1F40" w14:paraId="6EDDC900" w14:textId="77777777">
      <w:tblPrEx>
        <w:tblCellMar>
          <w:top w:w="0" w:type="dxa"/>
          <w:left w:w="0" w:type="dxa"/>
          <w:bottom w:w="0" w:type="dxa"/>
          <w:right w:w="0" w:type="dxa"/>
        </w:tblCellMar>
      </w:tblPrEx>
      <w:trPr>
        <w:trHeight w:hRule="exact" w:val="1600"/>
        <w:jc w:val="center"/>
      </w:trPr>
      <w:tc>
        <w:tcPr>
          <w:tcW w:w="9781" w:type="dxa"/>
          <w:vAlign w:val="bottom"/>
        </w:tcPr>
        <w:p w14:paraId="59997301" w14:textId="77777777" w:rsidR="009E1F40" w:rsidRDefault="009E1F40" w:rsidP="001C60FC">
          <w:pPr>
            <w:pStyle w:val="aff0"/>
            <w:spacing w:before="500" w:line="210" w:lineRule="exact"/>
            <w:jc w:val="left"/>
            <w:rPr>
              <w:sz w:val="16"/>
            </w:rPr>
          </w:pPr>
          <w:r>
            <w:rPr>
              <w:sz w:val="16"/>
            </w:rPr>
            <w:t>© Ecma International 2011</w:t>
          </w:r>
        </w:p>
      </w:tc>
    </w:tr>
  </w:tbl>
  <w:p w14:paraId="4D74E475" w14:textId="77777777" w:rsidR="009E1F40" w:rsidRDefault="009E1F40">
    <w:pPr>
      <w:pStyle w:val="aff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E1F40" w14:paraId="368D6EC5" w14:textId="77777777">
      <w:tblPrEx>
        <w:tblCellMar>
          <w:top w:w="0" w:type="dxa"/>
          <w:left w:w="0" w:type="dxa"/>
          <w:bottom w:w="0" w:type="dxa"/>
          <w:right w:w="0" w:type="dxa"/>
        </w:tblCellMar>
      </w:tblPrEx>
      <w:trPr>
        <w:cantSplit/>
        <w:jc w:val="center"/>
      </w:trPr>
      <w:tc>
        <w:tcPr>
          <w:tcW w:w="3402" w:type="dxa"/>
        </w:tcPr>
        <w:p w14:paraId="332C043A" w14:textId="77777777" w:rsidR="009E1F40" w:rsidRDefault="009E1F40" w:rsidP="00E17A0F">
          <w:pPr>
            <w:pStyle w:val="aff0"/>
            <w:spacing w:before="540"/>
            <w:rPr>
              <w:b/>
              <w:sz w:val="16"/>
            </w:rPr>
          </w:pPr>
          <w:r>
            <w:rPr>
              <w:sz w:val="16"/>
            </w:rPr>
            <w:t>© Ecma International 2009 – All rights reserved</w:t>
          </w:r>
        </w:p>
      </w:tc>
      <w:tc>
        <w:tcPr>
          <w:tcW w:w="2948" w:type="dxa"/>
        </w:tcPr>
        <w:p w14:paraId="3AAAE0CA" w14:textId="77777777" w:rsidR="009E1F40" w:rsidRDefault="009E1F40" w:rsidP="00876F1B">
          <w:pPr>
            <w:pStyle w:val="aff0"/>
            <w:spacing w:before="540"/>
            <w:jc w:val="center"/>
            <w:rPr>
              <w:b/>
              <w:sz w:val="22"/>
            </w:rPr>
          </w:pPr>
        </w:p>
      </w:tc>
      <w:tc>
        <w:tcPr>
          <w:tcW w:w="3402" w:type="dxa"/>
        </w:tcPr>
        <w:p w14:paraId="487E764E" w14:textId="77777777" w:rsidR="009E1F40" w:rsidRDefault="009E1F40" w:rsidP="00876F1B">
          <w:pPr>
            <w:pStyle w:val="aff0"/>
            <w:spacing w:before="540"/>
            <w:jc w:val="right"/>
            <w:rPr>
              <w:b/>
              <w:sz w:val="22"/>
            </w:rPr>
          </w:pPr>
        </w:p>
      </w:tc>
    </w:tr>
  </w:tbl>
  <w:p w14:paraId="6ADF4CA3" w14:textId="77777777" w:rsidR="009E1F40" w:rsidRPr="003E745B" w:rsidRDefault="009E1F40" w:rsidP="003E745B">
    <w:pPr>
      <w:pStyle w:val="aff0"/>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9E1F40" w14:paraId="504893F2" w14:textId="77777777">
      <w:tblPrEx>
        <w:tblCellMar>
          <w:top w:w="0" w:type="dxa"/>
          <w:left w:w="0" w:type="dxa"/>
          <w:bottom w:w="0" w:type="dxa"/>
          <w:right w:w="0" w:type="dxa"/>
        </w:tblCellMar>
      </w:tblPrEx>
      <w:trPr>
        <w:cantSplit/>
        <w:trHeight w:hRule="exact" w:val="760"/>
      </w:trPr>
      <w:tc>
        <w:tcPr>
          <w:tcW w:w="2211" w:type="dxa"/>
        </w:tcPr>
        <w:p w14:paraId="14A1E4F8" w14:textId="77777777" w:rsidR="009E1F40" w:rsidRDefault="009E1F40">
          <w:pPr>
            <w:pStyle w:val="aff0"/>
            <w:spacing w:line="230" w:lineRule="exact"/>
          </w:pPr>
        </w:p>
      </w:tc>
      <w:tc>
        <w:tcPr>
          <w:tcW w:w="2211" w:type="dxa"/>
        </w:tcPr>
        <w:p w14:paraId="21D9B611" w14:textId="77777777" w:rsidR="009E1F40" w:rsidRDefault="009E1F40">
          <w:pPr>
            <w:pStyle w:val="aff0"/>
            <w:spacing w:line="230" w:lineRule="exact"/>
            <w:jc w:val="center"/>
            <w:rPr>
              <w:smallCaps/>
            </w:rPr>
          </w:pPr>
        </w:p>
      </w:tc>
      <w:tc>
        <w:tcPr>
          <w:tcW w:w="2211" w:type="dxa"/>
        </w:tcPr>
        <w:p w14:paraId="382A77F4" w14:textId="77777777" w:rsidR="009E1F40" w:rsidRDefault="009E1F40">
          <w:pPr>
            <w:pStyle w:val="aff0"/>
            <w:spacing w:before="540" w:line="230" w:lineRule="exact"/>
            <w:jc w:val="right"/>
            <w:rPr>
              <w:smallCaps/>
            </w:rPr>
          </w:pPr>
          <w:r>
            <w:fldChar w:fldCharType="begin"/>
          </w:r>
          <w:r>
            <w:instrText>PAGE \* ROMAN</w:instrText>
          </w:r>
          <w:r>
            <w:fldChar w:fldCharType="separate"/>
          </w:r>
          <w:r>
            <w:rPr>
              <w:noProof/>
            </w:rPr>
            <w:t>III</w:t>
          </w:r>
          <w:r>
            <w:fldChar w:fldCharType="end"/>
          </w:r>
        </w:p>
      </w:tc>
    </w:tr>
  </w:tbl>
  <w:p w14:paraId="0B608F9F" w14:textId="77777777" w:rsidR="009E1F40" w:rsidRDefault="009E1F40">
    <w:pPr>
      <w:pStyle w:val="aff0"/>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9E1F40" w14:paraId="5F339216" w14:textId="77777777">
      <w:tblPrEx>
        <w:tblCellMar>
          <w:top w:w="0" w:type="dxa"/>
          <w:left w:w="0" w:type="dxa"/>
          <w:bottom w:w="0" w:type="dxa"/>
          <w:right w:w="0" w:type="dxa"/>
        </w:tblCellMar>
      </w:tblPrEx>
      <w:trPr>
        <w:cantSplit/>
      </w:trPr>
      <w:tc>
        <w:tcPr>
          <w:tcW w:w="2914" w:type="dxa"/>
          <w:vMerge w:val="restart"/>
        </w:tcPr>
        <w:p w14:paraId="114453C6" w14:textId="77777777" w:rsidR="009E1F40" w:rsidRDefault="009E1F40">
          <w:pPr>
            <w:pStyle w:val="aff0"/>
            <w:spacing w:before="80" w:line="150" w:lineRule="exact"/>
            <w:rPr>
              <w:caps/>
              <w:sz w:val="12"/>
            </w:rPr>
          </w:pPr>
        </w:p>
      </w:tc>
      <w:tc>
        <w:tcPr>
          <w:tcW w:w="454" w:type="dxa"/>
          <w:vMerge w:val="restart"/>
        </w:tcPr>
        <w:p w14:paraId="054E7D1E" w14:textId="77777777" w:rsidR="009E1F40" w:rsidRDefault="009E1F40">
          <w:pPr>
            <w:pStyle w:val="aff0"/>
            <w:spacing w:line="240" w:lineRule="auto"/>
            <w:rPr>
              <w:sz w:val="18"/>
            </w:rPr>
          </w:pPr>
        </w:p>
      </w:tc>
      <w:tc>
        <w:tcPr>
          <w:tcW w:w="6384" w:type="dxa"/>
          <w:gridSpan w:val="2"/>
        </w:tcPr>
        <w:p w14:paraId="2F22A57E" w14:textId="77777777" w:rsidR="009E1F40" w:rsidRDefault="009E1F40">
          <w:pPr>
            <w:pStyle w:val="aff0"/>
            <w:spacing w:before="60" w:line="710" w:lineRule="exact"/>
            <w:jc w:val="left"/>
            <w:rPr>
              <w:spacing w:val="38"/>
            </w:rPr>
          </w:pPr>
        </w:p>
      </w:tc>
    </w:tr>
    <w:tr w:rsidR="009E1F40" w14:paraId="13AD9541" w14:textId="77777777">
      <w:tblPrEx>
        <w:tblCellMar>
          <w:top w:w="0" w:type="dxa"/>
          <w:left w:w="0" w:type="dxa"/>
          <w:bottom w:w="0" w:type="dxa"/>
          <w:right w:w="0" w:type="dxa"/>
        </w:tblCellMar>
      </w:tblPrEx>
      <w:trPr>
        <w:cantSplit/>
      </w:trPr>
      <w:tc>
        <w:tcPr>
          <w:tcW w:w="2914" w:type="dxa"/>
          <w:vMerge/>
        </w:tcPr>
        <w:p w14:paraId="5878427D" w14:textId="77777777" w:rsidR="009E1F40" w:rsidRDefault="009E1F40">
          <w:pPr>
            <w:pStyle w:val="aff0"/>
            <w:spacing w:line="240" w:lineRule="auto"/>
            <w:rPr>
              <w:caps/>
              <w:sz w:val="12"/>
            </w:rPr>
          </w:pPr>
        </w:p>
      </w:tc>
      <w:tc>
        <w:tcPr>
          <w:tcW w:w="454" w:type="dxa"/>
          <w:vMerge/>
        </w:tcPr>
        <w:p w14:paraId="189B8FDA" w14:textId="77777777" w:rsidR="009E1F40" w:rsidRDefault="009E1F40">
          <w:pPr>
            <w:pStyle w:val="aff0"/>
            <w:spacing w:line="240" w:lineRule="auto"/>
            <w:rPr>
              <w:sz w:val="18"/>
            </w:rPr>
          </w:pPr>
        </w:p>
      </w:tc>
      <w:tc>
        <w:tcPr>
          <w:tcW w:w="6384" w:type="dxa"/>
          <w:gridSpan w:val="2"/>
        </w:tcPr>
        <w:p w14:paraId="22EA5AE4" w14:textId="77777777" w:rsidR="009E1F40" w:rsidRDefault="009E1F40">
          <w:pPr>
            <w:pStyle w:val="aff0"/>
            <w:spacing w:line="240" w:lineRule="auto"/>
            <w:jc w:val="right"/>
            <w:rPr>
              <w:sz w:val="18"/>
            </w:rPr>
          </w:pPr>
        </w:p>
      </w:tc>
    </w:tr>
    <w:tr w:rsidR="009E1F40" w14:paraId="05BFAABC" w14:textId="77777777">
      <w:tblPrEx>
        <w:tblCellMar>
          <w:top w:w="0" w:type="dxa"/>
          <w:left w:w="0" w:type="dxa"/>
          <w:bottom w:w="0" w:type="dxa"/>
          <w:right w:w="0" w:type="dxa"/>
        </w:tblCellMar>
      </w:tblPrEx>
      <w:trPr>
        <w:cantSplit/>
        <w:trHeight w:hRule="exact" w:val="1600"/>
      </w:trPr>
      <w:tc>
        <w:tcPr>
          <w:tcW w:w="2914" w:type="dxa"/>
          <w:vMerge/>
        </w:tcPr>
        <w:p w14:paraId="0543897A" w14:textId="77777777" w:rsidR="009E1F40" w:rsidRDefault="009E1F40">
          <w:pPr>
            <w:pStyle w:val="aff0"/>
            <w:spacing w:line="150" w:lineRule="exact"/>
            <w:rPr>
              <w:caps/>
              <w:sz w:val="12"/>
            </w:rPr>
          </w:pPr>
        </w:p>
      </w:tc>
      <w:tc>
        <w:tcPr>
          <w:tcW w:w="454" w:type="dxa"/>
          <w:vMerge/>
        </w:tcPr>
        <w:p w14:paraId="0AFDBCE7" w14:textId="77777777" w:rsidR="009E1F40" w:rsidRDefault="009E1F40">
          <w:pPr>
            <w:pStyle w:val="aff0"/>
            <w:rPr>
              <w:sz w:val="18"/>
            </w:rPr>
          </w:pPr>
        </w:p>
      </w:tc>
      <w:tc>
        <w:tcPr>
          <w:tcW w:w="3402" w:type="dxa"/>
          <w:tcBorders>
            <w:top w:val="triple" w:sz="6" w:space="0" w:color="auto"/>
          </w:tcBorders>
          <w:vAlign w:val="bottom"/>
        </w:tcPr>
        <w:p w14:paraId="4344AA82" w14:textId="77777777" w:rsidR="009E1F40" w:rsidRDefault="009E1F40">
          <w:pPr>
            <w:pStyle w:val="aff0"/>
            <w:spacing w:line="240" w:lineRule="auto"/>
            <w:jc w:val="left"/>
            <w:rPr>
              <w:sz w:val="18"/>
            </w:rPr>
          </w:pPr>
        </w:p>
      </w:tc>
      <w:tc>
        <w:tcPr>
          <w:tcW w:w="2982" w:type="dxa"/>
          <w:tcBorders>
            <w:top w:val="triple" w:sz="6" w:space="0" w:color="auto"/>
          </w:tcBorders>
          <w:vAlign w:val="bottom"/>
        </w:tcPr>
        <w:p w14:paraId="3C4E06BB" w14:textId="77777777" w:rsidR="009E1F40" w:rsidRDefault="009E1F40">
          <w:pPr>
            <w:pStyle w:val="aff0"/>
            <w:spacing w:line="210" w:lineRule="exact"/>
            <w:jc w:val="right"/>
            <w:rPr>
              <w:sz w:val="18"/>
            </w:rPr>
          </w:pPr>
          <w:r>
            <w:rPr>
              <w:sz w:val="18"/>
            </w:rPr>
            <w:t>Reference number</w:t>
          </w:r>
        </w:p>
        <w:p w14:paraId="1865150B" w14:textId="77777777" w:rsidR="009E1F40" w:rsidRDefault="009E1F40">
          <w:pPr>
            <w:pStyle w:val="aff0"/>
            <w:spacing w:line="210" w:lineRule="exact"/>
            <w:jc w:val="right"/>
            <w:rPr>
              <w:position w:val="2"/>
              <w:sz w:val="18"/>
            </w:rPr>
          </w:pPr>
          <w:r>
            <w:rPr>
              <w:sz w:val="18"/>
            </w:rPr>
            <w:t>ECMA-123:2009</w:t>
          </w:r>
        </w:p>
        <w:p w14:paraId="78E50A0E" w14:textId="77777777" w:rsidR="009E1F40" w:rsidRDefault="009E1F40" w:rsidP="00E17A0F">
          <w:pPr>
            <w:pStyle w:val="aff0"/>
            <w:spacing w:before="600" w:line="210" w:lineRule="exact"/>
            <w:jc w:val="right"/>
            <w:rPr>
              <w:sz w:val="18"/>
            </w:rPr>
          </w:pPr>
          <w:r>
            <w:rPr>
              <w:position w:val="2"/>
              <w:sz w:val="16"/>
            </w:rPr>
            <w:t>©</w:t>
          </w:r>
          <w:r>
            <w:rPr>
              <w:sz w:val="18"/>
            </w:rPr>
            <w:t> Ecma International 2009</w:t>
          </w:r>
        </w:p>
      </w:tc>
    </w:tr>
  </w:tbl>
  <w:p w14:paraId="2505944A" w14:textId="77777777" w:rsidR="009E1F40" w:rsidRDefault="009E1F40">
    <w:pPr>
      <w:pStyle w:val="aff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E1F40" w14:paraId="41621CDB" w14:textId="77777777">
      <w:tblPrEx>
        <w:tblCellMar>
          <w:top w:w="0" w:type="dxa"/>
          <w:left w:w="0" w:type="dxa"/>
          <w:bottom w:w="0" w:type="dxa"/>
          <w:right w:w="0" w:type="dxa"/>
        </w:tblCellMar>
      </w:tblPrEx>
      <w:trPr>
        <w:cantSplit/>
        <w:jc w:val="center"/>
      </w:trPr>
      <w:tc>
        <w:tcPr>
          <w:tcW w:w="3402" w:type="dxa"/>
        </w:tcPr>
        <w:p w14:paraId="261798C8" w14:textId="77777777" w:rsidR="009E1F40" w:rsidRDefault="009E1F40" w:rsidP="00876F1B">
          <w:pPr>
            <w:pStyle w:val="aff0"/>
            <w:spacing w:before="540"/>
          </w:pPr>
          <w:r>
            <w:fldChar w:fldCharType="begin"/>
          </w:r>
          <w:r>
            <w:instrText xml:space="preserve">\PAGE \* ROMAN \* LOWER \* CHARFORMAT </w:instrText>
          </w:r>
          <w:r>
            <w:fldChar w:fldCharType="separate"/>
          </w:r>
          <w:r w:rsidR="006E08EC">
            <w:rPr>
              <w:noProof/>
            </w:rPr>
            <w:t>ii</w:t>
          </w:r>
          <w:r>
            <w:fldChar w:fldCharType="end"/>
          </w:r>
        </w:p>
      </w:tc>
      <w:tc>
        <w:tcPr>
          <w:tcW w:w="2948" w:type="dxa"/>
        </w:tcPr>
        <w:p w14:paraId="724CF67D" w14:textId="77777777" w:rsidR="009E1F40" w:rsidRDefault="009E1F40" w:rsidP="00876F1B">
          <w:pPr>
            <w:pStyle w:val="aff0"/>
            <w:spacing w:before="540"/>
            <w:jc w:val="center"/>
            <w:rPr>
              <w:b/>
              <w:sz w:val="16"/>
            </w:rPr>
          </w:pPr>
        </w:p>
      </w:tc>
      <w:tc>
        <w:tcPr>
          <w:tcW w:w="3402" w:type="dxa"/>
        </w:tcPr>
        <w:p w14:paraId="0D98FE58" w14:textId="77777777" w:rsidR="009E1F40" w:rsidRDefault="009E1F40" w:rsidP="001C60FC">
          <w:pPr>
            <w:pStyle w:val="aff0"/>
            <w:spacing w:before="540"/>
            <w:jc w:val="right"/>
            <w:rPr>
              <w:sz w:val="16"/>
            </w:rPr>
          </w:pPr>
          <w:r>
            <w:rPr>
              <w:sz w:val="16"/>
            </w:rPr>
            <w:t>© Ecma International 2011</w:t>
          </w:r>
        </w:p>
      </w:tc>
    </w:tr>
  </w:tbl>
  <w:p w14:paraId="6BF9E1CF" w14:textId="77777777" w:rsidR="009E1F40" w:rsidRPr="003E745B" w:rsidRDefault="009E1F40" w:rsidP="003E745B">
    <w:pPr>
      <w:pStyle w:val="aff0"/>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E1F40" w14:paraId="5C445486" w14:textId="77777777">
      <w:tblPrEx>
        <w:tblCellMar>
          <w:top w:w="0" w:type="dxa"/>
          <w:left w:w="0" w:type="dxa"/>
          <w:bottom w:w="0" w:type="dxa"/>
          <w:right w:w="0" w:type="dxa"/>
        </w:tblCellMar>
      </w:tblPrEx>
      <w:trPr>
        <w:cantSplit/>
        <w:jc w:val="center"/>
      </w:trPr>
      <w:tc>
        <w:tcPr>
          <w:tcW w:w="3402" w:type="dxa"/>
        </w:tcPr>
        <w:p w14:paraId="245A78D7" w14:textId="77777777" w:rsidR="009E1F40" w:rsidRDefault="009E1F40" w:rsidP="001C60FC">
          <w:pPr>
            <w:pStyle w:val="aff0"/>
            <w:spacing w:before="540"/>
            <w:rPr>
              <w:b/>
              <w:sz w:val="16"/>
            </w:rPr>
          </w:pPr>
          <w:r>
            <w:rPr>
              <w:sz w:val="16"/>
            </w:rPr>
            <w:t>© Ecma International 2011</w:t>
          </w:r>
        </w:p>
      </w:tc>
      <w:tc>
        <w:tcPr>
          <w:tcW w:w="2948" w:type="dxa"/>
        </w:tcPr>
        <w:p w14:paraId="3DDA8CB9" w14:textId="77777777" w:rsidR="009E1F40" w:rsidRDefault="009E1F40" w:rsidP="00876F1B">
          <w:pPr>
            <w:pStyle w:val="aff0"/>
            <w:spacing w:before="540"/>
            <w:jc w:val="center"/>
            <w:rPr>
              <w:b/>
            </w:rPr>
          </w:pPr>
        </w:p>
      </w:tc>
      <w:tc>
        <w:tcPr>
          <w:tcW w:w="3402" w:type="dxa"/>
        </w:tcPr>
        <w:p w14:paraId="04556D07" w14:textId="77777777" w:rsidR="009E1F40" w:rsidRDefault="009E1F40" w:rsidP="00876F1B">
          <w:pPr>
            <w:pStyle w:val="aff0"/>
            <w:spacing w:before="540"/>
            <w:jc w:val="right"/>
          </w:pPr>
          <w:r>
            <w:fldChar w:fldCharType="begin"/>
          </w:r>
          <w:r>
            <w:instrText xml:space="preserve">\PAGE \* ROMAN \* LOWER \* CHARFORMAT </w:instrText>
          </w:r>
          <w:r>
            <w:fldChar w:fldCharType="separate"/>
          </w:r>
          <w:r w:rsidR="009B483F">
            <w:rPr>
              <w:noProof/>
            </w:rPr>
            <w:t>i</w:t>
          </w:r>
          <w:r>
            <w:fldChar w:fldCharType="end"/>
          </w:r>
        </w:p>
      </w:tc>
    </w:tr>
  </w:tbl>
  <w:p w14:paraId="446B6E3F" w14:textId="77777777" w:rsidR="009E1F40" w:rsidRPr="003E745B" w:rsidRDefault="009E1F40" w:rsidP="003E745B">
    <w:pPr>
      <w:pStyle w:val="aff0"/>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9E1F40" w14:paraId="3AD789E5" w14:textId="77777777">
      <w:tblPrEx>
        <w:tblCellMar>
          <w:top w:w="0" w:type="dxa"/>
          <w:left w:w="0" w:type="dxa"/>
          <w:bottom w:w="0" w:type="dxa"/>
          <w:right w:w="0" w:type="dxa"/>
        </w:tblCellMar>
      </w:tblPrEx>
      <w:trPr>
        <w:cantSplit/>
        <w:jc w:val="center"/>
      </w:trPr>
      <w:tc>
        <w:tcPr>
          <w:tcW w:w="4876" w:type="dxa"/>
        </w:tcPr>
        <w:p w14:paraId="48705C3F" w14:textId="77777777" w:rsidR="009E1F40" w:rsidRDefault="009E1F40">
          <w:pPr>
            <w:pStyle w:val="aff0"/>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14:paraId="198FC078" w14:textId="77777777" w:rsidR="009E1F40" w:rsidRDefault="009E1F40">
          <w:pPr>
            <w:pStyle w:val="aff0"/>
            <w:spacing w:before="540"/>
            <w:jc w:val="right"/>
            <w:rPr>
              <w:sz w:val="16"/>
            </w:rPr>
          </w:pPr>
          <w:r>
            <w:rPr>
              <w:sz w:val="16"/>
            </w:rPr>
            <w:fldChar w:fldCharType="begin"/>
          </w:r>
          <w:r>
            <w:rPr>
              <w:sz w:val="16"/>
            </w:rPr>
            <w:instrText xml:space="preserve"> REF DDOrganization \* CHARFORMAT   </w:instrText>
          </w:r>
          <w:r>
            <w:rPr>
              <w:sz w:val="16"/>
            </w:rPr>
            <w:fldChar w:fldCharType="separate"/>
          </w:r>
          <w:r>
            <w:rPr>
              <w:b/>
              <w:sz w:val="16"/>
            </w:rPr>
            <w:t>Error! Reference source not found.</w:t>
          </w:r>
          <w:r>
            <w:fldChar w:fldCharType="end"/>
          </w:r>
        </w:p>
      </w:tc>
    </w:tr>
  </w:tbl>
  <w:p w14:paraId="79D1E8E9" w14:textId="77777777" w:rsidR="009E1F40" w:rsidRDefault="009E1F40">
    <w:pPr>
      <w:pStyle w:val="aff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E1F40" w14:paraId="6AFC1457" w14:textId="77777777">
      <w:tblPrEx>
        <w:tblCellMar>
          <w:top w:w="0" w:type="dxa"/>
          <w:left w:w="0" w:type="dxa"/>
          <w:bottom w:w="0" w:type="dxa"/>
          <w:right w:w="0" w:type="dxa"/>
        </w:tblCellMar>
      </w:tblPrEx>
      <w:trPr>
        <w:cantSplit/>
        <w:jc w:val="center"/>
      </w:trPr>
      <w:tc>
        <w:tcPr>
          <w:tcW w:w="3402" w:type="dxa"/>
        </w:tcPr>
        <w:p w14:paraId="126F81BA" w14:textId="77777777" w:rsidR="009E1F40" w:rsidRDefault="009E1F40" w:rsidP="00876F1B">
          <w:pPr>
            <w:pStyle w:val="aff0"/>
            <w:spacing w:before="540"/>
            <w:rPr>
              <w:b/>
              <w:sz w:val="22"/>
            </w:rPr>
          </w:pPr>
          <w:r>
            <w:rPr>
              <w:b/>
              <w:sz w:val="22"/>
            </w:rPr>
            <w:fldChar w:fldCharType="begin"/>
          </w:r>
          <w:r>
            <w:rPr>
              <w:b/>
              <w:sz w:val="22"/>
            </w:rPr>
            <w:instrText xml:space="preserve">PAGE \* ARABIC \* CHARFORMAT </w:instrText>
          </w:r>
          <w:r>
            <w:rPr>
              <w:b/>
              <w:sz w:val="22"/>
            </w:rPr>
            <w:fldChar w:fldCharType="separate"/>
          </w:r>
          <w:r w:rsidR="006E08EC">
            <w:rPr>
              <w:b/>
              <w:noProof/>
              <w:sz w:val="22"/>
            </w:rPr>
            <w:t>270</w:t>
          </w:r>
          <w:r>
            <w:rPr>
              <w:b/>
              <w:sz w:val="22"/>
            </w:rPr>
            <w:fldChar w:fldCharType="end"/>
          </w:r>
        </w:p>
      </w:tc>
      <w:tc>
        <w:tcPr>
          <w:tcW w:w="2948" w:type="dxa"/>
        </w:tcPr>
        <w:p w14:paraId="5AD06D46" w14:textId="77777777" w:rsidR="009E1F40" w:rsidRDefault="009E1F40" w:rsidP="00876F1B">
          <w:pPr>
            <w:pStyle w:val="aff0"/>
            <w:spacing w:before="540"/>
            <w:jc w:val="center"/>
            <w:rPr>
              <w:b/>
              <w:sz w:val="16"/>
            </w:rPr>
          </w:pPr>
        </w:p>
      </w:tc>
      <w:tc>
        <w:tcPr>
          <w:tcW w:w="3402" w:type="dxa"/>
        </w:tcPr>
        <w:p w14:paraId="08FCF2D2" w14:textId="77777777" w:rsidR="009E1F40" w:rsidRDefault="009E1F40" w:rsidP="001C60FC">
          <w:pPr>
            <w:pStyle w:val="aff0"/>
            <w:spacing w:before="540"/>
            <w:jc w:val="right"/>
            <w:rPr>
              <w:sz w:val="16"/>
            </w:rPr>
          </w:pPr>
          <w:r>
            <w:rPr>
              <w:sz w:val="16"/>
            </w:rPr>
            <w:t>© Ecma International 2011</w:t>
          </w:r>
        </w:p>
      </w:tc>
    </w:tr>
  </w:tbl>
  <w:p w14:paraId="63A53455" w14:textId="77777777" w:rsidR="009E1F40" w:rsidRPr="003E745B" w:rsidRDefault="009E1F40" w:rsidP="003E745B">
    <w:pPr>
      <w:pStyle w:val="aff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E1F40" w14:paraId="530AFCD2" w14:textId="77777777">
      <w:tblPrEx>
        <w:tblCellMar>
          <w:top w:w="0" w:type="dxa"/>
          <w:left w:w="0" w:type="dxa"/>
          <w:bottom w:w="0" w:type="dxa"/>
          <w:right w:w="0" w:type="dxa"/>
        </w:tblCellMar>
      </w:tblPrEx>
      <w:trPr>
        <w:cantSplit/>
        <w:jc w:val="center"/>
      </w:trPr>
      <w:tc>
        <w:tcPr>
          <w:tcW w:w="3402" w:type="dxa"/>
        </w:tcPr>
        <w:p w14:paraId="3FFFB472" w14:textId="77777777" w:rsidR="009E1F40" w:rsidRDefault="009E1F40" w:rsidP="001C60FC">
          <w:pPr>
            <w:pStyle w:val="aff0"/>
            <w:spacing w:before="540"/>
            <w:rPr>
              <w:b/>
              <w:sz w:val="16"/>
            </w:rPr>
          </w:pPr>
          <w:r>
            <w:rPr>
              <w:sz w:val="16"/>
            </w:rPr>
            <w:t>© Ecma International 2011</w:t>
          </w:r>
        </w:p>
      </w:tc>
      <w:tc>
        <w:tcPr>
          <w:tcW w:w="2948" w:type="dxa"/>
        </w:tcPr>
        <w:p w14:paraId="4FBA5D98" w14:textId="77777777" w:rsidR="009E1F40" w:rsidRDefault="009E1F40" w:rsidP="00876F1B">
          <w:pPr>
            <w:pStyle w:val="aff0"/>
            <w:spacing w:before="540"/>
            <w:jc w:val="center"/>
            <w:rPr>
              <w:b/>
              <w:sz w:val="22"/>
            </w:rPr>
          </w:pPr>
        </w:p>
      </w:tc>
      <w:tc>
        <w:tcPr>
          <w:tcW w:w="3402" w:type="dxa"/>
        </w:tcPr>
        <w:p w14:paraId="3BA56470" w14:textId="77777777" w:rsidR="009E1F40" w:rsidRDefault="009E1F40"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6E08EC">
            <w:rPr>
              <w:b/>
              <w:noProof/>
              <w:sz w:val="22"/>
            </w:rPr>
            <w:t>271</w:t>
          </w:r>
          <w:r>
            <w:rPr>
              <w:b/>
              <w:sz w:val="22"/>
            </w:rPr>
            <w:fldChar w:fldCharType="end"/>
          </w:r>
        </w:p>
      </w:tc>
    </w:tr>
  </w:tbl>
  <w:p w14:paraId="6791DFD9" w14:textId="77777777" w:rsidR="009E1F40" w:rsidRPr="003E745B" w:rsidRDefault="009E1F40" w:rsidP="003E745B">
    <w:pPr>
      <w:pStyle w:val="aff0"/>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9E1F40" w14:paraId="745C1E57" w14:textId="77777777">
      <w:tblPrEx>
        <w:tblCellMar>
          <w:top w:w="0" w:type="dxa"/>
          <w:left w:w="0" w:type="dxa"/>
          <w:bottom w:w="0" w:type="dxa"/>
          <w:right w:w="0" w:type="dxa"/>
        </w:tblCellMar>
      </w:tblPrEx>
      <w:trPr>
        <w:cantSplit/>
        <w:jc w:val="center"/>
      </w:trPr>
      <w:tc>
        <w:tcPr>
          <w:tcW w:w="3402" w:type="dxa"/>
        </w:tcPr>
        <w:p w14:paraId="63DD4820" w14:textId="77777777" w:rsidR="009E1F40" w:rsidRDefault="009E1F40" w:rsidP="001C60FC">
          <w:pPr>
            <w:pStyle w:val="aff0"/>
            <w:spacing w:before="540"/>
            <w:rPr>
              <w:b/>
              <w:sz w:val="16"/>
            </w:rPr>
          </w:pPr>
          <w:r>
            <w:rPr>
              <w:sz w:val="16"/>
            </w:rPr>
            <w:t>© Ecma International 2011</w:t>
          </w:r>
        </w:p>
      </w:tc>
      <w:tc>
        <w:tcPr>
          <w:tcW w:w="2948" w:type="dxa"/>
        </w:tcPr>
        <w:p w14:paraId="3B24D867" w14:textId="77777777" w:rsidR="009E1F40" w:rsidRDefault="009E1F40" w:rsidP="00876F1B">
          <w:pPr>
            <w:pStyle w:val="aff0"/>
            <w:spacing w:before="540"/>
            <w:jc w:val="center"/>
            <w:rPr>
              <w:b/>
              <w:sz w:val="22"/>
            </w:rPr>
          </w:pPr>
        </w:p>
      </w:tc>
      <w:tc>
        <w:tcPr>
          <w:tcW w:w="3402" w:type="dxa"/>
        </w:tcPr>
        <w:p w14:paraId="0F8ECD06" w14:textId="77777777" w:rsidR="009E1F40" w:rsidRDefault="009E1F40" w:rsidP="00876F1B">
          <w:pPr>
            <w:pStyle w:val="aff0"/>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6E08EC">
            <w:rPr>
              <w:b/>
              <w:noProof/>
              <w:sz w:val="22"/>
            </w:rPr>
            <w:t>1</w:t>
          </w:r>
          <w:r>
            <w:rPr>
              <w:b/>
              <w:sz w:val="22"/>
            </w:rPr>
            <w:fldChar w:fldCharType="end"/>
          </w:r>
        </w:p>
      </w:tc>
    </w:tr>
  </w:tbl>
  <w:p w14:paraId="0D04F488" w14:textId="77777777" w:rsidR="009E1F40" w:rsidRPr="003E745B" w:rsidRDefault="009E1F40" w:rsidP="003E745B">
    <w:pPr>
      <w:pStyle w:val="aff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8856891" w14:textId="77777777" w:rsidR="00737E32" w:rsidRDefault="00737E32">
      <w:r>
        <w:separator/>
      </w:r>
    </w:p>
  </w:footnote>
  <w:footnote w:type="continuationSeparator" w:id="0">
    <w:p w14:paraId="55843CC2" w14:textId="77777777" w:rsidR="00737E32" w:rsidRDefault="00737E32">
      <w:r>
        <w:continuationSeparator/>
      </w:r>
    </w:p>
  </w:footnote>
  <w:footnote w:id="1">
    <w:p w14:paraId="362E1EDA" w14:textId="77777777" w:rsidR="009E1F40" w:rsidRPr="00141261" w:rsidRDefault="009E1F40" w:rsidP="00990F07">
      <w:pPr>
        <w:pStyle w:val="aff3"/>
        <w:rPr>
          <w:lang w:val="en-US"/>
        </w:rPr>
      </w:pPr>
      <w:r>
        <w:rPr>
          <w:rStyle w:val="aff2"/>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DF3906" w14:textId="77777777" w:rsidR="009E1F40" w:rsidRDefault="009E1F40">
    <w:pPr>
      <w:pStyle w:val="aff5"/>
    </w:pPr>
    <w:r>
      <w:rPr>
        <w:noProof/>
        <w:lang w:eastAsia="en-US"/>
      </w:rPr>
      <w:pict w14:anchorId="3216227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8B7841" w14:textId="77777777" w:rsidR="009E1F40" w:rsidRDefault="009E1F40">
    <w:pPr>
      <w:pStyle w:val="aff5"/>
    </w:pPr>
    <w:r>
      <w:rPr>
        <w:noProof/>
        <w:lang w:eastAsia="en-US"/>
      </w:rPr>
      <w:pict w14:anchorId="11AFDC4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F660059" w14:textId="77777777" w:rsidR="009E1F40" w:rsidRDefault="009E1F40">
    <w:pPr>
      <w:pStyle w:val="aff5"/>
    </w:pPr>
    <w:r>
      <w:rPr>
        <w:noProof/>
        <w:lang w:eastAsia="en-US"/>
      </w:rPr>
      <w:pict w14:anchorId="22A175D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A5FE65" w14:textId="77777777" w:rsidR="009E1F40" w:rsidRDefault="009E1F40">
    <w:pPr>
      <w:pStyle w:val="aff5"/>
    </w:pPr>
    <w:r>
      <w:rPr>
        <w:noProof/>
        <w:lang w:eastAsia="en-US"/>
      </w:rPr>
      <w:pict w14:anchorId="2731A25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
    <w:tblGrid>
      <w:gridCol w:w="3318"/>
      <w:gridCol w:w="3318"/>
    </w:tblGrid>
    <w:tr w:rsidR="009E1F40" w14:paraId="607CB6AB" w14:textId="77777777">
      <w:tblPrEx>
        <w:tblCellMar>
          <w:top w:w="0" w:type="dxa"/>
          <w:left w:w="0" w:type="dxa"/>
          <w:bottom w:w="0" w:type="dxa"/>
          <w:right w:w="0" w:type="dxa"/>
        </w:tblCellMar>
      </w:tblPrEx>
      <w:trPr>
        <w:cantSplit/>
        <w:trHeight w:hRule="exact" w:val="560"/>
      </w:trPr>
      <w:tc>
        <w:tcPr>
          <w:tcW w:w="3318" w:type="dxa"/>
        </w:tcPr>
        <w:p w14:paraId="07E64310" w14:textId="77777777" w:rsidR="009E1F40" w:rsidRDefault="009E1F40">
          <w:pPr>
            <w:pStyle w:val="aff5"/>
            <w:spacing w:after="300" w:line="240" w:lineRule="exact"/>
            <w:rPr>
              <w:b w:val="0"/>
            </w:rPr>
          </w:pPr>
          <w:r>
            <w:rPr>
              <w:noProof/>
              <w:lang w:eastAsia="en-US"/>
            </w:rPr>
            <w:pict w14:anchorId="1633E4B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tc>
      <w:tc>
        <w:tcPr>
          <w:tcW w:w="3318" w:type="dxa"/>
        </w:tcPr>
        <w:p w14:paraId="27A783EC" w14:textId="77777777" w:rsidR="009E1F40" w:rsidRDefault="009E1F40">
          <w:pPr>
            <w:pStyle w:val="aff5"/>
            <w:spacing w:after="300" w:line="240" w:lineRule="exact"/>
            <w:jc w:val="right"/>
            <w:rPr>
              <w:b w:val="0"/>
            </w:rPr>
          </w:pPr>
        </w:p>
      </w:tc>
    </w:tr>
  </w:tbl>
  <w:p w14:paraId="2B78B855" w14:textId="77777777" w:rsidR="009E1F40" w:rsidRDefault="009E1F40">
    <w:pPr>
      <w:pStyle w:val="aff5"/>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803F8E" w14:textId="77777777" w:rsidR="009E1F40" w:rsidRDefault="009E1F40">
    <w:pPr>
      <w:pStyle w:val="aff5"/>
    </w:pPr>
    <w:r>
      <w:rPr>
        <w:noProof/>
        <w:lang w:eastAsia="en-US"/>
      </w:rPr>
      <w:pict w14:anchorId="5FD981D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E74B05" w14:textId="77777777" w:rsidR="009E1F40" w:rsidRPr="000A4BD3" w:rsidRDefault="009E1F40" w:rsidP="000A4BD3">
    <w:pPr>
      <w:pStyle w:val="aff5"/>
    </w:pPr>
    <w:r>
      <w:rPr>
        <w:noProof/>
        <w:lang w:eastAsia="en-US"/>
      </w:rPr>
      <w:pict w14:anchorId="3656F4A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40F40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0AC9CEE" w14:textId="77777777" w:rsidR="009E1F40" w:rsidRPr="0012311B" w:rsidRDefault="009E1F40" w:rsidP="0012311B">
    <w:pPr>
      <w:pStyle w:val="aff5"/>
    </w:pPr>
    <w:r>
      <w:rPr>
        <w:noProof/>
        <w:lang w:eastAsia="en-US"/>
      </w:rPr>
      <w:pict w14:anchorId="6BF4429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14AAC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4B1488" w14:textId="77777777" w:rsidR="009E1F40" w:rsidRPr="003E745B" w:rsidRDefault="009E1F40">
    <w:pPr>
      <w:pStyle w:val="aff5"/>
    </w:pPr>
    <w:r>
      <w:rPr>
        <w:noProof/>
        <w:lang w:eastAsia="en-US"/>
      </w:rPr>
      <w:pict w14:anchorId="7670B04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sidRPr="003E745B">
      <w:fldChar w:fldCharType="begin"/>
    </w:r>
    <w:r w:rsidRPr="003E745B">
      <w:instrText xml:space="preserve"> REF LibEnteteISO \* CHARFORMAT </w:instrText>
    </w:r>
    <w:r>
      <w:fldChar w:fldCharType="separate"/>
    </w:r>
    <w:r>
      <w:rPr>
        <w:b w:val="0"/>
      </w:rPr>
      <w:t>Error! Reference source not found.</w:t>
    </w:r>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B69F9E" w14:textId="77777777" w:rsidR="009E1F40" w:rsidRDefault="009E1F40" w:rsidP="006E638D">
    <w:pPr>
      <w:pStyle w:val="aff5"/>
      <w:jc w:val="left"/>
    </w:pPr>
    <w:r>
      <w:rPr>
        <w:noProof/>
        <w:lang w:eastAsia="en-US"/>
      </w:rPr>
      <w:pict w14:anchorId="5C28BFE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225809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E2FB11" w14:textId="77777777" w:rsidR="009E1F40" w:rsidRPr="00A4406C" w:rsidRDefault="009E1F40" w:rsidP="00A4406C">
    <w:pPr>
      <w:pStyle w:val="aff5"/>
    </w:pPr>
    <w:r>
      <w:rPr>
        <w:noProof/>
        <w:lang w:eastAsia="en-US"/>
      </w:rPr>
      <w:pict w14:anchorId="267B8B2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6C964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04CD546" w14:textId="77777777" w:rsidR="009E1F40" w:rsidRPr="003E745B" w:rsidRDefault="009E1F40" w:rsidP="003E745B">
    <w:pPr>
      <w:pStyle w:val="aff5"/>
    </w:pPr>
    <w:r>
      <w:rPr>
        <w:noProof/>
        <w:lang w:eastAsia="en-US"/>
      </w:rPr>
      <w:pict w14:anchorId="5C30056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v:shape>
      </w:pict>
    </w:r>
    <w:r>
      <w:rPr>
        <w:noProof/>
        <w:lang w:val="en-US" w:eastAsia="en-US"/>
      </w:rPr>
      <w:pict w14:anchorId="394B1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014035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AB5139"/>
    <w:multiLevelType w:val="multilevel"/>
    <w:tmpl w:val="7F9AB868"/>
    <w:numStyleLink w:val="ag3"/>
  </w:abstractNum>
  <w:abstractNum w:abstractNumId="11">
    <w:nsid w:val="015661D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16B1A59"/>
    <w:multiLevelType w:val="multilevel"/>
    <w:tmpl w:val="7F9AB868"/>
    <w:numStyleLink w:val="ag3"/>
  </w:abstractNum>
  <w:abstractNum w:abstractNumId="13">
    <w:nsid w:val="021C1CFE"/>
    <w:multiLevelType w:val="multilevel"/>
    <w:tmpl w:val="7F9AB868"/>
    <w:numStyleLink w:val="ag3"/>
  </w:abstractNum>
  <w:abstractNum w:abstractNumId="14">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25530E9"/>
    <w:multiLevelType w:val="multilevel"/>
    <w:tmpl w:val="7F9AB868"/>
    <w:numStyleLink w:val="ag3"/>
  </w:abstractNum>
  <w:abstractNum w:abstractNumId="16">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3296C74"/>
    <w:multiLevelType w:val="multilevel"/>
    <w:tmpl w:val="7F9AB868"/>
    <w:numStyleLink w:val="ag3"/>
  </w:abstractNum>
  <w:abstractNum w:abstractNumId="18">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3A8000A"/>
    <w:multiLevelType w:val="multilevel"/>
    <w:tmpl w:val="7F9AB868"/>
    <w:numStyleLink w:val="ag3"/>
  </w:abstractNum>
  <w:abstractNum w:abstractNumId="22">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3C24EC9"/>
    <w:multiLevelType w:val="multilevel"/>
    <w:tmpl w:val="7F9AB868"/>
    <w:numStyleLink w:val="ag3"/>
  </w:abstractNum>
  <w:abstractNum w:abstractNumId="24">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40F60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4487A70"/>
    <w:multiLevelType w:val="multilevel"/>
    <w:tmpl w:val="7F9AB868"/>
    <w:numStyleLink w:val="ag3"/>
  </w:abstractNum>
  <w:abstractNum w:abstractNumId="27">
    <w:nsid w:val="04AF5B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
    <w:nsid w:val="04E61A42"/>
    <w:multiLevelType w:val="multilevel"/>
    <w:tmpl w:val="7F9AB868"/>
    <w:numStyleLink w:val="ag3"/>
  </w:abstractNum>
  <w:abstractNum w:abstractNumId="31">
    <w:nsid w:val="051070EA"/>
    <w:multiLevelType w:val="multilevel"/>
    <w:tmpl w:val="7F9AB868"/>
    <w:numStyleLink w:val="ag3"/>
  </w:abstractNum>
  <w:abstractNum w:abstractNumId="32">
    <w:nsid w:val="055D5E30"/>
    <w:multiLevelType w:val="multilevel"/>
    <w:tmpl w:val="7F9AB868"/>
    <w:numStyleLink w:val="ag3"/>
  </w:abstractNum>
  <w:abstractNum w:abstractNumId="33">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5F252BD"/>
    <w:multiLevelType w:val="singleLevel"/>
    <w:tmpl w:val="074C56F8"/>
    <w:lvl w:ilvl="0">
      <w:start w:val="1"/>
      <w:numFmt w:val="decimal"/>
      <w:pStyle w:val="bibliography"/>
      <w:lvlText w:val="[%1]"/>
      <w:lvlJc w:val="left"/>
      <w:pPr>
        <w:tabs>
          <w:tab w:val="num" w:pos="360"/>
        </w:tabs>
        <w:ind w:left="360" w:hanging="360"/>
      </w:pPr>
    </w:lvl>
  </w:abstractNum>
  <w:abstractNum w:abstractNumId="35">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
    <w:nsid w:val="06FF2467"/>
    <w:multiLevelType w:val="multilevel"/>
    <w:tmpl w:val="7F9AB868"/>
    <w:numStyleLink w:val="ag3"/>
  </w:abstractNum>
  <w:abstractNum w:abstractNumId="37">
    <w:nsid w:val="079104EB"/>
    <w:multiLevelType w:val="multilevel"/>
    <w:tmpl w:val="7F9AB868"/>
    <w:numStyleLink w:val="ag3"/>
  </w:abstractNum>
  <w:abstractNum w:abstractNumId="38">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8A25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1">
    <w:nsid w:val="08C92840"/>
    <w:multiLevelType w:val="multilevel"/>
    <w:tmpl w:val="7F9AB868"/>
    <w:numStyleLink w:val="ag3"/>
  </w:abstractNum>
  <w:abstractNum w:abstractNumId="42">
    <w:nsid w:val="091113C1"/>
    <w:multiLevelType w:val="multilevel"/>
    <w:tmpl w:val="7F9AB868"/>
    <w:numStyleLink w:val="ag3"/>
  </w:abstractNum>
  <w:abstractNum w:abstractNumId="43">
    <w:nsid w:val="09361EF2"/>
    <w:multiLevelType w:val="multilevel"/>
    <w:tmpl w:val="7F9AB868"/>
    <w:numStyleLink w:val="ag3"/>
  </w:abstractNum>
  <w:abstractNum w:abstractNumId="44">
    <w:nsid w:val="095D5CE9"/>
    <w:multiLevelType w:val="multilevel"/>
    <w:tmpl w:val="7F9AB868"/>
    <w:numStyleLink w:val="ag3"/>
  </w:abstractNum>
  <w:abstractNum w:abstractNumId="45">
    <w:nsid w:val="09C02A59"/>
    <w:multiLevelType w:val="multilevel"/>
    <w:tmpl w:val="7F9AB868"/>
    <w:numStyleLink w:val="ag3"/>
  </w:abstractNum>
  <w:abstractNum w:abstractNumId="46">
    <w:nsid w:val="09DA24CA"/>
    <w:multiLevelType w:val="multilevel"/>
    <w:tmpl w:val="7F9AB868"/>
    <w:numStyleLink w:val="ag3"/>
  </w:abstractNum>
  <w:abstractNum w:abstractNumId="47">
    <w:nsid w:val="0A0D3819"/>
    <w:multiLevelType w:val="multilevel"/>
    <w:tmpl w:val="7F9AB868"/>
    <w:numStyleLink w:val="ag3"/>
  </w:abstractNum>
  <w:abstractNum w:abstractNumId="48">
    <w:nsid w:val="0A767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AC73482"/>
    <w:multiLevelType w:val="multilevel"/>
    <w:tmpl w:val="7F9AB868"/>
    <w:numStyleLink w:val="ag3"/>
  </w:abstractNum>
  <w:abstractNum w:abstractNumId="51">
    <w:nsid w:val="0AD52BFD"/>
    <w:multiLevelType w:val="multilevel"/>
    <w:tmpl w:val="7F9AB868"/>
    <w:numStyleLink w:val="ag3"/>
  </w:abstractNum>
  <w:abstractNum w:abstractNumId="52">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B4174EA"/>
    <w:multiLevelType w:val="multilevel"/>
    <w:tmpl w:val="7F9AB868"/>
    <w:numStyleLink w:val="ag3"/>
  </w:abstractNum>
  <w:abstractNum w:abstractNumId="54">
    <w:nsid w:val="0BCA6B48"/>
    <w:multiLevelType w:val="multilevel"/>
    <w:tmpl w:val="7F9AB868"/>
    <w:numStyleLink w:val="ag3"/>
  </w:abstractNum>
  <w:abstractNum w:abstractNumId="55">
    <w:nsid w:val="0BFE3C1C"/>
    <w:multiLevelType w:val="multilevel"/>
    <w:tmpl w:val="7F9AB868"/>
    <w:numStyleLink w:val="ag3"/>
  </w:abstractNum>
  <w:abstractNum w:abstractNumId="56">
    <w:nsid w:val="0C1A7DB6"/>
    <w:multiLevelType w:val="multilevel"/>
    <w:tmpl w:val="7F9AB868"/>
    <w:numStyleLink w:val="ag3"/>
  </w:abstractNum>
  <w:abstractNum w:abstractNumId="57">
    <w:nsid w:val="0C217E77"/>
    <w:multiLevelType w:val="multilevel"/>
    <w:tmpl w:val="7F9AB868"/>
    <w:numStyleLink w:val="ag3"/>
  </w:abstractNum>
  <w:abstractNum w:abstractNumId="58">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C4846DB"/>
    <w:multiLevelType w:val="multilevel"/>
    <w:tmpl w:val="7F9AB868"/>
    <w:numStyleLink w:val="ag3"/>
  </w:abstractNum>
  <w:abstractNum w:abstractNumId="60">
    <w:nsid w:val="0CBA65F9"/>
    <w:multiLevelType w:val="multilevel"/>
    <w:tmpl w:val="7F9AB868"/>
    <w:numStyleLink w:val="ag3"/>
  </w:abstractNum>
  <w:abstractNum w:abstractNumId="61">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DB46C26"/>
    <w:multiLevelType w:val="multilevel"/>
    <w:tmpl w:val="7F9AB868"/>
    <w:numStyleLink w:val="ag3"/>
  </w:abstractNum>
  <w:abstractNum w:abstractNumId="63">
    <w:nsid w:val="0DD671E4"/>
    <w:multiLevelType w:val="multilevel"/>
    <w:tmpl w:val="7F9AB868"/>
    <w:numStyleLink w:val="ag3"/>
  </w:abstractNum>
  <w:abstractNum w:abstractNumId="64">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DF76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E114263"/>
    <w:multiLevelType w:val="multilevel"/>
    <w:tmpl w:val="7F9AB868"/>
    <w:numStyleLink w:val="ag3"/>
  </w:abstractNum>
  <w:abstractNum w:abstractNumId="67">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8">
    <w:nsid w:val="0E255083"/>
    <w:multiLevelType w:val="multilevel"/>
    <w:tmpl w:val="7F9AB868"/>
    <w:numStyleLink w:val="ag3"/>
  </w:abstractNum>
  <w:abstractNum w:abstractNumId="69">
    <w:nsid w:val="0E406471"/>
    <w:multiLevelType w:val="multilevel"/>
    <w:tmpl w:val="7F9AB868"/>
    <w:numStyleLink w:val="ag3"/>
  </w:abstractNum>
  <w:abstractNum w:abstractNumId="70">
    <w:nsid w:val="0E6D2124"/>
    <w:multiLevelType w:val="multilevel"/>
    <w:tmpl w:val="7F9AB868"/>
    <w:numStyleLink w:val="ag3"/>
  </w:abstractNum>
  <w:abstractNum w:abstractNumId="71">
    <w:nsid w:val="0E993BCF"/>
    <w:multiLevelType w:val="multilevel"/>
    <w:tmpl w:val="7F9AB868"/>
    <w:numStyleLink w:val="ag3"/>
  </w:abstractNum>
  <w:abstractNum w:abstractNumId="72">
    <w:nsid w:val="0EAE602A"/>
    <w:multiLevelType w:val="multilevel"/>
    <w:tmpl w:val="7F9AB868"/>
    <w:numStyleLink w:val="ag3"/>
  </w:abstractNum>
  <w:abstractNum w:abstractNumId="73">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EDF36A2"/>
    <w:multiLevelType w:val="multilevel"/>
    <w:tmpl w:val="7F9AB868"/>
    <w:numStyleLink w:val="ag3"/>
  </w:abstractNum>
  <w:abstractNum w:abstractNumId="75">
    <w:nsid w:val="0F0C74A4"/>
    <w:multiLevelType w:val="multilevel"/>
    <w:tmpl w:val="7F9AB868"/>
    <w:numStyleLink w:val="ag3"/>
  </w:abstractNum>
  <w:abstractNum w:abstractNumId="76">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FCE0F4B"/>
    <w:multiLevelType w:val="multilevel"/>
    <w:tmpl w:val="7F9AB868"/>
    <w:numStyleLink w:val="ag3"/>
  </w:abstractNum>
  <w:abstractNum w:abstractNumId="78">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
    <w:nsid w:val="0FF71D0D"/>
    <w:multiLevelType w:val="multilevel"/>
    <w:tmpl w:val="7F9AB868"/>
    <w:numStyleLink w:val="ag3"/>
  </w:abstractNum>
  <w:abstractNum w:abstractNumId="80">
    <w:nsid w:val="100012F7"/>
    <w:multiLevelType w:val="multilevel"/>
    <w:tmpl w:val="7F9AB868"/>
    <w:numStyleLink w:val="ag3"/>
  </w:abstractNum>
  <w:abstractNum w:abstractNumId="81">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107E58FC"/>
    <w:multiLevelType w:val="multilevel"/>
    <w:tmpl w:val="7F9AB868"/>
    <w:numStyleLink w:val="ag3"/>
  </w:abstractNum>
  <w:abstractNum w:abstractNumId="84">
    <w:nsid w:val="10D444B0"/>
    <w:multiLevelType w:val="multilevel"/>
    <w:tmpl w:val="7F9AB868"/>
    <w:numStyleLink w:val="ag3"/>
  </w:abstractNum>
  <w:abstractNum w:abstractNumId="85">
    <w:nsid w:val="110F1601"/>
    <w:multiLevelType w:val="multilevel"/>
    <w:tmpl w:val="7F9AB868"/>
    <w:numStyleLink w:val="ag3"/>
  </w:abstractNum>
  <w:abstractNum w:abstractNumId="86">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11790F79"/>
    <w:multiLevelType w:val="multilevel"/>
    <w:tmpl w:val="7F9AB868"/>
    <w:numStyleLink w:val="ag3"/>
  </w:abstractNum>
  <w:abstractNum w:abstractNumId="89">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
    <w:nsid w:val="11FB0661"/>
    <w:multiLevelType w:val="multilevel"/>
    <w:tmpl w:val="7F9AB868"/>
    <w:numStyleLink w:val="ag3"/>
  </w:abstractNum>
  <w:abstractNum w:abstractNumId="92">
    <w:nsid w:val="120329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12C40C3B"/>
    <w:multiLevelType w:val="hybridMultilevel"/>
    <w:tmpl w:val="DD1279A0"/>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6">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1339321D"/>
    <w:multiLevelType w:val="multilevel"/>
    <w:tmpl w:val="7F9AB868"/>
    <w:numStyleLink w:val="ag3"/>
  </w:abstractNum>
  <w:abstractNum w:abstractNumId="99">
    <w:nsid w:val="13D3406A"/>
    <w:multiLevelType w:val="multilevel"/>
    <w:tmpl w:val="7F9AB868"/>
    <w:numStyleLink w:val="ag3"/>
  </w:abstractNum>
  <w:abstractNum w:abstractNumId="100">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14A41818"/>
    <w:multiLevelType w:val="multilevel"/>
    <w:tmpl w:val="7F9AB868"/>
    <w:numStyleLink w:val="ag3"/>
  </w:abstractNum>
  <w:abstractNum w:abstractNumId="104">
    <w:nsid w:val="15285225"/>
    <w:multiLevelType w:val="multilevel"/>
    <w:tmpl w:val="7F9AB868"/>
    <w:numStyleLink w:val="ag3"/>
  </w:abstractNum>
  <w:abstractNum w:abstractNumId="105">
    <w:nsid w:val="153E13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
    <w:nsid w:val="15C5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16916743"/>
    <w:multiLevelType w:val="multilevel"/>
    <w:tmpl w:val="7F9AB868"/>
    <w:numStyleLink w:val="ag3"/>
  </w:abstractNum>
  <w:abstractNum w:abstractNumId="108">
    <w:nsid w:val="17386F06"/>
    <w:multiLevelType w:val="multilevel"/>
    <w:tmpl w:val="7F9AB868"/>
    <w:numStyleLink w:val="ag3"/>
  </w:abstractNum>
  <w:abstractNum w:abstractNumId="109">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
    <w:nsid w:val="179158CC"/>
    <w:multiLevelType w:val="multilevel"/>
    <w:tmpl w:val="7F9AB868"/>
    <w:numStyleLink w:val="ag3"/>
  </w:abstractNum>
  <w:abstractNum w:abstractNumId="111">
    <w:nsid w:val="179C6134"/>
    <w:multiLevelType w:val="multilevel"/>
    <w:tmpl w:val="7F9AB868"/>
    <w:numStyleLink w:val="ag3"/>
  </w:abstractNum>
  <w:abstractNum w:abstractNumId="112">
    <w:nsid w:val="17B123C0"/>
    <w:multiLevelType w:val="multilevel"/>
    <w:tmpl w:val="7F9AB868"/>
    <w:numStyleLink w:val="ag3"/>
  </w:abstractNum>
  <w:abstractNum w:abstractNumId="113">
    <w:nsid w:val="17D16EA9"/>
    <w:multiLevelType w:val="multilevel"/>
    <w:tmpl w:val="7F9AB868"/>
    <w:numStyleLink w:val="ag3"/>
  </w:abstractNum>
  <w:abstractNum w:abstractNumId="114">
    <w:nsid w:val="180D4F40"/>
    <w:multiLevelType w:val="multilevel"/>
    <w:tmpl w:val="7F9AB868"/>
    <w:numStyleLink w:val="ag3"/>
  </w:abstractNum>
  <w:abstractNum w:abstractNumId="115">
    <w:nsid w:val="181A5317"/>
    <w:multiLevelType w:val="multilevel"/>
    <w:tmpl w:val="7F9AB868"/>
    <w:numStyleLink w:val="ag3"/>
  </w:abstractNum>
  <w:abstractNum w:abstractNumId="116">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19062804"/>
    <w:multiLevelType w:val="multilevel"/>
    <w:tmpl w:val="7F9AB868"/>
    <w:numStyleLink w:val="ag3"/>
  </w:abstractNum>
  <w:abstractNum w:abstractNumId="118">
    <w:nsid w:val="19B90D1C"/>
    <w:multiLevelType w:val="multilevel"/>
    <w:tmpl w:val="7F9AB868"/>
    <w:numStyleLink w:val="ag3"/>
  </w:abstractNum>
  <w:abstractNum w:abstractNumId="119">
    <w:nsid w:val="19C41B47"/>
    <w:multiLevelType w:val="multilevel"/>
    <w:tmpl w:val="7F9AB868"/>
    <w:numStyleLink w:val="ag3"/>
  </w:abstractNum>
  <w:abstractNum w:abstractNumId="120">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1">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
    <w:nsid w:val="1A1C6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1AA67733"/>
    <w:multiLevelType w:val="multilevel"/>
    <w:tmpl w:val="7F9AB868"/>
    <w:numStyleLink w:val="ag3"/>
  </w:abstractNum>
  <w:abstractNum w:abstractNumId="126">
    <w:nsid w:val="1B2E6AF3"/>
    <w:multiLevelType w:val="multilevel"/>
    <w:tmpl w:val="7F9AB868"/>
    <w:numStyleLink w:val="ag3"/>
  </w:abstractNum>
  <w:abstractNum w:abstractNumId="127">
    <w:nsid w:val="1B33268C"/>
    <w:multiLevelType w:val="hybridMultilevel"/>
    <w:tmpl w:val="E978552A"/>
    <w:lvl w:ilvl="0">
      <w:start w:val="1"/>
      <w:numFmt w:val="bullet"/>
      <w:lvlText w:val=""/>
      <w:lvlJc w:val="left"/>
      <w:pPr>
        <w:ind w:left="2081"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8">
    <w:nsid w:val="1B443EB1"/>
    <w:multiLevelType w:val="multilevel"/>
    <w:tmpl w:val="7F9AB868"/>
    <w:numStyleLink w:val="ag3"/>
  </w:abstractNum>
  <w:abstractNum w:abstractNumId="129">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
    <w:nsid w:val="1B735168"/>
    <w:multiLevelType w:val="multilevel"/>
    <w:tmpl w:val="7F9AB868"/>
    <w:numStyleLink w:val="ag3"/>
  </w:abstractNum>
  <w:abstractNum w:abstractNumId="131">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
    <w:nsid w:val="1C1A3EA9"/>
    <w:multiLevelType w:val="multilevel"/>
    <w:tmpl w:val="7F9AB868"/>
    <w:numStyleLink w:val="ag3"/>
  </w:abstractNum>
  <w:abstractNum w:abstractNumId="133">
    <w:nsid w:val="1C42480B"/>
    <w:multiLevelType w:val="multilevel"/>
    <w:tmpl w:val="7F9AB868"/>
    <w:numStyleLink w:val="ag3"/>
  </w:abstractNum>
  <w:abstractNum w:abstractNumId="134">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
    <w:nsid w:val="1C761772"/>
    <w:multiLevelType w:val="multilevel"/>
    <w:tmpl w:val="7F9AB868"/>
    <w:numStyleLink w:val="ag3"/>
  </w:abstractNum>
  <w:abstractNum w:abstractNumId="136">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
    <w:nsid w:val="1CA76E87"/>
    <w:multiLevelType w:val="multilevel"/>
    <w:tmpl w:val="7F9AB868"/>
    <w:numStyleLink w:val="ag3"/>
  </w:abstractNum>
  <w:abstractNum w:abstractNumId="138">
    <w:nsid w:val="1CD546C4"/>
    <w:multiLevelType w:val="multilevel"/>
    <w:tmpl w:val="7F9AB868"/>
    <w:numStyleLink w:val="ag3"/>
  </w:abstractNum>
  <w:abstractNum w:abstractNumId="139">
    <w:nsid w:val="1D1F779F"/>
    <w:multiLevelType w:val="multilevel"/>
    <w:tmpl w:val="7F9AB868"/>
    <w:numStyleLink w:val="ag3"/>
  </w:abstractNum>
  <w:abstractNum w:abstractNumId="140">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1D8F30BE"/>
    <w:multiLevelType w:val="multilevel"/>
    <w:tmpl w:val="7F9AB868"/>
    <w:numStyleLink w:val="ag3"/>
  </w:abstractNum>
  <w:abstractNum w:abstractNumId="142">
    <w:nsid w:val="1DB85637"/>
    <w:multiLevelType w:val="multilevel"/>
    <w:tmpl w:val="7F9AB868"/>
    <w:numStyleLink w:val="ag3"/>
  </w:abstractNum>
  <w:abstractNum w:abstractNumId="143">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
    <w:nsid w:val="1DE91D55"/>
    <w:multiLevelType w:val="multilevel"/>
    <w:tmpl w:val="7F9AB868"/>
    <w:numStyleLink w:val="ag3"/>
  </w:abstractNum>
  <w:abstractNum w:abstractNumId="146">
    <w:nsid w:val="1E0C788D"/>
    <w:multiLevelType w:val="multilevel"/>
    <w:tmpl w:val="7F9AB868"/>
    <w:numStyleLink w:val="ag3"/>
  </w:abstractNum>
  <w:abstractNum w:abstractNumId="147">
    <w:nsid w:val="1E363ACE"/>
    <w:multiLevelType w:val="multilevel"/>
    <w:tmpl w:val="7F9AB868"/>
    <w:numStyleLink w:val="ag3"/>
  </w:abstractNum>
  <w:abstractNum w:abstractNumId="148">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1FC448AB"/>
    <w:multiLevelType w:val="multilevel"/>
    <w:tmpl w:val="7F9AB868"/>
    <w:numStyleLink w:val="ag3"/>
  </w:abstractNum>
  <w:abstractNum w:abstractNumId="151">
    <w:nsid w:val="2034345D"/>
    <w:multiLevelType w:val="multilevel"/>
    <w:tmpl w:val="7F9AB868"/>
    <w:numStyleLink w:val="ag3"/>
  </w:abstractNum>
  <w:abstractNum w:abstractNumId="152">
    <w:nsid w:val="20452207"/>
    <w:multiLevelType w:val="multilevel"/>
    <w:tmpl w:val="7F9AB868"/>
    <w:numStyleLink w:val="ag3"/>
  </w:abstractNum>
  <w:abstractNum w:abstractNumId="153">
    <w:nsid w:val="20510C83"/>
    <w:multiLevelType w:val="multilevel"/>
    <w:tmpl w:val="7F9AB868"/>
    <w:numStyleLink w:val="ag3"/>
  </w:abstractNum>
  <w:abstractNum w:abstractNumId="154">
    <w:nsid w:val="205D37FB"/>
    <w:multiLevelType w:val="multilevel"/>
    <w:tmpl w:val="7F9AB868"/>
    <w:numStyleLink w:val="ag3"/>
  </w:abstractNum>
  <w:abstractNum w:abstractNumId="155">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215B5C18"/>
    <w:multiLevelType w:val="multilevel"/>
    <w:tmpl w:val="7F9AB868"/>
    <w:numStyleLink w:val="ag3"/>
  </w:abstractNum>
  <w:abstractNum w:abstractNumId="157">
    <w:nsid w:val="216B335E"/>
    <w:multiLevelType w:val="multilevel"/>
    <w:tmpl w:val="7F9AB868"/>
    <w:numStyleLink w:val="ag3"/>
  </w:abstractNum>
  <w:abstractNum w:abstractNumId="158">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227230AF"/>
    <w:multiLevelType w:val="multilevel"/>
    <w:tmpl w:val="7F9AB868"/>
    <w:numStyleLink w:val="ag3"/>
  </w:abstractNum>
  <w:abstractNum w:abstractNumId="161">
    <w:nsid w:val="22D21DF7"/>
    <w:multiLevelType w:val="multilevel"/>
    <w:tmpl w:val="7F9AB868"/>
    <w:numStyleLink w:val="ag3"/>
  </w:abstractNum>
  <w:abstractNum w:abstractNumId="162">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3">
    <w:nsid w:val="22F11F2F"/>
    <w:multiLevelType w:val="multilevel"/>
    <w:tmpl w:val="7F9AB868"/>
    <w:numStyleLink w:val="ag3"/>
  </w:abstractNum>
  <w:abstractNum w:abstractNumId="164">
    <w:nsid w:val="232D4031"/>
    <w:multiLevelType w:val="multilevel"/>
    <w:tmpl w:val="7F9AB868"/>
    <w:numStyleLink w:val="ag3"/>
  </w:abstractNum>
  <w:abstractNum w:abstractNumId="165">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6">
    <w:nsid w:val="240F014B"/>
    <w:multiLevelType w:val="multilevel"/>
    <w:tmpl w:val="7F9AB868"/>
    <w:numStyleLink w:val="ag3"/>
  </w:abstractNum>
  <w:abstractNum w:abstractNumId="167">
    <w:nsid w:val="247B4E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2490709C"/>
    <w:multiLevelType w:val="multilevel"/>
    <w:tmpl w:val="7F9AB868"/>
    <w:numStyleLink w:val="ag3"/>
  </w:abstractNum>
  <w:abstractNum w:abstractNumId="169">
    <w:nsid w:val="24DC43D6"/>
    <w:multiLevelType w:val="multilevel"/>
    <w:tmpl w:val="7F9AB868"/>
    <w:numStyleLink w:val="ag3"/>
  </w:abstractNum>
  <w:abstractNum w:abstractNumId="170">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25270FD4"/>
    <w:multiLevelType w:val="multilevel"/>
    <w:tmpl w:val="7F9AB868"/>
    <w:numStyleLink w:val="ag3"/>
  </w:abstractNum>
  <w:abstractNum w:abstractNumId="172">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257E0526"/>
    <w:multiLevelType w:val="multilevel"/>
    <w:tmpl w:val="7F9AB868"/>
    <w:numStyleLink w:val="ag3"/>
  </w:abstractNum>
  <w:abstractNum w:abstractNumId="174">
    <w:nsid w:val="261536D3"/>
    <w:multiLevelType w:val="multilevel"/>
    <w:tmpl w:val="7F9AB868"/>
    <w:numStyleLink w:val="ag3"/>
  </w:abstractNum>
  <w:abstractNum w:abstractNumId="175">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26647609"/>
    <w:multiLevelType w:val="multilevel"/>
    <w:tmpl w:val="7F9AB868"/>
    <w:numStyleLink w:val="ag3"/>
  </w:abstractNum>
  <w:abstractNum w:abstractNumId="177">
    <w:nsid w:val="26677C2A"/>
    <w:multiLevelType w:val="multilevel"/>
    <w:tmpl w:val="7F9AB868"/>
    <w:numStyleLink w:val="ag3"/>
  </w:abstractNum>
  <w:abstractNum w:abstractNumId="178">
    <w:nsid w:val="275C2D44"/>
    <w:multiLevelType w:val="multilevel"/>
    <w:tmpl w:val="1DD26B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9">
    <w:nsid w:val="27A8027D"/>
    <w:multiLevelType w:val="multilevel"/>
    <w:tmpl w:val="7F9AB868"/>
    <w:numStyleLink w:val="ag3"/>
  </w:abstractNum>
  <w:abstractNum w:abstractNumId="180">
    <w:nsid w:val="27B45B4E"/>
    <w:multiLevelType w:val="multilevel"/>
    <w:tmpl w:val="7F9AB868"/>
    <w:numStyleLink w:val="ag3"/>
  </w:abstractNum>
  <w:abstractNum w:abstractNumId="181">
    <w:nsid w:val="27F76784"/>
    <w:multiLevelType w:val="multilevel"/>
    <w:tmpl w:val="7F9AB868"/>
    <w:numStyleLink w:val="ag3"/>
  </w:abstractNum>
  <w:abstractNum w:abstractNumId="182">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3">
    <w:nsid w:val="28155C26"/>
    <w:multiLevelType w:val="multilevel"/>
    <w:tmpl w:val="7F9AB868"/>
    <w:numStyleLink w:val="ag3"/>
  </w:abstractNum>
  <w:abstractNum w:abstractNumId="184">
    <w:nsid w:val="28516678"/>
    <w:multiLevelType w:val="multilevel"/>
    <w:tmpl w:val="7F9AB868"/>
    <w:numStyleLink w:val="ag3"/>
  </w:abstractNum>
  <w:abstractNum w:abstractNumId="185">
    <w:nsid w:val="285A3966"/>
    <w:multiLevelType w:val="multilevel"/>
    <w:tmpl w:val="7F9AB868"/>
    <w:numStyleLink w:val="ag3"/>
  </w:abstractNum>
  <w:abstractNum w:abstractNumId="186">
    <w:nsid w:val="28644E30"/>
    <w:multiLevelType w:val="multilevel"/>
    <w:tmpl w:val="7F9AB868"/>
    <w:numStyleLink w:val="ag3"/>
  </w:abstractNum>
  <w:abstractNum w:abstractNumId="187">
    <w:nsid w:val="28657800"/>
    <w:multiLevelType w:val="multilevel"/>
    <w:tmpl w:val="7F9AB868"/>
    <w:numStyleLink w:val="ag3"/>
  </w:abstractNum>
  <w:abstractNum w:abstractNumId="188">
    <w:nsid w:val="28A91592"/>
    <w:multiLevelType w:val="multilevel"/>
    <w:tmpl w:val="7F9AB868"/>
    <w:numStyleLink w:val="ag3"/>
  </w:abstractNum>
  <w:abstractNum w:abstractNumId="189">
    <w:nsid w:val="29067A6B"/>
    <w:multiLevelType w:val="multilevel"/>
    <w:tmpl w:val="7F9AB868"/>
    <w:numStyleLink w:val="ag3"/>
  </w:abstractNum>
  <w:abstractNum w:abstractNumId="190">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295F4A1A"/>
    <w:multiLevelType w:val="multilevel"/>
    <w:tmpl w:val="7F9AB868"/>
    <w:numStyleLink w:val="ag3"/>
  </w:abstractNum>
  <w:abstractNum w:abstractNumId="192">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3">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4">
    <w:nsid w:val="2A081F33"/>
    <w:multiLevelType w:val="multilevel"/>
    <w:tmpl w:val="7F9AB868"/>
    <w:numStyleLink w:val="ag3"/>
  </w:abstractNum>
  <w:abstractNum w:abstractNumId="195">
    <w:nsid w:val="2A2D4CD4"/>
    <w:multiLevelType w:val="multilevel"/>
    <w:tmpl w:val="7F9AB868"/>
    <w:numStyleLink w:val="ag3"/>
  </w:abstractNum>
  <w:abstractNum w:abstractNumId="196">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7">
    <w:nsid w:val="2A536C64"/>
    <w:multiLevelType w:val="multilevel"/>
    <w:tmpl w:val="8DB27A7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8">
    <w:nsid w:val="2BAF23F3"/>
    <w:multiLevelType w:val="multilevel"/>
    <w:tmpl w:val="7F9AB868"/>
    <w:numStyleLink w:val="ag3"/>
  </w:abstractNum>
  <w:abstractNum w:abstractNumId="199">
    <w:nsid w:val="2C0D2994"/>
    <w:multiLevelType w:val="multilevel"/>
    <w:tmpl w:val="7F9AB868"/>
    <w:numStyleLink w:val="ag3"/>
  </w:abstractNum>
  <w:abstractNum w:abstractNumId="200">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2C2702CF"/>
    <w:multiLevelType w:val="multilevel"/>
    <w:tmpl w:val="7F9AB868"/>
    <w:numStyleLink w:val="ag3"/>
  </w:abstractNum>
  <w:abstractNum w:abstractNumId="202">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3">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2D136A00"/>
    <w:multiLevelType w:val="multilevel"/>
    <w:tmpl w:val="7F9AB868"/>
    <w:numStyleLink w:val="ag3"/>
  </w:abstractNum>
  <w:abstractNum w:abstractNumId="205">
    <w:nsid w:val="2D6C4686"/>
    <w:multiLevelType w:val="multilevel"/>
    <w:tmpl w:val="7F9AB868"/>
    <w:numStyleLink w:val="ag3"/>
  </w:abstractNum>
  <w:abstractNum w:abstractNumId="206">
    <w:nsid w:val="2D833560"/>
    <w:multiLevelType w:val="multilevel"/>
    <w:tmpl w:val="7F9AB868"/>
    <w:numStyleLink w:val="ag3"/>
  </w:abstractNum>
  <w:abstractNum w:abstractNumId="207">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2DEE4DC8"/>
    <w:multiLevelType w:val="multilevel"/>
    <w:tmpl w:val="7F9AB868"/>
    <w:numStyleLink w:val="ag3"/>
  </w:abstractNum>
  <w:abstractNum w:abstractNumId="209">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0">
    <w:nsid w:val="2EB479E0"/>
    <w:multiLevelType w:val="multilevel"/>
    <w:tmpl w:val="7F9AB868"/>
    <w:numStyleLink w:val="ag3"/>
  </w:abstractNum>
  <w:abstractNum w:abstractNumId="211">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2F16232E"/>
    <w:multiLevelType w:val="multilevel"/>
    <w:tmpl w:val="7F9AB868"/>
    <w:numStyleLink w:val="ag3"/>
  </w:abstractNum>
  <w:abstractNum w:abstractNumId="215">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6">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7">
    <w:nsid w:val="2F3D6D7C"/>
    <w:multiLevelType w:val="multilevel"/>
    <w:tmpl w:val="7F9AB868"/>
    <w:numStyleLink w:val="ag3"/>
  </w:abstractNum>
  <w:abstractNum w:abstractNumId="218">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2FD82718"/>
    <w:multiLevelType w:val="multilevel"/>
    <w:tmpl w:val="7F9AB868"/>
    <w:numStyleLink w:val="ag3"/>
  </w:abstractNum>
  <w:abstractNum w:abstractNumId="220">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2">
    <w:nsid w:val="30492F43"/>
    <w:multiLevelType w:val="multilevel"/>
    <w:tmpl w:val="7F9AB868"/>
    <w:numStyleLink w:val="ag3"/>
  </w:abstractNum>
  <w:abstractNum w:abstractNumId="223">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4">
    <w:nsid w:val="31BD5640"/>
    <w:multiLevelType w:val="multilevel"/>
    <w:tmpl w:val="7F9AB868"/>
    <w:numStyleLink w:val="ag3"/>
  </w:abstractNum>
  <w:abstractNum w:abstractNumId="225">
    <w:nsid w:val="31C469BF"/>
    <w:multiLevelType w:val="multilevel"/>
    <w:tmpl w:val="7F9AB868"/>
    <w:numStyleLink w:val="ag3"/>
  </w:abstractNum>
  <w:abstractNum w:abstractNumId="226">
    <w:nsid w:val="31C80405"/>
    <w:multiLevelType w:val="multilevel"/>
    <w:tmpl w:val="7F9AB868"/>
    <w:numStyleLink w:val="ag3"/>
  </w:abstractNum>
  <w:abstractNum w:abstractNumId="227">
    <w:nsid w:val="31D74783"/>
    <w:multiLevelType w:val="multilevel"/>
    <w:tmpl w:val="7F9AB868"/>
    <w:numStyleLink w:val="ag3"/>
  </w:abstractNum>
  <w:abstractNum w:abstractNumId="228">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9">
    <w:nsid w:val="32A935BB"/>
    <w:multiLevelType w:val="multilevel"/>
    <w:tmpl w:val="7F9AB868"/>
    <w:numStyleLink w:val="ag3"/>
  </w:abstractNum>
  <w:abstractNum w:abstractNumId="230">
    <w:nsid w:val="32DD7EA3"/>
    <w:multiLevelType w:val="multilevel"/>
    <w:tmpl w:val="7F9AB868"/>
    <w:numStyleLink w:val="ag3"/>
  </w:abstractNum>
  <w:abstractNum w:abstractNumId="231">
    <w:nsid w:val="32E1114D"/>
    <w:multiLevelType w:val="multilevel"/>
    <w:tmpl w:val="7F9AB868"/>
    <w:numStyleLink w:val="ag3"/>
  </w:abstractNum>
  <w:abstractNum w:abstractNumId="232">
    <w:nsid w:val="33731390"/>
    <w:multiLevelType w:val="multilevel"/>
    <w:tmpl w:val="7F9AB868"/>
    <w:numStyleLink w:val="ag3"/>
  </w:abstractNum>
  <w:abstractNum w:abstractNumId="233">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34">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235">
    <w:nsid w:val="33B43B50"/>
    <w:multiLevelType w:val="multilevel"/>
    <w:tmpl w:val="7F9AB868"/>
    <w:numStyleLink w:val="ag3"/>
  </w:abstractNum>
  <w:abstractNum w:abstractNumId="236">
    <w:nsid w:val="33DE0605"/>
    <w:multiLevelType w:val="multilevel"/>
    <w:tmpl w:val="7F9AB868"/>
    <w:numStyleLink w:val="ag3"/>
  </w:abstractNum>
  <w:abstractNum w:abstractNumId="237">
    <w:nsid w:val="33E877B2"/>
    <w:multiLevelType w:val="multilevel"/>
    <w:tmpl w:val="7F9AB868"/>
    <w:numStyleLink w:val="ag3"/>
  </w:abstractNum>
  <w:abstractNum w:abstractNumId="238">
    <w:nsid w:val="33F62D3F"/>
    <w:multiLevelType w:val="multilevel"/>
    <w:tmpl w:val="7F9AB868"/>
    <w:numStyleLink w:val="ag3"/>
  </w:abstractNum>
  <w:abstractNum w:abstractNumId="239">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344744AC"/>
    <w:multiLevelType w:val="multilevel"/>
    <w:tmpl w:val="7F9AB868"/>
    <w:numStyleLink w:val="ag3"/>
  </w:abstractNum>
  <w:abstractNum w:abstractNumId="241">
    <w:nsid w:val="34AD1339"/>
    <w:multiLevelType w:val="multilevel"/>
    <w:tmpl w:val="7F9AB868"/>
    <w:numStyleLink w:val="ag3"/>
  </w:abstractNum>
  <w:abstractNum w:abstractNumId="242">
    <w:nsid w:val="34B36F7E"/>
    <w:multiLevelType w:val="hybridMultilevel"/>
    <w:tmpl w:val="0EAC4232"/>
    <w:lvl w:ilvl="0">
      <w:start w:val="1"/>
      <w:numFmt w:val="bullet"/>
      <w:lvlText w:val=""/>
      <w:lvlJc w:val="left"/>
      <w:pPr>
        <w:ind w:left="1400" w:hanging="360"/>
      </w:pPr>
      <w:rPr>
        <w:rFonts w:ascii="Symbol" w:hAnsi="Symbol" w:hint="default"/>
      </w:rPr>
    </w:lvl>
    <w:lvl w:ilvl="1" w:tentative="1">
      <w:start w:val="1"/>
      <w:numFmt w:val="bullet"/>
      <w:lvlText w:val="o"/>
      <w:lvlJc w:val="left"/>
      <w:pPr>
        <w:ind w:left="2120" w:hanging="360"/>
      </w:pPr>
      <w:rPr>
        <w:rFonts w:ascii="Courier New" w:hAnsi="Courier New" w:cs="Courier New" w:hint="default"/>
      </w:rPr>
    </w:lvl>
    <w:lvl w:ilvl="2" w:tentative="1">
      <w:start w:val="1"/>
      <w:numFmt w:val="bullet"/>
      <w:lvlText w:val=""/>
      <w:lvlJc w:val="left"/>
      <w:pPr>
        <w:ind w:left="2840" w:hanging="360"/>
      </w:pPr>
      <w:rPr>
        <w:rFonts w:ascii="Wingdings" w:hAnsi="Wingdings" w:hint="default"/>
      </w:rPr>
    </w:lvl>
    <w:lvl w:ilvl="3" w:tentative="1">
      <w:start w:val="1"/>
      <w:numFmt w:val="bullet"/>
      <w:lvlText w:val=""/>
      <w:lvlJc w:val="left"/>
      <w:pPr>
        <w:ind w:left="3560" w:hanging="360"/>
      </w:pPr>
      <w:rPr>
        <w:rFonts w:ascii="Symbol" w:hAnsi="Symbol" w:hint="default"/>
      </w:rPr>
    </w:lvl>
    <w:lvl w:ilvl="4" w:tentative="1">
      <w:start w:val="1"/>
      <w:numFmt w:val="bullet"/>
      <w:lvlText w:val="o"/>
      <w:lvlJc w:val="left"/>
      <w:pPr>
        <w:ind w:left="4280" w:hanging="360"/>
      </w:pPr>
      <w:rPr>
        <w:rFonts w:ascii="Courier New" w:hAnsi="Courier New" w:cs="Courier New" w:hint="default"/>
      </w:rPr>
    </w:lvl>
    <w:lvl w:ilvl="5" w:tentative="1">
      <w:start w:val="1"/>
      <w:numFmt w:val="bullet"/>
      <w:lvlText w:val=""/>
      <w:lvlJc w:val="left"/>
      <w:pPr>
        <w:ind w:left="5000" w:hanging="360"/>
      </w:pPr>
      <w:rPr>
        <w:rFonts w:ascii="Wingdings" w:hAnsi="Wingdings" w:hint="default"/>
      </w:rPr>
    </w:lvl>
    <w:lvl w:ilvl="6" w:tentative="1">
      <w:start w:val="1"/>
      <w:numFmt w:val="bullet"/>
      <w:lvlText w:val=""/>
      <w:lvlJc w:val="left"/>
      <w:pPr>
        <w:ind w:left="5720" w:hanging="360"/>
      </w:pPr>
      <w:rPr>
        <w:rFonts w:ascii="Symbol" w:hAnsi="Symbol" w:hint="default"/>
      </w:rPr>
    </w:lvl>
    <w:lvl w:ilvl="7" w:tentative="1">
      <w:start w:val="1"/>
      <w:numFmt w:val="bullet"/>
      <w:lvlText w:val="o"/>
      <w:lvlJc w:val="left"/>
      <w:pPr>
        <w:ind w:left="6440" w:hanging="360"/>
      </w:pPr>
      <w:rPr>
        <w:rFonts w:ascii="Courier New" w:hAnsi="Courier New" w:cs="Courier New" w:hint="default"/>
      </w:rPr>
    </w:lvl>
    <w:lvl w:ilvl="8" w:tentative="1">
      <w:start w:val="1"/>
      <w:numFmt w:val="bullet"/>
      <w:lvlText w:val=""/>
      <w:lvlJc w:val="left"/>
      <w:pPr>
        <w:ind w:left="7160" w:hanging="360"/>
      </w:pPr>
      <w:rPr>
        <w:rFonts w:ascii="Wingdings" w:hAnsi="Wingdings" w:hint="default"/>
      </w:rPr>
    </w:lvl>
  </w:abstractNum>
  <w:abstractNum w:abstractNumId="243">
    <w:nsid w:val="34D635B7"/>
    <w:multiLevelType w:val="multilevel"/>
    <w:tmpl w:val="7F9AB868"/>
    <w:numStyleLink w:val="ag3"/>
  </w:abstractNum>
  <w:abstractNum w:abstractNumId="244">
    <w:nsid w:val="35373C02"/>
    <w:multiLevelType w:val="multilevel"/>
    <w:tmpl w:val="7F9AB868"/>
    <w:numStyleLink w:val="ag3"/>
  </w:abstractNum>
  <w:abstractNum w:abstractNumId="245">
    <w:nsid w:val="356D60DD"/>
    <w:multiLevelType w:val="multilevel"/>
    <w:tmpl w:val="7F9AB868"/>
    <w:numStyleLink w:val="ag3"/>
  </w:abstractNum>
  <w:abstractNum w:abstractNumId="246">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35AD6F59"/>
    <w:multiLevelType w:val="multilevel"/>
    <w:tmpl w:val="7F9AB868"/>
    <w:numStyleLink w:val="ag3"/>
  </w:abstractNum>
  <w:abstractNum w:abstractNumId="248">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9">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0">
    <w:nsid w:val="364F2B51"/>
    <w:multiLevelType w:val="multilevel"/>
    <w:tmpl w:val="7F9AB868"/>
    <w:numStyleLink w:val="ag3"/>
  </w:abstractNum>
  <w:abstractNum w:abstractNumId="251">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366E59ED"/>
    <w:multiLevelType w:val="multilevel"/>
    <w:tmpl w:val="7F9AB868"/>
    <w:numStyleLink w:val="ag3"/>
  </w:abstractNum>
  <w:abstractNum w:abstractNumId="253">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4">
    <w:nsid w:val="368839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36DA7C4C"/>
    <w:multiLevelType w:val="multilevel"/>
    <w:tmpl w:val="7F9AB868"/>
    <w:numStyleLink w:val="ag3"/>
  </w:abstractNum>
  <w:abstractNum w:abstractNumId="256">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7">
    <w:nsid w:val="37753812"/>
    <w:multiLevelType w:val="multilevel"/>
    <w:tmpl w:val="7F9AB868"/>
    <w:numStyleLink w:val="ag3"/>
  </w:abstractNum>
  <w:abstractNum w:abstractNumId="258">
    <w:nsid w:val="37A62636"/>
    <w:multiLevelType w:val="multilevel"/>
    <w:tmpl w:val="7F9AB868"/>
    <w:numStyleLink w:val="ag3"/>
  </w:abstractNum>
  <w:abstractNum w:abstractNumId="259">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383D291A"/>
    <w:multiLevelType w:val="multilevel"/>
    <w:tmpl w:val="7F9AB868"/>
    <w:numStyleLink w:val="ag3"/>
  </w:abstractNum>
  <w:abstractNum w:abstractNumId="261">
    <w:nsid w:val="3844411A"/>
    <w:multiLevelType w:val="multilevel"/>
    <w:tmpl w:val="7F9AB868"/>
    <w:numStyleLink w:val="ag3"/>
  </w:abstractNum>
  <w:abstractNum w:abstractNumId="262">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3">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64">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65">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393F6286"/>
    <w:multiLevelType w:val="multilevel"/>
    <w:tmpl w:val="7F9AB868"/>
    <w:name w:val="heading"/>
    <w:numStyleLink w:val="ag3"/>
  </w:abstractNum>
  <w:abstractNum w:abstractNumId="267">
    <w:nsid w:val="39467E0E"/>
    <w:multiLevelType w:val="multilevel"/>
    <w:tmpl w:val="7F9AB868"/>
    <w:numStyleLink w:val="ag3"/>
  </w:abstractNum>
  <w:abstractNum w:abstractNumId="268">
    <w:nsid w:val="396E02BC"/>
    <w:multiLevelType w:val="multilevel"/>
    <w:tmpl w:val="7F9AB868"/>
    <w:numStyleLink w:val="ag3"/>
  </w:abstractNum>
  <w:abstractNum w:abstractNumId="269">
    <w:nsid w:val="39FD5143"/>
    <w:multiLevelType w:val="multilevel"/>
    <w:tmpl w:val="7F9AB868"/>
    <w:numStyleLink w:val="ag3"/>
  </w:abstractNum>
  <w:abstractNum w:abstractNumId="270">
    <w:nsid w:val="3A6F76BF"/>
    <w:multiLevelType w:val="multilevel"/>
    <w:tmpl w:val="7F9AB868"/>
    <w:numStyleLink w:val="ag3"/>
  </w:abstractNum>
  <w:abstractNum w:abstractNumId="271">
    <w:nsid w:val="3B3F0FA0"/>
    <w:multiLevelType w:val="multilevel"/>
    <w:tmpl w:val="7F9AB868"/>
    <w:numStyleLink w:val="ag3"/>
  </w:abstractNum>
  <w:abstractNum w:abstractNumId="272">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73">
    <w:nsid w:val="3BE918D5"/>
    <w:multiLevelType w:val="multilevel"/>
    <w:tmpl w:val="7F9AB868"/>
    <w:numStyleLink w:val="ag3"/>
  </w:abstractNum>
  <w:abstractNum w:abstractNumId="274">
    <w:nsid w:val="3C36129A"/>
    <w:multiLevelType w:val="multilevel"/>
    <w:tmpl w:val="7F9AB868"/>
    <w:numStyleLink w:val="ag3"/>
  </w:abstractNum>
  <w:abstractNum w:abstractNumId="275">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3D244D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3D407B94"/>
    <w:multiLevelType w:val="multilevel"/>
    <w:tmpl w:val="7F9AB868"/>
    <w:numStyleLink w:val="ag3"/>
  </w:abstractNum>
  <w:abstractNum w:abstractNumId="282">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3D8D799D"/>
    <w:multiLevelType w:val="multilevel"/>
    <w:tmpl w:val="7F9AB868"/>
    <w:numStyleLink w:val="ag3"/>
  </w:abstractNum>
  <w:abstractNum w:abstractNumId="286">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7">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3E6977DC"/>
    <w:multiLevelType w:val="multilevel"/>
    <w:tmpl w:val="7F9AB868"/>
    <w:numStyleLink w:val="ag3"/>
  </w:abstractNum>
  <w:abstractNum w:abstractNumId="290">
    <w:nsid w:val="3ECB2C4B"/>
    <w:multiLevelType w:val="multilevel"/>
    <w:tmpl w:val="7F9AB868"/>
    <w:numStyleLink w:val="ag3"/>
  </w:abstractNum>
  <w:abstractNum w:abstractNumId="291">
    <w:nsid w:val="3EE47157"/>
    <w:multiLevelType w:val="multilevel"/>
    <w:tmpl w:val="7F9AB868"/>
    <w:numStyleLink w:val="ag3"/>
  </w:abstractNum>
  <w:abstractNum w:abstractNumId="292">
    <w:nsid w:val="3F141BBC"/>
    <w:multiLevelType w:val="multilevel"/>
    <w:tmpl w:val="7F9AB868"/>
    <w:numStyleLink w:val="ag3"/>
  </w:abstractNum>
  <w:abstractNum w:abstractNumId="293">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4">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6">
    <w:nsid w:val="40040888"/>
    <w:multiLevelType w:val="multilevel"/>
    <w:tmpl w:val="7F9AB868"/>
    <w:numStyleLink w:val="ag3"/>
  </w:abstractNum>
  <w:abstractNum w:abstractNumId="297">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40AA0D0E"/>
    <w:multiLevelType w:val="multilevel"/>
    <w:tmpl w:val="7F9AB868"/>
    <w:numStyleLink w:val="ag3"/>
  </w:abstractNum>
  <w:abstractNum w:abstractNumId="299">
    <w:nsid w:val="40AA7083"/>
    <w:multiLevelType w:val="multilevel"/>
    <w:tmpl w:val="7F9AB868"/>
    <w:numStyleLink w:val="ag3"/>
  </w:abstractNum>
  <w:abstractNum w:abstractNumId="300">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41116620"/>
    <w:multiLevelType w:val="hybridMultilevel"/>
    <w:tmpl w:val="6AEA336E"/>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302">
    <w:nsid w:val="4123184C"/>
    <w:multiLevelType w:val="hybridMultilevel"/>
    <w:tmpl w:val="CAA48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nsid w:val="41BE4F36"/>
    <w:multiLevelType w:val="multilevel"/>
    <w:tmpl w:val="7F9AB868"/>
    <w:numStyleLink w:val="ag3"/>
  </w:abstractNum>
  <w:abstractNum w:abstractNumId="304">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5">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42A32C09"/>
    <w:multiLevelType w:val="multilevel"/>
    <w:tmpl w:val="7F9AB868"/>
    <w:numStyleLink w:val="ag3"/>
  </w:abstractNum>
  <w:abstractNum w:abstractNumId="307">
    <w:nsid w:val="42F02949"/>
    <w:multiLevelType w:val="multilevel"/>
    <w:tmpl w:val="7F9AB868"/>
    <w:numStyleLink w:val="ag3"/>
  </w:abstractNum>
  <w:abstractNum w:abstractNumId="308">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9">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0">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1">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43B13060"/>
    <w:multiLevelType w:val="multilevel"/>
    <w:tmpl w:val="7F9AB868"/>
    <w:numStyleLink w:val="ag3"/>
  </w:abstractNum>
  <w:abstractNum w:abstractNumId="313">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4">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5">
    <w:nsid w:val="447B620C"/>
    <w:multiLevelType w:val="multilevel"/>
    <w:tmpl w:val="7F9AB868"/>
    <w:numStyleLink w:val="ag3"/>
  </w:abstractNum>
  <w:abstractNum w:abstractNumId="316">
    <w:nsid w:val="44A9525B"/>
    <w:multiLevelType w:val="multilevel"/>
    <w:tmpl w:val="7F9AB868"/>
    <w:numStyleLink w:val="ag3"/>
  </w:abstractNum>
  <w:abstractNum w:abstractNumId="317">
    <w:nsid w:val="44FB0C19"/>
    <w:multiLevelType w:val="multilevel"/>
    <w:tmpl w:val="7F9AB868"/>
    <w:numStyleLink w:val="ag3"/>
  </w:abstractNum>
  <w:abstractNum w:abstractNumId="318">
    <w:nsid w:val="45033BAE"/>
    <w:multiLevelType w:val="multilevel"/>
    <w:tmpl w:val="7F9AB868"/>
    <w:numStyleLink w:val="ag3"/>
  </w:abstractNum>
  <w:abstractNum w:abstractNumId="319">
    <w:nsid w:val="455C13B8"/>
    <w:multiLevelType w:val="multilevel"/>
    <w:tmpl w:val="7F9AB868"/>
    <w:numStyleLink w:val="ag3"/>
  </w:abstractNum>
  <w:abstractNum w:abstractNumId="320">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45B26DE2"/>
    <w:multiLevelType w:val="multilevel"/>
    <w:tmpl w:val="7F9AB868"/>
    <w:numStyleLink w:val="ag3"/>
  </w:abstractNum>
  <w:abstractNum w:abstractNumId="322">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3">
    <w:nsid w:val="462543C7"/>
    <w:multiLevelType w:val="multilevel"/>
    <w:tmpl w:val="7F9AB868"/>
    <w:numStyleLink w:val="ag3"/>
  </w:abstractNum>
  <w:abstractNum w:abstractNumId="324">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5">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46950890"/>
    <w:multiLevelType w:val="multilevel"/>
    <w:tmpl w:val="7F9AB868"/>
    <w:numStyleLink w:val="ag3"/>
  </w:abstractNum>
  <w:abstractNum w:abstractNumId="327">
    <w:nsid w:val="46B71DE5"/>
    <w:multiLevelType w:val="multilevel"/>
    <w:tmpl w:val="7F9AB868"/>
    <w:numStyleLink w:val="ag3"/>
  </w:abstractNum>
  <w:abstractNum w:abstractNumId="328">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47025B51"/>
    <w:multiLevelType w:val="multilevel"/>
    <w:tmpl w:val="7F9AB868"/>
    <w:numStyleLink w:val="ag3"/>
  </w:abstractNum>
  <w:abstractNum w:abstractNumId="330">
    <w:nsid w:val="47827A21"/>
    <w:multiLevelType w:val="multilevel"/>
    <w:tmpl w:val="7F9AB868"/>
    <w:numStyleLink w:val="ag3"/>
  </w:abstractNum>
  <w:abstractNum w:abstractNumId="331">
    <w:nsid w:val="47972F47"/>
    <w:multiLevelType w:val="multilevel"/>
    <w:tmpl w:val="7F9AB868"/>
    <w:numStyleLink w:val="ag3"/>
  </w:abstractNum>
  <w:abstractNum w:abstractNumId="332">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48AC3A45"/>
    <w:multiLevelType w:val="multilevel"/>
    <w:tmpl w:val="7F9AB868"/>
    <w:numStyleLink w:val="ag3"/>
  </w:abstractNum>
  <w:abstractNum w:abstractNumId="336">
    <w:nsid w:val="48C45957"/>
    <w:multiLevelType w:val="multilevel"/>
    <w:tmpl w:val="7F9AB868"/>
    <w:numStyleLink w:val="ag3"/>
  </w:abstractNum>
  <w:abstractNum w:abstractNumId="337">
    <w:nsid w:val="48CE41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493E15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495B7DEA"/>
    <w:multiLevelType w:val="multilevel"/>
    <w:tmpl w:val="7F9AB868"/>
    <w:numStyleLink w:val="ag3"/>
  </w:abstractNum>
  <w:abstractNum w:abstractNumId="340">
    <w:nsid w:val="497730A0"/>
    <w:multiLevelType w:val="multilevel"/>
    <w:tmpl w:val="7F9AB868"/>
    <w:numStyleLink w:val="ag3"/>
  </w:abstractNum>
  <w:abstractNum w:abstractNumId="341">
    <w:nsid w:val="49A452EE"/>
    <w:multiLevelType w:val="multilevel"/>
    <w:tmpl w:val="7F9AB868"/>
    <w:numStyleLink w:val="ag3"/>
  </w:abstractNum>
  <w:abstractNum w:abstractNumId="342">
    <w:nsid w:val="49AA53CE"/>
    <w:multiLevelType w:val="multilevel"/>
    <w:tmpl w:val="7F9AB868"/>
    <w:numStyleLink w:val="ag3"/>
  </w:abstractNum>
  <w:abstractNum w:abstractNumId="343">
    <w:nsid w:val="49CB41BB"/>
    <w:multiLevelType w:val="hybridMultilevel"/>
    <w:tmpl w:val="B1EA03E2"/>
    <w:lvl w:ilvl="0">
      <w:start w:val="1"/>
      <w:numFmt w:val="bullet"/>
      <w:lvlText w:val=""/>
      <w:lvlJc w:val="left"/>
      <w:pPr>
        <w:ind w:left="2081"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4">
    <w:nsid w:val="49F75C65"/>
    <w:multiLevelType w:val="multilevel"/>
    <w:tmpl w:val="7F9AB868"/>
    <w:numStyleLink w:val="ag3"/>
  </w:abstractNum>
  <w:abstractNum w:abstractNumId="345">
    <w:nsid w:val="4A1B2239"/>
    <w:multiLevelType w:val="multilevel"/>
    <w:tmpl w:val="7F9AB868"/>
    <w:numStyleLink w:val="ag3"/>
  </w:abstractNum>
  <w:abstractNum w:abstractNumId="346">
    <w:nsid w:val="4A211E2D"/>
    <w:multiLevelType w:val="hybridMultilevel"/>
    <w:tmpl w:val="981AB9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7">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9">
    <w:nsid w:val="4A9B6B71"/>
    <w:multiLevelType w:val="multilevel"/>
    <w:tmpl w:val="7F9AB868"/>
    <w:numStyleLink w:val="ag3"/>
  </w:abstractNum>
  <w:abstractNum w:abstractNumId="350">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1">
    <w:nsid w:val="4A9F0B7C"/>
    <w:multiLevelType w:val="multilevel"/>
    <w:tmpl w:val="7F9AB868"/>
    <w:numStyleLink w:val="ag3"/>
  </w:abstractNum>
  <w:abstractNum w:abstractNumId="352">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4B7349E0"/>
    <w:multiLevelType w:val="multilevel"/>
    <w:tmpl w:val="7F9AB868"/>
    <w:numStyleLink w:val="ag3"/>
  </w:abstractNum>
  <w:abstractNum w:abstractNumId="354">
    <w:nsid w:val="4B8A224F"/>
    <w:multiLevelType w:val="multilevel"/>
    <w:tmpl w:val="7F9AB868"/>
    <w:numStyleLink w:val="ag3"/>
  </w:abstractNum>
  <w:abstractNum w:abstractNumId="355">
    <w:nsid w:val="4C063429"/>
    <w:multiLevelType w:val="multilevel"/>
    <w:tmpl w:val="7F9AB868"/>
    <w:numStyleLink w:val="ag3"/>
  </w:abstractNum>
  <w:abstractNum w:abstractNumId="356">
    <w:nsid w:val="4C40695A"/>
    <w:multiLevelType w:val="multilevel"/>
    <w:tmpl w:val="7F9AB868"/>
    <w:numStyleLink w:val="ag3"/>
  </w:abstractNum>
  <w:abstractNum w:abstractNumId="357">
    <w:nsid w:val="4CFE67C2"/>
    <w:multiLevelType w:val="multilevel"/>
    <w:tmpl w:val="7F9AB868"/>
    <w:numStyleLink w:val="ag3"/>
  </w:abstractNum>
  <w:abstractNum w:abstractNumId="358">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0">
    <w:nsid w:val="4D3D5C5E"/>
    <w:multiLevelType w:val="multilevel"/>
    <w:tmpl w:val="7F9AB868"/>
    <w:numStyleLink w:val="ag3"/>
  </w:abstractNum>
  <w:abstractNum w:abstractNumId="361">
    <w:nsid w:val="4D3D60B2"/>
    <w:multiLevelType w:val="multilevel"/>
    <w:tmpl w:val="7F9AB868"/>
    <w:numStyleLink w:val="ag3"/>
  </w:abstractNum>
  <w:abstractNum w:abstractNumId="362">
    <w:nsid w:val="4D6B444B"/>
    <w:multiLevelType w:val="multilevel"/>
    <w:tmpl w:val="7F9AB868"/>
    <w:numStyleLink w:val="ag3"/>
  </w:abstractNum>
  <w:abstractNum w:abstractNumId="363">
    <w:nsid w:val="4DC718E0"/>
    <w:multiLevelType w:val="multilevel"/>
    <w:tmpl w:val="7F9AB868"/>
    <w:numStyleLink w:val="ag3"/>
  </w:abstractNum>
  <w:abstractNum w:abstractNumId="364">
    <w:nsid w:val="4E0F645B"/>
    <w:multiLevelType w:val="multilevel"/>
    <w:tmpl w:val="7F9AB868"/>
    <w:numStyleLink w:val="ag3"/>
  </w:abstractNum>
  <w:abstractNum w:abstractNumId="365">
    <w:nsid w:val="4E5F5D5E"/>
    <w:multiLevelType w:val="multilevel"/>
    <w:tmpl w:val="7F9AB868"/>
    <w:numStyleLink w:val="ag3"/>
  </w:abstractNum>
  <w:abstractNum w:abstractNumId="366">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7">
    <w:nsid w:val="4EAF4CF6"/>
    <w:multiLevelType w:val="multilevel"/>
    <w:tmpl w:val="7F9AB868"/>
    <w:numStyleLink w:val="ag3"/>
  </w:abstractNum>
  <w:abstractNum w:abstractNumId="368">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4F692FF8"/>
    <w:multiLevelType w:val="multilevel"/>
    <w:tmpl w:val="7F9AB868"/>
    <w:numStyleLink w:val="ag3"/>
  </w:abstractNum>
  <w:abstractNum w:abstractNumId="370">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1">
    <w:nsid w:val="4FA773F1"/>
    <w:multiLevelType w:val="multilevel"/>
    <w:tmpl w:val="7F9AB868"/>
    <w:numStyleLink w:val="ag3"/>
  </w:abstractNum>
  <w:abstractNum w:abstractNumId="372">
    <w:nsid w:val="4FBE6D63"/>
    <w:multiLevelType w:val="multilevel"/>
    <w:tmpl w:val="7F9AB868"/>
    <w:numStyleLink w:val="ag3"/>
  </w:abstractNum>
  <w:abstractNum w:abstractNumId="373">
    <w:nsid w:val="4FDD130F"/>
    <w:multiLevelType w:val="multilevel"/>
    <w:tmpl w:val="7F9AB868"/>
    <w:numStyleLink w:val="ag3"/>
  </w:abstractNum>
  <w:abstractNum w:abstractNumId="374">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5028679F"/>
    <w:multiLevelType w:val="multilevel"/>
    <w:tmpl w:val="7F9AB868"/>
    <w:numStyleLink w:val="ag3"/>
  </w:abstractNum>
  <w:abstractNum w:abstractNumId="376">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8">
    <w:nsid w:val="50616941"/>
    <w:multiLevelType w:val="multilevel"/>
    <w:tmpl w:val="7F9AB868"/>
    <w:numStyleLink w:val="ag3"/>
  </w:abstractNum>
  <w:abstractNum w:abstractNumId="379">
    <w:nsid w:val="50A92DE5"/>
    <w:multiLevelType w:val="multilevel"/>
    <w:tmpl w:val="7F9AB868"/>
    <w:numStyleLink w:val="ag3"/>
  </w:abstractNum>
  <w:abstractNum w:abstractNumId="380">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1">
    <w:nsid w:val="513B03E1"/>
    <w:multiLevelType w:val="multilevel"/>
    <w:tmpl w:val="7F9AB868"/>
    <w:numStyleLink w:val="ag3"/>
  </w:abstractNum>
  <w:abstractNum w:abstractNumId="382">
    <w:nsid w:val="519751D4"/>
    <w:multiLevelType w:val="multilevel"/>
    <w:tmpl w:val="7F9AB868"/>
    <w:numStyleLink w:val="ag3"/>
  </w:abstractNum>
  <w:abstractNum w:abstractNumId="383">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51CE2323"/>
    <w:multiLevelType w:val="multilevel"/>
    <w:tmpl w:val="7F9AB868"/>
    <w:numStyleLink w:val="ag3"/>
  </w:abstractNum>
  <w:abstractNum w:abstractNumId="388">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9">
    <w:nsid w:val="52317988"/>
    <w:multiLevelType w:val="multilevel"/>
    <w:tmpl w:val="7F9AB868"/>
    <w:numStyleLink w:val="ag3"/>
  </w:abstractNum>
  <w:abstractNum w:abstractNumId="390">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1">
    <w:nsid w:val="52A244EB"/>
    <w:multiLevelType w:val="multilevel"/>
    <w:tmpl w:val="7F9AB868"/>
    <w:numStyleLink w:val="ag3"/>
  </w:abstractNum>
  <w:abstractNum w:abstractNumId="392">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6">
    <w:nsid w:val="545929C5"/>
    <w:multiLevelType w:val="multilevel"/>
    <w:tmpl w:val="7F9AB868"/>
    <w:numStyleLink w:val="ag3"/>
  </w:abstractNum>
  <w:abstractNum w:abstractNumId="397">
    <w:nsid w:val="54DE1634"/>
    <w:multiLevelType w:val="multilevel"/>
    <w:tmpl w:val="7F9AB868"/>
    <w:numStyleLink w:val="ag3"/>
  </w:abstractNum>
  <w:abstractNum w:abstractNumId="398">
    <w:nsid w:val="5509728D"/>
    <w:multiLevelType w:val="multilevel"/>
    <w:tmpl w:val="7F9AB868"/>
    <w:numStyleLink w:val="ag3"/>
  </w:abstractNum>
  <w:abstractNum w:abstractNumId="399">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0">
    <w:nsid w:val="554D3A6A"/>
    <w:multiLevelType w:val="multilevel"/>
    <w:tmpl w:val="7F9AB868"/>
    <w:numStyleLink w:val="ag3"/>
  </w:abstractNum>
  <w:abstractNum w:abstractNumId="401">
    <w:nsid w:val="55530E1E"/>
    <w:multiLevelType w:val="multilevel"/>
    <w:tmpl w:val="7F9AB868"/>
    <w:numStyleLink w:val="ag3"/>
  </w:abstractNum>
  <w:abstractNum w:abstractNumId="402">
    <w:nsid w:val="55DB0D3D"/>
    <w:multiLevelType w:val="multilevel"/>
    <w:tmpl w:val="7F9AB868"/>
    <w:numStyleLink w:val="ag3"/>
  </w:abstractNum>
  <w:abstractNum w:abstractNumId="403">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567E5577"/>
    <w:multiLevelType w:val="multilevel"/>
    <w:tmpl w:val="7F9AB868"/>
    <w:numStyleLink w:val="ag3"/>
  </w:abstractNum>
  <w:abstractNum w:abstractNumId="406">
    <w:nsid w:val="569F56B0"/>
    <w:multiLevelType w:val="multilevel"/>
    <w:tmpl w:val="7F9AB868"/>
    <w:numStyleLink w:val="ag3"/>
  </w:abstractNum>
  <w:abstractNum w:abstractNumId="407">
    <w:nsid w:val="56E1309A"/>
    <w:multiLevelType w:val="multilevel"/>
    <w:tmpl w:val="7F9AB868"/>
    <w:numStyleLink w:val="ag3"/>
  </w:abstractNum>
  <w:abstractNum w:abstractNumId="408">
    <w:nsid w:val="572E4E42"/>
    <w:multiLevelType w:val="multilevel"/>
    <w:tmpl w:val="7F9AB868"/>
    <w:numStyleLink w:val="ag3"/>
  </w:abstractNum>
  <w:abstractNum w:abstractNumId="409">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0">
    <w:nsid w:val="574423B9"/>
    <w:multiLevelType w:val="multilevel"/>
    <w:tmpl w:val="7F9AB868"/>
    <w:numStyleLink w:val="ag3"/>
  </w:abstractNum>
  <w:abstractNum w:abstractNumId="411">
    <w:nsid w:val="57522DD2"/>
    <w:multiLevelType w:val="multilevel"/>
    <w:tmpl w:val="7F9AB868"/>
    <w:numStyleLink w:val="ag3"/>
  </w:abstractNum>
  <w:abstractNum w:abstractNumId="412">
    <w:nsid w:val="579944A5"/>
    <w:multiLevelType w:val="multilevel"/>
    <w:tmpl w:val="7F9AB868"/>
    <w:numStyleLink w:val="ag3"/>
  </w:abstractNum>
  <w:abstractNum w:abstractNumId="413">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57D1460E"/>
    <w:multiLevelType w:val="hybridMultilevel"/>
    <w:tmpl w:val="9C2E39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5">
    <w:nsid w:val="580A42A4"/>
    <w:multiLevelType w:val="multilevel"/>
    <w:tmpl w:val="7F9AB868"/>
    <w:numStyleLink w:val="ag3"/>
  </w:abstractNum>
  <w:abstractNum w:abstractNumId="416">
    <w:nsid w:val="58A74B0D"/>
    <w:multiLevelType w:val="multilevel"/>
    <w:tmpl w:val="7F9AB868"/>
    <w:numStyleLink w:val="ag3"/>
  </w:abstractNum>
  <w:abstractNum w:abstractNumId="417">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59333F51"/>
    <w:multiLevelType w:val="multilevel"/>
    <w:tmpl w:val="7F9AB868"/>
    <w:numStyleLink w:val="ag3"/>
  </w:abstractNum>
  <w:abstractNum w:abstractNumId="419">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0">
    <w:nsid w:val="59891B96"/>
    <w:multiLevelType w:val="multilevel"/>
    <w:tmpl w:val="7F9AB868"/>
    <w:numStyleLink w:val="ag3"/>
  </w:abstractNum>
  <w:abstractNum w:abstractNumId="421">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422">
    <w:nsid w:val="5AA706F2"/>
    <w:multiLevelType w:val="hybridMultilevel"/>
    <w:tmpl w:val="1728C6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23">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4">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5">
    <w:nsid w:val="5AD74267"/>
    <w:multiLevelType w:val="multilevel"/>
    <w:tmpl w:val="7F9AB868"/>
    <w:numStyleLink w:val="ag3"/>
  </w:abstractNum>
  <w:abstractNum w:abstractNumId="426">
    <w:nsid w:val="5B563615"/>
    <w:multiLevelType w:val="multilevel"/>
    <w:tmpl w:val="7F9AB868"/>
    <w:numStyleLink w:val="ag3"/>
  </w:abstractNum>
  <w:abstractNum w:abstractNumId="427">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9">
    <w:nsid w:val="5C4475EF"/>
    <w:multiLevelType w:val="multilevel"/>
    <w:tmpl w:val="7F9AB868"/>
    <w:numStyleLink w:val="ag3"/>
  </w:abstractNum>
  <w:abstractNum w:abstractNumId="430">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5C71245B"/>
    <w:multiLevelType w:val="multilevel"/>
    <w:tmpl w:val="7F9AB868"/>
    <w:numStyleLink w:val="ag3"/>
  </w:abstractNum>
  <w:abstractNum w:abstractNumId="432">
    <w:nsid w:val="5C7C4BAF"/>
    <w:multiLevelType w:val="hybridMultilevel"/>
    <w:tmpl w:val="82BE2196"/>
    <w:lvl w:ilvl="0">
      <w:start w:val="1"/>
      <w:numFmt w:val="bullet"/>
      <w:lvlText w:val=""/>
      <w:lvlJc w:val="left"/>
      <w:pPr>
        <w:ind w:left="1380" w:hanging="360"/>
      </w:pPr>
      <w:rPr>
        <w:rFonts w:ascii="Symbol" w:hAnsi="Symbol" w:hint="default"/>
      </w:rPr>
    </w:lvl>
    <w:lvl w:ilvl="1" w:tentative="1">
      <w:start w:val="1"/>
      <w:numFmt w:val="lowerLetter"/>
      <w:lvlText w:val="%2."/>
      <w:lvlJc w:val="left"/>
      <w:pPr>
        <w:ind w:left="2100" w:hanging="360"/>
      </w:pPr>
    </w:lvl>
    <w:lvl w:ilvl="2" w:tentative="1">
      <w:start w:val="1"/>
      <w:numFmt w:val="lowerRoman"/>
      <w:lvlText w:val="%3."/>
      <w:lvlJc w:val="right"/>
      <w:pPr>
        <w:ind w:left="2820" w:hanging="180"/>
      </w:pPr>
    </w:lvl>
    <w:lvl w:ilvl="3" w:tentative="1">
      <w:start w:val="1"/>
      <w:numFmt w:val="decimal"/>
      <w:lvlText w:val="%4."/>
      <w:lvlJc w:val="left"/>
      <w:pPr>
        <w:ind w:left="3540" w:hanging="360"/>
      </w:pPr>
    </w:lvl>
    <w:lvl w:ilvl="4" w:tentative="1">
      <w:start w:val="1"/>
      <w:numFmt w:val="lowerLetter"/>
      <w:lvlText w:val="%5."/>
      <w:lvlJc w:val="left"/>
      <w:pPr>
        <w:ind w:left="4260" w:hanging="360"/>
      </w:pPr>
    </w:lvl>
    <w:lvl w:ilvl="5" w:tentative="1">
      <w:start w:val="1"/>
      <w:numFmt w:val="lowerRoman"/>
      <w:lvlText w:val="%6."/>
      <w:lvlJc w:val="right"/>
      <w:pPr>
        <w:ind w:left="4980" w:hanging="180"/>
      </w:pPr>
    </w:lvl>
    <w:lvl w:ilvl="6" w:tentative="1">
      <w:start w:val="1"/>
      <w:numFmt w:val="decimal"/>
      <w:lvlText w:val="%7."/>
      <w:lvlJc w:val="left"/>
      <w:pPr>
        <w:ind w:left="5700" w:hanging="360"/>
      </w:pPr>
    </w:lvl>
    <w:lvl w:ilvl="7" w:tentative="1">
      <w:start w:val="1"/>
      <w:numFmt w:val="lowerLetter"/>
      <w:lvlText w:val="%8."/>
      <w:lvlJc w:val="left"/>
      <w:pPr>
        <w:ind w:left="6420" w:hanging="360"/>
      </w:pPr>
    </w:lvl>
    <w:lvl w:ilvl="8" w:tentative="1">
      <w:start w:val="1"/>
      <w:numFmt w:val="lowerRoman"/>
      <w:lvlText w:val="%9."/>
      <w:lvlJc w:val="right"/>
      <w:pPr>
        <w:ind w:left="7140" w:hanging="180"/>
      </w:pPr>
    </w:lvl>
  </w:abstractNum>
  <w:abstractNum w:abstractNumId="433">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5CB85BE2"/>
    <w:multiLevelType w:val="multilevel"/>
    <w:tmpl w:val="7F9AB868"/>
    <w:numStyleLink w:val="ag3"/>
  </w:abstractNum>
  <w:abstractNum w:abstractNumId="435">
    <w:nsid w:val="5CCE15CD"/>
    <w:multiLevelType w:val="multilevel"/>
    <w:tmpl w:val="7F9AB868"/>
    <w:numStyleLink w:val="ag3"/>
  </w:abstractNum>
  <w:abstractNum w:abstractNumId="436">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7">
    <w:nsid w:val="5D0F4454"/>
    <w:multiLevelType w:val="multilevel"/>
    <w:tmpl w:val="7F9AB868"/>
    <w:numStyleLink w:val="ag3"/>
  </w:abstractNum>
  <w:abstractNum w:abstractNumId="438">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5D945269"/>
    <w:multiLevelType w:val="multilevel"/>
    <w:tmpl w:val="7F9AB868"/>
    <w:numStyleLink w:val="ag3"/>
  </w:abstractNum>
  <w:abstractNum w:abstractNumId="440">
    <w:nsid w:val="5D9C68AE"/>
    <w:multiLevelType w:val="multilevel"/>
    <w:tmpl w:val="7F9AB868"/>
    <w:numStyleLink w:val="ag3"/>
  </w:abstractNum>
  <w:abstractNum w:abstractNumId="441">
    <w:nsid w:val="5DAF4AFE"/>
    <w:multiLevelType w:val="multilevel"/>
    <w:tmpl w:val="7F9AB868"/>
    <w:numStyleLink w:val="ag3"/>
  </w:abstractNum>
  <w:abstractNum w:abstractNumId="442">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5DEC0028"/>
    <w:multiLevelType w:val="multilevel"/>
    <w:tmpl w:val="7F9AB868"/>
    <w:numStyleLink w:val="ag3"/>
  </w:abstractNum>
  <w:abstractNum w:abstractNumId="444">
    <w:nsid w:val="5E0C3CEF"/>
    <w:multiLevelType w:val="multilevel"/>
    <w:tmpl w:val="7F9AB868"/>
    <w:numStyleLink w:val="ag3"/>
  </w:abstractNum>
  <w:abstractNum w:abstractNumId="445">
    <w:nsid w:val="5E0E0B31"/>
    <w:multiLevelType w:val="multilevel"/>
    <w:tmpl w:val="7F9AB868"/>
    <w:numStyleLink w:val="ag3"/>
  </w:abstractNum>
  <w:abstractNum w:abstractNumId="446">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447">
    <w:nsid w:val="5EB7634B"/>
    <w:multiLevelType w:val="multilevel"/>
    <w:tmpl w:val="7F9AB868"/>
    <w:numStyleLink w:val="ag3"/>
  </w:abstractNum>
  <w:abstractNum w:abstractNumId="448">
    <w:nsid w:val="5EE116AF"/>
    <w:multiLevelType w:val="multilevel"/>
    <w:tmpl w:val="7F9AB868"/>
    <w:numStyleLink w:val="ag3"/>
  </w:abstractNum>
  <w:abstractNum w:abstractNumId="449">
    <w:nsid w:val="5EEE20DB"/>
    <w:multiLevelType w:val="multilevel"/>
    <w:tmpl w:val="7F9AB868"/>
    <w:numStyleLink w:val="ag3"/>
  </w:abstractNum>
  <w:abstractNum w:abstractNumId="450">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5F8C4A2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54">
    <w:nsid w:val="5FA7466C"/>
    <w:multiLevelType w:val="multilevel"/>
    <w:tmpl w:val="7F9AB868"/>
    <w:numStyleLink w:val="ag3"/>
  </w:abstractNum>
  <w:abstractNum w:abstractNumId="455">
    <w:nsid w:val="5FE94997"/>
    <w:multiLevelType w:val="multilevel"/>
    <w:tmpl w:val="7F9AB868"/>
    <w:numStyleLink w:val="ag3"/>
  </w:abstractNum>
  <w:abstractNum w:abstractNumId="456">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60D0594E"/>
    <w:multiLevelType w:val="multilevel"/>
    <w:tmpl w:val="7F9AB868"/>
    <w:numStyleLink w:val="ag3"/>
  </w:abstractNum>
  <w:abstractNum w:abstractNumId="458">
    <w:nsid w:val="61D161E8"/>
    <w:multiLevelType w:val="multilevel"/>
    <w:tmpl w:val="7F9AB868"/>
    <w:numStyleLink w:val="ag3"/>
  </w:abstractNum>
  <w:abstractNum w:abstractNumId="459">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1">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62B46313"/>
    <w:multiLevelType w:val="multilevel"/>
    <w:tmpl w:val="7F9AB868"/>
    <w:numStyleLink w:val="ag3"/>
  </w:abstractNum>
  <w:abstractNum w:abstractNumId="463">
    <w:nsid w:val="63904677"/>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4">
    <w:nsid w:val="639C366A"/>
    <w:multiLevelType w:val="multilevel"/>
    <w:tmpl w:val="7F9AB868"/>
    <w:numStyleLink w:val="ag3"/>
  </w:abstractNum>
  <w:abstractNum w:abstractNumId="465">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6409755C"/>
    <w:multiLevelType w:val="multilevel"/>
    <w:tmpl w:val="7F9AB868"/>
    <w:numStyleLink w:val="ag3"/>
  </w:abstractNum>
  <w:abstractNum w:abstractNumId="468">
    <w:nsid w:val="640C6E7D"/>
    <w:multiLevelType w:val="multilevel"/>
    <w:tmpl w:val="7F9AB868"/>
    <w:numStyleLink w:val="ag3"/>
  </w:abstractNum>
  <w:abstractNum w:abstractNumId="469">
    <w:nsid w:val="64D17240"/>
    <w:multiLevelType w:val="multilevel"/>
    <w:tmpl w:val="7F9AB868"/>
    <w:numStyleLink w:val="ag3"/>
  </w:abstractNum>
  <w:abstractNum w:abstractNumId="470">
    <w:nsid w:val="64EF7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651D4654"/>
    <w:multiLevelType w:val="multilevel"/>
    <w:tmpl w:val="7F9AB868"/>
    <w:numStyleLink w:val="ag3"/>
  </w:abstractNum>
  <w:abstractNum w:abstractNumId="472">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3">
    <w:nsid w:val="65791501"/>
    <w:multiLevelType w:val="hybridMultilevel"/>
    <w:tmpl w:val="19D087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74">
    <w:nsid w:val="65CC1B9A"/>
    <w:multiLevelType w:val="multilevel"/>
    <w:tmpl w:val="7F9AB868"/>
    <w:numStyleLink w:val="ag3"/>
  </w:abstractNum>
  <w:abstractNum w:abstractNumId="475">
    <w:nsid w:val="667E36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6">
    <w:nsid w:val="66F4725C"/>
    <w:multiLevelType w:val="multilevel"/>
    <w:tmpl w:val="7F9AB868"/>
    <w:numStyleLink w:val="ag3"/>
  </w:abstractNum>
  <w:abstractNum w:abstractNumId="477">
    <w:nsid w:val="671B43F3"/>
    <w:multiLevelType w:val="multilevel"/>
    <w:tmpl w:val="7F9AB868"/>
    <w:numStyleLink w:val="ag3"/>
  </w:abstractNum>
  <w:abstractNum w:abstractNumId="478">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674C203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80">
    <w:nsid w:val="675B56C2"/>
    <w:multiLevelType w:val="multilevel"/>
    <w:tmpl w:val="7F9AB868"/>
    <w:numStyleLink w:val="ag3"/>
  </w:abstractNum>
  <w:abstractNum w:abstractNumId="481">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67BE2630"/>
    <w:multiLevelType w:val="multilevel"/>
    <w:tmpl w:val="7F9AB868"/>
    <w:numStyleLink w:val="ag3"/>
  </w:abstractNum>
  <w:abstractNum w:abstractNumId="483">
    <w:nsid w:val="67CF42D2"/>
    <w:multiLevelType w:val="multilevel"/>
    <w:tmpl w:val="7F9AB868"/>
    <w:numStyleLink w:val="ag3"/>
  </w:abstractNum>
  <w:abstractNum w:abstractNumId="484">
    <w:nsid w:val="680F4C39"/>
    <w:multiLevelType w:val="multilevel"/>
    <w:tmpl w:val="7F9AB868"/>
    <w:numStyleLink w:val="ag3"/>
  </w:abstractNum>
  <w:abstractNum w:abstractNumId="485">
    <w:nsid w:val="68677F22"/>
    <w:multiLevelType w:val="multilevel"/>
    <w:tmpl w:val="7F9AB868"/>
    <w:numStyleLink w:val="ag3"/>
  </w:abstractNum>
  <w:abstractNum w:abstractNumId="486">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68D20A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9">
    <w:nsid w:val="694D0796"/>
    <w:multiLevelType w:val="multilevel"/>
    <w:tmpl w:val="7F9AB868"/>
    <w:numStyleLink w:val="ag3"/>
  </w:abstractNum>
  <w:abstractNum w:abstractNumId="490">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6B160502"/>
    <w:multiLevelType w:val="multilevel"/>
    <w:tmpl w:val="7F9AB868"/>
    <w:numStyleLink w:val="ag3"/>
  </w:abstractNum>
  <w:abstractNum w:abstractNumId="495">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6">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7">
    <w:nsid w:val="6BE87319"/>
    <w:multiLevelType w:val="multilevel"/>
    <w:tmpl w:val="7F9AB868"/>
    <w:numStyleLink w:val="ag3"/>
  </w:abstractNum>
  <w:abstractNum w:abstractNumId="498">
    <w:nsid w:val="6BED2708"/>
    <w:multiLevelType w:val="multilevel"/>
    <w:tmpl w:val="7F9AB868"/>
    <w:numStyleLink w:val="ag3"/>
  </w:abstractNum>
  <w:abstractNum w:abstractNumId="499">
    <w:nsid w:val="6C1D5151"/>
    <w:multiLevelType w:val="hybridMultilevel"/>
    <w:tmpl w:val="D03AD092"/>
    <w:lvl w:ilvl="0">
      <w:start w:val="1"/>
      <w:numFmt w:val="bullet"/>
      <w:lvlText w:val=""/>
      <w:lvlJc w:val="left"/>
      <w:pPr>
        <w:ind w:left="2250" w:hanging="360"/>
      </w:pPr>
      <w:rPr>
        <w:rFonts w:ascii="Symbol" w:hAnsi="Symbol" w:hint="default"/>
      </w:rPr>
    </w:lvl>
    <w:lvl w:ilvl="1" w:tentative="1">
      <w:start w:val="1"/>
      <w:numFmt w:val="bullet"/>
      <w:lvlText w:val="o"/>
      <w:lvlJc w:val="left"/>
      <w:pPr>
        <w:ind w:left="2970" w:hanging="360"/>
      </w:pPr>
      <w:rPr>
        <w:rFonts w:ascii="Courier New" w:hAnsi="Courier New" w:cs="Courier New" w:hint="default"/>
      </w:rPr>
    </w:lvl>
    <w:lvl w:ilvl="2" w:tentative="1">
      <w:start w:val="1"/>
      <w:numFmt w:val="bullet"/>
      <w:lvlText w:val=""/>
      <w:lvlJc w:val="left"/>
      <w:pPr>
        <w:ind w:left="3690" w:hanging="360"/>
      </w:pPr>
      <w:rPr>
        <w:rFonts w:ascii="Wingdings" w:hAnsi="Wingdings" w:hint="default"/>
      </w:rPr>
    </w:lvl>
    <w:lvl w:ilvl="3" w:tentative="1">
      <w:start w:val="1"/>
      <w:numFmt w:val="bullet"/>
      <w:lvlText w:val=""/>
      <w:lvlJc w:val="left"/>
      <w:pPr>
        <w:ind w:left="4410" w:hanging="360"/>
      </w:pPr>
      <w:rPr>
        <w:rFonts w:ascii="Symbol" w:hAnsi="Symbol" w:hint="default"/>
      </w:rPr>
    </w:lvl>
    <w:lvl w:ilvl="4" w:tentative="1">
      <w:start w:val="1"/>
      <w:numFmt w:val="bullet"/>
      <w:lvlText w:val="o"/>
      <w:lvlJc w:val="left"/>
      <w:pPr>
        <w:ind w:left="5130" w:hanging="360"/>
      </w:pPr>
      <w:rPr>
        <w:rFonts w:ascii="Courier New" w:hAnsi="Courier New" w:cs="Courier New" w:hint="default"/>
      </w:rPr>
    </w:lvl>
    <w:lvl w:ilvl="5" w:tentative="1">
      <w:start w:val="1"/>
      <w:numFmt w:val="bullet"/>
      <w:lvlText w:val=""/>
      <w:lvlJc w:val="left"/>
      <w:pPr>
        <w:ind w:left="5850" w:hanging="360"/>
      </w:pPr>
      <w:rPr>
        <w:rFonts w:ascii="Wingdings" w:hAnsi="Wingdings" w:hint="default"/>
      </w:rPr>
    </w:lvl>
    <w:lvl w:ilvl="6" w:tentative="1">
      <w:start w:val="1"/>
      <w:numFmt w:val="bullet"/>
      <w:lvlText w:val=""/>
      <w:lvlJc w:val="left"/>
      <w:pPr>
        <w:ind w:left="6570" w:hanging="360"/>
      </w:pPr>
      <w:rPr>
        <w:rFonts w:ascii="Symbol" w:hAnsi="Symbol" w:hint="default"/>
      </w:rPr>
    </w:lvl>
    <w:lvl w:ilvl="7" w:tentative="1">
      <w:start w:val="1"/>
      <w:numFmt w:val="bullet"/>
      <w:lvlText w:val="o"/>
      <w:lvlJc w:val="left"/>
      <w:pPr>
        <w:ind w:left="7290" w:hanging="360"/>
      </w:pPr>
      <w:rPr>
        <w:rFonts w:ascii="Courier New" w:hAnsi="Courier New" w:cs="Courier New" w:hint="default"/>
      </w:rPr>
    </w:lvl>
    <w:lvl w:ilvl="8" w:tentative="1">
      <w:start w:val="1"/>
      <w:numFmt w:val="bullet"/>
      <w:lvlText w:val=""/>
      <w:lvlJc w:val="left"/>
      <w:pPr>
        <w:ind w:left="8010" w:hanging="360"/>
      </w:pPr>
      <w:rPr>
        <w:rFonts w:ascii="Wingdings" w:hAnsi="Wingdings" w:hint="default"/>
      </w:rPr>
    </w:lvl>
  </w:abstractNum>
  <w:abstractNum w:abstractNumId="500">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1">
    <w:nsid w:val="6C682B39"/>
    <w:multiLevelType w:val="multilevel"/>
    <w:tmpl w:val="7F9AB868"/>
    <w:numStyleLink w:val="ag3"/>
  </w:abstractNum>
  <w:abstractNum w:abstractNumId="502">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6CC511D2"/>
    <w:multiLevelType w:val="multilevel"/>
    <w:tmpl w:val="7F9AB868"/>
    <w:numStyleLink w:val="ag3"/>
  </w:abstractNum>
  <w:abstractNum w:abstractNumId="505">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6">
    <w:nsid w:val="6D6E6A91"/>
    <w:multiLevelType w:val="multilevel"/>
    <w:tmpl w:val="7F9AB868"/>
    <w:numStyleLink w:val="ag3"/>
  </w:abstractNum>
  <w:abstractNum w:abstractNumId="507">
    <w:nsid w:val="6DF50E57"/>
    <w:multiLevelType w:val="multilevel"/>
    <w:tmpl w:val="7F9AB868"/>
    <w:numStyleLink w:val="ag3"/>
  </w:abstractNum>
  <w:abstractNum w:abstractNumId="508">
    <w:nsid w:val="6DF93DF0"/>
    <w:multiLevelType w:val="multilevel"/>
    <w:tmpl w:val="7F9AB868"/>
    <w:numStyleLink w:val="ag3"/>
  </w:abstractNum>
  <w:abstractNum w:abstractNumId="509">
    <w:nsid w:val="6E0E530F"/>
    <w:multiLevelType w:val="multilevel"/>
    <w:tmpl w:val="7F9AB868"/>
    <w:numStyleLink w:val="ag3"/>
  </w:abstractNum>
  <w:abstractNum w:abstractNumId="510">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1">
    <w:nsid w:val="6E411180"/>
    <w:multiLevelType w:val="hybridMultilevel"/>
    <w:tmpl w:val="269A29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12">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6E6B3CCE"/>
    <w:multiLevelType w:val="multilevel"/>
    <w:tmpl w:val="7F9AB868"/>
    <w:numStyleLink w:val="ag3"/>
  </w:abstractNum>
  <w:abstractNum w:abstractNumId="514">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6">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6FF266DE"/>
    <w:multiLevelType w:val="multilevel"/>
    <w:tmpl w:val="7F9AB868"/>
    <w:numStyleLink w:val="ag3"/>
  </w:abstractNum>
  <w:abstractNum w:abstractNumId="519">
    <w:nsid w:val="6FF71E98"/>
    <w:multiLevelType w:val="multilevel"/>
    <w:tmpl w:val="7F9AB868"/>
    <w:numStyleLink w:val="ag3"/>
  </w:abstractNum>
  <w:abstractNum w:abstractNumId="520">
    <w:nsid w:val="70135BE9"/>
    <w:multiLevelType w:val="multilevel"/>
    <w:tmpl w:val="7F9AB868"/>
    <w:numStyleLink w:val="ag3"/>
  </w:abstractNum>
  <w:abstractNum w:abstractNumId="521">
    <w:nsid w:val="70280A28"/>
    <w:multiLevelType w:val="multilevel"/>
    <w:tmpl w:val="7F9AB868"/>
    <w:numStyleLink w:val="ag3"/>
  </w:abstractNum>
  <w:abstractNum w:abstractNumId="522">
    <w:nsid w:val="703445E4"/>
    <w:multiLevelType w:val="multilevel"/>
    <w:tmpl w:val="7F9AB868"/>
    <w:numStyleLink w:val="ag3"/>
  </w:abstractNum>
  <w:abstractNum w:abstractNumId="523">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70663FA3"/>
    <w:multiLevelType w:val="multilevel"/>
    <w:tmpl w:val="7F9AB868"/>
    <w:numStyleLink w:val="ag3"/>
  </w:abstractNum>
  <w:abstractNum w:abstractNumId="525">
    <w:nsid w:val="70EE36D3"/>
    <w:multiLevelType w:val="multilevel"/>
    <w:tmpl w:val="7F9AB868"/>
    <w:numStyleLink w:val="ag3"/>
  </w:abstractNum>
  <w:abstractNum w:abstractNumId="526">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27">
    <w:nsid w:val="71F51B96"/>
    <w:multiLevelType w:val="multilevel"/>
    <w:tmpl w:val="7F9AB868"/>
    <w:numStyleLink w:val="ag3"/>
  </w:abstractNum>
  <w:abstractNum w:abstractNumId="528">
    <w:nsid w:val="722A7CB6"/>
    <w:multiLevelType w:val="hybridMultilevel"/>
    <w:tmpl w:val="603447A8"/>
    <w:lvl w:ilvl="0">
      <w:start w:val="1"/>
      <w:numFmt w:val="bullet"/>
      <w:lvlText w:val=""/>
      <w:lvlJc w:val="left"/>
      <w:pPr>
        <w:ind w:left="1627" w:hanging="360"/>
      </w:pPr>
      <w:rPr>
        <w:rFonts w:ascii="Symbol" w:hAnsi="Symbol" w:hint="default"/>
      </w:rPr>
    </w:lvl>
    <w:lvl w:ilvl="1" w:tentative="1">
      <w:start w:val="1"/>
      <w:numFmt w:val="bullet"/>
      <w:lvlText w:val="o"/>
      <w:lvlJc w:val="left"/>
      <w:pPr>
        <w:ind w:left="2347" w:hanging="360"/>
      </w:pPr>
      <w:rPr>
        <w:rFonts w:ascii="Courier New" w:hAnsi="Courier New" w:cs="Courier New"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529">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30">
    <w:nsid w:val="72D40EC8"/>
    <w:multiLevelType w:val="multilevel"/>
    <w:tmpl w:val="7F9AB868"/>
    <w:numStyleLink w:val="ag3"/>
  </w:abstractNum>
  <w:abstractNum w:abstractNumId="531">
    <w:nsid w:val="72D8101D"/>
    <w:multiLevelType w:val="multilevel"/>
    <w:tmpl w:val="7F9AB868"/>
    <w:name w:val="numbered list"/>
    <w:numStyleLink w:val="ag3"/>
  </w:abstractNum>
  <w:abstractNum w:abstractNumId="532">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3">
    <w:nsid w:val="739F7E75"/>
    <w:multiLevelType w:val="multilevel"/>
    <w:tmpl w:val="7F9AB868"/>
    <w:numStyleLink w:val="ag3"/>
  </w:abstractNum>
  <w:abstractNum w:abstractNumId="534">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74B21FFA"/>
    <w:multiLevelType w:val="multilevel"/>
    <w:tmpl w:val="7F9AB868"/>
    <w:numStyleLink w:val="ag3"/>
  </w:abstractNum>
  <w:abstractNum w:abstractNumId="536">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7">
    <w:nsid w:val="75052305"/>
    <w:multiLevelType w:val="multilevel"/>
    <w:tmpl w:val="7F9AB868"/>
    <w:numStyleLink w:val="ag3"/>
  </w:abstractNum>
  <w:abstractNum w:abstractNumId="538">
    <w:nsid w:val="75797D1C"/>
    <w:multiLevelType w:val="multilevel"/>
    <w:tmpl w:val="7F9AB868"/>
    <w:numStyleLink w:val="ag3"/>
  </w:abstractNum>
  <w:abstractNum w:abstractNumId="539">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760A338F"/>
    <w:multiLevelType w:val="multilevel"/>
    <w:tmpl w:val="7F9AB868"/>
    <w:numStyleLink w:val="ag3"/>
  </w:abstractNum>
  <w:abstractNum w:abstractNumId="541">
    <w:nsid w:val="76114CF2"/>
    <w:multiLevelType w:val="multilevel"/>
    <w:tmpl w:val="7F9AB868"/>
    <w:numStyleLink w:val="ag3"/>
  </w:abstractNum>
  <w:abstractNum w:abstractNumId="542">
    <w:nsid w:val="7668369F"/>
    <w:multiLevelType w:val="multilevel"/>
    <w:tmpl w:val="7F9AB868"/>
    <w:numStyleLink w:val="ag3"/>
  </w:abstractNum>
  <w:abstractNum w:abstractNumId="543">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76C121A7"/>
    <w:multiLevelType w:val="multilevel"/>
    <w:tmpl w:val="7F9AB868"/>
    <w:numStyleLink w:val="ag3"/>
  </w:abstractNum>
  <w:abstractNum w:abstractNumId="545">
    <w:nsid w:val="776D6F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47">
    <w:nsid w:val="77B3544E"/>
    <w:multiLevelType w:val="multilevel"/>
    <w:tmpl w:val="7F9AB868"/>
    <w:numStyleLink w:val="ag3"/>
  </w:abstractNum>
  <w:abstractNum w:abstractNumId="548">
    <w:nsid w:val="77C230F8"/>
    <w:multiLevelType w:val="multilevel"/>
    <w:tmpl w:val="7F9AB868"/>
    <w:numStyleLink w:val="ag3"/>
  </w:abstractNum>
  <w:abstractNum w:abstractNumId="549">
    <w:nsid w:val="788E24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1">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3">
    <w:nsid w:val="78EE1B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792B2C28"/>
    <w:multiLevelType w:val="multilevel"/>
    <w:tmpl w:val="7F9AB868"/>
    <w:numStyleLink w:val="ag3"/>
  </w:abstractNum>
  <w:abstractNum w:abstractNumId="556">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7">
    <w:nsid w:val="79812981"/>
    <w:multiLevelType w:val="multilevel"/>
    <w:tmpl w:val="7F9AB868"/>
    <w:numStyleLink w:val="ag3"/>
  </w:abstractNum>
  <w:abstractNum w:abstractNumId="558">
    <w:nsid w:val="79DA698C"/>
    <w:multiLevelType w:val="multilevel"/>
    <w:tmpl w:val="7F9AB868"/>
    <w:numStyleLink w:val="ag3"/>
  </w:abstractNum>
  <w:abstractNum w:abstractNumId="559">
    <w:nsid w:val="79E0471A"/>
    <w:multiLevelType w:val="multilevel"/>
    <w:tmpl w:val="7F9AB868"/>
    <w:numStyleLink w:val="ag3"/>
  </w:abstractNum>
  <w:abstractNum w:abstractNumId="560">
    <w:nsid w:val="7A513B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1">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563">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4">
    <w:nsid w:val="7AB97114"/>
    <w:multiLevelType w:val="multilevel"/>
    <w:tmpl w:val="7F9AB868"/>
    <w:numStyleLink w:val="ag3"/>
  </w:abstractNum>
  <w:abstractNum w:abstractNumId="565">
    <w:nsid w:val="7AE6263B"/>
    <w:multiLevelType w:val="hybridMultilevel"/>
    <w:tmpl w:val="9E4EC4F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66">
    <w:nsid w:val="7B275000"/>
    <w:multiLevelType w:val="multilevel"/>
    <w:tmpl w:val="7F9AB868"/>
    <w:numStyleLink w:val="ag3"/>
  </w:abstractNum>
  <w:abstractNum w:abstractNumId="567">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8">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9">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7C331372"/>
    <w:multiLevelType w:val="multilevel"/>
    <w:tmpl w:val="7F9AB868"/>
    <w:numStyleLink w:val="ag3"/>
  </w:abstractNum>
  <w:abstractNum w:abstractNumId="571">
    <w:nsid w:val="7C8261AA"/>
    <w:multiLevelType w:val="multilevel"/>
    <w:tmpl w:val="7F9AB868"/>
    <w:numStyleLink w:val="ag3"/>
  </w:abstractNum>
  <w:abstractNum w:abstractNumId="572">
    <w:nsid w:val="7C8F4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7CA21511"/>
    <w:multiLevelType w:val="multilevel"/>
    <w:tmpl w:val="7F9AB868"/>
    <w:numStyleLink w:val="ag3"/>
  </w:abstractNum>
  <w:abstractNum w:abstractNumId="574">
    <w:nsid w:val="7CB62F0B"/>
    <w:multiLevelType w:val="multilevel"/>
    <w:tmpl w:val="7F9AB868"/>
    <w:numStyleLink w:val="ag3"/>
  </w:abstractNum>
  <w:abstractNum w:abstractNumId="575">
    <w:nsid w:val="7CFC140C"/>
    <w:multiLevelType w:val="multilevel"/>
    <w:tmpl w:val="7F9AB868"/>
    <w:numStyleLink w:val="ag3"/>
  </w:abstractNum>
  <w:abstractNum w:abstractNumId="576">
    <w:nsid w:val="7D1848C4"/>
    <w:multiLevelType w:val="multilevel"/>
    <w:tmpl w:val="7F9AB868"/>
    <w:numStyleLink w:val="ag3"/>
  </w:abstractNum>
  <w:abstractNum w:abstractNumId="577">
    <w:nsid w:val="7D4E5AE4"/>
    <w:multiLevelType w:val="hybridMultilevel"/>
    <w:tmpl w:val="4750384A"/>
    <w:lvl w:ilvl="0">
      <w:start w:val="1"/>
      <w:numFmt w:val="bullet"/>
      <w:lvlText w:val=""/>
      <w:lvlJc w:val="left"/>
      <w:pPr>
        <w:ind w:left="3067" w:hanging="360"/>
      </w:pPr>
      <w:rPr>
        <w:rFonts w:ascii="Symbol" w:hAnsi="Symbol" w:hint="default"/>
      </w:rPr>
    </w:lvl>
    <w:lvl w:ilvl="1">
      <w:start w:val="1"/>
      <w:numFmt w:val="bullet"/>
      <w:lvlText w:val=""/>
      <w:lvlJc w:val="left"/>
      <w:pPr>
        <w:ind w:left="2347" w:hanging="360"/>
      </w:pPr>
      <w:rPr>
        <w:rFonts w:ascii="Symbol" w:hAnsi="Symbol" w:hint="default"/>
      </w:rPr>
    </w:lvl>
    <w:lvl w:ilvl="2" w:tentative="1">
      <w:start w:val="1"/>
      <w:numFmt w:val="bullet"/>
      <w:lvlText w:val=""/>
      <w:lvlJc w:val="left"/>
      <w:pPr>
        <w:ind w:left="3067" w:hanging="360"/>
      </w:pPr>
      <w:rPr>
        <w:rFonts w:ascii="Wingdings" w:hAnsi="Wingdings" w:hint="default"/>
      </w:rPr>
    </w:lvl>
    <w:lvl w:ilvl="3" w:tentative="1">
      <w:start w:val="1"/>
      <w:numFmt w:val="bullet"/>
      <w:lvlText w:val=""/>
      <w:lvlJc w:val="left"/>
      <w:pPr>
        <w:ind w:left="3787" w:hanging="360"/>
      </w:pPr>
      <w:rPr>
        <w:rFonts w:ascii="Symbol" w:hAnsi="Symbol" w:hint="default"/>
      </w:rPr>
    </w:lvl>
    <w:lvl w:ilvl="4" w:tentative="1">
      <w:start w:val="1"/>
      <w:numFmt w:val="bullet"/>
      <w:lvlText w:val="o"/>
      <w:lvlJc w:val="left"/>
      <w:pPr>
        <w:ind w:left="4507" w:hanging="360"/>
      </w:pPr>
      <w:rPr>
        <w:rFonts w:ascii="Courier New" w:hAnsi="Courier New" w:cs="Courier New" w:hint="default"/>
      </w:rPr>
    </w:lvl>
    <w:lvl w:ilvl="5" w:tentative="1">
      <w:start w:val="1"/>
      <w:numFmt w:val="bullet"/>
      <w:lvlText w:val=""/>
      <w:lvlJc w:val="left"/>
      <w:pPr>
        <w:ind w:left="5227" w:hanging="360"/>
      </w:pPr>
      <w:rPr>
        <w:rFonts w:ascii="Wingdings" w:hAnsi="Wingdings" w:hint="default"/>
      </w:rPr>
    </w:lvl>
    <w:lvl w:ilvl="6" w:tentative="1">
      <w:start w:val="1"/>
      <w:numFmt w:val="bullet"/>
      <w:lvlText w:val=""/>
      <w:lvlJc w:val="left"/>
      <w:pPr>
        <w:ind w:left="5947" w:hanging="360"/>
      </w:pPr>
      <w:rPr>
        <w:rFonts w:ascii="Symbol" w:hAnsi="Symbol" w:hint="default"/>
      </w:rPr>
    </w:lvl>
    <w:lvl w:ilvl="7" w:tentative="1">
      <w:start w:val="1"/>
      <w:numFmt w:val="bullet"/>
      <w:lvlText w:val="o"/>
      <w:lvlJc w:val="left"/>
      <w:pPr>
        <w:ind w:left="6667" w:hanging="360"/>
      </w:pPr>
      <w:rPr>
        <w:rFonts w:ascii="Courier New" w:hAnsi="Courier New" w:cs="Courier New" w:hint="default"/>
      </w:rPr>
    </w:lvl>
    <w:lvl w:ilvl="8" w:tentative="1">
      <w:start w:val="1"/>
      <w:numFmt w:val="bullet"/>
      <w:lvlText w:val=""/>
      <w:lvlJc w:val="left"/>
      <w:pPr>
        <w:ind w:left="7387" w:hanging="360"/>
      </w:pPr>
      <w:rPr>
        <w:rFonts w:ascii="Wingdings" w:hAnsi="Wingdings" w:hint="default"/>
      </w:rPr>
    </w:lvl>
  </w:abstractNum>
  <w:abstractNum w:abstractNumId="578">
    <w:nsid w:val="7D8E7E47"/>
    <w:multiLevelType w:val="multilevel"/>
    <w:tmpl w:val="7F9AB868"/>
    <w:numStyleLink w:val="ag3"/>
  </w:abstractNum>
  <w:abstractNum w:abstractNumId="579">
    <w:nsid w:val="7DC82E9B"/>
    <w:multiLevelType w:val="multilevel"/>
    <w:tmpl w:val="7F9AB868"/>
    <w:numStyleLink w:val="ag3"/>
  </w:abstractNum>
  <w:abstractNum w:abstractNumId="580">
    <w:nsid w:val="7E2A6B45"/>
    <w:multiLevelType w:val="multilevel"/>
    <w:tmpl w:val="7F9AB868"/>
    <w:numStyleLink w:val="ag3"/>
  </w:abstractNum>
  <w:abstractNum w:abstractNumId="581">
    <w:nsid w:val="7E4D2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2">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5">
    <w:nsid w:val="7F4A096C"/>
    <w:multiLevelType w:val="multilevel"/>
    <w:tmpl w:val="7F9AB868"/>
    <w:numStyleLink w:val="ag3"/>
  </w:abstractNum>
  <w:abstractNum w:abstractNumId="586">
    <w:nsid w:val="7F81500F"/>
    <w:multiLevelType w:val="multilevel"/>
    <w:tmpl w:val="7F9AB868"/>
    <w:numStyleLink w:val="ag3"/>
  </w:abstractNum>
  <w:abstractNum w:abstractNumId="587">
    <w:nsid w:val="7FA35E59"/>
    <w:multiLevelType w:val="multilevel"/>
    <w:tmpl w:val="7F9AB868"/>
    <w:numStyleLink w:val="ag3"/>
  </w:abstractNum>
  <w:abstractNum w:abstractNumId="588">
    <w:nsid w:val="7FEC4E8C"/>
    <w:multiLevelType w:val="multilevel"/>
    <w:tmpl w:val="7F9AB868"/>
    <w:numStyleLink w:val="ag3"/>
  </w:abstractNum>
  <w:num w:numId="1">
    <w:abstractNumId w:val="234"/>
  </w:num>
  <w:num w:numId="2">
    <w:abstractNumId w:val="234"/>
  </w:num>
  <w:num w:numId="3">
    <w:abstractNumId w:val="234"/>
  </w:num>
  <w:num w:numId="4">
    <w:abstractNumId w:val="234"/>
  </w:num>
  <w:num w:numId="5">
    <w:abstractNumId w:val="234"/>
  </w:num>
  <w:num w:numId="6">
    <w:abstractNumId w:val="234"/>
  </w:num>
  <w:num w:numId="7">
    <w:abstractNumId w:val="34"/>
  </w:num>
  <w:num w:numId="8">
    <w:abstractNumId w:val="6"/>
  </w:num>
  <w:num w:numId="9">
    <w:abstractNumId w:val="5"/>
  </w:num>
  <w:num w:numId="10">
    <w:abstractNumId w:val="4"/>
  </w:num>
  <w:num w:numId="11">
    <w:abstractNumId w:val="3"/>
  </w:num>
  <w:num w:numId="12">
    <w:abstractNumId w:val="2"/>
  </w:num>
  <w:num w:numId="13">
    <w:abstractNumId w:val="263"/>
  </w:num>
  <w:num w:numId="14">
    <w:abstractNumId w:val="529"/>
  </w:num>
  <w:num w:numId="15">
    <w:abstractNumId w:val="529"/>
  </w:num>
  <w:num w:numId="16">
    <w:abstractNumId w:val="529"/>
  </w:num>
  <w:num w:numId="17">
    <w:abstractNumId w:val="529"/>
  </w:num>
  <w:num w:numId="18">
    <w:abstractNumId w:val="1"/>
  </w:num>
  <w:num w:numId="19">
    <w:abstractNumId w:val="40"/>
  </w:num>
  <w:num w:numId="20">
    <w:abstractNumId w:val="446"/>
  </w:num>
  <w:num w:numId="21">
    <w:abstractNumId w:val="262"/>
  </w:num>
  <w:num w:numId="22">
    <w:abstractNumId w:val="399"/>
  </w:num>
  <w:num w:numId="23">
    <w:abstractNumId w:val="565"/>
  </w:num>
  <w:num w:numId="24">
    <w:abstractNumId w:val="343"/>
  </w:num>
  <w:num w:numId="25">
    <w:abstractNumId w:val="511"/>
  </w:num>
  <w:num w:numId="26">
    <w:abstractNumId w:val="301"/>
  </w:num>
  <w:num w:numId="27">
    <w:abstractNumId w:val="242"/>
  </w:num>
  <w:num w:numId="28">
    <w:abstractNumId w:val="432"/>
  </w:num>
  <w:num w:numId="29">
    <w:abstractNumId w:val="577"/>
  </w:num>
  <w:num w:numId="30">
    <w:abstractNumId w:val="528"/>
  </w:num>
  <w:num w:numId="31">
    <w:abstractNumId w:val="422"/>
  </w:num>
  <w:num w:numId="32">
    <w:abstractNumId w:val="546"/>
  </w:num>
  <w:num w:numId="33">
    <w:abstractNumId w:val="424"/>
  </w:num>
  <w:num w:numId="34">
    <w:abstractNumId w:val="162"/>
  </w:num>
  <w:num w:numId="35">
    <w:abstractNumId w:val="293"/>
  </w:num>
  <w:num w:numId="36">
    <w:abstractNumId w:val="264"/>
  </w:num>
  <w:num w:numId="37">
    <w:abstractNumId w:val="35"/>
  </w:num>
  <w:num w:numId="38">
    <w:abstractNumId w:val="346"/>
  </w:num>
  <w:num w:numId="39">
    <w:abstractNumId w:val="473"/>
  </w:num>
  <w:num w:numId="40">
    <w:abstractNumId w:val="515"/>
  </w:num>
  <w:num w:numId="41">
    <w:abstractNumId w:val="304"/>
  </w:num>
  <w:num w:numId="42">
    <w:abstractNumId w:val="532"/>
  </w:num>
  <w:num w:numId="43">
    <w:abstractNumId w:val="67"/>
  </w:num>
  <w:num w:numId="44">
    <w:abstractNumId w:val="314"/>
  </w:num>
  <w:num w:numId="45">
    <w:abstractNumId w:val="223"/>
  </w:num>
  <w:num w:numId="46">
    <w:abstractNumId w:val="209"/>
  </w:num>
  <w:num w:numId="47">
    <w:abstractNumId w:val="253"/>
  </w:num>
  <w:num w:numId="48">
    <w:abstractNumId w:val="120"/>
  </w:num>
  <w:num w:numId="49">
    <w:abstractNumId w:val="295"/>
  </w:num>
  <w:num w:numId="50">
    <w:abstractNumId w:val="423"/>
  </w:num>
  <w:num w:numId="51">
    <w:abstractNumId w:val="139"/>
  </w:num>
  <w:num w:numId="52">
    <w:abstractNumId w:val="370"/>
  </w:num>
  <w:num w:numId="53">
    <w:abstractNumId w:val="311"/>
  </w:num>
  <w:num w:numId="54">
    <w:abstractNumId w:val="338"/>
  </w:num>
  <w:num w:numId="55">
    <w:abstractNumId w:val="131"/>
  </w:num>
  <w:num w:numId="56">
    <w:abstractNumId w:val="333"/>
  </w:num>
  <w:num w:numId="57">
    <w:abstractNumId w:val="390"/>
  </w:num>
  <w:num w:numId="58">
    <w:abstractNumId w:val="386"/>
  </w:num>
  <w:num w:numId="59">
    <w:abstractNumId w:val="221"/>
  </w:num>
  <w:num w:numId="60">
    <w:abstractNumId w:val="493"/>
  </w:num>
  <w:num w:numId="61">
    <w:abstractNumId w:val="485"/>
  </w:num>
  <w:num w:numId="62">
    <w:abstractNumId w:val="87"/>
  </w:num>
  <w:num w:numId="63">
    <w:abstractNumId w:val="28"/>
  </w:num>
  <w:num w:numId="64">
    <w:abstractNumId w:val="450"/>
  </w:num>
  <w:num w:numId="65">
    <w:abstractNumId w:val="22"/>
  </w:num>
  <w:num w:numId="66">
    <w:abstractNumId w:val="358"/>
  </w:num>
  <w:num w:numId="67">
    <w:abstractNumId w:val="550"/>
  </w:num>
  <w:num w:numId="68">
    <w:abstractNumId w:val="403"/>
  </w:num>
  <w:num w:numId="69">
    <w:abstractNumId w:val="278"/>
  </w:num>
  <w:num w:numId="70">
    <w:abstractNumId w:val="82"/>
  </w:num>
  <w:num w:numId="71">
    <w:abstractNumId w:val="499"/>
  </w:num>
  <w:num w:numId="72">
    <w:abstractNumId w:val="129"/>
  </w:num>
  <w:num w:numId="73">
    <w:abstractNumId w:val="438"/>
  </w:num>
  <w:num w:numId="74">
    <w:abstractNumId w:val="190"/>
  </w:num>
  <w:num w:numId="75">
    <w:abstractNumId w:val="52"/>
  </w:num>
  <w:num w:numId="76">
    <w:abstractNumId w:val="280"/>
  </w:num>
  <w:num w:numId="77">
    <w:abstractNumId w:val="495"/>
  </w:num>
  <w:num w:numId="78">
    <w:abstractNumId w:val="393"/>
  </w:num>
  <w:num w:numId="79">
    <w:abstractNumId w:val="452"/>
  </w:num>
  <w:num w:numId="80">
    <w:abstractNumId w:val="94"/>
  </w:num>
  <w:num w:numId="81">
    <w:abstractNumId w:val="460"/>
  </w:num>
  <w:num w:numId="82">
    <w:abstractNumId w:val="392"/>
  </w:num>
  <w:num w:numId="83">
    <w:abstractNumId w:val="336"/>
  </w:num>
  <w:num w:numId="84">
    <w:abstractNumId w:val="269"/>
  </w:num>
  <w:num w:numId="85">
    <w:abstractNumId w:val="289"/>
  </w:num>
  <w:num w:numId="86">
    <w:abstractNumId w:val="112"/>
  </w:num>
  <w:num w:numId="87">
    <w:abstractNumId w:val="173"/>
  </w:num>
  <w:num w:numId="88">
    <w:abstractNumId w:val="237"/>
  </w:num>
  <w:num w:numId="89">
    <w:abstractNumId w:val="179"/>
  </w:num>
  <w:num w:numId="90">
    <w:abstractNumId w:val="133"/>
  </w:num>
  <w:num w:numId="91">
    <w:abstractNumId w:val="150"/>
  </w:num>
  <w:num w:numId="92">
    <w:abstractNumId w:val="108"/>
  </w:num>
  <w:num w:numId="93">
    <w:abstractNumId w:val="31"/>
  </w:num>
  <w:num w:numId="94">
    <w:abstractNumId w:val="26"/>
  </w:num>
  <w:num w:numId="95">
    <w:abstractNumId w:val="230"/>
  </w:num>
  <w:num w:numId="96">
    <w:abstractNumId w:val="53"/>
  </w:num>
  <w:num w:numId="97">
    <w:abstractNumId w:val="17"/>
  </w:num>
  <w:num w:numId="98">
    <w:abstractNumId w:val="198"/>
  </w:num>
  <w:num w:numId="99">
    <w:abstractNumId w:val="135"/>
  </w:num>
  <w:num w:numId="100">
    <w:abstractNumId w:val="169"/>
  </w:num>
  <w:num w:numId="101">
    <w:abstractNumId w:val="153"/>
  </w:num>
  <w:num w:numId="102">
    <w:abstractNumId w:val="152"/>
  </w:num>
  <w:num w:numId="103">
    <w:abstractNumId w:val="125"/>
  </w:num>
  <w:num w:numId="104">
    <w:abstractNumId w:val="156"/>
  </w:num>
  <w:num w:numId="105">
    <w:abstractNumId w:val="382"/>
  </w:num>
  <w:num w:numId="106">
    <w:abstractNumId w:val="195"/>
  </w:num>
  <w:num w:numId="107">
    <w:abstractNumId w:val="396"/>
  </w:num>
  <w:num w:numId="108">
    <w:abstractNumId w:val="247"/>
  </w:num>
  <w:num w:numId="109">
    <w:abstractNumId w:val="489"/>
  </w:num>
  <w:num w:numId="110">
    <w:abstractNumId w:val="188"/>
  </w:num>
  <w:num w:numId="111">
    <w:abstractNumId w:val="214"/>
  </w:num>
  <w:num w:numId="112">
    <w:abstractNumId w:val="391"/>
  </w:num>
  <w:num w:numId="113">
    <w:abstractNumId w:val="187"/>
  </w:num>
  <w:num w:numId="114">
    <w:abstractNumId w:val="501"/>
  </w:num>
  <w:num w:numId="115">
    <w:abstractNumId w:val="476"/>
  </w:num>
  <w:num w:numId="116">
    <w:abstractNumId w:val="571"/>
  </w:num>
  <w:num w:numId="117">
    <w:abstractNumId w:val="580"/>
  </w:num>
  <w:num w:numId="118">
    <w:abstractNumId w:val="521"/>
  </w:num>
  <w:num w:numId="119">
    <w:abstractNumId w:val="330"/>
  </w:num>
  <w:num w:numId="120">
    <w:abstractNumId w:val="119"/>
  </w:num>
  <w:num w:numId="121">
    <w:abstractNumId w:val="189"/>
  </w:num>
  <w:num w:numId="122">
    <w:abstractNumId w:val="232"/>
  </w:num>
  <w:num w:numId="123">
    <w:abstractNumId w:val="138"/>
  </w:num>
  <w:num w:numId="124">
    <w:abstractNumId w:val="88"/>
  </w:num>
  <w:num w:numId="125">
    <w:abstractNumId w:val="329"/>
  </w:num>
  <w:num w:numId="126">
    <w:abstractNumId w:val="578"/>
  </w:num>
  <w:num w:numId="127">
    <w:abstractNumId w:val="315"/>
  </w:num>
  <w:num w:numId="128">
    <w:abstractNumId w:val="231"/>
  </w:num>
  <w:num w:numId="129">
    <w:abstractNumId w:val="443"/>
  </w:num>
  <w:num w:numId="130">
    <w:abstractNumId w:val="261"/>
  </w:num>
  <w:num w:numId="131">
    <w:abstractNumId w:val="267"/>
  </w:num>
  <w:num w:numId="132">
    <w:abstractNumId w:val="281"/>
  </w:num>
  <w:num w:numId="133">
    <w:abstractNumId w:val="219"/>
  </w:num>
  <w:num w:numId="134">
    <w:abstractNumId w:val="538"/>
  </w:num>
  <w:num w:numId="135">
    <w:abstractNumId w:val="587"/>
  </w:num>
  <w:num w:numId="136">
    <w:abstractNumId w:val="454"/>
  </w:num>
  <w:num w:numId="137">
    <w:abstractNumId w:val="171"/>
  </w:num>
  <w:num w:numId="138">
    <w:abstractNumId w:val="362"/>
  </w:num>
  <w:num w:numId="139">
    <w:abstractNumId w:val="185"/>
  </w:num>
  <w:num w:numId="140">
    <w:abstractNumId w:val="312"/>
  </w:num>
  <w:num w:numId="141">
    <w:abstractNumId w:val="59"/>
  </w:num>
  <w:num w:numId="142">
    <w:abstractNumId w:val="576"/>
  </w:num>
  <w:num w:numId="143">
    <w:abstractNumId w:val="439"/>
  </w:num>
  <w:num w:numId="144">
    <w:abstractNumId w:val="426"/>
  </w:num>
  <w:num w:numId="145">
    <w:abstractNumId w:val="85"/>
  </w:num>
  <w:num w:numId="146">
    <w:abstractNumId w:val="444"/>
  </w:num>
  <w:num w:numId="147">
    <w:abstractNumId w:val="437"/>
  </w:num>
  <w:num w:numId="148">
    <w:abstractNumId w:val="37"/>
  </w:num>
  <w:num w:numId="149">
    <w:abstractNumId w:val="357"/>
  </w:num>
  <w:num w:numId="150">
    <w:abstractNumId w:val="296"/>
  </w:num>
  <w:num w:numId="151">
    <w:abstractNumId w:val="531"/>
  </w:num>
  <w:num w:numId="152">
    <w:abstractNumId w:val="363"/>
  </w:num>
  <w:num w:numId="153">
    <w:abstractNumId w:val="504"/>
  </w:num>
  <w:num w:numId="154">
    <w:abstractNumId w:val="342"/>
  </w:num>
  <w:num w:numId="155">
    <w:abstractNumId w:val="431"/>
  </w:num>
  <w:num w:numId="156">
    <w:abstractNumId w:val="15"/>
  </w:num>
  <w:num w:numId="157">
    <w:abstractNumId w:val="103"/>
  </w:num>
  <w:num w:numId="158">
    <w:abstractNumId w:val="441"/>
  </w:num>
  <w:num w:numId="159">
    <w:abstractNumId w:val="226"/>
  </w:num>
  <w:num w:numId="160">
    <w:abstractNumId w:val="445"/>
  </w:num>
  <w:num w:numId="161">
    <w:abstractNumId w:val="137"/>
  </w:num>
  <w:num w:numId="162">
    <w:abstractNumId w:val="548"/>
  </w:num>
  <w:num w:numId="163">
    <w:abstractNumId w:val="104"/>
  </w:num>
  <w:num w:numId="164">
    <w:abstractNumId w:val="217"/>
  </w:num>
  <w:num w:numId="165">
    <w:abstractNumId w:val="513"/>
  </w:num>
  <w:num w:numId="166">
    <w:abstractNumId w:val="483"/>
  </w:num>
  <w:num w:numId="167">
    <w:abstractNumId w:val="164"/>
  </w:num>
  <w:num w:numId="168">
    <w:abstractNumId w:val="401"/>
  </w:num>
  <w:num w:numId="169">
    <w:abstractNumId w:val="344"/>
  </w:num>
  <w:num w:numId="170">
    <w:abstractNumId w:val="410"/>
  </w:num>
  <w:num w:numId="171">
    <w:abstractNumId w:val="407"/>
  </w:num>
  <w:num w:numId="172">
    <w:abstractNumId w:val="353"/>
  </w:num>
  <w:num w:numId="173">
    <w:abstractNumId w:val="467"/>
  </w:num>
  <w:num w:numId="174">
    <w:abstractNumId w:val="62"/>
  </w:num>
  <w:num w:numId="175">
    <w:abstractNumId w:val="306"/>
  </w:num>
  <w:num w:numId="176">
    <w:abstractNumId w:val="117"/>
  </w:num>
  <w:num w:numId="177">
    <w:abstractNumId w:val="199"/>
  </w:num>
  <w:num w:numId="178">
    <w:abstractNumId w:val="345"/>
  </w:num>
  <w:num w:numId="179">
    <w:abstractNumId w:val="54"/>
  </w:num>
  <w:num w:numId="180">
    <w:abstractNumId w:val="535"/>
  </w:num>
  <w:num w:numId="181">
    <w:abstractNumId w:val="480"/>
  </w:num>
  <w:num w:numId="182">
    <w:abstractNumId w:val="111"/>
  </w:num>
  <w:num w:numId="183">
    <w:abstractNumId w:val="349"/>
  </w:num>
  <w:num w:numId="184">
    <w:abstractNumId w:val="79"/>
  </w:num>
  <w:num w:numId="185">
    <w:abstractNumId w:val="506"/>
  </w:num>
  <w:num w:numId="186">
    <w:abstractNumId w:val="141"/>
  </w:num>
  <w:num w:numId="187">
    <w:abstractNumId w:val="210"/>
  </w:num>
  <w:num w:numId="188">
    <w:abstractNumId w:val="497"/>
  </w:num>
  <w:num w:numId="189">
    <w:abstractNumId w:val="458"/>
  </w:num>
  <w:num w:numId="190">
    <w:abstractNumId w:val="372"/>
  </w:num>
  <w:num w:numId="191">
    <w:abstractNumId w:val="258"/>
  </w:num>
  <w:num w:numId="192">
    <w:abstractNumId w:val="244"/>
  </w:num>
  <w:num w:numId="193">
    <w:abstractNumId w:val="405"/>
  </w:num>
  <w:num w:numId="194">
    <w:abstractNumId w:val="60"/>
  </w:num>
  <w:num w:numId="195">
    <w:abstractNumId w:val="327"/>
  </w:num>
  <w:num w:numId="196">
    <w:abstractNumId w:val="47"/>
  </w:num>
  <w:num w:numId="197">
    <w:abstractNumId w:val="365"/>
  </w:num>
  <w:num w:numId="198">
    <w:abstractNumId w:val="130"/>
  </w:num>
  <w:num w:numId="199">
    <w:abstractNumId w:val="387"/>
  </w:num>
  <w:num w:numId="200">
    <w:abstractNumId w:val="573"/>
  </w:num>
  <w:num w:numId="201">
    <w:abstractNumId w:val="525"/>
  </w:num>
  <w:num w:numId="202">
    <w:abstractNumId w:val="7"/>
  </w:num>
  <w:num w:numId="203">
    <w:abstractNumId w:val="354"/>
  </w:num>
  <w:num w:numId="204">
    <w:abstractNumId w:val="508"/>
  </w:num>
  <w:num w:numId="205">
    <w:abstractNumId w:val="469"/>
  </w:num>
  <w:num w:numId="206">
    <w:abstractNumId w:val="291"/>
  </w:num>
  <w:num w:numId="207">
    <w:abstractNumId w:val="412"/>
  </w:num>
  <w:num w:numId="208">
    <w:abstractNumId w:val="292"/>
  </w:num>
  <w:num w:numId="209">
    <w:abstractNumId w:val="229"/>
  </w:num>
  <w:num w:numId="210">
    <w:abstractNumId w:val="566"/>
  </w:num>
  <w:num w:numId="211">
    <w:abstractNumId w:val="397"/>
  </w:num>
  <w:num w:numId="212">
    <w:abstractNumId w:val="414"/>
  </w:num>
  <w:num w:numId="213">
    <w:abstractNumId w:val="255"/>
  </w:num>
  <w:num w:numId="214">
    <w:abstractNumId w:val="168"/>
  </w:num>
  <w:num w:numId="215">
    <w:abstractNumId w:val="520"/>
  </w:num>
  <w:num w:numId="216">
    <w:abstractNumId w:val="252"/>
  </w:num>
  <w:num w:numId="217">
    <w:abstractNumId w:val="208"/>
  </w:num>
  <w:num w:numId="218">
    <w:abstractNumId w:val="335"/>
  </w:num>
  <w:num w:numId="219">
    <w:abstractNumId w:val="270"/>
  </w:num>
  <w:num w:numId="220">
    <w:abstractNumId w:val="361"/>
  </w:num>
  <w:num w:numId="221">
    <w:abstractNumId w:val="317"/>
  </w:num>
  <w:num w:numId="222">
    <w:abstractNumId w:val="519"/>
  </w:num>
  <w:num w:numId="223">
    <w:abstractNumId w:val="464"/>
  </w:num>
  <w:num w:numId="224">
    <w:abstractNumId w:val="271"/>
  </w:num>
  <w:num w:numId="225">
    <w:abstractNumId w:val="157"/>
  </w:num>
  <w:num w:numId="226">
    <w:abstractNumId w:val="331"/>
  </w:num>
  <w:num w:numId="227">
    <w:abstractNumId w:val="457"/>
  </w:num>
  <w:num w:numId="228">
    <w:abstractNumId w:val="400"/>
  </w:num>
  <w:num w:numId="229">
    <w:abstractNumId w:val="323"/>
  </w:num>
  <w:num w:numId="230">
    <w:abstractNumId w:val="206"/>
  </w:num>
  <w:num w:numId="231">
    <w:abstractNumId w:val="468"/>
  </w:num>
  <w:num w:numId="232">
    <w:abstractNumId w:val="184"/>
    <w:lvlOverride w:ilvl="2">
      <w:lvl w:ilvl="2">
        <w:start w:val="1"/>
        <w:numFmt w:val="lowerRoman"/>
        <w:lvlText w:val="%3."/>
        <w:lvlJc w:val="right"/>
        <w:pPr>
          <w:tabs>
            <w:tab w:val="num" w:pos="1800"/>
          </w:tabs>
          <w:ind w:left="1800" w:hanging="360"/>
        </w:pPr>
        <w:rPr>
          <w:rFonts w:hint="default"/>
          <w:b w:val="0"/>
        </w:rPr>
      </w:lvl>
    </w:lvlOverride>
  </w:num>
  <w:num w:numId="233">
    <w:abstractNumId w:val="570"/>
  </w:num>
  <w:num w:numId="234">
    <w:abstractNumId w:val="176"/>
  </w:num>
  <w:num w:numId="235">
    <w:abstractNumId w:val="128"/>
  </w:num>
  <w:num w:numId="236">
    <w:abstractNumId w:val="21"/>
  </w:num>
  <w:num w:numId="237">
    <w:abstractNumId w:val="381"/>
  </w:num>
  <w:num w:numId="238">
    <w:abstractNumId w:val="99"/>
  </w:num>
  <w:num w:numId="239">
    <w:abstractNumId w:val="418"/>
  </w:num>
  <w:num w:numId="240">
    <w:abstractNumId w:val="341"/>
  </w:num>
  <w:num w:numId="241">
    <w:abstractNumId w:val="204"/>
  </w:num>
  <w:num w:numId="242">
    <w:abstractNumId w:val="351"/>
  </w:num>
  <w:num w:numId="243">
    <w:abstractNumId w:val="235"/>
  </w:num>
  <w:num w:numId="244">
    <w:abstractNumId w:val="250"/>
  </w:num>
  <w:num w:numId="245">
    <w:abstractNumId w:val="420"/>
  </w:num>
  <w:num w:numId="246">
    <w:abstractNumId w:val="522"/>
  </w:num>
  <w:num w:numId="247">
    <w:abstractNumId w:val="84"/>
  </w:num>
  <w:num w:numId="248">
    <w:abstractNumId w:val="95"/>
  </w:num>
  <w:num w:numId="249">
    <w:abstractNumId w:val="524"/>
  </w:num>
  <w:num w:numId="250">
    <w:abstractNumId w:val="42"/>
  </w:num>
  <w:num w:numId="251">
    <w:abstractNumId w:val="98"/>
  </w:num>
  <w:num w:numId="252">
    <w:abstractNumId w:val="298"/>
  </w:num>
  <w:num w:numId="253">
    <w:abstractNumId w:val="161"/>
  </w:num>
  <w:num w:numId="254">
    <w:abstractNumId w:val="398"/>
  </w:num>
  <w:num w:numId="255">
    <w:abstractNumId w:val="69"/>
  </w:num>
  <w:num w:numId="256">
    <w:abstractNumId w:val="66"/>
  </w:num>
  <w:num w:numId="257">
    <w:abstractNumId w:val="114"/>
  </w:num>
  <w:num w:numId="258">
    <w:abstractNumId w:val="36"/>
  </w:num>
  <w:num w:numId="259">
    <w:abstractNumId w:val="274"/>
  </w:num>
  <w:num w:numId="260">
    <w:abstractNumId w:val="448"/>
  </w:num>
  <w:num w:numId="261">
    <w:abstractNumId w:val="447"/>
  </w:num>
  <w:num w:numId="262">
    <w:abstractNumId w:val="91"/>
  </w:num>
  <w:num w:numId="263">
    <w:abstractNumId w:val="537"/>
  </w:num>
  <w:num w:numId="264">
    <w:abstractNumId w:val="186"/>
  </w:num>
  <w:num w:numId="265">
    <w:abstractNumId w:val="321"/>
  </w:num>
  <w:num w:numId="266">
    <w:abstractNumId w:val="356"/>
  </w:num>
  <w:num w:numId="267">
    <w:abstractNumId w:val="574"/>
  </w:num>
  <w:num w:numId="268">
    <w:abstractNumId w:val="494"/>
  </w:num>
  <w:num w:numId="269">
    <w:abstractNumId w:val="375"/>
  </w:num>
  <w:num w:numId="270">
    <w:abstractNumId w:val="44"/>
  </w:num>
  <w:num w:numId="271">
    <w:abstractNumId w:val="63"/>
  </w:num>
  <w:num w:numId="272">
    <w:abstractNumId w:val="555"/>
  </w:num>
  <w:num w:numId="273">
    <w:abstractNumId w:val="319"/>
  </w:num>
  <w:num w:numId="274">
    <w:abstractNumId w:val="160"/>
  </w:num>
  <w:num w:numId="275">
    <w:abstractNumId w:val="482"/>
  </w:num>
  <w:num w:numId="276">
    <w:abstractNumId w:val="194"/>
  </w:num>
  <w:num w:numId="277">
    <w:abstractNumId w:val="222"/>
  </w:num>
  <w:num w:numId="278">
    <w:abstractNumId w:val="471"/>
  </w:num>
  <w:num w:numId="279">
    <w:abstractNumId w:val="268"/>
  </w:num>
  <w:num w:numId="280">
    <w:abstractNumId w:val="113"/>
  </w:num>
  <w:num w:numId="281">
    <w:abstractNumId w:val="41"/>
  </w:num>
  <w:num w:numId="282">
    <w:abstractNumId w:val="415"/>
  </w:num>
  <w:num w:numId="283">
    <w:abstractNumId w:val="290"/>
  </w:num>
  <w:num w:numId="284">
    <w:abstractNumId w:val="527"/>
  </w:num>
  <w:num w:numId="285">
    <w:abstractNumId w:val="57"/>
  </w:num>
  <w:num w:numId="286">
    <w:abstractNumId w:val="540"/>
  </w:num>
  <w:num w:numId="287">
    <w:abstractNumId w:val="299"/>
  </w:num>
  <w:num w:numId="288">
    <w:abstractNumId w:val="77"/>
  </w:num>
  <w:num w:numId="289">
    <w:abstractNumId w:val="425"/>
  </w:num>
  <w:num w:numId="290">
    <w:abstractNumId w:val="127"/>
  </w:num>
  <w:num w:numId="291">
    <w:abstractNumId w:val="367"/>
  </w:num>
  <w:num w:numId="292">
    <w:abstractNumId w:val="238"/>
  </w:num>
  <w:num w:numId="293">
    <w:abstractNumId w:val="402"/>
  </w:num>
  <w:num w:numId="294">
    <w:abstractNumId w:val="107"/>
  </w:num>
  <w:num w:numId="295">
    <w:abstractNumId w:val="371"/>
  </w:num>
  <w:num w:numId="296">
    <w:abstractNumId w:val="191"/>
  </w:num>
  <w:num w:numId="297">
    <w:abstractNumId w:val="151"/>
  </w:num>
  <w:num w:numId="298">
    <w:abstractNumId w:val="166"/>
  </w:num>
  <w:num w:numId="299">
    <w:abstractNumId w:val="378"/>
  </w:num>
  <w:num w:numId="300">
    <w:abstractNumId w:val="435"/>
  </w:num>
  <w:num w:numId="301">
    <w:abstractNumId w:val="449"/>
  </w:num>
  <w:num w:numId="302">
    <w:abstractNumId w:val="10"/>
  </w:num>
  <w:num w:numId="303">
    <w:abstractNumId w:val="316"/>
  </w:num>
  <w:num w:numId="304">
    <w:abstractNumId w:val="241"/>
  </w:num>
  <w:num w:numId="305">
    <w:abstractNumId w:val="118"/>
  </w:num>
  <w:num w:numId="306">
    <w:abstractNumId w:val="126"/>
  </w:num>
  <w:num w:numId="307">
    <w:abstractNumId w:val="257"/>
  </w:num>
  <w:num w:numId="308">
    <w:abstractNumId w:val="373"/>
  </w:num>
  <w:num w:numId="309">
    <w:abstractNumId w:val="355"/>
  </w:num>
  <w:num w:numId="310">
    <w:abstractNumId w:val="273"/>
  </w:num>
  <w:num w:numId="311">
    <w:abstractNumId w:val="406"/>
  </w:num>
  <w:num w:numId="312">
    <w:abstractNumId w:val="455"/>
  </w:num>
  <w:num w:numId="313">
    <w:abstractNumId w:val="236"/>
    <w:lvlOverride w:ilvl="2">
      <w:lvl w:ilvl="2">
        <w:start w:val="1"/>
        <w:numFmt w:val="lowerRoman"/>
        <w:lvlText w:val="%3."/>
        <w:lvlJc w:val="right"/>
        <w:pPr>
          <w:tabs>
            <w:tab w:val="num" w:pos="1800"/>
          </w:tabs>
          <w:ind w:left="1800" w:hanging="360"/>
        </w:pPr>
        <w:rPr>
          <w:rFonts w:hint="default"/>
          <w:b w:val="0"/>
        </w:rPr>
      </w:lvl>
    </w:lvlOverride>
  </w:num>
  <w:num w:numId="314">
    <w:abstractNumId w:val="498"/>
  </w:num>
  <w:num w:numId="315">
    <w:abstractNumId w:val="551"/>
  </w:num>
  <w:num w:numId="316">
    <w:abstractNumId w:val="434"/>
  </w:num>
  <w:num w:numId="317">
    <w:abstractNumId w:val="507"/>
  </w:num>
  <w:num w:numId="318">
    <w:abstractNumId w:val="440"/>
  </w:num>
  <w:num w:numId="319">
    <w:abstractNumId w:val="180"/>
  </w:num>
  <w:num w:numId="320">
    <w:abstractNumId w:val="542"/>
  </w:num>
  <w:num w:numId="321">
    <w:abstractNumId w:val="266"/>
  </w:num>
  <w:num w:numId="322">
    <w:abstractNumId w:val="43"/>
  </w:num>
  <w:num w:numId="323">
    <w:abstractNumId w:val="530"/>
  </w:num>
  <w:num w:numId="324">
    <w:abstractNumId w:val="558"/>
  </w:num>
  <w:num w:numId="325">
    <w:abstractNumId w:val="518"/>
  </w:num>
  <w:num w:numId="326">
    <w:abstractNumId w:val="80"/>
  </w:num>
  <w:num w:numId="327">
    <w:abstractNumId w:val="340"/>
  </w:num>
  <w:num w:numId="328">
    <w:abstractNumId w:val="339"/>
  </w:num>
  <w:num w:numId="329">
    <w:abstractNumId w:val="408"/>
  </w:num>
  <w:num w:numId="330">
    <w:abstractNumId w:val="183"/>
  </w:num>
  <w:num w:numId="331">
    <w:abstractNumId w:val="411"/>
  </w:num>
  <w:num w:numId="332">
    <w:abstractNumId w:val="13"/>
  </w:num>
  <w:num w:numId="333">
    <w:abstractNumId w:val="477"/>
  </w:num>
  <w:num w:numId="334">
    <w:abstractNumId w:val="588"/>
  </w:num>
  <w:num w:numId="335">
    <w:abstractNumId w:val="163"/>
  </w:num>
  <w:num w:numId="336">
    <w:abstractNumId w:val="115"/>
  </w:num>
  <w:num w:numId="337">
    <w:abstractNumId w:val="484"/>
  </w:num>
  <w:num w:numId="338">
    <w:abstractNumId w:val="68"/>
  </w:num>
  <w:num w:numId="339">
    <w:abstractNumId w:val="579"/>
  </w:num>
  <w:num w:numId="340">
    <w:abstractNumId w:val="245"/>
  </w:num>
  <w:num w:numId="341">
    <w:abstractNumId w:val="429"/>
  </w:num>
  <w:num w:numId="342">
    <w:abstractNumId w:val="240"/>
  </w:num>
  <w:num w:numId="343">
    <w:abstractNumId w:val="205"/>
  </w:num>
  <w:num w:numId="344">
    <w:abstractNumId w:val="260"/>
  </w:num>
  <w:num w:numId="345">
    <w:abstractNumId w:val="74"/>
  </w:num>
  <w:num w:numId="346">
    <w:abstractNumId w:val="225"/>
  </w:num>
  <w:num w:numId="347">
    <w:abstractNumId w:val="46"/>
  </w:num>
  <w:num w:numId="348">
    <w:abstractNumId w:val="83"/>
  </w:num>
  <w:num w:numId="349">
    <w:abstractNumId w:val="12"/>
  </w:num>
  <w:num w:numId="350">
    <w:abstractNumId w:val="586"/>
  </w:num>
  <w:num w:numId="351">
    <w:abstractNumId w:val="50"/>
  </w:num>
  <w:num w:numId="352">
    <w:abstractNumId w:val="75"/>
  </w:num>
  <w:num w:numId="353">
    <w:abstractNumId w:val="72"/>
  </w:num>
  <w:num w:numId="354">
    <w:abstractNumId w:val="30"/>
  </w:num>
  <w:num w:numId="355">
    <w:abstractNumId w:val="559"/>
  </w:num>
  <w:num w:numId="356">
    <w:abstractNumId w:val="181"/>
  </w:num>
  <w:num w:numId="357">
    <w:abstractNumId w:val="533"/>
  </w:num>
  <w:num w:numId="358">
    <w:abstractNumId w:val="227"/>
  </w:num>
  <w:num w:numId="359">
    <w:abstractNumId w:val="145"/>
  </w:num>
  <w:num w:numId="360">
    <w:abstractNumId w:val="56"/>
  </w:num>
  <w:num w:numId="361">
    <w:abstractNumId w:val="32"/>
  </w:num>
  <w:num w:numId="362">
    <w:abstractNumId w:val="224"/>
  </w:num>
  <w:num w:numId="363">
    <w:abstractNumId w:val="547"/>
  </w:num>
  <w:num w:numId="364">
    <w:abstractNumId w:val="23"/>
  </w:num>
  <w:num w:numId="365">
    <w:abstractNumId w:val="201"/>
  </w:num>
  <w:num w:numId="366">
    <w:abstractNumId w:val="474"/>
  </w:num>
  <w:num w:numId="367">
    <w:abstractNumId w:val="45"/>
  </w:num>
  <w:num w:numId="368">
    <w:abstractNumId w:val="379"/>
  </w:num>
  <w:num w:numId="369">
    <w:abstractNumId w:val="462"/>
  </w:num>
  <w:num w:numId="370">
    <w:abstractNumId w:val="110"/>
  </w:num>
  <w:num w:numId="371">
    <w:abstractNumId w:val="416"/>
  </w:num>
  <w:num w:numId="372">
    <w:abstractNumId w:val="564"/>
  </w:num>
  <w:num w:numId="373">
    <w:abstractNumId w:val="360"/>
  </w:num>
  <w:num w:numId="374">
    <w:abstractNumId w:val="364"/>
  </w:num>
  <w:num w:numId="375">
    <w:abstractNumId w:val="243"/>
  </w:num>
  <w:num w:numId="376">
    <w:abstractNumId w:val="509"/>
  </w:num>
  <w:num w:numId="377">
    <w:abstractNumId w:val="142"/>
  </w:num>
  <w:num w:numId="378">
    <w:abstractNumId w:val="303"/>
  </w:num>
  <w:num w:numId="379">
    <w:abstractNumId w:val="147"/>
  </w:num>
  <w:num w:numId="380">
    <w:abstractNumId w:val="285"/>
  </w:num>
  <w:num w:numId="381">
    <w:abstractNumId w:val="307"/>
  </w:num>
  <w:num w:numId="382">
    <w:abstractNumId w:val="71"/>
  </w:num>
  <w:num w:numId="383">
    <w:abstractNumId w:val="51"/>
  </w:num>
  <w:num w:numId="384">
    <w:abstractNumId w:val="318"/>
    <w:lvlOverride w:ilvl="1">
      <w:lvl w:ilvl="1">
        <w:start w:val="1"/>
        <w:numFmt w:val="lowerLetter"/>
        <w:lvlText w:val="%2."/>
        <w:lvlJc w:val="left"/>
        <w:pPr>
          <w:tabs>
            <w:tab w:val="num" w:pos="1080"/>
          </w:tabs>
          <w:ind w:left="1080" w:hanging="360"/>
        </w:pPr>
        <w:rPr>
          <w:rFonts w:hint="default"/>
          <w:i w:val="0"/>
        </w:rPr>
      </w:lvl>
    </w:lvlOverride>
  </w:num>
  <w:num w:numId="385">
    <w:abstractNumId w:val="369"/>
  </w:num>
  <w:num w:numId="386">
    <w:abstractNumId w:val="575"/>
  </w:num>
  <w:num w:numId="387">
    <w:abstractNumId w:val="389"/>
  </w:num>
  <w:num w:numId="388">
    <w:abstractNumId w:val="326"/>
  </w:num>
  <w:num w:numId="389">
    <w:abstractNumId w:val="174"/>
  </w:num>
  <w:num w:numId="390">
    <w:abstractNumId w:val="557"/>
  </w:num>
  <w:num w:numId="391">
    <w:abstractNumId w:val="541"/>
  </w:num>
  <w:num w:numId="392">
    <w:abstractNumId w:val="132"/>
  </w:num>
  <w:num w:numId="393">
    <w:abstractNumId w:val="70"/>
  </w:num>
  <w:num w:numId="394">
    <w:abstractNumId w:val="177"/>
  </w:num>
  <w:num w:numId="395">
    <w:abstractNumId w:val="146"/>
  </w:num>
  <w:num w:numId="396">
    <w:abstractNumId w:val="55"/>
  </w:num>
  <w:num w:numId="397">
    <w:abstractNumId w:val="544"/>
  </w:num>
  <w:num w:numId="398">
    <w:abstractNumId w:val="585"/>
  </w:num>
  <w:num w:numId="399">
    <w:abstractNumId w:val="568"/>
  </w:num>
  <w:num w:numId="400">
    <w:abstractNumId w:val="20"/>
  </w:num>
  <w:num w:numId="401">
    <w:abstractNumId w:val="526"/>
  </w:num>
  <w:num w:numId="402">
    <w:abstractNumId w:val="562"/>
  </w:num>
  <w:num w:numId="403">
    <w:abstractNumId w:val="421"/>
  </w:num>
  <w:num w:numId="404">
    <w:abstractNumId w:val="163"/>
    <w:lvlOverride w:ilvl="1">
      <w:lvl w:ilvl="1">
        <w:start w:val="1"/>
        <w:numFmt w:val="lowerLetter"/>
        <w:lvlText w:val="%2."/>
        <w:lvlJc w:val="left"/>
        <w:pPr>
          <w:tabs>
            <w:tab w:val="num" w:pos="1080"/>
          </w:tabs>
          <w:ind w:left="1080" w:hanging="360"/>
        </w:pPr>
        <w:rPr>
          <w:rFonts w:hint="default"/>
          <w:i w:val="0"/>
        </w:rPr>
      </w:lvl>
    </w:lvlOverride>
  </w:num>
  <w:num w:numId="405">
    <w:abstractNumId w:val="318"/>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406">
    <w:abstractNumId w:val="189"/>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7">
    <w:abstractNumId w:val="323"/>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8">
    <w:abstractNumId w:val="347"/>
  </w:num>
  <w:num w:numId="409">
    <w:abstractNumId w:val="109"/>
  </w:num>
  <w:num w:numId="410">
    <w:abstractNumId w:val="0"/>
  </w:num>
  <w:num w:numId="411">
    <w:abstractNumId w:val="302"/>
  </w:num>
  <w:num w:numId="412">
    <w:abstractNumId w:val="148"/>
  </w:num>
  <w:num w:numId="413">
    <w:abstractNumId w:val="58"/>
  </w:num>
  <w:num w:numId="414">
    <w:abstractNumId w:val="102"/>
  </w:num>
  <w:num w:numId="415">
    <w:abstractNumId w:val="212"/>
  </w:num>
  <w:num w:numId="416">
    <w:abstractNumId w:val="503"/>
  </w:num>
  <w:num w:numId="417">
    <w:abstractNumId w:val="478"/>
  </w:num>
  <w:num w:numId="418">
    <w:abstractNumId w:val="461"/>
  </w:num>
  <w:num w:numId="419">
    <w:abstractNumId w:val="451"/>
  </w:num>
  <w:num w:numId="420">
    <w:abstractNumId w:val="228"/>
  </w:num>
  <w:num w:numId="421">
    <w:abstractNumId w:val="456"/>
  </w:num>
  <w:num w:numId="422">
    <w:abstractNumId w:val="359"/>
  </w:num>
  <w:num w:numId="423">
    <w:abstractNumId w:val="490"/>
  </w:num>
  <w:num w:numId="424">
    <w:abstractNumId w:val="523"/>
  </w:num>
  <w:num w:numId="425">
    <w:abstractNumId w:val="106"/>
  </w:num>
  <w:num w:numId="426">
    <w:abstractNumId w:val="572"/>
  </w:num>
  <w:num w:numId="427">
    <w:abstractNumId w:val="178"/>
  </w:num>
  <w:num w:numId="428">
    <w:abstractNumId w:val="479"/>
  </w:num>
  <w:num w:numId="429">
    <w:abstractNumId w:val="234"/>
  </w:num>
  <w:num w:numId="430">
    <w:abstractNumId w:val="272"/>
  </w:num>
  <w:num w:numId="431">
    <w:abstractNumId w:val="366"/>
  </w:num>
  <w:num w:numId="432">
    <w:abstractNumId w:val="233"/>
  </w:num>
  <w:num w:numId="433">
    <w:abstractNumId w:val="453"/>
  </w:num>
  <w:num w:numId="434">
    <w:abstractNumId w:val="165"/>
  </w:num>
  <w:num w:numId="435">
    <w:abstractNumId w:val="48"/>
  </w:num>
  <w:num w:numId="436">
    <w:abstractNumId w:val="470"/>
  </w:num>
  <w:num w:numId="437">
    <w:abstractNumId w:val="463"/>
  </w:num>
  <w:num w:numId="438">
    <w:abstractNumId w:val="154"/>
  </w:num>
  <w:num w:numId="439">
    <w:abstractNumId w:val="105"/>
  </w:num>
  <w:num w:numId="440">
    <w:abstractNumId w:val="92"/>
  </w:num>
  <w:num w:numId="441">
    <w:abstractNumId w:val="248"/>
  </w:num>
  <w:num w:numId="442">
    <w:abstractNumId w:val="583"/>
  </w:num>
  <w:num w:numId="443">
    <w:abstractNumId w:val="320"/>
  </w:num>
  <w:num w:numId="444">
    <w:abstractNumId w:val="65"/>
  </w:num>
  <w:num w:numId="445">
    <w:abstractNumId w:val="328"/>
  </w:num>
  <w:num w:numId="446">
    <w:abstractNumId w:val="254"/>
  </w:num>
  <w:num w:numId="447">
    <w:abstractNumId w:val="279"/>
  </w:num>
  <w:num w:numId="448">
    <w:abstractNumId w:val="158"/>
  </w:num>
  <w:num w:numId="449">
    <w:abstractNumId w:val="553"/>
  </w:num>
  <w:num w:numId="450">
    <w:abstractNumId w:val="288"/>
  </w:num>
  <w:num w:numId="451">
    <w:abstractNumId w:val="196"/>
  </w:num>
  <w:num w:numId="452">
    <w:abstractNumId w:val="419"/>
  </w:num>
  <w:num w:numId="453">
    <w:abstractNumId w:val="563"/>
  </w:num>
  <w:num w:numId="454">
    <w:abstractNumId w:val="413"/>
  </w:num>
  <w:num w:numId="455">
    <w:abstractNumId w:val="73"/>
  </w:num>
  <w:num w:numId="456">
    <w:abstractNumId w:val="25"/>
  </w:num>
  <w:num w:numId="457">
    <w:abstractNumId w:val="388"/>
  </w:num>
  <w:num w:numId="458">
    <w:abstractNumId w:val="251"/>
  </w:num>
  <w:num w:numId="459">
    <w:abstractNumId w:val="376"/>
  </w:num>
  <w:num w:numId="460">
    <w:abstractNumId w:val="385"/>
  </w:num>
  <w:num w:numId="461">
    <w:abstractNumId w:val="348"/>
  </w:num>
  <w:num w:numId="462">
    <w:abstractNumId w:val="486"/>
  </w:num>
  <w:num w:numId="463">
    <w:abstractNumId w:val="16"/>
  </w:num>
  <w:num w:numId="464">
    <w:abstractNumId w:val="246"/>
  </w:num>
  <w:num w:numId="465">
    <w:abstractNumId w:val="283"/>
  </w:num>
  <w:num w:numId="466">
    <w:abstractNumId w:val="404"/>
  </w:num>
  <w:num w:numId="467">
    <w:abstractNumId w:val="350"/>
  </w:num>
  <w:num w:numId="468">
    <w:abstractNumId w:val="581"/>
  </w:num>
  <w:num w:numId="469">
    <w:abstractNumId w:val="337"/>
  </w:num>
  <w:num w:numId="470">
    <w:abstractNumId w:val="514"/>
  </w:num>
  <w:num w:numId="471">
    <w:abstractNumId w:val="211"/>
  </w:num>
  <w:num w:numId="472">
    <w:abstractNumId w:val="545"/>
  </w:num>
  <w:num w:numId="473">
    <w:abstractNumId w:val="433"/>
  </w:num>
  <w:num w:numId="474">
    <w:abstractNumId w:val="310"/>
  </w:num>
  <w:num w:numId="475">
    <w:abstractNumId w:val="213"/>
  </w:num>
  <w:num w:numId="476">
    <w:abstractNumId w:val="134"/>
  </w:num>
  <w:num w:numId="477">
    <w:abstractNumId w:val="287"/>
  </w:num>
  <w:num w:numId="478">
    <w:abstractNumId w:val="203"/>
  </w:num>
  <w:num w:numId="479">
    <w:abstractNumId w:val="380"/>
  </w:num>
  <w:num w:numId="480">
    <w:abstractNumId w:val="78"/>
  </w:num>
  <w:num w:numId="481">
    <w:abstractNumId w:val="18"/>
  </w:num>
  <w:num w:numId="482">
    <w:abstractNumId w:val="442"/>
  </w:num>
  <w:num w:numId="483">
    <w:abstractNumId w:val="282"/>
  </w:num>
  <w:num w:numId="484">
    <w:abstractNumId w:val="33"/>
  </w:num>
  <w:num w:numId="485">
    <w:abstractNumId w:val="207"/>
  </w:num>
  <w:num w:numId="486">
    <w:abstractNumId w:val="29"/>
  </w:num>
  <w:num w:numId="487">
    <w:abstractNumId w:val="352"/>
  </w:num>
  <w:num w:numId="488">
    <w:abstractNumId w:val="81"/>
  </w:num>
  <w:num w:numId="489">
    <w:abstractNumId w:val="496"/>
  </w:num>
  <w:num w:numId="490">
    <w:abstractNumId w:val="144"/>
  </w:num>
  <w:num w:numId="491">
    <w:abstractNumId w:val="155"/>
  </w:num>
  <w:num w:numId="492">
    <w:abstractNumId w:val="265"/>
  </w:num>
  <w:num w:numId="493">
    <w:abstractNumId w:val="14"/>
  </w:num>
  <w:num w:numId="494">
    <w:abstractNumId w:val="159"/>
  </w:num>
  <w:num w:numId="495">
    <w:abstractNumId w:val="394"/>
  </w:num>
  <w:num w:numId="496">
    <w:abstractNumId w:val="38"/>
  </w:num>
  <w:num w:numId="497">
    <w:abstractNumId w:val="167"/>
  </w:num>
  <w:num w:numId="498">
    <w:abstractNumId w:val="487"/>
  </w:num>
  <w:num w:numId="499">
    <w:abstractNumId w:val="560"/>
  </w:num>
  <w:num w:numId="500">
    <w:abstractNumId w:val="170"/>
  </w:num>
  <w:num w:numId="501">
    <w:abstractNumId w:val="324"/>
  </w:num>
  <w:num w:numId="502">
    <w:abstractNumId w:val="305"/>
  </w:num>
  <w:num w:numId="503">
    <w:abstractNumId w:val="182"/>
  </w:num>
  <w:num w:numId="504">
    <w:abstractNumId w:val="175"/>
  </w:num>
  <w:num w:numId="505">
    <w:abstractNumId w:val="459"/>
  </w:num>
  <w:num w:numId="506">
    <w:abstractNumId w:val="377"/>
  </w:num>
  <w:num w:numId="507">
    <w:abstractNumId w:val="123"/>
  </w:num>
  <w:num w:numId="508">
    <w:abstractNumId w:val="19"/>
  </w:num>
  <w:num w:numId="509">
    <w:abstractNumId w:val="256"/>
  </w:num>
  <w:num w:numId="510">
    <w:abstractNumId w:val="259"/>
  </w:num>
  <w:num w:numId="511">
    <w:abstractNumId w:val="202"/>
  </w:num>
  <w:num w:numId="512">
    <w:abstractNumId w:val="332"/>
  </w:num>
  <w:num w:numId="513">
    <w:abstractNumId w:val="49"/>
  </w:num>
  <w:num w:numId="514">
    <w:abstractNumId w:val="500"/>
  </w:num>
  <w:num w:numId="515">
    <w:abstractNumId w:val="200"/>
  </w:num>
  <w:num w:numId="516">
    <w:abstractNumId w:val="8"/>
  </w:num>
  <w:num w:numId="517">
    <w:abstractNumId w:val="24"/>
  </w:num>
  <w:num w:numId="518">
    <w:abstractNumId w:val="239"/>
  </w:num>
  <w:num w:numId="519">
    <w:abstractNumId w:val="567"/>
  </w:num>
  <w:num w:numId="520">
    <w:abstractNumId w:val="300"/>
  </w:num>
  <w:num w:numId="521">
    <w:abstractNumId w:val="505"/>
  </w:num>
  <w:num w:numId="522">
    <w:abstractNumId w:val="277"/>
  </w:num>
  <w:num w:numId="523">
    <w:abstractNumId w:val="309"/>
  </w:num>
  <w:num w:numId="524">
    <w:abstractNumId w:val="96"/>
  </w:num>
  <w:num w:numId="525">
    <w:abstractNumId w:val="368"/>
  </w:num>
  <w:num w:numId="526">
    <w:abstractNumId w:val="409"/>
  </w:num>
  <w:num w:numId="527">
    <w:abstractNumId w:val="472"/>
  </w:num>
  <w:num w:numId="528">
    <w:abstractNumId w:val="90"/>
  </w:num>
  <w:num w:numId="529">
    <w:abstractNumId w:val="61"/>
  </w:num>
  <w:num w:numId="530">
    <w:abstractNumId w:val="465"/>
  </w:num>
  <w:num w:numId="531">
    <w:abstractNumId w:val="325"/>
  </w:num>
  <w:num w:numId="532">
    <w:abstractNumId w:val="481"/>
  </w:num>
  <w:num w:numId="533">
    <w:abstractNumId w:val="383"/>
  </w:num>
  <w:num w:numId="534">
    <w:abstractNumId w:val="64"/>
  </w:num>
  <w:num w:numId="535">
    <w:abstractNumId w:val="297"/>
  </w:num>
  <w:num w:numId="536">
    <w:abstractNumId w:val="89"/>
  </w:num>
  <w:num w:numId="537">
    <w:abstractNumId w:val="491"/>
  </w:num>
  <w:num w:numId="538">
    <w:abstractNumId w:val="192"/>
  </w:num>
  <w:num w:numId="539">
    <w:abstractNumId w:val="149"/>
  </w:num>
  <w:num w:numId="540">
    <w:abstractNumId w:val="308"/>
  </w:num>
  <w:num w:numId="541">
    <w:abstractNumId w:val="9"/>
  </w:num>
  <w:num w:numId="542">
    <w:abstractNumId w:val="561"/>
  </w:num>
  <w:num w:numId="543">
    <w:abstractNumId w:val="116"/>
  </w:num>
  <w:num w:numId="544">
    <w:abstractNumId w:val="286"/>
  </w:num>
  <w:num w:numId="545">
    <w:abstractNumId w:val="466"/>
  </w:num>
  <w:num w:numId="546">
    <w:abstractNumId w:val="122"/>
  </w:num>
  <w:num w:numId="547">
    <w:abstractNumId w:val="428"/>
  </w:num>
  <w:num w:numId="548">
    <w:abstractNumId w:val="549"/>
  </w:num>
  <w:num w:numId="549">
    <w:abstractNumId w:val="374"/>
  </w:num>
  <w:num w:numId="550">
    <w:abstractNumId w:val="216"/>
  </w:num>
  <w:num w:numId="551">
    <w:abstractNumId w:val="172"/>
  </w:num>
  <w:num w:numId="552">
    <w:abstractNumId w:val="417"/>
  </w:num>
  <w:num w:numId="553">
    <w:abstractNumId w:val="313"/>
  </w:num>
  <w:num w:numId="554">
    <w:abstractNumId w:val="556"/>
  </w:num>
  <w:num w:numId="555">
    <w:abstractNumId w:val="554"/>
  </w:num>
  <w:num w:numId="556">
    <w:abstractNumId w:val="249"/>
  </w:num>
  <w:num w:numId="557">
    <w:abstractNumId w:val="197"/>
  </w:num>
  <w:num w:numId="558">
    <w:abstractNumId w:val="430"/>
  </w:num>
  <w:num w:numId="559">
    <w:abstractNumId w:val="584"/>
  </w:num>
  <w:num w:numId="560">
    <w:abstractNumId w:val="512"/>
  </w:num>
  <w:num w:numId="561">
    <w:abstractNumId w:val="193"/>
  </w:num>
  <w:num w:numId="562">
    <w:abstractNumId w:val="140"/>
  </w:num>
  <w:num w:numId="563">
    <w:abstractNumId w:val="11"/>
  </w:num>
  <w:num w:numId="564">
    <w:abstractNumId w:val="86"/>
  </w:num>
  <w:num w:numId="565">
    <w:abstractNumId w:val="276"/>
  </w:num>
  <w:num w:numId="566">
    <w:abstractNumId w:val="121"/>
  </w:num>
  <w:num w:numId="567">
    <w:abstractNumId w:val="220"/>
  </w:num>
  <w:num w:numId="568">
    <w:abstractNumId w:val="536"/>
  </w:num>
  <w:num w:numId="569">
    <w:abstractNumId w:val="334"/>
  </w:num>
  <w:num w:numId="570">
    <w:abstractNumId w:val="215"/>
  </w:num>
  <w:num w:numId="571">
    <w:abstractNumId w:val="510"/>
  </w:num>
  <w:num w:numId="572">
    <w:abstractNumId w:val="534"/>
  </w:num>
  <w:num w:numId="573">
    <w:abstractNumId w:val="124"/>
  </w:num>
  <w:num w:numId="574">
    <w:abstractNumId w:val="569"/>
  </w:num>
  <w:num w:numId="575">
    <w:abstractNumId w:val="100"/>
  </w:num>
  <w:num w:numId="576">
    <w:abstractNumId w:val="395"/>
  </w:num>
  <w:num w:numId="577">
    <w:abstractNumId w:val="517"/>
  </w:num>
  <w:num w:numId="578">
    <w:abstractNumId w:val="427"/>
  </w:num>
  <w:num w:numId="579">
    <w:abstractNumId w:val="436"/>
  </w:num>
  <w:num w:numId="580">
    <w:abstractNumId w:val="488"/>
  </w:num>
  <w:num w:numId="581">
    <w:abstractNumId w:val="322"/>
  </w:num>
  <w:num w:numId="582">
    <w:abstractNumId w:val="582"/>
  </w:num>
  <w:num w:numId="583">
    <w:abstractNumId w:val="516"/>
  </w:num>
  <w:num w:numId="584">
    <w:abstractNumId w:val="101"/>
  </w:num>
  <w:num w:numId="585">
    <w:abstractNumId w:val="39"/>
  </w:num>
  <w:num w:numId="586">
    <w:abstractNumId w:val="294"/>
  </w:num>
  <w:num w:numId="587">
    <w:abstractNumId w:val="502"/>
  </w:num>
  <w:num w:numId="588">
    <w:abstractNumId w:val="492"/>
  </w:num>
  <w:num w:numId="589">
    <w:abstractNumId w:val="136"/>
  </w:num>
  <w:num w:numId="590">
    <w:abstractNumId w:val="284"/>
  </w:num>
  <w:num w:numId="591">
    <w:abstractNumId w:val="97"/>
  </w:num>
  <w:num w:numId="592">
    <w:abstractNumId w:val="27"/>
  </w:num>
  <w:num w:numId="593">
    <w:abstractNumId w:val="543"/>
  </w:num>
  <w:num w:numId="594">
    <w:abstractNumId w:val="76"/>
  </w:num>
  <w:num w:numId="595">
    <w:abstractNumId w:val="552"/>
  </w:num>
  <w:num w:numId="596">
    <w:abstractNumId w:val="143"/>
  </w:num>
  <w:num w:numId="597">
    <w:abstractNumId w:val="384"/>
  </w:num>
  <w:num w:numId="598">
    <w:abstractNumId w:val="93"/>
  </w:num>
  <w:num w:numId="599">
    <w:abstractNumId w:val="218"/>
  </w:num>
  <w:num w:numId="600">
    <w:abstractNumId w:val="475"/>
  </w:num>
  <w:num w:numId="601">
    <w:abstractNumId w:val="539"/>
  </w:num>
  <w:num w:numId="602">
    <w:abstractNumId w:val="275"/>
  </w:num>
  <w:numIdMacAtCleanup w:val="5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ttachedTemplate r:id="rId1"/>
  <w:trackRevisions/>
  <w:doNotTrackMoves/>
  <w:defaultTabStop w:val="400"/>
  <w:evenAndOddHeaders/>
  <w:drawingGridHorizontalSpacing w:val="100"/>
  <w:displayHorizontalDrawingGridEvery w:val="0"/>
  <w:displayVerticalDrawingGridEvery w:val="0"/>
  <w:noPunctuationKerning/>
  <w:characterSpacingControl w:val="doNotCompress"/>
  <w:savePreviewPicture/>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20F3"/>
    <w:rsid w:val="000041B3"/>
    <w:rsid w:val="000103D2"/>
    <w:rsid w:val="000149A2"/>
    <w:rsid w:val="0001539B"/>
    <w:rsid w:val="00015C8D"/>
    <w:rsid w:val="00020458"/>
    <w:rsid w:val="00020F86"/>
    <w:rsid w:val="00025920"/>
    <w:rsid w:val="000269C8"/>
    <w:rsid w:val="0003097E"/>
    <w:rsid w:val="000349A1"/>
    <w:rsid w:val="00040E5D"/>
    <w:rsid w:val="00046185"/>
    <w:rsid w:val="0004618C"/>
    <w:rsid w:val="0004677F"/>
    <w:rsid w:val="00050274"/>
    <w:rsid w:val="000511EA"/>
    <w:rsid w:val="00052D2E"/>
    <w:rsid w:val="00052EC4"/>
    <w:rsid w:val="00053225"/>
    <w:rsid w:val="00053804"/>
    <w:rsid w:val="00056DA9"/>
    <w:rsid w:val="00057704"/>
    <w:rsid w:val="0006214F"/>
    <w:rsid w:val="000625EF"/>
    <w:rsid w:val="00065D08"/>
    <w:rsid w:val="000709BD"/>
    <w:rsid w:val="000813F4"/>
    <w:rsid w:val="00085141"/>
    <w:rsid w:val="00086B3C"/>
    <w:rsid w:val="0009072F"/>
    <w:rsid w:val="000933F5"/>
    <w:rsid w:val="00094CE3"/>
    <w:rsid w:val="000A4A4F"/>
    <w:rsid w:val="000A4BD3"/>
    <w:rsid w:val="000B1504"/>
    <w:rsid w:val="000B57C8"/>
    <w:rsid w:val="000B6E8C"/>
    <w:rsid w:val="000C19AD"/>
    <w:rsid w:val="000D60F8"/>
    <w:rsid w:val="000D69D0"/>
    <w:rsid w:val="000D6A7C"/>
    <w:rsid w:val="000D7240"/>
    <w:rsid w:val="000E305D"/>
    <w:rsid w:val="000E330C"/>
    <w:rsid w:val="000E719D"/>
    <w:rsid w:val="000F1DE0"/>
    <w:rsid w:val="00103313"/>
    <w:rsid w:val="00104FBC"/>
    <w:rsid w:val="001102FB"/>
    <w:rsid w:val="00112AD3"/>
    <w:rsid w:val="00113D09"/>
    <w:rsid w:val="001149BF"/>
    <w:rsid w:val="00115074"/>
    <w:rsid w:val="00116F3E"/>
    <w:rsid w:val="00117B54"/>
    <w:rsid w:val="0012031C"/>
    <w:rsid w:val="00120932"/>
    <w:rsid w:val="00120B52"/>
    <w:rsid w:val="0012311B"/>
    <w:rsid w:val="00124C18"/>
    <w:rsid w:val="00134E95"/>
    <w:rsid w:val="00135C3C"/>
    <w:rsid w:val="00137A1D"/>
    <w:rsid w:val="00140BEF"/>
    <w:rsid w:val="00141138"/>
    <w:rsid w:val="001434CE"/>
    <w:rsid w:val="00144DD7"/>
    <w:rsid w:val="00146757"/>
    <w:rsid w:val="00154090"/>
    <w:rsid w:val="00155C06"/>
    <w:rsid w:val="0015789C"/>
    <w:rsid w:val="00166627"/>
    <w:rsid w:val="00167861"/>
    <w:rsid w:val="00171107"/>
    <w:rsid w:val="00172DBF"/>
    <w:rsid w:val="00173402"/>
    <w:rsid w:val="001748F3"/>
    <w:rsid w:val="001751AF"/>
    <w:rsid w:val="001825F8"/>
    <w:rsid w:val="00182CB2"/>
    <w:rsid w:val="00187187"/>
    <w:rsid w:val="0019140B"/>
    <w:rsid w:val="00193A19"/>
    <w:rsid w:val="0019732B"/>
    <w:rsid w:val="001A376F"/>
    <w:rsid w:val="001A45D4"/>
    <w:rsid w:val="001A524D"/>
    <w:rsid w:val="001A5A8A"/>
    <w:rsid w:val="001A63F1"/>
    <w:rsid w:val="001A6A65"/>
    <w:rsid w:val="001A798E"/>
    <w:rsid w:val="001B0936"/>
    <w:rsid w:val="001B76C0"/>
    <w:rsid w:val="001C0085"/>
    <w:rsid w:val="001C05D4"/>
    <w:rsid w:val="001C36A8"/>
    <w:rsid w:val="001C60FC"/>
    <w:rsid w:val="001C6822"/>
    <w:rsid w:val="001C6F19"/>
    <w:rsid w:val="001C6F64"/>
    <w:rsid w:val="001D11B0"/>
    <w:rsid w:val="001D1319"/>
    <w:rsid w:val="001D34EC"/>
    <w:rsid w:val="001D3A4E"/>
    <w:rsid w:val="001D547B"/>
    <w:rsid w:val="001D7CD2"/>
    <w:rsid w:val="001F13A3"/>
    <w:rsid w:val="001F75AE"/>
    <w:rsid w:val="00201852"/>
    <w:rsid w:val="00202BE3"/>
    <w:rsid w:val="00203662"/>
    <w:rsid w:val="00210079"/>
    <w:rsid w:val="00211FB7"/>
    <w:rsid w:val="002135E7"/>
    <w:rsid w:val="00214427"/>
    <w:rsid w:val="00214E40"/>
    <w:rsid w:val="00220EBC"/>
    <w:rsid w:val="002276DA"/>
    <w:rsid w:val="00236470"/>
    <w:rsid w:val="0024012F"/>
    <w:rsid w:val="00245531"/>
    <w:rsid w:val="00245FAF"/>
    <w:rsid w:val="0024709D"/>
    <w:rsid w:val="00250582"/>
    <w:rsid w:val="0026283E"/>
    <w:rsid w:val="00263224"/>
    <w:rsid w:val="00263852"/>
    <w:rsid w:val="00267E82"/>
    <w:rsid w:val="00273B17"/>
    <w:rsid w:val="00273C2D"/>
    <w:rsid w:val="00275E12"/>
    <w:rsid w:val="002801CD"/>
    <w:rsid w:val="00285EE9"/>
    <w:rsid w:val="00286073"/>
    <w:rsid w:val="00294B02"/>
    <w:rsid w:val="00294F8A"/>
    <w:rsid w:val="002A0666"/>
    <w:rsid w:val="002A29A1"/>
    <w:rsid w:val="002B20C0"/>
    <w:rsid w:val="002B3E42"/>
    <w:rsid w:val="002C246B"/>
    <w:rsid w:val="002C254E"/>
    <w:rsid w:val="002C6802"/>
    <w:rsid w:val="002D00E4"/>
    <w:rsid w:val="002D42F4"/>
    <w:rsid w:val="002E2C0B"/>
    <w:rsid w:val="002F28EA"/>
    <w:rsid w:val="002F2B62"/>
    <w:rsid w:val="002F423F"/>
    <w:rsid w:val="003001AE"/>
    <w:rsid w:val="00313ABD"/>
    <w:rsid w:val="00316267"/>
    <w:rsid w:val="00323DE6"/>
    <w:rsid w:val="00330F2A"/>
    <w:rsid w:val="00335F6A"/>
    <w:rsid w:val="0033741C"/>
    <w:rsid w:val="00343186"/>
    <w:rsid w:val="00346C38"/>
    <w:rsid w:val="003544DD"/>
    <w:rsid w:val="00354BFA"/>
    <w:rsid w:val="00360E02"/>
    <w:rsid w:val="00360EA2"/>
    <w:rsid w:val="00361AE1"/>
    <w:rsid w:val="00363F51"/>
    <w:rsid w:val="00365C38"/>
    <w:rsid w:val="00366A99"/>
    <w:rsid w:val="00371933"/>
    <w:rsid w:val="00375C2C"/>
    <w:rsid w:val="0038160B"/>
    <w:rsid w:val="00390AEE"/>
    <w:rsid w:val="003A22E2"/>
    <w:rsid w:val="003A2960"/>
    <w:rsid w:val="003A30C5"/>
    <w:rsid w:val="003A4B22"/>
    <w:rsid w:val="003A5DB6"/>
    <w:rsid w:val="003B59D2"/>
    <w:rsid w:val="003C38C3"/>
    <w:rsid w:val="003C3F19"/>
    <w:rsid w:val="003C71F0"/>
    <w:rsid w:val="003D3E02"/>
    <w:rsid w:val="003E4C8B"/>
    <w:rsid w:val="003E745B"/>
    <w:rsid w:val="003F6A3C"/>
    <w:rsid w:val="0040057E"/>
    <w:rsid w:val="00404045"/>
    <w:rsid w:val="0040565C"/>
    <w:rsid w:val="0041574A"/>
    <w:rsid w:val="00417C71"/>
    <w:rsid w:val="00422AC0"/>
    <w:rsid w:val="00425398"/>
    <w:rsid w:val="00445887"/>
    <w:rsid w:val="004464AD"/>
    <w:rsid w:val="0045063C"/>
    <w:rsid w:val="00454B4A"/>
    <w:rsid w:val="004571D2"/>
    <w:rsid w:val="00466989"/>
    <w:rsid w:val="00466EC5"/>
    <w:rsid w:val="00467AC7"/>
    <w:rsid w:val="00471F4A"/>
    <w:rsid w:val="00473B27"/>
    <w:rsid w:val="00474890"/>
    <w:rsid w:val="00476AF3"/>
    <w:rsid w:val="004813EB"/>
    <w:rsid w:val="00481AF4"/>
    <w:rsid w:val="004851C4"/>
    <w:rsid w:val="00495EA6"/>
    <w:rsid w:val="00497970"/>
    <w:rsid w:val="004A0B35"/>
    <w:rsid w:val="004A71FF"/>
    <w:rsid w:val="004B7D01"/>
    <w:rsid w:val="004C02EF"/>
    <w:rsid w:val="004C0865"/>
    <w:rsid w:val="004C0FF1"/>
    <w:rsid w:val="004C2E25"/>
    <w:rsid w:val="004C4800"/>
    <w:rsid w:val="004C5A0F"/>
    <w:rsid w:val="004C61B6"/>
    <w:rsid w:val="004C75FC"/>
    <w:rsid w:val="004D0173"/>
    <w:rsid w:val="004D59A8"/>
    <w:rsid w:val="004D6F30"/>
    <w:rsid w:val="004D7160"/>
    <w:rsid w:val="004E010A"/>
    <w:rsid w:val="004E0EFF"/>
    <w:rsid w:val="004E232B"/>
    <w:rsid w:val="004E46D8"/>
    <w:rsid w:val="004E66F2"/>
    <w:rsid w:val="004F19A5"/>
    <w:rsid w:val="004F385F"/>
    <w:rsid w:val="004F5297"/>
    <w:rsid w:val="004F530F"/>
    <w:rsid w:val="00503C0C"/>
    <w:rsid w:val="00503D75"/>
    <w:rsid w:val="005113AB"/>
    <w:rsid w:val="00514CF8"/>
    <w:rsid w:val="0051797D"/>
    <w:rsid w:val="00521EAD"/>
    <w:rsid w:val="00522A1A"/>
    <w:rsid w:val="00525158"/>
    <w:rsid w:val="00530FB8"/>
    <w:rsid w:val="00531E56"/>
    <w:rsid w:val="0054023D"/>
    <w:rsid w:val="00542957"/>
    <w:rsid w:val="00542EC9"/>
    <w:rsid w:val="005444FE"/>
    <w:rsid w:val="005451AB"/>
    <w:rsid w:val="0054691F"/>
    <w:rsid w:val="00546CE6"/>
    <w:rsid w:val="00551535"/>
    <w:rsid w:val="00556532"/>
    <w:rsid w:val="00561262"/>
    <w:rsid w:val="005648C3"/>
    <w:rsid w:val="00571FEC"/>
    <w:rsid w:val="005761C4"/>
    <w:rsid w:val="0058214B"/>
    <w:rsid w:val="00583028"/>
    <w:rsid w:val="00586F9C"/>
    <w:rsid w:val="005905B3"/>
    <w:rsid w:val="0059330D"/>
    <w:rsid w:val="005A73D1"/>
    <w:rsid w:val="005B27A6"/>
    <w:rsid w:val="005B4EF9"/>
    <w:rsid w:val="005C1EE0"/>
    <w:rsid w:val="005C28F4"/>
    <w:rsid w:val="005C2BD7"/>
    <w:rsid w:val="005C44D8"/>
    <w:rsid w:val="005C773A"/>
    <w:rsid w:val="005D3876"/>
    <w:rsid w:val="005D4898"/>
    <w:rsid w:val="005E2D88"/>
    <w:rsid w:val="005F1406"/>
    <w:rsid w:val="00602222"/>
    <w:rsid w:val="00602A96"/>
    <w:rsid w:val="00605299"/>
    <w:rsid w:val="00607D92"/>
    <w:rsid w:val="00613287"/>
    <w:rsid w:val="00613ED9"/>
    <w:rsid w:val="00620189"/>
    <w:rsid w:val="00620B0D"/>
    <w:rsid w:val="00622C83"/>
    <w:rsid w:val="00624D8F"/>
    <w:rsid w:val="00630CB1"/>
    <w:rsid w:val="00633E07"/>
    <w:rsid w:val="00636473"/>
    <w:rsid w:val="006418E0"/>
    <w:rsid w:val="00646621"/>
    <w:rsid w:val="0064674E"/>
    <w:rsid w:val="00653F1B"/>
    <w:rsid w:val="00655CEE"/>
    <w:rsid w:val="00657C0C"/>
    <w:rsid w:val="00662806"/>
    <w:rsid w:val="00664921"/>
    <w:rsid w:val="0066558F"/>
    <w:rsid w:val="00670A44"/>
    <w:rsid w:val="00674B7E"/>
    <w:rsid w:val="00697CC4"/>
    <w:rsid w:val="006A0081"/>
    <w:rsid w:val="006A3776"/>
    <w:rsid w:val="006A4840"/>
    <w:rsid w:val="006B058A"/>
    <w:rsid w:val="006B134A"/>
    <w:rsid w:val="006B2955"/>
    <w:rsid w:val="006B46BE"/>
    <w:rsid w:val="006B77C7"/>
    <w:rsid w:val="006C3FCC"/>
    <w:rsid w:val="006C4382"/>
    <w:rsid w:val="006C4F91"/>
    <w:rsid w:val="006C589D"/>
    <w:rsid w:val="006C6040"/>
    <w:rsid w:val="006D29F8"/>
    <w:rsid w:val="006D4BC8"/>
    <w:rsid w:val="006D7E13"/>
    <w:rsid w:val="006E08EC"/>
    <w:rsid w:val="006E1EB0"/>
    <w:rsid w:val="006E3230"/>
    <w:rsid w:val="006E37D9"/>
    <w:rsid w:val="006E584F"/>
    <w:rsid w:val="006E638D"/>
    <w:rsid w:val="006E77FB"/>
    <w:rsid w:val="006E7CAC"/>
    <w:rsid w:val="006F2444"/>
    <w:rsid w:val="006F6C0A"/>
    <w:rsid w:val="00701098"/>
    <w:rsid w:val="00703FC8"/>
    <w:rsid w:val="00704747"/>
    <w:rsid w:val="00704FBA"/>
    <w:rsid w:val="007112EC"/>
    <w:rsid w:val="00711C66"/>
    <w:rsid w:val="00723527"/>
    <w:rsid w:val="0072353C"/>
    <w:rsid w:val="00723D87"/>
    <w:rsid w:val="00726A79"/>
    <w:rsid w:val="007332E3"/>
    <w:rsid w:val="00734C3F"/>
    <w:rsid w:val="00736F7F"/>
    <w:rsid w:val="00737E32"/>
    <w:rsid w:val="007400BC"/>
    <w:rsid w:val="00741E7F"/>
    <w:rsid w:val="0074273A"/>
    <w:rsid w:val="00742DFF"/>
    <w:rsid w:val="00744C74"/>
    <w:rsid w:val="00746572"/>
    <w:rsid w:val="007516CC"/>
    <w:rsid w:val="007526B0"/>
    <w:rsid w:val="007526C2"/>
    <w:rsid w:val="00756E91"/>
    <w:rsid w:val="007604E3"/>
    <w:rsid w:val="007605B7"/>
    <w:rsid w:val="00763483"/>
    <w:rsid w:val="007730CC"/>
    <w:rsid w:val="007739A6"/>
    <w:rsid w:val="007813F8"/>
    <w:rsid w:val="00785DB2"/>
    <w:rsid w:val="007865C3"/>
    <w:rsid w:val="00787AF9"/>
    <w:rsid w:val="00794A2F"/>
    <w:rsid w:val="007956B3"/>
    <w:rsid w:val="00797E0F"/>
    <w:rsid w:val="007A4CC3"/>
    <w:rsid w:val="007A7006"/>
    <w:rsid w:val="007B0A7E"/>
    <w:rsid w:val="007B1D39"/>
    <w:rsid w:val="007B4F56"/>
    <w:rsid w:val="007B6D32"/>
    <w:rsid w:val="007C0676"/>
    <w:rsid w:val="007C2B50"/>
    <w:rsid w:val="007C5880"/>
    <w:rsid w:val="007C5980"/>
    <w:rsid w:val="007C6182"/>
    <w:rsid w:val="007C6F49"/>
    <w:rsid w:val="007D6403"/>
    <w:rsid w:val="007D7ED1"/>
    <w:rsid w:val="007E0416"/>
    <w:rsid w:val="007E2957"/>
    <w:rsid w:val="007E5371"/>
    <w:rsid w:val="007E5BF2"/>
    <w:rsid w:val="007F1231"/>
    <w:rsid w:val="007F28F5"/>
    <w:rsid w:val="007F2AEE"/>
    <w:rsid w:val="007F533A"/>
    <w:rsid w:val="0080382E"/>
    <w:rsid w:val="00807377"/>
    <w:rsid w:val="008202B7"/>
    <w:rsid w:val="00830E2F"/>
    <w:rsid w:val="00836A1F"/>
    <w:rsid w:val="00840899"/>
    <w:rsid w:val="00850FA0"/>
    <w:rsid w:val="0085274B"/>
    <w:rsid w:val="00862195"/>
    <w:rsid w:val="008669D1"/>
    <w:rsid w:val="0087091B"/>
    <w:rsid w:val="00872636"/>
    <w:rsid w:val="00873013"/>
    <w:rsid w:val="00873348"/>
    <w:rsid w:val="00874DE4"/>
    <w:rsid w:val="00876F1B"/>
    <w:rsid w:val="00877C90"/>
    <w:rsid w:val="00880B24"/>
    <w:rsid w:val="00883E25"/>
    <w:rsid w:val="00884D1C"/>
    <w:rsid w:val="00885710"/>
    <w:rsid w:val="00887070"/>
    <w:rsid w:val="00887CB2"/>
    <w:rsid w:val="00891070"/>
    <w:rsid w:val="00892292"/>
    <w:rsid w:val="00892C42"/>
    <w:rsid w:val="00894A10"/>
    <w:rsid w:val="008955E6"/>
    <w:rsid w:val="008962D8"/>
    <w:rsid w:val="008A0687"/>
    <w:rsid w:val="008A270D"/>
    <w:rsid w:val="008A3C30"/>
    <w:rsid w:val="008A687B"/>
    <w:rsid w:val="008B3067"/>
    <w:rsid w:val="008B4BD9"/>
    <w:rsid w:val="008B7162"/>
    <w:rsid w:val="008B723A"/>
    <w:rsid w:val="008C4F63"/>
    <w:rsid w:val="008C509D"/>
    <w:rsid w:val="008C5995"/>
    <w:rsid w:val="008C7ED0"/>
    <w:rsid w:val="008D4C49"/>
    <w:rsid w:val="008E4F2B"/>
    <w:rsid w:val="008E5889"/>
    <w:rsid w:val="008F04E3"/>
    <w:rsid w:val="008F0B3D"/>
    <w:rsid w:val="008F2FC0"/>
    <w:rsid w:val="008F65DD"/>
    <w:rsid w:val="008F79A5"/>
    <w:rsid w:val="008F7CEA"/>
    <w:rsid w:val="0090427F"/>
    <w:rsid w:val="00906778"/>
    <w:rsid w:val="00907F7C"/>
    <w:rsid w:val="009102AD"/>
    <w:rsid w:val="00914B17"/>
    <w:rsid w:val="00917C87"/>
    <w:rsid w:val="00920284"/>
    <w:rsid w:val="00920F94"/>
    <w:rsid w:val="009300EE"/>
    <w:rsid w:val="00930CF6"/>
    <w:rsid w:val="0093223E"/>
    <w:rsid w:val="009356F9"/>
    <w:rsid w:val="0093757B"/>
    <w:rsid w:val="00937827"/>
    <w:rsid w:val="00940E0E"/>
    <w:rsid w:val="00945317"/>
    <w:rsid w:val="009469DD"/>
    <w:rsid w:val="00950128"/>
    <w:rsid w:val="009570BE"/>
    <w:rsid w:val="009574CD"/>
    <w:rsid w:val="009628C5"/>
    <w:rsid w:val="00963019"/>
    <w:rsid w:val="0096338A"/>
    <w:rsid w:val="0096712D"/>
    <w:rsid w:val="0097443F"/>
    <w:rsid w:val="00981263"/>
    <w:rsid w:val="00986654"/>
    <w:rsid w:val="00990F07"/>
    <w:rsid w:val="00995DE4"/>
    <w:rsid w:val="00996789"/>
    <w:rsid w:val="00997357"/>
    <w:rsid w:val="009A33B0"/>
    <w:rsid w:val="009A5AED"/>
    <w:rsid w:val="009A6DAE"/>
    <w:rsid w:val="009A7A92"/>
    <w:rsid w:val="009B0DF6"/>
    <w:rsid w:val="009B483F"/>
    <w:rsid w:val="009C2EDB"/>
    <w:rsid w:val="009D043E"/>
    <w:rsid w:val="009D141F"/>
    <w:rsid w:val="009D6071"/>
    <w:rsid w:val="009D6A1A"/>
    <w:rsid w:val="009E1F40"/>
    <w:rsid w:val="009E413A"/>
    <w:rsid w:val="009E67EA"/>
    <w:rsid w:val="009F05FF"/>
    <w:rsid w:val="009F382A"/>
    <w:rsid w:val="009F421C"/>
    <w:rsid w:val="009F5516"/>
    <w:rsid w:val="00A03057"/>
    <w:rsid w:val="00A03B48"/>
    <w:rsid w:val="00A04A9C"/>
    <w:rsid w:val="00A15A12"/>
    <w:rsid w:val="00A315C7"/>
    <w:rsid w:val="00A31E5A"/>
    <w:rsid w:val="00A320D1"/>
    <w:rsid w:val="00A4184A"/>
    <w:rsid w:val="00A43722"/>
    <w:rsid w:val="00A4406C"/>
    <w:rsid w:val="00A45036"/>
    <w:rsid w:val="00A45072"/>
    <w:rsid w:val="00A52E6B"/>
    <w:rsid w:val="00A55EA1"/>
    <w:rsid w:val="00A650E3"/>
    <w:rsid w:val="00A817DB"/>
    <w:rsid w:val="00A830E1"/>
    <w:rsid w:val="00A834BB"/>
    <w:rsid w:val="00A83EF2"/>
    <w:rsid w:val="00A9177A"/>
    <w:rsid w:val="00A9797B"/>
    <w:rsid w:val="00AA404C"/>
    <w:rsid w:val="00AA6B97"/>
    <w:rsid w:val="00AB167B"/>
    <w:rsid w:val="00AB21C3"/>
    <w:rsid w:val="00AB30FE"/>
    <w:rsid w:val="00AB55C0"/>
    <w:rsid w:val="00AB6493"/>
    <w:rsid w:val="00AC62E8"/>
    <w:rsid w:val="00AC6C38"/>
    <w:rsid w:val="00AD177E"/>
    <w:rsid w:val="00AF21CB"/>
    <w:rsid w:val="00AF2EAC"/>
    <w:rsid w:val="00AF4588"/>
    <w:rsid w:val="00AF519C"/>
    <w:rsid w:val="00AF72C7"/>
    <w:rsid w:val="00B0076F"/>
    <w:rsid w:val="00B02749"/>
    <w:rsid w:val="00B041AD"/>
    <w:rsid w:val="00B04C67"/>
    <w:rsid w:val="00B07525"/>
    <w:rsid w:val="00B07F81"/>
    <w:rsid w:val="00B11FED"/>
    <w:rsid w:val="00B12427"/>
    <w:rsid w:val="00B13E67"/>
    <w:rsid w:val="00B15622"/>
    <w:rsid w:val="00B20723"/>
    <w:rsid w:val="00B20E98"/>
    <w:rsid w:val="00B22B02"/>
    <w:rsid w:val="00B241FA"/>
    <w:rsid w:val="00B24B13"/>
    <w:rsid w:val="00B25C58"/>
    <w:rsid w:val="00B312DB"/>
    <w:rsid w:val="00B32674"/>
    <w:rsid w:val="00B403DC"/>
    <w:rsid w:val="00B416AD"/>
    <w:rsid w:val="00B41F00"/>
    <w:rsid w:val="00B43482"/>
    <w:rsid w:val="00B43FE8"/>
    <w:rsid w:val="00B451C1"/>
    <w:rsid w:val="00B45E5C"/>
    <w:rsid w:val="00B467E1"/>
    <w:rsid w:val="00B46C10"/>
    <w:rsid w:val="00B47642"/>
    <w:rsid w:val="00B53AD1"/>
    <w:rsid w:val="00B61411"/>
    <w:rsid w:val="00B678FE"/>
    <w:rsid w:val="00B7066B"/>
    <w:rsid w:val="00B711C8"/>
    <w:rsid w:val="00B71909"/>
    <w:rsid w:val="00B73C19"/>
    <w:rsid w:val="00B81A73"/>
    <w:rsid w:val="00B838ED"/>
    <w:rsid w:val="00B87D8E"/>
    <w:rsid w:val="00B92879"/>
    <w:rsid w:val="00B95652"/>
    <w:rsid w:val="00BA3B3B"/>
    <w:rsid w:val="00BA4914"/>
    <w:rsid w:val="00BA4FCC"/>
    <w:rsid w:val="00BA50E1"/>
    <w:rsid w:val="00BA7448"/>
    <w:rsid w:val="00BB369E"/>
    <w:rsid w:val="00BB586E"/>
    <w:rsid w:val="00BB5F57"/>
    <w:rsid w:val="00BC2024"/>
    <w:rsid w:val="00BC546A"/>
    <w:rsid w:val="00BC6B32"/>
    <w:rsid w:val="00BD04C2"/>
    <w:rsid w:val="00BD1F77"/>
    <w:rsid w:val="00BD219A"/>
    <w:rsid w:val="00BD6039"/>
    <w:rsid w:val="00BF2727"/>
    <w:rsid w:val="00BF7B8E"/>
    <w:rsid w:val="00C01CA6"/>
    <w:rsid w:val="00C021AA"/>
    <w:rsid w:val="00C06A5D"/>
    <w:rsid w:val="00C0788E"/>
    <w:rsid w:val="00C1266D"/>
    <w:rsid w:val="00C12A1B"/>
    <w:rsid w:val="00C1377C"/>
    <w:rsid w:val="00C17CA4"/>
    <w:rsid w:val="00C220B4"/>
    <w:rsid w:val="00C2218C"/>
    <w:rsid w:val="00C233FD"/>
    <w:rsid w:val="00C30B5A"/>
    <w:rsid w:val="00C31B53"/>
    <w:rsid w:val="00C3303B"/>
    <w:rsid w:val="00C334DB"/>
    <w:rsid w:val="00C33713"/>
    <w:rsid w:val="00C33750"/>
    <w:rsid w:val="00C34240"/>
    <w:rsid w:val="00C373E2"/>
    <w:rsid w:val="00C4653C"/>
    <w:rsid w:val="00C47078"/>
    <w:rsid w:val="00C55C25"/>
    <w:rsid w:val="00C623F2"/>
    <w:rsid w:val="00C64C60"/>
    <w:rsid w:val="00C707BD"/>
    <w:rsid w:val="00C71EBA"/>
    <w:rsid w:val="00C7334F"/>
    <w:rsid w:val="00C73632"/>
    <w:rsid w:val="00C82F46"/>
    <w:rsid w:val="00C8445E"/>
    <w:rsid w:val="00C858C8"/>
    <w:rsid w:val="00C96BE9"/>
    <w:rsid w:val="00C97CB0"/>
    <w:rsid w:val="00CB1661"/>
    <w:rsid w:val="00CB1F1E"/>
    <w:rsid w:val="00CB30C3"/>
    <w:rsid w:val="00CB38FA"/>
    <w:rsid w:val="00CB7EF2"/>
    <w:rsid w:val="00CC0A81"/>
    <w:rsid w:val="00CC12F9"/>
    <w:rsid w:val="00CC1D30"/>
    <w:rsid w:val="00CC40F5"/>
    <w:rsid w:val="00CD10EA"/>
    <w:rsid w:val="00CD14C4"/>
    <w:rsid w:val="00CD1DE7"/>
    <w:rsid w:val="00CD21C3"/>
    <w:rsid w:val="00CD54D3"/>
    <w:rsid w:val="00CD6697"/>
    <w:rsid w:val="00CD77EA"/>
    <w:rsid w:val="00CD7A72"/>
    <w:rsid w:val="00CE3CAF"/>
    <w:rsid w:val="00CE4BF9"/>
    <w:rsid w:val="00CF31BB"/>
    <w:rsid w:val="00CF4089"/>
    <w:rsid w:val="00CF5DAC"/>
    <w:rsid w:val="00D20116"/>
    <w:rsid w:val="00D20EE3"/>
    <w:rsid w:val="00D249B0"/>
    <w:rsid w:val="00D27042"/>
    <w:rsid w:val="00D3494F"/>
    <w:rsid w:val="00D37795"/>
    <w:rsid w:val="00D413D9"/>
    <w:rsid w:val="00D42EB6"/>
    <w:rsid w:val="00D5253A"/>
    <w:rsid w:val="00D52A8B"/>
    <w:rsid w:val="00D72593"/>
    <w:rsid w:val="00D75B1E"/>
    <w:rsid w:val="00D8162F"/>
    <w:rsid w:val="00D82B97"/>
    <w:rsid w:val="00D8396C"/>
    <w:rsid w:val="00D84966"/>
    <w:rsid w:val="00D91572"/>
    <w:rsid w:val="00D96FDE"/>
    <w:rsid w:val="00D970B6"/>
    <w:rsid w:val="00DA3971"/>
    <w:rsid w:val="00DA6298"/>
    <w:rsid w:val="00DA6D22"/>
    <w:rsid w:val="00DB2564"/>
    <w:rsid w:val="00DB2A0E"/>
    <w:rsid w:val="00DB7953"/>
    <w:rsid w:val="00DC2404"/>
    <w:rsid w:val="00DC476F"/>
    <w:rsid w:val="00DC48CF"/>
    <w:rsid w:val="00DD09F5"/>
    <w:rsid w:val="00DD0FF6"/>
    <w:rsid w:val="00DD2A89"/>
    <w:rsid w:val="00DD5563"/>
    <w:rsid w:val="00DD6DD5"/>
    <w:rsid w:val="00DD7BE8"/>
    <w:rsid w:val="00DE1F52"/>
    <w:rsid w:val="00DE6344"/>
    <w:rsid w:val="00DF06F3"/>
    <w:rsid w:val="00DF0BFF"/>
    <w:rsid w:val="00E02BEB"/>
    <w:rsid w:val="00E06961"/>
    <w:rsid w:val="00E17A0F"/>
    <w:rsid w:val="00E20ABA"/>
    <w:rsid w:val="00E21CE4"/>
    <w:rsid w:val="00E274EB"/>
    <w:rsid w:val="00E320B8"/>
    <w:rsid w:val="00E431FA"/>
    <w:rsid w:val="00E43F40"/>
    <w:rsid w:val="00E44B0F"/>
    <w:rsid w:val="00E46563"/>
    <w:rsid w:val="00E479C5"/>
    <w:rsid w:val="00E543E2"/>
    <w:rsid w:val="00E613B3"/>
    <w:rsid w:val="00E62627"/>
    <w:rsid w:val="00E64CF0"/>
    <w:rsid w:val="00E6686D"/>
    <w:rsid w:val="00E7049F"/>
    <w:rsid w:val="00E70606"/>
    <w:rsid w:val="00E70B86"/>
    <w:rsid w:val="00E72878"/>
    <w:rsid w:val="00E73414"/>
    <w:rsid w:val="00E761B6"/>
    <w:rsid w:val="00E76428"/>
    <w:rsid w:val="00E80769"/>
    <w:rsid w:val="00E85BAD"/>
    <w:rsid w:val="00E906C4"/>
    <w:rsid w:val="00E96A32"/>
    <w:rsid w:val="00EA0EA1"/>
    <w:rsid w:val="00EA1167"/>
    <w:rsid w:val="00EB0764"/>
    <w:rsid w:val="00EB07D2"/>
    <w:rsid w:val="00EB0D59"/>
    <w:rsid w:val="00EB11F8"/>
    <w:rsid w:val="00EB385B"/>
    <w:rsid w:val="00EB71B6"/>
    <w:rsid w:val="00EB744A"/>
    <w:rsid w:val="00EC0F18"/>
    <w:rsid w:val="00ED23EC"/>
    <w:rsid w:val="00ED2CB1"/>
    <w:rsid w:val="00ED4748"/>
    <w:rsid w:val="00ED5A7F"/>
    <w:rsid w:val="00ED69CC"/>
    <w:rsid w:val="00EE35BA"/>
    <w:rsid w:val="00EE7A13"/>
    <w:rsid w:val="00EF4A39"/>
    <w:rsid w:val="00F00556"/>
    <w:rsid w:val="00F0398D"/>
    <w:rsid w:val="00F106B4"/>
    <w:rsid w:val="00F1230C"/>
    <w:rsid w:val="00F14B7C"/>
    <w:rsid w:val="00F16D7F"/>
    <w:rsid w:val="00F1783C"/>
    <w:rsid w:val="00F17B4B"/>
    <w:rsid w:val="00F20E26"/>
    <w:rsid w:val="00F226EA"/>
    <w:rsid w:val="00F24C4D"/>
    <w:rsid w:val="00F30646"/>
    <w:rsid w:val="00F306A4"/>
    <w:rsid w:val="00F36DA9"/>
    <w:rsid w:val="00F411F6"/>
    <w:rsid w:val="00F56D12"/>
    <w:rsid w:val="00F710D2"/>
    <w:rsid w:val="00F77265"/>
    <w:rsid w:val="00F8162A"/>
    <w:rsid w:val="00F929C4"/>
    <w:rsid w:val="00F937DA"/>
    <w:rsid w:val="00FA1898"/>
    <w:rsid w:val="00FA2A04"/>
    <w:rsid w:val="00FA2F8B"/>
    <w:rsid w:val="00FA44BA"/>
    <w:rsid w:val="00FA52F8"/>
    <w:rsid w:val="00FA76AD"/>
    <w:rsid w:val="00FB2277"/>
    <w:rsid w:val="00FB3C86"/>
    <w:rsid w:val="00FB6304"/>
    <w:rsid w:val="00FB7F29"/>
    <w:rsid w:val="00FC1A2F"/>
    <w:rsid w:val="00FC56FA"/>
    <w:rsid w:val="00FC7536"/>
    <w:rsid w:val="00FD005B"/>
    <w:rsid w:val="00FD3A6E"/>
    <w:rsid w:val="00FE434F"/>
    <w:rsid w:val="00FE73F6"/>
    <w:rsid w:val="00FF1DF7"/>
    <w:rsid w:val="00FF6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049FE9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clear" w:pos="10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semiHidden/>
  </w:style>
  <w:style w:type="table" w:default="1" w:styleId="ab">
    <w:name w:val="Normal Table"/>
    <w:semiHidden/>
    <w:tblPr>
      <w:tblInd w:w="0" w:type="dxa"/>
      <w:tblCellMar>
        <w:top w:w="0" w:type="dxa"/>
        <w:left w:w="108" w:type="dxa"/>
        <w:bottom w:w="0" w:type="dxa"/>
        <w:right w:w="108" w:type="dxa"/>
      </w:tblCellMar>
    </w:tblPr>
  </w:style>
  <w:style w:type="numbering" w:default="1" w:styleId="ac">
    <w:name w:val="No List"/>
    <w:uiPriority w:val="99"/>
    <w:semiHidden/>
  </w:style>
  <w:style w:type="paragraph" w:customStyle="1" w:styleId="a2">
    <w:name w:val="a2"/>
    <w:basedOn w:val="20"/>
    <w:next w:val="a9"/>
    <w:pPr>
      <w:numPr>
        <w:numId w:val="19"/>
      </w:numPr>
      <w:tabs>
        <w:tab w:val="clear" w:pos="360"/>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
    <w:name w:val="bibliography"/>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aption"/>
    <w:basedOn w:val="a9"/>
    <w:next w:val="a9"/>
    <w:qFormat/>
    <w:pPr>
      <w:spacing w:before="120" w:after="120"/>
    </w:pPr>
    <w:rPr>
      <w:b/>
    </w:rPr>
  </w:style>
  <w:style w:type="paragraph" w:styleId="af3">
    <w:name w:val="Closing"/>
    <w:basedOn w:val="a9"/>
    <w:pPr>
      <w:ind w:left="4252"/>
    </w:pPr>
  </w:style>
  <w:style w:type="character" w:styleId="af4">
    <w:name w:val="annotation reference"/>
    <w:uiPriority w:val="99"/>
    <w:semiHidden/>
    <w:rPr>
      <w:noProof w:val="0"/>
      <w:sz w:val="16"/>
      <w:lang w:val="fr-FR"/>
    </w:rPr>
  </w:style>
  <w:style w:type="paragraph" w:styleId="af5">
    <w:name w:val="annotation text"/>
    <w:basedOn w:val="a9"/>
    <w:link w:val="af6"/>
    <w:uiPriority w:val="99"/>
    <w:semiHidden/>
  </w:style>
  <w:style w:type="paragraph" w:styleId="af7">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8">
    <w:name w:val="Document Map"/>
    <w:basedOn w:val="a9"/>
    <w:link w:val="af9"/>
    <w:uiPriority w:val="99"/>
    <w:semiHidden/>
    <w:pPr>
      <w:shd w:val="clear" w:color="auto" w:fill="000080"/>
    </w:pPr>
    <w:rPr>
      <w:rFonts w:ascii="Tahoma" w:hAnsi="Tahoma"/>
    </w:rPr>
  </w:style>
  <w:style w:type="character" w:styleId="afa">
    <w:name w:val="Emphasis"/>
    <w:qFormat/>
    <w:rPr>
      <w:i/>
      <w:noProof w:val="0"/>
      <w:lang w:val="fr-FR"/>
    </w:rPr>
  </w:style>
  <w:style w:type="character" w:styleId="afb">
    <w:name w:val="endnote reference"/>
    <w:semiHidden/>
    <w:rPr>
      <w:noProof w:val="0"/>
      <w:vertAlign w:val="superscript"/>
      <w:lang w:val="fr-FR"/>
    </w:rPr>
  </w:style>
  <w:style w:type="paragraph" w:styleId="afc">
    <w:name w:val="endnote text"/>
    <w:basedOn w:val="a9"/>
    <w:semiHidden/>
  </w:style>
  <w:style w:type="paragraph" w:styleId="afd">
    <w:name w:val="envelope address"/>
    <w:basedOn w:val="a9"/>
    <w:pPr>
      <w:framePr w:w="7938" w:h="1985" w:hRule="exact" w:hSpace="141" w:wrap="auto" w:hAnchor="page" w:xAlign="center" w:yAlign="bottom"/>
      <w:ind w:left="2835"/>
    </w:pPr>
    <w:rPr>
      <w:sz w:val="24"/>
    </w:rPr>
  </w:style>
  <w:style w:type="paragraph" w:styleId="afe">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f">
    <w:name w:val="FollowedHyperlink"/>
    <w:rPr>
      <w:noProof w:val="0"/>
      <w:color w:val="800080"/>
      <w:u w:val="single"/>
      <w:lang w:val="fr-FR"/>
    </w:rPr>
  </w:style>
  <w:style w:type="paragraph" w:styleId="aff0">
    <w:name w:val="footer"/>
    <w:basedOn w:val="a9"/>
    <w:link w:val="aff1"/>
    <w:pPr>
      <w:spacing w:after="0" w:line="220" w:lineRule="exact"/>
    </w:pPr>
  </w:style>
  <w:style w:type="character" w:styleId="aff2">
    <w:name w:val="footnote reference"/>
    <w:semiHidden/>
    <w:rPr>
      <w:noProof/>
      <w:position w:val="6"/>
      <w:sz w:val="16"/>
      <w:vertAlign w:val="baseline"/>
      <w:lang w:val="fr-FR"/>
    </w:rPr>
  </w:style>
  <w:style w:type="paragraph" w:styleId="aff3">
    <w:name w:val="footnote text"/>
    <w:basedOn w:val="a9"/>
    <w:link w:val="aff4"/>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5">
    <w:name w:val="header"/>
    <w:basedOn w:val="a9"/>
    <w:link w:val="aff6"/>
    <w:pPr>
      <w:spacing w:after="740" w:line="220" w:lineRule="exact"/>
    </w:pPr>
    <w:rPr>
      <w:b/>
      <w:sz w:val="22"/>
    </w:rPr>
  </w:style>
  <w:style w:type="character" w:styleId="aff7">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8">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9">
    <w:name w:val="line number"/>
    <w:rPr>
      <w:noProof w:val="0"/>
      <w:lang w:val="fr-FR"/>
    </w:rPr>
  </w:style>
  <w:style w:type="paragraph" w:styleId="affa">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b">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c">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d">
    <w:name w:val="Normal Indent"/>
    <w:basedOn w:val="a9"/>
    <w:pPr>
      <w:ind w:left="708"/>
    </w:pPr>
  </w:style>
  <w:style w:type="paragraph" w:customStyle="1" w:styleId="Note">
    <w:name w:val="Note"/>
    <w:basedOn w:val="a9"/>
    <w:next w:val="a9"/>
    <w:pPr>
      <w:tabs>
        <w:tab w:val="left" w:pos="960"/>
      </w:tabs>
      <w:spacing w:line="210" w:lineRule="atLeast"/>
    </w:pPr>
    <w:rPr>
      <w:sz w:val="18"/>
    </w:rPr>
  </w:style>
  <w:style w:type="paragraph" w:styleId="affe">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f">
    <w:name w:val="page number"/>
    <w:rPr>
      <w:noProof w:val="0"/>
      <w:lang w:val="fr-FR"/>
    </w:rPr>
  </w:style>
  <w:style w:type="paragraph" w:styleId="afff0">
    <w:name w:val="Plain Text"/>
    <w:basedOn w:val="a9"/>
    <w:link w:val="afff1"/>
    <w:uiPriority w:val="99"/>
    <w:rPr>
      <w:rFonts w:ascii="Courier New" w:hAnsi="Courier New"/>
    </w:rPr>
  </w:style>
  <w:style w:type="paragraph" w:customStyle="1" w:styleId="RefNorm">
    <w:name w:val="RefNorm"/>
    <w:basedOn w:val="a9"/>
    <w:next w:val="a9"/>
  </w:style>
  <w:style w:type="paragraph" w:styleId="afff2">
    <w:name w:val="Salutation"/>
    <w:basedOn w:val="a9"/>
    <w:next w:val="a9"/>
  </w:style>
  <w:style w:type="paragraph" w:styleId="afff3">
    <w:name w:val="Signature"/>
    <w:basedOn w:val="a9"/>
    <w:pPr>
      <w:ind w:left="4252"/>
    </w:pPr>
  </w:style>
  <w:style w:type="paragraph" w:customStyle="1" w:styleId="Special">
    <w:name w:val="Special"/>
    <w:basedOn w:val="a9"/>
    <w:next w:val="a9"/>
  </w:style>
  <w:style w:type="character" w:styleId="afff4">
    <w:name w:val="Strong"/>
    <w:uiPriority w:val="22"/>
    <w:qFormat/>
    <w:rPr>
      <w:b/>
      <w:noProof w:val="0"/>
      <w:lang w:val="fr-FR"/>
    </w:rPr>
  </w:style>
  <w:style w:type="paragraph" w:styleId="afff5">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6">
    <w:name w:val="table of authorities"/>
    <w:basedOn w:val="a9"/>
    <w:next w:val="a9"/>
    <w:semiHidden/>
    <w:pPr>
      <w:ind w:left="200" w:hanging="200"/>
    </w:pPr>
  </w:style>
  <w:style w:type="paragraph" w:styleId="afff7">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8">
    <w:name w:val="Title"/>
    <w:basedOn w:val="a9"/>
    <w:qFormat/>
    <w:pPr>
      <w:spacing w:before="240" w:after="60"/>
      <w:jc w:val="center"/>
      <w:outlineLvl w:val="0"/>
    </w:pPr>
    <w:rPr>
      <w:b/>
      <w:kern w:val="28"/>
      <w:sz w:val="32"/>
    </w:rPr>
  </w:style>
  <w:style w:type="paragraph" w:styleId="afff9">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8"/>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0"/>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a">
    <w:name w:val="標準 + 左揃え"/>
    <w:aliases w:val="左 :  6.3 mm"/>
    <w:basedOn w:val="a9"/>
    <w:rsid w:val="00542EC9"/>
    <w:pPr>
      <w:spacing w:after="120" w:line="240" w:lineRule="auto"/>
      <w:ind w:left="360"/>
      <w:jc w:val="left"/>
    </w:pPr>
    <w:rPr>
      <w:lang w:eastAsia="en-US"/>
    </w:rPr>
  </w:style>
  <w:style w:type="paragraph" w:styleId="afffb">
    <w:name w:val="Balloon Text"/>
    <w:basedOn w:val="a9"/>
    <w:link w:val="afffc"/>
    <w:uiPriority w:val="99"/>
    <w:rsid w:val="007F28F5"/>
    <w:pPr>
      <w:spacing w:after="0" w:line="240" w:lineRule="auto"/>
    </w:pPr>
    <w:rPr>
      <w:rFonts w:ascii="Tahoma" w:hAnsi="Tahoma"/>
      <w:sz w:val="16"/>
      <w:szCs w:val="16"/>
    </w:rPr>
  </w:style>
  <w:style w:type="character" w:customStyle="1" w:styleId="afffc">
    <w:name w:val="吹き出し (文字)"/>
    <w:link w:val="afffb"/>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4">
    <w:name w:val="脚注文字列 (文字)"/>
    <w:link w:val="aff3"/>
    <w:semiHidden/>
    <w:rsid w:val="00990F07"/>
    <w:rPr>
      <w:rFonts w:ascii="Arial" w:hAnsi="Arial"/>
      <w:sz w:val="18"/>
      <w:lang w:val="en-GB" w:eastAsia="ja-JP"/>
    </w:rPr>
  </w:style>
  <w:style w:type="paragraph" w:styleId="63">
    <w:name w:val="Medium List 1 Accent 4"/>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6">
    <w:name w:val="ヘッダー (文字)"/>
    <w:link w:val="aff5"/>
    <w:rsid w:val="00990F07"/>
    <w:rPr>
      <w:rFonts w:ascii="Arial" w:hAnsi="Arial"/>
      <w:b/>
      <w:sz w:val="22"/>
      <w:lang w:val="en-GB" w:eastAsia="ja-JP"/>
    </w:rPr>
  </w:style>
  <w:style w:type="table" w:styleId="afffd">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e">
    <w:name w:val="annotation subject"/>
    <w:basedOn w:val="af5"/>
    <w:next w:val="af5"/>
    <w:link w:val="affff"/>
    <w:uiPriority w:val="99"/>
    <w:unhideWhenUsed/>
    <w:rsid w:val="00990F07"/>
    <w:pPr>
      <w:spacing w:after="120" w:line="240" w:lineRule="auto"/>
    </w:pPr>
    <w:rPr>
      <w:rFonts w:eastAsia="Times New Roman"/>
      <w:b/>
      <w:bCs/>
    </w:rPr>
  </w:style>
  <w:style w:type="character" w:customStyle="1" w:styleId="af6">
    <w:name w:val="コメント文字列 (文字)"/>
    <w:link w:val="af5"/>
    <w:uiPriority w:val="99"/>
    <w:semiHidden/>
    <w:rsid w:val="00990F07"/>
    <w:rPr>
      <w:rFonts w:ascii="Arial" w:hAnsi="Arial"/>
      <w:lang w:val="en-GB" w:eastAsia="ja-JP"/>
    </w:rPr>
  </w:style>
  <w:style w:type="character" w:customStyle="1" w:styleId="affff">
    <w:name w:val="コメント内容 (文字)"/>
    <w:link w:val="afffe"/>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9">
    <w:name w:val="見出しマップ (文字)"/>
    <w:link w:val="af8"/>
    <w:uiPriority w:val="99"/>
    <w:semiHidden/>
    <w:rsid w:val="00990F07"/>
    <w:rPr>
      <w:rFonts w:ascii="Tahoma" w:hAnsi="Tahoma"/>
      <w:shd w:val="clear" w:color="auto" w:fill="000080"/>
      <w:lang w:val="en-GB" w:eastAsia="ja-JP"/>
    </w:rPr>
  </w:style>
  <w:style w:type="paragraph" w:styleId="72">
    <w:name w:val="Medium List 2 Accent 4"/>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styleId="affff0">
    <w:name w:val="No Spacing"/>
    <w:uiPriority w:val="1"/>
    <w:qFormat/>
    <w:rsid w:val="00990F07"/>
    <w:pPr>
      <w:jc w:val="both"/>
    </w:pPr>
    <w:rPr>
      <w:rFonts w:ascii="Tms Rmn" w:eastAsia="Times New Roman" w:hAnsi="Tms Rmn"/>
      <w:lang w:eastAsia="en-US"/>
    </w:rPr>
  </w:style>
  <w:style w:type="character" w:customStyle="1" w:styleId="afff1">
    <w:name w:val="書式なし (文字)"/>
    <w:link w:val="afff0"/>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1">
    <w:name w:val="フッター (文字)"/>
    <w:link w:val="aff0"/>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1">
    <w:name w:val="E-mail Signature"/>
    <w:basedOn w:val="a9"/>
    <w:link w:val="affff2"/>
    <w:rsid w:val="004C02EF"/>
  </w:style>
  <w:style w:type="character" w:customStyle="1" w:styleId="affff2">
    <w:name w:val="電子メール署名 (文字)"/>
    <w:link w:val="affff1"/>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numPr>
        <w:ilvl w:val="1"/>
        <w:numId w:val="19"/>
      </w:numPr>
      <w:tabs>
        <w:tab w:val="left" w:pos="500"/>
        <w:tab w:val="left" w:pos="540"/>
        <w:tab w:val="left" w:pos="720"/>
      </w:tabs>
      <w:suppressAutoHyphens/>
      <w:spacing w:before="270" w:after="240" w:line="270" w:lineRule="exact"/>
      <w:ind w:left="907"/>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8"/>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5"/>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5"/>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0"/>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d"/>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3">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402"/>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0"/>
    <w:rsid w:val="004C02EF"/>
    <w:pPr>
      <w:widowControl w:val="0"/>
      <w:numPr>
        <w:numId w:val="403"/>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annotationtext">
    <w:name w:val="annotation text"/>
    <w:basedOn w:val="a9"/>
    <w:rsid w:val="004C02EF"/>
    <w:pPr>
      <w:spacing w:after="120" w:line="240" w:lineRule="auto"/>
    </w:pPr>
    <w:rPr>
      <w:rFonts w:ascii="Times" w:eastAsia="Times New Roman" w:hAnsi="Times"/>
      <w:lang w:eastAsia="en-US"/>
    </w:rPr>
  </w:style>
  <w:style w:type="paragraph" w:customStyle="1" w:styleId="toc">
    <w:name w:val="toc "/>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
    <w:name w:val="index heading"/>
    <w:basedOn w:val="a9"/>
    <w:next w:val="11"/>
    <w:rsid w:val="004C02EF"/>
    <w:pPr>
      <w:spacing w:after="120" w:line="240" w:lineRule="auto"/>
    </w:pPr>
    <w:rPr>
      <w:rFonts w:ascii="Times" w:eastAsia="Times New Roman" w:hAnsi="Times"/>
      <w:lang w:eastAsia="en-US"/>
    </w:rPr>
  </w:style>
  <w:style w:type="paragraph" w:customStyle="1" w:styleId="affff4">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5">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6">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7">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styleId="affff8">
    <w:name w:val="Revision"/>
    <w:hidden/>
    <w:uiPriority w:val="71"/>
    <w:rsid w:val="0059330D"/>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comments" Target="comments.xml"/><Relationship Id="rId22" Type="http://schemas.openxmlformats.org/officeDocument/2006/relationships/hyperlink" Target="http://tools.ietf.org/html/rfc1738" TargetMode="External"/><Relationship Id="rId23" Type="http://schemas.openxmlformats.org/officeDocument/2006/relationships/hyperlink" Target="http://tools.ietf.org/html/rfc2396" TargetMode="External"/><Relationship Id="rId24" Type="http://schemas.openxmlformats.org/officeDocument/2006/relationships/hyperlink" Target="http://tools.ietf.org/html/rfc3629" TargetMode="External"/><Relationship Id="rId25" Type="http://schemas.openxmlformats.org/officeDocument/2006/relationships/hyperlink" Target="http://tools.ietf.org/html/rfc4627" TargetMode="External"/><Relationship Id="rId26" Type="http://schemas.openxmlformats.org/officeDocument/2006/relationships/header" Target="header7.xml"/><Relationship Id="rId27" Type="http://schemas.openxmlformats.org/officeDocument/2006/relationships/header" Target="header8.xml"/><Relationship Id="rId28" Type="http://schemas.openxmlformats.org/officeDocument/2006/relationships/footer" Target="footer7.xml"/><Relationship Id="rId29" Type="http://schemas.openxmlformats.org/officeDocument/2006/relationships/footer" Target="foot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9.xml"/><Relationship Id="rId31" Type="http://schemas.openxmlformats.org/officeDocument/2006/relationships/footer" Target="footer9.xml"/><Relationship Id="rId32" Type="http://schemas.openxmlformats.org/officeDocument/2006/relationships/header" Target="header10.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1.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2.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023EB-B0B0-7748-A59C-2D0ACD458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4</Pages>
  <Words>106994</Words>
  <Characters>609872</Characters>
  <Application>Microsoft Macintosh Word</Application>
  <DocSecurity>0</DocSecurity>
  <Lines>5082</Lines>
  <Paragraphs>1430</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Working draft Ecm-262 edition 6</vt:lpstr>
      <vt:lpstr>Scope</vt:lpstr>
      <vt:lpstr>Conformance</vt:lpstr>
      <vt:lpstr>Normative references</vt:lpstr>
      <vt:lpstr>4	Overview</vt:lpstr>
      <vt:lpstr>    4.1	Web Scripting</vt:lpstr>
      <vt:lpstr>    4.2	Language Overview</vt:lpstr>
      <vt:lpstr>        4.2.1	Objects</vt:lpstr>
      <vt:lpstr>        4.2.2	The Strict Variant of ECMAScript</vt:lpstr>
      <vt:lpstr>    4.3	Terms and definitions</vt:lpstr>
      <vt:lpstr>5	Notational Conventions</vt:lpstr>
      <vt:lpstr>    5.1	Syntactic and Lexical Grammars</vt:lpstr>
      <vt:lpstr>        5.1.1	Context-Free Grammars</vt:lpstr>
      <vt:lpstr>        5.1.2	The Lexical and RegExp Grammars</vt:lpstr>
      <vt:lpstr>        5.1.3	The Numeric String Grammar</vt:lpstr>
      <vt:lpstr>        5.1.4	The Syntactic Grammar</vt:lpstr>
      <vt:lpstr>        5.1.5	The JSON Grammar</vt:lpstr>
      <vt:lpstr>        5.1.6	Grammar Notation</vt:lpstr>
      <vt:lpstr>    5.2	Algorithm Conventions</vt:lpstr>
      <vt:lpstr>    5.3 Static Semantic Rules</vt:lpstr>
      <vt:lpstr>6	Source Text</vt:lpstr>
      <vt:lpstr>7	Lexical Conventions</vt:lpstr>
      <vt:lpstr>    7.1	Unicode Format-Control Characters</vt:lpstr>
      <vt:lpstr>    7.2	White Space</vt:lpstr>
      <vt:lpstr>    7.3	Line Terminators</vt:lpstr>
      <vt:lpstr>    7.4	Comments</vt:lpstr>
      <vt:lpstr>    7.5	Tokens</vt:lpstr>
      <vt:lpstr>    7.6	Identifier Names and Identifiers</vt:lpstr>
      <vt:lpstr>        7.6.1	Reserved Words</vt:lpstr>
      <vt:lpstr>    7.7	Punctuators</vt:lpstr>
      <vt:lpstr>    7.8	Literals</vt:lpstr>
      <vt:lpstr>        7.8.1	Null Literals</vt:lpstr>
      <vt:lpstr>        7.8.2	Boolean Literals</vt:lpstr>
      <vt:lpstr>        7.8.3	Numeric Literals</vt:lpstr>
      <vt:lpstr>        7.8.4	String Literals</vt:lpstr>
      <vt:lpstr>        7.8.5	Regular Expression Literals</vt:lpstr>
      <vt:lpstr>    7.9	Automatic Semicolon Insertion</vt:lpstr>
      <vt:lpstr>        7.9.1	Rules of Automatic Semicolon Insertion</vt:lpstr>
      <vt:lpstr>        7.9.2	Examples of Automatic Semicolon Insertion</vt:lpstr>
      <vt:lpstr>8	Types</vt:lpstr>
      <vt:lpstr>    8.1	The Undefined Type</vt:lpstr>
      <vt:lpstr>    8.2	The Null Type</vt:lpstr>
      <vt:lpstr>    8.3	The Boolean Type</vt:lpstr>
      <vt:lpstr>    8.4	The String Type</vt:lpstr>
      <vt:lpstr>    8.5	The Number Type</vt:lpstr>
    </vt:vector>
  </TitlesOfParts>
  <Manager/>
  <Company/>
  <LinksUpToDate>false</LinksUpToDate>
  <CharactersWithSpaces>715436</CharactersWithSpaces>
  <SharedDoc>false</SharedDoc>
  <HyperlinkBase/>
  <HLinks>
    <vt:vector size="72" baseType="variant">
      <vt:variant>
        <vt:i4>2424933</vt:i4>
      </vt:variant>
      <vt:variant>
        <vt:i4>947</vt:i4>
      </vt:variant>
      <vt:variant>
        <vt:i4>0</vt:i4>
      </vt:variant>
      <vt:variant>
        <vt:i4>5</vt:i4>
      </vt:variant>
      <vt:variant>
        <vt:lpwstr>http://tools.ietf.org/html/rfc4627</vt:lpwstr>
      </vt:variant>
      <vt:variant>
        <vt:lpwstr/>
      </vt:variant>
      <vt:variant>
        <vt:i4>2818146</vt:i4>
      </vt:variant>
      <vt:variant>
        <vt:i4>944</vt:i4>
      </vt:variant>
      <vt:variant>
        <vt:i4>0</vt:i4>
      </vt:variant>
      <vt:variant>
        <vt:i4>5</vt:i4>
      </vt:variant>
      <vt:variant>
        <vt:lpwstr>http://tools.ietf.org/html/rfc3629</vt:lpwstr>
      </vt:variant>
      <vt:variant>
        <vt:lpwstr/>
      </vt:variant>
      <vt:variant>
        <vt:i4>2162792</vt:i4>
      </vt:variant>
      <vt:variant>
        <vt:i4>941</vt:i4>
      </vt:variant>
      <vt:variant>
        <vt:i4>0</vt:i4>
      </vt:variant>
      <vt:variant>
        <vt:i4>5</vt:i4>
      </vt:variant>
      <vt:variant>
        <vt:lpwstr>http://tools.ietf.org/html/rfc2396</vt:lpwstr>
      </vt:variant>
      <vt:variant>
        <vt:lpwstr/>
      </vt:variant>
      <vt:variant>
        <vt:i4>2818145</vt:i4>
      </vt:variant>
      <vt:variant>
        <vt:i4>938</vt:i4>
      </vt:variant>
      <vt:variant>
        <vt:i4>0</vt:i4>
      </vt:variant>
      <vt:variant>
        <vt:i4>5</vt:i4>
      </vt:variant>
      <vt:variant>
        <vt:lpwstr>http://tools.ietf.org/html/rfc1738</vt:lpwstr>
      </vt:variant>
      <vt:variant>
        <vt:lpwstr/>
      </vt:variant>
      <vt:variant>
        <vt:i4>7077951</vt:i4>
      </vt:variant>
      <vt:variant>
        <vt:i4>0</vt:i4>
      </vt:variant>
      <vt:variant>
        <vt:i4>0</vt:i4>
      </vt:variant>
      <vt:variant>
        <vt:i4>5</vt:i4>
      </vt:variant>
      <vt:variant>
        <vt:lpwstr>https://bugs.ecmascript.org/show_bug.cgi?id=155</vt:lpwstr>
      </vt:variant>
      <vt:variant>
        <vt:lpwstr/>
      </vt:variant>
      <vt:variant>
        <vt:i4>131180</vt:i4>
      </vt:variant>
      <vt:variant>
        <vt:i4>1594586</vt:i4>
      </vt:variant>
      <vt:variant>
        <vt:i4>1025</vt:i4>
      </vt:variant>
      <vt:variant>
        <vt:i4>1</vt:i4>
      </vt:variant>
      <vt:variant>
        <vt:lpwstr>Logo0052b</vt:lpwstr>
      </vt:variant>
      <vt:variant>
        <vt:lpwstr/>
      </vt:variant>
      <vt:variant>
        <vt:i4>3866635</vt:i4>
      </vt:variant>
      <vt:variant>
        <vt:i4>-1</vt:i4>
      </vt:variant>
      <vt:variant>
        <vt:i4>2054</vt:i4>
      </vt:variant>
      <vt:variant>
        <vt:i4>1</vt:i4>
      </vt:variant>
      <vt:variant>
        <vt:lpwstr>Head 2 ECMA</vt:lpwstr>
      </vt:variant>
      <vt:variant>
        <vt:lpwstr/>
      </vt:variant>
      <vt:variant>
        <vt:i4>3866635</vt:i4>
      </vt:variant>
      <vt:variant>
        <vt:i4>-1</vt:i4>
      </vt:variant>
      <vt:variant>
        <vt:i4>2061</vt:i4>
      </vt:variant>
      <vt:variant>
        <vt:i4>1</vt:i4>
      </vt:variant>
      <vt:variant>
        <vt:lpwstr>Head 2 ECMA</vt:lpwstr>
      </vt:variant>
      <vt:variant>
        <vt:lpwstr/>
      </vt:variant>
      <vt:variant>
        <vt:i4>3866635</vt:i4>
      </vt:variant>
      <vt:variant>
        <vt:i4>-1</vt:i4>
      </vt:variant>
      <vt:variant>
        <vt:i4>2062</vt:i4>
      </vt:variant>
      <vt:variant>
        <vt:i4>1</vt:i4>
      </vt:variant>
      <vt:variant>
        <vt:lpwstr>Head 2 ECMA</vt:lpwstr>
      </vt:variant>
      <vt:variant>
        <vt:lpwstr/>
      </vt:variant>
      <vt:variant>
        <vt:i4>3866635</vt:i4>
      </vt:variant>
      <vt:variant>
        <vt:i4>-1</vt:i4>
      </vt:variant>
      <vt:variant>
        <vt:i4>2063</vt:i4>
      </vt:variant>
      <vt:variant>
        <vt:i4>1</vt:i4>
      </vt:variant>
      <vt:variant>
        <vt:lpwstr>Head 2 ECMA</vt:lpwstr>
      </vt:variant>
      <vt:variant>
        <vt:lpwstr/>
      </vt:variant>
      <vt:variant>
        <vt:i4>3866635</vt:i4>
      </vt:variant>
      <vt:variant>
        <vt:i4>-1</vt:i4>
      </vt:variant>
      <vt:variant>
        <vt:i4>2064</vt:i4>
      </vt:variant>
      <vt:variant>
        <vt:i4>1</vt:i4>
      </vt:variant>
      <vt:variant>
        <vt:lpwstr>Head 2 ECMA</vt:lpwstr>
      </vt:variant>
      <vt:variant>
        <vt:lpwstr/>
      </vt:variant>
      <vt:variant>
        <vt:i4>6946882</vt:i4>
      </vt:variant>
      <vt:variant>
        <vt:i4>-1</vt:i4>
      </vt:variant>
      <vt:variant>
        <vt:i4>1031</vt:i4>
      </vt:variant>
      <vt:variant>
        <vt:i4>1</vt:i4>
      </vt:variant>
      <vt:variant>
        <vt:lpwstr>Couv 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dc:description/>
  <cp:lastModifiedBy>azu azu</cp:lastModifiedBy>
  <cp:revision>2</cp:revision>
  <cp:lastPrinted>2011-07-25T08:43:00Z</cp:lastPrinted>
  <dcterms:created xsi:type="dcterms:W3CDTF">2015-05-03T16:27:00Z</dcterms:created>
  <dcterms:modified xsi:type="dcterms:W3CDTF">2015-05-03T16:27:00Z</dcterms:modified>
  <cp:category/>
</cp:coreProperties>
</file>